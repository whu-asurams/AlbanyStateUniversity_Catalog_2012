
<file path=[Content_Types].xml><?xml version="1.0" encoding="utf-8"?>
<Types xmlns="http://schemas.openxmlformats.org/package/2006/content-types">
  <Override PartName="/word/footer8.xml" ContentType="application/vnd.openxmlformats-officedocument.wordprocessingml.footer+xml"/>
  <Override PartName="/word/footer9.xml" ContentType="application/vnd.openxmlformats-officedocument.wordprocessingml.footer+xml"/>
  <Override PartName="/word/footer29.xml" ContentType="application/vnd.openxmlformats-officedocument.wordprocessingml.footer+xml"/>
  <Override PartName="/word/footer39.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oter36.xml" ContentType="application/vnd.openxmlformats-officedocument.wordprocessingml.footer+xml"/>
  <Override PartName="/word/footer37.xml" ContentType="application/vnd.openxmlformats-officedocument.wordprocessingml.footer+xml"/>
  <Override PartName="/word/footer38.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footer4.xml" ContentType="application/vnd.openxmlformats-officedocument.wordprocessingml.footer+xml"/>
  <Override PartName="/word/footer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34.xml" ContentType="application/vnd.openxmlformats-officedocument.wordprocessingml.footer+xml"/>
  <Override PartName="/word/footer3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32.xml" ContentType="application/vnd.openxmlformats-officedocument.wordprocessingml.footer+xml"/>
  <Override PartName="/word/footer33.xml" ContentType="application/vnd.openxmlformats-officedocument.wordprocessingml.footer+xml"/>
  <Override PartName="/word/footer1.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30.xml" ContentType="application/vnd.openxmlformats-officedocument.wordprocessingml.footer+xml"/>
  <Override PartName="/word/footer31.xml" ContentType="application/vnd.openxmlformats-officedocument.wordprocessingml.footer+xml"/>
  <Override PartName="/word/footer40.xml" ContentType="application/vnd.openxmlformats-officedocument.wordprocessingml.footer+xml"/>
  <Override PartName="/word/theme/theme1.xml" ContentType="application/vnd.openxmlformats-officedocument.theme+xml"/>
  <Override PartName="/word/footer10.xml" ContentType="application/vnd.openxmlformats-officedocument.wordprocessingml.footer+xml"/>
  <Override PartName="/word/footer20.xml" ContentType="application/vnd.openxmlformats-officedocument.wordprocessingml.footer+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Default Extension="png" ContentType="image/png"/>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9029D" w:rsidRDefault="0079029D">
      <w:r>
        <w:fldChar w:fldCharType="begin"/>
      </w:r>
      <w:r>
        <w:instrText xml:space="preserve"> INCLUDETEXT "C:\\Users\\juliette\\Desktop\\raw3\\graduateSchool\\historyAndMission.docx" </w:instrText>
      </w:r>
      <w:r>
        <w:fldChar w:fldCharType="separate"/>
      </w:r>
    </w:p>
    <w:tbl>
      <w:tblPr>
        <w:tblW w:w="0" w:type="auto"/>
        <w:tblInd w:w="119" w:type="dxa"/>
        <w:tblLayout w:type="fixed"/>
        <w:tblCellMar>
          <w:left w:w="0" w:type="dxa"/>
          <w:right w:w="0" w:type="dxa"/>
        </w:tblCellMar>
        <w:tblLook w:val="0000"/>
      </w:tblPr>
      <w:tblGrid>
        <w:gridCol w:w="4876"/>
        <w:gridCol w:w="4560"/>
        <w:gridCol w:w="1067"/>
      </w:tblGrid>
      <w:tr w:rsidR="0079029D" w:rsidRPr="00FA7AC7" w:rsidTr="00F319A1">
        <w:trPr>
          <w:trHeight w:hRule="exact" w:val="235"/>
        </w:trPr>
        <w:tc>
          <w:tcPr>
            <w:tcW w:w="4876" w:type="dxa"/>
            <w:tcBorders>
              <w:top w:val="nil"/>
              <w:left w:val="nil"/>
              <w:bottom w:val="single" w:sz="4" w:space="0" w:color="191919"/>
              <w:right w:val="single" w:sz="4" w:space="0" w:color="191919"/>
            </w:tcBorders>
          </w:tcPr>
          <w:p w:rsidR="0079029D" w:rsidRPr="00FA7AC7" w:rsidRDefault="0079029D" w:rsidP="00F319A1">
            <w:pPr>
              <w:widowControl w:val="0"/>
              <w:autoSpaceDE w:val="0"/>
              <w:autoSpaceDN w:val="0"/>
              <w:adjustRightInd w:val="0"/>
              <w:spacing w:after="0"/>
              <w:rPr>
                <w:rFonts w:ascii="Times New Roman" w:hAnsi="Times New Roman"/>
                <w:sz w:val="24"/>
                <w:szCs w:val="24"/>
              </w:rPr>
            </w:pPr>
          </w:p>
        </w:tc>
        <w:tc>
          <w:tcPr>
            <w:tcW w:w="4560" w:type="dxa"/>
            <w:vMerge w:val="restart"/>
            <w:tcBorders>
              <w:top w:val="single" w:sz="4" w:space="0" w:color="191919"/>
              <w:left w:val="single" w:sz="4" w:space="0" w:color="191919"/>
              <w:bottom w:val="single" w:sz="4" w:space="0" w:color="191919"/>
              <w:right w:val="single" w:sz="4" w:space="0" w:color="191919"/>
            </w:tcBorders>
          </w:tcPr>
          <w:p w:rsidR="0079029D" w:rsidRPr="00FA7AC7" w:rsidRDefault="0079029D" w:rsidP="00F319A1">
            <w:pPr>
              <w:widowControl w:val="0"/>
              <w:autoSpaceDE w:val="0"/>
              <w:autoSpaceDN w:val="0"/>
              <w:adjustRightInd w:val="0"/>
              <w:spacing w:before="42" w:after="0" w:line="340" w:lineRule="exact"/>
              <w:ind w:left="1663" w:right="799" w:hanging="85"/>
              <w:rPr>
                <w:rFonts w:ascii="Times New Roman" w:hAnsi="Times New Roman"/>
                <w:sz w:val="24"/>
                <w:szCs w:val="24"/>
              </w:rPr>
            </w:pPr>
            <w:r w:rsidRPr="00FA7AC7">
              <w:rPr>
                <w:rFonts w:ascii="Times New Roman" w:hAnsi="Times New Roman"/>
                <w:b/>
                <w:bCs/>
                <w:color w:val="191919"/>
                <w:sz w:val="36"/>
                <w:szCs w:val="36"/>
              </w:rPr>
              <w:t>ASU H</w:t>
            </w:r>
            <w:r w:rsidRPr="00FA7AC7">
              <w:rPr>
                <w:rFonts w:ascii="Times New Roman" w:hAnsi="Times New Roman"/>
                <w:b/>
                <w:bCs/>
                <w:color w:val="191919"/>
                <w:sz w:val="27"/>
                <w:szCs w:val="27"/>
              </w:rPr>
              <w:t>IS</w:t>
            </w:r>
            <w:r w:rsidRPr="00FA7AC7">
              <w:rPr>
                <w:rFonts w:ascii="Times New Roman" w:hAnsi="Times New Roman"/>
                <w:b/>
                <w:bCs/>
                <w:color w:val="191919"/>
                <w:spacing w:val="-5"/>
                <w:sz w:val="27"/>
                <w:szCs w:val="27"/>
              </w:rPr>
              <w:t>T</w:t>
            </w:r>
            <w:r w:rsidRPr="00FA7AC7">
              <w:rPr>
                <w:rFonts w:ascii="Times New Roman" w:hAnsi="Times New Roman"/>
                <w:b/>
                <w:bCs/>
                <w:color w:val="191919"/>
                <w:sz w:val="27"/>
                <w:szCs w:val="27"/>
              </w:rPr>
              <w:t>O</w:t>
            </w:r>
            <w:r w:rsidRPr="00FA7AC7">
              <w:rPr>
                <w:rFonts w:ascii="Times New Roman" w:hAnsi="Times New Roman"/>
                <w:b/>
                <w:bCs/>
                <w:color w:val="191919"/>
                <w:spacing w:val="-10"/>
                <w:sz w:val="27"/>
                <w:szCs w:val="27"/>
              </w:rPr>
              <w:t>R</w:t>
            </w:r>
            <w:r w:rsidRPr="00FA7AC7">
              <w:rPr>
                <w:rFonts w:ascii="Times New Roman" w:hAnsi="Times New Roman"/>
                <w:b/>
                <w:bCs/>
                <w:color w:val="191919"/>
                <w:sz w:val="27"/>
                <w:szCs w:val="27"/>
              </w:rPr>
              <w:t>Y AND</w:t>
            </w:r>
            <w:r w:rsidRPr="00FA7AC7">
              <w:rPr>
                <w:rFonts w:ascii="Times New Roman" w:hAnsi="Times New Roman"/>
                <w:b/>
                <w:bCs/>
                <w:color w:val="191919"/>
                <w:spacing w:val="23"/>
                <w:sz w:val="27"/>
                <w:szCs w:val="27"/>
              </w:rPr>
              <w:t xml:space="preserve"> </w:t>
            </w:r>
            <w:r w:rsidRPr="00FA7AC7">
              <w:rPr>
                <w:rFonts w:ascii="Times New Roman" w:hAnsi="Times New Roman"/>
                <w:b/>
                <w:bCs/>
                <w:color w:val="191919"/>
                <w:sz w:val="36"/>
                <w:szCs w:val="36"/>
              </w:rPr>
              <w:t>M</w:t>
            </w:r>
            <w:r w:rsidRPr="00FA7AC7">
              <w:rPr>
                <w:rFonts w:ascii="Times New Roman" w:hAnsi="Times New Roman"/>
                <w:b/>
                <w:bCs/>
                <w:color w:val="191919"/>
                <w:sz w:val="27"/>
                <w:szCs w:val="27"/>
              </w:rPr>
              <w:t>ISSION</w:t>
            </w:r>
          </w:p>
        </w:tc>
        <w:tc>
          <w:tcPr>
            <w:tcW w:w="1067" w:type="dxa"/>
            <w:tcBorders>
              <w:top w:val="nil"/>
              <w:left w:val="single" w:sz="4" w:space="0" w:color="191919"/>
              <w:bottom w:val="single" w:sz="4" w:space="0" w:color="191919"/>
              <w:right w:val="nil"/>
            </w:tcBorders>
          </w:tcPr>
          <w:p w:rsidR="0079029D" w:rsidRPr="00FA7AC7" w:rsidRDefault="0079029D" w:rsidP="00F319A1">
            <w:pPr>
              <w:widowControl w:val="0"/>
              <w:autoSpaceDE w:val="0"/>
              <w:autoSpaceDN w:val="0"/>
              <w:adjustRightInd w:val="0"/>
              <w:spacing w:after="0"/>
              <w:rPr>
                <w:rFonts w:ascii="Times New Roman" w:hAnsi="Times New Roman"/>
                <w:sz w:val="24"/>
                <w:szCs w:val="24"/>
              </w:rPr>
            </w:pPr>
          </w:p>
        </w:tc>
      </w:tr>
      <w:tr w:rsidR="0079029D" w:rsidRPr="00FA7AC7" w:rsidTr="00F319A1">
        <w:trPr>
          <w:trHeight w:hRule="exact" w:val="256"/>
        </w:trPr>
        <w:tc>
          <w:tcPr>
            <w:tcW w:w="4876" w:type="dxa"/>
            <w:tcBorders>
              <w:top w:val="single" w:sz="4" w:space="0" w:color="191919"/>
              <w:left w:val="nil"/>
              <w:bottom w:val="single" w:sz="4" w:space="0" w:color="191919"/>
              <w:right w:val="single" w:sz="4" w:space="0" w:color="191919"/>
            </w:tcBorders>
          </w:tcPr>
          <w:p w:rsidR="0079029D" w:rsidRPr="00FA7AC7" w:rsidRDefault="0079029D" w:rsidP="00F319A1">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79029D" w:rsidRPr="00FA7AC7" w:rsidRDefault="0079029D" w:rsidP="00F319A1">
            <w:pPr>
              <w:widowControl w:val="0"/>
              <w:autoSpaceDE w:val="0"/>
              <w:autoSpaceDN w:val="0"/>
              <w:adjustRightInd w:val="0"/>
              <w:spacing w:after="0"/>
              <w:rPr>
                <w:rFonts w:ascii="Times New Roman" w:hAnsi="Times New Roman"/>
                <w:sz w:val="24"/>
                <w:szCs w:val="24"/>
              </w:rPr>
            </w:pPr>
          </w:p>
        </w:tc>
        <w:tc>
          <w:tcPr>
            <w:tcW w:w="1067" w:type="dxa"/>
            <w:tcBorders>
              <w:top w:val="single" w:sz="4" w:space="0" w:color="191919"/>
              <w:left w:val="single" w:sz="4" w:space="0" w:color="191919"/>
              <w:bottom w:val="single" w:sz="4" w:space="0" w:color="191919"/>
              <w:right w:val="nil"/>
            </w:tcBorders>
          </w:tcPr>
          <w:p w:rsidR="0079029D" w:rsidRPr="00FA7AC7" w:rsidRDefault="0079029D" w:rsidP="00F319A1">
            <w:pPr>
              <w:widowControl w:val="0"/>
              <w:autoSpaceDE w:val="0"/>
              <w:autoSpaceDN w:val="0"/>
              <w:adjustRightInd w:val="0"/>
              <w:spacing w:after="0"/>
              <w:rPr>
                <w:rFonts w:ascii="Times New Roman" w:hAnsi="Times New Roman"/>
                <w:sz w:val="24"/>
                <w:szCs w:val="24"/>
              </w:rPr>
            </w:pPr>
          </w:p>
        </w:tc>
      </w:tr>
      <w:tr w:rsidR="0079029D" w:rsidRPr="00FA7AC7" w:rsidTr="00F319A1">
        <w:trPr>
          <w:trHeight w:hRule="exact" w:val="219"/>
        </w:trPr>
        <w:tc>
          <w:tcPr>
            <w:tcW w:w="4876" w:type="dxa"/>
            <w:tcBorders>
              <w:top w:val="single" w:sz="4" w:space="0" w:color="191919"/>
              <w:left w:val="nil"/>
              <w:bottom w:val="nil"/>
              <w:right w:val="single" w:sz="4" w:space="0" w:color="191919"/>
            </w:tcBorders>
          </w:tcPr>
          <w:p w:rsidR="0079029D" w:rsidRPr="00FA7AC7" w:rsidRDefault="0079029D" w:rsidP="00F319A1">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79029D" w:rsidRPr="00FA7AC7" w:rsidRDefault="0079029D" w:rsidP="00F319A1">
            <w:pPr>
              <w:widowControl w:val="0"/>
              <w:autoSpaceDE w:val="0"/>
              <w:autoSpaceDN w:val="0"/>
              <w:adjustRightInd w:val="0"/>
              <w:spacing w:after="0"/>
              <w:rPr>
                <w:rFonts w:ascii="Times New Roman" w:hAnsi="Times New Roman"/>
                <w:sz w:val="24"/>
                <w:szCs w:val="24"/>
              </w:rPr>
            </w:pPr>
          </w:p>
        </w:tc>
        <w:tc>
          <w:tcPr>
            <w:tcW w:w="1067" w:type="dxa"/>
            <w:tcBorders>
              <w:top w:val="single" w:sz="4" w:space="0" w:color="191919"/>
              <w:left w:val="single" w:sz="4" w:space="0" w:color="191919"/>
              <w:bottom w:val="nil"/>
              <w:right w:val="nil"/>
            </w:tcBorders>
          </w:tcPr>
          <w:p w:rsidR="0079029D" w:rsidRPr="00FA7AC7" w:rsidRDefault="0079029D" w:rsidP="00F319A1">
            <w:pPr>
              <w:widowControl w:val="0"/>
              <w:autoSpaceDE w:val="0"/>
              <w:autoSpaceDN w:val="0"/>
              <w:adjustRightInd w:val="0"/>
              <w:spacing w:after="0"/>
              <w:rPr>
                <w:rFonts w:ascii="Times New Roman" w:hAnsi="Times New Roman"/>
                <w:sz w:val="24"/>
                <w:szCs w:val="24"/>
              </w:rPr>
            </w:pPr>
          </w:p>
        </w:tc>
      </w:tr>
    </w:tbl>
    <w:p w:rsidR="0079029D" w:rsidRDefault="0079029D" w:rsidP="003054E4">
      <w:pPr>
        <w:widowControl w:val="0"/>
        <w:autoSpaceDE w:val="0"/>
        <w:autoSpaceDN w:val="0"/>
        <w:adjustRightInd w:val="0"/>
        <w:spacing w:after="0" w:line="200" w:lineRule="exact"/>
        <w:rPr>
          <w:rFonts w:ascii="Times New Roman" w:hAnsi="Times New Roman"/>
          <w:sz w:val="20"/>
          <w:szCs w:val="20"/>
        </w:rPr>
      </w:pPr>
    </w:p>
    <w:p w:rsidR="0079029D" w:rsidRDefault="0079029D" w:rsidP="003054E4">
      <w:pPr>
        <w:widowControl w:val="0"/>
        <w:autoSpaceDE w:val="0"/>
        <w:autoSpaceDN w:val="0"/>
        <w:adjustRightInd w:val="0"/>
        <w:spacing w:after="0" w:line="200" w:lineRule="exact"/>
        <w:rPr>
          <w:rFonts w:ascii="Times New Roman" w:hAnsi="Times New Roman"/>
          <w:sz w:val="20"/>
          <w:szCs w:val="20"/>
        </w:rPr>
      </w:pPr>
    </w:p>
    <w:p w:rsidR="0079029D" w:rsidRDefault="0079029D" w:rsidP="003054E4">
      <w:pPr>
        <w:widowControl w:val="0"/>
        <w:autoSpaceDE w:val="0"/>
        <w:autoSpaceDN w:val="0"/>
        <w:adjustRightInd w:val="0"/>
        <w:spacing w:after="0" w:line="200" w:lineRule="exact"/>
        <w:rPr>
          <w:rFonts w:ascii="Times New Roman" w:hAnsi="Times New Roman"/>
          <w:sz w:val="20"/>
          <w:szCs w:val="20"/>
        </w:rPr>
      </w:pPr>
    </w:p>
    <w:p w:rsidR="0079029D" w:rsidRDefault="0079029D" w:rsidP="003054E4">
      <w:pPr>
        <w:widowControl w:val="0"/>
        <w:autoSpaceDE w:val="0"/>
        <w:autoSpaceDN w:val="0"/>
        <w:adjustRightInd w:val="0"/>
        <w:spacing w:after="0" w:line="200" w:lineRule="exact"/>
        <w:rPr>
          <w:rFonts w:ascii="Times New Roman" w:hAnsi="Times New Roman"/>
          <w:sz w:val="20"/>
          <w:szCs w:val="20"/>
        </w:rPr>
      </w:pPr>
    </w:p>
    <w:p w:rsidR="0079029D" w:rsidRDefault="0079029D" w:rsidP="003054E4">
      <w:pPr>
        <w:widowControl w:val="0"/>
        <w:autoSpaceDE w:val="0"/>
        <w:autoSpaceDN w:val="0"/>
        <w:adjustRightInd w:val="0"/>
        <w:spacing w:after="0" w:line="200" w:lineRule="exact"/>
        <w:rPr>
          <w:rFonts w:ascii="Times New Roman" w:hAnsi="Times New Roman"/>
          <w:sz w:val="20"/>
          <w:szCs w:val="20"/>
        </w:rPr>
      </w:pPr>
    </w:p>
    <w:p w:rsidR="0079029D" w:rsidRDefault="0079029D" w:rsidP="003054E4">
      <w:pPr>
        <w:widowControl w:val="0"/>
        <w:autoSpaceDE w:val="0"/>
        <w:autoSpaceDN w:val="0"/>
        <w:adjustRightInd w:val="0"/>
        <w:spacing w:after="0" w:line="200" w:lineRule="exact"/>
        <w:rPr>
          <w:rFonts w:ascii="Times New Roman" w:hAnsi="Times New Roman"/>
          <w:sz w:val="20"/>
          <w:szCs w:val="20"/>
        </w:rPr>
      </w:pPr>
    </w:p>
    <w:p w:rsidR="0079029D" w:rsidRDefault="0079029D" w:rsidP="003054E4">
      <w:pPr>
        <w:widowControl w:val="0"/>
        <w:autoSpaceDE w:val="0"/>
        <w:autoSpaceDN w:val="0"/>
        <w:adjustRightInd w:val="0"/>
        <w:spacing w:after="0" w:line="200" w:lineRule="exact"/>
        <w:rPr>
          <w:rFonts w:ascii="Times New Roman" w:hAnsi="Times New Roman"/>
          <w:sz w:val="20"/>
          <w:szCs w:val="20"/>
        </w:rPr>
      </w:pPr>
    </w:p>
    <w:p w:rsidR="0079029D" w:rsidRDefault="0079029D" w:rsidP="003054E4">
      <w:pPr>
        <w:widowControl w:val="0"/>
        <w:autoSpaceDE w:val="0"/>
        <w:autoSpaceDN w:val="0"/>
        <w:adjustRightInd w:val="0"/>
        <w:spacing w:after="0" w:line="200" w:lineRule="exact"/>
        <w:rPr>
          <w:rFonts w:ascii="Times New Roman" w:hAnsi="Times New Roman"/>
          <w:sz w:val="20"/>
          <w:szCs w:val="20"/>
        </w:rPr>
      </w:pPr>
    </w:p>
    <w:p w:rsidR="0079029D" w:rsidRDefault="0079029D" w:rsidP="003054E4">
      <w:pPr>
        <w:widowControl w:val="0"/>
        <w:autoSpaceDE w:val="0"/>
        <w:autoSpaceDN w:val="0"/>
        <w:adjustRightInd w:val="0"/>
        <w:spacing w:before="9" w:after="0" w:line="220" w:lineRule="exact"/>
        <w:rPr>
          <w:rFonts w:ascii="Times New Roman" w:hAnsi="Times New Roman"/>
        </w:rPr>
      </w:pPr>
    </w:p>
    <w:p w:rsidR="0079029D" w:rsidRDefault="0079029D" w:rsidP="003054E4">
      <w:pPr>
        <w:widowControl w:val="0"/>
        <w:autoSpaceDE w:val="0"/>
        <w:autoSpaceDN w:val="0"/>
        <w:adjustRightInd w:val="0"/>
        <w:spacing w:before="26" w:after="0" w:line="250" w:lineRule="auto"/>
        <w:ind w:left="860" w:right="2042" w:firstLine="360"/>
        <w:rPr>
          <w:rFonts w:ascii="Times New Roman" w:hAnsi="Times New Roman"/>
          <w:color w:val="000000"/>
          <w:sz w:val="20"/>
          <w:szCs w:val="20"/>
        </w:rPr>
      </w:pPr>
      <w:r w:rsidRPr="009B7488">
        <w:rPr>
          <w:rFonts w:ascii="Calibri" w:hAnsi="Calibri"/>
          <w:noProof/>
          <w:lang w:eastAsia="en-US"/>
        </w:rPr>
        <w:pict>
          <v:group id="_x0000_s1026" style="position:absolute;left:0;text-align:left;margin-left:315pt;margin-top:-119.7pt;width:31.2pt;height:31.05pt;z-index:-251658240;mso-position-horizontal-relative:page" coordorigin="6300,-2394" coordsize="624,621" o:allowincell="f">
            <v:rect id="_x0000_s1027" style="position:absolute;left:6305;top:-2389;width:613;height:610" o:allowincell="f" stroked="f">
              <v:path arrowok="t"/>
            </v:rect>
            <v:rect id="_x0000_s1028" style="position:absolute;left:6306;top:-2389;width:620;height:620;mso-position-horizontal-relative:page" o:allowincell="f" filled="f" stroked="f">
              <v:textbox inset="0,0,0,0">
                <w:txbxContent>
                  <w:p w:rsidR="0079029D" w:rsidRDefault="0079029D" w:rsidP="003054E4">
                    <w:pPr>
                      <w:spacing w:after="0" w:line="620" w:lineRule="atLeast"/>
                      <w:rPr>
                        <w:rFonts w:ascii="Times New Roman" w:hAnsi="Times New Roman"/>
                        <w:sz w:val="24"/>
                        <w:szCs w:val="24"/>
                      </w:rPr>
                    </w:pPr>
                    <w:r>
                      <w:rPr>
                        <w:rFonts w:ascii="Times New Roman" w:hAnsi="Times New Roman"/>
                        <w:noProof/>
                        <w:sz w:val="24"/>
                        <w:szCs w:val="24"/>
                      </w:rPr>
                      <w:drawing>
                        <wp:inline distT="0" distB="0" distL="0" distR="0">
                          <wp:extent cx="390525" cy="390525"/>
                          <wp:effectExtent l="1905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
                                  <a:srcRect/>
                                  <a:stretch>
                                    <a:fillRect/>
                                  </a:stretch>
                                </pic:blipFill>
                                <pic:spPr bwMode="auto">
                                  <a:xfrm>
                                    <a:off x="0" y="0"/>
                                    <a:ext cx="390525" cy="390525"/>
                                  </a:xfrm>
                                  <a:prstGeom prst="rect">
                                    <a:avLst/>
                                  </a:prstGeom>
                                  <a:noFill/>
                                  <a:ln w="9525">
                                    <a:noFill/>
                                    <a:miter lim="800000"/>
                                    <a:headEnd/>
                                    <a:tailEnd/>
                                  </a:ln>
                                </pic:spPr>
                              </pic:pic>
                            </a:graphicData>
                          </a:graphic>
                        </wp:inline>
                      </w:drawing>
                    </w:r>
                  </w:p>
                  <w:p w:rsidR="0079029D" w:rsidRDefault="0079029D" w:rsidP="003054E4">
                    <w:pPr>
                      <w:widowControl w:val="0"/>
                      <w:autoSpaceDE w:val="0"/>
                      <w:autoSpaceDN w:val="0"/>
                      <w:adjustRightInd w:val="0"/>
                      <w:spacing w:after="0"/>
                      <w:rPr>
                        <w:rFonts w:ascii="Times New Roman" w:hAnsi="Times New Roman"/>
                        <w:sz w:val="24"/>
                        <w:szCs w:val="24"/>
                      </w:rPr>
                    </w:pPr>
                  </w:p>
                </w:txbxContent>
              </v:textbox>
            </v:rect>
            <w10:wrap anchorx="page"/>
          </v:group>
        </w:pict>
      </w:r>
      <w:r w:rsidRPr="009B7488">
        <w:rPr>
          <w:rFonts w:ascii="Calibri" w:hAnsi="Calibri"/>
          <w:noProof/>
          <w:lang w:eastAsia="en-US"/>
        </w:rPr>
        <w:pict>
          <v:group id="_x0000_s1029" style="position:absolute;left:0;text-align:left;margin-left:192.65pt;margin-top:-59.1pt;width:222.8pt;height:19.8pt;z-index:-251658240;mso-position-horizontal-relative:page" coordorigin="3853,-1182" coordsize="4456,396" o:allowincell="f">
            <v:shape id="_x0000_s1030" style="position:absolute;left:3853;top:-1182;width:4456;height:396;mso-position-horizontal-relative:page;mso-position-vertical-relative:text" coordsize="4456,396" o:allowincell="f" path="m3703,r-2,l3681,1r-4,1l3661,4r-3,2l3644,10r-1,1l3641,12r-7,4l3625,22r-7,6l3611,36r-4,6l3607,43r-1,3l3601,57r-1,4l3600,64r210,l3810,61r-1,-4l3806,46r-2,-3l3804,42r-5,-6l3794,28r-9,-6l3777,16r-8,-4l3765,11r-1,-1l3751,6r-6,-2l3732,2r-9,-1l3711,r-7,l3703,xe" fillcolor="#686868" stroked="f">
              <v:path arrowok="t"/>
            </v:shape>
            <v:shape id="_x0000_s1031" style="position:absolute;left:3853;top:-1182;width:4456;height:396;mso-position-horizontal-relative:page;mso-position-vertical-relative:text" coordsize="4456,396" o:allowincell="f" path="m,7l,143r98,l98,7e" fillcolor="#686868" stroked="f">
              <v:path arrowok="t"/>
            </v:shape>
            <v:shape id="_x0000_s1032" style="position:absolute;left:3853;top:-1182;width:4456;height:396;mso-position-horizontal-relative:page;mso-position-vertical-relative:text" coordsize="4456,396" o:allowincell="f" path="m128,7r,136l226,143,226,7e" fillcolor="#686868" stroked="f">
              <v:path arrowok="t"/>
            </v:shape>
            <v:shape id="_x0000_s1033" style="position:absolute;left:3853;top:-1182;width:4456;height:396;mso-position-horizontal-relative:page;mso-position-vertical-relative:text" coordsize="4456,396" o:allowincell="f" path="m2420,7r-12,85l2575,92,2562,7e" fillcolor="#686868" stroked="f">
              <v:path arrowok="t"/>
            </v:shape>
            <v:shape id="_x0000_s1034" style="position:absolute;left:3853;top:-1182;width:4456;height:396;mso-position-horizontal-relative:page;mso-position-vertical-relative:text" coordsize="4456,396" o:allowincell="f" path="m3600,64r-2,9l3598,76r-2,24l3596,106r,l3596,115r1,7l3597,128r,l3599,136r1,9l3601,147r,1l3604,156r3,7l3609,169r4,7l3616,179r8,7l3625,188r9,7l3640,199r10,8l3654,209r2,2l3672,221r,1l3677,225r18,12l3703,243r7,6l3718,256r4,9l3725,270r2,20l3727,291r,2l3728,315r,5l3721,331r97,l3819,320r1,-5l3821,293r,-2l3821,290r,-20l3820,265r-1,-9l3818,249r-1,-6l3816,237r-4,-12l3811,222r,-1l3805,211r-1,-2l3802,207r-6,-8l3792,195r-8,-7l3782,186r-9,-7l3769,176r-10,-7l3750,163r-11,-7l3727,148r-1,-1l3721,145r-15,-9l3697,128r,l3693,122r-3,-7l3688,106r,l3688,100r,-24l3688,73r6,-9e" fillcolor="#686868" stroked="f">
              <v:path arrowok="t"/>
            </v:shape>
            <v:shape id="_x0000_s1035" style="position:absolute;left:3853;top:-1182;width:4456;height:396;mso-position-horizontal-relative:page;mso-position-vertical-relative:text" coordsize="4456,396" o:allowincell="f" path="m3717,64r5,4l3722,82r,25l3722,122r91,l3813,107r-1,-25l3811,68r-1,-4e" fillcolor="#686868" stroked="f">
              <v:path arrowok="t"/>
            </v:shape>
            <v:shape id="_x0000_s1036" style="position:absolute;left:3853;top:-1182;width:4456;height:396;mso-position-horizontal-relative:page;mso-position-vertical-relative:text" coordsize="4456,396" o:allowincell="f" path="m2408,92r,1l2405,119r-3,24l2399,166r-3,21l2393,206r-2,17l2389,238r-2,13l2476,251r1,-13l2479,223r2,-17l2483,187r2,-21l2488,143r3,-24l2495,93r,-1e" fillcolor="#686868" stroked="f">
              <v:path arrowok="t"/>
            </v:shape>
            <v:shape id="_x0000_s1037" style="position:absolute;left:3853;top:-1182;width:4456;height:396;mso-position-horizontal-relative:page;mso-position-vertical-relative:text" coordsize="4456,396" o:allowincell="f" path="m2495,92r2,24l2499,138r2,21l2503,180r1,19l2506,217r2,18l2510,251r89,l2596,235r-2,-18l2591,199r-3,-19l2585,159r-3,-21l2578,116r-3,-24e" fillcolor="#686868" stroked="f">
              <v:path arrowok="t"/>
            </v:shape>
            <v:shape id="_x0000_s1038" style="position:absolute;left:3853;top:-1182;width:4456;height:396;mso-position-horizontal-relative:page;mso-position-vertical-relative:text" coordsize="4456,396" o:allowincell="f" path="m439,96r-5,1l417,98r-6,2l399,103r-5,2l392,106r-11,5l380,112r-8,6l372,120r-5,9l367,129r-2,6l362,144r-1,l519,144r,l517,135r-2,-6l515,129r-4,-9l509,118r-7,-6l499,111r-11,-5l486,105r-6,-2l471,100,459,98r-9,-1e" fillcolor="#686868" stroked="f">
              <v:path arrowok="t"/>
            </v:shape>
            <v:shape id="_x0000_s1039" style="position:absolute;left:3853;top:-1182;width:4456;height:396;mso-position-horizontal-relative:page;mso-position-vertical-relative:text" coordsize="4456,396" o:allowincell="f" path="m800,96r,l779,98r-1,l761,103r-2,1l758,104r-10,5l746,110r-8,6l737,117r-7,9l730,127r-7,9l722,137r-3,7l881,144r-3,-7l878,136r-7,-9l871,126r-7,-9l863,116r-8,-6l854,109r-11,-5l841,104r-1,-1l823,98r-3,l802,96e" fillcolor="#686868" stroked="f">
              <v:path arrowok="t"/>
            </v:shape>
            <v:shape id="_x0000_s1040" style="position:absolute;left:3853;top:-1182;width:4456;height:396;mso-position-horizontal-relative:page;mso-position-vertical-relative:text" coordsize="4456,396" o:allowincell="f" path="m1446,96r,l1425,98r-1,l1406,103r-1,1l1404,104r-11,5l1392,110r-9,6l1382,117r-6,9l1375,127r-7,9l1368,137r-3,7l1527,144r-3,-7l1524,136r-7,-9l1516,126r-7,-9l1509,116r-9,-6l1499,109r-11,-5l1487,104r-2,-1l1469,98r-3,l1448,96e" fillcolor="#686868" stroked="f">
              <v:path arrowok="t"/>
            </v:shape>
            <v:shape id="_x0000_s1041" style="position:absolute;left:3853;top:-1182;width:4456;height:396;mso-position-horizontal-relative:page;mso-position-vertical-relative:text" coordsize="4456,396" o:allowincell="f" path="m261,102r,285l335,387r,-285e" fillcolor="#686868" stroked="f">
              <v:path arrowok="t"/>
            </v:shape>
            <v:shape id="_x0000_s1042" style="position:absolute;left:3853;top:-1182;width:4456;height:396;mso-position-horizontal-relative:page;mso-position-vertical-relative:text" coordsize="4456,396" o:allowincell="f" path="m538,102r,57l700,159r,-57e" fillcolor="#686868" stroked="f">
              <v:path arrowok="t"/>
            </v:shape>
            <v:shape id="_x0000_s1043" style="position:absolute;left:3853;top:-1182;width:4456;height:396;mso-position-horizontal-relative:page;mso-position-vertical-relative:text" coordsize="4456,396" o:allowincell="f" path="m914,102r,l914,103r,1l914,106r,3l914,116r,11l914,137r,14l1076,151r-3,-14l1067,127r-8,-11l1049,109r-12,-3l1024,104r-19,-1l982,102e" fillcolor="#686868" stroked="f">
              <v:path arrowok="t"/>
            </v:shape>
            <v:shape id="_x0000_s1044" style="position:absolute;left:3853;top:-1182;width:4456;height:396;mso-position-horizontal-relative:page;mso-position-vertical-relative:text" coordsize="4456,396" o:allowincell="f" path="m1091,102r5,19l1103,147r7,22l1115,187r4,15l1123,214r54,l1175,202r-2,-15l1171,169r-4,-22l1162,121r-3,-19e" fillcolor="#686868" stroked="f">
              <v:path arrowok="t"/>
            </v:shape>
            <v:shape id="_x0000_s1045" style="position:absolute;left:3853;top:-1182;width:4456;height:396;mso-position-horizontal-relative:page;mso-position-vertical-relative:text" coordsize="4456,396" o:allowincell="f" path="m1197,102r-5,23l1188,146r-4,21l1181,185r-3,18l1177,214r55,l1235,203r5,-18l1246,167r6,-21l1258,125r7,-23e" fillcolor="#686868" stroked="f">
              <v:path arrowok="t"/>
            </v:shape>
            <v:shape id="_x0000_s1046" style="position:absolute;left:3853;top:-1182;width:4456;height:396;mso-position-horizontal-relative:page;mso-position-vertical-relative:text" coordsize="4456,396" o:allowincell="f" path="m1559,102r,57l1684,159r,-57e" fillcolor="#686868" stroked="f">
              <v:path arrowok="t"/>
            </v:shape>
            <v:shape id="_x0000_s1047" style="position:absolute;left:3853;top:-1182;width:4456;height:396;mso-position-horizontal-relative:page;mso-position-vertical-relative:text" coordsize="4456,396" o:allowincell="f" path="m1774,102r,57l1936,159r,-57e" fillcolor="#686868" stroked="f">
              <v:path arrowok="t"/>
            </v:shape>
            <v:shape id="_x0000_s1048" style="position:absolute;left:3853;top:-1182;width:4456;height:396;mso-position-horizontal-relative:page;mso-position-vertical-relative:text" coordsize="4456,396" o:allowincell="f" path="m1953,102r,102l2027,204r,-102e" fillcolor="#686868" stroked="f">
              <v:path arrowok="t"/>
            </v:shape>
            <v:shape id="_x0000_s1049" style="position:absolute;left:3853;top:-1182;width:4456;height:396;mso-position-horizontal-relative:page;mso-position-vertical-relative:text" coordsize="4456,396" o:allowincell="f" path="m2049,102r,102l2123,204r,-102e" fillcolor="#686868" stroked="f">
              <v:path arrowok="t"/>
            </v:shape>
            <v:shape id="_x0000_s1050" style="position:absolute;left:3853;top:-1182;width:4456;height:396;mso-position-horizontal-relative:page;mso-position-vertical-relative:text" coordsize="4456,396" o:allowincell="f" path="m2153,102r,57l2276,159r,-57e" fillcolor="#686868" stroked="f">
              <v:path arrowok="t"/>
            </v:shape>
            <v:shape id="_x0000_s1051" style="position:absolute;left:3853;top:-1182;width:4456;height:396;mso-position-horizontal-relative:page;mso-position-vertical-relative:text" coordsize="4456,396" o:allowincell="f" path="m2631,102r,228l2705,330r,-228e" fillcolor="#686868" stroked="f">
              <v:path arrowok="t"/>
            </v:shape>
            <v:shape id="_x0000_s1052" style="position:absolute;left:3853;top:-1182;width:4456;height:396;mso-position-horizontal-relative:page;mso-position-vertical-relative:text" coordsize="4456,396" o:allowincell="f" path="m2768,102r,1l2768,104r,4l2768,111r,8l2768,130r,10l2768,151r163,l2929,140r-5,-10l2916,119r-9,-8l2895,108r-16,-4l2858,103r-17,-1e" fillcolor="#686868" stroked="f">
              <v:path arrowok="t"/>
            </v:shape>
            <v:shape id="_x0000_s1053" style="position:absolute;left:3853;top:-1182;width:4456;height:396;mso-position-horizontal-relative:page;mso-position-vertical-relative:text" coordsize="4456,396" o:allowincell="f" path="m2987,102r-8,64l3104,166r-10,-64e" fillcolor="#686868" stroked="f">
              <v:path arrowok="t"/>
            </v:shape>
            <v:shape id="_x0000_s1054" style="position:absolute;left:3853;top:-1182;width:4456;height:396;mso-position-horizontal-relative:page;mso-position-vertical-relative:text" coordsize="4456,396" o:allowincell="f" path="m3149,102r,128l3253,230,3211,102e" fillcolor="#686868" stroked="f">
              <v:path arrowok="t"/>
            </v:shape>
            <v:shape id="_x0000_s1055" style="position:absolute;left:3853;top:-1182;width:4456;height:396;mso-position-horizontal-relative:page;mso-position-vertical-relative:text" coordsize="4456,396" o:allowincell="f" path="m3253,102r,128l3314,230r,-128e" fillcolor="#686868" stroked="f">
              <v:path arrowok="t"/>
            </v:shape>
            <v:shape id="_x0000_s1056" style="position:absolute;left:3853;top:-1182;width:4456;height:396;mso-position-horizontal-relative:page;mso-position-vertical-relative:text" coordsize="4456,396" o:allowincell="f" path="m3327,102r6,19l3340,147r6,22l3352,187r4,15l3359,214r54,l3412,202r-2,-15l3407,169r-3,-22l3399,121r-4,-19e" fillcolor="#686868" stroked="f">
              <v:path arrowok="t"/>
            </v:shape>
            <v:shape id="_x0000_s1057" style="position:absolute;left:3853;top:-1182;width:4456;height:396;mso-position-horizontal-relative:page;mso-position-vertical-relative:text" coordsize="4456,396" o:allowincell="f" path="m3434,102r-5,23l3425,146r-4,21l3418,185r-3,18l3413,214r56,l3472,203r5,-18l3483,167r6,-21l3495,125r7,-23e" fillcolor="#686868" stroked="f">
              <v:path arrowok="t"/>
            </v:shape>
            <v:shape id="_x0000_s1058" style="position:absolute;left:3853;top:-1182;width:4456;height:396;mso-position-horizontal-relative:page;mso-position-vertical-relative:text" coordsize="4456,396" o:allowincell="f" path="m3835,102r,57l3996,159r,-57e" fillcolor="#686868" stroked="f">
              <v:path arrowok="t"/>
            </v:shape>
            <v:shape id="_x0000_s1059" style="position:absolute;left:3853;top:-1182;width:4456;height:396;mso-position-horizontal-relative:page;mso-position-vertical-relative:text" coordsize="4456,396" o:allowincell="f" path="m4020,102r-9,64l4136,166r-9,-64e" fillcolor="#686868" stroked="f">
              <v:path arrowok="t"/>
            </v:shape>
            <v:shape id="_x0000_s1060" style="position:absolute;left:3853;top:-1182;width:4456;height:396;mso-position-horizontal-relative:page;mso-position-vertical-relative:text" coordsize="4456,396" o:allowincell="f" path="m4149,102r,57l4311,159r,-57e" fillcolor="#686868" stroked="f">
              <v:path arrowok="t"/>
            </v:shape>
            <v:shape id="_x0000_s1061" style="position:absolute;left:3853;top:-1182;width:4456;height:396;mso-position-horizontal-relative:page;mso-position-vertical-relative:text" coordsize="4456,396" o:allowincell="f" path="m4328,102r,57l4451,159r,-57e" fillcolor="#686868" stroked="f">
              <v:path arrowok="t"/>
            </v:shape>
            <v:shape id="_x0000_s1062" style="position:absolute;left:3853;top:-1182;width:4456;height:396;mso-position-horizontal-relative:page;mso-position-vertical-relative:text" coordsize="4456,396" o:allowincell="f" path="m,143r,85l226,228r,-85e" fillcolor="#686868" stroked="f">
              <v:path arrowok="t"/>
            </v:shape>
            <v:shape id="_x0000_s1063" style="position:absolute;left:3853;top:-1182;width:4456;height:396;mso-position-horizontal-relative:page;mso-position-vertical-relative:text" coordsize="4456,396" o:allowincell="f" path="m361,144r,8l359,165r,11l359,176r,7l359,188r,3l359,193r1,5l361,204r,1l365,214r2,5l368,223r5,8l374,232r5,4l388,243r3,3l402,253r2,2l410,259r6,4l426,270r11,8l449,288r2,1l451,290r4,4l457,305r,9l457,321r,16l454,343r-1,2l525,345r1,-2l526,337r2,-16l528,314r-1,-9l527,294r-1,-4l526,289r,-1l524,278r-2,-8l519,263r-1,-4l516,255r-1,-2l508,246r-2,-3l498,236r-6,-4l491,231r-10,-8l474,219r-8,-5l453,205r-3,-1l441,198r-7,-5l434,191r-2,-3l429,183r-1,-7l428,176r,-11l428,152r4,-8e" fillcolor="#686868" stroked="f">
              <v:path arrowok="t"/>
            </v:shape>
            <v:shape id="_x0000_s1064" style="position:absolute;left:3853;top:-1182;width:4456;height:396;mso-position-horizontal-relative:page;mso-position-vertical-relative:text" coordsize="4456,396" o:allowincell="f" path="m450,144r3,4l453,153r,24l453,188r69,l522,177r-2,-24l520,148r-1,-4e" fillcolor="#686868" stroked="f">
              <v:path arrowok="t"/>
            </v:shape>
            <v:shape id="_x0000_s1065" style="position:absolute;left:3853;top:-1182;width:4456;height:396;mso-position-horizontal-relative:page;mso-position-vertical-relative:text" coordsize="4456,396" o:allowincell="f" path="m719,144r,2l718,148r-1,11l716,174r-1,20l715,219r,50l715,295r1,20l717,330r,l718,341r,1l719,345r71,l789,342r,-1l789,330r,l789,315r,-20l789,269r,-50l789,194r,-20l789,159r,-11l789,146r4,-2e" fillcolor="#686868" stroked="f">
              <v:path arrowok="t"/>
            </v:shape>
            <v:shape id="_x0000_s1066" style="position:absolute;left:3853;top:-1182;width:4456;height:396;mso-position-horizontal-relative:page;mso-position-vertical-relative:text" coordsize="4456,396" o:allowincell="f" path="m810,144r1,3l812,149r,10l812,160r,14l812,175r,19l812,220r,50l812,295r,11l811,315r-1,15l810,338r-5,4l800,345r81,l883,342r,-4l884,330r1,-15l885,306r1,-11l886,270r,-50l886,194r-1,-19l885,174r-1,-14l884,159r-1,-10l882,147r-1,-3e" fillcolor="#686868" stroked="f">
              <v:path arrowok="t"/>
            </v:shape>
            <v:shape id="_x0000_s1067" style="position:absolute;left:3853;top:-1182;width:4456;height:396;mso-position-horizontal-relative:page;mso-position-vertical-relative:text" coordsize="4456,396" o:allowincell="f" path="m1365,144r-1,2l1364,148r-2,11l1361,174r,20l1360,219r,50l1361,295r,20l1362,330r,l1364,341r,1l1365,345r71,l1435,342r-1,-1l1434,330r,l1434,315r,-20l1434,269r,-50l1434,194r,-20l1434,159r,-11l1434,146r5,-2e" fillcolor="#686868" stroked="f">
              <v:path arrowok="t"/>
            </v:shape>
            <v:shape id="_x0000_s1068" style="position:absolute;left:3853;top:-1182;width:4456;height:396;mso-position-horizontal-relative:page;mso-position-vertical-relative:text" coordsize="4456,396" o:allowincell="f" path="m1455,144r2,3l1458,149r,10l1458,160r,14l1458,175r,19l1458,220r,50l1458,295r,11l1457,315r-1,15l1455,338r-5,4l1446,345r81,l1528,342r1,-4l1530,330r1,-15l1531,306r,-11l1531,270r1,-50l1531,194r,-19l1531,174r-1,-14l1529,159r-1,-10l1528,147r-1,-3e" fillcolor="#686868" stroked="f">
              <v:path arrowok="t"/>
            </v:shape>
            <v:shape id="_x0000_s1069" style="position:absolute;left:3853;top:-1182;width:4456;height:396;mso-position-horizontal-relative:page;mso-position-vertical-relative:text" coordsize="4456,396" o:allowincell="f" path="m914,151r,63l988,214r,-63e" fillcolor="#686868" stroked="f">
              <v:path arrowok="t"/>
            </v:shape>
            <v:shape id="_x0000_s1070" style="position:absolute;left:3853;top:-1182;width:4456;height:396;mso-position-horizontal-relative:page;mso-position-vertical-relative:text" coordsize="4456,396" o:allowincell="f" path="m1005,151r5,4l1010,156r,24l1010,199r,15l1004,214r70,l1074,214r4,-15l1079,180r-2,-24l1077,155r-1,-4e" fillcolor="#686868" stroked="f">
              <v:path arrowok="t"/>
            </v:shape>
            <v:shape id="_x0000_s1071" style="position:absolute;left:3853;top:-1182;width:4456;height:396;mso-position-horizontal-relative:page;mso-position-vertical-relative:text" coordsize="4456,396" o:allowincell="f" path="m2768,151r,63l2842,214r,-63e" fillcolor="#686868" stroked="f">
              <v:path arrowok="t"/>
            </v:shape>
            <v:shape id="_x0000_s1072" style="position:absolute;left:3853;top:-1182;width:4456;height:396;mso-position-horizontal-relative:page;mso-position-vertical-relative:text" coordsize="4456,396" o:allowincell="f" path="m2842,151r7,l2854,152r6,1l2863,159r,l2865,163r1,6l2866,183r,5l2866,211r,1l2864,214r-22,l2928,214r,l2930,212r1,-1l2935,188r,-5l2934,169r-1,-6l2933,159r,l2932,153r-1,-1l2931,151r,e" fillcolor="#686868" stroked="f">
              <v:path arrowok="t"/>
            </v:shape>
            <v:shape id="_x0000_s1073" style="position:absolute;left:3853;top:-1182;width:4456;height:396;mso-position-horizontal-relative:page;mso-position-vertical-relative:text" coordsize="4456,396" o:allowincell="f" path="m582,159r,228l656,387r,-228e" fillcolor="#686868" stroked="f">
              <v:path arrowok="t"/>
            </v:shape>
            <v:shape id="_x0000_s1074" style="position:absolute;left:3853;top:-1182;width:4456;height:396;mso-position-horizontal-relative:page;mso-position-vertical-relative:text" coordsize="4456,396" o:allowincell="f" path="m1559,159r,54l1633,213r,-54e" fillcolor="#686868" stroked="f">
              <v:path arrowok="t"/>
            </v:shape>
            <v:shape id="_x0000_s1075" style="position:absolute;left:3853;top:-1182;width:4456;height:396;mso-position-horizontal-relative:page;mso-position-vertical-relative:text" coordsize="4456,396" o:allowincell="f" path="m1818,159r,228l1892,387r,-228e" fillcolor="#686868" stroked="f">
              <v:path arrowok="t"/>
            </v:shape>
            <v:shape id="_x0000_s1076" style="position:absolute;left:3853;top:-1182;width:4456;height:396;mso-position-horizontal-relative:page;mso-position-vertical-relative:text" coordsize="4456,396" o:allowincell="f" path="m2153,159r,54l2227,213r,-54e" fillcolor="#686868" stroked="f">
              <v:path arrowok="t"/>
            </v:shape>
            <v:shape id="_x0000_s1077" style="position:absolute;left:3853;top:-1182;width:4456;height:396;mso-position-horizontal-relative:page;mso-position-vertical-relative:text" coordsize="4456,396" o:allowincell="f" path="m3878,159r,228l3952,387r,-228e" fillcolor="#686868" stroked="f">
              <v:path arrowok="t"/>
            </v:shape>
            <v:shape id="_x0000_s1078" style="position:absolute;left:3853;top:-1182;width:4456;height:396;mso-position-horizontal-relative:page;mso-position-vertical-relative:text" coordsize="4456,396" o:allowincell="f" path="m4193,159r,228l4267,387r,-228e" fillcolor="#686868" stroked="f">
              <v:path arrowok="t"/>
            </v:shape>
            <v:shape id="_x0000_s1079" style="position:absolute;left:3853;top:-1182;width:4456;height:396;mso-position-horizontal-relative:page;mso-position-vertical-relative:text" coordsize="4456,396" o:allowincell="f" path="m4328,159r,54l4402,213r,-54e" fillcolor="#686868" stroked="f">
              <v:path arrowok="t"/>
            </v:shape>
            <v:shape id="_x0000_s1080" style="position:absolute;left:3853;top:-1182;width:4456;height:396;mso-position-horizontal-relative:page;mso-position-vertical-relative:text" coordsize="4456,396" o:allowincell="f" path="m2979,166r,l2975,192r-3,24l2969,237r-2,18l2965,272r-2,13l3030,285r1,-13l3033,255r2,-18l3037,216r3,-24l3044,166r,e" fillcolor="#686868" stroked="f">
              <v:path arrowok="t"/>
            </v:shape>
            <v:shape id="_x0000_s1081" style="position:absolute;left:3853;top:-1182;width:4456;height:396;mso-position-horizontal-relative:page;mso-position-vertical-relative:text" coordsize="4456,396" o:allowincell="f" path="m3044,166r2,23l3048,211r1,20l3051,251r2,18l3055,285r66,l3119,269r-3,-18l3113,231r-3,-20l3107,189r-3,-23e" fillcolor="#686868" stroked="f">
              <v:path arrowok="t"/>
            </v:shape>
            <v:shape id="_x0000_s1082" style="position:absolute;left:3853;top:-1182;width:4456;height:396;mso-position-horizontal-relative:page;mso-position-vertical-relative:text" coordsize="4456,396" o:allowincell="f" path="m4011,166r,l4008,192r-3,24l4002,237r-3,18l3997,272r-2,13l4062,285r1,-13l4065,255r2,-18l4070,216r3,-24l4076,166r,e" fillcolor="#686868" stroked="f">
              <v:path arrowok="t"/>
            </v:shape>
            <v:shape id="_x0000_s1083" style="position:absolute;left:3853;top:-1182;width:4456;height:396;mso-position-horizontal-relative:page;mso-position-vertical-relative:text" coordsize="4456,396" o:allowincell="f" path="m4076,166r2,23l4080,211r2,20l4084,251r2,18l4087,285r67,l4151,269r-2,-18l4146,231r-3,-20l4140,189r-4,-23e" fillcolor="#686868" stroked="f">
              <v:path arrowok="t"/>
            </v:shape>
            <v:shape id="_x0000_s1084" style="position:absolute;left:3853;top:-1182;width:4456;height:396;mso-position-horizontal-relative:page;mso-position-vertical-relative:text" coordsize="4456,396" o:allowincell="f" path="m1953,204r,63l2123,267r,-63e" fillcolor="#686868" stroked="f">
              <v:path arrowok="t"/>
            </v:shape>
            <v:shape id="_x0000_s1085" style="position:absolute;left:3853;top:-1182;width:4456;height:396;mso-position-horizontal-relative:page;mso-position-vertical-relative:text" coordsize="4456,396" o:allowincell="f" path="m1559,213r,54l1679,267r,-54e" fillcolor="#686868" stroked="f">
              <v:path arrowok="t"/>
            </v:shape>
            <v:shape id="_x0000_s1086" style="position:absolute;left:3853;top:-1182;width:4456;height:396;mso-position-horizontal-relative:page;mso-position-vertical-relative:text" coordsize="4456,396" o:allowincell="f" path="m2153,213r,54l2273,267r,-54e" fillcolor="#686868" stroked="f">
              <v:path arrowok="t"/>
            </v:shape>
            <v:shape id="_x0000_s1087" style="position:absolute;left:3853;top:-1182;width:4456;height:396;mso-position-horizontal-relative:page;mso-position-vertical-relative:text" coordsize="4456,396" o:allowincell="f" path="m4328,213r,54l4448,267r,-54e" fillcolor="#686868" stroked="f">
              <v:path arrowok="t"/>
            </v:shape>
            <v:shape id="_x0000_s1088" style="position:absolute;left:3853;top:-1182;width:4456;height:396;mso-position-horizontal-relative:page;mso-position-vertical-relative:text" coordsize="4456,396" o:allowincell="f" path="m914,214r,7l914,233r,5l914,242r,5l914,253r,6l1072,259r-4,-6l1062,247r-9,-5l1038,238r22,-5l1073,221r1,-7e" fillcolor="#686868" stroked="f">
              <v:path arrowok="t"/>
            </v:shape>
            <v:shape id="_x0000_s1089" style="position:absolute;left:3853;top:-1182;width:4456;height:396;mso-position-horizontal-relative:page;mso-position-vertical-relative:text" coordsize="4456,396" o:allowincell="f" path="m1123,214r20,70l1143,387r68,l1211,284r21,-70e" fillcolor="#686868" stroked="f">
              <v:path arrowok="t"/>
            </v:shape>
            <v:shape id="_x0000_s1090" style="position:absolute;left:3853;top:-1182;width:4456;height:396;mso-position-horizontal-relative:page;mso-position-vertical-relative:text" coordsize="4456,396" o:allowincell="f" path="m2768,214r,11l2768,233r,6l2768,251r,8l2933,259r-4,-8l2914,239r-18,-6l2919,225r9,-11e" fillcolor="#686868" stroked="f">
              <v:path arrowok="t"/>
            </v:shape>
            <v:shape id="_x0000_s1091" style="position:absolute;left:3853;top:-1182;width:4456;height:396;mso-position-horizontal-relative:page;mso-position-vertical-relative:text" coordsize="4456,396" o:allowincell="f" path="m3359,214r20,70l3379,387r69,l3448,284r21,-70e" fillcolor="#686868" stroked="f">
              <v:path arrowok="t"/>
            </v:shape>
            <v:shape id="_x0000_s1092" style="position:absolute;left:3853;top:-1182;width:4456;height:396;mso-position-horizontal-relative:page;mso-position-vertical-relative:text" coordsize="4456,396" o:allowincell="f" path="m,228l,387r98,l98,228e" fillcolor="#686868" stroked="f">
              <v:path arrowok="t"/>
            </v:shape>
            <v:shape id="_x0000_s1093" style="position:absolute;left:3853;top:-1182;width:4456;height:396;mso-position-horizontal-relative:page;mso-position-vertical-relative:text" coordsize="4456,396" o:allowincell="f" path="m128,228r,159l226,387r,-159e" fillcolor="#686868" stroked="f">
              <v:path arrowok="t"/>
            </v:shape>
            <v:shape id="_x0000_s1094" style="position:absolute;left:3853;top:-1182;width:4456;height:396;mso-position-horizontal-relative:page;mso-position-vertical-relative:text" coordsize="4456,396" o:allowincell="f" path="m3149,230r,28l3314,258r,-28e" fillcolor="#686868" stroked="f">
              <v:path arrowok="t"/>
            </v:shape>
            <v:shape id="_x0000_s1095" style="position:absolute;left:3853;top:-1182;width:4456;height:396;mso-position-horizontal-relative:page;mso-position-vertical-relative:text" coordsize="4456,396" o:allowincell="f" path="m3599,251r,25l3600,300r2,20l3603,326r1,5l3695,331r-4,-5l3691,320r,-20l3691,276r,-25e" fillcolor="#686868" stroked="f">
              <v:path arrowok="t"/>
            </v:shape>
            <v:shape id="_x0000_s1096" style="position:absolute;left:3853;top:-1182;width:4456;height:396;mso-position-horizontal-relative:page;mso-position-vertical-relative:text" coordsize="4456,396" o:allowincell="f" path="m2387,251r-9,68l2609,319r-10,-68e" fillcolor="#686868" stroked="f">
              <v:path arrowok="t"/>
            </v:shape>
            <v:shape id="_x0000_s1097" style="position:absolute;left:3853;top:-1182;width:4456;height:396;mso-position-horizontal-relative:page;mso-position-vertical-relative:text" coordsize="4456,396" o:allowincell="f" path="m3149,258r,129l3211,387r,-129e" fillcolor="#686868" stroked="f">
              <v:path arrowok="t"/>
            </v:shape>
            <v:shape id="_x0000_s1098" style="position:absolute;left:3853;top:-1182;width:4456;height:396;mso-position-horizontal-relative:page;mso-position-vertical-relative:text" coordsize="4456,396" o:allowincell="f" path="m3211,258r39,129l3314,387r,-129e" fillcolor="#686868" stroked="f">
              <v:path arrowok="t"/>
            </v:shape>
            <v:shape id="_x0000_s1099" style="position:absolute;left:3853;top:-1182;width:4456;height:396;mso-position-horizontal-relative:page;mso-position-vertical-relative:text" coordsize="4456,396" o:allowincell="f" path="m914,259r,128l988,387r,-128e" fillcolor="#686868" stroked="f">
              <v:path arrowok="t"/>
            </v:shape>
            <v:shape id="_x0000_s1100" style="position:absolute;left:3853;top:-1182;width:4456;height:396;mso-position-horizontal-relative:page;mso-position-vertical-relative:text" coordsize="4456,396" o:allowincell="f" path="m988,259r1,l1006,264r,1l1007,270r,1l1009,285r1,6l1010,312r,75l1079,387r,-75l1079,291r-1,-6l1077,271r,-1l1076,265r-1,-1l1073,259r-1,e" fillcolor="#686868" stroked="f">
              <v:path arrowok="t"/>
            </v:shape>
            <v:shape id="_x0000_s1101" style="position:absolute;left:3853;top:-1182;width:4456;height:396;mso-position-horizontal-relative:page;mso-position-vertical-relative:text" coordsize="4456,396" o:allowincell="f" path="m2768,259r,79l2842,338r,-79e" fillcolor="#686868" stroked="f">
              <v:path arrowok="t"/>
            </v:shape>
            <v:shape id="_x0000_s1102" style="position:absolute;left:3853;top:-1182;width:4456;height:396;mso-position-horizontal-relative:page;mso-position-vertical-relative:text" coordsize="4456,396" o:allowincell="f" path="m2842,259r22,l2866,261r,7l2866,294r,30l2866,335r-3,3l2842,338r97,l2939,338r,-3l2940,324r,-30l2938,268r-4,-7l2933,259r,e" fillcolor="#686868" stroked="f">
              <v:path arrowok="t"/>
            </v:shape>
            <v:shape id="_x0000_s1103" style="position:absolute;left:3853;top:-1182;width:4456;height:396;mso-position-horizontal-relative:page;mso-position-vertical-relative:text" coordsize="4456,396" o:allowincell="f" path="m1559,267r,120l1633,387r,-120e" fillcolor="#686868" stroked="f">
              <v:path arrowok="t"/>
            </v:shape>
            <v:shape id="_x0000_s1104" style="position:absolute;left:3853;top:-1182;width:4456;height:396;mso-position-horizontal-relative:page;mso-position-vertical-relative:text" coordsize="4456,396" o:allowincell="f" path="m1953,267r,120l2027,387r,-120e" fillcolor="#686868" stroked="f">
              <v:path arrowok="t"/>
            </v:shape>
            <v:shape id="_x0000_s1105" style="position:absolute;left:3853;top:-1182;width:4456;height:396;mso-position-horizontal-relative:page;mso-position-vertical-relative:text" coordsize="4456,396" o:allowincell="f" path="m2049,267r,120l2123,387r,-120e" fillcolor="#686868" stroked="f">
              <v:path arrowok="t"/>
            </v:shape>
            <v:shape id="_x0000_s1106" style="position:absolute;left:3853;top:-1182;width:4456;height:396;mso-position-horizontal-relative:page;mso-position-vertical-relative:text" coordsize="4456,396" o:allowincell="f" path="m2153,267r,63l2227,330r,-63e" fillcolor="#686868" stroked="f">
              <v:path arrowok="t"/>
            </v:shape>
            <v:shape id="_x0000_s1107" style="position:absolute;left:3853;top:-1182;width:4456;height:396;mso-position-horizontal-relative:page;mso-position-vertical-relative:text" coordsize="4456,396" o:allowincell="f" path="m4328,267r,63l4402,330r,-63e" fillcolor="#686868" stroked="f">
              <v:path arrowok="t"/>
            </v:shape>
            <v:shape id="_x0000_s1108" style="position:absolute;left:3853;top:-1182;width:4456;height:396;mso-position-horizontal-relative:page;mso-position-vertical-relative:text" coordsize="4456,396" o:allowincell="f" path="m361,285r,19l362,327r2,14l365,345r68,l430,341r,-14l430,304r,-19e" fillcolor="#686868" stroked="f">
              <v:path arrowok="t"/>
            </v:shape>
            <v:shape id="_x0000_s1109" style="position:absolute;left:3853;top:-1182;width:4456;height:396;mso-position-horizontal-relative:page;mso-position-vertical-relative:text" coordsize="4456,396" o:allowincell="f" path="m2963,285r-7,51l3129,336r-8,-51e" fillcolor="#686868" stroked="f">
              <v:path arrowok="t"/>
            </v:shape>
            <v:shape id="_x0000_s1110" style="position:absolute;left:3853;top:-1182;width:4456;height:396;mso-position-horizontal-relative:page;mso-position-vertical-relative:text" coordsize="4456,396" o:allowincell="f" path="m3995,285r-6,51l4161,336r-7,-51e" fillcolor="#686868" stroked="f">
              <v:path arrowok="t"/>
            </v:shape>
            <v:shape id="_x0000_s1111" style="position:absolute;left:3853;top:-1182;width:4456;height:396;mso-position-horizontal-relative:page;mso-position-vertical-relative:text" coordsize="4456,396" o:allowincell="f" path="m2378,319r-9,68l2472,387r5,-68e" fillcolor="#686868" stroked="f">
              <v:path arrowok="t"/>
            </v:shape>
            <v:shape id="_x0000_s1112" style="position:absolute;left:3853;top:-1182;width:4456;height:396;mso-position-horizontal-relative:page;mso-position-vertical-relative:text" coordsize="4456,396" o:allowincell="f" path="m2513,319r5,68l2619,387r-10,-68e" fillcolor="#686868" stroked="f">
              <v:path arrowok="t"/>
            </v:shape>
            <v:shape id="_x0000_s1113" style="position:absolute;left:3853;top:-1182;width:4456;height:396;mso-position-horizontal-relative:page;mso-position-vertical-relative:text" coordsize="4456,396" o:allowincell="f" path="m2153,330r,57l2281,387r,-57e" fillcolor="#686868" stroked="f">
              <v:path arrowok="t"/>
            </v:shape>
            <v:shape id="_x0000_s1114" style="position:absolute;left:3853;top:-1182;width:4456;height:396;mso-position-horizontal-relative:page;mso-position-vertical-relative:text" coordsize="4456,396" o:allowincell="f" path="m2631,330r,57l2750,387r,-57e" fillcolor="#686868" stroked="f">
              <v:path arrowok="t"/>
            </v:shape>
            <v:shape id="_x0000_s1115" style="position:absolute;left:3853;top:-1182;width:4456;height:396;mso-position-horizontal-relative:page;mso-position-vertical-relative:text" coordsize="4456,396" o:allowincell="f" path="m4328,330r,57l4456,387r,-57e" fillcolor="#686868" stroked="f">
              <v:path arrowok="t"/>
            </v:shape>
            <v:shape id="_x0000_s1116" style="position:absolute;left:3853;top:-1182;width:4456;height:396;mso-position-horizontal-relative:page;mso-position-vertical-relative:text" coordsize="4456,396" o:allowincell="f" path="m3604,331r1,4l3606,337r2,5l3612,350r4,6l3617,358r13,12l3632,372r12,8l3649,382r4,2l3661,387r11,3l3681,392r12,2l3702,395r10,l3716,395r17,-1l3741,392r12,-2l3761,387r10,-3l3775,382r3,-2l3791,372r3,-2l3806,358r2,-2l3812,350r3,-8l3816,337r1,-2l3818,331e" fillcolor="#686868" stroked="f">
              <v:path arrowok="t"/>
            </v:shape>
            <v:shape id="_x0000_s1117" style="position:absolute;left:3853;top:-1182;width:4456;height:396;mso-position-horizontal-relative:page;mso-position-vertical-relative:text" coordsize="4456,396" o:allowincell="f" path="m2956,336r-6,51l3026,387r5,-51e" fillcolor="#686868" stroked="f">
              <v:path arrowok="t"/>
            </v:shape>
            <v:shape id="_x0000_s1118" style="position:absolute;left:3853;top:-1182;width:4456;height:396;mso-position-horizontal-relative:page;mso-position-vertical-relative:text" coordsize="4456,396" o:allowincell="f" path="m3057,336r4,51l3137,387r-8,-51e" fillcolor="#686868" stroked="f">
              <v:path arrowok="t"/>
            </v:shape>
            <v:shape id="_x0000_s1119" style="position:absolute;left:3853;top:-1182;width:4456;height:396;mso-position-horizontal-relative:page;mso-position-vertical-relative:text" coordsize="4456,396" o:allowincell="f" path="m3989,336r-7,51l4059,387r4,-51e" fillcolor="#686868" stroked="f">
              <v:path arrowok="t"/>
            </v:shape>
            <v:shape id="_x0000_s1120" style="position:absolute;left:3853;top:-1182;width:4456;height:396;mso-position-horizontal-relative:page;mso-position-vertical-relative:text" coordsize="4456,396" o:allowincell="f" path="m4090,336r3,51l4169,387r-8,-51e" fillcolor="#686868" stroked="f">
              <v:path arrowok="t"/>
            </v:shape>
            <v:shape id="_x0000_s1121" style="position:absolute;left:3853;top:-1182;width:4456;height:396;mso-position-horizontal-relative:page;mso-position-vertical-relative:text" coordsize="4456,396" o:allowincell="f" path="m2768,338r,9l2768,363r,9l2768,378r,4l2768,385r,1l2768,387r85,l2880,386r20,-1l2912,382r10,-4l2929,372r4,-9l2938,347r1,-9e" fillcolor="#686868" stroked="f">
              <v:path arrowok="t"/>
            </v:shape>
            <v:shape id="_x0000_s1122" style="position:absolute;left:3853;top:-1182;width:4456;height:396;mso-position-horizontal-relative:page;mso-position-vertical-relative:text" coordsize="4456,396" o:allowincell="f" path="m365,345r,1l367,353r3,6l372,365r4,4l381,374r5,3l395,382r4,1l406,386r6,3l427,391r5,1l446,393r7,-1l467,391r10,-2l486,386r7,-3l496,382r11,-5l510,374r6,-5l518,365r3,-6l523,353r2,-7l525,345e" fillcolor="#686868" stroked="f">
              <v:path arrowok="t"/>
            </v:shape>
            <v:shape id="_x0000_s1123" style="position:absolute;left:3853;top:-1182;width:4456;height:396;mso-position-horizontal-relative:page;mso-position-vertical-relative:text" coordsize="4456,396" o:allowincell="f" path="m719,345r3,7l723,353r7,9l730,363r7,9l737,373r9,7l747,380r12,5l759,385r3,1l778,391r3,l799,393r1,l801,393r20,-2l823,391r17,-5l842,385r1,l853,380r2,l863,373r1,-1l871,363r,-1l878,353r,-1l881,345e" fillcolor="#686868" stroked="f">
              <v:path arrowok="t"/>
            </v:shape>
            <v:shape id="_x0000_s1124" style="position:absolute;left:3853;top:-1182;width:4456;height:396;mso-position-horizontal-relative:page;mso-position-vertical-relative:text" coordsize="4456,396" o:allowincell="f" path="m1365,345r3,7l1368,353r7,9l1376,363r6,9l1383,373r9,7l1393,380r11,5l1405,385r2,1l1423,391r4,l1444,393r2,l1446,393r21,-2l1468,391r18,-5l1487,385r1,l1499,380r1,l1509,373r1,-1l1516,363r1,-1l1524,353r,-1l1527,345e" fillcolor="#686868" stroked="f">
              <v:path arrowok="t"/>
            </v:shape>
            <w10:wrap anchorx="page"/>
          </v:group>
        </w:pict>
      </w:r>
      <w:r w:rsidRPr="009B7488">
        <w:rPr>
          <w:rFonts w:ascii="Calibri" w:hAnsi="Calibri"/>
          <w:noProof/>
          <w:lang w:eastAsia="en-US"/>
        </w:rPr>
        <w:pict>
          <v:group id="_x0000_s1125" style="position:absolute;left:0;text-align:left;margin-left:189.85pt;margin-top:-30.3pt;width:228.5pt;height:19.8pt;z-index:-251658240;mso-position-horizontal-relative:page" coordorigin="3797,-606" coordsize="4570,396" o:allowincell="f">
            <v:shape id="_x0000_s1126" style="position:absolute;left:3797;top:-606;width:4570;height:396;mso-position-horizontal-relative:page;mso-position-vertical-relative:text" coordsize="4570,396" o:allowincell="f" path="m1922,r-10,l1900,1r-11,2l1880,5r-9,4l1862,13r-7,4l1850,20r-9,8l1834,35r-6,8l1822,51r-3,8l1817,64r216,l2031,59r-4,-8l2023,43r-8,-8l2009,28r-11,-8l1994,17r-9,-4l1978,9,1966,5r-7,-2l1944,1,1938,r-15,l1922,xe" fillcolor="#686868" stroked="f">
              <v:path arrowok="t"/>
            </v:shape>
            <v:shape id="_x0000_s1127" style="position:absolute;left:3797;top:-606;width:4570;height:396;mso-position-horizontal-relative:page;mso-position-vertical-relative:text" coordsize="4570,396" o:allowincell="f" path="m3512,r-2,l3491,1r-4,1l3471,4r-4,2l3454,10r-1,1l3451,12r-7,4l3434,22r-6,6l3421,36r-4,6l3417,43r-1,3l3411,57r-1,4l3410,64r210,l3620,61r-1,-4l3616,46r-2,-3l3614,42r-5,-6l3604,28r-9,-6l3587,16r-9,-4l3575,11r-1,-1l3561,6r-6,-2l3542,2r-9,-1l3521,r-7,e" fillcolor="#686868" stroked="f">
              <v:path arrowok="t"/>
            </v:shape>
            <v:shape id="_x0000_s1128" style="position:absolute;left:3797;top:-606;width:4570;height:396;mso-position-horizontal-relative:page;mso-position-vertical-relative:text" coordsize="4570,396" o:allowincell="f" path="m,7l,260r,23l,294r1,7l2,314r,2l4,324r1,7l112,331r-11,-7l100,316r,-2l99,301r-1,-7l98,283r,-23l98,7e" fillcolor="#686868" stroked="f">
              <v:path arrowok="t"/>
            </v:shape>
            <v:shape id="_x0000_s1129" style="position:absolute;left:3797;top:-606;width:4570;height:396;mso-position-horizontal-relative:page;mso-position-vertical-relative:text" coordsize="4570,396" o:allowincell="f" path="m127,7r,255l127,287r,l125,307r,13l124,322r-8,8l112,331r109,l221,330r1,-8l223,320r1,-13l225,287r,l225,262,225,7e" fillcolor="#686868" stroked="f">
              <v:path arrowok="t"/>
            </v:shape>
            <v:shape id="_x0000_s1130" style="position:absolute;left:3797;top:-606;width:4570;height:396;mso-position-horizontal-relative:page;mso-position-vertical-relative:text" coordsize="4570,396" o:allowincell="f" path="m1817,64r,l1817,65r-2,8l1814,79r-2,19l1812,107r-1,12l1811,144r,113l1811,281r1,18l1812,301r2,14l1816,324r2,7l1926,331r-12,-7l1912,315r-2,-14l1910,299r,-18l1910,257r,-113l1910,119r,-12l1910,98r2,-19l1912,73r8,-8l1921,64r4,e" fillcolor="#686868" stroked="f">
              <v:path arrowok="t"/>
            </v:shape>
            <v:shape id="_x0000_s1131" style="position:absolute;left:3797;top:-606;width:4570;height:396;mso-position-horizontal-relative:page;mso-position-vertical-relative:text" coordsize="4570,396" o:allowincell="f" path="m1925,64r12,4l1937,68r3,18l1941,89r,17l1941,113r,18l1941,147r99,l2040,131r,-18l2039,106r-1,-17l2037,86r-3,-18l2034,68r-1,-4e" fillcolor="#686868" stroked="f">
              <v:path arrowok="t"/>
            </v:shape>
            <v:shape id="_x0000_s1132" style="position:absolute;left:3797;top:-606;width:4570;height:396;mso-position-horizontal-relative:page;mso-position-vertical-relative:text" coordsize="4570,396" o:allowincell="f" path="m3410,64r-2,9l3407,76r-1,24l3406,106r,l3406,115r1,7l3407,128r,l3408,136r2,9l3411,147r,1l3414,156r2,7l3419,169r4,7l3425,179r8,7l3435,188r9,7l3449,199r11,8l3463,209r3,2l3482,221r,1l3487,225r17,12l3513,243r7,6l3528,256r4,9l3535,270r2,20l3537,291r,2l3537,315r,5l3531,331r97,l3629,320r1,-5l3631,293r,-2l3631,290r-1,-20l3630,265r-1,-9l3628,249r-1,-6l3626,237r-4,-12l3621,222r-1,-1l3615,211r-1,-2l3612,207r-6,-8l3602,195r-8,-7l3592,186r-9,-7l3579,176r-11,-7l3560,163r-11,-7l3537,148r-2,-1l3531,145r-15,-9l3507,128r,l3503,122r-3,-7l3498,106r,l3498,100r,-24l3498,73r6,-9e" fillcolor="#686868" stroked="f">
              <v:path arrowok="t"/>
            </v:shape>
            <v:shape id="_x0000_s1133" style="position:absolute;left:3797;top:-606;width:4570;height:396;mso-position-horizontal-relative:page;mso-position-vertical-relative:text" coordsize="4570,396" o:allowincell="f" path="m3527,64r4,4l3531,82r,25l3531,122r92,l3623,107r-1,-25l3621,68r-1,-4e" fillcolor="#686868" stroked="f">
              <v:path arrowok="t"/>
            </v:shape>
            <v:shape id="_x0000_s1134" style="position:absolute;left:3797;top:-606;width:4570;height:396;mso-position-horizontal-relative:page;mso-position-vertical-relative:text" coordsize="4570,396" o:allowincell="f" path="m1163,96r-5,1l1142,98r-7,2l1123,103r-5,2l1116,106r-10,5l1104,112r-7,6l1096,120r-5,9l1091,129r-2,6l1086,144r,1l1243,145r,-1l1241,135r-2,-6l1239,129r-4,-9l1234,118r-8,-6l1223,111r-11,-5l1210,105r-6,-2l1195,100r-12,-2l1174,97e" fillcolor="#686868" stroked="f">
              <v:path arrowok="t"/>
            </v:shape>
            <v:shape id="_x0000_s1135" style="position:absolute;left:3797;top:-606;width:4570;height:396;mso-position-horizontal-relative:page;mso-position-vertical-relative:text" coordsize="4570,396" o:allowincell="f" path="m3741,96r-12,1l3720,98r-12,4l3702,103r-3,1l3688,109r-2,1l3686,110r-9,7l3672,124r-2,3l3663,136r-2,4l3659,145r165,l3823,140r-2,-4l3815,127r-1,-3l3806,117r-9,-7l3797,110r-2,-1l3785,104r-3,-1l3779,102r-17,-4l3759,97e" fillcolor="#686868" stroked="f">
              <v:path arrowok="t"/>
            </v:shape>
            <v:shape id="_x0000_s1136" style="position:absolute;left:3797;top:-606;width:4570;height:396;mso-position-horizontal-relative:page;mso-position-vertical-relative:text" coordsize="4570,396" o:allowincell="f" path="m4140,96r,l4119,98r-1,l4100,103r-1,1l4098,104r-11,5l4086,110r-9,6l4076,117r-6,9l4069,127r-7,9l4062,137r-3,8l4221,145r-3,-8l4218,136r-7,-9l4210,126r-7,-9l4203,116r-9,-6l4193,109r-11,-5l4181,104r-2,-1l4163,98r-3,l4142,96e" fillcolor="#686868" stroked="f">
              <v:path arrowok="t"/>
            </v:shape>
            <v:shape id="_x0000_s1137" style="position:absolute;left:3797;top:-606;width:4570;height:396;mso-position-horizontal-relative:page;mso-position-vertical-relative:text" coordsize="4570,396" o:allowincell="f" path="m4337,96r-1,l4316,98r-2,l4297,103r-1,1l4294,104r-10,5l4282,110r-8,6l4273,117r-7,9l4266,127r-7,9l4259,137r-3,8l4418,145r-3,-8l4414,136r-7,-9l4407,126r-7,-9l4400,116r-9,-6l4390,109r-11,-5l4378,104r-2,-1l4359,98r-3,l4339,96e" fillcolor="#686868" stroked="f">
              <v:path arrowok="t"/>
            </v:shape>
            <v:shape id="_x0000_s1138" style="position:absolute;left:3797;top:-606;width:4570;height:396;mso-position-horizontal-relative:page;mso-position-vertical-relative:text" coordsize="4570,396" o:allowincell="f" path="m258,102r,128l362,230,320,102e" fillcolor="#686868" stroked="f">
              <v:path arrowok="t"/>
            </v:shape>
            <v:shape id="_x0000_s1139" style="position:absolute;left:3797;top:-606;width:4570;height:396;mso-position-horizontal-relative:page;mso-position-vertical-relative:text" coordsize="4570,396" o:allowincell="f" path="m362,102r,128l424,230r,-128e" fillcolor="#686868" stroked="f">
              <v:path arrowok="t"/>
            </v:shape>
            <v:shape id="_x0000_s1140" style="position:absolute;left:3797;top:-606;width:4570;height:396;mso-position-horizontal-relative:page;mso-position-vertical-relative:text" coordsize="4570,396" o:allowincell="f" path="m453,102r,285l527,387r,-285e" fillcolor="#686868" stroked="f">
              <v:path arrowok="t"/>
            </v:shape>
            <v:shape id="_x0000_s1141" style="position:absolute;left:3797;top:-606;width:4570;height:396;mso-position-horizontal-relative:page;mso-position-vertical-relative:text" coordsize="4570,396" o:allowincell="f" path="m540,102r4,23l547,148r3,21l553,190r4,21l559,230r3,19l565,267r3,18l570,301r68,l636,285r-1,-18l633,249r-1,-19l630,211r-2,-21l626,169r-3,-21l621,125r-3,-23e" fillcolor="#686868" stroked="f">
              <v:path arrowok="t"/>
            </v:shape>
            <v:shape id="_x0000_s1142" style="position:absolute;left:3797;top:-606;width:4570;height:396;mso-position-horizontal-relative:page;mso-position-vertical-relative:text" coordsize="4570,396" o:allowincell="f" path="m655,102r-5,53l648,173r-2,18l645,211r-2,19l641,251r-1,21l638,294r,7l707,301r1,-7l710,272r3,-21l716,230r3,-19l721,191r3,-18l726,155r7,-53e" fillcolor="#686868" stroked="f">
              <v:path arrowok="t"/>
            </v:shape>
            <v:shape id="_x0000_s1143" style="position:absolute;left:3797;top:-606;width:4570;height:396;mso-position-horizontal-relative:page;mso-position-vertical-relative:text" coordsize="4570,396" o:allowincell="f" path="m746,102r,57l869,159r,-57e" fillcolor="#686868" stroked="f">
              <v:path arrowok="t"/>
            </v:shape>
            <v:shape id="_x0000_s1144" style="position:absolute;left:3797;top:-606;width:4570;height:396;mso-position-horizontal-relative:page;mso-position-vertical-relative:text" coordsize="4570,396" o:allowincell="f" path="m895,102r,l895,103r,1l895,106r,3l895,116r,11l895,137r,14l1058,151r-4,-14l1049,127r-8,-11l1031,109r-12,-3l1005,104r-18,-1l963,102e" fillcolor="#686868" stroked="f">
              <v:path arrowok="t"/>
            </v:shape>
            <v:shape id="_x0000_s1145" style="position:absolute;left:3797;top:-606;width:4570;height:396;mso-position-horizontal-relative:page;mso-position-vertical-relative:text" coordsize="4570,396" o:allowincell="f" path="m1275,102r,285l1349,387r,-285e" fillcolor="#686868" stroked="f">
              <v:path arrowok="t"/>
            </v:shape>
            <v:shape id="_x0000_s1146" style="position:absolute;left:3797;top:-606;width:4570;height:396;mso-position-horizontal-relative:page;mso-position-vertical-relative:text" coordsize="4570,396" o:allowincell="f" path="m1366,102r,57l1528,159r,-57e" fillcolor="#686868" stroked="f">
              <v:path arrowok="t"/>
            </v:shape>
            <v:shape id="_x0000_s1147" style="position:absolute;left:3797;top:-606;width:4570;height:396;mso-position-horizontal-relative:page;mso-position-vertical-relative:text" coordsize="4570,396" o:allowincell="f" path="m1537,102r5,19l1550,147r6,22l1561,187r5,15l1569,214r54,l1622,202r-2,-15l1617,169r-4,-22l1609,121r-4,-19e" fillcolor="#686868" stroked="f">
              <v:path arrowok="t"/>
            </v:shape>
            <v:shape id="_x0000_s1148" style="position:absolute;left:3797;top:-606;width:4570;height:396;mso-position-horizontal-relative:page;mso-position-vertical-relative:text" coordsize="4570,396" o:allowincell="f" path="m1643,102r-4,23l1634,146r-3,21l1627,185r-2,18l1623,214r55,l1682,203r5,-18l1692,167r6,-21l1705,125r7,-23e" fillcolor="#686868" stroked="f">
              <v:path arrowok="t"/>
            </v:shape>
            <v:shape id="_x0000_s1149" style="position:absolute;left:3797;top:-606;width:4570;height:396;mso-position-horizontal-relative:page;mso-position-vertical-relative:text" coordsize="4570,396" o:allowincell="f" path="m2073,102r,l2073,103r,1l2073,106r,3l2073,116r,11l2073,137r,14l2236,151r-4,-14l2227,127r-8,-11l2209,109r-12,-3l2184,104r-19,-1l2141,102e" fillcolor="#686868" stroked="f">
              <v:path arrowok="t"/>
            </v:shape>
            <v:shape id="_x0000_s1150" style="position:absolute;left:3797;top:-606;width:4570;height:396;mso-position-horizontal-relative:page;mso-position-vertical-relative:text" coordsize="4570,396" o:allowincell="f" path="m2288,102r-8,64l2405,166r-10,-64e" fillcolor="#686868" stroked="f">
              <v:path arrowok="t"/>
            </v:shape>
            <v:shape id="_x0000_s1151" style="position:absolute;left:3797;top:-606;width:4570;height:396;mso-position-horizontal-relative:page;mso-position-vertical-relative:text" coordsize="4570,396" o:allowincell="f" path="m2450,102r,l2450,103r,2l2450,107r,4l2450,116r,7l2450,131r,8l2450,148r,3l2619,151r,-3l2617,139r-4,-8l2607,123r-7,-7l2591,111r-13,-4l2565,105r-18,-2l2523,102e" fillcolor="#686868" stroked="f">
              <v:path arrowok="t"/>
            </v:shape>
            <v:shape id="_x0000_s1152" style="position:absolute;left:3797;top:-606;width:4570;height:396;mso-position-horizontal-relative:page;mso-position-vertical-relative:text" coordsize="4570,396" o:allowincell="f" path="m2648,102r,196l2649,318r1,14l2650,334r1,6l2651,344r,1l2724,345r,-1l2722,340r,-6l2722,332r,-14l2722,298r,-196e" fillcolor="#686868" stroked="f">
              <v:path arrowok="t"/>
            </v:shape>
            <v:shape id="_x0000_s1153" style="position:absolute;left:3797;top:-606;width:4570;height:396;mso-position-horizontal-relative:page;mso-position-vertical-relative:text" coordsize="4570,396" o:allowincell="f" path="m2743,102r,198l2743,323r,15l2743,340r-1,5l2814,345r1,-5l2815,338r2,-15l2817,300r,-198e" fillcolor="#686868" stroked="f">
              <v:path arrowok="t"/>
            </v:shape>
            <v:shape id="_x0000_s1154" style="position:absolute;left:3797;top:-606;width:4570;height:396;mso-position-horizontal-relative:page;mso-position-vertical-relative:text" coordsize="4570,396" o:allowincell="f" path="m2867,102r-9,64l2983,166r-9,-64e" fillcolor="#686868" stroked="f">
              <v:path arrowok="t"/>
            </v:shape>
            <v:shape id="_x0000_s1155" style="position:absolute;left:3797;top:-606;width:4570;height:396;mso-position-horizontal-relative:page;mso-position-vertical-relative:text" coordsize="4570,396" o:allowincell="f" path="m2996,102r,57l3158,159r,-57e" fillcolor="#686868" stroked="f">
              <v:path arrowok="t"/>
            </v:shape>
            <v:shape id="_x0000_s1156" style="position:absolute;left:3797;top:-606;width:4570;height:396;mso-position-horizontal-relative:page;mso-position-vertical-relative:text" coordsize="4570,396" o:allowincell="f" path="m3175,102r,57l3298,159r,-57e" fillcolor="#686868" stroked="f">
              <v:path arrowok="t"/>
            </v:shape>
            <v:shape id="_x0000_s1157" style="position:absolute;left:3797;top:-606;width:4570;height:396;mso-position-horizontal-relative:page;mso-position-vertical-relative:text" coordsize="4570,396" o:allowincell="f" path="m3857,102r,102l3931,204r,-102e" fillcolor="#686868" stroked="f">
              <v:path arrowok="t"/>
            </v:shape>
            <v:shape id="_x0000_s1158" style="position:absolute;left:3797;top:-606;width:4570;height:396;mso-position-horizontal-relative:page;mso-position-vertical-relative:text" coordsize="4570,396" o:allowincell="f" path="m3953,102r,102l4027,204r,-102e" fillcolor="#686868" stroked="f">
              <v:path arrowok="t"/>
            </v:shape>
            <v:shape id="_x0000_s1159" style="position:absolute;left:3797;top:-606;width:4570;height:396;mso-position-horizontal-relative:page;mso-position-vertical-relative:text" coordsize="4570,396" o:allowincell="f" path="m4450,102r,228l4524,330r,-228e" fillcolor="#686868" stroked="f">
              <v:path arrowok="t"/>
            </v:shape>
            <v:shape id="_x0000_s1160" style="position:absolute;left:3797;top:-606;width:4570;height:396;mso-position-horizontal-relative:page;mso-position-vertical-relative:text" coordsize="4570,396" o:allowincell="f" path="m1086,145r-1,7l1083,165r,11l1083,176r,7l1083,188r,3l1083,193r1,5l1085,204r,1l1089,214r2,5l1093,223r5,8l1098,232r6,4l1112,243r3,3l1126,253r2,2l1134,259r6,4l1150,270r11,8l1174,288r1,1l1175,290r4,4l1182,305r,9l1182,321r,16l1178,343r-1,2l1249,345r1,-2l1250,337r2,-16l1252,314r,-9l1251,294r,-4l1251,289r-1,-1l1248,278r-1,-8l1244,263r-2,-4l1240,255r-1,-2l1232,246r-2,-3l1222,236r-5,-4l1216,231r-11,-8l1198,219r-8,-5l1177,205r-2,-1l1166,198r-8,-5l1158,191r-2,-3l1153,183r-1,-7l1152,176r,-11l1152,152r5,-7e" fillcolor="#686868" stroked="f">
              <v:path arrowok="t"/>
            </v:shape>
            <v:shape id="_x0000_s1161" style="position:absolute;left:3797;top:-606;width:4570;height:396;mso-position-horizontal-relative:page;mso-position-vertical-relative:text" coordsize="4570,396" o:allowincell="f" path="m1174,145r3,3l1177,153r,24l1177,188r69,l1246,177r-1,-24l1244,148r-1,-3e" fillcolor="#686868" stroked="f">
              <v:path arrowok="t"/>
            </v:shape>
            <v:shape id="_x0000_s1162" style="position:absolute;left:3797;top:-606;width:4570;height:396;mso-position-horizontal-relative:page;mso-position-vertical-relative:text" coordsize="4570,396" o:allowincell="f" path="m3659,145r,1l3658,150r-1,6l3656,173r-1,22l3655,286r1,24l3658,330r2,9l3661,345r70,l3729,339r,-9l3729,310r,-24l3729,195r,-22l3729,156r,-6l3730,146r1,-1e" fillcolor="#686868" stroked="f">
              <v:path arrowok="t"/>
            </v:shape>
            <v:shape id="_x0000_s1163" style="position:absolute;left:3797;top:-606;width:4570;height:396;mso-position-horizontal-relative:page;mso-position-vertical-relative:text" coordsize="4570,396" o:allowincell="f" path="m3754,145r2,3l3756,155r,20l3756,199r,27l3830,226r,-27l3829,175r-2,-20l3825,148r-1,-3e" fillcolor="#686868" stroked="f">
              <v:path arrowok="t"/>
            </v:shape>
            <v:shape id="_x0000_s1164" style="position:absolute;left:3797;top:-606;width:4570;height:396;mso-position-horizontal-relative:page;mso-position-vertical-relative:text" coordsize="4570,396" o:allowincell="f" path="m4059,145r-1,1l4058,148r-2,11l4055,174r,20l4054,219r,50l4055,295r,20l4056,330r,l4058,341r,1l4059,345r71,l4129,342r-1,-1l4128,330r,l4128,315r,-20l4128,269r,-50l4128,194r,-20l4128,159r,-11l4128,146r5,-1e" fillcolor="#686868" stroked="f">
              <v:path arrowok="t"/>
            </v:shape>
            <v:shape id="_x0000_s1165" style="position:absolute;left:3797;top:-606;width:4570;height:396;mso-position-horizontal-relative:page;mso-position-vertical-relative:text" coordsize="4570,396" o:allowincell="f" path="m4149,145r2,2l4152,149r,10l4152,160r,14l4152,175r,19l4152,220r,50l4152,295r,11l4151,315r-1,15l4149,338r-5,4l4140,345r81,l4222,342r1,-4l4224,330r1,-15l4225,306r,-11l4226,270r,-50l4225,194r,-19l4225,174r-1,-14l4223,159r-1,-10l4222,147r-1,-2e" fillcolor="#686868" stroked="f">
              <v:path arrowok="t"/>
            </v:shape>
            <v:shape id="_x0000_s1166" style="position:absolute;left:3797;top:-606;width:4570;height:396;mso-position-horizontal-relative:page;mso-position-vertical-relative:text" coordsize="4570,396" o:allowincell="f" path="m4256,145r-1,1l4254,148r-1,11l4252,174r-1,20l4251,219r,50l4251,295r1,20l4253,330r,l4254,341r1,1l4256,345r71,l4325,342r,-1l4325,330r,l4325,315r,-20l4325,269r,-50l4325,194r,-20l4325,159r,-11l4325,146r4,-1e" fillcolor="#686868" stroked="f">
              <v:path arrowok="t"/>
            </v:shape>
            <v:shape id="_x0000_s1167" style="position:absolute;left:3797;top:-606;width:4570;height:396;mso-position-horizontal-relative:page;mso-position-vertical-relative:text" coordsize="4570,396" o:allowincell="f" path="m4346,145r1,2l4348,149r,10l4348,160r,14l4348,175r,19l4348,220r,50l4348,295r,11l4348,315r-1,15l4346,338r-5,4l4336,345r82,l4419,342r,-4l4420,330r1,-15l4422,306r,-11l4422,270r,-50l4422,194r-1,-19l4421,174r-1,-14l4420,159r-1,-10l4419,147r-1,-2e" fillcolor="#686868" stroked="f">
              <v:path arrowok="t"/>
            </v:shape>
            <v:shape id="_x0000_s1168" style="position:absolute;left:3797;top:-606;width:4570;height:396;mso-position-horizontal-relative:page;mso-position-vertical-relative:text" coordsize="4570,396" o:allowincell="f" path="m895,151r,63l969,214r,-63e" fillcolor="#686868" stroked="f">
              <v:path arrowok="t"/>
            </v:shape>
            <v:shape id="_x0000_s1169" style="position:absolute;left:3797;top:-606;width:4570;height:396;mso-position-horizontal-relative:page;mso-position-vertical-relative:text" coordsize="4570,396" o:allowincell="f" path="m986,151r6,4l992,156r,24l992,199r,15l986,214r70,l1056,214r4,-15l1060,180r-1,-24l1059,155r-1,-4e" fillcolor="#686868" stroked="f">
              <v:path arrowok="t"/>
            </v:shape>
            <v:shape id="_x0000_s1170" style="position:absolute;left:3797;top:-606;width:4570;height:396;mso-position-horizontal-relative:page;mso-position-vertical-relative:text" coordsize="4570,396" o:allowincell="f" path="m2073,151r,63l2147,214r,-63e" fillcolor="#686868" stroked="f">
              <v:path arrowok="t"/>
            </v:shape>
            <v:shape id="_x0000_s1171" style="position:absolute;left:3797;top:-606;width:4570;height:396;mso-position-horizontal-relative:page;mso-position-vertical-relative:text" coordsize="4570,396" o:allowincell="f" path="m2164,151r6,4l2170,156r,24l2170,199r,15l2164,214r70,l2234,214r4,-15l2239,180r-2,-24l2237,155r-1,-4e" fillcolor="#686868" stroked="f">
              <v:path arrowok="t"/>
            </v:shape>
            <v:shape id="_x0000_s1172" style="position:absolute;left:3797;top:-606;width:4570;height:396;mso-position-horizontal-relative:page;mso-position-vertical-relative:text" coordsize="4570,396" o:allowincell="f" path="m2450,151r,187l2524,338r,-187e" fillcolor="#686868" stroked="f">
              <v:path arrowok="t"/>
            </v:shape>
            <v:shape id="_x0000_s1173" style="position:absolute;left:3797;top:-606;width:4570;height:396;mso-position-horizontal-relative:page;mso-position-vertical-relative:text" coordsize="4570,396" o:allowincell="f" path="m2532,151r6,1l2544,155r1,3l2546,162r1,3l2547,174r,3l2547,203r,94l2546,318r-1,11l2533,338r-9,l2620,338r,l2621,329r,-11l2621,297r,-94l2621,177r,-3l2621,165r-1,-3l2620,158r,-3l2619,152r,-1e" fillcolor="#686868" stroked="f">
              <v:path arrowok="t"/>
            </v:shape>
            <v:shape id="_x0000_s1174" style="position:absolute;left:3797;top:-606;width:4570;height:396;mso-position-horizontal-relative:page;mso-position-vertical-relative:text" coordsize="4570,396" o:allowincell="f" path="m746,159r,54l820,213r,-54e" fillcolor="#686868" stroked="f">
              <v:path arrowok="t"/>
            </v:shape>
            <v:shape id="_x0000_s1175" style="position:absolute;left:3797;top:-606;width:4570;height:396;mso-position-horizontal-relative:page;mso-position-vertical-relative:text" coordsize="4570,396" o:allowincell="f" path="m1410,159r,228l1484,387r,-228e" fillcolor="#686868" stroked="f">
              <v:path arrowok="t"/>
            </v:shape>
            <v:shape id="_x0000_s1176" style="position:absolute;left:3797;top:-606;width:4570;height:396;mso-position-horizontal-relative:page;mso-position-vertical-relative:text" coordsize="4570,396" o:allowincell="f" path="m3040,159r,228l3114,387r,-228e" fillcolor="#686868" stroked="f">
              <v:path arrowok="t"/>
            </v:shape>
            <v:shape id="_x0000_s1177" style="position:absolute;left:3797;top:-606;width:4570;height:396;mso-position-horizontal-relative:page;mso-position-vertical-relative:text" coordsize="4570,396" o:allowincell="f" path="m3175,159r,54l3249,213r,-54e" fillcolor="#686868" stroked="f">
              <v:path arrowok="t"/>
            </v:shape>
            <v:shape id="_x0000_s1178" style="position:absolute;left:3797;top:-606;width:4570;height:396;mso-position-horizontal-relative:page;mso-position-vertical-relative:text" coordsize="4570,396" o:allowincell="f" path="m2280,166r,l2276,192r-3,24l2270,237r-2,18l2266,272r-2,13l2331,285r1,-13l2333,255r2,-18l2338,216r3,-24l2345,166r,e" fillcolor="#686868" stroked="f">
              <v:path arrowok="t"/>
            </v:shape>
            <v:shape id="_x0000_s1179" style="position:absolute;left:3797;top:-606;width:4570;height:396;mso-position-horizontal-relative:page;mso-position-vertical-relative:text" coordsize="4570,396" o:allowincell="f" path="m2345,166r1,23l2348,211r2,20l2352,251r2,18l2356,285r66,l2420,269r-3,-18l2414,231r-3,-20l2408,189r-3,-23e" fillcolor="#686868" stroked="f">
              <v:path arrowok="t"/>
            </v:shape>
            <v:shape id="_x0000_s1180" style="position:absolute;left:3797;top:-606;width:4570;height:396;mso-position-horizontal-relative:page;mso-position-vertical-relative:text" coordsize="4570,396" o:allowincell="f" path="m2858,166r,l2855,192r-3,24l2849,237r-3,18l2844,272r-2,13l2909,285r1,-13l2912,255r2,-18l2917,216r3,-24l2923,166r,e" fillcolor="#686868" stroked="f">
              <v:path arrowok="t"/>
            </v:shape>
            <v:shape id="_x0000_s1181" style="position:absolute;left:3797;top:-606;width:4570;height:396;mso-position-horizontal-relative:page;mso-position-vertical-relative:text" coordsize="4570,396" o:allowincell="f" path="m2923,166r2,23l2927,211r2,20l2931,251r2,18l2935,285r66,l2998,269r-2,-18l2993,231r-3,-20l2987,189r-4,-23e" fillcolor="#686868" stroked="f">
              <v:path arrowok="t"/>
            </v:shape>
            <v:shape id="_x0000_s1182" style="position:absolute;left:3797;top:-606;width:4570;height:396;mso-position-horizontal-relative:page;mso-position-vertical-relative:text" coordsize="4570,396" o:allowincell="f" path="m1925,183r,58l2040,241r,-58e" fillcolor="#686868" stroked="f">
              <v:path arrowok="t"/>
            </v:shape>
            <v:shape id="_x0000_s1183" style="position:absolute;left:3797;top:-606;width:4570;height:396;mso-position-horizontal-relative:page;mso-position-vertical-relative:text" coordsize="4570,396" o:allowincell="f" path="m3857,204r,63l4027,267r,-63e" fillcolor="#686868" stroked="f">
              <v:path arrowok="t"/>
            </v:shape>
            <v:shape id="_x0000_s1184" style="position:absolute;left:3797;top:-606;width:4570;height:396;mso-position-horizontal-relative:page;mso-position-vertical-relative:text" coordsize="4570,396" o:allowincell="f" path="m746,213r,54l866,267r,-54e" fillcolor="#686868" stroked="f">
              <v:path arrowok="t"/>
            </v:shape>
            <v:shape id="_x0000_s1185" style="position:absolute;left:3797;top:-606;width:4570;height:396;mso-position-horizontal-relative:page;mso-position-vertical-relative:text" coordsize="4570,396" o:allowincell="f" path="m3175,213r,54l3295,267r,-54e" fillcolor="#686868" stroked="f">
              <v:path arrowok="t"/>
            </v:shape>
            <v:shape id="_x0000_s1186" style="position:absolute;left:3797;top:-606;width:4570;height:396;mso-position-horizontal-relative:page;mso-position-vertical-relative:text" coordsize="4570,396" o:allowincell="f" path="m895,214r,7l895,233r,5l895,242r,5l895,253r,6l1054,259r-5,-6l1044,247r-10,-5l1020,238r22,-5l1054,221r2,-7e" fillcolor="#686868" stroked="f">
              <v:path arrowok="t"/>
            </v:shape>
            <v:shape id="_x0000_s1187" style="position:absolute;left:3797;top:-606;width:4570;height:396;mso-position-horizontal-relative:page;mso-position-vertical-relative:text" coordsize="4570,396" o:allowincell="f" path="m1569,214r20,70l1589,387r69,l1658,284r20,-70e" fillcolor="#686868" stroked="f">
              <v:path arrowok="t"/>
            </v:shape>
            <v:shape id="_x0000_s1188" style="position:absolute;left:3797;top:-606;width:4570;height:396;mso-position-horizontal-relative:page;mso-position-vertical-relative:text" coordsize="4570,396" o:allowincell="f" path="m2073,214r,7l2073,233r,5l2073,242r,5l2073,253r,6l2232,259r-5,-6l2222,247r-10,-5l2198,238r22,-5l2232,221r2,-7e" fillcolor="#686868" stroked="f">
              <v:path arrowok="t"/>
            </v:shape>
            <v:shape id="_x0000_s1189" style="position:absolute;left:3797;top:-606;width:4570;height:396;mso-position-horizontal-relative:page;mso-position-vertical-relative:text" coordsize="4570,396" o:allowincell="f" path="m258,230r,28l424,258r,-28e" fillcolor="#686868" stroked="f">
              <v:path arrowok="t"/>
            </v:shape>
            <v:shape id="_x0000_s1190" style="position:absolute;left:3797;top:-606;width:4570;height:396;mso-position-horizontal-relative:page;mso-position-vertical-relative:text" coordsize="4570,396" o:allowincell="f" path="m1944,241r,45l1942,318r-9,12l1926,331r114,l2040,330r,-12l2040,286r,-45e" fillcolor="#686868" stroked="f">
              <v:path arrowok="t"/>
            </v:shape>
            <v:shape id="_x0000_s1191" style="position:absolute;left:3797;top:-606;width:4570;height:396;mso-position-horizontal-relative:page;mso-position-vertical-relative:text" coordsize="4570,396" o:allowincell="f" path="m3409,251r,25l3410,300r2,20l3413,325r1,6l3505,331r-5,-6l3500,320r,-20l3500,276r,-25e" fillcolor="#686868" stroked="f">
              <v:path arrowok="t"/>
            </v:shape>
            <v:shape id="_x0000_s1192" style="position:absolute;left:3797;top:-606;width:4570;height:396;mso-position-horizontal-relative:page;mso-position-vertical-relative:text" coordsize="4570,396" o:allowincell="f" path="m258,258r,129l320,387r,-129e" fillcolor="#686868" stroked="f">
              <v:path arrowok="t"/>
            </v:shape>
            <v:shape id="_x0000_s1193" style="position:absolute;left:3797;top:-606;width:4570;height:396;mso-position-horizontal-relative:page;mso-position-vertical-relative:text" coordsize="4570,396" o:allowincell="f" path="m320,258r39,129l424,387r,-129e" fillcolor="#686868" stroked="f">
              <v:path arrowok="t"/>
            </v:shape>
            <v:shape id="_x0000_s1194" style="position:absolute;left:3797;top:-606;width:4570;height:396;mso-position-horizontal-relative:page;mso-position-vertical-relative:text" coordsize="4570,396" o:allowincell="f" path="m895,259r,128l969,387r,-128e" fillcolor="#686868" stroked="f">
              <v:path arrowok="t"/>
            </v:shape>
            <v:shape id="_x0000_s1195" style="position:absolute;left:3797;top:-606;width:4570;height:396;mso-position-horizontal-relative:page;mso-position-vertical-relative:text" coordsize="4570,396" o:allowincell="f" path="m969,259r2,l988,264r,1l989,270r,1l991,285r1,6l992,312r,75l1060,387r,-75l1060,291r,-6l1059,271r,-1l1057,265r,-1l1054,259r,e" fillcolor="#686868" stroked="f">
              <v:path arrowok="t"/>
            </v:shape>
            <v:shape id="_x0000_s1196" style="position:absolute;left:3797;top:-606;width:4570;height:396;mso-position-horizontal-relative:page;mso-position-vertical-relative:text" coordsize="4570,396" o:allowincell="f" path="m2073,259r,128l2147,387r,-128e" fillcolor="#686868" stroked="f">
              <v:path arrowok="t"/>
            </v:shape>
            <v:shape id="_x0000_s1197" style="position:absolute;left:3797;top:-606;width:4570;height:396;mso-position-horizontal-relative:page;mso-position-vertical-relative:text" coordsize="4570,396" o:allowincell="f" path="m2147,259r2,l2166,264r,1l2167,270r,1l2169,285r1,6l2170,312r,75l2239,387r,-75l2238,291r,-6l2237,271r,-1l2236,265r-1,-1l2232,259r,e" fillcolor="#686868" stroked="f">
              <v:path arrowok="t"/>
            </v:shape>
            <v:shape id="_x0000_s1198" style="position:absolute;left:3797;top:-606;width:4570;height:396;mso-position-horizontal-relative:page;mso-position-vertical-relative:text" coordsize="4570,396" o:allowincell="f" path="m746,267r,63l820,330r,-63e" fillcolor="#686868" stroked="f">
              <v:path arrowok="t"/>
            </v:shape>
            <v:shape id="_x0000_s1199" style="position:absolute;left:3797;top:-606;width:4570;height:396;mso-position-horizontal-relative:page;mso-position-vertical-relative:text" coordsize="4570,396" o:allowincell="f" path="m3175,267r,63l3249,330r,-63e" fillcolor="#686868" stroked="f">
              <v:path arrowok="t"/>
            </v:shape>
            <v:shape id="_x0000_s1200" style="position:absolute;left:3797;top:-606;width:4570;height:396;mso-position-horizontal-relative:page;mso-position-vertical-relative:text" coordsize="4570,396" o:allowincell="f" path="m3857,267r,120l3931,387r,-120e" fillcolor="#686868" stroked="f">
              <v:path arrowok="t"/>
            </v:shape>
            <v:shape id="_x0000_s1201" style="position:absolute;left:3797;top:-606;width:4570;height:396;mso-position-horizontal-relative:page;mso-position-vertical-relative:text" coordsize="4570,396" o:allowincell="f" path="m3953,267r,120l4027,387r,-120e" fillcolor="#686868" stroked="f">
              <v:path arrowok="t"/>
            </v:shape>
            <v:shape id="_x0000_s1202" style="position:absolute;left:3797;top:-606;width:4570;height:396;mso-position-horizontal-relative:page;mso-position-vertical-relative:text" coordsize="4570,396" o:allowincell="f" path="m3756,273r,15l3756,313r,19l3756,340r-2,5l3824,345r1,-5l3827,332r2,-19l3830,288r,-15e" fillcolor="#686868" stroked="f">
              <v:path arrowok="t"/>
            </v:shape>
            <v:shape id="_x0000_s1203" style="position:absolute;left:3797;top:-606;width:4570;height:396;mso-position-horizontal-relative:page;mso-position-vertical-relative:text" coordsize="4570,396" o:allowincell="f" path="m1085,285r,19l1086,327r3,14l1089,345r68,l1154,341r,-14l1154,304r,-19e" fillcolor="#686868" stroked="f">
              <v:path arrowok="t"/>
            </v:shape>
            <v:shape id="_x0000_s1204" style="position:absolute;left:3797;top:-606;width:4570;height:396;mso-position-horizontal-relative:page;mso-position-vertical-relative:text" coordsize="4570,396" o:allowincell="f" path="m2264,285r-7,51l2430,336r-8,-51e" fillcolor="#686868" stroked="f">
              <v:path arrowok="t"/>
            </v:shape>
            <v:shape id="_x0000_s1205" style="position:absolute;left:3797;top:-606;width:4570;height:396;mso-position-horizontal-relative:page;mso-position-vertical-relative:text" coordsize="4570,396" o:allowincell="f" path="m2842,285r-6,51l3008,336r-7,-51e" fillcolor="#686868" stroked="f">
              <v:path arrowok="t"/>
            </v:shape>
            <v:shape id="_x0000_s1206" style="position:absolute;left:3797;top:-606;width:4570;height:396;mso-position-horizontal-relative:page;mso-position-vertical-relative:text" coordsize="4570,396" o:allowincell="f" path="m570,301r13,86l695,387r12,-86e" fillcolor="#686868" stroked="f">
              <v:path arrowok="t"/>
            </v:shape>
            <v:shape id="_x0000_s1207" style="position:absolute;left:3797;top:-606;width:4570;height:396;mso-position-horizontal-relative:page;mso-position-vertical-relative:text" coordsize="4570,396" o:allowincell="f" path="m746,330r,57l874,387r,-57e" fillcolor="#686868" stroked="f">
              <v:path arrowok="t"/>
            </v:shape>
            <v:shape id="_x0000_s1208" style="position:absolute;left:3797;top:-606;width:4570;height:396;mso-position-horizontal-relative:page;mso-position-vertical-relative:text" coordsize="4570,396" o:allowincell="f" path="m3175,330r,57l3303,387r,-57e" fillcolor="#686868" stroked="f">
              <v:path arrowok="t"/>
            </v:shape>
            <v:shape id="_x0000_s1209" style="position:absolute;left:3797;top:-606;width:4570;height:396;mso-position-horizontal-relative:page;mso-position-vertical-relative:text" coordsize="4570,396" o:allowincell="f" path="m4450,330r,57l4569,387r,-57e" fillcolor="#686868" stroked="f">
              <v:path arrowok="t"/>
            </v:shape>
            <v:shape id="_x0000_s1210" style="position:absolute;left:3797;top:-606;width:4570;height:396;mso-position-horizontal-relative:page;mso-position-vertical-relative:text" coordsize="4570,396" o:allowincell="f" path="m5,331r1,2l7,335r5,10l16,353r1,1l20,357r4,5l30,368r11,7l47,379r9,5l61,385r13,5l74,390r19,4l95,394r20,1l116,395r,l137,394r1,l157,390r,l169,385r3,-1l180,379r7,-4l196,368r6,-6l206,357r2,-3l209,353r6,-8l220,335r1,-2l221,331e" fillcolor="#686868" stroked="f">
              <v:path arrowok="t"/>
            </v:shape>
            <v:shape id="_x0000_s1211" style="position:absolute;left:3797;top:-606;width:4570;height:396;mso-position-horizontal-relative:page;mso-position-vertical-relative:text" coordsize="4570,396" o:allowincell="f" path="m1818,331r1,4l1828,353r5,7l2040,360r,-7l2040,335r,-4e" fillcolor="#686868" stroked="f">
              <v:path arrowok="t"/>
            </v:shape>
            <v:shape id="_x0000_s1212" style="position:absolute;left:3797;top:-606;width:4570;height:396;mso-position-horizontal-relative:page;mso-position-vertical-relative:text" coordsize="4570,396" o:allowincell="f" path="m3414,331r1,4l3416,337r1,5l3422,350r4,6l3427,358r13,12l3442,372r12,8l3459,382r4,2l3471,387r10,3l3490,392r13,2l3511,395r11,l3526,395r17,-1l3551,392r12,-2l3570,387r11,-3l3585,382r3,-2l3601,372r3,-2l3616,358r2,-2l3622,350r3,-8l3626,337r1,-2l3628,331e" fillcolor="#686868" stroked="f">
              <v:path arrowok="t"/>
            </v:shape>
            <v:shape id="_x0000_s1213" style="position:absolute;left:3797;top:-606;width:4570;height:396;mso-position-horizontal-relative:page;mso-position-vertical-relative:text" coordsize="4570,396" o:allowincell="f" path="m2257,336r-7,51l2327,387r4,-51e" fillcolor="#686868" stroked="f">
              <v:path arrowok="t"/>
            </v:shape>
            <v:shape id="_x0000_s1214" style="position:absolute;left:3797;top:-606;width:4570;height:396;mso-position-horizontal-relative:page;mso-position-vertical-relative:text" coordsize="4570,396" o:allowincell="f" path="m2358,336r4,51l2437,387r-7,-51e" fillcolor="#686868" stroked="f">
              <v:path arrowok="t"/>
            </v:shape>
            <v:shape id="_x0000_s1215" style="position:absolute;left:3797;top:-606;width:4570;height:396;mso-position-horizontal-relative:page;mso-position-vertical-relative:text" coordsize="4570,396" o:allowincell="f" path="m2836,336r-7,51l2906,387r4,-51e" fillcolor="#686868" stroked="f">
              <v:path arrowok="t"/>
            </v:shape>
            <v:shape id="_x0000_s1216" style="position:absolute;left:3797;top:-606;width:4570;height:396;mso-position-horizontal-relative:page;mso-position-vertical-relative:text" coordsize="4570,396" o:allowincell="f" path="m2937,336r3,51l3016,387r-8,-51e" fillcolor="#686868" stroked="f">
              <v:path arrowok="t"/>
            </v:shape>
            <v:shape id="_x0000_s1217" style="position:absolute;left:3797;top:-606;width:4570;height:396;mso-position-horizontal-relative:page;mso-position-vertical-relative:text" coordsize="4570,396" o:allowincell="f" path="m2450,338r,2l2450,354r,8l2450,369r,5l2450,379r,3l2450,384r,2l2450,387r111,l2574,386r9,-2l2592,382r7,-3l2605,374r6,-5l2615,362r3,-8l2620,340r,-2e" fillcolor="#686868" stroked="f">
              <v:path arrowok="t"/>
            </v:shape>
            <v:shape id="_x0000_s1218" style="position:absolute;left:3797;top:-606;width:4570;height:396;mso-position-horizontal-relative:page;mso-position-vertical-relative:text" coordsize="4570,396" o:allowincell="f" path="m1089,345r,1l1092,353r2,6l1096,365r4,4l1105,374r5,3l1119,382r4,1l1131,386r6,3l1151,391r6,1l1170,393r7,-1l1191,391r10,-2l1210,386r7,-3l1220,382r11,-5l1234,374r6,-5l1242,365r3,-6l1247,353r2,-7l1249,345e" fillcolor="#686868" stroked="f">
              <v:path arrowok="t"/>
            </v:shape>
            <v:shape id="_x0000_s1219" style="position:absolute;left:3797;top:-606;width:4570;height:396;mso-position-horizontal-relative:page;mso-position-vertical-relative:text" coordsize="4570,396" o:allowincell="f" path="m2651,345r1,2l2655,354r1,2l2661,362r2,3l2668,371r3,3l2677,379r5,2l2690,384r4,2l2695,386r14,4l2716,391r13,2l2735,393r2,l2756,391r4,-1l2775,386r,l2778,384r9,-3l2789,379r7,-5l2798,371r5,-6l2804,362r6,-6l2811,354r3,-7l2814,345e" fillcolor="#686868" stroked="f">
              <v:path arrowok="t"/>
            </v:shape>
            <v:shape id="_x0000_s1220" style="position:absolute;left:3797;top:-606;width:4570;height:396;mso-position-horizontal-relative:page;mso-position-vertical-relative:text" coordsize="4570,396" o:allowincell="f" path="m3661,345r,1l3661,347r1,1l3662,349r9,16l3671,366r16,13l3687,379r3,2l3700,385r7,3l3722,391r5,1l3744,393r10,-1l3765,391r10,-3l3784,385r8,-4l3795,379r1,l3812,366r1,-1l3823,349r,-1l3824,347r,-1l3824,345e" fillcolor="#686868" stroked="f">
              <v:path arrowok="t"/>
            </v:shape>
            <v:shape id="_x0000_s1221" style="position:absolute;left:3797;top:-606;width:4570;height:396;mso-position-horizontal-relative:page;mso-position-vertical-relative:text" coordsize="4570,396" o:allowincell="f" path="m4059,345r3,7l4062,353r7,9l4070,363r6,9l4077,373r9,7l4087,380r11,5l4099,385r2,1l4117,391r4,l4138,393r2,l4140,393r21,-2l4162,391r18,-5l4181,385r1,l4193,380r1,l4203,373r1,-1l4210,363r1,-1l4218,353r,-1l4221,345e" fillcolor="#686868" stroked="f">
              <v:path arrowok="t"/>
            </v:shape>
            <v:shape id="_x0000_s1222" style="position:absolute;left:3797;top:-606;width:4570;height:396;mso-position-horizontal-relative:page;mso-position-vertical-relative:text" coordsize="4570,396" o:allowincell="f" path="m4256,345r3,7l4259,353r7,9l4266,363r7,9l4274,373r9,7l4284,380r11,5l4296,385r2,1l4314,391r3,l4335,393r2,l4337,393r21,-2l4359,391r17,-5l4378,385r1,l4389,380r2,l4399,373r1,-1l4407,363r1,-1l4414,353r1,-1l4418,345e" fillcolor="#686868" stroked="f">
              <v:path arrowok="t"/>
            </v:shape>
            <v:shape id="_x0000_s1223" style="position:absolute;left:3797;top:-606;width:4570;height:396;mso-position-horizontal-relative:page;mso-position-vertical-relative:text" coordsize="4570,396" o:allowincell="f" path="m1833,360r7,8l1843,370r14,10l1861,383r2,1l1879,391r7,1l1899,395r8,l1910,395r19,-3l1932,391r15,-7l1948,383r3,-3l1962,370r1,-2l1969,360e" fillcolor="#686868" stroked="f">
              <v:path arrowok="t"/>
            </v:shape>
            <v:shape id="_x0000_s1224" style="position:absolute;left:3797;top:-606;width:4570;height:396;mso-position-horizontal-relative:page;mso-position-vertical-relative:text" coordsize="4570,396" o:allowincell="f" path="m1969,360r9,27l2040,387r,-27e" fillcolor="#686868" stroked="f">
              <v:path arrowok="t"/>
            </v:shape>
            <w10:wrap anchorx="page"/>
          </v:group>
        </w:pict>
      </w:r>
      <w:r>
        <w:rPr>
          <w:rFonts w:ascii="Times New Roman" w:hAnsi="Times New Roman"/>
          <w:color w:val="191919"/>
          <w:sz w:val="20"/>
          <w:szCs w:val="20"/>
        </w:rPr>
        <w:t>In the fall of 1972, Geo</w:t>
      </w:r>
      <w:r>
        <w:rPr>
          <w:rFonts w:ascii="Times New Roman" w:hAnsi="Times New Roman"/>
          <w:color w:val="191919"/>
          <w:spacing w:val="-4"/>
          <w:sz w:val="20"/>
          <w:szCs w:val="20"/>
        </w:rPr>
        <w:t>r</w:t>
      </w:r>
      <w:r>
        <w:rPr>
          <w:rFonts w:ascii="Times New Roman" w:hAnsi="Times New Roman"/>
          <w:color w:val="191919"/>
          <w:sz w:val="20"/>
          <w:szCs w:val="20"/>
        </w:rPr>
        <w:t>gia State University and then</w:t>
      </w:r>
      <w:r>
        <w:rPr>
          <w:rFonts w:ascii="Times New Roman" w:hAnsi="Times New Roman"/>
          <w:color w:val="191919"/>
          <w:spacing w:val="-11"/>
          <w:sz w:val="20"/>
          <w:szCs w:val="20"/>
        </w:rPr>
        <w:t xml:space="preserve"> </w:t>
      </w:r>
      <w:r>
        <w:rPr>
          <w:rFonts w:ascii="Times New Roman" w:hAnsi="Times New Roman"/>
          <w:color w:val="191919"/>
          <w:sz w:val="20"/>
          <w:szCs w:val="20"/>
        </w:rPr>
        <w:t>Albany State College entered into a co- operative agreement to provide, at</w:t>
      </w:r>
      <w:r>
        <w:rPr>
          <w:rFonts w:ascii="Times New Roman" w:hAnsi="Times New Roman"/>
          <w:color w:val="191919"/>
          <w:spacing w:val="-11"/>
          <w:sz w:val="20"/>
          <w:szCs w:val="20"/>
        </w:rPr>
        <w:t xml:space="preserve"> </w:t>
      </w:r>
      <w:r>
        <w:rPr>
          <w:rFonts w:ascii="Times New Roman" w:hAnsi="Times New Roman"/>
          <w:color w:val="191919"/>
          <w:sz w:val="20"/>
          <w:szCs w:val="20"/>
        </w:rPr>
        <w:t>Albany State College, graduate studies leading to the Master of Education degree. By a similar cooperative agreement with</w:t>
      </w:r>
      <w:r>
        <w:rPr>
          <w:rFonts w:ascii="Times New Roman" w:hAnsi="Times New Roman"/>
          <w:color w:val="191919"/>
          <w:spacing w:val="-4"/>
          <w:sz w:val="20"/>
          <w:szCs w:val="20"/>
        </w:rPr>
        <w:t xml:space="preserve"> </w:t>
      </w:r>
      <w:r>
        <w:rPr>
          <w:rFonts w:ascii="Times New Roman" w:hAnsi="Times New Roman"/>
          <w:color w:val="191919"/>
          <w:spacing w:val="-22"/>
          <w:sz w:val="20"/>
          <w:szCs w:val="20"/>
        </w:rPr>
        <w:t>V</w:t>
      </w:r>
      <w:r>
        <w:rPr>
          <w:rFonts w:ascii="Times New Roman" w:hAnsi="Times New Roman"/>
          <w:color w:val="191919"/>
          <w:sz w:val="20"/>
          <w:szCs w:val="20"/>
        </w:rPr>
        <w:t>aldosta State College,</w:t>
      </w:r>
      <w:r>
        <w:rPr>
          <w:rFonts w:ascii="Times New Roman" w:hAnsi="Times New Roman"/>
          <w:color w:val="191919"/>
          <w:spacing w:val="-11"/>
          <w:sz w:val="20"/>
          <w:szCs w:val="20"/>
        </w:rPr>
        <w:t xml:space="preserve"> </w:t>
      </w:r>
      <w:r>
        <w:rPr>
          <w:rFonts w:ascii="Times New Roman" w:hAnsi="Times New Roman"/>
          <w:color w:val="191919"/>
          <w:sz w:val="20"/>
          <w:szCs w:val="20"/>
        </w:rPr>
        <w:t>Albany State began the Master of Business</w:t>
      </w:r>
      <w:r>
        <w:rPr>
          <w:rFonts w:ascii="Times New Roman" w:hAnsi="Times New Roman"/>
          <w:color w:val="191919"/>
          <w:spacing w:val="-11"/>
          <w:sz w:val="20"/>
          <w:szCs w:val="20"/>
        </w:rPr>
        <w:t xml:space="preserve"> </w:t>
      </w:r>
      <w:r>
        <w:rPr>
          <w:rFonts w:ascii="Times New Roman" w:hAnsi="Times New Roman"/>
          <w:color w:val="191919"/>
          <w:sz w:val="20"/>
          <w:szCs w:val="20"/>
        </w:rPr>
        <w:t>Administration degree program in October 1974.</w:t>
      </w:r>
    </w:p>
    <w:p w:rsidR="0079029D" w:rsidRDefault="0079029D" w:rsidP="003054E4">
      <w:pPr>
        <w:widowControl w:val="0"/>
        <w:autoSpaceDE w:val="0"/>
        <w:autoSpaceDN w:val="0"/>
        <w:adjustRightInd w:val="0"/>
        <w:spacing w:after="0" w:line="250" w:lineRule="auto"/>
        <w:ind w:left="860" w:right="1974" w:firstLine="360"/>
        <w:rPr>
          <w:rFonts w:ascii="Times New Roman" w:hAnsi="Times New Roman"/>
          <w:color w:val="000000"/>
          <w:sz w:val="20"/>
          <w:szCs w:val="20"/>
        </w:rPr>
      </w:pPr>
      <w:r w:rsidRPr="009B7488">
        <w:rPr>
          <w:rFonts w:ascii="Calibri" w:hAnsi="Calibri"/>
          <w:noProof/>
          <w:lang w:eastAsia="en-US"/>
        </w:rPr>
        <w:pict>
          <v:shapetype id="_x0000_t202" coordsize="21600,21600" o:spt="202" path="m,l,21600r21600,l21600,xe">
            <v:stroke joinstyle="miter"/>
            <v:path gradientshapeok="t" o:connecttype="rect"/>
          </v:shapetype>
          <v:shape id="_x0000_s1307" type="#_x0000_t202" style="position:absolute;left:0;text-align:left;margin-left:520.2pt;margin-top:-122.35pt;width:1in;height:187.4pt;z-index:-251658240;mso-position-horizontal-relative:page" o:allowincell="f" filled="f" stroked="f">
            <v:textbox style="layout-flow:vertical" inset="0,0,0,0">
              <w:txbxContent>
                <w:p w:rsidR="0079029D" w:rsidRDefault="0079029D" w:rsidP="003054E4">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A</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LBAN</w:t>
                  </w:r>
                  <w:r>
                    <w:rPr>
                      <w:rFonts w:ascii="Impact" w:hAnsi="Impact" w:cs="Impact"/>
                      <w:color w:val="A3A3A3"/>
                      <w:position w:val="1"/>
                      <w:sz w:val="105"/>
                      <w:szCs w:val="105"/>
                    </w:rPr>
                    <w:t>Y</w:t>
                  </w:r>
                  <w:r>
                    <w:rPr>
                      <w:rFonts w:ascii="Impact" w:hAnsi="Impact" w:cs="Impact"/>
                      <w:color w:val="A3A3A3"/>
                      <w:spacing w:val="-115"/>
                      <w:position w:val="1"/>
                      <w:sz w:val="105"/>
                      <w:szCs w:val="105"/>
                    </w:rPr>
                    <w:t xml:space="preserve"> </w:t>
                  </w:r>
                </w:p>
              </w:txbxContent>
            </v:textbox>
            <w10:wrap anchorx="page"/>
          </v:shape>
        </w:pict>
      </w:r>
      <w:r>
        <w:rPr>
          <w:rFonts w:ascii="Times New Roman" w:hAnsi="Times New Roman"/>
          <w:color w:val="191919"/>
          <w:sz w:val="20"/>
          <w:szCs w:val="20"/>
        </w:rPr>
        <w:t>In the fall of 1981,</w:t>
      </w:r>
      <w:r>
        <w:rPr>
          <w:rFonts w:ascii="Times New Roman" w:hAnsi="Times New Roman"/>
          <w:color w:val="191919"/>
          <w:spacing w:val="-11"/>
          <w:sz w:val="20"/>
          <w:szCs w:val="20"/>
        </w:rPr>
        <w:t xml:space="preserve"> </w:t>
      </w:r>
      <w:r>
        <w:rPr>
          <w:rFonts w:ascii="Times New Roman" w:hAnsi="Times New Roman"/>
          <w:color w:val="191919"/>
          <w:sz w:val="20"/>
          <w:szCs w:val="20"/>
        </w:rPr>
        <w:t xml:space="preserve">Albany State received approval from the Board of Regents to award </w:t>
      </w:r>
      <w:proofErr w:type="spellStart"/>
      <w:r>
        <w:rPr>
          <w:rFonts w:ascii="Times New Roman" w:hAnsi="Times New Roman"/>
          <w:color w:val="191919"/>
          <w:sz w:val="20"/>
          <w:szCs w:val="20"/>
        </w:rPr>
        <w:t>inde</w:t>
      </w:r>
      <w:proofErr w:type="spellEnd"/>
      <w:r>
        <w:rPr>
          <w:rFonts w:ascii="Times New Roman" w:hAnsi="Times New Roman"/>
          <w:color w:val="191919"/>
          <w:sz w:val="20"/>
          <w:szCs w:val="20"/>
        </w:rPr>
        <w:t xml:space="preserve">- </w:t>
      </w:r>
      <w:proofErr w:type="spellStart"/>
      <w:r>
        <w:rPr>
          <w:rFonts w:ascii="Times New Roman" w:hAnsi="Times New Roman"/>
          <w:color w:val="191919"/>
          <w:sz w:val="20"/>
          <w:szCs w:val="20"/>
        </w:rPr>
        <w:t>pendently</w:t>
      </w:r>
      <w:proofErr w:type="spellEnd"/>
      <w:r>
        <w:rPr>
          <w:rFonts w:ascii="Times New Roman" w:hAnsi="Times New Roman"/>
          <w:color w:val="191919"/>
          <w:sz w:val="20"/>
          <w:szCs w:val="20"/>
        </w:rPr>
        <w:t xml:space="preserve"> both the Master of Business</w:t>
      </w:r>
      <w:r>
        <w:rPr>
          <w:rFonts w:ascii="Times New Roman" w:hAnsi="Times New Roman"/>
          <w:color w:val="191919"/>
          <w:spacing w:val="-11"/>
          <w:sz w:val="20"/>
          <w:szCs w:val="20"/>
        </w:rPr>
        <w:t xml:space="preserve"> </w:t>
      </w:r>
      <w:r>
        <w:rPr>
          <w:rFonts w:ascii="Times New Roman" w:hAnsi="Times New Roman"/>
          <w:color w:val="191919"/>
          <w:sz w:val="20"/>
          <w:szCs w:val="20"/>
        </w:rPr>
        <w:t>Administration and the Master of Education degrees. One year later in 1982, with the approval of the Board, the University o</w:t>
      </w:r>
      <w:r>
        <w:rPr>
          <w:rFonts w:ascii="Times New Roman" w:hAnsi="Times New Roman"/>
          <w:color w:val="191919"/>
          <w:spacing w:val="-4"/>
          <w:sz w:val="20"/>
          <w:szCs w:val="20"/>
        </w:rPr>
        <w:t>f</w:t>
      </w:r>
      <w:r>
        <w:rPr>
          <w:rFonts w:ascii="Times New Roman" w:hAnsi="Times New Roman"/>
          <w:color w:val="191919"/>
          <w:sz w:val="20"/>
          <w:szCs w:val="20"/>
        </w:rPr>
        <w:t xml:space="preserve">fered the Master of Science de- </w:t>
      </w:r>
      <w:proofErr w:type="spellStart"/>
      <w:r>
        <w:rPr>
          <w:rFonts w:ascii="Times New Roman" w:hAnsi="Times New Roman"/>
          <w:color w:val="191919"/>
          <w:sz w:val="20"/>
          <w:szCs w:val="20"/>
        </w:rPr>
        <w:t>gree</w:t>
      </w:r>
      <w:proofErr w:type="spellEnd"/>
      <w:r>
        <w:rPr>
          <w:rFonts w:ascii="Times New Roman" w:hAnsi="Times New Roman"/>
          <w:color w:val="191919"/>
          <w:sz w:val="20"/>
          <w:szCs w:val="20"/>
        </w:rPr>
        <w:t xml:space="preserve"> in Criminal Justice.</w:t>
      </w:r>
      <w:r>
        <w:rPr>
          <w:rFonts w:ascii="Times New Roman" w:hAnsi="Times New Roman"/>
          <w:color w:val="191919"/>
          <w:spacing w:val="-11"/>
          <w:sz w:val="20"/>
          <w:szCs w:val="20"/>
        </w:rPr>
        <w:t xml:space="preserve"> </w:t>
      </w:r>
      <w:r>
        <w:rPr>
          <w:rFonts w:ascii="Times New Roman" w:hAnsi="Times New Roman"/>
          <w:color w:val="191919"/>
          <w:sz w:val="20"/>
          <w:szCs w:val="20"/>
        </w:rPr>
        <w:t>Again with the collaborative e</w:t>
      </w:r>
      <w:r>
        <w:rPr>
          <w:rFonts w:ascii="Times New Roman" w:hAnsi="Times New Roman"/>
          <w:color w:val="191919"/>
          <w:spacing w:val="-4"/>
          <w:sz w:val="20"/>
          <w:szCs w:val="20"/>
        </w:rPr>
        <w:t>f</w:t>
      </w:r>
      <w:r>
        <w:rPr>
          <w:rFonts w:ascii="Times New Roman" w:hAnsi="Times New Roman"/>
          <w:color w:val="191919"/>
          <w:sz w:val="20"/>
          <w:szCs w:val="20"/>
        </w:rPr>
        <w:t>fort of the University of Geo</w:t>
      </w:r>
      <w:r>
        <w:rPr>
          <w:rFonts w:ascii="Times New Roman" w:hAnsi="Times New Roman"/>
          <w:color w:val="191919"/>
          <w:spacing w:val="-4"/>
          <w:sz w:val="20"/>
          <w:szCs w:val="20"/>
        </w:rPr>
        <w:t>r</w:t>
      </w:r>
      <w:r>
        <w:rPr>
          <w:rFonts w:ascii="Times New Roman" w:hAnsi="Times New Roman"/>
          <w:color w:val="191919"/>
          <w:sz w:val="20"/>
          <w:szCs w:val="20"/>
        </w:rPr>
        <w:t>gia,</w:t>
      </w:r>
      <w:r>
        <w:rPr>
          <w:rFonts w:ascii="Times New Roman" w:hAnsi="Times New Roman"/>
          <w:color w:val="191919"/>
          <w:spacing w:val="-11"/>
          <w:sz w:val="20"/>
          <w:szCs w:val="20"/>
        </w:rPr>
        <w:t xml:space="preserve"> </w:t>
      </w:r>
      <w:r>
        <w:rPr>
          <w:rFonts w:ascii="Times New Roman" w:hAnsi="Times New Roman"/>
          <w:color w:val="191919"/>
          <w:sz w:val="20"/>
          <w:szCs w:val="20"/>
        </w:rPr>
        <w:t>Albany State o</w:t>
      </w:r>
      <w:r>
        <w:rPr>
          <w:rFonts w:ascii="Times New Roman" w:hAnsi="Times New Roman"/>
          <w:color w:val="191919"/>
          <w:spacing w:val="-4"/>
          <w:sz w:val="20"/>
          <w:szCs w:val="20"/>
        </w:rPr>
        <w:t>f</w:t>
      </w:r>
      <w:r>
        <w:rPr>
          <w:rFonts w:ascii="Times New Roman" w:hAnsi="Times New Roman"/>
          <w:color w:val="191919"/>
          <w:sz w:val="20"/>
          <w:szCs w:val="20"/>
        </w:rPr>
        <w:t>fered the Education Specialist degree in Educational</w:t>
      </w:r>
      <w:r>
        <w:rPr>
          <w:rFonts w:ascii="Times New Roman" w:hAnsi="Times New Roman"/>
          <w:color w:val="191919"/>
          <w:spacing w:val="-11"/>
          <w:sz w:val="20"/>
          <w:szCs w:val="20"/>
        </w:rPr>
        <w:t xml:space="preserve"> </w:t>
      </w:r>
      <w:r>
        <w:rPr>
          <w:rFonts w:ascii="Times New Roman" w:hAnsi="Times New Roman"/>
          <w:color w:val="191919"/>
          <w:sz w:val="20"/>
          <w:szCs w:val="20"/>
        </w:rPr>
        <w:t>Administration and Supervision and was later approved as a Level III Master's institution in January 1984.</w:t>
      </w:r>
    </w:p>
    <w:p w:rsidR="0079029D" w:rsidRDefault="0079029D" w:rsidP="003054E4">
      <w:pPr>
        <w:widowControl w:val="0"/>
        <w:autoSpaceDE w:val="0"/>
        <w:autoSpaceDN w:val="0"/>
        <w:adjustRightInd w:val="0"/>
        <w:spacing w:after="0" w:line="250" w:lineRule="auto"/>
        <w:ind w:left="860" w:right="2026" w:firstLine="360"/>
        <w:rPr>
          <w:rFonts w:ascii="Times New Roman" w:hAnsi="Times New Roman"/>
          <w:color w:val="000000"/>
          <w:sz w:val="20"/>
          <w:szCs w:val="20"/>
        </w:rPr>
      </w:pPr>
      <w:r w:rsidRPr="009B7488">
        <w:rPr>
          <w:rFonts w:ascii="Calibri" w:hAnsi="Calibri"/>
          <w:noProof/>
          <w:lang w:eastAsia="en-US"/>
        </w:rPr>
        <w:pict>
          <v:group id="_x0000_s1225" style="position:absolute;left:0;text-align:left;margin-left:206.35pt;margin-top:89.25pt;width:194.5pt;height:19.8pt;z-index:-251658240;mso-position-horizontal-relative:page" coordorigin="4127,1785" coordsize="3890,396" o:allowincell="f">
            <v:shape id="_x0000_s1226" style="position:absolute;left:4127;top:1785;width:3890;height:396;mso-position-horizontal-relative:page;mso-position-vertical-relative:text" coordsize="3890,396" o:allowincell="f" path="m364,r-2,l343,1r-5,1l323,4r-4,2l306,10r-1,1l303,12r-7,4l286,22r-6,6l273,36r-4,6l269,43r-2,3l263,57r-1,4l262,64r210,l472,61r-2,-4l467,46r-1,-3l466,42r-5,-6l456,28r-9,-6l438,16r-8,-4l427,11r-1,-1l413,6,407,4,394,2,385,1,372,r-6,l364,xe" fillcolor="#686868" stroked="f">
              <v:path arrowok="t"/>
            </v:shape>
            <v:shape id="_x0000_s1227" style="position:absolute;left:4127;top:1785;width:3890;height:396;mso-position-horizontal-relative:page;mso-position-vertical-relative:text" coordsize="3890,396" o:allowincell="f" path="m2364,r-2,l2342,1r-4,1l2322,4r-3,2l2305,10r-1,1l2302,12r-7,4l2286,22r-7,6l2272,36r-4,6l2268,43r-1,3l2262,57r-1,4l2261,64r210,l2471,61r-1,-4l2467,46r-1,-3l2465,42r-5,-6l2455,28r-9,-6l2438,16r-8,-4l2426,11r-1,-1l2412,6r-6,-2l2393,2r-9,-1l2372,r-7,e" fillcolor="#686868" stroked="f">
              <v:path arrowok="t"/>
            </v:shape>
            <v:shape id="_x0000_s1228" style="position:absolute;left:4127;top:1785;width:3890;height:396;mso-position-horizontal-relative:page;mso-position-vertical-relative:text" coordsize="3890,396" o:allowincell="f" path="m50,7l38,92r167,l192,7e" fillcolor="#686868" stroked="f">
              <v:path arrowok="t"/>
            </v:shape>
            <v:shape id="_x0000_s1229" style="position:absolute;left:4127;top:1785;width:3890;height:396;mso-position-horizontal-relative:page;mso-position-vertical-relative:text" coordsize="3890,396" o:allowincell="f" path="m513,7r,253l513,283r,11l514,301r1,13l515,316r2,8l519,331r106,l614,324r-1,-8l613,314r-1,-13l611,294r,-11l611,260,611,7e" fillcolor="#686868" stroked="f">
              <v:path arrowok="t"/>
            </v:shape>
            <v:shape id="_x0000_s1230" style="position:absolute;left:4127;top:1785;width:3890;height:396;mso-position-horizontal-relative:page;mso-position-vertical-relative:text" coordsize="3890,396" o:allowincell="f" path="m640,7r,255l640,287r,l638,307r,13l637,322r-8,8l625,331r109,l734,330r1,-8l736,320r1,-13l738,287r,l738,262,738,7e" fillcolor="#686868" stroked="f">
              <v:path arrowok="t"/>
            </v:shape>
            <v:shape id="_x0000_s1231" style="position:absolute;left:4127;top:1785;width:3890;height:396;mso-position-horizontal-relative:page;mso-position-vertical-relative:text" coordsize="3890,396" o:allowincell="f" path="m865,7r,2l865,26r,19l865,66r,22l865,137r147,l1005,88r-3,-22l999,45,996,26,993,9r,-2e" fillcolor="#686868" stroked="f">
              <v:path arrowok="t"/>
            </v:shape>
            <v:shape id="_x0000_s1232" style="position:absolute;left:4127;top:1785;width:3890;height:396;mso-position-horizontal-relative:page;mso-position-vertical-relative:text" coordsize="3890,396" o:allowincell="f" path="m1041,7r-16,124l1170,131r,-124e" fillcolor="#686868" stroked="f">
              <v:path arrowok="t"/>
            </v:shape>
            <v:shape id="_x0000_s1233" style="position:absolute;left:4127;top:1785;width:3890;height:396;mso-position-horizontal-relative:page;mso-position-vertical-relative:text" coordsize="3890,396" o:allowincell="f" path="m262,64r-2,9l259,76r-1,24l258,106r,l258,115r,7l259,128r,l260,136r2,9l263,147r,1l266,156r2,7l271,169r4,7l277,179r8,7l287,188r9,7l301,199r11,8l315,209r3,2l334,221r,1l339,225r17,12l364,243r8,6l380,256r4,9l386,270r3,20l389,291r,2l389,315r,5l383,331r96,l481,320r1,-5l483,293r,-2l483,290r-1,-20l482,265r-1,-9l480,249r-1,-6l477,237r-3,-12l472,222r,-1l467,211r-1,-2l464,207r-6,-8l453,195r-7,-7l444,186r-9,-7l430,176r-10,-7l411,163r-10,-7l389,148r-2,-1l383,145r-15,-9l359,128r-1,l355,122r-3,-7l350,106r,l350,100r,-24l350,73r6,-9e" fillcolor="#686868" stroked="f">
              <v:path arrowok="t"/>
            </v:shape>
            <v:shape id="_x0000_s1234" style="position:absolute;left:4127;top:1785;width:3890;height:396;mso-position-horizontal-relative:page;mso-position-vertical-relative:text" coordsize="3890,396" o:allowincell="f" path="m379,64r4,4l383,82r,25l383,122r92,l475,107,474,82,472,68r,-4e" fillcolor="#686868" stroked="f">
              <v:path arrowok="t"/>
            </v:shape>
            <v:shape id="_x0000_s1235" style="position:absolute;left:4127;top:1785;width:3890;height:396;mso-position-horizontal-relative:page;mso-position-vertical-relative:text" coordsize="3890,396" o:allowincell="f" path="m2261,64r-2,9l2259,76r-2,24l2257,106r,l2257,115r1,7l2258,128r,l2260,136r1,9l2262,147r,1l2265,156r3,7l2270,169r4,7l2277,179r8,7l2286,188r9,7l2301,199r10,8l2315,209r2,2l2333,221r,1l2338,225r18,12l2364,243r7,6l2379,256r4,9l2386,270r2,20l2388,291r1,2l2389,315r,5l2382,331r97,l2480,320r1,-5l2482,293r,-2l2482,290r,-20l2481,265r-1,-9l2479,249r-1,-6l2477,237r-4,-12l2472,222r,-1l2466,211r-1,-2l2463,207r-6,-8l2453,195r-8,-7l2443,186r-9,-7l2430,176r-10,-7l2411,163r-11,-7l2388,148r-1,-1l2382,145r-15,-9l2358,128r,l2354,122r-3,-7l2349,106r,l2349,100r,-24l2349,73r6,-9e" fillcolor="#686868" stroked="f">
              <v:path arrowok="t"/>
            </v:shape>
            <v:shape id="_x0000_s1236" style="position:absolute;left:4127;top:1785;width:3890;height:396;mso-position-horizontal-relative:page;mso-position-vertical-relative:text" coordsize="3890,396" o:allowincell="f" path="m2378,64r5,4l2383,82r,25l2383,122r91,l2474,107r-1,-25l2472,68r-1,-4e" fillcolor="#686868" stroked="f">
              <v:path arrowok="t"/>
            </v:shape>
            <v:shape id="_x0000_s1237" style="position:absolute;left:4127;top:1785;width:3890;height:396;mso-position-horizontal-relative:page;mso-position-vertical-relative:text" coordsize="3890,396" o:allowincell="f" path="m38,92r,1l35,119r-3,24l29,166r-3,21l23,206r-2,17l19,238r-2,13l106,251r2,-13l109,223r2,-17l113,187r2,-21l118,143r4,-24l125,93r,-1e" fillcolor="#686868" stroked="f">
              <v:path arrowok="t"/>
            </v:shape>
            <v:shape id="_x0000_s1238" style="position:absolute;left:4127;top:1785;width:3890;height:396;mso-position-horizontal-relative:page;mso-position-vertical-relative:text" coordsize="3890,396" o:allowincell="f" path="m125,92r2,24l129,138r2,21l133,180r2,19l136,217r2,18l140,251r89,l226,235r-2,-18l221,199r-3,-19l215,159r-3,-21l208,116,205,92e" fillcolor="#686868" stroked="f">
              <v:path arrowok="t"/>
            </v:shape>
            <v:shape id="_x0000_s1239" style="position:absolute;left:4127;top:1785;width:3890;height:396;mso-position-horizontal-relative:page;mso-position-vertical-relative:text" coordsize="3890,396" o:allowincell="f" path="m1382,96r-5,1l1361,98r-7,2l1342,103r-5,2l1335,106r-10,5l1323,112r-7,6l1315,120r-5,8l1310,129r-2,6l1305,144r,1l1462,145r,-1l1460,135r-2,-6l1458,128r-4,-8l1452,118r-7,-6l1442,111r-11,-5l1429,105r-6,-2l1414,100r-12,-2l1393,97e" fillcolor="#686868" stroked="f">
              <v:path arrowok="t"/>
            </v:shape>
            <v:shape id="_x0000_s1240" style="position:absolute;left:4127;top:1785;width:3890;height:396;mso-position-horizontal-relative:page;mso-position-vertical-relative:text" coordsize="3890,396" o:allowincell="f" path="m1568,96r-5,1l1547,98r-7,2l1528,103r-5,2l1521,106r-10,5l1509,112r-7,6l1501,120r-5,8l1496,129r-2,6l1491,144r,1l1648,145r,-1l1646,135r-2,-6l1644,128r-4,-8l1639,118r-8,-6l1628,111r-11,-5l1615,105r-6,-2l1600,100r-12,-2l1579,97e" fillcolor="#686868" stroked="f">
              <v:path arrowok="t"/>
            </v:shape>
            <v:shape id="_x0000_s1241" style="position:absolute;left:4127;top:1785;width:3890;height:396;mso-position-horizontal-relative:page;mso-position-vertical-relative:text" coordsize="3890,396" o:allowincell="f" path="m1867,96r,l1846,98r-1,l1828,103r-1,1l1825,104r-10,5l1813,110r-8,6l1804,117r-7,9l1797,127r-7,9l1789,137r-3,8l1948,145r-3,-8l1945,136r-7,-9l1938,126r-7,-9l1930,116r-8,-6l1921,109r-11,-5l1909,104r-2,-1l1890,98r-3,l1869,96e" fillcolor="#686868" stroked="f">
              <v:path arrowok="t"/>
            </v:shape>
            <v:shape id="_x0000_s1242" style="position:absolute;left:4127;top:1785;width:3890;height:396;mso-position-horizontal-relative:page;mso-position-vertical-relative:text" coordsize="3890,396" o:allowincell="f" path="m1204,102r,285l1278,387r,-285e" fillcolor="#686868" stroked="f">
              <v:path arrowok="t"/>
            </v:shape>
            <v:shape id="_x0000_s1243" style="position:absolute;left:4127;top:1785;width:3890;height:396;mso-position-horizontal-relative:page;mso-position-vertical-relative:text" coordsize="3890,396" o:allowincell="f" path="m1680,102r,285l1754,387r,-285e" fillcolor="#686868" stroked="f">
              <v:path arrowok="t"/>
            </v:shape>
            <v:shape id="_x0000_s1244" style="position:absolute;left:4127;top:1785;width:3890;height:396;mso-position-horizontal-relative:page;mso-position-vertical-relative:text" coordsize="3890,396" o:allowincell="f" path="m1981,102r,128l2084,230,2042,102e" fillcolor="#686868" stroked="f">
              <v:path arrowok="t"/>
            </v:shape>
            <v:shape id="_x0000_s1245" style="position:absolute;left:4127;top:1785;width:3890;height:396;mso-position-horizontal-relative:page;mso-position-vertical-relative:text" coordsize="3890,396" o:allowincell="f" path="m2084,102r,128l2146,230r,-128e" fillcolor="#686868" stroked="f">
              <v:path arrowok="t"/>
            </v:shape>
            <v:shape id="_x0000_s1246" style="position:absolute;left:4127;top:1785;width:3890;height:396;mso-position-horizontal-relative:page;mso-position-vertical-relative:text" coordsize="3890,396" o:allowincell="f" path="m2496,102r,57l2657,159r,-57e" fillcolor="#686868" stroked="f">
              <v:path arrowok="t"/>
            </v:shape>
            <v:shape id="_x0000_s1247" style="position:absolute;left:4127;top:1785;width:3890;height:396;mso-position-horizontal-relative:page;mso-position-vertical-relative:text" coordsize="3890,396" o:allowincell="f" path="m2681,102r-9,64l2797,166r-9,-64e" fillcolor="#686868" stroked="f">
              <v:path arrowok="t"/>
            </v:shape>
            <v:shape id="_x0000_s1248" style="position:absolute;left:4127;top:1785;width:3890;height:396;mso-position-horizontal-relative:page;mso-position-vertical-relative:text" coordsize="3890,396" o:allowincell="f" path="m2810,102r,57l2972,159r,-57e" fillcolor="#686868" stroked="f">
              <v:path arrowok="t"/>
            </v:shape>
            <v:shape id="_x0000_s1249" style="position:absolute;left:4127;top:1785;width:3890;height:396;mso-position-horizontal-relative:page;mso-position-vertical-relative:text" coordsize="3890,396" o:allowincell="f" path="m2989,102r,57l3112,159r,-57e" fillcolor="#686868" stroked="f">
              <v:path arrowok="t"/>
            </v:shape>
            <v:shape id="_x0000_s1250" style="position:absolute;left:4127;top:1785;width:3890;height:396;mso-position-horizontal-relative:page;mso-position-vertical-relative:text" coordsize="3890,396" o:allowincell="f" path="m3138,102r,1l3138,121r,20l3138,163r,36l3248,199r-5,-36l3240,141r-3,-20l3234,103r,-1e" fillcolor="#686868" stroked="f">
              <v:path arrowok="t"/>
            </v:shape>
            <v:shape id="_x0000_s1251" style="position:absolute;left:4127;top:1785;width:3890;height:396;mso-position-horizontal-relative:page;mso-position-vertical-relative:text" coordsize="3890,396" o:allowincell="f" path="m3270,102r-12,93l3367,195r,-93e" fillcolor="#686868" stroked="f">
              <v:path arrowok="t"/>
            </v:shape>
            <v:shape id="_x0000_s1252" style="position:absolute;left:4127;top:1785;width:3890;height:396;mso-position-horizontal-relative:page;mso-position-vertical-relative:text" coordsize="3890,396" o:allowincell="f" path="m3396,102r,57l3520,159r,-57e" fillcolor="#686868" stroked="f">
              <v:path arrowok="t"/>
            </v:shape>
            <v:shape id="_x0000_s1253" style="position:absolute;left:4127;top:1785;width:3890;height:396;mso-position-horizontal-relative:page;mso-position-vertical-relative:text" coordsize="3890,396" o:allowincell="f" path="m3546,102r,128l3649,230,3608,102e" fillcolor="#686868" stroked="f">
              <v:path arrowok="t"/>
            </v:shape>
            <v:shape id="_x0000_s1254" style="position:absolute;left:4127;top:1785;width:3890;height:396;mso-position-horizontal-relative:page;mso-position-vertical-relative:text" coordsize="3890,396" o:allowincell="f" path="m3649,102r,128l3711,230r,-128e" fillcolor="#686868" stroked="f">
              <v:path arrowok="t"/>
            </v:shape>
            <v:shape id="_x0000_s1255" style="position:absolute;left:4127;top:1785;width:3890;height:396;mso-position-horizontal-relative:page;mso-position-vertical-relative:text" coordsize="3890,396" o:allowincell="f" path="m3728,102r,57l3890,159r,-57e" fillcolor="#686868" stroked="f">
              <v:path arrowok="t"/>
            </v:shape>
            <v:shape id="_x0000_s1256" style="position:absolute;left:4127;top:1785;width:3890;height:396;mso-position-horizontal-relative:page;mso-position-vertical-relative:text" coordsize="3890,396" o:allowincell="f" path="m1025,131r-7,54l1076,185r7,-54e" fillcolor="#686868" stroked="f">
              <v:path arrowok="t"/>
            </v:shape>
            <v:shape id="_x0000_s1257" style="position:absolute;left:4127;top:1785;width:3890;height:396;mso-position-horizontal-relative:page;mso-position-vertical-relative:text" coordsize="3890,396" o:allowincell="f" path="m1083,131r,256l1170,387r,-256e" fillcolor="#686868" stroked="f">
              <v:path arrowok="t"/>
            </v:shape>
            <v:shape id="_x0000_s1258" style="position:absolute;left:4127;top:1785;width:3890;height:396;mso-position-horizontal-relative:page;mso-position-vertical-relative:text" coordsize="3890,396" o:allowincell="f" path="m865,137r,250l951,387r,-250e" fillcolor="#686868" stroked="f">
              <v:path arrowok="t"/>
            </v:shape>
            <v:shape id="_x0000_s1259" style="position:absolute;left:4127;top:1785;width:3890;height:396;mso-position-horizontal-relative:page;mso-position-vertical-relative:text" coordsize="3890,396" o:allowincell="f" path="m951,137r7,48l1018,185r-6,-48e" fillcolor="#686868" stroked="f">
              <v:path arrowok="t"/>
            </v:shape>
            <v:shape id="_x0000_s1260" style="position:absolute;left:4127;top:1785;width:3890;height:396;mso-position-horizontal-relative:page;mso-position-vertical-relative:text" coordsize="3890,396" o:allowincell="f" path="m1305,145r-1,7l1302,165r,11l1302,176r,7l1302,188r,3l1302,193r1,5l1304,204r,1l1308,214r2,5l1312,223r5,8l1317,232r5,4l1331,243r3,3l1345,253r2,2l1353,259r6,4l1369,270r11,8l1393,288r1,1l1394,290r4,4l1401,305r,9l1401,321r,16l1397,343r-1,2l1468,345r1,-2l1469,337r2,-16l1471,314r-1,-9l1470,294r,-4l1469,289r,-1l1467,278r-1,-8l1463,263r-2,-4l1459,255r-1,-2l1451,246r-2,-3l1441,236r-6,-4l1435,231r-11,-8l1417,219r-8,-5l1396,205r-3,-1l1384,198r-7,-5l1377,191r-2,-3l1372,183r-1,-7l1371,176r,-11l1371,152r5,-7e" fillcolor="#686868" stroked="f">
              <v:path arrowok="t"/>
            </v:shape>
            <v:shape id="_x0000_s1261" style="position:absolute;left:4127;top:1785;width:3890;height:396;mso-position-horizontal-relative:page;mso-position-vertical-relative:text" coordsize="3890,396" o:allowincell="f" path="m1393,145r3,3l1396,153r,24l1396,188r69,l1465,177r-1,-24l1463,148r-1,-3e" fillcolor="#686868" stroked="f">
              <v:path arrowok="t"/>
            </v:shape>
            <v:shape id="_x0000_s1262" style="position:absolute;left:4127;top:1785;width:3890;height:396;mso-position-horizontal-relative:page;mso-position-vertical-relative:text" coordsize="3890,396" o:allowincell="f" path="m1491,145r-1,7l1488,165r,11l1488,176r,7l1488,188r,3l1488,193r1,5l1490,204r,1l1494,214r2,5l1498,223r5,8l1503,232r6,4l1517,243r3,3l1531,253r2,2l1539,259r6,4l1555,270r11,8l1579,288r1,1l1580,290r4,4l1587,305r,9l1587,321r,16l1583,343r-1,2l1654,345r1,-2l1655,337r2,-16l1657,314r,-9l1656,294r,-4l1656,289r-1,-1l1653,278r-1,-8l1649,263r-2,-4l1645,255r-1,-2l1637,246r-2,-3l1627,236r-5,-4l1621,231r-11,-8l1603,219r-8,-5l1582,205r-2,-1l1571,198r-8,-5l1563,191r-2,-3l1558,183r-1,-7l1557,176r,-11l1557,152r5,-7e" fillcolor="#686868" stroked="f">
              <v:path arrowok="t"/>
            </v:shape>
            <v:shape id="_x0000_s1263" style="position:absolute;left:4127;top:1785;width:3890;height:396;mso-position-horizontal-relative:page;mso-position-vertical-relative:text" coordsize="3890,396" o:allowincell="f" path="m1579,145r3,3l1582,153r,24l1582,188r69,l1651,177r-1,-24l1649,148r-1,-3e" fillcolor="#686868" stroked="f">
              <v:path arrowok="t"/>
            </v:shape>
            <v:shape id="_x0000_s1264" style="position:absolute;left:4127;top:1785;width:3890;height:396;mso-position-horizontal-relative:page;mso-position-vertical-relative:text" coordsize="3890,396" o:allowincell="f" path="m1786,145r,1l1785,148r-1,11l1783,174r-1,20l1782,219r,50l1782,295r1,20l1784,330r,1l1785,341r,1l1786,345r71,l1856,342r,-1l1856,331r,-1l1856,315r,-20l1856,269r,-50l1856,194r,-20l1856,159r,-11l1856,146r4,-1e" fillcolor="#686868" stroked="f">
              <v:path arrowok="t"/>
            </v:shape>
            <v:shape id="_x0000_s1265" style="position:absolute;left:4127;top:1785;width:3890;height:396;mso-position-horizontal-relative:page;mso-position-vertical-relative:text" coordsize="3890,396" o:allowincell="f" path="m1877,145r1,2l1879,149r,10l1879,160r,14l1879,175r,19l1879,220r,50l1879,295r,11l1878,315r-1,15l1877,338r-5,4l1867,345r81,l1950,342r,-4l1951,330r1,-15l1952,306r1,-11l1953,270r,-50l1953,194r-1,-19l1952,174r-1,-14l1951,159r-1,-10l1950,147r-2,-2e" fillcolor="#686868" stroked="f">
              <v:path arrowok="t"/>
            </v:shape>
            <v:shape id="_x0000_s1266" style="position:absolute;left:4127;top:1785;width:3890;height:396;mso-position-horizontal-relative:page;mso-position-vertical-relative:text" coordsize="3890,396" o:allowincell="f" path="m2539,159r,228l2614,387r,-228e" fillcolor="#686868" stroked="f">
              <v:path arrowok="t"/>
            </v:shape>
            <v:shape id="_x0000_s1267" style="position:absolute;left:4127;top:1785;width:3890;height:396;mso-position-horizontal-relative:page;mso-position-vertical-relative:text" coordsize="3890,396" o:allowincell="f" path="m2854,159r,228l2928,387r,-228e" fillcolor="#686868" stroked="f">
              <v:path arrowok="t"/>
            </v:shape>
            <v:shape id="_x0000_s1268" style="position:absolute;left:4127;top:1785;width:3890;height:396;mso-position-horizontal-relative:page;mso-position-vertical-relative:text" coordsize="3890,396" o:allowincell="f" path="m2989,159r,54l3063,213r,-54e" fillcolor="#686868" stroked="f">
              <v:path arrowok="t"/>
            </v:shape>
            <v:shape id="_x0000_s1269" style="position:absolute;left:4127;top:1785;width:3890;height:396;mso-position-horizontal-relative:page;mso-position-vertical-relative:text" coordsize="3890,396" o:allowincell="f" path="m3396,159r,54l3470,213r,-54e" fillcolor="#686868" stroked="f">
              <v:path arrowok="t"/>
            </v:shape>
            <v:shape id="_x0000_s1270" style="position:absolute;left:4127;top:1785;width:3890;height:396;mso-position-horizontal-relative:page;mso-position-vertical-relative:text" coordsize="3890,396" o:allowincell="f" path="m3772,159r,228l3846,387r,-228e" fillcolor="#686868" stroked="f">
              <v:path arrowok="t"/>
            </v:shape>
            <v:shape id="_x0000_s1271" style="position:absolute;left:4127;top:1785;width:3890;height:396;mso-position-horizontal-relative:page;mso-position-vertical-relative:text" coordsize="3890,396" o:allowincell="f" path="m2672,166r,l2669,192r-3,24l2663,237r-3,18l2658,272r-2,13l2723,285r1,-13l2726,255r2,-18l2731,216r3,-24l2737,166r,e" fillcolor="#686868" stroked="f">
              <v:path arrowok="t"/>
            </v:shape>
            <v:shape id="_x0000_s1272" style="position:absolute;left:4127;top:1785;width:3890;height:396;mso-position-horizontal-relative:page;mso-position-vertical-relative:text" coordsize="3890,396" o:allowincell="f" path="m2737,166r2,23l2741,211r2,20l2745,251r2,18l2749,285r66,l2812,269r-2,-18l2807,231r-3,-20l2801,189r-4,-23e" fillcolor="#686868" stroked="f">
              <v:path arrowok="t"/>
            </v:shape>
            <v:shape id="_x0000_s1273" style="position:absolute;left:4127;top:1785;width:3890;height:396;mso-position-horizontal-relative:page;mso-position-vertical-relative:text" coordsize="3890,396" o:allowincell="f" path="m958,185r30,202l1049,387r27,-202e" fillcolor="#686868" stroked="f">
              <v:path arrowok="t"/>
            </v:shape>
            <v:shape id="_x0000_s1274" style="position:absolute;left:4127;top:1785;width:3890;height:396;mso-position-horizontal-relative:page;mso-position-vertical-relative:text" coordsize="3890,396" o:allowincell="f" path="m3258,195r-5,40l3297,235r5,-40e" fillcolor="#686868" stroked="f">
              <v:path arrowok="t"/>
            </v:shape>
            <v:shape id="_x0000_s1275" style="position:absolute;left:4127;top:1785;width:3890;height:396;mso-position-horizontal-relative:page;mso-position-vertical-relative:text" coordsize="3890,396" o:allowincell="f" path="m3302,195r,192l3367,387r,-192e" fillcolor="#686868" stroked="f">
              <v:path arrowok="t"/>
            </v:shape>
            <v:shape id="_x0000_s1276" style="position:absolute;left:4127;top:1785;width:3890;height:396;mso-position-horizontal-relative:page;mso-position-vertical-relative:text" coordsize="3890,396" o:allowincell="f" path="m3138,199r,188l3203,387r,-188e" fillcolor="#686868" stroked="f">
              <v:path arrowok="t"/>
            </v:shape>
            <v:shape id="_x0000_s1277" style="position:absolute;left:4127;top:1785;width:3890;height:396;mso-position-horizontal-relative:page;mso-position-vertical-relative:text" coordsize="3890,396" o:allowincell="f" path="m3203,199r5,36l3253,235r-5,-36e" fillcolor="#686868" stroked="f">
              <v:path arrowok="t"/>
            </v:shape>
            <v:shape id="_x0000_s1278" style="position:absolute;left:4127;top:1785;width:3890;height:396;mso-position-horizontal-relative:page;mso-position-vertical-relative:text" coordsize="3890,396" o:allowincell="f" path="m2989,213r,54l3109,267r,-54e" fillcolor="#686868" stroked="f">
              <v:path arrowok="t"/>
            </v:shape>
            <v:shape id="_x0000_s1279" style="position:absolute;left:4127;top:1785;width:3890;height:396;mso-position-horizontal-relative:page;mso-position-vertical-relative:text" coordsize="3890,396" o:allowincell="f" path="m3396,213r,54l3517,267r,-54e" fillcolor="#686868" stroked="f">
              <v:path arrowok="t"/>
            </v:shape>
            <v:shape id="_x0000_s1280" style="position:absolute;left:4127;top:1785;width:3890;height:396;mso-position-horizontal-relative:page;mso-position-vertical-relative:text" coordsize="3890,396" o:allowincell="f" path="m1981,230r,28l2146,258r,-28e" fillcolor="#686868" stroked="f">
              <v:path arrowok="t"/>
            </v:shape>
            <v:shape id="_x0000_s1281" style="position:absolute;left:4127;top:1785;width:3890;height:396;mso-position-horizontal-relative:page;mso-position-vertical-relative:text" coordsize="3890,396" o:allowincell="f" path="m3546,230r,28l3711,258r,-28e" fillcolor="#686868" stroked="f">
              <v:path arrowok="t"/>
            </v:shape>
            <v:shape id="_x0000_s1282" style="position:absolute;left:4127;top:1785;width:3890;height:396;mso-position-horizontal-relative:page;mso-position-vertical-relative:text" coordsize="3890,396" o:allowincell="f" path="m3208,235r22,152l3276,387r21,-152e" fillcolor="#686868" stroked="f">
              <v:path arrowok="t"/>
            </v:shape>
            <v:shape id="_x0000_s1283" style="position:absolute;left:4127;top:1785;width:3890;height:396;mso-position-horizontal-relative:page;mso-position-vertical-relative:text" coordsize="3890,396" o:allowincell="f" path="m261,251r,25l261,300r3,20l265,326r1,5l357,331r-5,-5l352,320r,-20l352,276r,-25e" fillcolor="#686868" stroked="f">
              <v:path arrowok="t"/>
            </v:shape>
            <v:shape id="_x0000_s1284" style="position:absolute;left:4127;top:1785;width:3890;height:396;mso-position-horizontal-relative:page;mso-position-vertical-relative:text" coordsize="3890,396" o:allowincell="f" path="m2260,251r,25l2261,300r2,20l2264,326r2,5l2356,331r-4,-5l2352,320r,-20l2352,276r,-25e" fillcolor="#686868" stroked="f">
              <v:path arrowok="t"/>
            </v:shape>
            <v:shape id="_x0000_s1285" style="position:absolute;left:4127;top:1785;width:3890;height:396;mso-position-horizontal-relative:page;mso-position-vertical-relative:text" coordsize="3890,396" o:allowincell="f" path="m17,251l9,319r230,l229,251e" fillcolor="#686868" stroked="f">
              <v:path arrowok="t"/>
            </v:shape>
            <v:shape id="_x0000_s1286" style="position:absolute;left:4127;top:1785;width:3890;height:396;mso-position-horizontal-relative:page;mso-position-vertical-relative:text" coordsize="3890,396" o:allowincell="f" path="m1981,258r,129l2042,387r,-129e" fillcolor="#686868" stroked="f">
              <v:path arrowok="t"/>
            </v:shape>
            <v:shape id="_x0000_s1287" style="position:absolute;left:4127;top:1785;width:3890;height:396;mso-position-horizontal-relative:page;mso-position-vertical-relative:text" coordsize="3890,396" o:allowincell="f" path="m2042,258r39,129l2146,387r,-129e" fillcolor="#686868" stroked="f">
              <v:path arrowok="t"/>
            </v:shape>
            <v:shape id="_x0000_s1288" style="position:absolute;left:4127;top:1785;width:3890;height:396;mso-position-horizontal-relative:page;mso-position-vertical-relative:text" coordsize="3890,396" o:allowincell="f" path="m3546,258r,129l3608,387r,-129e" fillcolor="#686868" stroked="f">
              <v:path arrowok="t"/>
            </v:shape>
            <v:shape id="_x0000_s1289" style="position:absolute;left:4127;top:1785;width:3890;height:396;mso-position-horizontal-relative:page;mso-position-vertical-relative:text" coordsize="3890,396" o:allowincell="f" path="m3608,258r38,129l3711,387r,-129e" fillcolor="#686868" stroked="f">
              <v:path arrowok="t"/>
            </v:shape>
            <v:shape id="_x0000_s1290" style="position:absolute;left:4127;top:1785;width:3890;height:396;mso-position-horizontal-relative:page;mso-position-vertical-relative:text" coordsize="3890,396" o:allowincell="f" path="m2989,267r,63l3063,330r,-63e" fillcolor="#686868" stroked="f">
              <v:path arrowok="t"/>
            </v:shape>
            <v:shape id="_x0000_s1291" style="position:absolute;left:4127;top:1785;width:3890;height:396;mso-position-horizontal-relative:page;mso-position-vertical-relative:text" coordsize="3890,396" o:allowincell="f" path="m3396,267r,63l3470,330r,-63e" fillcolor="#686868" stroked="f">
              <v:path arrowok="t"/>
            </v:shape>
            <v:shape id="_x0000_s1292" style="position:absolute;left:4127;top:1785;width:3890;height:396;mso-position-horizontal-relative:page;mso-position-vertical-relative:text" coordsize="3890,396" o:allowincell="f" path="m1304,285r,19l1305,327r2,14l1308,345r68,l1373,341r,-14l1373,304r,-19e" fillcolor="#686868" stroked="f">
              <v:path arrowok="t"/>
            </v:shape>
            <v:shape id="_x0000_s1293" style="position:absolute;left:4127;top:1785;width:3890;height:396;mso-position-horizontal-relative:page;mso-position-vertical-relative:text" coordsize="3890,396" o:allowincell="f" path="m1490,285r,19l1491,327r3,14l1494,345r68,l1559,341r,-14l1559,304r,-19e" fillcolor="#686868" stroked="f">
              <v:path arrowok="t"/>
            </v:shape>
            <v:shape id="_x0000_s1294" style="position:absolute;left:4127;top:1785;width:3890;height:396;mso-position-horizontal-relative:page;mso-position-vertical-relative:text" coordsize="3890,396" o:allowincell="f" path="m2656,285r-6,51l2822,336r-7,-51e" fillcolor="#686868" stroked="f">
              <v:path arrowok="t"/>
            </v:shape>
            <v:shape id="_x0000_s1295" style="position:absolute;left:4127;top:1785;width:3890;height:396;mso-position-horizontal-relative:page;mso-position-vertical-relative:text" coordsize="3890,396" o:allowincell="f" path="m9,319l,387r102,l108,319e" fillcolor="#686868" stroked="f">
              <v:path arrowok="t"/>
            </v:shape>
            <v:shape id="_x0000_s1296" style="position:absolute;left:4127;top:1785;width:3890;height:396;mso-position-horizontal-relative:page;mso-position-vertical-relative:text" coordsize="3890,396" o:allowincell="f" path="m143,319r5,68l249,387,239,319e" fillcolor="#686868" stroked="f">
              <v:path arrowok="t"/>
            </v:shape>
            <v:shape id="_x0000_s1297" style="position:absolute;left:4127;top:1785;width:3890;height:396;mso-position-horizontal-relative:page;mso-position-vertical-relative:text" coordsize="3890,396" o:allowincell="f" path="m2989,330r,57l3117,387r,-57e" fillcolor="#686868" stroked="f">
              <v:path arrowok="t"/>
            </v:shape>
            <v:shape id="_x0000_s1298" style="position:absolute;left:4127;top:1785;width:3890;height:396;mso-position-horizontal-relative:page;mso-position-vertical-relative:text" coordsize="3890,396" o:allowincell="f" path="m3396,330r,57l3525,387r,-57e" fillcolor="#686868" stroked="f">
              <v:path arrowok="t"/>
            </v:shape>
            <v:shape id="_x0000_s1299" style="position:absolute;left:4127;top:1785;width:3890;height:396;mso-position-horizontal-relative:page;mso-position-vertical-relative:text" coordsize="3890,396" o:allowincell="f" path="m266,331r1,4l268,337r1,5l274,350r4,6l279,358r12,12l293,372r13,8l310,382r5,2l323,387r10,3l342,392r13,2l363,395r11,l378,395r17,-1l403,392r12,-2l422,387r11,-3l437,382r3,-2l453,372r3,-2l468,358r2,-2l474,350r2,-8l478,337r1,-2l479,331e" fillcolor="#686868" stroked="f">
              <v:path arrowok="t"/>
            </v:shape>
            <v:shape id="_x0000_s1300" style="position:absolute;left:4127;top:1785;width:3890;height:396;mso-position-horizontal-relative:page;mso-position-vertical-relative:text" coordsize="3890,396" o:allowincell="f" path="m519,331r,2l520,335r5,10l529,353r1,1l533,357r4,5l543,368r11,7l560,379r9,5l574,385r13,5l587,390r20,4l608,394r20,1l629,395r,l651,394r,l670,390r,l682,385r3,-1l693,379r8,-4l709,368r6,-6l719,357r2,-3l722,353r6,-8l733,335r1,-2l734,331e" fillcolor="#686868" stroked="f">
              <v:path arrowok="t"/>
            </v:shape>
            <v:shape id="_x0000_s1301" style="position:absolute;left:4127;top:1785;width:3890;height:396;mso-position-horizontal-relative:page;mso-position-vertical-relative:text" coordsize="3890,396" o:allowincell="f" path="m2266,331r,4l2267,337r2,5l2273,350r4,6l2278,358r13,12l2293,372r12,8l2310,382r4,2l2322,387r11,3l2342,392r12,2l2363,395r10,l2377,395r17,-1l2402,392r12,-2l2422,387r10,-3l2436,382r3,-2l2452,372r4,-2l2467,358r2,-2l2473,350r3,-8l2477,337r1,-2l2479,331e" fillcolor="#686868" stroked="f">
              <v:path arrowok="t"/>
            </v:shape>
            <v:shape id="_x0000_s1302" style="position:absolute;left:4127;top:1785;width:3890;height:396;mso-position-horizontal-relative:page;mso-position-vertical-relative:text" coordsize="3890,396" o:allowincell="f" path="m2650,336r-7,51l2720,387r4,-51e" fillcolor="#686868" stroked="f">
              <v:path arrowok="t"/>
            </v:shape>
            <v:shape id="_x0000_s1303" style="position:absolute;left:4127;top:1785;width:3890;height:396;mso-position-horizontal-relative:page;mso-position-vertical-relative:text" coordsize="3890,396" o:allowincell="f" path="m2751,336r3,51l2830,387r-8,-51e" fillcolor="#686868" stroked="f">
              <v:path arrowok="t"/>
            </v:shape>
            <v:shape id="_x0000_s1304" style="position:absolute;left:4127;top:1785;width:3890;height:396;mso-position-horizontal-relative:page;mso-position-vertical-relative:text" coordsize="3890,396" o:allowincell="f" path="m1308,345r,1l1311,353r2,6l1315,365r4,4l1324,374r5,3l1338,382r4,1l1350,386r6,3l1370,391r6,1l1389,393r7,-1l1410,391r10,-2l1429,386r7,-3l1439,382r11,-5l1453,374r6,-5l1461,365r3,-6l1466,353r2,-7l1468,345e" fillcolor="#686868" stroked="f">
              <v:path arrowok="t"/>
            </v:shape>
            <v:shape id="_x0000_s1305" style="position:absolute;left:4127;top:1785;width:3890;height:396;mso-position-horizontal-relative:page;mso-position-vertical-relative:text" coordsize="3890,396" o:allowincell="f" path="m1494,345r,1l1497,353r2,6l1501,365r4,4l1510,374r5,3l1524,382r4,1l1536,386r6,3l1556,391r6,1l1575,393r7,-1l1596,391r10,-2l1615,386r7,-3l1625,382r11,-5l1639,374r6,-5l1647,365r3,-6l1652,353r2,-7l1654,345e" fillcolor="#686868" stroked="f">
              <v:path arrowok="t"/>
            </v:shape>
            <v:shape id="_x0000_s1306" style="position:absolute;left:4127;top:1785;width:3890;height:396;mso-position-horizontal-relative:page;mso-position-vertical-relative:text" coordsize="3890,396" o:allowincell="f" path="m1786,345r3,7l1790,353r7,9l1797,363r7,9l1804,373r9,7l1814,380r12,5l1826,385r3,1l1845,391r3,l1866,393r1,l1868,393r21,-2l1890,391r17,-5l1909,385r1,l1920,380r2,l1930,373r1,-1l1938,363r,-1l1945,353r,-1l1948,345e" fillcolor="#686868" stroked="f">
              <v:path arrowok="t"/>
            </v:shape>
            <w10:wrap anchorx="page"/>
          </v:group>
        </w:pict>
      </w:r>
      <w:r w:rsidRPr="009B7488">
        <w:rPr>
          <w:rFonts w:ascii="Calibri" w:hAnsi="Calibri"/>
          <w:noProof/>
          <w:lang w:eastAsia="en-US"/>
        </w:rPr>
        <w:pict>
          <v:shape id="_x0000_s1308" type="#_x0000_t202" style="position:absolute;left:0;text-align:left;margin-left:520.2pt;margin-top:6.9pt;width:1in;height:144.1pt;z-index:-251658240;mso-position-horizontal-relative:page" o:allowincell="f" filled="f" stroked="f">
            <v:textbox style="layout-flow:vertical" inset="0,0,0,0">
              <w:txbxContent>
                <w:p w:rsidR="0079029D" w:rsidRDefault="0079029D" w:rsidP="003054E4">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S</w:t>
                  </w:r>
                  <w:r>
                    <w:rPr>
                      <w:rFonts w:ascii="Impact" w:hAnsi="Impact" w:cs="Impact"/>
                      <w:color w:val="A3A3A3"/>
                      <w:spacing w:val="-176"/>
                      <w:position w:val="1"/>
                      <w:sz w:val="140"/>
                      <w:szCs w:val="140"/>
                    </w:rPr>
                    <w:t xml:space="preserve"> </w:t>
                  </w:r>
                  <w:r>
                    <w:rPr>
                      <w:rFonts w:ascii="Impact" w:hAnsi="Impact" w:cs="Impact"/>
                      <w:color w:val="A3A3A3"/>
                      <w:spacing w:val="28"/>
                      <w:position w:val="1"/>
                      <w:sz w:val="105"/>
                      <w:szCs w:val="105"/>
                    </w:rPr>
                    <w:t>T</w:t>
                  </w:r>
                  <w:r>
                    <w:rPr>
                      <w:rFonts w:ascii="Impact" w:hAnsi="Impact" w:cs="Impact"/>
                      <w:color w:val="A3A3A3"/>
                      <w:spacing w:val="12"/>
                      <w:position w:val="1"/>
                      <w:sz w:val="105"/>
                      <w:szCs w:val="105"/>
                    </w:rPr>
                    <w:t>A</w:t>
                  </w:r>
                  <w:r>
                    <w:rPr>
                      <w:rFonts w:ascii="Impact" w:hAnsi="Impact" w:cs="Impact"/>
                      <w:color w:val="A3A3A3"/>
                      <w:position w:val="1"/>
                      <w:sz w:val="105"/>
                      <w:szCs w:val="105"/>
                    </w:rPr>
                    <w:t>T</w:t>
                  </w:r>
                  <w:r>
                    <w:rPr>
                      <w:rFonts w:ascii="Impact" w:hAnsi="Impact" w:cs="Impact"/>
                      <w:color w:val="A3A3A3"/>
                      <w:spacing w:val="-115"/>
                      <w:position w:val="1"/>
                      <w:sz w:val="105"/>
                      <w:szCs w:val="105"/>
                    </w:rPr>
                    <w:t xml:space="preserve"> </w:t>
                  </w:r>
                  <w:r>
                    <w:rPr>
                      <w:rFonts w:ascii="Impact" w:hAnsi="Impact" w:cs="Impact"/>
                      <w:color w:val="A3A3A3"/>
                      <w:position w:val="1"/>
                      <w:sz w:val="105"/>
                      <w:szCs w:val="105"/>
                    </w:rPr>
                    <w:t>E</w:t>
                  </w:r>
                </w:p>
              </w:txbxContent>
            </v:textbox>
            <w10:wrap anchorx="page"/>
          </v:shape>
        </w:pict>
      </w:r>
      <w:r>
        <w:rPr>
          <w:rFonts w:ascii="Times New Roman" w:hAnsi="Times New Roman"/>
          <w:color w:val="191919"/>
          <w:sz w:val="20"/>
          <w:szCs w:val="20"/>
        </w:rPr>
        <w:t>The Master of Public</w:t>
      </w:r>
      <w:r>
        <w:rPr>
          <w:rFonts w:ascii="Times New Roman" w:hAnsi="Times New Roman"/>
          <w:color w:val="191919"/>
          <w:spacing w:val="-11"/>
          <w:sz w:val="20"/>
          <w:szCs w:val="20"/>
        </w:rPr>
        <w:t xml:space="preserve"> </w:t>
      </w:r>
      <w:r>
        <w:rPr>
          <w:rFonts w:ascii="Times New Roman" w:hAnsi="Times New Roman"/>
          <w:color w:val="191919"/>
          <w:sz w:val="20"/>
          <w:szCs w:val="20"/>
        </w:rPr>
        <w:t xml:space="preserve">Administration degree and the Master of Science degree in Nursing became </w:t>
      </w:r>
      <w:proofErr w:type="spellStart"/>
      <w:r>
        <w:rPr>
          <w:rFonts w:ascii="Times New Roman" w:hAnsi="Times New Roman"/>
          <w:color w:val="191919"/>
          <w:sz w:val="20"/>
          <w:szCs w:val="20"/>
        </w:rPr>
        <w:t>ef</w:t>
      </w:r>
      <w:proofErr w:type="spellEnd"/>
      <w:r>
        <w:rPr>
          <w:rFonts w:ascii="Times New Roman" w:hAnsi="Times New Roman"/>
          <w:color w:val="191919"/>
          <w:sz w:val="20"/>
          <w:szCs w:val="20"/>
        </w:rPr>
        <w:t xml:space="preserve">- </w:t>
      </w:r>
      <w:proofErr w:type="spellStart"/>
      <w:r>
        <w:rPr>
          <w:rFonts w:ascii="Times New Roman" w:hAnsi="Times New Roman"/>
          <w:color w:val="191919"/>
          <w:sz w:val="20"/>
          <w:szCs w:val="20"/>
        </w:rPr>
        <w:t>fective</w:t>
      </w:r>
      <w:proofErr w:type="spellEnd"/>
      <w:r>
        <w:rPr>
          <w:rFonts w:ascii="Times New Roman" w:hAnsi="Times New Roman"/>
          <w:color w:val="191919"/>
          <w:sz w:val="20"/>
          <w:szCs w:val="20"/>
        </w:rPr>
        <w:t xml:space="preserve"> in the fall of 1987 and 1988, respectivel</w:t>
      </w:r>
      <w:r>
        <w:rPr>
          <w:rFonts w:ascii="Times New Roman" w:hAnsi="Times New Roman"/>
          <w:color w:val="191919"/>
          <w:spacing w:val="-13"/>
          <w:sz w:val="20"/>
          <w:szCs w:val="20"/>
        </w:rPr>
        <w:t>y</w:t>
      </w:r>
      <w:r>
        <w:rPr>
          <w:rFonts w:ascii="Times New Roman" w:hAnsi="Times New Roman"/>
          <w:color w:val="191919"/>
          <w:sz w:val="20"/>
          <w:szCs w:val="20"/>
        </w:rPr>
        <w:t>. In the fall of 1991,</w:t>
      </w:r>
      <w:r>
        <w:rPr>
          <w:rFonts w:ascii="Times New Roman" w:hAnsi="Times New Roman"/>
          <w:color w:val="191919"/>
          <w:spacing w:val="-11"/>
          <w:sz w:val="20"/>
          <w:szCs w:val="20"/>
        </w:rPr>
        <w:t xml:space="preserve"> </w:t>
      </w:r>
      <w:r>
        <w:rPr>
          <w:rFonts w:ascii="Times New Roman" w:hAnsi="Times New Roman"/>
          <w:color w:val="191919"/>
          <w:sz w:val="20"/>
          <w:szCs w:val="20"/>
        </w:rPr>
        <w:t xml:space="preserve">Albany State was granted </w:t>
      </w:r>
      <w:proofErr w:type="spellStart"/>
      <w:r>
        <w:rPr>
          <w:rFonts w:ascii="Times New Roman" w:hAnsi="Times New Roman"/>
          <w:color w:val="191919"/>
          <w:sz w:val="20"/>
          <w:szCs w:val="20"/>
        </w:rPr>
        <w:t>ap</w:t>
      </w:r>
      <w:proofErr w:type="spellEnd"/>
      <w:r>
        <w:rPr>
          <w:rFonts w:ascii="Times New Roman" w:hAnsi="Times New Roman"/>
          <w:color w:val="191919"/>
          <w:sz w:val="20"/>
          <w:szCs w:val="20"/>
        </w:rPr>
        <w:t xml:space="preserve">- </w:t>
      </w:r>
      <w:proofErr w:type="spellStart"/>
      <w:r>
        <w:rPr>
          <w:rFonts w:ascii="Times New Roman" w:hAnsi="Times New Roman"/>
          <w:color w:val="191919"/>
          <w:sz w:val="20"/>
          <w:szCs w:val="20"/>
        </w:rPr>
        <w:t>proval</w:t>
      </w:r>
      <w:proofErr w:type="spellEnd"/>
      <w:r>
        <w:rPr>
          <w:rFonts w:ascii="Times New Roman" w:hAnsi="Times New Roman"/>
          <w:color w:val="191919"/>
          <w:sz w:val="20"/>
          <w:szCs w:val="20"/>
        </w:rPr>
        <w:t xml:space="preserve"> to o</w:t>
      </w:r>
      <w:r>
        <w:rPr>
          <w:rFonts w:ascii="Times New Roman" w:hAnsi="Times New Roman"/>
          <w:color w:val="191919"/>
          <w:spacing w:val="-4"/>
          <w:sz w:val="20"/>
          <w:szCs w:val="20"/>
        </w:rPr>
        <w:t>f</w:t>
      </w:r>
      <w:r>
        <w:rPr>
          <w:rFonts w:ascii="Times New Roman" w:hAnsi="Times New Roman"/>
          <w:color w:val="191919"/>
          <w:sz w:val="20"/>
          <w:szCs w:val="20"/>
        </w:rPr>
        <w:t>fer the Education Specialist degree in Educational</w:t>
      </w:r>
      <w:r>
        <w:rPr>
          <w:rFonts w:ascii="Times New Roman" w:hAnsi="Times New Roman"/>
          <w:color w:val="191919"/>
          <w:spacing w:val="-11"/>
          <w:sz w:val="20"/>
          <w:szCs w:val="20"/>
        </w:rPr>
        <w:t xml:space="preserve"> </w:t>
      </w:r>
      <w:r>
        <w:rPr>
          <w:rFonts w:ascii="Times New Roman" w:hAnsi="Times New Roman"/>
          <w:color w:val="191919"/>
          <w:sz w:val="20"/>
          <w:szCs w:val="20"/>
        </w:rPr>
        <w:t>Administration and Supervision. In January 1999</w:t>
      </w:r>
      <w:r>
        <w:rPr>
          <w:rFonts w:ascii="Times New Roman" w:hAnsi="Times New Roman"/>
          <w:color w:val="191919"/>
          <w:spacing w:val="-11"/>
          <w:sz w:val="20"/>
          <w:szCs w:val="20"/>
        </w:rPr>
        <w:t xml:space="preserve"> </w:t>
      </w:r>
      <w:r>
        <w:rPr>
          <w:rFonts w:ascii="Times New Roman" w:hAnsi="Times New Roman"/>
          <w:color w:val="191919"/>
          <w:sz w:val="20"/>
          <w:szCs w:val="20"/>
        </w:rPr>
        <w:t>Albany State University inaugurated doctoral education in the</w:t>
      </w:r>
      <w:r>
        <w:rPr>
          <w:rFonts w:ascii="Times New Roman" w:hAnsi="Times New Roman"/>
          <w:color w:val="191919"/>
          <w:spacing w:val="-11"/>
          <w:sz w:val="20"/>
          <w:szCs w:val="20"/>
        </w:rPr>
        <w:t xml:space="preserve"> </w:t>
      </w:r>
      <w:r>
        <w:rPr>
          <w:rFonts w:ascii="Times New Roman" w:hAnsi="Times New Roman"/>
          <w:color w:val="191919"/>
          <w:sz w:val="20"/>
          <w:szCs w:val="20"/>
        </w:rPr>
        <w:t xml:space="preserve">Albany area with the acceptance of the first cohort of students into the joint </w:t>
      </w:r>
      <w:proofErr w:type="spellStart"/>
      <w:r>
        <w:rPr>
          <w:rFonts w:ascii="Times New Roman" w:hAnsi="Times New Roman"/>
          <w:color w:val="191919"/>
          <w:sz w:val="20"/>
          <w:szCs w:val="20"/>
        </w:rPr>
        <w:t>Ed.D</w:t>
      </w:r>
      <w:proofErr w:type="spellEnd"/>
      <w:r>
        <w:rPr>
          <w:rFonts w:ascii="Times New Roman" w:hAnsi="Times New Roman"/>
          <w:color w:val="191919"/>
          <w:sz w:val="20"/>
          <w:szCs w:val="20"/>
        </w:rPr>
        <w:t xml:space="preserve">. </w:t>
      </w:r>
      <w:proofErr w:type="gramStart"/>
      <w:r>
        <w:rPr>
          <w:rFonts w:ascii="Times New Roman" w:hAnsi="Times New Roman"/>
          <w:color w:val="191919"/>
          <w:sz w:val="20"/>
          <w:szCs w:val="20"/>
        </w:rPr>
        <w:t>program</w:t>
      </w:r>
      <w:proofErr w:type="gramEnd"/>
      <w:r>
        <w:rPr>
          <w:rFonts w:ascii="Times New Roman" w:hAnsi="Times New Roman"/>
          <w:color w:val="191919"/>
          <w:sz w:val="20"/>
          <w:szCs w:val="20"/>
        </w:rPr>
        <w:t xml:space="preserve"> with</w:t>
      </w:r>
      <w:r>
        <w:rPr>
          <w:rFonts w:ascii="Times New Roman" w:hAnsi="Times New Roman"/>
          <w:color w:val="191919"/>
          <w:spacing w:val="-4"/>
          <w:sz w:val="20"/>
          <w:szCs w:val="20"/>
        </w:rPr>
        <w:t xml:space="preserve"> </w:t>
      </w:r>
      <w:r>
        <w:rPr>
          <w:rFonts w:ascii="Times New Roman" w:hAnsi="Times New Roman"/>
          <w:color w:val="191919"/>
          <w:spacing w:val="-22"/>
          <w:sz w:val="20"/>
          <w:szCs w:val="20"/>
        </w:rPr>
        <w:t>V</w:t>
      </w:r>
      <w:r>
        <w:rPr>
          <w:rFonts w:ascii="Times New Roman" w:hAnsi="Times New Roman"/>
          <w:color w:val="191919"/>
          <w:sz w:val="20"/>
          <w:szCs w:val="20"/>
        </w:rPr>
        <w:t xml:space="preserve">aldosta State </w:t>
      </w:r>
      <w:proofErr w:type="spellStart"/>
      <w:r>
        <w:rPr>
          <w:rFonts w:ascii="Times New Roman" w:hAnsi="Times New Roman"/>
          <w:color w:val="191919"/>
          <w:sz w:val="20"/>
          <w:szCs w:val="20"/>
        </w:rPr>
        <w:t>Unive</w:t>
      </w:r>
      <w:r>
        <w:rPr>
          <w:rFonts w:ascii="Times New Roman" w:hAnsi="Times New Roman"/>
          <w:color w:val="191919"/>
          <w:spacing w:val="-4"/>
          <w:sz w:val="20"/>
          <w:szCs w:val="20"/>
        </w:rPr>
        <w:t>r</w:t>
      </w:r>
      <w:proofErr w:type="spellEnd"/>
      <w:r>
        <w:rPr>
          <w:rFonts w:ascii="Times New Roman" w:hAnsi="Times New Roman"/>
          <w:color w:val="191919"/>
          <w:sz w:val="20"/>
          <w:szCs w:val="20"/>
        </w:rPr>
        <w:t xml:space="preserve">- </w:t>
      </w:r>
      <w:proofErr w:type="spellStart"/>
      <w:r>
        <w:rPr>
          <w:rFonts w:ascii="Times New Roman" w:hAnsi="Times New Roman"/>
          <w:color w:val="191919"/>
          <w:sz w:val="20"/>
          <w:szCs w:val="20"/>
        </w:rPr>
        <w:t>sit</w:t>
      </w:r>
      <w:r>
        <w:rPr>
          <w:rFonts w:ascii="Times New Roman" w:hAnsi="Times New Roman"/>
          <w:color w:val="191919"/>
          <w:spacing w:val="-13"/>
          <w:sz w:val="20"/>
          <w:szCs w:val="20"/>
        </w:rPr>
        <w:t>y</w:t>
      </w:r>
      <w:proofErr w:type="spellEnd"/>
      <w:r>
        <w:rPr>
          <w:rFonts w:ascii="Times New Roman" w:hAnsi="Times New Roman"/>
          <w:color w:val="191919"/>
          <w:sz w:val="20"/>
          <w:szCs w:val="20"/>
        </w:rPr>
        <w:t>.</w:t>
      </w:r>
    </w:p>
    <w:p w:rsidR="0079029D" w:rsidRDefault="0079029D" w:rsidP="003054E4">
      <w:pPr>
        <w:widowControl w:val="0"/>
        <w:autoSpaceDE w:val="0"/>
        <w:autoSpaceDN w:val="0"/>
        <w:adjustRightInd w:val="0"/>
        <w:spacing w:before="3" w:after="0" w:line="190" w:lineRule="exact"/>
        <w:rPr>
          <w:rFonts w:ascii="Times New Roman" w:hAnsi="Times New Roman"/>
          <w:color w:val="000000"/>
          <w:sz w:val="19"/>
          <w:szCs w:val="19"/>
        </w:rPr>
      </w:pPr>
    </w:p>
    <w:p w:rsidR="0079029D" w:rsidRDefault="0079029D" w:rsidP="003054E4">
      <w:pPr>
        <w:widowControl w:val="0"/>
        <w:autoSpaceDE w:val="0"/>
        <w:autoSpaceDN w:val="0"/>
        <w:adjustRightInd w:val="0"/>
        <w:spacing w:after="0" w:line="200" w:lineRule="exact"/>
        <w:rPr>
          <w:rFonts w:ascii="Times New Roman" w:hAnsi="Times New Roman"/>
          <w:color w:val="000000"/>
          <w:sz w:val="20"/>
          <w:szCs w:val="20"/>
        </w:rPr>
      </w:pPr>
    </w:p>
    <w:p w:rsidR="0079029D" w:rsidRDefault="0079029D" w:rsidP="003054E4">
      <w:pPr>
        <w:widowControl w:val="0"/>
        <w:autoSpaceDE w:val="0"/>
        <w:autoSpaceDN w:val="0"/>
        <w:adjustRightInd w:val="0"/>
        <w:spacing w:after="0" w:line="200" w:lineRule="exact"/>
        <w:rPr>
          <w:rFonts w:ascii="Times New Roman" w:hAnsi="Times New Roman"/>
          <w:color w:val="000000"/>
          <w:sz w:val="20"/>
          <w:szCs w:val="20"/>
        </w:rPr>
      </w:pPr>
    </w:p>
    <w:p w:rsidR="0079029D" w:rsidRDefault="0079029D" w:rsidP="003054E4">
      <w:pPr>
        <w:widowControl w:val="0"/>
        <w:autoSpaceDE w:val="0"/>
        <w:autoSpaceDN w:val="0"/>
        <w:adjustRightInd w:val="0"/>
        <w:spacing w:after="0" w:line="200" w:lineRule="exact"/>
        <w:rPr>
          <w:rFonts w:ascii="Times New Roman" w:hAnsi="Times New Roman"/>
          <w:color w:val="000000"/>
          <w:sz w:val="20"/>
          <w:szCs w:val="20"/>
        </w:rPr>
      </w:pPr>
    </w:p>
    <w:p w:rsidR="0079029D" w:rsidRDefault="0079029D" w:rsidP="003054E4">
      <w:pPr>
        <w:widowControl w:val="0"/>
        <w:autoSpaceDE w:val="0"/>
        <w:autoSpaceDN w:val="0"/>
        <w:adjustRightInd w:val="0"/>
        <w:spacing w:before="26" w:after="0" w:line="250" w:lineRule="auto"/>
        <w:ind w:left="879" w:right="1985" w:firstLine="360"/>
        <w:rPr>
          <w:rFonts w:ascii="Times New Roman" w:hAnsi="Times New Roman"/>
          <w:color w:val="000000"/>
          <w:sz w:val="20"/>
          <w:szCs w:val="20"/>
        </w:rPr>
      </w:pPr>
      <w:r w:rsidRPr="009B7488">
        <w:rPr>
          <w:rFonts w:ascii="Calibri" w:hAnsi="Calibri"/>
          <w:noProof/>
          <w:lang w:eastAsia="en-US"/>
        </w:rPr>
        <w:pict>
          <v:shape id="_x0000_s1309" type="#_x0000_t202" style="position:absolute;left:0;text-align:left;margin-left:520.2pt;margin-top:56.65pt;width:1in;height:285.55pt;z-index:-251658240;mso-position-horizontal-relative:page" o:allowincell="f" filled="f" stroked="f">
            <v:textbox style="layout-flow:vertical" inset="0,0,0,0">
              <w:txbxContent>
                <w:p w:rsidR="0079029D" w:rsidRDefault="0079029D" w:rsidP="003054E4">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U</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NIVERSI</w:t>
                  </w:r>
                  <w:r>
                    <w:rPr>
                      <w:rFonts w:ascii="Impact" w:hAnsi="Impact" w:cs="Impact"/>
                      <w:color w:val="A3A3A3"/>
                      <w:position w:val="1"/>
                      <w:sz w:val="105"/>
                      <w:szCs w:val="105"/>
                    </w:rPr>
                    <w:t>T</w:t>
                  </w:r>
                  <w:r>
                    <w:rPr>
                      <w:rFonts w:ascii="Impact" w:hAnsi="Impact" w:cs="Impact"/>
                      <w:color w:val="A3A3A3"/>
                      <w:spacing w:val="-88"/>
                      <w:position w:val="1"/>
                      <w:sz w:val="105"/>
                      <w:szCs w:val="105"/>
                    </w:rPr>
                    <w:t xml:space="preserve"> </w:t>
                  </w:r>
                  <w:r>
                    <w:rPr>
                      <w:rFonts w:ascii="Impact" w:hAnsi="Impact" w:cs="Impact"/>
                      <w:color w:val="A3A3A3"/>
                      <w:position w:val="1"/>
                      <w:sz w:val="105"/>
                      <w:szCs w:val="105"/>
                    </w:rPr>
                    <w:t>Y</w:t>
                  </w:r>
                </w:p>
              </w:txbxContent>
            </v:textbox>
            <w10:wrap anchorx="page"/>
          </v:shape>
        </w:pict>
      </w:r>
      <w:r>
        <w:rPr>
          <w:rFonts w:ascii="Times New Roman" w:hAnsi="Times New Roman"/>
          <w:color w:val="191919"/>
          <w:sz w:val="20"/>
          <w:szCs w:val="20"/>
        </w:rPr>
        <w:t>Albany State Universit</w:t>
      </w:r>
      <w:r>
        <w:rPr>
          <w:rFonts w:ascii="Times New Roman" w:hAnsi="Times New Roman"/>
          <w:color w:val="191919"/>
          <w:spacing w:val="-13"/>
          <w:sz w:val="20"/>
          <w:szCs w:val="20"/>
        </w:rPr>
        <w:t>y</w:t>
      </w:r>
      <w:r>
        <w:rPr>
          <w:rFonts w:ascii="Times New Roman" w:hAnsi="Times New Roman"/>
          <w:color w:val="191919"/>
          <w:sz w:val="20"/>
          <w:szCs w:val="20"/>
        </w:rPr>
        <w:t>, a historically black institution in southwest Geo</w:t>
      </w:r>
      <w:r>
        <w:rPr>
          <w:rFonts w:ascii="Times New Roman" w:hAnsi="Times New Roman"/>
          <w:color w:val="191919"/>
          <w:spacing w:val="-4"/>
          <w:sz w:val="20"/>
          <w:szCs w:val="20"/>
        </w:rPr>
        <w:t>r</w:t>
      </w:r>
      <w:r>
        <w:rPr>
          <w:rFonts w:ascii="Times New Roman" w:hAnsi="Times New Roman"/>
          <w:color w:val="191919"/>
          <w:sz w:val="20"/>
          <w:szCs w:val="20"/>
        </w:rPr>
        <w:t xml:space="preserve">gia, has been a </w:t>
      </w:r>
      <w:proofErr w:type="spellStart"/>
      <w:r>
        <w:rPr>
          <w:rFonts w:ascii="Times New Roman" w:hAnsi="Times New Roman"/>
          <w:color w:val="191919"/>
          <w:sz w:val="20"/>
          <w:szCs w:val="20"/>
        </w:rPr>
        <w:t>cata</w:t>
      </w:r>
      <w:proofErr w:type="spellEnd"/>
      <w:r>
        <w:rPr>
          <w:rFonts w:ascii="Times New Roman" w:hAnsi="Times New Roman"/>
          <w:color w:val="191919"/>
          <w:sz w:val="20"/>
          <w:szCs w:val="20"/>
        </w:rPr>
        <w:t xml:space="preserve">- </w:t>
      </w:r>
      <w:proofErr w:type="spellStart"/>
      <w:r>
        <w:rPr>
          <w:rFonts w:ascii="Times New Roman" w:hAnsi="Times New Roman"/>
          <w:color w:val="191919"/>
          <w:sz w:val="20"/>
          <w:szCs w:val="20"/>
        </w:rPr>
        <w:t>lyst</w:t>
      </w:r>
      <w:proofErr w:type="spellEnd"/>
      <w:r>
        <w:rPr>
          <w:rFonts w:ascii="Times New Roman" w:hAnsi="Times New Roman"/>
          <w:color w:val="191919"/>
          <w:sz w:val="20"/>
          <w:szCs w:val="20"/>
        </w:rPr>
        <w:t xml:space="preserve"> for change in the region from its inception as the</w:t>
      </w:r>
      <w:r>
        <w:rPr>
          <w:rFonts w:ascii="Times New Roman" w:hAnsi="Times New Roman"/>
          <w:color w:val="191919"/>
          <w:spacing w:val="-11"/>
          <w:sz w:val="20"/>
          <w:szCs w:val="20"/>
        </w:rPr>
        <w:t xml:space="preserve"> </w:t>
      </w:r>
      <w:r>
        <w:rPr>
          <w:rFonts w:ascii="Times New Roman" w:hAnsi="Times New Roman"/>
          <w:color w:val="191919"/>
          <w:sz w:val="20"/>
          <w:szCs w:val="20"/>
        </w:rPr>
        <w:t>Albany Bible and Manual</w:t>
      </w:r>
      <w:r>
        <w:rPr>
          <w:rFonts w:ascii="Times New Roman" w:hAnsi="Times New Roman"/>
          <w:color w:val="191919"/>
          <w:spacing w:val="-4"/>
          <w:sz w:val="20"/>
          <w:szCs w:val="20"/>
        </w:rPr>
        <w:t xml:space="preserve"> </w:t>
      </w:r>
      <w:r>
        <w:rPr>
          <w:rFonts w:ascii="Times New Roman" w:hAnsi="Times New Roman"/>
          <w:color w:val="191919"/>
          <w:spacing w:val="-7"/>
          <w:sz w:val="20"/>
          <w:szCs w:val="20"/>
        </w:rPr>
        <w:t>T</w:t>
      </w:r>
      <w:r>
        <w:rPr>
          <w:rFonts w:ascii="Times New Roman" w:hAnsi="Times New Roman"/>
          <w:color w:val="191919"/>
          <w:sz w:val="20"/>
          <w:szCs w:val="20"/>
        </w:rPr>
        <w:t>raining Institute to its designation as a universit</w:t>
      </w:r>
      <w:r>
        <w:rPr>
          <w:rFonts w:ascii="Times New Roman" w:hAnsi="Times New Roman"/>
          <w:color w:val="191919"/>
          <w:spacing w:val="-13"/>
          <w:sz w:val="20"/>
          <w:szCs w:val="20"/>
        </w:rPr>
        <w:t>y</w:t>
      </w:r>
      <w:r>
        <w:rPr>
          <w:rFonts w:ascii="Times New Roman" w:hAnsi="Times New Roman"/>
          <w:color w:val="191919"/>
          <w:sz w:val="20"/>
          <w:szCs w:val="20"/>
        </w:rPr>
        <w:t>. Founded in 1903 to educate</w:t>
      </w:r>
      <w:r>
        <w:rPr>
          <w:rFonts w:ascii="Times New Roman" w:hAnsi="Times New Roman"/>
          <w:color w:val="191919"/>
          <w:spacing w:val="-11"/>
          <w:sz w:val="20"/>
          <w:szCs w:val="20"/>
        </w:rPr>
        <w:t xml:space="preserve"> </w:t>
      </w:r>
      <w:r>
        <w:rPr>
          <w:rFonts w:ascii="Times New Roman" w:hAnsi="Times New Roman"/>
          <w:color w:val="191919"/>
          <w:sz w:val="20"/>
          <w:szCs w:val="20"/>
        </w:rPr>
        <w:t>African</w:t>
      </w:r>
      <w:r>
        <w:rPr>
          <w:rFonts w:ascii="Times New Roman" w:hAnsi="Times New Roman"/>
          <w:color w:val="191919"/>
          <w:spacing w:val="-11"/>
          <w:sz w:val="20"/>
          <w:szCs w:val="20"/>
        </w:rPr>
        <w:t xml:space="preserve"> </w:t>
      </w:r>
      <w:r>
        <w:rPr>
          <w:rFonts w:ascii="Times New Roman" w:hAnsi="Times New Roman"/>
          <w:color w:val="191919"/>
          <w:sz w:val="20"/>
          <w:szCs w:val="20"/>
        </w:rPr>
        <w:t xml:space="preserve">American youths, the </w:t>
      </w:r>
      <w:proofErr w:type="spellStart"/>
      <w:r>
        <w:rPr>
          <w:rFonts w:ascii="Times New Roman" w:hAnsi="Times New Roman"/>
          <w:color w:val="191919"/>
          <w:sz w:val="20"/>
          <w:szCs w:val="20"/>
        </w:rPr>
        <w:t>Uni</w:t>
      </w:r>
      <w:proofErr w:type="spellEnd"/>
      <w:r>
        <w:rPr>
          <w:rFonts w:ascii="Times New Roman" w:hAnsi="Times New Roman"/>
          <w:color w:val="191919"/>
          <w:sz w:val="20"/>
          <w:szCs w:val="20"/>
        </w:rPr>
        <w:t xml:space="preserve">- </w:t>
      </w:r>
      <w:proofErr w:type="spellStart"/>
      <w:r>
        <w:rPr>
          <w:rFonts w:ascii="Times New Roman" w:hAnsi="Times New Roman"/>
          <w:color w:val="191919"/>
          <w:sz w:val="20"/>
          <w:szCs w:val="20"/>
        </w:rPr>
        <w:t>versity</w:t>
      </w:r>
      <w:proofErr w:type="spellEnd"/>
      <w:r>
        <w:rPr>
          <w:rFonts w:ascii="Times New Roman" w:hAnsi="Times New Roman"/>
          <w:color w:val="191919"/>
          <w:sz w:val="20"/>
          <w:szCs w:val="20"/>
        </w:rPr>
        <w:t xml:space="preserve"> proudly continues to fulfill its historic mission while also serving the educational needs of an increasingly diverse student population.</w:t>
      </w:r>
      <w:r>
        <w:rPr>
          <w:rFonts w:ascii="Times New Roman" w:hAnsi="Times New Roman"/>
          <w:color w:val="191919"/>
          <w:spacing w:val="-11"/>
          <w:sz w:val="20"/>
          <w:szCs w:val="20"/>
        </w:rPr>
        <w:t xml:space="preserve"> </w:t>
      </w:r>
      <w:r>
        <w:rPr>
          <w:rFonts w:ascii="Times New Roman" w:hAnsi="Times New Roman"/>
          <w:color w:val="191919"/>
          <w:sz w:val="20"/>
          <w:szCs w:val="20"/>
        </w:rPr>
        <w:t>A</w:t>
      </w:r>
      <w:r>
        <w:rPr>
          <w:rFonts w:ascii="Times New Roman" w:hAnsi="Times New Roman"/>
          <w:color w:val="191919"/>
          <w:spacing w:val="-11"/>
          <w:sz w:val="20"/>
          <w:szCs w:val="20"/>
        </w:rPr>
        <w:t xml:space="preserve"> </w:t>
      </w:r>
      <w:r>
        <w:rPr>
          <w:rFonts w:ascii="Times New Roman" w:hAnsi="Times New Roman"/>
          <w:color w:val="191919"/>
          <w:sz w:val="20"/>
          <w:szCs w:val="20"/>
        </w:rPr>
        <w:t>progressive institution,</w:t>
      </w:r>
      <w:r>
        <w:rPr>
          <w:rFonts w:ascii="Times New Roman" w:hAnsi="Times New Roman"/>
          <w:color w:val="191919"/>
          <w:spacing w:val="-11"/>
          <w:sz w:val="20"/>
          <w:szCs w:val="20"/>
        </w:rPr>
        <w:t xml:space="preserve"> </w:t>
      </w:r>
      <w:r>
        <w:rPr>
          <w:rFonts w:ascii="Times New Roman" w:hAnsi="Times New Roman"/>
          <w:color w:val="191919"/>
          <w:sz w:val="20"/>
          <w:szCs w:val="20"/>
        </w:rPr>
        <w:t>Albany State University</w:t>
      </w:r>
    </w:p>
    <w:p w:rsidR="0079029D" w:rsidRDefault="0079029D" w:rsidP="003054E4">
      <w:pPr>
        <w:widowControl w:val="0"/>
        <w:autoSpaceDE w:val="0"/>
        <w:autoSpaceDN w:val="0"/>
        <w:adjustRightInd w:val="0"/>
        <w:spacing w:after="0" w:line="250" w:lineRule="auto"/>
        <w:ind w:left="879" w:right="2010"/>
        <w:rPr>
          <w:rFonts w:ascii="Times New Roman" w:hAnsi="Times New Roman"/>
          <w:color w:val="000000"/>
          <w:sz w:val="20"/>
          <w:szCs w:val="20"/>
        </w:rPr>
      </w:pPr>
      <w:proofErr w:type="gramStart"/>
      <w:r>
        <w:rPr>
          <w:rFonts w:ascii="Times New Roman" w:hAnsi="Times New Roman"/>
          <w:color w:val="191919"/>
          <w:sz w:val="20"/>
          <w:szCs w:val="20"/>
        </w:rPr>
        <w:t>seeks</w:t>
      </w:r>
      <w:proofErr w:type="gramEnd"/>
      <w:r>
        <w:rPr>
          <w:rFonts w:ascii="Times New Roman" w:hAnsi="Times New Roman"/>
          <w:color w:val="191919"/>
          <w:sz w:val="20"/>
          <w:szCs w:val="20"/>
        </w:rPr>
        <w:t xml:space="preserve"> to foster the growth and development of the region, state and nation through teaching, re- search, creative expression and public service.</w:t>
      </w:r>
      <w:r>
        <w:rPr>
          <w:rFonts w:ascii="Times New Roman" w:hAnsi="Times New Roman"/>
          <w:color w:val="191919"/>
          <w:spacing w:val="-4"/>
          <w:sz w:val="20"/>
          <w:szCs w:val="20"/>
        </w:rPr>
        <w:t xml:space="preserve"> </w:t>
      </w:r>
      <w:r>
        <w:rPr>
          <w:rFonts w:ascii="Times New Roman" w:hAnsi="Times New Roman"/>
          <w:color w:val="191919"/>
          <w:sz w:val="20"/>
          <w:szCs w:val="20"/>
        </w:rPr>
        <w:t>Through its collaborative e</w:t>
      </w:r>
      <w:r>
        <w:rPr>
          <w:rFonts w:ascii="Times New Roman" w:hAnsi="Times New Roman"/>
          <w:color w:val="191919"/>
          <w:spacing w:val="-4"/>
          <w:sz w:val="20"/>
          <w:szCs w:val="20"/>
        </w:rPr>
        <w:t>f</w:t>
      </w:r>
      <w:r>
        <w:rPr>
          <w:rFonts w:ascii="Times New Roman" w:hAnsi="Times New Roman"/>
          <w:color w:val="191919"/>
          <w:sz w:val="20"/>
          <w:szCs w:val="20"/>
        </w:rPr>
        <w:t xml:space="preserve">forts, the University re- </w:t>
      </w:r>
      <w:proofErr w:type="spellStart"/>
      <w:r>
        <w:rPr>
          <w:rFonts w:ascii="Times New Roman" w:hAnsi="Times New Roman"/>
          <w:color w:val="191919"/>
          <w:sz w:val="20"/>
          <w:szCs w:val="20"/>
        </w:rPr>
        <w:t>sponds</w:t>
      </w:r>
      <w:proofErr w:type="spellEnd"/>
      <w:r>
        <w:rPr>
          <w:rFonts w:ascii="Times New Roman" w:hAnsi="Times New Roman"/>
          <w:color w:val="191919"/>
          <w:sz w:val="20"/>
          <w:szCs w:val="20"/>
        </w:rPr>
        <w:t xml:space="preserve"> to the needs of all its constituents and o</w:t>
      </w:r>
      <w:r>
        <w:rPr>
          <w:rFonts w:ascii="Times New Roman" w:hAnsi="Times New Roman"/>
          <w:color w:val="191919"/>
          <w:spacing w:val="-4"/>
          <w:sz w:val="20"/>
          <w:szCs w:val="20"/>
        </w:rPr>
        <w:t>f</w:t>
      </w:r>
      <w:r>
        <w:rPr>
          <w:rFonts w:ascii="Times New Roman" w:hAnsi="Times New Roman"/>
          <w:color w:val="191919"/>
          <w:sz w:val="20"/>
          <w:szCs w:val="20"/>
        </w:rPr>
        <w:t>fers educational programs and services to improve the quality of life in Southwest Geo</w:t>
      </w:r>
      <w:r>
        <w:rPr>
          <w:rFonts w:ascii="Times New Roman" w:hAnsi="Times New Roman"/>
          <w:color w:val="191919"/>
          <w:spacing w:val="-4"/>
          <w:sz w:val="20"/>
          <w:szCs w:val="20"/>
        </w:rPr>
        <w:t>r</w:t>
      </w:r>
      <w:r>
        <w:rPr>
          <w:rFonts w:ascii="Times New Roman" w:hAnsi="Times New Roman"/>
          <w:color w:val="191919"/>
          <w:sz w:val="20"/>
          <w:szCs w:val="20"/>
        </w:rPr>
        <w:t>gia.</w:t>
      </w:r>
    </w:p>
    <w:p w:rsidR="0079029D" w:rsidRDefault="0079029D" w:rsidP="003054E4">
      <w:pPr>
        <w:widowControl w:val="0"/>
        <w:autoSpaceDE w:val="0"/>
        <w:autoSpaceDN w:val="0"/>
        <w:adjustRightInd w:val="0"/>
        <w:spacing w:after="0" w:line="250" w:lineRule="auto"/>
        <w:ind w:left="879" w:right="1996" w:firstLine="360"/>
        <w:rPr>
          <w:rFonts w:ascii="Times New Roman" w:hAnsi="Times New Roman"/>
          <w:color w:val="000000"/>
          <w:sz w:val="20"/>
          <w:szCs w:val="20"/>
        </w:rPr>
      </w:pPr>
      <w:r>
        <w:rPr>
          <w:rFonts w:ascii="Times New Roman" w:hAnsi="Times New Roman"/>
          <w:color w:val="191919"/>
          <w:sz w:val="20"/>
          <w:szCs w:val="20"/>
        </w:rPr>
        <w:t>The primary mission of</w:t>
      </w:r>
      <w:r>
        <w:rPr>
          <w:rFonts w:ascii="Times New Roman" w:hAnsi="Times New Roman"/>
          <w:color w:val="191919"/>
          <w:spacing w:val="-11"/>
          <w:sz w:val="20"/>
          <w:szCs w:val="20"/>
        </w:rPr>
        <w:t xml:space="preserve"> </w:t>
      </w:r>
      <w:r>
        <w:rPr>
          <w:rFonts w:ascii="Times New Roman" w:hAnsi="Times New Roman"/>
          <w:color w:val="191919"/>
          <w:sz w:val="20"/>
          <w:szCs w:val="20"/>
        </w:rPr>
        <w:t>Albany State University is to educate students to become outstanding contributors to societ</w:t>
      </w:r>
      <w:r>
        <w:rPr>
          <w:rFonts w:ascii="Times New Roman" w:hAnsi="Times New Roman"/>
          <w:color w:val="191919"/>
          <w:spacing w:val="-13"/>
          <w:sz w:val="20"/>
          <w:szCs w:val="20"/>
        </w:rPr>
        <w:t>y</w:t>
      </w:r>
      <w:r>
        <w:rPr>
          <w:rFonts w:ascii="Times New Roman" w:hAnsi="Times New Roman"/>
          <w:color w:val="191919"/>
          <w:sz w:val="20"/>
          <w:szCs w:val="20"/>
        </w:rPr>
        <w:t>. O</w:t>
      </w:r>
      <w:r>
        <w:rPr>
          <w:rFonts w:ascii="Times New Roman" w:hAnsi="Times New Roman"/>
          <w:color w:val="191919"/>
          <w:spacing w:val="-4"/>
          <w:sz w:val="20"/>
          <w:szCs w:val="20"/>
        </w:rPr>
        <w:t>f</w:t>
      </w:r>
      <w:r>
        <w:rPr>
          <w:rFonts w:ascii="Times New Roman" w:hAnsi="Times New Roman"/>
          <w:color w:val="191919"/>
          <w:sz w:val="20"/>
          <w:szCs w:val="20"/>
        </w:rPr>
        <w:t>fering bachelor's, master's and education specialist degrees and a variety of non-degree educational programs, the university emphasizes the liberal arts as the foundation for all learning by exposing students to the humanities, fine arts, social sciences and the sciences. Global learning is fostered through a broad-based curriculum, diverse university activities and the expanding use of technolog</w:t>
      </w:r>
      <w:r>
        <w:rPr>
          <w:rFonts w:ascii="Times New Roman" w:hAnsi="Times New Roman"/>
          <w:color w:val="191919"/>
          <w:spacing w:val="-13"/>
          <w:sz w:val="20"/>
          <w:szCs w:val="20"/>
        </w:rPr>
        <w:t>y</w:t>
      </w:r>
      <w:r>
        <w:rPr>
          <w:rFonts w:ascii="Times New Roman" w:hAnsi="Times New Roman"/>
          <w:color w:val="191919"/>
          <w:sz w:val="20"/>
          <w:szCs w:val="20"/>
        </w:rPr>
        <w:t>.</w:t>
      </w:r>
    </w:p>
    <w:p w:rsidR="0079029D" w:rsidRDefault="0079029D" w:rsidP="003054E4">
      <w:pPr>
        <w:widowControl w:val="0"/>
        <w:autoSpaceDE w:val="0"/>
        <w:autoSpaceDN w:val="0"/>
        <w:adjustRightInd w:val="0"/>
        <w:spacing w:after="0" w:line="250" w:lineRule="auto"/>
        <w:ind w:left="879" w:right="1990" w:firstLine="360"/>
        <w:rPr>
          <w:rFonts w:ascii="Times New Roman" w:hAnsi="Times New Roman"/>
          <w:color w:val="000000"/>
          <w:sz w:val="20"/>
          <w:szCs w:val="20"/>
        </w:rPr>
      </w:pPr>
      <w:r>
        <w:rPr>
          <w:rFonts w:ascii="Times New Roman" w:hAnsi="Times New Roman"/>
          <w:color w:val="191919"/>
          <w:sz w:val="20"/>
          <w:szCs w:val="20"/>
        </w:rPr>
        <w:t>A</w:t>
      </w:r>
      <w:r>
        <w:rPr>
          <w:rFonts w:ascii="Times New Roman" w:hAnsi="Times New Roman"/>
          <w:color w:val="191919"/>
          <w:spacing w:val="-11"/>
          <w:sz w:val="20"/>
          <w:szCs w:val="20"/>
        </w:rPr>
        <w:t xml:space="preserve"> </w:t>
      </w:r>
      <w:r>
        <w:rPr>
          <w:rFonts w:ascii="Times New Roman" w:hAnsi="Times New Roman"/>
          <w:color w:val="191919"/>
          <w:sz w:val="20"/>
          <w:szCs w:val="20"/>
        </w:rPr>
        <w:t>leader in teacher education, nursing, criminal justice, business, public administration and the sciences,</w:t>
      </w:r>
      <w:r>
        <w:rPr>
          <w:rFonts w:ascii="Times New Roman" w:hAnsi="Times New Roman"/>
          <w:color w:val="191919"/>
          <w:spacing w:val="-11"/>
          <w:sz w:val="20"/>
          <w:szCs w:val="20"/>
        </w:rPr>
        <w:t xml:space="preserve"> </w:t>
      </w:r>
      <w:r>
        <w:rPr>
          <w:rFonts w:ascii="Times New Roman" w:hAnsi="Times New Roman"/>
          <w:color w:val="191919"/>
          <w:sz w:val="20"/>
          <w:szCs w:val="20"/>
        </w:rPr>
        <w:t xml:space="preserve">Albany State provides a comprehensive educational experience with quality </w:t>
      </w:r>
      <w:proofErr w:type="spellStart"/>
      <w:r>
        <w:rPr>
          <w:rFonts w:ascii="Times New Roman" w:hAnsi="Times New Roman"/>
          <w:color w:val="191919"/>
          <w:sz w:val="20"/>
          <w:szCs w:val="20"/>
        </w:rPr>
        <w:t>instruc</w:t>
      </w:r>
      <w:proofErr w:type="spellEnd"/>
      <w:r>
        <w:rPr>
          <w:rFonts w:ascii="Times New Roman" w:hAnsi="Times New Roman"/>
          <w:color w:val="191919"/>
          <w:sz w:val="20"/>
          <w:szCs w:val="20"/>
        </w:rPr>
        <w:t xml:space="preserve">- </w:t>
      </w:r>
      <w:proofErr w:type="spellStart"/>
      <w:r>
        <w:rPr>
          <w:rFonts w:ascii="Times New Roman" w:hAnsi="Times New Roman"/>
          <w:color w:val="191919"/>
          <w:sz w:val="20"/>
          <w:szCs w:val="20"/>
        </w:rPr>
        <w:t>tion</w:t>
      </w:r>
      <w:proofErr w:type="spellEnd"/>
      <w:r>
        <w:rPr>
          <w:rFonts w:ascii="Times New Roman" w:hAnsi="Times New Roman"/>
          <w:color w:val="191919"/>
          <w:sz w:val="20"/>
          <w:szCs w:val="20"/>
        </w:rPr>
        <w:t xml:space="preserve"> as the hallmark of all its academic programs.</w:t>
      </w:r>
      <w:r>
        <w:rPr>
          <w:rFonts w:ascii="Times New Roman" w:hAnsi="Times New Roman"/>
          <w:color w:val="191919"/>
          <w:spacing w:val="-4"/>
          <w:sz w:val="20"/>
          <w:szCs w:val="20"/>
        </w:rPr>
        <w:t xml:space="preserve"> </w:t>
      </w:r>
      <w:r>
        <w:rPr>
          <w:rFonts w:ascii="Times New Roman" w:hAnsi="Times New Roman"/>
          <w:color w:val="191919"/>
          <w:sz w:val="20"/>
          <w:szCs w:val="20"/>
        </w:rPr>
        <w:t>The University embraces the concept of "</w:t>
      </w:r>
      <w:proofErr w:type="spellStart"/>
      <w:r>
        <w:rPr>
          <w:rFonts w:ascii="Times New Roman" w:hAnsi="Times New Roman"/>
          <w:color w:val="191919"/>
          <w:sz w:val="20"/>
          <w:szCs w:val="20"/>
        </w:rPr>
        <w:t>stu</w:t>
      </w:r>
      <w:proofErr w:type="spellEnd"/>
      <w:r>
        <w:rPr>
          <w:rFonts w:ascii="Times New Roman" w:hAnsi="Times New Roman"/>
          <w:color w:val="191919"/>
          <w:sz w:val="20"/>
          <w:szCs w:val="20"/>
        </w:rPr>
        <w:t>- dents first" as a core institutional value and is committed to "education on a personal level."</w:t>
      </w:r>
      <w:r>
        <w:rPr>
          <w:rFonts w:ascii="Times New Roman" w:hAnsi="Times New Roman"/>
          <w:color w:val="191919"/>
          <w:spacing w:val="-4"/>
          <w:sz w:val="20"/>
          <w:szCs w:val="20"/>
        </w:rPr>
        <w:t xml:space="preserve"> </w:t>
      </w:r>
      <w:r>
        <w:rPr>
          <w:rFonts w:ascii="Times New Roman" w:hAnsi="Times New Roman"/>
          <w:color w:val="191919"/>
          <w:sz w:val="20"/>
          <w:szCs w:val="20"/>
        </w:rPr>
        <w:t>The university advocates the total development of students, especially the underserved, and provides a wholesome academic environment in which students can stud</w:t>
      </w:r>
      <w:r>
        <w:rPr>
          <w:rFonts w:ascii="Times New Roman" w:hAnsi="Times New Roman"/>
          <w:color w:val="191919"/>
          <w:spacing w:val="-13"/>
          <w:sz w:val="20"/>
          <w:szCs w:val="20"/>
        </w:rPr>
        <w:t>y</w:t>
      </w:r>
      <w:r>
        <w:rPr>
          <w:rFonts w:ascii="Times New Roman" w:hAnsi="Times New Roman"/>
          <w:color w:val="191919"/>
          <w:sz w:val="20"/>
          <w:szCs w:val="20"/>
        </w:rPr>
        <w:t>, learn and develop through their interaction with fellow students, facult</w:t>
      </w:r>
      <w:r>
        <w:rPr>
          <w:rFonts w:ascii="Times New Roman" w:hAnsi="Times New Roman"/>
          <w:color w:val="191919"/>
          <w:spacing w:val="-13"/>
          <w:sz w:val="20"/>
          <w:szCs w:val="20"/>
        </w:rPr>
        <w:t>y</w:t>
      </w:r>
      <w:r>
        <w:rPr>
          <w:rFonts w:ascii="Times New Roman" w:hAnsi="Times New Roman"/>
          <w:color w:val="191919"/>
          <w:sz w:val="20"/>
          <w:szCs w:val="20"/>
        </w:rPr>
        <w:t>, sta</w:t>
      </w:r>
      <w:r>
        <w:rPr>
          <w:rFonts w:ascii="Times New Roman" w:hAnsi="Times New Roman"/>
          <w:color w:val="191919"/>
          <w:spacing w:val="-4"/>
          <w:sz w:val="20"/>
          <w:szCs w:val="20"/>
        </w:rPr>
        <w:t>f</w:t>
      </w:r>
      <w:r>
        <w:rPr>
          <w:rFonts w:ascii="Times New Roman" w:hAnsi="Times New Roman"/>
          <w:color w:val="191919"/>
          <w:sz w:val="20"/>
          <w:szCs w:val="20"/>
        </w:rPr>
        <w:t>f, administrators, visiting scholars and community leaders.</w:t>
      </w:r>
    </w:p>
    <w:p w:rsidR="0079029D" w:rsidRDefault="0079029D" w:rsidP="003054E4">
      <w:pPr>
        <w:widowControl w:val="0"/>
        <w:autoSpaceDE w:val="0"/>
        <w:autoSpaceDN w:val="0"/>
        <w:adjustRightInd w:val="0"/>
        <w:spacing w:after="0" w:line="250" w:lineRule="auto"/>
        <w:ind w:left="1239" w:right="2148"/>
        <w:rPr>
          <w:rFonts w:ascii="Times New Roman" w:hAnsi="Times New Roman"/>
          <w:color w:val="000000"/>
          <w:sz w:val="20"/>
          <w:szCs w:val="20"/>
        </w:rPr>
      </w:pPr>
      <w:r>
        <w:rPr>
          <w:rFonts w:ascii="Times New Roman" w:hAnsi="Times New Roman"/>
          <w:color w:val="191919"/>
          <w:sz w:val="20"/>
          <w:szCs w:val="20"/>
        </w:rPr>
        <w:t>Consistent with the core mission of the University System of Geo</w:t>
      </w:r>
      <w:r>
        <w:rPr>
          <w:rFonts w:ascii="Times New Roman" w:hAnsi="Times New Roman"/>
          <w:color w:val="191919"/>
          <w:spacing w:val="-4"/>
          <w:sz w:val="20"/>
          <w:szCs w:val="20"/>
        </w:rPr>
        <w:t>r</w:t>
      </w:r>
      <w:r>
        <w:rPr>
          <w:rFonts w:ascii="Times New Roman" w:hAnsi="Times New Roman"/>
          <w:color w:val="191919"/>
          <w:sz w:val="20"/>
          <w:szCs w:val="20"/>
        </w:rPr>
        <w:t>gia,</w:t>
      </w:r>
      <w:r>
        <w:rPr>
          <w:rFonts w:ascii="Times New Roman" w:hAnsi="Times New Roman"/>
          <w:color w:val="191919"/>
          <w:spacing w:val="-11"/>
          <w:sz w:val="20"/>
          <w:szCs w:val="20"/>
        </w:rPr>
        <w:t xml:space="preserve"> </w:t>
      </w:r>
      <w:r>
        <w:rPr>
          <w:rFonts w:ascii="Times New Roman" w:hAnsi="Times New Roman"/>
          <w:color w:val="191919"/>
          <w:sz w:val="20"/>
          <w:szCs w:val="20"/>
        </w:rPr>
        <w:t xml:space="preserve">Albany State </w:t>
      </w:r>
      <w:proofErr w:type="spellStart"/>
      <w:r>
        <w:rPr>
          <w:rFonts w:ascii="Times New Roman" w:hAnsi="Times New Roman"/>
          <w:color w:val="191919"/>
          <w:sz w:val="20"/>
          <w:szCs w:val="20"/>
        </w:rPr>
        <w:t>Unive</w:t>
      </w:r>
      <w:r>
        <w:rPr>
          <w:rFonts w:ascii="Times New Roman" w:hAnsi="Times New Roman"/>
          <w:color w:val="191919"/>
          <w:spacing w:val="-4"/>
          <w:sz w:val="20"/>
          <w:szCs w:val="20"/>
        </w:rPr>
        <w:t>r</w:t>
      </w:r>
      <w:proofErr w:type="spellEnd"/>
      <w:r>
        <w:rPr>
          <w:rFonts w:ascii="Times New Roman" w:hAnsi="Times New Roman"/>
          <w:color w:val="191919"/>
          <w:sz w:val="20"/>
          <w:szCs w:val="20"/>
        </w:rPr>
        <w:t xml:space="preserve">- </w:t>
      </w:r>
      <w:proofErr w:type="spellStart"/>
      <w:r>
        <w:rPr>
          <w:rFonts w:ascii="Times New Roman" w:hAnsi="Times New Roman"/>
          <w:color w:val="191919"/>
          <w:sz w:val="20"/>
          <w:szCs w:val="20"/>
        </w:rPr>
        <w:t>sity</w:t>
      </w:r>
      <w:proofErr w:type="spellEnd"/>
      <w:r>
        <w:rPr>
          <w:rFonts w:ascii="Times New Roman" w:hAnsi="Times New Roman"/>
          <w:color w:val="191919"/>
          <w:sz w:val="20"/>
          <w:szCs w:val="20"/>
        </w:rPr>
        <w:t xml:space="preserve"> exhibits the following characteristics:</w:t>
      </w:r>
    </w:p>
    <w:p w:rsidR="0079029D" w:rsidRDefault="0079029D" w:rsidP="003054E4">
      <w:pPr>
        <w:widowControl w:val="0"/>
        <w:autoSpaceDE w:val="0"/>
        <w:autoSpaceDN w:val="0"/>
        <w:adjustRightInd w:val="0"/>
        <w:spacing w:after="0" w:line="250" w:lineRule="auto"/>
        <w:ind w:left="1339" w:right="2274" w:hanging="100"/>
        <w:rPr>
          <w:rFonts w:ascii="Times New Roman" w:hAnsi="Times New Roman"/>
          <w:color w:val="000000"/>
          <w:sz w:val="20"/>
          <w:szCs w:val="20"/>
        </w:rPr>
      </w:pPr>
      <w:r>
        <w:rPr>
          <w:rFonts w:ascii="Times New Roman" w:hAnsi="Times New Roman"/>
          <w:color w:val="191919"/>
          <w:sz w:val="20"/>
          <w:szCs w:val="20"/>
        </w:rPr>
        <w:t>•</w:t>
      </w:r>
      <w:r>
        <w:rPr>
          <w:rFonts w:ascii="Times New Roman" w:hAnsi="Times New Roman"/>
          <w:color w:val="191919"/>
          <w:spacing w:val="-11"/>
          <w:sz w:val="20"/>
          <w:szCs w:val="20"/>
        </w:rPr>
        <w:t xml:space="preserve"> </w:t>
      </w:r>
      <w:r>
        <w:rPr>
          <w:rFonts w:ascii="Times New Roman" w:hAnsi="Times New Roman"/>
          <w:color w:val="191919"/>
          <w:sz w:val="20"/>
          <w:szCs w:val="20"/>
        </w:rPr>
        <w:t>A</w:t>
      </w:r>
      <w:r>
        <w:rPr>
          <w:rFonts w:ascii="Times New Roman" w:hAnsi="Times New Roman"/>
          <w:color w:val="191919"/>
          <w:spacing w:val="-11"/>
          <w:sz w:val="20"/>
          <w:szCs w:val="20"/>
        </w:rPr>
        <w:t xml:space="preserve"> </w:t>
      </w:r>
      <w:r>
        <w:rPr>
          <w:rFonts w:ascii="Times New Roman" w:hAnsi="Times New Roman"/>
          <w:color w:val="191919"/>
          <w:sz w:val="20"/>
          <w:szCs w:val="20"/>
        </w:rPr>
        <w:t>supportive campus climate, necessary services, and leadership and development opportunities, all to educate the whole person and meet the needs of students, faculty and sta</w:t>
      </w:r>
      <w:r>
        <w:rPr>
          <w:rFonts w:ascii="Times New Roman" w:hAnsi="Times New Roman"/>
          <w:color w:val="191919"/>
          <w:spacing w:val="-4"/>
          <w:sz w:val="20"/>
          <w:szCs w:val="20"/>
        </w:rPr>
        <w:t>f</w:t>
      </w:r>
      <w:r>
        <w:rPr>
          <w:rFonts w:ascii="Times New Roman" w:hAnsi="Times New Roman"/>
          <w:color w:val="191919"/>
          <w:sz w:val="20"/>
          <w:szCs w:val="20"/>
        </w:rPr>
        <w:t>f;</w:t>
      </w:r>
    </w:p>
    <w:p w:rsidR="0079029D" w:rsidRDefault="0079029D" w:rsidP="003054E4">
      <w:pPr>
        <w:widowControl w:val="0"/>
        <w:autoSpaceDE w:val="0"/>
        <w:autoSpaceDN w:val="0"/>
        <w:adjustRightInd w:val="0"/>
        <w:spacing w:after="0" w:line="250" w:lineRule="auto"/>
        <w:ind w:left="1339" w:right="2002" w:hanging="100"/>
        <w:rPr>
          <w:rFonts w:ascii="Times New Roman" w:hAnsi="Times New Roman"/>
          <w:color w:val="000000"/>
          <w:sz w:val="20"/>
          <w:szCs w:val="20"/>
        </w:rPr>
      </w:pPr>
      <w:r>
        <w:rPr>
          <w:rFonts w:ascii="Times New Roman" w:hAnsi="Times New Roman"/>
          <w:color w:val="191919"/>
          <w:sz w:val="20"/>
          <w:szCs w:val="20"/>
        </w:rPr>
        <w:lastRenderedPageBreak/>
        <w:t>• Cultural, ethnic, racial and gender diversity in the facult</w:t>
      </w:r>
      <w:r>
        <w:rPr>
          <w:rFonts w:ascii="Times New Roman" w:hAnsi="Times New Roman"/>
          <w:color w:val="191919"/>
          <w:spacing w:val="-13"/>
          <w:sz w:val="20"/>
          <w:szCs w:val="20"/>
        </w:rPr>
        <w:t>y</w:t>
      </w:r>
      <w:r>
        <w:rPr>
          <w:rFonts w:ascii="Times New Roman" w:hAnsi="Times New Roman"/>
          <w:color w:val="191919"/>
          <w:sz w:val="20"/>
          <w:szCs w:val="20"/>
        </w:rPr>
        <w:t>, sta</w:t>
      </w:r>
      <w:r>
        <w:rPr>
          <w:rFonts w:ascii="Times New Roman" w:hAnsi="Times New Roman"/>
          <w:color w:val="191919"/>
          <w:spacing w:val="-4"/>
          <w:sz w:val="20"/>
          <w:szCs w:val="20"/>
        </w:rPr>
        <w:t>f</w:t>
      </w:r>
      <w:r>
        <w:rPr>
          <w:rFonts w:ascii="Times New Roman" w:hAnsi="Times New Roman"/>
          <w:color w:val="191919"/>
          <w:sz w:val="20"/>
          <w:szCs w:val="20"/>
        </w:rPr>
        <w:t>f and student bod</w:t>
      </w:r>
      <w:r>
        <w:rPr>
          <w:rFonts w:ascii="Times New Roman" w:hAnsi="Times New Roman"/>
          <w:color w:val="191919"/>
          <w:spacing w:val="-13"/>
          <w:sz w:val="20"/>
          <w:szCs w:val="20"/>
        </w:rPr>
        <w:t>y</w:t>
      </w:r>
      <w:r>
        <w:rPr>
          <w:rFonts w:ascii="Times New Roman" w:hAnsi="Times New Roman"/>
          <w:color w:val="191919"/>
          <w:sz w:val="20"/>
          <w:szCs w:val="20"/>
        </w:rPr>
        <w:t>, supported by practices and programs that embody the ideals of an open, democratic and global society;</w:t>
      </w:r>
    </w:p>
    <w:p w:rsidR="0079029D" w:rsidRDefault="0079029D" w:rsidP="003054E4">
      <w:pPr>
        <w:widowControl w:val="0"/>
        <w:autoSpaceDE w:val="0"/>
        <w:autoSpaceDN w:val="0"/>
        <w:adjustRightInd w:val="0"/>
        <w:spacing w:after="0" w:line="250" w:lineRule="auto"/>
        <w:ind w:left="1339" w:right="2002" w:hanging="100"/>
        <w:rPr>
          <w:rFonts w:ascii="Times New Roman" w:hAnsi="Times New Roman"/>
          <w:color w:val="000000"/>
          <w:sz w:val="20"/>
          <w:szCs w:val="20"/>
        </w:rPr>
        <w:sectPr w:rsidR="0079029D">
          <w:footerReference w:type="even" r:id="rId6"/>
          <w:footerReference w:type="default" r:id="rId7"/>
          <w:pgSz w:w="12240" w:h="15840"/>
          <w:pgMar w:top="300" w:right="220" w:bottom="280" w:left="1240" w:header="0" w:footer="712" w:gutter="0"/>
          <w:pgNumType w:start="15"/>
          <w:cols w:space="720" w:equalWidth="0">
            <w:col w:w="10780"/>
          </w:cols>
          <w:noEndnote/>
        </w:sectPr>
      </w:pPr>
    </w:p>
    <w:p w:rsidR="0079029D" w:rsidRDefault="0079029D" w:rsidP="003054E4">
      <w:pPr>
        <w:widowControl w:val="0"/>
        <w:autoSpaceDE w:val="0"/>
        <w:autoSpaceDN w:val="0"/>
        <w:adjustRightInd w:val="0"/>
        <w:spacing w:before="1" w:after="0" w:line="100" w:lineRule="exact"/>
        <w:rPr>
          <w:rFonts w:ascii="Times New Roman" w:hAnsi="Times New Roman"/>
          <w:color w:val="000000"/>
          <w:sz w:val="10"/>
          <w:szCs w:val="10"/>
        </w:rPr>
      </w:pPr>
    </w:p>
    <w:tbl>
      <w:tblPr>
        <w:tblW w:w="0" w:type="auto"/>
        <w:tblInd w:w="101" w:type="dxa"/>
        <w:tblLayout w:type="fixed"/>
        <w:tblCellMar>
          <w:left w:w="0" w:type="dxa"/>
          <w:right w:w="0" w:type="dxa"/>
        </w:tblCellMar>
        <w:tblLook w:val="0000"/>
      </w:tblPr>
      <w:tblGrid>
        <w:gridCol w:w="1085"/>
        <w:gridCol w:w="4560"/>
        <w:gridCol w:w="4858"/>
      </w:tblGrid>
      <w:tr w:rsidR="0079029D" w:rsidRPr="00FA7AC7" w:rsidTr="00F319A1">
        <w:trPr>
          <w:trHeight w:hRule="exact" w:val="235"/>
        </w:trPr>
        <w:tc>
          <w:tcPr>
            <w:tcW w:w="1085" w:type="dxa"/>
            <w:tcBorders>
              <w:top w:val="nil"/>
              <w:left w:val="nil"/>
              <w:bottom w:val="single" w:sz="4" w:space="0" w:color="191919"/>
              <w:right w:val="single" w:sz="4" w:space="0" w:color="191919"/>
            </w:tcBorders>
          </w:tcPr>
          <w:p w:rsidR="0079029D" w:rsidRPr="00FA7AC7" w:rsidRDefault="0079029D" w:rsidP="00F319A1">
            <w:pPr>
              <w:widowControl w:val="0"/>
              <w:autoSpaceDE w:val="0"/>
              <w:autoSpaceDN w:val="0"/>
              <w:adjustRightInd w:val="0"/>
              <w:spacing w:after="0"/>
              <w:rPr>
                <w:rFonts w:ascii="Times New Roman" w:hAnsi="Times New Roman"/>
                <w:sz w:val="24"/>
                <w:szCs w:val="24"/>
              </w:rPr>
            </w:pPr>
          </w:p>
        </w:tc>
        <w:tc>
          <w:tcPr>
            <w:tcW w:w="4560" w:type="dxa"/>
            <w:vMerge w:val="restart"/>
            <w:tcBorders>
              <w:top w:val="single" w:sz="4" w:space="0" w:color="191919"/>
              <w:left w:val="single" w:sz="4" w:space="0" w:color="191919"/>
              <w:bottom w:val="single" w:sz="4" w:space="0" w:color="191919"/>
              <w:right w:val="single" w:sz="4" w:space="0" w:color="191919"/>
            </w:tcBorders>
          </w:tcPr>
          <w:p w:rsidR="0079029D" w:rsidRPr="00FA7AC7" w:rsidRDefault="0079029D" w:rsidP="00F319A1">
            <w:pPr>
              <w:widowControl w:val="0"/>
              <w:autoSpaceDE w:val="0"/>
              <w:autoSpaceDN w:val="0"/>
              <w:adjustRightInd w:val="0"/>
              <w:spacing w:before="41" w:after="0" w:line="340" w:lineRule="exact"/>
              <w:ind w:left="944" w:right="1518" w:hanging="85"/>
              <w:rPr>
                <w:rFonts w:ascii="Times New Roman" w:hAnsi="Times New Roman"/>
                <w:sz w:val="24"/>
                <w:szCs w:val="24"/>
              </w:rPr>
            </w:pPr>
            <w:r w:rsidRPr="00FA7AC7">
              <w:rPr>
                <w:rFonts w:ascii="Times New Roman" w:hAnsi="Times New Roman"/>
                <w:b/>
                <w:bCs/>
                <w:color w:val="191919"/>
                <w:sz w:val="36"/>
                <w:szCs w:val="36"/>
              </w:rPr>
              <w:t>ASU H</w:t>
            </w:r>
            <w:r w:rsidRPr="00FA7AC7">
              <w:rPr>
                <w:rFonts w:ascii="Times New Roman" w:hAnsi="Times New Roman"/>
                <w:b/>
                <w:bCs/>
                <w:color w:val="191919"/>
                <w:sz w:val="27"/>
                <w:szCs w:val="27"/>
              </w:rPr>
              <w:t>IS</w:t>
            </w:r>
            <w:r w:rsidRPr="00FA7AC7">
              <w:rPr>
                <w:rFonts w:ascii="Times New Roman" w:hAnsi="Times New Roman"/>
                <w:b/>
                <w:bCs/>
                <w:color w:val="191919"/>
                <w:spacing w:val="-5"/>
                <w:sz w:val="27"/>
                <w:szCs w:val="27"/>
              </w:rPr>
              <w:t>T</w:t>
            </w:r>
            <w:r w:rsidRPr="00FA7AC7">
              <w:rPr>
                <w:rFonts w:ascii="Times New Roman" w:hAnsi="Times New Roman"/>
                <w:b/>
                <w:bCs/>
                <w:color w:val="191919"/>
                <w:sz w:val="27"/>
                <w:szCs w:val="27"/>
              </w:rPr>
              <w:t>O</w:t>
            </w:r>
            <w:r w:rsidRPr="00FA7AC7">
              <w:rPr>
                <w:rFonts w:ascii="Times New Roman" w:hAnsi="Times New Roman"/>
                <w:b/>
                <w:bCs/>
                <w:color w:val="191919"/>
                <w:spacing w:val="-10"/>
                <w:sz w:val="27"/>
                <w:szCs w:val="27"/>
              </w:rPr>
              <w:t>R</w:t>
            </w:r>
            <w:r w:rsidRPr="00FA7AC7">
              <w:rPr>
                <w:rFonts w:ascii="Times New Roman" w:hAnsi="Times New Roman"/>
                <w:b/>
                <w:bCs/>
                <w:color w:val="191919"/>
                <w:sz w:val="27"/>
                <w:szCs w:val="27"/>
              </w:rPr>
              <w:t>Y AND</w:t>
            </w:r>
            <w:r w:rsidRPr="00FA7AC7">
              <w:rPr>
                <w:rFonts w:ascii="Times New Roman" w:hAnsi="Times New Roman"/>
                <w:b/>
                <w:bCs/>
                <w:color w:val="191919"/>
                <w:spacing w:val="23"/>
                <w:sz w:val="27"/>
                <w:szCs w:val="27"/>
              </w:rPr>
              <w:t xml:space="preserve"> </w:t>
            </w:r>
            <w:r w:rsidRPr="00FA7AC7">
              <w:rPr>
                <w:rFonts w:ascii="Times New Roman" w:hAnsi="Times New Roman"/>
                <w:b/>
                <w:bCs/>
                <w:color w:val="191919"/>
                <w:sz w:val="36"/>
                <w:szCs w:val="36"/>
              </w:rPr>
              <w:t>M</w:t>
            </w:r>
            <w:r w:rsidRPr="00FA7AC7">
              <w:rPr>
                <w:rFonts w:ascii="Times New Roman" w:hAnsi="Times New Roman"/>
                <w:b/>
                <w:bCs/>
                <w:color w:val="191919"/>
                <w:sz w:val="27"/>
                <w:szCs w:val="27"/>
              </w:rPr>
              <w:t>ISSION</w:t>
            </w:r>
          </w:p>
        </w:tc>
        <w:tc>
          <w:tcPr>
            <w:tcW w:w="4858" w:type="dxa"/>
            <w:tcBorders>
              <w:top w:val="nil"/>
              <w:left w:val="single" w:sz="4" w:space="0" w:color="191919"/>
              <w:bottom w:val="single" w:sz="4" w:space="0" w:color="191919"/>
              <w:right w:val="nil"/>
            </w:tcBorders>
          </w:tcPr>
          <w:p w:rsidR="0079029D" w:rsidRPr="00FA7AC7" w:rsidRDefault="0079029D" w:rsidP="00F319A1">
            <w:pPr>
              <w:widowControl w:val="0"/>
              <w:autoSpaceDE w:val="0"/>
              <w:autoSpaceDN w:val="0"/>
              <w:adjustRightInd w:val="0"/>
              <w:spacing w:after="0"/>
              <w:rPr>
                <w:rFonts w:ascii="Times New Roman" w:hAnsi="Times New Roman"/>
                <w:sz w:val="24"/>
                <w:szCs w:val="24"/>
              </w:rPr>
            </w:pPr>
          </w:p>
        </w:tc>
      </w:tr>
      <w:tr w:rsidR="0079029D" w:rsidRPr="00FA7AC7" w:rsidTr="00F319A1">
        <w:trPr>
          <w:trHeight w:hRule="exact" w:val="256"/>
        </w:trPr>
        <w:tc>
          <w:tcPr>
            <w:tcW w:w="1085" w:type="dxa"/>
            <w:tcBorders>
              <w:top w:val="single" w:sz="4" w:space="0" w:color="191919"/>
              <w:left w:val="nil"/>
              <w:bottom w:val="single" w:sz="4" w:space="0" w:color="191919"/>
              <w:right w:val="single" w:sz="4" w:space="0" w:color="191919"/>
            </w:tcBorders>
          </w:tcPr>
          <w:p w:rsidR="0079029D" w:rsidRPr="00FA7AC7" w:rsidRDefault="0079029D" w:rsidP="00F319A1">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79029D" w:rsidRPr="00FA7AC7" w:rsidRDefault="0079029D" w:rsidP="00F319A1">
            <w:pPr>
              <w:widowControl w:val="0"/>
              <w:autoSpaceDE w:val="0"/>
              <w:autoSpaceDN w:val="0"/>
              <w:adjustRightInd w:val="0"/>
              <w:spacing w:after="0"/>
              <w:rPr>
                <w:rFonts w:ascii="Times New Roman" w:hAnsi="Times New Roman"/>
                <w:sz w:val="24"/>
                <w:szCs w:val="24"/>
              </w:rPr>
            </w:pPr>
          </w:p>
        </w:tc>
        <w:tc>
          <w:tcPr>
            <w:tcW w:w="4858" w:type="dxa"/>
            <w:tcBorders>
              <w:top w:val="single" w:sz="4" w:space="0" w:color="191919"/>
              <w:left w:val="single" w:sz="4" w:space="0" w:color="191919"/>
              <w:bottom w:val="single" w:sz="4" w:space="0" w:color="191919"/>
              <w:right w:val="nil"/>
            </w:tcBorders>
          </w:tcPr>
          <w:p w:rsidR="0079029D" w:rsidRPr="00FA7AC7" w:rsidRDefault="0079029D" w:rsidP="00F319A1">
            <w:pPr>
              <w:widowControl w:val="0"/>
              <w:autoSpaceDE w:val="0"/>
              <w:autoSpaceDN w:val="0"/>
              <w:adjustRightInd w:val="0"/>
              <w:spacing w:after="0"/>
              <w:rPr>
                <w:rFonts w:ascii="Times New Roman" w:hAnsi="Times New Roman"/>
                <w:sz w:val="24"/>
                <w:szCs w:val="24"/>
              </w:rPr>
            </w:pPr>
          </w:p>
        </w:tc>
      </w:tr>
      <w:tr w:rsidR="0079029D" w:rsidRPr="00FA7AC7" w:rsidTr="00F319A1">
        <w:trPr>
          <w:trHeight w:hRule="exact" w:val="219"/>
        </w:trPr>
        <w:tc>
          <w:tcPr>
            <w:tcW w:w="1085" w:type="dxa"/>
            <w:tcBorders>
              <w:top w:val="single" w:sz="4" w:space="0" w:color="191919"/>
              <w:left w:val="nil"/>
              <w:bottom w:val="nil"/>
              <w:right w:val="single" w:sz="4" w:space="0" w:color="191919"/>
            </w:tcBorders>
          </w:tcPr>
          <w:p w:rsidR="0079029D" w:rsidRPr="00FA7AC7" w:rsidRDefault="0079029D" w:rsidP="00F319A1">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79029D" w:rsidRPr="00FA7AC7" w:rsidRDefault="0079029D" w:rsidP="00F319A1">
            <w:pPr>
              <w:widowControl w:val="0"/>
              <w:autoSpaceDE w:val="0"/>
              <w:autoSpaceDN w:val="0"/>
              <w:adjustRightInd w:val="0"/>
              <w:spacing w:after="0"/>
              <w:rPr>
                <w:rFonts w:ascii="Times New Roman" w:hAnsi="Times New Roman"/>
                <w:sz w:val="24"/>
                <w:szCs w:val="24"/>
              </w:rPr>
            </w:pPr>
          </w:p>
        </w:tc>
        <w:tc>
          <w:tcPr>
            <w:tcW w:w="4858" w:type="dxa"/>
            <w:tcBorders>
              <w:top w:val="single" w:sz="4" w:space="0" w:color="191919"/>
              <w:left w:val="single" w:sz="4" w:space="0" w:color="191919"/>
              <w:bottom w:val="nil"/>
              <w:right w:val="nil"/>
            </w:tcBorders>
          </w:tcPr>
          <w:p w:rsidR="0079029D" w:rsidRPr="00FA7AC7" w:rsidRDefault="0079029D" w:rsidP="00F319A1">
            <w:pPr>
              <w:widowControl w:val="0"/>
              <w:autoSpaceDE w:val="0"/>
              <w:autoSpaceDN w:val="0"/>
              <w:adjustRightInd w:val="0"/>
              <w:spacing w:after="0"/>
              <w:rPr>
                <w:rFonts w:ascii="Times New Roman" w:hAnsi="Times New Roman"/>
                <w:sz w:val="24"/>
                <w:szCs w:val="24"/>
              </w:rPr>
            </w:pPr>
          </w:p>
        </w:tc>
      </w:tr>
    </w:tbl>
    <w:p w:rsidR="0079029D" w:rsidRDefault="0079029D" w:rsidP="003054E4">
      <w:pPr>
        <w:widowControl w:val="0"/>
        <w:autoSpaceDE w:val="0"/>
        <w:autoSpaceDN w:val="0"/>
        <w:adjustRightInd w:val="0"/>
        <w:spacing w:after="0" w:line="200" w:lineRule="exact"/>
        <w:rPr>
          <w:rFonts w:ascii="Times New Roman" w:hAnsi="Times New Roman"/>
          <w:sz w:val="20"/>
          <w:szCs w:val="20"/>
        </w:rPr>
      </w:pPr>
    </w:p>
    <w:p w:rsidR="0079029D" w:rsidRDefault="0079029D" w:rsidP="003054E4">
      <w:pPr>
        <w:widowControl w:val="0"/>
        <w:autoSpaceDE w:val="0"/>
        <w:autoSpaceDN w:val="0"/>
        <w:adjustRightInd w:val="0"/>
        <w:spacing w:after="0" w:line="200" w:lineRule="exact"/>
        <w:rPr>
          <w:rFonts w:ascii="Times New Roman" w:hAnsi="Times New Roman"/>
          <w:sz w:val="20"/>
          <w:szCs w:val="20"/>
        </w:rPr>
      </w:pPr>
    </w:p>
    <w:p w:rsidR="0079029D" w:rsidRDefault="0079029D" w:rsidP="003054E4">
      <w:pPr>
        <w:widowControl w:val="0"/>
        <w:autoSpaceDE w:val="0"/>
        <w:autoSpaceDN w:val="0"/>
        <w:adjustRightInd w:val="0"/>
        <w:spacing w:before="18" w:after="0" w:line="240" w:lineRule="exact"/>
        <w:rPr>
          <w:rFonts w:ascii="Times New Roman" w:hAnsi="Times New Roman"/>
          <w:sz w:val="24"/>
          <w:szCs w:val="24"/>
        </w:rPr>
      </w:pPr>
    </w:p>
    <w:p w:rsidR="0079029D" w:rsidRDefault="0079029D" w:rsidP="003054E4">
      <w:pPr>
        <w:widowControl w:val="0"/>
        <w:autoSpaceDE w:val="0"/>
        <w:autoSpaceDN w:val="0"/>
        <w:adjustRightInd w:val="0"/>
        <w:spacing w:before="26" w:after="0" w:line="250" w:lineRule="auto"/>
        <w:ind w:left="2386" w:right="1189" w:hanging="100"/>
        <w:rPr>
          <w:rFonts w:ascii="Times New Roman" w:hAnsi="Times New Roman"/>
          <w:color w:val="000000"/>
          <w:sz w:val="20"/>
          <w:szCs w:val="20"/>
        </w:rPr>
      </w:pPr>
      <w:r w:rsidRPr="009B7488">
        <w:rPr>
          <w:rFonts w:ascii="Calibri" w:hAnsi="Calibri"/>
          <w:noProof/>
          <w:lang w:eastAsia="en-US"/>
        </w:rPr>
        <w:pict>
          <v:group id="_x0000_s1310" style="position:absolute;left:0;text-align:left;margin-left:263.65pt;margin-top:-66.15pt;width:31.2pt;height:31.05pt;z-index:-251658240;mso-position-horizontal-relative:page" coordorigin="5273,-1323" coordsize="624,621" o:allowincell="f">
            <v:rect id="_x0000_s1311" style="position:absolute;left:5278;top:-1318;width:613;height:610" o:allowincell="f" stroked="f">
              <v:path arrowok="t"/>
            </v:rect>
            <v:rect id="_x0000_s1312" style="position:absolute;left:5278;top:-1318;width:620;height:620;mso-position-horizontal-relative:page" o:allowincell="f" filled="f" stroked="f">
              <v:textbox inset="0,0,0,0">
                <w:txbxContent>
                  <w:p w:rsidR="0079029D" w:rsidRDefault="0079029D" w:rsidP="003054E4">
                    <w:pPr>
                      <w:spacing w:after="0" w:line="620" w:lineRule="atLeast"/>
                      <w:rPr>
                        <w:rFonts w:ascii="Times New Roman" w:hAnsi="Times New Roman"/>
                        <w:sz w:val="24"/>
                        <w:szCs w:val="24"/>
                      </w:rPr>
                    </w:pPr>
                    <w:r>
                      <w:rPr>
                        <w:rFonts w:ascii="Times New Roman" w:hAnsi="Times New Roman"/>
                        <w:noProof/>
                        <w:sz w:val="24"/>
                        <w:szCs w:val="24"/>
                      </w:rPr>
                      <w:drawing>
                        <wp:inline distT="0" distB="0" distL="0" distR="0">
                          <wp:extent cx="390525" cy="390525"/>
                          <wp:effectExtent l="1905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
                                  <a:srcRect/>
                                  <a:stretch>
                                    <a:fillRect/>
                                  </a:stretch>
                                </pic:blipFill>
                                <pic:spPr bwMode="auto">
                                  <a:xfrm>
                                    <a:off x="0" y="0"/>
                                    <a:ext cx="390525" cy="390525"/>
                                  </a:xfrm>
                                  <a:prstGeom prst="rect">
                                    <a:avLst/>
                                  </a:prstGeom>
                                  <a:noFill/>
                                  <a:ln w="9525">
                                    <a:noFill/>
                                    <a:miter lim="800000"/>
                                    <a:headEnd/>
                                    <a:tailEnd/>
                                  </a:ln>
                                </pic:spPr>
                              </pic:pic>
                            </a:graphicData>
                          </a:graphic>
                        </wp:inline>
                      </w:drawing>
                    </w:r>
                  </w:p>
                  <w:p w:rsidR="0079029D" w:rsidRDefault="0079029D" w:rsidP="003054E4">
                    <w:pPr>
                      <w:widowControl w:val="0"/>
                      <w:autoSpaceDE w:val="0"/>
                      <w:autoSpaceDN w:val="0"/>
                      <w:adjustRightInd w:val="0"/>
                      <w:spacing w:after="0"/>
                      <w:rPr>
                        <w:rFonts w:ascii="Times New Roman" w:hAnsi="Times New Roman"/>
                        <w:sz w:val="24"/>
                        <w:szCs w:val="24"/>
                      </w:rPr>
                    </w:pPr>
                  </w:p>
                </w:txbxContent>
              </v:textbox>
            </v:rect>
            <w10:wrap anchorx="page"/>
          </v:group>
        </w:pict>
      </w:r>
      <w:r>
        <w:rPr>
          <w:rFonts w:ascii="Times New Roman" w:hAnsi="Times New Roman"/>
          <w:color w:val="191919"/>
          <w:sz w:val="20"/>
          <w:szCs w:val="20"/>
        </w:rPr>
        <w:t>•</w:t>
      </w:r>
      <w:r>
        <w:rPr>
          <w:rFonts w:ascii="Times New Roman" w:hAnsi="Times New Roman"/>
          <w:color w:val="191919"/>
          <w:spacing w:val="-4"/>
          <w:sz w:val="20"/>
          <w:szCs w:val="20"/>
        </w:rPr>
        <w:t xml:space="preserve"> </w:t>
      </w:r>
      <w:r>
        <w:rPr>
          <w:rFonts w:ascii="Times New Roman" w:hAnsi="Times New Roman"/>
          <w:color w:val="191919"/>
          <w:spacing w:val="-14"/>
          <w:sz w:val="20"/>
          <w:szCs w:val="20"/>
        </w:rPr>
        <w:t>T</w:t>
      </w:r>
      <w:r>
        <w:rPr>
          <w:rFonts w:ascii="Times New Roman" w:hAnsi="Times New Roman"/>
          <w:color w:val="191919"/>
          <w:sz w:val="20"/>
          <w:szCs w:val="20"/>
        </w:rPr>
        <w:t>echnology to advance educational purposes, including instructional technolog</w:t>
      </w:r>
      <w:r>
        <w:rPr>
          <w:rFonts w:ascii="Times New Roman" w:hAnsi="Times New Roman"/>
          <w:color w:val="191919"/>
          <w:spacing w:val="-13"/>
          <w:sz w:val="20"/>
          <w:szCs w:val="20"/>
        </w:rPr>
        <w:t>y</w:t>
      </w:r>
      <w:r>
        <w:rPr>
          <w:rFonts w:ascii="Times New Roman" w:hAnsi="Times New Roman"/>
          <w:color w:val="191919"/>
          <w:sz w:val="20"/>
          <w:szCs w:val="20"/>
        </w:rPr>
        <w:t>, student support services and distance education;</w:t>
      </w:r>
    </w:p>
    <w:p w:rsidR="0079029D" w:rsidRDefault="0079029D" w:rsidP="003054E4">
      <w:pPr>
        <w:widowControl w:val="0"/>
        <w:autoSpaceDE w:val="0"/>
        <w:autoSpaceDN w:val="0"/>
        <w:adjustRightInd w:val="0"/>
        <w:spacing w:after="0" w:line="250" w:lineRule="auto"/>
        <w:ind w:left="2386" w:right="1025" w:hanging="100"/>
        <w:rPr>
          <w:rFonts w:ascii="Times New Roman" w:hAnsi="Times New Roman"/>
          <w:color w:val="000000"/>
          <w:sz w:val="20"/>
          <w:szCs w:val="20"/>
        </w:rPr>
      </w:pPr>
      <w:r>
        <w:rPr>
          <w:rFonts w:ascii="Times New Roman" w:hAnsi="Times New Roman"/>
          <w:color w:val="191919"/>
          <w:sz w:val="20"/>
          <w:szCs w:val="20"/>
        </w:rPr>
        <w:t>• Collaborative relationships with other system institutions, state agencies, local schools and technical colleges, and business and industr</w:t>
      </w:r>
      <w:r>
        <w:rPr>
          <w:rFonts w:ascii="Times New Roman" w:hAnsi="Times New Roman"/>
          <w:color w:val="191919"/>
          <w:spacing w:val="-13"/>
          <w:sz w:val="20"/>
          <w:szCs w:val="20"/>
        </w:rPr>
        <w:t>y</w:t>
      </w:r>
      <w:r>
        <w:rPr>
          <w:rFonts w:ascii="Times New Roman" w:hAnsi="Times New Roman"/>
          <w:color w:val="191919"/>
          <w:sz w:val="20"/>
          <w:szCs w:val="20"/>
        </w:rPr>
        <w:t>, sharing physical, human, information and other resources to expand and enhance programs and services to the citizens of Geo</w:t>
      </w:r>
      <w:r>
        <w:rPr>
          <w:rFonts w:ascii="Times New Roman" w:hAnsi="Times New Roman"/>
          <w:color w:val="191919"/>
          <w:spacing w:val="-4"/>
          <w:sz w:val="20"/>
          <w:szCs w:val="20"/>
        </w:rPr>
        <w:t>r</w:t>
      </w:r>
      <w:r>
        <w:rPr>
          <w:rFonts w:ascii="Times New Roman" w:hAnsi="Times New Roman"/>
          <w:color w:val="191919"/>
          <w:sz w:val="20"/>
          <w:szCs w:val="20"/>
        </w:rPr>
        <w:t>gia.</w:t>
      </w:r>
    </w:p>
    <w:p w:rsidR="0079029D" w:rsidRDefault="0079029D" w:rsidP="003054E4">
      <w:pPr>
        <w:widowControl w:val="0"/>
        <w:autoSpaceDE w:val="0"/>
        <w:autoSpaceDN w:val="0"/>
        <w:adjustRightInd w:val="0"/>
        <w:spacing w:before="17" w:after="0" w:line="220" w:lineRule="exact"/>
        <w:rPr>
          <w:rFonts w:ascii="Times New Roman" w:hAnsi="Times New Roman"/>
          <w:color w:val="000000"/>
        </w:rPr>
      </w:pPr>
    </w:p>
    <w:p w:rsidR="0079029D" w:rsidRDefault="0079029D" w:rsidP="003054E4">
      <w:pPr>
        <w:widowControl w:val="0"/>
        <w:autoSpaceDE w:val="0"/>
        <w:autoSpaceDN w:val="0"/>
        <w:adjustRightInd w:val="0"/>
        <w:spacing w:after="0" w:line="253" w:lineRule="auto"/>
        <w:ind w:left="1926" w:right="1129"/>
        <w:rPr>
          <w:rFonts w:ascii="Times New Roman" w:hAnsi="Times New Roman"/>
          <w:color w:val="000000"/>
          <w:sz w:val="20"/>
          <w:szCs w:val="20"/>
        </w:rPr>
      </w:pPr>
      <w:r>
        <w:rPr>
          <w:rFonts w:ascii="Times New Roman" w:hAnsi="Times New Roman"/>
          <w:b/>
          <w:bCs/>
          <w:color w:val="191919"/>
          <w:spacing w:val="-4"/>
          <w:sz w:val="20"/>
          <w:szCs w:val="20"/>
        </w:rPr>
        <w:t>W</w:t>
      </w:r>
      <w:r>
        <w:rPr>
          <w:rFonts w:ascii="Times New Roman" w:hAnsi="Times New Roman"/>
          <w:b/>
          <w:bCs/>
          <w:color w:val="191919"/>
          <w:sz w:val="20"/>
          <w:szCs w:val="20"/>
        </w:rPr>
        <w:t>ith other</w:t>
      </w:r>
      <w:r>
        <w:rPr>
          <w:rFonts w:ascii="Times New Roman" w:hAnsi="Times New Roman"/>
          <w:b/>
          <w:bCs/>
          <w:color w:val="191919"/>
          <w:spacing w:val="-4"/>
          <w:sz w:val="20"/>
          <w:szCs w:val="20"/>
        </w:rPr>
        <w:t xml:space="preserve"> </w:t>
      </w:r>
      <w:r>
        <w:rPr>
          <w:rFonts w:ascii="Times New Roman" w:hAnsi="Times New Roman"/>
          <w:b/>
          <w:bCs/>
          <w:color w:val="191919"/>
          <w:sz w:val="20"/>
          <w:szCs w:val="20"/>
        </w:rPr>
        <w:t>state universities in the University System of Georgia,</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Albany State University sha</w:t>
      </w:r>
      <w:r>
        <w:rPr>
          <w:rFonts w:ascii="Times New Roman" w:hAnsi="Times New Roman"/>
          <w:b/>
          <w:bCs/>
          <w:color w:val="191919"/>
          <w:spacing w:val="-4"/>
          <w:sz w:val="20"/>
          <w:szCs w:val="20"/>
        </w:rPr>
        <w:t>r</w:t>
      </w:r>
      <w:r>
        <w:rPr>
          <w:rFonts w:ascii="Times New Roman" w:hAnsi="Times New Roman"/>
          <w:b/>
          <w:bCs/>
          <w:color w:val="191919"/>
          <w:sz w:val="20"/>
          <w:szCs w:val="20"/>
        </w:rPr>
        <w:t>es:</w:t>
      </w:r>
    </w:p>
    <w:p w:rsidR="0079029D" w:rsidRDefault="0079029D" w:rsidP="003054E4">
      <w:pPr>
        <w:widowControl w:val="0"/>
        <w:autoSpaceDE w:val="0"/>
        <w:autoSpaceDN w:val="0"/>
        <w:adjustRightInd w:val="0"/>
        <w:spacing w:after="0" w:line="227" w:lineRule="exact"/>
        <w:ind w:left="2286"/>
        <w:rPr>
          <w:rFonts w:ascii="Times New Roman" w:hAnsi="Times New Roman"/>
          <w:color w:val="000000"/>
          <w:sz w:val="20"/>
          <w:szCs w:val="20"/>
        </w:rPr>
      </w:pPr>
      <w:r>
        <w:rPr>
          <w:rFonts w:ascii="Times New Roman" w:hAnsi="Times New Roman"/>
          <w:color w:val="191919"/>
          <w:sz w:val="20"/>
          <w:szCs w:val="20"/>
        </w:rPr>
        <w:t>•</w:t>
      </w:r>
      <w:r>
        <w:rPr>
          <w:rFonts w:ascii="Times New Roman" w:hAnsi="Times New Roman"/>
          <w:color w:val="191919"/>
          <w:spacing w:val="-11"/>
          <w:sz w:val="20"/>
          <w:szCs w:val="20"/>
        </w:rPr>
        <w:t xml:space="preserve"> </w:t>
      </w:r>
      <w:r>
        <w:rPr>
          <w:rFonts w:ascii="Times New Roman" w:hAnsi="Times New Roman"/>
          <w:color w:val="191919"/>
          <w:sz w:val="20"/>
          <w:szCs w:val="20"/>
        </w:rPr>
        <w:t>A</w:t>
      </w:r>
      <w:r>
        <w:rPr>
          <w:rFonts w:ascii="Times New Roman" w:hAnsi="Times New Roman"/>
          <w:color w:val="191919"/>
          <w:spacing w:val="-11"/>
          <w:sz w:val="20"/>
          <w:szCs w:val="20"/>
        </w:rPr>
        <w:t xml:space="preserve"> </w:t>
      </w:r>
      <w:r>
        <w:rPr>
          <w:rFonts w:ascii="Times New Roman" w:hAnsi="Times New Roman"/>
          <w:color w:val="191919"/>
          <w:sz w:val="20"/>
          <w:szCs w:val="20"/>
        </w:rPr>
        <w:t>commitment to excellence and responsiveness within a scope of influence defined by the</w:t>
      </w:r>
    </w:p>
    <w:p w:rsidR="0079029D" w:rsidRDefault="0079029D" w:rsidP="003054E4">
      <w:pPr>
        <w:widowControl w:val="0"/>
        <w:autoSpaceDE w:val="0"/>
        <w:autoSpaceDN w:val="0"/>
        <w:adjustRightInd w:val="0"/>
        <w:spacing w:before="10" w:after="0" w:line="250" w:lineRule="auto"/>
        <w:ind w:left="2386" w:right="1579"/>
        <w:rPr>
          <w:rFonts w:ascii="Times New Roman" w:hAnsi="Times New Roman"/>
          <w:color w:val="000000"/>
          <w:sz w:val="20"/>
          <w:szCs w:val="20"/>
        </w:rPr>
      </w:pPr>
      <w:proofErr w:type="gramStart"/>
      <w:r>
        <w:rPr>
          <w:rFonts w:ascii="Times New Roman" w:hAnsi="Times New Roman"/>
          <w:color w:val="191919"/>
          <w:sz w:val="20"/>
          <w:szCs w:val="20"/>
        </w:rPr>
        <w:t>needs</w:t>
      </w:r>
      <w:proofErr w:type="gramEnd"/>
      <w:r>
        <w:rPr>
          <w:rFonts w:ascii="Times New Roman" w:hAnsi="Times New Roman"/>
          <w:color w:val="191919"/>
          <w:sz w:val="20"/>
          <w:szCs w:val="20"/>
        </w:rPr>
        <w:t xml:space="preserve"> of an area of the state, and by particularly outstanding programs or distinctive characteristics that have a magnet e</w:t>
      </w:r>
      <w:r>
        <w:rPr>
          <w:rFonts w:ascii="Times New Roman" w:hAnsi="Times New Roman"/>
          <w:color w:val="191919"/>
          <w:spacing w:val="-4"/>
          <w:sz w:val="20"/>
          <w:szCs w:val="20"/>
        </w:rPr>
        <w:t>f</w:t>
      </w:r>
      <w:r>
        <w:rPr>
          <w:rFonts w:ascii="Times New Roman" w:hAnsi="Times New Roman"/>
          <w:color w:val="191919"/>
          <w:sz w:val="20"/>
          <w:szCs w:val="20"/>
        </w:rPr>
        <w:t>fect throughout the region or state;</w:t>
      </w:r>
    </w:p>
    <w:p w:rsidR="0079029D" w:rsidRDefault="0079029D" w:rsidP="003054E4">
      <w:pPr>
        <w:widowControl w:val="0"/>
        <w:autoSpaceDE w:val="0"/>
        <w:autoSpaceDN w:val="0"/>
        <w:adjustRightInd w:val="0"/>
        <w:spacing w:after="0" w:line="250" w:lineRule="auto"/>
        <w:ind w:left="2386" w:right="1097" w:hanging="100"/>
        <w:rPr>
          <w:rFonts w:ascii="Times New Roman" w:hAnsi="Times New Roman"/>
          <w:color w:val="000000"/>
          <w:sz w:val="20"/>
          <w:szCs w:val="20"/>
        </w:rPr>
      </w:pPr>
      <w:r>
        <w:rPr>
          <w:rFonts w:ascii="Times New Roman" w:hAnsi="Times New Roman"/>
          <w:color w:val="191919"/>
          <w:sz w:val="20"/>
          <w:szCs w:val="20"/>
        </w:rPr>
        <w:t>•</w:t>
      </w:r>
      <w:r>
        <w:rPr>
          <w:rFonts w:ascii="Times New Roman" w:hAnsi="Times New Roman"/>
          <w:color w:val="191919"/>
          <w:spacing w:val="-11"/>
          <w:sz w:val="20"/>
          <w:szCs w:val="20"/>
        </w:rPr>
        <w:t xml:space="preserve"> </w:t>
      </w:r>
      <w:r>
        <w:rPr>
          <w:rFonts w:ascii="Times New Roman" w:hAnsi="Times New Roman"/>
          <w:color w:val="191919"/>
          <w:sz w:val="20"/>
          <w:szCs w:val="20"/>
        </w:rPr>
        <w:t>A</w:t>
      </w:r>
      <w:r>
        <w:rPr>
          <w:rFonts w:ascii="Times New Roman" w:hAnsi="Times New Roman"/>
          <w:color w:val="191919"/>
          <w:spacing w:val="-11"/>
          <w:sz w:val="20"/>
          <w:szCs w:val="20"/>
        </w:rPr>
        <w:t xml:space="preserve"> </w:t>
      </w:r>
      <w:r>
        <w:rPr>
          <w:rFonts w:ascii="Times New Roman" w:hAnsi="Times New Roman"/>
          <w:color w:val="191919"/>
          <w:sz w:val="20"/>
          <w:szCs w:val="20"/>
        </w:rPr>
        <w:t>commitment to a teaching/learning environment, both inside and outside the classroom, that sustains instructional excellence, serves a diverse and college-prepared student body, promotes high levels of student achievement, offers academic assistance and provides developmental studies programs for a limited student cohort;</w:t>
      </w:r>
    </w:p>
    <w:p w:rsidR="0079029D" w:rsidRDefault="0079029D" w:rsidP="003054E4">
      <w:pPr>
        <w:widowControl w:val="0"/>
        <w:autoSpaceDE w:val="0"/>
        <w:autoSpaceDN w:val="0"/>
        <w:adjustRightInd w:val="0"/>
        <w:spacing w:before="10" w:after="0" w:line="250" w:lineRule="auto"/>
        <w:ind w:left="2386" w:right="1157" w:hanging="100"/>
        <w:rPr>
          <w:rFonts w:ascii="Times New Roman" w:hAnsi="Times New Roman"/>
          <w:color w:val="000000"/>
          <w:sz w:val="20"/>
          <w:szCs w:val="20"/>
        </w:rPr>
      </w:pPr>
      <w:r>
        <w:rPr>
          <w:rFonts w:ascii="Times New Roman" w:hAnsi="Times New Roman"/>
          <w:color w:val="191919"/>
          <w:sz w:val="20"/>
          <w:szCs w:val="20"/>
        </w:rPr>
        <w:t>•</w:t>
      </w:r>
      <w:r>
        <w:rPr>
          <w:rFonts w:ascii="Times New Roman" w:hAnsi="Times New Roman"/>
          <w:color w:val="191919"/>
          <w:spacing w:val="-11"/>
          <w:sz w:val="20"/>
          <w:szCs w:val="20"/>
        </w:rPr>
        <w:t xml:space="preserve"> </w:t>
      </w:r>
      <w:r>
        <w:rPr>
          <w:rFonts w:ascii="Times New Roman" w:hAnsi="Times New Roman"/>
          <w:color w:val="191919"/>
          <w:sz w:val="20"/>
          <w:szCs w:val="20"/>
        </w:rPr>
        <w:t>A</w:t>
      </w:r>
      <w:r>
        <w:rPr>
          <w:rFonts w:ascii="Times New Roman" w:hAnsi="Times New Roman"/>
          <w:color w:val="191919"/>
          <w:spacing w:val="-11"/>
          <w:sz w:val="20"/>
          <w:szCs w:val="20"/>
        </w:rPr>
        <w:t xml:space="preserve"> </w:t>
      </w:r>
      <w:r>
        <w:rPr>
          <w:rFonts w:ascii="Times New Roman" w:hAnsi="Times New Roman"/>
          <w:color w:val="191919"/>
          <w:sz w:val="20"/>
          <w:szCs w:val="20"/>
        </w:rPr>
        <w:t>high quality general education program supporting a variety of disciplinar</w:t>
      </w:r>
      <w:r>
        <w:rPr>
          <w:rFonts w:ascii="Times New Roman" w:hAnsi="Times New Roman"/>
          <w:color w:val="191919"/>
          <w:spacing w:val="-13"/>
          <w:sz w:val="20"/>
          <w:szCs w:val="20"/>
        </w:rPr>
        <w:t>y</w:t>
      </w:r>
      <w:r>
        <w:rPr>
          <w:rFonts w:ascii="Times New Roman" w:hAnsi="Times New Roman"/>
          <w:color w:val="191919"/>
          <w:sz w:val="20"/>
          <w:szCs w:val="20"/>
        </w:rPr>
        <w:t>, interdisciplinary and professional academic programming at the baccalaureate level, with selected master's and education specialist degrees, and selected associate degree</w:t>
      </w:r>
    </w:p>
    <w:p w:rsidR="0079029D" w:rsidRDefault="0079029D" w:rsidP="003054E4">
      <w:pPr>
        <w:widowControl w:val="0"/>
        <w:autoSpaceDE w:val="0"/>
        <w:autoSpaceDN w:val="0"/>
        <w:adjustRightInd w:val="0"/>
        <w:spacing w:after="0"/>
        <w:ind w:left="2386"/>
        <w:rPr>
          <w:rFonts w:ascii="Times New Roman" w:hAnsi="Times New Roman"/>
          <w:color w:val="000000"/>
          <w:sz w:val="20"/>
          <w:szCs w:val="20"/>
        </w:rPr>
      </w:pPr>
      <w:proofErr w:type="gramStart"/>
      <w:r>
        <w:rPr>
          <w:rFonts w:ascii="Times New Roman" w:hAnsi="Times New Roman"/>
          <w:color w:val="191919"/>
          <w:sz w:val="20"/>
          <w:szCs w:val="20"/>
        </w:rPr>
        <w:t>programs</w:t>
      </w:r>
      <w:proofErr w:type="gramEnd"/>
      <w:r>
        <w:rPr>
          <w:rFonts w:ascii="Times New Roman" w:hAnsi="Times New Roman"/>
          <w:color w:val="191919"/>
          <w:sz w:val="20"/>
          <w:szCs w:val="20"/>
        </w:rPr>
        <w:t xml:space="preserve"> based on area need and/or inte</w:t>
      </w:r>
      <w:r>
        <w:rPr>
          <w:rFonts w:ascii="Times New Roman" w:hAnsi="Times New Roman"/>
          <w:color w:val="191919"/>
          <w:spacing w:val="-4"/>
          <w:sz w:val="20"/>
          <w:szCs w:val="20"/>
        </w:rPr>
        <w:t>r</w:t>
      </w:r>
      <w:r>
        <w:rPr>
          <w:rFonts w:ascii="Times New Roman" w:hAnsi="Times New Roman"/>
          <w:color w:val="191919"/>
          <w:sz w:val="20"/>
          <w:szCs w:val="20"/>
        </w:rPr>
        <w:t>-institutional collaborations;</w:t>
      </w:r>
    </w:p>
    <w:p w:rsidR="0079029D" w:rsidRDefault="0079029D" w:rsidP="003054E4">
      <w:pPr>
        <w:widowControl w:val="0"/>
        <w:autoSpaceDE w:val="0"/>
        <w:autoSpaceDN w:val="0"/>
        <w:adjustRightInd w:val="0"/>
        <w:spacing w:before="10" w:after="0" w:line="250" w:lineRule="auto"/>
        <w:ind w:left="2386" w:right="1103" w:hanging="100"/>
        <w:rPr>
          <w:rFonts w:ascii="Times New Roman" w:hAnsi="Times New Roman"/>
          <w:color w:val="000000"/>
          <w:sz w:val="20"/>
          <w:szCs w:val="20"/>
        </w:rPr>
      </w:pPr>
      <w:r w:rsidRPr="009B7488">
        <w:rPr>
          <w:rFonts w:ascii="Calibri" w:hAnsi="Calibri"/>
          <w:noProof/>
          <w:lang w:eastAsia="en-US"/>
        </w:rPr>
        <w:pict>
          <v:shape id="_x0000_s1315" type="#_x0000_t202" style="position:absolute;left:0;text-align:left;margin-left:17.85pt;margin-top:-260.35pt;width:1in;height:285.55pt;z-index:-251658240;mso-position-horizontal-relative:page" o:allowincell="f" filled="f" stroked="f">
            <v:textbox style="layout-flow:vertical;mso-layout-flow-alt:bottom-to-top" inset="0,0,0,0">
              <w:txbxContent>
                <w:p w:rsidR="0079029D" w:rsidRDefault="0079029D" w:rsidP="003054E4">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U</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NIVERSI</w:t>
                  </w:r>
                  <w:r>
                    <w:rPr>
                      <w:rFonts w:ascii="Impact" w:hAnsi="Impact" w:cs="Impact"/>
                      <w:color w:val="A3A3A3"/>
                      <w:position w:val="1"/>
                      <w:sz w:val="105"/>
                      <w:szCs w:val="105"/>
                    </w:rPr>
                    <w:t>T</w:t>
                  </w:r>
                  <w:r>
                    <w:rPr>
                      <w:rFonts w:ascii="Impact" w:hAnsi="Impact" w:cs="Impact"/>
                      <w:color w:val="A3A3A3"/>
                      <w:spacing w:val="-88"/>
                      <w:position w:val="1"/>
                      <w:sz w:val="105"/>
                      <w:szCs w:val="105"/>
                    </w:rPr>
                    <w:t xml:space="preserve"> </w:t>
                  </w:r>
                  <w:r>
                    <w:rPr>
                      <w:rFonts w:ascii="Impact" w:hAnsi="Impact" w:cs="Impact"/>
                      <w:color w:val="A3A3A3"/>
                      <w:position w:val="1"/>
                      <w:sz w:val="105"/>
                      <w:szCs w:val="105"/>
                    </w:rPr>
                    <w:t>Y</w:t>
                  </w:r>
                </w:p>
              </w:txbxContent>
            </v:textbox>
            <w10:wrap anchorx="page"/>
          </v:shape>
        </w:pict>
      </w:r>
      <w:r>
        <w:rPr>
          <w:rFonts w:ascii="Times New Roman" w:hAnsi="Times New Roman"/>
          <w:color w:val="191919"/>
          <w:sz w:val="20"/>
          <w:szCs w:val="20"/>
        </w:rPr>
        <w:t>•</w:t>
      </w:r>
      <w:r>
        <w:rPr>
          <w:rFonts w:ascii="Times New Roman" w:hAnsi="Times New Roman"/>
          <w:color w:val="191919"/>
          <w:spacing w:val="-11"/>
          <w:sz w:val="20"/>
          <w:szCs w:val="20"/>
        </w:rPr>
        <w:t xml:space="preserve"> </w:t>
      </w:r>
      <w:r>
        <w:rPr>
          <w:rFonts w:ascii="Times New Roman" w:hAnsi="Times New Roman"/>
          <w:color w:val="191919"/>
          <w:sz w:val="20"/>
          <w:szCs w:val="20"/>
        </w:rPr>
        <w:t>A</w:t>
      </w:r>
      <w:r>
        <w:rPr>
          <w:rFonts w:ascii="Times New Roman" w:hAnsi="Times New Roman"/>
          <w:color w:val="191919"/>
          <w:spacing w:val="-11"/>
          <w:sz w:val="20"/>
          <w:szCs w:val="20"/>
        </w:rPr>
        <w:t xml:space="preserve"> </w:t>
      </w:r>
      <w:r>
        <w:rPr>
          <w:rFonts w:ascii="Times New Roman" w:hAnsi="Times New Roman"/>
          <w:color w:val="191919"/>
          <w:sz w:val="20"/>
          <w:szCs w:val="20"/>
        </w:rPr>
        <w:t>commitment to public service, continuing education, technical assistance and economic development activities that address needs, improve the quality of life and raise the educational level within the university's scope of influence;</w:t>
      </w:r>
    </w:p>
    <w:p w:rsidR="0079029D" w:rsidRDefault="0079029D" w:rsidP="003054E4">
      <w:pPr>
        <w:widowControl w:val="0"/>
        <w:autoSpaceDE w:val="0"/>
        <w:autoSpaceDN w:val="0"/>
        <w:adjustRightInd w:val="0"/>
        <w:spacing w:after="0" w:line="250" w:lineRule="auto"/>
        <w:ind w:left="2386" w:right="896" w:hanging="100"/>
        <w:rPr>
          <w:rFonts w:ascii="Times New Roman" w:hAnsi="Times New Roman"/>
          <w:color w:val="000000"/>
          <w:sz w:val="20"/>
          <w:szCs w:val="20"/>
        </w:rPr>
      </w:pPr>
      <w:r w:rsidRPr="009B7488">
        <w:rPr>
          <w:rFonts w:ascii="Calibri" w:hAnsi="Calibri"/>
          <w:noProof/>
          <w:lang w:eastAsia="en-US"/>
        </w:rPr>
        <w:pict>
          <v:shape id="_x0000_s1314" type="#_x0000_t202" style="position:absolute;left:0;text-align:left;margin-left:17.85pt;margin-top:6.05pt;width:1in;height:144.05pt;z-index:-251658240;mso-position-horizontal-relative:page" o:allowincell="f" filled="f" stroked="f">
            <v:textbox style="layout-flow:vertical;mso-layout-flow-alt:bottom-to-top" inset="0,0,0,0">
              <w:txbxContent>
                <w:p w:rsidR="0079029D" w:rsidRDefault="0079029D" w:rsidP="003054E4">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S</w:t>
                  </w:r>
                  <w:r>
                    <w:rPr>
                      <w:rFonts w:ascii="Impact" w:hAnsi="Impact" w:cs="Impact"/>
                      <w:color w:val="A3A3A3"/>
                      <w:spacing w:val="-176"/>
                      <w:position w:val="1"/>
                      <w:sz w:val="140"/>
                      <w:szCs w:val="140"/>
                    </w:rPr>
                    <w:t xml:space="preserve"> </w:t>
                  </w:r>
                  <w:r>
                    <w:rPr>
                      <w:rFonts w:ascii="Impact" w:hAnsi="Impact" w:cs="Impact"/>
                      <w:color w:val="A3A3A3"/>
                      <w:spacing w:val="28"/>
                      <w:position w:val="1"/>
                      <w:sz w:val="105"/>
                      <w:szCs w:val="105"/>
                    </w:rPr>
                    <w:t>T</w:t>
                  </w:r>
                  <w:r>
                    <w:rPr>
                      <w:rFonts w:ascii="Impact" w:hAnsi="Impact" w:cs="Impact"/>
                      <w:color w:val="A3A3A3"/>
                      <w:spacing w:val="12"/>
                      <w:position w:val="1"/>
                      <w:sz w:val="105"/>
                      <w:szCs w:val="105"/>
                    </w:rPr>
                    <w:t>A</w:t>
                  </w:r>
                  <w:r>
                    <w:rPr>
                      <w:rFonts w:ascii="Impact" w:hAnsi="Impact" w:cs="Impact"/>
                      <w:color w:val="A3A3A3"/>
                      <w:position w:val="1"/>
                      <w:sz w:val="105"/>
                      <w:szCs w:val="105"/>
                    </w:rPr>
                    <w:t>T</w:t>
                  </w:r>
                  <w:r>
                    <w:rPr>
                      <w:rFonts w:ascii="Impact" w:hAnsi="Impact" w:cs="Impact"/>
                      <w:color w:val="A3A3A3"/>
                      <w:spacing w:val="-115"/>
                      <w:position w:val="1"/>
                      <w:sz w:val="105"/>
                      <w:szCs w:val="105"/>
                    </w:rPr>
                    <w:t xml:space="preserve"> </w:t>
                  </w:r>
                  <w:r>
                    <w:rPr>
                      <w:rFonts w:ascii="Impact" w:hAnsi="Impact" w:cs="Impact"/>
                      <w:color w:val="A3A3A3"/>
                      <w:position w:val="1"/>
                      <w:sz w:val="105"/>
                      <w:szCs w:val="105"/>
                    </w:rPr>
                    <w:t>E</w:t>
                  </w:r>
                </w:p>
              </w:txbxContent>
            </v:textbox>
            <w10:wrap anchorx="page"/>
          </v:shape>
        </w:pict>
      </w:r>
      <w:r>
        <w:rPr>
          <w:rFonts w:ascii="Times New Roman" w:hAnsi="Times New Roman"/>
          <w:color w:val="191919"/>
          <w:sz w:val="20"/>
          <w:szCs w:val="20"/>
        </w:rPr>
        <w:t>•</w:t>
      </w:r>
      <w:r>
        <w:rPr>
          <w:rFonts w:ascii="Times New Roman" w:hAnsi="Times New Roman"/>
          <w:color w:val="191919"/>
          <w:spacing w:val="-11"/>
          <w:sz w:val="20"/>
          <w:szCs w:val="20"/>
        </w:rPr>
        <w:t xml:space="preserve"> </w:t>
      </w:r>
      <w:r>
        <w:rPr>
          <w:rFonts w:ascii="Times New Roman" w:hAnsi="Times New Roman"/>
          <w:color w:val="191919"/>
          <w:sz w:val="20"/>
          <w:szCs w:val="20"/>
        </w:rPr>
        <w:t>A</w:t>
      </w:r>
      <w:r>
        <w:rPr>
          <w:rFonts w:ascii="Times New Roman" w:hAnsi="Times New Roman"/>
          <w:color w:val="191919"/>
          <w:spacing w:val="-11"/>
          <w:sz w:val="20"/>
          <w:szCs w:val="20"/>
        </w:rPr>
        <w:t xml:space="preserve"> </w:t>
      </w:r>
      <w:r>
        <w:rPr>
          <w:rFonts w:ascii="Times New Roman" w:hAnsi="Times New Roman"/>
          <w:color w:val="191919"/>
          <w:sz w:val="20"/>
          <w:szCs w:val="20"/>
        </w:rPr>
        <w:t>commitment to scholarly and creative work to enhance instructional e</w:t>
      </w:r>
      <w:r>
        <w:rPr>
          <w:rFonts w:ascii="Times New Roman" w:hAnsi="Times New Roman"/>
          <w:color w:val="191919"/>
          <w:spacing w:val="-4"/>
          <w:sz w:val="20"/>
          <w:szCs w:val="20"/>
        </w:rPr>
        <w:t>f</w:t>
      </w:r>
      <w:r>
        <w:rPr>
          <w:rFonts w:ascii="Times New Roman" w:hAnsi="Times New Roman"/>
          <w:color w:val="191919"/>
          <w:sz w:val="20"/>
          <w:szCs w:val="20"/>
        </w:rPr>
        <w:t>fectiveness and to encourage faculty scholarly pursuits, and a commitment to applied research in selected areas of institutional strength and area need.</w:t>
      </w:r>
    </w:p>
    <w:p w:rsidR="0079029D" w:rsidRDefault="0079029D" w:rsidP="003054E4">
      <w:pPr>
        <w:widowControl w:val="0"/>
        <w:autoSpaceDE w:val="0"/>
        <w:autoSpaceDN w:val="0"/>
        <w:adjustRightInd w:val="0"/>
        <w:spacing w:before="17" w:after="0" w:line="220" w:lineRule="exact"/>
        <w:rPr>
          <w:rFonts w:ascii="Times New Roman" w:hAnsi="Times New Roman"/>
          <w:color w:val="000000"/>
        </w:rPr>
      </w:pPr>
    </w:p>
    <w:p w:rsidR="0079029D" w:rsidRDefault="0079029D" w:rsidP="003054E4">
      <w:pPr>
        <w:widowControl w:val="0"/>
        <w:autoSpaceDE w:val="0"/>
        <w:autoSpaceDN w:val="0"/>
        <w:adjustRightInd w:val="0"/>
        <w:spacing w:after="0" w:line="252" w:lineRule="auto"/>
        <w:ind w:left="1926" w:right="1001"/>
        <w:rPr>
          <w:rFonts w:ascii="Times New Roman" w:hAnsi="Times New Roman"/>
          <w:color w:val="000000"/>
          <w:sz w:val="20"/>
          <w:szCs w:val="20"/>
        </w:rPr>
      </w:pPr>
      <w:r>
        <w:rPr>
          <w:rFonts w:ascii="Times New Roman" w:hAnsi="Times New Roman"/>
          <w:b/>
          <w:bCs/>
          <w:color w:val="191919"/>
          <w:sz w:val="20"/>
          <w:szCs w:val="20"/>
        </w:rPr>
        <w:t>While</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Albany State University has much in common with other</w:t>
      </w:r>
      <w:r>
        <w:rPr>
          <w:rFonts w:ascii="Times New Roman" w:hAnsi="Times New Roman"/>
          <w:b/>
          <w:bCs/>
          <w:color w:val="191919"/>
          <w:spacing w:val="-4"/>
          <w:sz w:val="20"/>
          <w:szCs w:val="20"/>
        </w:rPr>
        <w:t xml:space="preserve"> </w:t>
      </w:r>
      <w:r>
        <w:rPr>
          <w:rFonts w:ascii="Times New Roman" w:hAnsi="Times New Roman"/>
          <w:b/>
          <w:bCs/>
          <w:color w:val="191919"/>
          <w:sz w:val="20"/>
          <w:szCs w:val="20"/>
        </w:rPr>
        <w:t>state universities, it is dedicated to p</w:t>
      </w:r>
      <w:r>
        <w:rPr>
          <w:rFonts w:ascii="Times New Roman" w:hAnsi="Times New Roman"/>
          <w:b/>
          <w:bCs/>
          <w:color w:val="191919"/>
          <w:spacing w:val="-4"/>
          <w:sz w:val="20"/>
          <w:szCs w:val="20"/>
        </w:rPr>
        <w:t>r</w:t>
      </w:r>
      <w:r>
        <w:rPr>
          <w:rFonts w:ascii="Times New Roman" w:hAnsi="Times New Roman"/>
          <w:b/>
          <w:bCs/>
          <w:color w:val="191919"/>
          <w:sz w:val="20"/>
          <w:szCs w:val="20"/>
        </w:rPr>
        <w:t>eparing leaders for</w:t>
      </w:r>
      <w:r>
        <w:rPr>
          <w:rFonts w:ascii="Times New Roman" w:hAnsi="Times New Roman"/>
          <w:b/>
          <w:bCs/>
          <w:color w:val="191919"/>
          <w:spacing w:val="-4"/>
          <w:sz w:val="20"/>
          <w:szCs w:val="20"/>
        </w:rPr>
        <w:t xml:space="preserve"> </w:t>
      </w:r>
      <w:r>
        <w:rPr>
          <w:rFonts w:ascii="Times New Roman" w:hAnsi="Times New Roman"/>
          <w:b/>
          <w:bCs/>
          <w:color w:val="191919"/>
          <w:sz w:val="20"/>
          <w:szCs w:val="20"/>
        </w:rPr>
        <w:t xml:space="preserve">underserved populations and is committed to the follow- </w:t>
      </w:r>
      <w:proofErr w:type="spellStart"/>
      <w:r>
        <w:rPr>
          <w:rFonts w:ascii="Times New Roman" w:hAnsi="Times New Roman"/>
          <w:b/>
          <w:bCs/>
          <w:color w:val="191919"/>
          <w:sz w:val="20"/>
          <w:szCs w:val="20"/>
        </w:rPr>
        <w:t>ing</w:t>
      </w:r>
      <w:proofErr w:type="spellEnd"/>
      <w:r>
        <w:rPr>
          <w:rFonts w:ascii="Times New Roman" w:hAnsi="Times New Roman"/>
          <w:b/>
          <w:bCs/>
          <w:color w:val="191919"/>
          <w:sz w:val="20"/>
          <w:szCs w:val="20"/>
        </w:rPr>
        <w:t xml:space="preserve"> distinct purposes:</w:t>
      </w:r>
    </w:p>
    <w:p w:rsidR="0079029D" w:rsidRDefault="0079029D" w:rsidP="003054E4">
      <w:pPr>
        <w:widowControl w:val="0"/>
        <w:autoSpaceDE w:val="0"/>
        <w:autoSpaceDN w:val="0"/>
        <w:adjustRightInd w:val="0"/>
        <w:spacing w:after="0" w:line="229" w:lineRule="exact"/>
        <w:ind w:left="2286"/>
        <w:rPr>
          <w:rFonts w:ascii="Times New Roman" w:hAnsi="Times New Roman"/>
          <w:color w:val="000000"/>
          <w:sz w:val="20"/>
          <w:szCs w:val="20"/>
        </w:rPr>
      </w:pPr>
      <w:r>
        <w:rPr>
          <w:rFonts w:ascii="Times New Roman" w:hAnsi="Times New Roman"/>
          <w:color w:val="191919"/>
          <w:sz w:val="20"/>
          <w:szCs w:val="20"/>
        </w:rPr>
        <w:t>• Providing quality educational experiences for underserved populations in the region, state</w:t>
      </w:r>
    </w:p>
    <w:p w:rsidR="0079029D" w:rsidRDefault="0079029D" w:rsidP="003054E4">
      <w:pPr>
        <w:widowControl w:val="0"/>
        <w:autoSpaceDE w:val="0"/>
        <w:autoSpaceDN w:val="0"/>
        <w:adjustRightInd w:val="0"/>
        <w:spacing w:before="10" w:after="0"/>
        <w:ind w:left="2386"/>
        <w:rPr>
          <w:rFonts w:ascii="Times New Roman" w:hAnsi="Times New Roman"/>
          <w:color w:val="000000"/>
          <w:sz w:val="20"/>
          <w:szCs w:val="20"/>
        </w:rPr>
      </w:pPr>
      <w:proofErr w:type="gramStart"/>
      <w:r>
        <w:rPr>
          <w:rFonts w:ascii="Times New Roman" w:hAnsi="Times New Roman"/>
          <w:color w:val="191919"/>
          <w:sz w:val="20"/>
          <w:szCs w:val="20"/>
        </w:rPr>
        <w:t>and</w:t>
      </w:r>
      <w:proofErr w:type="gramEnd"/>
      <w:r>
        <w:rPr>
          <w:rFonts w:ascii="Times New Roman" w:hAnsi="Times New Roman"/>
          <w:color w:val="191919"/>
          <w:sz w:val="20"/>
          <w:szCs w:val="20"/>
        </w:rPr>
        <w:t xml:space="preserve"> nation;</w:t>
      </w:r>
    </w:p>
    <w:p w:rsidR="0079029D" w:rsidRDefault="0079029D" w:rsidP="003054E4">
      <w:pPr>
        <w:widowControl w:val="0"/>
        <w:autoSpaceDE w:val="0"/>
        <w:autoSpaceDN w:val="0"/>
        <w:adjustRightInd w:val="0"/>
        <w:spacing w:before="10" w:after="0"/>
        <w:ind w:left="2286"/>
        <w:rPr>
          <w:rFonts w:ascii="Times New Roman" w:hAnsi="Times New Roman"/>
          <w:color w:val="000000"/>
          <w:sz w:val="20"/>
          <w:szCs w:val="20"/>
        </w:rPr>
      </w:pPr>
      <w:r>
        <w:rPr>
          <w:rFonts w:ascii="Times New Roman" w:hAnsi="Times New Roman"/>
          <w:color w:val="191919"/>
          <w:sz w:val="20"/>
          <w:szCs w:val="20"/>
        </w:rPr>
        <w:t>• Promoting and preserving the historical and culturally distinctive traditions which define</w:t>
      </w:r>
    </w:p>
    <w:p w:rsidR="0079029D" w:rsidRDefault="0079029D" w:rsidP="003054E4">
      <w:pPr>
        <w:widowControl w:val="0"/>
        <w:autoSpaceDE w:val="0"/>
        <w:autoSpaceDN w:val="0"/>
        <w:adjustRightInd w:val="0"/>
        <w:spacing w:before="10" w:after="0"/>
        <w:ind w:left="2375"/>
        <w:rPr>
          <w:rFonts w:ascii="Times New Roman" w:hAnsi="Times New Roman"/>
          <w:color w:val="000000"/>
          <w:sz w:val="20"/>
          <w:szCs w:val="20"/>
        </w:rPr>
      </w:pPr>
      <w:r>
        <w:rPr>
          <w:rFonts w:ascii="Times New Roman" w:hAnsi="Times New Roman"/>
          <w:color w:val="191919"/>
          <w:sz w:val="20"/>
          <w:szCs w:val="20"/>
        </w:rPr>
        <w:t>African-American culture;</w:t>
      </w:r>
    </w:p>
    <w:p w:rsidR="0079029D" w:rsidRDefault="0079029D" w:rsidP="003054E4">
      <w:pPr>
        <w:widowControl w:val="0"/>
        <w:autoSpaceDE w:val="0"/>
        <w:autoSpaceDN w:val="0"/>
        <w:adjustRightInd w:val="0"/>
        <w:spacing w:before="10" w:after="0" w:line="250" w:lineRule="auto"/>
        <w:ind w:left="2386" w:right="1880" w:hanging="100"/>
        <w:rPr>
          <w:rFonts w:ascii="Times New Roman" w:hAnsi="Times New Roman"/>
          <w:color w:val="000000"/>
          <w:sz w:val="20"/>
          <w:szCs w:val="20"/>
        </w:rPr>
      </w:pPr>
      <w:r w:rsidRPr="009B7488">
        <w:rPr>
          <w:rFonts w:ascii="Calibri" w:hAnsi="Calibri"/>
          <w:noProof/>
          <w:lang w:eastAsia="en-US"/>
        </w:rPr>
        <w:pict>
          <v:shape id="_x0000_s1313" type="#_x0000_t202" style="position:absolute;left:0;text-align:left;margin-left:17.85pt;margin-top:32.45pt;width:1in;height:187.45pt;z-index:-251658240;mso-position-horizontal-relative:page" o:allowincell="f" filled="f" stroked="f">
            <v:textbox style="layout-flow:vertical;mso-layout-flow-alt:bottom-to-top" inset="0,0,0,0">
              <w:txbxContent>
                <w:p w:rsidR="0079029D" w:rsidRDefault="0079029D" w:rsidP="003054E4">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A</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LBAN</w:t>
                  </w:r>
                  <w:r>
                    <w:rPr>
                      <w:rFonts w:ascii="Impact" w:hAnsi="Impact" w:cs="Impact"/>
                      <w:color w:val="A3A3A3"/>
                      <w:position w:val="1"/>
                      <w:sz w:val="105"/>
                      <w:szCs w:val="105"/>
                    </w:rPr>
                    <w:t>Y</w:t>
                  </w:r>
                  <w:r>
                    <w:rPr>
                      <w:rFonts w:ascii="Impact" w:hAnsi="Impact" w:cs="Impact"/>
                      <w:color w:val="A3A3A3"/>
                      <w:spacing w:val="-115"/>
                      <w:position w:val="1"/>
                      <w:sz w:val="105"/>
                      <w:szCs w:val="105"/>
                    </w:rPr>
                    <w:t xml:space="preserve"> </w:t>
                  </w:r>
                </w:p>
              </w:txbxContent>
            </v:textbox>
            <w10:wrap anchorx="page"/>
          </v:shape>
        </w:pict>
      </w:r>
      <w:r>
        <w:rPr>
          <w:rFonts w:ascii="Times New Roman" w:hAnsi="Times New Roman"/>
          <w:color w:val="191919"/>
          <w:sz w:val="20"/>
          <w:szCs w:val="20"/>
        </w:rPr>
        <w:t>• O</w:t>
      </w:r>
      <w:r>
        <w:rPr>
          <w:rFonts w:ascii="Times New Roman" w:hAnsi="Times New Roman"/>
          <w:color w:val="191919"/>
          <w:spacing w:val="-4"/>
          <w:sz w:val="20"/>
          <w:szCs w:val="20"/>
        </w:rPr>
        <w:t>f</w:t>
      </w:r>
      <w:r>
        <w:rPr>
          <w:rFonts w:ascii="Times New Roman" w:hAnsi="Times New Roman"/>
          <w:color w:val="191919"/>
          <w:sz w:val="20"/>
          <w:szCs w:val="20"/>
        </w:rPr>
        <w:t>fering a comprehensive array of programs in health care services, community development, human disabilities, cultural enhancement, business and economic development, international trade and entrepreneurship;</w:t>
      </w:r>
    </w:p>
    <w:p w:rsidR="0079029D" w:rsidRDefault="0079029D" w:rsidP="003054E4">
      <w:pPr>
        <w:widowControl w:val="0"/>
        <w:autoSpaceDE w:val="0"/>
        <w:autoSpaceDN w:val="0"/>
        <w:adjustRightInd w:val="0"/>
        <w:spacing w:after="0" w:line="250" w:lineRule="auto"/>
        <w:ind w:left="2386" w:right="1394" w:hanging="100"/>
        <w:rPr>
          <w:rFonts w:ascii="Times New Roman" w:hAnsi="Times New Roman"/>
          <w:color w:val="000000"/>
          <w:sz w:val="20"/>
          <w:szCs w:val="20"/>
        </w:rPr>
      </w:pPr>
      <w:r>
        <w:rPr>
          <w:rFonts w:ascii="Times New Roman" w:hAnsi="Times New Roman"/>
          <w:color w:val="191919"/>
          <w:sz w:val="20"/>
          <w:szCs w:val="20"/>
        </w:rPr>
        <w:t>• Graduating marketable students not only through technologically advanced academic programs but also through unde</w:t>
      </w:r>
      <w:r>
        <w:rPr>
          <w:rFonts w:ascii="Times New Roman" w:hAnsi="Times New Roman"/>
          <w:color w:val="191919"/>
          <w:spacing w:val="-4"/>
          <w:sz w:val="20"/>
          <w:szCs w:val="20"/>
        </w:rPr>
        <w:t>r</w:t>
      </w:r>
      <w:r>
        <w:rPr>
          <w:rFonts w:ascii="Times New Roman" w:hAnsi="Times New Roman"/>
          <w:color w:val="191919"/>
          <w:sz w:val="20"/>
          <w:szCs w:val="20"/>
        </w:rPr>
        <w:t>graduate research, studies abroad, internships, service learning and developmental pre-professional experiences;</w:t>
      </w:r>
    </w:p>
    <w:p w:rsidR="0079029D" w:rsidRDefault="0079029D" w:rsidP="003054E4">
      <w:pPr>
        <w:widowControl w:val="0"/>
        <w:autoSpaceDE w:val="0"/>
        <w:autoSpaceDN w:val="0"/>
        <w:adjustRightInd w:val="0"/>
        <w:spacing w:after="0" w:line="250" w:lineRule="auto"/>
        <w:ind w:left="2375" w:right="1415" w:hanging="89"/>
        <w:rPr>
          <w:rFonts w:ascii="Times New Roman" w:hAnsi="Times New Roman"/>
          <w:color w:val="000000"/>
          <w:sz w:val="20"/>
          <w:szCs w:val="20"/>
        </w:rPr>
      </w:pPr>
      <w:r>
        <w:rPr>
          <w:rFonts w:ascii="Times New Roman" w:hAnsi="Times New Roman"/>
          <w:color w:val="191919"/>
          <w:sz w:val="20"/>
          <w:szCs w:val="20"/>
        </w:rPr>
        <w:t>• Improving the quality of life of</w:t>
      </w:r>
      <w:r>
        <w:rPr>
          <w:rFonts w:ascii="Times New Roman" w:hAnsi="Times New Roman"/>
          <w:color w:val="191919"/>
          <w:spacing w:val="-11"/>
          <w:sz w:val="20"/>
          <w:szCs w:val="20"/>
        </w:rPr>
        <w:t xml:space="preserve"> </w:t>
      </w:r>
      <w:r>
        <w:rPr>
          <w:rFonts w:ascii="Times New Roman" w:hAnsi="Times New Roman"/>
          <w:color w:val="191919"/>
          <w:sz w:val="20"/>
          <w:szCs w:val="20"/>
        </w:rPr>
        <w:t>African</w:t>
      </w:r>
      <w:r>
        <w:rPr>
          <w:rFonts w:ascii="Times New Roman" w:hAnsi="Times New Roman"/>
          <w:color w:val="191919"/>
          <w:spacing w:val="-11"/>
          <w:sz w:val="20"/>
          <w:szCs w:val="20"/>
        </w:rPr>
        <w:t xml:space="preserve"> </w:t>
      </w:r>
      <w:r>
        <w:rPr>
          <w:rFonts w:ascii="Times New Roman" w:hAnsi="Times New Roman"/>
          <w:color w:val="191919"/>
          <w:sz w:val="20"/>
          <w:szCs w:val="20"/>
        </w:rPr>
        <w:t>American males via the educational, research, intervention and service programs coordinated through the Center for the</w:t>
      </w:r>
      <w:r>
        <w:rPr>
          <w:rFonts w:ascii="Times New Roman" w:hAnsi="Times New Roman"/>
          <w:color w:val="191919"/>
          <w:spacing w:val="-11"/>
          <w:sz w:val="20"/>
          <w:szCs w:val="20"/>
        </w:rPr>
        <w:t xml:space="preserve"> </w:t>
      </w:r>
      <w:r>
        <w:rPr>
          <w:rFonts w:ascii="Times New Roman" w:hAnsi="Times New Roman"/>
          <w:color w:val="191919"/>
          <w:sz w:val="20"/>
          <w:szCs w:val="20"/>
        </w:rPr>
        <w:t>African American Male.</w:t>
      </w:r>
    </w:p>
    <w:p w:rsidR="0079029D" w:rsidRDefault="0079029D" w:rsidP="003054E4">
      <w:pPr>
        <w:widowControl w:val="0"/>
        <w:autoSpaceDE w:val="0"/>
        <w:autoSpaceDN w:val="0"/>
        <w:adjustRightInd w:val="0"/>
        <w:spacing w:after="0" w:line="250" w:lineRule="auto"/>
        <w:ind w:left="2375" w:right="1415" w:hanging="89"/>
        <w:rPr>
          <w:rFonts w:ascii="Times New Roman" w:hAnsi="Times New Roman"/>
          <w:color w:val="000000"/>
          <w:sz w:val="20"/>
          <w:szCs w:val="20"/>
        </w:rPr>
        <w:sectPr w:rsidR="0079029D">
          <w:pgSz w:w="12240" w:h="15840"/>
          <w:pgMar w:top="260" w:right="1300" w:bottom="280" w:left="220" w:header="0" w:footer="1004" w:gutter="0"/>
          <w:cols w:space="720" w:equalWidth="0">
            <w:col w:w="10720"/>
          </w:cols>
          <w:noEndnote/>
        </w:sectPr>
      </w:pPr>
    </w:p>
    <w:p w:rsidR="0079029D" w:rsidRDefault="0079029D" w:rsidP="003054E4">
      <w:pPr>
        <w:widowControl w:val="0"/>
        <w:autoSpaceDE w:val="0"/>
        <w:autoSpaceDN w:val="0"/>
        <w:adjustRightInd w:val="0"/>
        <w:spacing w:before="1" w:after="0" w:line="100" w:lineRule="exact"/>
        <w:rPr>
          <w:rFonts w:ascii="Times New Roman" w:hAnsi="Times New Roman"/>
          <w:color w:val="000000"/>
          <w:sz w:val="10"/>
          <w:szCs w:val="10"/>
        </w:rPr>
      </w:pPr>
    </w:p>
    <w:tbl>
      <w:tblPr>
        <w:tblW w:w="0" w:type="auto"/>
        <w:tblInd w:w="101" w:type="dxa"/>
        <w:tblLayout w:type="fixed"/>
        <w:tblCellMar>
          <w:left w:w="0" w:type="dxa"/>
          <w:right w:w="0" w:type="dxa"/>
        </w:tblCellMar>
        <w:tblLook w:val="0000"/>
      </w:tblPr>
      <w:tblGrid>
        <w:gridCol w:w="4876"/>
        <w:gridCol w:w="4560"/>
        <w:gridCol w:w="1067"/>
      </w:tblGrid>
      <w:tr w:rsidR="0079029D" w:rsidRPr="00FA7AC7" w:rsidTr="00F319A1">
        <w:trPr>
          <w:trHeight w:hRule="exact" w:val="235"/>
        </w:trPr>
        <w:tc>
          <w:tcPr>
            <w:tcW w:w="4876" w:type="dxa"/>
            <w:tcBorders>
              <w:top w:val="nil"/>
              <w:left w:val="nil"/>
              <w:bottom w:val="single" w:sz="4" w:space="0" w:color="191919"/>
              <w:right w:val="single" w:sz="4" w:space="0" w:color="191919"/>
            </w:tcBorders>
          </w:tcPr>
          <w:p w:rsidR="0079029D" w:rsidRPr="00FA7AC7" w:rsidRDefault="0079029D" w:rsidP="00F319A1">
            <w:pPr>
              <w:widowControl w:val="0"/>
              <w:autoSpaceDE w:val="0"/>
              <w:autoSpaceDN w:val="0"/>
              <w:adjustRightInd w:val="0"/>
              <w:spacing w:after="0"/>
              <w:rPr>
                <w:rFonts w:ascii="Times New Roman" w:hAnsi="Times New Roman"/>
                <w:sz w:val="24"/>
                <w:szCs w:val="24"/>
              </w:rPr>
            </w:pPr>
          </w:p>
        </w:tc>
        <w:tc>
          <w:tcPr>
            <w:tcW w:w="4560" w:type="dxa"/>
            <w:vMerge w:val="restart"/>
            <w:tcBorders>
              <w:top w:val="single" w:sz="4" w:space="0" w:color="191919"/>
              <w:left w:val="single" w:sz="4" w:space="0" w:color="191919"/>
              <w:bottom w:val="single" w:sz="4" w:space="0" w:color="191919"/>
              <w:right w:val="single" w:sz="4" w:space="0" w:color="191919"/>
            </w:tcBorders>
          </w:tcPr>
          <w:p w:rsidR="0079029D" w:rsidRPr="00FA7AC7" w:rsidRDefault="0079029D" w:rsidP="00F319A1">
            <w:pPr>
              <w:widowControl w:val="0"/>
              <w:autoSpaceDE w:val="0"/>
              <w:autoSpaceDN w:val="0"/>
              <w:adjustRightInd w:val="0"/>
              <w:spacing w:before="41" w:after="0" w:line="340" w:lineRule="exact"/>
              <w:ind w:left="1711" w:right="752" w:hanging="85"/>
              <w:rPr>
                <w:rFonts w:ascii="Times New Roman" w:hAnsi="Times New Roman"/>
                <w:sz w:val="24"/>
                <w:szCs w:val="24"/>
              </w:rPr>
            </w:pPr>
            <w:r w:rsidRPr="00FA7AC7">
              <w:rPr>
                <w:rFonts w:ascii="Times New Roman" w:hAnsi="Times New Roman"/>
                <w:b/>
                <w:bCs/>
                <w:color w:val="191919"/>
                <w:sz w:val="36"/>
                <w:szCs w:val="36"/>
              </w:rPr>
              <w:t>ASU H</w:t>
            </w:r>
            <w:r w:rsidRPr="00FA7AC7">
              <w:rPr>
                <w:rFonts w:ascii="Times New Roman" w:hAnsi="Times New Roman"/>
                <w:b/>
                <w:bCs/>
                <w:color w:val="191919"/>
                <w:sz w:val="27"/>
                <w:szCs w:val="27"/>
              </w:rPr>
              <w:t>IS</w:t>
            </w:r>
            <w:r w:rsidRPr="00FA7AC7">
              <w:rPr>
                <w:rFonts w:ascii="Times New Roman" w:hAnsi="Times New Roman"/>
                <w:b/>
                <w:bCs/>
                <w:color w:val="191919"/>
                <w:spacing w:val="-5"/>
                <w:sz w:val="27"/>
                <w:szCs w:val="27"/>
              </w:rPr>
              <w:t>T</w:t>
            </w:r>
            <w:r w:rsidRPr="00FA7AC7">
              <w:rPr>
                <w:rFonts w:ascii="Times New Roman" w:hAnsi="Times New Roman"/>
                <w:b/>
                <w:bCs/>
                <w:color w:val="191919"/>
                <w:sz w:val="27"/>
                <w:szCs w:val="27"/>
              </w:rPr>
              <w:t>O</w:t>
            </w:r>
            <w:r w:rsidRPr="00FA7AC7">
              <w:rPr>
                <w:rFonts w:ascii="Times New Roman" w:hAnsi="Times New Roman"/>
                <w:b/>
                <w:bCs/>
                <w:color w:val="191919"/>
                <w:spacing w:val="-10"/>
                <w:sz w:val="27"/>
                <w:szCs w:val="27"/>
              </w:rPr>
              <w:t>R</w:t>
            </w:r>
            <w:r w:rsidRPr="00FA7AC7">
              <w:rPr>
                <w:rFonts w:ascii="Times New Roman" w:hAnsi="Times New Roman"/>
                <w:b/>
                <w:bCs/>
                <w:color w:val="191919"/>
                <w:sz w:val="27"/>
                <w:szCs w:val="27"/>
              </w:rPr>
              <w:t>Y AND</w:t>
            </w:r>
            <w:r w:rsidRPr="00FA7AC7">
              <w:rPr>
                <w:rFonts w:ascii="Times New Roman" w:hAnsi="Times New Roman"/>
                <w:b/>
                <w:bCs/>
                <w:color w:val="191919"/>
                <w:spacing w:val="23"/>
                <w:sz w:val="27"/>
                <w:szCs w:val="27"/>
              </w:rPr>
              <w:t xml:space="preserve"> </w:t>
            </w:r>
            <w:r w:rsidRPr="00FA7AC7">
              <w:rPr>
                <w:rFonts w:ascii="Times New Roman" w:hAnsi="Times New Roman"/>
                <w:b/>
                <w:bCs/>
                <w:color w:val="191919"/>
                <w:sz w:val="36"/>
                <w:szCs w:val="36"/>
              </w:rPr>
              <w:t>M</w:t>
            </w:r>
            <w:r w:rsidRPr="00FA7AC7">
              <w:rPr>
                <w:rFonts w:ascii="Times New Roman" w:hAnsi="Times New Roman"/>
                <w:b/>
                <w:bCs/>
                <w:color w:val="191919"/>
                <w:sz w:val="27"/>
                <w:szCs w:val="27"/>
              </w:rPr>
              <w:t>ISSION</w:t>
            </w:r>
          </w:p>
        </w:tc>
        <w:tc>
          <w:tcPr>
            <w:tcW w:w="1067" w:type="dxa"/>
            <w:tcBorders>
              <w:top w:val="nil"/>
              <w:left w:val="single" w:sz="4" w:space="0" w:color="191919"/>
              <w:bottom w:val="single" w:sz="4" w:space="0" w:color="191919"/>
              <w:right w:val="nil"/>
            </w:tcBorders>
          </w:tcPr>
          <w:p w:rsidR="0079029D" w:rsidRPr="00FA7AC7" w:rsidRDefault="0079029D" w:rsidP="00F319A1">
            <w:pPr>
              <w:widowControl w:val="0"/>
              <w:autoSpaceDE w:val="0"/>
              <w:autoSpaceDN w:val="0"/>
              <w:adjustRightInd w:val="0"/>
              <w:spacing w:after="0"/>
              <w:rPr>
                <w:rFonts w:ascii="Times New Roman" w:hAnsi="Times New Roman"/>
                <w:sz w:val="24"/>
                <w:szCs w:val="24"/>
              </w:rPr>
            </w:pPr>
          </w:p>
        </w:tc>
      </w:tr>
      <w:tr w:rsidR="0079029D" w:rsidRPr="00FA7AC7" w:rsidTr="00F319A1">
        <w:trPr>
          <w:trHeight w:hRule="exact" w:val="256"/>
        </w:trPr>
        <w:tc>
          <w:tcPr>
            <w:tcW w:w="4876" w:type="dxa"/>
            <w:tcBorders>
              <w:top w:val="single" w:sz="4" w:space="0" w:color="191919"/>
              <w:left w:val="nil"/>
              <w:bottom w:val="single" w:sz="4" w:space="0" w:color="191919"/>
              <w:right w:val="single" w:sz="4" w:space="0" w:color="191919"/>
            </w:tcBorders>
          </w:tcPr>
          <w:p w:rsidR="0079029D" w:rsidRPr="00FA7AC7" w:rsidRDefault="0079029D" w:rsidP="00F319A1">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79029D" w:rsidRPr="00FA7AC7" w:rsidRDefault="0079029D" w:rsidP="00F319A1">
            <w:pPr>
              <w:widowControl w:val="0"/>
              <w:autoSpaceDE w:val="0"/>
              <w:autoSpaceDN w:val="0"/>
              <w:adjustRightInd w:val="0"/>
              <w:spacing w:after="0"/>
              <w:rPr>
                <w:rFonts w:ascii="Times New Roman" w:hAnsi="Times New Roman"/>
                <w:sz w:val="24"/>
                <w:szCs w:val="24"/>
              </w:rPr>
            </w:pPr>
          </w:p>
        </w:tc>
        <w:tc>
          <w:tcPr>
            <w:tcW w:w="1067" w:type="dxa"/>
            <w:tcBorders>
              <w:top w:val="single" w:sz="4" w:space="0" w:color="191919"/>
              <w:left w:val="single" w:sz="4" w:space="0" w:color="191919"/>
              <w:bottom w:val="single" w:sz="4" w:space="0" w:color="191919"/>
              <w:right w:val="nil"/>
            </w:tcBorders>
          </w:tcPr>
          <w:p w:rsidR="0079029D" w:rsidRPr="00FA7AC7" w:rsidRDefault="0079029D" w:rsidP="00F319A1">
            <w:pPr>
              <w:widowControl w:val="0"/>
              <w:autoSpaceDE w:val="0"/>
              <w:autoSpaceDN w:val="0"/>
              <w:adjustRightInd w:val="0"/>
              <w:spacing w:after="0"/>
              <w:rPr>
                <w:rFonts w:ascii="Times New Roman" w:hAnsi="Times New Roman"/>
                <w:sz w:val="24"/>
                <w:szCs w:val="24"/>
              </w:rPr>
            </w:pPr>
          </w:p>
        </w:tc>
      </w:tr>
      <w:tr w:rsidR="0079029D" w:rsidRPr="00FA7AC7" w:rsidTr="00F319A1">
        <w:trPr>
          <w:trHeight w:hRule="exact" w:val="219"/>
        </w:trPr>
        <w:tc>
          <w:tcPr>
            <w:tcW w:w="4876" w:type="dxa"/>
            <w:tcBorders>
              <w:top w:val="single" w:sz="4" w:space="0" w:color="191919"/>
              <w:left w:val="nil"/>
              <w:bottom w:val="nil"/>
              <w:right w:val="single" w:sz="4" w:space="0" w:color="191919"/>
            </w:tcBorders>
          </w:tcPr>
          <w:p w:rsidR="0079029D" w:rsidRPr="00FA7AC7" w:rsidRDefault="0079029D" w:rsidP="00F319A1">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79029D" w:rsidRPr="00FA7AC7" w:rsidRDefault="0079029D" w:rsidP="00F319A1">
            <w:pPr>
              <w:widowControl w:val="0"/>
              <w:autoSpaceDE w:val="0"/>
              <w:autoSpaceDN w:val="0"/>
              <w:adjustRightInd w:val="0"/>
              <w:spacing w:after="0"/>
              <w:rPr>
                <w:rFonts w:ascii="Times New Roman" w:hAnsi="Times New Roman"/>
                <w:sz w:val="24"/>
                <w:szCs w:val="24"/>
              </w:rPr>
            </w:pPr>
          </w:p>
        </w:tc>
        <w:tc>
          <w:tcPr>
            <w:tcW w:w="1067" w:type="dxa"/>
            <w:tcBorders>
              <w:top w:val="single" w:sz="4" w:space="0" w:color="191919"/>
              <w:left w:val="single" w:sz="4" w:space="0" w:color="191919"/>
              <w:bottom w:val="nil"/>
              <w:right w:val="nil"/>
            </w:tcBorders>
          </w:tcPr>
          <w:p w:rsidR="0079029D" w:rsidRPr="00FA7AC7" w:rsidRDefault="0079029D" w:rsidP="00F319A1">
            <w:pPr>
              <w:widowControl w:val="0"/>
              <w:autoSpaceDE w:val="0"/>
              <w:autoSpaceDN w:val="0"/>
              <w:adjustRightInd w:val="0"/>
              <w:spacing w:after="0"/>
              <w:rPr>
                <w:rFonts w:ascii="Times New Roman" w:hAnsi="Times New Roman"/>
                <w:sz w:val="24"/>
                <w:szCs w:val="24"/>
              </w:rPr>
            </w:pPr>
          </w:p>
        </w:tc>
      </w:tr>
    </w:tbl>
    <w:p w:rsidR="0079029D" w:rsidRDefault="0079029D" w:rsidP="003054E4">
      <w:pPr>
        <w:widowControl w:val="0"/>
        <w:autoSpaceDE w:val="0"/>
        <w:autoSpaceDN w:val="0"/>
        <w:adjustRightInd w:val="0"/>
        <w:spacing w:after="0" w:line="200" w:lineRule="exact"/>
        <w:rPr>
          <w:rFonts w:ascii="Times New Roman" w:hAnsi="Times New Roman"/>
          <w:sz w:val="20"/>
          <w:szCs w:val="20"/>
        </w:rPr>
      </w:pPr>
    </w:p>
    <w:p w:rsidR="0079029D" w:rsidRDefault="0079029D" w:rsidP="003054E4">
      <w:pPr>
        <w:widowControl w:val="0"/>
        <w:autoSpaceDE w:val="0"/>
        <w:autoSpaceDN w:val="0"/>
        <w:adjustRightInd w:val="0"/>
        <w:spacing w:after="0" w:line="200" w:lineRule="exact"/>
        <w:rPr>
          <w:rFonts w:ascii="Times New Roman" w:hAnsi="Times New Roman"/>
          <w:sz w:val="20"/>
          <w:szCs w:val="20"/>
        </w:rPr>
      </w:pPr>
    </w:p>
    <w:p w:rsidR="0079029D" w:rsidRDefault="0079029D" w:rsidP="003054E4">
      <w:pPr>
        <w:widowControl w:val="0"/>
        <w:autoSpaceDE w:val="0"/>
        <w:autoSpaceDN w:val="0"/>
        <w:adjustRightInd w:val="0"/>
        <w:spacing w:after="0" w:line="200" w:lineRule="exact"/>
        <w:rPr>
          <w:rFonts w:ascii="Times New Roman" w:hAnsi="Times New Roman"/>
          <w:sz w:val="20"/>
          <w:szCs w:val="20"/>
        </w:rPr>
      </w:pPr>
    </w:p>
    <w:p w:rsidR="0079029D" w:rsidRDefault="0079029D" w:rsidP="003054E4">
      <w:pPr>
        <w:widowControl w:val="0"/>
        <w:autoSpaceDE w:val="0"/>
        <w:autoSpaceDN w:val="0"/>
        <w:adjustRightInd w:val="0"/>
        <w:spacing w:after="0" w:line="200" w:lineRule="exact"/>
        <w:rPr>
          <w:rFonts w:ascii="Times New Roman" w:hAnsi="Times New Roman"/>
          <w:sz w:val="20"/>
          <w:szCs w:val="20"/>
        </w:rPr>
      </w:pPr>
    </w:p>
    <w:p w:rsidR="0079029D" w:rsidRDefault="0079029D" w:rsidP="003054E4">
      <w:pPr>
        <w:widowControl w:val="0"/>
        <w:autoSpaceDE w:val="0"/>
        <w:autoSpaceDN w:val="0"/>
        <w:adjustRightInd w:val="0"/>
        <w:spacing w:before="3" w:after="0" w:line="280" w:lineRule="exact"/>
        <w:rPr>
          <w:rFonts w:ascii="Times New Roman" w:hAnsi="Times New Roman"/>
          <w:sz w:val="28"/>
          <w:szCs w:val="28"/>
        </w:rPr>
      </w:pPr>
    </w:p>
    <w:p w:rsidR="0079029D" w:rsidRDefault="0079029D" w:rsidP="003054E4">
      <w:pPr>
        <w:widowControl w:val="0"/>
        <w:autoSpaceDE w:val="0"/>
        <w:autoSpaceDN w:val="0"/>
        <w:adjustRightInd w:val="0"/>
        <w:spacing w:before="26" w:after="0" w:line="250" w:lineRule="auto"/>
        <w:ind w:left="861" w:right="1952" w:firstLine="360"/>
        <w:rPr>
          <w:rFonts w:ascii="Times New Roman" w:hAnsi="Times New Roman"/>
          <w:color w:val="000000"/>
          <w:sz w:val="20"/>
          <w:szCs w:val="20"/>
        </w:rPr>
      </w:pPr>
      <w:r w:rsidRPr="009B7488">
        <w:rPr>
          <w:rFonts w:ascii="Calibri" w:hAnsi="Calibri"/>
          <w:noProof/>
          <w:lang w:eastAsia="en-US"/>
        </w:rPr>
        <w:pict>
          <v:group id="_x0000_s1316" style="position:absolute;left:0;text-align:left;margin-left:315.1pt;margin-top:-87.4pt;width:31.2pt;height:31.05pt;z-index:-251658240;mso-position-horizontal-relative:page" coordorigin="6302,-1748" coordsize="624,621" o:allowincell="f">
            <v:rect id="_x0000_s1317" style="position:absolute;left:6307;top:-1743;width:613;height:610" o:allowincell="f" stroked="f">
              <v:path arrowok="t"/>
            </v:rect>
            <v:rect id="_x0000_s1318" style="position:absolute;left:6308;top:-1743;width:620;height:620;mso-position-horizontal-relative:page" o:allowincell="f" filled="f" stroked="f">
              <v:textbox inset="0,0,0,0">
                <w:txbxContent>
                  <w:p w:rsidR="0079029D" w:rsidRDefault="0079029D" w:rsidP="003054E4">
                    <w:pPr>
                      <w:spacing w:after="0" w:line="620" w:lineRule="atLeast"/>
                      <w:rPr>
                        <w:rFonts w:ascii="Times New Roman" w:hAnsi="Times New Roman"/>
                        <w:sz w:val="24"/>
                        <w:szCs w:val="24"/>
                      </w:rPr>
                    </w:pPr>
                    <w:r>
                      <w:rPr>
                        <w:rFonts w:ascii="Times New Roman" w:hAnsi="Times New Roman"/>
                        <w:noProof/>
                        <w:sz w:val="24"/>
                        <w:szCs w:val="24"/>
                      </w:rPr>
                      <w:drawing>
                        <wp:inline distT="0" distB="0" distL="0" distR="0">
                          <wp:extent cx="390525" cy="390525"/>
                          <wp:effectExtent l="1905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
                                  <a:srcRect/>
                                  <a:stretch>
                                    <a:fillRect/>
                                  </a:stretch>
                                </pic:blipFill>
                                <pic:spPr bwMode="auto">
                                  <a:xfrm>
                                    <a:off x="0" y="0"/>
                                    <a:ext cx="390525" cy="390525"/>
                                  </a:xfrm>
                                  <a:prstGeom prst="rect">
                                    <a:avLst/>
                                  </a:prstGeom>
                                  <a:noFill/>
                                  <a:ln w="9525">
                                    <a:noFill/>
                                    <a:miter lim="800000"/>
                                    <a:headEnd/>
                                    <a:tailEnd/>
                                  </a:ln>
                                </pic:spPr>
                              </pic:pic>
                            </a:graphicData>
                          </a:graphic>
                        </wp:inline>
                      </w:drawing>
                    </w:r>
                  </w:p>
                  <w:p w:rsidR="0079029D" w:rsidRDefault="0079029D" w:rsidP="003054E4">
                    <w:pPr>
                      <w:widowControl w:val="0"/>
                      <w:autoSpaceDE w:val="0"/>
                      <w:autoSpaceDN w:val="0"/>
                      <w:adjustRightInd w:val="0"/>
                      <w:spacing w:after="0"/>
                      <w:rPr>
                        <w:rFonts w:ascii="Times New Roman" w:hAnsi="Times New Roman"/>
                        <w:sz w:val="24"/>
                        <w:szCs w:val="24"/>
                      </w:rPr>
                    </w:pPr>
                  </w:p>
                </w:txbxContent>
              </v:textbox>
            </v:rect>
            <w10:wrap anchorx="page"/>
          </v:group>
        </w:pict>
      </w:r>
      <w:r w:rsidRPr="009B7488">
        <w:rPr>
          <w:rFonts w:ascii="Calibri" w:hAnsi="Calibri"/>
          <w:noProof/>
          <w:lang w:eastAsia="en-US"/>
        </w:rPr>
        <w:pict>
          <v:group id="_x0000_s1319" style="position:absolute;left:0;text-align:left;margin-left:200.35pt;margin-top:-27.9pt;width:207.3pt;height:19.75pt;z-index:-251658240;mso-position-horizontal-relative:page" coordorigin="4007,-558" coordsize="4146,395" o:allowincell="f">
            <v:shape id="_x0000_s1320" style="position:absolute;left:4007;top:-558;width:4146;height:395;mso-position-horizontal-relative:page;mso-position-vertical-relative:text" coordsize="4146,395" o:allowincell="f" path="m111,l101,,88,1,78,3,68,5,60,9r-9,4l43,17r-4,3l30,28r-8,7l16,43r-5,8l8,59,6,64r215,l220,59r-4,-8l211,43r-7,-8l198,28,186,20r-3,-3l174,13,166,9,155,5,148,3,132,1,127,,111,r,xe" fillcolor="#686868" stroked="f">
              <v:path arrowok="t"/>
            </v:shape>
            <v:shape id="_x0000_s1321" style="position:absolute;left:4007;top:-558;width:4146;height:395;mso-position-horizontal-relative:page;mso-position-vertical-relative:text" coordsize="4146,395" o:allowincell="f" path="m1701,r-2,l1680,1r-5,1l1660,4r-4,2l1642,10r-1,1l1640,12r-7,4l1623,22r-6,6l1610,36r-4,6l1605,43r-1,3l1600,57r-1,4l1598,64r211,l1808,61r-1,-4l1804,46r-1,-3l1802,42r-4,-6l1792,28r-9,-6l1775,16r-8,-4l1764,11r-1,-1l1750,6r-6,-2l1731,2,1721,1,1709,r-6,e" fillcolor="#686868" stroked="f">
              <v:path arrowok="t"/>
            </v:shape>
            <v:shape id="_x0000_s1322" style="position:absolute;left:4007;top:-558;width:4146;height:395;mso-position-horizontal-relative:page;mso-position-vertical-relative:text" coordsize="4146,395" o:allowincell="f" path="m2865,7r,2l2865,26r,19l2865,66r,22l2865,137r146,l3005,88r-3,-22l2999,45r-3,-19l2993,9r,-2e" fillcolor="#686868" stroked="f">
              <v:path arrowok="t"/>
            </v:shape>
            <v:shape id="_x0000_s1323" style="position:absolute;left:4007;top:-558;width:4146;height:395;mso-position-horizontal-relative:page;mso-position-vertical-relative:text" coordsize="4146,395" o:allowincell="f" path="m3041,7r-16,124l3169,131r,-124e" fillcolor="#686868" stroked="f">
              <v:path arrowok="t"/>
            </v:shape>
            <v:shape id="_x0000_s1324" style="position:absolute;left:4007;top:-558;width:4146;height:395;mso-position-horizontal-relative:page;mso-position-vertical-relative:text" coordsize="4146,395" o:allowincell="f" path="m6,64r,l5,65,4,73,3,79,1,98,,107r,12l,144,,257r,24l1,299r,2l2,315r3,9l6,331r109,l102,324r-1,-9l99,301r-1,-2l98,281r,-24l98,144r,-25l98,107r1,-9l100,79r1,-6l109,65r1,-1l114,64e" fillcolor="#686868" stroked="f">
              <v:path arrowok="t"/>
            </v:shape>
            <v:shape id="_x0000_s1325" style="position:absolute;left:4007;top:-558;width:4146;height:395;mso-position-horizontal-relative:page;mso-position-vertical-relative:text" coordsize="4146,395" o:allowincell="f" path="m114,64r11,4l125,68r4,18l130,89r,17l130,113r,18l130,147r99,l229,131r-1,-18l228,106,226,89r,-3l223,68r,l221,64e" fillcolor="#686868" stroked="f">
              <v:path arrowok="t"/>
            </v:shape>
            <v:shape id="_x0000_s1326" style="position:absolute;left:4007;top:-558;width:4146;height:395;mso-position-horizontal-relative:page;mso-position-vertical-relative:text" coordsize="4146,395" o:allowincell="f" path="m1598,64r-1,9l1596,76r-2,24l1594,106r,l1595,115r,7l1596,128r,l1597,136r2,9l1599,147r1,1l1602,156r3,7l1607,169r5,7l1614,179r8,7l1624,188r9,7l1638,199r11,8l1652,209r2,2l1670,221r1,1l1676,225r17,12l1701,243r8,6l1717,256r4,9l1723,270r3,20l1726,291r,2l1726,315r,5l1720,331r96,l1818,320r1,-5l1820,293r,-2l1820,290r-1,-20l1819,265r-1,-9l1817,249r-1,-6l1814,237r-3,-12l1809,222r,-1l1804,211r-1,-2l1801,207r-7,-8l1790,195r-7,-7l1781,186r-10,-7l1767,176r-10,-7l1748,163r-10,-7l1726,148r-2,-1l1720,145r-15,-9l1696,128r-1,l1692,122r-4,-7l1687,106r,l1687,100r,-24l1687,73r6,-9e" fillcolor="#686868" stroked="f">
              <v:path arrowok="t"/>
            </v:shape>
            <v:shape id="_x0000_s1327" style="position:absolute;left:4007;top:-558;width:4146;height:395;mso-position-horizontal-relative:page;mso-position-vertical-relative:text" coordsize="4146,395" o:allowincell="f" path="m1716,64r4,4l1720,82r,25l1720,122r92,l1812,107r-1,-25l1809,68r,-4e" fillcolor="#686868" stroked="f">
              <v:path arrowok="t"/>
            </v:shape>
            <v:shape id="_x0000_s1328" style="position:absolute;left:4007;top:-558;width:4146;height:395;mso-position-horizontal-relative:page;mso-position-vertical-relative:text" coordsize="4146,395" o:allowincell="f" path="m1930,96r-12,1l1909,98r-12,4l1890,103r-2,1l1877,109r-2,1l1875,110r-10,7l1861,124r-2,3l1851,136r-1,4l1848,145r165,l2012,140r-2,-4l2004,127r-2,-3l1995,117r-9,-7l1985,110r-1,-1l1974,104r-3,-1l1967,102r-16,-4l1947,97e" fillcolor="#686868" stroked="f">
              <v:path arrowok="t"/>
            </v:shape>
            <v:shape id="_x0000_s1329" style="position:absolute;left:4007;top:-558;width:4146;height:395;mso-position-horizontal-relative:page;mso-position-vertical-relative:text" coordsize="4146,395" o:allowincell="f" path="m2329,96r-1,l2307,98r-1,l2289,103r-1,1l2286,104r-10,5l2274,110r-8,6l2265,117r-7,9l2258,127r-7,9l2251,137r-3,8l2410,145r-4,-8l2406,136r-7,-9l2399,126r-7,-9l2391,116r-8,-6l2382,109r-11,-5l2370,104r-2,-1l2351,98r-3,l2331,96e" fillcolor="#686868" stroked="f">
              <v:path arrowok="t"/>
            </v:shape>
            <v:shape id="_x0000_s1330" style="position:absolute;left:4007;top:-558;width:4146;height:395;mso-position-horizontal-relative:page;mso-position-vertical-relative:text" coordsize="4146,395" o:allowincell="f" path="m2525,96r,l2504,98r-1,l2486,103r-2,1l2483,104r-10,5l2471,110r-8,6l2461,117r-6,9l2454,127r-6,9l2447,137r-3,8l2606,145r-3,-8l2603,136r-7,-9l2596,126r-7,-9l2588,116r-9,-6l2579,109r-11,-5l2566,104r-1,-1l2548,98r-3,l2527,96e" fillcolor="#686868" stroked="f">
              <v:path arrowok="t"/>
            </v:shape>
            <v:shape id="_x0000_s1331" style="position:absolute;left:4007;top:-558;width:4146;height:395;mso-position-horizontal-relative:page;mso-position-vertical-relative:text" coordsize="4146,395" o:allowincell="f" path="m3382,96r-5,1l3360,98r-6,2l3342,103r-5,2l3335,106r-11,5l3323,112r-7,7l3315,120r-5,9l3310,129r-2,6l3305,144r-1,1l3462,145r,-1l3460,135r-2,-6l3458,129r-4,-9l3452,119r-7,-7l3442,111r-11,-5l3429,105r-6,-2l3414,100r-12,-2l3393,97e" fillcolor="#686868" stroked="f">
              <v:path arrowok="t"/>
            </v:shape>
            <v:shape id="_x0000_s1332" style="position:absolute;left:4007;top:-558;width:4146;height:395;mso-position-horizontal-relative:page;mso-position-vertical-relative:text" coordsize="4146,395" o:allowincell="f" path="m3568,96r-5,1l3547,98r-7,2l3528,103r-5,2l3521,106r-10,5l3509,112r-7,7l3501,120r-5,9l3496,129r-2,6l3491,144r,1l3648,145r,-1l3646,135r-2,-6l3644,129r-4,-9l3638,119r-7,-7l3628,111r-11,-5l3615,105r-6,-2l3600,100r-12,-2l3579,97e" fillcolor="#686868" stroked="f">
              <v:path arrowok="t"/>
            </v:shape>
            <v:shape id="_x0000_s1333" style="position:absolute;left:4007;top:-558;width:4146;height:395;mso-position-horizontal-relative:page;mso-position-vertical-relative:text" coordsize="4146,395" o:allowincell="f" path="m3867,96r,l3846,98r-1,l3828,103r-2,1l3825,104r-10,5l3813,110r-8,6l3803,117r-6,9l3796,127r-6,9l3789,137r-3,8l3948,145r-3,-8l3945,136r-7,-9l3938,126r-7,-9l3930,116r-9,-6l3921,109r-11,-5l3908,104r-1,-1l3890,98r-3,l3869,96e" fillcolor="#686868" stroked="f">
              <v:path arrowok="t"/>
            </v:shape>
            <v:shape id="_x0000_s1334" style="position:absolute;left:4007;top:-558;width:4146;height:395;mso-position-horizontal-relative:page;mso-position-vertical-relative:text" coordsize="4146,395" o:allowincell="f" path="m262,102r,l262,103r,1l262,106r,3l262,116r,11l262,137r,14l424,151r-3,-14l416,127r-8,-11l398,109r-13,-3l372,104r-18,-1l330,102e" fillcolor="#686868" stroked="f">
              <v:path arrowok="t"/>
            </v:shape>
            <v:shape id="_x0000_s1335" style="position:absolute;left:4007;top:-558;width:4146;height:395;mso-position-horizontal-relative:page;mso-position-vertical-relative:text" coordsize="4146,395" o:allowincell="f" path="m477,102r-9,64l593,166r-9,-64e" fillcolor="#686868" stroked="f">
              <v:path arrowok="t"/>
            </v:shape>
            <v:shape id="_x0000_s1336" style="position:absolute;left:4007;top:-558;width:4146;height:395;mso-position-horizontal-relative:page;mso-position-vertical-relative:text" coordsize="4146,395" o:allowincell="f" path="m639,102r,l639,103r,2l639,107r,4l639,116r,7l639,131r,8l639,148r,3l808,151r,-3l806,139r-4,-8l795,123r-6,-7l779,111r-12,-4l754,105r-19,-2l712,102e" fillcolor="#686868" stroked="f">
              <v:path arrowok="t"/>
            </v:shape>
            <v:shape id="_x0000_s1337" style="position:absolute;left:4007;top:-558;width:4146;height:395;mso-position-horizontal-relative:page;mso-position-vertical-relative:text" coordsize="4146,395" o:allowincell="f" path="m837,102r,196l837,318r1,14l838,334r1,7l840,344r,1l913,345r-1,-1l911,341r,-7l911,332r,-14l911,298r,-196e" fillcolor="#686868" stroked="f">
              <v:path arrowok="t"/>
            </v:shape>
            <v:shape id="_x0000_s1338" style="position:absolute;left:4007;top:-558;width:4146;height:395;mso-position-horizontal-relative:page;mso-position-vertical-relative:text" coordsize="4146,395" o:allowincell="f" path="m932,102r,198l932,323r,15l932,340r-2,5l1003,345r,-5l1004,338r1,-15l1006,300r,-198e" fillcolor="#686868" stroked="f">
              <v:path arrowok="t"/>
            </v:shape>
            <v:shape id="_x0000_s1339" style="position:absolute;left:4007;top:-558;width:4146;height:395;mso-position-horizontal-relative:page;mso-position-vertical-relative:text" coordsize="4146,395" o:allowincell="f" path="m1055,102r-8,64l1172,166r-10,-64e" fillcolor="#686868" stroked="f">
              <v:path arrowok="t"/>
            </v:shape>
            <v:shape id="_x0000_s1340" style="position:absolute;left:4007;top:-558;width:4146;height:395;mso-position-horizontal-relative:page;mso-position-vertical-relative:text" coordsize="4146,395" o:allowincell="f" path="m1185,102r,57l1347,159r,-57e" fillcolor="#686868" stroked="f">
              <v:path arrowok="t"/>
            </v:shape>
            <v:shape id="_x0000_s1341" style="position:absolute;left:4007;top:-558;width:4146;height:395;mso-position-horizontal-relative:page;mso-position-vertical-relative:text" coordsize="4146,395" o:allowincell="f" path="m1363,102r,57l1487,159r,-57e" fillcolor="#686868" stroked="f">
              <v:path arrowok="t"/>
            </v:shape>
            <v:shape id="_x0000_s1342" style="position:absolute;left:4007;top:-558;width:4146;height:395;mso-position-horizontal-relative:page;mso-position-vertical-relative:text" coordsize="4146,395" o:allowincell="f" path="m2045,102r,102l2119,204r,-102e" fillcolor="#686868" stroked="f">
              <v:path arrowok="t"/>
            </v:shape>
            <v:shape id="_x0000_s1343" style="position:absolute;left:4007;top:-558;width:4146;height:395;mso-position-horizontal-relative:page;mso-position-vertical-relative:text" coordsize="4146,395" o:allowincell="f" path="m2141,102r,102l2215,204r,-102e" fillcolor="#686868" stroked="f">
              <v:path arrowok="t"/>
            </v:shape>
            <v:shape id="_x0000_s1344" style="position:absolute;left:4007;top:-558;width:4146;height:395;mso-position-horizontal-relative:page;mso-position-vertical-relative:text" coordsize="4146,395" o:allowincell="f" path="m2638,102r,228l2712,330r,-228e" fillcolor="#686868" stroked="f">
              <v:path arrowok="t"/>
            </v:shape>
            <v:shape id="_x0000_s1345" style="position:absolute;left:4007;top:-558;width:4146;height:395;mso-position-horizontal-relative:page;mso-position-vertical-relative:text" coordsize="4146,395" o:allowincell="f" path="m3204,102r,285l3278,387r,-285e" fillcolor="#686868" stroked="f">
              <v:path arrowok="t"/>
            </v:shape>
            <v:shape id="_x0000_s1346" style="position:absolute;left:4007;top:-558;width:4146;height:395;mso-position-horizontal-relative:page;mso-position-vertical-relative:text" coordsize="4146,395" o:allowincell="f" path="m3680,102r,285l3754,387r,-285e" fillcolor="#686868" stroked="f">
              <v:path arrowok="t"/>
            </v:shape>
            <v:shape id="_x0000_s1347" style="position:absolute;left:4007;top:-558;width:4146;height:395;mso-position-horizontal-relative:page;mso-position-vertical-relative:text" coordsize="4146,395" o:allowincell="f" path="m3980,102r,128l4084,230,4042,102e" fillcolor="#686868" stroked="f">
              <v:path arrowok="t"/>
            </v:shape>
            <v:shape id="_x0000_s1348" style="position:absolute;left:4007;top:-558;width:4146;height:395;mso-position-horizontal-relative:page;mso-position-vertical-relative:text" coordsize="4146,395" o:allowincell="f" path="m4084,102r,128l4146,230r,-128e" fillcolor="#686868" stroked="f">
              <v:path arrowok="t"/>
            </v:shape>
            <v:shape id="_x0000_s1349" style="position:absolute;left:4007;top:-558;width:4146;height:395;mso-position-horizontal-relative:page;mso-position-vertical-relative:text" coordsize="4146,395" o:allowincell="f" path="m3025,131r-7,54l3076,185r7,-54e" fillcolor="#686868" stroked="f">
              <v:path arrowok="t"/>
            </v:shape>
            <v:shape id="_x0000_s1350" style="position:absolute;left:4007;top:-558;width:4146;height:395;mso-position-horizontal-relative:page;mso-position-vertical-relative:text" coordsize="4146,395" o:allowincell="f" path="m3083,131r,256l3169,387r,-256e" fillcolor="#686868" stroked="f">
              <v:path arrowok="t"/>
            </v:shape>
            <v:shape id="_x0000_s1351" style="position:absolute;left:4007;top:-558;width:4146;height:395;mso-position-horizontal-relative:page;mso-position-vertical-relative:text" coordsize="4146,395" o:allowincell="f" path="m2865,137r,250l2951,387r,-250e" fillcolor="#686868" stroked="f">
              <v:path arrowok="t"/>
            </v:shape>
            <v:shape id="_x0000_s1352" style="position:absolute;left:4007;top:-558;width:4146;height:395;mso-position-horizontal-relative:page;mso-position-vertical-relative:text" coordsize="4146,395" o:allowincell="f" path="m2951,137r7,48l3018,185r-7,-48e" fillcolor="#686868" stroked="f">
              <v:path arrowok="t"/>
            </v:shape>
            <v:shape id="_x0000_s1353" style="position:absolute;left:4007;top:-558;width:4146;height:395;mso-position-horizontal-relative:page;mso-position-vertical-relative:text" coordsize="4146,395" o:allowincell="f" path="m1848,145r-1,1l1847,150r-1,6l1844,173r,22l1844,286r,24l1847,330r1,9l1850,345r70,l1918,339r,-9l1918,310r,-24l1918,195r,-22l1918,156r,-6l1919,146r1,-1e" fillcolor="#686868" stroked="f">
              <v:path arrowok="t"/>
            </v:shape>
            <v:shape id="_x0000_s1354" style="position:absolute;left:4007;top:-558;width:4146;height:395;mso-position-horizontal-relative:page;mso-position-vertical-relative:text" coordsize="4146,395" o:allowincell="f" path="m1943,145r2,3l1945,155r,20l1945,199r,27l2019,226r,-27l2018,175r-2,-20l2014,148r-1,-3e" fillcolor="#686868" stroked="f">
              <v:path arrowok="t"/>
            </v:shape>
            <v:shape id="_x0000_s1355" style="position:absolute;left:4007;top:-558;width:4146;height:395;mso-position-horizontal-relative:page;mso-position-vertical-relative:text" coordsize="4146,395" o:allowincell="f" path="m2248,145r-1,1l2246,148r-1,11l2244,174r-1,20l2243,219r,50l2243,295r1,20l2245,330r,1l2246,341r,1l2247,345r72,l2317,342r,-1l2317,331r,-1l2317,315r,-20l2317,269r,-50l2317,194r,-20l2317,159r,-11l2317,146r4,-1e" fillcolor="#686868" stroked="f">
              <v:path arrowok="t"/>
            </v:shape>
            <v:shape id="_x0000_s1356" style="position:absolute;left:4007;top:-558;width:4146;height:395;mso-position-horizontal-relative:page;mso-position-vertical-relative:text" coordsize="4146,395" o:allowincell="f" path="m2338,145r1,2l2340,149r,10l2340,160r,14l2340,175r,19l2340,220r,50l2340,295r,11l2340,315r-1,15l2338,338r-5,4l2328,345r82,l2411,342r,-4l2412,330r1,-15l2414,306r,-11l2414,270r,-50l2414,194r-1,-19l2413,174r-1,-14l2412,159r-1,-10l2411,147r-1,-2e" fillcolor="#686868" stroked="f">
              <v:path arrowok="t"/>
            </v:shape>
            <v:shape id="_x0000_s1357" style="position:absolute;left:4007;top:-558;width:4146;height:395;mso-position-horizontal-relative:page;mso-position-vertical-relative:text" coordsize="4146,395" o:allowincell="f" path="m2444,145r,1l2443,148r-1,11l2441,174r-1,20l2440,219r,50l2440,295r1,20l2442,330r,1l2443,341r,1l2444,345r71,l2514,342r,-1l2514,331r,-1l2514,315r,-20l2514,269r,-50l2514,194r,-20l2514,159r,-11l2514,146r4,-1e" fillcolor="#686868" stroked="f">
              <v:path arrowok="t"/>
            </v:shape>
            <v:shape id="_x0000_s1358" style="position:absolute;left:4007;top:-558;width:4146;height:395;mso-position-horizontal-relative:page;mso-position-vertical-relative:text" coordsize="4146,395" o:allowincell="f" path="m2535,145r1,2l2537,149r,10l2537,160r,14l2537,175r,19l2537,220r,50l2537,295r,11l2536,315r-1,15l2535,338r-5,4l2525,345r81,l2608,342r,-4l2609,330r1,-15l2610,306r1,-11l2611,270r,-50l2611,194r-1,-19l2610,174r-1,-14l2609,159r-1,-10l2607,147r-1,-2e" fillcolor="#686868" stroked="f">
              <v:path arrowok="t"/>
            </v:shape>
            <v:shape id="_x0000_s1359" style="position:absolute;left:4007;top:-558;width:4146;height:395;mso-position-horizontal-relative:page;mso-position-vertical-relative:text" coordsize="4146,395" o:allowincell="f" path="m3304,145r,7l3302,165r,11l3302,176r,7l3302,188r,3l3302,193r1,5l3304,204r,1l3308,214r2,5l3311,223r5,8l3317,232r5,4l3331,243r3,3l3345,254r2,1l3353,259r6,4l3369,270r11,8l3392,288r2,1l3394,290r4,4l3400,305r,9l3400,321r,16l3397,343r-1,2l3468,345r1,-2l3469,337r2,-16l3471,314r-1,-9l3470,294r-1,-4l3469,289r,-1l3467,278r-2,-8l3462,263r-1,-4l3459,255r-1,-1l3451,246r-2,-3l3441,236r-6,-4l3434,231r-10,-8l3417,219r-8,-5l3396,205r-3,-1l3384,198r-7,-5l3377,191r-2,-3l3372,183r-1,-7l3371,176r,-11l3371,152r4,-7e" fillcolor="#686868" stroked="f">
              <v:path arrowok="t"/>
            </v:shape>
            <v:shape id="_x0000_s1360" style="position:absolute;left:4007;top:-558;width:4146;height:395;mso-position-horizontal-relative:page;mso-position-vertical-relative:text" coordsize="4146,395" o:allowincell="f" path="m3393,145r3,3l3396,153r,24l3396,188r69,l3465,177r-2,-24l3463,148r-1,-3e" fillcolor="#686868" stroked="f">
              <v:path arrowok="t"/>
            </v:shape>
            <v:shape id="_x0000_s1361" style="position:absolute;left:4007;top:-558;width:4146;height:395;mso-position-horizontal-relative:page;mso-position-vertical-relative:text" coordsize="4146,395" o:allowincell="f" path="m3491,145r-1,7l3488,165r,11l3488,176r,7l3488,188r,3l3488,193r1,5l3490,204r,1l3494,214r2,5l3498,223r5,8l3503,232r6,4l3517,243r3,3l3531,254r2,1l3539,259r6,4l3555,270r11,8l3579,288r1,1l3580,290r4,4l3587,305r,9l3587,321r,16l3583,343r-1,2l3654,345r1,-2l3655,337r2,-16l3657,314r-1,-9l3656,294r,-4l3655,289r,-1l3653,278r-1,-8l3649,263r-2,-4l3645,255r-1,-1l3637,246r-2,-3l3627,236r-6,-4l3621,231r-11,-8l3603,219r-8,-5l3582,205r-3,-1l3570,198r-7,-5l3563,191r-2,-3l3558,183r-1,-7l3557,176r,-11l3557,152r5,-7e" fillcolor="#686868" stroked="f">
              <v:path arrowok="t"/>
            </v:shape>
            <v:shape id="_x0000_s1362" style="position:absolute;left:4007;top:-558;width:4146;height:395;mso-position-horizontal-relative:page;mso-position-vertical-relative:text" coordsize="4146,395" o:allowincell="f" path="m3579,145r3,3l3582,153r,24l3582,188r69,l3651,177r-1,-24l3649,148r-1,-3e" fillcolor="#686868" stroked="f">
              <v:path arrowok="t"/>
            </v:shape>
            <v:shape id="_x0000_s1363" style="position:absolute;left:4007;top:-558;width:4146;height:395;mso-position-horizontal-relative:page;mso-position-vertical-relative:text" coordsize="4146,395" o:allowincell="f" path="m3786,145r,1l3785,148r-1,11l3783,174r-1,20l3782,219r,50l3782,295r1,20l3784,330r,1l3785,341r,1l3786,345r71,l3856,342r,-1l3856,331r,-1l3856,315r,-20l3856,269r,-50l3856,194r,-20l3856,159r,-11l3856,146r4,-1e" fillcolor="#686868" stroked="f">
              <v:path arrowok="t"/>
            </v:shape>
            <v:shape id="_x0000_s1364" style="position:absolute;left:4007;top:-558;width:4146;height:395;mso-position-horizontal-relative:page;mso-position-vertical-relative:text" coordsize="4146,395" o:allowincell="f" path="m3877,145r1,2l3879,149r,10l3879,160r,14l3879,175r,19l3879,220r,50l3879,295r,11l3878,315r-1,15l3877,338r-5,4l3867,345r81,l3950,342r,-4l3951,330r1,-15l3952,306r1,-11l3953,270r,-50l3953,194r-1,-19l3952,174r-1,-14l3951,159r-1,-10l3949,147r-1,-2e" fillcolor="#686868" stroked="f">
              <v:path arrowok="t"/>
            </v:shape>
            <v:shape id="_x0000_s1365" style="position:absolute;left:4007;top:-558;width:4146;height:395;mso-position-horizontal-relative:page;mso-position-vertical-relative:text" coordsize="4146,395" o:allowincell="f" path="m262,151r,63l336,214r,-63e" fillcolor="#686868" stroked="f">
              <v:path arrowok="t"/>
            </v:shape>
            <v:shape id="_x0000_s1366" style="position:absolute;left:4007;top:-558;width:4146;height:395;mso-position-horizontal-relative:page;mso-position-vertical-relative:text" coordsize="4146,395" o:allowincell="f" path="m353,151r6,4l359,156r,24l359,199r,15l353,214r70,l423,214r4,-15l427,180r-1,-24l425,155r-1,-4e" fillcolor="#686868" stroked="f">
              <v:path arrowok="t"/>
            </v:shape>
            <v:shape id="_x0000_s1367" style="position:absolute;left:4007;top:-558;width:4146;height:395;mso-position-horizontal-relative:page;mso-position-vertical-relative:text" coordsize="4146,395" o:allowincell="f" path="m639,151r,187l713,338r,-187e" fillcolor="#686868" stroked="f">
              <v:path arrowok="t"/>
            </v:shape>
            <v:shape id="_x0000_s1368" style="position:absolute;left:4007;top:-558;width:4146;height:395;mso-position-horizontal-relative:page;mso-position-vertical-relative:text" coordsize="4146,395" o:allowincell="f" path="m721,151r5,1l732,155r1,3l735,162r1,3l736,174r,3l736,203r,94l735,318r-1,11l721,338r-8,l809,338r,l809,329r1,-11l810,297r,-94l810,177r,-3l809,165r,-3l809,158r-1,-3l808,152r,-1e" fillcolor="#686868" stroked="f">
              <v:path arrowok="t"/>
            </v:shape>
            <v:shape id="_x0000_s1369" style="position:absolute;left:4007;top:-558;width:4146;height:395;mso-position-horizontal-relative:page;mso-position-vertical-relative:text" coordsize="4146,395" o:allowincell="f" path="m1229,159r,228l1303,387r,-228e" fillcolor="#686868" stroked="f">
              <v:path arrowok="t"/>
            </v:shape>
            <v:shape id="_x0000_s1370" style="position:absolute;left:4007;top:-558;width:4146;height:395;mso-position-horizontal-relative:page;mso-position-vertical-relative:text" coordsize="4146,395" o:allowincell="f" path="m1363,159r,54l1437,213r,-54e" fillcolor="#686868" stroked="f">
              <v:path arrowok="t"/>
            </v:shape>
            <v:shape id="_x0000_s1371" style="position:absolute;left:4007;top:-558;width:4146;height:395;mso-position-horizontal-relative:page;mso-position-vertical-relative:text" coordsize="4146,395" o:allowincell="f" path="m468,166r,l465,192r-3,24l459,237r-3,18l454,272r-2,13l519,285r1,-13l522,255r2,-18l527,216r3,-24l533,166r,e" fillcolor="#686868" stroked="f">
              <v:path arrowok="t"/>
            </v:shape>
            <v:shape id="_x0000_s1372" style="position:absolute;left:4007;top:-558;width:4146;height:395;mso-position-horizontal-relative:page;mso-position-vertical-relative:text" coordsize="4146,395" o:allowincell="f" path="m533,166r2,23l537,211r2,20l541,251r2,18l544,285r67,l608,269r-2,-18l603,231r-3,-20l597,189r-4,-23e" fillcolor="#686868" stroked="f">
              <v:path arrowok="t"/>
            </v:shape>
            <v:shape id="_x0000_s1373" style="position:absolute;left:4007;top:-558;width:4146;height:395;mso-position-horizontal-relative:page;mso-position-vertical-relative:text" coordsize="4146,395" o:allowincell="f" path="m1047,166r,l1043,192r-3,24l1038,237r-3,18l1033,272r-2,13l1098,285r1,-13l1101,255r2,-18l1105,216r3,-24l1112,166r,e" fillcolor="#686868" stroked="f">
              <v:path arrowok="t"/>
            </v:shape>
            <v:shape id="_x0000_s1374" style="position:absolute;left:4007;top:-558;width:4146;height:395;mso-position-horizontal-relative:page;mso-position-vertical-relative:text" coordsize="4146,395" o:allowincell="f" path="m1112,166r2,23l1116,211r2,20l1119,251r2,18l1123,285r67,l1187,269r-3,-18l1182,231r-3,-20l1175,189r-3,-23e" fillcolor="#686868" stroked="f">
              <v:path arrowok="t"/>
            </v:shape>
            <v:shape id="_x0000_s1375" style="position:absolute;left:4007;top:-558;width:4146;height:395;mso-position-horizontal-relative:page;mso-position-vertical-relative:text" coordsize="4146,395" o:allowincell="f" path="m113,183r,58l229,241r,-58e" fillcolor="#686868" stroked="f">
              <v:path arrowok="t"/>
            </v:shape>
            <v:shape id="_x0000_s1376" style="position:absolute;left:4007;top:-558;width:4146;height:395;mso-position-horizontal-relative:page;mso-position-vertical-relative:text" coordsize="4146,395" o:allowincell="f" path="m2958,185r29,202l3049,387r27,-202e" fillcolor="#686868" stroked="f">
              <v:path arrowok="t"/>
            </v:shape>
            <v:shape id="_x0000_s1377" style="position:absolute;left:4007;top:-558;width:4146;height:395;mso-position-horizontal-relative:page;mso-position-vertical-relative:text" coordsize="4146,395" o:allowincell="f" path="m2045,204r,63l2215,267r,-63e" fillcolor="#686868" stroked="f">
              <v:path arrowok="t"/>
            </v:shape>
            <v:shape id="_x0000_s1378" style="position:absolute;left:4007;top:-558;width:4146;height:395;mso-position-horizontal-relative:page;mso-position-vertical-relative:text" coordsize="4146,395" o:allowincell="f" path="m1363,213r,54l1484,267r,-54e" fillcolor="#686868" stroked="f">
              <v:path arrowok="t"/>
            </v:shape>
            <v:shape id="_x0000_s1379" style="position:absolute;left:4007;top:-558;width:4146;height:395;mso-position-horizontal-relative:page;mso-position-vertical-relative:text" coordsize="4146,395" o:allowincell="f" path="m262,214r,7l262,233r,5l262,242r,5l262,253r,6l421,259r-5,-6l411,247r-10,-5l386,238r22,-5l421,221r2,-7e" fillcolor="#686868" stroked="f">
              <v:path arrowok="t"/>
            </v:shape>
            <v:shape id="_x0000_s1380" style="position:absolute;left:4007;top:-558;width:4146;height:395;mso-position-horizontal-relative:page;mso-position-vertical-relative:text" coordsize="4146,395" o:allowincell="f" path="m3980,230r,28l4146,258r,-28e" fillcolor="#686868" stroked="f">
              <v:path arrowok="t"/>
            </v:shape>
            <v:shape id="_x0000_s1381" style="position:absolute;left:4007;top:-558;width:4146;height:395;mso-position-horizontal-relative:page;mso-position-vertical-relative:text" coordsize="4146,395" o:allowincell="f" path="m133,241r,45l131,318r-10,12l115,331r114,l229,330r,-12l229,286r,-45e" fillcolor="#686868" stroked="f">
              <v:path arrowok="t"/>
            </v:shape>
            <v:shape id="_x0000_s1382" style="position:absolute;left:4007;top:-558;width:4146;height:395;mso-position-horizontal-relative:page;mso-position-vertical-relative:text" coordsize="4146,395" o:allowincell="f" path="m1597,251r,25l1598,300r3,20l1602,326r1,5l1694,331r-5,-5l1689,320r,-20l1689,276r,-25e" fillcolor="#686868" stroked="f">
              <v:path arrowok="t"/>
            </v:shape>
            <v:shape id="_x0000_s1383" style="position:absolute;left:4007;top:-558;width:4146;height:395;mso-position-horizontal-relative:page;mso-position-vertical-relative:text" coordsize="4146,395" o:allowincell="f" path="m3980,258r,129l4042,387r,-129e" fillcolor="#686868" stroked="f">
              <v:path arrowok="t"/>
            </v:shape>
            <v:shape id="_x0000_s1384" style="position:absolute;left:4007;top:-558;width:4146;height:395;mso-position-horizontal-relative:page;mso-position-vertical-relative:text" coordsize="4146,395" o:allowincell="f" path="m4042,258r39,129l4146,387r,-129e" fillcolor="#686868" stroked="f">
              <v:path arrowok="t"/>
            </v:shape>
            <v:shape id="_x0000_s1385" style="position:absolute;left:4007;top:-558;width:4146;height:395;mso-position-horizontal-relative:page;mso-position-vertical-relative:text" coordsize="4146,395" o:allowincell="f" path="m262,259r,128l336,387r,-128e" fillcolor="#686868" stroked="f">
              <v:path arrowok="t"/>
            </v:shape>
            <v:shape id="_x0000_s1386" style="position:absolute;left:4007;top:-558;width:4146;height:395;mso-position-horizontal-relative:page;mso-position-vertical-relative:text" coordsize="4146,395" o:allowincell="f" path="m336,259r2,l355,264r,1l356,270r,1l358,285r1,6l359,312r,75l427,387r,-75l427,291r,-6l426,271r-1,-1l424,265r,-1l421,259r,e" fillcolor="#686868" stroked="f">
              <v:path arrowok="t"/>
            </v:shape>
            <v:shape id="_x0000_s1387" style="position:absolute;left:4007;top:-558;width:4146;height:395;mso-position-horizontal-relative:page;mso-position-vertical-relative:text" coordsize="4146,395" o:allowincell="f" path="m1363,267r,63l1437,330r,-63e" fillcolor="#686868" stroked="f">
              <v:path arrowok="t"/>
            </v:shape>
            <v:shape id="_x0000_s1388" style="position:absolute;left:4007;top:-558;width:4146;height:395;mso-position-horizontal-relative:page;mso-position-vertical-relative:text" coordsize="4146,395" o:allowincell="f" path="m2045,267r,120l2119,387r,-120e" fillcolor="#686868" stroked="f">
              <v:path arrowok="t"/>
            </v:shape>
            <v:shape id="_x0000_s1389" style="position:absolute;left:4007;top:-558;width:4146;height:395;mso-position-horizontal-relative:page;mso-position-vertical-relative:text" coordsize="4146,395" o:allowincell="f" path="m2141,267r,120l2215,387r,-120e" fillcolor="#686868" stroked="f">
              <v:path arrowok="t"/>
            </v:shape>
            <v:shape id="_x0000_s1390" style="position:absolute;left:4007;top:-558;width:4146;height:395;mso-position-horizontal-relative:page;mso-position-vertical-relative:text" coordsize="4146,395" o:allowincell="f" path="m1945,273r,15l1945,313r,19l1945,340r-3,5l2013,345r1,-5l2016,332r2,-19l2019,288r,-15e" fillcolor="#686868" stroked="f">
              <v:path arrowok="t"/>
            </v:shape>
            <v:shape id="_x0000_s1391" style="position:absolute;left:4007;top:-558;width:4146;height:395;mso-position-horizontal-relative:page;mso-position-vertical-relative:text" coordsize="4146,395" o:allowincell="f" path="m3304,285r,19l3305,327r2,14l3308,345r68,l3373,341r,-14l3373,304r,-19e" fillcolor="#686868" stroked="f">
              <v:path arrowok="t"/>
            </v:shape>
            <v:shape id="_x0000_s1392" style="position:absolute;left:4007;top:-558;width:4146;height:395;mso-position-horizontal-relative:page;mso-position-vertical-relative:text" coordsize="4146,395" o:allowincell="f" path="m3490,285r,19l3491,327r2,14l3494,345r68,l3559,341r,-14l3559,304r,-19e" fillcolor="#686868" stroked="f">
              <v:path arrowok="t"/>
            </v:shape>
            <v:shape id="_x0000_s1393" style="position:absolute;left:4007;top:-558;width:4146;height:395;mso-position-horizontal-relative:page;mso-position-vertical-relative:text" coordsize="4146,395" o:allowincell="f" path="m452,285r-6,51l618,336r-7,-51e" fillcolor="#686868" stroked="f">
              <v:path arrowok="t"/>
            </v:shape>
            <v:shape id="_x0000_s1394" style="position:absolute;left:4007;top:-558;width:4146;height:395;mso-position-horizontal-relative:page;mso-position-vertical-relative:text" coordsize="4146,395" o:allowincell="f" path="m1031,285r-7,51l1197,336r-7,-51e" fillcolor="#686868" stroked="f">
              <v:path arrowok="t"/>
            </v:shape>
            <v:shape id="_x0000_s1395" style="position:absolute;left:4007;top:-558;width:4146;height:395;mso-position-horizontal-relative:page;mso-position-vertical-relative:text" coordsize="4146,395" o:allowincell="f" path="m1363,330r,57l1492,387r,-57e" fillcolor="#686868" stroked="f">
              <v:path arrowok="t"/>
            </v:shape>
            <v:shape id="_x0000_s1396" style="position:absolute;left:4007;top:-558;width:4146;height:395;mso-position-horizontal-relative:page;mso-position-vertical-relative:text" coordsize="4146,395" o:allowincell="f" path="m2638,330r,57l2757,387r,-57e" fillcolor="#686868" stroked="f">
              <v:path arrowok="t"/>
            </v:shape>
            <v:shape id="_x0000_s1397" style="position:absolute;left:4007;top:-558;width:4146;height:395;mso-position-horizontal-relative:page;mso-position-vertical-relative:text" coordsize="4146,395" o:allowincell="f" path="m6,331r1,4l16,353r6,7l229,360r,-7l229,335r,-4e" fillcolor="#686868" stroked="f">
              <v:path arrowok="t"/>
            </v:shape>
            <v:shape id="_x0000_s1398" style="position:absolute;left:4007;top:-558;width:4146;height:395;mso-position-horizontal-relative:page;mso-position-vertical-relative:text" coordsize="4146,395" o:allowincell="f" path="m1603,331r1,4l1604,337r2,5l1611,350r4,6l1615,358r13,12l1630,372r13,8l1647,382r4,2l1660,387r10,3l1679,392r13,2l1700,395r10,l1715,395r17,-1l1739,392r13,-2l1759,387r11,-3l1774,382r3,-2l1790,372r3,-2l1805,358r1,-2l1810,350r3,-8l1815,337r1,-2l1816,331e" fillcolor="#686868" stroked="f">
              <v:path arrowok="t"/>
            </v:shape>
            <v:shape id="_x0000_s1399" style="position:absolute;left:4007;top:-558;width:4146;height:395;mso-position-horizontal-relative:page;mso-position-vertical-relative:text" coordsize="4146,395" o:allowincell="f" path="m446,336r-7,51l516,387r4,-51e" fillcolor="#686868" stroked="f">
              <v:path arrowok="t"/>
            </v:shape>
            <v:shape id="_x0000_s1400" style="position:absolute;left:4007;top:-558;width:4146;height:395;mso-position-horizontal-relative:page;mso-position-vertical-relative:text" coordsize="4146,395" o:allowincell="f" path="m547,336r3,51l626,387r-8,-51e" fillcolor="#686868" stroked="f">
              <v:path arrowok="t"/>
            </v:shape>
            <v:shape id="_x0000_s1401" style="position:absolute;left:4007;top:-558;width:4146;height:395;mso-position-horizontal-relative:page;mso-position-vertical-relative:text" coordsize="4146,395" o:allowincell="f" path="m1024,336r-6,51l1094,387r5,-51e" fillcolor="#686868" stroked="f">
              <v:path arrowok="t"/>
            </v:shape>
            <v:shape id="_x0000_s1402" style="position:absolute;left:4007;top:-558;width:4146;height:395;mso-position-horizontal-relative:page;mso-position-vertical-relative:text" coordsize="4146,395" o:allowincell="f" path="m1125,336r4,51l1205,387r-8,-51e" fillcolor="#686868" stroked="f">
              <v:path arrowok="t"/>
            </v:shape>
            <v:shape id="_x0000_s1403" style="position:absolute;left:4007;top:-558;width:4146;height:395;mso-position-horizontal-relative:page;mso-position-vertical-relative:text" coordsize="4146,395" o:allowincell="f" path="m639,338r,2l639,354r,8l639,369r,5l639,379r,3l639,384r,2l639,387r111,l763,386r9,-2l781,382r7,-3l794,374r6,-5l804,362r3,-8l809,340r,-2e" fillcolor="#686868" stroked="f">
              <v:path arrowok="t"/>
            </v:shape>
            <v:shape id="_x0000_s1404" style="position:absolute;left:4007;top:-558;width:4146;height:395;mso-position-horizontal-relative:page;mso-position-vertical-relative:text" coordsize="4146,395" o:allowincell="f" path="m840,345r1,2l843,354r2,2l850,362r1,3l856,371r4,3l866,379r5,2l879,384r4,2l884,386r13,4l905,391r13,2l924,393r2,l945,391r4,-1l963,386r1,l967,384r8,-3l978,379r6,-5l986,371r5,-6l993,362r5,-6l999,354r3,-7l1003,345e" fillcolor="#686868" stroked="f">
              <v:path arrowok="t"/>
            </v:shape>
            <v:shape id="_x0000_s1405" style="position:absolute;left:4007;top:-558;width:4146;height:395;mso-position-horizontal-relative:page;mso-position-vertical-relative:text" coordsize="4146,395" o:allowincell="f" path="m1850,345r,1l1850,347r1,1l1851,349r9,16l1860,366r15,13l1876,379r3,2l1889,385r6,3l1910,391r5,1l1932,393r10,-1l1954,391r10,-3l1973,385r8,-4l1984,379r1,l2001,366r1,-1l2012,349r,-1l2012,347r1,-1l2013,345e" fillcolor="#686868" stroked="f">
              <v:path arrowok="t"/>
            </v:shape>
            <v:shape id="_x0000_s1406" style="position:absolute;left:4007;top:-558;width:4146;height:395;mso-position-horizontal-relative:page;mso-position-vertical-relative:text" coordsize="4146,395" o:allowincell="f" path="m2247,345r4,7l2251,353r7,9l2258,363r7,9l2266,373r9,7l2275,380r12,5l2288,385r2,1l2306,391r3,l2327,393r2,l2329,393r21,-2l2351,391r17,-5l2370,385r1,l2381,380r2,l2391,373r1,-1l2399,363r1,-1l2406,353r1,-1l2410,345e" fillcolor="#686868" stroked="f">
              <v:path arrowok="t"/>
            </v:shape>
            <v:shape id="_x0000_s1407" style="position:absolute;left:4007;top:-558;width:4146;height:395;mso-position-horizontal-relative:page;mso-position-vertical-relative:text" coordsize="4146,395" o:allowincell="f" path="m2444,345r3,7l2448,353r6,9l2455,363r7,9l2462,373r9,7l2472,380r11,5l2484,385r3,1l2503,391r3,l2523,393r2,l2525,393r21,-2l2547,391r18,-5l2567,385r,l2578,380r2,l2588,373r1,-1l2596,363r,-1l2603,353r,-1l2606,345e" fillcolor="#686868" stroked="f">
              <v:path arrowok="t"/>
            </v:shape>
            <v:shape id="_x0000_s1408" style="position:absolute;left:4007;top:-558;width:4146;height:395;mso-position-horizontal-relative:page;mso-position-vertical-relative:text" coordsize="4146,395" o:allowincell="f" path="m3308,345r,1l3310,353r3,6l3315,365r4,4l3324,374r5,3l3338,382r4,1l3349,386r6,3l3370,391r5,1l3389,393r7,-1l3410,391r10,-2l3429,386r7,-3l3439,382r11,-5l3453,374r6,-5l3461,365r3,-6l3466,353r2,-7l3468,345e" fillcolor="#686868" stroked="f">
              <v:path arrowok="t"/>
            </v:shape>
            <v:shape id="_x0000_s1409" style="position:absolute;left:4007;top:-558;width:4146;height:395;mso-position-horizontal-relative:page;mso-position-vertical-relative:text" coordsize="4146,395" o:allowincell="f" path="m3494,345r,1l3497,353r2,6l3501,365r4,4l3510,374r5,3l3524,382r4,1l3536,386r6,3l3556,391r6,1l3575,393r7,-1l3596,391r10,-2l3615,386r7,-3l3625,382r11,-5l3639,374r6,-5l3647,365r3,-6l3652,353r2,-7l3654,345e" fillcolor="#686868" stroked="f">
              <v:path arrowok="t"/>
            </v:shape>
            <v:shape id="_x0000_s1410" style="position:absolute;left:4007;top:-558;width:4146;height:395;mso-position-horizontal-relative:page;mso-position-vertical-relative:text" coordsize="4146,395" o:allowincell="f" path="m3786,345r3,7l3790,353r6,9l3797,363r7,9l3804,373r9,7l3814,380r11,5l3826,385r3,1l3845,391r3,l3865,393r2,l3867,393r21,-2l3889,391r18,-5l3909,385r,l3920,380r2,l3930,373r1,-1l3938,363r,-1l3945,353r,-1l3948,345e" fillcolor="#686868" stroked="f">
              <v:path arrowok="t"/>
            </v:shape>
            <v:shape id="_x0000_s1411" style="position:absolute;left:4007;top:-558;width:4146;height:395;mso-position-horizontal-relative:page;mso-position-vertical-relative:text" coordsize="4146,395" o:allowincell="f" path="m22,360r7,8l31,370r14,10l49,383r3,1l68,391r7,1l88,395r8,l98,395r20,-3l121,391r15,-7l137,383r3,-3l151,370r1,-2l157,360e" fillcolor="#686868" stroked="f">
              <v:path arrowok="t"/>
            </v:shape>
            <v:shape id="_x0000_s1412" style="position:absolute;left:4007;top:-558;width:4146;height:395;mso-position-horizontal-relative:page;mso-position-vertical-relative:text" coordsize="4146,395" o:allowincell="f" path="m157,360r10,27l229,387r,-27e" fillcolor="#686868" stroked="f">
              <v:path arrowok="t"/>
            </v:shape>
            <w10:wrap anchorx="page"/>
          </v:group>
        </w:pict>
      </w:r>
      <w:r>
        <w:rPr>
          <w:rFonts w:ascii="Times New Roman" w:hAnsi="Times New Roman"/>
          <w:color w:val="191919"/>
          <w:sz w:val="20"/>
          <w:szCs w:val="20"/>
        </w:rPr>
        <w:t>The purpose of the Graduate School,</w:t>
      </w:r>
      <w:r>
        <w:rPr>
          <w:rFonts w:ascii="Times New Roman" w:hAnsi="Times New Roman"/>
          <w:color w:val="191919"/>
          <w:spacing w:val="-11"/>
          <w:sz w:val="20"/>
          <w:szCs w:val="20"/>
        </w:rPr>
        <w:t xml:space="preserve"> </w:t>
      </w:r>
      <w:r>
        <w:rPr>
          <w:rFonts w:ascii="Times New Roman" w:hAnsi="Times New Roman"/>
          <w:color w:val="191919"/>
          <w:sz w:val="20"/>
          <w:szCs w:val="20"/>
        </w:rPr>
        <w:t>Albany State Universit</w:t>
      </w:r>
      <w:r>
        <w:rPr>
          <w:rFonts w:ascii="Times New Roman" w:hAnsi="Times New Roman"/>
          <w:color w:val="191919"/>
          <w:spacing w:val="-13"/>
          <w:sz w:val="20"/>
          <w:szCs w:val="20"/>
        </w:rPr>
        <w:t>y</w:t>
      </w:r>
      <w:r>
        <w:rPr>
          <w:rFonts w:ascii="Times New Roman" w:hAnsi="Times New Roman"/>
          <w:color w:val="191919"/>
          <w:sz w:val="20"/>
          <w:szCs w:val="20"/>
        </w:rPr>
        <w:t xml:space="preserve">, is to define and promote excel- </w:t>
      </w:r>
      <w:proofErr w:type="spellStart"/>
      <w:r>
        <w:rPr>
          <w:rFonts w:ascii="Times New Roman" w:hAnsi="Times New Roman"/>
          <w:color w:val="191919"/>
          <w:sz w:val="20"/>
          <w:szCs w:val="20"/>
        </w:rPr>
        <w:t>lence</w:t>
      </w:r>
      <w:proofErr w:type="spellEnd"/>
      <w:r>
        <w:rPr>
          <w:rFonts w:ascii="Times New Roman" w:hAnsi="Times New Roman"/>
          <w:color w:val="191919"/>
          <w:sz w:val="20"/>
          <w:szCs w:val="20"/>
        </w:rPr>
        <w:t xml:space="preserve"> in graduate education and the research and scholarly activities associated with it. In concert with the College of</w:t>
      </w:r>
      <w:r>
        <w:rPr>
          <w:rFonts w:ascii="Times New Roman" w:hAnsi="Times New Roman"/>
          <w:color w:val="191919"/>
          <w:spacing w:val="-11"/>
          <w:sz w:val="20"/>
          <w:szCs w:val="20"/>
        </w:rPr>
        <w:t xml:space="preserve"> </w:t>
      </w:r>
      <w:r>
        <w:rPr>
          <w:rFonts w:ascii="Times New Roman" w:hAnsi="Times New Roman"/>
          <w:color w:val="191919"/>
          <w:sz w:val="20"/>
          <w:szCs w:val="20"/>
        </w:rPr>
        <w:t xml:space="preserve">Arts and Sciences, the College of Business, the College of Education and the College of Health Professions, the Graduate School establishes a high standard of intellectual ex- </w:t>
      </w:r>
      <w:proofErr w:type="spellStart"/>
      <w:r>
        <w:rPr>
          <w:rFonts w:ascii="Times New Roman" w:hAnsi="Times New Roman"/>
          <w:color w:val="191919"/>
          <w:sz w:val="20"/>
          <w:szCs w:val="20"/>
        </w:rPr>
        <w:t>cellence</w:t>
      </w:r>
      <w:proofErr w:type="spellEnd"/>
      <w:r>
        <w:rPr>
          <w:rFonts w:ascii="Times New Roman" w:hAnsi="Times New Roman"/>
          <w:color w:val="191919"/>
          <w:sz w:val="20"/>
          <w:szCs w:val="20"/>
        </w:rPr>
        <w:t xml:space="preserve"> and ensures the application of that standard in discussions, deliberations and decisions about facult</w:t>
      </w:r>
      <w:r>
        <w:rPr>
          <w:rFonts w:ascii="Times New Roman" w:hAnsi="Times New Roman"/>
          <w:color w:val="191919"/>
          <w:spacing w:val="-13"/>
          <w:sz w:val="20"/>
          <w:szCs w:val="20"/>
        </w:rPr>
        <w:t>y</w:t>
      </w:r>
      <w:r>
        <w:rPr>
          <w:rFonts w:ascii="Times New Roman" w:hAnsi="Times New Roman"/>
          <w:color w:val="191919"/>
          <w:sz w:val="20"/>
          <w:szCs w:val="20"/>
        </w:rPr>
        <w:t>, students, curriculum and research direction.</w:t>
      </w:r>
      <w:r>
        <w:rPr>
          <w:rFonts w:ascii="Times New Roman" w:hAnsi="Times New Roman"/>
          <w:color w:val="191919"/>
          <w:spacing w:val="-3"/>
          <w:sz w:val="20"/>
          <w:szCs w:val="20"/>
        </w:rPr>
        <w:t xml:space="preserve"> </w:t>
      </w:r>
      <w:r>
        <w:rPr>
          <w:rFonts w:ascii="Times New Roman" w:hAnsi="Times New Roman"/>
          <w:color w:val="191919"/>
          <w:sz w:val="20"/>
          <w:szCs w:val="20"/>
        </w:rPr>
        <w:t xml:space="preserve">The Graduate School is centered on ac- </w:t>
      </w:r>
      <w:proofErr w:type="spellStart"/>
      <w:r>
        <w:rPr>
          <w:rFonts w:ascii="Times New Roman" w:hAnsi="Times New Roman"/>
          <w:color w:val="191919"/>
          <w:sz w:val="20"/>
          <w:szCs w:val="20"/>
        </w:rPr>
        <w:t>ademic</w:t>
      </w:r>
      <w:proofErr w:type="spellEnd"/>
      <w:r>
        <w:rPr>
          <w:rFonts w:ascii="Times New Roman" w:hAnsi="Times New Roman"/>
          <w:color w:val="191919"/>
          <w:sz w:val="20"/>
          <w:szCs w:val="20"/>
        </w:rPr>
        <w:t xml:space="preserve"> issues and on enhancing scholastic excellence in the recruitment, admission and </w:t>
      </w:r>
      <w:proofErr w:type="spellStart"/>
      <w:r>
        <w:rPr>
          <w:rFonts w:ascii="Times New Roman" w:hAnsi="Times New Roman"/>
          <w:color w:val="191919"/>
          <w:sz w:val="20"/>
          <w:szCs w:val="20"/>
        </w:rPr>
        <w:t>matricula</w:t>
      </w:r>
      <w:proofErr w:type="spellEnd"/>
      <w:r>
        <w:rPr>
          <w:rFonts w:ascii="Times New Roman" w:hAnsi="Times New Roman"/>
          <w:color w:val="191919"/>
          <w:sz w:val="20"/>
          <w:szCs w:val="20"/>
        </w:rPr>
        <w:t xml:space="preserve">- </w:t>
      </w:r>
      <w:proofErr w:type="spellStart"/>
      <w:r>
        <w:rPr>
          <w:rFonts w:ascii="Times New Roman" w:hAnsi="Times New Roman"/>
          <w:color w:val="191919"/>
          <w:sz w:val="20"/>
          <w:szCs w:val="20"/>
        </w:rPr>
        <w:t>tion</w:t>
      </w:r>
      <w:proofErr w:type="spellEnd"/>
      <w:r>
        <w:rPr>
          <w:rFonts w:ascii="Times New Roman" w:hAnsi="Times New Roman"/>
          <w:color w:val="191919"/>
          <w:sz w:val="20"/>
          <w:szCs w:val="20"/>
        </w:rPr>
        <w:t xml:space="preserve"> of graduate students.</w:t>
      </w:r>
    </w:p>
    <w:p w:rsidR="0079029D" w:rsidRDefault="0079029D" w:rsidP="003054E4">
      <w:pPr>
        <w:widowControl w:val="0"/>
        <w:autoSpaceDE w:val="0"/>
        <w:autoSpaceDN w:val="0"/>
        <w:adjustRightInd w:val="0"/>
        <w:spacing w:after="0" w:line="250" w:lineRule="auto"/>
        <w:ind w:left="861" w:right="1984" w:firstLine="360"/>
        <w:rPr>
          <w:rFonts w:ascii="Times New Roman" w:hAnsi="Times New Roman"/>
          <w:color w:val="000000"/>
          <w:sz w:val="20"/>
          <w:szCs w:val="20"/>
        </w:rPr>
      </w:pPr>
      <w:r w:rsidRPr="009B7488">
        <w:rPr>
          <w:rFonts w:ascii="Calibri" w:hAnsi="Calibri"/>
          <w:noProof/>
          <w:lang w:eastAsia="en-US"/>
        </w:rPr>
        <w:pict>
          <v:shape id="_x0000_s1413" type="#_x0000_t202" style="position:absolute;left:0;text-align:left;margin-left:520.3pt;margin-top:-138.05pt;width:1in;height:187.4pt;z-index:-251658240;mso-position-horizontal-relative:page" o:allowincell="f" filled="f" stroked="f">
            <v:textbox style="layout-flow:vertical" inset="0,0,0,0">
              <w:txbxContent>
                <w:p w:rsidR="0079029D" w:rsidRDefault="0079029D" w:rsidP="003054E4">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A</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LBAN</w:t>
                  </w:r>
                  <w:r>
                    <w:rPr>
                      <w:rFonts w:ascii="Impact" w:hAnsi="Impact" w:cs="Impact"/>
                      <w:color w:val="A3A3A3"/>
                      <w:position w:val="1"/>
                      <w:sz w:val="105"/>
                      <w:szCs w:val="105"/>
                    </w:rPr>
                    <w:t>Y</w:t>
                  </w:r>
                  <w:r>
                    <w:rPr>
                      <w:rFonts w:ascii="Impact" w:hAnsi="Impact" w:cs="Impact"/>
                      <w:color w:val="A3A3A3"/>
                      <w:spacing w:val="-115"/>
                      <w:position w:val="1"/>
                      <w:sz w:val="105"/>
                      <w:szCs w:val="105"/>
                    </w:rPr>
                    <w:t xml:space="preserve"> </w:t>
                  </w:r>
                </w:p>
              </w:txbxContent>
            </v:textbox>
            <w10:wrap anchorx="page"/>
          </v:shape>
        </w:pict>
      </w:r>
      <w:r w:rsidRPr="009B7488">
        <w:rPr>
          <w:rFonts w:ascii="Calibri" w:hAnsi="Calibri"/>
          <w:noProof/>
          <w:lang w:eastAsia="en-US"/>
        </w:rPr>
        <w:pict>
          <v:shape id="_x0000_s1414" type="#_x0000_t202" style="position:absolute;left:0;text-align:left;margin-left:520.3pt;margin-top:63.2pt;width:1in;height:144.1pt;z-index:-251658240;mso-position-horizontal-relative:page" o:allowincell="f" filled="f" stroked="f">
            <v:textbox style="layout-flow:vertical" inset="0,0,0,0">
              <w:txbxContent>
                <w:p w:rsidR="0079029D" w:rsidRDefault="0079029D" w:rsidP="003054E4">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S</w:t>
                  </w:r>
                  <w:r>
                    <w:rPr>
                      <w:rFonts w:ascii="Impact" w:hAnsi="Impact" w:cs="Impact"/>
                      <w:color w:val="A3A3A3"/>
                      <w:spacing w:val="-176"/>
                      <w:position w:val="1"/>
                      <w:sz w:val="140"/>
                      <w:szCs w:val="140"/>
                    </w:rPr>
                    <w:t xml:space="preserve"> </w:t>
                  </w:r>
                  <w:r>
                    <w:rPr>
                      <w:rFonts w:ascii="Impact" w:hAnsi="Impact" w:cs="Impact"/>
                      <w:color w:val="A3A3A3"/>
                      <w:spacing w:val="28"/>
                      <w:position w:val="1"/>
                      <w:sz w:val="105"/>
                      <w:szCs w:val="105"/>
                    </w:rPr>
                    <w:t>T</w:t>
                  </w:r>
                  <w:r>
                    <w:rPr>
                      <w:rFonts w:ascii="Impact" w:hAnsi="Impact" w:cs="Impact"/>
                      <w:color w:val="A3A3A3"/>
                      <w:spacing w:val="12"/>
                      <w:position w:val="1"/>
                      <w:sz w:val="105"/>
                      <w:szCs w:val="105"/>
                    </w:rPr>
                    <w:t>A</w:t>
                  </w:r>
                  <w:r>
                    <w:rPr>
                      <w:rFonts w:ascii="Impact" w:hAnsi="Impact" w:cs="Impact"/>
                      <w:color w:val="A3A3A3"/>
                      <w:position w:val="1"/>
                      <w:sz w:val="105"/>
                      <w:szCs w:val="105"/>
                    </w:rPr>
                    <w:t>T</w:t>
                  </w:r>
                  <w:r>
                    <w:rPr>
                      <w:rFonts w:ascii="Impact" w:hAnsi="Impact" w:cs="Impact"/>
                      <w:color w:val="A3A3A3"/>
                      <w:spacing w:val="-115"/>
                      <w:position w:val="1"/>
                      <w:sz w:val="105"/>
                      <w:szCs w:val="105"/>
                    </w:rPr>
                    <w:t xml:space="preserve"> </w:t>
                  </w:r>
                  <w:r>
                    <w:rPr>
                      <w:rFonts w:ascii="Impact" w:hAnsi="Impact" w:cs="Impact"/>
                      <w:color w:val="A3A3A3"/>
                      <w:position w:val="1"/>
                      <w:sz w:val="105"/>
                      <w:szCs w:val="105"/>
                    </w:rPr>
                    <w:t>E</w:t>
                  </w:r>
                </w:p>
              </w:txbxContent>
            </v:textbox>
            <w10:wrap anchorx="page"/>
          </v:shape>
        </w:pict>
      </w:r>
      <w:r>
        <w:rPr>
          <w:rFonts w:ascii="Times New Roman" w:hAnsi="Times New Roman"/>
          <w:color w:val="191919"/>
          <w:sz w:val="20"/>
          <w:szCs w:val="20"/>
        </w:rPr>
        <w:t xml:space="preserve">The Graduate School brings an institution-wide perspective to all post-baccalaureate </w:t>
      </w:r>
      <w:proofErr w:type="spellStart"/>
      <w:r>
        <w:rPr>
          <w:rFonts w:ascii="Times New Roman" w:hAnsi="Times New Roman"/>
          <w:color w:val="191919"/>
          <w:sz w:val="20"/>
          <w:szCs w:val="20"/>
        </w:rPr>
        <w:t>endeav</w:t>
      </w:r>
      <w:proofErr w:type="spellEnd"/>
      <w:r>
        <w:rPr>
          <w:rFonts w:ascii="Times New Roman" w:hAnsi="Times New Roman"/>
          <w:color w:val="191919"/>
          <w:sz w:val="20"/>
          <w:szCs w:val="20"/>
        </w:rPr>
        <w:t>- ors. It establishes, through its facult</w:t>
      </w:r>
      <w:r>
        <w:rPr>
          <w:rFonts w:ascii="Times New Roman" w:hAnsi="Times New Roman"/>
          <w:color w:val="191919"/>
          <w:spacing w:val="-13"/>
          <w:sz w:val="20"/>
          <w:szCs w:val="20"/>
        </w:rPr>
        <w:t>y</w:t>
      </w:r>
      <w:r>
        <w:rPr>
          <w:rFonts w:ascii="Times New Roman" w:hAnsi="Times New Roman"/>
          <w:color w:val="191919"/>
          <w:sz w:val="20"/>
          <w:szCs w:val="20"/>
        </w:rPr>
        <w:t xml:space="preserve">, a set of policies that defines excellence in graduate pro- grams, high quality in curriculum, exceptional student selection and rigor in faculty appointments. It defines the minimum standards acceptable for all post-baccalaureate work and ensures the ob- </w:t>
      </w:r>
      <w:proofErr w:type="spellStart"/>
      <w:r>
        <w:rPr>
          <w:rFonts w:ascii="Times New Roman" w:hAnsi="Times New Roman"/>
          <w:color w:val="191919"/>
          <w:sz w:val="20"/>
          <w:szCs w:val="20"/>
        </w:rPr>
        <w:t>servance</w:t>
      </w:r>
      <w:proofErr w:type="spellEnd"/>
      <w:r>
        <w:rPr>
          <w:rFonts w:ascii="Times New Roman" w:hAnsi="Times New Roman"/>
          <w:color w:val="191919"/>
          <w:sz w:val="20"/>
          <w:szCs w:val="20"/>
        </w:rPr>
        <w:t xml:space="preserve"> of both the </w:t>
      </w:r>
      <w:proofErr w:type="spellStart"/>
      <w:r>
        <w:rPr>
          <w:rFonts w:ascii="Times New Roman" w:hAnsi="Times New Roman"/>
          <w:color w:val="191919"/>
          <w:sz w:val="20"/>
          <w:szCs w:val="20"/>
        </w:rPr>
        <w:t>campuswide</w:t>
      </w:r>
      <w:proofErr w:type="spellEnd"/>
      <w:r>
        <w:rPr>
          <w:rFonts w:ascii="Times New Roman" w:hAnsi="Times New Roman"/>
          <w:color w:val="191919"/>
          <w:sz w:val="20"/>
          <w:szCs w:val="20"/>
        </w:rPr>
        <w:t xml:space="preserve"> and program-specific standards articulated and approved by the graduate facult</w:t>
      </w:r>
      <w:r>
        <w:rPr>
          <w:rFonts w:ascii="Times New Roman" w:hAnsi="Times New Roman"/>
          <w:color w:val="191919"/>
          <w:spacing w:val="-13"/>
          <w:sz w:val="20"/>
          <w:szCs w:val="20"/>
        </w:rPr>
        <w:t>y</w:t>
      </w:r>
      <w:r>
        <w:rPr>
          <w:rFonts w:ascii="Times New Roman" w:hAnsi="Times New Roman"/>
          <w:color w:val="191919"/>
          <w:sz w:val="20"/>
          <w:szCs w:val="20"/>
        </w:rPr>
        <w:t>.</w:t>
      </w:r>
    </w:p>
    <w:p w:rsidR="0079029D" w:rsidRDefault="0079029D" w:rsidP="003054E4">
      <w:pPr>
        <w:widowControl w:val="0"/>
        <w:autoSpaceDE w:val="0"/>
        <w:autoSpaceDN w:val="0"/>
        <w:adjustRightInd w:val="0"/>
        <w:spacing w:after="0" w:line="250" w:lineRule="auto"/>
        <w:ind w:left="861" w:right="2024" w:firstLine="360"/>
        <w:rPr>
          <w:rFonts w:ascii="Times New Roman" w:hAnsi="Times New Roman"/>
          <w:color w:val="000000"/>
          <w:sz w:val="20"/>
          <w:szCs w:val="20"/>
        </w:rPr>
      </w:pPr>
      <w:r>
        <w:rPr>
          <w:rFonts w:ascii="Times New Roman" w:hAnsi="Times New Roman"/>
          <w:color w:val="191919"/>
          <w:sz w:val="20"/>
          <w:szCs w:val="20"/>
        </w:rPr>
        <w:t>Research in the Graduate School plays a central role in expanding scholarship and providing service to Southwest Geo</w:t>
      </w:r>
      <w:r>
        <w:rPr>
          <w:rFonts w:ascii="Times New Roman" w:hAnsi="Times New Roman"/>
          <w:color w:val="191919"/>
          <w:spacing w:val="-4"/>
          <w:sz w:val="20"/>
          <w:szCs w:val="20"/>
        </w:rPr>
        <w:t>r</w:t>
      </w:r>
      <w:r>
        <w:rPr>
          <w:rFonts w:ascii="Times New Roman" w:hAnsi="Times New Roman"/>
          <w:color w:val="191919"/>
          <w:sz w:val="20"/>
          <w:szCs w:val="20"/>
        </w:rPr>
        <w:t xml:space="preserve">gia and the world. Characterized by a multidisciplinary and holistic </w:t>
      </w:r>
      <w:proofErr w:type="spellStart"/>
      <w:r>
        <w:rPr>
          <w:rFonts w:ascii="Times New Roman" w:hAnsi="Times New Roman"/>
          <w:color w:val="191919"/>
          <w:sz w:val="20"/>
          <w:szCs w:val="20"/>
        </w:rPr>
        <w:t>ap</w:t>
      </w:r>
      <w:proofErr w:type="spellEnd"/>
      <w:r>
        <w:rPr>
          <w:rFonts w:ascii="Times New Roman" w:hAnsi="Times New Roman"/>
          <w:color w:val="191919"/>
          <w:sz w:val="20"/>
          <w:szCs w:val="20"/>
        </w:rPr>
        <w:t xml:space="preserve">- </w:t>
      </w:r>
      <w:proofErr w:type="spellStart"/>
      <w:r>
        <w:rPr>
          <w:rFonts w:ascii="Times New Roman" w:hAnsi="Times New Roman"/>
          <w:color w:val="191919"/>
          <w:sz w:val="20"/>
          <w:szCs w:val="20"/>
        </w:rPr>
        <w:t>proach</w:t>
      </w:r>
      <w:proofErr w:type="spellEnd"/>
      <w:r>
        <w:rPr>
          <w:rFonts w:ascii="Times New Roman" w:hAnsi="Times New Roman"/>
          <w:color w:val="191919"/>
          <w:sz w:val="20"/>
          <w:szCs w:val="20"/>
        </w:rPr>
        <w:t xml:space="preserve"> to learning, graduate research involves students, faculty and applicable stakeholders in ad- dressing policy issues and solving local, regional and global socioeconomic, political and environmental problems. Upon graduation, students possess the measurable competencies and knowledge required to contribute successfully to their o</w:t>
      </w:r>
      <w:r>
        <w:rPr>
          <w:rFonts w:ascii="Times New Roman" w:hAnsi="Times New Roman"/>
          <w:color w:val="191919"/>
          <w:spacing w:val="-4"/>
          <w:sz w:val="20"/>
          <w:szCs w:val="20"/>
        </w:rPr>
        <w:t>r</w:t>
      </w:r>
      <w:r>
        <w:rPr>
          <w:rFonts w:ascii="Times New Roman" w:hAnsi="Times New Roman"/>
          <w:color w:val="191919"/>
          <w:sz w:val="20"/>
          <w:szCs w:val="20"/>
        </w:rPr>
        <w:t>ganizations and communities, enhancing their own lives and improving the quality of life and opportunities for others. Publications in scholarly journals and books document the results of research and the improvements made to the quality of life of citizens living throughout Geo</w:t>
      </w:r>
      <w:r>
        <w:rPr>
          <w:rFonts w:ascii="Times New Roman" w:hAnsi="Times New Roman"/>
          <w:color w:val="191919"/>
          <w:spacing w:val="-4"/>
          <w:sz w:val="20"/>
          <w:szCs w:val="20"/>
        </w:rPr>
        <w:t>r</w:t>
      </w:r>
      <w:r>
        <w:rPr>
          <w:rFonts w:ascii="Times New Roman" w:hAnsi="Times New Roman"/>
          <w:color w:val="191919"/>
          <w:sz w:val="20"/>
          <w:szCs w:val="20"/>
        </w:rPr>
        <w:t>gia and the Southeastern United States.</w:t>
      </w:r>
    </w:p>
    <w:p w:rsidR="0079029D" w:rsidRDefault="0079029D" w:rsidP="003054E4">
      <w:pPr>
        <w:widowControl w:val="0"/>
        <w:autoSpaceDE w:val="0"/>
        <w:autoSpaceDN w:val="0"/>
        <w:adjustRightInd w:val="0"/>
        <w:spacing w:after="0" w:line="250" w:lineRule="auto"/>
        <w:ind w:left="861" w:right="1956" w:firstLine="360"/>
        <w:rPr>
          <w:rFonts w:ascii="Times New Roman" w:hAnsi="Times New Roman"/>
          <w:color w:val="000000"/>
          <w:sz w:val="20"/>
          <w:szCs w:val="20"/>
        </w:rPr>
      </w:pPr>
      <w:r w:rsidRPr="009B7488">
        <w:rPr>
          <w:rFonts w:ascii="Calibri" w:hAnsi="Calibri"/>
          <w:noProof/>
          <w:lang w:eastAsia="en-US"/>
        </w:rPr>
        <w:pict>
          <v:shape id="_x0000_s1415" type="#_x0000_t202" style="position:absolute;left:0;text-align:left;margin-left:520.3pt;margin-top:44.6pt;width:1in;height:285.55pt;z-index:-251658240;mso-position-horizontal-relative:page" o:allowincell="f" filled="f" stroked="f">
            <v:textbox style="layout-flow:vertical" inset="0,0,0,0">
              <w:txbxContent>
                <w:p w:rsidR="0079029D" w:rsidRDefault="0079029D" w:rsidP="003054E4">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U</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NIVERSI</w:t>
                  </w:r>
                  <w:r>
                    <w:rPr>
                      <w:rFonts w:ascii="Impact" w:hAnsi="Impact" w:cs="Impact"/>
                      <w:color w:val="A3A3A3"/>
                      <w:position w:val="1"/>
                      <w:sz w:val="105"/>
                      <w:szCs w:val="105"/>
                    </w:rPr>
                    <w:t>T</w:t>
                  </w:r>
                  <w:r>
                    <w:rPr>
                      <w:rFonts w:ascii="Impact" w:hAnsi="Impact" w:cs="Impact"/>
                      <w:color w:val="A3A3A3"/>
                      <w:spacing w:val="-88"/>
                      <w:position w:val="1"/>
                      <w:sz w:val="105"/>
                      <w:szCs w:val="105"/>
                    </w:rPr>
                    <w:t xml:space="preserve"> </w:t>
                  </w:r>
                  <w:r>
                    <w:rPr>
                      <w:rFonts w:ascii="Impact" w:hAnsi="Impact" w:cs="Impact"/>
                      <w:color w:val="A3A3A3"/>
                      <w:position w:val="1"/>
                      <w:sz w:val="105"/>
                      <w:szCs w:val="105"/>
                    </w:rPr>
                    <w:t>Y</w:t>
                  </w:r>
                </w:p>
              </w:txbxContent>
            </v:textbox>
            <w10:wrap anchorx="page"/>
          </v:shape>
        </w:pict>
      </w:r>
      <w:r>
        <w:rPr>
          <w:rFonts w:ascii="Times New Roman" w:hAnsi="Times New Roman"/>
          <w:color w:val="191919"/>
          <w:sz w:val="20"/>
          <w:szCs w:val="20"/>
        </w:rPr>
        <w:t>Quality graduate programs result only from quality facult</w:t>
      </w:r>
      <w:r>
        <w:rPr>
          <w:rFonts w:ascii="Times New Roman" w:hAnsi="Times New Roman"/>
          <w:color w:val="191919"/>
          <w:spacing w:val="-13"/>
          <w:sz w:val="20"/>
          <w:szCs w:val="20"/>
        </w:rPr>
        <w:t>y</w:t>
      </w:r>
      <w:r>
        <w:rPr>
          <w:rFonts w:ascii="Times New Roman" w:hAnsi="Times New Roman"/>
          <w:color w:val="191919"/>
          <w:sz w:val="20"/>
          <w:szCs w:val="20"/>
        </w:rPr>
        <w:t>.</w:t>
      </w:r>
      <w:r>
        <w:rPr>
          <w:rFonts w:ascii="Times New Roman" w:hAnsi="Times New Roman"/>
          <w:color w:val="191919"/>
          <w:spacing w:val="-4"/>
          <w:sz w:val="20"/>
          <w:szCs w:val="20"/>
        </w:rPr>
        <w:t xml:space="preserve"> </w:t>
      </w:r>
      <w:r>
        <w:rPr>
          <w:rFonts w:ascii="Times New Roman" w:hAnsi="Times New Roman"/>
          <w:color w:val="191919"/>
          <w:sz w:val="20"/>
          <w:szCs w:val="20"/>
        </w:rPr>
        <w:t xml:space="preserve">Thus, the Graduate School en- </w:t>
      </w:r>
      <w:proofErr w:type="spellStart"/>
      <w:r>
        <w:rPr>
          <w:rFonts w:ascii="Times New Roman" w:hAnsi="Times New Roman"/>
          <w:color w:val="191919"/>
          <w:sz w:val="20"/>
          <w:szCs w:val="20"/>
        </w:rPr>
        <w:t>sures</w:t>
      </w:r>
      <w:proofErr w:type="spellEnd"/>
      <w:r>
        <w:rPr>
          <w:rFonts w:ascii="Times New Roman" w:hAnsi="Times New Roman"/>
          <w:color w:val="191919"/>
          <w:sz w:val="20"/>
          <w:szCs w:val="20"/>
        </w:rPr>
        <w:t xml:space="preserve"> su</w:t>
      </w:r>
      <w:r>
        <w:rPr>
          <w:rFonts w:ascii="Times New Roman" w:hAnsi="Times New Roman"/>
          <w:color w:val="191919"/>
          <w:spacing w:val="-4"/>
          <w:sz w:val="20"/>
          <w:szCs w:val="20"/>
        </w:rPr>
        <w:t>f</w:t>
      </w:r>
      <w:r>
        <w:rPr>
          <w:rFonts w:ascii="Times New Roman" w:hAnsi="Times New Roman"/>
          <w:color w:val="191919"/>
          <w:sz w:val="20"/>
          <w:szCs w:val="20"/>
        </w:rPr>
        <w:t>ficient numbers of regula</w:t>
      </w:r>
      <w:r>
        <w:rPr>
          <w:rFonts w:ascii="Times New Roman" w:hAnsi="Times New Roman"/>
          <w:color w:val="191919"/>
          <w:spacing w:val="-8"/>
          <w:sz w:val="20"/>
          <w:szCs w:val="20"/>
        </w:rPr>
        <w:t>r</w:t>
      </w:r>
      <w:r>
        <w:rPr>
          <w:rFonts w:ascii="Times New Roman" w:hAnsi="Times New Roman"/>
          <w:color w:val="191919"/>
          <w:sz w:val="20"/>
          <w:szCs w:val="20"/>
        </w:rPr>
        <w:t>, permanent faculty members who are active in scholarship and research and highly e</w:t>
      </w:r>
      <w:r>
        <w:rPr>
          <w:rFonts w:ascii="Times New Roman" w:hAnsi="Times New Roman"/>
          <w:color w:val="191919"/>
          <w:spacing w:val="-4"/>
          <w:sz w:val="20"/>
          <w:szCs w:val="20"/>
        </w:rPr>
        <w:t>f</w:t>
      </w:r>
      <w:r>
        <w:rPr>
          <w:rFonts w:ascii="Times New Roman" w:hAnsi="Times New Roman"/>
          <w:color w:val="191919"/>
          <w:sz w:val="20"/>
          <w:szCs w:val="20"/>
        </w:rPr>
        <w:t xml:space="preserve">fective in creating technology-based classroom environments in which max- </w:t>
      </w:r>
      <w:proofErr w:type="spellStart"/>
      <w:r>
        <w:rPr>
          <w:rFonts w:ascii="Times New Roman" w:hAnsi="Times New Roman"/>
          <w:color w:val="191919"/>
          <w:sz w:val="20"/>
          <w:szCs w:val="20"/>
        </w:rPr>
        <w:t>imum</w:t>
      </w:r>
      <w:proofErr w:type="spellEnd"/>
      <w:r>
        <w:rPr>
          <w:rFonts w:ascii="Times New Roman" w:hAnsi="Times New Roman"/>
          <w:color w:val="191919"/>
          <w:sz w:val="20"/>
          <w:szCs w:val="20"/>
        </w:rPr>
        <w:t xml:space="preserve"> learning occurs.</w:t>
      </w:r>
      <w:r>
        <w:rPr>
          <w:rFonts w:ascii="Times New Roman" w:hAnsi="Times New Roman"/>
          <w:color w:val="191919"/>
          <w:spacing w:val="-4"/>
          <w:sz w:val="20"/>
          <w:szCs w:val="20"/>
        </w:rPr>
        <w:t xml:space="preserve"> </w:t>
      </w:r>
      <w:proofErr w:type="gramStart"/>
      <w:r>
        <w:rPr>
          <w:rFonts w:ascii="Times New Roman" w:hAnsi="Times New Roman"/>
          <w:color w:val="191919"/>
          <w:sz w:val="20"/>
          <w:szCs w:val="20"/>
        </w:rPr>
        <w:t>These faculty</w:t>
      </w:r>
      <w:proofErr w:type="gramEnd"/>
      <w:r>
        <w:rPr>
          <w:rFonts w:ascii="Times New Roman" w:hAnsi="Times New Roman"/>
          <w:color w:val="191919"/>
          <w:sz w:val="20"/>
          <w:szCs w:val="20"/>
        </w:rPr>
        <w:t xml:space="preserve"> must be committed to promoting lifelong learning, dedicated to quality scholarship and to the intellectual enhancement of their graduate programs and of their students. Building a student-centered, pluralistic learning community is a top Graduate School </w:t>
      </w:r>
      <w:proofErr w:type="spellStart"/>
      <w:r>
        <w:rPr>
          <w:rFonts w:ascii="Times New Roman" w:hAnsi="Times New Roman"/>
          <w:color w:val="191919"/>
          <w:sz w:val="20"/>
          <w:szCs w:val="20"/>
        </w:rPr>
        <w:t>pri</w:t>
      </w:r>
      <w:proofErr w:type="spellEnd"/>
      <w:r>
        <w:rPr>
          <w:rFonts w:ascii="Times New Roman" w:hAnsi="Times New Roman"/>
          <w:color w:val="191919"/>
          <w:sz w:val="20"/>
          <w:szCs w:val="20"/>
        </w:rPr>
        <w:t xml:space="preserve">- </w:t>
      </w:r>
      <w:proofErr w:type="spellStart"/>
      <w:r>
        <w:rPr>
          <w:rFonts w:ascii="Times New Roman" w:hAnsi="Times New Roman"/>
          <w:color w:val="191919"/>
          <w:sz w:val="20"/>
          <w:szCs w:val="20"/>
        </w:rPr>
        <w:t>orit</w:t>
      </w:r>
      <w:r>
        <w:rPr>
          <w:rFonts w:ascii="Times New Roman" w:hAnsi="Times New Roman"/>
          <w:color w:val="191919"/>
          <w:spacing w:val="-13"/>
          <w:sz w:val="20"/>
          <w:szCs w:val="20"/>
        </w:rPr>
        <w:t>y</w:t>
      </w:r>
      <w:proofErr w:type="spellEnd"/>
      <w:r>
        <w:rPr>
          <w:rFonts w:ascii="Times New Roman" w:hAnsi="Times New Roman"/>
          <w:color w:val="191919"/>
          <w:sz w:val="20"/>
          <w:szCs w:val="20"/>
        </w:rPr>
        <w:t>.</w:t>
      </w:r>
    </w:p>
    <w:p w:rsidR="0079029D" w:rsidRDefault="0079029D" w:rsidP="003054E4">
      <w:pPr>
        <w:widowControl w:val="0"/>
        <w:autoSpaceDE w:val="0"/>
        <w:autoSpaceDN w:val="0"/>
        <w:adjustRightInd w:val="0"/>
        <w:spacing w:after="0" w:line="250" w:lineRule="auto"/>
        <w:ind w:left="861" w:right="2074" w:firstLine="360"/>
        <w:jc w:val="both"/>
        <w:rPr>
          <w:rFonts w:ascii="Times New Roman" w:hAnsi="Times New Roman"/>
          <w:color w:val="000000"/>
          <w:sz w:val="20"/>
          <w:szCs w:val="20"/>
        </w:rPr>
      </w:pPr>
      <w:r>
        <w:rPr>
          <w:rFonts w:ascii="Times New Roman" w:hAnsi="Times New Roman"/>
          <w:color w:val="191919"/>
          <w:sz w:val="20"/>
          <w:szCs w:val="20"/>
        </w:rPr>
        <w:t xml:space="preserve">The Graduate School provides </w:t>
      </w:r>
      <w:proofErr w:type="spellStart"/>
      <w:r>
        <w:rPr>
          <w:rFonts w:ascii="Times New Roman" w:hAnsi="Times New Roman"/>
          <w:color w:val="191919"/>
          <w:sz w:val="20"/>
          <w:szCs w:val="20"/>
        </w:rPr>
        <w:t>institutionwide</w:t>
      </w:r>
      <w:proofErr w:type="spellEnd"/>
      <w:r>
        <w:rPr>
          <w:rFonts w:ascii="Times New Roman" w:hAnsi="Times New Roman"/>
          <w:color w:val="191919"/>
          <w:sz w:val="20"/>
          <w:szCs w:val="20"/>
        </w:rPr>
        <w:t xml:space="preserve"> leadership and develops and implements </w:t>
      </w:r>
      <w:proofErr w:type="spellStart"/>
      <w:r>
        <w:rPr>
          <w:rFonts w:ascii="Times New Roman" w:hAnsi="Times New Roman"/>
          <w:color w:val="191919"/>
          <w:sz w:val="20"/>
          <w:szCs w:val="20"/>
        </w:rPr>
        <w:t>poli</w:t>
      </w:r>
      <w:proofErr w:type="spellEnd"/>
      <w:r>
        <w:rPr>
          <w:rFonts w:ascii="Times New Roman" w:hAnsi="Times New Roman"/>
          <w:color w:val="191919"/>
          <w:sz w:val="20"/>
          <w:szCs w:val="20"/>
        </w:rPr>
        <w:t xml:space="preserve">- </w:t>
      </w:r>
      <w:proofErr w:type="spellStart"/>
      <w:r>
        <w:rPr>
          <w:rFonts w:ascii="Times New Roman" w:hAnsi="Times New Roman"/>
          <w:color w:val="191919"/>
          <w:sz w:val="20"/>
          <w:szCs w:val="20"/>
        </w:rPr>
        <w:t>cies</w:t>
      </w:r>
      <w:proofErr w:type="spellEnd"/>
      <w:r>
        <w:rPr>
          <w:rFonts w:ascii="Times New Roman" w:hAnsi="Times New Roman"/>
          <w:color w:val="191919"/>
          <w:sz w:val="20"/>
          <w:szCs w:val="20"/>
        </w:rPr>
        <w:t xml:space="preserve"> governing graduate education.</w:t>
      </w:r>
      <w:r>
        <w:rPr>
          <w:rFonts w:ascii="Times New Roman" w:hAnsi="Times New Roman"/>
          <w:color w:val="191919"/>
          <w:spacing w:val="-3"/>
          <w:sz w:val="20"/>
          <w:szCs w:val="20"/>
        </w:rPr>
        <w:t xml:space="preserve"> </w:t>
      </w:r>
      <w:r>
        <w:rPr>
          <w:rFonts w:ascii="Times New Roman" w:hAnsi="Times New Roman"/>
          <w:color w:val="191919"/>
          <w:sz w:val="20"/>
          <w:szCs w:val="20"/>
        </w:rPr>
        <w:t>The Graduate School dean coordinates, in collaboration with the university</w:t>
      </w:r>
      <w:r>
        <w:rPr>
          <w:rFonts w:ascii="Times New Roman" w:hAnsi="Times New Roman"/>
          <w:color w:val="191919"/>
          <w:spacing w:val="-11"/>
          <w:sz w:val="20"/>
          <w:szCs w:val="20"/>
        </w:rPr>
        <w:t>’</w:t>
      </w:r>
      <w:r>
        <w:rPr>
          <w:rFonts w:ascii="Times New Roman" w:hAnsi="Times New Roman"/>
          <w:color w:val="191919"/>
          <w:sz w:val="20"/>
          <w:szCs w:val="20"/>
        </w:rPr>
        <w:t>s other deans, the various graduate programs o</w:t>
      </w:r>
      <w:r>
        <w:rPr>
          <w:rFonts w:ascii="Times New Roman" w:hAnsi="Times New Roman"/>
          <w:color w:val="191919"/>
          <w:spacing w:val="-4"/>
          <w:sz w:val="20"/>
          <w:szCs w:val="20"/>
        </w:rPr>
        <w:t>f</w:t>
      </w:r>
      <w:r>
        <w:rPr>
          <w:rFonts w:ascii="Times New Roman" w:hAnsi="Times New Roman"/>
          <w:color w:val="191919"/>
          <w:sz w:val="20"/>
          <w:szCs w:val="20"/>
        </w:rPr>
        <w:t>fered by all of its colleges.</w:t>
      </w:r>
    </w:p>
    <w:p w:rsidR="0079029D" w:rsidRDefault="0079029D" w:rsidP="003054E4">
      <w:pPr>
        <w:widowControl w:val="0"/>
        <w:autoSpaceDE w:val="0"/>
        <w:autoSpaceDN w:val="0"/>
        <w:adjustRightInd w:val="0"/>
        <w:spacing w:after="0" w:line="250" w:lineRule="auto"/>
        <w:ind w:left="861" w:right="2074" w:firstLine="360"/>
        <w:jc w:val="both"/>
        <w:rPr>
          <w:rFonts w:ascii="Times New Roman" w:hAnsi="Times New Roman"/>
          <w:color w:val="000000"/>
          <w:sz w:val="20"/>
          <w:szCs w:val="20"/>
        </w:rPr>
      </w:pPr>
    </w:p>
    <w:p w:rsidR="00F42301" w:rsidRDefault="00F42301" w:rsidP="003054E4">
      <w:pPr>
        <w:widowControl w:val="0"/>
        <w:autoSpaceDE w:val="0"/>
        <w:autoSpaceDN w:val="0"/>
        <w:adjustRightInd w:val="0"/>
        <w:spacing w:after="0" w:line="250" w:lineRule="auto"/>
        <w:ind w:left="861" w:right="2074" w:firstLine="360"/>
        <w:jc w:val="both"/>
        <w:rPr>
          <w:rFonts w:ascii="Times New Roman" w:hAnsi="Times New Roman"/>
          <w:color w:val="000000"/>
          <w:sz w:val="20"/>
          <w:szCs w:val="20"/>
        </w:rPr>
      </w:pPr>
    </w:p>
    <w:p w:rsidR="00F42301" w:rsidRDefault="00F42301" w:rsidP="003054E4">
      <w:pPr>
        <w:widowControl w:val="0"/>
        <w:autoSpaceDE w:val="0"/>
        <w:autoSpaceDN w:val="0"/>
        <w:adjustRightInd w:val="0"/>
        <w:spacing w:after="0" w:line="250" w:lineRule="auto"/>
        <w:ind w:left="861" w:right="2074" w:firstLine="360"/>
        <w:jc w:val="both"/>
        <w:rPr>
          <w:rFonts w:ascii="Times New Roman" w:hAnsi="Times New Roman"/>
          <w:color w:val="000000"/>
          <w:sz w:val="20"/>
          <w:szCs w:val="20"/>
        </w:rPr>
        <w:sectPr w:rsidR="00F42301">
          <w:pgSz w:w="12240" w:h="15840"/>
          <w:pgMar w:top="260" w:right="240" w:bottom="280" w:left="1260" w:header="0" w:footer="712" w:gutter="0"/>
          <w:cols w:space="720" w:equalWidth="0">
            <w:col w:w="10740"/>
          </w:cols>
          <w:noEndnote/>
        </w:sectPr>
      </w:pPr>
    </w:p>
    <w:p w:rsidR="00F42301" w:rsidRDefault="00F42301" w:rsidP="0055783E">
      <w:pPr>
        <w:widowControl w:val="0"/>
        <w:autoSpaceDE w:val="0"/>
        <w:autoSpaceDN w:val="0"/>
        <w:adjustRightInd w:val="0"/>
        <w:spacing w:before="1" w:after="0" w:line="100" w:lineRule="exact"/>
        <w:rPr>
          <w:rFonts w:ascii="Times New Roman" w:hAnsi="Times New Roman"/>
          <w:color w:val="000000"/>
          <w:sz w:val="10"/>
          <w:szCs w:val="10"/>
        </w:rPr>
      </w:pPr>
      <w:r>
        <w:rPr>
          <w:rFonts w:ascii="Times New Roman" w:hAnsi="Times New Roman"/>
          <w:color w:val="000000"/>
          <w:sz w:val="20"/>
          <w:szCs w:val="20"/>
        </w:rPr>
        <w:lastRenderedPageBreak/>
        <w:fldChar w:fldCharType="begin"/>
      </w:r>
      <w:r>
        <w:rPr>
          <w:rFonts w:ascii="Times New Roman" w:hAnsi="Times New Roman"/>
          <w:color w:val="000000"/>
          <w:sz w:val="20"/>
          <w:szCs w:val="20"/>
        </w:rPr>
        <w:instrText xml:space="preserve"> INCLUDETEXT "C:\\Users\\juliette\\Desktop\\raw3\\graduateSchool\\admissionPolicyAid.docx" </w:instrText>
      </w:r>
      <w:r>
        <w:rPr>
          <w:rFonts w:ascii="Times New Roman" w:hAnsi="Times New Roman"/>
          <w:color w:val="000000"/>
          <w:sz w:val="20"/>
          <w:szCs w:val="20"/>
        </w:rPr>
        <w:fldChar w:fldCharType="separate"/>
      </w:r>
    </w:p>
    <w:tbl>
      <w:tblPr>
        <w:tblW w:w="0" w:type="auto"/>
        <w:tblInd w:w="101" w:type="dxa"/>
        <w:tblLayout w:type="fixed"/>
        <w:tblCellMar>
          <w:left w:w="0" w:type="dxa"/>
          <w:right w:w="0" w:type="dxa"/>
        </w:tblCellMar>
        <w:tblLook w:val="0000"/>
      </w:tblPr>
      <w:tblGrid>
        <w:gridCol w:w="1085"/>
        <w:gridCol w:w="4560"/>
        <w:gridCol w:w="4858"/>
      </w:tblGrid>
      <w:tr w:rsidR="00F42301" w:rsidRPr="00FA7AC7" w:rsidTr="00F319A1">
        <w:trPr>
          <w:trHeight w:hRule="exact" w:val="235"/>
        </w:trPr>
        <w:tc>
          <w:tcPr>
            <w:tcW w:w="1085" w:type="dxa"/>
            <w:tcBorders>
              <w:top w:val="nil"/>
              <w:left w:val="nil"/>
              <w:bottom w:val="single" w:sz="4" w:space="0" w:color="191919"/>
              <w:right w:val="single" w:sz="4" w:space="0" w:color="191919"/>
            </w:tcBorders>
          </w:tcPr>
          <w:p w:rsidR="00F42301" w:rsidRPr="00FA7AC7" w:rsidRDefault="00F42301" w:rsidP="00F319A1">
            <w:pPr>
              <w:widowControl w:val="0"/>
              <w:autoSpaceDE w:val="0"/>
              <w:autoSpaceDN w:val="0"/>
              <w:adjustRightInd w:val="0"/>
              <w:spacing w:after="0"/>
              <w:rPr>
                <w:rFonts w:ascii="Times New Roman" w:hAnsi="Times New Roman"/>
                <w:sz w:val="24"/>
                <w:szCs w:val="24"/>
              </w:rPr>
            </w:pPr>
          </w:p>
        </w:tc>
        <w:tc>
          <w:tcPr>
            <w:tcW w:w="4560" w:type="dxa"/>
            <w:vMerge w:val="restart"/>
            <w:tcBorders>
              <w:top w:val="single" w:sz="4" w:space="0" w:color="191919"/>
              <w:left w:val="single" w:sz="4" w:space="0" w:color="191919"/>
              <w:bottom w:val="single" w:sz="4" w:space="0" w:color="191919"/>
              <w:right w:val="single" w:sz="4" w:space="0" w:color="191919"/>
            </w:tcBorders>
          </w:tcPr>
          <w:p w:rsidR="00F42301" w:rsidRPr="00FA7AC7" w:rsidRDefault="00F42301" w:rsidP="00F319A1">
            <w:pPr>
              <w:widowControl w:val="0"/>
              <w:autoSpaceDE w:val="0"/>
              <w:autoSpaceDN w:val="0"/>
              <w:adjustRightInd w:val="0"/>
              <w:spacing w:before="21" w:after="0" w:line="340" w:lineRule="exact"/>
              <w:ind w:left="346" w:right="987" w:firstLine="560"/>
              <w:rPr>
                <w:rFonts w:ascii="Times New Roman" w:hAnsi="Times New Roman"/>
                <w:sz w:val="24"/>
                <w:szCs w:val="24"/>
              </w:rPr>
            </w:pPr>
            <w:r w:rsidRPr="00FA7AC7">
              <w:rPr>
                <w:rFonts w:ascii="Times New Roman" w:hAnsi="Times New Roman"/>
                <w:b/>
                <w:bCs/>
                <w:color w:val="191919"/>
                <w:sz w:val="36"/>
                <w:szCs w:val="36"/>
              </w:rPr>
              <w:t>O</w:t>
            </w:r>
            <w:r w:rsidRPr="00FA7AC7">
              <w:rPr>
                <w:rFonts w:ascii="Times New Roman" w:hAnsi="Times New Roman"/>
                <w:b/>
                <w:bCs/>
                <w:color w:val="191919"/>
                <w:sz w:val="27"/>
                <w:szCs w:val="27"/>
              </w:rPr>
              <w:t>FFERINGS</w:t>
            </w:r>
            <w:r w:rsidRPr="00FA7AC7">
              <w:rPr>
                <w:rFonts w:ascii="Times New Roman" w:hAnsi="Times New Roman"/>
                <w:b/>
                <w:bCs/>
                <w:color w:val="191919"/>
                <w:spacing w:val="22"/>
                <w:sz w:val="27"/>
                <w:szCs w:val="27"/>
              </w:rPr>
              <w:t xml:space="preserve"> </w:t>
            </w:r>
            <w:r w:rsidRPr="00FA7AC7">
              <w:rPr>
                <w:rFonts w:ascii="Times New Roman" w:hAnsi="Times New Roman"/>
                <w:b/>
                <w:bCs/>
                <w:color w:val="191919"/>
                <w:sz w:val="36"/>
                <w:szCs w:val="36"/>
              </w:rPr>
              <w:t>&amp; A</w:t>
            </w:r>
            <w:r w:rsidRPr="00FA7AC7">
              <w:rPr>
                <w:rFonts w:ascii="Times New Roman" w:hAnsi="Times New Roman"/>
                <w:b/>
                <w:bCs/>
                <w:color w:val="191919"/>
                <w:sz w:val="27"/>
                <w:szCs w:val="27"/>
              </w:rPr>
              <w:t>DMISSIONS</w:t>
            </w:r>
            <w:r w:rsidRPr="00FA7AC7">
              <w:rPr>
                <w:rFonts w:ascii="Times New Roman" w:hAnsi="Times New Roman"/>
                <w:b/>
                <w:bCs/>
                <w:color w:val="191919"/>
                <w:spacing w:val="22"/>
                <w:sz w:val="27"/>
                <w:szCs w:val="27"/>
              </w:rPr>
              <w:t xml:space="preserve"> </w:t>
            </w:r>
            <w:r w:rsidRPr="00FA7AC7">
              <w:rPr>
                <w:rFonts w:ascii="Times New Roman" w:hAnsi="Times New Roman"/>
                <w:b/>
                <w:bCs/>
                <w:color w:val="191919"/>
                <w:sz w:val="27"/>
                <w:szCs w:val="27"/>
              </w:rPr>
              <w:t>POLICIES</w:t>
            </w:r>
          </w:p>
        </w:tc>
        <w:tc>
          <w:tcPr>
            <w:tcW w:w="4858" w:type="dxa"/>
            <w:tcBorders>
              <w:top w:val="nil"/>
              <w:left w:val="single" w:sz="4" w:space="0" w:color="191919"/>
              <w:bottom w:val="single" w:sz="4" w:space="0" w:color="191919"/>
              <w:right w:val="nil"/>
            </w:tcBorders>
          </w:tcPr>
          <w:p w:rsidR="00F42301" w:rsidRPr="00FA7AC7" w:rsidRDefault="00F42301" w:rsidP="00F319A1">
            <w:pPr>
              <w:widowControl w:val="0"/>
              <w:autoSpaceDE w:val="0"/>
              <w:autoSpaceDN w:val="0"/>
              <w:adjustRightInd w:val="0"/>
              <w:spacing w:after="0"/>
              <w:rPr>
                <w:rFonts w:ascii="Times New Roman" w:hAnsi="Times New Roman"/>
                <w:sz w:val="24"/>
                <w:szCs w:val="24"/>
              </w:rPr>
            </w:pPr>
          </w:p>
        </w:tc>
      </w:tr>
      <w:tr w:rsidR="00F42301" w:rsidRPr="00FA7AC7" w:rsidTr="00F319A1">
        <w:trPr>
          <w:trHeight w:hRule="exact" w:val="256"/>
        </w:trPr>
        <w:tc>
          <w:tcPr>
            <w:tcW w:w="1085" w:type="dxa"/>
            <w:tcBorders>
              <w:top w:val="single" w:sz="4" w:space="0" w:color="191919"/>
              <w:left w:val="nil"/>
              <w:bottom w:val="single" w:sz="4" w:space="0" w:color="191919"/>
              <w:right w:val="single" w:sz="4" w:space="0" w:color="191919"/>
            </w:tcBorders>
          </w:tcPr>
          <w:p w:rsidR="00F42301" w:rsidRPr="00FA7AC7" w:rsidRDefault="00F42301" w:rsidP="00F319A1">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F319A1">
            <w:pPr>
              <w:widowControl w:val="0"/>
              <w:autoSpaceDE w:val="0"/>
              <w:autoSpaceDN w:val="0"/>
              <w:adjustRightInd w:val="0"/>
              <w:spacing w:after="0"/>
              <w:rPr>
                <w:rFonts w:ascii="Times New Roman" w:hAnsi="Times New Roman"/>
                <w:sz w:val="24"/>
                <w:szCs w:val="24"/>
              </w:rPr>
            </w:pPr>
          </w:p>
        </w:tc>
        <w:tc>
          <w:tcPr>
            <w:tcW w:w="4858" w:type="dxa"/>
            <w:tcBorders>
              <w:top w:val="single" w:sz="4" w:space="0" w:color="191919"/>
              <w:left w:val="single" w:sz="4" w:space="0" w:color="191919"/>
              <w:bottom w:val="single" w:sz="4" w:space="0" w:color="191919"/>
              <w:right w:val="nil"/>
            </w:tcBorders>
          </w:tcPr>
          <w:p w:rsidR="00F42301" w:rsidRPr="00FA7AC7" w:rsidRDefault="00F42301" w:rsidP="00F319A1">
            <w:pPr>
              <w:widowControl w:val="0"/>
              <w:autoSpaceDE w:val="0"/>
              <w:autoSpaceDN w:val="0"/>
              <w:adjustRightInd w:val="0"/>
              <w:spacing w:after="0"/>
              <w:rPr>
                <w:rFonts w:ascii="Times New Roman" w:hAnsi="Times New Roman"/>
                <w:sz w:val="24"/>
                <w:szCs w:val="24"/>
              </w:rPr>
            </w:pPr>
          </w:p>
        </w:tc>
      </w:tr>
      <w:tr w:rsidR="00F42301" w:rsidRPr="00FA7AC7" w:rsidTr="00F319A1">
        <w:trPr>
          <w:trHeight w:hRule="exact" w:val="219"/>
        </w:trPr>
        <w:tc>
          <w:tcPr>
            <w:tcW w:w="1085" w:type="dxa"/>
            <w:tcBorders>
              <w:top w:val="single" w:sz="4" w:space="0" w:color="191919"/>
              <w:left w:val="nil"/>
              <w:bottom w:val="nil"/>
              <w:right w:val="single" w:sz="4" w:space="0" w:color="191919"/>
            </w:tcBorders>
          </w:tcPr>
          <w:p w:rsidR="00F42301" w:rsidRPr="00FA7AC7" w:rsidRDefault="00F42301" w:rsidP="00F319A1">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F319A1">
            <w:pPr>
              <w:widowControl w:val="0"/>
              <w:autoSpaceDE w:val="0"/>
              <w:autoSpaceDN w:val="0"/>
              <w:adjustRightInd w:val="0"/>
              <w:spacing w:after="0"/>
              <w:rPr>
                <w:rFonts w:ascii="Times New Roman" w:hAnsi="Times New Roman"/>
                <w:sz w:val="24"/>
                <w:szCs w:val="24"/>
              </w:rPr>
            </w:pPr>
          </w:p>
        </w:tc>
        <w:tc>
          <w:tcPr>
            <w:tcW w:w="4858" w:type="dxa"/>
            <w:tcBorders>
              <w:top w:val="single" w:sz="4" w:space="0" w:color="191919"/>
              <w:left w:val="single" w:sz="4" w:space="0" w:color="191919"/>
              <w:bottom w:val="nil"/>
              <w:right w:val="nil"/>
            </w:tcBorders>
          </w:tcPr>
          <w:p w:rsidR="00F42301" w:rsidRPr="00FA7AC7" w:rsidRDefault="00F42301" w:rsidP="00F319A1">
            <w:pPr>
              <w:widowControl w:val="0"/>
              <w:autoSpaceDE w:val="0"/>
              <w:autoSpaceDN w:val="0"/>
              <w:adjustRightInd w:val="0"/>
              <w:spacing w:after="0"/>
              <w:rPr>
                <w:rFonts w:ascii="Times New Roman" w:hAnsi="Times New Roman"/>
                <w:sz w:val="24"/>
                <w:szCs w:val="24"/>
              </w:rPr>
            </w:pPr>
          </w:p>
        </w:tc>
      </w:tr>
    </w:tbl>
    <w:p w:rsidR="00F42301" w:rsidRDefault="00F42301" w:rsidP="0055783E">
      <w:pPr>
        <w:widowControl w:val="0"/>
        <w:autoSpaceDE w:val="0"/>
        <w:autoSpaceDN w:val="0"/>
        <w:adjustRightInd w:val="0"/>
        <w:spacing w:before="2" w:after="0" w:line="170" w:lineRule="exact"/>
        <w:rPr>
          <w:rFonts w:ascii="Times New Roman" w:hAnsi="Times New Roman"/>
          <w:sz w:val="17"/>
          <w:szCs w:val="17"/>
        </w:rPr>
      </w:pPr>
    </w:p>
    <w:p w:rsidR="00F42301" w:rsidRDefault="00F42301" w:rsidP="0055783E">
      <w:pPr>
        <w:widowControl w:val="0"/>
        <w:autoSpaceDE w:val="0"/>
        <w:autoSpaceDN w:val="0"/>
        <w:adjustRightInd w:val="0"/>
        <w:spacing w:after="0" w:line="200" w:lineRule="exact"/>
        <w:rPr>
          <w:rFonts w:ascii="Times New Roman" w:hAnsi="Times New Roman"/>
          <w:sz w:val="20"/>
          <w:szCs w:val="20"/>
        </w:rPr>
      </w:pPr>
    </w:p>
    <w:p w:rsidR="00F42301" w:rsidRDefault="00F42301" w:rsidP="0055783E">
      <w:pPr>
        <w:widowControl w:val="0"/>
        <w:autoSpaceDE w:val="0"/>
        <w:autoSpaceDN w:val="0"/>
        <w:adjustRightInd w:val="0"/>
        <w:spacing w:after="0" w:line="200" w:lineRule="exact"/>
        <w:rPr>
          <w:rFonts w:ascii="Times New Roman" w:hAnsi="Times New Roman"/>
          <w:sz w:val="20"/>
          <w:szCs w:val="20"/>
        </w:rPr>
      </w:pPr>
    </w:p>
    <w:p w:rsidR="00F42301" w:rsidRDefault="00F42301" w:rsidP="0055783E">
      <w:pPr>
        <w:widowControl w:val="0"/>
        <w:autoSpaceDE w:val="0"/>
        <w:autoSpaceDN w:val="0"/>
        <w:adjustRightInd w:val="0"/>
        <w:spacing w:after="0" w:line="200" w:lineRule="exact"/>
        <w:rPr>
          <w:rFonts w:ascii="Times New Roman" w:hAnsi="Times New Roman"/>
          <w:sz w:val="20"/>
          <w:szCs w:val="20"/>
        </w:rPr>
      </w:pPr>
    </w:p>
    <w:p w:rsidR="00F42301" w:rsidRDefault="00F42301" w:rsidP="0055783E">
      <w:pPr>
        <w:widowControl w:val="0"/>
        <w:autoSpaceDE w:val="0"/>
        <w:autoSpaceDN w:val="0"/>
        <w:adjustRightInd w:val="0"/>
        <w:spacing w:before="26" w:after="0" w:line="250" w:lineRule="auto"/>
        <w:ind w:left="1926" w:right="877" w:firstLine="360"/>
        <w:rPr>
          <w:rFonts w:ascii="Times New Roman" w:hAnsi="Times New Roman"/>
          <w:color w:val="000000"/>
          <w:sz w:val="20"/>
          <w:szCs w:val="20"/>
        </w:rPr>
      </w:pPr>
      <w:r w:rsidRPr="00C34688">
        <w:rPr>
          <w:rFonts w:ascii="Calibri" w:hAnsi="Calibri"/>
          <w:noProof/>
          <w:lang w:eastAsia="en-US"/>
        </w:rPr>
        <w:pict>
          <v:group id="_x0000_s1419" style="position:absolute;left:0;text-align:left;margin-left:204.4pt;margin-top:-20.7pt;width:199.85pt;height:19.75pt;z-index:-251658240;mso-position-horizontal-relative:page" coordorigin="4088,-414" coordsize="3997,395" o:allowincell="f">
            <v:shape id="_x0000_s1420" style="position:absolute;left:4088;top:-414;width:3997;height:395;mso-position-horizontal-relative:page;mso-position-vertical-relative:text" coordsize="3997,395" o:allowincell="f" path="m2560,r-13,l2539,1r-14,3l2519,5r-13,4l2504,10r-6,3l2486,20r-5,5l2471,34r-5,5l2466,40r-3,5l2455,58r-1,5l2454,64r213,l2667,63r-3,-5l2658,45r-4,-5l2654,39r-6,-5l2640,25r-6,-5l2624,13r-8,-3l2615,9,2600,5r-3,-1l2580,1,2577,r-17,xe" fillcolor="#686868" stroked="f">
              <v:path arrowok="t"/>
            </v:shape>
            <v:shape id="_x0000_s1421" style="position:absolute;left:4088;top:-414;width:3997;height:395;mso-position-horizontal-relative:page;mso-position-vertical-relative:text" coordsize="3997,395" o:allowincell="f" path="m,7l,8r,l,10r,2l,14r,1l,24,,36,,46,,57,,69r,3l225,72r,-3l223,57,217,46,208,36,194,24,174,15r-4,-1l158,12,141,10,121,8,97,8e" fillcolor="#686868" stroked="f">
              <v:path arrowok="t"/>
            </v:shape>
            <v:shape id="_x0000_s1422" style="position:absolute;left:4088;top:-414;width:3997;height:395;mso-position-horizontal-relative:page;mso-position-vertical-relative:text" coordsize="3997,395" o:allowincell="f" path="m2454,64r,l2451,71r-1,6l2449,84r-2,13l2447,105r,10l2446,137r,28l2446,256r1,22l2447,282r,15l2448,305r1,5l2449,312r3,14l2453,331r107,l2549,326r-3,-14l2546,310r-1,-5l2545,297r,-15l2545,278r,-22l2545,165r,-28l2545,115r,-10l2545,97r2,-13l2547,77r1,-6l2558,64r2,e" fillcolor="#686868" stroked="f">
              <v:path arrowok="t"/>
            </v:shape>
            <v:shape id="_x0000_s1423" style="position:absolute;left:4088;top:-414;width:3997;height:395;mso-position-horizontal-relative:page;mso-position-vertical-relative:text" coordsize="3997,395" o:allowincell="f" path="m2560,64r12,6l2574,83r,1l2575,96r,2l2575,116r,22l2575,257r,22l2575,279r,18l2574,311r,4l2573,317r-5,12l2560,331r106,l2667,329r4,-12l2671,315r1,-4l2673,297r,-18l2673,279r1,-22l2674,138r-1,-22l2673,98r-1,-2l2671,84r,-1l2668,70r-1,-6e" fillcolor="#686868" stroked="f">
              <v:path arrowok="t"/>
            </v:shape>
            <v:shape id="_x0000_s1424" style="position:absolute;left:4088;top:-414;width:3997;height:395;mso-position-horizontal-relative:page;mso-position-vertical-relative:text" coordsize="3997,395" o:allowincell="f" path="m,72l,322r98,l98,72e" fillcolor="#686868" stroked="f">
              <v:path arrowok="t"/>
            </v:shape>
            <v:shape id="_x0000_s1425" style="position:absolute;left:4088;top:-414;width:3997;height:395;mso-position-horizontal-relative:page;mso-position-vertical-relative:text" coordsize="3997,395" o:allowincell="f" path="m109,72r7,2l121,76r3,2l127,82r1,4l129,91r,2l129,102r,12l129,141r,126l128,286r,16l124,311r-4,7l102,322r-4,l226,322r,l227,318r,-7l227,302r1,-16l228,267r,-126l228,114r-1,-12l227,93r,-2l227,86r-1,-4l226,78r,-2l225,74r,-2e" fillcolor="#686868" stroked="f">
              <v:path arrowok="t"/>
            </v:shape>
            <v:shape id="_x0000_s1426" style="position:absolute;left:4088;top:-414;width:3997;height:395;mso-position-horizontal-relative:page;mso-position-vertical-relative:text" coordsize="3997,395" o:allowincell="f" path="m484,96r-5,1l462,98r-7,2l444,103r-5,2l437,106r-11,5l425,112r-8,7l417,120r-5,9l412,129r-2,6l406,144r,1l564,145r,-1l562,135r-2,-6l560,129r-5,-9l554,119r-8,-7l544,111r-11,-5l530,105r-6,-2l515,100,503,98r-8,-1e" fillcolor="#686868" stroked="f">
              <v:path arrowok="t"/>
            </v:shape>
            <v:shape id="_x0000_s1427" style="position:absolute;left:4088;top:-414;width:3997;height:395;mso-position-horizontal-relative:page;mso-position-vertical-relative:text" coordsize="3997,395" o:allowincell="f" path="m680,96r-12,1l659,98r-13,4l640,103r-3,1l627,109r-2,1l624,110r-9,7l610,124r-2,3l601,136r-1,4l598,145r165,l762,140r-3,-4l754,127r-2,-3l744,117r-8,-7l735,110r-1,-1l724,104r-3,-1l717,102,701,98r-4,-1e" fillcolor="#686868" stroked="f">
              <v:path arrowok="t"/>
            </v:shape>
            <v:shape id="_x0000_s1428" style="position:absolute;left:4088;top:-414;width:3997;height:395;mso-position-horizontal-relative:page;mso-position-vertical-relative:text" coordsize="3997,395" o:allowincell="f" path="m1626,96r,l1605,98r-1,l1587,103r-2,1l1584,104r-10,5l1572,110r-8,6l1563,117r-7,9l1556,127r-7,9l1548,137r-3,8l1708,145r-4,-8l1704,136r-7,-9l1697,126r-7,-9l1689,116r-8,-6l1680,109r-11,-5l1668,104r-2,-1l1649,98r-3,l1628,96e" fillcolor="#686868" stroked="f">
              <v:path arrowok="t"/>
            </v:shape>
            <v:shape id="_x0000_s1429" style="position:absolute;left:4088;top:-414;width:3997;height:395;mso-position-horizontal-relative:page;mso-position-vertical-relative:text" coordsize="3997,395" o:allowincell="f" path="m2103,96r-1,l2082,98r-2,l2063,103r-1,1l2060,104r-10,5l2048,110r-8,6l2039,117r-7,9l2032,127r-7,9l2025,137r-3,8l2184,145r-3,-8l2180,136r-7,-9l2173,126r-7,-9l2166,116r-9,-6l2156,109r-11,-5l2144,104r-2,-1l2125,98r-3,l2105,96e" fillcolor="#686868" stroked="f">
              <v:path arrowok="t"/>
            </v:shape>
            <v:shape id="_x0000_s1430" style="position:absolute;left:4088;top:-414;width:3997;height:395;mso-position-horizontal-relative:page;mso-position-vertical-relative:text" coordsize="3997,395" o:allowincell="f" path="m3716,96r-12,1l3694,98r-11,4l3675,104r-9,6l3663,111r-1,1l3648,125r-2,2l3639,141r-2,3l3637,145r162,l3799,144r-1,-3l3789,127r-1,-2l3773,112r-1,-1l3770,110r-12,-6l3753,102r-16,-4l3733,97e" fillcolor="#686868" stroked="f">
              <v:path arrowok="t"/>
            </v:shape>
            <v:shape id="_x0000_s1431" style="position:absolute;left:4088;top:-414;width:3997;height:395;mso-position-horizontal-relative:page;mso-position-vertical-relative:text" coordsize="3997,395" o:allowincell="f" path="m3907,96r-5,1l3886,98r-7,2l3867,103r-5,2l3860,106r-10,5l3848,112r-7,7l3840,120r-5,9l3835,129r-2,6l3830,144r,1l3987,145r,-1l3986,135r-3,-6l3983,129r-4,-9l3978,119r-8,-7l3967,111r-10,-5l3954,105r-6,-2l3939,100r-12,-2l3919,97e" fillcolor="#686868" stroked="f">
              <v:path arrowok="t"/>
            </v:shape>
            <v:shape id="_x0000_s1432" style="position:absolute;left:4088;top:-414;width:3997;height:395;mso-position-horizontal-relative:page;mso-position-vertical-relative:text" coordsize="3997,395" o:allowincell="f" path="m260,102r,57l383,159r,-57e" fillcolor="#686868" stroked="f">
              <v:path arrowok="t"/>
            </v:shape>
            <v:shape id="_x0000_s1433" style="position:absolute;left:4088;top:-414;width:3997;height:395;mso-position-horizontal-relative:page;mso-position-vertical-relative:text" coordsize="3997,395" o:allowincell="f" path="m795,102r,l795,103r,1l795,106r,3l795,116r,11l795,137r,14l957,151r-3,-14l949,127r-8,-11l931,109r-13,-3l905,104r-18,-1l863,102e" fillcolor="#686868" stroked="f">
              <v:path arrowok="t"/>
            </v:shape>
            <v:shape id="_x0000_s1434" style="position:absolute;left:4088;top:-414;width:3997;height:395;mso-position-horizontal-relative:page;mso-position-vertical-relative:text" coordsize="3997,395" o:allowincell="f" path="m989,102r,285l1063,387r,-285e" fillcolor="#686868" stroked="f">
              <v:path arrowok="t"/>
            </v:shape>
            <v:shape id="_x0000_s1435" style="position:absolute;left:4088;top:-414;width:3997;height:395;mso-position-horizontal-relative:page;mso-position-vertical-relative:text" coordsize="3997,395" o:allowincell="f" path="m1093,102r,l1093,104r,3l1093,110r,5l1093,121r,6l1093,134r,8l1093,151r158,l1249,142r-2,-8l1244,127r-6,-6l1233,115r-9,-5l1214,107r-17,-3l1176,102e" fillcolor="#686868" stroked="f">
              <v:path arrowok="t"/>
            </v:shape>
            <v:shape id="_x0000_s1436" style="position:absolute;left:4088;top:-414;width:3997;height:395;mso-position-horizontal-relative:page;mso-position-vertical-relative:text" coordsize="3997,395" o:allowincell="f" path="m1261,102r,57l1422,159r,-57e" fillcolor="#686868" stroked="f">
              <v:path arrowok="t"/>
            </v:shape>
            <v:shape id="_x0000_s1437" style="position:absolute;left:4088;top:-414;width:3997;height:395;mso-position-horizontal-relative:page;mso-position-vertical-relative:text" coordsize="3997,395" o:allowincell="f" path="m1439,102r,285l1513,387r,-285e" fillcolor="#686868" stroked="f">
              <v:path arrowok="t"/>
            </v:shape>
            <v:shape id="_x0000_s1438" style="position:absolute;left:4088;top:-414;width:3997;height:395;mso-position-horizontal-relative:page;mso-position-vertical-relative:text" coordsize="3997,395" o:allowincell="f" path="m1740,102r,128l1843,230,1802,102e" fillcolor="#686868" stroked="f">
              <v:path arrowok="t"/>
            </v:shape>
            <v:shape id="_x0000_s1439" style="position:absolute;left:4088;top:-414;width:3997;height:395;mso-position-horizontal-relative:page;mso-position-vertical-relative:text" coordsize="3997,395" o:allowincell="f" path="m1843,102r,128l1905,230r,-128e" fillcolor="#686868" stroked="f">
              <v:path arrowok="t"/>
            </v:shape>
            <v:shape id="_x0000_s1440" style="position:absolute;left:4088;top:-414;width:3997;height:395;mso-position-horizontal-relative:page;mso-position-vertical-relative:text" coordsize="3997,395" o:allowincell="f" path="m2216,102r,57l2341,159r,-57e" fillcolor="#686868" stroked="f">
              <v:path arrowok="t"/>
            </v:shape>
            <v:shape id="_x0000_s1441" style="position:absolute;left:4088;top:-414;width:3997;height:395;mso-position-horizontal-relative:page;mso-position-vertical-relative:text" coordsize="3997,395" o:allowincell="f" path="m2706,102r,57l2831,159r,-57e" fillcolor="#686868" stroked="f">
              <v:path arrowok="t"/>
            </v:shape>
            <v:shape id="_x0000_s1442" style="position:absolute;left:4088;top:-414;width:3997;height:395;mso-position-horizontal-relative:page;mso-position-vertical-relative:text" coordsize="3997,395" o:allowincell="f" path="m2849,102r,57l2975,159r,-57e" fillcolor="#686868" stroked="f">
              <v:path arrowok="t"/>
            </v:shape>
            <v:shape id="_x0000_s1443" style="position:absolute;left:4088;top:-414;width:3997;height:395;mso-position-horizontal-relative:page;mso-position-vertical-relative:text" coordsize="3997,395" o:allowincell="f" path="m2993,102r,57l3116,159r,-57e" fillcolor="#686868" stroked="f">
              <v:path arrowok="t"/>
            </v:shape>
            <v:shape id="_x0000_s1444" style="position:absolute;left:4088;top:-414;width:3997;height:395;mso-position-horizontal-relative:page;mso-position-vertical-relative:text" coordsize="3997,395" o:allowincell="f" path="m3142,102r,l3142,103r,1l3142,106r,3l3142,116r,11l3142,137r,14l3305,151r-4,-14l3296,127r-8,-11l3278,109r-12,-3l3252,104r-18,-1l3210,102e" fillcolor="#686868" stroked="f">
              <v:path arrowok="t"/>
            </v:shape>
            <v:shape id="_x0000_s1445" style="position:absolute;left:4088;top:-414;width:3997;height:395;mso-position-horizontal-relative:page;mso-position-vertical-relative:text" coordsize="3997,395" o:allowincell="f" path="m3336,102r,285l3410,387r,-285e" fillcolor="#686868" stroked="f">
              <v:path arrowok="t"/>
            </v:shape>
            <v:shape id="_x0000_s1446" style="position:absolute;left:4088;top:-414;width:3997;height:395;mso-position-horizontal-relative:page;mso-position-vertical-relative:text" coordsize="3997,395" o:allowincell="f" path="m3440,102r,128l3543,230,3502,102e" fillcolor="#686868" stroked="f">
              <v:path arrowok="t"/>
            </v:shape>
            <v:shape id="_x0000_s1447" style="position:absolute;left:4088;top:-414;width:3997;height:395;mso-position-horizontal-relative:page;mso-position-vertical-relative:text" coordsize="3997,395" o:allowincell="f" path="m3543,102r,128l3605,230r,-128e" fillcolor="#686868" stroked="f">
              <v:path arrowok="t"/>
            </v:shape>
            <v:shape id="_x0000_s1448" style="position:absolute;left:4088;top:-414;width:3997;height:395;mso-position-horizontal-relative:page;mso-position-vertical-relative:text" coordsize="3997,395" o:allowincell="f" path="m406,145r-1,7l404,165r-1,11l403,176r,7l403,188r,3l404,193r,5l405,204r1,1l409,214r2,5l413,223r5,8l419,232r5,4l433,243r3,3l447,254r2,1l455,259r6,4l470,270r12,8l494,288r1,1l496,290r4,4l502,305r,9l502,321r,16l498,343r-1,2l570,345r,-2l571,337r1,-16l572,314r,-9l571,294r,-4l571,289r,-1l569,278r-2,-8l564,263r-2,-4l560,255r,-1l553,246r-2,-3l543,236r-6,-4l536,231r-11,-8l519,219r-8,-5l497,205r-2,-1l486,198r-7,-5l478,191r-2,-3l474,183r-1,-7l473,176r,-11l473,152r4,-7e" fillcolor="#686868" stroked="f">
              <v:path arrowok="t"/>
            </v:shape>
            <v:shape id="_x0000_s1449" style="position:absolute;left:4088;top:-414;width:3997;height:395;mso-position-horizontal-relative:page;mso-position-vertical-relative:text" coordsize="3997,395" o:allowincell="f" path="m494,145r4,3l498,153r,24l498,188r68,l566,177r-1,-24l564,148r,-3e" fillcolor="#686868" stroked="f">
              <v:path arrowok="t"/>
            </v:shape>
            <v:shape id="_x0000_s1450" style="position:absolute;left:4088;top:-414;width:3997;height:395;mso-position-horizontal-relative:page;mso-position-vertical-relative:text" coordsize="3997,395" o:allowincell="f" path="m598,145r-1,1l596,150r,6l594,173r,22l594,286r,24l596,330r2,9l599,345r71,l668,339r,-9l668,310r,-24l668,195r,-22l668,156r,-6l669,146r,-1e" fillcolor="#686868" stroked="f">
              <v:path arrowok="t"/>
            </v:shape>
            <v:shape id="_x0000_s1451" style="position:absolute;left:4088;top:-414;width:3997;height:395;mso-position-horizontal-relative:page;mso-position-vertical-relative:text" coordsize="3997,395" o:allowincell="f" path="m692,145r2,3l694,155r,20l694,199r,27l768,226r,-27l768,175r-3,-20l764,148r-1,-3e" fillcolor="#686868" stroked="f">
              <v:path arrowok="t"/>
            </v:shape>
            <v:shape id="_x0000_s1452" style="position:absolute;left:4088;top:-414;width:3997;height:395;mso-position-horizontal-relative:page;mso-position-vertical-relative:text" coordsize="3997,395" o:allowincell="f" path="m1545,145r,1l1544,148r-1,11l1542,174r-1,20l1541,219r,50l1541,295r1,20l1543,330r,1l1544,341r,1l1545,345r71,l1615,342r,-1l1615,331r,-1l1615,315r,-20l1615,269r,-50l1615,194r,-20l1615,159r,-11l1615,146r4,-1e" fillcolor="#686868" stroked="f">
              <v:path arrowok="t"/>
            </v:shape>
            <v:shape id="_x0000_s1453" style="position:absolute;left:4088;top:-414;width:3997;height:395;mso-position-horizontal-relative:page;mso-position-vertical-relative:text" coordsize="3997,395" o:allowincell="f" path="m1636,145r1,2l1638,149r,10l1638,160r,14l1638,175r,19l1638,220r,50l1638,295r,11l1637,315r-1,15l1636,338r-5,4l1626,345r81,l1709,342r,-4l1710,330r1,-15l1711,306r1,-11l1712,270r,-50l1712,194r-1,-19l1711,174r-1,-14l1710,159r-1,-10l1709,147r-1,-2e" fillcolor="#686868" stroked="f">
              <v:path arrowok="t"/>
            </v:shape>
            <v:shape id="_x0000_s1454" style="position:absolute;left:4088;top:-414;width:3997;height:395;mso-position-horizontal-relative:page;mso-position-vertical-relative:text" coordsize="3997,395" o:allowincell="f" path="m2022,145r-1,1l2020,148r-1,11l2018,174r-1,20l2017,219r,50l2017,295r1,20l2019,330r,1l2020,341r1,1l2022,345r71,l2091,342r,-1l2091,331r,-1l2091,315r,-20l2091,269r,-50l2091,194r,-20l2091,159r,-11l2091,146r4,-1e" fillcolor="#686868" stroked="f">
              <v:path arrowok="t"/>
            </v:shape>
            <v:shape id="_x0000_s1455" style="position:absolute;left:4088;top:-414;width:3997;height:395;mso-position-horizontal-relative:page;mso-position-vertical-relative:text" coordsize="3997,395" o:allowincell="f" path="m2112,145r1,2l2114,149r,10l2114,160r,14l2114,175r,19l2114,220r,50l2114,295r,11l2114,315r-1,15l2112,338r-5,4l2103,345r81,l2185,342r,-4l2186,330r1,-15l2188,306r,-11l2188,270r,-50l2188,194r-1,-19l2187,174r-1,-14l2186,159r-1,-10l2185,147r-1,-2e" fillcolor="#686868" stroked="f">
              <v:path arrowok="t"/>
            </v:shape>
            <v:shape id="_x0000_s1456" style="position:absolute;left:4088;top:-414;width:3997;height:395;mso-position-horizontal-relative:page;mso-position-vertical-relative:text" coordsize="3997,395" o:allowincell="f" path="m3637,145r,1l3637,148r-3,13l3633,181r,24l3633,289r,24l3634,331r1,2l3635,339r1,4l3637,345r72,l3708,343r-1,-4l3707,333r,-2l3707,313r,-24l3707,205r,-24l3707,161r,-13l3708,146r1,-1e" fillcolor="#686868" stroked="f">
              <v:path arrowok="t"/>
            </v:shape>
            <v:shape id="_x0000_s1457" style="position:absolute;left:4088;top:-414;width:3997;height:395;mso-position-horizontal-relative:page;mso-position-vertical-relative:text" coordsize="3997,395" o:allowincell="f" path="m3729,145r1,4l3730,152r,19l3730,195r,12l3804,207r,-12l3804,171r-3,-19l3800,149r-1,-4e" fillcolor="#686868" stroked="f">
              <v:path arrowok="t"/>
            </v:shape>
            <v:shape id="_x0000_s1458" style="position:absolute;left:4088;top:-414;width:3997;height:395;mso-position-horizontal-relative:page;mso-position-vertical-relative:text" coordsize="3997,395" o:allowincell="f" path="m3830,145r-1,7l3827,165r,11l3827,176r,7l3827,188r,3l3827,193r1,5l3829,204r,1l3833,214r2,5l3837,223r5,8l3842,232r6,4l3856,243r3,3l3870,254r2,1l3878,259r6,4l3894,270r11,8l3918,288r1,1l3920,290r3,4l3926,305r,9l3926,321r,16l3922,343r-1,2l3993,345r1,-2l3994,337r2,-16l3996,314r,-9l3995,294r,-4l3995,289r-1,-1l3992,278r-1,-8l3988,263r-2,-4l3984,255r-1,-1l3976,246r-2,-3l3966,236r-5,-4l3960,231r-11,-8l3942,219r-8,-5l3921,205r-2,-1l3910,198r-7,-5l3902,191r-2,-3l3897,183r-1,-7l3896,176r,-11l3896,152r5,-7e" fillcolor="#686868" stroked="f">
              <v:path arrowok="t"/>
            </v:shape>
            <v:shape id="_x0000_s1459" style="position:absolute;left:4088;top:-414;width:3997;height:395;mso-position-horizontal-relative:page;mso-position-vertical-relative:text" coordsize="3997,395" o:allowincell="f" path="m3918,145r3,3l3921,153r,24l3921,188r69,l3990,177r-1,-24l3988,148r-1,-3e" fillcolor="#686868" stroked="f">
              <v:path arrowok="t"/>
            </v:shape>
            <v:shape id="_x0000_s1460" style="position:absolute;left:4088;top:-414;width:3997;height:395;mso-position-horizontal-relative:page;mso-position-vertical-relative:text" coordsize="3997,395" o:allowincell="f" path="m795,151r,63l869,214r,-63e" fillcolor="#686868" stroked="f">
              <v:path arrowok="t"/>
            </v:shape>
            <v:shape id="_x0000_s1461" style="position:absolute;left:4088;top:-414;width:3997;height:395;mso-position-horizontal-relative:page;mso-position-vertical-relative:text" coordsize="3997,395" o:allowincell="f" path="m886,151r5,4l891,156r,24l891,199r,15l886,214r70,l956,214r4,-15l960,180r-1,-24l958,155r-1,-4e" fillcolor="#686868" stroked="f">
              <v:path arrowok="t"/>
            </v:shape>
            <v:shape id="_x0000_s1462" style="position:absolute;left:4088;top:-414;width:3997;height:395;mso-position-horizontal-relative:page;mso-position-vertical-relative:text" coordsize="3997,395" o:allowincell="f" path="m1093,151r,72l1093,224r93,l1167,223r,-72e" fillcolor="#686868" stroked="f">
              <v:path arrowok="t"/>
            </v:shape>
            <v:shape id="_x0000_s1463" style="position:absolute;left:4088;top:-414;width:3997;height:395;mso-position-horizontal-relative:page;mso-position-vertical-relative:text" coordsize="3997,395" o:allowincell="f" path="m1186,151r4,4l1190,164r,43l1190,219r-4,5l1251,224r,-5l1252,207r,-43l1251,155r,-4e" fillcolor="#686868" stroked="f">
              <v:path arrowok="t"/>
            </v:shape>
            <v:shape id="_x0000_s1464" style="position:absolute;left:4088;top:-414;width:3997;height:395;mso-position-horizontal-relative:page;mso-position-vertical-relative:text" coordsize="3997,395" o:allowincell="f" path="m3142,151r,63l3216,214r,-63e" fillcolor="#686868" stroked="f">
              <v:path arrowok="t"/>
            </v:shape>
            <v:shape id="_x0000_s1465" style="position:absolute;left:4088;top:-414;width:3997;height:395;mso-position-horizontal-relative:page;mso-position-vertical-relative:text" coordsize="3997,395" o:allowincell="f" path="m3233,151r6,4l3239,156r,24l3239,199r,15l3233,214r70,l3303,214r4,-15l3307,180r-1,-24l3306,155r-1,-4e" fillcolor="#686868" stroked="f">
              <v:path arrowok="t"/>
            </v:shape>
            <v:shape id="_x0000_s1466" style="position:absolute;left:4088;top:-414;width:3997;height:395;mso-position-horizontal-relative:page;mso-position-vertical-relative:text" coordsize="3997,395" o:allowincell="f" path="m260,159r,54l334,213r,-54e" fillcolor="#686868" stroked="f">
              <v:path arrowok="t"/>
            </v:shape>
            <v:shape id="_x0000_s1467" style="position:absolute;left:4088;top:-414;width:3997;height:395;mso-position-horizontal-relative:page;mso-position-vertical-relative:text" coordsize="3997,395" o:allowincell="f" path="m1304,159r,228l1378,387r,-228e" fillcolor="#686868" stroked="f">
              <v:path arrowok="t"/>
            </v:shape>
            <v:shape id="_x0000_s1468" style="position:absolute;left:4088;top:-414;width:3997;height:395;mso-position-horizontal-relative:page;mso-position-vertical-relative:text" coordsize="3997,395" o:allowincell="f" path="m2216,159r,54l2290,213r,-54e" fillcolor="#686868" stroked="f">
              <v:path arrowok="t"/>
            </v:shape>
            <v:shape id="_x0000_s1469" style="position:absolute;left:4088;top:-414;width:3997;height:395;mso-position-horizontal-relative:page;mso-position-vertical-relative:text" coordsize="3997,395" o:allowincell="f" path="m2706,159r,54l2780,213r,-54e" fillcolor="#686868" stroked="f">
              <v:path arrowok="t"/>
            </v:shape>
            <v:shape id="_x0000_s1470" style="position:absolute;left:4088;top:-414;width:3997;height:395;mso-position-horizontal-relative:page;mso-position-vertical-relative:text" coordsize="3997,395" o:allowincell="f" path="m2849,159r,54l2923,213r,-54e" fillcolor="#686868" stroked="f">
              <v:path arrowok="t"/>
            </v:shape>
            <v:shape id="_x0000_s1471" style="position:absolute;left:4088;top:-414;width:3997;height:395;mso-position-horizontal-relative:page;mso-position-vertical-relative:text" coordsize="3997,395" o:allowincell="f" path="m2993,159r,54l3067,213r,-54e" fillcolor="#686868" stroked="f">
              <v:path arrowok="t"/>
            </v:shape>
            <v:shape id="_x0000_s1472" style="position:absolute;left:4088;top:-414;width:3997;height:395;mso-position-horizontal-relative:page;mso-position-vertical-relative:text" coordsize="3997,395" o:allowincell="f" path="m260,213r,54l380,267r,-54e" fillcolor="#686868" stroked="f">
              <v:path arrowok="t"/>
            </v:shape>
            <v:shape id="_x0000_s1473" style="position:absolute;left:4088;top:-414;width:3997;height:395;mso-position-horizontal-relative:page;mso-position-vertical-relative:text" coordsize="3997,395" o:allowincell="f" path="m2216,213r,54l2336,267r,-54e" fillcolor="#686868" stroked="f">
              <v:path arrowok="t"/>
            </v:shape>
            <v:shape id="_x0000_s1474" style="position:absolute;left:4088;top:-414;width:3997;height:395;mso-position-horizontal-relative:page;mso-position-vertical-relative:text" coordsize="3997,395" o:allowincell="f" path="m2706,213r,54l2826,267r,-54e" fillcolor="#686868" stroked="f">
              <v:path arrowok="t"/>
            </v:shape>
            <v:shape id="_x0000_s1475" style="position:absolute;left:4088;top:-414;width:3997;height:395;mso-position-horizontal-relative:page;mso-position-vertical-relative:text" coordsize="3997,395" o:allowincell="f" path="m2849,213r,54l2969,267r,-54e" fillcolor="#686868" stroked="f">
              <v:path arrowok="t"/>
            </v:shape>
            <v:shape id="_x0000_s1476" style="position:absolute;left:4088;top:-414;width:3997;height:395;mso-position-horizontal-relative:page;mso-position-vertical-relative:text" coordsize="3997,395" o:allowincell="f" path="m2993,213r,54l3113,267r,-54e" fillcolor="#686868" stroked="f">
              <v:path arrowok="t"/>
            </v:shape>
            <v:shape id="_x0000_s1477" style="position:absolute;left:4088;top:-414;width:3997;height:395;mso-position-horizontal-relative:page;mso-position-vertical-relative:text" coordsize="3997,395" o:allowincell="f" path="m795,214r,7l795,233r,5l795,242r,5l795,253r,6l954,259r-5,-6l944,247r-10,-5l919,238r22,-5l954,221r2,-7e" fillcolor="#686868" stroked="f">
              <v:path arrowok="t"/>
            </v:shape>
            <v:shape id="_x0000_s1478" style="position:absolute;left:4088;top:-414;width:3997;height:395;mso-position-horizontal-relative:page;mso-position-vertical-relative:text" coordsize="3997,395" o:allowincell="f" path="m3142,214r,7l3142,233r,5l3142,242r,5l3142,253r,6l3301,259r-5,-6l3291,247r-10,-5l3267,238r22,-5l3301,221r2,-7e" fillcolor="#686868" stroked="f">
              <v:path arrowok="t"/>
            </v:shape>
            <v:shape id="_x0000_s1479" style="position:absolute;left:4088;top:-414;width:3997;height:395;mso-position-horizontal-relative:page;mso-position-vertical-relative:text" coordsize="3997,395" o:allowincell="f" path="m1093,224r,6l1093,246r,9l1093,261r,5l1093,270r,2l1203,272r13,-2l1226,266r10,-5l1243,255r3,-9l1251,230r,-6e" fillcolor="#686868" stroked="f">
              <v:path arrowok="t"/>
            </v:shape>
            <v:shape id="_x0000_s1480" style="position:absolute;left:4088;top:-414;width:3997;height:395;mso-position-horizontal-relative:page;mso-position-vertical-relative:text" coordsize="3997,395" o:allowincell="f" path="m1740,230r,28l1905,258r,-28e" fillcolor="#686868" stroked="f">
              <v:path arrowok="t"/>
            </v:shape>
            <v:shape id="_x0000_s1481" style="position:absolute;left:4088;top:-414;width:3997;height:395;mso-position-horizontal-relative:page;mso-position-vertical-relative:text" coordsize="3997,395" o:allowincell="f" path="m3440,230r,28l3605,258r,-28e" fillcolor="#686868" stroked="f">
              <v:path arrowok="t"/>
            </v:shape>
            <v:shape id="_x0000_s1482" style="position:absolute;left:4088;top:-414;width:3997;height:395;mso-position-horizontal-relative:page;mso-position-vertical-relative:text" coordsize="3997,395" o:allowincell="f" path="m3718,234r,43l3804,277r,-43e" fillcolor="#686868" stroked="f">
              <v:path arrowok="t"/>
            </v:shape>
            <v:shape id="_x0000_s1483" style="position:absolute;left:4088;top:-414;width:3997;height:395;mso-position-horizontal-relative:page;mso-position-vertical-relative:text" coordsize="3997,395" o:allowincell="f" path="m1740,258r,129l1802,387r,-129e" fillcolor="#686868" stroked="f">
              <v:path arrowok="t"/>
            </v:shape>
            <v:shape id="_x0000_s1484" style="position:absolute;left:4088;top:-414;width:3997;height:395;mso-position-horizontal-relative:page;mso-position-vertical-relative:text" coordsize="3997,395" o:allowincell="f" path="m1802,258r38,129l1905,387r,-129e" fillcolor="#686868" stroked="f">
              <v:path arrowok="t"/>
            </v:shape>
            <v:shape id="_x0000_s1485" style="position:absolute;left:4088;top:-414;width:3997;height:395;mso-position-horizontal-relative:page;mso-position-vertical-relative:text" coordsize="3997,395" o:allowincell="f" path="m3440,258r,129l3502,387r,-129e" fillcolor="#686868" stroked="f">
              <v:path arrowok="t"/>
            </v:shape>
            <v:shape id="_x0000_s1486" style="position:absolute;left:4088;top:-414;width:3997;height:395;mso-position-horizontal-relative:page;mso-position-vertical-relative:text" coordsize="3997,395" o:allowincell="f" path="m3502,258r38,129l3605,387r,-129e" fillcolor="#686868" stroked="f">
              <v:path arrowok="t"/>
            </v:shape>
            <v:shape id="_x0000_s1487" style="position:absolute;left:4088;top:-414;width:3997;height:395;mso-position-horizontal-relative:page;mso-position-vertical-relative:text" coordsize="3997,395" o:allowincell="f" path="m795,259r,128l869,387r,-128e" fillcolor="#686868" stroked="f">
              <v:path arrowok="t"/>
            </v:shape>
            <v:shape id="_x0000_s1488" style="position:absolute;left:4088;top:-414;width:3997;height:395;mso-position-horizontal-relative:page;mso-position-vertical-relative:text" coordsize="3997,395" o:allowincell="f" path="m869,259r2,l888,264r,1l889,270r,1l891,285r,6l891,312r,75l960,387r,-75l960,291r,-6l959,271r-1,-1l957,265r,-1l954,259r,e" fillcolor="#686868" stroked="f">
              <v:path arrowok="t"/>
            </v:shape>
            <v:shape id="_x0000_s1489" style="position:absolute;left:4088;top:-414;width:3997;height:395;mso-position-horizontal-relative:page;mso-position-vertical-relative:text" coordsize="3997,395" o:allowincell="f" path="m3142,259r,128l3216,387r,-128e" fillcolor="#686868" stroked="f">
              <v:path arrowok="t"/>
            </v:shape>
            <v:shape id="_x0000_s1490" style="position:absolute;left:4088;top:-414;width:3997;height:395;mso-position-horizontal-relative:page;mso-position-vertical-relative:text" coordsize="3997,395" o:allowincell="f" path="m3216,259r2,l3235,264r,1l3236,270r,1l3238,285r1,6l3239,312r,75l3307,387r,-75l3307,291r,-6l3306,271r,-1l3304,265r,-1l3301,259r,e" fillcolor="#686868" stroked="f">
              <v:path arrowok="t"/>
            </v:shape>
            <v:shape id="_x0000_s1491" style="position:absolute;left:4088;top:-414;width:3997;height:395;mso-position-horizontal-relative:page;mso-position-vertical-relative:text" coordsize="3997,395" o:allowincell="f" path="m260,267r,63l334,330r,-63e" fillcolor="#686868" stroked="f">
              <v:path arrowok="t"/>
            </v:shape>
            <v:shape id="_x0000_s1492" style="position:absolute;left:4088;top:-414;width:3997;height:395;mso-position-horizontal-relative:page;mso-position-vertical-relative:text" coordsize="3997,395" o:allowincell="f" path="m2216,267r,120l2290,387r,-120e" fillcolor="#686868" stroked="f">
              <v:path arrowok="t"/>
            </v:shape>
            <v:shape id="_x0000_s1493" style="position:absolute;left:4088;top:-414;width:3997;height:395;mso-position-horizontal-relative:page;mso-position-vertical-relative:text" coordsize="3997,395" o:allowincell="f" path="m2706,267r,120l2780,387r,-120e" fillcolor="#686868" stroked="f">
              <v:path arrowok="t"/>
            </v:shape>
            <v:shape id="_x0000_s1494" style="position:absolute;left:4088;top:-414;width:3997;height:395;mso-position-horizontal-relative:page;mso-position-vertical-relative:text" coordsize="3997,395" o:allowincell="f" path="m2849,267r,120l2923,387r,-120e" fillcolor="#686868" stroked="f">
              <v:path arrowok="t"/>
            </v:shape>
            <v:shape id="_x0000_s1495" style="position:absolute;left:4088;top:-414;width:3997;height:395;mso-position-horizontal-relative:page;mso-position-vertical-relative:text" coordsize="3997,395" o:allowincell="f" path="m2993,267r,63l3067,330r,-63e" fillcolor="#686868" stroked="f">
              <v:path arrowok="t"/>
            </v:shape>
            <v:shape id="_x0000_s1496" style="position:absolute;left:4088;top:-414;width:3997;height:395;mso-position-horizontal-relative:page;mso-position-vertical-relative:text" coordsize="3997,395" o:allowincell="f" path="m1093,272r,115l1167,387r,-115e" fillcolor="#686868" stroked="f">
              <v:path arrowok="t"/>
            </v:shape>
            <v:shape id="_x0000_s1497" style="position:absolute;left:4088;top:-414;width:3997;height:395;mso-position-horizontal-relative:page;mso-position-vertical-relative:text" coordsize="3997,395" o:allowincell="f" path="m694,273r,15l694,313r,19l694,340r-2,5l763,345r1,-5l766,332r2,-19l768,288r,-15e" fillcolor="#686868" stroked="f">
              <v:path arrowok="t"/>
            </v:shape>
            <v:shape id="_x0000_s1498" style="position:absolute;left:4088;top:-414;width:3997;height:395;mso-position-horizontal-relative:page;mso-position-vertical-relative:text" coordsize="3997,395" o:allowincell="f" path="m3733,277r,61l3730,345r74,l3804,338r,-61e" fillcolor="#686868" stroked="f">
              <v:path arrowok="t"/>
            </v:shape>
            <v:shape id="_x0000_s1499" style="position:absolute;left:4088;top:-414;width:3997;height:395;mso-position-horizontal-relative:page;mso-position-vertical-relative:text" coordsize="3997,395" o:allowincell="f" path="m406,285r,19l407,327r2,14l410,345r68,l474,341r,-14l474,304r,-19e" fillcolor="#686868" stroked="f">
              <v:path arrowok="t"/>
            </v:shape>
            <v:shape id="_x0000_s1500" style="position:absolute;left:4088;top:-414;width:3997;height:395;mso-position-horizontal-relative:page;mso-position-vertical-relative:text" coordsize="3997,395" o:allowincell="f" path="m3829,285r,19l3830,327r3,14l3833,345r68,l3898,341r,-14l3898,304r,-19e" fillcolor="#686868" stroked="f">
              <v:path arrowok="t"/>
            </v:shape>
            <v:shape id="_x0000_s1501" style="position:absolute;left:4088;top:-414;width:3997;height:395;mso-position-horizontal-relative:page;mso-position-vertical-relative:text" coordsize="3997,395" o:allowincell="f" path="m,322r,7l,342r,12l,363r,6l,376r,4l,383r,2l,386r,1l124,387r24,-1l167,385r10,-2l189,380r9,-4l206,369r8,-6l220,354r3,-12l226,329r,-7e" fillcolor="#686868" stroked="f">
              <v:path arrowok="t"/>
            </v:shape>
            <v:shape id="_x0000_s1502" style="position:absolute;left:4088;top:-414;width:3997;height:395;mso-position-horizontal-relative:page;mso-position-vertical-relative:text" coordsize="3997,395" o:allowincell="f" path="m260,330r,57l388,387r,-57e" fillcolor="#686868" stroked="f">
              <v:path arrowok="t"/>
            </v:shape>
            <v:shape id="_x0000_s1503" style="position:absolute;left:4088;top:-414;width:3997;height:395;mso-position-horizontal-relative:page;mso-position-vertical-relative:text" coordsize="3997,395" o:allowincell="f" path="m2993,330r,57l3121,387r,-57e" fillcolor="#686868" stroked="f">
              <v:path arrowok="t"/>
            </v:shape>
            <v:shape id="_x0000_s1504" style="position:absolute;left:4088;top:-414;width:3997;height:395;mso-position-horizontal-relative:page;mso-position-vertical-relative:text" coordsize="3997,395" o:allowincell="f" path="m2453,331r,l2456,336r6,13l2466,354r,1l2472,361r8,9l2487,374r10,7l2504,384r1,1l2520,390r4,1l2540,394r3,l2560,395r13,-1l2581,394r15,-3l2601,390r14,-5l2616,384r7,-3l2634,374r5,-4l2649,361r5,-6l2655,354r2,-5l2665,336r1,-5l2666,331e" fillcolor="#686868" stroked="f">
              <v:path arrowok="t"/>
            </v:shape>
            <v:shape id="_x0000_s1505" style="position:absolute;left:4088;top:-414;width:3997;height:395;mso-position-horizontal-relative:page;mso-position-vertical-relative:text" coordsize="3997,395" o:allowincell="f" path="m410,345r,1l412,353r2,6l417,365r3,4l426,374r4,3l440,382r3,1l451,386r6,3l471,391r6,1l490,393r8,-1l512,391r9,-2l531,386r7,-3l541,382r10,-5l554,374r7,-5l563,365r2,-6l567,353r3,-7l570,345e" fillcolor="#686868" stroked="f">
              <v:path arrowok="t"/>
            </v:shape>
            <v:shape id="_x0000_s1506" style="position:absolute;left:4088;top:-414;width:3997;height:395;mso-position-horizontal-relative:page;mso-position-vertical-relative:text" coordsize="3997,395" o:allowincell="f" path="m599,345r1,1l600,347r,1l601,349r8,16l610,366r15,13l625,379r3,2l639,385r6,3l660,391r5,1l682,393r10,-1l704,391r9,-3l723,385r8,-4l734,379r1,l750,366r1,-1l761,349r1,-1l762,347r,-1l763,345e" fillcolor="#686868" stroked="f">
              <v:path arrowok="t"/>
            </v:shape>
            <v:shape id="_x0000_s1507" style="position:absolute;left:4088;top:-414;width:3997;height:395;mso-position-horizontal-relative:page;mso-position-vertical-relative:text" coordsize="3997,395" o:allowincell="f" path="m1545,345r4,7l1549,353r7,9l1556,363r7,9l1563,373r9,7l1573,380r12,5l1585,385r3,1l1604,391r3,l1625,393r1,l1627,393r21,-2l1649,391r17,-5l1668,385r1,l1679,380r2,l1689,373r1,-1l1697,363r,-1l1704,353r,-1l1707,345e" fillcolor="#686868" stroked="f">
              <v:path arrowok="t"/>
            </v:shape>
            <v:shape id="_x0000_s1508" style="position:absolute;left:4088;top:-414;width:3997;height:395;mso-position-horizontal-relative:page;mso-position-vertical-relative:text" coordsize="3997,395" o:allowincell="f" path="m2022,345r3,7l2025,353r7,9l2032,363r7,9l2040,373r9,7l2050,380r11,5l2062,385r2,1l2080,391r3,l2101,393r2,l2103,393r21,-2l2125,391r17,-5l2144,385r1,l2155,380r2,l2165,373r1,-1l2173,363r1,-1l2180,353r1,-1l2184,345e" fillcolor="#686868" stroked="f">
              <v:path arrowok="t"/>
            </v:shape>
            <v:shape id="_x0000_s1509" style="position:absolute;left:4088;top:-414;width:3997;height:395;mso-position-horizontal-relative:page;mso-position-vertical-relative:text" coordsize="3997,395" o:allowincell="f" path="m3637,345r3,7l3645,361r3,6l3804,367r,-6l3804,352r,-7e" fillcolor="#686868" stroked="f">
              <v:path arrowok="t"/>
            </v:shape>
            <v:shape id="_x0000_s1510" style="position:absolute;left:4088;top:-414;width:3997;height:395;mso-position-horizontal-relative:page;mso-position-vertical-relative:text" coordsize="3997,395" o:allowincell="f" path="m3833,345r,1l3836,353r2,6l3840,365r4,4l3849,374r5,3l3863,382r4,1l3875,386r6,3l3895,391r6,1l3914,393r8,-1l3935,391r10,-2l3954,386r7,-3l3964,382r11,-5l3978,374r6,-5l3986,365r3,-6l3991,353r2,-7l3993,345e" fillcolor="#686868" stroked="f">
              <v:path arrowok="t"/>
            </v:shape>
            <v:shape id="_x0000_s1511" style="position:absolute;left:4088;top:-414;width:3997;height:395;mso-position-horizontal-relative:page;mso-position-vertical-relative:text" coordsize="3997,395" o:allowincell="f" path="m3648,367r3,3l3659,378r1,l3670,384r9,5l3681,390r11,3l3705,393r17,-3l3726,389r8,-5l3743,378r,l3748,370r3,-3e" fillcolor="#686868" stroked="f">
              <v:path arrowok="t"/>
            </v:shape>
            <v:shape id="_x0000_s1512" style="position:absolute;left:4088;top:-414;width:3997;height:395;mso-position-horizontal-relative:page;mso-position-vertical-relative:text" coordsize="3997,395" o:allowincell="f" path="m3751,367r7,20l3804,387r,-20e" fillcolor="#686868" stroked="f">
              <v:path arrowok="t"/>
            </v:shape>
            <w10:wrap anchorx="page"/>
          </v:group>
        </w:pict>
      </w:r>
      <w:r w:rsidRPr="00C34688">
        <w:rPr>
          <w:rFonts w:ascii="Calibri" w:hAnsi="Calibri"/>
          <w:noProof/>
          <w:lang w:eastAsia="en-US"/>
        </w:rPr>
        <w:pict>
          <v:shape id="_x0000_s1624" type="#_x0000_t202" style="position:absolute;left:0;text-align:left;margin-left:17.85pt;margin-top:-25.25pt;width:1in;height:285.55pt;z-index:-251658240;mso-position-horizontal-relative:page" o:allowincell="f" filled="f" stroked="f">
            <v:textbox style="layout-flow:vertical;mso-layout-flow-alt:bottom-to-top" inset="0,0,0,0">
              <w:txbxContent>
                <w:p w:rsidR="00F42301" w:rsidRDefault="00F42301" w:rsidP="0055783E">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U</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NIVERSI</w:t>
                  </w:r>
                  <w:r>
                    <w:rPr>
                      <w:rFonts w:ascii="Impact" w:hAnsi="Impact" w:cs="Impact"/>
                      <w:color w:val="A3A3A3"/>
                      <w:position w:val="1"/>
                      <w:sz w:val="105"/>
                      <w:szCs w:val="105"/>
                    </w:rPr>
                    <w:t>T</w:t>
                  </w:r>
                  <w:r>
                    <w:rPr>
                      <w:rFonts w:ascii="Impact" w:hAnsi="Impact" w:cs="Impact"/>
                      <w:color w:val="A3A3A3"/>
                      <w:spacing w:val="-88"/>
                      <w:position w:val="1"/>
                      <w:sz w:val="105"/>
                      <w:szCs w:val="105"/>
                    </w:rPr>
                    <w:t xml:space="preserve"> </w:t>
                  </w:r>
                  <w:r>
                    <w:rPr>
                      <w:rFonts w:ascii="Impact" w:hAnsi="Impact" w:cs="Impact"/>
                      <w:color w:val="A3A3A3"/>
                      <w:position w:val="1"/>
                      <w:sz w:val="105"/>
                      <w:szCs w:val="105"/>
                    </w:rPr>
                    <w:t>Y</w:t>
                  </w:r>
                </w:p>
              </w:txbxContent>
            </v:textbox>
            <w10:wrap anchorx="page"/>
          </v:shape>
        </w:pict>
      </w:r>
      <w:r>
        <w:rPr>
          <w:rFonts w:ascii="Times New Roman" w:hAnsi="Times New Roman"/>
          <w:color w:val="191919"/>
          <w:sz w:val="20"/>
          <w:szCs w:val="20"/>
        </w:rPr>
        <w:t>The Graduate School is the fifth academic unit of the University and grants the Master's de- gree in Education (M.Ed.), Nursing (M.S.), Public</w:t>
      </w:r>
      <w:r>
        <w:rPr>
          <w:rFonts w:ascii="Times New Roman" w:hAnsi="Times New Roman"/>
          <w:color w:val="191919"/>
          <w:spacing w:val="-11"/>
          <w:sz w:val="20"/>
          <w:szCs w:val="20"/>
        </w:rPr>
        <w:t xml:space="preserve"> </w:t>
      </w:r>
      <w:r>
        <w:rPr>
          <w:rFonts w:ascii="Times New Roman" w:hAnsi="Times New Roman"/>
          <w:color w:val="191919"/>
          <w:sz w:val="20"/>
          <w:szCs w:val="20"/>
        </w:rPr>
        <w:t>Administration  (M.</w:t>
      </w:r>
      <w:r>
        <w:rPr>
          <w:rFonts w:ascii="Times New Roman" w:hAnsi="Times New Roman"/>
          <w:color w:val="191919"/>
          <w:spacing w:val="-22"/>
          <w:sz w:val="20"/>
          <w:szCs w:val="20"/>
        </w:rPr>
        <w:t>P</w:t>
      </w:r>
      <w:r>
        <w:rPr>
          <w:rFonts w:ascii="Times New Roman" w:hAnsi="Times New Roman"/>
          <w:color w:val="191919"/>
          <w:sz w:val="20"/>
          <w:szCs w:val="20"/>
        </w:rPr>
        <w:t>.A.), Business</w:t>
      </w:r>
      <w:r>
        <w:rPr>
          <w:rFonts w:ascii="Times New Roman" w:hAnsi="Times New Roman"/>
          <w:color w:val="191919"/>
          <w:spacing w:val="-11"/>
          <w:sz w:val="20"/>
          <w:szCs w:val="20"/>
        </w:rPr>
        <w:t xml:space="preserve"> </w:t>
      </w:r>
      <w:r>
        <w:rPr>
          <w:rFonts w:ascii="Times New Roman" w:hAnsi="Times New Roman"/>
          <w:color w:val="191919"/>
          <w:sz w:val="20"/>
          <w:szCs w:val="20"/>
        </w:rPr>
        <w:t>Administra- tion</w:t>
      </w:r>
      <w:r>
        <w:rPr>
          <w:rFonts w:ascii="Times New Roman" w:hAnsi="Times New Roman"/>
          <w:color w:val="191919"/>
          <w:spacing w:val="50"/>
          <w:sz w:val="20"/>
          <w:szCs w:val="20"/>
        </w:rPr>
        <w:t xml:space="preserve"> </w:t>
      </w:r>
      <w:r>
        <w:rPr>
          <w:rFonts w:ascii="Times New Roman" w:hAnsi="Times New Roman"/>
          <w:color w:val="191919"/>
          <w:sz w:val="20"/>
          <w:szCs w:val="20"/>
        </w:rPr>
        <w:t>(M.B.A.), and Criminal Justice  (M.S.) and the Education Specialist degree (Ed.S.) in Educational Leadership.</w:t>
      </w:r>
      <w:r>
        <w:rPr>
          <w:rFonts w:ascii="Times New Roman" w:hAnsi="Times New Roman"/>
          <w:color w:val="191919"/>
          <w:spacing w:val="-3"/>
          <w:sz w:val="20"/>
          <w:szCs w:val="20"/>
        </w:rPr>
        <w:t xml:space="preserve"> </w:t>
      </w:r>
      <w:r>
        <w:rPr>
          <w:rFonts w:ascii="Times New Roman" w:hAnsi="Times New Roman"/>
          <w:color w:val="191919"/>
          <w:sz w:val="20"/>
          <w:szCs w:val="20"/>
        </w:rPr>
        <w:t>The Graduate School also collaborates with</w:t>
      </w:r>
      <w:r>
        <w:rPr>
          <w:rFonts w:ascii="Times New Roman" w:hAnsi="Times New Roman"/>
          <w:color w:val="191919"/>
          <w:spacing w:val="-4"/>
          <w:sz w:val="20"/>
          <w:szCs w:val="20"/>
        </w:rPr>
        <w:t xml:space="preserve"> </w:t>
      </w:r>
      <w:r>
        <w:rPr>
          <w:rFonts w:ascii="Times New Roman" w:hAnsi="Times New Roman"/>
          <w:color w:val="191919"/>
          <w:spacing w:val="-22"/>
          <w:sz w:val="20"/>
          <w:szCs w:val="20"/>
        </w:rPr>
        <w:t>V</w:t>
      </w:r>
      <w:r>
        <w:rPr>
          <w:rFonts w:ascii="Times New Roman" w:hAnsi="Times New Roman"/>
          <w:color w:val="191919"/>
          <w:sz w:val="20"/>
          <w:szCs w:val="20"/>
        </w:rPr>
        <w:t>aldosta State University in o</w:t>
      </w:r>
      <w:r>
        <w:rPr>
          <w:rFonts w:ascii="Times New Roman" w:hAnsi="Times New Roman"/>
          <w:color w:val="191919"/>
          <w:spacing w:val="-4"/>
          <w:sz w:val="20"/>
          <w:szCs w:val="20"/>
        </w:rPr>
        <w:t>f</w:t>
      </w:r>
      <w:r>
        <w:rPr>
          <w:rFonts w:ascii="Times New Roman" w:hAnsi="Times New Roman"/>
          <w:color w:val="191919"/>
          <w:sz w:val="20"/>
          <w:szCs w:val="20"/>
        </w:rPr>
        <w:t>fering the Ed.D. degree.</w:t>
      </w:r>
    </w:p>
    <w:p w:rsidR="00F42301" w:rsidRDefault="00F42301" w:rsidP="0055783E">
      <w:pPr>
        <w:widowControl w:val="0"/>
        <w:autoSpaceDE w:val="0"/>
        <w:autoSpaceDN w:val="0"/>
        <w:adjustRightInd w:val="0"/>
        <w:spacing w:after="0" w:line="240" w:lineRule="exact"/>
        <w:rPr>
          <w:rFonts w:ascii="Times New Roman" w:hAnsi="Times New Roman"/>
          <w:color w:val="000000"/>
          <w:sz w:val="24"/>
          <w:szCs w:val="24"/>
        </w:rPr>
      </w:pPr>
    </w:p>
    <w:p w:rsidR="00F42301" w:rsidRDefault="00F42301" w:rsidP="0055783E">
      <w:pPr>
        <w:widowControl w:val="0"/>
        <w:autoSpaceDE w:val="0"/>
        <w:autoSpaceDN w:val="0"/>
        <w:adjustRightInd w:val="0"/>
        <w:spacing w:after="0"/>
        <w:ind w:left="1926"/>
        <w:rPr>
          <w:rFonts w:ascii="Times New Roman" w:hAnsi="Times New Roman"/>
          <w:color w:val="000000"/>
          <w:sz w:val="20"/>
          <w:szCs w:val="20"/>
        </w:rPr>
      </w:pPr>
      <w:r w:rsidRPr="00C34688">
        <w:rPr>
          <w:rFonts w:ascii="Calibri" w:hAnsi="Calibri"/>
          <w:noProof/>
          <w:lang w:eastAsia="en-US"/>
        </w:rPr>
        <w:pict>
          <v:group id="_x0000_s1416" style="position:absolute;left:0;text-align:left;margin-left:263.65pt;margin-top:-145.15pt;width:31.2pt;height:31pt;z-index:-251658240;mso-position-horizontal-relative:page" coordorigin="5273,-2903" coordsize="624,620" o:allowincell="f">
            <v:rect id="_x0000_s1417" style="position:absolute;left:5278;top:-2898;width:613;height:610" o:allowincell="f" stroked="f">
              <v:path arrowok="t"/>
            </v:rect>
            <v:rect id="_x0000_s1418" style="position:absolute;left:5278;top:-2899;width:620;height:620;mso-position-horizontal-relative:page" o:allowincell="f" filled="f" stroked="f">
              <v:textbox inset="0,0,0,0">
                <w:txbxContent>
                  <w:p w:rsidR="00F42301" w:rsidRDefault="00F42301" w:rsidP="0055783E">
                    <w:pPr>
                      <w:spacing w:after="0" w:line="620" w:lineRule="atLeast"/>
                      <w:rPr>
                        <w:rFonts w:ascii="Times New Roman" w:hAnsi="Times New Roman"/>
                        <w:sz w:val="24"/>
                        <w:szCs w:val="24"/>
                      </w:rPr>
                    </w:pPr>
                    <w:r>
                      <w:rPr>
                        <w:rFonts w:ascii="Times New Roman" w:hAnsi="Times New Roman"/>
                        <w:noProof/>
                        <w:sz w:val="24"/>
                        <w:szCs w:val="24"/>
                      </w:rPr>
                      <w:drawing>
                        <wp:inline distT="0" distB="0" distL="0" distR="0">
                          <wp:extent cx="390525" cy="390525"/>
                          <wp:effectExtent l="1905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
                                  <a:srcRect/>
                                  <a:stretch>
                                    <a:fillRect/>
                                  </a:stretch>
                                </pic:blipFill>
                                <pic:spPr bwMode="auto">
                                  <a:xfrm>
                                    <a:off x="0" y="0"/>
                                    <a:ext cx="390525" cy="390525"/>
                                  </a:xfrm>
                                  <a:prstGeom prst="rect">
                                    <a:avLst/>
                                  </a:prstGeom>
                                  <a:noFill/>
                                  <a:ln w="9525">
                                    <a:noFill/>
                                    <a:miter lim="800000"/>
                                    <a:headEnd/>
                                    <a:tailEnd/>
                                  </a:ln>
                                </pic:spPr>
                              </pic:pic>
                            </a:graphicData>
                          </a:graphic>
                        </wp:inline>
                      </w:drawing>
                    </w:r>
                  </w:p>
                  <w:p w:rsidR="00F42301" w:rsidRDefault="00F42301" w:rsidP="0055783E">
                    <w:pPr>
                      <w:widowControl w:val="0"/>
                      <w:autoSpaceDE w:val="0"/>
                      <w:autoSpaceDN w:val="0"/>
                      <w:adjustRightInd w:val="0"/>
                      <w:spacing w:after="0"/>
                      <w:rPr>
                        <w:rFonts w:ascii="Times New Roman" w:hAnsi="Times New Roman"/>
                        <w:sz w:val="24"/>
                        <w:szCs w:val="24"/>
                      </w:rPr>
                    </w:pPr>
                  </w:p>
                </w:txbxContent>
              </v:textbox>
            </v:rect>
            <w10:wrap anchorx="page"/>
          </v:group>
        </w:pict>
      </w:r>
      <w:r>
        <w:rPr>
          <w:rFonts w:ascii="Times New Roman" w:hAnsi="Times New Roman"/>
          <w:b/>
          <w:bCs/>
          <w:color w:val="191919"/>
          <w:sz w:val="20"/>
          <w:szCs w:val="20"/>
        </w:rPr>
        <w:t>Master</w:t>
      </w:r>
      <w:r>
        <w:rPr>
          <w:rFonts w:ascii="Times New Roman" w:hAnsi="Times New Roman"/>
          <w:b/>
          <w:bCs/>
          <w:color w:val="191919"/>
          <w:spacing w:val="-4"/>
          <w:sz w:val="20"/>
          <w:szCs w:val="20"/>
        </w:rPr>
        <w:t xml:space="preserve"> </w:t>
      </w:r>
      <w:r>
        <w:rPr>
          <w:rFonts w:ascii="Times New Roman" w:hAnsi="Times New Roman"/>
          <w:b/>
          <w:bCs/>
          <w:color w:val="191919"/>
          <w:sz w:val="20"/>
          <w:szCs w:val="20"/>
        </w:rPr>
        <w:t>of Business</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Administration (M.B.A.)</w:t>
      </w:r>
    </w:p>
    <w:p w:rsidR="00F42301" w:rsidRDefault="00F42301" w:rsidP="0055783E">
      <w:pPr>
        <w:widowControl w:val="0"/>
        <w:autoSpaceDE w:val="0"/>
        <w:autoSpaceDN w:val="0"/>
        <w:adjustRightInd w:val="0"/>
        <w:spacing w:before="10" w:after="0" w:line="250" w:lineRule="auto"/>
        <w:ind w:left="1926" w:right="1083" w:firstLine="360"/>
        <w:rPr>
          <w:rFonts w:ascii="Times New Roman" w:hAnsi="Times New Roman"/>
          <w:color w:val="000000"/>
          <w:sz w:val="20"/>
          <w:szCs w:val="20"/>
        </w:rPr>
      </w:pPr>
      <w:r>
        <w:rPr>
          <w:rFonts w:ascii="Times New Roman" w:hAnsi="Times New Roman"/>
          <w:color w:val="191919"/>
          <w:sz w:val="20"/>
          <w:szCs w:val="20"/>
        </w:rPr>
        <w:t>The M.B.A. is a general degree program o</w:t>
      </w:r>
      <w:r>
        <w:rPr>
          <w:rFonts w:ascii="Times New Roman" w:hAnsi="Times New Roman"/>
          <w:color w:val="191919"/>
          <w:spacing w:val="-4"/>
          <w:sz w:val="20"/>
          <w:szCs w:val="20"/>
        </w:rPr>
        <w:t>f</w:t>
      </w:r>
      <w:r>
        <w:rPr>
          <w:rFonts w:ascii="Times New Roman" w:hAnsi="Times New Roman"/>
          <w:color w:val="191919"/>
          <w:sz w:val="20"/>
          <w:szCs w:val="20"/>
        </w:rPr>
        <w:t>fered by the College of Business with courses in accounting, economics, finance, management and marketing.</w:t>
      </w:r>
    </w:p>
    <w:p w:rsidR="00F42301" w:rsidRDefault="00F42301" w:rsidP="0055783E">
      <w:pPr>
        <w:widowControl w:val="0"/>
        <w:autoSpaceDE w:val="0"/>
        <w:autoSpaceDN w:val="0"/>
        <w:adjustRightInd w:val="0"/>
        <w:spacing w:after="0" w:line="240" w:lineRule="exact"/>
        <w:rPr>
          <w:rFonts w:ascii="Times New Roman" w:hAnsi="Times New Roman"/>
          <w:color w:val="000000"/>
          <w:sz w:val="24"/>
          <w:szCs w:val="24"/>
        </w:rPr>
      </w:pPr>
    </w:p>
    <w:p w:rsidR="00F42301" w:rsidRDefault="00F42301" w:rsidP="0055783E">
      <w:pPr>
        <w:widowControl w:val="0"/>
        <w:autoSpaceDE w:val="0"/>
        <w:autoSpaceDN w:val="0"/>
        <w:adjustRightInd w:val="0"/>
        <w:spacing w:after="0"/>
        <w:ind w:left="1926"/>
        <w:rPr>
          <w:rFonts w:ascii="Times New Roman" w:hAnsi="Times New Roman"/>
          <w:color w:val="000000"/>
          <w:sz w:val="20"/>
          <w:szCs w:val="20"/>
        </w:rPr>
      </w:pPr>
      <w:r>
        <w:rPr>
          <w:rFonts w:ascii="Times New Roman" w:hAnsi="Times New Roman"/>
          <w:b/>
          <w:bCs/>
          <w:color w:val="191919"/>
          <w:sz w:val="20"/>
          <w:szCs w:val="20"/>
        </w:rPr>
        <w:t>Master</w:t>
      </w:r>
      <w:r>
        <w:rPr>
          <w:rFonts w:ascii="Times New Roman" w:hAnsi="Times New Roman"/>
          <w:b/>
          <w:bCs/>
          <w:color w:val="191919"/>
          <w:spacing w:val="-4"/>
          <w:sz w:val="20"/>
          <w:szCs w:val="20"/>
        </w:rPr>
        <w:t xml:space="preserve"> </w:t>
      </w:r>
      <w:r>
        <w:rPr>
          <w:rFonts w:ascii="Times New Roman" w:hAnsi="Times New Roman"/>
          <w:b/>
          <w:bCs/>
          <w:color w:val="191919"/>
          <w:sz w:val="20"/>
          <w:szCs w:val="20"/>
        </w:rPr>
        <w:t>of Science Deg</w:t>
      </w:r>
      <w:r>
        <w:rPr>
          <w:rFonts w:ascii="Times New Roman" w:hAnsi="Times New Roman"/>
          <w:b/>
          <w:bCs/>
          <w:color w:val="191919"/>
          <w:spacing w:val="-4"/>
          <w:sz w:val="20"/>
          <w:szCs w:val="20"/>
        </w:rPr>
        <w:t>r</w:t>
      </w:r>
      <w:r>
        <w:rPr>
          <w:rFonts w:ascii="Times New Roman" w:hAnsi="Times New Roman"/>
          <w:b/>
          <w:bCs/>
          <w:color w:val="191919"/>
          <w:sz w:val="20"/>
          <w:szCs w:val="20"/>
        </w:rPr>
        <w:t>ee (M.S.)</w:t>
      </w:r>
    </w:p>
    <w:p w:rsidR="00F42301" w:rsidRDefault="00F42301" w:rsidP="0055783E">
      <w:pPr>
        <w:widowControl w:val="0"/>
        <w:autoSpaceDE w:val="0"/>
        <w:autoSpaceDN w:val="0"/>
        <w:adjustRightInd w:val="0"/>
        <w:spacing w:before="10" w:after="0" w:line="250" w:lineRule="auto"/>
        <w:ind w:left="1926" w:right="993" w:firstLine="360"/>
        <w:rPr>
          <w:rFonts w:ascii="Times New Roman" w:hAnsi="Times New Roman"/>
          <w:color w:val="000000"/>
          <w:sz w:val="20"/>
          <w:szCs w:val="20"/>
        </w:rPr>
      </w:pPr>
      <w:r>
        <w:rPr>
          <w:rFonts w:ascii="Times New Roman" w:hAnsi="Times New Roman"/>
          <w:color w:val="191919"/>
          <w:sz w:val="20"/>
          <w:szCs w:val="20"/>
        </w:rPr>
        <w:t>The M.S. degree in Criminal Justice is o</w:t>
      </w:r>
      <w:r>
        <w:rPr>
          <w:rFonts w:ascii="Times New Roman" w:hAnsi="Times New Roman"/>
          <w:color w:val="191919"/>
          <w:spacing w:val="-4"/>
          <w:sz w:val="20"/>
          <w:szCs w:val="20"/>
        </w:rPr>
        <w:t>f</w:t>
      </w:r>
      <w:r>
        <w:rPr>
          <w:rFonts w:ascii="Times New Roman" w:hAnsi="Times New Roman"/>
          <w:color w:val="191919"/>
          <w:sz w:val="20"/>
          <w:szCs w:val="20"/>
        </w:rPr>
        <w:t>fered by the Criminal Justice Department with con- centrations in law enforcement, corrections, forensic science and public administration.</w:t>
      </w:r>
    </w:p>
    <w:p w:rsidR="00F42301" w:rsidRDefault="00F42301" w:rsidP="0055783E">
      <w:pPr>
        <w:widowControl w:val="0"/>
        <w:autoSpaceDE w:val="0"/>
        <w:autoSpaceDN w:val="0"/>
        <w:adjustRightInd w:val="0"/>
        <w:spacing w:after="0" w:line="240" w:lineRule="exact"/>
        <w:rPr>
          <w:rFonts w:ascii="Times New Roman" w:hAnsi="Times New Roman"/>
          <w:color w:val="000000"/>
          <w:sz w:val="24"/>
          <w:szCs w:val="24"/>
        </w:rPr>
      </w:pPr>
    </w:p>
    <w:p w:rsidR="00F42301" w:rsidRDefault="00F42301" w:rsidP="0055783E">
      <w:pPr>
        <w:widowControl w:val="0"/>
        <w:autoSpaceDE w:val="0"/>
        <w:autoSpaceDN w:val="0"/>
        <w:adjustRightInd w:val="0"/>
        <w:spacing w:after="0"/>
        <w:ind w:left="1926"/>
        <w:rPr>
          <w:rFonts w:ascii="Times New Roman" w:hAnsi="Times New Roman"/>
          <w:color w:val="000000"/>
          <w:sz w:val="20"/>
          <w:szCs w:val="20"/>
        </w:rPr>
      </w:pPr>
      <w:r>
        <w:rPr>
          <w:rFonts w:ascii="Times New Roman" w:hAnsi="Times New Roman"/>
          <w:b/>
          <w:bCs/>
          <w:color w:val="191919"/>
          <w:sz w:val="20"/>
          <w:szCs w:val="20"/>
        </w:rPr>
        <w:t>Master</w:t>
      </w:r>
      <w:r>
        <w:rPr>
          <w:rFonts w:ascii="Times New Roman" w:hAnsi="Times New Roman"/>
          <w:b/>
          <w:bCs/>
          <w:color w:val="191919"/>
          <w:spacing w:val="-4"/>
          <w:sz w:val="20"/>
          <w:szCs w:val="20"/>
        </w:rPr>
        <w:t xml:space="preserve"> </w:t>
      </w:r>
      <w:r>
        <w:rPr>
          <w:rFonts w:ascii="Times New Roman" w:hAnsi="Times New Roman"/>
          <w:b/>
          <w:bCs/>
          <w:color w:val="191919"/>
          <w:sz w:val="20"/>
          <w:szCs w:val="20"/>
        </w:rPr>
        <w:t>of Science in Nursing (M.S.N.)</w:t>
      </w:r>
    </w:p>
    <w:p w:rsidR="00F42301" w:rsidRDefault="00F42301" w:rsidP="0055783E">
      <w:pPr>
        <w:widowControl w:val="0"/>
        <w:autoSpaceDE w:val="0"/>
        <w:autoSpaceDN w:val="0"/>
        <w:adjustRightInd w:val="0"/>
        <w:spacing w:before="10" w:after="0" w:line="250" w:lineRule="auto"/>
        <w:ind w:left="1926" w:right="877" w:firstLine="360"/>
        <w:rPr>
          <w:rFonts w:ascii="Times New Roman" w:hAnsi="Times New Roman"/>
          <w:color w:val="000000"/>
          <w:sz w:val="20"/>
          <w:szCs w:val="20"/>
        </w:rPr>
      </w:pPr>
      <w:r>
        <w:rPr>
          <w:rFonts w:ascii="Times New Roman" w:hAnsi="Times New Roman"/>
          <w:color w:val="191919"/>
          <w:sz w:val="20"/>
          <w:szCs w:val="20"/>
        </w:rPr>
        <w:t>The M.S.N. degree in Nursing is o</w:t>
      </w:r>
      <w:r>
        <w:rPr>
          <w:rFonts w:ascii="Times New Roman" w:hAnsi="Times New Roman"/>
          <w:color w:val="191919"/>
          <w:spacing w:val="-4"/>
          <w:sz w:val="20"/>
          <w:szCs w:val="20"/>
        </w:rPr>
        <w:t>f</w:t>
      </w:r>
      <w:r>
        <w:rPr>
          <w:rFonts w:ascii="Times New Roman" w:hAnsi="Times New Roman"/>
          <w:color w:val="191919"/>
          <w:sz w:val="20"/>
          <w:szCs w:val="20"/>
        </w:rPr>
        <w:t>fered by the College of Health Professions with concentra- tions for the family nurse practitioner and nurse educato</w:t>
      </w:r>
      <w:r>
        <w:rPr>
          <w:rFonts w:ascii="Times New Roman" w:hAnsi="Times New Roman"/>
          <w:color w:val="191919"/>
          <w:spacing w:val="-11"/>
          <w:sz w:val="20"/>
          <w:szCs w:val="20"/>
        </w:rPr>
        <w:t>r</w:t>
      </w:r>
      <w:r>
        <w:rPr>
          <w:rFonts w:ascii="Times New Roman" w:hAnsi="Times New Roman"/>
          <w:color w:val="191919"/>
          <w:sz w:val="20"/>
          <w:szCs w:val="20"/>
        </w:rPr>
        <w:t>.</w:t>
      </w:r>
    </w:p>
    <w:p w:rsidR="00F42301" w:rsidRDefault="00F42301" w:rsidP="0055783E">
      <w:pPr>
        <w:widowControl w:val="0"/>
        <w:autoSpaceDE w:val="0"/>
        <w:autoSpaceDN w:val="0"/>
        <w:adjustRightInd w:val="0"/>
        <w:spacing w:after="0" w:line="240" w:lineRule="exact"/>
        <w:rPr>
          <w:rFonts w:ascii="Times New Roman" w:hAnsi="Times New Roman"/>
          <w:color w:val="000000"/>
          <w:sz w:val="24"/>
          <w:szCs w:val="24"/>
        </w:rPr>
      </w:pPr>
    </w:p>
    <w:p w:rsidR="00F42301" w:rsidRDefault="00F42301" w:rsidP="0055783E">
      <w:pPr>
        <w:widowControl w:val="0"/>
        <w:autoSpaceDE w:val="0"/>
        <w:autoSpaceDN w:val="0"/>
        <w:adjustRightInd w:val="0"/>
        <w:spacing w:after="0"/>
        <w:ind w:left="1926"/>
        <w:rPr>
          <w:rFonts w:ascii="Times New Roman" w:hAnsi="Times New Roman"/>
          <w:color w:val="000000"/>
          <w:sz w:val="20"/>
          <w:szCs w:val="20"/>
        </w:rPr>
      </w:pPr>
      <w:r>
        <w:rPr>
          <w:rFonts w:ascii="Times New Roman" w:hAnsi="Times New Roman"/>
          <w:b/>
          <w:bCs/>
          <w:color w:val="191919"/>
          <w:sz w:val="20"/>
          <w:szCs w:val="20"/>
        </w:rPr>
        <w:t>Master</w:t>
      </w:r>
      <w:r>
        <w:rPr>
          <w:rFonts w:ascii="Times New Roman" w:hAnsi="Times New Roman"/>
          <w:b/>
          <w:bCs/>
          <w:color w:val="191919"/>
          <w:spacing w:val="-4"/>
          <w:sz w:val="20"/>
          <w:szCs w:val="20"/>
        </w:rPr>
        <w:t xml:space="preserve"> </w:t>
      </w:r>
      <w:r>
        <w:rPr>
          <w:rFonts w:ascii="Times New Roman" w:hAnsi="Times New Roman"/>
          <w:b/>
          <w:bCs/>
          <w:color w:val="191919"/>
          <w:sz w:val="20"/>
          <w:szCs w:val="20"/>
        </w:rPr>
        <w:t>of Education (M.Ed.)</w:t>
      </w:r>
    </w:p>
    <w:p w:rsidR="00F42301" w:rsidRDefault="00F42301" w:rsidP="0055783E">
      <w:pPr>
        <w:widowControl w:val="0"/>
        <w:autoSpaceDE w:val="0"/>
        <w:autoSpaceDN w:val="0"/>
        <w:adjustRightInd w:val="0"/>
        <w:spacing w:before="10" w:after="0" w:line="250" w:lineRule="auto"/>
        <w:ind w:left="1926" w:right="919" w:firstLine="360"/>
        <w:rPr>
          <w:rFonts w:ascii="Times New Roman" w:hAnsi="Times New Roman"/>
          <w:color w:val="000000"/>
          <w:sz w:val="20"/>
          <w:szCs w:val="20"/>
        </w:rPr>
      </w:pPr>
      <w:r w:rsidRPr="00C34688">
        <w:rPr>
          <w:rFonts w:ascii="Calibri" w:hAnsi="Calibri"/>
          <w:noProof/>
          <w:lang w:eastAsia="en-US"/>
        </w:rPr>
        <w:pict>
          <v:shape id="_x0000_s1623" type="#_x0000_t202" style="position:absolute;left:0;text-align:left;margin-left:17.85pt;margin-top:48.8pt;width:1in;height:144.1pt;z-index:-251658240;mso-position-horizontal-relative:page" o:allowincell="f" filled="f" stroked="f">
            <v:textbox style="layout-flow:vertical;mso-layout-flow-alt:bottom-to-top" inset="0,0,0,0">
              <w:txbxContent>
                <w:p w:rsidR="00F42301" w:rsidRDefault="00F42301" w:rsidP="0055783E">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S</w:t>
                  </w:r>
                  <w:r>
                    <w:rPr>
                      <w:rFonts w:ascii="Impact" w:hAnsi="Impact" w:cs="Impact"/>
                      <w:color w:val="A3A3A3"/>
                      <w:spacing w:val="-176"/>
                      <w:position w:val="1"/>
                      <w:sz w:val="140"/>
                      <w:szCs w:val="140"/>
                    </w:rPr>
                    <w:t xml:space="preserve"> </w:t>
                  </w:r>
                  <w:r>
                    <w:rPr>
                      <w:rFonts w:ascii="Impact" w:hAnsi="Impact" w:cs="Impact"/>
                      <w:color w:val="A3A3A3"/>
                      <w:spacing w:val="28"/>
                      <w:position w:val="1"/>
                      <w:sz w:val="105"/>
                      <w:szCs w:val="105"/>
                    </w:rPr>
                    <w:t>T</w:t>
                  </w:r>
                  <w:r>
                    <w:rPr>
                      <w:rFonts w:ascii="Impact" w:hAnsi="Impact" w:cs="Impact"/>
                      <w:color w:val="A3A3A3"/>
                      <w:spacing w:val="12"/>
                      <w:position w:val="1"/>
                      <w:sz w:val="105"/>
                      <w:szCs w:val="105"/>
                    </w:rPr>
                    <w:t>A</w:t>
                  </w:r>
                  <w:r>
                    <w:rPr>
                      <w:rFonts w:ascii="Impact" w:hAnsi="Impact" w:cs="Impact"/>
                      <w:color w:val="A3A3A3"/>
                      <w:position w:val="1"/>
                      <w:sz w:val="105"/>
                      <w:szCs w:val="105"/>
                    </w:rPr>
                    <w:t>T</w:t>
                  </w:r>
                  <w:r>
                    <w:rPr>
                      <w:rFonts w:ascii="Impact" w:hAnsi="Impact" w:cs="Impact"/>
                      <w:color w:val="A3A3A3"/>
                      <w:spacing w:val="-115"/>
                      <w:position w:val="1"/>
                      <w:sz w:val="105"/>
                      <w:szCs w:val="105"/>
                    </w:rPr>
                    <w:t xml:space="preserve"> </w:t>
                  </w:r>
                  <w:r>
                    <w:rPr>
                      <w:rFonts w:ascii="Impact" w:hAnsi="Impact" w:cs="Impact"/>
                      <w:color w:val="A3A3A3"/>
                      <w:position w:val="1"/>
                      <w:sz w:val="105"/>
                      <w:szCs w:val="105"/>
                    </w:rPr>
                    <w:t>E</w:t>
                  </w:r>
                </w:p>
              </w:txbxContent>
            </v:textbox>
            <w10:wrap anchorx="page"/>
          </v:shape>
        </w:pict>
      </w:r>
      <w:r>
        <w:rPr>
          <w:rFonts w:ascii="Times New Roman" w:hAnsi="Times New Roman"/>
          <w:color w:val="191919"/>
          <w:sz w:val="20"/>
          <w:szCs w:val="20"/>
        </w:rPr>
        <w:t>The M.Ed. degree is o</w:t>
      </w:r>
      <w:r>
        <w:rPr>
          <w:rFonts w:ascii="Times New Roman" w:hAnsi="Times New Roman"/>
          <w:color w:val="191919"/>
          <w:spacing w:val="-4"/>
          <w:sz w:val="20"/>
          <w:szCs w:val="20"/>
        </w:rPr>
        <w:t>f</w:t>
      </w:r>
      <w:r>
        <w:rPr>
          <w:rFonts w:ascii="Times New Roman" w:hAnsi="Times New Roman"/>
          <w:color w:val="191919"/>
          <w:sz w:val="20"/>
          <w:szCs w:val="20"/>
        </w:rPr>
        <w:t xml:space="preserve">fered by the College of Education with concentrations in early child- hood education, educational leadership, health and physical education, mathematics education, middle grades education, music education, science education (Broadfield biology and chemistry), school counseling and special education. </w:t>
      </w:r>
      <w:r>
        <w:rPr>
          <w:rFonts w:ascii="Times New Roman" w:hAnsi="Times New Roman"/>
          <w:i/>
          <w:iCs/>
          <w:color w:val="191919"/>
          <w:sz w:val="20"/>
          <w:szCs w:val="20"/>
        </w:rPr>
        <w:t>Music and English Education a</w:t>
      </w:r>
      <w:r>
        <w:rPr>
          <w:rFonts w:ascii="Times New Roman" w:hAnsi="Times New Roman"/>
          <w:i/>
          <w:iCs/>
          <w:color w:val="191919"/>
          <w:spacing w:val="-7"/>
          <w:sz w:val="20"/>
          <w:szCs w:val="20"/>
        </w:rPr>
        <w:t>r</w:t>
      </w:r>
      <w:r>
        <w:rPr>
          <w:rFonts w:ascii="Times New Roman" w:hAnsi="Times New Roman"/>
          <w:i/>
          <w:iCs/>
          <w:color w:val="191919"/>
          <w:sz w:val="20"/>
          <w:szCs w:val="20"/>
        </w:rPr>
        <w:t>e not accepting applica- tions at this time.</w:t>
      </w:r>
    </w:p>
    <w:p w:rsidR="00F42301" w:rsidRDefault="00F42301" w:rsidP="0055783E">
      <w:pPr>
        <w:widowControl w:val="0"/>
        <w:autoSpaceDE w:val="0"/>
        <w:autoSpaceDN w:val="0"/>
        <w:adjustRightInd w:val="0"/>
        <w:spacing w:after="0" w:line="240" w:lineRule="exact"/>
        <w:rPr>
          <w:rFonts w:ascii="Times New Roman" w:hAnsi="Times New Roman"/>
          <w:color w:val="000000"/>
          <w:sz w:val="24"/>
          <w:szCs w:val="24"/>
        </w:rPr>
      </w:pPr>
    </w:p>
    <w:p w:rsidR="00F42301" w:rsidRDefault="00F42301" w:rsidP="0055783E">
      <w:pPr>
        <w:widowControl w:val="0"/>
        <w:autoSpaceDE w:val="0"/>
        <w:autoSpaceDN w:val="0"/>
        <w:adjustRightInd w:val="0"/>
        <w:spacing w:after="0"/>
        <w:ind w:left="1926"/>
        <w:rPr>
          <w:rFonts w:ascii="Times New Roman" w:hAnsi="Times New Roman"/>
          <w:color w:val="000000"/>
          <w:sz w:val="20"/>
          <w:szCs w:val="20"/>
        </w:rPr>
      </w:pPr>
      <w:r>
        <w:rPr>
          <w:rFonts w:ascii="Times New Roman" w:hAnsi="Times New Roman"/>
          <w:b/>
          <w:bCs/>
          <w:color w:val="191919"/>
          <w:sz w:val="20"/>
          <w:szCs w:val="20"/>
        </w:rPr>
        <w:t>Master</w:t>
      </w:r>
      <w:r>
        <w:rPr>
          <w:rFonts w:ascii="Times New Roman" w:hAnsi="Times New Roman"/>
          <w:b/>
          <w:bCs/>
          <w:color w:val="191919"/>
          <w:spacing w:val="-4"/>
          <w:sz w:val="20"/>
          <w:szCs w:val="20"/>
        </w:rPr>
        <w:t xml:space="preserve"> </w:t>
      </w:r>
      <w:r>
        <w:rPr>
          <w:rFonts w:ascii="Times New Roman" w:hAnsi="Times New Roman"/>
          <w:b/>
          <w:bCs/>
          <w:color w:val="191919"/>
          <w:sz w:val="20"/>
          <w:szCs w:val="20"/>
        </w:rPr>
        <w:t>of Public</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Administration (M.</w:t>
      </w:r>
      <w:r>
        <w:rPr>
          <w:rFonts w:ascii="Times New Roman" w:hAnsi="Times New Roman"/>
          <w:b/>
          <w:bCs/>
          <w:color w:val="191919"/>
          <w:spacing w:val="-18"/>
          <w:sz w:val="20"/>
          <w:szCs w:val="20"/>
        </w:rPr>
        <w:t>P</w:t>
      </w:r>
      <w:r>
        <w:rPr>
          <w:rFonts w:ascii="Times New Roman" w:hAnsi="Times New Roman"/>
          <w:b/>
          <w:bCs/>
          <w:color w:val="191919"/>
          <w:sz w:val="20"/>
          <w:szCs w:val="20"/>
        </w:rPr>
        <w:t>.A.)</w:t>
      </w:r>
    </w:p>
    <w:p w:rsidR="00F42301" w:rsidRDefault="00F42301" w:rsidP="0055783E">
      <w:pPr>
        <w:widowControl w:val="0"/>
        <w:autoSpaceDE w:val="0"/>
        <w:autoSpaceDN w:val="0"/>
        <w:adjustRightInd w:val="0"/>
        <w:spacing w:before="10" w:after="0" w:line="250" w:lineRule="auto"/>
        <w:ind w:left="1926" w:right="1006" w:firstLine="360"/>
        <w:rPr>
          <w:rFonts w:ascii="Times New Roman" w:hAnsi="Times New Roman"/>
          <w:color w:val="000000"/>
          <w:sz w:val="20"/>
          <w:szCs w:val="20"/>
        </w:rPr>
      </w:pPr>
      <w:r>
        <w:rPr>
          <w:rFonts w:ascii="Times New Roman" w:hAnsi="Times New Roman"/>
          <w:color w:val="191919"/>
          <w:sz w:val="20"/>
          <w:szCs w:val="20"/>
        </w:rPr>
        <w:t>The M.</w:t>
      </w:r>
      <w:r>
        <w:rPr>
          <w:rFonts w:ascii="Times New Roman" w:hAnsi="Times New Roman"/>
          <w:color w:val="191919"/>
          <w:spacing w:val="-22"/>
          <w:sz w:val="20"/>
          <w:szCs w:val="20"/>
        </w:rPr>
        <w:t>P</w:t>
      </w:r>
      <w:r>
        <w:rPr>
          <w:rFonts w:ascii="Times New Roman" w:hAnsi="Times New Roman"/>
          <w:color w:val="191919"/>
          <w:sz w:val="20"/>
          <w:szCs w:val="20"/>
        </w:rPr>
        <w:t>.A. degree is o</w:t>
      </w:r>
      <w:r>
        <w:rPr>
          <w:rFonts w:ascii="Times New Roman" w:hAnsi="Times New Roman"/>
          <w:color w:val="191919"/>
          <w:spacing w:val="-4"/>
          <w:sz w:val="20"/>
          <w:szCs w:val="20"/>
        </w:rPr>
        <w:t>f</w:t>
      </w:r>
      <w:r>
        <w:rPr>
          <w:rFonts w:ascii="Times New Roman" w:hAnsi="Times New Roman"/>
          <w:color w:val="191919"/>
          <w:sz w:val="20"/>
          <w:szCs w:val="20"/>
        </w:rPr>
        <w:t>fered by the Department of Histor</w:t>
      </w:r>
      <w:r>
        <w:rPr>
          <w:rFonts w:ascii="Times New Roman" w:hAnsi="Times New Roman"/>
          <w:color w:val="191919"/>
          <w:spacing w:val="-13"/>
          <w:sz w:val="20"/>
          <w:szCs w:val="20"/>
        </w:rPr>
        <w:t>y</w:t>
      </w:r>
      <w:r>
        <w:rPr>
          <w:rFonts w:ascii="Times New Roman" w:hAnsi="Times New Roman"/>
          <w:color w:val="191919"/>
          <w:sz w:val="20"/>
          <w:szCs w:val="20"/>
        </w:rPr>
        <w:t>, Political Science and Public</w:t>
      </w:r>
      <w:r>
        <w:rPr>
          <w:rFonts w:ascii="Times New Roman" w:hAnsi="Times New Roman"/>
          <w:color w:val="191919"/>
          <w:spacing w:val="-11"/>
          <w:sz w:val="20"/>
          <w:szCs w:val="20"/>
        </w:rPr>
        <w:t xml:space="preserve"> </w:t>
      </w:r>
      <w:r>
        <w:rPr>
          <w:rFonts w:ascii="Times New Roman" w:hAnsi="Times New Roman"/>
          <w:color w:val="191919"/>
          <w:sz w:val="20"/>
          <w:szCs w:val="20"/>
        </w:rPr>
        <w:t>Ad- ministration. Concentrations are o</w:t>
      </w:r>
      <w:r>
        <w:rPr>
          <w:rFonts w:ascii="Times New Roman" w:hAnsi="Times New Roman"/>
          <w:color w:val="191919"/>
          <w:spacing w:val="-4"/>
          <w:sz w:val="20"/>
          <w:szCs w:val="20"/>
        </w:rPr>
        <w:t>f</w:t>
      </w:r>
      <w:r>
        <w:rPr>
          <w:rFonts w:ascii="Times New Roman" w:hAnsi="Times New Roman"/>
          <w:color w:val="191919"/>
          <w:sz w:val="20"/>
          <w:szCs w:val="20"/>
        </w:rPr>
        <w:t>fered in human resources administration, public polic</w:t>
      </w:r>
      <w:r>
        <w:rPr>
          <w:rFonts w:ascii="Times New Roman" w:hAnsi="Times New Roman"/>
          <w:color w:val="191919"/>
          <w:spacing w:val="-13"/>
          <w:sz w:val="20"/>
          <w:szCs w:val="20"/>
        </w:rPr>
        <w:t>y</w:t>
      </w:r>
      <w:r>
        <w:rPr>
          <w:rFonts w:ascii="Times New Roman" w:hAnsi="Times New Roman"/>
          <w:color w:val="191919"/>
          <w:sz w:val="20"/>
          <w:szCs w:val="20"/>
        </w:rPr>
        <w:t>, com- munity development and health administration polic</w:t>
      </w:r>
      <w:r>
        <w:rPr>
          <w:rFonts w:ascii="Times New Roman" w:hAnsi="Times New Roman"/>
          <w:color w:val="191919"/>
          <w:spacing w:val="-13"/>
          <w:sz w:val="20"/>
          <w:szCs w:val="20"/>
        </w:rPr>
        <w:t>y</w:t>
      </w:r>
      <w:r>
        <w:rPr>
          <w:rFonts w:ascii="Times New Roman" w:hAnsi="Times New Roman"/>
          <w:color w:val="191919"/>
          <w:sz w:val="20"/>
          <w:szCs w:val="20"/>
        </w:rPr>
        <w:t>.</w:t>
      </w:r>
    </w:p>
    <w:p w:rsidR="00F42301" w:rsidRDefault="00F42301" w:rsidP="0055783E">
      <w:pPr>
        <w:widowControl w:val="0"/>
        <w:autoSpaceDE w:val="0"/>
        <w:autoSpaceDN w:val="0"/>
        <w:adjustRightInd w:val="0"/>
        <w:spacing w:after="0" w:line="240" w:lineRule="exact"/>
        <w:rPr>
          <w:rFonts w:ascii="Times New Roman" w:hAnsi="Times New Roman"/>
          <w:color w:val="000000"/>
          <w:sz w:val="24"/>
          <w:szCs w:val="24"/>
        </w:rPr>
      </w:pPr>
    </w:p>
    <w:p w:rsidR="00F42301" w:rsidRDefault="00F42301" w:rsidP="0055783E">
      <w:pPr>
        <w:widowControl w:val="0"/>
        <w:autoSpaceDE w:val="0"/>
        <w:autoSpaceDN w:val="0"/>
        <w:adjustRightInd w:val="0"/>
        <w:spacing w:after="0"/>
        <w:ind w:left="1926"/>
        <w:rPr>
          <w:rFonts w:ascii="Times New Roman" w:hAnsi="Times New Roman"/>
          <w:color w:val="000000"/>
          <w:sz w:val="20"/>
          <w:szCs w:val="20"/>
        </w:rPr>
      </w:pPr>
      <w:r w:rsidRPr="00C34688">
        <w:rPr>
          <w:rFonts w:ascii="Calibri" w:hAnsi="Calibri"/>
          <w:noProof/>
          <w:lang w:eastAsia="en-US"/>
        </w:rPr>
        <w:pict>
          <v:group id="_x0000_s1513" style="position:absolute;left:0;text-align:left;margin-left:191.2pt;margin-top:63.25pt;width:229.6pt;height:19.8pt;z-index:-251658240;mso-position-horizontal-relative:page" coordorigin="3824,1265" coordsize="4592,396" o:allowincell="f">
            <v:shape id="_x0000_s1514" style="position:absolute;left:3824;top:1265;width:4592;height:396;mso-position-horizontal-relative:page;mso-position-vertical-relative:text" coordsize="4592,396" o:allowincell="f" path="m111,l101,,88,1,78,3,68,5,60,9r-9,4l43,17r-4,3l30,28r-8,7l16,43r-5,8l8,59,6,64r215,l220,59r-4,-8l211,43r-7,-8l198,28,186,20r-3,-3l174,13,166,9,155,5,148,3,132,1,127,,111,r,xe" fillcolor="#686868" stroked="f">
              <v:path arrowok="t"/>
            </v:shape>
            <v:shape id="_x0000_s1515" style="position:absolute;left:3824;top:1265;width:4592;height:396;mso-position-horizontal-relative:page;mso-position-vertical-relative:text" coordsize="4592,396" o:allowincell="f" path="m1387,7r-11,85l1542,92,1530,7e" fillcolor="#686868" stroked="f">
              <v:path arrowok="t"/>
            </v:shape>
            <v:shape id="_x0000_s1516" style="position:absolute;left:3824;top:1265;width:4592;height:396;mso-position-horizontal-relative:page;mso-position-vertical-relative:text" coordsize="4592,396" o:allowincell="f" path="m3302,7r,l3302,8r,2l3302,14r,4l3302,24r,8l3302,40r,10l3302,61r,9l3302,72r211,l3513,70r-2,-9l3508,50r-4,-10l3496,32r-7,-8l3478,18r-14,-4l3448,10,3428,8,3405,7e" fillcolor="#686868" stroked="f">
              <v:path arrowok="t"/>
            </v:shape>
            <v:shape id="_x0000_s1517" style="position:absolute;left:3824;top:1265;width:4592;height:396;mso-position-horizontal-relative:page;mso-position-vertical-relative:text" coordsize="4592,396" o:allowincell="f" path="m6,64r,l5,65,4,73,3,79,1,98,,107r,12l,144,,257r,24l1,299r,2l2,315r3,9l6,331r109,l102,324r-1,-9l99,301r-1,-2l98,281r,-24l98,144r,-25l98,107r1,-9l100,79r1,-6l109,65r1,-1l114,64e" fillcolor="#686868" stroked="f">
              <v:path arrowok="t"/>
            </v:shape>
            <v:shape id="_x0000_s1518" style="position:absolute;left:3824;top:1265;width:4592;height:396;mso-position-horizontal-relative:page;mso-position-vertical-relative:text" coordsize="4592,396" o:allowincell="f" path="m114,64r11,4l125,68r4,18l130,89r,17l130,113r,18l130,147r99,l229,131r-1,-18l228,106,226,89r,-3l223,68r,l221,64e" fillcolor="#686868" stroked="f">
              <v:path arrowok="t"/>
            </v:shape>
            <v:shape id="_x0000_s1519" style="position:absolute;left:3824;top:1265;width:4592;height:396;mso-position-horizontal-relative:page;mso-position-vertical-relative:text" coordsize="4592,396" o:allowincell="f" path="m3302,72r,97l3302,169r104,l3401,169r,-97e" fillcolor="#686868" stroked="f">
              <v:path arrowok="t"/>
            </v:shape>
            <v:shape id="_x0000_s1520" style="position:absolute;left:3824;top:1265;width:4592;height:396;mso-position-horizontal-relative:page;mso-position-vertical-relative:text" coordsize="4592,396" o:allowincell="f" path="m3401,72r24,5l3429,89r3,8l3432,114r,21l3430,147r-2,15l3423,164r-12,5l3406,169r108,l3514,169r,-5l3514,162r1,-15l3515,135r,-21l3514,97r,-8l3513,77r,-5e" fillcolor="#686868" stroked="f">
              <v:path arrowok="t"/>
            </v:shape>
            <v:shape id="_x0000_s1521" style="position:absolute;left:3824;top:1265;width:4592;height:396;mso-position-horizontal-relative:page;mso-position-vertical-relative:text" coordsize="4592,396" o:allowincell="f" path="m1376,92r,1l1372,119r-3,24l1366,166r-3,21l1361,206r-2,17l1356,238r-1,13l1444,251r1,-13l1446,223r2,-17l1450,187r3,-21l1456,143r3,-24l1462,93r,-1e" fillcolor="#686868" stroked="f">
              <v:path arrowok="t"/>
            </v:shape>
            <v:shape id="_x0000_s1522" style="position:absolute;left:3824;top:1265;width:4592;height:396;mso-position-horizontal-relative:page;mso-position-vertical-relative:text" coordsize="4592,396" o:allowincell="f" path="m1462,92r2,23l1466,138r2,21l1470,179r2,20l1474,217r2,18l1477,251r89,l1564,235r-3,-18l1558,199r-3,-20l1552,159r-3,-21l1546,115r-4,-23e" fillcolor="#686868" stroked="f">
              <v:path arrowok="t"/>
            </v:shape>
            <v:shape id="_x0000_s1523" style="position:absolute;left:3824;top:1265;width:4592;height:396;mso-position-horizontal-relative:page;mso-position-vertical-relative:text" coordsize="4592,396" o:allowincell="f" path="m2233,96r-5,1l2212,98r-7,2l2193,103r-5,2l2186,106r-10,5l2174,112r-7,6l2166,120r-5,8l2161,129r-2,6l2156,144r,1l2313,145r,-1l2311,135r-2,-6l2309,128r-4,-8l2303,118r-7,-6l2293,111r-11,-5l2280,105r-6,-2l2265,100r-12,-2l2244,97e" fillcolor="#686868" stroked="f">
              <v:path arrowok="t"/>
            </v:shape>
            <v:shape id="_x0000_s1524" style="position:absolute;left:3824;top:1265;width:4592;height:396;mso-position-horizontal-relative:page;mso-position-vertical-relative:text" coordsize="4592,396" o:allowincell="f" path="m2419,96r-5,1l2398,98r-7,2l2379,103r-5,2l2372,106r-10,5l2360,112r-7,6l2352,120r-5,8l2347,129r-2,6l2342,144r,1l2499,145r,-1l2497,135r-2,-6l2495,128r-4,-8l2490,118r-8,-6l2479,111r-11,-5l2466,105r-6,-2l2451,100r-12,-2l2430,97e" fillcolor="#686868" stroked="f">
              <v:path arrowok="t"/>
            </v:shape>
            <v:shape id="_x0000_s1525" style="position:absolute;left:3824;top:1265;width:4592;height:396;mso-position-horizontal-relative:page;mso-position-vertical-relative:text" coordsize="4592,396" o:allowincell="f" path="m2718,96r,l2697,98r-1,l2679,103r-2,1l2676,104r-10,5l2664,110r-8,6l2655,117r-7,9l2648,127r-7,9l2640,137r-3,8l2799,145r-3,-8l2796,136r-7,-9l2789,126r-7,-9l2781,116r-8,-6l2772,109r-11,-5l2760,104r-2,-1l2741,98r-3,l2720,96e" fillcolor="#686868" stroked="f">
              <v:path arrowok="t"/>
            </v:shape>
            <v:shape id="_x0000_s1526" style="position:absolute;left:3824;top:1265;width:4592;height:396;mso-position-horizontal-relative:page;mso-position-vertical-relative:text" coordsize="4592,396" o:allowincell="f" path="m3101,96r-5,1l3079,98r-7,2l3061,103r-5,2l3054,106r-11,5l3042,112r-8,6l3034,120r-5,8l3029,129r-2,6l3023,144r,1l3181,145r,-1l3179,135r-2,-6l3177,128r-5,-8l3171,118r-8,-6l3161,111r-11,-5l3147,105r-6,-2l3132,100r-12,-2l3112,97e" fillcolor="#686868" stroked="f">
              <v:path arrowok="t"/>
            </v:shape>
            <v:shape id="_x0000_s1527" style="position:absolute;left:3824;top:1265;width:4592;height:396;mso-position-horizontal-relative:page;mso-position-vertical-relative:text" coordsize="4592,396" o:allowincell="f" path="m3622,96r,l3601,98r-1,l3582,103r-1,1l3580,104r-11,5l3567,110r-8,6l3558,117r-7,9l3551,127r-7,9l3544,137r-3,8l3703,145r-3,-8l3699,136r-6,-9l3692,126r-7,-9l3685,116r-9,-6l3675,109r-11,-5l3663,104r-2,-1l3644,98r-3,l3624,96e" fillcolor="#686868" stroked="f">
              <v:path arrowok="t"/>
            </v:shape>
            <v:shape id="_x0000_s1528" style="position:absolute;left:3824;top:1265;width:4592;height:396;mso-position-horizontal-relative:page;mso-position-vertical-relative:text" coordsize="4592,396" o:allowincell="f" path="m4060,96r-12,1l4039,98r-13,4l4020,103r-3,1l4007,109r-2,1l4004,110r-9,7l3990,124r-2,3l3981,136r-2,4l3978,145r165,l4142,140r-3,-4l4134,127r-2,-3l4124,117r-8,-7l4115,110r-1,-1l4103,104r-2,-1l4097,102r-16,-4l4077,97e" fillcolor="#686868" stroked="f">
              <v:path arrowok="t"/>
            </v:shape>
            <v:shape id="_x0000_s1529" style="position:absolute;left:3824;top:1265;width:4592;height:396;mso-position-horizontal-relative:page;mso-position-vertical-relative:text" coordsize="4592,396" o:allowincell="f" path="m4502,96r-5,1l4481,98r-7,2l4462,103r-5,2l4455,106r-10,5l4444,112r-8,6l4435,120r-4,8l4430,129r-2,6l4425,144r,1l4582,145r,-1l4581,135r-2,-6l4578,128r-4,-8l4573,118r-8,-6l4562,111r-10,-5l4549,105r-6,-2l4534,100r-12,-2l4514,97e" fillcolor="#686868" stroked="f">
              <v:path arrowok="t"/>
            </v:shape>
            <v:shape id="_x0000_s1530" style="position:absolute;left:3824;top:1265;width:4592;height:396;mso-position-horizontal-relative:page;mso-position-vertical-relative:text" coordsize="4592,396" o:allowincell="f" path="m262,102r,57l385,159r,-57e" fillcolor="#686868" stroked="f">
              <v:path arrowok="t"/>
            </v:shape>
            <v:shape id="_x0000_s1531" style="position:absolute;left:3824;top:1265;width:4592;height:396;mso-position-horizontal-relative:page;mso-position-vertical-relative:text" coordsize="4592,396" o:allowincell="f" path="m412,102r,128l515,230,473,102e" fillcolor="#686868" stroked="f">
              <v:path arrowok="t"/>
            </v:shape>
            <v:shape id="_x0000_s1532" style="position:absolute;left:3824;top:1265;width:4592;height:396;mso-position-horizontal-relative:page;mso-position-vertical-relative:text" coordsize="4592,396" o:allowincell="f" path="m515,102r,128l577,230r,-128e" fillcolor="#686868" stroked="f">
              <v:path arrowok="t"/>
            </v:shape>
            <v:shape id="_x0000_s1533" style="position:absolute;left:3824;top:1265;width:4592;height:396;mso-position-horizontal-relative:page;mso-position-vertical-relative:text" coordsize="4592,396" o:allowincell="f" path="m607,102r,57l730,159r,-57e" fillcolor="#686868" stroked="f">
              <v:path arrowok="t"/>
            </v:shape>
            <v:shape id="_x0000_s1534" style="position:absolute;left:3824;top:1265;width:4592;height:396;mso-position-horizontal-relative:page;mso-position-vertical-relative:text" coordsize="4592,396" o:allowincell="f" path="m756,102r,l756,103r,1l756,106r,3l756,116r,11l756,137r,14l919,151r-4,-14l910,127r-8,-11l892,109r-12,-3l866,104r-18,-1l824,102e" fillcolor="#686868" stroked="f">
              <v:path arrowok="t"/>
            </v:shape>
            <v:shape id="_x0000_s1535" style="position:absolute;left:3824;top:1265;width:4592;height:396;mso-position-horizontal-relative:page;mso-position-vertical-relative:text" coordsize="4592,396" o:allowincell="f" path="m971,102r-9,64l1087,166r-9,-64e" fillcolor="#686868" stroked="f">
              <v:path arrowok="t"/>
            </v:shape>
            <v:shape id="_x0000_s1536" style="position:absolute;left:3824;top:1265;width:4592;height:396;mso-position-horizontal-relative:page;mso-position-vertical-relative:text" coordsize="4592,396" o:allowincell="f" path="m1133,102r,228l1207,330r,-228e" fillcolor="#686868" stroked="f">
              <v:path arrowok="t"/>
            </v:shape>
            <v:shape id="_x0000_s1537" style="position:absolute;left:3824;top:1265;width:4592;height:396;mso-position-horizontal-relative:page;mso-position-vertical-relative:text" coordsize="4592,396" o:allowincell="f" path="m1598,102r,l1598,103r,2l1598,107r,4l1598,116r,7l1598,131r,8l1598,148r,3l1767,151r,-3l1765,139r-4,-8l1755,123r-7,-7l1739,111r-13,-4l1713,105r-18,-2l1671,102e" fillcolor="#686868" stroked="f">
              <v:path arrowok="t"/>
            </v:shape>
            <v:shape id="_x0000_s1538" style="position:absolute;left:3824;top:1265;width:4592;height:396;mso-position-horizontal-relative:page;mso-position-vertical-relative:text" coordsize="4592,396" o:allowincell="f" path="m1797,102r,1l1797,121r,20l1797,163r,36l1907,199r-5,-36l1899,141r-3,-20l1893,103r,-1e" fillcolor="#686868" stroked="f">
              <v:path arrowok="t"/>
            </v:shape>
            <v:shape id="_x0000_s1539" style="position:absolute;left:3824;top:1265;width:4592;height:396;mso-position-horizontal-relative:page;mso-position-vertical-relative:text" coordsize="4592,396" o:allowincell="f" path="m1929,102r-12,93l2025,195r,-93e" fillcolor="#686868" stroked="f">
              <v:path arrowok="t"/>
            </v:shape>
            <v:shape id="_x0000_s1540" style="position:absolute;left:3824;top:1265;width:4592;height:396;mso-position-horizontal-relative:page;mso-position-vertical-relative:text" coordsize="4592,396" o:allowincell="f" path="m2055,102r,285l2129,387r,-285e" fillcolor="#686868" stroked="f">
              <v:path arrowok="t"/>
            </v:shape>
            <v:shape id="_x0000_s1541" style="position:absolute;left:3824;top:1265;width:4592;height:396;mso-position-horizontal-relative:page;mso-position-vertical-relative:text" coordsize="4592,396" o:allowincell="f" path="m2531,102r,285l2605,387r,-285e" fillcolor="#686868" stroked="f">
              <v:path arrowok="t"/>
            </v:shape>
            <v:shape id="_x0000_s1542" style="position:absolute;left:3824;top:1265;width:4592;height:396;mso-position-horizontal-relative:page;mso-position-vertical-relative:text" coordsize="4592,396" o:allowincell="f" path="m2832,102r,128l2935,230,2893,102e" fillcolor="#686868" stroked="f">
              <v:path arrowok="t"/>
            </v:shape>
            <v:shape id="_x0000_s1543" style="position:absolute;left:3824;top:1265;width:4592;height:396;mso-position-horizontal-relative:page;mso-position-vertical-relative:text" coordsize="4592,396" o:allowincell="f" path="m2935,102r,128l2997,230r,-128e" fillcolor="#686868" stroked="f">
              <v:path arrowok="t"/>
            </v:shape>
            <v:shape id="_x0000_s1544" style="position:absolute;left:3824;top:1265;width:4592;height:396;mso-position-horizontal-relative:page;mso-position-vertical-relative:text" coordsize="4592,396" o:allowincell="f" path="m3735,102r,228l3809,330r,-228e" fillcolor="#686868" stroked="f">
              <v:path arrowok="t"/>
            </v:shape>
            <v:shape id="_x0000_s1545" style="position:absolute;left:3824;top:1265;width:4592;height:396;mso-position-horizontal-relative:page;mso-position-vertical-relative:text" coordsize="4592,396" o:allowincell="f" path="m3872,102r,285l3946,387r,-285e" fillcolor="#686868" stroked="f">
              <v:path arrowok="t"/>
            </v:shape>
            <v:shape id="_x0000_s1546" style="position:absolute;left:3824;top:1265;width:4592;height:396;mso-position-horizontal-relative:page;mso-position-vertical-relative:text" coordsize="4592,396" o:allowincell="f" path="m4175,102r,285l4249,387r,-285e" fillcolor="#686868" stroked="f">
              <v:path arrowok="t"/>
            </v:shape>
            <v:shape id="_x0000_s1547" style="position:absolute;left:3824;top:1265;width:4592;height:396;mso-position-horizontal-relative:page;mso-position-vertical-relative:text" coordsize="4592,396" o:allowincell="f" path="m4279,102r,57l4402,159r,-57e" fillcolor="#686868" stroked="f">
              <v:path arrowok="t"/>
            </v:shape>
            <v:shape id="_x0000_s1548" style="position:absolute;left:3824;top:1265;width:4592;height:396;mso-position-horizontal-relative:page;mso-position-vertical-relative:text" coordsize="4592,396" o:allowincell="f" path="m2156,145r-1,7l2153,165r,11l2153,176r,7l2153,188r,3l2153,193r1,5l2155,204r,1l2159,214r2,5l2163,223r4,8l2168,232r5,4l2182,243r3,3l2196,253r2,2l2204,259r6,4l2220,270r11,8l2243,288r2,1l2245,289r4,5l2252,305r,9l2252,321r,16l2248,343r-1,2l2319,345r1,-2l2320,337r2,-16l2322,314r-1,-9l2321,294r-1,-5l2320,289r,-1l2318,278r-1,-8l2314,263r-2,-4l2310,255r-1,-2l2302,246r-2,-3l2292,236r-6,-4l2286,231r-11,-8l2268,219r-8,-5l2247,205r-3,-1l2235,198r-7,-5l2228,191r-2,-3l2223,183r-1,-7l2222,176r,-11l2222,152r5,-7e" fillcolor="#686868" stroked="f">
              <v:path arrowok="t"/>
            </v:shape>
            <v:shape id="_x0000_s1549" style="position:absolute;left:3824;top:1265;width:4592;height:396;mso-position-horizontal-relative:page;mso-position-vertical-relative:text" coordsize="4592,396" o:allowincell="f" path="m2244,145r3,3l2247,153r,24l2247,188r69,l2316,177r-1,-24l2314,148r-1,-3e" fillcolor="#686868" stroked="f">
              <v:path arrowok="t"/>
            </v:shape>
            <v:shape id="_x0000_s1550" style="position:absolute;left:3824;top:1265;width:4592;height:396;mso-position-horizontal-relative:page;mso-position-vertical-relative:text" coordsize="4592,396" o:allowincell="f" path="m2342,145r-1,7l2339,165r,11l2339,176r,7l2339,188r,3l2339,193r1,5l2341,204r,1l2345,214r2,5l2349,223r5,8l2354,232r6,4l2368,243r3,3l2382,253r2,2l2390,259r6,4l2406,270r11,8l2430,288r1,1l2431,289r4,5l2438,305r,9l2438,321r,16l2434,343r-1,2l2505,345r1,-2l2506,337r2,-16l2508,314r-1,-9l2507,294r,-5l2507,289r-1,-1l2504,278r-1,-8l2500,263r-2,-4l2496,255r-1,-2l2488,246r-2,-3l2478,236r-5,-4l2472,231r-11,-8l2454,219r-8,-5l2433,205r-2,-1l2422,198r-8,-5l2414,191r-2,-3l2409,183r-1,-7l2408,176r,-11l2408,152r5,-7e" fillcolor="#686868" stroked="f">
              <v:path arrowok="t"/>
            </v:shape>
            <v:shape id="_x0000_s1551" style="position:absolute;left:3824;top:1265;width:4592;height:396;mso-position-horizontal-relative:page;mso-position-vertical-relative:text" coordsize="4592,396" o:allowincell="f" path="m2430,145r3,3l2433,153r,24l2433,188r69,l2502,177r-1,-24l2500,148r-1,-3e" fillcolor="#686868" stroked="f">
              <v:path arrowok="t"/>
            </v:shape>
            <v:shape id="_x0000_s1552" style="position:absolute;left:3824;top:1265;width:4592;height:396;mso-position-horizontal-relative:page;mso-position-vertical-relative:text" coordsize="4592,396" o:allowincell="f" path="m2637,145r,1l2636,148r-1,11l2634,174r-1,20l2633,219r,50l2633,295r1,20l2635,330r,l2636,341r,1l2637,345r71,l2707,342r,-1l2707,330r,l2707,315r,-20l2707,269r,-50l2707,194r,-20l2707,159r,-11l2707,146r4,-1e" fillcolor="#686868" stroked="f">
              <v:path arrowok="t"/>
            </v:shape>
            <v:shape id="_x0000_s1553" style="position:absolute;left:3824;top:1265;width:4592;height:396;mso-position-horizontal-relative:page;mso-position-vertical-relative:text" coordsize="4592,396" o:allowincell="f" path="m2728,145r1,2l2730,149r,10l2730,160r,14l2730,175r,19l2730,220r,50l2730,295r,11l2729,315r-1,15l2728,338r-5,4l2718,345r81,l2801,342r,-4l2802,330r1,-15l2803,306r1,-11l2804,270r,-50l2804,194r-1,-19l2803,174r-1,-14l2802,159r-1,-10l2800,147r-1,-2e" fillcolor="#686868" stroked="f">
              <v:path arrowok="t"/>
            </v:shape>
            <v:shape id="_x0000_s1554" style="position:absolute;left:3824;top:1265;width:4592;height:396;mso-position-horizontal-relative:page;mso-position-vertical-relative:text" coordsize="4592,396" o:allowincell="f" path="m3023,145r-1,7l3021,165r-1,11l3020,176r,7l3020,188r,3l3021,193r,5l3022,204r1,1l3026,214r2,5l3030,223r5,8l3036,232r5,4l3050,243r3,3l3064,253r2,2l3072,259r6,4l3087,270r12,8l3111,288r1,1l3113,289r4,5l3119,305r,9l3119,321r,16l3115,343r-1,2l3187,345r,-2l3188,337r1,-16l3189,314r,-9l3188,294r,-5l3188,289r,-1l3186,278r-2,-8l3181,263r-2,-4l3177,255r,-2l3170,246r-2,-3l3160,236r-6,-4l3153,231r-11,-8l3136,219r-8,-5l3114,205r-2,-1l3103,198r-7,-5l3095,191r-1,-3l3091,183r-1,-7l3090,176r,-11l3090,152r4,-7e" fillcolor="#686868" stroked="f">
              <v:path arrowok="t"/>
            </v:shape>
            <v:shape id="_x0000_s1555" style="position:absolute;left:3824;top:1265;width:4592;height:396;mso-position-horizontal-relative:page;mso-position-vertical-relative:text" coordsize="4592,396" o:allowincell="f" path="m3111,145r4,3l3115,153r,24l3115,188r68,l3183,177r-1,-24l3181,148r,-3e" fillcolor="#686868" stroked="f">
              <v:path arrowok="t"/>
            </v:shape>
            <v:shape id="_x0000_s1556" style="position:absolute;left:3824;top:1265;width:4592;height:396;mso-position-horizontal-relative:page;mso-position-vertical-relative:text" coordsize="4592,396" o:allowincell="f" path="m3541,145r-1,1l3539,148r-1,11l3537,174r-1,20l3536,219r,50l3536,295r1,20l3538,330r,l3540,341r,1l3541,345r71,l3611,342r-1,-1l3610,330r,l3610,315r,-20l3610,269r,-50l3610,194r,-20l3610,159r,-11l3610,146r4,-1e" fillcolor="#686868" stroked="f">
              <v:path arrowok="t"/>
            </v:shape>
            <v:shape id="_x0000_s1557" style="position:absolute;left:3824;top:1265;width:4592;height:396;mso-position-horizontal-relative:page;mso-position-vertical-relative:text" coordsize="4592,396" o:allowincell="f" path="m3631,145r1,2l3633,149r,10l3633,160r,14l3633,175r,19l3633,220r,50l3633,295r,11l3633,315r-1,15l3631,338r-5,4l3622,345r81,l3704,342r,-4l3705,330r1,-15l3707,306r,-11l3707,270r,-50l3707,194r-1,-19l3706,174r-1,-14l3705,159r-1,-10l3704,147r-1,-2e" fillcolor="#686868" stroked="f">
              <v:path arrowok="t"/>
            </v:shape>
            <v:shape id="_x0000_s1558" style="position:absolute;left:3824;top:1265;width:4592;height:396;mso-position-horizontal-relative:page;mso-position-vertical-relative:text" coordsize="4592,396" o:allowincell="f" path="m3978,145r-1,1l3976,150r,6l3974,173r-1,22l3973,286r1,24l3976,330r2,9l3979,345r71,l4047,339r,-9l4047,310r,-24l4047,195r,-22l4047,156r,-6l4049,146r,-1e" fillcolor="#686868" stroked="f">
              <v:path arrowok="t"/>
            </v:shape>
            <v:shape id="_x0000_s1559" style="position:absolute;left:3824;top:1265;width:4592;height:396;mso-position-horizontal-relative:page;mso-position-vertical-relative:text" coordsize="4592,396" o:allowincell="f" path="m4072,145r2,3l4074,155r,20l4074,199r,27l4148,226r,-27l4148,175r-3,-20l4144,148r-1,-3e" fillcolor="#686868" stroked="f">
              <v:path arrowok="t"/>
            </v:shape>
            <v:shape id="_x0000_s1560" style="position:absolute;left:3824;top:1265;width:4592;height:396;mso-position-horizontal-relative:page;mso-position-vertical-relative:text" coordsize="4592,396" o:allowincell="f" path="m4425,145r-1,7l4422,165r,11l4422,176r,7l4422,188r,3l4422,193r1,5l4424,204r1,1l4428,214r2,5l4432,223r5,8l4438,232r5,4l4451,243r3,3l4465,253r2,2l4473,259r6,4l4489,270r12,8l4513,288r1,1l4515,289r4,5l4521,305r,9l4521,321r,16l4517,343r-1,2l4588,345r1,-2l4590,337r1,-16l4591,314r,-9l4590,294r,-5l4590,289r-1,-1l4587,278r-1,-8l4583,263r-2,-4l4579,255r-1,-2l4572,246r-3,-3l4561,236r-5,-4l4555,231r-11,-8l4537,219r-8,-5l4516,205r-2,-1l4505,198r-7,-5l4497,191r-2,-3l4493,183r-2,-7l4491,176r,-11l4491,152r5,-7e" fillcolor="#686868" stroked="f">
              <v:path arrowok="t"/>
            </v:shape>
            <v:shape id="_x0000_s1561" style="position:absolute;left:3824;top:1265;width:4592;height:396;mso-position-horizontal-relative:page;mso-position-vertical-relative:text" coordsize="4592,396" o:allowincell="f" path="m4513,145r3,3l4516,153r,24l4516,188r69,l4585,177r-1,-24l4583,148r-1,-3e" fillcolor="#686868" stroked="f">
              <v:path arrowok="t"/>
            </v:shape>
            <v:shape id="_x0000_s1562" style="position:absolute;left:3824;top:1265;width:4592;height:396;mso-position-horizontal-relative:page;mso-position-vertical-relative:text" coordsize="4592,396" o:allowincell="f" path="m756,151r,63l830,214r,-63e" fillcolor="#686868" stroked="f">
              <v:path arrowok="t"/>
            </v:shape>
            <v:shape id="_x0000_s1563" style="position:absolute;left:3824;top:1265;width:4592;height:396;mso-position-horizontal-relative:page;mso-position-vertical-relative:text" coordsize="4592,396" o:allowincell="f" path="m847,151r6,4l853,156r,24l853,199r,15l847,214r70,l917,214r4,-15l921,180r-1,-24l920,155r-1,-4e" fillcolor="#686868" stroked="f">
              <v:path arrowok="t"/>
            </v:shape>
            <v:shape id="_x0000_s1564" style="position:absolute;left:3824;top:1265;width:4592;height:396;mso-position-horizontal-relative:page;mso-position-vertical-relative:text" coordsize="4592,396" o:allowincell="f" path="m1598,151r,187l1672,338r,-187e" fillcolor="#686868" stroked="f">
              <v:path arrowok="t"/>
            </v:shape>
            <v:shape id="_x0000_s1565" style="position:absolute;left:3824;top:1265;width:4592;height:396;mso-position-horizontal-relative:page;mso-position-vertical-relative:text" coordsize="4592,396" o:allowincell="f" path="m1680,151r6,1l1692,155r1,3l1694,162r1,3l1696,173r,4l1696,203r,94l1694,318r-1,11l1681,338r-9,l1768,338r,l1769,329r,-11l1769,297r1,-94l1769,177r,-4l1769,165r-1,-3l1768,158r,-3l1767,152r,-1e" fillcolor="#686868" stroked="f">
              <v:path arrowok="t"/>
            </v:shape>
            <v:shape id="_x0000_s1566" style="position:absolute;left:3824;top:1265;width:4592;height:396;mso-position-horizontal-relative:page;mso-position-vertical-relative:text" coordsize="4592,396" o:allowincell="f" path="m262,159r,54l336,213r,-54e" fillcolor="#686868" stroked="f">
              <v:path arrowok="t"/>
            </v:shape>
            <v:shape id="_x0000_s1567" style="position:absolute;left:3824;top:1265;width:4592;height:396;mso-position-horizontal-relative:page;mso-position-vertical-relative:text" coordsize="4592,396" o:allowincell="f" path="m607,159r,54l681,213r,-54e" fillcolor="#686868" stroked="f">
              <v:path arrowok="t"/>
            </v:shape>
            <v:shape id="_x0000_s1568" style="position:absolute;left:3824;top:1265;width:4592;height:396;mso-position-horizontal-relative:page;mso-position-vertical-relative:text" coordsize="4592,396" o:allowincell="f" path="m4279,159r,54l4353,213r,-54e" fillcolor="#686868" stroked="f">
              <v:path arrowok="t"/>
            </v:shape>
            <v:shape id="_x0000_s1569" style="position:absolute;left:3824;top:1265;width:4592;height:396;mso-position-horizontal-relative:page;mso-position-vertical-relative:text" coordsize="4592,396" o:allowincell="f" path="m962,166r,l959,192r-3,24l953,237r-2,18l948,272r-1,13l1013,285r1,-13l1016,255r2,-18l1021,216r3,-24l1027,166r,e" fillcolor="#686868" stroked="f">
              <v:path arrowok="t"/>
            </v:shape>
            <v:shape id="_x0000_s1570" style="position:absolute;left:3824;top:1265;width:4592;height:396;mso-position-horizontal-relative:page;mso-position-vertical-relative:text" coordsize="4592,396" o:allowincell="f" path="m1027,166r2,23l1031,211r2,20l1035,251r2,18l1039,285r66,l1103,269r-3,-18l1097,231r-3,-20l1091,189r-4,-23e" fillcolor="#686868" stroked="f">
              <v:path arrowok="t"/>
            </v:shape>
            <v:shape id="_x0000_s1571" style="position:absolute;left:3824;top:1265;width:4592;height:396;mso-position-horizontal-relative:page;mso-position-vertical-relative:text" coordsize="4592,396" o:allowincell="f" path="m3302,169r,15l3302,200r,11l3302,219r,6l3302,229r,4l3302,234r125,l3450,233r19,-4l3480,225r13,-6l3502,211r5,-11l3512,184r2,-15e" fillcolor="#686868" stroked="f">
              <v:path arrowok="t"/>
            </v:shape>
            <v:shape id="_x0000_s1572" style="position:absolute;left:3824;top:1265;width:4592;height:396;mso-position-horizontal-relative:page;mso-position-vertical-relative:text" coordsize="4592,396" o:allowincell="f" path="m113,183r,58l229,241r,-58e" fillcolor="#686868" stroked="f">
              <v:path arrowok="t"/>
            </v:shape>
            <v:shape id="_x0000_s1573" style="position:absolute;left:3824;top:1265;width:4592;height:396;mso-position-horizontal-relative:page;mso-position-vertical-relative:text" coordsize="4592,396" o:allowincell="f" path="m1917,195r-5,40l1955,235r6,-40e" fillcolor="#686868" stroked="f">
              <v:path arrowok="t"/>
            </v:shape>
            <v:shape id="_x0000_s1574" style="position:absolute;left:3824;top:1265;width:4592;height:396;mso-position-horizontal-relative:page;mso-position-vertical-relative:text" coordsize="4592,396" o:allowincell="f" path="m1961,195r,192l2025,387r,-192e" fillcolor="#686868" stroked="f">
              <v:path arrowok="t"/>
            </v:shape>
            <v:shape id="_x0000_s1575" style="position:absolute;left:3824;top:1265;width:4592;height:396;mso-position-horizontal-relative:page;mso-position-vertical-relative:text" coordsize="4592,396" o:allowincell="f" path="m1797,199r,188l1862,387r,-188e" fillcolor="#686868" stroked="f">
              <v:path arrowok="t"/>
            </v:shape>
            <v:shape id="_x0000_s1576" style="position:absolute;left:3824;top:1265;width:4592;height:396;mso-position-horizontal-relative:page;mso-position-vertical-relative:text" coordsize="4592,396" o:allowincell="f" path="m1862,199r5,36l1912,235r-5,-36e" fillcolor="#686868" stroked="f">
              <v:path arrowok="t"/>
            </v:shape>
            <v:shape id="_x0000_s1577" style="position:absolute;left:3824;top:1265;width:4592;height:396;mso-position-horizontal-relative:page;mso-position-vertical-relative:text" coordsize="4592,396" o:allowincell="f" path="m262,213r,54l382,267r,-54e" fillcolor="#686868" stroked="f">
              <v:path arrowok="t"/>
            </v:shape>
            <v:shape id="_x0000_s1578" style="position:absolute;left:3824;top:1265;width:4592;height:396;mso-position-horizontal-relative:page;mso-position-vertical-relative:text" coordsize="4592,396" o:allowincell="f" path="m607,213r,54l727,267r,-54e" fillcolor="#686868" stroked="f">
              <v:path arrowok="t"/>
            </v:shape>
            <v:shape id="_x0000_s1579" style="position:absolute;left:3824;top:1265;width:4592;height:396;mso-position-horizontal-relative:page;mso-position-vertical-relative:text" coordsize="4592,396" o:allowincell="f" path="m4279,213r,54l4399,267r,-54e" fillcolor="#686868" stroked="f">
              <v:path arrowok="t"/>
            </v:shape>
            <v:shape id="_x0000_s1580" style="position:absolute;left:3824;top:1265;width:4592;height:396;mso-position-horizontal-relative:page;mso-position-vertical-relative:text" coordsize="4592,396" o:allowincell="f" path="m756,214r,7l756,233r,5l756,242r,5l756,253r,6l915,259r-5,-6l905,247r-10,-5l881,238r22,-5l915,221r2,-7e" fillcolor="#686868" stroked="f">
              <v:path arrowok="t"/>
            </v:shape>
            <v:shape id="_x0000_s1581" style="position:absolute;left:3824;top:1265;width:4592;height:396;mso-position-horizontal-relative:page;mso-position-vertical-relative:text" coordsize="4592,396" o:allowincell="f" path="m412,230r,28l577,258r,-28e" fillcolor="#686868" stroked="f">
              <v:path arrowok="t"/>
            </v:shape>
            <v:shape id="_x0000_s1582" style="position:absolute;left:3824;top:1265;width:4592;height:396;mso-position-horizontal-relative:page;mso-position-vertical-relative:text" coordsize="4592,396" o:allowincell="f" path="m2832,230r,28l2997,258r,-28e" fillcolor="#686868" stroked="f">
              <v:path arrowok="t"/>
            </v:shape>
            <v:shape id="_x0000_s1583" style="position:absolute;left:3824;top:1265;width:4592;height:396;mso-position-horizontal-relative:page;mso-position-vertical-relative:text" coordsize="4592,396" o:allowincell="f" path="m3302,234r,153l3401,387r,-153e" fillcolor="#686868" stroked="f">
              <v:path arrowok="t"/>
            </v:shape>
            <v:shape id="_x0000_s1584" style="position:absolute;left:3824;top:1265;width:4592;height:396;mso-position-horizontal-relative:page;mso-position-vertical-relative:text" coordsize="4592,396" o:allowincell="f" path="m1867,235r22,152l1935,387r20,-152e" fillcolor="#686868" stroked="f">
              <v:path arrowok="t"/>
            </v:shape>
            <v:shape id="_x0000_s1585" style="position:absolute;left:3824;top:1265;width:4592;height:396;mso-position-horizontal-relative:page;mso-position-vertical-relative:text" coordsize="4592,396" o:allowincell="f" path="m133,241r,45l131,318r-10,12l115,331r114,l229,330r,-12l229,286r,-45e" fillcolor="#686868" stroked="f">
              <v:path arrowok="t"/>
            </v:shape>
            <v:shape id="_x0000_s1586" style="position:absolute;left:3824;top:1265;width:4592;height:396;mso-position-horizontal-relative:page;mso-position-vertical-relative:text" coordsize="4592,396" o:allowincell="f" path="m1355,251r-9,68l1576,319r-10,-68e" fillcolor="#686868" stroked="f">
              <v:path arrowok="t"/>
            </v:shape>
            <v:shape id="_x0000_s1587" style="position:absolute;left:3824;top:1265;width:4592;height:396;mso-position-horizontal-relative:page;mso-position-vertical-relative:text" coordsize="4592,396" o:allowincell="f" path="m412,258r,129l473,387r,-129e" fillcolor="#686868" stroked="f">
              <v:path arrowok="t"/>
            </v:shape>
            <v:shape id="_x0000_s1588" style="position:absolute;left:3824;top:1265;width:4592;height:396;mso-position-horizontal-relative:page;mso-position-vertical-relative:text" coordsize="4592,396" o:allowincell="f" path="m473,258r39,129l577,387r,-129e" fillcolor="#686868" stroked="f">
              <v:path arrowok="t"/>
            </v:shape>
            <v:shape id="_x0000_s1589" style="position:absolute;left:3824;top:1265;width:4592;height:396;mso-position-horizontal-relative:page;mso-position-vertical-relative:text" coordsize="4592,396" o:allowincell="f" path="m2832,258r,129l2893,387r,-129e" fillcolor="#686868" stroked="f">
              <v:path arrowok="t"/>
            </v:shape>
            <v:shape id="_x0000_s1590" style="position:absolute;left:3824;top:1265;width:4592;height:396;mso-position-horizontal-relative:page;mso-position-vertical-relative:text" coordsize="4592,396" o:allowincell="f" path="m2893,258r39,129l2997,387r,-129e" fillcolor="#686868" stroked="f">
              <v:path arrowok="t"/>
            </v:shape>
            <v:shape id="_x0000_s1591" style="position:absolute;left:3824;top:1265;width:4592;height:396;mso-position-horizontal-relative:page;mso-position-vertical-relative:text" coordsize="4592,396" o:allowincell="f" path="m756,259r,128l830,387r,-128e" fillcolor="#686868" stroked="f">
              <v:path arrowok="t"/>
            </v:shape>
            <v:shape id="_x0000_s1592" style="position:absolute;left:3824;top:1265;width:4592;height:396;mso-position-horizontal-relative:page;mso-position-vertical-relative:text" coordsize="4592,396" o:allowincell="f" path="m830,259r2,l849,264r,1l850,270r,1l852,285r1,6l853,312r,75l921,387r,-75l921,291r,-6l920,271r,-1l918,265r,-1l915,259r,e" fillcolor="#686868" stroked="f">
              <v:path arrowok="t"/>
            </v:shape>
            <v:shape id="_x0000_s1593" style="position:absolute;left:3824;top:1265;width:4592;height:396;mso-position-horizontal-relative:page;mso-position-vertical-relative:text" coordsize="4592,396" o:allowincell="f" path="m262,267r,63l336,330r,-63e" fillcolor="#686868" stroked="f">
              <v:path arrowok="t"/>
            </v:shape>
            <v:shape id="_x0000_s1594" style="position:absolute;left:3824;top:1265;width:4592;height:396;mso-position-horizontal-relative:page;mso-position-vertical-relative:text" coordsize="4592,396" o:allowincell="f" path="m607,267r,63l681,330r,-63e" fillcolor="#686868" stroked="f">
              <v:path arrowok="t"/>
            </v:shape>
            <v:shape id="_x0000_s1595" style="position:absolute;left:3824;top:1265;width:4592;height:396;mso-position-horizontal-relative:page;mso-position-vertical-relative:text" coordsize="4592,396" o:allowincell="f" path="m4279,267r,63l4353,330r,-63e" fillcolor="#686868" stroked="f">
              <v:path arrowok="t"/>
            </v:shape>
            <v:shape id="_x0000_s1596" style="position:absolute;left:3824;top:1265;width:4592;height:396;mso-position-horizontal-relative:page;mso-position-vertical-relative:text" coordsize="4592,396" o:allowincell="f" path="m4074,273r,15l4074,313r,19l4074,340r-2,5l4143,345r1,-5l4145,332r3,-19l4148,288r,-15e" fillcolor="#686868" stroked="f">
              <v:path arrowok="t"/>
            </v:shape>
            <v:shape id="_x0000_s1597" style="position:absolute;left:3824;top:1265;width:4592;height:396;mso-position-horizontal-relative:page;mso-position-vertical-relative:text" coordsize="4592,396" o:allowincell="f" path="m2155,285r,19l2156,327r2,14l2159,345r68,l2224,341r,-14l2224,304r,-19e" fillcolor="#686868" stroked="f">
              <v:path arrowok="t"/>
            </v:shape>
            <v:shape id="_x0000_s1598" style="position:absolute;left:3824;top:1265;width:4592;height:396;mso-position-horizontal-relative:page;mso-position-vertical-relative:text" coordsize="4592,396" o:allowincell="f" path="m2341,285r,19l2342,327r3,14l2345,345r68,l2410,341r,-14l2410,304r,-19e" fillcolor="#686868" stroked="f">
              <v:path arrowok="t"/>
            </v:shape>
            <v:shape id="_x0000_s1599" style="position:absolute;left:3824;top:1265;width:4592;height:396;mso-position-horizontal-relative:page;mso-position-vertical-relative:text" coordsize="4592,396" o:allowincell="f" path="m3023,285r,19l3024,327r2,14l3027,345r68,l3091,341r,-14l3091,304r,-19e" fillcolor="#686868" stroked="f">
              <v:path arrowok="t"/>
            </v:shape>
            <v:shape id="_x0000_s1600" style="position:absolute;left:3824;top:1265;width:4592;height:396;mso-position-horizontal-relative:page;mso-position-vertical-relative:text" coordsize="4592,396" o:allowincell="f" path="m4424,285r,19l4425,327r3,14l4428,345r68,l4493,341r,-14l4493,304r,-19e" fillcolor="#686868" stroked="f">
              <v:path arrowok="t"/>
            </v:shape>
            <v:shape id="_x0000_s1601" style="position:absolute;left:3824;top:1265;width:4592;height:396;mso-position-horizontal-relative:page;mso-position-vertical-relative:text" coordsize="4592,396" o:allowincell="f" path="m947,285r-7,51l1113,336r-8,-51e" fillcolor="#686868" stroked="f">
              <v:path arrowok="t"/>
            </v:shape>
            <v:shape id="_x0000_s1602" style="position:absolute;left:3824;top:1265;width:4592;height:396;mso-position-horizontal-relative:page;mso-position-vertical-relative:text" coordsize="4592,396" o:allowincell="f" path="m1346,319r-9,68l1439,387r6,-68e" fillcolor="#686868" stroked="f">
              <v:path arrowok="t"/>
            </v:shape>
            <v:shape id="_x0000_s1603" style="position:absolute;left:3824;top:1265;width:4592;height:396;mso-position-horizontal-relative:page;mso-position-vertical-relative:text" coordsize="4592,396" o:allowincell="f" path="m1480,319r5,68l1586,387r-10,-68e" fillcolor="#686868" stroked="f">
              <v:path arrowok="t"/>
            </v:shape>
            <v:shape id="_x0000_s1604" style="position:absolute;left:3824;top:1265;width:4592;height:396;mso-position-horizontal-relative:page;mso-position-vertical-relative:text" coordsize="4592,396" o:allowincell="f" path="m262,330r,57l390,387r,-57e" fillcolor="#686868" stroked="f">
              <v:path arrowok="t"/>
            </v:shape>
            <v:shape id="_x0000_s1605" style="position:absolute;left:3824;top:1265;width:4592;height:396;mso-position-horizontal-relative:page;mso-position-vertical-relative:text" coordsize="4592,396" o:allowincell="f" path="m607,330r,57l735,387r,-57e" fillcolor="#686868" stroked="f">
              <v:path arrowok="t"/>
            </v:shape>
            <v:shape id="_x0000_s1606" style="position:absolute;left:3824;top:1265;width:4592;height:396;mso-position-horizontal-relative:page;mso-position-vertical-relative:text" coordsize="4592,396" o:allowincell="f" path="m1133,330r,57l1252,387r,-57e" fillcolor="#686868" stroked="f">
              <v:path arrowok="t"/>
            </v:shape>
            <v:shape id="_x0000_s1607" style="position:absolute;left:3824;top:1265;width:4592;height:396;mso-position-horizontal-relative:page;mso-position-vertical-relative:text" coordsize="4592,396" o:allowincell="f" path="m3735,330r,57l3854,387r,-57e" fillcolor="#686868" stroked="f">
              <v:path arrowok="t"/>
            </v:shape>
            <v:shape id="_x0000_s1608" style="position:absolute;left:3824;top:1265;width:4592;height:396;mso-position-horizontal-relative:page;mso-position-vertical-relative:text" coordsize="4592,396" o:allowincell="f" path="m4279,330r,57l4407,387r,-57e" fillcolor="#686868" stroked="f">
              <v:path arrowok="t"/>
            </v:shape>
            <v:shape id="_x0000_s1609" style="position:absolute;left:3824;top:1265;width:4592;height:396;mso-position-horizontal-relative:page;mso-position-vertical-relative:text" coordsize="4592,396" o:allowincell="f" path="m6,331r1,4l16,353r6,7l229,360r,-7l229,335r,-4e" fillcolor="#686868" stroked="f">
              <v:path arrowok="t"/>
            </v:shape>
            <v:shape id="_x0000_s1610" style="position:absolute;left:3824;top:1265;width:4592;height:396;mso-position-horizontal-relative:page;mso-position-vertical-relative:text" coordsize="4592,396" o:allowincell="f" path="m940,336r-7,51l1010,387r4,-51e" fillcolor="#686868" stroked="f">
              <v:path arrowok="t"/>
            </v:shape>
            <v:shape id="_x0000_s1611" style="position:absolute;left:3824;top:1265;width:4592;height:396;mso-position-horizontal-relative:page;mso-position-vertical-relative:text" coordsize="4592,396" o:allowincell="f" path="m1041,336r3,51l1120,387r-7,-51e" fillcolor="#686868" stroked="f">
              <v:path arrowok="t"/>
            </v:shape>
            <v:shape id="_x0000_s1612" style="position:absolute;left:3824;top:1265;width:4592;height:396;mso-position-horizontal-relative:page;mso-position-vertical-relative:text" coordsize="4592,396" o:allowincell="f" path="m1598,338r,2l1598,354r,8l1598,369r,5l1598,379r,3l1598,384r,2l1598,387r111,l1722,386r9,-2l1740,382r7,-3l1753,374r6,-5l1764,362r2,-8l1768,340r,-2e" fillcolor="#686868" stroked="f">
              <v:path arrowok="t"/>
            </v:shape>
            <v:shape id="_x0000_s1613" style="position:absolute;left:3824;top:1265;width:4592;height:396;mso-position-horizontal-relative:page;mso-position-vertical-relative:text" coordsize="4592,396" o:allowincell="f" path="m2159,345r,1l2162,353r2,6l2166,365r4,4l2175,374r5,3l2189,382r4,1l2200,386r6,3l2221,391r6,1l2240,393r7,-1l2261,391r10,-2l2280,386r7,-3l2290,382r11,-5l2304,374r6,-5l2312,365r3,-6l2317,353r2,-7l2319,345e" fillcolor="#686868" stroked="f">
              <v:path arrowok="t"/>
            </v:shape>
            <v:shape id="_x0000_s1614" style="position:absolute;left:3824;top:1265;width:4592;height:396;mso-position-horizontal-relative:page;mso-position-vertical-relative:text" coordsize="4592,396" o:allowincell="f" path="m2345,345r,1l2348,353r2,6l2352,365r4,4l2361,374r5,3l2375,382r4,1l2387,386r6,3l2407,391r6,1l2426,393r7,-1l2447,391r10,-2l2466,386r7,-3l2476,382r11,-5l2490,374r6,-5l2498,365r3,-6l2503,353r2,-7l2505,345e" fillcolor="#686868" stroked="f">
              <v:path arrowok="t"/>
            </v:shape>
            <v:shape id="_x0000_s1615" style="position:absolute;left:3824;top:1265;width:4592;height:396;mso-position-horizontal-relative:page;mso-position-vertical-relative:text" coordsize="4592,396" o:allowincell="f" path="m2637,345r3,7l2641,353r7,9l2648,363r7,9l2655,373r9,7l2665,380r12,5l2677,385r3,1l2696,391r3,l2717,393r1,l2719,393r20,-2l2741,391r17,-5l2760,385r1,l2771,380r2,l2781,373r1,-1l2789,363r,-1l2796,353r,-1l2799,345e" fillcolor="#686868" stroked="f">
              <v:path arrowok="t"/>
            </v:shape>
            <v:shape id="_x0000_s1616" style="position:absolute;left:3824;top:1265;width:4592;height:396;mso-position-horizontal-relative:page;mso-position-vertical-relative:text" coordsize="4592,396" o:allowincell="f" path="m3027,345r,1l3029,353r2,6l3034,365r3,4l3043,374r4,3l3057,382r3,1l3068,386r6,3l3088,391r6,1l3107,393r8,-1l3129,391r9,-2l3148,386r7,-3l3158,382r10,-5l3171,374r7,-5l3180,365r2,-6l3184,353r3,-7l3187,345e" fillcolor="#686868" stroked="f">
              <v:path arrowok="t"/>
            </v:shape>
            <v:shape id="_x0000_s1617" style="position:absolute;left:3824;top:1265;width:4592;height:396;mso-position-horizontal-relative:page;mso-position-vertical-relative:text" coordsize="4592,396" o:allowincell="f" path="m3541,345r3,7l3544,353r7,9l3551,363r7,9l3559,373r9,7l3569,380r11,5l3581,385r2,1l3599,391r3,l3620,393r2,l3622,393r21,-2l3644,391r17,-5l3663,385r1,l3674,380r2,l3684,373r2,-1l3692,363r1,-1l3699,353r1,-1l3703,345e" fillcolor="#686868" stroked="f">
              <v:path arrowok="t"/>
            </v:shape>
            <v:shape id="_x0000_s1618" style="position:absolute;left:3824;top:1265;width:4592;height:396;mso-position-horizontal-relative:page;mso-position-vertical-relative:text" coordsize="4592,396" o:allowincell="f" path="m3979,345r1,1l3980,347r,1l3981,349r8,16l3990,366r15,13l4005,379r3,2l4019,385r6,3l4040,391r5,1l4062,393r10,-1l4084,391r9,-3l4103,385r8,-4l4114,379r1,l4130,366r1,-1l4141,349r1,-1l4142,347r,-1l4143,345e" fillcolor="#686868" stroked="f">
              <v:path arrowok="t"/>
            </v:shape>
            <v:shape id="_x0000_s1619" style="position:absolute;left:3824;top:1265;width:4592;height:396;mso-position-horizontal-relative:page;mso-position-vertical-relative:text" coordsize="4592,396" o:allowincell="f" path="m4428,345r1,1l4431,353r2,6l4435,365r4,4l4444,374r5,3l4458,382r4,1l4470,386r6,3l4490,391r6,1l4509,393r8,-1l4530,391r10,-2l4549,386r8,-3l4559,382r11,-5l4573,374r6,-5l4581,365r3,-6l4586,353r2,-7l4588,345e" fillcolor="#686868" stroked="f">
              <v:path arrowok="t"/>
            </v:shape>
            <v:shape id="_x0000_s1620" style="position:absolute;left:3824;top:1265;width:4592;height:396;mso-position-horizontal-relative:page;mso-position-vertical-relative:text" coordsize="4592,396" o:allowincell="f" path="m22,360r7,8l31,370r14,10l49,383r3,1l68,391r7,1l88,395r8,l98,395r20,-3l121,391r15,-7l137,383r3,-3l151,370r1,-2l158,360e" fillcolor="#686868" stroked="f">
              <v:path arrowok="t"/>
            </v:shape>
            <v:shape id="_x0000_s1621" style="position:absolute;left:3824;top:1265;width:4592;height:396;mso-position-horizontal-relative:page;mso-position-vertical-relative:text" coordsize="4592,396" o:allowincell="f" path="m158,360r9,27l229,387r,-27e" fillcolor="#686868" stroked="f">
              <v:path arrowok="t"/>
            </v:shape>
            <w10:wrap anchorx="page"/>
          </v:group>
        </w:pict>
      </w:r>
      <w:r>
        <w:rPr>
          <w:rFonts w:ascii="Times New Roman" w:hAnsi="Times New Roman"/>
          <w:b/>
          <w:bCs/>
          <w:color w:val="191919"/>
          <w:sz w:val="20"/>
          <w:szCs w:val="20"/>
        </w:rPr>
        <w:t>Education Specialist Deg</w:t>
      </w:r>
      <w:r>
        <w:rPr>
          <w:rFonts w:ascii="Times New Roman" w:hAnsi="Times New Roman"/>
          <w:b/>
          <w:bCs/>
          <w:color w:val="191919"/>
          <w:spacing w:val="-4"/>
          <w:sz w:val="20"/>
          <w:szCs w:val="20"/>
        </w:rPr>
        <w:t>r</w:t>
      </w:r>
      <w:r>
        <w:rPr>
          <w:rFonts w:ascii="Times New Roman" w:hAnsi="Times New Roman"/>
          <w:b/>
          <w:bCs/>
          <w:color w:val="191919"/>
          <w:sz w:val="20"/>
          <w:szCs w:val="20"/>
        </w:rPr>
        <w:t>ee in Educational Leadership (Ed.S.)</w:t>
      </w:r>
    </w:p>
    <w:p w:rsidR="00F42301" w:rsidRDefault="00F42301" w:rsidP="0055783E">
      <w:pPr>
        <w:widowControl w:val="0"/>
        <w:autoSpaceDE w:val="0"/>
        <w:autoSpaceDN w:val="0"/>
        <w:adjustRightInd w:val="0"/>
        <w:spacing w:before="10" w:after="0" w:line="250" w:lineRule="auto"/>
        <w:ind w:left="1926" w:right="977" w:firstLine="360"/>
        <w:rPr>
          <w:rFonts w:ascii="Times New Roman" w:hAnsi="Times New Roman"/>
          <w:color w:val="000000"/>
          <w:sz w:val="20"/>
          <w:szCs w:val="20"/>
        </w:rPr>
      </w:pPr>
      <w:r>
        <w:rPr>
          <w:rFonts w:ascii="Times New Roman" w:hAnsi="Times New Roman"/>
          <w:color w:val="191919"/>
          <w:sz w:val="20"/>
          <w:szCs w:val="20"/>
        </w:rPr>
        <w:t>The Ed.S. degree is designed to prepare professional personnel for positions such as superi</w:t>
      </w:r>
      <w:r>
        <w:rPr>
          <w:rFonts w:ascii="Times New Roman" w:hAnsi="Times New Roman"/>
          <w:color w:val="191919"/>
          <w:spacing w:val="-4"/>
          <w:sz w:val="20"/>
          <w:szCs w:val="20"/>
        </w:rPr>
        <w:t>n</w:t>
      </w:r>
      <w:r>
        <w:rPr>
          <w:rFonts w:ascii="Times New Roman" w:hAnsi="Times New Roman"/>
          <w:color w:val="191919"/>
          <w:sz w:val="20"/>
          <w:szCs w:val="20"/>
        </w:rPr>
        <w:t>- tendents, associate or assistant superintendents, principals or policy planners.</w:t>
      </w:r>
    </w:p>
    <w:p w:rsidR="00F42301" w:rsidRDefault="00F42301" w:rsidP="0055783E">
      <w:pPr>
        <w:widowControl w:val="0"/>
        <w:autoSpaceDE w:val="0"/>
        <w:autoSpaceDN w:val="0"/>
        <w:adjustRightInd w:val="0"/>
        <w:spacing w:before="9" w:after="0" w:line="170" w:lineRule="exact"/>
        <w:rPr>
          <w:rFonts w:ascii="Times New Roman" w:hAnsi="Times New Roman"/>
          <w:color w:val="000000"/>
          <w:sz w:val="17"/>
          <w:szCs w:val="17"/>
        </w:rPr>
      </w:pPr>
    </w:p>
    <w:p w:rsidR="00F42301" w:rsidRDefault="00F42301" w:rsidP="0055783E">
      <w:pPr>
        <w:widowControl w:val="0"/>
        <w:autoSpaceDE w:val="0"/>
        <w:autoSpaceDN w:val="0"/>
        <w:adjustRightInd w:val="0"/>
        <w:spacing w:after="0" w:line="200" w:lineRule="exact"/>
        <w:rPr>
          <w:rFonts w:ascii="Times New Roman" w:hAnsi="Times New Roman"/>
          <w:color w:val="000000"/>
          <w:sz w:val="20"/>
          <w:szCs w:val="20"/>
        </w:rPr>
      </w:pPr>
    </w:p>
    <w:p w:rsidR="00F42301" w:rsidRDefault="00F42301" w:rsidP="0055783E">
      <w:pPr>
        <w:widowControl w:val="0"/>
        <w:autoSpaceDE w:val="0"/>
        <w:autoSpaceDN w:val="0"/>
        <w:adjustRightInd w:val="0"/>
        <w:spacing w:after="0" w:line="200" w:lineRule="exact"/>
        <w:rPr>
          <w:rFonts w:ascii="Times New Roman" w:hAnsi="Times New Roman"/>
          <w:color w:val="000000"/>
          <w:sz w:val="20"/>
          <w:szCs w:val="20"/>
        </w:rPr>
      </w:pPr>
    </w:p>
    <w:p w:rsidR="00F42301" w:rsidRDefault="00F42301" w:rsidP="0055783E">
      <w:pPr>
        <w:widowControl w:val="0"/>
        <w:autoSpaceDE w:val="0"/>
        <w:autoSpaceDN w:val="0"/>
        <w:adjustRightInd w:val="0"/>
        <w:spacing w:after="0" w:line="200" w:lineRule="exact"/>
        <w:rPr>
          <w:rFonts w:ascii="Times New Roman" w:hAnsi="Times New Roman"/>
          <w:color w:val="000000"/>
          <w:sz w:val="20"/>
          <w:szCs w:val="20"/>
        </w:rPr>
      </w:pPr>
    </w:p>
    <w:p w:rsidR="00F42301" w:rsidRDefault="00F42301" w:rsidP="0055783E">
      <w:pPr>
        <w:widowControl w:val="0"/>
        <w:autoSpaceDE w:val="0"/>
        <w:autoSpaceDN w:val="0"/>
        <w:adjustRightInd w:val="0"/>
        <w:spacing w:after="0" w:line="200" w:lineRule="exact"/>
        <w:rPr>
          <w:rFonts w:ascii="Times New Roman" w:hAnsi="Times New Roman"/>
          <w:color w:val="000000"/>
          <w:sz w:val="20"/>
          <w:szCs w:val="20"/>
        </w:rPr>
      </w:pPr>
    </w:p>
    <w:p w:rsidR="00F42301" w:rsidRDefault="00F42301" w:rsidP="0055783E">
      <w:pPr>
        <w:widowControl w:val="0"/>
        <w:autoSpaceDE w:val="0"/>
        <w:autoSpaceDN w:val="0"/>
        <w:adjustRightInd w:val="0"/>
        <w:spacing w:before="26" w:after="0" w:line="250" w:lineRule="auto"/>
        <w:ind w:left="1940" w:right="1115" w:firstLine="360"/>
        <w:rPr>
          <w:rFonts w:ascii="Times New Roman" w:hAnsi="Times New Roman"/>
          <w:color w:val="000000"/>
          <w:sz w:val="20"/>
          <w:szCs w:val="20"/>
        </w:rPr>
      </w:pPr>
      <w:r>
        <w:rPr>
          <w:rFonts w:ascii="Times New Roman" w:hAnsi="Times New Roman"/>
          <w:color w:val="191919"/>
          <w:sz w:val="20"/>
          <w:szCs w:val="20"/>
        </w:rPr>
        <w:t>General admission requirements are established for all graduate degree programs. Students applying for admission must satisfy the following criteria as a minimum:</w:t>
      </w:r>
    </w:p>
    <w:p w:rsidR="00F42301" w:rsidRDefault="00F42301" w:rsidP="0055783E">
      <w:pPr>
        <w:widowControl w:val="0"/>
        <w:autoSpaceDE w:val="0"/>
        <w:autoSpaceDN w:val="0"/>
        <w:adjustRightInd w:val="0"/>
        <w:spacing w:after="0" w:line="240" w:lineRule="exact"/>
        <w:rPr>
          <w:rFonts w:ascii="Times New Roman" w:hAnsi="Times New Roman"/>
          <w:color w:val="000000"/>
          <w:sz w:val="24"/>
          <w:szCs w:val="24"/>
        </w:rPr>
      </w:pPr>
    </w:p>
    <w:p w:rsidR="00F42301" w:rsidRDefault="00F42301" w:rsidP="0055783E">
      <w:pPr>
        <w:widowControl w:val="0"/>
        <w:autoSpaceDE w:val="0"/>
        <w:autoSpaceDN w:val="0"/>
        <w:adjustRightInd w:val="0"/>
        <w:spacing w:after="0"/>
        <w:ind w:left="1940" w:right="6897"/>
        <w:jc w:val="both"/>
        <w:rPr>
          <w:rFonts w:ascii="Times New Roman" w:hAnsi="Times New Roman"/>
          <w:color w:val="000000"/>
          <w:sz w:val="20"/>
          <w:szCs w:val="20"/>
        </w:rPr>
      </w:pPr>
      <w:r>
        <w:rPr>
          <w:rFonts w:ascii="Times New Roman" w:hAnsi="Times New Roman"/>
          <w:b/>
          <w:bCs/>
          <w:color w:val="191919"/>
          <w:sz w:val="20"/>
          <w:szCs w:val="20"/>
        </w:rPr>
        <w:t>Baccalau</w:t>
      </w:r>
      <w:r>
        <w:rPr>
          <w:rFonts w:ascii="Times New Roman" w:hAnsi="Times New Roman"/>
          <w:b/>
          <w:bCs/>
          <w:color w:val="191919"/>
          <w:spacing w:val="-4"/>
          <w:sz w:val="20"/>
          <w:szCs w:val="20"/>
        </w:rPr>
        <w:t>r</w:t>
      </w:r>
      <w:r>
        <w:rPr>
          <w:rFonts w:ascii="Times New Roman" w:hAnsi="Times New Roman"/>
          <w:b/>
          <w:bCs/>
          <w:color w:val="191919"/>
          <w:sz w:val="20"/>
          <w:szCs w:val="20"/>
        </w:rPr>
        <w:t>eate Deg</w:t>
      </w:r>
      <w:r>
        <w:rPr>
          <w:rFonts w:ascii="Times New Roman" w:hAnsi="Times New Roman"/>
          <w:b/>
          <w:bCs/>
          <w:color w:val="191919"/>
          <w:spacing w:val="-4"/>
          <w:sz w:val="20"/>
          <w:szCs w:val="20"/>
        </w:rPr>
        <w:t>r</w:t>
      </w:r>
      <w:r>
        <w:rPr>
          <w:rFonts w:ascii="Times New Roman" w:hAnsi="Times New Roman"/>
          <w:b/>
          <w:bCs/>
          <w:color w:val="191919"/>
          <w:sz w:val="20"/>
          <w:szCs w:val="20"/>
        </w:rPr>
        <w:t>ee</w:t>
      </w:r>
    </w:p>
    <w:p w:rsidR="00F42301" w:rsidRDefault="00F42301" w:rsidP="0055783E">
      <w:pPr>
        <w:widowControl w:val="0"/>
        <w:autoSpaceDE w:val="0"/>
        <w:autoSpaceDN w:val="0"/>
        <w:adjustRightInd w:val="0"/>
        <w:spacing w:before="10" w:after="0" w:line="250" w:lineRule="auto"/>
        <w:ind w:left="1940" w:right="912" w:firstLine="360"/>
        <w:rPr>
          <w:rFonts w:ascii="Times New Roman" w:hAnsi="Times New Roman"/>
          <w:color w:val="000000"/>
          <w:sz w:val="20"/>
          <w:szCs w:val="20"/>
        </w:rPr>
      </w:pPr>
      <w:r>
        <w:rPr>
          <w:rFonts w:ascii="Times New Roman" w:hAnsi="Times New Roman"/>
          <w:color w:val="191919"/>
          <w:sz w:val="20"/>
          <w:szCs w:val="20"/>
        </w:rPr>
        <w:t>Applicants must have received a baccalaureate degree from an accredited college or unive</w:t>
      </w:r>
      <w:r>
        <w:rPr>
          <w:rFonts w:ascii="Times New Roman" w:hAnsi="Times New Roman"/>
          <w:color w:val="191919"/>
          <w:spacing w:val="-4"/>
          <w:sz w:val="20"/>
          <w:szCs w:val="20"/>
        </w:rPr>
        <w:t>r</w:t>
      </w:r>
      <w:r>
        <w:rPr>
          <w:rFonts w:ascii="Times New Roman" w:hAnsi="Times New Roman"/>
          <w:color w:val="191919"/>
          <w:sz w:val="20"/>
          <w:szCs w:val="20"/>
        </w:rPr>
        <w:t>- sity with an unde</w:t>
      </w:r>
      <w:r>
        <w:rPr>
          <w:rFonts w:ascii="Times New Roman" w:hAnsi="Times New Roman"/>
          <w:color w:val="191919"/>
          <w:spacing w:val="-4"/>
          <w:sz w:val="20"/>
          <w:szCs w:val="20"/>
        </w:rPr>
        <w:t>r</w:t>
      </w:r>
      <w:r>
        <w:rPr>
          <w:rFonts w:ascii="Times New Roman" w:hAnsi="Times New Roman"/>
          <w:color w:val="191919"/>
          <w:sz w:val="20"/>
          <w:szCs w:val="20"/>
        </w:rPr>
        <w:t>graduate major in (or prerequisite requirements satisfied for) the planned gradu- ate field of stud</w:t>
      </w:r>
      <w:r>
        <w:rPr>
          <w:rFonts w:ascii="Times New Roman" w:hAnsi="Times New Roman"/>
          <w:color w:val="191919"/>
          <w:spacing w:val="-13"/>
          <w:sz w:val="20"/>
          <w:szCs w:val="20"/>
        </w:rPr>
        <w:t>y</w:t>
      </w:r>
      <w:r>
        <w:rPr>
          <w:rFonts w:ascii="Times New Roman" w:hAnsi="Times New Roman"/>
          <w:color w:val="191919"/>
          <w:sz w:val="20"/>
          <w:szCs w:val="20"/>
        </w:rPr>
        <w:t>.</w:t>
      </w:r>
    </w:p>
    <w:p w:rsidR="00F42301" w:rsidRDefault="00F42301" w:rsidP="0055783E">
      <w:pPr>
        <w:widowControl w:val="0"/>
        <w:autoSpaceDE w:val="0"/>
        <w:autoSpaceDN w:val="0"/>
        <w:adjustRightInd w:val="0"/>
        <w:spacing w:after="0" w:line="240" w:lineRule="exact"/>
        <w:rPr>
          <w:rFonts w:ascii="Times New Roman" w:hAnsi="Times New Roman"/>
          <w:color w:val="000000"/>
          <w:sz w:val="24"/>
          <w:szCs w:val="24"/>
        </w:rPr>
      </w:pPr>
    </w:p>
    <w:p w:rsidR="00F42301" w:rsidRDefault="00F42301" w:rsidP="0055783E">
      <w:pPr>
        <w:widowControl w:val="0"/>
        <w:autoSpaceDE w:val="0"/>
        <w:autoSpaceDN w:val="0"/>
        <w:adjustRightInd w:val="0"/>
        <w:spacing w:after="0"/>
        <w:ind w:left="1940" w:right="6949"/>
        <w:jc w:val="both"/>
        <w:rPr>
          <w:rFonts w:ascii="Times New Roman" w:hAnsi="Times New Roman"/>
          <w:color w:val="000000"/>
          <w:sz w:val="20"/>
          <w:szCs w:val="20"/>
        </w:rPr>
      </w:pPr>
      <w:r>
        <w:rPr>
          <w:rFonts w:ascii="Times New Roman" w:hAnsi="Times New Roman"/>
          <w:b/>
          <w:bCs/>
          <w:color w:val="191919"/>
          <w:sz w:val="20"/>
          <w:szCs w:val="20"/>
        </w:rPr>
        <w:t>Grade-Point</w:t>
      </w:r>
      <w:r>
        <w:rPr>
          <w:rFonts w:ascii="Times New Roman" w:hAnsi="Times New Roman"/>
          <w:b/>
          <w:bCs/>
          <w:color w:val="191919"/>
          <w:spacing w:val="-11"/>
          <w:sz w:val="20"/>
          <w:szCs w:val="20"/>
        </w:rPr>
        <w:t xml:space="preserve"> </w:t>
      </w:r>
      <w:r>
        <w:rPr>
          <w:rFonts w:ascii="Times New Roman" w:hAnsi="Times New Roman"/>
          <w:b/>
          <w:bCs/>
          <w:color w:val="191919"/>
          <w:spacing w:val="-15"/>
          <w:sz w:val="20"/>
          <w:szCs w:val="20"/>
        </w:rPr>
        <w:t>A</w:t>
      </w:r>
      <w:r>
        <w:rPr>
          <w:rFonts w:ascii="Times New Roman" w:hAnsi="Times New Roman"/>
          <w:b/>
          <w:bCs/>
          <w:color w:val="191919"/>
          <w:sz w:val="20"/>
          <w:szCs w:val="20"/>
        </w:rPr>
        <w:t>verage</w:t>
      </w:r>
    </w:p>
    <w:p w:rsidR="00F42301" w:rsidRDefault="00F42301" w:rsidP="0055783E">
      <w:pPr>
        <w:widowControl w:val="0"/>
        <w:autoSpaceDE w:val="0"/>
        <w:autoSpaceDN w:val="0"/>
        <w:adjustRightInd w:val="0"/>
        <w:spacing w:before="10" w:after="0"/>
        <w:ind w:left="2300"/>
        <w:rPr>
          <w:rFonts w:ascii="Times New Roman" w:hAnsi="Times New Roman"/>
          <w:color w:val="000000"/>
          <w:sz w:val="20"/>
          <w:szCs w:val="20"/>
        </w:rPr>
      </w:pPr>
      <w:r>
        <w:rPr>
          <w:rFonts w:ascii="Times New Roman" w:hAnsi="Times New Roman"/>
          <w:color w:val="191919"/>
          <w:sz w:val="20"/>
          <w:szCs w:val="20"/>
        </w:rPr>
        <w:t>Applicants for regular admission status must have earned a minimum grade-point average of</w:t>
      </w:r>
    </w:p>
    <w:p w:rsidR="00F42301" w:rsidRDefault="00F42301" w:rsidP="0055783E">
      <w:pPr>
        <w:widowControl w:val="0"/>
        <w:autoSpaceDE w:val="0"/>
        <w:autoSpaceDN w:val="0"/>
        <w:adjustRightInd w:val="0"/>
        <w:spacing w:before="10" w:after="0" w:line="250" w:lineRule="auto"/>
        <w:ind w:left="1940" w:right="954"/>
        <w:jc w:val="both"/>
        <w:rPr>
          <w:rFonts w:ascii="Times New Roman" w:hAnsi="Times New Roman"/>
          <w:color w:val="000000"/>
          <w:sz w:val="20"/>
          <w:szCs w:val="20"/>
        </w:rPr>
      </w:pPr>
      <w:r w:rsidRPr="00C34688">
        <w:rPr>
          <w:rFonts w:ascii="Calibri" w:hAnsi="Calibri"/>
          <w:noProof/>
          <w:lang w:eastAsia="en-US"/>
        </w:rPr>
        <w:pict>
          <v:shape id="_x0000_s1622" type="#_x0000_t202" style="position:absolute;left:0;text-align:left;margin-left:17.85pt;margin-top:-131.5pt;width:1in;height:187.4pt;z-index:-251658240;mso-position-horizontal-relative:page" o:allowincell="f" filled="f" stroked="f">
            <v:textbox style="layout-flow:vertical;mso-layout-flow-alt:bottom-to-top" inset="0,0,0,0">
              <w:txbxContent>
                <w:p w:rsidR="00F42301" w:rsidRDefault="00F42301" w:rsidP="0055783E">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A</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LBAN</w:t>
                  </w:r>
                  <w:r>
                    <w:rPr>
                      <w:rFonts w:ascii="Impact" w:hAnsi="Impact" w:cs="Impact"/>
                      <w:color w:val="A3A3A3"/>
                      <w:position w:val="1"/>
                      <w:sz w:val="105"/>
                      <w:szCs w:val="105"/>
                    </w:rPr>
                    <w:t>Y</w:t>
                  </w:r>
                  <w:r>
                    <w:rPr>
                      <w:rFonts w:ascii="Impact" w:hAnsi="Impact" w:cs="Impact"/>
                      <w:color w:val="A3A3A3"/>
                      <w:spacing w:val="-115"/>
                      <w:position w:val="1"/>
                      <w:sz w:val="105"/>
                      <w:szCs w:val="105"/>
                    </w:rPr>
                    <w:t xml:space="preserve"> </w:t>
                  </w:r>
                </w:p>
              </w:txbxContent>
            </v:textbox>
            <w10:wrap anchorx="page"/>
          </v:shape>
        </w:pict>
      </w:r>
      <w:r>
        <w:rPr>
          <w:rFonts w:ascii="Times New Roman" w:hAnsi="Times New Roman"/>
          <w:color w:val="191919"/>
          <w:sz w:val="20"/>
          <w:szCs w:val="20"/>
        </w:rPr>
        <w:t>2.5/4.00 at the unde</w:t>
      </w:r>
      <w:r>
        <w:rPr>
          <w:rFonts w:ascii="Times New Roman" w:hAnsi="Times New Roman"/>
          <w:color w:val="191919"/>
          <w:spacing w:val="-4"/>
          <w:sz w:val="20"/>
          <w:szCs w:val="20"/>
        </w:rPr>
        <w:t>r</w:t>
      </w:r>
      <w:r>
        <w:rPr>
          <w:rFonts w:ascii="Times New Roman" w:hAnsi="Times New Roman"/>
          <w:color w:val="191919"/>
          <w:sz w:val="20"/>
          <w:szCs w:val="20"/>
        </w:rPr>
        <w:t>graduate level calculated on all work attempted.</w:t>
      </w:r>
      <w:r>
        <w:rPr>
          <w:rFonts w:ascii="Times New Roman" w:hAnsi="Times New Roman"/>
          <w:color w:val="191919"/>
          <w:spacing w:val="-3"/>
          <w:sz w:val="20"/>
          <w:szCs w:val="20"/>
        </w:rPr>
        <w:t xml:space="preserve"> </w:t>
      </w:r>
      <w:r>
        <w:rPr>
          <w:rFonts w:ascii="Times New Roman" w:hAnsi="Times New Roman"/>
          <w:color w:val="191919"/>
          <w:sz w:val="20"/>
          <w:szCs w:val="20"/>
        </w:rPr>
        <w:t>The education specialist de- gree program requires a minimum 3.25 grade-point average on all work at the Master's level.</w:t>
      </w:r>
      <w:r>
        <w:rPr>
          <w:rFonts w:ascii="Times New Roman" w:hAnsi="Times New Roman"/>
          <w:color w:val="191919"/>
          <w:spacing w:val="-3"/>
          <w:sz w:val="20"/>
          <w:szCs w:val="20"/>
        </w:rPr>
        <w:t xml:space="preserve"> </w:t>
      </w:r>
      <w:r>
        <w:rPr>
          <w:rFonts w:ascii="Times New Roman" w:hAnsi="Times New Roman"/>
          <w:color w:val="191919"/>
          <w:sz w:val="20"/>
          <w:szCs w:val="20"/>
        </w:rPr>
        <w:t>The Master of Science in Nursing degree program requires an earned unde</w:t>
      </w:r>
      <w:r>
        <w:rPr>
          <w:rFonts w:ascii="Times New Roman" w:hAnsi="Times New Roman"/>
          <w:color w:val="191919"/>
          <w:spacing w:val="-4"/>
          <w:sz w:val="20"/>
          <w:szCs w:val="20"/>
        </w:rPr>
        <w:t>r</w:t>
      </w:r>
      <w:r>
        <w:rPr>
          <w:rFonts w:ascii="Times New Roman" w:hAnsi="Times New Roman"/>
          <w:color w:val="191919"/>
          <w:sz w:val="20"/>
          <w:szCs w:val="20"/>
        </w:rPr>
        <w:t>graduate grade-point ave</w:t>
      </w:r>
      <w:r>
        <w:rPr>
          <w:rFonts w:ascii="Times New Roman" w:hAnsi="Times New Roman"/>
          <w:color w:val="191919"/>
          <w:spacing w:val="-4"/>
          <w:sz w:val="20"/>
          <w:szCs w:val="20"/>
        </w:rPr>
        <w:t>r</w:t>
      </w:r>
      <w:r>
        <w:rPr>
          <w:rFonts w:ascii="Times New Roman" w:hAnsi="Times New Roman"/>
          <w:color w:val="191919"/>
          <w:sz w:val="20"/>
          <w:szCs w:val="20"/>
        </w:rPr>
        <w:t>- age of 3.00.</w:t>
      </w:r>
    </w:p>
    <w:p w:rsidR="00F42301" w:rsidRDefault="00F42301" w:rsidP="0055783E">
      <w:pPr>
        <w:widowControl w:val="0"/>
        <w:autoSpaceDE w:val="0"/>
        <w:autoSpaceDN w:val="0"/>
        <w:adjustRightInd w:val="0"/>
        <w:spacing w:after="0" w:line="240" w:lineRule="exact"/>
        <w:rPr>
          <w:rFonts w:ascii="Times New Roman" w:hAnsi="Times New Roman"/>
          <w:color w:val="000000"/>
          <w:sz w:val="24"/>
          <w:szCs w:val="24"/>
        </w:rPr>
      </w:pPr>
    </w:p>
    <w:p w:rsidR="00F42301" w:rsidRDefault="00F42301" w:rsidP="0055783E">
      <w:pPr>
        <w:widowControl w:val="0"/>
        <w:autoSpaceDE w:val="0"/>
        <w:autoSpaceDN w:val="0"/>
        <w:adjustRightInd w:val="0"/>
        <w:spacing w:after="0"/>
        <w:ind w:left="1940" w:right="6042"/>
        <w:jc w:val="both"/>
        <w:rPr>
          <w:rFonts w:ascii="Times New Roman" w:hAnsi="Times New Roman"/>
          <w:color w:val="000000"/>
          <w:sz w:val="20"/>
          <w:szCs w:val="20"/>
        </w:rPr>
      </w:pPr>
      <w:r>
        <w:rPr>
          <w:rFonts w:ascii="Times New Roman" w:hAnsi="Times New Roman"/>
          <w:b/>
          <w:bCs/>
          <w:color w:val="191919"/>
          <w:sz w:val="20"/>
          <w:szCs w:val="20"/>
        </w:rPr>
        <w:t>Standardized</w:t>
      </w:r>
      <w:r>
        <w:rPr>
          <w:rFonts w:ascii="Times New Roman" w:hAnsi="Times New Roman"/>
          <w:b/>
          <w:bCs/>
          <w:color w:val="191919"/>
          <w:spacing w:val="-4"/>
          <w:sz w:val="20"/>
          <w:szCs w:val="20"/>
        </w:rPr>
        <w:t xml:space="preserve"> </w:t>
      </w:r>
      <w:r>
        <w:rPr>
          <w:rFonts w:ascii="Times New Roman" w:hAnsi="Times New Roman"/>
          <w:b/>
          <w:bCs/>
          <w:color w:val="191919"/>
          <w:spacing w:val="-18"/>
          <w:sz w:val="20"/>
          <w:szCs w:val="20"/>
        </w:rPr>
        <w:t>T</w:t>
      </w:r>
      <w:r>
        <w:rPr>
          <w:rFonts w:ascii="Times New Roman" w:hAnsi="Times New Roman"/>
          <w:b/>
          <w:bCs/>
          <w:color w:val="191919"/>
          <w:sz w:val="20"/>
          <w:szCs w:val="20"/>
        </w:rPr>
        <w:t>est Requi</w:t>
      </w:r>
      <w:r>
        <w:rPr>
          <w:rFonts w:ascii="Times New Roman" w:hAnsi="Times New Roman"/>
          <w:b/>
          <w:bCs/>
          <w:color w:val="191919"/>
          <w:spacing w:val="-4"/>
          <w:sz w:val="20"/>
          <w:szCs w:val="20"/>
        </w:rPr>
        <w:t>r</w:t>
      </w:r>
      <w:r>
        <w:rPr>
          <w:rFonts w:ascii="Times New Roman" w:hAnsi="Times New Roman"/>
          <w:b/>
          <w:bCs/>
          <w:color w:val="191919"/>
          <w:sz w:val="20"/>
          <w:szCs w:val="20"/>
        </w:rPr>
        <w:t>ement</w:t>
      </w:r>
    </w:p>
    <w:p w:rsidR="00F42301" w:rsidRDefault="00F42301" w:rsidP="0055783E">
      <w:pPr>
        <w:widowControl w:val="0"/>
        <w:autoSpaceDE w:val="0"/>
        <w:autoSpaceDN w:val="0"/>
        <w:adjustRightInd w:val="0"/>
        <w:spacing w:after="0"/>
        <w:ind w:left="1940" w:right="6042"/>
        <w:jc w:val="both"/>
        <w:rPr>
          <w:rFonts w:ascii="Times New Roman" w:hAnsi="Times New Roman"/>
          <w:color w:val="000000"/>
          <w:sz w:val="20"/>
          <w:szCs w:val="20"/>
        </w:rPr>
        <w:sectPr w:rsidR="00F42301">
          <w:footerReference w:type="even" r:id="rId8"/>
          <w:footerReference w:type="default" r:id="rId9"/>
          <w:pgSz w:w="12240" w:h="15840"/>
          <w:pgMar w:top="300" w:right="1300" w:bottom="280" w:left="220" w:header="0" w:footer="763" w:gutter="0"/>
          <w:pgNumType w:start="18"/>
          <w:cols w:space="720" w:equalWidth="0">
            <w:col w:w="10720"/>
          </w:cols>
          <w:noEndnote/>
        </w:sectPr>
      </w:pPr>
    </w:p>
    <w:p w:rsidR="00F42301" w:rsidRDefault="00F42301" w:rsidP="0055783E">
      <w:pPr>
        <w:widowControl w:val="0"/>
        <w:autoSpaceDE w:val="0"/>
        <w:autoSpaceDN w:val="0"/>
        <w:adjustRightInd w:val="0"/>
        <w:spacing w:before="1" w:after="0" w:line="100" w:lineRule="exact"/>
        <w:rPr>
          <w:rFonts w:ascii="Times New Roman" w:hAnsi="Times New Roman"/>
          <w:color w:val="000000"/>
          <w:sz w:val="10"/>
          <w:szCs w:val="10"/>
        </w:rPr>
      </w:pPr>
    </w:p>
    <w:tbl>
      <w:tblPr>
        <w:tblW w:w="0" w:type="auto"/>
        <w:tblInd w:w="101" w:type="dxa"/>
        <w:tblLayout w:type="fixed"/>
        <w:tblCellMar>
          <w:left w:w="0" w:type="dxa"/>
          <w:right w:w="0" w:type="dxa"/>
        </w:tblCellMar>
        <w:tblLook w:val="0000"/>
      </w:tblPr>
      <w:tblGrid>
        <w:gridCol w:w="4876"/>
        <w:gridCol w:w="4560"/>
        <w:gridCol w:w="1067"/>
      </w:tblGrid>
      <w:tr w:rsidR="00F42301" w:rsidRPr="00FA7AC7" w:rsidTr="00F319A1">
        <w:trPr>
          <w:trHeight w:hRule="exact" w:val="235"/>
        </w:trPr>
        <w:tc>
          <w:tcPr>
            <w:tcW w:w="4876" w:type="dxa"/>
            <w:tcBorders>
              <w:top w:val="nil"/>
              <w:left w:val="nil"/>
              <w:bottom w:val="single" w:sz="4" w:space="0" w:color="191919"/>
              <w:right w:val="single" w:sz="4" w:space="0" w:color="191919"/>
            </w:tcBorders>
          </w:tcPr>
          <w:p w:rsidR="00F42301" w:rsidRPr="00FA7AC7" w:rsidRDefault="00F42301" w:rsidP="00F319A1">
            <w:pPr>
              <w:widowControl w:val="0"/>
              <w:autoSpaceDE w:val="0"/>
              <w:autoSpaceDN w:val="0"/>
              <w:adjustRightInd w:val="0"/>
              <w:spacing w:after="0"/>
              <w:rPr>
                <w:rFonts w:ascii="Times New Roman" w:hAnsi="Times New Roman"/>
                <w:sz w:val="24"/>
                <w:szCs w:val="24"/>
              </w:rPr>
            </w:pPr>
          </w:p>
        </w:tc>
        <w:tc>
          <w:tcPr>
            <w:tcW w:w="4560" w:type="dxa"/>
            <w:vMerge w:val="restart"/>
            <w:tcBorders>
              <w:top w:val="single" w:sz="4" w:space="0" w:color="191919"/>
              <w:left w:val="single" w:sz="4" w:space="0" w:color="191919"/>
              <w:bottom w:val="single" w:sz="4" w:space="0" w:color="191919"/>
              <w:right w:val="single" w:sz="4" w:space="0" w:color="191919"/>
            </w:tcBorders>
          </w:tcPr>
          <w:p w:rsidR="00F42301" w:rsidRPr="00FA7AC7" w:rsidRDefault="00F42301" w:rsidP="00F319A1">
            <w:pPr>
              <w:widowControl w:val="0"/>
              <w:autoSpaceDE w:val="0"/>
              <w:autoSpaceDN w:val="0"/>
              <w:adjustRightInd w:val="0"/>
              <w:spacing w:before="7" w:after="0" w:line="140" w:lineRule="exact"/>
              <w:rPr>
                <w:rFonts w:ascii="Times New Roman" w:hAnsi="Times New Roman"/>
                <w:sz w:val="14"/>
                <w:szCs w:val="14"/>
              </w:rPr>
            </w:pPr>
          </w:p>
          <w:p w:rsidR="00F42301" w:rsidRPr="00FA7AC7" w:rsidRDefault="00F42301" w:rsidP="00F319A1">
            <w:pPr>
              <w:widowControl w:val="0"/>
              <w:autoSpaceDE w:val="0"/>
              <w:autoSpaceDN w:val="0"/>
              <w:adjustRightInd w:val="0"/>
              <w:spacing w:after="0"/>
              <w:ind w:left="1491"/>
              <w:rPr>
                <w:rFonts w:ascii="Times New Roman" w:hAnsi="Times New Roman"/>
                <w:sz w:val="24"/>
                <w:szCs w:val="24"/>
              </w:rPr>
            </w:pPr>
            <w:r w:rsidRPr="00FA7AC7">
              <w:rPr>
                <w:rFonts w:ascii="Times New Roman" w:hAnsi="Times New Roman"/>
                <w:b/>
                <w:bCs/>
                <w:color w:val="191919"/>
                <w:sz w:val="36"/>
                <w:szCs w:val="36"/>
              </w:rPr>
              <w:t>R</w:t>
            </w:r>
            <w:r w:rsidRPr="00FA7AC7">
              <w:rPr>
                <w:rFonts w:ascii="Times New Roman" w:hAnsi="Times New Roman"/>
                <w:b/>
                <w:bCs/>
                <w:color w:val="191919"/>
                <w:sz w:val="27"/>
                <w:szCs w:val="27"/>
              </w:rPr>
              <w:t>EQUIREMENTS</w:t>
            </w:r>
          </w:p>
        </w:tc>
        <w:tc>
          <w:tcPr>
            <w:tcW w:w="1067" w:type="dxa"/>
            <w:tcBorders>
              <w:top w:val="nil"/>
              <w:left w:val="single" w:sz="4" w:space="0" w:color="191919"/>
              <w:bottom w:val="single" w:sz="4" w:space="0" w:color="191919"/>
              <w:right w:val="nil"/>
            </w:tcBorders>
          </w:tcPr>
          <w:p w:rsidR="00F42301" w:rsidRPr="00FA7AC7" w:rsidRDefault="00F42301" w:rsidP="00F319A1">
            <w:pPr>
              <w:widowControl w:val="0"/>
              <w:autoSpaceDE w:val="0"/>
              <w:autoSpaceDN w:val="0"/>
              <w:adjustRightInd w:val="0"/>
              <w:spacing w:after="0"/>
              <w:rPr>
                <w:rFonts w:ascii="Times New Roman" w:hAnsi="Times New Roman"/>
                <w:sz w:val="24"/>
                <w:szCs w:val="24"/>
              </w:rPr>
            </w:pPr>
          </w:p>
        </w:tc>
      </w:tr>
      <w:tr w:rsidR="00F42301" w:rsidRPr="00FA7AC7" w:rsidTr="00F319A1">
        <w:trPr>
          <w:trHeight w:hRule="exact" w:val="256"/>
        </w:trPr>
        <w:tc>
          <w:tcPr>
            <w:tcW w:w="4876" w:type="dxa"/>
            <w:tcBorders>
              <w:top w:val="single" w:sz="4" w:space="0" w:color="191919"/>
              <w:left w:val="nil"/>
              <w:bottom w:val="single" w:sz="4" w:space="0" w:color="191919"/>
              <w:right w:val="single" w:sz="4" w:space="0" w:color="191919"/>
            </w:tcBorders>
          </w:tcPr>
          <w:p w:rsidR="00F42301" w:rsidRPr="00FA7AC7" w:rsidRDefault="00F42301" w:rsidP="00F319A1">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F319A1">
            <w:pPr>
              <w:widowControl w:val="0"/>
              <w:autoSpaceDE w:val="0"/>
              <w:autoSpaceDN w:val="0"/>
              <w:adjustRightInd w:val="0"/>
              <w:spacing w:after="0"/>
              <w:rPr>
                <w:rFonts w:ascii="Times New Roman" w:hAnsi="Times New Roman"/>
                <w:sz w:val="24"/>
                <w:szCs w:val="24"/>
              </w:rPr>
            </w:pPr>
          </w:p>
        </w:tc>
        <w:tc>
          <w:tcPr>
            <w:tcW w:w="1067" w:type="dxa"/>
            <w:tcBorders>
              <w:top w:val="single" w:sz="4" w:space="0" w:color="191919"/>
              <w:left w:val="single" w:sz="4" w:space="0" w:color="191919"/>
              <w:bottom w:val="single" w:sz="4" w:space="0" w:color="191919"/>
              <w:right w:val="nil"/>
            </w:tcBorders>
          </w:tcPr>
          <w:p w:rsidR="00F42301" w:rsidRPr="00FA7AC7" w:rsidRDefault="00F42301" w:rsidP="00F319A1">
            <w:pPr>
              <w:widowControl w:val="0"/>
              <w:autoSpaceDE w:val="0"/>
              <w:autoSpaceDN w:val="0"/>
              <w:adjustRightInd w:val="0"/>
              <w:spacing w:after="0"/>
              <w:rPr>
                <w:rFonts w:ascii="Times New Roman" w:hAnsi="Times New Roman"/>
                <w:sz w:val="24"/>
                <w:szCs w:val="24"/>
              </w:rPr>
            </w:pPr>
          </w:p>
        </w:tc>
      </w:tr>
      <w:tr w:rsidR="00F42301" w:rsidRPr="00FA7AC7" w:rsidTr="00F319A1">
        <w:trPr>
          <w:trHeight w:hRule="exact" w:val="219"/>
        </w:trPr>
        <w:tc>
          <w:tcPr>
            <w:tcW w:w="4876" w:type="dxa"/>
            <w:tcBorders>
              <w:top w:val="single" w:sz="4" w:space="0" w:color="191919"/>
              <w:left w:val="nil"/>
              <w:bottom w:val="nil"/>
              <w:right w:val="single" w:sz="4" w:space="0" w:color="191919"/>
            </w:tcBorders>
          </w:tcPr>
          <w:p w:rsidR="00F42301" w:rsidRPr="00FA7AC7" w:rsidRDefault="00F42301" w:rsidP="00F319A1">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F319A1">
            <w:pPr>
              <w:widowControl w:val="0"/>
              <w:autoSpaceDE w:val="0"/>
              <w:autoSpaceDN w:val="0"/>
              <w:adjustRightInd w:val="0"/>
              <w:spacing w:after="0"/>
              <w:rPr>
                <w:rFonts w:ascii="Times New Roman" w:hAnsi="Times New Roman"/>
                <w:sz w:val="24"/>
                <w:szCs w:val="24"/>
              </w:rPr>
            </w:pPr>
          </w:p>
        </w:tc>
        <w:tc>
          <w:tcPr>
            <w:tcW w:w="1067" w:type="dxa"/>
            <w:tcBorders>
              <w:top w:val="single" w:sz="4" w:space="0" w:color="191919"/>
              <w:left w:val="single" w:sz="4" w:space="0" w:color="191919"/>
              <w:bottom w:val="nil"/>
              <w:right w:val="nil"/>
            </w:tcBorders>
          </w:tcPr>
          <w:p w:rsidR="00F42301" w:rsidRPr="00FA7AC7" w:rsidRDefault="00F42301" w:rsidP="00F319A1">
            <w:pPr>
              <w:widowControl w:val="0"/>
              <w:autoSpaceDE w:val="0"/>
              <w:autoSpaceDN w:val="0"/>
              <w:adjustRightInd w:val="0"/>
              <w:spacing w:after="0"/>
              <w:rPr>
                <w:rFonts w:ascii="Times New Roman" w:hAnsi="Times New Roman"/>
                <w:sz w:val="24"/>
                <w:szCs w:val="24"/>
              </w:rPr>
            </w:pPr>
          </w:p>
        </w:tc>
      </w:tr>
    </w:tbl>
    <w:p w:rsidR="00F42301" w:rsidRDefault="00F42301" w:rsidP="0055783E">
      <w:pPr>
        <w:widowControl w:val="0"/>
        <w:autoSpaceDE w:val="0"/>
        <w:autoSpaceDN w:val="0"/>
        <w:adjustRightInd w:val="0"/>
        <w:spacing w:after="0" w:line="200" w:lineRule="exact"/>
        <w:rPr>
          <w:rFonts w:ascii="Times New Roman" w:hAnsi="Times New Roman"/>
          <w:sz w:val="20"/>
          <w:szCs w:val="20"/>
        </w:rPr>
      </w:pPr>
    </w:p>
    <w:p w:rsidR="00F42301" w:rsidRDefault="00F42301" w:rsidP="0055783E">
      <w:pPr>
        <w:widowControl w:val="0"/>
        <w:autoSpaceDE w:val="0"/>
        <w:autoSpaceDN w:val="0"/>
        <w:adjustRightInd w:val="0"/>
        <w:spacing w:after="0" w:line="200" w:lineRule="exact"/>
        <w:rPr>
          <w:rFonts w:ascii="Times New Roman" w:hAnsi="Times New Roman"/>
          <w:sz w:val="20"/>
          <w:szCs w:val="20"/>
        </w:rPr>
      </w:pPr>
    </w:p>
    <w:p w:rsidR="00F42301" w:rsidRDefault="00F42301" w:rsidP="0055783E">
      <w:pPr>
        <w:widowControl w:val="0"/>
        <w:autoSpaceDE w:val="0"/>
        <w:autoSpaceDN w:val="0"/>
        <w:adjustRightInd w:val="0"/>
        <w:spacing w:after="0" w:line="200" w:lineRule="exact"/>
        <w:rPr>
          <w:rFonts w:ascii="Times New Roman" w:hAnsi="Times New Roman"/>
          <w:sz w:val="20"/>
          <w:szCs w:val="20"/>
        </w:rPr>
      </w:pPr>
    </w:p>
    <w:p w:rsidR="00F42301" w:rsidRDefault="00F42301" w:rsidP="0055783E">
      <w:pPr>
        <w:widowControl w:val="0"/>
        <w:autoSpaceDE w:val="0"/>
        <w:autoSpaceDN w:val="0"/>
        <w:adjustRightInd w:val="0"/>
        <w:spacing w:before="8" w:after="0" w:line="200" w:lineRule="exact"/>
        <w:rPr>
          <w:rFonts w:ascii="Times New Roman" w:hAnsi="Times New Roman"/>
          <w:sz w:val="20"/>
          <w:szCs w:val="20"/>
        </w:rPr>
      </w:pPr>
    </w:p>
    <w:p w:rsidR="00F42301" w:rsidRDefault="00F42301" w:rsidP="0055783E">
      <w:pPr>
        <w:widowControl w:val="0"/>
        <w:autoSpaceDE w:val="0"/>
        <w:autoSpaceDN w:val="0"/>
        <w:adjustRightInd w:val="0"/>
        <w:spacing w:before="26" w:after="0" w:line="250" w:lineRule="auto"/>
        <w:ind w:left="861" w:right="1979" w:firstLine="360"/>
        <w:rPr>
          <w:rFonts w:ascii="Times New Roman" w:hAnsi="Times New Roman"/>
          <w:color w:val="000000"/>
          <w:sz w:val="20"/>
          <w:szCs w:val="20"/>
        </w:rPr>
      </w:pPr>
      <w:r>
        <w:rPr>
          <w:rFonts w:ascii="Times New Roman" w:hAnsi="Times New Roman"/>
          <w:color w:val="191919"/>
          <w:sz w:val="20"/>
          <w:szCs w:val="20"/>
        </w:rPr>
        <w:t>Individuals seeking admission to a graduate program must submit the following to the Gradu- ate</w:t>
      </w:r>
      <w:r>
        <w:rPr>
          <w:rFonts w:ascii="Times New Roman" w:hAnsi="Times New Roman"/>
          <w:color w:val="191919"/>
          <w:spacing w:val="-11"/>
          <w:sz w:val="20"/>
          <w:szCs w:val="20"/>
        </w:rPr>
        <w:t xml:space="preserve"> </w:t>
      </w:r>
      <w:r>
        <w:rPr>
          <w:rFonts w:ascii="Times New Roman" w:hAnsi="Times New Roman"/>
          <w:color w:val="191919"/>
          <w:sz w:val="20"/>
          <w:szCs w:val="20"/>
        </w:rPr>
        <w:t>Admissions O</w:t>
      </w:r>
      <w:r>
        <w:rPr>
          <w:rFonts w:ascii="Times New Roman" w:hAnsi="Times New Roman"/>
          <w:color w:val="191919"/>
          <w:spacing w:val="-4"/>
          <w:sz w:val="20"/>
          <w:szCs w:val="20"/>
        </w:rPr>
        <w:t>f</w:t>
      </w:r>
      <w:r>
        <w:rPr>
          <w:rFonts w:ascii="Times New Roman" w:hAnsi="Times New Roman"/>
          <w:color w:val="191919"/>
          <w:sz w:val="20"/>
          <w:szCs w:val="20"/>
        </w:rPr>
        <w:t>fice,</w:t>
      </w:r>
      <w:r>
        <w:rPr>
          <w:rFonts w:ascii="Times New Roman" w:hAnsi="Times New Roman"/>
          <w:color w:val="191919"/>
          <w:spacing w:val="-11"/>
          <w:sz w:val="20"/>
          <w:szCs w:val="20"/>
        </w:rPr>
        <w:t xml:space="preserve"> </w:t>
      </w:r>
      <w:r>
        <w:rPr>
          <w:rFonts w:ascii="Times New Roman" w:hAnsi="Times New Roman"/>
          <w:color w:val="191919"/>
          <w:sz w:val="20"/>
          <w:szCs w:val="20"/>
        </w:rPr>
        <w:t>ASU Graduate School, 192</w:t>
      </w:r>
      <w:r>
        <w:rPr>
          <w:rFonts w:ascii="Times New Roman" w:hAnsi="Times New Roman"/>
          <w:color w:val="191919"/>
          <w:spacing w:val="-11"/>
          <w:sz w:val="20"/>
          <w:szCs w:val="20"/>
        </w:rPr>
        <w:t xml:space="preserve"> </w:t>
      </w:r>
      <w:r>
        <w:rPr>
          <w:rFonts w:ascii="Times New Roman" w:hAnsi="Times New Roman"/>
          <w:color w:val="191919"/>
          <w:sz w:val="20"/>
          <w:szCs w:val="20"/>
        </w:rPr>
        <w:t>Academic</w:t>
      </w:r>
      <w:r>
        <w:rPr>
          <w:rFonts w:ascii="Times New Roman" w:hAnsi="Times New Roman"/>
          <w:color w:val="191919"/>
          <w:spacing w:val="-11"/>
          <w:sz w:val="20"/>
          <w:szCs w:val="20"/>
        </w:rPr>
        <w:t xml:space="preserve"> </w:t>
      </w:r>
      <w:r>
        <w:rPr>
          <w:rFonts w:ascii="Times New Roman" w:hAnsi="Times New Roman"/>
          <w:color w:val="191919"/>
          <w:sz w:val="20"/>
          <w:szCs w:val="20"/>
        </w:rPr>
        <w:t>Administration Building, 504 Col- lege Drive,</w:t>
      </w:r>
      <w:r>
        <w:rPr>
          <w:rFonts w:ascii="Times New Roman" w:hAnsi="Times New Roman"/>
          <w:color w:val="191919"/>
          <w:spacing w:val="-11"/>
          <w:sz w:val="20"/>
          <w:szCs w:val="20"/>
        </w:rPr>
        <w:t xml:space="preserve"> </w:t>
      </w:r>
      <w:r>
        <w:rPr>
          <w:rFonts w:ascii="Times New Roman" w:hAnsi="Times New Roman"/>
          <w:color w:val="191919"/>
          <w:sz w:val="20"/>
          <w:szCs w:val="20"/>
        </w:rPr>
        <w:t>Alban</w:t>
      </w:r>
      <w:r>
        <w:rPr>
          <w:rFonts w:ascii="Times New Roman" w:hAnsi="Times New Roman"/>
          <w:color w:val="191919"/>
          <w:spacing w:val="-13"/>
          <w:sz w:val="20"/>
          <w:szCs w:val="20"/>
        </w:rPr>
        <w:t>y</w:t>
      </w:r>
      <w:r>
        <w:rPr>
          <w:rFonts w:ascii="Times New Roman" w:hAnsi="Times New Roman"/>
          <w:color w:val="191919"/>
          <w:sz w:val="20"/>
          <w:szCs w:val="20"/>
        </w:rPr>
        <w:t>, Geo</w:t>
      </w:r>
      <w:r>
        <w:rPr>
          <w:rFonts w:ascii="Times New Roman" w:hAnsi="Times New Roman"/>
          <w:color w:val="191919"/>
          <w:spacing w:val="-4"/>
          <w:sz w:val="20"/>
          <w:szCs w:val="20"/>
        </w:rPr>
        <w:t>r</w:t>
      </w:r>
      <w:r>
        <w:rPr>
          <w:rFonts w:ascii="Times New Roman" w:hAnsi="Times New Roman"/>
          <w:color w:val="191919"/>
          <w:sz w:val="20"/>
          <w:szCs w:val="20"/>
        </w:rPr>
        <w:t>gia 31705:</w:t>
      </w:r>
    </w:p>
    <w:p w:rsidR="00F42301" w:rsidRDefault="00F42301" w:rsidP="0055783E">
      <w:pPr>
        <w:widowControl w:val="0"/>
        <w:autoSpaceDE w:val="0"/>
        <w:autoSpaceDN w:val="0"/>
        <w:adjustRightInd w:val="0"/>
        <w:spacing w:after="0"/>
        <w:ind w:left="861"/>
        <w:rPr>
          <w:rFonts w:ascii="Times New Roman" w:hAnsi="Times New Roman"/>
          <w:color w:val="000000"/>
          <w:sz w:val="20"/>
          <w:szCs w:val="20"/>
        </w:rPr>
      </w:pPr>
      <w:r>
        <w:rPr>
          <w:rFonts w:ascii="Times New Roman" w:hAnsi="Times New Roman"/>
          <w:color w:val="191919"/>
          <w:sz w:val="20"/>
          <w:szCs w:val="20"/>
        </w:rPr>
        <w:t xml:space="preserve">1. </w:t>
      </w:r>
      <w:r>
        <w:rPr>
          <w:rFonts w:ascii="Times New Roman" w:hAnsi="Times New Roman"/>
          <w:color w:val="191919"/>
          <w:spacing w:val="39"/>
          <w:sz w:val="20"/>
          <w:szCs w:val="20"/>
        </w:rPr>
        <w:t xml:space="preserve"> </w:t>
      </w:r>
      <w:r>
        <w:rPr>
          <w:rFonts w:ascii="Times New Roman" w:hAnsi="Times New Roman"/>
          <w:color w:val="191919"/>
          <w:sz w:val="20"/>
          <w:szCs w:val="20"/>
        </w:rPr>
        <w:t>A</w:t>
      </w:r>
      <w:r>
        <w:rPr>
          <w:rFonts w:ascii="Times New Roman" w:hAnsi="Times New Roman"/>
          <w:color w:val="191919"/>
          <w:spacing w:val="-11"/>
          <w:sz w:val="20"/>
          <w:szCs w:val="20"/>
        </w:rPr>
        <w:t xml:space="preserve"> </w:t>
      </w:r>
      <w:r>
        <w:rPr>
          <w:rFonts w:ascii="Times New Roman" w:hAnsi="Times New Roman"/>
          <w:color w:val="191919"/>
          <w:sz w:val="20"/>
          <w:szCs w:val="20"/>
        </w:rPr>
        <w:t>completed o</w:t>
      </w:r>
      <w:r>
        <w:rPr>
          <w:rFonts w:ascii="Times New Roman" w:hAnsi="Times New Roman"/>
          <w:color w:val="191919"/>
          <w:spacing w:val="-4"/>
          <w:sz w:val="20"/>
          <w:szCs w:val="20"/>
        </w:rPr>
        <w:t>f</w:t>
      </w:r>
      <w:r>
        <w:rPr>
          <w:rFonts w:ascii="Times New Roman" w:hAnsi="Times New Roman"/>
          <w:color w:val="191919"/>
          <w:sz w:val="20"/>
          <w:szCs w:val="20"/>
        </w:rPr>
        <w:t>ficial application form. (The application form can be copied from the Graduate</w:t>
      </w:r>
    </w:p>
    <w:p w:rsidR="00F42301" w:rsidRDefault="00F42301" w:rsidP="0055783E">
      <w:pPr>
        <w:widowControl w:val="0"/>
        <w:autoSpaceDE w:val="0"/>
        <w:autoSpaceDN w:val="0"/>
        <w:adjustRightInd w:val="0"/>
        <w:spacing w:before="10" w:after="0"/>
        <w:ind w:left="1221"/>
        <w:rPr>
          <w:rFonts w:ascii="Times New Roman" w:hAnsi="Times New Roman"/>
          <w:color w:val="000000"/>
          <w:sz w:val="20"/>
          <w:szCs w:val="20"/>
        </w:rPr>
      </w:pPr>
      <w:r w:rsidRPr="00C34688">
        <w:rPr>
          <w:rFonts w:ascii="Calibri" w:hAnsi="Calibri"/>
          <w:noProof/>
          <w:lang w:eastAsia="en-US"/>
        </w:rPr>
        <w:pict>
          <v:group id="_x0000_s1625" style="position:absolute;left:0;text-align:left;margin-left:315.1pt;margin-top:-122.45pt;width:31.2pt;height:31pt;z-index:-251658240;mso-position-horizontal-relative:page" coordorigin="6302,-2449" coordsize="624,620" o:allowincell="f">
            <v:rect id="_x0000_s1626" style="position:absolute;left:6307;top:-2444;width:613;height:610" o:allowincell="f" stroked="f">
              <v:path arrowok="t"/>
            </v:rect>
            <v:rect id="_x0000_s1627" style="position:absolute;left:6308;top:-2445;width:620;height:620;mso-position-horizontal-relative:page" o:allowincell="f" filled="f" stroked="f">
              <v:textbox inset="0,0,0,0">
                <w:txbxContent>
                  <w:p w:rsidR="00F42301" w:rsidRDefault="00F42301" w:rsidP="0055783E">
                    <w:pPr>
                      <w:spacing w:after="0" w:line="620" w:lineRule="atLeast"/>
                      <w:rPr>
                        <w:rFonts w:ascii="Times New Roman" w:hAnsi="Times New Roman"/>
                        <w:sz w:val="24"/>
                        <w:szCs w:val="24"/>
                      </w:rPr>
                    </w:pPr>
                    <w:r>
                      <w:rPr>
                        <w:rFonts w:ascii="Times New Roman" w:hAnsi="Times New Roman"/>
                        <w:noProof/>
                        <w:sz w:val="24"/>
                        <w:szCs w:val="24"/>
                      </w:rPr>
                      <w:drawing>
                        <wp:inline distT="0" distB="0" distL="0" distR="0">
                          <wp:extent cx="390525" cy="390525"/>
                          <wp:effectExtent l="1905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
                                  <a:srcRect/>
                                  <a:stretch>
                                    <a:fillRect/>
                                  </a:stretch>
                                </pic:blipFill>
                                <pic:spPr bwMode="auto">
                                  <a:xfrm>
                                    <a:off x="0" y="0"/>
                                    <a:ext cx="390525" cy="390525"/>
                                  </a:xfrm>
                                  <a:prstGeom prst="rect">
                                    <a:avLst/>
                                  </a:prstGeom>
                                  <a:noFill/>
                                  <a:ln w="9525">
                                    <a:noFill/>
                                    <a:miter lim="800000"/>
                                    <a:headEnd/>
                                    <a:tailEnd/>
                                  </a:ln>
                                </pic:spPr>
                              </pic:pic>
                            </a:graphicData>
                          </a:graphic>
                        </wp:inline>
                      </w:drawing>
                    </w:r>
                  </w:p>
                  <w:p w:rsidR="00F42301" w:rsidRDefault="00F42301" w:rsidP="0055783E">
                    <w:pPr>
                      <w:widowControl w:val="0"/>
                      <w:autoSpaceDE w:val="0"/>
                      <w:autoSpaceDN w:val="0"/>
                      <w:adjustRightInd w:val="0"/>
                      <w:spacing w:after="0"/>
                      <w:rPr>
                        <w:rFonts w:ascii="Times New Roman" w:hAnsi="Times New Roman"/>
                        <w:sz w:val="24"/>
                        <w:szCs w:val="24"/>
                      </w:rPr>
                    </w:pPr>
                  </w:p>
                </w:txbxContent>
              </v:textbox>
            </v:rect>
            <w10:wrap anchorx="page"/>
          </v:group>
        </w:pict>
      </w:r>
      <w:r w:rsidRPr="00C34688">
        <w:rPr>
          <w:rFonts w:ascii="Calibri" w:hAnsi="Calibri"/>
          <w:noProof/>
          <w:lang w:eastAsia="en-US"/>
        </w:rPr>
        <w:pict>
          <v:group id="_x0000_s1628" style="position:absolute;left:0;text-align:left;margin-left:202.5pt;margin-top:-72.6pt;width:197.75pt;height:20.7pt;z-index:-251658240;mso-position-horizontal-relative:page" coordorigin="4050,-1452" coordsize="3955,414" o:allowincell="f">
            <v:shape id="_x0000_s1629" style="position:absolute;left:4050;top:-1452;width:3955;height:414;mso-position-horizontal-relative:page;mso-position-vertical-relative:text" coordsize="3955,414" o:allowincell="f" path="m50,l38,84r167,l192,,50,xe" fillcolor="#686868" stroked="f">
              <v:path arrowok="t"/>
            </v:shape>
            <v:shape id="_x0000_s1630" style="position:absolute;left:4050;top:-1452;width:3955;height:414;mso-position-horizontal-relative:page;mso-position-vertical-relative:text" coordsize="3955,414" o:allowincell="f" path="m1779,r,l1779,r,1l1779,3r,2l1779,7r,10l1779,32r,9l1779,57r,7l1996,64r-2,-7l1988,41r-4,-9l1969,17,1952,7r-9,-2l1931,3,1914,1,1894,r-25,e" fillcolor="#686868" stroked="f">
              <v:path arrowok="t"/>
            </v:shape>
            <v:shape id="_x0000_s1631" style="position:absolute;left:4050;top:-1452;width:3955;height:414;mso-position-horizontal-relative:page;mso-position-vertical-relative:text" coordsize="3955,414" o:allowincell="f" path="m1779,64r,85l1877,149r,-85e" fillcolor="#686868" stroked="f">
              <v:path arrowok="t"/>
            </v:shape>
            <v:shape id="_x0000_s1632" style="position:absolute;left:4050;top:-1452;width:3955;height:414;mso-position-horizontal-relative:page;mso-position-vertical-relative:text" coordsize="3955,414" o:allowincell="f" path="m1877,64r23,5l1903,78r4,12l1907,103r,12l1905,128r-3,14l1885,149r-8,l1994,149r,l1995,142r3,-14l1999,115r,-12l1999,90r-1,-12l1996,69r,-5e" fillcolor="#686868" stroked="f">
              <v:path arrowok="t"/>
            </v:shape>
            <v:shape id="_x0000_s1633" style="position:absolute;left:4050;top:-1452;width:3955;height:414;mso-position-horizontal-relative:page;mso-position-vertical-relative:text" coordsize="3955,414" o:allowincell="f" path="m38,84r,1l35,111r-3,24l29,158r-3,21l23,198r-2,17l19,230r-2,13l106,243r2,-13l109,215r2,-17l113,179r2,-21l118,135r4,-24l125,85r,-1e" fillcolor="#686868" stroked="f">
              <v:path arrowok="t"/>
            </v:shape>
            <v:shape id="_x0000_s1634" style="position:absolute;left:4050;top:-1452;width:3955;height:414;mso-position-horizontal-relative:page;mso-position-vertical-relative:text" coordsize="3955,414" o:allowincell="f" path="m125,84r2,24l129,130r2,21l133,172r2,19l136,209r2,18l140,243r89,l226,227r-2,-18l221,191r-3,-19l215,151r-3,-21l208,108,205,84e" fillcolor="#686868" stroked="f">
              <v:path arrowok="t"/>
            </v:shape>
            <v:shape id="_x0000_s1635" style="position:absolute;left:4050;top:-1452;width:3955;height:414;mso-position-horizontal-relative:page;mso-position-vertical-relative:text" coordsize="3955,414" o:allowincell="f" path="m896,88r-5,1l874,90r-7,2l856,95r-5,2l849,98r-11,5l837,104r-8,7l829,112r-5,9l824,121r-2,6l818,136r,1l976,137r,-1l974,127r-2,-6l972,121r-5,-9l966,111r-7,-7l956,103,945,98r-3,-1l936,95r-9,-3l915,90r-8,-1e" fillcolor="#686868" stroked="f">
              <v:path arrowok="t"/>
            </v:shape>
            <v:shape id="_x0000_s1636" style="position:absolute;left:4050;top:-1452;width:3955;height:414;mso-position-horizontal-relative:page;mso-position-vertical-relative:text" coordsize="3955,414" o:allowincell="f" path="m1082,88r-5,1l1060,90r-6,2l1042,95r-5,2l1035,98r-11,5l1023,104r-8,7l1015,112r-5,9l1010,121r-2,6l1005,136r-1,1l1162,137r,-1l1160,127r-2,-6l1158,121r-4,-9l1152,111r-7,-7l1142,103r-11,-5l1129,97r-6,-2l1114,92r-12,-2l1093,89e" fillcolor="#686868" stroked="f">
              <v:path arrowok="t"/>
            </v:shape>
            <v:shape id="_x0000_s1637" style="position:absolute;left:4050;top:-1452;width:3955;height:414;mso-position-horizontal-relative:page;mso-position-vertical-relative:text" coordsize="3955,414" o:allowincell="f" path="m1381,88r,l1360,90r-1,l1341,95r-1,1l1339,96r-11,5l1327,102r-9,6l1317,109r-6,9l1310,119r-7,9l1303,129r-3,8l1462,137r-3,-8l1459,128r-7,-9l1451,118r-6,-9l1444,108r-9,-6l1434,101r-10,-5l1422,96r-2,-1l1404,90r-3,l1383,88e" fillcolor="#686868" stroked="f">
              <v:path arrowok="t"/>
            </v:shape>
            <v:shape id="_x0000_s1638" style="position:absolute;left:4050;top:-1452;width:3955;height:414;mso-position-horizontal-relative:page;mso-position-vertical-relative:text" coordsize="3955,414" o:allowincell="f" path="m2249,88r-1,l2236,91r-1,l2225,95r-4,2l2214,100r-4,2l2205,106r-3,4l2197,115r-2,3l2190,124r-1,3l2186,134r-1,2l2185,137r161,l2346,136r-1,-2l2342,127r-2,-3l2336,118r-2,-3l2329,110r-4,-4l2320,102r-6,-2l2307,97r-5,-2l2288,91r-2,l2268,88e" fillcolor="#686868" stroked="f">
              <v:path arrowok="t"/>
            </v:shape>
            <v:shape id="_x0000_s1639" style="position:absolute;left:4050;top:-1452;width:3955;height:414;mso-position-horizontal-relative:page;mso-position-vertical-relative:text" coordsize="3955,414" o:allowincell="f" path="m3865,88r-5,1l3844,90r-7,2l3825,95r-5,2l3819,98r-11,5l3807,104r-8,7l3798,112r-4,9l3793,121r-2,6l3788,136r,1l3945,137r,-1l3944,127r-2,-6l3941,121r-4,-9l3936,111r-8,-7l3925,103r-10,-5l3912,97r-6,-2l3897,92r-12,-2l3877,89e" fillcolor="#686868" stroked="f">
              <v:path arrowok="t"/>
            </v:shape>
            <v:shape id="_x0000_s1640" style="position:absolute;left:4050;top:-1452;width:3955;height:414;mso-position-horizontal-relative:page;mso-position-vertical-relative:text" coordsize="3955,414" o:allowincell="f" path="m261,94r,1l261,95r,2l261,99r,4l261,108r,7l261,123r,8l261,140r,3l430,143r,-3l428,131r-4,-8l417,115r-6,-7l401,103,389,99,376,97,357,95r-23,e" fillcolor="#686868" stroked="f">
              <v:path arrowok="t"/>
            </v:shape>
            <v:shape id="_x0000_s1641" style="position:absolute;left:4050;top:-1452;width:3955;height:414;mso-position-horizontal-relative:page;mso-position-vertical-relative:text" coordsize="3955,414" o:allowincell="f" path="m460,94r,1l460,113r,20l460,155r,36l570,191r-5,-36l562,133r-3,-20l556,95r,-1e" fillcolor="#686868" stroked="f">
              <v:path arrowok="t"/>
            </v:shape>
            <v:shape id="_x0000_s1642" style="position:absolute;left:4050;top:-1452;width:3955;height:414;mso-position-horizontal-relative:page;mso-position-vertical-relative:text" coordsize="3955,414" o:allowincell="f" path="m592,94r-12,93l688,187r,-93e" fillcolor="#686868" stroked="f">
              <v:path arrowok="t"/>
            </v:shape>
            <v:shape id="_x0000_s1643" style="position:absolute;left:4050;top:-1452;width:3955;height:414;mso-position-horizontal-relative:page;mso-position-vertical-relative:text" coordsize="3955,414" o:allowincell="f" path="m718,94r,285l792,379r,-285e" fillcolor="#686868" stroked="f">
              <v:path arrowok="t"/>
            </v:shape>
            <v:shape id="_x0000_s1644" style="position:absolute;left:4050;top:-1452;width:3955;height:414;mso-position-horizontal-relative:page;mso-position-vertical-relative:text" coordsize="3955,414" o:allowincell="f" path="m1194,94r,285l1268,379r,-285e" fillcolor="#686868" stroked="f">
              <v:path arrowok="t"/>
            </v:shape>
            <v:shape id="_x0000_s1645" style="position:absolute;left:4050;top:-1452;width:3955;height:414;mso-position-horizontal-relative:page;mso-position-vertical-relative:text" coordsize="3955,414" o:allowincell="f" path="m1494,94r,128l1598,222,1556,94e" fillcolor="#686868" stroked="f">
              <v:path arrowok="t"/>
            </v:shape>
            <v:shape id="_x0000_s1646" style="position:absolute;left:4050;top:-1452;width:3955;height:414;mso-position-horizontal-relative:page;mso-position-vertical-relative:text" coordsize="3955,414" o:allowincell="f" path="m1598,94r,128l1660,222r,-128e" fillcolor="#686868" stroked="f">
              <v:path arrowok="t"/>
            </v:shape>
            <v:shape id="_x0000_s1647" style="position:absolute;left:4050;top:-1452;width:3955;height:414;mso-position-horizontal-relative:page;mso-position-vertical-relative:text" coordsize="3955,414" o:allowincell="f" path="m2032,94r,57l2156,151r,-57e" fillcolor="#686868" stroked="f">
              <v:path arrowok="t"/>
            </v:shape>
            <v:shape id="_x0000_s1648" style="position:absolute;left:4050;top:-1452;width:3955;height:414;mso-position-horizontal-relative:page;mso-position-vertical-relative:text" coordsize="3955,414" o:allowincell="f" path="m2378,94r,196l2378,310r1,14l2379,326r1,7l2381,336r,1l2454,337r-1,-1l2452,333r,-7l2452,324r,-14l2452,290r,-196e" fillcolor="#686868" stroked="f">
              <v:path arrowok="t"/>
            </v:shape>
            <v:shape id="_x0000_s1649" style="position:absolute;left:4050;top:-1452;width:3955;height:414;mso-position-horizontal-relative:page;mso-position-vertical-relative:text" coordsize="3955,414" o:allowincell="f" path="m2473,94r,198l2473,315r,15l2473,332r-2,5l2544,337r,-5l2545,330r1,-15l2547,292r,-198e" fillcolor="#686868" stroked="f">
              <v:path arrowok="t"/>
            </v:shape>
            <v:shape id="_x0000_s1650" style="position:absolute;left:4050;top:-1452;width:3955;height:414;mso-position-horizontal-relative:page;mso-position-vertical-relative:text" coordsize="3955,414" o:allowincell="f" path="m2576,94r,285l2650,379r,-285e" fillcolor="#686868" stroked="f">
              <v:path arrowok="t"/>
            </v:shape>
            <v:shape id="_x0000_s1651" style="position:absolute;left:4050;top:-1452;width:3955;height:414;mso-position-horizontal-relative:page;mso-position-vertical-relative:text" coordsize="3955,414" o:allowincell="f" path="m2679,94r,l2679,95r,1l2679,98r,3l2679,108r,11l2679,129r,14l2842,143r-4,-14l2833,119r-8,-11l2815,101r-12,-3l2789,96r-18,-1l2747,94e" fillcolor="#686868" stroked="f">
              <v:path arrowok="t"/>
            </v:shape>
            <v:shape id="_x0000_s1652" style="position:absolute;left:4050;top:-1452;width:3955;height:414;mso-position-horizontal-relative:page;mso-position-vertical-relative:text" coordsize="3955,414" o:allowincell="f" path="m2873,94r,57l2997,151r,-57e" fillcolor="#686868" stroked="f">
              <v:path arrowok="t"/>
            </v:shape>
            <v:shape id="_x0000_s1653" style="position:absolute;left:4050;top:-1452;width:3955;height:414;mso-position-horizontal-relative:page;mso-position-vertical-relative:text" coordsize="3955,414" o:allowincell="f" path="m3023,94r,1l3023,113r,20l3023,155r,36l3133,191r-6,-36l3124,133r-3,-20l3119,95r,-1e" fillcolor="#686868" stroked="f">
              <v:path arrowok="t"/>
            </v:shape>
            <v:shape id="_x0000_s1654" style="position:absolute;left:4050;top:-1452;width:3955;height:414;mso-position-horizontal-relative:page;mso-position-vertical-relative:text" coordsize="3955,414" o:allowincell="f" path="m3155,94r-12,93l3251,187r,-93e" fillcolor="#686868" stroked="f">
              <v:path arrowok="t"/>
            </v:shape>
            <v:shape id="_x0000_s1655" style="position:absolute;left:4050;top:-1452;width:3955;height:414;mso-position-horizontal-relative:page;mso-position-vertical-relative:text" coordsize="3955,414" o:allowincell="f" path="m3281,94r,57l3404,151r,-57e" fillcolor="#686868" stroked="f">
              <v:path arrowok="t"/>
            </v:shape>
            <v:shape id="_x0000_s1656" style="position:absolute;left:4050;top:-1452;width:3955;height:414;mso-position-horizontal-relative:page;mso-position-vertical-relative:text" coordsize="3955,414" o:allowincell="f" path="m3430,94r,128l3534,222,3492,94e" fillcolor="#686868" stroked="f">
              <v:path arrowok="t"/>
            </v:shape>
            <v:shape id="_x0000_s1657" style="position:absolute;left:4050;top:-1452;width:3955;height:414;mso-position-horizontal-relative:page;mso-position-vertical-relative:text" coordsize="3955,414" o:allowincell="f" path="m3534,94r,128l3596,222r,-128e" fillcolor="#686868" stroked="f">
              <v:path arrowok="t"/>
            </v:shape>
            <v:shape id="_x0000_s1658" style="position:absolute;left:4050;top:-1452;width:3955;height:414;mso-position-horizontal-relative:page;mso-position-vertical-relative:text" coordsize="3955,414" o:allowincell="f" path="m3613,94r,57l3774,151r,-57e" fillcolor="#686868" stroked="f">
              <v:path arrowok="t"/>
            </v:shape>
            <v:shape id="_x0000_s1659" style="position:absolute;left:4050;top:-1452;width:3955;height:414;mso-position-horizontal-relative:page;mso-position-vertical-relative:text" coordsize="3955,414" o:allowincell="f" path="m818,137r-1,7l816,157r-1,11l815,168r,7l815,180r,3l816,185r1,6l817,196r1,1l821,206r2,5l825,215r5,8l831,224r5,4l845,235r3,3l859,246r2,1l867,251r6,4l882,262r12,8l906,280r1,1l908,282r4,4l914,297r,9l914,313r,16l910,335r-1,2l982,337r,-2l983,329r1,-16l985,306r-1,-9l983,286r,-4l983,281r,-1l981,270r-2,-8l976,255r-2,-4l973,247r-1,-1l965,238r-2,-3l955,228r-6,-4l948,223r-11,-8l931,211r-8,-5l909,197r-2,-1l898,191r-7,-6l890,183r-1,-3l886,175r-1,-7l885,168r,-11l885,144r4,-7e" fillcolor="#686868" stroked="f">
              <v:path arrowok="t"/>
            </v:shape>
            <v:shape id="_x0000_s1660" style="position:absolute;left:4050;top:-1452;width:3955;height:414;mso-position-horizontal-relative:page;mso-position-vertical-relative:text" coordsize="3955,414" o:allowincell="f" path="m906,137r4,3l910,145r,24l910,181r68,l978,169r-1,-24l976,140r,-3e" fillcolor="#686868" stroked="f">
              <v:path arrowok="t"/>
            </v:shape>
            <v:shape id="_x0000_s1661" style="position:absolute;left:4050;top:-1452;width:3955;height:414;mso-position-horizontal-relative:page;mso-position-vertical-relative:text" coordsize="3955,414" o:allowincell="f" path="m1004,137r,7l1002,157r,11l1002,168r,7l1002,180r,3l1002,185r1,6l1004,196r,1l1008,206r2,5l1011,215r5,8l1017,224r5,4l1031,235r3,3l1045,246r2,1l1053,251r6,4l1069,262r11,8l1092,280r2,1l1094,282r4,4l1100,297r,9l1100,313r,16l1097,335r-1,2l1168,337r1,-2l1169,329r2,-16l1171,306r-1,-9l1170,286r-1,-4l1169,281r,-1l1167,270r-2,-8l1162,255r-1,-4l1159,247r-1,-1l1151,238r-2,-3l1141,228r-6,-4l1134,223r-11,-8l1117,211r-8,-5l1096,197r-3,-1l1084,191r-7,-6l1077,183r-2,-3l1072,175r-1,-7l1071,168r,-11l1071,144r4,-7e" fillcolor="#686868" stroked="f">
              <v:path arrowok="t"/>
            </v:shape>
            <v:shape id="_x0000_s1662" style="position:absolute;left:4050;top:-1452;width:3955;height:414;mso-position-horizontal-relative:page;mso-position-vertical-relative:text" coordsize="3955,414" o:allowincell="f" path="m1093,137r3,3l1096,145r,24l1096,181r69,l1165,169r-2,-24l1163,140r-1,-3e" fillcolor="#686868" stroked="f">
              <v:path arrowok="t"/>
            </v:shape>
            <v:shape id="_x0000_s1663" style="position:absolute;left:4050;top:-1452;width:3955;height:414;mso-position-horizontal-relative:page;mso-position-vertical-relative:text" coordsize="3955,414" o:allowincell="f" path="m1300,137r-1,1l1299,140r-1,11l1296,166r,20l1295,211r,50l1296,287r,20l1297,322r1,1l1299,333r,1l1300,337r71,l1370,334r-1,-1l1369,323r,-1l1369,307r,-20l1369,261r,-50l1369,186r,-20l1369,151r,-11l1369,138r5,-1e" fillcolor="#686868" stroked="f">
              <v:path arrowok="t"/>
            </v:shape>
            <v:shape id="_x0000_s1664" style="position:absolute;left:4050;top:-1452;width:3955;height:414;mso-position-horizontal-relative:page;mso-position-vertical-relative:text" coordsize="3955,414" o:allowincell="f" path="m1391,137r1,2l1393,141r,10l1393,152r,14l1393,167r,20l1393,212r,50l1393,287r,11l1392,307r-1,15l1391,330r-6,4l1381,337r81,l1463,334r1,-4l1465,322r1,-15l1466,298r,-11l1467,262r,-50l1466,187r,-20l1466,166r-1,-14l1465,151r-2,-10l1463,139r-1,-2e" fillcolor="#686868" stroked="f">
              <v:path arrowok="t"/>
            </v:shape>
            <v:shape id="_x0000_s1665" style="position:absolute;left:4050;top:-1452;width:3955;height:414;mso-position-horizontal-relative:page;mso-position-vertical-relative:text" coordsize="3955,414" o:allowincell="f" path="m2185,137r,1l2183,144r-2,17l2180,183r,93l2181,301r2,19l2186,333r,1l2186,337r69,l2254,334r,-1l2254,320r,-19l2254,276r,-93l2254,161r,-17l2254,138r4,-1e" fillcolor="#686868" stroked="f">
              <v:path arrowok="t"/>
            </v:shape>
            <v:shape id="_x0000_s1666" style="position:absolute;left:4050;top:-1452;width:3955;height:414;mso-position-horizontal-relative:page;mso-position-vertical-relative:text" coordsize="3955,414" o:allowincell="f" path="m2275,137r2,4l2277,145r,1l2277,163r,24l2277,295r,3l2276,317r-1,13l2274,331r-9,6l2346,337r1,-6l2348,330r2,-13l2351,298r,-3l2351,187r-1,-24l2348,146r,-1l2347,141r-1,-4e" fillcolor="#686868" stroked="f">
              <v:path arrowok="t"/>
            </v:shape>
            <v:shape id="_x0000_s1667" style="position:absolute;left:4050;top:-1452;width:3955;height:414;mso-position-horizontal-relative:page;mso-position-vertical-relative:text" coordsize="3955,414" o:allowincell="f" path="m3788,137r-1,7l3785,157r,11l3785,168r,7l3785,180r,3l3785,185r1,6l3787,196r1,1l3791,206r2,5l3795,215r5,8l3801,224r5,4l3814,235r3,3l3829,246r1,1l3836,251r6,4l3852,262r12,8l3876,280r1,1l3878,282r4,4l3884,297r,9l3884,313r,16l3880,335r-1,2l3952,337r,-2l3953,329r1,-16l3954,306r,-9l3953,286r,-4l3953,281r-1,-1l3950,270r-1,-8l3946,255r-2,-4l3942,247r-1,-1l3935,238r-3,-3l3924,228r-5,-4l3918,223r-11,-8l3901,211r-9,-5l3879,197r-2,-1l3868,191r-7,-6l3860,183r-2,-3l3856,175r-2,-7l3854,168r,-11l3854,144r5,-7e" fillcolor="#686868" stroked="f">
              <v:path arrowok="t"/>
            </v:shape>
            <v:shape id="_x0000_s1668" style="position:absolute;left:4050;top:-1452;width:3955;height:414;mso-position-horizontal-relative:page;mso-position-vertical-relative:text" coordsize="3955,414" o:allowincell="f" path="m3876,137r3,3l3879,145r,24l3879,181r69,l3948,169r-1,-24l3946,140r-1,-3e" fillcolor="#686868" stroked="f">
              <v:path arrowok="t"/>
            </v:shape>
            <v:shape id="_x0000_s1669" style="position:absolute;left:4050;top:-1452;width:3955;height:414;mso-position-horizontal-relative:page;mso-position-vertical-relative:text" coordsize="3955,414" o:allowincell="f" path="m261,143r,187l335,330r,-187e" fillcolor="#686868" stroked="f">
              <v:path arrowok="t"/>
            </v:shape>
            <v:shape id="_x0000_s1670" style="position:absolute;left:4050;top:-1452;width:3955;height:414;mso-position-horizontal-relative:page;mso-position-vertical-relative:text" coordsize="3955,414" o:allowincell="f" path="m343,143r5,1l354,147r1,3l357,154r1,3l358,166r,3l358,195r,94l357,310r-1,11l344,330r-9,l431,330r,l431,321r1,-11l432,289r,-94l432,169r,-3l431,157r,-3l431,150r,-3l430,144r,-1e" fillcolor="#686868" stroked="f">
              <v:path arrowok="t"/>
            </v:shape>
            <v:shape id="_x0000_s1671" style="position:absolute;left:4050;top:-1452;width:3955;height:414;mso-position-horizontal-relative:page;mso-position-vertical-relative:text" coordsize="3955,414" o:allowincell="f" path="m2679,143r,63l2753,206r,-63e" fillcolor="#686868" stroked="f">
              <v:path arrowok="t"/>
            </v:shape>
            <v:shape id="_x0000_s1672" style="position:absolute;left:4050;top:-1452;width:3955;height:414;mso-position-horizontal-relative:page;mso-position-vertical-relative:text" coordsize="3955,414" o:allowincell="f" path="m2770,143r6,4l2776,148r,24l2776,191r,15l2770,206r70,l2840,206r4,-15l2844,172r-1,-24l2843,147r-1,-4e" fillcolor="#686868" stroked="f">
              <v:path arrowok="t"/>
            </v:shape>
            <v:shape id="_x0000_s1673" style="position:absolute;left:4050;top:-1452;width:3955;height:414;mso-position-horizontal-relative:page;mso-position-vertical-relative:text" coordsize="3955,414" o:allowincell="f" path="m1779,149r,3l1779,168r,9l1779,181r,1l1779,190r,10l1779,208r211,l1984,200r-13,-10l1950,182r-5,-1l1968,177r16,-9l1993,152r1,-3e" fillcolor="#686868" stroked="f">
              <v:path arrowok="t"/>
            </v:shape>
            <v:shape id="_x0000_s1674" style="position:absolute;left:4050;top:-1452;width:3955;height:414;mso-position-horizontal-relative:page;mso-position-vertical-relative:text" coordsize="3955,414" o:allowincell="f" path="m2032,151r,54l2106,205r,-54e" fillcolor="#686868" stroked="f">
              <v:path arrowok="t"/>
            </v:shape>
            <v:shape id="_x0000_s1675" style="position:absolute;left:4050;top:-1452;width:3955;height:414;mso-position-horizontal-relative:page;mso-position-vertical-relative:text" coordsize="3955,414" o:allowincell="f" path="m2873,151r,54l2947,205r,-54e" fillcolor="#686868" stroked="f">
              <v:path arrowok="t"/>
            </v:shape>
            <v:shape id="_x0000_s1676" style="position:absolute;left:4050;top:-1452;width:3955;height:414;mso-position-horizontal-relative:page;mso-position-vertical-relative:text" coordsize="3955,414" o:allowincell="f" path="m3281,151r,54l3355,205r,-54e" fillcolor="#686868" stroked="f">
              <v:path arrowok="t"/>
            </v:shape>
            <v:shape id="_x0000_s1677" style="position:absolute;left:4050;top:-1452;width:3955;height:414;mso-position-horizontal-relative:page;mso-position-vertical-relative:text" coordsize="3955,414" o:allowincell="f" path="m3656,151r,228l3730,379r,-228e" fillcolor="#686868" stroked="f">
              <v:path arrowok="t"/>
            </v:shape>
            <v:shape id="_x0000_s1678" style="position:absolute;left:4050;top:-1452;width:3955;height:414;mso-position-horizontal-relative:page;mso-position-vertical-relative:text" coordsize="3955,414" o:allowincell="f" path="m580,187r-5,40l618,227r5,-40e" fillcolor="#686868" stroked="f">
              <v:path arrowok="t"/>
            </v:shape>
            <v:shape id="_x0000_s1679" style="position:absolute;left:4050;top:-1452;width:3955;height:414;mso-position-horizontal-relative:page;mso-position-vertical-relative:text" coordsize="3955,414" o:allowincell="f" path="m623,187r,192l688,379r,-192e" fillcolor="#686868" stroked="f">
              <v:path arrowok="t"/>
            </v:shape>
            <v:shape id="_x0000_s1680" style="position:absolute;left:4050;top:-1452;width:3955;height:414;mso-position-horizontal-relative:page;mso-position-vertical-relative:text" coordsize="3955,414" o:allowincell="f" path="m3143,187r-5,40l3181,227r5,-40e" fillcolor="#686868" stroked="f">
              <v:path arrowok="t"/>
            </v:shape>
            <v:shape id="_x0000_s1681" style="position:absolute;left:4050;top:-1452;width:3955;height:414;mso-position-horizontal-relative:page;mso-position-vertical-relative:text" coordsize="3955,414" o:allowincell="f" path="m3186,187r,192l3251,379r,-192e" fillcolor="#686868" stroked="f">
              <v:path arrowok="t"/>
            </v:shape>
            <v:shape id="_x0000_s1682" style="position:absolute;left:4050;top:-1452;width:3955;height:414;mso-position-horizontal-relative:page;mso-position-vertical-relative:text" coordsize="3955,414" o:allowincell="f" path="m460,191r,188l525,379r,-188e" fillcolor="#686868" stroked="f">
              <v:path arrowok="t"/>
            </v:shape>
            <v:shape id="_x0000_s1683" style="position:absolute;left:4050;top:-1452;width:3955;height:414;mso-position-horizontal-relative:page;mso-position-vertical-relative:text" coordsize="3955,414" o:allowincell="f" path="m525,191r5,36l575,227r-5,-36e" fillcolor="#686868" stroked="f">
              <v:path arrowok="t"/>
            </v:shape>
            <v:shape id="_x0000_s1684" style="position:absolute;left:4050;top:-1452;width:3955;height:414;mso-position-horizontal-relative:page;mso-position-vertical-relative:text" coordsize="3955,414" o:allowincell="f" path="m3023,191r,188l3087,379r,-188e" fillcolor="#686868" stroked="f">
              <v:path arrowok="t"/>
            </v:shape>
            <v:shape id="_x0000_s1685" style="position:absolute;left:4050;top:-1452;width:3955;height:414;mso-position-horizontal-relative:page;mso-position-vertical-relative:text" coordsize="3955,414" o:allowincell="f" path="m3087,191r6,36l3138,227r-5,-36e" fillcolor="#686868" stroked="f">
              <v:path arrowok="t"/>
            </v:shape>
            <v:shape id="_x0000_s1686" style="position:absolute;left:4050;top:-1452;width:3955;height:414;mso-position-horizontal-relative:page;mso-position-vertical-relative:text" coordsize="3955,414" o:allowincell="f" path="m2032,205r,54l2153,259r,-54e" fillcolor="#686868" stroked="f">
              <v:path arrowok="t"/>
            </v:shape>
            <v:shape id="_x0000_s1687" style="position:absolute;left:4050;top:-1452;width:3955;height:414;mso-position-horizontal-relative:page;mso-position-vertical-relative:text" coordsize="3955,414" o:allowincell="f" path="m2873,205r,54l2993,259r,-54e" fillcolor="#686868" stroked="f">
              <v:path arrowok="t"/>
            </v:shape>
            <v:shape id="_x0000_s1688" style="position:absolute;left:4050;top:-1452;width:3955;height:414;mso-position-horizontal-relative:page;mso-position-vertical-relative:text" coordsize="3955,414" o:allowincell="f" path="m3281,205r,54l3401,259r,-54e" fillcolor="#686868" stroked="f">
              <v:path arrowok="t"/>
            </v:shape>
            <v:shape id="_x0000_s1689" style="position:absolute;left:4050;top:-1452;width:3955;height:414;mso-position-horizontal-relative:page;mso-position-vertical-relative:text" coordsize="3955,414" o:allowincell="f" path="m2679,206r,7l2679,225r,5l2679,234r,5l2679,245r,6l2838,251r-5,-6l2828,239r-10,-5l2804,230r22,-5l2838,213r2,-7e" fillcolor="#686868" stroked="f">
              <v:path arrowok="t"/>
            </v:shape>
            <v:shape id="_x0000_s1690" style="position:absolute;left:4050;top:-1452;width:3955;height:414;mso-position-horizontal-relative:page;mso-position-vertical-relative:text" coordsize="3955,414" o:allowincell="f" path="m1779,208r,171l1877,379r,-171e" fillcolor="#686868" stroked="f">
              <v:path arrowok="t"/>
            </v:shape>
            <v:shape id="_x0000_s1691" style="position:absolute;left:4050;top:-1452;width:3955;height:414;mso-position-horizontal-relative:page;mso-position-vertical-relative:text" coordsize="3955,414" o:allowincell="f" path="m1877,208r5,1l1899,211r2,5l1904,223r2,5l1907,232r,19l1907,253r,26l1907,379r92,l1999,279r,-26l1999,251r-1,-19l1997,228r,-5l1995,216r-3,-5l1991,209r-1,-1e" fillcolor="#686868" stroked="f">
              <v:path arrowok="t"/>
            </v:shape>
            <v:shape id="_x0000_s1692" style="position:absolute;left:4050;top:-1452;width:3955;height:414;mso-position-horizontal-relative:page;mso-position-vertical-relative:text" coordsize="3955,414" o:allowincell="f" path="m1494,222r,28l1660,250r,-28e" fillcolor="#686868" stroked="f">
              <v:path arrowok="t"/>
            </v:shape>
            <v:shape id="_x0000_s1693" style="position:absolute;left:4050;top:-1452;width:3955;height:414;mso-position-horizontal-relative:page;mso-position-vertical-relative:text" coordsize="3955,414" o:allowincell="f" path="m3430,222r,28l3596,250r,-28e" fillcolor="#686868" stroked="f">
              <v:path arrowok="t"/>
            </v:shape>
            <v:shape id="_x0000_s1694" style="position:absolute;left:4050;top:-1452;width:3955;height:414;mso-position-horizontal-relative:page;mso-position-vertical-relative:text" coordsize="3955,414" o:allowincell="f" path="m530,227r22,152l598,379,618,227e" fillcolor="#686868" stroked="f">
              <v:path arrowok="t"/>
            </v:shape>
            <v:shape id="_x0000_s1695" style="position:absolute;left:4050;top:-1452;width:3955;height:414;mso-position-horizontal-relative:page;mso-position-vertical-relative:text" coordsize="3955,414" o:allowincell="f" path="m3093,227r22,152l3161,379r20,-152e" fillcolor="#686868" stroked="f">
              <v:path arrowok="t"/>
            </v:shape>
            <v:shape id="_x0000_s1696" style="position:absolute;left:4050;top:-1452;width:3955;height:414;mso-position-horizontal-relative:page;mso-position-vertical-relative:text" coordsize="3955,414" o:allowincell="f" path="m17,243l9,311r230,l229,243e" fillcolor="#686868" stroked="f">
              <v:path arrowok="t"/>
            </v:shape>
            <v:shape id="_x0000_s1697" style="position:absolute;left:4050;top:-1452;width:3955;height:414;mso-position-horizontal-relative:page;mso-position-vertical-relative:text" coordsize="3955,414" o:allowincell="f" path="m1494,250r,129l1556,379r,-129e" fillcolor="#686868" stroked="f">
              <v:path arrowok="t"/>
            </v:shape>
            <v:shape id="_x0000_s1698" style="position:absolute;left:4050;top:-1452;width:3955;height:414;mso-position-horizontal-relative:page;mso-position-vertical-relative:text" coordsize="3955,414" o:allowincell="f" path="m1556,250r39,129l1660,379r,-129e" fillcolor="#686868" stroked="f">
              <v:path arrowok="t"/>
            </v:shape>
            <v:shape id="_x0000_s1699" style="position:absolute;left:4050;top:-1452;width:3955;height:414;mso-position-horizontal-relative:page;mso-position-vertical-relative:text" coordsize="3955,414" o:allowincell="f" path="m3430,250r,129l3492,379r,-129e" fillcolor="#686868" stroked="f">
              <v:path arrowok="t"/>
            </v:shape>
            <v:shape id="_x0000_s1700" style="position:absolute;left:4050;top:-1452;width:3955;height:414;mso-position-horizontal-relative:page;mso-position-vertical-relative:text" coordsize="3955,414" o:allowincell="f" path="m3492,250r39,129l3596,379r,-129e" fillcolor="#686868" stroked="f">
              <v:path arrowok="t"/>
            </v:shape>
            <v:shape id="_x0000_s1701" style="position:absolute;left:4050;top:-1452;width:3955;height:414;mso-position-horizontal-relative:page;mso-position-vertical-relative:text" coordsize="3955,414" o:allowincell="f" path="m2679,251r,128l2753,379r,-128e" fillcolor="#686868" stroked="f">
              <v:path arrowok="t"/>
            </v:shape>
            <v:shape id="_x0000_s1702" style="position:absolute;left:4050;top:-1452;width:3955;height:414;mso-position-horizontal-relative:page;mso-position-vertical-relative:text" coordsize="3955,414" o:allowincell="f" path="m2753,251r2,l2772,256r,1l2773,262r,1l2775,277r1,6l2776,304r,75l2844,379r,-75l2844,283r,-6l2843,263r,-1l2841,257r,-1l2838,251r,e" fillcolor="#686868" stroked="f">
              <v:path arrowok="t"/>
            </v:shape>
            <v:shape id="_x0000_s1703" style="position:absolute;left:4050;top:-1452;width:3955;height:414;mso-position-horizontal-relative:page;mso-position-vertical-relative:text" coordsize="3955,414" o:allowincell="f" path="m2032,259r,63l2106,322r,-63e" fillcolor="#686868" stroked="f">
              <v:path arrowok="t"/>
            </v:shape>
            <v:shape id="_x0000_s1704" style="position:absolute;left:4050;top:-1452;width:3955;height:414;mso-position-horizontal-relative:page;mso-position-vertical-relative:text" coordsize="3955,414" o:allowincell="f" path="m2873,259r,63l2947,322r,-63e" fillcolor="#686868" stroked="f">
              <v:path arrowok="t"/>
            </v:shape>
            <v:shape id="_x0000_s1705" style="position:absolute;left:4050;top:-1452;width:3955;height:414;mso-position-horizontal-relative:page;mso-position-vertical-relative:text" coordsize="3955,414" o:allowincell="f" path="m3281,259r,63l3355,322r,-63e" fillcolor="#686868" stroked="f">
              <v:path arrowok="t"/>
            </v:shape>
            <v:shape id="_x0000_s1706" style="position:absolute;left:4050;top:-1452;width:3955;height:414;mso-position-horizontal-relative:page;mso-position-vertical-relative:text" coordsize="3955,414" o:allowincell="f" path="m818,277r,19l819,319r2,14l822,337r68,l886,333r,-14l886,296r,-19e" fillcolor="#686868" stroked="f">
              <v:path arrowok="t"/>
            </v:shape>
            <v:shape id="_x0000_s1707" style="position:absolute;left:4050;top:-1452;width:3955;height:414;mso-position-horizontal-relative:page;mso-position-vertical-relative:text" coordsize="3955,414" o:allowincell="f" path="m1004,277r,19l1005,319r2,14l1008,337r68,l1073,333r,-14l1073,296r,-19e" fillcolor="#686868" stroked="f">
              <v:path arrowok="t"/>
            </v:shape>
            <v:shape id="_x0000_s1708" style="position:absolute;left:4050;top:-1452;width:3955;height:414;mso-position-horizontal-relative:page;mso-position-vertical-relative:text" coordsize="3955,414" o:allowincell="f" path="m3787,277r,19l3788,319r3,14l3791,337r68,l3856,333r,-14l3856,296r,-19e" fillcolor="#686868" stroked="f">
              <v:path arrowok="t"/>
            </v:shape>
            <v:shape id="_x0000_s1709" style="position:absolute;left:4050;top:-1452;width:3955;height:414;mso-position-horizontal-relative:page;mso-position-vertical-relative:text" coordsize="3955,414" o:allowincell="f" path="m9,311l,379r102,l108,311e" fillcolor="#686868" stroked="f">
              <v:path arrowok="t"/>
            </v:shape>
            <v:shape id="_x0000_s1710" style="position:absolute;left:4050;top:-1452;width:3955;height:414;mso-position-horizontal-relative:page;mso-position-vertical-relative:text" coordsize="3955,414" o:allowincell="f" path="m143,311r5,68l249,379,239,311e" fillcolor="#686868" stroked="f">
              <v:path arrowok="t"/>
            </v:shape>
            <v:shape id="_x0000_s1711" style="position:absolute;left:4050;top:-1452;width:3955;height:414;mso-position-horizontal-relative:page;mso-position-vertical-relative:text" coordsize="3955,414" o:allowincell="f" path="m2032,322r,57l2161,379r,-57e" fillcolor="#686868" stroked="f">
              <v:path arrowok="t"/>
            </v:shape>
            <v:shape id="_x0000_s1712" style="position:absolute;left:4050;top:-1452;width:3955;height:414;mso-position-horizontal-relative:page;mso-position-vertical-relative:text" coordsize="3955,414" o:allowincell="f" path="m2873,322r,57l3001,379r,-57e" fillcolor="#686868" stroked="f">
              <v:path arrowok="t"/>
            </v:shape>
            <v:shape id="_x0000_s1713" style="position:absolute;left:4050;top:-1452;width:3955;height:414;mso-position-horizontal-relative:page;mso-position-vertical-relative:text" coordsize="3955,414" o:allowincell="f" path="m3281,322r,57l3409,379r,-57e" fillcolor="#686868" stroked="f">
              <v:path arrowok="t"/>
            </v:shape>
            <v:shape id="_x0000_s1714" style="position:absolute;left:4050;top:-1452;width:3955;height:414;mso-position-horizontal-relative:page;mso-position-vertical-relative:text" coordsize="3955,414" o:allowincell="f" path="m261,330r,2l261,346r,8l261,361r,5l261,371r,3l261,376r,2l261,379r111,l385,378r9,-2l403,374r7,-3l416,366r6,-5l426,354r3,-8l431,332r,-2e" fillcolor="#686868" stroked="f">
              <v:path arrowok="t"/>
            </v:shape>
            <v:shape id="_x0000_s1715" style="position:absolute;left:4050;top:-1452;width:3955;height:414;mso-position-horizontal-relative:page;mso-position-vertical-relative:text" coordsize="3955,414" o:allowincell="f" path="m822,337r,1l824,345r2,6l829,357r4,4l838,366r4,3l852,374r3,1l863,378r6,3l883,383r6,1l902,385r8,-1l924,383r9,-2l943,378r7,-3l953,374r10,-5l966,366r7,-5l975,357r2,-6l979,345r3,-7l982,337e" fillcolor="#686868" stroked="f">
              <v:path arrowok="t"/>
            </v:shape>
            <v:shape id="_x0000_s1716" style="position:absolute;left:4050;top:-1452;width:3955;height:414;mso-position-horizontal-relative:page;mso-position-vertical-relative:text" coordsize="3955,414" o:allowincell="f" path="m1008,337r,1l1010,345r3,6l1015,357r4,4l1024,366r4,3l1038,374r3,1l1049,378r6,3l1070,383r5,1l1089,385r7,-1l1110,383r10,-2l1129,378r7,-3l1139,374r11,-5l1152,366r7,-5l1161,357r3,-6l1165,345r3,-7l1168,337e" fillcolor="#686868" stroked="f">
              <v:path arrowok="t"/>
            </v:shape>
            <v:shape id="_x0000_s1717" style="position:absolute;left:4050;top:-1452;width:3955;height:414;mso-position-horizontal-relative:page;mso-position-vertical-relative:text" coordsize="3955,414" o:allowincell="f" path="m1300,337r3,8l1303,345r7,9l1311,355r7,9l1318,365r9,7l1328,372r11,5l1340,377r2,1l1359,383r3,l1379,385r2,l1381,385r21,-2l1403,383r18,-5l1422,377r1,l1434,372r1,l1444,365r1,-1l1452,355r,-1l1459,345r,l1462,337e" fillcolor="#686868" stroked="f">
              <v:path arrowok="t"/>
            </v:shape>
            <v:shape id="_x0000_s1718" style="position:absolute;left:4050;top:-1452;width:3955;height:414;mso-position-horizontal-relative:page;mso-position-vertical-relative:text" coordsize="3955,414" o:allowincell="f" path="m2186,337r1,3l2190,347r,l2194,352r3,6l2198,358r6,4l2208,365r2,1l2227,374r13,3l2247,379r6,l2309,379r-1,l2306,377r,-3l2305,366r,-1l2317,362r9,-4l2326,358r7,-6l2340,347r,l2345,340r1,-3e" fillcolor="#686868" stroked="f">
              <v:path arrowok="t"/>
            </v:shape>
            <v:shape id="_x0000_s1719" style="position:absolute;left:4050;top:-1452;width:3955;height:414;mso-position-horizontal-relative:page;mso-position-vertical-relative:text" coordsize="3955,414" o:allowincell="f" path="m2381,337r1,2l2384,346r2,2l2391,355r1,2l2397,363r4,3l2407,371r5,2l2420,377r4,1l2425,378r13,4l2446,383r13,2l2465,385r2,l2486,383r4,-1l2504,378r1,l2508,377r8,-4l2519,371r6,-5l2527,363r5,-6l2534,355r5,-7l2540,346r3,-7l2544,337e" fillcolor="#686868" stroked="f">
              <v:path arrowok="t"/>
            </v:shape>
            <v:shape id="_x0000_s1720" style="position:absolute;left:4050;top:-1452;width:3955;height:414;mso-position-horizontal-relative:page;mso-position-vertical-relative:text" coordsize="3955,414" o:allowincell="f" path="m3791,337r1,1l3794,345r2,6l3798,357r4,4l3807,366r5,3l3821,374r4,1l3833,378r6,3l3853,383r6,1l3872,385r8,-1l3893,383r10,-2l3912,378r8,-3l3923,374r10,-5l3936,366r6,-5l3944,357r3,-6l3949,345r2,-7l3952,337e" fillcolor="#686868" stroked="f">
              <v:path arrowok="t"/>
            </v:shape>
            <v:shape id="_x0000_s1721" style="position:absolute;left:4050;top:-1452;width:3955;height:414;mso-position-horizontal-relative:page;mso-position-vertical-relative:text" coordsize="3955,414" o:allowincell="f" path="m2253,379r,11l2254,397r2,4l2258,405r3,3l2267,410r5,2l2282,413r69,l2351,412r,-2l2351,408r,-3l2351,401r,-4l2351,390r,-11e" fillcolor="#686868" stroked="f">
              <v:path arrowok="t"/>
            </v:shape>
            <w10:wrap anchorx="page"/>
          </v:group>
        </w:pict>
      </w:r>
      <w:r>
        <w:rPr>
          <w:rFonts w:ascii="Times New Roman" w:hAnsi="Times New Roman"/>
          <w:color w:val="191919"/>
          <w:sz w:val="20"/>
          <w:szCs w:val="20"/>
        </w:rPr>
        <w:t>School</w:t>
      </w:r>
      <w:r>
        <w:rPr>
          <w:rFonts w:ascii="Times New Roman" w:hAnsi="Times New Roman"/>
          <w:color w:val="191919"/>
          <w:spacing w:val="-4"/>
          <w:sz w:val="20"/>
          <w:szCs w:val="20"/>
        </w:rPr>
        <w:t xml:space="preserve"> </w:t>
      </w:r>
      <w:r>
        <w:rPr>
          <w:rFonts w:ascii="Times New Roman" w:hAnsi="Times New Roman"/>
          <w:color w:val="191919"/>
          <w:spacing w:val="-16"/>
          <w:sz w:val="20"/>
          <w:szCs w:val="20"/>
        </w:rPr>
        <w:t>W</w:t>
      </w:r>
      <w:hyperlink r:id="rId10" w:history="1">
        <w:r>
          <w:rPr>
            <w:rFonts w:ascii="Times New Roman" w:hAnsi="Times New Roman"/>
            <w:color w:val="191919"/>
            <w:sz w:val="20"/>
            <w:szCs w:val="20"/>
          </w:rPr>
          <w:t>eb site at ww</w:t>
        </w:r>
        <w:r>
          <w:rPr>
            <w:rFonts w:ascii="Times New Roman" w:hAnsi="Times New Roman"/>
            <w:color w:val="191919"/>
            <w:spacing w:val="-13"/>
            <w:sz w:val="20"/>
            <w:szCs w:val="20"/>
          </w:rPr>
          <w:t>w</w:t>
        </w:r>
        <w:r>
          <w:rPr>
            <w:rFonts w:ascii="Times New Roman" w:hAnsi="Times New Roman"/>
            <w:color w:val="191919"/>
            <w:sz w:val="20"/>
            <w:szCs w:val="20"/>
          </w:rPr>
          <w:t>.asurams.edu</w:t>
        </w:r>
      </w:hyperlink>
      <w:r>
        <w:rPr>
          <w:rFonts w:ascii="Times New Roman" w:hAnsi="Times New Roman"/>
          <w:color w:val="191919"/>
          <w:sz w:val="20"/>
          <w:szCs w:val="20"/>
        </w:rPr>
        <w:t xml:space="preserve"> and click on graduate school.)</w:t>
      </w:r>
    </w:p>
    <w:p w:rsidR="00F42301" w:rsidRDefault="00F42301" w:rsidP="0055783E">
      <w:pPr>
        <w:widowControl w:val="0"/>
        <w:autoSpaceDE w:val="0"/>
        <w:autoSpaceDN w:val="0"/>
        <w:adjustRightInd w:val="0"/>
        <w:spacing w:before="10" w:after="0"/>
        <w:ind w:left="861"/>
        <w:rPr>
          <w:rFonts w:ascii="Times New Roman" w:hAnsi="Times New Roman"/>
          <w:color w:val="000000"/>
          <w:sz w:val="20"/>
          <w:szCs w:val="20"/>
        </w:rPr>
      </w:pPr>
      <w:r>
        <w:rPr>
          <w:rFonts w:ascii="Times New Roman" w:hAnsi="Times New Roman"/>
          <w:color w:val="191919"/>
          <w:sz w:val="20"/>
          <w:szCs w:val="20"/>
        </w:rPr>
        <w:t xml:space="preserve">2. </w:t>
      </w:r>
      <w:r>
        <w:rPr>
          <w:rFonts w:ascii="Times New Roman" w:hAnsi="Times New Roman"/>
          <w:color w:val="191919"/>
          <w:spacing w:val="39"/>
          <w:sz w:val="20"/>
          <w:szCs w:val="20"/>
        </w:rPr>
        <w:t xml:space="preserve"> </w:t>
      </w:r>
      <w:r>
        <w:rPr>
          <w:rFonts w:ascii="Times New Roman" w:hAnsi="Times New Roman"/>
          <w:color w:val="191919"/>
          <w:sz w:val="20"/>
          <w:szCs w:val="20"/>
        </w:rPr>
        <w:t>A</w:t>
      </w:r>
      <w:r>
        <w:rPr>
          <w:rFonts w:ascii="Times New Roman" w:hAnsi="Times New Roman"/>
          <w:color w:val="191919"/>
          <w:spacing w:val="-11"/>
          <w:sz w:val="20"/>
          <w:szCs w:val="20"/>
        </w:rPr>
        <w:t xml:space="preserve"> </w:t>
      </w:r>
      <w:r>
        <w:rPr>
          <w:rFonts w:ascii="Times New Roman" w:hAnsi="Times New Roman"/>
          <w:color w:val="191919"/>
          <w:sz w:val="20"/>
          <w:szCs w:val="20"/>
        </w:rPr>
        <w:t>$20 non-refundable application fee.</w:t>
      </w:r>
    </w:p>
    <w:p w:rsidR="00F42301" w:rsidRDefault="00F42301" w:rsidP="0055783E">
      <w:pPr>
        <w:widowControl w:val="0"/>
        <w:autoSpaceDE w:val="0"/>
        <w:autoSpaceDN w:val="0"/>
        <w:adjustRightInd w:val="0"/>
        <w:spacing w:before="10" w:after="0"/>
        <w:ind w:left="861"/>
        <w:rPr>
          <w:rFonts w:ascii="Times New Roman" w:hAnsi="Times New Roman"/>
          <w:color w:val="000000"/>
          <w:sz w:val="20"/>
          <w:szCs w:val="20"/>
        </w:rPr>
      </w:pPr>
      <w:r>
        <w:rPr>
          <w:rFonts w:ascii="Times New Roman" w:hAnsi="Times New Roman"/>
          <w:color w:val="191919"/>
          <w:sz w:val="20"/>
          <w:szCs w:val="20"/>
        </w:rPr>
        <w:t>3.   O</w:t>
      </w:r>
      <w:r>
        <w:rPr>
          <w:rFonts w:ascii="Times New Roman" w:hAnsi="Times New Roman"/>
          <w:color w:val="191919"/>
          <w:spacing w:val="-4"/>
          <w:sz w:val="20"/>
          <w:szCs w:val="20"/>
        </w:rPr>
        <w:t>f</w:t>
      </w:r>
      <w:r>
        <w:rPr>
          <w:rFonts w:ascii="Times New Roman" w:hAnsi="Times New Roman"/>
          <w:color w:val="191919"/>
          <w:sz w:val="20"/>
          <w:szCs w:val="20"/>
        </w:rPr>
        <w:t>ficial transcripts from all colleges attended.</w:t>
      </w:r>
    </w:p>
    <w:p w:rsidR="00F42301" w:rsidRDefault="00F42301" w:rsidP="0055783E">
      <w:pPr>
        <w:widowControl w:val="0"/>
        <w:autoSpaceDE w:val="0"/>
        <w:autoSpaceDN w:val="0"/>
        <w:adjustRightInd w:val="0"/>
        <w:spacing w:before="10" w:after="0"/>
        <w:ind w:left="861"/>
        <w:rPr>
          <w:rFonts w:ascii="Times New Roman" w:hAnsi="Times New Roman"/>
          <w:color w:val="000000"/>
          <w:sz w:val="20"/>
          <w:szCs w:val="20"/>
        </w:rPr>
      </w:pPr>
      <w:r>
        <w:rPr>
          <w:rFonts w:ascii="Times New Roman" w:hAnsi="Times New Roman"/>
          <w:color w:val="191919"/>
          <w:sz w:val="20"/>
          <w:szCs w:val="20"/>
        </w:rPr>
        <w:t>4.   Graduate Record Examination (GRE), Miller</w:t>
      </w:r>
      <w:r>
        <w:rPr>
          <w:rFonts w:ascii="Times New Roman" w:hAnsi="Times New Roman"/>
          <w:color w:val="191919"/>
          <w:spacing w:val="-11"/>
          <w:sz w:val="20"/>
          <w:szCs w:val="20"/>
        </w:rPr>
        <w:t xml:space="preserve"> </w:t>
      </w:r>
      <w:r>
        <w:rPr>
          <w:rFonts w:ascii="Times New Roman" w:hAnsi="Times New Roman"/>
          <w:color w:val="191919"/>
          <w:sz w:val="20"/>
          <w:szCs w:val="20"/>
        </w:rPr>
        <w:t>Analogies</w:t>
      </w:r>
      <w:r>
        <w:rPr>
          <w:rFonts w:ascii="Times New Roman" w:hAnsi="Times New Roman"/>
          <w:color w:val="191919"/>
          <w:spacing w:val="-4"/>
          <w:sz w:val="20"/>
          <w:szCs w:val="20"/>
        </w:rPr>
        <w:t xml:space="preserve"> </w:t>
      </w:r>
      <w:r>
        <w:rPr>
          <w:rFonts w:ascii="Times New Roman" w:hAnsi="Times New Roman"/>
          <w:color w:val="191919"/>
          <w:spacing w:val="-14"/>
          <w:sz w:val="20"/>
          <w:szCs w:val="20"/>
        </w:rPr>
        <w:t>T</w:t>
      </w:r>
      <w:r>
        <w:rPr>
          <w:rFonts w:ascii="Times New Roman" w:hAnsi="Times New Roman"/>
          <w:color w:val="191919"/>
          <w:sz w:val="20"/>
          <w:szCs w:val="20"/>
        </w:rPr>
        <w:t>est (M</w:t>
      </w:r>
      <w:r>
        <w:rPr>
          <w:rFonts w:ascii="Times New Roman" w:hAnsi="Times New Roman"/>
          <w:color w:val="191919"/>
          <w:spacing w:val="-22"/>
          <w:sz w:val="20"/>
          <w:szCs w:val="20"/>
        </w:rPr>
        <w:t>A</w:t>
      </w:r>
      <w:r>
        <w:rPr>
          <w:rFonts w:ascii="Times New Roman" w:hAnsi="Times New Roman"/>
          <w:color w:val="191919"/>
          <w:sz w:val="20"/>
          <w:szCs w:val="20"/>
        </w:rPr>
        <w:t>T) or Graduate Management</w:t>
      </w:r>
    </w:p>
    <w:p w:rsidR="00F42301" w:rsidRDefault="00F42301" w:rsidP="0055783E">
      <w:pPr>
        <w:widowControl w:val="0"/>
        <w:autoSpaceDE w:val="0"/>
        <w:autoSpaceDN w:val="0"/>
        <w:adjustRightInd w:val="0"/>
        <w:spacing w:before="10" w:after="0"/>
        <w:ind w:left="1221"/>
        <w:rPr>
          <w:rFonts w:ascii="Times New Roman" w:hAnsi="Times New Roman"/>
          <w:color w:val="000000"/>
          <w:sz w:val="20"/>
          <w:szCs w:val="20"/>
        </w:rPr>
      </w:pPr>
      <w:r>
        <w:rPr>
          <w:rFonts w:ascii="Times New Roman" w:hAnsi="Times New Roman"/>
          <w:color w:val="191919"/>
          <w:sz w:val="20"/>
          <w:szCs w:val="20"/>
        </w:rPr>
        <w:t>Admission</w:t>
      </w:r>
      <w:r>
        <w:rPr>
          <w:rFonts w:ascii="Times New Roman" w:hAnsi="Times New Roman"/>
          <w:color w:val="191919"/>
          <w:spacing w:val="-4"/>
          <w:sz w:val="20"/>
          <w:szCs w:val="20"/>
        </w:rPr>
        <w:t xml:space="preserve"> </w:t>
      </w:r>
      <w:r>
        <w:rPr>
          <w:rFonts w:ascii="Times New Roman" w:hAnsi="Times New Roman"/>
          <w:color w:val="191919"/>
          <w:spacing w:val="-14"/>
          <w:sz w:val="20"/>
          <w:szCs w:val="20"/>
        </w:rPr>
        <w:t>T</w:t>
      </w:r>
      <w:r>
        <w:rPr>
          <w:rFonts w:ascii="Times New Roman" w:hAnsi="Times New Roman"/>
          <w:color w:val="191919"/>
          <w:sz w:val="20"/>
          <w:szCs w:val="20"/>
        </w:rPr>
        <w:t>est (GM</w:t>
      </w:r>
      <w:r>
        <w:rPr>
          <w:rFonts w:ascii="Times New Roman" w:hAnsi="Times New Roman"/>
          <w:color w:val="191919"/>
          <w:spacing w:val="-22"/>
          <w:sz w:val="20"/>
          <w:szCs w:val="20"/>
        </w:rPr>
        <w:t>A</w:t>
      </w:r>
      <w:r>
        <w:rPr>
          <w:rFonts w:ascii="Times New Roman" w:hAnsi="Times New Roman"/>
          <w:color w:val="191919"/>
          <w:sz w:val="20"/>
          <w:szCs w:val="20"/>
        </w:rPr>
        <w:t>T) scores.</w:t>
      </w:r>
      <w:r>
        <w:rPr>
          <w:rFonts w:ascii="Times New Roman" w:hAnsi="Times New Roman"/>
          <w:color w:val="191919"/>
          <w:spacing w:val="-4"/>
          <w:sz w:val="20"/>
          <w:szCs w:val="20"/>
        </w:rPr>
        <w:t xml:space="preserve"> </w:t>
      </w:r>
      <w:r>
        <w:rPr>
          <w:rFonts w:ascii="Times New Roman" w:hAnsi="Times New Roman"/>
          <w:color w:val="191919"/>
          <w:spacing w:val="-14"/>
          <w:sz w:val="20"/>
          <w:szCs w:val="20"/>
        </w:rPr>
        <w:t>T</w:t>
      </w:r>
      <w:r>
        <w:rPr>
          <w:rFonts w:ascii="Times New Roman" w:hAnsi="Times New Roman"/>
          <w:color w:val="191919"/>
          <w:sz w:val="20"/>
          <w:szCs w:val="20"/>
        </w:rPr>
        <w:t>est score time limit is five (5) years.</w:t>
      </w:r>
    </w:p>
    <w:p w:rsidR="00F42301" w:rsidRDefault="00F42301" w:rsidP="0055783E">
      <w:pPr>
        <w:widowControl w:val="0"/>
        <w:autoSpaceDE w:val="0"/>
        <w:autoSpaceDN w:val="0"/>
        <w:adjustRightInd w:val="0"/>
        <w:spacing w:before="10" w:after="0"/>
        <w:ind w:left="861"/>
        <w:rPr>
          <w:rFonts w:ascii="Times New Roman" w:hAnsi="Times New Roman"/>
          <w:color w:val="000000"/>
          <w:sz w:val="20"/>
          <w:szCs w:val="20"/>
        </w:rPr>
      </w:pPr>
      <w:r>
        <w:rPr>
          <w:rFonts w:ascii="Times New Roman" w:hAnsi="Times New Roman"/>
          <w:color w:val="191919"/>
          <w:sz w:val="20"/>
          <w:szCs w:val="20"/>
        </w:rPr>
        <w:t xml:space="preserve">5. </w:t>
      </w:r>
      <w:r>
        <w:rPr>
          <w:rFonts w:ascii="Times New Roman" w:hAnsi="Times New Roman"/>
          <w:color w:val="191919"/>
          <w:spacing w:val="46"/>
          <w:sz w:val="20"/>
          <w:szCs w:val="20"/>
        </w:rPr>
        <w:t xml:space="preserve"> </w:t>
      </w:r>
      <w:r>
        <w:rPr>
          <w:rFonts w:ascii="Times New Roman" w:hAnsi="Times New Roman"/>
          <w:color w:val="191919"/>
          <w:spacing w:val="-14"/>
          <w:sz w:val="20"/>
          <w:szCs w:val="20"/>
        </w:rPr>
        <w:t>T</w:t>
      </w:r>
      <w:r>
        <w:rPr>
          <w:rFonts w:ascii="Times New Roman" w:hAnsi="Times New Roman"/>
          <w:color w:val="191919"/>
          <w:sz w:val="20"/>
          <w:szCs w:val="20"/>
        </w:rPr>
        <w:t>wo current letters of reference.</w:t>
      </w:r>
    </w:p>
    <w:p w:rsidR="00F42301" w:rsidRDefault="00F42301" w:rsidP="0055783E">
      <w:pPr>
        <w:widowControl w:val="0"/>
        <w:autoSpaceDE w:val="0"/>
        <w:autoSpaceDN w:val="0"/>
        <w:adjustRightInd w:val="0"/>
        <w:spacing w:before="10" w:after="0"/>
        <w:ind w:left="861"/>
        <w:rPr>
          <w:rFonts w:ascii="Times New Roman" w:hAnsi="Times New Roman"/>
          <w:color w:val="000000"/>
          <w:sz w:val="20"/>
          <w:szCs w:val="20"/>
        </w:rPr>
      </w:pPr>
      <w:r>
        <w:rPr>
          <w:rFonts w:ascii="Times New Roman" w:hAnsi="Times New Roman"/>
          <w:color w:val="191919"/>
          <w:sz w:val="20"/>
          <w:szCs w:val="20"/>
        </w:rPr>
        <w:t>6.   Pre-Entrance Medical Record and Certificate of Immunization.</w:t>
      </w:r>
    </w:p>
    <w:p w:rsidR="00F42301" w:rsidRDefault="00F42301" w:rsidP="0055783E">
      <w:pPr>
        <w:widowControl w:val="0"/>
        <w:autoSpaceDE w:val="0"/>
        <w:autoSpaceDN w:val="0"/>
        <w:adjustRightInd w:val="0"/>
        <w:spacing w:before="10" w:after="0"/>
        <w:ind w:left="861"/>
        <w:rPr>
          <w:rFonts w:ascii="Times New Roman" w:hAnsi="Times New Roman"/>
          <w:color w:val="000000"/>
          <w:sz w:val="20"/>
          <w:szCs w:val="20"/>
        </w:rPr>
      </w:pPr>
      <w:r w:rsidRPr="00C34688">
        <w:rPr>
          <w:rFonts w:ascii="Calibri" w:hAnsi="Calibri"/>
          <w:noProof/>
          <w:lang w:eastAsia="en-US"/>
        </w:rPr>
        <w:pict>
          <v:shape id="_x0000_s1722" type="#_x0000_t202" style="position:absolute;left:0;text-align:left;margin-left:520.3pt;margin-top:-159.85pt;width:1in;height:187.4pt;z-index:-251658240;mso-position-horizontal-relative:page" o:allowincell="f" filled="f" stroked="f">
            <v:textbox style="layout-flow:vertical" inset="0,0,0,0">
              <w:txbxContent>
                <w:p w:rsidR="00F42301" w:rsidRDefault="00F42301" w:rsidP="0055783E">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A</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LBAN</w:t>
                  </w:r>
                  <w:r>
                    <w:rPr>
                      <w:rFonts w:ascii="Impact" w:hAnsi="Impact" w:cs="Impact"/>
                      <w:color w:val="A3A3A3"/>
                      <w:position w:val="1"/>
                      <w:sz w:val="105"/>
                      <w:szCs w:val="105"/>
                    </w:rPr>
                    <w:t>Y</w:t>
                  </w:r>
                  <w:r>
                    <w:rPr>
                      <w:rFonts w:ascii="Impact" w:hAnsi="Impact" w:cs="Impact"/>
                      <w:color w:val="A3A3A3"/>
                      <w:spacing w:val="-115"/>
                      <w:position w:val="1"/>
                      <w:sz w:val="105"/>
                      <w:szCs w:val="105"/>
                    </w:rPr>
                    <w:t xml:space="preserve"> </w:t>
                  </w:r>
                </w:p>
              </w:txbxContent>
            </v:textbox>
            <w10:wrap anchorx="page"/>
          </v:shape>
        </w:pict>
      </w:r>
      <w:r>
        <w:rPr>
          <w:rFonts w:ascii="Times New Roman" w:hAnsi="Times New Roman"/>
          <w:color w:val="191919"/>
          <w:sz w:val="20"/>
          <w:szCs w:val="20"/>
        </w:rPr>
        <w:t xml:space="preserve">7. </w:t>
      </w:r>
      <w:r>
        <w:rPr>
          <w:rFonts w:ascii="Times New Roman" w:hAnsi="Times New Roman"/>
          <w:color w:val="191919"/>
          <w:spacing w:val="39"/>
          <w:sz w:val="20"/>
          <w:szCs w:val="20"/>
        </w:rPr>
        <w:t xml:space="preserve"> </w:t>
      </w:r>
      <w:r>
        <w:rPr>
          <w:rFonts w:ascii="Times New Roman" w:hAnsi="Times New Roman"/>
          <w:color w:val="191919"/>
          <w:sz w:val="20"/>
          <w:szCs w:val="20"/>
        </w:rPr>
        <w:t>All Nursing applicants must submit copies of their malpractice insurance and their License to</w:t>
      </w:r>
    </w:p>
    <w:p w:rsidR="00F42301" w:rsidRDefault="00F42301" w:rsidP="0055783E">
      <w:pPr>
        <w:widowControl w:val="0"/>
        <w:autoSpaceDE w:val="0"/>
        <w:autoSpaceDN w:val="0"/>
        <w:adjustRightInd w:val="0"/>
        <w:spacing w:before="10" w:after="0"/>
        <w:ind w:left="1221"/>
        <w:rPr>
          <w:rFonts w:ascii="Times New Roman" w:hAnsi="Times New Roman"/>
          <w:color w:val="000000"/>
          <w:sz w:val="20"/>
          <w:szCs w:val="20"/>
        </w:rPr>
      </w:pPr>
      <w:r>
        <w:rPr>
          <w:rFonts w:ascii="Times New Roman" w:hAnsi="Times New Roman"/>
          <w:color w:val="191919"/>
          <w:sz w:val="20"/>
          <w:szCs w:val="20"/>
        </w:rPr>
        <w:t>Practice as a nurse in the state of Geo</w:t>
      </w:r>
      <w:r>
        <w:rPr>
          <w:rFonts w:ascii="Times New Roman" w:hAnsi="Times New Roman"/>
          <w:color w:val="191919"/>
          <w:spacing w:val="-4"/>
          <w:sz w:val="20"/>
          <w:szCs w:val="20"/>
        </w:rPr>
        <w:t>r</w:t>
      </w:r>
      <w:r>
        <w:rPr>
          <w:rFonts w:ascii="Times New Roman" w:hAnsi="Times New Roman"/>
          <w:color w:val="191919"/>
          <w:sz w:val="20"/>
          <w:szCs w:val="20"/>
        </w:rPr>
        <w:t>gia.</w:t>
      </w:r>
    </w:p>
    <w:p w:rsidR="00F42301" w:rsidRDefault="00F42301" w:rsidP="0055783E">
      <w:pPr>
        <w:widowControl w:val="0"/>
        <w:autoSpaceDE w:val="0"/>
        <w:autoSpaceDN w:val="0"/>
        <w:adjustRightInd w:val="0"/>
        <w:spacing w:before="10" w:after="0"/>
        <w:ind w:left="861"/>
        <w:rPr>
          <w:rFonts w:ascii="Times New Roman" w:hAnsi="Times New Roman"/>
          <w:color w:val="000000"/>
          <w:sz w:val="20"/>
          <w:szCs w:val="20"/>
        </w:rPr>
      </w:pPr>
      <w:r>
        <w:rPr>
          <w:rFonts w:ascii="Times New Roman" w:hAnsi="Times New Roman"/>
          <w:color w:val="191919"/>
          <w:sz w:val="20"/>
          <w:szCs w:val="20"/>
        </w:rPr>
        <w:t xml:space="preserve">8. </w:t>
      </w:r>
      <w:r>
        <w:rPr>
          <w:rFonts w:ascii="Times New Roman" w:hAnsi="Times New Roman"/>
          <w:color w:val="191919"/>
          <w:spacing w:val="39"/>
          <w:sz w:val="20"/>
          <w:szCs w:val="20"/>
        </w:rPr>
        <w:t xml:space="preserve"> </w:t>
      </w:r>
      <w:r>
        <w:rPr>
          <w:rFonts w:ascii="Times New Roman" w:hAnsi="Times New Roman"/>
          <w:color w:val="191919"/>
          <w:sz w:val="20"/>
          <w:szCs w:val="20"/>
        </w:rPr>
        <w:t>A</w:t>
      </w:r>
      <w:r>
        <w:rPr>
          <w:rFonts w:ascii="Times New Roman" w:hAnsi="Times New Roman"/>
          <w:color w:val="191919"/>
          <w:spacing w:val="-11"/>
          <w:sz w:val="20"/>
          <w:szCs w:val="20"/>
        </w:rPr>
        <w:t xml:space="preserve"> </w:t>
      </w:r>
      <w:r>
        <w:rPr>
          <w:rFonts w:ascii="Times New Roman" w:hAnsi="Times New Roman"/>
          <w:color w:val="191919"/>
          <w:sz w:val="20"/>
          <w:szCs w:val="20"/>
        </w:rPr>
        <w:t>Geo</w:t>
      </w:r>
      <w:r>
        <w:rPr>
          <w:rFonts w:ascii="Times New Roman" w:hAnsi="Times New Roman"/>
          <w:color w:val="191919"/>
          <w:spacing w:val="-4"/>
          <w:sz w:val="20"/>
          <w:szCs w:val="20"/>
        </w:rPr>
        <w:t>r</w:t>
      </w:r>
      <w:r>
        <w:rPr>
          <w:rFonts w:ascii="Times New Roman" w:hAnsi="Times New Roman"/>
          <w:color w:val="191919"/>
          <w:sz w:val="20"/>
          <w:szCs w:val="20"/>
        </w:rPr>
        <w:t>gia</w:t>
      </w:r>
      <w:r>
        <w:rPr>
          <w:rFonts w:ascii="Times New Roman" w:hAnsi="Times New Roman"/>
          <w:color w:val="191919"/>
          <w:spacing w:val="-4"/>
          <w:sz w:val="20"/>
          <w:szCs w:val="20"/>
        </w:rPr>
        <w:t xml:space="preserve"> </w:t>
      </w:r>
      <w:r>
        <w:rPr>
          <w:rFonts w:ascii="Times New Roman" w:hAnsi="Times New Roman"/>
          <w:color w:val="191919"/>
          <w:spacing w:val="-14"/>
          <w:sz w:val="20"/>
          <w:szCs w:val="20"/>
        </w:rPr>
        <w:t>T</w:t>
      </w:r>
      <w:r>
        <w:rPr>
          <w:rFonts w:ascii="Times New Roman" w:hAnsi="Times New Roman"/>
          <w:color w:val="191919"/>
          <w:sz w:val="20"/>
          <w:szCs w:val="20"/>
        </w:rPr>
        <w:t>eaching Certificate required for all Education majors except School Counseling.</w:t>
      </w:r>
    </w:p>
    <w:p w:rsidR="00F42301" w:rsidRDefault="00F42301" w:rsidP="0055783E">
      <w:pPr>
        <w:widowControl w:val="0"/>
        <w:autoSpaceDE w:val="0"/>
        <w:autoSpaceDN w:val="0"/>
        <w:adjustRightInd w:val="0"/>
        <w:spacing w:before="10" w:after="0" w:line="240" w:lineRule="exact"/>
        <w:rPr>
          <w:rFonts w:ascii="Times New Roman" w:hAnsi="Times New Roman"/>
          <w:color w:val="000000"/>
          <w:sz w:val="24"/>
          <w:szCs w:val="24"/>
        </w:rPr>
      </w:pPr>
    </w:p>
    <w:p w:rsidR="00F42301" w:rsidRDefault="00F42301" w:rsidP="0055783E">
      <w:pPr>
        <w:widowControl w:val="0"/>
        <w:autoSpaceDE w:val="0"/>
        <w:autoSpaceDN w:val="0"/>
        <w:adjustRightInd w:val="0"/>
        <w:spacing w:after="0" w:line="250" w:lineRule="auto"/>
        <w:ind w:left="861" w:right="1957" w:firstLine="360"/>
        <w:rPr>
          <w:rFonts w:ascii="Times New Roman" w:hAnsi="Times New Roman"/>
          <w:color w:val="000000"/>
          <w:sz w:val="20"/>
          <w:szCs w:val="20"/>
        </w:rPr>
      </w:pPr>
      <w:r w:rsidRPr="00C34688">
        <w:rPr>
          <w:rFonts w:ascii="Calibri" w:hAnsi="Calibri"/>
          <w:noProof/>
          <w:lang w:eastAsia="en-US"/>
        </w:rPr>
        <w:pict>
          <v:shape id="_x0000_s1723" type="#_x0000_t202" style="position:absolute;left:0;text-align:left;margin-left:520.3pt;margin-top:-7.1pt;width:1in;height:144.1pt;z-index:-251658240;mso-position-horizontal-relative:page" o:allowincell="f" filled="f" stroked="f">
            <v:textbox style="layout-flow:vertical" inset="0,0,0,0">
              <w:txbxContent>
                <w:p w:rsidR="00F42301" w:rsidRDefault="00F42301" w:rsidP="0055783E">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S</w:t>
                  </w:r>
                  <w:r>
                    <w:rPr>
                      <w:rFonts w:ascii="Impact" w:hAnsi="Impact" w:cs="Impact"/>
                      <w:color w:val="A3A3A3"/>
                      <w:spacing w:val="-176"/>
                      <w:position w:val="1"/>
                      <w:sz w:val="140"/>
                      <w:szCs w:val="140"/>
                    </w:rPr>
                    <w:t xml:space="preserve"> </w:t>
                  </w:r>
                  <w:r>
                    <w:rPr>
                      <w:rFonts w:ascii="Impact" w:hAnsi="Impact" w:cs="Impact"/>
                      <w:color w:val="A3A3A3"/>
                      <w:spacing w:val="28"/>
                      <w:position w:val="1"/>
                      <w:sz w:val="105"/>
                      <w:szCs w:val="105"/>
                    </w:rPr>
                    <w:t>T</w:t>
                  </w:r>
                  <w:r>
                    <w:rPr>
                      <w:rFonts w:ascii="Impact" w:hAnsi="Impact" w:cs="Impact"/>
                      <w:color w:val="A3A3A3"/>
                      <w:spacing w:val="12"/>
                      <w:position w:val="1"/>
                      <w:sz w:val="105"/>
                      <w:szCs w:val="105"/>
                    </w:rPr>
                    <w:t>A</w:t>
                  </w:r>
                  <w:r>
                    <w:rPr>
                      <w:rFonts w:ascii="Impact" w:hAnsi="Impact" w:cs="Impact"/>
                      <w:color w:val="A3A3A3"/>
                      <w:position w:val="1"/>
                      <w:sz w:val="105"/>
                      <w:szCs w:val="105"/>
                    </w:rPr>
                    <w:t>T</w:t>
                  </w:r>
                  <w:r>
                    <w:rPr>
                      <w:rFonts w:ascii="Impact" w:hAnsi="Impact" w:cs="Impact"/>
                      <w:color w:val="A3A3A3"/>
                      <w:spacing w:val="-115"/>
                      <w:position w:val="1"/>
                      <w:sz w:val="105"/>
                      <w:szCs w:val="105"/>
                    </w:rPr>
                    <w:t xml:space="preserve"> </w:t>
                  </w:r>
                  <w:r>
                    <w:rPr>
                      <w:rFonts w:ascii="Impact" w:hAnsi="Impact" w:cs="Impact"/>
                      <w:color w:val="A3A3A3"/>
                      <w:position w:val="1"/>
                      <w:sz w:val="105"/>
                      <w:szCs w:val="105"/>
                    </w:rPr>
                    <w:t>E</w:t>
                  </w:r>
                </w:p>
              </w:txbxContent>
            </v:textbox>
            <w10:wrap anchorx="page"/>
          </v:shape>
        </w:pict>
      </w:r>
      <w:r>
        <w:rPr>
          <w:rFonts w:ascii="Times New Roman" w:hAnsi="Times New Roman"/>
          <w:color w:val="191919"/>
          <w:sz w:val="20"/>
          <w:szCs w:val="20"/>
        </w:rPr>
        <w:t>The student is responsible for contacting all institutions attended for the purpose of requesting transcripts. Students who have attended</w:t>
      </w:r>
      <w:r>
        <w:rPr>
          <w:rFonts w:ascii="Times New Roman" w:hAnsi="Times New Roman"/>
          <w:color w:val="191919"/>
          <w:spacing w:val="-11"/>
          <w:sz w:val="20"/>
          <w:szCs w:val="20"/>
        </w:rPr>
        <w:t xml:space="preserve"> </w:t>
      </w:r>
      <w:r>
        <w:rPr>
          <w:rFonts w:ascii="Times New Roman" w:hAnsi="Times New Roman"/>
          <w:color w:val="191919"/>
          <w:sz w:val="20"/>
          <w:szCs w:val="20"/>
        </w:rPr>
        <w:t>Albany State University should fill out a Request for</w:t>
      </w:r>
      <w:r>
        <w:rPr>
          <w:rFonts w:ascii="Times New Roman" w:hAnsi="Times New Roman"/>
          <w:color w:val="191919"/>
          <w:spacing w:val="-11"/>
          <w:sz w:val="20"/>
          <w:szCs w:val="20"/>
        </w:rPr>
        <w:t xml:space="preserve"> </w:t>
      </w:r>
      <w:r>
        <w:rPr>
          <w:rFonts w:ascii="Times New Roman" w:hAnsi="Times New Roman"/>
          <w:color w:val="191919"/>
          <w:sz w:val="20"/>
          <w:szCs w:val="20"/>
        </w:rPr>
        <w:t xml:space="preserve">ASU </w:t>
      </w:r>
      <w:r>
        <w:rPr>
          <w:rFonts w:ascii="Times New Roman" w:hAnsi="Times New Roman"/>
          <w:color w:val="191919"/>
          <w:spacing w:val="-7"/>
          <w:sz w:val="20"/>
          <w:szCs w:val="20"/>
        </w:rPr>
        <w:t>T</w:t>
      </w:r>
      <w:r>
        <w:rPr>
          <w:rFonts w:ascii="Times New Roman" w:hAnsi="Times New Roman"/>
          <w:color w:val="191919"/>
          <w:sz w:val="20"/>
          <w:szCs w:val="20"/>
        </w:rPr>
        <w:t>ranscript form available in Graduate</w:t>
      </w:r>
      <w:r>
        <w:rPr>
          <w:rFonts w:ascii="Times New Roman" w:hAnsi="Times New Roman"/>
          <w:color w:val="191919"/>
          <w:spacing w:val="-11"/>
          <w:sz w:val="20"/>
          <w:szCs w:val="20"/>
        </w:rPr>
        <w:t xml:space="preserve"> </w:t>
      </w:r>
      <w:r>
        <w:rPr>
          <w:rFonts w:ascii="Times New Roman" w:hAnsi="Times New Roman"/>
          <w:color w:val="191919"/>
          <w:sz w:val="20"/>
          <w:szCs w:val="20"/>
        </w:rPr>
        <w:t xml:space="preserve">Admissions. </w:t>
      </w:r>
      <w:r>
        <w:rPr>
          <w:rFonts w:ascii="Times New Roman" w:hAnsi="Times New Roman"/>
          <w:color w:val="191919"/>
          <w:spacing w:val="46"/>
          <w:sz w:val="20"/>
          <w:szCs w:val="20"/>
        </w:rPr>
        <w:t xml:space="preserve"> </w:t>
      </w:r>
      <w:r>
        <w:rPr>
          <w:rFonts w:ascii="Times New Roman" w:hAnsi="Times New Roman"/>
          <w:color w:val="191919"/>
          <w:sz w:val="20"/>
          <w:szCs w:val="20"/>
        </w:rPr>
        <w:t>The Graduate School will secure such tran- scripts for the student free of cha</w:t>
      </w:r>
      <w:r>
        <w:rPr>
          <w:rFonts w:ascii="Times New Roman" w:hAnsi="Times New Roman"/>
          <w:color w:val="191919"/>
          <w:spacing w:val="-4"/>
          <w:sz w:val="20"/>
          <w:szCs w:val="20"/>
        </w:rPr>
        <w:t>r</w:t>
      </w:r>
      <w:r>
        <w:rPr>
          <w:rFonts w:ascii="Times New Roman" w:hAnsi="Times New Roman"/>
          <w:color w:val="191919"/>
          <w:sz w:val="20"/>
          <w:szCs w:val="20"/>
        </w:rPr>
        <w:t>ge. Students are responsible for contacting testing agencies for transmittal of test scores to</w:t>
      </w:r>
      <w:r>
        <w:rPr>
          <w:rFonts w:ascii="Times New Roman" w:hAnsi="Times New Roman"/>
          <w:color w:val="191919"/>
          <w:spacing w:val="-11"/>
          <w:sz w:val="20"/>
          <w:szCs w:val="20"/>
        </w:rPr>
        <w:t xml:space="preserve"> </w:t>
      </w:r>
      <w:r>
        <w:rPr>
          <w:rFonts w:ascii="Times New Roman" w:hAnsi="Times New Roman"/>
          <w:color w:val="191919"/>
          <w:sz w:val="20"/>
          <w:szCs w:val="20"/>
        </w:rPr>
        <w:t>Albany State Universit</w:t>
      </w:r>
      <w:r>
        <w:rPr>
          <w:rFonts w:ascii="Times New Roman" w:hAnsi="Times New Roman"/>
          <w:color w:val="191919"/>
          <w:spacing w:val="-13"/>
          <w:sz w:val="20"/>
          <w:szCs w:val="20"/>
        </w:rPr>
        <w:t>y</w:t>
      </w:r>
      <w:r>
        <w:rPr>
          <w:rFonts w:ascii="Times New Roman" w:hAnsi="Times New Roman"/>
          <w:color w:val="191919"/>
          <w:sz w:val="20"/>
          <w:szCs w:val="20"/>
        </w:rPr>
        <w:t>.</w:t>
      </w:r>
    </w:p>
    <w:p w:rsidR="00F42301" w:rsidRDefault="00F42301" w:rsidP="0055783E">
      <w:pPr>
        <w:widowControl w:val="0"/>
        <w:autoSpaceDE w:val="0"/>
        <w:autoSpaceDN w:val="0"/>
        <w:adjustRightInd w:val="0"/>
        <w:spacing w:before="55" w:after="0" w:line="250" w:lineRule="auto"/>
        <w:ind w:left="888" w:right="2074" w:firstLine="360"/>
        <w:rPr>
          <w:rFonts w:ascii="Times New Roman" w:hAnsi="Times New Roman"/>
          <w:color w:val="000000"/>
          <w:sz w:val="20"/>
          <w:szCs w:val="20"/>
        </w:rPr>
      </w:pPr>
      <w:r>
        <w:rPr>
          <w:rFonts w:ascii="Times New Roman" w:hAnsi="Times New Roman"/>
          <w:color w:val="191919"/>
          <w:sz w:val="20"/>
          <w:szCs w:val="20"/>
        </w:rPr>
        <w:t>O</w:t>
      </w:r>
      <w:r>
        <w:rPr>
          <w:rFonts w:ascii="Times New Roman" w:hAnsi="Times New Roman"/>
          <w:color w:val="191919"/>
          <w:spacing w:val="-4"/>
          <w:sz w:val="20"/>
          <w:szCs w:val="20"/>
        </w:rPr>
        <w:t>f</w:t>
      </w:r>
      <w:r>
        <w:rPr>
          <w:rFonts w:ascii="Times New Roman" w:hAnsi="Times New Roman"/>
          <w:color w:val="191919"/>
          <w:sz w:val="20"/>
          <w:szCs w:val="20"/>
        </w:rPr>
        <w:t>ficial acceptance or denial is verified by a letter from the Graduate School. Students who are admitted and do not enroll for the semester in which they were admitted must submit another application if they want to attend Graduate School at a later date.</w:t>
      </w:r>
      <w:r>
        <w:rPr>
          <w:rFonts w:ascii="Times New Roman" w:hAnsi="Times New Roman"/>
          <w:color w:val="191919"/>
          <w:spacing w:val="-11"/>
          <w:sz w:val="20"/>
          <w:szCs w:val="20"/>
        </w:rPr>
        <w:t xml:space="preserve"> </w:t>
      </w:r>
      <w:r>
        <w:rPr>
          <w:rFonts w:ascii="Times New Roman" w:hAnsi="Times New Roman"/>
          <w:color w:val="191919"/>
          <w:sz w:val="20"/>
          <w:szCs w:val="20"/>
        </w:rPr>
        <w:t>Applicant records are main- tained for one year onl</w:t>
      </w:r>
      <w:r>
        <w:rPr>
          <w:rFonts w:ascii="Times New Roman" w:hAnsi="Times New Roman"/>
          <w:color w:val="191919"/>
          <w:spacing w:val="-13"/>
          <w:sz w:val="20"/>
          <w:szCs w:val="20"/>
        </w:rPr>
        <w:t>y</w:t>
      </w:r>
      <w:r>
        <w:rPr>
          <w:rFonts w:ascii="Times New Roman" w:hAnsi="Times New Roman"/>
          <w:color w:val="191919"/>
          <w:sz w:val="20"/>
          <w:szCs w:val="20"/>
        </w:rPr>
        <w:t>. Students who were previously enrolled and have not been in attendance for one or more semesters must apply to the Graduate School for readmission.</w:t>
      </w:r>
    </w:p>
    <w:p w:rsidR="00F42301" w:rsidRDefault="00F42301" w:rsidP="0055783E">
      <w:pPr>
        <w:widowControl w:val="0"/>
        <w:autoSpaceDE w:val="0"/>
        <w:autoSpaceDN w:val="0"/>
        <w:adjustRightInd w:val="0"/>
        <w:spacing w:after="0" w:line="250" w:lineRule="auto"/>
        <w:ind w:left="888" w:right="2090" w:firstLine="360"/>
        <w:rPr>
          <w:rFonts w:ascii="Times New Roman" w:hAnsi="Times New Roman"/>
          <w:color w:val="000000"/>
          <w:sz w:val="20"/>
          <w:szCs w:val="20"/>
        </w:rPr>
      </w:pPr>
      <w:r w:rsidRPr="00C34688">
        <w:rPr>
          <w:rFonts w:ascii="Calibri" w:hAnsi="Calibri"/>
          <w:noProof/>
          <w:lang w:eastAsia="en-US"/>
        </w:rPr>
        <w:pict>
          <v:shape id="_x0000_s1724" type="#_x0000_t202" style="position:absolute;left:0;text-align:left;margin-left:520.3pt;margin-top:31.6pt;width:1in;height:285.55pt;z-index:-251658240;mso-position-horizontal-relative:page" o:allowincell="f" filled="f" stroked="f">
            <v:textbox style="layout-flow:vertical" inset="0,0,0,0">
              <w:txbxContent>
                <w:p w:rsidR="00F42301" w:rsidRDefault="00F42301" w:rsidP="0055783E">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U</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NIVERSI</w:t>
                  </w:r>
                  <w:r>
                    <w:rPr>
                      <w:rFonts w:ascii="Impact" w:hAnsi="Impact" w:cs="Impact"/>
                      <w:color w:val="A3A3A3"/>
                      <w:position w:val="1"/>
                      <w:sz w:val="105"/>
                      <w:szCs w:val="105"/>
                    </w:rPr>
                    <w:t>T</w:t>
                  </w:r>
                  <w:r>
                    <w:rPr>
                      <w:rFonts w:ascii="Impact" w:hAnsi="Impact" w:cs="Impact"/>
                      <w:color w:val="A3A3A3"/>
                      <w:spacing w:val="-88"/>
                      <w:position w:val="1"/>
                      <w:sz w:val="105"/>
                      <w:szCs w:val="105"/>
                    </w:rPr>
                    <w:t xml:space="preserve"> </w:t>
                  </w:r>
                  <w:r>
                    <w:rPr>
                      <w:rFonts w:ascii="Impact" w:hAnsi="Impact" w:cs="Impact"/>
                      <w:color w:val="A3A3A3"/>
                      <w:position w:val="1"/>
                      <w:sz w:val="105"/>
                      <w:szCs w:val="105"/>
                    </w:rPr>
                    <w:t>Y</w:t>
                  </w:r>
                </w:p>
              </w:txbxContent>
            </v:textbox>
            <w10:wrap anchorx="page"/>
          </v:shape>
        </w:pict>
      </w:r>
      <w:r>
        <w:rPr>
          <w:rFonts w:ascii="Times New Roman" w:hAnsi="Times New Roman"/>
          <w:color w:val="191919"/>
          <w:sz w:val="20"/>
          <w:szCs w:val="20"/>
        </w:rPr>
        <w:t>Faculty members at</w:t>
      </w:r>
      <w:r>
        <w:rPr>
          <w:rFonts w:ascii="Times New Roman" w:hAnsi="Times New Roman"/>
          <w:color w:val="191919"/>
          <w:spacing w:val="-11"/>
          <w:sz w:val="20"/>
          <w:szCs w:val="20"/>
        </w:rPr>
        <w:t xml:space="preserve"> </w:t>
      </w:r>
      <w:r>
        <w:rPr>
          <w:rFonts w:ascii="Times New Roman" w:hAnsi="Times New Roman"/>
          <w:color w:val="191919"/>
          <w:sz w:val="20"/>
          <w:szCs w:val="20"/>
        </w:rPr>
        <w:t>ASU may be allowed to enroll in graduate classes with an approved graduate application by the graduate dean and academic o</w:t>
      </w:r>
      <w:r>
        <w:rPr>
          <w:rFonts w:ascii="Times New Roman" w:hAnsi="Times New Roman"/>
          <w:color w:val="191919"/>
          <w:spacing w:val="-4"/>
          <w:sz w:val="20"/>
          <w:szCs w:val="20"/>
        </w:rPr>
        <w:t>f</w:t>
      </w:r>
      <w:r>
        <w:rPr>
          <w:rFonts w:ascii="Times New Roman" w:hAnsi="Times New Roman"/>
          <w:color w:val="191919"/>
          <w:sz w:val="20"/>
          <w:szCs w:val="20"/>
        </w:rPr>
        <w:t>ficials. Howeve</w:t>
      </w:r>
      <w:r>
        <w:rPr>
          <w:rFonts w:ascii="Times New Roman" w:hAnsi="Times New Roman"/>
          <w:color w:val="191919"/>
          <w:spacing w:val="-8"/>
          <w:sz w:val="20"/>
          <w:szCs w:val="20"/>
        </w:rPr>
        <w:t>r</w:t>
      </w:r>
      <w:r>
        <w:rPr>
          <w:rFonts w:ascii="Times New Roman" w:hAnsi="Times New Roman"/>
          <w:color w:val="191919"/>
          <w:sz w:val="20"/>
          <w:szCs w:val="20"/>
        </w:rPr>
        <w:t>, they are prohibited from taking classes in their assigned academic department. If a faculty member is interested in pursing a specific graduate degree, then he or she is encouraged to matriculate at another unive</w:t>
      </w:r>
      <w:r>
        <w:rPr>
          <w:rFonts w:ascii="Times New Roman" w:hAnsi="Times New Roman"/>
          <w:color w:val="191919"/>
          <w:spacing w:val="-4"/>
          <w:sz w:val="20"/>
          <w:szCs w:val="20"/>
        </w:rPr>
        <w:t>r</w:t>
      </w:r>
      <w:r>
        <w:rPr>
          <w:rFonts w:ascii="Times New Roman" w:hAnsi="Times New Roman"/>
          <w:color w:val="191919"/>
          <w:sz w:val="20"/>
          <w:szCs w:val="20"/>
        </w:rPr>
        <w:t>- sit</w:t>
      </w:r>
      <w:r>
        <w:rPr>
          <w:rFonts w:ascii="Times New Roman" w:hAnsi="Times New Roman"/>
          <w:color w:val="191919"/>
          <w:spacing w:val="-13"/>
          <w:sz w:val="20"/>
          <w:szCs w:val="20"/>
        </w:rPr>
        <w:t>y</w:t>
      </w:r>
      <w:r>
        <w:rPr>
          <w:rFonts w:ascii="Times New Roman" w:hAnsi="Times New Roman"/>
          <w:color w:val="191919"/>
          <w:sz w:val="20"/>
          <w:szCs w:val="20"/>
        </w:rPr>
        <w:t>.</w:t>
      </w:r>
    </w:p>
    <w:p w:rsidR="00F42301" w:rsidRDefault="00F42301" w:rsidP="0055783E">
      <w:pPr>
        <w:widowControl w:val="0"/>
        <w:autoSpaceDE w:val="0"/>
        <w:autoSpaceDN w:val="0"/>
        <w:adjustRightInd w:val="0"/>
        <w:spacing w:after="0" w:line="250" w:lineRule="auto"/>
        <w:ind w:left="888" w:right="2128" w:firstLine="360"/>
        <w:rPr>
          <w:rFonts w:ascii="Times New Roman" w:hAnsi="Times New Roman"/>
          <w:color w:val="000000"/>
          <w:sz w:val="20"/>
          <w:szCs w:val="20"/>
        </w:rPr>
      </w:pPr>
      <w:r>
        <w:rPr>
          <w:rFonts w:ascii="Times New Roman" w:hAnsi="Times New Roman"/>
          <w:color w:val="191919"/>
          <w:sz w:val="20"/>
          <w:szCs w:val="20"/>
        </w:rPr>
        <w:t>Falsifying admission information and related documentation will result in immediate term</w:t>
      </w:r>
      <w:r>
        <w:rPr>
          <w:rFonts w:ascii="Times New Roman" w:hAnsi="Times New Roman"/>
          <w:color w:val="191919"/>
          <w:spacing w:val="-4"/>
          <w:sz w:val="20"/>
          <w:szCs w:val="20"/>
        </w:rPr>
        <w:t>i</w:t>
      </w:r>
      <w:r>
        <w:rPr>
          <w:rFonts w:ascii="Times New Roman" w:hAnsi="Times New Roman"/>
          <w:color w:val="191919"/>
          <w:sz w:val="20"/>
          <w:szCs w:val="20"/>
        </w:rPr>
        <w:t>- nation from the graduate program at</w:t>
      </w:r>
      <w:r>
        <w:rPr>
          <w:rFonts w:ascii="Times New Roman" w:hAnsi="Times New Roman"/>
          <w:color w:val="191919"/>
          <w:spacing w:val="-11"/>
          <w:sz w:val="20"/>
          <w:szCs w:val="20"/>
        </w:rPr>
        <w:t xml:space="preserve"> </w:t>
      </w:r>
      <w:r>
        <w:rPr>
          <w:rFonts w:ascii="Times New Roman" w:hAnsi="Times New Roman"/>
          <w:color w:val="191919"/>
          <w:sz w:val="20"/>
          <w:szCs w:val="20"/>
        </w:rPr>
        <w:t>Albany State Universit</w:t>
      </w:r>
      <w:r>
        <w:rPr>
          <w:rFonts w:ascii="Times New Roman" w:hAnsi="Times New Roman"/>
          <w:color w:val="191919"/>
          <w:spacing w:val="-13"/>
          <w:sz w:val="20"/>
          <w:szCs w:val="20"/>
        </w:rPr>
        <w:t>y</w:t>
      </w:r>
      <w:r>
        <w:rPr>
          <w:rFonts w:ascii="Times New Roman" w:hAnsi="Times New Roman"/>
          <w:color w:val="191919"/>
          <w:sz w:val="20"/>
          <w:szCs w:val="20"/>
        </w:rPr>
        <w:t>.</w:t>
      </w:r>
    </w:p>
    <w:p w:rsidR="00F42301" w:rsidRDefault="00F42301" w:rsidP="0055783E">
      <w:pPr>
        <w:widowControl w:val="0"/>
        <w:autoSpaceDE w:val="0"/>
        <w:autoSpaceDN w:val="0"/>
        <w:adjustRightInd w:val="0"/>
        <w:spacing w:before="4" w:after="0" w:line="280" w:lineRule="exact"/>
        <w:rPr>
          <w:rFonts w:ascii="Times New Roman" w:hAnsi="Times New Roman"/>
          <w:color w:val="000000"/>
          <w:sz w:val="28"/>
          <w:szCs w:val="28"/>
        </w:rPr>
      </w:pPr>
    </w:p>
    <w:p w:rsidR="00F42301" w:rsidRDefault="00F42301" w:rsidP="0055783E">
      <w:pPr>
        <w:widowControl w:val="0"/>
        <w:autoSpaceDE w:val="0"/>
        <w:autoSpaceDN w:val="0"/>
        <w:adjustRightInd w:val="0"/>
        <w:spacing w:after="0"/>
        <w:ind w:left="833"/>
        <w:rPr>
          <w:rFonts w:ascii="Times New Roman" w:hAnsi="Times New Roman"/>
          <w:color w:val="000000"/>
          <w:sz w:val="20"/>
          <w:szCs w:val="20"/>
        </w:rPr>
      </w:pPr>
      <w:r>
        <w:rPr>
          <w:rFonts w:ascii="Times New Roman" w:hAnsi="Times New Roman"/>
          <w:noProof/>
          <w:color w:val="000000"/>
          <w:sz w:val="28"/>
          <w:szCs w:val="28"/>
        </w:rPr>
        <w:drawing>
          <wp:inline distT="0" distB="0" distL="0" distR="0">
            <wp:extent cx="4991100" cy="3009900"/>
            <wp:effectExtent l="1905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1" cstate="print"/>
                    <a:srcRect/>
                    <a:stretch>
                      <a:fillRect/>
                    </a:stretch>
                  </pic:blipFill>
                  <pic:spPr bwMode="auto">
                    <a:xfrm>
                      <a:off x="0" y="0"/>
                      <a:ext cx="4991100" cy="3009900"/>
                    </a:xfrm>
                    <a:prstGeom prst="rect">
                      <a:avLst/>
                    </a:prstGeom>
                    <a:noFill/>
                    <a:ln w="9525">
                      <a:noFill/>
                      <a:miter lim="800000"/>
                      <a:headEnd/>
                      <a:tailEnd/>
                    </a:ln>
                  </pic:spPr>
                </pic:pic>
              </a:graphicData>
            </a:graphic>
          </wp:inline>
        </w:drawing>
      </w:r>
    </w:p>
    <w:p w:rsidR="00F42301" w:rsidRDefault="00F42301" w:rsidP="0055783E">
      <w:pPr>
        <w:widowControl w:val="0"/>
        <w:autoSpaceDE w:val="0"/>
        <w:autoSpaceDN w:val="0"/>
        <w:adjustRightInd w:val="0"/>
        <w:spacing w:after="0"/>
        <w:ind w:left="833"/>
        <w:rPr>
          <w:rFonts w:ascii="Times New Roman" w:hAnsi="Times New Roman"/>
          <w:color w:val="000000"/>
          <w:sz w:val="20"/>
          <w:szCs w:val="20"/>
        </w:rPr>
        <w:sectPr w:rsidR="00F42301">
          <w:pgSz w:w="12240" w:h="15840"/>
          <w:pgMar w:top="300" w:right="240" w:bottom="280" w:left="1260" w:header="0" w:footer="708" w:gutter="0"/>
          <w:cols w:space="720" w:equalWidth="0">
            <w:col w:w="10740"/>
          </w:cols>
          <w:noEndnote/>
        </w:sectPr>
      </w:pPr>
    </w:p>
    <w:p w:rsidR="00F42301" w:rsidRDefault="00F42301" w:rsidP="0055783E">
      <w:pPr>
        <w:widowControl w:val="0"/>
        <w:autoSpaceDE w:val="0"/>
        <w:autoSpaceDN w:val="0"/>
        <w:adjustRightInd w:val="0"/>
        <w:spacing w:before="1" w:after="0" w:line="100" w:lineRule="exact"/>
        <w:rPr>
          <w:rFonts w:ascii="Times New Roman" w:hAnsi="Times New Roman"/>
          <w:color w:val="000000"/>
          <w:sz w:val="10"/>
          <w:szCs w:val="10"/>
        </w:rPr>
      </w:pPr>
    </w:p>
    <w:tbl>
      <w:tblPr>
        <w:tblW w:w="0" w:type="auto"/>
        <w:tblInd w:w="119" w:type="dxa"/>
        <w:tblLayout w:type="fixed"/>
        <w:tblCellMar>
          <w:left w:w="0" w:type="dxa"/>
          <w:right w:w="0" w:type="dxa"/>
        </w:tblCellMar>
        <w:tblLook w:val="0000"/>
      </w:tblPr>
      <w:tblGrid>
        <w:gridCol w:w="1085"/>
        <w:gridCol w:w="4560"/>
        <w:gridCol w:w="4858"/>
      </w:tblGrid>
      <w:tr w:rsidR="00F42301" w:rsidRPr="00FA7AC7" w:rsidTr="00F319A1">
        <w:trPr>
          <w:trHeight w:hRule="exact" w:val="235"/>
        </w:trPr>
        <w:tc>
          <w:tcPr>
            <w:tcW w:w="1085" w:type="dxa"/>
            <w:tcBorders>
              <w:top w:val="nil"/>
              <w:left w:val="nil"/>
              <w:bottom w:val="single" w:sz="4" w:space="0" w:color="191919"/>
              <w:right w:val="single" w:sz="4" w:space="0" w:color="191919"/>
            </w:tcBorders>
          </w:tcPr>
          <w:p w:rsidR="00F42301" w:rsidRPr="00FA7AC7" w:rsidRDefault="00F42301" w:rsidP="00F319A1">
            <w:pPr>
              <w:widowControl w:val="0"/>
              <w:autoSpaceDE w:val="0"/>
              <w:autoSpaceDN w:val="0"/>
              <w:adjustRightInd w:val="0"/>
              <w:spacing w:after="0"/>
              <w:rPr>
                <w:rFonts w:ascii="Times New Roman" w:hAnsi="Times New Roman"/>
                <w:sz w:val="24"/>
                <w:szCs w:val="24"/>
              </w:rPr>
            </w:pPr>
          </w:p>
        </w:tc>
        <w:tc>
          <w:tcPr>
            <w:tcW w:w="4560" w:type="dxa"/>
            <w:vMerge w:val="restart"/>
            <w:tcBorders>
              <w:top w:val="single" w:sz="4" w:space="0" w:color="191919"/>
              <w:left w:val="single" w:sz="4" w:space="0" w:color="191919"/>
              <w:bottom w:val="single" w:sz="4" w:space="0" w:color="191919"/>
              <w:right w:val="single" w:sz="4" w:space="0" w:color="191919"/>
            </w:tcBorders>
          </w:tcPr>
          <w:p w:rsidR="00F42301" w:rsidRPr="00FA7AC7" w:rsidRDefault="00F42301" w:rsidP="00F319A1">
            <w:pPr>
              <w:widowControl w:val="0"/>
              <w:autoSpaceDE w:val="0"/>
              <w:autoSpaceDN w:val="0"/>
              <w:adjustRightInd w:val="0"/>
              <w:spacing w:before="9" w:after="0" w:line="130" w:lineRule="exact"/>
              <w:rPr>
                <w:rFonts w:ascii="Times New Roman" w:hAnsi="Times New Roman"/>
                <w:sz w:val="13"/>
                <w:szCs w:val="13"/>
              </w:rPr>
            </w:pPr>
          </w:p>
          <w:p w:rsidR="00F42301" w:rsidRPr="00FA7AC7" w:rsidRDefault="00F42301" w:rsidP="00F319A1">
            <w:pPr>
              <w:widowControl w:val="0"/>
              <w:autoSpaceDE w:val="0"/>
              <w:autoSpaceDN w:val="0"/>
              <w:adjustRightInd w:val="0"/>
              <w:spacing w:after="0"/>
              <w:ind w:left="143"/>
              <w:rPr>
                <w:rFonts w:ascii="Times New Roman" w:hAnsi="Times New Roman"/>
                <w:sz w:val="24"/>
                <w:szCs w:val="24"/>
              </w:rPr>
            </w:pPr>
            <w:r w:rsidRPr="00FA7AC7">
              <w:rPr>
                <w:rFonts w:ascii="Times New Roman" w:hAnsi="Times New Roman"/>
                <w:b/>
                <w:bCs/>
                <w:color w:val="191919"/>
                <w:sz w:val="36"/>
                <w:szCs w:val="36"/>
              </w:rPr>
              <w:t>A</w:t>
            </w:r>
            <w:r w:rsidRPr="00FA7AC7">
              <w:rPr>
                <w:rFonts w:ascii="Times New Roman" w:hAnsi="Times New Roman"/>
                <w:b/>
                <w:bCs/>
                <w:color w:val="191919"/>
                <w:sz w:val="27"/>
                <w:szCs w:val="27"/>
              </w:rPr>
              <w:t>DMISSION</w:t>
            </w:r>
            <w:r w:rsidRPr="00FA7AC7">
              <w:rPr>
                <w:rFonts w:ascii="Times New Roman" w:hAnsi="Times New Roman"/>
                <w:b/>
                <w:bCs/>
                <w:color w:val="191919"/>
                <w:spacing w:val="22"/>
                <w:sz w:val="27"/>
                <w:szCs w:val="27"/>
              </w:rPr>
              <w:t xml:space="preserve"> </w:t>
            </w:r>
            <w:r w:rsidRPr="00FA7AC7">
              <w:rPr>
                <w:rFonts w:ascii="Times New Roman" w:hAnsi="Times New Roman"/>
                <w:b/>
                <w:bCs/>
                <w:color w:val="191919"/>
                <w:sz w:val="36"/>
                <w:szCs w:val="36"/>
              </w:rPr>
              <w:t>C</w:t>
            </w:r>
            <w:r w:rsidRPr="00FA7AC7">
              <w:rPr>
                <w:rFonts w:ascii="Times New Roman" w:hAnsi="Times New Roman"/>
                <w:b/>
                <w:bCs/>
                <w:color w:val="191919"/>
                <w:spacing w:val="-20"/>
                <w:sz w:val="27"/>
                <w:szCs w:val="27"/>
              </w:rPr>
              <w:t>A</w:t>
            </w:r>
            <w:r w:rsidRPr="00FA7AC7">
              <w:rPr>
                <w:rFonts w:ascii="Times New Roman" w:hAnsi="Times New Roman"/>
                <w:b/>
                <w:bCs/>
                <w:color w:val="191919"/>
                <w:sz w:val="27"/>
                <w:szCs w:val="27"/>
              </w:rPr>
              <w:t>TEGORIES</w:t>
            </w:r>
          </w:p>
        </w:tc>
        <w:tc>
          <w:tcPr>
            <w:tcW w:w="4858" w:type="dxa"/>
            <w:tcBorders>
              <w:top w:val="nil"/>
              <w:left w:val="single" w:sz="4" w:space="0" w:color="191919"/>
              <w:bottom w:val="single" w:sz="4" w:space="0" w:color="191919"/>
              <w:right w:val="nil"/>
            </w:tcBorders>
          </w:tcPr>
          <w:p w:rsidR="00F42301" w:rsidRPr="00FA7AC7" w:rsidRDefault="00F42301" w:rsidP="00F319A1">
            <w:pPr>
              <w:widowControl w:val="0"/>
              <w:autoSpaceDE w:val="0"/>
              <w:autoSpaceDN w:val="0"/>
              <w:adjustRightInd w:val="0"/>
              <w:spacing w:after="0"/>
              <w:rPr>
                <w:rFonts w:ascii="Times New Roman" w:hAnsi="Times New Roman"/>
                <w:sz w:val="24"/>
                <w:szCs w:val="24"/>
              </w:rPr>
            </w:pPr>
          </w:p>
        </w:tc>
      </w:tr>
      <w:tr w:rsidR="00F42301" w:rsidRPr="00FA7AC7" w:rsidTr="00F319A1">
        <w:trPr>
          <w:trHeight w:hRule="exact" w:val="256"/>
        </w:trPr>
        <w:tc>
          <w:tcPr>
            <w:tcW w:w="1085" w:type="dxa"/>
            <w:tcBorders>
              <w:top w:val="single" w:sz="4" w:space="0" w:color="191919"/>
              <w:left w:val="nil"/>
              <w:bottom w:val="single" w:sz="4" w:space="0" w:color="191919"/>
              <w:right w:val="single" w:sz="4" w:space="0" w:color="191919"/>
            </w:tcBorders>
          </w:tcPr>
          <w:p w:rsidR="00F42301" w:rsidRPr="00FA7AC7" w:rsidRDefault="00F42301" w:rsidP="00F319A1">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F319A1">
            <w:pPr>
              <w:widowControl w:val="0"/>
              <w:autoSpaceDE w:val="0"/>
              <w:autoSpaceDN w:val="0"/>
              <w:adjustRightInd w:val="0"/>
              <w:spacing w:after="0"/>
              <w:rPr>
                <w:rFonts w:ascii="Times New Roman" w:hAnsi="Times New Roman"/>
                <w:sz w:val="24"/>
                <w:szCs w:val="24"/>
              </w:rPr>
            </w:pPr>
          </w:p>
        </w:tc>
        <w:tc>
          <w:tcPr>
            <w:tcW w:w="4858" w:type="dxa"/>
            <w:tcBorders>
              <w:top w:val="single" w:sz="4" w:space="0" w:color="191919"/>
              <w:left w:val="single" w:sz="4" w:space="0" w:color="191919"/>
              <w:bottom w:val="single" w:sz="4" w:space="0" w:color="191919"/>
              <w:right w:val="nil"/>
            </w:tcBorders>
          </w:tcPr>
          <w:p w:rsidR="00F42301" w:rsidRPr="00FA7AC7" w:rsidRDefault="00F42301" w:rsidP="00F319A1">
            <w:pPr>
              <w:widowControl w:val="0"/>
              <w:autoSpaceDE w:val="0"/>
              <w:autoSpaceDN w:val="0"/>
              <w:adjustRightInd w:val="0"/>
              <w:spacing w:after="0"/>
              <w:rPr>
                <w:rFonts w:ascii="Times New Roman" w:hAnsi="Times New Roman"/>
                <w:sz w:val="24"/>
                <w:szCs w:val="24"/>
              </w:rPr>
            </w:pPr>
          </w:p>
        </w:tc>
      </w:tr>
      <w:tr w:rsidR="00F42301" w:rsidRPr="00FA7AC7" w:rsidTr="00F319A1">
        <w:trPr>
          <w:trHeight w:hRule="exact" w:val="219"/>
        </w:trPr>
        <w:tc>
          <w:tcPr>
            <w:tcW w:w="1085" w:type="dxa"/>
            <w:tcBorders>
              <w:top w:val="single" w:sz="4" w:space="0" w:color="191919"/>
              <w:left w:val="nil"/>
              <w:bottom w:val="nil"/>
              <w:right w:val="single" w:sz="4" w:space="0" w:color="191919"/>
            </w:tcBorders>
          </w:tcPr>
          <w:p w:rsidR="00F42301" w:rsidRPr="00FA7AC7" w:rsidRDefault="00F42301" w:rsidP="00F319A1">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F319A1">
            <w:pPr>
              <w:widowControl w:val="0"/>
              <w:autoSpaceDE w:val="0"/>
              <w:autoSpaceDN w:val="0"/>
              <w:adjustRightInd w:val="0"/>
              <w:spacing w:after="0"/>
              <w:rPr>
                <w:rFonts w:ascii="Times New Roman" w:hAnsi="Times New Roman"/>
                <w:sz w:val="24"/>
                <w:szCs w:val="24"/>
              </w:rPr>
            </w:pPr>
          </w:p>
        </w:tc>
        <w:tc>
          <w:tcPr>
            <w:tcW w:w="4858" w:type="dxa"/>
            <w:tcBorders>
              <w:top w:val="single" w:sz="4" w:space="0" w:color="191919"/>
              <w:left w:val="single" w:sz="4" w:space="0" w:color="191919"/>
              <w:bottom w:val="nil"/>
              <w:right w:val="nil"/>
            </w:tcBorders>
          </w:tcPr>
          <w:p w:rsidR="00F42301" w:rsidRPr="00FA7AC7" w:rsidRDefault="00F42301" w:rsidP="00F319A1">
            <w:pPr>
              <w:widowControl w:val="0"/>
              <w:autoSpaceDE w:val="0"/>
              <w:autoSpaceDN w:val="0"/>
              <w:adjustRightInd w:val="0"/>
              <w:spacing w:after="0"/>
              <w:rPr>
                <w:rFonts w:ascii="Times New Roman" w:hAnsi="Times New Roman"/>
                <w:sz w:val="24"/>
                <w:szCs w:val="24"/>
              </w:rPr>
            </w:pPr>
          </w:p>
        </w:tc>
      </w:tr>
    </w:tbl>
    <w:p w:rsidR="00F42301" w:rsidRDefault="00F42301" w:rsidP="0055783E">
      <w:pPr>
        <w:widowControl w:val="0"/>
        <w:autoSpaceDE w:val="0"/>
        <w:autoSpaceDN w:val="0"/>
        <w:adjustRightInd w:val="0"/>
        <w:spacing w:after="0" w:line="200" w:lineRule="exact"/>
        <w:rPr>
          <w:rFonts w:ascii="Times New Roman" w:hAnsi="Times New Roman"/>
          <w:sz w:val="20"/>
          <w:szCs w:val="20"/>
        </w:rPr>
      </w:pPr>
    </w:p>
    <w:p w:rsidR="00F42301" w:rsidRDefault="00F42301" w:rsidP="0055783E">
      <w:pPr>
        <w:widowControl w:val="0"/>
        <w:autoSpaceDE w:val="0"/>
        <w:autoSpaceDN w:val="0"/>
        <w:adjustRightInd w:val="0"/>
        <w:spacing w:after="0" w:line="200" w:lineRule="exact"/>
        <w:rPr>
          <w:rFonts w:ascii="Times New Roman" w:hAnsi="Times New Roman"/>
          <w:sz w:val="20"/>
          <w:szCs w:val="20"/>
        </w:rPr>
      </w:pPr>
    </w:p>
    <w:p w:rsidR="00F42301" w:rsidRDefault="00F42301" w:rsidP="0055783E">
      <w:pPr>
        <w:widowControl w:val="0"/>
        <w:autoSpaceDE w:val="0"/>
        <w:autoSpaceDN w:val="0"/>
        <w:adjustRightInd w:val="0"/>
        <w:spacing w:after="0" w:line="200" w:lineRule="exact"/>
        <w:rPr>
          <w:rFonts w:ascii="Times New Roman" w:hAnsi="Times New Roman"/>
          <w:sz w:val="20"/>
          <w:szCs w:val="20"/>
        </w:rPr>
      </w:pPr>
    </w:p>
    <w:p w:rsidR="00F42301" w:rsidRDefault="00F42301" w:rsidP="0055783E">
      <w:pPr>
        <w:widowControl w:val="0"/>
        <w:autoSpaceDE w:val="0"/>
        <w:autoSpaceDN w:val="0"/>
        <w:adjustRightInd w:val="0"/>
        <w:spacing w:before="6" w:after="0" w:line="240" w:lineRule="exact"/>
        <w:rPr>
          <w:rFonts w:ascii="Times New Roman" w:hAnsi="Times New Roman"/>
          <w:sz w:val="24"/>
          <w:szCs w:val="24"/>
        </w:rPr>
      </w:pPr>
    </w:p>
    <w:p w:rsidR="00F42301" w:rsidRDefault="00F42301" w:rsidP="0055783E">
      <w:pPr>
        <w:widowControl w:val="0"/>
        <w:autoSpaceDE w:val="0"/>
        <w:autoSpaceDN w:val="0"/>
        <w:adjustRightInd w:val="0"/>
        <w:spacing w:before="26" w:after="0" w:line="250" w:lineRule="auto"/>
        <w:ind w:left="1944" w:right="903" w:firstLine="360"/>
        <w:rPr>
          <w:rFonts w:ascii="Times New Roman" w:hAnsi="Times New Roman"/>
          <w:color w:val="000000"/>
          <w:sz w:val="20"/>
          <w:szCs w:val="20"/>
        </w:rPr>
      </w:pPr>
      <w:r>
        <w:rPr>
          <w:rFonts w:ascii="Times New Roman" w:hAnsi="Times New Roman"/>
          <w:color w:val="191919"/>
          <w:sz w:val="20"/>
          <w:szCs w:val="20"/>
        </w:rPr>
        <w:t>The admission status of applicants accepted into the Graduate School will be classified in one of the following categories:</w:t>
      </w:r>
    </w:p>
    <w:p w:rsidR="00F42301" w:rsidRDefault="00F42301" w:rsidP="0055783E">
      <w:pPr>
        <w:widowControl w:val="0"/>
        <w:autoSpaceDE w:val="0"/>
        <w:autoSpaceDN w:val="0"/>
        <w:adjustRightInd w:val="0"/>
        <w:spacing w:after="0" w:line="240" w:lineRule="exact"/>
        <w:rPr>
          <w:rFonts w:ascii="Times New Roman" w:hAnsi="Times New Roman"/>
          <w:color w:val="000000"/>
          <w:sz w:val="24"/>
          <w:szCs w:val="24"/>
        </w:rPr>
      </w:pPr>
    </w:p>
    <w:p w:rsidR="00F42301" w:rsidRDefault="00F42301" w:rsidP="0055783E">
      <w:pPr>
        <w:widowControl w:val="0"/>
        <w:autoSpaceDE w:val="0"/>
        <w:autoSpaceDN w:val="0"/>
        <w:adjustRightInd w:val="0"/>
        <w:spacing w:after="0"/>
        <w:ind w:left="1944"/>
        <w:rPr>
          <w:rFonts w:ascii="Times New Roman" w:hAnsi="Times New Roman"/>
          <w:color w:val="000000"/>
          <w:sz w:val="20"/>
          <w:szCs w:val="20"/>
        </w:rPr>
      </w:pPr>
      <w:r w:rsidRPr="00C34688">
        <w:rPr>
          <w:rFonts w:ascii="Calibri" w:hAnsi="Calibri"/>
          <w:noProof/>
          <w:lang w:eastAsia="en-US"/>
        </w:rPr>
        <w:pict>
          <v:group id="_x0000_s1725" style="position:absolute;left:0;text-align:left;margin-left:263.55pt;margin-top:-112.85pt;width:31.2pt;height:31pt;z-index:-251658240;mso-position-horizontal-relative:page" coordorigin="5271,-2257" coordsize="624,620" o:allowincell="f">
            <v:rect id="_x0000_s1726" style="position:absolute;left:5276;top:-2252;width:613;height:610" o:allowincell="f" stroked="f">
              <v:path arrowok="t"/>
            </v:rect>
            <v:rect id="_x0000_s1727" style="position:absolute;left:5276;top:-2253;width:620;height:620;mso-position-horizontal-relative:page" o:allowincell="f" filled="f" stroked="f">
              <v:textbox inset="0,0,0,0">
                <w:txbxContent>
                  <w:p w:rsidR="00F42301" w:rsidRDefault="00F42301" w:rsidP="0055783E">
                    <w:pPr>
                      <w:spacing w:after="0" w:line="620" w:lineRule="atLeast"/>
                      <w:rPr>
                        <w:rFonts w:ascii="Times New Roman" w:hAnsi="Times New Roman"/>
                        <w:sz w:val="24"/>
                        <w:szCs w:val="24"/>
                      </w:rPr>
                    </w:pPr>
                    <w:r>
                      <w:rPr>
                        <w:rFonts w:ascii="Times New Roman" w:hAnsi="Times New Roman"/>
                        <w:noProof/>
                        <w:sz w:val="24"/>
                        <w:szCs w:val="24"/>
                      </w:rPr>
                      <w:drawing>
                        <wp:inline distT="0" distB="0" distL="0" distR="0">
                          <wp:extent cx="390525" cy="390525"/>
                          <wp:effectExtent l="1905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
                                  <a:srcRect/>
                                  <a:stretch>
                                    <a:fillRect/>
                                  </a:stretch>
                                </pic:blipFill>
                                <pic:spPr bwMode="auto">
                                  <a:xfrm>
                                    <a:off x="0" y="0"/>
                                    <a:ext cx="390525" cy="390525"/>
                                  </a:xfrm>
                                  <a:prstGeom prst="rect">
                                    <a:avLst/>
                                  </a:prstGeom>
                                  <a:noFill/>
                                  <a:ln w="9525">
                                    <a:noFill/>
                                    <a:miter lim="800000"/>
                                    <a:headEnd/>
                                    <a:tailEnd/>
                                  </a:ln>
                                </pic:spPr>
                              </pic:pic>
                            </a:graphicData>
                          </a:graphic>
                        </wp:inline>
                      </w:drawing>
                    </w:r>
                  </w:p>
                  <w:p w:rsidR="00F42301" w:rsidRDefault="00F42301" w:rsidP="0055783E">
                    <w:pPr>
                      <w:widowControl w:val="0"/>
                      <w:autoSpaceDE w:val="0"/>
                      <w:autoSpaceDN w:val="0"/>
                      <w:adjustRightInd w:val="0"/>
                      <w:spacing w:after="0"/>
                      <w:rPr>
                        <w:rFonts w:ascii="Times New Roman" w:hAnsi="Times New Roman"/>
                        <w:sz w:val="24"/>
                        <w:szCs w:val="24"/>
                      </w:rPr>
                    </w:pPr>
                  </w:p>
                </w:txbxContent>
              </v:textbox>
            </v:rect>
            <w10:wrap anchorx="page"/>
          </v:group>
        </w:pict>
      </w:r>
      <w:r w:rsidRPr="00C34688">
        <w:rPr>
          <w:rFonts w:ascii="Calibri" w:hAnsi="Calibri"/>
          <w:noProof/>
          <w:lang w:eastAsia="en-US"/>
        </w:rPr>
        <w:pict>
          <v:group id="_x0000_s1728" style="position:absolute;left:0;text-align:left;margin-left:206.15pt;margin-top:-62.9pt;width:196.1pt;height:19.75pt;z-index:-251658240;mso-position-horizontal-relative:page" coordorigin="4123,-1258" coordsize="3922,395" o:allowincell="f">
            <v:shape id="_x0000_s1729" style="position:absolute;left:4123;top:-1258;width:3922;height:395;mso-position-horizontal-relative:page;mso-position-vertical-relative:text" coordsize="3922,395" o:allowincell="f" path="m114,r-9,l93,1,82,3,74,5,63,8r-5,2l47,16r-8,5l32,27r-7,7l19,40r-1,2l9,58r,l7,64r218,l224,58r,l215,42r-1,-2l208,34r-7,-7l193,21r-6,-5l174,10,170,8,157,5,151,3,135,1,130,,115,r-1,xe" fillcolor="#686868" stroked="f">
              <v:path arrowok="t"/>
            </v:shape>
            <v:shape id="_x0000_s1730" style="position:absolute;left:4123;top:-1258;width:3922;height:395;mso-position-horizontal-relative:page;mso-position-vertical-relative:text" coordsize="3922,395" o:allowincell="f" path="m2312,7r-11,85l2467,92,2455,7e" fillcolor="#686868" stroked="f">
              <v:path arrowok="t"/>
            </v:shape>
            <v:shape id="_x0000_s1731" style="position:absolute;left:4123;top:-1258;width:3922;height:395;mso-position-horizontal-relative:page;mso-position-vertical-relative:text" coordsize="3922,395" o:allowincell="f" path="m7,64r,1l3,77r,l2,80,1,95,,110r,5l,139,,252r,25l1,286r1,13l2,302r2,16l6,325r1,6l116,331r-13,-6l101,318,98,302r,-3l98,286r,-9l98,252r,-113l98,115r,-5l99,95r1,-15l100,77r,l109,65r8,-1e" fillcolor="#686868" stroked="f">
              <v:path arrowok="t"/>
            </v:shape>
            <v:shape id="_x0000_s1732" style="position:absolute;left:4123;top:-1258;width:3922;height:395;mso-position-horizontal-relative:page;mso-position-vertical-relative:text" coordsize="3922,395" o:allowincell="f" path="m117,64r13,5l130,72r3,18l134,93r,19l134,137r,36l233,173r,-36l232,112,231,93r-1,-3l228,72r-1,-3l225,64e" fillcolor="#686868" stroked="f">
              <v:path arrowok="t"/>
            </v:shape>
            <v:shape id="_x0000_s1733" style="position:absolute;left:4123;top:-1258;width:3922;height:395;mso-position-horizontal-relative:page;mso-position-vertical-relative:text" coordsize="3922,395" o:allowincell="f" path="m2301,92r,1l2297,119r-3,24l2291,166r-3,21l2286,206r-3,17l2281,238r-1,13l2369,251r1,-13l2371,223r2,-17l2375,187r3,-21l2381,143r3,-24l2387,93r,-1e" fillcolor="#686868" stroked="f">
              <v:path arrowok="t"/>
            </v:shape>
            <v:shape id="_x0000_s1734" style="position:absolute;left:4123;top:-1258;width:3922;height:395;mso-position-horizontal-relative:page;mso-position-vertical-relative:text" coordsize="3922,395" o:allowincell="f" path="m2387,92r2,23l2391,138r2,21l2395,179r2,20l2399,217r2,18l2402,251r89,l2489,235r-3,-18l2483,199r-3,-20l2477,159r-3,-21l2471,115r-4,-23e" fillcolor="#686868" stroked="f">
              <v:path arrowok="t"/>
            </v:shape>
            <v:shape id="_x0000_s1735" style="position:absolute;left:4123;top:-1258;width:3922;height:395;mso-position-horizontal-relative:page;mso-position-vertical-relative:text" coordsize="3922,395" o:allowincell="f" path="m823,96r-12,1l801,98r-11,4l782,104r-9,6l770,111r-1,1l755,125r-2,2l746,141r-2,3l744,145r162,l906,144r-1,-3l896,127r-1,-2l880,112r-1,-1l877,110r-12,-6l860,102,845,98r-5,-1e" fillcolor="#686868" stroked="f">
              <v:path arrowok="t"/>
            </v:shape>
            <v:shape id="_x0000_s1736" style="position:absolute;left:4123;top:-1258;width:3922;height:395;mso-position-horizontal-relative:page;mso-position-vertical-relative:text" coordsize="3922,395" o:allowincell="f" path="m1024,96r-1,l1003,98r-2,l984,103r-1,1l981,104r-10,5l969,110r-8,6l960,117r-7,9l953,127r-7,9l946,137r-3,8l1105,145r-3,-8l1101,136r-7,-9l1094,126r-7,-9l1087,116r-9,-6l1077,109r-11,-5l1065,104r-2,-1l1046,98r-3,l1026,96e" fillcolor="#686868" stroked="f">
              <v:path arrowok="t"/>
            </v:shape>
            <v:shape id="_x0000_s1737" style="position:absolute;left:4123;top:-1258;width:3922;height:395;mso-position-horizontal-relative:page;mso-position-vertical-relative:text" coordsize="3922,395" o:allowincell="f" path="m1658,96r-5,1l1637,98r-7,2l1618,103r-5,2l1611,106r-10,5l1599,112r-7,6l1591,120r-5,9l1586,129r-2,6l1581,144r,1l1738,145r,-1l1736,135r-2,-6l1734,129r-4,-9l1728,118r-7,-6l1718,111r-11,-5l1705,105r-6,-2l1690,100r-12,-2l1669,97e" fillcolor="#686868" stroked="f">
              <v:path arrowok="t"/>
            </v:shape>
            <v:shape id="_x0000_s1738" style="position:absolute;left:4123;top:-1258;width:3922;height:395;mso-position-horizontal-relative:page;mso-position-vertical-relative:text" coordsize="3922,395" o:allowincell="f" path="m1938,96r,l1917,98r-1,l1899,103r-2,1l1896,104r-10,5l1884,110r-8,6l1874,117r-6,9l1867,127r-6,9l1860,137r-3,8l2019,145r-3,-8l2016,136r-7,-9l2009,126r-7,-9l2001,116r-9,-6l1992,109r-11,-5l1979,104r-1,-1l1961,98r-3,l1940,96e" fillcolor="#686868" stroked="f">
              <v:path arrowok="t"/>
            </v:shape>
            <v:shape id="_x0000_s1739" style="position:absolute;left:4123;top:-1258;width:3922;height:395;mso-position-horizontal-relative:page;mso-position-vertical-relative:text" coordsize="3922,395" o:allowincell="f" path="m3158,96r-5,1l3136,98r-6,2l3118,103r-5,2l3111,106r-10,5l3099,112r-7,6l3091,120r-5,9l3086,129r-2,6l3081,144r,1l3238,145r,-1l3236,135r-2,-6l3234,129r-4,-9l3228,118r-7,-6l3218,111r-11,-5l3205,105r-6,-2l3190,100r-12,-2l3169,97e" fillcolor="#686868" stroked="f">
              <v:path arrowok="t"/>
            </v:shape>
            <v:shape id="_x0000_s1740" style="position:absolute;left:4123;top:-1258;width:3922;height:395;mso-position-horizontal-relative:page;mso-position-vertical-relative:text" coordsize="3922,395" o:allowincell="f" path="m3344,96r-5,1l3323,98r-7,2l3304,103r-5,2l3297,106r-10,5l3285,112r-7,6l3277,120r-5,9l3272,129r-2,6l3267,144r,1l3424,145r,-1l3422,135r-2,-6l3420,129r-4,-9l3414,118r-7,-6l3404,111r-11,-5l3391,105r-6,-2l3376,100r-12,-2l3355,97e" fillcolor="#686868" stroked="f">
              <v:path arrowok="t"/>
            </v:shape>
            <v:shape id="_x0000_s1741" style="position:absolute;left:4123;top:-1258;width:3922;height:395;mso-position-horizontal-relative:page;mso-position-vertical-relative:text" coordsize="3922,395" o:allowincell="f" path="m3643,96r,l3622,98r-1,l3604,103r-2,1l3601,104r-10,5l3589,110r-8,6l3580,117r-7,9l3572,127r-6,9l3565,137r-3,8l3724,145r-3,-8l3721,136r-7,-9l3714,126r-7,-9l3706,116r-8,-6l3697,109r-11,-5l3684,104r-1,-1l3666,98r-3,l3645,96e" fillcolor="#686868" stroked="f">
              <v:path arrowok="t"/>
            </v:shape>
            <v:shape id="_x0000_s1742" style="position:absolute;left:4123;top:-1258;width:3922;height:395;mso-position-horizontal-relative:page;mso-position-vertical-relative:text" coordsize="3922,395" o:allowincell="f" path="m284,102r-8,64l400,166r-9,-64e" fillcolor="#686868" stroked="f">
              <v:path arrowok="t"/>
            </v:shape>
            <v:shape id="_x0000_s1743" style="position:absolute;left:4123;top:-1258;width:3922;height:395;mso-position-horizontal-relative:page;mso-position-vertical-relative:text" coordsize="3922,395" o:allowincell="f" path="m413,102r,57l575,159r,-57e" fillcolor="#686868" stroked="f">
              <v:path arrowok="t"/>
            </v:shape>
            <v:shape id="_x0000_s1744" style="position:absolute;left:4123;top:-1258;width:3922;height:395;mso-position-horizontal-relative:page;mso-position-vertical-relative:text" coordsize="3922,395" o:allowincell="f" path="m592,102r,57l715,159r,-57e" fillcolor="#686868" stroked="f">
              <v:path arrowok="t"/>
            </v:shape>
            <v:shape id="_x0000_s1745" style="position:absolute;left:4123;top:-1258;width:3922;height:395;mso-position-horizontal-relative:page;mso-position-vertical-relative:text" coordsize="3922,395" o:allowincell="f" path="m1137,102r,l1137,103r,1l1137,106r,3l1137,116r,11l1137,137r,14l1299,151r-3,-14l1290,127r-7,-11l1273,109r-13,-3l1247,104r-18,-1l1205,102e" fillcolor="#686868" stroked="f">
              <v:path arrowok="t"/>
            </v:shape>
            <v:shape id="_x0000_s1746" style="position:absolute;left:4123;top:-1258;width:3922;height:395;mso-position-horizontal-relative:page;mso-position-vertical-relative:text" coordsize="3922,395" o:allowincell="f" path="m1331,102r,285l1405,387r,-285e" fillcolor="#686868" stroked="f">
              <v:path arrowok="t"/>
            </v:shape>
            <v:shape id="_x0000_s1747" style="position:absolute;left:4123;top:-1258;width:3922;height:395;mso-position-horizontal-relative:page;mso-position-vertical-relative:text" coordsize="3922,395" o:allowincell="f" path="m1434,102r,57l1558,159r,-57e" fillcolor="#686868" stroked="f">
              <v:path arrowok="t"/>
            </v:shape>
            <v:shape id="_x0000_s1748" style="position:absolute;left:4123;top:-1258;width:3922;height:395;mso-position-horizontal-relative:page;mso-position-vertical-relative:text" coordsize="3922,395" o:allowincell="f" path="m2051,102r,57l2177,159r,-57e" fillcolor="#686868" stroked="f">
              <v:path arrowok="t"/>
            </v:shape>
            <v:shape id="_x0000_s1749" style="position:absolute;left:4123;top:-1258;width:3922;height:395;mso-position-horizontal-relative:page;mso-position-vertical-relative:text" coordsize="3922,395" o:allowincell="f" path="m2523,102r,l2523,103r,2l2523,107r,4l2523,116r,7l2523,131r,8l2523,148r,3l2692,151r,-3l2690,139r-4,-8l2680,123r-7,-7l2664,111r-13,-4l2638,105r-18,-2l2596,102e" fillcolor="#686868" stroked="f">
              <v:path arrowok="t"/>
            </v:shape>
            <v:shape id="_x0000_s1750" style="position:absolute;left:4123;top:-1258;width:3922;height:395;mso-position-horizontal-relative:page;mso-position-vertical-relative:text" coordsize="3922,395" o:allowincell="f" path="m2722,102r,1l2722,121r,20l2722,163r,36l2832,199r-5,-36l2824,141r-3,-20l2818,103r,-1e" fillcolor="#686868" stroked="f">
              <v:path arrowok="t"/>
            </v:shape>
            <v:shape id="_x0000_s1751" style="position:absolute;left:4123;top:-1258;width:3922;height:395;mso-position-horizontal-relative:page;mso-position-vertical-relative:text" coordsize="3922,395" o:allowincell="f" path="m2854,102r-12,93l2950,195r,-93e" fillcolor="#686868" stroked="f">
              <v:path arrowok="t"/>
            </v:shape>
            <v:shape id="_x0000_s1752" style="position:absolute;left:4123;top:-1258;width:3922;height:395;mso-position-horizontal-relative:page;mso-position-vertical-relative:text" coordsize="3922,395" o:allowincell="f" path="m2980,102r,285l3054,387r,-285e" fillcolor="#686868" stroked="f">
              <v:path arrowok="t"/>
            </v:shape>
            <v:shape id="_x0000_s1753" style="position:absolute;left:4123;top:-1258;width:3922;height:395;mso-position-horizontal-relative:page;mso-position-vertical-relative:text" coordsize="3922,395" o:allowincell="f" path="m3456,102r,285l3530,387r,-285e" fillcolor="#686868" stroked="f">
              <v:path arrowok="t"/>
            </v:shape>
            <v:shape id="_x0000_s1754" style="position:absolute;left:4123;top:-1258;width:3922;height:395;mso-position-horizontal-relative:page;mso-position-vertical-relative:text" coordsize="3922,395" o:allowincell="f" path="m3757,102r,128l3860,230,3818,102e" fillcolor="#686868" stroked="f">
              <v:path arrowok="t"/>
            </v:shape>
            <v:shape id="_x0000_s1755" style="position:absolute;left:4123;top:-1258;width:3922;height:395;mso-position-horizontal-relative:page;mso-position-vertical-relative:text" coordsize="3922,395" o:allowincell="f" path="m3860,102r,128l3922,230r,-128e" fillcolor="#686868" stroked="f">
              <v:path arrowok="t"/>
            </v:shape>
            <v:shape id="_x0000_s1756" style="position:absolute;left:4123;top:-1258;width:3922;height:395;mso-position-horizontal-relative:page;mso-position-vertical-relative:text" coordsize="3922,395" o:allowincell="f" path="m744,145r,1l744,148r-3,13l740,181r,24l740,289r,24l741,331r1,2l742,339r1,4l744,345r72,l815,343r-1,-4l814,333r,-2l814,313r,-24l814,205r,-24l814,161r,-13l815,146r1,-1e" fillcolor="#686868" stroked="f">
              <v:path arrowok="t"/>
            </v:shape>
            <v:shape id="_x0000_s1757" style="position:absolute;left:4123;top:-1258;width:3922;height:395;mso-position-horizontal-relative:page;mso-position-vertical-relative:text" coordsize="3922,395" o:allowincell="f" path="m836,145r1,4l837,152r,19l837,195r,12l911,207r,-12l911,171r-3,-19l907,149r-1,-4e" fillcolor="#686868" stroked="f">
              <v:path arrowok="t"/>
            </v:shape>
            <v:shape id="_x0000_s1758" style="position:absolute;left:4123;top:-1258;width:3922;height:395;mso-position-horizontal-relative:page;mso-position-vertical-relative:text" coordsize="3922,395" o:allowincell="f" path="m943,145r-1,1l941,148r-1,11l939,174r-1,20l938,219r,50l938,295r1,20l940,330r,l941,341r1,1l943,345r71,l1012,342r,-1l1012,330r,l1012,315r,-20l1012,269r,-50l1012,194r,-20l1012,159r,-11l1012,146r4,-1e" fillcolor="#686868" stroked="f">
              <v:path arrowok="t"/>
            </v:shape>
            <v:shape id="_x0000_s1759" style="position:absolute;left:4123;top:-1258;width:3922;height:395;mso-position-horizontal-relative:page;mso-position-vertical-relative:text" coordsize="3922,395" o:allowincell="f" path="m1033,145r1,2l1035,149r,10l1035,160r,14l1035,175r,19l1035,220r,50l1035,295r,11l1035,315r-1,15l1033,338r-5,4l1023,345r82,l1106,342r,-4l1107,330r1,-15l1109,306r,-11l1109,270r,-50l1109,194r-1,-19l1108,174r-1,-14l1107,159r-1,-10l1106,147r-1,-2e" fillcolor="#686868" stroked="f">
              <v:path arrowok="t"/>
            </v:shape>
            <v:shape id="_x0000_s1760" style="position:absolute;left:4123;top:-1258;width:3922;height:395;mso-position-horizontal-relative:page;mso-position-vertical-relative:text" coordsize="3922,395" o:allowincell="f" path="m1581,145r-1,7l1578,165r,11l1578,176r,7l1578,188r,3l1578,193r1,5l1580,204r,1l1584,214r2,5l1588,223r5,8l1593,232r6,4l1607,243r3,3l1621,254r2,1l1629,259r6,4l1645,270r11,8l1669,288r1,1l1670,289r4,5l1677,305r,9l1677,321r,16l1673,343r-1,2l1744,345r1,-2l1745,337r2,-16l1747,314r-1,-9l1746,294r,-5l1745,289r,-1l1743,278r-1,-8l1739,263r-2,-4l1735,255r-1,-1l1727,246r-2,-3l1717,236r-5,-4l1711,231r-11,-8l1693,219r-8,-5l1672,205r-2,-1l1660,198r-7,-5l1653,191r-2,-3l1648,183r-1,-7l1647,176r,-11l1647,152r5,-7e" fillcolor="#686868" stroked="f">
              <v:path arrowok="t"/>
            </v:shape>
            <v:shape id="_x0000_s1761" style="position:absolute;left:4123;top:-1258;width:3922;height:395;mso-position-horizontal-relative:page;mso-position-vertical-relative:text" coordsize="3922,395" o:allowincell="f" path="m1669,145r3,3l1672,153r,24l1672,188r69,l1741,177r-1,-24l1739,148r-1,-3e" fillcolor="#686868" stroked="f">
              <v:path arrowok="t"/>
            </v:shape>
            <v:shape id="_x0000_s1762" style="position:absolute;left:4123;top:-1258;width:3922;height:395;mso-position-horizontal-relative:page;mso-position-vertical-relative:text" coordsize="3922,395" o:allowincell="f" path="m1857,145r,1l1856,148r-1,11l1854,174r-1,20l1853,219r,50l1853,295r1,20l1855,330r,l1856,341r,1l1857,345r71,l1927,342r,-1l1927,330r,l1927,315r,-20l1927,269r,-50l1927,194r,-20l1927,159r,-11l1927,146r4,-1e" fillcolor="#686868" stroked="f">
              <v:path arrowok="t"/>
            </v:shape>
            <v:shape id="_x0000_s1763" style="position:absolute;left:4123;top:-1258;width:3922;height:395;mso-position-horizontal-relative:page;mso-position-vertical-relative:text" coordsize="3922,395" o:allowincell="f" path="m1948,145r1,2l1950,149r,10l1950,160r,14l1950,175r,19l1950,220r,50l1950,295r,11l1949,315r-1,15l1948,338r-5,4l1938,345r81,l2021,342r,-4l2022,330r1,-15l2023,306r1,-11l2024,270r,-50l2024,194r-1,-19l2023,174r-1,-14l2022,159r-1,-10l2020,147r-1,-2e" fillcolor="#686868" stroked="f">
              <v:path arrowok="t"/>
            </v:shape>
            <v:shape id="_x0000_s1764" style="position:absolute;left:4123;top:-1258;width:3922;height:395;mso-position-horizontal-relative:page;mso-position-vertical-relative:text" coordsize="3922,395" o:allowincell="f" path="m3081,145r-1,7l3078,165r,11l3078,176r,7l3078,188r,3l3078,193r1,5l3080,204r,1l3084,214r2,5l3088,223r4,8l3093,232r5,4l3107,243r3,3l3121,254r2,1l3129,259r6,4l3145,270r11,8l3168,288r2,1l3170,289r4,5l3176,305r,9l3176,321r,16l3173,343r-1,2l3244,345r1,-2l3245,337r2,-16l3247,314r-1,-9l3246,294r-1,-5l3245,289r,-1l3243,278r-2,-8l3238,263r-1,-4l3235,255r-1,-1l3227,246r-2,-3l3217,236r-6,-4l3210,231r-10,-8l3193,219r-8,-5l3172,205r-3,-1l3160,198r-7,-5l3153,191r-2,-3l3148,183r-1,-7l3147,176r,-11l3147,152r5,-7e" fillcolor="#686868" stroked="f">
              <v:path arrowok="t"/>
            </v:shape>
            <v:shape id="_x0000_s1765" style="position:absolute;left:4123;top:-1258;width:3922;height:395;mso-position-horizontal-relative:page;mso-position-vertical-relative:text" coordsize="3922,395" o:allowincell="f" path="m3169,145r3,3l3172,153r,24l3172,188r69,l3241,177r-1,-24l3239,148r-1,-3e" fillcolor="#686868" stroked="f">
              <v:path arrowok="t"/>
            </v:shape>
            <v:shape id="_x0000_s1766" style="position:absolute;left:4123;top:-1258;width:3922;height:395;mso-position-horizontal-relative:page;mso-position-vertical-relative:text" coordsize="3922,395" o:allowincell="f" path="m3267,145r-1,7l3264,165r,11l3264,176r,7l3264,188r,3l3264,193r1,5l3266,204r,1l3270,214r2,5l3274,223r5,8l3279,232r6,4l3293,243r3,3l3307,254r2,1l3315,259r6,4l3331,270r11,8l3355,288r1,1l3356,289r4,5l3363,305r,9l3363,321r,16l3359,343r-1,2l3430,345r1,-2l3431,337r2,-16l3433,314r-1,-9l3432,294r,-5l3431,289r,-1l3429,278r-1,-8l3425,263r-2,-4l3421,255r-1,-1l3413,246r-2,-3l3403,236r-5,-4l3397,231r-11,-8l3379,219r-8,-5l3358,205r-2,-1l3346,198r-7,-5l3339,191r-2,-3l3334,183r-1,-7l3333,176r,-11l3333,152r5,-7e" fillcolor="#686868" stroked="f">
              <v:path arrowok="t"/>
            </v:shape>
            <v:shape id="_x0000_s1767" style="position:absolute;left:4123;top:-1258;width:3922;height:395;mso-position-horizontal-relative:page;mso-position-vertical-relative:text" coordsize="3922,395" o:allowincell="f" path="m3355,145r3,3l3358,153r,24l3358,188r69,l3427,177r-1,-24l3425,148r-1,-3e" fillcolor="#686868" stroked="f">
              <v:path arrowok="t"/>
            </v:shape>
            <v:shape id="_x0000_s1768" style="position:absolute;left:4123;top:-1258;width:3922;height:395;mso-position-horizontal-relative:page;mso-position-vertical-relative:text" coordsize="3922,395" o:allowincell="f" path="m3562,145r,1l3561,148r-1,11l3559,174r-1,20l3558,219r,50l3558,295r1,20l3560,330r,l3561,341r,1l3562,345r71,l3632,342r,-1l3632,330r,l3632,315r,-20l3632,269r,-50l3632,194r,-20l3632,159r,-11l3632,146r4,-1e" fillcolor="#686868" stroked="f">
              <v:path arrowok="t"/>
            </v:shape>
            <v:shape id="_x0000_s1769" style="position:absolute;left:4123;top:-1258;width:3922;height:395;mso-position-horizontal-relative:page;mso-position-vertical-relative:text" coordsize="3922,395" o:allowincell="f" path="m3653,145r1,2l3655,149r,10l3655,160r,14l3655,175r,19l3655,220r,50l3655,295r,11l3654,315r-1,15l3653,338r-5,4l3643,345r81,l3726,342r,-4l3727,330r1,-15l3728,306r1,-11l3729,270r,-50l3729,194r-1,-19l3728,174r-1,-14l3727,159r-1,-10l3725,147r-1,-2e" fillcolor="#686868" stroked="f">
              <v:path arrowok="t"/>
            </v:shape>
            <v:shape id="_x0000_s1770" style="position:absolute;left:4123;top:-1258;width:3922;height:395;mso-position-horizontal-relative:page;mso-position-vertical-relative:text" coordsize="3922,395" o:allowincell="f" path="m1137,151r,63l1211,214r,-63e" fillcolor="#686868" stroked="f">
              <v:path arrowok="t"/>
            </v:shape>
            <v:shape id="_x0000_s1771" style="position:absolute;left:4123;top:-1258;width:3922;height:395;mso-position-horizontal-relative:page;mso-position-vertical-relative:text" coordsize="3922,395" o:allowincell="f" path="m1228,151r5,4l1233,156r,24l1233,199r,15l1228,214r70,l1298,214r3,-15l1302,180r-2,-24l1300,155r-1,-4e" fillcolor="#686868" stroked="f">
              <v:path arrowok="t"/>
            </v:shape>
            <v:shape id="_x0000_s1772" style="position:absolute;left:4123;top:-1258;width:3922;height:395;mso-position-horizontal-relative:page;mso-position-vertical-relative:text" coordsize="3922,395" o:allowincell="f" path="m2523,151r,187l2597,338r,-187e" fillcolor="#686868" stroked="f">
              <v:path arrowok="t"/>
            </v:shape>
            <v:shape id="_x0000_s1773" style="position:absolute;left:4123;top:-1258;width:3922;height:395;mso-position-horizontal-relative:page;mso-position-vertical-relative:text" coordsize="3922,395" o:allowincell="f" path="m2605,151r6,1l2617,155r1,3l2619,162r1,3l2620,174r,3l2620,203r,94l2619,318r-1,11l2606,338r-9,l2693,338r,l2694,329r,-11l2694,297r,-94l2694,177r,-3l2694,165r-1,-3l2693,158r,-3l2692,152r,-1e" fillcolor="#686868" stroked="f">
              <v:path arrowok="t"/>
            </v:shape>
            <v:shape id="_x0000_s1774" style="position:absolute;left:4123;top:-1258;width:3922;height:395;mso-position-horizontal-relative:page;mso-position-vertical-relative:text" coordsize="3922,395" o:allowincell="f" path="m457,159r,228l531,387r,-228e" fillcolor="#686868" stroked="f">
              <v:path arrowok="t"/>
            </v:shape>
            <v:shape id="_x0000_s1775" style="position:absolute;left:4123;top:-1258;width:3922;height:395;mso-position-horizontal-relative:page;mso-position-vertical-relative:text" coordsize="3922,395" o:allowincell="f" path="m592,159r,54l666,213r,-54e" fillcolor="#686868" stroked="f">
              <v:path arrowok="t"/>
            </v:shape>
            <v:shape id="_x0000_s1776" style="position:absolute;left:4123;top:-1258;width:3922;height:395;mso-position-horizontal-relative:page;mso-position-vertical-relative:text" coordsize="3922,395" o:allowincell="f" path="m1434,159r,54l1508,213r,-54e" fillcolor="#686868" stroked="f">
              <v:path arrowok="t"/>
            </v:shape>
            <v:shape id="_x0000_s1777" style="position:absolute;left:4123;top:-1258;width:3922;height:395;mso-position-horizontal-relative:page;mso-position-vertical-relative:text" coordsize="3922,395" o:allowincell="f" path="m2051,159r,54l2125,213r,-54e" fillcolor="#686868" stroked="f">
              <v:path arrowok="t"/>
            </v:shape>
            <v:shape id="_x0000_s1778" style="position:absolute;left:4123;top:-1258;width:3922;height:395;mso-position-horizontal-relative:page;mso-position-vertical-relative:text" coordsize="3922,395" o:allowincell="f" path="m276,166r-1,l272,192r-3,24l266,237r-2,18l262,272r-2,13l326,285r2,-13l329,255r2,-18l334,216r3,-24l340,166r1,e" fillcolor="#686868" stroked="f">
              <v:path arrowok="t"/>
            </v:shape>
            <v:shape id="_x0000_s1779" style="position:absolute;left:4123;top:-1258;width:3922;height:395;mso-position-horizontal-relative:page;mso-position-vertical-relative:text" coordsize="3922,395" o:allowincell="f" path="m341,166r1,23l344,211r2,20l348,251r2,18l352,285r66,l416,269r-3,-18l410,231r-3,-20l404,189r-4,-23e" fillcolor="#686868" stroked="f">
              <v:path arrowok="t"/>
            </v:shape>
            <v:shape id="_x0000_s1780" style="position:absolute;left:4123;top:-1258;width:3922;height:395;mso-position-horizontal-relative:page;mso-position-vertical-relative:text" coordsize="3922,395" o:allowincell="f" path="m2842,195r-5,40l2880,235r6,-40e" fillcolor="#686868" stroked="f">
              <v:path arrowok="t"/>
            </v:shape>
            <v:shape id="_x0000_s1781" style="position:absolute;left:4123;top:-1258;width:3922;height:395;mso-position-horizontal-relative:page;mso-position-vertical-relative:text" coordsize="3922,395" o:allowincell="f" path="m2886,195r,192l2950,387r,-192e" fillcolor="#686868" stroked="f">
              <v:path arrowok="t"/>
            </v:shape>
            <v:shape id="_x0000_s1782" style="position:absolute;left:4123;top:-1258;width:3922;height:395;mso-position-horizontal-relative:page;mso-position-vertical-relative:text" coordsize="3922,395" o:allowincell="f" path="m2722,199r,188l2787,387r,-188e" fillcolor="#686868" stroked="f">
              <v:path arrowok="t"/>
            </v:shape>
            <v:shape id="_x0000_s1783" style="position:absolute;left:4123;top:-1258;width:3922;height:395;mso-position-horizontal-relative:page;mso-position-vertical-relative:text" coordsize="3922,395" o:allowincell="f" path="m2787,199r5,36l2837,235r-5,-36e" fillcolor="#686868" stroked="f">
              <v:path arrowok="t"/>
            </v:shape>
            <v:shape id="_x0000_s1784" style="position:absolute;left:4123;top:-1258;width:3922;height:395;mso-position-horizontal-relative:page;mso-position-vertical-relative:text" coordsize="3922,395" o:allowincell="f" path="m592,213r,54l712,267r,-54e" fillcolor="#686868" stroked="f">
              <v:path arrowok="t"/>
            </v:shape>
            <v:shape id="_x0000_s1785" style="position:absolute;left:4123;top:-1258;width:3922;height:395;mso-position-horizontal-relative:page;mso-position-vertical-relative:text" coordsize="3922,395" o:allowincell="f" path="m1434,213r,54l1555,267r,-54e" fillcolor="#686868" stroked="f">
              <v:path arrowok="t"/>
            </v:shape>
            <v:shape id="_x0000_s1786" style="position:absolute;left:4123;top:-1258;width:3922;height:395;mso-position-horizontal-relative:page;mso-position-vertical-relative:text" coordsize="3922,395" o:allowincell="f" path="m2051,213r,54l2171,267r,-54e" fillcolor="#686868" stroked="f">
              <v:path arrowok="t"/>
            </v:shape>
            <v:shape id="_x0000_s1787" style="position:absolute;left:4123;top:-1258;width:3922;height:395;mso-position-horizontal-relative:page;mso-position-vertical-relative:text" coordsize="3922,395" o:allowincell="f" path="m1137,214r,7l1137,233r,5l1137,242r,5l1137,253r,6l1295,259r-4,-6l1286,247r-10,-5l1261,238r22,-5l1296,221r2,-7e" fillcolor="#686868" stroked="f">
              <v:path arrowok="t"/>
            </v:shape>
            <v:shape id="_x0000_s1788" style="position:absolute;left:4123;top:-1258;width:3922;height:395;mso-position-horizontal-relative:page;mso-position-vertical-relative:text" coordsize="3922,395" o:allowincell="f" path="m3757,230r,28l3922,258r,-28e" fillcolor="#686868" stroked="f">
              <v:path arrowok="t"/>
            </v:shape>
            <v:shape id="_x0000_s1789" style="position:absolute;left:4123;top:-1258;width:3922;height:395;mso-position-horizontal-relative:page;mso-position-vertical-relative:text" coordsize="3922,395" o:allowincell="f" path="m825,234r,43l911,277r,-43e" fillcolor="#686868" stroked="f">
              <v:path arrowok="t"/>
            </v:shape>
            <v:shape id="_x0000_s1790" style="position:absolute;left:4123;top:-1258;width:3922;height:395;mso-position-horizontal-relative:page;mso-position-vertical-relative:text" coordsize="3922,395" o:allowincell="f" path="m134,235r,20l134,280r,3l133,302r-1,15l130,320r-6,9l116,331r109,l225,329r3,-9l228,317r2,-15l232,283r,-3l233,255r,-20e" fillcolor="#686868" stroked="f">
              <v:path arrowok="t"/>
            </v:shape>
            <v:shape id="_x0000_s1791" style="position:absolute;left:4123;top:-1258;width:3922;height:395;mso-position-horizontal-relative:page;mso-position-vertical-relative:text" coordsize="3922,395" o:allowincell="f" path="m2792,235r22,152l2860,387r20,-152e" fillcolor="#686868" stroked="f">
              <v:path arrowok="t"/>
            </v:shape>
            <v:shape id="_x0000_s1792" style="position:absolute;left:4123;top:-1258;width:3922;height:395;mso-position-horizontal-relative:page;mso-position-vertical-relative:text" coordsize="3922,395" o:allowincell="f" path="m2280,251r-9,68l2501,319r-10,-68e" fillcolor="#686868" stroked="f">
              <v:path arrowok="t"/>
            </v:shape>
            <v:shape id="_x0000_s1793" style="position:absolute;left:4123;top:-1258;width:3922;height:395;mso-position-horizontal-relative:page;mso-position-vertical-relative:text" coordsize="3922,395" o:allowincell="f" path="m3757,258r,129l3818,387r,-129e" fillcolor="#686868" stroked="f">
              <v:path arrowok="t"/>
            </v:shape>
            <v:shape id="_x0000_s1794" style="position:absolute;left:4123;top:-1258;width:3922;height:395;mso-position-horizontal-relative:page;mso-position-vertical-relative:text" coordsize="3922,395" o:allowincell="f" path="m3818,258r39,129l3922,387r,-129e" fillcolor="#686868" stroked="f">
              <v:path arrowok="t"/>
            </v:shape>
            <v:shape id="_x0000_s1795" style="position:absolute;left:4123;top:-1258;width:3922;height:395;mso-position-horizontal-relative:page;mso-position-vertical-relative:text" coordsize="3922,395" o:allowincell="f" path="m1137,259r,128l1211,387r,-128e" fillcolor="#686868" stroked="f">
              <v:path arrowok="t"/>
            </v:shape>
            <v:shape id="_x0000_s1796" style="position:absolute;left:4123;top:-1258;width:3922;height:395;mso-position-horizontal-relative:page;mso-position-vertical-relative:text" coordsize="3922,395" o:allowincell="f" path="m1211,259r2,l1230,264r,1l1230,270r,1l1233,285r,6l1233,312r,75l1302,387r,-75l1302,291r,-6l1300,271r,-1l1299,265r,-1l1296,259r-1,e" fillcolor="#686868" stroked="f">
              <v:path arrowok="t"/>
            </v:shape>
            <v:shape id="_x0000_s1797" style="position:absolute;left:4123;top:-1258;width:3922;height:395;mso-position-horizontal-relative:page;mso-position-vertical-relative:text" coordsize="3922,395" o:allowincell="f" path="m592,267r,63l666,330r,-63e" fillcolor="#686868" stroked="f">
              <v:path arrowok="t"/>
            </v:shape>
            <v:shape id="_x0000_s1798" style="position:absolute;left:4123;top:-1258;width:3922;height:395;mso-position-horizontal-relative:page;mso-position-vertical-relative:text" coordsize="3922,395" o:allowincell="f" path="m1434,267r,63l1508,330r,-63e" fillcolor="#686868" stroked="f">
              <v:path arrowok="t"/>
            </v:shape>
            <v:shape id="_x0000_s1799" style="position:absolute;left:4123;top:-1258;width:3922;height:395;mso-position-horizontal-relative:page;mso-position-vertical-relative:text" coordsize="3922,395" o:allowincell="f" path="m2051,267r,120l2125,387r,-120e" fillcolor="#686868" stroked="f">
              <v:path arrowok="t"/>
            </v:shape>
            <v:shape id="_x0000_s1800" style="position:absolute;left:4123;top:-1258;width:3922;height:395;mso-position-horizontal-relative:page;mso-position-vertical-relative:text" coordsize="3922,395" o:allowincell="f" path="m840,277r,61l837,345r74,l911,338r,-61e" fillcolor="#686868" stroked="f">
              <v:path arrowok="t"/>
            </v:shape>
            <v:shape id="_x0000_s1801" style="position:absolute;left:4123;top:-1258;width:3922;height:395;mso-position-horizontal-relative:page;mso-position-vertical-relative:text" coordsize="3922,395" o:allowincell="f" path="m1580,285r,19l1581,327r3,14l1584,345r68,l1649,341r,-14l1649,304r,-19e" fillcolor="#686868" stroked="f">
              <v:path arrowok="t"/>
            </v:shape>
            <v:shape id="_x0000_s1802" style="position:absolute;left:4123;top:-1258;width:3922;height:395;mso-position-horizontal-relative:page;mso-position-vertical-relative:text" coordsize="3922,395" o:allowincell="f" path="m3080,285r,19l3081,327r2,14l3084,345r68,l3149,341r,-14l3149,304r,-19e" fillcolor="#686868" stroked="f">
              <v:path arrowok="t"/>
            </v:shape>
            <v:shape id="_x0000_s1803" style="position:absolute;left:4123;top:-1258;width:3922;height:395;mso-position-horizontal-relative:page;mso-position-vertical-relative:text" coordsize="3922,395" o:allowincell="f" path="m3266,285r,19l3267,327r2,14l3270,345r68,l3335,341r,-14l3335,304r,-19e" fillcolor="#686868" stroked="f">
              <v:path arrowok="t"/>
            </v:shape>
            <v:shape id="_x0000_s1804" style="position:absolute;left:4123;top:-1258;width:3922;height:395;mso-position-horizontal-relative:page;mso-position-vertical-relative:text" coordsize="3922,395" o:allowincell="f" path="m260,285r-7,51l426,336r-8,-51e" fillcolor="#686868" stroked="f">
              <v:path arrowok="t"/>
            </v:shape>
            <v:shape id="_x0000_s1805" style="position:absolute;left:4123;top:-1258;width:3922;height:395;mso-position-horizontal-relative:page;mso-position-vertical-relative:text" coordsize="3922,395" o:allowincell="f" path="m2271,319r-9,68l2364,387r6,-68e" fillcolor="#686868" stroked="f">
              <v:path arrowok="t"/>
            </v:shape>
            <v:shape id="_x0000_s1806" style="position:absolute;left:4123;top:-1258;width:3922;height:395;mso-position-horizontal-relative:page;mso-position-vertical-relative:text" coordsize="3922,395" o:allowincell="f" path="m2405,319r5,68l2511,387r-10,-68e" fillcolor="#686868" stroked="f">
              <v:path arrowok="t"/>
            </v:shape>
            <v:shape id="_x0000_s1807" style="position:absolute;left:4123;top:-1258;width:3922;height:395;mso-position-horizontal-relative:page;mso-position-vertical-relative:text" coordsize="3922,395" o:allowincell="f" path="m592,330r,57l720,387r,-57e" fillcolor="#686868" stroked="f">
              <v:path arrowok="t"/>
            </v:shape>
            <v:shape id="_x0000_s1808" style="position:absolute;left:4123;top:-1258;width:3922;height:395;mso-position-horizontal-relative:page;mso-position-vertical-relative:text" coordsize="3922,395" o:allowincell="f" path="m1434,330r,57l1563,387r,-57e" fillcolor="#686868" stroked="f">
              <v:path arrowok="t"/>
            </v:shape>
            <v:shape id="_x0000_s1809" style="position:absolute;left:4123;top:-1258;width:3922;height:395;mso-position-horizontal-relative:page;mso-position-vertical-relative:text" coordsize="3922,395" o:allowincell="f" path="m7,331r1,2l8,333r1,3l14,347r3,6l25,363r6,6l42,376r4,3l53,382r9,5l72,389r9,3l95,393r7,1l117,395r8,-1l139,393r9,-1l159,389r7,-2l177,382r6,-3l188,376r10,-7l205,363r8,-10l218,347r5,-11l225,333r,l225,331e" fillcolor="#686868" stroked="f">
              <v:path arrowok="t"/>
            </v:shape>
            <v:shape id="_x0000_s1810" style="position:absolute;left:4123;top:-1258;width:3922;height:395;mso-position-horizontal-relative:page;mso-position-vertical-relative:text" coordsize="3922,395" o:allowincell="f" path="m253,336r-7,51l323,387r4,-51e" fillcolor="#686868" stroked="f">
              <v:path arrowok="t"/>
            </v:shape>
            <v:shape id="_x0000_s1811" style="position:absolute;left:4123;top:-1258;width:3922;height:395;mso-position-horizontal-relative:page;mso-position-vertical-relative:text" coordsize="3922,395" o:allowincell="f" path="m354,336r4,51l433,387r-7,-51e" fillcolor="#686868" stroked="f">
              <v:path arrowok="t"/>
            </v:shape>
            <v:shape id="_x0000_s1812" style="position:absolute;left:4123;top:-1258;width:3922;height:395;mso-position-horizontal-relative:page;mso-position-vertical-relative:text" coordsize="3922,395" o:allowincell="f" path="m2523,338r,2l2523,354r,8l2523,369r,5l2523,379r,3l2523,384r,2l2523,387r111,l2647,386r9,-2l2665,382r7,-3l2678,374r6,-5l2689,362r2,-8l2693,340r,-2e" fillcolor="#686868" stroked="f">
              <v:path arrowok="t"/>
            </v:shape>
            <v:shape id="_x0000_s1813" style="position:absolute;left:4123;top:-1258;width:3922;height:395;mso-position-horizontal-relative:page;mso-position-vertical-relative:text" coordsize="3922,395" o:allowincell="f" path="m744,345r3,7l752,361r3,6l911,367r,-6l911,352r,-7e" fillcolor="#686868" stroked="f">
              <v:path arrowok="t"/>
            </v:shape>
            <v:shape id="_x0000_s1814" style="position:absolute;left:4123;top:-1258;width:3922;height:395;mso-position-horizontal-relative:page;mso-position-vertical-relative:text" coordsize="3922,395" o:allowincell="f" path="m943,345r3,7l946,353r7,9l953,363r7,9l961,373r9,7l971,380r11,5l983,385r2,1l1001,391r3,l1022,393r2,l1024,393r21,-2l1046,391r17,-5l1065,385r1,l1076,380r2,l1086,373r1,-1l1094,363r1,-1l1101,353r1,-1l1105,345e" fillcolor="#686868" stroked="f">
              <v:path arrowok="t"/>
            </v:shape>
            <v:shape id="_x0000_s1815" style="position:absolute;left:4123;top:-1258;width:3922;height:395;mso-position-horizontal-relative:page;mso-position-vertical-relative:text" coordsize="3922,395" o:allowincell="f" path="m1584,345r,1l1587,353r2,6l1591,365r4,4l1600,374r5,3l1614,382r4,1l1626,386r6,3l1646,391r6,1l1665,393r7,-1l1686,391r10,-2l1705,386r7,-3l1715,382r11,-5l1729,374r6,-5l1737,365r3,-6l1742,353r2,-7l1744,345e" fillcolor="#686868" stroked="f">
              <v:path arrowok="t"/>
            </v:shape>
            <v:shape id="_x0000_s1816" style="position:absolute;left:4123;top:-1258;width:3922;height:395;mso-position-horizontal-relative:page;mso-position-vertical-relative:text" coordsize="3922,395" o:allowincell="f" path="m1857,345r3,7l1861,353r6,9l1868,363r7,9l1875,373r9,7l1885,380r11,5l1897,385r3,1l1916,391r3,l1936,393r2,l1938,393r21,-2l1960,391r18,-5l1980,385r,l1991,380r2,l2001,373r1,-1l2009,363r,-1l2016,353r,-1l2019,345e" fillcolor="#686868" stroked="f">
              <v:path arrowok="t"/>
            </v:shape>
            <v:shape id="_x0000_s1817" style="position:absolute;left:4123;top:-1258;width:3922;height:395;mso-position-horizontal-relative:page;mso-position-vertical-relative:text" coordsize="3922,395" o:allowincell="f" path="m3084,345r,1l3086,353r3,6l3091,365r4,4l3100,374r5,3l3114,382r4,1l3125,386r6,3l3146,391r6,1l3165,393r7,-1l3186,391r10,-2l3205,386r7,-3l3215,382r11,-5l3229,374r6,-5l3237,365r3,-6l3242,353r2,-7l3244,345e" fillcolor="#686868" stroked="f">
              <v:path arrowok="t"/>
            </v:shape>
            <v:shape id="_x0000_s1818" style="position:absolute;left:4123;top:-1258;width:3922;height:395;mso-position-horizontal-relative:page;mso-position-vertical-relative:text" coordsize="3922,395" o:allowincell="f" path="m3270,345r,1l3273,353r2,6l3277,365r4,4l3286,374r5,3l3300,382r4,1l3312,386r6,3l3332,391r6,1l3351,393r7,-1l3372,391r10,-2l3391,386r7,-3l3401,382r11,-5l3415,374r6,-5l3423,365r3,-6l3428,353r2,-7l3430,345e" fillcolor="#686868" stroked="f">
              <v:path arrowok="t"/>
            </v:shape>
            <v:shape id="_x0000_s1819" style="position:absolute;left:4123;top:-1258;width:3922;height:395;mso-position-horizontal-relative:page;mso-position-vertical-relative:text" coordsize="3922,395" o:allowincell="f" path="m3562,345r3,7l3566,353r7,9l3573,363r7,9l3580,373r9,7l3590,380r11,5l3602,385r3,1l3621,391r3,l3642,393r1,l3643,393r21,-2l3665,391r18,-5l3685,385r1,l3696,380r2,l3706,373r1,-1l3714,363r,-1l3721,353r,-1l3724,345e" fillcolor="#686868" stroked="f">
              <v:path arrowok="t"/>
            </v:shape>
            <v:shape id="_x0000_s1820" style="position:absolute;left:4123;top:-1258;width:3922;height:395;mso-position-horizontal-relative:page;mso-position-vertical-relative:text" coordsize="3922,395" o:allowincell="f" path="m755,367r3,3l766,378r,l777,384r9,5l788,390r11,3l812,393r17,-3l833,389r8,-5l850,378r,l855,370r3,-3e" fillcolor="#686868" stroked="f">
              <v:path arrowok="t"/>
            </v:shape>
            <v:shape id="_x0000_s1821" style="position:absolute;left:4123;top:-1258;width:3922;height:395;mso-position-horizontal-relative:page;mso-position-vertical-relative:text" coordsize="3922,395" o:allowincell="f" path="m858,367r7,20l911,387r,-20e" fillcolor="#686868" stroked="f">
              <v:path arrowok="t"/>
            </v:shape>
            <w10:wrap anchorx="page"/>
          </v:group>
        </w:pict>
      </w:r>
      <w:r>
        <w:rPr>
          <w:rFonts w:ascii="Times New Roman" w:hAnsi="Times New Roman"/>
          <w:b/>
          <w:bCs/>
          <w:color w:val="191919"/>
          <w:sz w:val="20"/>
          <w:szCs w:val="20"/>
        </w:rPr>
        <w:t>Regular</w:t>
      </w:r>
      <w:r>
        <w:rPr>
          <w:rFonts w:ascii="Times New Roman" w:hAnsi="Times New Roman"/>
          <w:b/>
          <w:bCs/>
          <w:color w:val="191919"/>
          <w:spacing w:val="-15"/>
          <w:sz w:val="20"/>
          <w:szCs w:val="20"/>
        </w:rPr>
        <w:t xml:space="preserve"> </w:t>
      </w:r>
      <w:r>
        <w:rPr>
          <w:rFonts w:ascii="Times New Roman" w:hAnsi="Times New Roman"/>
          <w:b/>
          <w:bCs/>
          <w:color w:val="191919"/>
          <w:sz w:val="20"/>
          <w:szCs w:val="20"/>
        </w:rPr>
        <w:t>Admission</w:t>
      </w:r>
    </w:p>
    <w:p w:rsidR="00F42301" w:rsidRDefault="00F42301" w:rsidP="0055783E">
      <w:pPr>
        <w:widowControl w:val="0"/>
        <w:autoSpaceDE w:val="0"/>
        <w:autoSpaceDN w:val="0"/>
        <w:adjustRightInd w:val="0"/>
        <w:spacing w:before="10" w:after="0" w:line="250" w:lineRule="auto"/>
        <w:ind w:left="1944" w:right="871" w:firstLine="360"/>
        <w:rPr>
          <w:rFonts w:ascii="Times New Roman" w:hAnsi="Times New Roman"/>
          <w:color w:val="000000"/>
          <w:sz w:val="20"/>
          <w:szCs w:val="20"/>
        </w:rPr>
      </w:pPr>
      <w:r>
        <w:rPr>
          <w:rFonts w:ascii="Times New Roman" w:hAnsi="Times New Roman"/>
          <w:color w:val="191919"/>
          <w:sz w:val="20"/>
          <w:szCs w:val="20"/>
        </w:rPr>
        <w:t>Applicants may be granted regular admission to the Graduate School if they have met the minimum degree program requirements of grade-point average and standardized test scores [44 on the Miller</w:t>
      </w:r>
      <w:r>
        <w:rPr>
          <w:rFonts w:ascii="Times New Roman" w:hAnsi="Times New Roman"/>
          <w:color w:val="191919"/>
          <w:spacing w:val="-11"/>
          <w:sz w:val="20"/>
          <w:szCs w:val="20"/>
        </w:rPr>
        <w:t xml:space="preserve"> </w:t>
      </w:r>
      <w:r>
        <w:rPr>
          <w:rFonts w:ascii="Times New Roman" w:hAnsi="Times New Roman"/>
          <w:color w:val="191919"/>
          <w:sz w:val="20"/>
          <w:szCs w:val="20"/>
        </w:rPr>
        <w:t>Analogies</w:t>
      </w:r>
      <w:r>
        <w:rPr>
          <w:rFonts w:ascii="Times New Roman" w:hAnsi="Times New Roman"/>
          <w:color w:val="191919"/>
          <w:spacing w:val="-4"/>
          <w:sz w:val="20"/>
          <w:szCs w:val="20"/>
        </w:rPr>
        <w:t xml:space="preserve"> </w:t>
      </w:r>
      <w:r>
        <w:rPr>
          <w:rFonts w:ascii="Times New Roman" w:hAnsi="Times New Roman"/>
          <w:color w:val="191919"/>
          <w:spacing w:val="-14"/>
          <w:sz w:val="20"/>
          <w:szCs w:val="20"/>
        </w:rPr>
        <w:t>T</w:t>
      </w:r>
      <w:r>
        <w:rPr>
          <w:rFonts w:ascii="Times New Roman" w:hAnsi="Times New Roman"/>
          <w:color w:val="191919"/>
          <w:sz w:val="20"/>
          <w:szCs w:val="20"/>
        </w:rPr>
        <w:t>est (M</w:t>
      </w:r>
      <w:r>
        <w:rPr>
          <w:rFonts w:ascii="Times New Roman" w:hAnsi="Times New Roman"/>
          <w:color w:val="191919"/>
          <w:spacing w:val="-22"/>
          <w:sz w:val="20"/>
          <w:szCs w:val="20"/>
        </w:rPr>
        <w:t>A</w:t>
      </w:r>
      <w:r>
        <w:rPr>
          <w:rFonts w:ascii="Times New Roman" w:hAnsi="Times New Roman"/>
          <w:color w:val="191919"/>
          <w:sz w:val="20"/>
          <w:szCs w:val="20"/>
        </w:rPr>
        <w:t>T), 800 on the</w:t>
      </w:r>
      <w:r>
        <w:rPr>
          <w:rFonts w:ascii="Times New Roman" w:hAnsi="Times New Roman"/>
          <w:color w:val="191919"/>
          <w:spacing w:val="-11"/>
          <w:sz w:val="20"/>
          <w:szCs w:val="20"/>
        </w:rPr>
        <w:t xml:space="preserve"> </w:t>
      </w:r>
      <w:r>
        <w:rPr>
          <w:rFonts w:ascii="Times New Roman" w:hAnsi="Times New Roman"/>
          <w:color w:val="191919"/>
          <w:sz w:val="20"/>
          <w:szCs w:val="20"/>
        </w:rPr>
        <w:t>Aptitude</w:t>
      </w:r>
      <w:r>
        <w:rPr>
          <w:rFonts w:ascii="Times New Roman" w:hAnsi="Times New Roman"/>
          <w:color w:val="191919"/>
          <w:spacing w:val="-4"/>
          <w:sz w:val="20"/>
          <w:szCs w:val="20"/>
        </w:rPr>
        <w:t xml:space="preserve"> </w:t>
      </w:r>
      <w:r>
        <w:rPr>
          <w:rFonts w:ascii="Times New Roman" w:hAnsi="Times New Roman"/>
          <w:color w:val="191919"/>
          <w:spacing w:val="-14"/>
          <w:sz w:val="20"/>
          <w:szCs w:val="20"/>
        </w:rPr>
        <w:t>T</w:t>
      </w:r>
      <w:r>
        <w:rPr>
          <w:rFonts w:ascii="Times New Roman" w:hAnsi="Times New Roman"/>
          <w:color w:val="191919"/>
          <w:sz w:val="20"/>
          <w:szCs w:val="20"/>
        </w:rPr>
        <w:t>est of the Graduate Record Examination (GRE) or 450 on the Graduate Management</w:t>
      </w:r>
      <w:r>
        <w:rPr>
          <w:rFonts w:ascii="Times New Roman" w:hAnsi="Times New Roman"/>
          <w:color w:val="191919"/>
          <w:spacing w:val="-11"/>
          <w:sz w:val="20"/>
          <w:szCs w:val="20"/>
        </w:rPr>
        <w:t xml:space="preserve"> </w:t>
      </w:r>
      <w:r>
        <w:rPr>
          <w:rFonts w:ascii="Times New Roman" w:hAnsi="Times New Roman"/>
          <w:color w:val="191919"/>
          <w:sz w:val="20"/>
          <w:szCs w:val="20"/>
        </w:rPr>
        <w:t>Admissions</w:t>
      </w:r>
      <w:r>
        <w:rPr>
          <w:rFonts w:ascii="Times New Roman" w:hAnsi="Times New Roman"/>
          <w:color w:val="191919"/>
          <w:spacing w:val="-4"/>
          <w:sz w:val="20"/>
          <w:szCs w:val="20"/>
        </w:rPr>
        <w:t xml:space="preserve"> </w:t>
      </w:r>
      <w:r>
        <w:rPr>
          <w:rFonts w:ascii="Times New Roman" w:hAnsi="Times New Roman"/>
          <w:color w:val="191919"/>
          <w:spacing w:val="-14"/>
          <w:sz w:val="20"/>
          <w:szCs w:val="20"/>
        </w:rPr>
        <w:t>T</w:t>
      </w:r>
      <w:r>
        <w:rPr>
          <w:rFonts w:ascii="Times New Roman" w:hAnsi="Times New Roman"/>
          <w:color w:val="191919"/>
          <w:sz w:val="20"/>
          <w:szCs w:val="20"/>
        </w:rPr>
        <w:t>est (GM</w:t>
      </w:r>
      <w:r>
        <w:rPr>
          <w:rFonts w:ascii="Times New Roman" w:hAnsi="Times New Roman"/>
          <w:color w:val="191919"/>
          <w:spacing w:val="-22"/>
          <w:sz w:val="20"/>
          <w:szCs w:val="20"/>
        </w:rPr>
        <w:t>A</w:t>
      </w:r>
      <w:r>
        <w:rPr>
          <w:rFonts w:ascii="Times New Roman" w:hAnsi="Times New Roman"/>
          <w:color w:val="191919"/>
          <w:sz w:val="20"/>
          <w:szCs w:val="20"/>
        </w:rPr>
        <w:t>T)] plus provided the afore- mentioned material and information. On the GRE, the verbal score and the quantitative score are considered separately and weighted depending on the particular program of study; the combined score should be 800. G</w:t>
      </w:r>
      <w:r>
        <w:rPr>
          <w:rFonts w:ascii="Times New Roman" w:hAnsi="Times New Roman"/>
          <w:color w:val="191919"/>
          <w:spacing w:val="-18"/>
          <w:sz w:val="20"/>
          <w:szCs w:val="20"/>
        </w:rPr>
        <w:t>P</w:t>
      </w:r>
      <w:r>
        <w:rPr>
          <w:rFonts w:ascii="Times New Roman" w:hAnsi="Times New Roman"/>
          <w:color w:val="191919"/>
          <w:sz w:val="20"/>
          <w:szCs w:val="20"/>
        </w:rPr>
        <w:t>A, test scores, reference letters, previous graduate work and interviews are used together to determine the candidate's overall likelihood of successful performance in the</w:t>
      </w:r>
    </w:p>
    <w:p w:rsidR="00F42301" w:rsidRDefault="00F42301" w:rsidP="0055783E">
      <w:pPr>
        <w:widowControl w:val="0"/>
        <w:autoSpaceDE w:val="0"/>
        <w:autoSpaceDN w:val="0"/>
        <w:adjustRightInd w:val="0"/>
        <w:spacing w:after="0" w:line="250" w:lineRule="auto"/>
        <w:ind w:left="1944" w:right="874"/>
        <w:rPr>
          <w:rFonts w:ascii="Times New Roman" w:hAnsi="Times New Roman"/>
          <w:color w:val="000000"/>
          <w:sz w:val="20"/>
          <w:szCs w:val="20"/>
        </w:rPr>
      </w:pPr>
      <w:r>
        <w:rPr>
          <w:rFonts w:ascii="Times New Roman" w:hAnsi="Times New Roman"/>
          <w:color w:val="191919"/>
          <w:sz w:val="20"/>
          <w:szCs w:val="20"/>
        </w:rPr>
        <w:t>ASU graduate program and eligibility for regular admission. Individuals must achieve regular ad- mission status before they can graduate. Only those with this status are eligible for graduate assist- antships. (See individual program information for specific requirements.)</w:t>
      </w:r>
    </w:p>
    <w:p w:rsidR="00F42301" w:rsidRDefault="00F42301" w:rsidP="0055783E">
      <w:pPr>
        <w:widowControl w:val="0"/>
        <w:autoSpaceDE w:val="0"/>
        <w:autoSpaceDN w:val="0"/>
        <w:adjustRightInd w:val="0"/>
        <w:spacing w:after="0" w:line="240" w:lineRule="exact"/>
        <w:rPr>
          <w:rFonts w:ascii="Times New Roman" w:hAnsi="Times New Roman"/>
          <w:color w:val="000000"/>
          <w:sz w:val="24"/>
          <w:szCs w:val="24"/>
        </w:rPr>
      </w:pPr>
    </w:p>
    <w:p w:rsidR="00F42301" w:rsidRDefault="00F42301" w:rsidP="0055783E">
      <w:pPr>
        <w:widowControl w:val="0"/>
        <w:autoSpaceDE w:val="0"/>
        <w:autoSpaceDN w:val="0"/>
        <w:adjustRightInd w:val="0"/>
        <w:spacing w:after="0"/>
        <w:ind w:left="1944"/>
        <w:rPr>
          <w:rFonts w:ascii="Times New Roman" w:hAnsi="Times New Roman"/>
          <w:color w:val="000000"/>
          <w:sz w:val="20"/>
          <w:szCs w:val="20"/>
        </w:rPr>
      </w:pPr>
      <w:r>
        <w:rPr>
          <w:rFonts w:ascii="Times New Roman" w:hAnsi="Times New Roman"/>
          <w:b/>
          <w:bCs/>
          <w:color w:val="191919"/>
          <w:sz w:val="20"/>
          <w:szCs w:val="20"/>
        </w:rPr>
        <w:t>P</w:t>
      </w:r>
      <w:r>
        <w:rPr>
          <w:rFonts w:ascii="Times New Roman" w:hAnsi="Times New Roman"/>
          <w:b/>
          <w:bCs/>
          <w:color w:val="191919"/>
          <w:spacing w:val="-4"/>
          <w:sz w:val="20"/>
          <w:szCs w:val="20"/>
        </w:rPr>
        <w:t>r</w:t>
      </w:r>
      <w:r>
        <w:rPr>
          <w:rFonts w:ascii="Times New Roman" w:hAnsi="Times New Roman"/>
          <w:b/>
          <w:bCs/>
          <w:color w:val="191919"/>
          <w:sz w:val="20"/>
          <w:szCs w:val="20"/>
        </w:rPr>
        <w:t>ovisional</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Admission</w:t>
      </w:r>
    </w:p>
    <w:p w:rsidR="00F42301" w:rsidRDefault="00F42301" w:rsidP="0055783E">
      <w:pPr>
        <w:widowControl w:val="0"/>
        <w:autoSpaceDE w:val="0"/>
        <w:autoSpaceDN w:val="0"/>
        <w:adjustRightInd w:val="0"/>
        <w:spacing w:before="10" w:after="0" w:line="250" w:lineRule="auto"/>
        <w:ind w:left="1944" w:right="1020" w:firstLine="360"/>
        <w:rPr>
          <w:rFonts w:ascii="Times New Roman" w:hAnsi="Times New Roman"/>
          <w:color w:val="000000"/>
          <w:sz w:val="20"/>
          <w:szCs w:val="20"/>
        </w:rPr>
      </w:pPr>
      <w:r w:rsidRPr="00C34688">
        <w:rPr>
          <w:rFonts w:ascii="Calibri" w:hAnsi="Calibri"/>
          <w:noProof/>
          <w:lang w:eastAsia="en-US"/>
        </w:rPr>
        <w:pict>
          <v:shape id="_x0000_s1824" type="#_x0000_t202" style="position:absolute;left:0;text-align:left;margin-left:17.75pt;margin-top:-233.75pt;width:1in;height:285.55pt;z-index:-251658240;mso-position-horizontal-relative:page" o:allowincell="f" filled="f" stroked="f">
            <v:textbox style="layout-flow:vertical;mso-layout-flow-alt:bottom-to-top" inset="0,0,0,0">
              <w:txbxContent>
                <w:p w:rsidR="00F42301" w:rsidRDefault="00F42301" w:rsidP="0055783E">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U</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NIVERSI</w:t>
                  </w:r>
                  <w:r>
                    <w:rPr>
                      <w:rFonts w:ascii="Impact" w:hAnsi="Impact" w:cs="Impact"/>
                      <w:color w:val="A3A3A3"/>
                      <w:position w:val="1"/>
                      <w:sz w:val="105"/>
                      <w:szCs w:val="105"/>
                    </w:rPr>
                    <w:t>T</w:t>
                  </w:r>
                  <w:r>
                    <w:rPr>
                      <w:rFonts w:ascii="Impact" w:hAnsi="Impact" w:cs="Impact"/>
                      <w:color w:val="A3A3A3"/>
                      <w:spacing w:val="-88"/>
                      <w:position w:val="1"/>
                      <w:sz w:val="105"/>
                      <w:szCs w:val="105"/>
                    </w:rPr>
                    <w:t xml:space="preserve"> </w:t>
                  </w:r>
                  <w:r>
                    <w:rPr>
                      <w:rFonts w:ascii="Impact" w:hAnsi="Impact" w:cs="Impact"/>
                      <w:color w:val="A3A3A3"/>
                      <w:position w:val="1"/>
                      <w:sz w:val="105"/>
                      <w:szCs w:val="105"/>
                    </w:rPr>
                    <w:t>Y</w:t>
                  </w:r>
                </w:p>
              </w:txbxContent>
            </v:textbox>
            <w10:wrap anchorx="page"/>
          </v:shape>
        </w:pict>
      </w:r>
      <w:r>
        <w:rPr>
          <w:rFonts w:ascii="Times New Roman" w:hAnsi="Times New Roman"/>
          <w:color w:val="191919"/>
          <w:sz w:val="20"/>
          <w:szCs w:val="20"/>
        </w:rPr>
        <w:t>Applicants who do not fully meet the requirements for regular admission may be considered for provisional admission.</w:t>
      </w:r>
      <w:r>
        <w:rPr>
          <w:rFonts w:ascii="Times New Roman" w:hAnsi="Times New Roman"/>
          <w:color w:val="191919"/>
          <w:spacing w:val="-4"/>
          <w:sz w:val="20"/>
          <w:szCs w:val="20"/>
        </w:rPr>
        <w:t xml:space="preserve"> </w:t>
      </w:r>
      <w:r>
        <w:rPr>
          <w:rFonts w:ascii="Times New Roman" w:hAnsi="Times New Roman"/>
          <w:color w:val="191919"/>
          <w:sz w:val="20"/>
          <w:szCs w:val="20"/>
        </w:rPr>
        <w:t>The following criteria must be met:</w:t>
      </w:r>
    </w:p>
    <w:p w:rsidR="00F42301" w:rsidRDefault="00F42301" w:rsidP="0055783E">
      <w:pPr>
        <w:widowControl w:val="0"/>
        <w:autoSpaceDE w:val="0"/>
        <w:autoSpaceDN w:val="0"/>
        <w:adjustRightInd w:val="0"/>
        <w:spacing w:after="0" w:line="250" w:lineRule="auto"/>
        <w:ind w:left="2471" w:right="1117" w:hanging="167"/>
        <w:rPr>
          <w:rFonts w:ascii="Times New Roman" w:hAnsi="Times New Roman"/>
          <w:color w:val="000000"/>
          <w:sz w:val="20"/>
          <w:szCs w:val="20"/>
        </w:rPr>
      </w:pPr>
      <w:r>
        <w:rPr>
          <w:rFonts w:ascii="Times New Roman" w:hAnsi="Times New Roman"/>
          <w:color w:val="191919"/>
          <w:sz w:val="20"/>
          <w:szCs w:val="20"/>
        </w:rPr>
        <w:t>1.</w:t>
      </w:r>
      <w:r>
        <w:rPr>
          <w:rFonts w:ascii="Times New Roman" w:hAnsi="Times New Roman"/>
          <w:color w:val="191919"/>
          <w:spacing w:val="-11"/>
          <w:sz w:val="20"/>
          <w:szCs w:val="20"/>
        </w:rPr>
        <w:t xml:space="preserve"> </w:t>
      </w:r>
      <w:r>
        <w:rPr>
          <w:rFonts w:ascii="Times New Roman" w:hAnsi="Times New Roman"/>
          <w:color w:val="191919"/>
          <w:sz w:val="20"/>
          <w:szCs w:val="20"/>
        </w:rPr>
        <w:t>An unde</w:t>
      </w:r>
      <w:r>
        <w:rPr>
          <w:rFonts w:ascii="Times New Roman" w:hAnsi="Times New Roman"/>
          <w:color w:val="191919"/>
          <w:spacing w:val="-4"/>
          <w:sz w:val="20"/>
          <w:szCs w:val="20"/>
        </w:rPr>
        <w:t>r</w:t>
      </w:r>
      <w:r>
        <w:rPr>
          <w:rFonts w:ascii="Times New Roman" w:hAnsi="Times New Roman"/>
          <w:color w:val="191919"/>
          <w:sz w:val="20"/>
          <w:szCs w:val="20"/>
        </w:rPr>
        <w:t>graduate degree from a regionally accredited college or university with an unde</w:t>
      </w:r>
      <w:r>
        <w:rPr>
          <w:rFonts w:ascii="Times New Roman" w:hAnsi="Times New Roman"/>
          <w:color w:val="191919"/>
          <w:spacing w:val="-4"/>
          <w:sz w:val="20"/>
          <w:szCs w:val="20"/>
        </w:rPr>
        <w:t>r</w:t>
      </w:r>
      <w:r>
        <w:rPr>
          <w:rFonts w:ascii="Times New Roman" w:hAnsi="Times New Roman"/>
          <w:color w:val="191919"/>
          <w:sz w:val="20"/>
          <w:szCs w:val="20"/>
        </w:rPr>
        <w:t>graduate major in, or prerequisites fo</w:t>
      </w:r>
      <w:r>
        <w:rPr>
          <w:rFonts w:ascii="Times New Roman" w:hAnsi="Times New Roman"/>
          <w:color w:val="191919"/>
          <w:spacing w:val="-8"/>
          <w:sz w:val="20"/>
          <w:szCs w:val="20"/>
        </w:rPr>
        <w:t>r</w:t>
      </w:r>
      <w:r>
        <w:rPr>
          <w:rFonts w:ascii="Times New Roman" w:hAnsi="Times New Roman"/>
          <w:color w:val="191919"/>
          <w:sz w:val="20"/>
          <w:szCs w:val="20"/>
        </w:rPr>
        <w:t>, the planned field of stud</w:t>
      </w:r>
      <w:r>
        <w:rPr>
          <w:rFonts w:ascii="Times New Roman" w:hAnsi="Times New Roman"/>
          <w:color w:val="191919"/>
          <w:spacing w:val="-13"/>
          <w:sz w:val="20"/>
          <w:szCs w:val="20"/>
        </w:rPr>
        <w:t>y</w:t>
      </w:r>
      <w:r>
        <w:rPr>
          <w:rFonts w:ascii="Times New Roman" w:hAnsi="Times New Roman"/>
          <w:color w:val="191919"/>
          <w:sz w:val="20"/>
          <w:szCs w:val="20"/>
        </w:rPr>
        <w:t>, where applicable.</w:t>
      </w:r>
    </w:p>
    <w:p w:rsidR="00F42301" w:rsidRDefault="00F42301" w:rsidP="0055783E">
      <w:pPr>
        <w:widowControl w:val="0"/>
        <w:autoSpaceDE w:val="0"/>
        <w:autoSpaceDN w:val="0"/>
        <w:adjustRightInd w:val="0"/>
        <w:spacing w:after="0"/>
        <w:ind w:left="2304"/>
        <w:rPr>
          <w:rFonts w:ascii="Times New Roman" w:hAnsi="Times New Roman"/>
          <w:color w:val="000000"/>
          <w:sz w:val="20"/>
          <w:szCs w:val="20"/>
        </w:rPr>
      </w:pPr>
      <w:r>
        <w:rPr>
          <w:rFonts w:ascii="Times New Roman" w:hAnsi="Times New Roman"/>
          <w:color w:val="191919"/>
          <w:sz w:val="20"/>
          <w:szCs w:val="20"/>
        </w:rPr>
        <w:t>2.</w:t>
      </w:r>
      <w:r>
        <w:rPr>
          <w:rFonts w:ascii="Times New Roman" w:hAnsi="Times New Roman"/>
          <w:color w:val="191919"/>
          <w:spacing w:val="-11"/>
          <w:sz w:val="20"/>
          <w:szCs w:val="20"/>
        </w:rPr>
        <w:t xml:space="preserve"> </w:t>
      </w:r>
      <w:r>
        <w:rPr>
          <w:rFonts w:ascii="Times New Roman" w:hAnsi="Times New Roman"/>
          <w:color w:val="191919"/>
          <w:sz w:val="20"/>
          <w:szCs w:val="20"/>
        </w:rPr>
        <w:t>An unde</w:t>
      </w:r>
      <w:r>
        <w:rPr>
          <w:rFonts w:ascii="Times New Roman" w:hAnsi="Times New Roman"/>
          <w:color w:val="191919"/>
          <w:spacing w:val="-4"/>
          <w:sz w:val="20"/>
          <w:szCs w:val="20"/>
        </w:rPr>
        <w:t>r</w:t>
      </w:r>
      <w:r>
        <w:rPr>
          <w:rFonts w:ascii="Times New Roman" w:hAnsi="Times New Roman"/>
          <w:color w:val="191919"/>
          <w:sz w:val="20"/>
          <w:szCs w:val="20"/>
        </w:rPr>
        <w:t>graduate grade-point average of at least 2.2.</w:t>
      </w:r>
    </w:p>
    <w:p w:rsidR="00F42301" w:rsidRDefault="00F42301" w:rsidP="0055783E">
      <w:pPr>
        <w:widowControl w:val="0"/>
        <w:autoSpaceDE w:val="0"/>
        <w:autoSpaceDN w:val="0"/>
        <w:adjustRightInd w:val="0"/>
        <w:spacing w:before="10" w:after="0" w:line="250" w:lineRule="auto"/>
        <w:ind w:left="2471" w:right="896" w:hanging="167"/>
        <w:rPr>
          <w:rFonts w:ascii="Times New Roman" w:hAnsi="Times New Roman"/>
          <w:color w:val="000000"/>
          <w:sz w:val="20"/>
          <w:szCs w:val="20"/>
        </w:rPr>
      </w:pPr>
      <w:r w:rsidRPr="00C34688">
        <w:rPr>
          <w:rFonts w:ascii="Calibri" w:hAnsi="Calibri"/>
          <w:noProof/>
          <w:lang w:eastAsia="en-US"/>
        </w:rPr>
        <w:pict>
          <v:shape id="_x0000_s1823" type="#_x0000_t202" style="position:absolute;left:0;text-align:left;margin-left:17.75pt;margin-top:9.1pt;width:1in;height:144.1pt;z-index:-251658240;mso-position-horizontal-relative:page" o:allowincell="f" filled="f" stroked="f">
            <v:textbox style="layout-flow:vertical;mso-layout-flow-alt:bottom-to-top" inset="0,0,0,0">
              <w:txbxContent>
                <w:p w:rsidR="00F42301" w:rsidRDefault="00F42301" w:rsidP="0055783E">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S</w:t>
                  </w:r>
                  <w:r>
                    <w:rPr>
                      <w:rFonts w:ascii="Impact" w:hAnsi="Impact" w:cs="Impact"/>
                      <w:color w:val="A3A3A3"/>
                      <w:spacing w:val="-176"/>
                      <w:position w:val="1"/>
                      <w:sz w:val="140"/>
                      <w:szCs w:val="140"/>
                    </w:rPr>
                    <w:t xml:space="preserve"> </w:t>
                  </w:r>
                  <w:r>
                    <w:rPr>
                      <w:rFonts w:ascii="Impact" w:hAnsi="Impact" w:cs="Impact"/>
                      <w:color w:val="A3A3A3"/>
                      <w:spacing w:val="28"/>
                      <w:position w:val="1"/>
                      <w:sz w:val="105"/>
                      <w:szCs w:val="105"/>
                    </w:rPr>
                    <w:t>T</w:t>
                  </w:r>
                  <w:r>
                    <w:rPr>
                      <w:rFonts w:ascii="Impact" w:hAnsi="Impact" w:cs="Impact"/>
                      <w:color w:val="A3A3A3"/>
                      <w:spacing w:val="12"/>
                      <w:position w:val="1"/>
                      <w:sz w:val="105"/>
                      <w:szCs w:val="105"/>
                    </w:rPr>
                    <w:t>A</w:t>
                  </w:r>
                  <w:r>
                    <w:rPr>
                      <w:rFonts w:ascii="Impact" w:hAnsi="Impact" w:cs="Impact"/>
                      <w:color w:val="A3A3A3"/>
                      <w:position w:val="1"/>
                      <w:sz w:val="105"/>
                      <w:szCs w:val="105"/>
                    </w:rPr>
                    <w:t>T</w:t>
                  </w:r>
                  <w:r>
                    <w:rPr>
                      <w:rFonts w:ascii="Impact" w:hAnsi="Impact" w:cs="Impact"/>
                      <w:color w:val="A3A3A3"/>
                      <w:spacing w:val="-115"/>
                      <w:position w:val="1"/>
                      <w:sz w:val="105"/>
                      <w:szCs w:val="105"/>
                    </w:rPr>
                    <w:t xml:space="preserve"> </w:t>
                  </w:r>
                  <w:r>
                    <w:rPr>
                      <w:rFonts w:ascii="Impact" w:hAnsi="Impact" w:cs="Impact"/>
                      <w:color w:val="A3A3A3"/>
                      <w:position w:val="1"/>
                      <w:sz w:val="105"/>
                      <w:szCs w:val="105"/>
                    </w:rPr>
                    <w:t>E</w:t>
                  </w:r>
                </w:p>
              </w:txbxContent>
            </v:textbox>
            <w10:wrap anchorx="page"/>
          </v:shape>
        </w:pict>
      </w:r>
      <w:r>
        <w:rPr>
          <w:rFonts w:ascii="Times New Roman" w:hAnsi="Times New Roman"/>
          <w:color w:val="191919"/>
          <w:sz w:val="20"/>
          <w:szCs w:val="20"/>
        </w:rPr>
        <w:t>3.</w:t>
      </w:r>
      <w:r>
        <w:rPr>
          <w:rFonts w:ascii="Times New Roman" w:hAnsi="Times New Roman"/>
          <w:color w:val="191919"/>
          <w:spacing w:val="-11"/>
          <w:sz w:val="20"/>
          <w:szCs w:val="20"/>
        </w:rPr>
        <w:t xml:space="preserve"> </w:t>
      </w:r>
      <w:r>
        <w:rPr>
          <w:rFonts w:ascii="Times New Roman" w:hAnsi="Times New Roman"/>
          <w:color w:val="191919"/>
          <w:sz w:val="20"/>
          <w:szCs w:val="20"/>
        </w:rPr>
        <w:t>A</w:t>
      </w:r>
      <w:r>
        <w:rPr>
          <w:rFonts w:ascii="Times New Roman" w:hAnsi="Times New Roman"/>
          <w:color w:val="191919"/>
          <w:spacing w:val="-11"/>
          <w:sz w:val="20"/>
          <w:szCs w:val="20"/>
        </w:rPr>
        <w:t xml:space="preserve"> </w:t>
      </w:r>
      <w:r>
        <w:rPr>
          <w:rFonts w:ascii="Times New Roman" w:hAnsi="Times New Roman"/>
          <w:color w:val="191919"/>
          <w:sz w:val="20"/>
          <w:szCs w:val="20"/>
        </w:rPr>
        <w:t>score on the M</w:t>
      </w:r>
      <w:r>
        <w:rPr>
          <w:rFonts w:ascii="Times New Roman" w:hAnsi="Times New Roman"/>
          <w:color w:val="191919"/>
          <w:spacing w:val="-22"/>
          <w:sz w:val="20"/>
          <w:szCs w:val="20"/>
        </w:rPr>
        <w:t>A</w:t>
      </w:r>
      <w:r>
        <w:rPr>
          <w:rFonts w:ascii="Times New Roman" w:hAnsi="Times New Roman"/>
          <w:color w:val="191919"/>
          <w:sz w:val="20"/>
          <w:szCs w:val="20"/>
        </w:rPr>
        <w:t>T</w:t>
      </w:r>
      <w:r>
        <w:rPr>
          <w:rFonts w:ascii="Times New Roman" w:hAnsi="Times New Roman"/>
          <w:color w:val="191919"/>
          <w:spacing w:val="-4"/>
          <w:sz w:val="20"/>
          <w:szCs w:val="20"/>
        </w:rPr>
        <w:t xml:space="preserve"> </w:t>
      </w:r>
      <w:r>
        <w:rPr>
          <w:rFonts w:ascii="Times New Roman" w:hAnsi="Times New Roman"/>
          <w:color w:val="191919"/>
          <w:sz w:val="20"/>
          <w:szCs w:val="20"/>
        </w:rPr>
        <w:t>of no less than 374 (27); a score on the</w:t>
      </w:r>
      <w:r>
        <w:rPr>
          <w:rFonts w:ascii="Times New Roman" w:hAnsi="Times New Roman"/>
          <w:color w:val="191919"/>
          <w:spacing w:val="-11"/>
          <w:sz w:val="20"/>
          <w:szCs w:val="20"/>
        </w:rPr>
        <w:t xml:space="preserve"> </w:t>
      </w:r>
      <w:r>
        <w:rPr>
          <w:rFonts w:ascii="Times New Roman" w:hAnsi="Times New Roman"/>
          <w:color w:val="191919"/>
          <w:sz w:val="20"/>
          <w:szCs w:val="20"/>
        </w:rPr>
        <w:t>Aptitude</w:t>
      </w:r>
      <w:r>
        <w:rPr>
          <w:rFonts w:ascii="Times New Roman" w:hAnsi="Times New Roman"/>
          <w:color w:val="191919"/>
          <w:spacing w:val="-4"/>
          <w:sz w:val="20"/>
          <w:szCs w:val="20"/>
        </w:rPr>
        <w:t xml:space="preserve"> </w:t>
      </w:r>
      <w:r>
        <w:rPr>
          <w:rFonts w:ascii="Times New Roman" w:hAnsi="Times New Roman"/>
          <w:color w:val="191919"/>
          <w:spacing w:val="-14"/>
          <w:sz w:val="20"/>
          <w:szCs w:val="20"/>
        </w:rPr>
        <w:t>T</w:t>
      </w:r>
      <w:r>
        <w:rPr>
          <w:rFonts w:ascii="Times New Roman" w:hAnsi="Times New Roman"/>
          <w:color w:val="191919"/>
          <w:sz w:val="20"/>
          <w:szCs w:val="20"/>
        </w:rPr>
        <w:t>est of the GRE of no less than 700; or an appropriate score on the GM</w:t>
      </w:r>
      <w:r>
        <w:rPr>
          <w:rFonts w:ascii="Times New Roman" w:hAnsi="Times New Roman"/>
          <w:color w:val="191919"/>
          <w:spacing w:val="-22"/>
          <w:sz w:val="20"/>
          <w:szCs w:val="20"/>
        </w:rPr>
        <w:t>A</w:t>
      </w:r>
      <w:r>
        <w:rPr>
          <w:rFonts w:ascii="Times New Roman" w:hAnsi="Times New Roman"/>
          <w:color w:val="191919"/>
          <w:sz w:val="20"/>
          <w:szCs w:val="20"/>
        </w:rPr>
        <w:t>T</w:t>
      </w:r>
      <w:r>
        <w:rPr>
          <w:rFonts w:ascii="Times New Roman" w:hAnsi="Times New Roman"/>
          <w:color w:val="191919"/>
          <w:spacing w:val="-4"/>
          <w:sz w:val="20"/>
          <w:szCs w:val="20"/>
        </w:rPr>
        <w:t xml:space="preserve"> </w:t>
      </w:r>
      <w:r>
        <w:rPr>
          <w:rFonts w:ascii="Times New Roman" w:hAnsi="Times New Roman"/>
          <w:color w:val="191919"/>
          <w:sz w:val="20"/>
          <w:szCs w:val="20"/>
        </w:rPr>
        <w:t>in accordance with program criteria.</w:t>
      </w:r>
    </w:p>
    <w:p w:rsidR="00F42301" w:rsidRDefault="00F42301" w:rsidP="0055783E">
      <w:pPr>
        <w:widowControl w:val="0"/>
        <w:autoSpaceDE w:val="0"/>
        <w:autoSpaceDN w:val="0"/>
        <w:adjustRightInd w:val="0"/>
        <w:spacing w:after="0" w:line="250" w:lineRule="auto"/>
        <w:ind w:left="1944" w:right="897" w:firstLine="360"/>
        <w:rPr>
          <w:rFonts w:ascii="Times New Roman" w:hAnsi="Times New Roman"/>
          <w:color w:val="000000"/>
          <w:sz w:val="20"/>
          <w:szCs w:val="20"/>
        </w:rPr>
      </w:pPr>
      <w:r>
        <w:rPr>
          <w:rFonts w:ascii="Times New Roman" w:hAnsi="Times New Roman"/>
          <w:color w:val="191919"/>
          <w:sz w:val="20"/>
          <w:szCs w:val="20"/>
        </w:rPr>
        <w:t>A</w:t>
      </w:r>
      <w:r>
        <w:rPr>
          <w:rFonts w:ascii="Times New Roman" w:hAnsi="Times New Roman"/>
          <w:color w:val="191919"/>
          <w:spacing w:val="-11"/>
          <w:sz w:val="20"/>
          <w:szCs w:val="20"/>
        </w:rPr>
        <w:t xml:space="preserve"> </w:t>
      </w:r>
      <w:r>
        <w:rPr>
          <w:rFonts w:ascii="Times New Roman" w:hAnsi="Times New Roman"/>
          <w:color w:val="191919"/>
          <w:sz w:val="20"/>
          <w:szCs w:val="20"/>
        </w:rPr>
        <w:t>student satisfying nine semester hours of course work in provisional status with no grade of less than "B" may be admitted to regular admission. Otherwise, the student's enrollment is term</w:t>
      </w:r>
      <w:r>
        <w:rPr>
          <w:rFonts w:ascii="Times New Roman" w:hAnsi="Times New Roman"/>
          <w:color w:val="191919"/>
          <w:spacing w:val="-4"/>
          <w:sz w:val="20"/>
          <w:szCs w:val="20"/>
        </w:rPr>
        <w:t>i</w:t>
      </w:r>
      <w:r>
        <w:rPr>
          <w:rFonts w:ascii="Times New Roman" w:hAnsi="Times New Roman"/>
          <w:color w:val="191919"/>
          <w:sz w:val="20"/>
          <w:szCs w:val="20"/>
        </w:rPr>
        <w:t xml:space="preserve">- nated. </w:t>
      </w:r>
      <w:r>
        <w:rPr>
          <w:rFonts w:ascii="Times New Roman" w:hAnsi="Times New Roman"/>
          <w:b/>
          <w:bCs/>
          <w:i/>
          <w:iCs/>
          <w:color w:val="191919"/>
          <w:sz w:val="20"/>
          <w:szCs w:val="20"/>
        </w:rPr>
        <w:t>Individual programs of study may have higher provisional admission standards.</w:t>
      </w:r>
    </w:p>
    <w:p w:rsidR="00F42301" w:rsidRDefault="00F42301" w:rsidP="0055783E">
      <w:pPr>
        <w:widowControl w:val="0"/>
        <w:autoSpaceDE w:val="0"/>
        <w:autoSpaceDN w:val="0"/>
        <w:adjustRightInd w:val="0"/>
        <w:spacing w:after="0" w:line="240" w:lineRule="exact"/>
        <w:rPr>
          <w:rFonts w:ascii="Times New Roman" w:hAnsi="Times New Roman"/>
          <w:color w:val="000000"/>
          <w:sz w:val="24"/>
          <w:szCs w:val="24"/>
        </w:rPr>
      </w:pPr>
    </w:p>
    <w:p w:rsidR="00F42301" w:rsidRDefault="00F42301" w:rsidP="0055783E">
      <w:pPr>
        <w:widowControl w:val="0"/>
        <w:autoSpaceDE w:val="0"/>
        <w:autoSpaceDN w:val="0"/>
        <w:adjustRightInd w:val="0"/>
        <w:spacing w:after="0"/>
        <w:ind w:left="1944"/>
        <w:rPr>
          <w:rFonts w:ascii="Times New Roman" w:hAnsi="Times New Roman"/>
          <w:color w:val="000000"/>
          <w:sz w:val="20"/>
          <w:szCs w:val="20"/>
        </w:rPr>
      </w:pPr>
      <w:r>
        <w:rPr>
          <w:rFonts w:ascii="Times New Roman" w:hAnsi="Times New Roman"/>
          <w:b/>
          <w:bCs/>
          <w:color w:val="191919"/>
          <w:spacing w:val="-15"/>
          <w:sz w:val="20"/>
          <w:szCs w:val="20"/>
        </w:rPr>
        <w:t>T</w:t>
      </w:r>
      <w:r>
        <w:rPr>
          <w:rFonts w:ascii="Times New Roman" w:hAnsi="Times New Roman"/>
          <w:b/>
          <w:bCs/>
          <w:color w:val="191919"/>
          <w:sz w:val="20"/>
          <w:szCs w:val="20"/>
        </w:rPr>
        <w:t>ransient</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Admission</w:t>
      </w:r>
    </w:p>
    <w:p w:rsidR="00F42301" w:rsidRDefault="00F42301" w:rsidP="0055783E">
      <w:pPr>
        <w:widowControl w:val="0"/>
        <w:autoSpaceDE w:val="0"/>
        <w:autoSpaceDN w:val="0"/>
        <w:adjustRightInd w:val="0"/>
        <w:spacing w:before="10" w:after="0" w:line="250" w:lineRule="auto"/>
        <w:ind w:left="1944" w:right="913" w:firstLine="360"/>
        <w:rPr>
          <w:rFonts w:ascii="Times New Roman" w:hAnsi="Times New Roman"/>
          <w:color w:val="000000"/>
          <w:sz w:val="20"/>
          <w:szCs w:val="20"/>
        </w:rPr>
      </w:pPr>
      <w:r>
        <w:rPr>
          <w:rFonts w:ascii="Times New Roman" w:hAnsi="Times New Roman"/>
          <w:color w:val="191919"/>
          <w:sz w:val="20"/>
          <w:szCs w:val="20"/>
        </w:rPr>
        <w:t>A</w:t>
      </w:r>
      <w:r>
        <w:rPr>
          <w:rFonts w:ascii="Times New Roman" w:hAnsi="Times New Roman"/>
          <w:color w:val="191919"/>
          <w:spacing w:val="-11"/>
          <w:sz w:val="20"/>
          <w:szCs w:val="20"/>
        </w:rPr>
        <w:t xml:space="preserve"> </w:t>
      </w:r>
      <w:r>
        <w:rPr>
          <w:rFonts w:ascii="Times New Roman" w:hAnsi="Times New Roman"/>
          <w:color w:val="191919"/>
          <w:sz w:val="20"/>
          <w:szCs w:val="20"/>
        </w:rPr>
        <w:t>full-time graduate student in good academic standing at another institution may enroll for one semester as a transient student.</w:t>
      </w:r>
      <w:r>
        <w:rPr>
          <w:rFonts w:ascii="Times New Roman" w:hAnsi="Times New Roman"/>
          <w:color w:val="191919"/>
          <w:spacing w:val="-4"/>
          <w:sz w:val="20"/>
          <w:szCs w:val="20"/>
        </w:rPr>
        <w:t xml:space="preserve"> </w:t>
      </w:r>
      <w:r>
        <w:rPr>
          <w:rFonts w:ascii="Times New Roman" w:hAnsi="Times New Roman"/>
          <w:color w:val="191919"/>
          <w:sz w:val="20"/>
          <w:szCs w:val="20"/>
        </w:rPr>
        <w:t>The regular institution must provide written authorization for the student to enroll under this status. Copies of transcripts and standardized test scores are not re- quired.</w:t>
      </w:r>
    </w:p>
    <w:p w:rsidR="00F42301" w:rsidRDefault="00F42301" w:rsidP="0055783E">
      <w:pPr>
        <w:widowControl w:val="0"/>
        <w:autoSpaceDE w:val="0"/>
        <w:autoSpaceDN w:val="0"/>
        <w:adjustRightInd w:val="0"/>
        <w:spacing w:after="0" w:line="240" w:lineRule="exact"/>
        <w:rPr>
          <w:rFonts w:ascii="Times New Roman" w:hAnsi="Times New Roman"/>
          <w:color w:val="000000"/>
          <w:sz w:val="24"/>
          <w:szCs w:val="24"/>
        </w:rPr>
      </w:pPr>
    </w:p>
    <w:p w:rsidR="00F42301" w:rsidRDefault="00F42301" w:rsidP="0055783E">
      <w:pPr>
        <w:widowControl w:val="0"/>
        <w:autoSpaceDE w:val="0"/>
        <w:autoSpaceDN w:val="0"/>
        <w:adjustRightInd w:val="0"/>
        <w:spacing w:after="0"/>
        <w:ind w:left="1944"/>
        <w:rPr>
          <w:rFonts w:ascii="Times New Roman" w:hAnsi="Times New Roman"/>
          <w:color w:val="000000"/>
          <w:sz w:val="20"/>
          <w:szCs w:val="20"/>
        </w:rPr>
      </w:pPr>
      <w:r>
        <w:rPr>
          <w:rFonts w:ascii="Times New Roman" w:hAnsi="Times New Roman"/>
          <w:b/>
          <w:bCs/>
          <w:color w:val="191919"/>
          <w:sz w:val="20"/>
          <w:szCs w:val="20"/>
        </w:rPr>
        <w:t>Non -Deg</w:t>
      </w:r>
      <w:r>
        <w:rPr>
          <w:rFonts w:ascii="Times New Roman" w:hAnsi="Times New Roman"/>
          <w:b/>
          <w:bCs/>
          <w:color w:val="191919"/>
          <w:spacing w:val="-4"/>
          <w:sz w:val="20"/>
          <w:szCs w:val="20"/>
        </w:rPr>
        <w:t>r</w:t>
      </w:r>
      <w:r>
        <w:rPr>
          <w:rFonts w:ascii="Times New Roman" w:hAnsi="Times New Roman"/>
          <w:b/>
          <w:bCs/>
          <w:color w:val="191919"/>
          <w:sz w:val="20"/>
          <w:szCs w:val="20"/>
        </w:rPr>
        <w:t>ee</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Admission</w:t>
      </w:r>
    </w:p>
    <w:p w:rsidR="00F42301" w:rsidRDefault="00F42301" w:rsidP="0055783E">
      <w:pPr>
        <w:widowControl w:val="0"/>
        <w:autoSpaceDE w:val="0"/>
        <w:autoSpaceDN w:val="0"/>
        <w:adjustRightInd w:val="0"/>
        <w:spacing w:before="10" w:after="0" w:line="250" w:lineRule="auto"/>
        <w:ind w:left="1944" w:right="970" w:firstLine="360"/>
        <w:rPr>
          <w:rFonts w:ascii="Times New Roman" w:hAnsi="Times New Roman"/>
          <w:color w:val="000000"/>
          <w:sz w:val="20"/>
          <w:szCs w:val="20"/>
        </w:rPr>
      </w:pPr>
      <w:r w:rsidRPr="00C34688">
        <w:rPr>
          <w:rFonts w:ascii="Calibri" w:hAnsi="Calibri"/>
          <w:noProof/>
          <w:lang w:eastAsia="en-US"/>
        </w:rPr>
        <w:pict>
          <v:shape id="_x0000_s1822" type="#_x0000_t202" style="position:absolute;left:0;text-align:left;margin-left:17.75pt;margin-top:11.05pt;width:1in;height:187.4pt;z-index:-251658240;mso-position-horizontal-relative:page" o:allowincell="f" filled="f" stroked="f">
            <v:textbox style="layout-flow:vertical;mso-layout-flow-alt:bottom-to-top" inset="0,0,0,0">
              <w:txbxContent>
                <w:p w:rsidR="00F42301" w:rsidRDefault="00F42301" w:rsidP="0055783E">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A</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LBAN</w:t>
                  </w:r>
                  <w:r>
                    <w:rPr>
                      <w:rFonts w:ascii="Impact" w:hAnsi="Impact" w:cs="Impact"/>
                      <w:color w:val="A3A3A3"/>
                      <w:position w:val="1"/>
                      <w:sz w:val="105"/>
                      <w:szCs w:val="105"/>
                    </w:rPr>
                    <w:t>Y</w:t>
                  </w:r>
                  <w:r>
                    <w:rPr>
                      <w:rFonts w:ascii="Impact" w:hAnsi="Impact" w:cs="Impact"/>
                      <w:color w:val="A3A3A3"/>
                      <w:spacing w:val="-115"/>
                      <w:position w:val="1"/>
                      <w:sz w:val="105"/>
                      <w:szCs w:val="105"/>
                    </w:rPr>
                    <w:t xml:space="preserve"> </w:t>
                  </w:r>
                </w:p>
              </w:txbxContent>
            </v:textbox>
            <w10:wrap anchorx="page"/>
          </v:shape>
        </w:pict>
      </w:r>
      <w:r>
        <w:rPr>
          <w:rFonts w:ascii="Times New Roman" w:hAnsi="Times New Roman"/>
          <w:color w:val="191919"/>
          <w:sz w:val="20"/>
          <w:szCs w:val="20"/>
        </w:rPr>
        <w:t>No student will be allowed to take more than nine (9) hours in non-degree status. If a student has not gained eligibility for provisional or regular status by the time the nine hours are com- pleted, then the student will be automatically dropped from the program.</w:t>
      </w:r>
    </w:p>
    <w:p w:rsidR="00F42301" w:rsidRDefault="00F42301" w:rsidP="0055783E">
      <w:pPr>
        <w:widowControl w:val="0"/>
        <w:autoSpaceDE w:val="0"/>
        <w:autoSpaceDN w:val="0"/>
        <w:adjustRightInd w:val="0"/>
        <w:spacing w:after="0"/>
        <w:ind w:left="2304"/>
        <w:rPr>
          <w:rFonts w:ascii="Times New Roman" w:hAnsi="Times New Roman"/>
          <w:color w:val="000000"/>
          <w:sz w:val="20"/>
          <w:szCs w:val="20"/>
        </w:rPr>
      </w:pPr>
      <w:r>
        <w:rPr>
          <w:rFonts w:ascii="Times New Roman" w:hAnsi="Times New Roman"/>
          <w:color w:val="191919"/>
          <w:sz w:val="20"/>
          <w:szCs w:val="20"/>
        </w:rPr>
        <w:t>A</w:t>
      </w:r>
      <w:r>
        <w:rPr>
          <w:rFonts w:ascii="Times New Roman" w:hAnsi="Times New Roman"/>
          <w:color w:val="191919"/>
          <w:spacing w:val="-11"/>
          <w:sz w:val="20"/>
          <w:szCs w:val="20"/>
        </w:rPr>
        <w:t xml:space="preserve"> </w:t>
      </w:r>
      <w:r>
        <w:rPr>
          <w:rFonts w:ascii="Times New Roman" w:hAnsi="Times New Roman"/>
          <w:color w:val="191919"/>
          <w:sz w:val="20"/>
          <w:szCs w:val="20"/>
        </w:rPr>
        <w:t>student admitted to a graduate certification program may earn more than nine credit hours;</w:t>
      </w:r>
    </w:p>
    <w:p w:rsidR="00F42301" w:rsidRDefault="00F42301" w:rsidP="0055783E">
      <w:pPr>
        <w:widowControl w:val="0"/>
        <w:autoSpaceDE w:val="0"/>
        <w:autoSpaceDN w:val="0"/>
        <w:adjustRightInd w:val="0"/>
        <w:spacing w:before="10" w:after="0"/>
        <w:ind w:left="1944"/>
        <w:rPr>
          <w:rFonts w:ascii="Times New Roman" w:hAnsi="Times New Roman"/>
          <w:color w:val="000000"/>
          <w:sz w:val="20"/>
          <w:szCs w:val="20"/>
        </w:rPr>
      </w:pPr>
      <w:r>
        <w:rPr>
          <w:rFonts w:ascii="Times New Roman" w:hAnsi="Times New Roman"/>
          <w:color w:val="191919"/>
          <w:sz w:val="20"/>
          <w:szCs w:val="20"/>
        </w:rPr>
        <w:t>howeve</w:t>
      </w:r>
      <w:r>
        <w:rPr>
          <w:rFonts w:ascii="Times New Roman" w:hAnsi="Times New Roman"/>
          <w:color w:val="191919"/>
          <w:spacing w:val="-8"/>
          <w:sz w:val="20"/>
          <w:szCs w:val="20"/>
        </w:rPr>
        <w:t>r</w:t>
      </w:r>
      <w:r>
        <w:rPr>
          <w:rFonts w:ascii="Times New Roman" w:hAnsi="Times New Roman"/>
          <w:color w:val="191919"/>
          <w:sz w:val="20"/>
          <w:szCs w:val="20"/>
        </w:rPr>
        <w:t>, only nine hours will be accepted toward the maste</w:t>
      </w:r>
      <w:r>
        <w:rPr>
          <w:rFonts w:ascii="Times New Roman" w:hAnsi="Times New Roman"/>
          <w:color w:val="191919"/>
          <w:spacing w:val="8"/>
          <w:sz w:val="20"/>
          <w:szCs w:val="20"/>
        </w:rPr>
        <w:t>r</w:t>
      </w:r>
      <w:r>
        <w:rPr>
          <w:rFonts w:ascii="Times New Roman" w:hAnsi="Times New Roman"/>
          <w:color w:val="191919"/>
          <w:spacing w:val="-11"/>
          <w:sz w:val="20"/>
          <w:szCs w:val="20"/>
        </w:rPr>
        <w:t>’</w:t>
      </w:r>
      <w:r>
        <w:rPr>
          <w:rFonts w:ascii="Times New Roman" w:hAnsi="Times New Roman"/>
          <w:color w:val="191919"/>
          <w:sz w:val="20"/>
          <w:szCs w:val="20"/>
        </w:rPr>
        <w:t>s degree.</w:t>
      </w:r>
    </w:p>
    <w:p w:rsidR="00F42301" w:rsidRDefault="00F42301" w:rsidP="0055783E">
      <w:pPr>
        <w:widowControl w:val="0"/>
        <w:autoSpaceDE w:val="0"/>
        <w:autoSpaceDN w:val="0"/>
        <w:adjustRightInd w:val="0"/>
        <w:spacing w:before="10" w:after="0" w:line="250" w:lineRule="auto"/>
        <w:ind w:left="1944" w:right="869" w:firstLine="360"/>
        <w:rPr>
          <w:rFonts w:ascii="Times New Roman" w:hAnsi="Times New Roman"/>
          <w:color w:val="000000"/>
          <w:sz w:val="20"/>
          <w:szCs w:val="20"/>
        </w:rPr>
      </w:pPr>
      <w:r>
        <w:rPr>
          <w:rFonts w:ascii="Times New Roman" w:hAnsi="Times New Roman"/>
          <w:b/>
          <w:bCs/>
          <w:color w:val="191919"/>
          <w:sz w:val="20"/>
          <w:szCs w:val="20"/>
        </w:rPr>
        <w:t>Seniors:</w:t>
      </w:r>
      <w:r>
        <w:rPr>
          <w:rFonts w:ascii="Times New Roman" w:hAnsi="Times New Roman"/>
          <w:b/>
          <w:bCs/>
          <w:color w:val="191919"/>
          <w:spacing w:val="-11"/>
          <w:sz w:val="20"/>
          <w:szCs w:val="20"/>
        </w:rPr>
        <w:t xml:space="preserve"> </w:t>
      </w:r>
      <w:r>
        <w:rPr>
          <w:rFonts w:ascii="Times New Roman" w:hAnsi="Times New Roman"/>
          <w:color w:val="191919"/>
          <w:sz w:val="20"/>
          <w:szCs w:val="20"/>
        </w:rPr>
        <w:t>Albany State University unde</w:t>
      </w:r>
      <w:r>
        <w:rPr>
          <w:rFonts w:ascii="Times New Roman" w:hAnsi="Times New Roman"/>
          <w:color w:val="191919"/>
          <w:spacing w:val="-4"/>
          <w:sz w:val="20"/>
          <w:szCs w:val="20"/>
        </w:rPr>
        <w:t>r</w:t>
      </w:r>
      <w:r>
        <w:rPr>
          <w:rFonts w:ascii="Times New Roman" w:hAnsi="Times New Roman"/>
          <w:color w:val="191919"/>
          <w:sz w:val="20"/>
          <w:szCs w:val="20"/>
        </w:rPr>
        <w:t>graduate students with senior standing may be admit- ted to non-degree status in the Graduate School and register for graduate courses if each of the fol- lowing conditions are met:</w:t>
      </w:r>
    </w:p>
    <w:p w:rsidR="00F42301" w:rsidRDefault="00F42301" w:rsidP="0055783E">
      <w:pPr>
        <w:widowControl w:val="0"/>
        <w:autoSpaceDE w:val="0"/>
        <w:autoSpaceDN w:val="0"/>
        <w:adjustRightInd w:val="0"/>
        <w:spacing w:after="0"/>
        <w:ind w:left="2304"/>
        <w:rPr>
          <w:rFonts w:ascii="Times New Roman" w:hAnsi="Times New Roman"/>
          <w:color w:val="000000"/>
          <w:sz w:val="20"/>
          <w:szCs w:val="20"/>
        </w:rPr>
      </w:pPr>
      <w:r>
        <w:rPr>
          <w:rFonts w:ascii="Times New Roman" w:hAnsi="Times New Roman"/>
          <w:color w:val="191919"/>
          <w:sz w:val="20"/>
          <w:szCs w:val="20"/>
        </w:rPr>
        <w:t>1.</w:t>
      </w:r>
      <w:r>
        <w:rPr>
          <w:rFonts w:ascii="Times New Roman" w:hAnsi="Times New Roman"/>
          <w:color w:val="191919"/>
          <w:spacing w:val="-4"/>
          <w:sz w:val="20"/>
          <w:szCs w:val="20"/>
        </w:rPr>
        <w:t xml:space="preserve"> </w:t>
      </w:r>
      <w:r>
        <w:rPr>
          <w:rFonts w:ascii="Times New Roman" w:hAnsi="Times New Roman"/>
          <w:color w:val="191919"/>
          <w:sz w:val="20"/>
          <w:szCs w:val="20"/>
        </w:rPr>
        <w:t>The student has an overall 3.0 or better grade-point average.</w:t>
      </w:r>
    </w:p>
    <w:p w:rsidR="00F42301" w:rsidRDefault="00F42301" w:rsidP="0055783E">
      <w:pPr>
        <w:widowControl w:val="0"/>
        <w:autoSpaceDE w:val="0"/>
        <w:autoSpaceDN w:val="0"/>
        <w:adjustRightInd w:val="0"/>
        <w:spacing w:before="10" w:after="0" w:line="250" w:lineRule="auto"/>
        <w:ind w:left="2504" w:right="2018" w:hanging="200"/>
        <w:rPr>
          <w:rFonts w:ascii="Times New Roman" w:hAnsi="Times New Roman"/>
          <w:color w:val="000000"/>
          <w:sz w:val="20"/>
          <w:szCs w:val="20"/>
        </w:rPr>
      </w:pPr>
      <w:r>
        <w:rPr>
          <w:rFonts w:ascii="Times New Roman" w:hAnsi="Times New Roman"/>
          <w:color w:val="191919"/>
          <w:sz w:val="20"/>
          <w:szCs w:val="20"/>
        </w:rPr>
        <w:t>2.</w:t>
      </w:r>
      <w:r>
        <w:rPr>
          <w:rFonts w:ascii="Times New Roman" w:hAnsi="Times New Roman"/>
          <w:color w:val="191919"/>
          <w:spacing w:val="-4"/>
          <w:sz w:val="20"/>
          <w:szCs w:val="20"/>
        </w:rPr>
        <w:t xml:space="preserve"> </w:t>
      </w:r>
      <w:r>
        <w:rPr>
          <w:rFonts w:ascii="Times New Roman" w:hAnsi="Times New Roman"/>
          <w:color w:val="191919"/>
          <w:sz w:val="20"/>
          <w:szCs w:val="20"/>
        </w:rPr>
        <w:t>The</w:t>
      </w:r>
      <w:r>
        <w:rPr>
          <w:rFonts w:ascii="Times New Roman" w:hAnsi="Times New Roman"/>
          <w:color w:val="191919"/>
          <w:spacing w:val="-4"/>
          <w:sz w:val="20"/>
          <w:szCs w:val="20"/>
        </w:rPr>
        <w:t xml:space="preserve"> </w:t>
      </w:r>
      <w:r>
        <w:rPr>
          <w:rFonts w:ascii="Times New Roman" w:hAnsi="Times New Roman"/>
          <w:color w:val="191919"/>
          <w:spacing w:val="-12"/>
          <w:sz w:val="20"/>
          <w:szCs w:val="20"/>
        </w:rPr>
        <w:t>V</w:t>
      </w:r>
      <w:r>
        <w:rPr>
          <w:rFonts w:ascii="Times New Roman" w:hAnsi="Times New Roman"/>
          <w:color w:val="191919"/>
          <w:sz w:val="20"/>
          <w:szCs w:val="20"/>
        </w:rPr>
        <w:t>ice President for</w:t>
      </w:r>
      <w:r>
        <w:rPr>
          <w:rFonts w:ascii="Times New Roman" w:hAnsi="Times New Roman"/>
          <w:color w:val="191919"/>
          <w:spacing w:val="-11"/>
          <w:sz w:val="20"/>
          <w:szCs w:val="20"/>
        </w:rPr>
        <w:t xml:space="preserve"> </w:t>
      </w:r>
      <w:r>
        <w:rPr>
          <w:rFonts w:ascii="Times New Roman" w:hAnsi="Times New Roman"/>
          <w:color w:val="191919"/>
          <w:sz w:val="20"/>
          <w:szCs w:val="20"/>
        </w:rPr>
        <w:t>Academic</w:t>
      </w:r>
      <w:r>
        <w:rPr>
          <w:rFonts w:ascii="Times New Roman" w:hAnsi="Times New Roman"/>
          <w:color w:val="191919"/>
          <w:spacing w:val="-11"/>
          <w:sz w:val="20"/>
          <w:szCs w:val="20"/>
        </w:rPr>
        <w:t xml:space="preserve"> </w:t>
      </w:r>
      <w:r>
        <w:rPr>
          <w:rFonts w:ascii="Times New Roman" w:hAnsi="Times New Roman"/>
          <w:color w:val="191919"/>
          <w:sz w:val="20"/>
          <w:szCs w:val="20"/>
        </w:rPr>
        <w:t>A</w:t>
      </w:r>
      <w:r>
        <w:rPr>
          <w:rFonts w:ascii="Times New Roman" w:hAnsi="Times New Roman"/>
          <w:color w:val="191919"/>
          <w:spacing w:val="-4"/>
          <w:sz w:val="20"/>
          <w:szCs w:val="20"/>
        </w:rPr>
        <w:t>f</w:t>
      </w:r>
      <w:r>
        <w:rPr>
          <w:rFonts w:ascii="Times New Roman" w:hAnsi="Times New Roman"/>
          <w:color w:val="191919"/>
          <w:sz w:val="20"/>
          <w:szCs w:val="20"/>
        </w:rPr>
        <w:t>fairs approves the academic department's recommendation for the student to apply to the Graduate School.</w:t>
      </w:r>
    </w:p>
    <w:p w:rsidR="00F42301" w:rsidRDefault="00F42301" w:rsidP="0055783E">
      <w:pPr>
        <w:widowControl w:val="0"/>
        <w:autoSpaceDE w:val="0"/>
        <w:autoSpaceDN w:val="0"/>
        <w:adjustRightInd w:val="0"/>
        <w:spacing w:after="0"/>
        <w:ind w:left="2304"/>
        <w:rPr>
          <w:rFonts w:ascii="Times New Roman" w:hAnsi="Times New Roman"/>
          <w:color w:val="000000"/>
          <w:sz w:val="20"/>
          <w:szCs w:val="20"/>
        </w:rPr>
      </w:pPr>
      <w:r>
        <w:rPr>
          <w:rFonts w:ascii="Times New Roman" w:hAnsi="Times New Roman"/>
          <w:color w:val="191919"/>
          <w:sz w:val="20"/>
          <w:szCs w:val="20"/>
        </w:rPr>
        <w:t>3.</w:t>
      </w:r>
      <w:r>
        <w:rPr>
          <w:rFonts w:ascii="Times New Roman" w:hAnsi="Times New Roman"/>
          <w:color w:val="191919"/>
          <w:spacing w:val="-4"/>
          <w:sz w:val="20"/>
          <w:szCs w:val="20"/>
        </w:rPr>
        <w:t xml:space="preserve"> </w:t>
      </w:r>
      <w:r>
        <w:rPr>
          <w:rFonts w:ascii="Times New Roman" w:hAnsi="Times New Roman"/>
          <w:color w:val="191919"/>
          <w:sz w:val="20"/>
          <w:szCs w:val="20"/>
        </w:rPr>
        <w:t>The student applies and is accepted as a non-degree student in the Graduate School.</w:t>
      </w:r>
    </w:p>
    <w:p w:rsidR="00F42301" w:rsidRDefault="00F42301" w:rsidP="0055783E">
      <w:pPr>
        <w:widowControl w:val="0"/>
        <w:autoSpaceDE w:val="0"/>
        <w:autoSpaceDN w:val="0"/>
        <w:adjustRightInd w:val="0"/>
        <w:spacing w:before="10" w:after="0"/>
        <w:ind w:left="2304"/>
        <w:rPr>
          <w:rFonts w:ascii="Times New Roman" w:hAnsi="Times New Roman"/>
          <w:color w:val="000000"/>
          <w:sz w:val="20"/>
          <w:szCs w:val="20"/>
        </w:rPr>
      </w:pPr>
      <w:r>
        <w:rPr>
          <w:rFonts w:ascii="Times New Roman" w:hAnsi="Times New Roman"/>
          <w:color w:val="191919"/>
          <w:sz w:val="20"/>
          <w:szCs w:val="20"/>
        </w:rPr>
        <w:t>4.</w:t>
      </w:r>
      <w:r>
        <w:rPr>
          <w:rFonts w:ascii="Times New Roman" w:hAnsi="Times New Roman"/>
          <w:color w:val="191919"/>
          <w:spacing w:val="-4"/>
          <w:sz w:val="20"/>
          <w:szCs w:val="20"/>
        </w:rPr>
        <w:t xml:space="preserve"> </w:t>
      </w:r>
      <w:r>
        <w:rPr>
          <w:rFonts w:ascii="Times New Roman" w:hAnsi="Times New Roman"/>
          <w:color w:val="191919"/>
          <w:sz w:val="20"/>
          <w:szCs w:val="20"/>
        </w:rPr>
        <w:t>The student follows the same regulations for all non-degree students in the Graduate</w:t>
      </w:r>
    </w:p>
    <w:p w:rsidR="00F42301" w:rsidRDefault="00F42301" w:rsidP="0055783E">
      <w:pPr>
        <w:widowControl w:val="0"/>
        <w:autoSpaceDE w:val="0"/>
        <w:autoSpaceDN w:val="0"/>
        <w:adjustRightInd w:val="0"/>
        <w:spacing w:before="10" w:after="0"/>
        <w:ind w:left="2469" w:right="7596"/>
        <w:jc w:val="center"/>
        <w:rPr>
          <w:rFonts w:ascii="Times New Roman" w:hAnsi="Times New Roman"/>
          <w:color w:val="000000"/>
          <w:sz w:val="20"/>
          <w:szCs w:val="20"/>
        </w:rPr>
      </w:pPr>
      <w:r>
        <w:rPr>
          <w:rFonts w:ascii="Times New Roman" w:hAnsi="Times New Roman"/>
          <w:color w:val="191919"/>
          <w:sz w:val="20"/>
          <w:szCs w:val="20"/>
        </w:rPr>
        <w:t>School.</w:t>
      </w:r>
    </w:p>
    <w:p w:rsidR="00F42301" w:rsidRDefault="00F42301" w:rsidP="0055783E">
      <w:pPr>
        <w:widowControl w:val="0"/>
        <w:autoSpaceDE w:val="0"/>
        <w:autoSpaceDN w:val="0"/>
        <w:adjustRightInd w:val="0"/>
        <w:spacing w:before="10" w:after="0" w:line="250" w:lineRule="auto"/>
        <w:ind w:left="2504" w:right="1158" w:hanging="200"/>
        <w:rPr>
          <w:rFonts w:ascii="Times New Roman" w:hAnsi="Times New Roman"/>
          <w:color w:val="000000"/>
          <w:sz w:val="20"/>
          <w:szCs w:val="20"/>
        </w:rPr>
      </w:pPr>
      <w:r>
        <w:rPr>
          <w:rFonts w:ascii="Times New Roman" w:hAnsi="Times New Roman"/>
          <w:color w:val="191919"/>
          <w:sz w:val="20"/>
          <w:szCs w:val="20"/>
        </w:rPr>
        <w:t>5.</w:t>
      </w:r>
      <w:r>
        <w:rPr>
          <w:rFonts w:ascii="Times New Roman" w:hAnsi="Times New Roman"/>
          <w:color w:val="191919"/>
          <w:spacing w:val="-11"/>
          <w:sz w:val="20"/>
          <w:szCs w:val="20"/>
        </w:rPr>
        <w:t xml:space="preserve"> </w:t>
      </w:r>
      <w:r>
        <w:rPr>
          <w:rFonts w:ascii="Times New Roman" w:hAnsi="Times New Roman"/>
          <w:color w:val="191919"/>
          <w:sz w:val="20"/>
          <w:szCs w:val="20"/>
        </w:rPr>
        <w:t>As with all non-degree students, only nine (9) semester hours taken in non-degree status by</w:t>
      </w:r>
      <w:r>
        <w:rPr>
          <w:rFonts w:ascii="Times New Roman" w:hAnsi="Times New Roman"/>
          <w:color w:val="191919"/>
          <w:spacing w:val="-11"/>
          <w:sz w:val="20"/>
          <w:szCs w:val="20"/>
        </w:rPr>
        <w:t xml:space="preserve"> </w:t>
      </w:r>
      <w:r>
        <w:rPr>
          <w:rFonts w:ascii="Times New Roman" w:hAnsi="Times New Roman"/>
          <w:color w:val="191919"/>
          <w:sz w:val="20"/>
          <w:szCs w:val="20"/>
        </w:rPr>
        <w:t>ASU seniors may be applied toward a Master's degree at the Universit</w:t>
      </w:r>
      <w:r>
        <w:rPr>
          <w:rFonts w:ascii="Times New Roman" w:hAnsi="Times New Roman"/>
          <w:color w:val="191919"/>
          <w:spacing w:val="-13"/>
          <w:sz w:val="20"/>
          <w:szCs w:val="20"/>
        </w:rPr>
        <w:t>y</w:t>
      </w:r>
      <w:r>
        <w:rPr>
          <w:rFonts w:ascii="Times New Roman" w:hAnsi="Times New Roman"/>
          <w:color w:val="191919"/>
          <w:sz w:val="20"/>
          <w:szCs w:val="20"/>
        </w:rPr>
        <w:t>.</w:t>
      </w:r>
    </w:p>
    <w:p w:rsidR="00F42301" w:rsidRDefault="00F42301" w:rsidP="0055783E">
      <w:pPr>
        <w:widowControl w:val="0"/>
        <w:autoSpaceDE w:val="0"/>
        <w:autoSpaceDN w:val="0"/>
        <w:adjustRightInd w:val="0"/>
        <w:spacing w:after="0" w:line="250" w:lineRule="auto"/>
        <w:ind w:left="2504" w:right="984" w:hanging="200"/>
        <w:rPr>
          <w:rFonts w:ascii="Times New Roman" w:hAnsi="Times New Roman"/>
          <w:color w:val="000000"/>
          <w:sz w:val="20"/>
          <w:szCs w:val="20"/>
        </w:rPr>
      </w:pPr>
      <w:r>
        <w:rPr>
          <w:rFonts w:ascii="Times New Roman" w:hAnsi="Times New Roman"/>
          <w:color w:val="191919"/>
          <w:sz w:val="20"/>
          <w:szCs w:val="20"/>
        </w:rPr>
        <w:t>6. Seniors who have been approved by the</w:t>
      </w:r>
      <w:r>
        <w:rPr>
          <w:rFonts w:ascii="Times New Roman" w:hAnsi="Times New Roman"/>
          <w:color w:val="191919"/>
          <w:spacing w:val="-4"/>
          <w:sz w:val="20"/>
          <w:szCs w:val="20"/>
        </w:rPr>
        <w:t xml:space="preserve"> </w:t>
      </w:r>
      <w:r>
        <w:rPr>
          <w:rFonts w:ascii="Times New Roman" w:hAnsi="Times New Roman"/>
          <w:color w:val="191919"/>
          <w:spacing w:val="-12"/>
          <w:sz w:val="20"/>
          <w:szCs w:val="20"/>
        </w:rPr>
        <w:t>V</w:t>
      </w:r>
      <w:r>
        <w:rPr>
          <w:rFonts w:ascii="Times New Roman" w:hAnsi="Times New Roman"/>
          <w:color w:val="191919"/>
          <w:sz w:val="20"/>
          <w:szCs w:val="20"/>
        </w:rPr>
        <w:t>ice President for</w:t>
      </w:r>
      <w:r>
        <w:rPr>
          <w:rFonts w:ascii="Times New Roman" w:hAnsi="Times New Roman"/>
          <w:color w:val="191919"/>
          <w:spacing w:val="-11"/>
          <w:sz w:val="20"/>
          <w:szCs w:val="20"/>
        </w:rPr>
        <w:t xml:space="preserve"> </w:t>
      </w:r>
      <w:r>
        <w:rPr>
          <w:rFonts w:ascii="Times New Roman" w:hAnsi="Times New Roman"/>
          <w:color w:val="191919"/>
          <w:sz w:val="20"/>
          <w:szCs w:val="20"/>
        </w:rPr>
        <w:t>Academic</w:t>
      </w:r>
      <w:r>
        <w:rPr>
          <w:rFonts w:ascii="Times New Roman" w:hAnsi="Times New Roman"/>
          <w:color w:val="191919"/>
          <w:spacing w:val="-11"/>
          <w:sz w:val="20"/>
          <w:szCs w:val="20"/>
        </w:rPr>
        <w:t xml:space="preserve"> </w:t>
      </w:r>
      <w:r>
        <w:rPr>
          <w:rFonts w:ascii="Times New Roman" w:hAnsi="Times New Roman"/>
          <w:color w:val="191919"/>
          <w:sz w:val="20"/>
          <w:szCs w:val="20"/>
        </w:rPr>
        <w:t>A</w:t>
      </w:r>
      <w:r>
        <w:rPr>
          <w:rFonts w:ascii="Times New Roman" w:hAnsi="Times New Roman"/>
          <w:color w:val="191919"/>
          <w:spacing w:val="-4"/>
          <w:sz w:val="20"/>
          <w:szCs w:val="20"/>
        </w:rPr>
        <w:t>f</w:t>
      </w:r>
      <w:r>
        <w:rPr>
          <w:rFonts w:ascii="Times New Roman" w:hAnsi="Times New Roman"/>
          <w:color w:val="191919"/>
          <w:sz w:val="20"/>
          <w:szCs w:val="20"/>
        </w:rPr>
        <w:t xml:space="preserve">fairs and accepted </w:t>
      </w:r>
      <w:r>
        <w:rPr>
          <w:rFonts w:ascii="Times New Roman" w:hAnsi="Times New Roman"/>
          <w:color w:val="191919"/>
          <w:sz w:val="20"/>
          <w:szCs w:val="20"/>
        </w:rPr>
        <w:lastRenderedPageBreak/>
        <w:t>as non-degree students in the Graduate School are limited to a maximum of 12 semester</w:t>
      </w:r>
    </w:p>
    <w:p w:rsidR="00F42301" w:rsidRDefault="00F42301" w:rsidP="0055783E">
      <w:pPr>
        <w:widowControl w:val="0"/>
        <w:autoSpaceDE w:val="0"/>
        <w:autoSpaceDN w:val="0"/>
        <w:adjustRightInd w:val="0"/>
        <w:spacing w:after="0" w:line="250" w:lineRule="auto"/>
        <w:ind w:left="2504" w:right="984" w:hanging="200"/>
        <w:rPr>
          <w:rFonts w:ascii="Times New Roman" w:hAnsi="Times New Roman"/>
          <w:color w:val="000000"/>
          <w:sz w:val="20"/>
          <w:szCs w:val="20"/>
        </w:rPr>
        <w:sectPr w:rsidR="00F42301">
          <w:footerReference w:type="even" r:id="rId12"/>
          <w:footerReference w:type="default" r:id="rId13"/>
          <w:pgSz w:w="12240" w:h="15840"/>
          <w:pgMar w:top="300" w:right="1300" w:bottom="280" w:left="200" w:header="0" w:footer="733" w:gutter="0"/>
          <w:pgNumType w:start="20"/>
          <w:cols w:space="720"/>
          <w:noEndnote/>
        </w:sectPr>
      </w:pPr>
    </w:p>
    <w:p w:rsidR="00F42301" w:rsidRDefault="00F42301" w:rsidP="0055783E">
      <w:pPr>
        <w:widowControl w:val="0"/>
        <w:autoSpaceDE w:val="0"/>
        <w:autoSpaceDN w:val="0"/>
        <w:adjustRightInd w:val="0"/>
        <w:spacing w:before="1" w:after="0" w:line="100" w:lineRule="exact"/>
        <w:rPr>
          <w:rFonts w:ascii="Times New Roman" w:hAnsi="Times New Roman"/>
          <w:color w:val="000000"/>
          <w:sz w:val="10"/>
          <w:szCs w:val="10"/>
        </w:rPr>
      </w:pPr>
    </w:p>
    <w:tbl>
      <w:tblPr>
        <w:tblW w:w="0" w:type="auto"/>
        <w:tblInd w:w="119" w:type="dxa"/>
        <w:tblLayout w:type="fixed"/>
        <w:tblCellMar>
          <w:left w:w="0" w:type="dxa"/>
          <w:right w:w="0" w:type="dxa"/>
        </w:tblCellMar>
        <w:tblLook w:val="0000"/>
      </w:tblPr>
      <w:tblGrid>
        <w:gridCol w:w="4876"/>
        <w:gridCol w:w="4560"/>
        <w:gridCol w:w="1067"/>
      </w:tblGrid>
      <w:tr w:rsidR="00F42301" w:rsidRPr="00FA7AC7" w:rsidTr="00F319A1">
        <w:trPr>
          <w:trHeight w:hRule="exact" w:val="235"/>
        </w:trPr>
        <w:tc>
          <w:tcPr>
            <w:tcW w:w="4876" w:type="dxa"/>
            <w:tcBorders>
              <w:top w:val="nil"/>
              <w:left w:val="nil"/>
              <w:bottom w:val="single" w:sz="4" w:space="0" w:color="191919"/>
              <w:right w:val="single" w:sz="4" w:space="0" w:color="191919"/>
            </w:tcBorders>
          </w:tcPr>
          <w:p w:rsidR="00F42301" w:rsidRPr="00FA7AC7" w:rsidRDefault="00F42301" w:rsidP="00F319A1">
            <w:pPr>
              <w:widowControl w:val="0"/>
              <w:autoSpaceDE w:val="0"/>
              <w:autoSpaceDN w:val="0"/>
              <w:adjustRightInd w:val="0"/>
              <w:spacing w:after="0"/>
              <w:rPr>
                <w:rFonts w:ascii="Times New Roman" w:hAnsi="Times New Roman"/>
                <w:sz w:val="24"/>
                <w:szCs w:val="24"/>
              </w:rPr>
            </w:pPr>
          </w:p>
        </w:tc>
        <w:tc>
          <w:tcPr>
            <w:tcW w:w="4560" w:type="dxa"/>
            <w:vMerge w:val="restart"/>
            <w:tcBorders>
              <w:top w:val="single" w:sz="4" w:space="0" w:color="191919"/>
              <w:left w:val="single" w:sz="4" w:space="0" w:color="191919"/>
              <w:bottom w:val="single" w:sz="4" w:space="0" w:color="191919"/>
              <w:right w:val="single" w:sz="4" w:space="0" w:color="191919"/>
            </w:tcBorders>
          </w:tcPr>
          <w:p w:rsidR="00F42301" w:rsidRPr="00FA7AC7" w:rsidRDefault="00F42301" w:rsidP="00F319A1">
            <w:pPr>
              <w:widowControl w:val="0"/>
              <w:autoSpaceDE w:val="0"/>
              <w:autoSpaceDN w:val="0"/>
              <w:adjustRightInd w:val="0"/>
              <w:spacing w:before="8" w:after="0" w:line="150" w:lineRule="exact"/>
              <w:rPr>
                <w:rFonts w:ascii="Times New Roman" w:hAnsi="Times New Roman"/>
                <w:sz w:val="15"/>
                <w:szCs w:val="15"/>
              </w:rPr>
            </w:pPr>
          </w:p>
          <w:p w:rsidR="00F42301" w:rsidRPr="00FA7AC7" w:rsidRDefault="00F42301" w:rsidP="00F319A1">
            <w:pPr>
              <w:widowControl w:val="0"/>
              <w:autoSpaceDE w:val="0"/>
              <w:autoSpaceDN w:val="0"/>
              <w:adjustRightInd w:val="0"/>
              <w:spacing w:after="0"/>
              <w:ind w:left="848"/>
              <w:rPr>
                <w:rFonts w:ascii="Times New Roman" w:hAnsi="Times New Roman"/>
                <w:sz w:val="24"/>
                <w:szCs w:val="24"/>
              </w:rPr>
            </w:pPr>
            <w:r w:rsidRPr="00FA7AC7">
              <w:rPr>
                <w:rFonts w:ascii="Times New Roman" w:hAnsi="Times New Roman"/>
                <w:b/>
                <w:bCs/>
                <w:color w:val="191919"/>
                <w:sz w:val="36"/>
                <w:szCs w:val="36"/>
              </w:rPr>
              <w:t>A</w:t>
            </w:r>
            <w:r w:rsidRPr="00FA7AC7">
              <w:rPr>
                <w:rFonts w:ascii="Times New Roman" w:hAnsi="Times New Roman"/>
                <w:b/>
                <w:bCs/>
                <w:color w:val="191919"/>
                <w:sz w:val="27"/>
                <w:szCs w:val="27"/>
              </w:rPr>
              <w:t>DMISSION</w:t>
            </w:r>
            <w:r w:rsidRPr="00FA7AC7">
              <w:rPr>
                <w:rFonts w:ascii="Times New Roman" w:hAnsi="Times New Roman"/>
                <w:b/>
                <w:bCs/>
                <w:color w:val="191919"/>
                <w:spacing w:val="23"/>
                <w:sz w:val="27"/>
                <w:szCs w:val="27"/>
              </w:rPr>
              <w:t xml:space="preserve"> </w:t>
            </w:r>
            <w:r w:rsidRPr="00FA7AC7">
              <w:rPr>
                <w:rFonts w:ascii="Times New Roman" w:hAnsi="Times New Roman"/>
                <w:b/>
                <w:bCs/>
                <w:color w:val="191919"/>
                <w:sz w:val="36"/>
                <w:szCs w:val="36"/>
              </w:rPr>
              <w:t>C</w:t>
            </w:r>
            <w:r w:rsidRPr="00FA7AC7">
              <w:rPr>
                <w:rFonts w:ascii="Times New Roman" w:hAnsi="Times New Roman"/>
                <w:b/>
                <w:bCs/>
                <w:color w:val="191919"/>
                <w:spacing w:val="-20"/>
                <w:sz w:val="27"/>
                <w:szCs w:val="27"/>
              </w:rPr>
              <w:t>A</w:t>
            </w:r>
            <w:r w:rsidRPr="00FA7AC7">
              <w:rPr>
                <w:rFonts w:ascii="Times New Roman" w:hAnsi="Times New Roman"/>
                <w:b/>
                <w:bCs/>
                <w:color w:val="191919"/>
                <w:sz w:val="27"/>
                <w:szCs w:val="27"/>
              </w:rPr>
              <w:t>TEGORIES</w:t>
            </w:r>
          </w:p>
        </w:tc>
        <w:tc>
          <w:tcPr>
            <w:tcW w:w="1067" w:type="dxa"/>
            <w:tcBorders>
              <w:top w:val="nil"/>
              <w:left w:val="single" w:sz="4" w:space="0" w:color="191919"/>
              <w:bottom w:val="single" w:sz="4" w:space="0" w:color="191919"/>
              <w:right w:val="nil"/>
            </w:tcBorders>
          </w:tcPr>
          <w:p w:rsidR="00F42301" w:rsidRPr="00FA7AC7" w:rsidRDefault="00F42301" w:rsidP="00F319A1">
            <w:pPr>
              <w:widowControl w:val="0"/>
              <w:autoSpaceDE w:val="0"/>
              <w:autoSpaceDN w:val="0"/>
              <w:adjustRightInd w:val="0"/>
              <w:spacing w:after="0"/>
              <w:rPr>
                <w:rFonts w:ascii="Times New Roman" w:hAnsi="Times New Roman"/>
                <w:sz w:val="24"/>
                <w:szCs w:val="24"/>
              </w:rPr>
            </w:pPr>
          </w:p>
        </w:tc>
      </w:tr>
      <w:tr w:rsidR="00F42301" w:rsidRPr="00FA7AC7" w:rsidTr="00F319A1">
        <w:trPr>
          <w:trHeight w:hRule="exact" w:val="256"/>
        </w:trPr>
        <w:tc>
          <w:tcPr>
            <w:tcW w:w="4876" w:type="dxa"/>
            <w:tcBorders>
              <w:top w:val="single" w:sz="4" w:space="0" w:color="191919"/>
              <w:left w:val="nil"/>
              <w:bottom w:val="single" w:sz="4" w:space="0" w:color="191919"/>
              <w:right w:val="single" w:sz="4" w:space="0" w:color="191919"/>
            </w:tcBorders>
          </w:tcPr>
          <w:p w:rsidR="00F42301" w:rsidRPr="00FA7AC7" w:rsidRDefault="00F42301" w:rsidP="00F319A1">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F319A1">
            <w:pPr>
              <w:widowControl w:val="0"/>
              <w:autoSpaceDE w:val="0"/>
              <w:autoSpaceDN w:val="0"/>
              <w:adjustRightInd w:val="0"/>
              <w:spacing w:after="0"/>
              <w:rPr>
                <w:rFonts w:ascii="Times New Roman" w:hAnsi="Times New Roman"/>
                <w:sz w:val="24"/>
                <w:szCs w:val="24"/>
              </w:rPr>
            </w:pPr>
          </w:p>
        </w:tc>
        <w:tc>
          <w:tcPr>
            <w:tcW w:w="1067" w:type="dxa"/>
            <w:tcBorders>
              <w:top w:val="single" w:sz="4" w:space="0" w:color="191919"/>
              <w:left w:val="single" w:sz="4" w:space="0" w:color="191919"/>
              <w:bottom w:val="single" w:sz="4" w:space="0" w:color="191919"/>
              <w:right w:val="nil"/>
            </w:tcBorders>
          </w:tcPr>
          <w:p w:rsidR="00F42301" w:rsidRPr="00FA7AC7" w:rsidRDefault="00F42301" w:rsidP="00F319A1">
            <w:pPr>
              <w:widowControl w:val="0"/>
              <w:autoSpaceDE w:val="0"/>
              <w:autoSpaceDN w:val="0"/>
              <w:adjustRightInd w:val="0"/>
              <w:spacing w:after="0"/>
              <w:rPr>
                <w:rFonts w:ascii="Times New Roman" w:hAnsi="Times New Roman"/>
                <w:sz w:val="24"/>
                <w:szCs w:val="24"/>
              </w:rPr>
            </w:pPr>
          </w:p>
        </w:tc>
      </w:tr>
      <w:tr w:rsidR="00F42301" w:rsidRPr="00FA7AC7" w:rsidTr="00F319A1">
        <w:trPr>
          <w:trHeight w:hRule="exact" w:val="219"/>
        </w:trPr>
        <w:tc>
          <w:tcPr>
            <w:tcW w:w="4876" w:type="dxa"/>
            <w:tcBorders>
              <w:top w:val="single" w:sz="4" w:space="0" w:color="191919"/>
              <w:left w:val="nil"/>
              <w:bottom w:val="nil"/>
              <w:right w:val="single" w:sz="4" w:space="0" w:color="191919"/>
            </w:tcBorders>
          </w:tcPr>
          <w:p w:rsidR="00F42301" w:rsidRPr="00FA7AC7" w:rsidRDefault="00F42301" w:rsidP="00F319A1">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F319A1">
            <w:pPr>
              <w:widowControl w:val="0"/>
              <w:autoSpaceDE w:val="0"/>
              <w:autoSpaceDN w:val="0"/>
              <w:adjustRightInd w:val="0"/>
              <w:spacing w:after="0"/>
              <w:rPr>
                <w:rFonts w:ascii="Times New Roman" w:hAnsi="Times New Roman"/>
                <w:sz w:val="24"/>
                <w:szCs w:val="24"/>
              </w:rPr>
            </w:pPr>
          </w:p>
        </w:tc>
        <w:tc>
          <w:tcPr>
            <w:tcW w:w="1067" w:type="dxa"/>
            <w:tcBorders>
              <w:top w:val="single" w:sz="4" w:space="0" w:color="191919"/>
              <w:left w:val="single" w:sz="4" w:space="0" w:color="191919"/>
              <w:bottom w:val="nil"/>
              <w:right w:val="nil"/>
            </w:tcBorders>
          </w:tcPr>
          <w:p w:rsidR="00F42301" w:rsidRPr="00FA7AC7" w:rsidRDefault="00F42301" w:rsidP="00F319A1">
            <w:pPr>
              <w:widowControl w:val="0"/>
              <w:autoSpaceDE w:val="0"/>
              <w:autoSpaceDN w:val="0"/>
              <w:adjustRightInd w:val="0"/>
              <w:spacing w:after="0"/>
              <w:rPr>
                <w:rFonts w:ascii="Times New Roman" w:hAnsi="Times New Roman"/>
                <w:sz w:val="24"/>
                <w:szCs w:val="24"/>
              </w:rPr>
            </w:pPr>
          </w:p>
        </w:tc>
      </w:tr>
    </w:tbl>
    <w:p w:rsidR="00F42301" w:rsidRDefault="00F42301" w:rsidP="0055783E">
      <w:pPr>
        <w:widowControl w:val="0"/>
        <w:autoSpaceDE w:val="0"/>
        <w:autoSpaceDN w:val="0"/>
        <w:adjustRightInd w:val="0"/>
        <w:spacing w:before="5" w:after="0" w:line="190" w:lineRule="exact"/>
        <w:rPr>
          <w:rFonts w:ascii="Times New Roman" w:hAnsi="Times New Roman"/>
          <w:sz w:val="19"/>
          <w:szCs w:val="19"/>
        </w:rPr>
      </w:pPr>
    </w:p>
    <w:p w:rsidR="00F42301" w:rsidRDefault="00F42301" w:rsidP="0055783E">
      <w:pPr>
        <w:widowControl w:val="0"/>
        <w:autoSpaceDE w:val="0"/>
        <w:autoSpaceDN w:val="0"/>
        <w:adjustRightInd w:val="0"/>
        <w:spacing w:after="0" w:line="200" w:lineRule="exact"/>
        <w:rPr>
          <w:rFonts w:ascii="Times New Roman" w:hAnsi="Times New Roman"/>
          <w:sz w:val="20"/>
          <w:szCs w:val="20"/>
        </w:rPr>
      </w:pPr>
    </w:p>
    <w:p w:rsidR="00F42301" w:rsidRDefault="00F42301" w:rsidP="0055783E">
      <w:pPr>
        <w:widowControl w:val="0"/>
        <w:autoSpaceDE w:val="0"/>
        <w:autoSpaceDN w:val="0"/>
        <w:adjustRightInd w:val="0"/>
        <w:spacing w:before="26" w:after="0" w:line="250" w:lineRule="auto"/>
        <w:ind w:left="1237" w:right="2545" w:firstLine="200"/>
        <w:rPr>
          <w:rFonts w:ascii="Times New Roman" w:hAnsi="Times New Roman"/>
          <w:color w:val="000000"/>
          <w:sz w:val="20"/>
          <w:szCs w:val="20"/>
        </w:rPr>
      </w:pPr>
      <w:r w:rsidRPr="00C34688">
        <w:rPr>
          <w:rFonts w:ascii="Calibri" w:hAnsi="Calibri"/>
          <w:noProof/>
          <w:lang w:eastAsia="en-US"/>
        </w:rPr>
        <w:pict>
          <v:group id="_x0000_s1825" style="position:absolute;left:0;text-align:left;margin-left:315pt;margin-top:-53pt;width:31.2pt;height:31pt;z-index:-251658240;mso-position-horizontal-relative:page" coordorigin="6300,-1060" coordsize="624,620" o:allowincell="f">
            <v:rect id="_x0000_s1826" style="position:absolute;left:6305;top:-1055;width:613;height:610" o:allowincell="f" stroked="f">
              <v:path arrowok="t"/>
            </v:rect>
            <v:rect id="_x0000_s1827" style="position:absolute;left:6306;top:-1056;width:620;height:620;mso-position-horizontal-relative:page" o:allowincell="f" filled="f" stroked="f">
              <v:textbox inset="0,0,0,0">
                <w:txbxContent>
                  <w:p w:rsidR="00F42301" w:rsidRDefault="00F42301" w:rsidP="0055783E">
                    <w:pPr>
                      <w:spacing w:after="0" w:line="620" w:lineRule="atLeast"/>
                      <w:rPr>
                        <w:rFonts w:ascii="Times New Roman" w:hAnsi="Times New Roman"/>
                        <w:sz w:val="24"/>
                        <w:szCs w:val="24"/>
                      </w:rPr>
                    </w:pPr>
                    <w:r>
                      <w:rPr>
                        <w:rFonts w:ascii="Times New Roman" w:hAnsi="Times New Roman"/>
                        <w:noProof/>
                        <w:sz w:val="24"/>
                        <w:szCs w:val="24"/>
                      </w:rPr>
                      <w:drawing>
                        <wp:inline distT="0" distB="0" distL="0" distR="0">
                          <wp:extent cx="390525" cy="390525"/>
                          <wp:effectExtent l="1905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
                                  <a:srcRect/>
                                  <a:stretch>
                                    <a:fillRect/>
                                  </a:stretch>
                                </pic:blipFill>
                                <pic:spPr bwMode="auto">
                                  <a:xfrm>
                                    <a:off x="0" y="0"/>
                                    <a:ext cx="390525" cy="390525"/>
                                  </a:xfrm>
                                  <a:prstGeom prst="rect">
                                    <a:avLst/>
                                  </a:prstGeom>
                                  <a:noFill/>
                                  <a:ln w="9525">
                                    <a:noFill/>
                                    <a:miter lim="800000"/>
                                    <a:headEnd/>
                                    <a:tailEnd/>
                                  </a:ln>
                                </pic:spPr>
                              </pic:pic>
                            </a:graphicData>
                          </a:graphic>
                        </wp:inline>
                      </w:drawing>
                    </w:r>
                  </w:p>
                  <w:p w:rsidR="00F42301" w:rsidRDefault="00F42301" w:rsidP="0055783E">
                    <w:pPr>
                      <w:widowControl w:val="0"/>
                      <w:autoSpaceDE w:val="0"/>
                      <w:autoSpaceDN w:val="0"/>
                      <w:adjustRightInd w:val="0"/>
                      <w:spacing w:after="0"/>
                      <w:rPr>
                        <w:rFonts w:ascii="Times New Roman" w:hAnsi="Times New Roman"/>
                        <w:sz w:val="24"/>
                        <w:szCs w:val="24"/>
                      </w:rPr>
                    </w:pPr>
                  </w:p>
                </w:txbxContent>
              </v:textbox>
            </v:rect>
            <w10:wrap anchorx="page"/>
          </v:group>
        </w:pict>
      </w:r>
      <w:r>
        <w:rPr>
          <w:rFonts w:ascii="Times New Roman" w:hAnsi="Times New Roman"/>
          <w:color w:val="191919"/>
          <w:sz w:val="20"/>
          <w:szCs w:val="20"/>
        </w:rPr>
        <w:t>hours of graduate courses per semeste</w:t>
      </w:r>
      <w:r>
        <w:rPr>
          <w:rFonts w:ascii="Times New Roman" w:hAnsi="Times New Roman"/>
          <w:color w:val="191919"/>
          <w:spacing w:val="-11"/>
          <w:sz w:val="20"/>
          <w:szCs w:val="20"/>
        </w:rPr>
        <w:t>r</w:t>
      </w:r>
      <w:r>
        <w:rPr>
          <w:rFonts w:ascii="Times New Roman" w:hAnsi="Times New Roman"/>
          <w:color w:val="191919"/>
          <w:sz w:val="20"/>
          <w:szCs w:val="20"/>
        </w:rPr>
        <w:t>. Such students are allowed a maximum of 15 semester hours of courses (combined graduate and unde</w:t>
      </w:r>
      <w:r>
        <w:rPr>
          <w:rFonts w:ascii="Times New Roman" w:hAnsi="Times New Roman"/>
          <w:color w:val="191919"/>
          <w:spacing w:val="-4"/>
          <w:sz w:val="20"/>
          <w:szCs w:val="20"/>
        </w:rPr>
        <w:t>r</w:t>
      </w:r>
      <w:r>
        <w:rPr>
          <w:rFonts w:ascii="Times New Roman" w:hAnsi="Times New Roman"/>
          <w:color w:val="191919"/>
          <w:sz w:val="20"/>
          <w:szCs w:val="20"/>
        </w:rPr>
        <w:t>graduate) per semeste</w:t>
      </w:r>
      <w:r>
        <w:rPr>
          <w:rFonts w:ascii="Times New Roman" w:hAnsi="Times New Roman"/>
          <w:color w:val="191919"/>
          <w:spacing w:val="-11"/>
          <w:sz w:val="20"/>
          <w:szCs w:val="20"/>
        </w:rPr>
        <w:t>r</w:t>
      </w:r>
      <w:r>
        <w:rPr>
          <w:rFonts w:ascii="Times New Roman" w:hAnsi="Times New Roman"/>
          <w:color w:val="191919"/>
          <w:sz w:val="20"/>
          <w:szCs w:val="20"/>
        </w:rPr>
        <w:t>.</w:t>
      </w:r>
    </w:p>
    <w:p w:rsidR="00F42301" w:rsidRDefault="00F42301" w:rsidP="0055783E">
      <w:pPr>
        <w:widowControl w:val="0"/>
        <w:autoSpaceDE w:val="0"/>
        <w:autoSpaceDN w:val="0"/>
        <w:adjustRightInd w:val="0"/>
        <w:spacing w:after="0" w:line="240" w:lineRule="exact"/>
        <w:rPr>
          <w:rFonts w:ascii="Times New Roman" w:hAnsi="Times New Roman"/>
          <w:color w:val="000000"/>
          <w:sz w:val="24"/>
          <w:szCs w:val="24"/>
        </w:rPr>
      </w:pPr>
    </w:p>
    <w:p w:rsidR="00F42301" w:rsidRDefault="00F42301" w:rsidP="0055783E">
      <w:pPr>
        <w:widowControl w:val="0"/>
        <w:autoSpaceDE w:val="0"/>
        <w:autoSpaceDN w:val="0"/>
        <w:adjustRightInd w:val="0"/>
        <w:spacing w:after="0"/>
        <w:ind w:left="877"/>
        <w:rPr>
          <w:rFonts w:ascii="Times New Roman" w:hAnsi="Times New Roman"/>
          <w:color w:val="000000"/>
          <w:sz w:val="20"/>
          <w:szCs w:val="20"/>
        </w:rPr>
      </w:pPr>
      <w:r>
        <w:rPr>
          <w:rFonts w:ascii="Times New Roman" w:hAnsi="Times New Roman"/>
          <w:b/>
          <w:bCs/>
          <w:color w:val="191919"/>
          <w:sz w:val="20"/>
          <w:szCs w:val="20"/>
        </w:rPr>
        <w:t>Change in Status</w:t>
      </w:r>
    </w:p>
    <w:p w:rsidR="00F42301" w:rsidRDefault="00F42301" w:rsidP="0055783E">
      <w:pPr>
        <w:widowControl w:val="0"/>
        <w:autoSpaceDE w:val="0"/>
        <w:autoSpaceDN w:val="0"/>
        <w:adjustRightInd w:val="0"/>
        <w:spacing w:before="10" w:after="0" w:line="250" w:lineRule="auto"/>
        <w:ind w:left="877" w:right="1995" w:firstLine="360"/>
        <w:rPr>
          <w:rFonts w:ascii="Times New Roman" w:hAnsi="Times New Roman"/>
          <w:color w:val="000000"/>
          <w:sz w:val="20"/>
          <w:szCs w:val="20"/>
        </w:rPr>
      </w:pPr>
      <w:r>
        <w:rPr>
          <w:rFonts w:ascii="Times New Roman" w:hAnsi="Times New Roman"/>
          <w:color w:val="191919"/>
          <w:sz w:val="20"/>
          <w:szCs w:val="20"/>
        </w:rPr>
        <w:t>A</w:t>
      </w:r>
      <w:r>
        <w:rPr>
          <w:rFonts w:ascii="Times New Roman" w:hAnsi="Times New Roman"/>
          <w:color w:val="191919"/>
          <w:spacing w:val="-11"/>
          <w:sz w:val="20"/>
          <w:szCs w:val="20"/>
        </w:rPr>
        <w:t xml:space="preserve"> </w:t>
      </w:r>
      <w:r>
        <w:rPr>
          <w:rFonts w:ascii="Times New Roman" w:hAnsi="Times New Roman"/>
          <w:color w:val="191919"/>
          <w:sz w:val="20"/>
          <w:szCs w:val="20"/>
        </w:rPr>
        <w:t>student admitted to the Graduate School remains in his or her original academic status until notified in writing by the Dean of the Graduate School of the approval of a change in status.</w:t>
      </w:r>
    </w:p>
    <w:p w:rsidR="00F42301" w:rsidRDefault="00F42301" w:rsidP="0055783E">
      <w:pPr>
        <w:widowControl w:val="0"/>
        <w:autoSpaceDE w:val="0"/>
        <w:autoSpaceDN w:val="0"/>
        <w:adjustRightInd w:val="0"/>
        <w:spacing w:after="0" w:line="240" w:lineRule="exact"/>
        <w:rPr>
          <w:rFonts w:ascii="Times New Roman" w:hAnsi="Times New Roman"/>
          <w:color w:val="000000"/>
          <w:sz w:val="24"/>
          <w:szCs w:val="24"/>
        </w:rPr>
      </w:pPr>
    </w:p>
    <w:p w:rsidR="00F42301" w:rsidRDefault="00F42301" w:rsidP="0055783E">
      <w:pPr>
        <w:widowControl w:val="0"/>
        <w:autoSpaceDE w:val="0"/>
        <w:autoSpaceDN w:val="0"/>
        <w:adjustRightInd w:val="0"/>
        <w:spacing w:after="0"/>
        <w:ind w:left="877"/>
        <w:rPr>
          <w:rFonts w:ascii="Times New Roman" w:hAnsi="Times New Roman"/>
          <w:color w:val="000000"/>
          <w:sz w:val="20"/>
          <w:szCs w:val="20"/>
        </w:rPr>
      </w:pPr>
      <w:r>
        <w:rPr>
          <w:rFonts w:ascii="Times New Roman" w:hAnsi="Times New Roman"/>
          <w:b/>
          <w:bCs/>
          <w:color w:val="191919"/>
          <w:sz w:val="20"/>
          <w:szCs w:val="20"/>
        </w:rPr>
        <w:t>Appeals of</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Admission Status</w:t>
      </w:r>
    </w:p>
    <w:p w:rsidR="00F42301" w:rsidRDefault="00F42301" w:rsidP="0055783E">
      <w:pPr>
        <w:widowControl w:val="0"/>
        <w:autoSpaceDE w:val="0"/>
        <w:autoSpaceDN w:val="0"/>
        <w:adjustRightInd w:val="0"/>
        <w:spacing w:before="10" w:after="0" w:line="250" w:lineRule="auto"/>
        <w:ind w:left="877" w:right="2000" w:firstLine="360"/>
        <w:rPr>
          <w:rFonts w:ascii="Times New Roman" w:hAnsi="Times New Roman"/>
          <w:color w:val="000000"/>
          <w:sz w:val="20"/>
          <w:szCs w:val="20"/>
        </w:rPr>
      </w:pPr>
      <w:r w:rsidRPr="00C34688">
        <w:rPr>
          <w:rFonts w:ascii="Calibri" w:hAnsi="Calibri"/>
          <w:noProof/>
          <w:lang w:eastAsia="en-US"/>
        </w:rPr>
        <w:pict>
          <v:shape id="_x0000_s1828" type="#_x0000_t202" style="position:absolute;left:0;text-align:left;margin-left:520.2pt;margin-top:-103.2pt;width:1in;height:187.45pt;z-index:-251658240;mso-position-horizontal-relative:page" o:allowincell="f" filled="f" stroked="f">
            <v:textbox style="layout-flow:vertical" inset="0,0,0,0">
              <w:txbxContent>
                <w:p w:rsidR="00F42301" w:rsidRDefault="00F42301" w:rsidP="0055783E">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A</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LBAN</w:t>
                  </w:r>
                  <w:r>
                    <w:rPr>
                      <w:rFonts w:ascii="Impact" w:hAnsi="Impact" w:cs="Impact"/>
                      <w:color w:val="A3A3A3"/>
                      <w:position w:val="1"/>
                      <w:sz w:val="105"/>
                      <w:szCs w:val="105"/>
                    </w:rPr>
                    <w:t>Y</w:t>
                  </w:r>
                  <w:r>
                    <w:rPr>
                      <w:rFonts w:ascii="Impact" w:hAnsi="Impact" w:cs="Impact"/>
                      <w:color w:val="A3A3A3"/>
                      <w:spacing w:val="-115"/>
                      <w:position w:val="1"/>
                      <w:sz w:val="105"/>
                      <w:szCs w:val="105"/>
                    </w:rPr>
                    <w:t xml:space="preserve"> </w:t>
                  </w:r>
                </w:p>
              </w:txbxContent>
            </v:textbox>
            <w10:wrap anchorx="page"/>
          </v:shape>
        </w:pict>
      </w:r>
      <w:r>
        <w:rPr>
          <w:rFonts w:ascii="Times New Roman" w:hAnsi="Times New Roman"/>
          <w:color w:val="191919"/>
          <w:sz w:val="20"/>
          <w:szCs w:val="20"/>
        </w:rPr>
        <w:t>Decisions regarding the student</w:t>
      </w:r>
      <w:r>
        <w:rPr>
          <w:rFonts w:ascii="Times New Roman" w:hAnsi="Times New Roman"/>
          <w:color w:val="191919"/>
          <w:spacing w:val="-11"/>
          <w:sz w:val="20"/>
          <w:szCs w:val="20"/>
        </w:rPr>
        <w:t>’</w:t>
      </w:r>
      <w:r>
        <w:rPr>
          <w:rFonts w:ascii="Times New Roman" w:hAnsi="Times New Roman"/>
          <w:color w:val="191919"/>
          <w:sz w:val="20"/>
          <w:szCs w:val="20"/>
        </w:rPr>
        <w:t>s admission acceptance status may be appealed. Information regarding appeal procedures may be secured from the Graduate School o</w:t>
      </w:r>
      <w:r>
        <w:rPr>
          <w:rFonts w:ascii="Times New Roman" w:hAnsi="Times New Roman"/>
          <w:color w:val="191919"/>
          <w:spacing w:val="-4"/>
          <w:sz w:val="20"/>
          <w:szCs w:val="20"/>
        </w:rPr>
        <w:t>f</w:t>
      </w:r>
      <w:r>
        <w:rPr>
          <w:rFonts w:ascii="Times New Roman" w:hAnsi="Times New Roman"/>
          <w:color w:val="191919"/>
          <w:sz w:val="20"/>
          <w:szCs w:val="20"/>
        </w:rPr>
        <w:t>fice. Such appeals and their associated documentation are referred to the</w:t>
      </w:r>
      <w:r>
        <w:rPr>
          <w:rFonts w:ascii="Times New Roman" w:hAnsi="Times New Roman"/>
          <w:color w:val="191919"/>
          <w:spacing w:val="-11"/>
          <w:sz w:val="20"/>
          <w:szCs w:val="20"/>
        </w:rPr>
        <w:t xml:space="preserve"> </w:t>
      </w:r>
      <w:r>
        <w:rPr>
          <w:rFonts w:ascii="Times New Roman" w:hAnsi="Times New Roman"/>
          <w:color w:val="191919"/>
          <w:sz w:val="20"/>
          <w:szCs w:val="20"/>
        </w:rPr>
        <w:t>Appeals Committee of the Graduate Council for consideration.</w:t>
      </w:r>
      <w:r>
        <w:rPr>
          <w:rFonts w:ascii="Times New Roman" w:hAnsi="Times New Roman"/>
          <w:color w:val="191919"/>
          <w:spacing w:val="-3"/>
          <w:sz w:val="20"/>
          <w:szCs w:val="20"/>
        </w:rPr>
        <w:t xml:space="preserve"> </w:t>
      </w:r>
      <w:r>
        <w:rPr>
          <w:rFonts w:ascii="Times New Roman" w:hAnsi="Times New Roman"/>
          <w:color w:val="191919"/>
          <w:sz w:val="20"/>
          <w:szCs w:val="20"/>
        </w:rPr>
        <w:t>The student has the right of further appeal to the</w:t>
      </w:r>
      <w:r>
        <w:rPr>
          <w:rFonts w:ascii="Times New Roman" w:hAnsi="Times New Roman"/>
          <w:color w:val="191919"/>
          <w:spacing w:val="-4"/>
          <w:sz w:val="20"/>
          <w:szCs w:val="20"/>
        </w:rPr>
        <w:t xml:space="preserve"> </w:t>
      </w:r>
      <w:r>
        <w:rPr>
          <w:rFonts w:ascii="Times New Roman" w:hAnsi="Times New Roman"/>
          <w:color w:val="191919"/>
          <w:spacing w:val="-12"/>
          <w:sz w:val="20"/>
          <w:szCs w:val="20"/>
        </w:rPr>
        <w:t>V</w:t>
      </w:r>
      <w:r>
        <w:rPr>
          <w:rFonts w:ascii="Times New Roman" w:hAnsi="Times New Roman"/>
          <w:color w:val="191919"/>
          <w:sz w:val="20"/>
          <w:szCs w:val="20"/>
        </w:rPr>
        <w:t>ice President for</w:t>
      </w:r>
      <w:r>
        <w:rPr>
          <w:rFonts w:ascii="Times New Roman" w:hAnsi="Times New Roman"/>
          <w:color w:val="191919"/>
          <w:spacing w:val="-11"/>
          <w:sz w:val="20"/>
          <w:szCs w:val="20"/>
        </w:rPr>
        <w:t xml:space="preserve"> </w:t>
      </w:r>
      <w:r>
        <w:rPr>
          <w:rFonts w:ascii="Times New Roman" w:hAnsi="Times New Roman"/>
          <w:color w:val="191919"/>
          <w:sz w:val="20"/>
          <w:szCs w:val="20"/>
        </w:rPr>
        <w:t>Academic</w:t>
      </w:r>
      <w:r>
        <w:rPr>
          <w:rFonts w:ascii="Times New Roman" w:hAnsi="Times New Roman"/>
          <w:color w:val="191919"/>
          <w:spacing w:val="-11"/>
          <w:sz w:val="20"/>
          <w:szCs w:val="20"/>
        </w:rPr>
        <w:t xml:space="preserve"> </w:t>
      </w:r>
      <w:r>
        <w:rPr>
          <w:rFonts w:ascii="Times New Roman" w:hAnsi="Times New Roman"/>
          <w:color w:val="191919"/>
          <w:sz w:val="20"/>
          <w:szCs w:val="20"/>
        </w:rPr>
        <w:t>Af- fairs and then to the President of the Universit</w:t>
      </w:r>
      <w:r>
        <w:rPr>
          <w:rFonts w:ascii="Times New Roman" w:hAnsi="Times New Roman"/>
          <w:color w:val="191919"/>
          <w:spacing w:val="-13"/>
          <w:sz w:val="20"/>
          <w:szCs w:val="20"/>
        </w:rPr>
        <w:t>y</w:t>
      </w:r>
      <w:r>
        <w:rPr>
          <w:rFonts w:ascii="Times New Roman" w:hAnsi="Times New Roman"/>
          <w:color w:val="191919"/>
          <w:sz w:val="20"/>
          <w:szCs w:val="20"/>
        </w:rPr>
        <w:t>, who will make the final institutional decision.</w:t>
      </w:r>
    </w:p>
    <w:p w:rsidR="00F42301" w:rsidRDefault="00F42301" w:rsidP="0055783E">
      <w:pPr>
        <w:widowControl w:val="0"/>
        <w:autoSpaceDE w:val="0"/>
        <w:autoSpaceDN w:val="0"/>
        <w:adjustRightInd w:val="0"/>
        <w:spacing w:after="0" w:line="240" w:lineRule="exact"/>
        <w:rPr>
          <w:rFonts w:ascii="Times New Roman" w:hAnsi="Times New Roman"/>
          <w:color w:val="000000"/>
          <w:sz w:val="24"/>
          <w:szCs w:val="24"/>
        </w:rPr>
      </w:pPr>
    </w:p>
    <w:p w:rsidR="00F42301" w:rsidRDefault="00F42301" w:rsidP="0055783E">
      <w:pPr>
        <w:widowControl w:val="0"/>
        <w:autoSpaceDE w:val="0"/>
        <w:autoSpaceDN w:val="0"/>
        <w:adjustRightInd w:val="0"/>
        <w:spacing w:after="0"/>
        <w:ind w:left="877"/>
        <w:rPr>
          <w:rFonts w:ascii="Times New Roman" w:hAnsi="Times New Roman"/>
          <w:color w:val="000000"/>
          <w:sz w:val="20"/>
          <w:szCs w:val="20"/>
        </w:rPr>
      </w:pPr>
      <w:r>
        <w:rPr>
          <w:rFonts w:ascii="Times New Roman" w:hAnsi="Times New Roman"/>
          <w:b/>
          <w:bCs/>
          <w:color w:val="191919"/>
          <w:sz w:val="20"/>
          <w:szCs w:val="20"/>
        </w:rPr>
        <w:t>Change of Deg</w:t>
      </w:r>
      <w:r>
        <w:rPr>
          <w:rFonts w:ascii="Times New Roman" w:hAnsi="Times New Roman"/>
          <w:b/>
          <w:bCs/>
          <w:color w:val="191919"/>
          <w:spacing w:val="-4"/>
          <w:sz w:val="20"/>
          <w:szCs w:val="20"/>
        </w:rPr>
        <w:t>r</w:t>
      </w:r>
      <w:r>
        <w:rPr>
          <w:rFonts w:ascii="Times New Roman" w:hAnsi="Times New Roman"/>
          <w:b/>
          <w:bCs/>
          <w:color w:val="191919"/>
          <w:sz w:val="20"/>
          <w:szCs w:val="20"/>
        </w:rPr>
        <w:t>ee P</w:t>
      </w:r>
      <w:r>
        <w:rPr>
          <w:rFonts w:ascii="Times New Roman" w:hAnsi="Times New Roman"/>
          <w:b/>
          <w:bCs/>
          <w:color w:val="191919"/>
          <w:spacing w:val="-4"/>
          <w:sz w:val="20"/>
          <w:szCs w:val="20"/>
        </w:rPr>
        <w:t>r</w:t>
      </w:r>
      <w:r>
        <w:rPr>
          <w:rFonts w:ascii="Times New Roman" w:hAnsi="Times New Roman"/>
          <w:b/>
          <w:bCs/>
          <w:color w:val="191919"/>
          <w:sz w:val="20"/>
          <w:szCs w:val="20"/>
        </w:rPr>
        <w:t>ogram</w:t>
      </w:r>
    </w:p>
    <w:p w:rsidR="00F42301" w:rsidRDefault="00F42301" w:rsidP="0055783E">
      <w:pPr>
        <w:widowControl w:val="0"/>
        <w:autoSpaceDE w:val="0"/>
        <w:autoSpaceDN w:val="0"/>
        <w:adjustRightInd w:val="0"/>
        <w:spacing w:before="10" w:after="0" w:line="250" w:lineRule="auto"/>
        <w:ind w:left="877" w:right="2037" w:firstLine="360"/>
        <w:rPr>
          <w:rFonts w:ascii="Times New Roman" w:hAnsi="Times New Roman"/>
          <w:color w:val="000000"/>
          <w:sz w:val="20"/>
          <w:szCs w:val="20"/>
        </w:rPr>
      </w:pPr>
      <w:r w:rsidRPr="00C34688">
        <w:rPr>
          <w:rFonts w:ascii="Calibri" w:hAnsi="Calibri"/>
          <w:noProof/>
          <w:lang w:eastAsia="en-US"/>
        </w:rPr>
        <w:pict>
          <v:shape id="_x0000_s1829" type="#_x0000_t202" style="position:absolute;left:0;text-align:left;margin-left:520.2pt;margin-top:14.1pt;width:1in;height:144.05pt;z-index:-251658240;mso-position-horizontal-relative:page" o:allowincell="f" filled="f" stroked="f">
            <v:textbox style="layout-flow:vertical" inset="0,0,0,0">
              <w:txbxContent>
                <w:p w:rsidR="00F42301" w:rsidRDefault="00F42301" w:rsidP="0055783E">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S</w:t>
                  </w:r>
                  <w:r>
                    <w:rPr>
                      <w:rFonts w:ascii="Impact" w:hAnsi="Impact" w:cs="Impact"/>
                      <w:color w:val="A3A3A3"/>
                      <w:spacing w:val="-176"/>
                      <w:position w:val="1"/>
                      <w:sz w:val="140"/>
                      <w:szCs w:val="140"/>
                    </w:rPr>
                    <w:t xml:space="preserve"> </w:t>
                  </w:r>
                  <w:r>
                    <w:rPr>
                      <w:rFonts w:ascii="Impact" w:hAnsi="Impact" w:cs="Impact"/>
                      <w:color w:val="A3A3A3"/>
                      <w:spacing w:val="28"/>
                      <w:position w:val="1"/>
                      <w:sz w:val="105"/>
                      <w:szCs w:val="105"/>
                    </w:rPr>
                    <w:t>T</w:t>
                  </w:r>
                  <w:r>
                    <w:rPr>
                      <w:rFonts w:ascii="Impact" w:hAnsi="Impact" w:cs="Impact"/>
                      <w:color w:val="A3A3A3"/>
                      <w:spacing w:val="12"/>
                      <w:position w:val="1"/>
                      <w:sz w:val="105"/>
                      <w:szCs w:val="105"/>
                    </w:rPr>
                    <w:t>A</w:t>
                  </w:r>
                  <w:r>
                    <w:rPr>
                      <w:rFonts w:ascii="Impact" w:hAnsi="Impact" w:cs="Impact"/>
                      <w:color w:val="A3A3A3"/>
                      <w:position w:val="1"/>
                      <w:sz w:val="105"/>
                      <w:szCs w:val="105"/>
                    </w:rPr>
                    <w:t>T</w:t>
                  </w:r>
                  <w:r>
                    <w:rPr>
                      <w:rFonts w:ascii="Impact" w:hAnsi="Impact" w:cs="Impact"/>
                      <w:color w:val="A3A3A3"/>
                      <w:spacing w:val="-115"/>
                      <w:position w:val="1"/>
                      <w:sz w:val="105"/>
                      <w:szCs w:val="105"/>
                    </w:rPr>
                    <w:t xml:space="preserve"> </w:t>
                  </w:r>
                  <w:r>
                    <w:rPr>
                      <w:rFonts w:ascii="Impact" w:hAnsi="Impact" w:cs="Impact"/>
                      <w:color w:val="A3A3A3"/>
                      <w:position w:val="1"/>
                      <w:sz w:val="105"/>
                      <w:szCs w:val="105"/>
                    </w:rPr>
                    <w:t>E</w:t>
                  </w:r>
                </w:p>
              </w:txbxContent>
            </v:textbox>
            <w10:wrap anchorx="page"/>
          </v:shape>
        </w:pict>
      </w:r>
      <w:r>
        <w:rPr>
          <w:rFonts w:ascii="Times New Roman" w:hAnsi="Times New Roman"/>
          <w:color w:val="191919"/>
          <w:sz w:val="20"/>
          <w:szCs w:val="20"/>
        </w:rPr>
        <w:t>Before an enrolled student can transfer from one degree program to anothe</w:t>
      </w:r>
      <w:r>
        <w:rPr>
          <w:rFonts w:ascii="Times New Roman" w:hAnsi="Times New Roman"/>
          <w:color w:val="191919"/>
          <w:spacing w:val="-8"/>
          <w:sz w:val="20"/>
          <w:szCs w:val="20"/>
        </w:rPr>
        <w:t>r</w:t>
      </w:r>
      <w:r>
        <w:rPr>
          <w:rFonts w:ascii="Times New Roman" w:hAnsi="Times New Roman"/>
          <w:color w:val="191919"/>
          <w:sz w:val="20"/>
          <w:szCs w:val="20"/>
        </w:rPr>
        <w:t>, the student must apply in writing for admission to the new degree program and must satisfy all of the original con- ditions of admission to the new degree program.</w:t>
      </w:r>
      <w:r>
        <w:rPr>
          <w:rFonts w:ascii="Times New Roman" w:hAnsi="Times New Roman"/>
          <w:color w:val="191919"/>
          <w:spacing w:val="-11"/>
          <w:sz w:val="20"/>
          <w:szCs w:val="20"/>
        </w:rPr>
        <w:t xml:space="preserve"> </w:t>
      </w:r>
      <w:r>
        <w:rPr>
          <w:rFonts w:ascii="Times New Roman" w:hAnsi="Times New Roman"/>
          <w:color w:val="191919"/>
          <w:sz w:val="20"/>
          <w:szCs w:val="20"/>
        </w:rPr>
        <w:t>Applications must be submitted in accordance with the "Admissions Policies" stated in this catalog.</w:t>
      </w:r>
    </w:p>
    <w:p w:rsidR="00F42301" w:rsidRDefault="00F42301" w:rsidP="0055783E">
      <w:pPr>
        <w:widowControl w:val="0"/>
        <w:autoSpaceDE w:val="0"/>
        <w:autoSpaceDN w:val="0"/>
        <w:adjustRightInd w:val="0"/>
        <w:spacing w:after="0" w:line="250" w:lineRule="auto"/>
        <w:ind w:left="877" w:right="2195" w:firstLine="360"/>
        <w:rPr>
          <w:rFonts w:ascii="Times New Roman" w:hAnsi="Times New Roman"/>
          <w:color w:val="000000"/>
          <w:sz w:val="20"/>
          <w:szCs w:val="20"/>
        </w:rPr>
      </w:pPr>
      <w:r>
        <w:rPr>
          <w:rFonts w:ascii="Times New Roman" w:hAnsi="Times New Roman"/>
          <w:color w:val="191919"/>
          <w:sz w:val="20"/>
          <w:szCs w:val="20"/>
        </w:rPr>
        <w:t>Questions regarding transfer of credits and residency status to the new degree program will be resolved according to the existing academic standards of the new program.</w:t>
      </w:r>
    </w:p>
    <w:p w:rsidR="00F42301" w:rsidRDefault="00F42301" w:rsidP="0055783E">
      <w:pPr>
        <w:widowControl w:val="0"/>
        <w:autoSpaceDE w:val="0"/>
        <w:autoSpaceDN w:val="0"/>
        <w:adjustRightInd w:val="0"/>
        <w:spacing w:after="0" w:line="240" w:lineRule="exact"/>
        <w:rPr>
          <w:rFonts w:ascii="Times New Roman" w:hAnsi="Times New Roman"/>
          <w:color w:val="000000"/>
          <w:sz w:val="24"/>
          <w:szCs w:val="24"/>
        </w:rPr>
      </w:pPr>
    </w:p>
    <w:p w:rsidR="00F42301" w:rsidRDefault="00F42301" w:rsidP="0055783E">
      <w:pPr>
        <w:widowControl w:val="0"/>
        <w:autoSpaceDE w:val="0"/>
        <w:autoSpaceDN w:val="0"/>
        <w:adjustRightInd w:val="0"/>
        <w:spacing w:after="0"/>
        <w:ind w:left="877"/>
        <w:rPr>
          <w:rFonts w:ascii="Times New Roman" w:hAnsi="Times New Roman"/>
          <w:color w:val="000000"/>
          <w:sz w:val="20"/>
          <w:szCs w:val="20"/>
        </w:rPr>
      </w:pPr>
      <w:r>
        <w:rPr>
          <w:rFonts w:ascii="Times New Roman" w:hAnsi="Times New Roman"/>
          <w:b/>
          <w:bCs/>
          <w:color w:val="191919"/>
          <w:sz w:val="20"/>
          <w:szCs w:val="20"/>
        </w:rPr>
        <w:t>Full-</w:t>
      </w:r>
      <w:r>
        <w:rPr>
          <w:rFonts w:ascii="Times New Roman" w:hAnsi="Times New Roman"/>
          <w:b/>
          <w:bCs/>
          <w:color w:val="191919"/>
          <w:spacing w:val="-4"/>
          <w:sz w:val="20"/>
          <w:szCs w:val="20"/>
        </w:rPr>
        <w:t>T</w:t>
      </w:r>
      <w:r>
        <w:rPr>
          <w:rFonts w:ascii="Times New Roman" w:hAnsi="Times New Roman"/>
          <w:b/>
          <w:bCs/>
          <w:color w:val="191919"/>
          <w:sz w:val="20"/>
          <w:szCs w:val="20"/>
        </w:rPr>
        <w:t>ime Status</w:t>
      </w:r>
    </w:p>
    <w:p w:rsidR="00F42301" w:rsidRDefault="00F42301" w:rsidP="0055783E">
      <w:pPr>
        <w:widowControl w:val="0"/>
        <w:autoSpaceDE w:val="0"/>
        <w:autoSpaceDN w:val="0"/>
        <w:adjustRightInd w:val="0"/>
        <w:spacing w:before="10" w:after="0" w:line="250" w:lineRule="auto"/>
        <w:ind w:left="877" w:right="1979" w:firstLine="360"/>
        <w:rPr>
          <w:rFonts w:ascii="Times New Roman" w:hAnsi="Times New Roman"/>
          <w:color w:val="000000"/>
          <w:sz w:val="20"/>
          <w:szCs w:val="20"/>
        </w:rPr>
      </w:pPr>
      <w:r w:rsidRPr="00C34688">
        <w:rPr>
          <w:rFonts w:ascii="Calibri" w:hAnsi="Calibri"/>
          <w:noProof/>
          <w:lang w:eastAsia="en-US"/>
        </w:rPr>
        <w:pict>
          <v:shape id="_x0000_s1830" type="#_x0000_t202" style="position:absolute;left:0;text-align:left;margin-left:520.2pt;margin-top:79.5pt;width:1in;height:285.55pt;z-index:-251658240;mso-position-horizontal-relative:page" o:allowincell="f" filled="f" stroked="f">
            <v:textbox style="layout-flow:vertical" inset="0,0,0,0">
              <w:txbxContent>
                <w:p w:rsidR="00F42301" w:rsidRDefault="00F42301" w:rsidP="0055783E">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U</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NIVERSI</w:t>
                  </w:r>
                  <w:r>
                    <w:rPr>
                      <w:rFonts w:ascii="Impact" w:hAnsi="Impact" w:cs="Impact"/>
                      <w:color w:val="A3A3A3"/>
                      <w:position w:val="1"/>
                      <w:sz w:val="105"/>
                      <w:szCs w:val="105"/>
                    </w:rPr>
                    <w:t>T</w:t>
                  </w:r>
                  <w:r>
                    <w:rPr>
                      <w:rFonts w:ascii="Impact" w:hAnsi="Impact" w:cs="Impact"/>
                      <w:color w:val="A3A3A3"/>
                      <w:spacing w:val="-88"/>
                      <w:position w:val="1"/>
                      <w:sz w:val="105"/>
                      <w:szCs w:val="105"/>
                    </w:rPr>
                    <w:t xml:space="preserve"> </w:t>
                  </w:r>
                  <w:r>
                    <w:rPr>
                      <w:rFonts w:ascii="Impact" w:hAnsi="Impact" w:cs="Impact"/>
                      <w:color w:val="A3A3A3"/>
                      <w:position w:val="1"/>
                      <w:sz w:val="105"/>
                      <w:szCs w:val="105"/>
                    </w:rPr>
                    <w:t>Y</w:t>
                  </w:r>
                </w:p>
              </w:txbxContent>
            </v:textbox>
            <w10:wrap anchorx="page"/>
          </v:shape>
        </w:pict>
      </w:r>
      <w:r>
        <w:rPr>
          <w:rFonts w:ascii="Times New Roman" w:hAnsi="Times New Roman"/>
          <w:color w:val="191919"/>
          <w:sz w:val="20"/>
          <w:szCs w:val="20"/>
        </w:rPr>
        <w:t>A</w:t>
      </w:r>
      <w:r>
        <w:rPr>
          <w:rFonts w:ascii="Times New Roman" w:hAnsi="Times New Roman"/>
          <w:color w:val="191919"/>
          <w:spacing w:val="-11"/>
          <w:sz w:val="20"/>
          <w:szCs w:val="20"/>
        </w:rPr>
        <w:t xml:space="preserve"> </w:t>
      </w:r>
      <w:r>
        <w:rPr>
          <w:rFonts w:ascii="Times New Roman" w:hAnsi="Times New Roman"/>
          <w:color w:val="191919"/>
          <w:sz w:val="20"/>
          <w:szCs w:val="20"/>
        </w:rPr>
        <w:t>graduate student is considered a "full-time" student for the Fall and Spring Semesters when he/she is enrolled in nine semester hours. For Summer Semeste</w:t>
      </w:r>
      <w:r>
        <w:rPr>
          <w:rFonts w:ascii="Times New Roman" w:hAnsi="Times New Roman"/>
          <w:color w:val="191919"/>
          <w:spacing w:val="-8"/>
          <w:sz w:val="20"/>
          <w:szCs w:val="20"/>
        </w:rPr>
        <w:t>r</w:t>
      </w:r>
      <w:r>
        <w:rPr>
          <w:rFonts w:ascii="Times New Roman" w:hAnsi="Times New Roman"/>
          <w:color w:val="191919"/>
          <w:sz w:val="20"/>
          <w:szCs w:val="20"/>
        </w:rPr>
        <w:t>, a student is considered "full- time" with six semester hours. Students who have completed course requirements and are enrolled for thesis hours are also considered “full-time.” Exceptions to this policy are made on a case-by- case basis with the final determination made by the Dean of the Graduate School. Students want- ing to apply for an exception should complete a “</w:t>
      </w:r>
      <w:r>
        <w:rPr>
          <w:rFonts w:ascii="Times New Roman" w:hAnsi="Times New Roman"/>
          <w:color w:val="191919"/>
          <w:spacing w:val="-16"/>
          <w:sz w:val="20"/>
          <w:szCs w:val="20"/>
        </w:rPr>
        <w:t>W</w:t>
      </w:r>
      <w:r>
        <w:rPr>
          <w:rFonts w:ascii="Times New Roman" w:hAnsi="Times New Roman"/>
          <w:color w:val="191919"/>
          <w:sz w:val="20"/>
          <w:szCs w:val="20"/>
        </w:rPr>
        <w:t>aiver of Hours” form and indicate how the student is engaged in full-time academic work while not taking either nine semester hours or reg- istered for three thesis hours.</w:t>
      </w:r>
    </w:p>
    <w:p w:rsidR="00F42301" w:rsidRDefault="00F42301" w:rsidP="0055783E">
      <w:pPr>
        <w:widowControl w:val="0"/>
        <w:autoSpaceDE w:val="0"/>
        <w:autoSpaceDN w:val="0"/>
        <w:adjustRightInd w:val="0"/>
        <w:spacing w:before="17" w:after="0" w:line="220" w:lineRule="exact"/>
        <w:rPr>
          <w:rFonts w:ascii="Times New Roman" w:hAnsi="Times New Roman"/>
          <w:color w:val="000000"/>
        </w:rPr>
      </w:pPr>
    </w:p>
    <w:p w:rsidR="00F42301" w:rsidRDefault="00F42301" w:rsidP="0055783E">
      <w:pPr>
        <w:widowControl w:val="0"/>
        <w:autoSpaceDE w:val="0"/>
        <w:autoSpaceDN w:val="0"/>
        <w:adjustRightInd w:val="0"/>
        <w:spacing w:after="0" w:line="253" w:lineRule="auto"/>
        <w:ind w:left="877" w:right="4025"/>
        <w:rPr>
          <w:rFonts w:ascii="Times New Roman" w:hAnsi="Times New Roman"/>
          <w:color w:val="000000"/>
          <w:sz w:val="20"/>
          <w:szCs w:val="20"/>
        </w:rPr>
      </w:pPr>
      <w:r>
        <w:rPr>
          <w:rFonts w:ascii="Times New Roman" w:hAnsi="Times New Roman"/>
          <w:b/>
          <w:bCs/>
          <w:color w:val="191919"/>
          <w:sz w:val="20"/>
          <w:szCs w:val="20"/>
        </w:rPr>
        <w:t>Admission</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Application Deadlines for</w:t>
      </w:r>
      <w:r>
        <w:rPr>
          <w:rFonts w:ascii="Times New Roman" w:hAnsi="Times New Roman"/>
          <w:b/>
          <w:bCs/>
          <w:color w:val="191919"/>
          <w:spacing w:val="-4"/>
          <w:sz w:val="20"/>
          <w:szCs w:val="20"/>
        </w:rPr>
        <w:t xml:space="preserve"> </w:t>
      </w:r>
      <w:r>
        <w:rPr>
          <w:rFonts w:ascii="Times New Roman" w:hAnsi="Times New Roman"/>
          <w:b/>
          <w:bCs/>
          <w:color w:val="191919"/>
          <w:sz w:val="20"/>
          <w:szCs w:val="20"/>
        </w:rPr>
        <w:t>Regula</w:t>
      </w:r>
      <w:r>
        <w:rPr>
          <w:rFonts w:ascii="Times New Roman" w:hAnsi="Times New Roman"/>
          <w:b/>
          <w:bCs/>
          <w:color w:val="191919"/>
          <w:spacing w:val="-18"/>
          <w:sz w:val="20"/>
          <w:szCs w:val="20"/>
        </w:rPr>
        <w:t>r</w:t>
      </w:r>
      <w:r>
        <w:rPr>
          <w:rFonts w:ascii="Times New Roman" w:hAnsi="Times New Roman"/>
          <w:b/>
          <w:bCs/>
          <w:color w:val="191919"/>
          <w:sz w:val="20"/>
          <w:szCs w:val="20"/>
        </w:rPr>
        <w:t>, P</w:t>
      </w:r>
      <w:r>
        <w:rPr>
          <w:rFonts w:ascii="Times New Roman" w:hAnsi="Times New Roman"/>
          <w:b/>
          <w:bCs/>
          <w:color w:val="191919"/>
          <w:spacing w:val="-4"/>
          <w:sz w:val="20"/>
          <w:szCs w:val="20"/>
        </w:rPr>
        <w:t>r</w:t>
      </w:r>
      <w:r>
        <w:rPr>
          <w:rFonts w:ascii="Times New Roman" w:hAnsi="Times New Roman"/>
          <w:b/>
          <w:bCs/>
          <w:color w:val="191919"/>
          <w:sz w:val="20"/>
          <w:szCs w:val="20"/>
        </w:rPr>
        <w:t>ovisional,</w:t>
      </w:r>
      <w:r>
        <w:rPr>
          <w:rFonts w:ascii="Times New Roman" w:hAnsi="Times New Roman"/>
          <w:b/>
          <w:bCs/>
          <w:color w:val="191919"/>
          <w:spacing w:val="-4"/>
          <w:sz w:val="20"/>
          <w:szCs w:val="20"/>
        </w:rPr>
        <w:t xml:space="preserve"> </w:t>
      </w:r>
      <w:r>
        <w:rPr>
          <w:rFonts w:ascii="Times New Roman" w:hAnsi="Times New Roman"/>
          <w:b/>
          <w:bCs/>
          <w:color w:val="191919"/>
          <w:spacing w:val="-15"/>
          <w:sz w:val="20"/>
          <w:szCs w:val="20"/>
        </w:rPr>
        <w:t>T</w:t>
      </w:r>
      <w:r>
        <w:rPr>
          <w:rFonts w:ascii="Times New Roman" w:hAnsi="Times New Roman"/>
          <w:b/>
          <w:bCs/>
          <w:color w:val="191919"/>
          <w:sz w:val="20"/>
          <w:szCs w:val="20"/>
        </w:rPr>
        <w:t>ransient and Non-Deg</w:t>
      </w:r>
      <w:r>
        <w:rPr>
          <w:rFonts w:ascii="Times New Roman" w:hAnsi="Times New Roman"/>
          <w:b/>
          <w:bCs/>
          <w:color w:val="191919"/>
          <w:spacing w:val="-4"/>
          <w:sz w:val="20"/>
          <w:szCs w:val="20"/>
        </w:rPr>
        <w:t>r</w:t>
      </w:r>
      <w:r>
        <w:rPr>
          <w:rFonts w:ascii="Times New Roman" w:hAnsi="Times New Roman"/>
          <w:b/>
          <w:bCs/>
          <w:color w:val="191919"/>
          <w:sz w:val="20"/>
          <w:szCs w:val="20"/>
        </w:rPr>
        <w:t>ee</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Admissions</w:t>
      </w:r>
    </w:p>
    <w:p w:rsidR="00F42301" w:rsidRDefault="00F42301" w:rsidP="0055783E">
      <w:pPr>
        <w:widowControl w:val="0"/>
        <w:autoSpaceDE w:val="0"/>
        <w:autoSpaceDN w:val="0"/>
        <w:adjustRightInd w:val="0"/>
        <w:spacing w:after="0" w:line="227" w:lineRule="exact"/>
        <w:ind w:left="1237"/>
        <w:rPr>
          <w:rFonts w:ascii="Times New Roman" w:hAnsi="Times New Roman"/>
          <w:color w:val="000000"/>
          <w:sz w:val="20"/>
          <w:szCs w:val="20"/>
        </w:rPr>
      </w:pPr>
      <w:r>
        <w:rPr>
          <w:rFonts w:ascii="Times New Roman" w:hAnsi="Times New Roman"/>
          <w:color w:val="191919"/>
          <w:sz w:val="20"/>
          <w:szCs w:val="20"/>
        </w:rPr>
        <w:t>In order to ensure su</w:t>
      </w:r>
      <w:r>
        <w:rPr>
          <w:rFonts w:ascii="Times New Roman" w:hAnsi="Times New Roman"/>
          <w:color w:val="191919"/>
          <w:spacing w:val="-4"/>
          <w:sz w:val="20"/>
          <w:szCs w:val="20"/>
        </w:rPr>
        <w:t>f</w:t>
      </w:r>
      <w:r>
        <w:rPr>
          <w:rFonts w:ascii="Times New Roman" w:hAnsi="Times New Roman"/>
          <w:color w:val="191919"/>
          <w:sz w:val="20"/>
          <w:szCs w:val="20"/>
        </w:rPr>
        <w:t>ficient processing time, applicants have a greater likelihood of being ac-</w:t>
      </w:r>
    </w:p>
    <w:p w:rsidR="00F42301" w:rsidRDefault="00F42301" w:rsidP="0055783E">
      <w:pPr>
        <w:widowControl w:val="0"/>
        <w:autoSpaceDE w:val="0"/>
        <w:autoSpaceDN w:val="0"/>
        <w:adjustRightInd w:val="0"/>
        <w:spacing w:before="10" w:after="0" w:line="250" w:lineRule="auto"/>
        <w:ind w:left="1237" w:right="2833" w:hanging="360"/>
        <w:rPr>
          <w:rFonts w:ascii="Times New Roman" w:hAnsi="Times New Roman"/>
          <w:color w:val="000000"/>
          <w:sz w:val="20"/>
          <w:szCs w:val="20"/>
        </w:rPr>
      </w:pPr>
      <w:r>
        <w:rPr>
          <w:rFonts w:ascii="Times New Roman" w:hAnsi="Times New Roman"/>
          <w:color w:val="191919"/>
          <w:sz w:val="20"/>
          <w:szCs w:val="20"/>
        </w:rPr>
        <w:t>cepted for the term in which they wish to enroll when the following deadlines are met:* Fall Semester: July 15 is the last day to complete an application file.</w:t>
      </w:r>
    </w:p>
    <w:p w:rsidR="00F42301" w:rsidRDefault="00F42301" w:rsidP="0055783E">
      <w:pPr>
        <w:widowControl w:val="0"/>
        <w:autoSpaceDE w:val="0"/>
        <w:autoSpaceDN w:val="0"/>
        <w:adjustRightInd w:val="0"/>
        <w:spacing w:after="0" w:line="250" w:lineRule="auto"/>
        <w:ind w:left="1237" w:right="3294"/>
        <w:rPr>
          <w:rFonts w:ascii="Times New Roman" w:hAnsi="Times New Roman"/>
          <w:color w:val="000000"/>
          <w:sz w:val="20"/>
          <w:szCs w:val="20"/>
        </w:rPr>
      </w:pPr>
      <w:r>
        <w:rPr>
          <w:rFonts w:ascii="Times New Roman" w:hAnsi="Times New Roman"/>
          <w:color w:val="191919"/>
          <w:sz w:val="20"/>
          <w:szCs w:val="20"/>
        </w:rPr>
        <w:t>Spring Semester: November 15 is the last day to complete an application file. Summer Semester:</w:t>
      </w:r>
      <w:r>
        <w:rPr>
          <w:rFonts w:ascii="Times New Roman" w:hAnsi="Times New Roman"/>
          <w:color w:val="191919"/>
          <w:spacing w:val="-11"/>
          <w:sz w:val="20"/>
          <w:szCs w:val="20"/>
        </w:rPr>
        <w:t xml:space="preserve"> </w:t>
      </w:r>
      <w:r>
        <w:rPr>
          <w:rFonts w:ascii="Times New Roman" w:hAnsi="Times New Roman"/>
          <w:color w:val="191919"/>
          <w:sz w:val="20"/>
          <w:szCs w:val="20"/>
        </w:rPr>
        <w:t>April 1 is the last day to complete an application file.</w:t>
      </w:r>
    </w:p>
    <w:p w:rsidR="00F42301" w:rsidRDefault="00F42301" w:rsidP="0055783E">
      <w:pPr>
        <w:widowControl w:val="0"/>
        <w:autoSpaceDE w:val="0"/>
        <w:autoSpaceDN w:val="0"/>
        <w:adjustRightInd w:val="0"/>
        <w:spacing w:after="0" w:line="250" w:lineRule="auto"/>
        <w:ind w:left="877" w:right="1989" w:firstLine="360"/>
        <w:rPr>
          <w:rFonts w:ascii="Times New Roman" w:hAnsi="Times New Roman"/>
          <w:color w:val="000000"/>
          <w:sz w:val="20"/>
          <w:szCs w:val="20"/>
        </w:rPr>
      </w:pPr>
      <w:r>
        <w:rPr>
          <w:rFonts w:ascii="Times New Roman" w:hAnsi="Times New Roman"/>
          <w:color w:val="191919"/>
          <w:sz w:val="20"/>
          <w:szCs w:val="20"/>
        </w:rPr>
        <w:t>*International students must complete an application file at least two months prior to the term they wish to begin stud</w:t>
      </w:r>
      <w:r>
        <w:rPr>
          <w:rFonts w:ascii="Times New Roman" w:hAnsi="Times New Roman"/>
          <w:color w:val="191919"/>
          <w:spacing w:val="-13"/>
          <w:sz w:val="20"/>
          <w:szCs w:val="20"/>
        </w:rPr>
        <w:t>y</w:t>
      </w:r>
      <w:r>
        <w:rPr>
          <w:rFonts w:ascii="Times New Roman" w:hAnsi="Times New Roman"/>
          <w:color w:val="191919"/>
          <w:sz w:val="20"/>
          <w:szCs w:val="20"/>
        </w:rPr>
        <w:t>. See section below on "Admission of International Students."</w:t>
      </w:r>
    </w:p>
    <w:p w:rsidR="00F42301" w:rsidRDefault="00F42301" w:rsidP="0055783E">
      <w:pPr>
        <w:widowControl w:val="0"/>
        <w:autoSpaceDE w:val="0"/>
        <w:autoSpaceDN w:val="0"/>
        <w:adjustRightInd w:val="0"/>
        <w:spacing w:after="0" w:line="240" w:lineRule="exact"/>
        <w:rPr>
          <w:rFonts w:ascii="Times New Roman" w:hAnsi="Times New Roman"/>
          <w:color w:val="000000"/>
          <w:sz w:val="24"/>
          <w:szCs w:val="24"/>
        </w:rPr>
      </w:pPr>
    </w:p>
    <w:p w:rsidR="00F42301" w:rsidRDefault="00F42301" w:rsidP="0055783E">
      <w:pPr>
        <w:widowControl w:val="0"/>
        <w:autoSpaceDE w:val="0"/>
        <w:autoSpaceDN w:val="0"/>
        <w:adjustRightInd w:val="0"/>
        <w:spacing w:after="0"/>
        <w:ind w:left="877"/>
        <w:rPr>
          <w:rFonts w:ascii="Times New Roman" w:hAnsi="Times New Roman"/>
          <w:color w:val="000000"/>
          <w:sz w:val="20"/>
          <w:szCs w:val="20"/>
        </w:rPr>
      </w:pPr>
      <w:r>
        <w:rPr>
          <w:rFonts w:ascii="Times New Roman" w:hAnsi="Times New Roman"/>
          <w:b/>
          <w:bCs/>
          <w:color w:val="191919"/>
          <w:sz w:val="20"/>
          <w:szCs w:val="20"/>
        </w:rPr>
        <w:t>Admission of International Students</w:t>
      </w:r>
    </w:p>
    <w:p w:rsidR="00F42301" w:rsidRDefault="00F42301" w:rsidP="0055783E">
      <w:pPr>
        <w:widowControl w:val="0"/>
        <w:autoSpaceDE w:val="0"/>
        <w:autoSpaceDN w:val="0"/>
        <w:adjustRightInd w:val="0"/>
        <w:spacing w:before="10" w:after="0" w:line="250" w:lineRule="auto"/>
        <w:ind w:left="877" w:right="2005" w:firstLine="360"/>
        <w:rPr>
          <w:rFonts w:ascii="Times New Roman" w:hAnsi="Times New Roman"/>
          <w:color w:val="000000"/>
          <w:sz w:val="20"/>
          <w:szCs w:val="20"/>
        </w:rPr>
      </w:pPr>
      <w:r>
        <w:rPr>
          <w:rFonts w:ascii="Times New Roman" w:hAnsi="Times New Roman"/>
          <w:color w:val="191919"/>
          <w:sz w:val="20"/>
          <w:szCs w:val="20"/>
        </w:rPr>
        <w:t>Albany State University welcomes international students to its campus and is willing to assist students from other countries in achieving a successful educational experience at the Universit</w:t>
      </w:r>
      <w:r>
        <w:rPr>
          <w:rFonts w:ascii="Times New Roman" w:hAnsi="Times New Roman"/>
          <w:color w:val="191919"/>
          <w:spacing w:val="-13"/>
          <w:sz w:val="20"/>
          <w:szCs w:val="20"/>
        </w:rPr>
        <w:t>y</w:t>
      </w:r>
      <w:r>
        <w:rPr>
          <w:rFonts w:ascii="Times New Roman" w:hAnsi="Times New Roman"/>
          <w:color w:val="191919"/>
          <w:sz w:val="20"/>
          <w:szCs w:val="20"/>
        </w:rPr>
        <w:t>. International students, defined as citizens of countries other than the United States who require a visa in order to study in the U.S., may contact:</w:t>
      </w:r>
    </w:p>
    <w:p w:rsidR="00F42301" w:rsidRDefault="00F42301" w:rsidP="0055783E">
      <w:pPr>
        <w:widowControl w:val="0"/>
        <w:autoSpaceDE w:val="0"/>
        <w:autoSpaceDN w:val="0"/>
        <w:adjustRightInd w:val="0"/>
        <w:spacing w:after="0"/>
        <w:ind w:left="3037"/>
        <w:rPr>
          <w:rFonts w:ascii="Times New Roman" w:hAnsi="Times New Roman"/>
          <w:color w:val="000000"/>
          <w:sz w:val="20"/>
          <w:szCs w:val="20"/>
        </w:rPr>
      </w:pPr>
      <w:r>
        <w:rPr>
          <w:rFonts w:ascii="Times New Roman" w:hAnsi="Times New Roman"/>
          <w:color w:val="191919"/>
          <w:sz w:val="20"/>
          <w:szCs w:val="20"/>
        </w:rPr>
        <w:t>The Graduate School</w:t>
      </w:r>
    </w:p>
    <w:p w:rsidR="00F42301" w:rsidRDefault="00F42301" w:rsidP="0055783E">
      <w:pPr>
        <w:widowControl w:val="0"/>
        <w:autoSpaceDE w:val="0"/>
        <w:autoSpaceDN w:val="0"/>
        <w:adjustRightInd w:val="0"/>
        <w:spacing w:before="10" w:after="0"/>
        <w:ind w:left="3037"/>
        <w:rPr>
          <w:rFonts w:ascii="Times New Roman" w:hAnsi="Times New Roman"/>
          <w:color w:val="000000"/>
          <w:sz w:val="20"/>
          <w:szCs w:val="20"/>
        </w:rPr>
      </w:pPr>
      <w:r>
        <w:rPr>
          <w:rFonts w:ascii="Times New Roman" w:hAnsi="Times New Roman"/>
          <w:color w:val="191919"/>
          <w:sz w:val="20"/>
          <w:szCs w:val="20"/>
        </w:rPr>
        <w:t>Albany State University</w:t>
      </w:r>
    </w:p>
    <w:p w:rsidR="00F42301" w:rsidRDefault="00F42301" w:rsidP="0055783E">
      <w:pPr>
        <w:widowControl w:val="0"/>
        <w:autoSpaceDE w:val="0"/>
        <w:autoSpaceDN w:val="0"/>
        <w:adjustRightInd w:val="0"/>
        <w:spacing w:before="10" w:after="0"/>
        <w:ind w:left="3037"/>
        <w:rPr>
          <w:rFonts w:ascii="Times New Roman" w:hAnsi="Times New Roman"/>
          <w:color w:val="000000"/>
          <w:sz w:val="20"/>
          <w:szCs w:val="20"/>
        </w:rPr>
      </w:pPr>
      <w:r>
        <w:rPr>
          <w:rFonts w:ascii="Times New Roman" w:hAnsi="Times New Roman"/>
          <w:color w:val="191919"/>
          <w:sz w:val="20"/>
          <w:szCs w:val="20"/>
        </w:rPr>
        <w:t>504 College Drive</w:t>
      </w:r>
    </w:p>
    <w:p w:rsidR="00F42301" w:rsidRDefault="00F42301" w:rsidP="0055783E">
      <w:pPr>
        <w:widowControl w:val="0"/>
        <w:autoSpaceDE w:val="0"/>
        <w:autoSpaceDN w:val="0"/>
        <w:adjustRightInd w:val="0"/>
        <w:spacing w:before="10" w:after="0"/>
        <w:ind w:left="3037"/>
        <w:rPr>
          <w:rFonts w:ascii="Times New Roman" w:hAnsi="Times New Roman"/>
          <w:color w:val="000000"/>
          <w:sz w:val="20"/>
          <w:szCs w:val="20"/>
        </w:rPr>
      </w:pPr>
      <w:r>
        <w:rPr>
          <w:rFonts w:ascii="Times New Roman" w:hAnsi="Times New Roman"/>
          <w:color w:val="191919"/>
          <w:sz w:val="20"/>
          <w:szCs w:val="20"/>
        </w:rPr>
        <w:t>192</w:t>
      </w:r>
      <w:r>
        <w:rPr>
          <w:rFonts w:ascii="Times New Roman" w:hAnsi="Times New Roman"/>
          <w:color w:val="191919"/>
          <w:spacing w:val="-11"/>
          <w:sz w:val="20"/>
          <w:szCs w:val="20"/>
        </w:rPr>
        <w:t xml:space="preserve"> </w:t>
      </w:r>
      <w:r>
        <w:rPr>
          <w:rFonts w:ascii="Times New Roman" w:hAnsi="Times New Roman"/>
          <w:color w:val="191919"/>
          <w:sz w:val="20"/>
          <w:szCs w:val="20"/>
        </w:rPr>
        <w:t>ACAD Building</w:t>
      </w:r>
    </w:p>
    <w:p w:rsidR="00F42301" w:rsidRDefault="00F42301" w:rsidP="0055783E">
      <w:pPr>
        <w:widowControl w:val="0"/>
        <w:autoSpaceDE w:val="0"/>
        <w:autoSpaceDN w:val="0"/>
        <w:adjustRightInd w:val="0"/>
        <w:spacing w:before="10" w:after="0"/>
        <w:ind w:left="3037"/>
        <w:rPr>
          <w:rFonts w:ascii="Times New Roman" w:hAnsi="Times New Roman"/>
          <w:color w:val="000000"/>
          <w:sz w:val="20"/>
          <w:szCs w:val="20"/>
        </w:rPr>
      </w:pPr>
      <w:r>
        <w:rPr>
          <w:rFonts w:ascii="Times New Roman" w:hAnsi="Times New Roman"/>
          <w:color w:val="191919"/>
          <w:sz w:val="20"/>
          <w:szCs w:val="20"/>
        </w:rPr>
        <w:t>Alban</w:t>
      </w:r>
      <w:r>
        <w:rPr>
          <w:rFonts w:ascii="Times New Roman" w:hAnsi="Times New Roman"/>
          <w:color w:val="191919"/>
          <w:spacing w:val="-13"/>
          <w:sz w:val="20"/>
          <w:szCs w:val="20"/>
        </w:rPr>
        <w:t>y</w:t>
      </w:r>
      <w:r>
        <w:rPr>
          <w:rFonts w:ascii="Times New Roman" w:hAnsi="Times New Roman"/>
          <w:color w:val="191919"/>
          <w:sz w:val="20"/>
          <w:szCs w:val="20"/>
        </w:rPr>
        <w:t>, GA</w:t>
      </w:r>
      <w:r>
        <w:rPr>
          <w:rFonts w:ascii="Times New Roman" w:hAnsi="Times New Roman"/>
          <w:color w:val="191919"/>
          <w:spacing w:val="-11"/>
          <w:sz w:val="20"/>
          <w:szCs w:val="20"/>
        </w:rPr>
        <w:t xml:space="preserve"> </w:t>
      </w:r>
      <w:r>
        <w:rPr>
          <w:rFonts w:ascii="Times New Roman" w:hAnsi="Times New Roman"/>
          <w:color w:val="191919"/>
          <w:sz w:val="20"/>
          <w:szCs w:val="20"/>
        </w:rPr>
        <w:t>31705-2797</w:t>
      </w:r>
    </w:p>
    <w:p w:rsidR="00F42301" w:rsidRDefault="00F42301" w:rsidP="0055783E">
      <w:pPr>
        <w:widowControl w:val="0"/>
        <w:autoSpaceDE w:val="0"/>
        <w:autoSpaceDN w:val="0"/>
        <w:adjustRightInd w:val="0"/>
        <w:spacing w:before="10" w:after="0"/>
        <w:ind w:left="3037"/>
        <w:rPr>
          <w:rFonts w:ascii="Times New Roman" w:hAnsi="Times New Roman"/>
          <w:color w:val="000000"/>
          <w:sz w:val="20"/>
          <w:szCs w:val="20"/>
        </w:rPr>
      </w:pPr>
      <w:r>
        <w:rPr>
          <w:rFonts w:ascii="Times New Roman" w:hAnsi="Times New Roman"/>
          <w:color w:val="191919"/>
          <w:spacing w:val="-14"/>
          <w:sz w:val="20"/>
          <w:szCs w:val="20"/>
        </w:rPr>
        <w:t>T</w:t>
      </w:r>
      <w:r>
        <w:rPr>
          <w:rFonts w:ascii="Times New Roman" w:hAnsi="Times New Roman"/>
          <w:color w:val="191919"/>
          <w:sz w:val="20"/>
          <w:szCs w:val="20"/>
        </w:rPr>
        <w:t>elephone: (229) 430-5</w:t>
      </w:r>
      <w:r>
        <w:rPr>
          <w:rFonts w:ascii="Times New Roman" w:hAnsi="Times New Roman"/>
          <w:color w:val="191919"/>
          <w:spacing w:val="-7"/>
          <w:sz w:val="20"/>
          <w:szCs w:val="20"/>
        </w:rPr>
        <w:t>1</w:t>
      </w:r>
      <w:r>
        <w:rPr>
          <w:rFonts w:ascii="Times New Roman" w:hAnsi="Times New Roman"/>
          <w:color w:val="191919"/>
          <w:sz w:val="20"/>
          <w:szCs w:val="20"/>
        </w:rPr>
        <w:t>18 or (229) 430-4862</w:t>
      </w:r>
    </w:p>
    <w:p w:rsidR="00F42301" w:rsidRDefault="00F42301" w:rsidP="0055783E">
      <w:pPr>
        <w:widowControl w:val="0"/>
        <w:autoSpaceDE w:val="0"/>
        <w:autoSpaceDN w:val="0"/>
        <w:adjustRightInd w:val="0"/>
        <w:spacing w:before="10" w:after="0"/>
        <w:ind w:left="3037"/>
        <w:rPr>
          <w:rFonts w:ascii="Times New Roman" w:hAnsi="Times New Roman"/>
          <w:color w:val="000000"/>
          <w:sz w:val="20"/>
          <w:szCs w:val="20"/>
        </w:rPr>
      </w:pPr>
      <w:hyperlink r:id="rId14" w:history="1">
        <w:r>
          <w:rPr>
            <w:rFonts w:ascii="Times New Roman" w:hAnsi="Times New Roman"/>
            <w:color w:val="191919"/>
            <w:sz w:val="20"/>
            <w:szCs w:val="20"/>
          </w:rPr>
          <w:t>E-mail:</w:t>
        </w:r>
      </w:hyperlink>
      <w:r>
        <w:rPr>
          <w:rFonts w:ascii="Times New Roman" w:hAnsi="Times New Roman"/>
          <w:color w:val="191919"/>
          <w:sz w:val="20"/>
          <w:szCs w:val="20"/>
        </w:rPr>
        <w:t xml:space="preserve"> diane.frink@asurams.edu</w:t>
      </w:r>
    </w:p>
    <w:p w:rsidR="00F42301" w:rsidRDefault="00F42301" w:rsidP="0055783E">
      <w:pPr>
        <w:widowControl w:val="0"/>
        <w:autoSpaceDE w:val="0"/>
        <w:autoSpaceDN w:val="0"/>
        <w:adjustRightInd w:val="0"/>
        <w:spacing w:before="10" w:after="0"/>
        <w:ind w:left="3037"/>
        <w:rPr>
          <w:rFonts w:ascii="Times New Roman" w:hAnsi="Times New Roman"/>
          <w:color w:val="000000"/>
          <w:sz w:val="20"/>
          <w:szCs w:val="20"/>
        </w:rPr>
        <w:sectPr w:rsidR="00F42301">
          <w:pgSz w:w="12240" w:h="15840"/>
          <w:pgMar w:top="300" w:right="240" w:bottom="280" w:left="1240" w:header="0" w:footer="944" w:gutter="0"/>
          <w:cols w:space="720" w:equalWidth="0">
            <w:col w:w="10760"/>
          </w:cols>
          <w:noEndnote/>
        </w:sectPr>
      </w:pPr>
    </w:p>
    <w:tbl>
      <w:tblPr>
        <w:tblW w:w="0" w:type="auto"/>
        <w:tblInd w:w="119" w:type="dxa"/>
        <w:tblLayout w:type="fixed"/>
        <w:tblCellMar>
          <w:left w:w="0" w:type="dxa"/>
          <w:right w:w="0" w:type="dxa"/>
        </w:tblCellMar>
        <w:tblLook w:val="0000"/>
      </w:tblPr>
      <w:tblGrid>
        <w:gridCol w:w="1085"/>
        <w:gridCol w:w="4560"/>
        <w:gridCol w:w="4858"/>
      </w:tblGrid>
      <w:tr w:rsidR="00F42301" w:rsidRPr="00FA7AC7" w:rsidTr="00F319A1">
        <w:trPr>
          <w:trHeight w:hRule="exact" w:val="235"/>
        </w:trPr>
        <w:tc>
          <w:tcPr>
            <w:tcW w:w="1085" w:type="dxa"/>
            <w:tcBorders>
              <w:top w:val="nil"/>
              <w:left w:val="nil"/>
              <w:bottom w:val="single" w:sz="4" w:space="0" w:color="191919"/>
              <w:right w:val="single" w:sz="4" w:space="0" w:color="191919"/>
            </w:tcBorders>
          </w:tcPr>
          <w:p w:rsidR="00F42301" w:rsidRPr="00FA7AC7" w:rsidRDefault="00F42301" w:rsidP="00F319A1">
            <w:pPr>
              <w:widowControl w:val="0"/>
              <w:autoSpaceDE w:val="0"/>
              <w:autoSpaceDN w:val="0"/>
              <w:adjustRightInd w:val="0"/>
              <w:spacing w:after="0"/>
              <w:rPr>
                <w:rFonts w:ascii="Times New Roman" w:hAnsi="Times New Roman"/>
                <w:sz w:val="24"/>
                <w:szCs w:val="24"/>
              </w:rPr>
            </w:pPr>
          </w:p>
        </w:tc>
        <w:tc>
          <w:tcPr>
            <w:tcW w:w="4560" w:type="dxa"/>
            <w:vMerge w:val="restart"/>
            <w:tcBorders>
              <w:top w:val="single" w:sz="4" w:space="0" w:color="191919"/>
              <w:left w:val="single" w:sz="4" w:space="0" w:color="191919"/>
              <w:bottom w:val="single" w:sz="4" w:space="0" w:color="191919"/>
              <w:right w:val="single" w:sz="4" w:space="0" w:color="191919"/>
            </w:tcBorders>
          </w:tcPr>
          <w:p w:rsidR="00F42301" w:rsidRPr="00FA7AC7" w:rsidRDefault="00F42301" w:rsidP="00F319A1">
            <w:pPr>
              <w:widowControl w:val="0"/>
              <w:autoSpaceDE w:val="0"/>
              <w:autoSpaceDN w:val="0"/>
              <w:adjustRightInd w:val="0"/>
              <w:spacing w:after="0" w:line="364" w:lineRule="exact"/>
              <w:ind w:left="96" w:right="799"/>
              <w:jc w:val="center"/>
              <w:rPr>
                <w:rFonts w:ascii="Times New Roman" w:hAnsi="Times New Roman"/>
                <w:color w:val="000000"/>
                <w:sz w:val="27"/>
                <w:szCs w:val="27"/>
              </w:rPr>
            </w:pPr>
            <w:r w:rsidRPr="00FA7AC7">
              <w:rPr>
                <w:rFonts w:ascii="Times New Roman" w:hAnsi="Times New Roman"/>
                <w:b/>
                <w:bCs/>
                <w:color w:val="191919"/>
                <w:sz w:val="36"/>
                <w:szCs w:val="36"/>
              </w:rPr>
              <w:t>A</w:t>
            </w:r>
            <w:r w:rsidRPr="00FA7AC7">
              <w:rPr>
                <w:rFonts w:ascii="Times New Roman" w:hAnsi="Times New Roman"/>
                <w:b/>
                <w:bCs/>
                <w:color w:val="191919"/>
                <w:sz w:val="27"/>
                <w:szCs w:val="27"/>
              </w:rPr>
              <w:t>DMISSION</w:t>
            </w:r>
            <w:r w:rsidRPr="00FA7AC7">
              <w:rPr>
                <w:rFonts w:ascii="Times New Roman" w:hAnsi="Times New Roman"/>
                <w:b/>
                <w:bCs/>
                <w:color w:val="191919"/>
                <w:spacing w:val="22"/>
                <w:sz w:val="27"/>
                <w:szCs w:val="27"/>
              </w:rPr>
              <w:t xml:space="preserve"> </w:t>
            </w:r>
            <w:r w:rsidRPr="00FA7AC7">
              <w:rPr>
                <w:rFonts w:ascii="Times New Roman" w:hAnsi="Times New Roman"/>
                <w:b/>
                <w:bCs/>
                <w:color w:val="191919"/>
                <w:sz w:val="36"/>
                <w:szCs w:val="36"/>
              </w:rPr>
              <w:t>C</w:t>
            </w:r>
            <w:r w:rsidRPr="00FA7AC7">
              <w:rPr>
                <w:rFonts w:ascii="Times New Roman" w:hAnsi="Times New Roman"/>
                <w:b/>
                <w:bCs/>
                <w:color w:val="191919"/>
                <w:spacing w:val="-20"/>
                <w:sz w:val="27"/>
                <w:szCs w:val="27"/>
              </w:rPr>
              <w:t>A</w:t>
            </w:r>
            <w:r w:rsidRPr="00FA7AC7">
              <w:rPr>
                <w:rFonts w:ascii="Times New Roman" w:hAnsi="Times New Roman"/>
                <w:b/>
                <w:bCs/>
                <w:color w:val="191919"/>
                <w:sz w:val="27"/>
                <w:szCs w:val="27"/>
              </w:rPr>
              <w:t>TEGORIES</w:t>
            </w:r>
          </w:p>
          <w:p w:rsidR="00F42301" w:rsidRPr="00FA7AC7" w:rsidRDefault="00F42301" w:rsidP="00F319A1">
            <w:pPr>
              <w:widowControl w:val="0"/>
              <w:autoSpaceDE w:val="0"/>
              <w:autoSpaceDN w:val="0"/>
              <w:adjustRightInd w:val="0"/>
              <w:spacing w:after="0" w:line="336" w:lineRule="exact"/>
              <w:ind w:left="441" w:right="1144"/>
              <w:jc w:val="center"/>
              <w:rPr>
                <w:rFonts w:ascii="Times New Roman" w:hAnsi="Times New Roman"/>
                <w:sz w:val="24"/>
                <w:szCs w:val="24"/>
              </w:rPr>
            </w:pPr>
            <w:r w:rsidRPr="00FA7AC7">
              <w:rPr>
                <w:rFonts w:ascii="Times New Roman" w:hAnsi="Times New Roman"/>
                <w:b/>
                <w:bCs/>
                <w:color w:val="191919"/>
                <w:sz w:val="36"/>
                <w:szCs w:val="36"/>
              </w:rPr>
              <w:t>&amp; O</w:t>
            </w:r>
            <w:r w:rsidRPr="00FA7AC7">
              <w:rPr>
                <w:rFonts w:ascii="Times New Roman" w:hAnsi="Times New Roman"/>
                <w:b/>
                <w:bCs/>
                <w:color w:val="191919"/>
                <w:sz w:val="27"/>
                <w:szCs w:val="27"/>
              </w:rPr>
              <w:t>THER</w:t>
            </w:r>
            <w:r w:rsidRPr="00FA7AC7">
              <w:rPr>
                <w:rFonts w:ascii="Times New Roman" w:hAnsi="Times New Roman"/>
                <w:b/>
                <w:bCs/>
                <w:color w:val="191919"/>
                <w:spacing w:val="23"/>
                <w:sz w:val="27"/>
                <w:szCs w:val="27"/>
              </w:rPr>
              <w:t xml:space="preserve"> </w:t>
            </w:r>
            <w:r w:rsidRPr="00FA7AC7">
              <w:rPr>
                <w:rFonts w:ascii="Times New Roman" w:hAnsi="Times New Roman"/>
                <w:b/>
                <w:bCs/>
                <w:color w:val="191919"/>
                <w:sz w:val="36"/>
                <w:szCs w:val="36"/>
              </w:rPr>
              <w:t>P</w:t>
            </w:r>
            <w:r w:rsidRPr="00FA7AC7">
              <w:rPr>
                <w:rFonts w:ascii="Times New Roman" w:hAnsi="Times New Roman"/>
                <w:b/>
                <w:bCs/>
                <w:color w:val="191919"/>
                <w:sz w:val="27"/>
                <w:szCs w:val="27"/>
              </w:rPr>
              <w:t>OLICIES</w:t>
            </w:r>
          </w:p>
        </w:tc>
        <w:tc>
          <w:tcPr>
            <w:tcW w:w="4858" w:type="dxa"/>
            <w:tcBorders>
              <w:top w:val="nil"/>
              <w:left w:val="single" w:sz="4" w:space="0" w:color="191919"/>
              <w:bottom w:val="single" w:sz="4" w:space="0" w:color="191919"/>
              <w:right w:val="nil"/>
            </w:tcBorders>
          </w:tcPr>
          <w:p w:rsidR="00F42301" w:rsidRPr="00FA7AC7" w:rsidRDefault="00F42301" w:rsidP="00F319A1">
            <w:pPr>
              <w:widowControl w:val="0"/>
              <w:autoSpaceDE w:val="0"/>
              <w:autoSpaceDN w:val="0"/>
              <w:adjustRightInd w:val="0"/>
              <w:spacing w:after="0"/>
              <w:rPr>
                <w:rFonts w:ascii="Times New Roman" w:hAnsi="Times New Roman"/>
                <w:sz w:val="24"/>
                <w:szCs w:val="24"/>
              </w:rPr>
            </w:pPr>
          </w:p>
        </w:tc>
      </w:tr>
      <w:tr w:rsidR="00F42301" w:rsidRPr="00FA7AC7" w:rsidTr="00F319A1">
        <w:trPr>
          <w:trHeight w:hRule="exact" w:val="256"/>
        </w:trPr>
        <w:tc>
          <w:tcPr>
            <w:tcW w:w="1085" w:type="dxa"/>
            <w:tcBorders>
              <w:top w:val="single" w:sz="4" w:space="0" w:color="191919"/>
              <w:left w:val="nil"/>
              <w:bottom w:val="single" w:sz="4" w:space="0" w:color="191919"/>
              <w:right w:val="single" w:sz="4" w:space="0" w:color="191919"/>
            </w:tcBorders>
          </w:tcPr>
          <w:p w:rsidR="00F42301" w:rsidRPr="00FA7AC7" w:rsidRDefault="00F42301" w:rsidP="00F319A1">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F319A1">
            <w:pPr>
              <w:widowControl w:val="0"/>
              <w:autoSpaceDE w:val="0"/>
              <w:autoSpaceDN w:val="0"/>
              <w:adjustRightInd w:val="0"/>
              <w:spacing w:after="0"/>
              <w:rPr>
                <w:rFonts w:ascii="Times New Roman" w:hAnsi="Times New Roman"/>
                <w:sz w:val="24"/>
                <w:szCs w:val="24"/>
              </w:rPr>
            </w:pPr>
          </w:p>
        </w:tc>
        <w:tc>
          <w:tcPr>
            <w:tcW w:w="4858" w:type="dxa"/>
            <w:tcBorders>
              <w:top w:val="single" w:sz="4" w:space="0" w:color="191919"/>
              <w:left w:val="single" w:sz="4" w:space="0" w:color="191919"/>
              <w:bottom w:val="single" w:sz="4" w:space="0" w:color="191919"/>
              <w:right w:val="nil"/>
            </w:tcBorders>
          </w:tcPr>
          <w:p w:rsidR="00F42301" w:rsidRPr="00FA7AC7" w:rsidRDefault="00F42301" w:rsidP="00F319A1">
            <w:pPr>
              <w:widowControl w:val="0"/>
              <w:autoSpaceDE w:val="0"/>
              <w:autoSpaceDN w:val="0"/>
              <w:adjustRightInd w:val="0"/>
              <w:spacing w:after="0"/>
              <w:rPr>
                <w:rFonts w:ascii="Times New Roman" w:hAnsi="Times New Roman"/>
                <w:sz w:val="24"/>
                <w:szCs w:val="24"/>
              </w:rPr>
            </w:pPr>
          </w:p>
        </w:tc>
      </w:tr>
      <w:tr w:rsidR="00F42301" w:rsidRPr="00FA7AC7" w:rsidTr="00F319A1">
        <w:trPr>
          <w:trHeight w:hRule="exact" w:val="219"/>
        </w:trPr>
        <w:tc>
          <w:tcPr>
            <w:tcW w:w="1085" w:type="dxa"/>
            <w:tcBorders>
              <w:top w:val="single" w:sz="4" w:space="0" w:color="191919"/>
              <w:left w:val="nil"/>
              <w:bottom w:val="nil"/>
              <w:right w:val="single" w:sz="4" w:space="0" w:color="191919"/>
            </w:tcBorders>
          </w:tcPr>
          <w:p w:rsidR="00F42301" w:rsidRPr="00FA7AC7" w:rsidRDefault="00F42301" w:rsidP="00F319A1">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F319A1">
            <w:pPr>
              <w:widowControl w:val="0"/>
              <w:autoSpaceDE w:val="0"/>
              <w:autoSpaceDN w:val="0"/>
              <w:adjustRightInd w:val="0"/>
              <w:spacing w:after="0"/>
              <w:rPr>
                <w:rFonts w:ascii="Times New Roman" w:hAnsi="Times New Roman"/>
                <w:sz w:val="24"/>
                <w:szCs w:val="24"/>
              </w:rPr>
            </w:pPr>
          </w:p>
        </w:tc>
        <w:tc>
          <w:tcPr>
            <w:tcW w:w="4858" w:type="dxa"/>
            <w:tcBorders>
              <w:top w:val="single" w:sz="4" w:space="0" w:color="191919"/>
              <w:left w:val="single" w:sz="4" w:space="0" w:color="191919"/>
              <w:bottom w:val="nil"/>
              <w:right w:val="nil"/>
            </w:tcBorders>
          </w:tcPr>
          <w:p w:rsidR="00F42301" w:rsidRPr="00FA7AC7" w:rsidRDefault="00F42301" w:rsidP="00F319A1">
            <w:pPr>
              <w:widowControl w:val="0"/>
              <w:autoSpaceDE w:val="0"/>
              <w:autoSpaceDN w:val="0"/>
              <w:adjustRightInd w:val="0"/>
              <w:spacing w:after="0"/>
              <w:rPr>
                <w:rFonts w:ascii="Times New Roman" w:hAnsi="Times New Roman"/>
                <w:sz w:val="24"/>
                <w:szCs w:val="24"/>
              </w:rPr>
            </w:pPr>
          </w:p>
        </w:tc>
      </w:tr>
    </w:tbl>
    <w:p w:rsidR="00F42301" w:rsidRDefault="00F42301" w:rsidP="0055783E">
      <w:pPr>
        <w:widowControl w:val="0"/>
        <w:autoSpaceDE w:val="0"/>
        <w:autoSpaceDN w:val="0"/>
        <w:adjustRightInd w:val="0"/>
        <w:spacing w:before="3" w:after="0" w:line="110" w:lineRule="exact"/>
        <w:rPr>
          <w:rFonts w:ascii="Times New Roman" w:hAnsi="Times New Roman"/>
          <w:sz w:val="11"/>
          <w:szCs w:val="11"/>
        </w:rPr>
      </w:pPr>
    </w:p>
    <w:p w:rsidR="00F42301" w:rsidRDefault="00F42301" w:rsidP="0055783E">
      <w:pPr>
        <w:widowControl w:val="0"/>
        <w:autoSpaceDE w:val="0"/>
        <w:autoSpaceDN w:val="0"/>
        <w:adjustRightInd w:val="0"/>
        <w:spacing w:after="0" w:line="200" w:lineRule="exact"/>
        <w:rPr>
          <w:rFonts w:ascii="Times New Roman" w:hAnsi="Times New Roman"/>
          <w:sz w:val="20"/>
          <w:szCs w:val="20"/>
        </w:rPr>
      </w:pPr>
    </w:p>
    <w:p w:rsidR="00F42301" w:rsidRDefault="00F42301" w:rsidP="0055783E">
      <w:pPr>
        <w:widowControl w:val="0"/>
        <w:autoSpaceDE w:val="0"/>
        <w:autoSpaceDN w:val="0"/>
        <w:adjustRightInd w:val="0"/>
        <w:spacing w:after="0" w:line="200" w:lineRule="exact"/>
        <w:rPr>
          <w:rFonts w:ascii="Times New Roman" w:hAnsi="Times New Roman"/>
          <w:sz w:val="20"/>
          <w:szCs w:val="20"/>
        </w:rPr>
      </w:pPr>
    </w:p>
    <w:p w:rsidR="00F42301" w:rsidRDefault="00F42301" w:rsidP="0055783E">
      <w:pPr>
        <w:widowControl w:val="0"/>
        <w:autoSpaceDE w:val="0"/>
        <w:autoSpaceDN w:val="0"/>
        <w:adjustRightInd w:val="0"/>
        <w:spacing w:before="26" w:after="0" w:line="250" w:lineRule="auto"/>
        <w:ind w:left="1940" w:right="1073" w:firstLine="360"/>
        <w:rPr>
          <w:rFonts w:ascii="Times New Roman" w:hAnsi="Times New Roman"/>
          <w:color w:val="000000"/>
          <w:sz w:val="20"/>
          <w:szCs w:val="20"/>
        </w:rPr>
      </w:pPr>
      <w:r w:rsidRPr="00C34688">
        <w:rPr>
          <w:rFonts w:ascii="Calibri" w:hAnsi="Calibri"/>
          <w:noProof/>
          <w:lang w:eastAsia="en-US"/>
        </w:rPr>
        <w:pict>
          <v:group id="_x0000_s1831" style="position:absolute;left:0;text-align:left;margin-left:263.55pt;margin-top:-53.9pt;width:31.2pt;height:31.05pt;z-index:-251658240;mso-position-horizontal-relative:page" coordorigin="5271,-1078" coordsize="624,621" o:allowincell="f">
            <v:rect id="_x0000_s1832" style="position:absolute;left:5276;top:-1073;width:613;height:610" o:allowincell="f" stroked="f">
              <v:path arrowok="t"/>
            </v:rect>
            <v:rect id="_x0000_s1833" style="position:absolute;left:5276;top:-1074;width:620;height:620;mso-position-horizontal-relative:page" o:allowincell="f" filled="f" stroked="f">
              <v:textbox inset="0,0,0,0">
                <w:txbxContent>
                  <w:p w:rsidR="00F42301" w:rsidRDefault="00F42301" w:rsidP="0055783E">
                    <w:pPr>
                      <w:spacing w:after="0" w:line="620" w:lineRule="atLeast"/>
                      <w:rPr>
                        <w:rFonts w:ascii="Times New Roman" w:hAnsi="Times New Roman"/>
                        <w:sz w:val="24"/>
                        <w:szCs w:val="24"/>
                      </w:rPr>
                    </w:pPr>
                    <w:r>
                      <w:rPr>
                        <w:rFonts w:ascii="Times New Roman" w:hAnsi="Times New Roman"/>
                        <w:noProof/>
                        <w:sz w:val="24"/>
                        <w:szCs w:val="24"/>
                      </w:rPr>
                      <w:drawing>
                        <wp:inline distT="0" distB="0" distL="0" distR="0">
                          <wp:extent cx="390525" cy="390525"/>
                          <wp:effectExtent l="1905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
                                  <a:srcRect/>
                                  <a:stretch>
                                    <a:fillRect/>
                                  </a:stretch>
                                </pic:blipFill>
                                <pic:spPr bwMode="auto">
                                  <a:xfrm>
                                    <a:off x="0" y="0"/>
                                    <a:ext cx="390525" cy="390525"/>
                                  </a:xfrm>
                                  <a:prstGeom prst="rect">
                                    <a:avLst/>
                                  </a:prstGeom>
                                  <a:noFill/>
                                  <a:ln w="9525">
                                    <a:noFill/>
                                    <a:miter lim="800000"/>
                                    <a:headEnd/>
                                    <a:tailEnd/>
                                  </a:ln>
                                </pic:spPr>
                              </pic:pic>
                            </a:graphicData>
                          </a:graphic>
                        </wp:inline>
                      </w:drawing>
                    </w:r>
                  </w:p>
                  <w:p w:rsidR="00F42301" w:rsidRDefault="00F42301" w:rsidP="0055783E">
                    <w:pPr>
                      <w:widowControl w:val="0"/>
                      <w:autoSpaceDE w:val="0"/>
                      <w:autoSpaceDN w:val="0"/>
                      <w:adjustRightInd w:val="0"/>
                      <w:spacing w:after="0"/>
                      <w:rPr>
                        <w:rFonts w:ascii="Times New Roman" w:hAnsi="Times New Roman"/>
                        <w:sz w:val="24"/>
                        <w:szCs w:val="24"/>
                      </w:rPr>
                    </w:pPr>
                  </w:p>
                </w:txbxContent>
              </v:textbox>
            </v:rect>
            <w10:wrap anchorx="page"/>
          </v:group>
        </w:pict>
      </w:r>
      <w:r w:rsidRPr="00C34688">
        <w:rPr>
          <w:rFonts w:ascii="Calibri" w:hAnsi="Calibri"/>
          <w:noProof/>
          <w:lang w:eastAsia="en-US"/>
        </w:rPr>
        <w:pict>
          <v:shape id="_x0000_s1926" type="#_x0000_t202" style="position:absolute;left:0;text-align:left;margin-left:17.75pt;margin-top:-7.3pt;width:1in;height:285.55pt;z-index:-251658240;mso-position-horizontal-relative:page" o:allowincell="f" filled="f" stroked="f">
            <v:textbox style="layout-flow:vertical;mso-layout-flow-alt:bottom-to-top" inset="0,0,0,0">
              <w:txbxContent>
                <w:p w:rsidR="00F42301" w:rsidRDefault="00F42301" w:rsidP="0055783E">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U</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NIVERSI</w:t>
                  </w:r>
                  <w:r>
                    <w:rPr>
                      <w:rFonts w:ascii="Impact" w:hAnsi="Impact" w:cs="Impact"/>
                      <w:color w:val="A3A3A3"/>
                      <w:position w:val="1"/>
                      <w:sz w:val="105"/>
                      <w:szCs w:val="105"/>
                    </w:rPr>
                    <w:t>T</w:t>
                  </w:r>
                  <w:r>
                    <w:rPr>
                      <w:rFonts w:ascii="Impact" w:hAnsi="Impact" w:cs="Impact"/>
                      <w:color w:val="A3A3A3"/>
                      <w:spacing w:val="-88"/>
                      <w:position w:val="1"/>
                      <w:sz w:val="105"/>
                      <w:szCs w:val="105"/>
                    </w:rPr>
                    <w:t xml:space="preserve"> </w:t>
                  </w:r>
                  <w:r>
                    <w:rPr>
                      <w:rFonts w:ascii="Impact" w:hAnsi="Impact" w:cs="Impact"/>
                      <w:color w:val="A3A3A3"/>
                      <w:position w:val="1"/>
                      <w:sz w:val="105"/>
                      <w:szCs w:val="105"/>
                    </w:rPr>
                    <w:t>Y</w:t>
                  </w:r>
                </w:p>
              </w:txbxContent>
            </v:textbox>
            <w10:wrap anchorx="page"/>
          </v:shape>
        </w:pict>
      </w:r>
      <w:r>
        <w:rPr>
          <w:rFonts w:ascii="Times New Roman" w:hAnsi="Times New Roman"/>
          <w:color w:val="191919"/>
          <w:sz w:val="20"/>
          <w:szCs w:val="20"/>
        </w:rPr>
        <w:t>International  students  seeking  admission  to  the  Graduate  School  should  follow directions  specified  for  all  students  under "Admission Requirements."   In addition, the inte</w:t>
      </w:r>
      <w:r>
        <w:rPr>
          <w:rFonts w:ascii="Times New Roman" w:hAnsi="Times New Roman"/>
          <w:color w:val="191919"/>
          <w:spacing w:val="-4"/>
          <w:sz w:val="20"/>
          <w:szCs w:val="20"/>
        </w:rPr>
        <w:t>r</w:t>
      </w:r>
      <w:r>
        <w:rPr>
          <w:rFonts w:ascii="Times New Roman" w:hAnsi="Times New Roman"/>
          <w:color w:val="191919"/>
          <w:sz w:val="20"/>
          <w:szCs w:val="20"/>
        </w:rPr>
        <w:t>- national student applicant must satisfy the following requirements:</w:t>
      </w:r>
    </w:p>
    <w:p w:rsidR="00F42301" w:rsidRDefault="00F42301" w:rsidP="0055783E">
      <w:pPr>
        <w:widowControl w:val="0"/>
        <w:autoSpaceDE w:val="0"/>
        <w:autoSpaceDN w:val="0"/>
        <w:adjustRightInd w:val="0"/>
        <w:spacing w:after="0" w:line="250" w:lineRule="auto"/>
        <w:ind w:left="2300" w:right="1060" w:hanging="360"/>
        <w:jc w:val="both"/>
        <w:rPr>
          <w:rFonts w:ascii="Times New Roman" w:hAnsi="Times New Roman"/>
          <w:color w:val="000000"/>
          <w:sz w:val="20"/>
          <w:szCs w:val="20"/>
        </w:rPr>
      </w:pPr>
      <w:r>
        <w:rPr>
          <w:rFonts w:ascii="Times New Roman" w:hAnsi="Times New Roman"/>
          <w:color w:val="191919"/>
          <w:sz w:val="20"/>
          <w:szCs w:val="20"/>
        </w:rPr>
        <w:t>1.   Submit his or her application for admission at least two months prior to the term in which he or she wishes to begin study at</w:t>
      </w:r>
      <w:r>
        <w:rPr>
          <w:rFonts w:ascii="Times New Roman" w:hAnsi="Times New Roman"/>
          <w:color w:val="191919"/>
          <w:spacing w:val="-11"/>
          <w:sz w:val="20"/>
          <w:szCs w:val="20"/>
        </w:rPr>
        <w:t xml:space="preserve"> </w:t>
      </w:r>
      <w:r>
        <w:rPr>
          <w:rFonts w:ascii="Times New Roman" w:hAnsi="Times New Roman"/>
          <w:color w:val="191919"/>
          <w:sz w:val="20"/>
          <w:szCs w:val="20"/>
        </w:rPr>
        <w:t>Albany State Universit</w:t>
      </w:r>
      <w:r>
        <w:rPr>
          <w:rFonts w:ascii="Times New Roman" w:hAnsi="Times New Roman"/>
          <w:color w:val="191919"/>
          <w:spacing w:val="-13"/>
          <w:sz w:val="20"/>
          <w:szCs w:val="20"/>
        </w:rPr>
        <w:t>y</w:t>
      </w:r>
      <w:r>
        <w:rPr>
          <w:rFonts w:ascii="Times New Roman" w:hAnsi="Times New Roman"/>
          <w:color w:val="191919"/>
          <w:sz w:val="20"/>
          <w:szCs w:val="20"/>
        </w:rPr>
        <w:t>.</w:t>
      </w:r>
    </w:p>
    <w:p w:rsidR="00F42301" w:rsidRDefault="00F42301" w:rsidP="0055783E">
      <w:pPr>
        <w:widowControl w:val="0"/>
        <w:autoSpaceDE w:val="0"/>
        <w:autoSpaceDN w:val="0"/>
        <w:adjustRightInd w:val="0"/>
        <w:spacing w:after="0" w:line="250" w:lineRule="auto"/>
        <w:ind w:left="2300" w:right="959" w:hanging="360"/>
        <w:rPr>
          <w:rFonts w:ascii="Times New Roman" w:hAnsi="Times New Roman"/>
          <w:color w:val="000000"/>
          <w:sz w:val="20"/>
          <w:szCs w:val="20"/>
        </w:rPr>
      </w:pPr>
      <w:r>
        <w:rPr>
          <w:rFonts w:ascii="Times New Roman" w:hAnsi="Times New Roman"/>
          <w:color w:val="191919"/>
          <w:sz w:val="20"/>
          <w:szCs w:val="20"/>
        </w:rPr>
        <w:t>2.   Submit o</w:t>
      </w:r>
      <w:r>
        <w:rPr>
          <w:rFonts w:ascii="Times New Roman" w:hAnsi="Times New Roman"/>
          <w:color w:val="191919"/>
          <w:spacing w:val="-4"/>
          <w:sz w:val="20"/>
          <w:szCs w:val="20"/>
        </w:rPr>
        <w:t>f</w:t>
      </w:r>
      <w:r>
        <w:rPr>
          <w:rFonts w:ascii="Times New Roman" w:hAnsi="Times New Roman"/>
          <w:color w:val="191919"/>
          <w:sz w:val="20"/>
          <w:szCs w:val="20"/>
        </w:rPr>
        <w:t>ficial original language and English (translated) copies of college or university tran- scripts, as records of past academic work, along with copies of academic degrees and certif</w:t>
      </w:r>
      <w:r>
        <w:rPr>
          <w:rFonts w:ascii="Times New Roman" w:hAnsi="Times New Roman"/>
          <w:color w:val="191919"/>
          <w:spacing w:val="-4"/>
          <w:sz w:val="20"/>
          <w:szCs w:val="20"/>
        </w:rPr>
        <w:t>i</w:t>
      </w:r>
      <w:r>
        <w:rPr>
          <w:rFonts w:ascii="Times New Roman" w:hAnsi="Times New Roman"/>
          <w:color w:val="191919"/>
          <w:sz w:val="20"/>
          <w:szCs w:val="20"/>
        </w:rPr>
        <w:t>- cates that the applicant has received.</w:t>
      </w:r>
      <w:r>
        <w:rPr>
          <w:rFonts w:ascii="Times New Roman" w:hAnsi="Times New Roman"/>
          <w:color w:val="191919"/>
          <w:spacing w:val="-3"/>
          <w:sz w:val="20"/>
          <w:szCs w:val="20"/>
        </w:rPr>
        <w:t xml:space="preserve"> </w:t>
      </w:r>
      <w:r>
        <w:rPr>
          <w:rFonts w:ascii="Times New Roman" w:hAnsi="Times New Roman"/>
          <w:color w:val="191919"/>
          <w:spacing w:val="-14"/>
          <w:sz w:val="20"/>
          <w:szCs w:val="20"/>
        </w:rPr>
        <w:t>T</w:t>
      </w:r>
      <w:r>
        <w:rPr>
          <w:rFonts w:ascii="Times New Roman" w:hAnsi="Times New Roman"/>
          <w:color w:val="191919"/>
          <w:sz w:val="20"/>
          <w:szCs w:val="20"/>
        </w:rPr>
        <w:t>o be considered o</w:t>
      </w:r>
      <w:r>
        <w:rPr>
          <w:rFonts w:ascii="Times New Roman" w:hAnsi="Times New Roman"/>
          <w:color w:val="191919"/>
          <w:spacing w:val="-4"/>
          <w:sz w:val="20"/>
          <w:szCs w:val="20"/>
        </w:rPr>
        <w:t>f</w:t>
      </w:r>
      <w:r>
        <w:rPr>
          <w:rFonts w:ascii="Times New Roman" w:hAnsi="Times New Roman"/>
          <w:color w:val="191919"/>
          <w:sz w:val="20"/>
          <w:szCs w:val="20"/>
        </w:rPr>
        <w:t>ficial, these transcripts must be submitted directly from the educational institutions to the Graduate School.</w:t>
      </w:r>
    </w:p>
    <w:p w:rsidR="00F42301" w:rsidRDefault="00F42301" w:rsidP="0055783E">
      <w:pPr>
        <w:widowControl w:val="0"/>
        <w:autoSpaceDE w:val="0"/>
        <w:autoSpaceDN w:val="0"/>
        <w:adjustRightInd w:val="0"/>
        <w:spacing w:after="0" w:line="250" w:lineRule="auto"/>
        <w:ind w:left="2300" w:right="1087" w:hanging="360"/>
        <w:jc w:val="both"/>
        <w:rPr>
          <w:rFonts w:ascii="Times New Roman" w:hAnsi="Times New Roman"/>
          <w:color w:val="000000"/>
          <w:sz w:val="20"/>
          <w:szCs w:val="20"/>
        </w:rPr>
      </w:pPr>
      <w:r>
        <w:rPr>
          <w:rFonts w:ascii="Times New Roman" w:hAnsi="Times New Roman"/>
          <w:color w:val="191919"/>
          <w:sz w:val="20"/>
          <w:szCs w:val="20"/>
        </w:rPr>
        <w:t>3.   Submit o</w:t>
      </w:r>
      <w:r>
        <w:rPr>
          <w:rFonts w:ascii="Times New Roman" w:hAnsi="Times New Roman"/>
          <w:color w:val="191919"/>
          <w:spacing w:val="-4"/>
          <w:sz w:val="20"/>
          <w:szCs w:val="20"/>
        </w:rPr>
        <w:t>f</w:t>
      </w:r>
      <w:r>
        <w:rPr>
          <w:rFonts w:ascii="Times New Roman" w:hAnsi="Times New Roman"/>
          <w:color w:val="191919"/>
          <w:sz w:val="20"/>
          <w:szCs w:val="20"/>
        </w:rPr>
        <w:t>ficial results from the Graduate Record Examination or the Graduate Management Admissions</w:t>
      </w:r>
      <w:r>
        <w:rPr>
          <w:rFonts w:ascii="Times New Roman" w:hAnsi="Times New Roman"/>
          <w:color w:val="191919"/>
          <w:spacing w:val="-4"/>
          <w:sz w:val="20"/>
          <w:szCs w:val="20"/>
        </w:rPr>
        <w:t xml:space="preserve"> </w:t>
      </w:r>
      <w:r>
        <w:rPr>
          <w:rFonts w:ascii="Times New Roman" w:hAnsi="Times New Roman"/>
          <w:color w:val="191919"/>
          <w:spacing w:val="-14"/>
          <w:sz w:val="20"/>
          <w:szCs w:val="20"/>
        </w:rPr>
        <w:t>T</w:t>
      </w:r>
      <w:r>
        <w:rPr>
          <w:rFonts w:ascii="Times New Roman" w:hAnsi="Times New Roman"/>
          <w:color w:val="191919"/>
          <w:sz w:val="20"/>
          <w:szCs w:val="20"/>
        </w:rPr>
        <w:t>est, or other standardized tests required by the graduate program to which the applicant is seeking admission. See "Admission Requirements" for specific programs.</w:t>
      </w:r>
    </w:p>
    <w:p w:rsidR="00F42301" w:rsidRDefault="00F42301" w:rsidP="0055783E">
      <w:pPr>
        <w:widowControl w:val="0"/>
        <w:autoSpaceDE w:val="0"/>
        <w:autoSpaceDN w:val="0"/>
        <w:adjustRightInd w:val="0"/>
        <w:spacing w:after="0" w:line="250" w:lineRule="auto"/>
        <w:ind w:left="2300" w:right="1011" w:hanging="360"/>
        <w:jc w:val="both"/>
        <w:rPr>
          <w:rFonts w:ascii="Times New Roman" w:hAnsi="Times New Roman"/>
          <w:color w:val="000000"/>
          <w:sz w:val="20"/>
          <w:szCs w:val="20"/>
        </w:rPr>
      </w:pPr>
      <w:r>
        <w:rPr>
          <w:rFonts w:ascii="Times New Roman" w:hAnsi="Times New Roman"/>
          <w:color w:val="191919"/>
          <w:sz w:val="20"/>
          <w:szCs w:val="20"/>
        </w:rPr>
        <w:t>4.   Demonstrate English language proficienc</w:t>
      </w:r>
      <w:r>
        <w:rPr>
          <w:rFonts w:ascii="Times New Roman" w:hAnsi="Times New Roman"/>
          <w:color w:val="191919"/>
          <w:spacing w:val="-13"/>
          <w:sz w:val="20"/>
          <w:szCs w:val="20"/>
        </w:rPr>
        <w:t>y</w:t>
      </w:r>
      <w:r>
        <w:rPr>
          <w:rFonts w:ascii="Times New Roman" w:hAnsi="Times New Roman"/>
          <w:color w:val="191919"/>
          <w:sz w:val="20"/>
          <w:szCs w:val="20"/>
        </w:rPr>
        <w:t>.</w:t>
      </w:r>
      <w:r>
        <w:rPr>
          <w:rFonts w:ascii="Times New Roman" w:hAnsi="Times New Roman"/>
          <w:color w:val="191919"/>
          <w:spacing w:val="-11"/>
          <w:sz w:val="20"/>
          <w:szCs w:val="20"/>
        </w:rPr>
        <w:t xml:space="preserve"> </w:t>
      </w:r>
      <w:r>
        <w:rPr>
          <w:rFonts w:ascii="Times New Roman" w:hAnsi="Times New Roman"/>
          <w:color w:val="191919"/>
          <w:sz w:val="20"/>
          <w:szCs w:val="20"/>
        </w:rPr>
        <w:t>Acceptable evidence of proficiency is successful completion of the</w:t>
      </w:r>
      <w:r>
        <w:rPr>
          <w:rFonts w:ascii="Times New Roman" w:hAnsi="Times New Roman"/>
          <w:color w:val="191919"/>
          <w:spacing w:val="-4"/>
          <w:sz w:val="20"/>
          <w:szCs w:val="20"/>
        </w:rPr>
        <w:t xml:space="preserve"> </w:t>
      </w:r>
      <w:r>
        <w:rPr>
          <w:rFonts w:ascii="Times New Roman" w:hAnsi="Times New Roman"/>
          <w:color w:val="191919"/>
          <w:spacing w:val="-14"/>
          <w:sz w:val="20"/>
          <w:szCs w:val="20"/>
        </w:rPr>
        <w:t>T</w:t>
      </w:r>
      <w:r>
        <w:rPr>
          <w:rFonts w:ascii="Times New Roman" w:hAnsi="Times New Roman"/>
          <w:color w:val="191919"/>
          <w:sz w:val="20"/>
          <w:szCs w:val="20"/>
        </w:rPr>
        <w:t>est of English as a Foreign Language (</w:t>
      </w:r>
      <w:r>
        <w:rPr>
          <w:rFonts w:ascii="Times New Roman" w:hAnsi="Times New Roman"/>
          <w:color w:val="191919"/>
          <w:spacing w:val="-4"/>
          <w:sz w:val="20"/>
          <w:szCs w:val="20"/>
        </w:rPr>
        <w:t>T</w:t>
      </w:r>
      <w:r>
        <w:rPr>
          <w:rFonts w:ascii="Times New Roman" w:hAnsi="Times New Roman"/>
          <w:color w:val="191919"/>
          <w:sz w:val="20"/>
          <w:szCs w:val="20"/>
        </w:rPr>
        <w:t>OEFL) with a minimum score of</w:t>
      </w:r>
    </w:p>
    <w:p w:rsidR="00F42301" w:rsidRDefault="00F42301" w:rsidP="0055783E">
      <w:pPr>
        <w:widowControl w:val="0"/>
        <w:autoSpaceDE w:val="0"/>
        <w:autoSpaceDN w:val="0"/>
        <w:adjustRightInd w:val="0"/>
        <w:spacing w:after="0" w:line="250" w:lineRule="auto"/>
        <w:ind w:left="2300" w:right="971"/>
        <w:rPr>
          <w:rFonts w:ascii="Times New Roman" w:hAnsi="Times New Roman"/>
          <w:color w:val="000000"/>
          <w:sz w:val="20"/>
          <w:szCs w:val="20"/>
        </w:rPr>
      </w:pPr>
      <w:r>
        <w:rPr>
          <w:rFonts w:ascii="Times New Roman" w:hAnsi="Times New Roman"/>
          <w:color w:val="191919"/>
          <w:sz w:val="20"/>
          <w:szCs w:val="20"/>
        </w:rPr>
        <w:t>550 or satisfactory completion of a Bachelor's degree from an accredited U.S. college or uni- versity and/or the country of origin</w:t>
      </w:r>
      <w:r>
        <w:rPr>
          <w:rFonts w:ascii="Times New Roman" w:hAnsi="Times New Roman"/>
          <w:color w:val="191919"/>
          <w:spacing w:val="-11"/>
          <w:sz w:val="20"/>
          <w:szCs w:val="20"/>
        </w:rPr>
        <w:t>’</w:t>
      </w:r>
      <w:r>
        <w:rPr>
          <w:rFonts w:ascii="Times New Roman" w:hAnsi="Times New Roman"/>
          <w:color w:val="191919"/>
          <w:sz w:val="20"/>
          <w:szCs w:val="20"/>
        </w:rPr>
        <w:t>s o</w:t>
      </w:r>
      <w:r>
        <w:rPr>
          <w:rFonts w:ascii="Times New Roman" w:hAnsi="Times New Roman"/>
          <w:color w:val="191919"/>
          <w:spacing w:val="-4"/>
          <w:sz w:val="20"/>
          <w:szCs w:val="20"/>
        </w:rPr>
        <w:t>f</w:t>
      </w:r>
      <w:r>
        <w:rPr>
          <w:rFonts w:ascii="Times New Roman" w:hAnsi="Times New Roman"/>
          <w:color w:val="191919"/>
          <w:sz w:val="20"/>
          <w:szCs w:val="20"/>
        </w:rPr>
        <w:t>ficial language is English.</w:t>
      </w:r>
    </w:p>
    <w:p w:rsidR="00F42301" w:rsidRDefault="00F42301" w:rsidP="0055783E">
      <w:pPr>
        <w:widowControl w:val="0"/>
        <w:autoSpaceDE w:val="0"/>
        <w:autoSpaceDN w:val="0"/>
        <w:adjustRightInd w:val="0"/>
        <w:spacing w:after="0" w:line="250" w:lineRule="auto"/>
        <w:ind w:left="2300" w:right="1050" w:hanging="360"/>
        <w:rPr>
          <w:rFonts w:ascii="Times New Roman" w:hAnsi="Times New Roman"/>
          <w:color w:val="000000"/>
          <w:sz w:val="20"/>
          <w:szCs w:val="20"/>
        </w:rPr>
      </w:pPr>
      <w:r>
        <w:rPr>
          <w:rFonts w:ascii="Times New Roman" w:hAnsi="Times New Roman"/>
          <w:color w:val="191919"/>
          <w:sz w:val="20"/>
          <w:szCs w:val="20"/>
        </w:rPr>
        <w:t>5.   Furnish evidence of adequate financial support on the</w:t>
      </w:r>
      <w:r>
        <w:rPr>
          <w:rFonts w:ascii="Times New Roman" w:hAnsi="Times New Roman"/>
          <w:color w:val="191919"/>
          <w:spacing w:val="-11"/>
          <w:sz w:val="20"/>
          <w:szCs w:val="20"/>
        </w:rPr>
        <w:t xml:space="preserve"> </w:t>
      </w:r>
      <w:r>
        <w:rPr>
          <w:rFonts w:ascii="Times New Roman" w:hAnsi="Times New Roman"/>
          <w:color w:val="191919"/>
          <w:sz w:val="20"/>
          <w:szCs w:val="20"/>
        </w:rPr>
        <w:t>A</w:t>
      </w:r>
      <w:r>
        <w:rPr>
          <w:rFonts w:ascii="Times New Roman" w:hAnsi="Times New Roman"/>
          <w:color w:val="191919"/>
          <w:spacing w:val="-4"/>
          <w:sz w:val="20"/>
          <w:szCs w:val="20"/>
        </w:rPr>
        <w:t>f</w:t>
      </w:r>
      <w:r>
        <w:rPr>
          <w:rFonts w:ascii="Times New Roman" w:hAnsi="Times New Roman"/>
          <w:color w:val="191919"/>
          <w:sz w:val="20"/>
          <w:szCs w:val="20"/>
        </w:rPr>
        <w:t>fidavit of Support form.</w:t>
      </w:r>
      <w:r>
        <w:rPr>
          <w:rFonts w:ascii="Times New Roman" w:hAnsi="Times New Roman"/>
          <w:color w:val="191919"/>
          <w:spacing w:val="-4"/>
          <w:sz w:val="20"/>
          <w:szCs w:val="20"/>
        </w:rPr>
        <w:t xml:space="preserve"> </w:t>
      </w:r>
      <w:r>
        <w:rPr>
          <w:rFonts w:ascii="Times New Roman" w:hAnsi="Times New Roman"/>
          <w:color w:val="191919"/>
          <w:sz w:val="20"/>
          <w:szCs w:val="20"/>
        </w:rPr>
        <w:t>The appli- cant must provide an o</w:t>
      </w:r>
      <w:r>
        <w:rPr>
          <w:rFonts w:ascii="Times New Roman" w:hAnsi="Times New Roman"/>
          <w:color w:val="191919"/>
          <w:spacing w:val="-4"/>
          <w:sz w:val="20"/>
          <w:szCs w:val="20"/>
        </w:rPr>
        <w:t>f</w:t>
      </w:r>
      <w:r>
        <w:rPr>
          <w:rFonts w:ascii="Times New Roman" w:hAnsi="Times New Roman"/>
          <w:color w:val="191919"/>
          <w:sz w:val="20"/>
          <w:szCs w:val="20"/>
        </w:rPr>
        <w:t>ficial statement from an authorized bank certifying that su</w:t>
      </w:r>
      <w:r>
        <w:rPr>
          <w:rFonts w:ascii="Times New Roman" w:hAnsi="Times New Roman"/>
          <w:color w:val="191919"/>
          <w:spacing w:val="-4"/>
          <w:sz w:val="20"/>
          <w:szCs w:val="20"/>
        </w:rPr>
        <w:t>f</w:t>
      </w:r>
      <w:r>
        <w:rPr>
          <w:rFonts w:ascii="Times New Roman" w:hAnsi="Times New Roman"/>
          <w:color w:val="191919"/>
          <w:sz w:val="20"/>
          <w:szCs w:val="20"/>
        </w:rPr>
        <w:t>ficient funds are available to the student to cover costs of University fees and general living ex- penses for one academic year of study in the United States. Immigration and Naturalization Form I-20 will not be issued until the international applicant has submitted the required evi- dence of financial support.</w:t>
      </w:r>
    </w:p>
    <w:p w:rsidR="00F42301" w:rsidRDefault="00F42301" w:rsidP="0055783E">
      <w:pPr>
        <w:widowControl w:val="0"/>
        <w:autoSpaceDE w:val="0"/>
        <w:autoSpaceDN w:val="0"/>
        <w:adjustRightInd w:val="0"/>
        <w:spacing w:after="0" w:line="250" w:lineRule="auto"/>
        <w:ind w:left="2300" w:right="1076" w:hanging="360"/>
        <w:jc w:val="both"/>
        <w:rPr>
          <w:rFonts w:ascii="Times New Roman" w:hAnsi="Times New Roman"/>
          <w:color w:val="000000"/>
          <w:sz w:val="20"/>
          <w:szCs w:val="20"/>
        </w:rPr>
      </w:pPr>
      <w:r w:rsidRPr="00C34688">
        <w:rPr>
          <w:rFonts w:ascii="Calibri" w:hAnsi="Calibri"/>
          <w:noProof/>
          <w:lang w:eastAsia="en-US"/>
        </w:rPr>
        <w:pict>
          <v:shape id="_x0000_s1925" type="#_x0000_t202" style="position:absolute;left:0;text-align:left;margin-left:17.75pt;margin-top:30.25pt;width:1in;height:144.1pt;z-index:-251658240;mso-position-horizontal-relative:page" o:allowincell="f" filled="f" stroked="f">
            <v:textbox style="layout-flow:vertical;mso-layout-flow-alt:bottom-to-top" inset="0,0,0,0">
              <w:txbxContent>
                <w:p w:rsidR="00F42301" w:rsidRDefault="00F42301" w:rsidP="0055783E">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S</w:t>
                  </w:r>
                  <w:r>
                    <w:rPr>
                      <w:rFonts w:ascii="Impact" w:hAnsi="Impact" w:cs="Impact"/>
                      <w:color w:val="A3A3A3"/>
                      <w:spacing w:val="-176"/>
                      <w:position w:val="1"/>
                      <w:sz w:val="140"/>
                      <w:szCs w:val="140"/>
                    </w:rPr>
                    <w:t xml:space="preserve"> </w:t>
                  </w:r>
                  <w:r>
                    <w:rPr>
                      <w:rFonts w:ascii="Impact" w:hAnsi="Impact" w:cs="Impact"/>
                      <w:color w:val="A3A3A3"/>
                      <w:spacing w:val="28"/>
                      <w:position w:val="1"/>
                      <w:sz w:val="105"/>
                      <w:szCs w:val="105"/>
                    </w:rPr>
                    <w:t>T</w:t>
                  </w:r>
                  <w:r>
                    <w:rPr>
                      <w:rFonts w:ascii="Impact" w:hAnsi="Impact" w:cs="Impact"/>
                      <w:color w:val="A3A3A3"/>
                      <w:spacing w:val="12"/>
                      <w:position w:val="1"/>
                      <w:sz w:val="105"/>
                      <w:szCs w:val="105"/>
                    </w:rPr>
                    <w:t>A</w:t>
                  </w:r>
                  <w:r>
                    <w:rPr>
                      <w:rFonts w:ascii="Impact" w:hAnsi="Impact" w:cs="Impact"/>
                      <w:color w:val="A3A3A3"/>
                      <w:position w:val="1"/>
                      <w:sz w:val="105"/>
                      <w:szCs w:val="105"/>
                    </w:rPr>
                    <w:t>T</w:t>
                  </w:r>
                  <w:r>
                    <w:rPr>
                      <w:rFonts w:ascii="Impact" w:hAnsi="Impact" w:cs="Impact"/>
                      <w:color w:val="A3A3A3"/>
                      <w:spacing w:val="-115"/>
                      <w:position w:val="1"/>
                      <w:sz w:val="105"/>
                      <w:szCs w:val="105"/>
                    </w:rPr>
                    <w:t xml:space="preserve"> </w:t>
                  </w:r>
                  <w:r>
                    <w:rPr>
                      <w:rFonts w:ascii="Impact" w:hAnsi="Impact" w:cs="Impact"/>
                      <w:color w:val="A3A3A3"/>
                      <w:position w:val="1"/>
                      <w:sz w:val="105"/>
                      <w:szCs w:val="105"/>
                    </w:rPr>
                    <w:t>E</w:t>
                  </w:r>
                </w:p>
              </w:txbxContent>
            </v:textbox>
            <w10:wrap anchorx="page"/>
          </v:shape>
        </w:pict>
      </w:r>
      <w:r>
        <w:rPr>
          <w:rFonts w:ascii="Times New Roman" w:hAnsi="Times New Roman"/>
          <w:color w:val="191919"/>
          <w:sz w:val="20"/>
          <w:szCs w:val="20"/>
        </w:rPr>
        <w:t>6.   Carry a full program of studies (at least nine semester hours) upon admission and matricula- tion.</w:t>
      </w:r>
      <w:r>
        <w:rPr>
          <w:rFonts w:ascii="Times New Roman" w:hAnsi="Times New Roman"/>
          <w:color w:val="191919"/>
          <w:spacing w:val="-4"/>
          <w:sz w:val="20"/>
          <w:szCs w:val="20"/>
        </w:rPr>
        <w:t xml:space="preserve"> </w:t>
      </w:r>
      <w:r>
        <w:rPr>
          <w:rFonts w:ascii="Times New Roman" w:hAnsi="Times New Roman"/>
          <w:color w:val="191919"/>
          <w:sz w:val="20"/>
          <w:szCs w:val="20"/>
        </w:rPr>
        <w:t>The United States Immigration and Naturalization Service regulations require that stu- dents holding an "F" or "J" visa carry a full program of stud</w:t>
      </w:r>
      <w:r>
        <w:rPr>
          <w:rFonts w:ascii="Times New Roman" w:hAnsi="Times New Roman"/>
          <w:color w:val="191919"/>
          <w:spacing w:val="-13"/>
          <w:sz w:val="20"/>
          <w:szCs w:val="20"/>
        </w:rPr>
        <w:t>y</w:t>
      </w:r>
      <w:r>
        <w:rPr>
          <w:rFonts w:ascii="Times New Roman" w:hAnsi="Times New Roman"/>
          <w:color w:val="191919"/>
          <w:sz w:val="20"/>
          <w:szCs w:val="20"/>
        </w:rPr>
        <w:t>.</w:t>
      </w:r>
    </w:p>
    <w:p w:rsidR="00F42301" w:rsidRDefault="00F42301" w:rsidP="0055783E">
      <w:pPr>
        <w:widowControl w:val="0"/>
        <w:autoSpaceDE w:val="0"/>
        <w:autoSpaceDN w:val="0"/>
        <w:adjustRightInd w:val="0"/>
        <w:spacing w:after="0" w:line="250" w:lineRule="auto"/>
        <w:ind w:left="2300" w:right="994" w:hanging="360"/>
        <w:jc w:val="both"/>
        <w:rPr>
          <w:rFonts w:ascii="Times New Roman" w:hAnsi="Times New Roman"/>
          <w:color w:val="000000"/>
          <w:sz w:val="20"/>
          <w:szCs w:val="20"/>
        </w:rPr>
      </w:pPr>
      <w:r>
        <w:rPr>
          <w:rFonts w:ascii="Times New Roman" w:hAnsi="Times New Roman"/>
          <w:color w:val="191919"/>
          <w:sz w:val="20"/>
          <w:szCs w:val="20"/>
        </w:rPr>
        <w:t>7.   Be covered by an insurance plan. Due to the high cost of health care in the United States, it is for the benefit of all international students that they have some type of health insurance cov- erage. (Students who do not already have some type of coverage when they arrive at</w:t>
      </w:r>
      <w:r>
        <w:rPr>
          <w:rFonts w:ascii="Times New Roman" w:hAnsi="Times New Roman"/>
          <w:color w:val="191919"/>
          <w:spacing w:val="-11"/>
          <w:sz w:val="20"/>
          <w:szCs w:val="20"/>
        </w:rPr>
        <w:t xml:space="preserve"> </w:t>
      </w:r>
      <w:r>
        <w:rPr>
          <w:rFonts w:ascii="Times New Roman" w:hAnsi="Times New Roman"/>
          <w:color w:val="191919"/>
          <w:sz w:val="20"/>
          <w:szCs w:val="20"/>
        </w:rPr>
        <w:t>Albany State University must enroll in a plan immediately upon admission.)</w:t>
      </w:r>
    </w:p>
    <w:p w:rsidR="00F42301" w:rsidRDefault="00F42301" w:rsidP="0055783E">
      <w:pPr>
        <w:widowControl w:val="0"/>
        <w:autoSpaceDE w:val="0"/>
        <w:autoSpaceDN w:val="0"/>
        <w:adjustRightInd w:val="0"/>
        <w:spacing w:after="0" w:line="240" w:lineRule="exact"/>
        <w:rPr>
          <w:rFonts w:ascii="Times New Roman" w:hAnsi="Times New Roman"/>
          <w:color w:val="000000"/>
          <w:sz w:val="24"/>
          <w:szCs w:val="24"/>
        </w:rPr>
      </w:pPr>
    </w:p>
    <w:p w:rsidR="00F42301" w:rsidRDefault="00F42301" w:rsidP="0055783E">
      <w:pPr>
        <w:widowControl w:val="0"/>
        <w:autoSpaceDE w:val="0"/>
        <w:autoSpaceDN w:val="0"/>
        <w:adjustRightInd w:val="0"/>
        <w:spacing w:after="0" w:line="250" w:lineRule="auto"/>
        <w:ind w:left="1940" w:right="1044" w:firstLine="360"/>
        <w:rPr>
          <w:rFonts w:ascii="Times New Roman" w:hAnsi="Times New Roman"/>
          <w:color w:val="000000"/>
          <w:sz w:val="20"/>
          <w:szCs w:val="20"/>
        </w:rPr>
      </w:pPr>
      <w:r w:rsidRPr="00C34688">
        <w:rPr>
          <w:rFonts w:ascii="Calibri" w:hAnsi="Calibri"/>
          <w:noProof/>
          <w:lang w:eastAsia="en-US"/>
        </w:rPr>
        <w:pict>
          <v:group id="_x0000_s1834" style="position:absolute;left:0;text-align:left;margin-left:204.45pt;margin-top:66.25pt;width:198.45pt;height:19.75pt;z-index:-251658240;mso-position-horizontal-relative:page" coordorigin="4089,1325" coordsize="3969,395" o:allowincell="f">
            <v:shape id="_x0000_s1835" style="position:absolute;left:4089;top:1325;width:3969;height:395;mso-position-horizontal-relative:page;mso-position-vertical-relative:text" coordsize="3969,395" o:allowincell="f" path="m114,l101,,92,1,78,4,73,5,59,9r-2,1l51,13,39,20r-5,5l25,34r-5,5l19,40r-3,5l9,58,7,63r,1l220,64r,-1l218,58,211,45r-3,-5l207,39r-5,-5l194,25r-7,-5l177,13r-7,-3l168,9,154,5,150,4,133,1,130,,114,xe" fillcolor="#686868" stroked="f">
              <v:path arrowok="t"/>
            </v:shape>
            <v:shape id="_x0000_s1836" style="position:absolute;left:4089;top:1325;width:3969;height:395;mso-position-horizontal-relative:page;mso-position-vertical-relative:text" coordsize="3969,395" o:allowincell="f" path="m1086,7r-11,85l1241,92,1229,7e" fillcolor="#686868" stroked="f">
              <v:path arrowok="t"/>
            </v:shape>
            <v:shape id="_x0000_s1837" style="position:absolute;left:4089;top:1325;width:3969;height:395;mso-position-horizontal-relative:page;mso-position-vertical-relative:text" coordsize="3969,395" o:allowincell="f" path="m2679,7r,l2679,8r,2l2679,14r,4l2679,24r,8l2679,40r,10l2679,61r,9l2679,72r210,l2889,70r-2,-9l2885,50r-5,-10l2873,32r-8,-8l2854,18r-14,-4l2824,10,2805,8,2781,7e" fillcolor="#686868" stroked="f">
              <v:path arrowok="t"/>
            </v:shape>
            <v:shape id="_x0000_s1838" style="position:absolute;left:4089;top:1325;width:3969;height:395;mso-position-horizontal-relative:page;mso-position-vertical-relative:text" coordsize="3969,395" o:allowincell="f" path="m7,64r,l5,71,3,77,2,84,1,97r,8l,115r,22l,165r,91l,278r,4l1,297r1,8l2,310r,2l6,326r1,5l113,331r-11,-5l100,312r,-2l99,305r-1,-8l98,282r,-4l98,256r,-91l98,137r,-22l98,105r1,-8l100,84r1,-7l102,71r9,-7l114,64e" fillcolor="#686868" stroked="f">
              <v:path arrowok="t"/>
            </v:shape>
            <v:shape id="_x0000_s1839" style="position:absolute;left:4089;top:1325;width:3969;height:395;mso-position-horizontal-relative:page;mso-position-vertical-relative:text" coordsize="3969,395" o:allowincell="f" path="m114,64r12,6l127,83r,1l129,96r,2l129,116r,22l129,257r,22l129,279r-1,18l128,311r,4l127,317r-5,12l113,331r107,l221,329r3,-12l224,315r1,-4l226,297r1,-18l227,279r1,-22l228,138r-1,-22l226,98r,-2l225,84r,-1l222,70r-2,-6e" fillcolor="#686868" stroked="f">
              <v:path arrowok="t"/>
            </v:shape>
            <v:shape id="_x0000_s1840" style="position:absolute;left:4089;top:1325;width:3969;height:395;mso-position-horizontal-relative:page;mso-position-vertical-relative:text" coordsize="3969,395" o:allowincell="f" path="m2679,72r,97l2679,169r103,l2777,169r,-97e" fillcolor="#686868" stroked="f">
              <v:path arrowok="t"/>
            </v:shape>
            <v:shape id="_x0000_s1841" style="position:absolute;left:4089;top:1325;width:3969;height:395;mso-position-horizontal-relative:page;mso-position-vertical-relative:text" coordsize="3969,395" o:allowincell="f" path="m2777,72r24,5l2806,89r3,8l2809,114r,21l2807,147r-3,15l2799,164r-12,5l2782,169r108,l2890,169r1,-5l2891,162r,-15l2891,135r,-21l2891,97r,-8l2890,77r-1,-5e" fillcolor="#686868" stroked="f">
              <v:path arrowok="t"/>
            </v:shape>
            <v:shape id="_x0000_s1842" style="position:absolute;left:4089;top:1325;width:3969;height:395;mso-position-horizontal-relative:page;mso-position-vertical-relative:text" coordsize="3969,395" o:allowincell="f" path="m1075,92r,1l1071,119r-3,24l1065,166r-3,21l1060,206r-2,17l1056,238r-2,13l1143,251r1,-13l1145,223r2,-17l1149,187r3,-21l1155,143r3,-24l1162,93r,-1e" fillcolor="#686868" stroked="f">
              <v:path arrowok="t"/>
            </v:shape>
            <v:shape id="_x0000_s1843" style="position:absolute;left:4089;top:1325;width:3969;height:395;mso-position-horizontal-relative:page;mso-position-vertical-relative:text" coordsize="3969,395" o:allowincell="f" path="m1162,92r1,24l1165,138r2,21l1169,180r2,19l1173,217r2,18l1177,251r88,l1263,235r-3,-18l1257,199r-3,-19l1251,159r-3,-21l1245,116r-4,-24e" fillcolor="#686868" stroked="f">
              <v:path arrowok="t"/>
            </v:shape>
            <v:shape id="_x0000_s1844" style="position:absolute;left:4089;top:1325;width:3969;height:395;mso-position-horizontal-relative:page;mso-position-vertical-relative:text" coordsize="3969,395" o:allowincell="f" path="m1382,96r-13,1l1360,98r-12,4l1342,103r-3,1l1328,109r-2,1l1326,110r-9,7l1312,124r-2,3l1303,136r-2,4l1299,145r165,l1463,140r-2,-4l1456,127r-2,-3l1446,117r-8,-7l1437,110r-2,-1l1425,104r-3,-1l1419,102r-17,-4l1399,97e" fillcolor="#686868" stroked="f">
              <v:path arrowok="t"/>
            </v:shape>
            <v:shape id="_x0000_s1845" style="position:absolute;left:4089;top:1325;width:3969;height:395;mso-position-horizontal-relative:page;mso-position-vertical-relative:text" coordsize="3969,395" o:allowincell="f" path="m2474,96r-12,1l2453,98r-13,4l2434,103r-3,1l2421,109r-2,1l2418,110r-9,7l2405,124r-3,3l2395,136r-1,4l2392,145r165,l2556,140r-2,-4l2548,127r-2,-3l2539,117r-9,-7l2529,110r-1,-1l2518,104r-3,-1l2511,102r-16,-4l2491,97e" fillcolor="#686868" stroked="f">
              <v:path arrowok="t"/>
            </v:shape>
            <v:shape id="_x0000_s1846" style="position:absolute;left:4089;top:1325;width:3969;height:395;mso-position-horizontal-relative:page;mso-position-vertical-relative:text" coordsize="3969,395" o:allowincell="f" path="m2998,96r,l2977,98r-1,l2958,103r-1,1l2956,104r-11,5l2944,110r-9,6l2934,117r-6,9l2927,127r-7,9l2920,137r-3,8l3079,145r-3,-8l3076,136r-7,-9l3068,126r-6,-9l3061,116r-9,-6l3051,109r-10,-5l3039,104r-2,-1l3021,98r-3,l3000,96e" fillcolor="#686868" stroked="f">
              <v:path arrowok="t"/>
            </v:shape>
            <v:shape id="_x0000_s1847" style="position:absolute;left:4089;top:1325;width:3969;height:395;mso-position-horizontal-relative:page;mso-position-vertical-relative:text" coordsize="3969,395" o:allowincell="f" path="m3436,96r-12,1l3415,98r-12,4l3397,103r-3,1l3383,109r-2,1l3381,110r-9,7l3367,124r-2,3l3358,136r-2,4l3354,145r165,l3518,140r-2,-4l3510,127r-1,-3l3501,117r-9,-7l3492,110r-2,-1l3480,104r-3,-1l3473,102r-16,-4l3454,97e" fillcolor="#686868" stroked="f">
              <v:path arrowok="t"/>
            </v:shape>
            <v:shape id="_x0000_s1848" style="position:absolute;left:4089;top:1325;width:3969;height:395;mso-position-horizontal-relative:page;mso-position-vertical-relative:text" coordsize="3969,395" o:allowincell="f" path="m3879,96r-5,1l3857,98r-7,2l3839,103r-5,2l3832,106r-11,5l3820,112r-8,6l3812,120r-5,9l3807,129r-2,6l3801,144r,1l3959,145r,-1l3957,135r-2,-6l3955,129r-4,-9l3949,118r-7,-6l3939,111r-11,-5l3925,105r-6,-2l3910,100r-12,-2l3890,97e" fillcolor="#686868" stroked="f">
              <v:path arrowok="t"/>
            </v:shape>
            <v:shape id="_x0000_s1849" style="position:absolute;left:4089;top:1325;width:3969;height:395;mso-position-horizontal-relative:page;mso-position-vertical-relative:text" coordsize="3969,395" o:allowincell="f" path="m247,102r,57l409,159r,-57e" fillcolor="#686868" stroked="f">
              <v:path arrowok="t"/>
            </v:shape>
            <v:shape id="_x0000_s1850" style="position:absolute;left:4089;top:1325;width:3969;height:395;mso-position-horizontal-relative:page;mso-position-vertical-relative:text" coordsize="3969,395" o:allowincell="f" path="m426,102r,102l500,204r,-102e" fillcolor="#686868" stroked="f">
              <v:path arrowok="t"/>
            </v:shape>
            <v:shape id="_x0000_s1851" style="position:absolute;left:4089;top:1325;width:3969;height:395;mso-position-horizontal-relative:page;mso-position-vertical-relative:text" coordsize="3969,395" o:allowincell="f" path="m522,102r,102l596,204r,-102e" fillcolor="#686868" stroked="f">
              <v:path arrowok="t"/>
            </v:shape>
            <v:shape id="_x0000_s1852" style="position:absolute;left:4089;top:1325;width:3969;height:395;mso-position-horizontal-relative:page;mso-position-vertical-relative:text" coordsize="3969,395" o:allowincell="f" path="m625,102r,57l749,159r,-57e" fillcolor="#686868" stroked="f">
              <v:path arrowok="t"/>
            </v:shape>
            <v:shape id="_x0000_s1853" style="position:absolute;left:4089;top:1325;width:3969;height:395;mso-position-horizontal-relative:page;mso-position-vertical-relative:text" coordsize="3969,395" o:allowincell="f" path="m775,102r,l775,103r,1l775,106r,3l775,116r,11l775,137r,14l937,151r-3,-14l929,127r-8,-11l911,109r-13,-3l885,104r-18,-1l843,102e" fillcolor="#686868" stroked="f">
              <v:path arrowok="t"/>
            </v:shape>
            <v:shape id="_x0000_s1854" style="position:absolute;left:4089;top:1325;width:3969;height:395;mso-position-horizontal-relative:page;mso-position-vertical-relative:text" coordsize="3969,395" o:allowincell="f" path="m1517,102r-8,64l1634,166r-10,-64e" fillcolor="#686868" stroked="f">
              <v:path arrowok="t"/>
            </v:shape>
            <v:shape id="_x0000_s1855" style="position:absolute;left:4089;top:1325;width:3969;height:395;mso-position-horizontal-relative:page;mso-position-vertical-relative:text" coordsize="3969,395" o:allowincell="f" path="m1679,102r,l1679,103r,2l1679,107r,4l1679,116r,7l1679,131r,8l1679,148r,3l1849,151r-1,-3l1847,139r-4,-8l1836,123r-6,-7l1820,111r-13,-4l1794,105r-18,-2l1753,102e" fillcolor="#686868" stroked="f">
              <v:path arrowok="t"/>
            </v:shape>
            <v:shape id="_x0000_s1856" style="position:absolute;left:4089;top:1325;width:3969;height:395;mso-position-horizontal-relative:page;mso-position-vertical-relative:text" coordsize="3969,395" o:allowincell="f" path="m1878,102r,57l2002,159r,-57e" fillcolor="#686868" stroked="f">
              <v:path arrowok="t"/>
            </v:shape>
            <v:shape id="_x0000_s1857" style="position:absolute;left:4089;top:1325;width:3969;height:395;mso-position-horizontal-relative:page;mso-position-vertical-relative:text" coordsize="3969,395" o:allowincell="f" path="m2028,102r,1l2028,121r,20l2028,163r,36l2138,199r-5,-36l2130,141r-3,-20l2124,103r,-1e" fillcolor="#686868" stroked="f">
              <v:path arrowok="t"/>
            </v:shape>
            <v:shape id="_x0000_s1858" style="position:absolute;left:4089;top:1325;width:3969;height:395;mso-position-horizontal-relative:page;mso-position-vertical-relative:text" coordsize="3969,395" o:allowincell="f" path="m2160,102r-12,93l2256,195r,-93e" fillcolor="#686868" stroked="f">
              <v:path arrowok="t"/>
            </v:shape>
            <v:shape id="_x0000_s1859" style="position:absolute;left:4089;top:1325;width:3969;height:395;mso-position-horizontal-relative:page;mso-position-vertical-relative:text" coordsize="3969,395" o:allowincell="f" path="m2286,102r,285l2360,387r,-285e" fillcolor="#686868" stroked="f">
              <v:path arrowok="t"/>
            </v:shape>
            <v:shape id="_x0000_s1860" style="position:absolute;left:4089;top:1325;width:3969;height:395;mso-position-horizontal-relative:page;mso-position-vertical-relative:text" coordsize="3969,395" o:allowincell="f" path="m3111,102r,228l3185,330r,-228e" fillcolor="#686868" stroked="f">
              <v:path arrowok="t"/>
            </v:shape>
            <v:shape id="_x0000_s1861" style="position:absolute;left:4089;top:1325;width:3969;height:395;mso-position-horizontal-relative:page;mso-position-vertical-relative:text" coordsize="3969,395" o:allowincell="f" path="m3248,102r,285l3322,387r,-285e" fillcolor="#686868" stroked="f">
              <v:path arrowok="t"/>
            </v:shape>
            <v:shape id="_x0000_s1862" style="position:absolute;left:4089;top:1325;width:3969;height:395;mso-position-horizontal-relative:page;mso-position-vertical-relative:text" coordsize="3969,395" o:allowincell="f" path="m3551,102r,285l3625,387r,-285e" fillcolor="#686868" stroked="f">
              <v:path arrowok="t"/>
            </v:shape>
            <v:shape id="_x0000_s1863" style="position:absolute;left:4089;top:1325;width:3969;height:395;mso-position-horizontal-relative:page;mso-position-vertical-relative:text" coordsize="3969,395" o:allowincell="f" path="m3655,102r,57l3778,159r,-57e" fillcolor="#686868" stroked="f">
              <v:path arrowok="t"/>
            </v:shape>
            <v:shape id="_x0000_s1864" style="position:absolute;left:4089;top:1325;width:3969;height:395;mso-position-horizontal-relative:page;mso-position-vertical-relative:text" coordsize="3969,395" o:allowincell="f" path="m1299,145r,1l1298,150r-1,6l1296,173r-1,22l1295,286r1,24l1298,330r2,9l1301,345r70,l1369,339r,-9l1369,310r,-24l1369,195r,-22l1369,156r,-6l1371,146r,-1e" fillcolor="#686868" stroked="f">
              <v:path arrowok="t"/>
            </v:shape>
            <v:shape id="_x0000_s1865" style="position:absolute;left:4089;top:1325;width:3969;height:395;mso-position-horizontal-relative:page;mso-position-vertical-relative:text" coordsize="3969,395" o:allowincell="f" path="m1394,145r2,3l1396,155r,20l1396,199r,27l1470,226r,-27l1469,175r-2,-20l1465,148r-1,-3e" fillcolor="#686868" stroked="f">
              <v:path arrowok="t"/>
            </v:shape>
            <v:shape id="_x0000_s1866" style="position:absolute;left:4089;top:1325;width:3969;height:395;mso-position-horizontal-relative:page;mso-position-vertical-relative:text" coordsize="3969,395" o:allowincell="f" path="m2392,145r-1,1l2391,150r-1,6l2388,173r,22l2388,286r,24l2390,330r2,9l2394,345r70,l2462,339r,-9l2462,310r,-24l2462,195r,-22l2462,156r,-6l2463,146r1,-1e" fillcolor="#686868" stroked="f">
              <v:path arrowok="t"/>
            </v:shape>
            <v:shape id="_x0000_s1867" style="position:absolute;left:4089;top:1325;width:3969;height:395;mso-position-horizontal-relative:page;mso-position-vertical-relative:text" coordsize="3969,395" o:allowincell="f" path="m2486,145r3,3l2489,155r,20l2489,199r,27l2563,226r,-27l2562,175r-3,-20l2558,148r-1,-3e" fillcolor="#686868" stroked="f">
              <v:path arrowok="t"/>
            </v:shape>
            <v:shape id="_x0000_s1868" style="position:absolute;left:4089;top:1325;width:3969;height:395;mso-position-horizontal-relative:page;mso-position-vertical-relative:text" coordsize="3969,395" o:allowincell="f" path="m2917,145r-1,1l2916,148r-1,11l2913,174r,20l2913,219r,50l2913,295r,20l2915,330r,1l2916,341r,1l2917,345r71,l2987,342r,-1l2987,331r,-1l2987,315r,-20l2987,269r,-50l2987,194r,-20l2987,159r,-11l2987,146r4,-1e" fillcolor="#686868" stroked="f">
              <v:path arrowok="t"/>
            </v:shape>
            <v:shape id="_x0000_s1869" style="position:absolute;left:4089;top:1325;width:3969;height:395;mso-position-horizontal-relative:page;mso-position-vertical-relative:text" coordsize="3969,395" o:allowincell="f" path="m3008,145r1,2l3010,149r,10l3010,160r,14l3010,175r,19l3010,220r,50l3010,295r,11l3009,315r-1,15l3008,338r-5,4l2998,345r81,l3080,342r1,-4l3082,330r1,-15l3083,306r1,-11l3084,270r,-50l3084,194r-1,-19l3083,174r-1,-14l3082,159r-2,-10l3080,147r-1,-2e" fillcolor="#686868" stroked="f">
              <v:path arrowok="t"/>
            </v:shape>
            <v:shape id="_x0000_s1870" style="position:absolute;left:4089;top:1325;width:3969;height:395;mso-position-horizontal-relative:page;mso-position-vertical-relative:text" coordsize="3969,395" o:allowincell="f" path="m3354,145r-1,1l3353,150r-1,6l3351,173r-1,22l3350,286r1,24l3353,330r1,9l3356,345r70,l3424,339r,-9l3424,310r,-24l3424,195r,-22l3424,156r,-6l3425,146r1,-1e" fillcolor="#686868" stroked="f">
              <v:path arrowok="t"/>
            </v:shape>
            <v:shape id="_x0000_s1871" style="position:absolute;left:4089;top:1325;width:3969;height:395;mso-position-horizontal-relative:page;mso-position-vertical-relative:text" coordsize="3969,395" o:allowincell="f" path="m3449,145r2,3l3451,155r,20l3451,199r,27l3525,226r,-27l3524,175r-2,-20l3520,148r-1,-3e" fillcolor="#686868" stroked="f">
              <v:path arrowok="t"/>
            </v:shape>
            <v:shape id="_x0000_s1872" style="position:absolute;left:4089;top:1325;width:3969;height:395;mso-position-horizontal-relative:page;mso-position-vertical-relative:text" coordsize="3969,395" o:allowincell="f" path="m3801,145r-1,7l3799,165r-1,11l3798,176r,7l3798,188r,3l3799,193r1,5l3800,204r1,1l3804,214r2,5l3808,223r5,8l3814,232r5,4l3828,243r3,3l3842,253r2,2l3850,259r6,4l3866,270r11,8l3889,288r1,1l3891,290r4,4l3897,305r,9l3897,314r,2l3897,321r,16l3894,343r-1,2l3965,345r,-2l3966,337r2,-16l3968,316r,-2l3968,314r-1,-9l3967,294r-1,-4l3966,289r,-1l3964,278r-2,-8l3959,263r-2,-4l3956,255r-1,-2l3948,246r-2,-3l3938,236r-6,-4l3931,231r-11,-8l3914,219r-8,-5l3893,205r-3,-1l3881,198r-7,-5l3873,191r-1,-3l3869,183r-1,-7l3868,176r,-11l3868,152r4,-7e" fillcolor="#686868" stroked="f">
              <v:path arrowok="t"/>
            </v:shape>
            <v:shape id="_x0000_s1873" style="position:absolute;left:4089;top:1325;width:3969;height:395;mso-position-horizontal-relative:page;mso-position-vertical-relative:text" coordsize="3969,395" o:allowincell="f" path="m3890,145r3,3l3893,153r,24l3893,188r68,l3961,177r-1,-24l3959,148r,-3e" fillcolor="#686868" stroked="f">
              <v:path arrowok="t"/>
            </v:shape>
            <v:shape id="_x0000_s1874" style="position:absolute;left:4089;top:1325;width:3969;height:395;mso-position-horizontal-relative:page;mso-position-vertical-relative:text" coordsize="3969,395" o:allowincell="f" path="m775,151r,63l849,214r,-63e" fillcolor="#686868" stroked="f">
              <v:path arrowok="t"/>
            </v:shape>
            <v:shape id="_x0000_s1875" style="position:absolute;left:4089;top:1325;width:3969;height:395;mso-position-horizontal-relative:page;mso-position-vertical-relative:text" coordsize="3969,395" o:allowincell="f" path="m866,151r6,4l872,156r,24l872,199r,15l866,214r70,l936,214r4,-15l940,180r-1,-24l938,155r-1,-4e" fillcolor="#686868" stroked="f">
              <v:path arrowok="t"/>
            </v:shape>
            <v:shape id="_x0000_s1876" style="position:absolute;left:4089;top:1325;width:3969;height:395;mso-position-horizontal-relative:page;mso-position-vertical-relative:text" coordsize="3969,395" o:allowincell="f" path="m1679,151r,187l1753,338r,-187e" fillcolor="#686868" stroked="f">
              <v:path arrowok="t"/>
            </v:shape>
            <v:shape id="_x0000_s1877" style="position:absolute;left:4089;top:1325;width:3969;height:395;mso-position-horizontal-relative:page;mso-position-vertical-relative:text" coordsize="3969,395" o:allowincell="f" path="m1762,151r5,1l1773,155r1,3l1776,162r,3l1777,174r,3l1777,203r,94l1775,318r-1,11l1762,338r-9,l1850,338r,l1850,329r1,-11l1851,297r,-94l1850,177r,-3l1850,165r,-3l1849,158r,-3l1849,152r,-1e" fillcolor="#686868" stroked="f">
              <v:path arrowok="t"/>
            </v:shape>
            <v:shape id="_x0000_s1878" style="position:absolute;left:4089;top:1325;width:3969;height:395;mso-position-horizontal-relative:page;mso-position-vertical-relative:text" coordsize="3969,395" o:allowincell="f" path="m291,159r,228l365,387r,-228e" fillcolor="#686868" stroked="f">
              <v:path arrowok="t"/>
            </v:shape>
            <v:shape id="_x0000_s1879" style="position:absolute;left:4089;top:1325;width:3969;height:395;mso-position-horizontal-relative:page;mso-position-vertical-relative:text" coordsize="3969,395" o:allowincell="f" path="m625,159r,54l699,213r,-54e" fillcolor="#686868" stroked="f">
              <v:path arrowok="t"/>
            </v:shape>
            <v:shape id="_x0000_s1880" style="position:absolute;left:4089;top:1325;width:3969;height:395;mso-position-horizontal-relative:page;mso-position-vertical-relative:text" coordsize="3969,395" o:allowincell="f" path="m1878,159r,54l1952,213r,-54e" fillcolor="#686868" stroked="f">
              <v:path arrowok="t"/>
            </v:shape>
            <v:shape id="_x0000_s1881" style="position:absolute;left:4089;top:1325;width:3969;height:395;mso-position-horizontal-relative:page;mso-position-vertical-relative:text" coordsize="3969,395" o:allowincell="f" path="m3655,159r,54l3729,213r,-54e" fillcolor="#686868" stroked="f">
              <v:path arrowok="t"/>
            </v:shape>
            <v:shape id="_x0000_s1882" style="position:absolute;left:4089;top:1325;width:3969;height:395;mso-position-horizontal-relative:page;mso-position-vertical-relative:text" coordsize="3969,395" o:allowincell="f" path="m1509,166r,l1505,192r-3,24l1500,237r-3,18l1495,272r-2,13l1560,285r1,-13l1563,255r2,-18l1567,216r3,-24l1574,166r,e" fillcolor="#686868" stroked="f">
              <v:path arrowok="t"/>
            </v:shape>
            <v:shape id="_x0000_s1883" style="position:absolute;left:4089;top:1325;width:3969;height:395;mso-position-horizontal-relative:page;mso-position-vertical-relative:text" coordsize="3969,395" o:allowincell="f" path="m1574,166r2,23l1578,211r2,20l1581,251r2,18l1585,285r67,l1649,269r-3,-18l1644,231r-3,-20l1637,189r-3,-23e" fillcolor="#686868" stroked="f">
              <v:path arrowok="t"/>
            </v:shape>
            <v:shape id="_x0000_s1884" style="position:absolute;left:4089;top:1325;width:3969;height:395;mso-position-horizontal-relative:page;mso-position-vertical-relative:text" coordsize="3969,395" o:allowincell="f" path="m2679,169r,15l2679,200r,11l2679,219r,6l2679,229r,4l2679,234r125,l2826,233r20,-4l2856,225r14,-6l2879,211r5,-11l2888,184r2,-15e" fillcolor="#686868" stroked="f">
              <v:path arrowok="t"/>
            </v:shape>
            <v:shape id="_x0000_s1885" style="position:absolute;left:4089;top:1325;width:3969;height:395;mso-position-horizontal-relative:page;mso-position-vertical-relative:text" coordsize="3969,395" o:allowincell="f" path="m2148,195r-5,40l2186,235r6,-40e" fillcolor="#686868" stroked="f">
              <v:path arrowok="t"/>
            </v:shape>
            <v:shape id="_x0000_s1886" style="position:absolute;left:4089;top:1325;width:3969;height:395;mso-position-horizontal-relative:page;mso-position-vertical-relative:text" coordsize="3969,395" o:allowincell="f" path="m2192,195r,192l2256,387r,-192e" fillcolor="#686868" stroked="f">
              <v:path arrowok="t"/>
            </v:shape>
            <v:shape id="_x0000_s1887" style="position:absolute;left:4089;top:1325;width:3969;height:395;mso-position-horizontal-relative:page;mso-position-vertical-relative:text" coordsize="3969,395" o:allowincell="f" path="m2028,199r,188l2093,387r,-188e" fillcolor="#686868" stroked="f">
              <v:path arrowok="t"/>
            </v:shape>
            <v:shape id="_x0000_s1888" style="position:absolute;left:4089;top:1325;width:3969;height:395;mso-position-horizontal-relative:page;mso-position-vertical-relative:text" coordsize="3969,395" o:allowincell="f" path="m2093,199r5,36l2143,235r-5,-36e" fillcolor="#686868" stroked="f">
              <v:path arrowok="t"/>
            </v:shape>
            <v:shape id="_x0000_s1889" style="position:absolute;left:4089;top:1325;width:3969;height:395;mso-position-horizontal-relative:page;mso-position-vertical-relative:text" coordsize="3969,395" o:allowincell="f" path="m426,204r,63l596,267r,-63e" fillcolor="#686868" stroked="f">
              <v:path arrowok="t"/>
            </v:shape>
            <v:shape id="_x0000_s1890" style="position:absolute;left:4089;top:1325;width:3969;height:395;mso-position-horizontal-relative:page;mso-position-vertical-relative:text" coordsize="3969,395" o:allowincell="f" path="m625,213r,54l746,267r,-54e" fillcolor="#686868" stroked="f">
              <v:path arrowok="t"/>
            </v:shape>
            <v:shape id="_x0000_s1891" style="position:absolute;left:4089;top:1325;width:3969;height:395;mso-position-horizontal-relative:page;mso-position-vertical-relative:text" coordsize="3969,395" o:allowincell="f" path="m1878,213r,54l1999,267r,-54e" fillcolor="#686868" stroked="f">
              <v:path arrowok="t"/>
            </v:shape>
            <v:shape id="_x0000_s1892" style="position:absolute;left:4089;top:1325;width:3969;height:395;mso-position-horizontal-relative:page;mso-position-vertical-relative:text" coordsize="3969,395" o:allowincell="f" path="m3655,213r,54l3775,267r,-54e" fillcolor="#686868" stroked="f">
              <v:path arrowok="t"/>
            </v:shape>
            <v:shape id="_x0000_s1893" style="position:absolute;left:4089;top:1325;width:3969;height:395;mso-position-horizontal-relative:page;mso-position-vertical-relative:text" coordsize="3969,395" o:allowincell="f" path="m775,214r,7l775,233r,5l775,242r,5l775,253r,6l934,259r-5,-6l924,247r-10,-5l900,238r21,-5l934,221r2,-7e" fillcolor="#686868" stroked="f">
              <v:path arrowok="t"/>
            </v:shape>
            <v:shape id="_x0000_s1894" style="position:absolute;left:4089;top:1325;width:3969;height:395;mso-position-horizontal-relative:page;mso-position-vertical-relative:text" coordsize="3969,395" o:allowincell="f" path="m2679,234r,153l2777,387r,-153e" fillcolor="#686868" stroked="f">
              <v:path arrowok="t"/>
            </v:shape>
            <v:shape id="_x0000_s1895" style="position:absolute;left:4089;top:1325;width:3969;height:395;mso-position-horizontal-relative:page;mso-position-vertical-relative:text" coordsize="3969,395" o:allowincell="f" path="m2098,235r22,152l2166,387r20,-152e" fillcolor="#686868" stroked="f">
              <v:path arrowok="t"/>
            </v:shape>
            <v:shape id="_x0000_s1896" style="position:absolute;left:4089;top:1325;width:3969;height:395;mso-position-horizontal-relative:page;mso-position-vertical-relative:text" coordsize="3969,395" o:allowincell="f" path="m1054,251r-9,68l1275,319r-10,-68e" fillcolor="#686868" stroked="f">
              <v:path arrowok="t"/>
            </v:shape>
            <v:shape id="_x0000_s1897" style="position:absolute;left:4089;top:1325;width:3969;height:395;mso-position-horizontal-relative:page;mso-position-vertical-relative:text" coordsize="3969,395" o:allowincell="f" path="m775,259r,128l849,387r,-128e" fillcolor="#686868" stroked="f">
              <v:path arrowok="t"/>
            </v:shape>
            <v:shape id="_x0000_s1898" style="position:absolute;left:4089;top:1325;width:3969;height:395;mso-position-horizontal-relative:page;mso-position-vertical-relative:text" coordsize="3969,395" o:allowincell="f" path="m849,259r2,l868,264r,1l869,270r,1l871,285r1,6l872,312r,75l940,387r,-75l940,291r,-6l939,271r,-1l937,265r,-1l934,259r,e" fillcolor="#686868" stroked="f">
              <v:path arrowok="t"/>
            </v:shape>
            <v:shape id="_x0000_s1899" style="position:absolute;left:4089;top:1325;width:3969;height:395;mso-position-horizontal-relative:page;mso-position-vertical-relative:text" coordsize="3969,395" o:allowincell="f" path="m426,267r,120l500,387r,-120e" fillcolor="#686868" stroked="f">
              <v:path arrowok="t"/>
            </v:shape>
            <v:shape id="_x0000_s1900" style="position:absolute;left:4089;top:1325;width:3969;height:395;mso-position-horizontal-relative:page;mso-position-vertical-relative:text" coordsize="3969,395" o:allowincell="f" path="m522,267r,120l596,387r,-120e" fillcolor="#686868" stroked="f">
              <v:path arrowok="t"/>
            </v:shape>
            <v:shape id="_x0000_s1901" style="position:absolute;left:4089;top:1325;width:3969;height:395;mso-position-horizontal-relative:page;mso-position-vertical-relative:text" coordsize="3969,395" o:allowincell="f" path="m625,267r,63l699,330r,-63e" fillcolor="#686868" stroked="f">
              <v:path arrowok="t"/>
            </v:shape>
            <v:shape id="_x0000_s1902" style="position:absolute;left:4089;top:1325;width:3969;height:395;mso-position-horizontal-relative:page;mso-position-vertical-relative:text" coordsize="3969,395" o:allowincell="f" path="m1878,267r,63l1952,330r,-63e" fillcolor="#686868" stroked="f">
              <v:path arrowok="t"/>
            </v:shape>
            <v:shape id="_x0000_s1903" style="position:absolute;left:4089;top:1325;width:3969;height:395;mso-position-horizontal-relative:page;mso-position-vertical-relative:text" coordsize="3969,395" o:allowincell="f" path="m3655,267r,63l3729,330r,-63e" fillcolor="#686868" stroked="f">
              <v:path arrowok="t"/>
            </v:shape>
            <v:shape id="_x0000_s1904" style="position:absolute;left:4089;top:1325;width:3969;height:395;mso-position-horizontal-relative:page;mso-position-vertical-relative:text" coordsize="3969,395" o:allowincell="f" path="m1396,273r,15l1396,313r,19l1396,340r-2,5l1464,345r1,-5l1467,332r2,-19l1470,288r,-15e" fillcolor="#686868" stroked="f">
              <v:path arrowok="t"/>
            </v:shape>
            <v:shape id="_x0000_s1905" style="position:absolute;left:4089;top:1325;width:3969;height:395;mso-position-horizontal-relative:page;mso-position-vertical-relative:text" coordsize="3969,395" o:allowincell="f" path="m2489,273r,15l2489,313r,19l2489,340r-3,5l2557,345r1,-5l2560,332r2,-19l2563,288r,-15e" fillcolor="#686868" stroked="f">
              <v:path arrowok="t"/>
            </v:shape>
            <v:shape id="_x0000_s1906" style="position:absolute;left:4089;top:1325;width:3969;height:395;mso-position-horizontal-relative:page;mso-position-vertical-relative:text" coordsize="3969,395" o:allowincell="f" path="m3451,273r,15l3451,313r,19l3451,340r-2,5l3519,345r1,-5l3522,332r2,-19l3525,288r,-15e" fillcolor="#686868" stroked="f">
              <v:path arrowok="t"/>
            </v:shape>
            <v:shape id="_x0000_s1907" style="position:absolute;left:4089;top:1325;width:3969;height:395;mso-position-horizontal-relative:page;mso-position-vertical-relative:text" coordsize="3969,395" o:allowincell="f" path="m3801,285r,19l3802,327r2,14l3805,345r68,l3870,341r,-14l3870,304r,-19e" fillcolor="#686868" stroked="f">
              <v:path arrowok="t"/>
            </v:shape>
            <v:shape id="_x0000_s1908" style="position:absolute;left:4089;top:1325;width:3969;height:395;mso-position-horizontal-relative:page;mso-position-vertical-relative:text" coordsize="3969,395" o:allowincell="f" path="m1493,285r-6,51l1659,336r-7,-51e" fillcolor="#686868" stroked="f">
              <v:path arrowok="t"/>
            </v:shape>
            <v:shape id="_x0000_s1909" style="position:absolute;left:4089;top:1325;width:3969;height:395;mso-position-horizontal-relative:page;mso-position-vertical-relative:text" coordsize="3969,395" o:allowincell="f" path="m1045,319r-9,68l1138,387r6,-68e" fillcolor="#686868" stroked="f">
              <v:path arrowok="t"/>
            </v:shape>
            <v:shape id="_x0000_s1910" style="position:absolute;left:4089;top:1325;width:3969;height:395;mso-position-horizontal-relative:page;mso-position-vertical-relative:text" coordsize="3969,395" o:allowincell="f" path="m1179,319r5,68l1285,387r-10,-68e" fillcolor="#686868" stroked="f">
              <v:path arrowok="t"/>
            </v:shape>
            <v:shape id="_x0000_s1911" style="position:absolute;left:4089;top:1325;width:3969;height:395;mso-position-horizontal-relative:page;mso-position-vertical-relative:text" coordsize="3969,395" o:allowincell="f" path="m625,330r,57l754,387r,-57e" fillcolor="#686868" stroked="f">
              <v:path arrowok="t"/>
            </v:shape>
            <v:shape id="_x0000_s1912" style="position:absolute;left:4089;top:1325;width:3969;height:395;mso-position-horizontal-relative:page;mso-position-vertical-relative:text" coordsize="3969,395" o:allowincell="f" path="m1878,330r,57l2007,387r,-57e" fillcolor="#686868" stroked="f">
              <v:path arrowok="t"/>
            </v:shape>
            <v:shape id="_x0000_s1913" style="position:absolute;left:4089;top:1325;width:3969;height:395;mso-position-horizontal-relative:page;mso-position-vertical-relative:text" coordsize="3969,395" o:allowincell="f" path="m3111,330r,57l3230,387r,-57e" fillcolor="#686868" stroked="f">
              <v:path arrowok="t"/>
            </v:shape>
            <v:shape id="_x0000_s1914" style="position:absolute;left:4089;top:1325;width:3969;height:395;mso-position-horizontal-relative:page;mso-position-vertical-relative:text" coordsize="3969,395" o:allowincell="f" path="m3655,330r,57l3783,387r,-57e" fillcolor="#686868" stroked="f">
              <v:path arrowok="t"/>
            </v:shape>
            <v:shape id="_x0000_s1915" style="position:absolute;left:4089;top:1325;width:3969;height:395;mso-position-horizontal-relative:page;mso-position-vertical-relative:text" coordsize="3969,395" o:allowincell="f" path="m7,331r,l10,336r6,13l19,354r1,1l25,361r9,9l40,374r10,7l58,384r1,1l74,390r3,1l94,394r3,l114,395r13,-1l135,394r14,-3l155,390r14,-5l170,384r6,-3l188,374r5,-4l203,361r5,-6l208,354r3,-5l218,336r2,-5l220,331e" fillcolor="#686868" stroked="f">
              <v:path arrowok="t"/>
            </v:shape>
            <v:shape id="_x0000_s1916" style="position:absolute;left:4089;top:1325;width:3969;height:395;mso-position-horizontal-relative:page;mso-position-vertical-relative:text" coordsize="3969,395" o:allowincell="f" path="m1487,336r-7,51l1556,387r5,-51e" fillcolor="#686868" stroked="f">
              <v:path arrowok="t"/>
            </v:shape>
            <v:shape id="_x0000_s1917" style="position:absolute;left:4089;top:1325;width:3969;height:395;mso-position-horizontal-relative:page;mso-position-vertical-relative:text" coordsize="3969,395" o:allowincell="f" path="m1587,336r4,51l1667,387r-8,-51e" fillcolor="#686868" stroked="f">
              <v:path arrowok="t"/>
            </v:shape>
            <v:shape id="_x0000_s1918" style="position:absolute;left:4089;top:1325;width:3969;height:395;mso-position-horizontal-relative:page;mso-position-vertical-relative:text" coordsize="3969,395" o:allowincell="f" path="m1679,338r,2l1679,354r,8l1679,369r,5l1679,379r,3l1679,384r,2l1679,387r112,l1804,386r9,-2l1821,382r8,-3l1835,374r6,-5l1845,362r2,-8l1850,340r,-2e" fillcolor="#686868" stroked="f">
              <v:path arrowok="t"/>
            </v:shape>
            <v:shape id="_x0000_s1919" style="position:absolute;left:4089;top:1325;width:3969;height:395;mso-position-horizontal-relative:page;mso-position-vertical-relative:text" coordsize="3969,395" o:allowincell="f" path="m1301,345r,1l1301,347r1,1l1302,349r9,16l1311,366r16,13l1327,379r3,2l1340,385r7,3l1362,391r5,1l1384,393r10,-1l1405,391r10,-3l1424,385r8,-4l1436,379r,l1452,366r1,-1l1463,349r,-1l1464,347r,-1l1464,345e" fillcolor="#686868" stroked="f">
              <v:path arrowok="t"/>
            </v:shape>
            <v:shape id="_x0000_s1920" style="position:absolute;left:4089;top:1325;width:3969;height:395;mso-position-horizontal-relative:page;mso-position-vertical-relative:text" coordsize="3969,395" o:allowincell="f" path="m2394,345r,1l2394,347r1,1l2395,349r8,16l2404,366r15,13l2420,379r2,2l2433,385r6,3l2454,391r5,1l2476,393r10,-1l2498,391r10,-3l2517,385r8,-4l2528,379r1,l2544,366r2,-1l2556,349r,-1l2556,347r,-1l2557,345e" fillcolor="#686868" stroked="f">
              <v:path arrowok="t"/>
            </v:shape>
            <v:shape id="_x0000_s1921" style="position:absolute;left:4089;top:1325;width:3969;height:395;mso-position-horizontal-relative:page;mso-position-vertical-relative:text" coordsize="3969,395" o:allowincell="f" path="m2917,345r3,7l2920,353r7,9l2928,363r7,9l2935,373r9,7l2945,380r11,5l2957,385r3,1l2976,391r3,l2996,393r2,l2998,393r21,-2l3020,391r18,-5l3040,385r,l3051,380r1,l3061,373r1,-1l3069,363r,-1l3076,353r,-1l3079,345e" fillcolor="#686868" stroked="f">
              <v:path arrowok="t"/>
            </v:shape>
            <v:shape id="_x0000_s1922" style="position:absolute;left:4089;top:1325;width:3969;height:395;mso-position-horizontal-relative:page;mso-position-vertical-relative:text" coordsize="3969,395" o:allowincell="f" path="m3356,345r,1l3356,347r1,1l3357,349r9,16l3366,366r15,13l3382,379r3,2l3395,385r7,3l3416,391r6,1l3438,393r10,-1l3460,391r10,-3l3479,385r8,-4l3490,379r1,l3507,366r1,-1l3518,349r,-1l3519,347r,-1l3519,345e" fillcolor="#686868" stroked="f">
              <v:path arrowok="t"/>
            </v:shape>
            <v:shape id="_x0000_s1923" style="position:absolute;left:4089;top:1325;width:3969;height:395;mso-position-horizontal-relative:page;mso-position-vertical-relative:text" coordsize="3969,395" o:allowincell="f" path="m3805,345r,1l3807,353r3,6l3812,365r4,4l3821,374r4,3l3835,382r3,1l3846,386r6,3l3866,391r6,1l3886,393r7,-1l3907,391r9,-2l3926,386r7,-3l3936,382r11,-5l3949,374r7,-5l3958,365r3,-6l3962,353r3,-7l3965,345e" fillcolor="#686868" stroked="f">
              <v:path arrowok="t"/>
            </v:shape>
            <w10:wrap anchorx="page"/>
          </v:group>
        </w:pict>
      </w:r>
      <w:r>
        <w:rPr>
          <w:rFonts w:ascii="Times New Roman" w:hAnsi="Times New Roman"/>
          <w:color w:val="191919"/>
          <w:sz w:val="20"/>
          <w:szCs w:val="20"/>
        </w:rPr>
        <w:t>Once these requirements are met, the Graduate School will evaluate the international appl cant's credentials and make an admissions decision.</w:t>
      </w:r>
      <w:r>
        <w:rPr>
          <w:rFonts w:ascii="Times New Roman" w:hAnsi="Times New Roman"/>
          <w:color w:val="191919"/>
          <w:spacing w:val="-4"/>
          <w:sz w:val="20"/>
          <w:szCs w:val="20"/>
        </w:rPr>
        <w:t xml:space="preserve"> </w:t>
      </w:r>
      <w:r>
        <w:rPr>
          <w:rFonts w:ascii="Times New Roman" w:hAnsi="Times New Roman"/>
          <w:color w:val="191919"/>
          <w:sz w:val="20"/>
          <w:szCs w:val="20"/>
        </w:rPr>
        <w:t>The applicant will be notified of the Unive</w:t>
      </w:r>
      <w:r>
        <w:rPr>
          <w:rFonts w:ascii="Times New Roman" w:hAnsi="Times New Roman"/>
          <w:color w:val="191919"/>
          <w:spacing w:val="-4"/>
          <w:sz w:val="20"/>
          <w:szCs w:val="20"/>
        </w:rPr>
        <w:t>r</w:t>
      </w:r>
      <w:r>
        <w:rPr>
          <w:rFonts w:ascii="Times New Roman" w:hAnsi="Times New Roman"/>
          <w:color w:val="191919"/>
          <w:sz w:val="20"/>
          <w:szCs w:val="20"/>
        </w:rPr>
        <w:t>- sity's decision and, if admitted, will be issued an I-20 immigration form.</w:t>
      </w:r>
      <w:r>
        <w:rPr>
          <w:rFonts w:ascii="Times New Roman" w:hAnsi="Times New Roman"/>
          <w:color w:val="191919"/>
          <w:spacing w:val="-4"/>
          <w:sz w:val="20"/>
          <w:szCs w:val="20"/>
        </w:rPr>
        <w:t xml:space="preserve"> </w:t>
      </w:r>
      <w:r>
        <w:rPr>
          <w:rFonts w:ascii="Times New Roman" w:hAnsi="Times New Roman"/>
          <w:color w:val="191919"/>
          <w:sz w:val="20"/>
          <w:szCs w:val="20"/>
        </w:rPr>
        <w:t>This form must then be taken to the nearest U.S. Embassy or consular o</w:t>
      </w:r>
      <w:r>
        <w:rPr>
          <w:rFonts w:ascii="Times New Roman" w:hAnsi="Times New Roman"/>
          <w:color w:val="191919"/>
          <w:spacing w:val="-4"/>
          <w:sz w:val="20"/>
          <w:szCs w:val="20"/>
        </w:rPr>
        <w:t>f</w:t>
      </w:r>
      <w:r>
        <w:rPr>
          <w:rFonts w:ascii="Times New Roman" w:hAnsi="Times New Roman"/>
          <w:color w:val="191919"/>
          <w:sz w:val="20"/>
          <w:szCs w:val="20"/>
        </w:rPr>
        <w:t>fice, which will issue a visa for entry into the countr</w:t>
      </w:r>
      <w:r>
        <w:rPr>
          <w:rFonts w:ascii="Times New Roman" w:hAnsi="Times New Roman"/>
          <w:color w:val="191919"/>
          <w:spacing w:val="-13"/>
          <w:sz w:val="20"/>
          <w:szCs w:val="20"/>
        </w:rPr>
        <w:t>y</w:t>
      </w:r>
      <w:r>
        <w:rPr>
          <w:rFonts w:ascii="Times New Roman" w:hAnsi="Times New Roman"/>
          <w:color w:val="191919"/>
          <w:sz w:val="20"/>
          <w:szCs w:val="20"/>
        </w:rPr>
        <w:t>.</w:t>
      </w:r>
    </w:p>
    <w:p w:rsidR="00F42301" w:rsidRDefault="00F42301" w:rsidP="0055783E">
      <w:pPr>
        <w:widowControl w:val="0"/>
        <w:autoSpaceDE w:val="0"/>
        <w:autoSpaceDN w:val="0"/>
        <w:adjustRightInd w:val="0"/>
        <w:spacing w:after="0" w:line="200" w:lineRule="exact"/>
        <w:rPr>
          <w:rFonts w:ascii="Times New Roman" w:hAnsi="Times New Roman"/>
          <w:color w:val="000000"/>
          <w:sz w:val="20"/>
          <w:szCs w:val="20"/>
        </w:rPr>
      </w:pPr>
    </w:p>
    <w:p w:rsidR="00F42301" w:rsidRDefault="00F42301" w:rsidP="0055783E">
      <w:pPr>
        <w:widowControl w:val="0"/>
        <w:autoSpaceDE w:val="0"/>
        <w:autoSpaceDN w:val="0"/>
        <w:adjustRightInd w:val="0"/>
        <w:spacing w:after="0" w:line="200" w:lineRule="exact"/>
        <w:rPr>
          <w:rFonts w:ascii="Times New Roman" w:hAnsi="Times New Roman"/>
          <w:color w:val="000000"/>
          <w:sz w:val="20"/>
          <w:szCs w:val="20"/>
        </w:rPr>
      </w:pPr>
    </w:p>
    <w:p w:rsidR="00F42301" w:rsidRDefault="00F42301" w:rsidP="0055783E">
      <w:pPr>
        <w:widowControl w:val="0"/>
        <w:autoSpaceDE w:val="0"/>
        <w:autoSpaceDN w:val="0"/>
        <w:adjustRightInd w:val="0"/>
        <w:spacing w:before="5" w:after="0" w:line="220" w:lineRule="exact"/>
        <w:rPr>
          <w:rFonts w:ascii="Times New Roman" w:hAnsi="Times New Roman"/>
          <w:color w:val="000000"/>
        </w:rPr>
      </w:pPr>
    </w:p>
    <w:p w:rsidR="00F42301" w:rsidRDefault="00F42301" w:rsidP="0055783E">
      <w:pPr>
        <w:widowControl w:val="0"/>
        <w:autoSpaceDE w:val="0"/>
        <w:autoSpaceDN w:val="0"/>
        <w:adjustRightInd w:val="0"/>
        <w:spacing w:before="27" w:after="0"/>
        <w:ind w:left="1870"/>
        <w:rPr>
          <w:rFonts w:ascii="Times New Roman" w:hAnsi="Times New Roman"/>
          <w:color w:val="000000"/>
          <w:sz w:val="20"/>
          <w:szCs w:val="20"/>
        </w:rPr>
      </w:pPr>
      <w:r w:rsidRPr="00C34688">
        <w:rPr>
          <w:rFonts w:ascii="Calibri" w:hAnsi="Calibri"/>
          <w:noProof/>
          <w:lang w:eastAsia="en-US"/>
        </w:rPr>
        <w:pict>
          <v:shape id="_x0000_s1924" type="#_x0000_t202" style="position:absolute;left:0;text-align:left;margin-left:17.75pt;margin-top:.95pt;width:1in;height:187.4pt;z-index:-251658240;mso-position-horizontal-relative:page" o:allowincell="f" filled="f" stroked="f">
            <v:textbox style="layout-flow:vertical;mso-layout-flow-alt:bottom-to-top" inset="0,0,0,0">
              <w:txbxContent>
                <w:p w:rsidR="00F42301" w:rsidRDefault="00F42301" w:rsidP="0055783E">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A</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LBAN</w:t>
                  </w:r>
                  <w:r>
                    <w:rPr>
                      <w:rFonts w:ascii="Impact" w:hAnsi="Impact" w:cs="Impact"/>
                      <w:color w:val="A3A3A3"/>
                      <w:position w:val="1"/>
                      <w:sz w:val="105"/>
                      <w:szCs w:val="105"/>
                    </w:rPr>
                    <w:t>Y</w:t>
                  </w:r>
                  <w:r>
                    <w:rPr>
                      <w:rFonts w:ascii="Impact" w:hAnsi="Impact" w:cs="Impact"/>
                      <w:color w:val="A3A3A3"/>
                      <w:spacing w:val="-115"/>
                      <w:position w:val="1"/>
                      <w:sz w:val="105"/>
                      <w:szCs w:val="105"/>
                    </w:rPr>
                    <w:t xml:space="preserve"> </w:t>
                  </w:r>
                </w:p>
              </w:txbxContent>
            </v:textbox>
            <w10:wrap anchorx="page"/>
          </v:shape>
        </w:pict>
      </w:r>
      <w:r>
        <w:rPr>
          <w:rFonts w:ascii="Times New Roman" w:hAnsi="Times New Roman"/>
          <w:b/>
          <w:bCs/>
          <w:color w:val="191919"/>
          <w:sz w:val="20"/>
          <w:szCs w:val="20"/>
        </w:rPr>
        <w:t>Readmission Following Scholastic</w:t>
      </w:r>
      <w:r>
        <w:rPr>
          <w:rFonts w:ascii="Times New Roman" w:hAnsi="Times New Roman"/>
          <w:b/>
          <w:bCs/>
          <w:color w:val="191919"/>
          <w:spacing w:val="-4"/>
          <w:sz w:val="20"/>
          <w:szCs w:val="20"/>
        </w:rPr>
        <w:t xml:space="preserve"> </w:t>
      </w:r>
      <w:r>
        <w:rPr>
          <w:rFonts w:ascii="Times New Roman" w:hAnsi="Times New Roman"/>
          <w:b/>
          <w:bCs/>
          <w:color w:val="191919"/>
          <w:spacing w:val="-18"/>
          <w:sz w:val="20"/>
          <w:szCs w:val="20"/>
        </w:rPr>
        <w:t>T</w:t>
      </w:r>
      <w:r>
        <w:rPr>
          <w:rFonts w:ascii="Times New Roman" w:hAnsi="Times New Roman"/>
          <w:b/>
          <w:bCs/>
          <w:color w:val="191919"/>
          <w:sz w:val="20"/>
          <w:szCs w:val="20"/>
        </w:rPr>
        <w:t>ermination</w:t>
      </w:r>
    </w:p>
    <w:p w:rsidR="00F42301" w:rsidRDefault="00F42301" w:rsidP="0055783E">
      <w:pPr>
        <w:widowControl w:val="0"/>
        <w:autoSpaceDE w:val="0"/>
        <w:autoSpaceDN w:val="0"/>
        <w:adjustRightInd w:val="0"/>
        <w:spacing w:before="10" w:after="0" w:line="250" w:lineRule="auto"/>
        <w:ind w:left="1870" w:right="954" w:firstLine="360"/>
        <w:rPr>
          <w:rFonts w:ascii="Times New Roman" w:hAnsi="Times New Roman"/>
          <w:color w:val="000000"/>
          <w:sz w:val="20"/>
          <w:szCs w:val="20"/>
        </w:rPr>
      </w:pPr>
      <w:r>
        <w:rPr>
          <w:rFonts w:ascii="Times New Roman" w:hAnsi="Times New Roman"/>
          <w:color w:val="191919"/>
          <w:sz w:val="20"/>
          <w:szCs w:val="20"/>
        </w:rPr>
        <w:t>A</w:t>
      </w:r>
      <w:r>
        <w:rPr>
          <w:rFonts w:ascii="Times New Roman" w:hAnsi="Times New Roman"/>
          <w:color w:val="191919"/>
          <w:spacing w:val="-11"/>
          <w:sz w:val="20"/>
          <w:szCs w:val="20"/>
        </w:rPr>
        <w:t xml:space="preserve"> </w:t>
      </w:r>
      <w:r>
        <w:rPr>
          <w:rFonts w:ascii="Times New Roman" w:hAnsi="Times New Roman"/>
          <w:color w:val="191919"/>
          <w:sz w:val="20"/>
          <w:szCs w:val="20"/>
        </w:rPr>
        <w:t>graduate student who has been excluded from the institution for academic reasons will not ordinarily be readmitted.</w:t>
      </w:r>
      <w:r>
        <w:rPr>
          <w:rFonts w:ascii="Times New Roman" w:hAnsi="Times New Roman"/>
          <w:color w:val="191919"/>
          <w:spacing w:val="-11"/>
          <w:sz w:val="20"/>
          <w:szCs w:val="20"/>
        </w:rPr>
        <w:t xml:space="preserve"> </w:t>
      </w:r>
      <w:r>
        <w:rPr>
          <w:rFonts w:ascii="Times New Roman" w:hAnsi="Times New Roman"/>
          <w:color w:val="191919"/>
          <w:sz w:val="20"/>
          <w:szCs w:val="20"/>
        </w:rPr>
        <w:t>A</w:t>
      </w:r>
      <w:r>
        <w:rPr>
          <w:rFonts w:ascii="Times New Roman" w:hAnsi="Times New Roman"/>
          <w:color w:val="191919"/>
          <w:spacing w:val="-11"/>
          <w:sz w:val="20"/>
          <w:szCs w:val="20"/>
        </w:rPr>
        <w:t xml:space="preserve"> </w:t>
      </w:r>
      <w:r>
        <w:rPr>
          <w:rFonts w:ascii="Times New Roman" w:hAnsi="Times New Roman"/>
          <w:color w:val="191919"/>
          <w:sz w:val="20"/>
          <w:szCs w:val="20"/>
        </w:rPr>
        <w:t>student who petitions this rule must have been out of the institution for at least 12 months. Said petition must be approved by the</w:t>
      </w:r>
      <w:r>
        <w:rPr>
          <w:rFonts w:ascii="Times New Roman" w:hAnsi="Times New Roman"/>
          <w:color w:val="191919"/>
          <w:spacing w:val="-11"/>
          <w:sz w:val="20"/>
          <w:szCs w:val="20"/>
        </w:rPr>
        <w:t xml:space="preserve"> </w:t>
      </w:r>
      <w:r>
        <w:rPr>
          <w:rFonts w:ascii="Times New Roman" w:hAnsi="Times New Roman"/>
          <w:color w:val="191919"/>
          <w:sz w:val="20"/>
          <w:szCs w:val="20"/>
        </w:rPr>
        <w:t>Appeals Committee of the Graduate Council, and the Dean of the Graduate School.</w:t>
      </w:r>
      <w:r>
        <w:rPr>
          <w:rFonts w:ascii="Times New Roman" w:hAnsi="Times New Roman"/>
          <w:color w:val="191919"/>
          <w:spacing w:val="-11"/>
          <w:sz w:val="20"/>
          <w:szCs w:val="20"/>
        </w:rPr>
        <w:t xml:space="preserve"> </w:t>
      </w:r>
      <w:r>
        <w:rPr>
          <w:rFonts w:ascii="Times New Roman" w:hAnsi="Times New Roman"/>
          <w:color w:val="191919"/>
          <w:sz w:val="20"/>
          <w:szCs w:val="20"/>
        </w:rPr>
        <w:t>Any graduate student who has been excluded twice for scholastic reasons will not be readmitted to the University under any circumstance.</w:t>
      </w:r>
    </w:p>
    <w:p w:rsidR="00F42301" w:rsidRDefault="00F42301" w:rsidP="0055783E">
      <w:pPr>
        <w:widowControl w:val="0"/>
        <w:autoSpaceDE w:val="0"/>
        <w:autoSpaceDN w:val="0"/>
        <w:adjustRightInd w:val="0"/>
        <w:spacing w:after="0" w:line="240" w:lineRule="exact"/>
        <w:rPr>
          <w:rFonts w:ascii="Times New Roman" w:hAnsi="Times New Roman"/>
          <w:color w:val="000000"/>
          <w:sz w:val="24"/>
          <w:szCs w:val="24"/>
        </w:rPr>
      </w:pPr>
    </w:p>
    <w:p w:rsidR="00F42301" w:rsidRDefault="00F42301" w:rsidP="0055783E">
      <w:pPr>
        <w:widowControl w:val="0"/>
        <w:autoSpaceDE w:val="0"/>
        <w:autoSpaceDN w:val="0"/>
        <w:adjustRightInd w:val="0"/>
        <w:spacing w:after="0"/>
        <w:ind w:left="1870"/>
        <w:rPr>
          <w:rFonts w:ascii="Times New Roman" w:hAnsi="Times New Roman"/>
          <w:color w:val="000000"/>
          <w:sz w:val="20"/>
          <w:szCs w:val="20"/>
        </w:rPr>
      </w:pPr>
      <w:r>
        <w:rPr>
          <w:rFonts w:ascii="Times New Roman" w:hAnsi="Times New Roman"/>
          <w:b/>
          <w:bCs/>
          <w:color w:val="191919"/>
          <w:sz w:val="20"/>
          <w:szCs w:val="20"/>
        </w:rPr>
        <w:t>Deg</w:t>
      </w:r>
      <w:r>
        <w:rPr>
          <w:rFonts w:ascii="Times New Roman" w:hAnsi="Times New Roman"/>
          <w:b/>
          <w:bCs/>
          <w:color w:val="191919"/>
          <w:spacing w:val="-4"/>
          <w:sz w:val="20"/>
          <w:szCs w:val="20"/>
        </w:rPr>
        <w:t>r</w:t>
      </w:r>
      <w:r>
        <w:rPr>
          <w:rFonts w:ascii="Times New Roman" w:hAnsi="Times New Roman"/>
          <w:b/>
          <w:bCs/>
          <w:color w:val="191919"/>
          <w:sz w:val="20"/>
          <w:szCs w:val="20"/>
        </w:rPr>
        <w:t>ee Requi</w:t>
      </w:r>
      <w:r>
        <w:rPr>
          <w:rFonts w:ascii="Times New Roman" w:hAnsi="Times New Roman"/>
          <w:b/>
          <w:bCs/>
          <w:color w:val="191919"/>
          <w:spacing w:val="-4"/>
          <w:sz w:val="20"/>
          <w:szCs w:val="20"/>
        </w:rPr>
        <w:t>r</w:t>
      </w:r>
      <w:r>
        <w:rPr>
          <w:rFonts w:ascii="Times New Roman" w:hAnsi="Times New Roman"/>
          <w:b/>
          <w:bCs/>
          <w:color w:val="191919"/>
          <w:sz w:val="20"/>
          <w:szCs w:val="20"/>
        </w:rPr>
        <w:t>ements</w:t>
      </w:r>
    </w:p>
    <w:p w:rsidR="00F42301" w:rsidRDefault="00F42301" w:rsidP="0055783E">
      <w:pPr>
        <w:widowControl w:val="0"/>
        <w:autoSpaceDE w:val="0"/>
        <w:autoSpaceDN w:val="0"/>
        <w:adjustRightInd w:val="0"/>
        <w:spacing w:before="10" w:after="0" w:line="250" w:lineRule="auto"/>
        <w:ind w:left="1870" w:right="893" w:firstLine="360"/>
        <w:rPr>
          <w:rFonts w:ascii="Times New Roman" w:hAnsi="Times New Roman"/>
          <w:color w:val="000000"/>
          <w:sz w:val="20"/>
          <w:szCs w:val="20"/>
        </w:rPr>
      </w:pPr>
      <w:r>
        <w:rPr>
          <w:rFonts w:ascii="Times New Roman" w:hAnsi="Times New Roman"/>
          <w:color w:val="191919"/>
          <w:sz w:val="20"/>
          <w:szCs w:val="20"/>
        </w:rPr>
        <w:t>Although specific academic requirements exist for each Maste</w:t>
      </w:r>
      <w:r>
        <w:rPr>
          <w:rFonts w:ascii="Times New Roman" w:hAnsi="Times New Roman"/>
          <w:color w:val="191919"/>
          <w:spacing w:val="7"/>
          <w:sz w:val="20"/>
          <w:szCs w:val="20"/>
        </w:rPr>
        <w:t>r</w:t>
      </w:r>
      <w:r>
        <w:rPr>
          <w:rFonts w:ascii="Times New Roman" w:hAnsi="Times New Roman"/>
          <w:color w:val="191919"/>
          <w:spacing w:val="-11"/>
          <w:sz w:val="20"/>
          <w:szCs w:val="20"/>
        </w:rPr>
        <w:t>’</w:t>
      </w:r>
      <w:r>
        <w:rPr>
          <w:rFonts w:ascii="Times New Roman" w:hAnsi="Times New Roman"/>
          <w:color w:val="191919"/>
          <w:sz w:val="20"/>
          <w:szCs w:val="20"/>
        </w:rPr>
        <w:t>s degree program, several gen- eral requirements are common to all degree programs.</w:t>
      </w:r>
    </w:p>
    <w:p w:rsidR="00F42301" w:rsidRDefault="00F42301" w:rsidP="0055783E">
      <w:pPr>
        <w:widowControl w:val="0"/>
        <w:autoSpaceDE w:val="0"/>
        <w:autoSpaceDN w:val="0"/>
        <w:adjustRightInd w:val="0"/>
        <w:spacing w:after="0"/>
        <w:ind w:left="2230"/>
        <w:rPr>
          <w:rFonts w:ascii="Times New Roman" w:hAnsi="Times New Roman"/>
          <w:color w:val="000000"/>
          <w:sz w:val="20"/>
          <w:szCs w:val="20"/>
        </w:rPr>
      </w:pPr>
      <w:r>
        <w:rPr>
          <w:rFonts w:ascii="Times New Roman" w:hAnsi="Times New Roman"/>
          <w:color w:val="191919"/>
          <w:sz w:val="20"/>
          <w:szCs w:val="20"/>
        </w:rPr>
        <w:t>The general academic requirements for the Maste</w:t>
      </w:r>
      <w:r>
        <w:rPr>
          <w:rFonts w:ascii="Times New Roman" w:hAnsi="Times New Roman"/>
          <w:color w:val="191919"/>
          <w:spacing w:val="7"/>
          <w:sz w:val="20"/>
          <w:szCs w:val="20"/>
        </w:rPr>
        <w:t>r</w:t>
      </w:r>
      <w:r>
        <w:rPr>
          <w:rFonts w:ascii="Times New Roman" w:hAnsi="Times New Roman"/>
          <w:color w:val="191919"/>
          <w:spacing w:val="-11"/>
          <w:sz w:val="20"/>
          <w:szCs w:val="20"/>
        </w:rPr>
        <w:t>’</w:t>
      </w:r>
      <w:r>
        <w:rPr>
          <w:rFonts w:ascii="Times New Roman" w:hAnsi="Times New Roman"/>
          <w:color w:val="191919"/>
          <w:sz w:val="20"/>
          <w:szCs w:val="20"/>
        </w:rPr>
        <w:t>s degree are:</w:t>
      </w:r>
    </w:p>
    <w:p w:rsidR="00F42301" w:rsidRDefault="00F42301" w:rsidP="0055783E">
      <w:pPr>
        <w:widowControl w:val="0"/>
        <w:autoSpaceDE w:val="0"/>
        <w:autoSpaceDN w:val="0"/>
        <w:adjustRightInd w:val="0"/>
        <w:spacing w:before="10" w:after="0" w:line="250" w:lineRule="auto"/>
        <w:ind w:left="2230" w:right="896" w:hanging="360"/>
        <w:rPr>
          <w:rFonts w:ascii="Times New Roman" w:hAnsi="Times New Roman"/>
          <w:color w:val="000000"/>
          <w:sz w:val="20"/>
          <w:szCs w:val="20"/>
        </w:rPr>
      </w:pPr>
      <w:r>
        <w:rPr>
          <w:rFonts w:ascii="Times New Roman" w:hAnsi="Times New Roman"/>
          <w:color w:val="191919"/>
          <w:sz w:val="20"/>
          <w:szCs w:val="20"/>
        </w:rPr>
        <w:t xml:space="preserve">1. </w:t>
      </w:r>
      <w:r>
        <w:rPr>
          <w:rFonts w:ascii="Times New Roman" w:hAnsi="Times New Roman"/>
          <w:color w:val="191919"/>
          <w:spacing w:val="39"/>
          <w:sz w:val="20"/>
          <w:szCs w:val="20"/>
        </w:rPr>
        <w:t xml:space="preserve"> </w:t>
      </w:r>
      <w:r>
        <w:rPr>
          <w:rFonts w:ascii="Times New Roman" w:hAnsi="Times New Roman"/>
          <w:color w:val="191919"/>
          <w:sz w:val="20"/>
          <w:szCs w:val="20"/>
        </w:rPr>
        <w:t>Admission to regular degree standing in a specific Maste</w:t>
      </w:r>
      <w:r>
        <w:rPr>
          <w:rFonts w:ascii="Times New Roman" w:hAnsi="Times New Roman"/>
          <w:color w:val="191919"/>
          <w:spacing w:val="7"/>
          <w:sz w:val="20"/>
          <w:szCs w:val="20"/>
        </w:rPr>
        <w:t>r</w:t>
      </w:r>
      <w:r>
        <w:rPr>
          <w:rFonts w:ascii="Times New Roman" w:hAnsi="Times New Roman"/>
          <w:color w:val="191919"/>
          <w:spacing w:val="-11"/>
          <w:sz w:val="20"/>
          <w:szCs w:val="20"/>
        </w:rPr>
        <w:t>’</w:t>
      </w:r>
      <w:r>
        <w:rPr>
          <w:rFonts w:ascii="Times New Roman" w:hAnsi="Times New Roman"/>
          <w:color w:val="191919"/>
          <w:sz w:val="20"/>
          <w:szCs w:val="20"/>
        </w:rPr>
        <w:t>s degree program must be granted by the Graduate School of</w:t>
      </w:r>
      <w:r>
        <w:rPr>
          <w:rFonts w:ascii="Times New Roman" w:hAnsi="Times New Roman"/>
          <w:color w:val="191919"/>
          <w:spacing w:val="-11"/>
          <w:sz w:val="20"/>
          <w:szCs w:val="20"/>
        </w:rPr>
        <w:t xml:space="preserve"> </w:t>
      </w:r>
      <w:r>
        <w:rPr>
          <w:rFonts w:ascii="Times New Roman" w:hAnsi="Times New Roman"/>
          <w:color w:val="191919"/>
          <w:sz w:val="20"/>
          <w:szCs w:val="20"/>
        </w:rPr>
        <w:t>Albany State Universit</w:t>
      </w:r>
      <w:r>
        <w:rPr>
          <w:rFonts w:ascii="Times New Roman" w:hAnsi="Times New Roman"/>
          <w:color w:val="191919"/>
          <w:spacing w:val="-13"/>
          <w:sz w:val="20"/>
          <w:szCs w:val="20"/>
        </w:rPr>
        <w:t>y</w:t>
      </w:r>
      <w:r>
        <w:rPr>
          <w:rFonts w:ascii="Times New Roman" w:hAnsi="Times New Roman"/>
          <w:color w:val="191919"/>
          <w:sz w:val="20"/>
          <w:szCs w:val="20"/>
        </w:rPr>
        <w:t>.</w:t>
      </w:r>
    </w:p>
    <w:p w:rsidR="00F42301" w:rsidRDefault="00F42301" w:rsidP="0055783E">
      <w:pPr>
        <w:widowControl w:val="0"/>
        <w:autoSpaceDE w:val="0"/>
        <w:autoSpaceDN w:val="0"/>
        <w:adjustRightInd w:val="0"/>
        <w:spacing w:after="0" w:line="250" w:lineRule="auto"/>
        <w:ind w:left="2230" w:right="909" w:hanging="360"/>
        <w:rPr>
          <w:rFonts w:ascii="Times New Roman" w:hAnsi="Times New Roman"/>
          <w:color w:val="000000"/>
          <w:sz w:val="20"/>
          <w:szCs w:val="20"/>
        </w:rPr>
      </w:pPr>
      <w:r>
        <w:rPr>
          <w:rFonts w:ascii="Times New Roman" w:hAnsi="Times New Roman"/>
          <w:color w:val="191919"/>
          <w:sz w:val="20"/>
          <w:szCs w:val="20"/>
        </w:rPr>
        <w:t xml:space="preserve">2. </w:t>
      </w:r>
      <w:r>
        <w:rPr>
          <w:rFonts w:ascii="Times New Roman" w:hAnsi="Times New Roman"/>
          <w:color w:val="191919"/>
          <w:spacing w:val="39"/>
          <w:sz w:val="20"/>
          <w:szCs w:val="20"/>
        </w:rPr>
        <w:t xml:space="preserve"> </w:t>
      </w:r>
      <w:r>
        <w:rPr>
          <w:rFonts w:ascii="Times New Roman" w:hAnsi="Times New Roman"/>
          <w:color w:val="191919"/>
          <w:sz w:val="20"/>
          <w:szCs w:val="20"/>
        </w:rPr>
        <w:t>A</w:t>
      </w:r>
      <w:r>
        <w:rPr>
          <w:rFonts w:ascii="Times New Roman" w:hAnsi="Times New Roman"/>
          <w:color w:val="191919"/>
          <w:spacing w:val="-11"/>
          <w:sz w:val="20"/>
          <w:szCs w:val="20"/>
        </w:rPr>
        <w:t xml:space="preserve"> </w:t>
      </w:r>
      <w:r>
        <w:rPr>
          <w:rFonts w:ascii="Times New Roman" w:hAnsi="Times New Roman"/>
          <w:color w:val="191919"/>
          <w:sz w:val="20"/>
          <w:szCs w:val="20"/>
        </w:rPr>
        <w:t>minimum of 36 semester hours in a prescribed curriculum must be completed with an overall grade-point average of at least 3.0.</w:t>
      </w:r>
    </w:p>
    <w:p w:rsidR="00F42301" w:rsidRDefault="00F42301" w:rsidP="0055783E">
      <w:pPr>
        <w:widowControl w:val="0"/>
        <w:autoSpaceDE w:val="0"/>
        <w:autoSpaceDN w:val="0"/>
        <w:adjustRightInd w:val="0"/>
        <w:spacing w:after="0" w:line="250" w:lineRule="auto"/>
        <w:ind w:left="2230" w:right="915" w:hanging="360"/>
        <w:rPr>
          <w:rFonts w:ascii="Times New Roman" w:hAnsi="Times New Roman"/>
          <w:color w:val="000000"/>
          <w:sz w:val="20"/>
          <w:szCs w:val="20"/>
        </w:rPr>
      </w:pPr>
      <w:r>
        <w:rPr>
          <w:rFonts w:ascii="Times New Roman" w:hAnsi="Times New Roman"/>
          <w:color w:val="191919"/>
          <w:sz w:val="20"/>
          <w:szCs w:val="20"/>
        </w:rPr>
        <w:t xml:space="preserve">3. </w:t>
      </w:r>
      <w:r>
        <w:rPr>
          <w:rFonts w:ascii="Times New Roman" w:hAnsi="Times New Roman"/>
          <w:color w:val="191919"/>
          <w:spacing w:val="39"/>
          <w:sz w:val="20"/>
          <w:szCs w:val="20"/>
        </w:rPr>
        <w:t xml:space="preserve"> </w:t>
      </w:r>
      <w:r>
        <w:rPr>
          <w:rFonts w:ascii="Times New Roman" w:hAnsi="Times New Roman"/>
          <w:color w:val="191919"/>
          <w:sz w:val="20"/>
          <w:szCs w:val="20"/>
        </w:rPr>
        <w:t>All course work applicable toward the degree must be completed within six years of the date of graduation.</w:t>
      </w:r>
    </w:p>
    <w:p w:rsidR="00F42301" w:rsidRDefault="00F42301" w:rsidP="0055783E">
      <w:pPr>
        <w:widowControl w:val="0"/>
        <w:autoSpaceDE w:val="0"/>
        <w:autoSpaceDN w:val="0"/>
        <w:adjustRightInd w:val="0"/>
        <w:spacing w:after="0" w:line="250" w:lineRule="auto"/>
        <w:ind w:left="2230" w:right="915" w:hanging="360"/>
        <w:rPr>
          <w:rFonts w:ascii="Times New Roman" w:hAnsi="Times New Roman"/>
          <w:color w:val="000000"/>
          <w:sz w:val="20"/>
          <w:szCs w:val="20"/>
        </w:rPr>
        <w:sectPr w:rsidR="00F42301">
          <w:pgSz w:w="12240" w:h="15840"/>
          <w:pgMar w:top="260" w:right="1300" w:bottom="280" w:left="200" w:header="0" w:footer="733" w:gutter="0"/>
          <w:cols w:space="720" w:equalWidth="0">
            <w:col w:w="10740"/>
          </w:cols>
          <w:noEndnote/>
        </w:sectPr>
      </w:pPr>
    </w:p>
    <w:tbl>
      <w:tblPr>
        <w:tblW w:w="0" w:type="auto"/>
        <w:tblInd w:w="119" w:type="dxa"/>
        <w:tblLayout w:type="fixed"/>
        <w:tblCellMar>
          <w:left w:w="0" w:type="dxa"/>
          <w:right w:w="0" w:type="dxa"/>
        </w:tblCellMar>
        <w:tblLook w:val="0000"/>
      </w:tblPr>
      <w:tblGrid>
        <w:gridCol w:w="4876"/>
        <w:gridCol w:w="4560"/>
        <w:gridCol w:w="1067"/>
      </w:tblGrid>
      <w:tr w:rsidR="00F42301" w:rsidRPr="00FA7AC7" w:rsidTr="00F319A1">
        <w:trPr>
          <w:trHeight w:hRule="exact" w:val="235"/>
        </w:trPr>
        <w:tc>
          <w:tcPr>
            <w:tcW w:w="4876" w:type="dxa"/>
            <w:tcBorders>
              <w:top w:val="nil"/>
              <w:left w:val="nil"/>
              <w:bottom w:val="single" w:sz="4" w:space="0" w:color="191919"/>
              <w:right w:val="single" w:sz="4" w:space="0" w:color="191919"/>
            </w:tcBorders>
          </w:tcPr>
          <w:p w:rsidR="00F42301" w:rsidRPr="00FA7AC7" w:rsidRDefault="00F42301" w:rsidP="00F319A1">
            <w:pPr>
              <w:widowControl w:val="0"/>
              <w:autoSpaceDE w:val="0"/>
              <w:autoSpaceDN w:val="0"/>
              <w:adjustRightInd w:val="0"/>
              <w:spacing w:after="0"/>
              <w:rPr>
                <w:rFonts w:ascii="Times New Roman" w:hAnsi="Times New Roman"/>
                <w:sz w:val="24"/>
                <w:szCs w:val="24"/>
              </w:rPr>
            </w:pPr>
          </w:p>
        </w:tc>
        <w:tc>
          <w:tcPr>
            <w:tcW w:w="4560" w:type="dxa"/>
            <w:vMerge w:val="restart"/>
            <w:tcBorders>
              <w:top w:val="single" w:sz="4" w:space="0" w:color="191919"/>
              <w:left w:val="single" w:sz="4" w:space="0" w:color="191919"/>
              <w:bottom w:val="single" w:sz="4" w:space="0" w:color="191919"/>
              <w:right w:val="single" w:sz="4" w:space="0" w:color="191919"/>
            </w:tcBorders>
          </w:tcPr>
          <w:p w:rsidR="00F42301" w:rsidRPr="00FA7AC7" w:rsidRDefault="00F42301" w:rsidP="00F319A1">
            <w:pPr>
              <w:widowControl w:val="0"/>
              <w:autoSpaceDE w:val="0"/>
              <w:autoSpaceDN w:val="0"/>
              <w:adjustRightInd w:val="0"/>
              <w:spacing w:before="8" w:after="0" w:line="150" w:lineRule="exact"/>
              <w:rPr>
                <w:rFonts w:ascii="Times New Roman" w:hAnsi="Times New Roman"/>
                <w:sz w:val="15"/>
                <w:szCs w:val="15"/>
              </w:rPr>
            </w:pPr>
          </w:p>
          <w:p w:rsidR="00F42301" w:rsidRPr="00FA7AC7" w:rsidRDefault="00F42301" w:rsidP="00F319A1">
            <w:pPr>
              <w:widowControl w:val="0"/>
              <w:autoSpaceDE w:val="0"/>
              <w:autoSpaceDN w:val="0"/>
              <w:adjustRightInd w:val="0"/>
              <w:spacing w:after="0"/>
              <w:ind w:left="1388"/>
              <w:rPr>
                <w:rFonts w:ascii="Times New Roman" w:hAnsi="Times New Roman"/>
                <w:sz w:val="24"/>
                <w:szCs w:val="24"/>
              </w:rPr>
            </w:pPr>
            <w:r w:rsidRPr="00FA7AC7">
              <w:rPr>
                <w:rFonts w:ascii="Times New Roman" w:hAnsi="Times New Roman"/>
                <w:b/>
                <w:bCs/>
                <w:color w:val="191919"/>
                <w:sz w:val="36"/>
                <w:szCs w:val="36"/>
              </w:rPr>
              <w:t>O</w:t>
            </w:r>
            <w:r w:rsidRPr="00FA7AC7">
              <w:rPr>
                <w:rFonts w:ascii="Times New Roman" w:hAnsi="Times New Roman"/>
                <w:b/>
                <w:bCs/>
                <w:color w:val="191919"/>
                <w:sz w:val="27"/>
                <w:szCs w:val="27"/>
              </w:rPr>
              <w:t>THER</w:t>
            </w:r>
            <w:r w:rsidRPr="00FA7AC7">
              <w:rPr>
                <w:rFonts w:ascii="Times New Roman" w:hAnsi="Times New Roman"/>
                <w:b/>
                <w:bCs/>
                <w:color w:val="191919"/>
                <w:spacing w:val="22"/>
                <w:sz w:val="27"/>
                <w:szCs w:val="27"/>
              </w:rPr>
              <w:t xml:space="preserve"> </w:t>
            </w:r>
            <w:r w:rsidRPr="00FA7AC7">
              <w:rPr>
                <w:rFonts w:ascii="Times New Roman" w:hAnsi="Times New Roman"/>
                <w:b/>
                <w:bCs/>
                <w:color w:val="191919"/>
                <w:sz w:val="36"/>
                <w:szCs w:val="36"/>
              </w:rPr>
              <w:t>P</w:t>
            </w:r>
            <w:r w:rsidRPr="00FA7AC7">
              <w:rPr>
                <w:rFonts w:ascii="Times New Roman" w:hAnsi="Times New Roman"/>
                <w:b/>
                <w:bCs/>
                <w:color w:val="191919"/>
                <w:sz w:val="27"/>
                <w:szCs w:val="27"/>
              </w:rPr>
              <w:t>OLICIES</w:t>
            </w:r>
          </w:p>
        </w:tc>
        <w:tc>
          <w:tcPr>
            <w:tcW w:w="1067" w:type="dxa"/>
            <w:tcBorders>
              <w:top w:val="nil"/>
              <w:left w:val="single" w:sz="4" w:space="0" w:color="191919"/>
              <w:bottom w:val="single" w:sz="4" w:space="0" w:color="191919"/>
              <w:right w:val="nil"/>
            </w:tcBorders>
          </w:tcPr>
          <w:p w:rsidR="00F42301" w:rsidRPr="00FA7AC7" w:rsidRDefault="00F42301" w:rsidP="00F319A1">
            <w:pPr>
              <w:widowControl w:val="0"/>
              <w:autoSpaceDE w:val="0"/>
              <w:autoSpaceDN w:val="0"/>
              <w:adjustRightInd w:val="0"/>
              <w:spacing w:after="0"/>
              <w:rPr>
                <w:rFonts w:ascii="Times New Roman" w:hAnsi="Times New Roman"/>
                <w:sz w:val="24"/>
                <w:szCs w:val="24"/>
              </w:rPr>
            </w:pPr>
          </w:p>
        </w:tc>
      </w:tr>
      <w:tr w:rsidR="00F42301" w:rsidRPr="00FA7AC7" w:rsidTr="00F319A1">
        <w:trPr>
          <w:trHeight w:hRule="exact" w:val="256"/>
        </w:trPr>
        <w:tc>
          <w:tcPr>
            <w:tcW w:w="4876" w:type="dxa"/>
            <w:tcBorders>
              <w:top w:val="single" w:sz="4" w:space="0" w:color="191919"/>
              <w:left w:val="nil"/>
              <w:bottom w:val="single" w:sz="4" w:space="0" w:color="191919"/>
              <w:right w:val="single" w:sz="4" w:space="0" w:color="191919"/>
            </w:tcBorders>
          </w:tcPr>
          <w:p w:rsidR="00F42301" w:rsidRPr="00FA7AC7" w:rsidRDefault="00F42301" w:rsidP="00F319A1">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F319A1">
            <w:pPr>
              <w:widowControl w:val="0"/>
              <w:autoSpaceDE w:val="0"/>
              <w:autoSpaceDN w:val="0"/>
              <w:adjustRightInd w:val="0"/>
              <w:spacing w:after="0"/>
              <w:rPr>
                <w:rFonts w:ascii="Times New Roman" w:hAnsi="Times New Roman"/>
                <w:sz w:val="24"/>
                <w:szCs w:val="24"/>
              </w:rPr>
            </w:pPr>
          </w:p>
        </w:tc>
        <w:tc>
          <w:tcPr>
            <w:tcW w:w="1067" w:type="dxa"/>
            <w:tcBorders>
              <w:top w:val="single" w:sz="4" w:space="0" w:color="191919"/>
              <w:left w:val="single" w:sz="4" w:space="0" w:color="191919"/>
              <w:bottom w:val="single" w:sz="4" w:space="0" w:color="191919"/>
              <w:right w:val="nil"/>
            </w:tcBorders>
          </w:tcPr>
          <w:p w:rsidR="00F42301" w:rsidRPr="00FA7AC7" w:rsidRDefault="00F42301" w:rsidP="00F319A1">
            <w:pPr>
              <w:widowControl w:val="0"/>
              <w:autoSpaceDE w:val="0"/>
              <w:autoSpaceDN w:val="0"/>
              <w:adjustRightInd w:val="0"/>
              <w:spacing w:after="0"/>
              <w:rPr>
                <w:rFonts w:ascii="Times New Roman" w:hAnsi="Times New Roman"/>
                <w:sz w:val="24"/>
                <w:szCs w:val="24"/>
              </w:rPr>
            </w:pPr>
          </w:p>
        </w:tc>
      </w:tr>
      <w:tr w:rsidR="00F42301" w:rsidRPr="00FA7AC7" w:rsidTr="00F319A1">
        <w:trPr>
          <w:trHeight w:hRule="exact" w:val="219"/>
        </w:trPr>
        <w:tc>
          <w:tcPr>
            <w:tcW w:w="4876" w:type="dxa"/>
            <w:tcBorders>
              <w:top w:val="single" w:sz="4" w:space="0" w:color="191919"/>
              <w:left w:val="nil"/>
              <w:bottom w:val="nil"/>
              <w:right w:val="single" w:sz="4" w:space="0" w:color="191919"/>
            </w:tcBorders>
          </w:tcPr>
          <w:p w:rsidR="00F42301" w:rsidRPr="00FA7AC7" w:rsidRDefault="00F42301" w:rsidP="00F319A1">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F319A1">
            <w:pPr>
              <w:widowControl w:val="0"/>
              <w:autoSpaceDE w:val="0"/>
              <w:autoSpaceDN w:val="0"/>
              <w:adjustRightInd w:val="0"/>
              <w:spacing w:after="0"/>
              <w:rPr>
                <w:rFonts w:ascii="Times New Roman" w:hAnsi="Times New Roman"/>
                <w:sz w:val="24"/>
                <w:szCs w:val="24"/>
              </w:rPr>
            </w:pPr>
          </w:p>
        </w:tc>
        <w:tc>
          <w:tcPr>
            <w:tcW w:w="1067" w:type="dxa"/>
            <w:tcBorders>
              <w:top w:val="single" w:sz="4" w:space="0" w:color="191919"/>
              <w:left w:val="single" w:sz="4" w:space="0" w:color="191919"/>
              <w:bottom w:val="nil"/>
              <w:right w:val="nil"/>
            </w:tcBorders>
          </w:tcPr>
          <w:p w:rsidR="00F42301" w:rsidRPr="00FA7AC7" w:rsidRDefault="00F42301" w:rsidP="00F319A1">
            <w:pPr>
              <w:widowControl w:val="0"/>
              <w:autoSpaceDE w:val="0"/>
              <w:autoSpaceDN w:val="0"/>
              <w:adjustRightInd w:val="0"/>
              <w:spacing w:after="0"/>
              <w:rPr>
                <w:rFonts w:ascii="Times New Roman" w:hAnsi="Times New Roman"/>
                <w:sz w:val="24"/>
                <w:szCs w:val="24"/>
              </w:rPr>
            </w:pPr>
          </w:p>
        </w:tc>
      </w:tr>
    </w:tbl>
    <w:p w:rsidR="00F42301" w:rsidRDefault="00F42301" w:rsidP="0055783E">
      <w:pPr>
        <w:widowControl w:val="0"/>
        <w:autoSpaceDE w:val="0"/>
        <w:autoSpaceDN w:val="0"/>
        <w:adjustRightInd w:val="0"/>
        <w:spacing w:after="0" w:line="200" w:lineRule="exact"/>
        <w:rPr>
          <w:rFonts w:ascii="Times New Roman" w:hAnsi="Times New Roman"/>
          <w:sz w:val="20"/>
          <w:szCs w:val="20"/>
        </w:rPr>
      </w:pPr>
    </w:p>
    <w:p w:rsidR="00F42301" w:rsidRDefault="00F42301" w:rsidP="0055783E">
      <w:pPr>
        <w:widowControl w:val="0"/>
        <w:autoSpaceDE w:val="0"/>
        <w:autoSpaceDN w:val="0"/>
        <w:adjustRightInd w:val="0"/>
        <w:spacing w:before="18" w:after="0" w:line="280" w:lineRule="exact"/>
        <w:rPr>
          <w:rFonts w:ascii="Times New Roman" w:hAnsi="Times New Roman"/>
          <w:sz w:val="28"/>
          <w:szCs w:val="28"/>
        </w:rPr>
      </w:pPr>
    </w:p>
    <w:p w:rsidR="00F42301" w:rsidRDefault="00F42301" w:rsidP="0055783E">
      <w:pPr>
        <w:widowControl w:val="0"/>
        <w:autoSpaceDE w:val="0"/>
        <w:autoSpaceDN w:val="0"/>
        <w:adjustRightInd w:val="0"/>
        <w:spacing w:before="26" w:after="0" w:line="250" w:lineRule="auto"/>
        <w:ind w:left="1239" w:right="2350" w:hanging="360"/>
        <w:rPr>
          <w:rFonts w:ascii="Times New Roman" w:hAnsi="Times New Roman"/>
          <w:color w:val="000000"/>
          <w:sz w:val="20"/>
          <w:szCs w:val="20"/>
        </w:rPr>
      </w:pPr>
      <w:r>
        <w:rPr>
          <w:rFonts w:ascii="Times New Roman" w:hAnsi="Times New Roman"/>
          <w:color w:val="191919"/>
          <w:sz w:val="20"/>
          <w:szCs w:val="20"/>
        </w:rPr>
        <w:t xml:space="preserve">4. </w:t>
      </w:r>
      <w:r>
        <w:rPr>
          <w:rFonts w:ascii="Times New Roman" w:hAnsi="Times New Roman"/>
          <w:color w:val="191919"/>
          <w:spacing w:val="46"/>
          <w:sz w:val="20"/>
          <w:szCs w:val="20"/>
        </w:rPr>
        <w:t xml:space="preserve"> </w:t>
      </w:r>
      <w:r>
        <w:rPr>
          <w:rFonts w:ascii="Times New Roman" w:hAnsi="Times New Roman"/>
          <w:color w:val="191919"/>
          <w:spacing w:val="-7"/>
          <w:sz w:val="20"/>
          <w:szCs w:val="20"/>
        </w:rPr>
        <w:t>T</w:t>
      </w:r>
      <w:r>
        <w:rPr>
          <w:rFonts w:ascii="Times New Roman" w:hAnsi="Times New Roman"/>
          <w:color w:val="191919"/>
          <w:sz w:val="20"/>
          <w:szCs w:val="20"/>
        </w:rPr>
        <w:t>ransfer credits must be approved upon enrollment or before the course is taken and must meet the required criteria of the program.</w:t>
      </w:r>
    </w:p>
    <w:p w:rsidR="00F42301" w:rsidRDefault="00F42301" w:rsidP="0055783E">
      <w:pPr>
        <w:widowControl w:val="0"/>
        <w:autoSpaceDE w:val="0"/>
        <w:autoSpaceDN w:val="0"/>
        <w:adjustRightInd w:val="0"/>
        <w:spacing w:after="0"/>
        <w:ind w:left="879"/>
        <w:rPr>
          <w:rFonts w:ascii="Times New Roman" w:hAnsi="Times New Roman"/>
          <w:color w:val="000000"/>
          <w:sz w:val="20"/>
          <w:szCs w:val="20"/>
        </w:rPr>
      </w:pPr>
      <w:r>
        <w:rPr>
          <w:rFonts w:ascii="Times New Roman" w:hAnsi="Times New Roman"/>
          <w:color w:val="191919"/>
          <w:sz w:val="20"/>
          <w:szCs w:val="20"/>
        </w:rPr>
        <w:t xml:space="preserve">5. </w:t>
      </w:r>
      <w:r>
        <w:rPr>
          <w:rFonts w:ascii="Times New Roman" w:hAnsi="Times New Roman"/>
          <w:color w:val="191919"/>
          <w:spacing w:val="39"/>
          <w:sz w:val="20"/>
          <w:szCs w:val="20"/>
        </w:rPr>
        <w:t xml:space="preserve"> </w:t>
      </w:r>
      <w:r>
        <w:rPr>
          <w:rFonts w:ascii="Times New Roman" w:hAnsi="Times New Roman"/>
          <w:color w:val="191919"/>
          <w:sz w:val="20"/>
          <w:szCs w:val="20"/>
        </w:rPr>
        <w:t>A</w:t>
      </w:r>
      <w:r>
        <w:rPr>
          <w:rFonts w:ascii="Times New Roman" w:hAnsi="Times New Roman"/>
          <w:color w:val="191919"/>
          <w:spacing w:val="-11"/>
          <w:sz w:val="20"/>
          <w:szCs w:val="20"/>
        </w:rPr>
        <w:t xml:space="preserve"> </w:t>
      </w:r>
      <w:r>
        <w:rPr>
          <w:rFonts w:ascii="Times New Roman" w:hAnsi="Times New Roman"/>
          <w:color w:val="191919"/>
          <w:sz w:val="20"/>
          <w:szCs w:val="20"/>
        </w:rPr>
        <w:t>comprehensive examination must be successfully completed.</w:t>
      </w:r>
      <w:r>
        <w:rPr>
          <w:rFonts w:ascii="Times New Roman" w:hAnsi="Times New Roman"/>
          <w:color w:val="191919"/>
          <w:spacing w:val="-11"/>
          <w:sz w:val="20"/>
          <w:szCs w:val="20"/>
        </w:rPr>
        <w:t xml:space="preserve"> </w:t>
      </w:r>
      <w:r>
        <w:rPr>
          <w:rFonts w:ascii="Times New Roman" w:hAnsi="Times New Roman"/>
          <w:color w:val="191919"/>
          <w:sz w:val="20"/>
          <w:szCs w:val="20"/>
        </w:rPr>
        <w:t>A</w:t>
      </w:r>
      <w:r>
        <w:rPr>
          <w:rFonts w:ascii="Times New Roman" w:hAnsi="Times New Roman"/>
          <w:color w:val="191919"/>
          <w:spacing w:val="-11"/>
          <w:sz w:val="20"/>
          <w:szCs w:val="20"/>
        </w:rPr>
        <w:t xml:space="preserve"> </w:t>
      </w:r>
      <w:r>
        <w:rPr>
          <w:rFonts w:ascii="Times New Roman" w:hAnsi="Times New Roman"/>
          <w:color w:val="191919"/>
          <w:sz w:val="20"/>
          <w:szCs w:val="20"/>
        </w:rPr>
        <w:t>thesis may also be required.</w:t>
      </w:r>
    </w:p>
    <w:p w:rsidR="00F42301" w:rsidRDefault="00F42301" w:rsidP="0055783E">
      <w:pPr>
        <w:widowControl w:val="0"/>
        <w:autoSpaceDE w:val="0"/>
        <w:autoSpaceDN w:val="0"/>
        <w:adjustRightInd w:val="0"/>
        <w:spacing w:before="10" w:after="0" w:line="250" w:lineRule="auto"/>
        <w:ind w:left="1239" w:right="2205" w:hanging="360"/>
        <w:rPr>
          <w:rFonts w:ascii="Times New Roman" w:hAnsi="Times New Roman"/>
          <w:color w:val="000000"/>
          <w:sz w:val="20"/>
          <w:szCs w:val="20"/>
        </w:rPr>
      </w:pPr>
      <w:r>
        <w:rPr>
          <w:rFonts w:ascii="Times New Roman" w:hAnsi="Times New Roman"/>
          <w:color w:val="191919"/>
          <w:sz w:val="20"/>
          <w:szCs w:val="20"/>
        </w:rPr>
        <w:t xml:space="preserve">6. </w:t>
      </w:r>
      <w:r>
        <w:rPr>
          <w:rFonts w:ascii="Times New Roman" w:hAnsi="Times New Roman"/>
          <w:color w:val="191919"/>
          <w:spacing w:val="39"/>
          <w:sz w:val="20"/>
          <w:szCs w:val="20"/>
        </w:rPr>
        <w:t xml:space="preserve"> </w:t>
      </w:r>
      <w:r>
        <w:rPr>
          <w:rFonts w:ascii="Times New Roman" w:hAnsi="Times New Roman"/>
          <w:color w:val="191919"/>
          <w:sz w:val="20"/>
          <w:szCs w:val="20"/>
        </w:rPr>
        <w:t>Application for graduation must be submitted at least one semester in advance of the antici- pated semester of graduation.</w:t>
      </w:r>
    </w:p>
    <w:p w:rsidR="00F42301" w:rsidRDefault="00F42301" w:rsidP="0055783E">
      <w:pPr>
        <w:widowControl w:val="0"/>
        <w:autoSpaceDE w:val="0"/>
        <w:autoSpaceDN w:val="0"/>
        <w:adjustRightInd w:val="0"/>
        <w:spacing w:after="0" w:line="240" w:lineRule="exact"/>
        <w:rPr>
          <w:rFonts w:ascii="Times New Roman" w:hAnsi="Times New Roman"/>
          <w:color w:val="000000"/>
          <w:sz w:val="24"/>
          <w:szCs w:val="24"/>
        </w:rPr>
      </w:pPr>
    </w:p>
    <w:p w:rsidR="00F42301" w:rsidRDefault="00F42301" w:rsidP="0055783E">
      <w:pPr>
        <w:widowControl w:val="0"/>
        <w:autoSpaceDE w:val="0"/>
        <w:autoSpaceDN w:val="0"/>
        <w:adjustRightInd w:val="0"/>
        <w:spacing w:after="0"/>
        <w:ind w:left="879"/>
        <w:rPr>
          <w:rFonts w:ascii="Times New Roman" w:hAnsi="Times New Roman"/>
          <w:color w:val="000000"/>
          <w:sz w:val="20"/>
          <w:szCs w:val="20"/>
        </w:rPr>
      </w:pPr>
      <w:r w:rsidRPr="00C34688">
        <w:rPr>
          <w:rFonts w:ascii="Calibri" w:hAnsi="Calibri"/>
          <w:noProof/>
          <w:lang w:eastAsia="en-US"/>
        </w:rPr>
        <w:pict>
          <v:group id="_x0000_s1927" style="position:absolute;left:0;text-align:left;margin-left:315pt;margin-top:-126.45pt;width:31.2pt;height:31.05pt;z-index:-251658240;mso-position-horizontal-relative:page" coordorigin="6300,-2529" coordsize="624,621" o:allowincell="f">
            <v:rect id="_x0000_s1928" style="position:absolute;left:6305;top:-2524;width:613;height:610" o:allowincell="f" stroked="f">
              <v:path arrowok="t"/>
            </v:rect>
            <v:rect id="_x0000_s1929" style="position:absolute;left:6326;top:-2524;width:600;height:620;mso-position-horizontal-relative:page" o:allowincell="f" filled="f" stroked="f">
              <v:textbox inset="0,0,0,0">
                <w:txbxContent>
                  <w:p w:rsidR="00F42301" w:rsidRDefault="00F42301" w:rsidP="0055783E">
                    <w:pPr>
                      <w:spacing w:after="0" w:line="620" w:lineRule="atLeast"/>
                      <w:rPr>
                        <w:rFonts w:ascii="Times New Roman" w:hAnsi="Times New Roman"/>
                        <w:sz w:val="24"/>
                        <w:szCs w:val="24"/>
                      </w:rPr>
                    </w:pPr>
                    <w:r>
                      <w:rPr>
                        <w:rFonts w:ascii="Times New Roman" w:hAnsi="Times New Roman"/>
                        <w:noProof/>
                        <w:sz w:val="24"/>
                        <w:szCs w:val="24"/>
                      </w:rPr>
                      <w:drawing>
                        <wp:inline distT="0" distB="0" distL="0" distR="0">
                          <wp:extent cx="381000" cy="390525"/>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
                                  <a:srcRect/>
                                  <a:stretch>
                                    <a:fillRect/>
                                  </a:stretch>
                                </pic:blipFill>
                                <pic:spPr bwMode="auto">
                                  <a:xfrm>
                                    <a:off x="0" y="0"/>
                                    <a:ext cx="381000" cy="390525"/>
                                  </a:xfrm>
                                  <a:prstGeom prst="rect">
                                    <a:avLst/>
                                  </a:prstGeom>
                                  <a:noFill/>
                                  <a:ln w="9525">
                                    <a:noFill/>
                                    <a:miter lim="800000"/>
                                    <a:headEnd/>
                                    <a:tailEnd/>
                                  </a:ln>
                                </pic:spPr>
                              </pic:pic>
                            </a:graphicData>
                          </a:graphic>
                        </wp:inline>
                      </w:drawing>
                    </w:r>
                  </w:p>
                  <w:p w:rsidR="00F42301" w:rsidRDefault="00F42301" w:rsidP="0055783E">
                    <w:pPr>
                      <w:widowControl w:val="0"/>
                      <w:autoSpaceDE w:val="0"/>
                      <w:autoSpaceDN w:val="0"/>
                      <w:adjustRightInd w:val="0"/>
                      <w:spacing w:after="0"/>
                      <w:rPr>
                        <w:rFonts w:ascii="Times New Roman" w:hAnsi="Times New Roman"/>
                        <w:sz w:val="24"/>
                        <w:szCs w:val="24"/>
                      </w:rPr>
                    </w:pPr>
                  </w:p>
                </w:txbxContent>
              </v:textbox>
            </v:rect>
            <w10:wrap anchorx="page"/>
          </v:group>
        </w:pict>
      </w:r>
      <w:r>
        <w:rPr>
          <w:rFonts w:ascii="Times New Roman" w:hAnsi="Times New Roman"/>
          <w:b/>
          <w:bCs/>
          <w:color w:val="191919"/>
          <w:sz w:val="20"/>
          <w:szCs w:val="20"/>
        </w:rPr>
        <w:t>Planned Deg</w:t>
      </w:r>
      <w:r>
        <w:rPr>
          <w:rFonts w:ascii="Times New Roman" w:hAnsi="Times New Roman"/>
          <w:b/>
          <w:bCs/>
          <w:color w:val="191919"/>
          <w:spacing w:val="-4"/>
          <w:sz w:val="20"/>
          <w:szCs w:val="20"/>
        </w:rPr>
        <w:t>r</w:t>
      </w:r>
      <w:r>
        <w:rPr>
          <w:rFonts w:ascii="Times New Roman" w:hAnsi="Times New Roman"/>
          <w:b/>
          <w:bCs/>
          <w:color w:val="191919"/>
          <w:sz w:val="20"/>
          <w:szCs w:val="20"/>
        </w:rPr>
        <w:t>ee P</w:t>
      </w:r>
      <w:r>
        <w:rPr>
          <w:rFonts w:ascii="Times New Roman" w:hAnsi="Times New Roman"/>
          <w:b/>
          <w:bCs/>
          <w:color w:val="191919"/>
          <w:spacing w:val="-4"/>
          <w:sz w:val="20"/>
          <w:szCs w:val="20"/>
        </w:rPr>
        <w:t>r</w:t>
      </w:r>
      <w:r>
        <w:rPr>
          <w:rFonts w:ascii="Times New Roman" w:hAnsi="Times New Roman"/>
          <w:b/>
          <w:bCs/>
          <w:color w:val="191919"/>
          <w:sz w:val="20"/>
          <w:szCs w:val="20"/>
        </w:rPr>
        <w:t>ograms of Study</w:t>
      </w:r>
    </w:p>
    <w:p w:rsidR="00F42301" w:rsidRDefault="00F42301" w:rsidP="0055783E">
      <w:pPr>
        <w:widowControl w:val="0"/>
        <w:autoSpaceDE w:val="0"/>
        <w:autoSpaceDN w:val="0"/>
        <w:adjustRightInd w:val="0"/>
        <w:spacing w:before="10" w:after="0" w:line="250" w:lineRule="auto"/>
        <w:ind w:left="879" w:right="1944" w:firstLine="360"/>
        <w:rPr>
          <w:rFonts w:ascii="Times New Roman" w:hAnsi="Times New Roman"/>
          <w:color w:val="000000"/>
          <w:sz w:val="20"/>
          <w:szCs w:val="20"/>
        </w:rPr>
      </w:pPr>
      <w:r w:rsidRPr="00C34688">
        <w:rPr>
          <w:rFonts w:ascii="Calibri" w:hAnsi="Calibri"/>
          <w:noProof/>
          <w:lang w:eastAsia="en-US"/>
        </w:rPr>
        <w:pict>
          <v:shape id="_x0000_s1930" type="#_x0000_t202" style="position:absolute;left:0;text-align:left;margin-left:520.2pt;margin-top:.05pt;width:1in;height:184.35pt;z-index:-251658240;mso-position-horizontal-relative:page" o:allowincell="f" filled="f" stroked="f">
            <v:textbox style="layout-flow:vertical" inset="0,0,0,0">
              <w:txbxContent>
                <w:p w:rsidR="00F42301" w:rsidRDefault="00F42301" w:rsidP="0055783E">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E</w:t>
                  </w:r>
                  <w:r>
                    <w:rPr>
                      <w:rFonts w:ascii="Impact" w:hAnsi="Impact" w:cs="Impact"/>
                      <w:color w:val="A3A3A3"/>
                      <w:spacing w:val="-115"/>
                      <w:position w:val="1"/>
                      <w:sz w:val="105"/>
                      <w:szCs w:val="105"/>
                    </w:rPr>
                    <w:t xml:space="preserve"> </w:t>
                  </w:r>
                </w:p>
              </w:txbxContent>
            </v:textbox>
            <w10:wrap anchorx="page"/>
          </v:shape>
        </w:pict>
      </w:r>
      <w:r>
        <w:rPr>
          <w:rFonts w:ascii="Times New Roman" w:hAnsi="Times New Roman"/>
          <w:color w:val="191919"/>
          <w:spacing w:val="-8"/>
          <w:sz w:val="20"/>
          <w:szCs w:val="20"/>
        </w:rPr>
        <w:t>W</w:t>
      </w:r>
      <w:r>
        <w:rPr>
          <w:rFonts w:ascii="Times New Roman" w:hAnsi="Times New Roman"/>
          <w:color w:val="191919"/>
          <w:sz w:val="20"/>
          <w:szCs w:val="20"/>
        </w:rPr>
        <w:t>ithin the first nine semester hours of stud</w:t>
      </w:r>
      <w:r>
        <w:rPr>
          <w:rFonts w:ascii="Times New Roman" w:hAnsi="Times New Roman"/>
          <w:color w:val="191919"/>
          <w:spacing w:val="-13"/>
          <w:sz w:val="20"/>
          <w:szCs w:val="20"/>
        </w:rPr>
        <w:t>y</w:t>
      </w:r>
      <w:r>
        <w:rPr>
          <w:rFonts w:ascii="Times New Roman" w:hAnsi="Times New Roman"/>
          <w:color w:val="191919"/>
          <w:sz w:val="20"/>
          <w:szCs w:val="20"/>
        </w:rPr>
        <w:t>, the regular status student is required to complete a planned degree program of study with the advice and approval of his/her academic adviso</w:t>
      </w:r>
      <w:r>
        <w:rPr>
          <w:rFonts w:ascii="Times New Roman" w:hAnsi="Times New Roman"/>
          <w:color w:val="191919"/>
          <w:spacing w:val="-11"/>
          <w:sz w:val="20"/>
          <w:szCs w:val="20"/>
        </w:rPr>
        <w:t>r</w:t>
      </w:r>
      <w:r>
        <w:rPr>
          <w:rFonts w:ascii="Times New Roman" w:hAnsi="Times New Roman"/>
          <w:color w:val="191919"/>
          <w:sz w:val="20"/>
          <w:szCs w:val="20"/>
        </w:rPr>
        <w:t>. Copies of this planned program will be filed with the Graduate School, the academic department</w:t>
      </w:r>
    </w:p>
    <w:p w:rsidR="00F42301" w:rsidRDefault="00F42301" w:rsidP="0055783E">
      <w:pPr>
        <w:widowControl w:val="0"/>
        <w:autoSpaceDE w:val="0"/>
        <w:autoSpaceDN w:val="0"/>
        <w:adjustRightInd w:val="0"/>
        <w:spacing w:after="0"/>
        <w:ind w:left="879"/>
        <w:rPr>
          <w:rFonts w:ascii="Times New Roman" w:hAnsi="Times New Roman"/>
          <w:color w:val="000000"/>
          <w:sz w:val="20"/>
          <w:szCs w:val="20"/>
        </w:rPr>
      </w:pPr>
      <w:r>
        <w:rPr>
          <w:rFonts w:ascii="Times New Roman" w:hAnsi="Times New Roman"/>
          <w:color w:val="191919"/>
          <w:sz w:val="20"/>
          <w:szCs w:val="20"/>
        </w:rPr>
        <w:t xml:space="preserve">in which the degree is to be awarded and the </w:t>
      </w:r>
      <w:ins w:id="0" w:author="jhawkins" w:date="2011-04-04T17:21:00Z">
        <w:r>
          <w:rPr>
            <w:rFonts w:ascii="Times New Roman" w:hAnsi="Times New Roman"/>
            <w:color w:val="191919"/>
            <w:sz w:val="20"/>
            <w:szCs w:val="20"/>
          </w:rPr>
          <w:t xml:space="preserve">Office of Academic Services and </w:t>
        </w:r>
      </w:ins>
      <w:r>
        <w:rPr>
          <w:rFonts w:ascii="Times New Roman" w:hAnsi="Times New Roman"/>
          <w:color w:val="191919"/>
          <w:sz w:val="20"/>
          <w:szCs w:val="20"/>
        </w:rPr>
        <w:t>Registra</w:t>
      </w:r>
      <w:r>
        <w:rPr>
          <w:rFonts w:ascii="Times New Roman" w:hAnsi="Times New Roman"/>
          <w:color w:val="191919"/>
          <w:spacing w:val="8"/>
          <w:sz w:val="20"/>
          <w:szCs w:val="20"/>
        </w:rPr>
        <w:t>r</w:t>
      </w:r>
      <w:del w:id="1" w:author="jhawkins" w:date="2011-04-04T17:21:00Z">
        <w:r w:rsidDel="00D85CB4">
          <w:rPr>
            <w:rFonts w:ascii="Times New Roman" w:hAnsi="Times New Roman"/>
            <w:color w:val="191919"/>
            <w:spacing w:val="-11"/>
            <w:sz w:val="20"/>
            <w:szCs w:val="20"/>
          </w:rPr>
          <w:delText>’</w:delText>
        </w:r>
        <w:r w:rsidDel="00D85CB4">
          <w:rPr>
            <w:rFonts w:ascii="Times New Roman" w:hAnsi="Times New Roman"/>
            <w:color w:val="191919"/>
            <w:sz w:val="20"/>
            <w:szCs w:val="20"/>
          </w:rPr>
          <w:delText>s O</w:delText>
        </w:r>
        <w:r w:rsidDel="00D85CB4">
          <w:rPr>
            <w:rFonts w:ascii="Times New Roman" w:hAnsi="Times New Roman"/>
            <w:color w:val="191919"/>
            <w:spacing w:val="-4"/>
            <w:sz w:val="20"/>
            <w:szCs w:val="20"/>
          </w:rPr>
          <w:delText>f</w:delText>
        </w:r>
        <w:r w:rsidDel="00D85CB4">
          <w:rPr>
            <w:rFonts w:ascii="Times New Roman" w:hAnsi="Times New Roman"/>
            <w:color w:val="191919"/>
            <w:sz w:val="20"/>
            <w:szCs w:val="20"/>
          </w:rPr>
          <w:delText>fice</w:delText>
        </w:r>
      </w:del>
      <w:r>
        <w:rPr>
          <w:rFonts w:ascii="Times New Roman" w:hAnsi="Times New Roman"/>
          <w:color w:val="191919"/>
          <w:sz w:val="20"/>
          <w:szCs w:val="20"/>
        </w:rPr>
        <w:t>.</w:t>
      </w:r>
    </w:p>
    <w:p w:rsidR="00F42301" w:rsidRDefault="00F42301" w:rsidP="0055783E">
      <w:pPr>
        <w:widowControl w:val="0"/>
        <w:autoSpaceDE w:val="0"/>
        <w:autoSpaceDN w:val="0"/>
        <w:adjustRightInd w:val="0"/>
        <w:spacing w:before="10" w:after="0" w:line="250" w:lineRule="auto"/>
        <w:ind w:left="879" w:right="2072" w:firstLine="360"/>
        <w:rPr>
          <w:rFonts w:ascii="Times New Roman" w:hAnsi="Times New Roman"/>
          <w:color w:val="000000"/>
          <w:sz w:val="20"/>
          <w:szCs w:val="20"/>
        </w:rPr>
      </w:pPr>
      <w:r>
        <w:rPr>
          <w:rFonts w:ascii="Times New Roman" w:hAnsi="Times New Roman"/>
          <w:color w:val="191919"/>
          <w:sz w:val="20"/>
          <w:szCs w:val="20"/>
        </w:rPr>
        <w:t>Any adjustments or corrections of this approved program must be endorsed by the depart- mental chairperson and filed with the Graduate School.</w:t>
      </w:r>
      <w:r>
        <w:rPr>
          <w:rFonts w:ascii="Times New Roman" w:hAnsi="Times New Roman"/>
          <w:color w:val="191919"/>
          <w:spacing w:val="-11"/>
          <w:sz w:val="20"/>
          <w:szCs w:val="20"/>
        </w:rPr>
        <w:t xml:space="preserve"> </w:t>
      </w:r>
      <w:r>
        <w:rPr>
          <w:rFonts w:ascii="Times New Roman" w:hAnsi="Times New Roman"/>
          <w:color w:val="191919"/>
          <w:sz w:val="20"/>
          <w:szCs w:val="20"/>
        </w:rPr>
        <w:t>A</w:t>
      </w:r>
      <w:r>
        <w:rPr>
          <w:rFonts w:ascii="Times New Roman" w:hAnsi="Times New Roman"/>
          <w:color w:val="191919"/>
          <w:spacing w:val="-11"/>
          <w:sz w:val="20"/>
          <w:szCs w:val="20"/>
        </w:rPr>
        <w:t xml:space="preserve"> </w:t>
      </w:r>
      <w:r>
        <w:rPr>
          <w:rFonts w:ascii="Times New Roman" w:hAnsi="Times New Roman"/>
          <w:color w:val="191919"/>
          <w:sz w:val="20"/>
          <w:szCs w:val="20"/>
        </w:rPr>
        <w:t>final planned program is submitted at the time that the student applies for graduation.</w:t>
      </w:r>
      <w:r>
        <w:rPr>
          <w:rFonts w:ascii="Times New Roman" w:hAnsi="Times New Roman"/>
          <w:color w:val="191919"/>
          <w:spacing w:val="-11"/>
          <w:sz w:val="20"/>
          <w:szCs w:val="20"/>
        </w:rPr>
        <w:t xml:space="preserve"> </w:t>
      </w:r>
      <w:r>
        <w:rPr>
          <w:rFonts w:ascii="Times New Roman" w:hAnsi="Times New Roman"/>
          <w:color w:val="191919"/>
          <w:sz w:val="20"/>
          <w:szCs w:val="20"/>
        </w:rPr>
        <w:t>Adjustments to the final planned program are not permitted.</w:t>
      </w:r>
    </w:p>
    <w:p w:rsidR="00F42301" w:rsidRDefault="00F42301" w:rsidP="0055783E">
      <w:pPr>
        <w:widowControl w:val="0"/>
        <w:autoSpaceDE w:val="0"/>
        <w:autoSpaceDN w:val="0"/>
        <w:adjustRightInd w:val="0"/>
        <w:spacing w:after="0" w:line="240" w:lineRule="exact"/>
        <w:rPr>
          <w:rFonts w:ascii="Times New Roman" w:hAnsi="Times New Roman"/>
          <w:color w:val="000000"/>
          <w:sz w:val="24"/>
          <w:szCs w:val="24"/>
        </w:rPr>
      </w:pPr>
    </w:p>
    <w:p w:rsidR="00F42301" w:rsidRDefault="00F42301" w:rsidP="0055783E">
      <w:pPr>
        <w:widowControl w:val="0"/>
        <w:autoSpaceDE w:val="0"/>
        <w:autoSpaceDN w:val="0"/>
        <w:adjustRightInd w:val="0"/>
        <w:spacing w:after="0"/>
        <w:ind w:left="879"/>
        <w:rPr>
          <w:rFonts w:ascii="Times New Roman" w:hAnsi="Times New Roman"/>
          <w:color w:val="000000"/>
          <w:sz w:val="20"/>
          <w:szCs w:val="20"/>
        </w:rPr>
      </w:pPr>
      <w:r>
        <w:rPr>
          <w:rFonts w:ascii="Times New Roman" w:hAnsi="Times New Roman"/>
          <w:b/>
          <w:bCs/>
          <w:color w:val="191919"/>
          <w:sz w:val="20"/>
          <w:szCs w:val="20"/>
        </w:rPr>
        <w:t>Academic Standards</w:t>
      </w:r>
    </w:p>
    <w:p w:rsidR="00F42301" w:rsidRDefault="00F42301" w:rsidP="0055783E">
      <w:pPr>
        <w:widowControl w:val="0"/>
        <w:autoSpaceDE w:val="0"/>
        <w:autoSpaceDN w:val="0"/>
        <w:adjustRightInd w:val="0"/>
        <w:spacing w:before="10" w:after="0" w:line="250" w:lineRule="auto"/>
        <w:ind w:left="879" w:right="2028" w:firstLine="360"/>
        <w:rPr>
          <w:rFonts w:ascii="Times New Roman" w:hAnsi="Times New Roman"/>
          <w:color w:val="000000"/>
          <w:sz w:val="20"/>
          <w:szCs w:val="20"/>
        </w:rPr>
      </w:pPr>
      <w:r>
        <w:rPr>
          <w:rFonts w:ascii="Times New Roman" w:hAnsi="Times New Roman"/>
          <w:color w:val="191919"/>
          <w:sz w:val="20"/>
          <w:szCs w:val="20"/>
        </w:rPr>
        <w:t>The University is committed to o</w:t>
      </w:r>
      <w:r>
        <w:rPr>
          <w:rFonts w:ascii="Times New Roman" w:hAnsi="Times New Roman"/>
          <w:color w:val="191919"/>
          <w:spacing w:val="-4"/>
          <w:sz w:val="20"/>
          <w:szCs w:val="20"/>
        </w:rPr>
        <w:t>f</w:t>
      </w:r>
      <w:r>
        <w:rPr>
          <w:rFonts w:ascii="Times New Roman" w:hAnsi="Times New Roman"/>
          <w:color w:val="191919"/>
          <w:sz w:val="20"/>
          <w:szCs w:val="20"/>
        </w:rPr>
        <w:t>fering a high quality graduate program. Graduate students are required to maintain a minimum 3.0 grade-point average. For this reason, caution is exercised in retaining any student whose grades fall below acceptable academic standards.</w:t>
      </w:r>
      <w:r>
        <w:rPr>
          <w:rFonts w:ascii="Times New Roman" w:hAnsi="Times New Roman"/>
          <w:color w:val="191919"/>
          <w:spacing w:val="-11"/>
          <w:sz w:val="20"/>
          <w:szCs w:val="20"/>
        </w:rPr>
        <w:t xml:space="preserve"> </w:t>
      </w:r>
      <w:r>
        <w:rPr>
          <w:rFonts w:ascii="Times New Roman" w:hAnsi="Times New Roman"/>
          <w:color w:val="191919"/>
          <w:sz w:val="20"/>
          <w:szCs w:val="20"/>
        </w:rPr>
        <w:t>All grades re- ceived for graduate courses taken at</w:t>
      </w:r>
      <w:r>
        <w:rPr>
          <w:rFonts w:ascii="Times New Roman" w:hAnsi="Times New Roman"/>
          <w:color w:val="191919"/>
          <w:spacing w:val="-11"/>
          <w:sz w:val="20"/>
          <w:szCs w:val="20"/>
        </w:rPr>
        <w:t xml:space="preserve"> </w:t>
      </w:r>
      <w:r>
        <w:rPr>
          <w:rFonts w:ascii="Times New Roman" w:hAnsi="Times New Roman"/>
          <w:color w:val="191919"/>
          <w:sz w:val="20"/>
          <w:szCs w:val="20"/>
        </w:rPr>
        <w:t>Albany State University will be used in the calculation of the cumulative grade-point average.</w:t>
      </w:r>
    </w:p>
    <w:p w:rsidR="00F42301" w:rsidRDefault="00F42301" w:rsidP="0055783E">
      <w:pPr>
        <w:widowControl w:val="0"/>
        <w:autoSpaceDE w:val="0"/>
        <w:autoSpaceDN w:val="0"/>
        <w:adjustRightInd w:val="0"/>
        <w:spacing w:after="0" w:line="240" w:lineRule="exact"/>
        <w:rPr>
          <w:rFonts w:ascii="Times New Roman" w:hAnsi="Times New Roman"/>
          <w:color w:val="000000"/>
          <w:sz w:val="24"/>
          <w:szCs w:val="24"/>
        </w:rPr>
      </w:pPr>
    </w:p>
    <w:p w:rsidR="00F42301" w:rsidRDefault="00F42301" w:rsidP="0055783E">
      <w:pPr>
        <w:widowControl w:val="0"/>
        <w:autoSpaceDE w:val="0"/>
        <w:autoSpaceDN w:val="0"/>
        <w:adjustRightInd w:val="0"/>
        <w:spacing w:after="0"/>
        <w:ind w:left="879"/>
        <w:rPr>
          <w:rFonts w:ascii="Times New Roman" w:hAnsi="Times New Roman"/>
          <w:color w:val="000000"/>
          <w:sz w:val="20"/>
          <w:szCs w:val="20"/>
        </w:rPr>
      </w:pPr>
      <w:r w:rsidRPr="00C34688">
        <w:rPr>
          <w:rFonts w:ascii="Calibri" w:hAnsi="Calibri"/>
          <w:noProof/>
          <w:lang w:eastAsia="en-US"/>
        </w:rPr>
        <w:pict>
          <v:shape id="_x0000_s1931" type="#_x0000_t202" style="position:absolute;left:0;text-align:left;margin-left:520.2pt;margin-top:356.95pt;width:1in;height:270.75pt;z-index:-251658240;mso-position-horizontal-relative:page;mso-position-vertical-relative:page" o:allowincell="f" filled="f" stroked="f">
            <v:textbox style="layout-flow:vertical" inset="0,0,0,0">
              <w:txbxContent>
                <w:p w:rsidR="00F42301" w:rsidRDefault="00F42301" w:rsidP="0055783E">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P</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ROGRAM</w:t>
                  </w:r>
                  <w:r>
                    <w:rPr>
                      <w:rFonts w:ascii="Impact" w:hAnsi="Impact" w:cs="Impact"/>
                      <w:color w:val="A3A3A3"/>
                      <w:position w:val="1"/>
                      <w:sz w:val="105"/>
                      <w:szCs w:val="105"/>
                    </w:rPr>
                    <w:t>S</w:t>
                  </w:r>
                  <w:r>
                    <w:rPr>
                      <w:rFonts w:ascii="Impact" w:hAnsi="Impact" w:cs="Impact"/>
                      <w:color w:val="A3A3A3"/>
                      <w:spacing w:val="-115"/>
                      <w:position w:val="1"/>
                      <w:sz w:val="105"/>
                      <w:szCs w:val="105"/>
                    </w:rPr>
                    <w:t xml:space="preserve"> </w:t>
                  </w:r>
                </w:p>
              </w:txbxContent>
            </v:textbox>
            <w10:wrap anchorx="page" anchory="page"/>
          </v:shape>
        </w:pict>
      </w:r>
      <w:r>
        <w:rPr>
          <w:rFonts w:ascii="Times New Roman" w:hAnsi="Times New Roman"/>
          <w:b/>
          <w:bCs/>
          <w:color w:val="191919"/>
          <w:sz w:val="20"/>
          <w:szCs w:val="20"/>
        </w:rPr>
        <w:t>Grading System</w:t>
      </w:r>
    </w:p>
    <w:p w:rsidR="00F42301" w:rsidRDefault="00F42301" w:rsidP="0055783E">
      <w:pPr>
        <w:widowControl w:val="0"/>
        <w:autoSpaceDE w:val="0"/>
        <w:autoSpaceDN w:val="0"/>
        <w:adjustRightInd w:val="0"/>
        <w:spacing w:before="10" w:after="0" w:line="250" w:lineRule="auto"/>
        <w:ind w:left="879" w:right="1970" w:firstLine="360"/>
        <w:rPr>
          <w:rFonts w:ascii="Times New Roman" w:hAnsi="Times New Roman"/>
          <w:color w:val="000000"/>
          <w:sz w:val="20"/>
          <w:szCs w:val="20"/>
        </w:rPr>
      </w:pPr>
      <w:r>
        <w:rPr>
          <w:rFonts w:ascii="Times New Roman" w:hAnsi="Times New Roman"/>
          <w:color w:val="191919"/>
          <w:sz w:val="20"/>
          <w:szCs w:val="20"/>
        </w:rPr>
        <w:t>Final grades are submitted to the Records O</w:t>
      </w:r>
      <w:r>
        <w:rPr>
          <w:rFonts w:ascii="Times New Roman" w:hAnsi="Times New Roman"/>
          <w:color w:val="191919"/>
          <w:spacing w:val="-4"/>
          <w:sz w:val="20"/>
          <w:szCs w:val="20"/>
        </w:rPr>
        <w:t>f</w:t>
      </w:r>
      <w:r>
        <w:rPr>
          <w:rFonts w:ascii="Times New Roman" w:hAnsi="Times New Roman"/>
          <w:color w:val="191919"/>
          <w:sz w:val="20"/>
          <w:szCs w:val="20"/>
        </w:rPr>
        <w:t>fice at the end of the semeste</w:t>
      </w:r>
      <w:r>
        <w:rPr>
          <w:rFonts w:ascii="Times New Roman" w:hAnsi="Times New Roman"/>
          <w:color w:val="191919"/>
          <w:spacing w:val="-8"/>
          <w:sz w:val="20"/>
          <w:szCs w:val="20"/>
        </w:rPr>
        <w:t>r</w:t>
      </w:r>
      <w:r>
        <w:rPr>
          <w:rFonts w:ascii="Times New Roman" w:hAnsi="Times New Roman"/>
          <w:color w:val="191919"/>
          <w:sz w:val="20"/>
          <w:szCs w:val="20"/>
        </w:rPr>
        <w:t>, and these are made a part of a student's permanent record. Copies of these reports are sent to the students, to de- partmental chairpersons and to the parents and guardians upon approved request.</w:t>
      </w:r>
    </w:p>
    <w:p w:rsidR="00F42301" w:rsidRDefault="00F42301" w:rsidP="0055783E">
      <w:pPr>
        <w:widowControl w:val="0"/>
        <w:autoSpaceDE w:val="0"/>
        <w:autoSpaceDN w:val="0"/>
        <w:adjustRightInd w:val="0"/>
        <w:spacing w:after="0"/>
        <w:ind w:left="1239"/>
        <w:rPr>
          <w:rFonts w:ascii="Times New Roman" w:hAnsi="Times New Roman"/>
          <w:color w:val="000000"/>
          <w:sz w:val="20"/>
          <w:szCs w:val="20"/>
        </w:rPr>
      </w:pPr>
      <w:r>
        <w:rPr>
          <w:rFonts w:ascii="Times New Roman" w:hAnsi="Times New Roman"/>
          <w:color w:val="191919"/>
          <w:sz w:val="20"/>
          <w:szCs w:val="20"/>
        </w:rPr>
        <w:t>The o</w:t>
      </w:r>
      <w:r>
        <w:rPr>
          <w:rFonts w:ascii="Times New Roman" w:hAnsi="Times New Roman"/>
          <w:color w:val="191919"/>
          <w:spacing w:val="-4"/>
          <w:sz w:val="20"/>
          <w:szCs w:val="20"/>
        </w:rPr>
        <w:t>f</w:t>
      </w:r>
      <w:r>
        <w:rPr>
          <w:rFonts w:ascii="Times New Roman" w:hAnsi="Times New Roman"/>
          <w:color w:val="191919"/>
          <w:sz w:val="20"/>
          <w:szCs w:val="20"/>
        </w:rPr>
        <w:t>ficial grades with the meanings and quality points follow:</w:t>
      </w:r>
    </w:p>
    <w:p w:rsidR="00F42301" w:rsidRDefault="00F42301" w:rsidP="0055783E">
      <w:pPr>
        <w:widowControl w:val="0"/>
        <w:autoSpaceDE w:val="0"/>
        <w:autoSpaceDN w:val="0"/>
        <w:adjustRightInd w:val="0"/>
        <w:spacing w:before="10" w:after="0" w:line="250" w:lineRule="auto"/>
        <w:ind w:left="1239" w:right="2945"/>
        <w:rPr>
          <w:rFonts w:ascii="Times New Roman" w:hAnsi="Times New Roman"/>
          <w:color w:val="000000"/>
          <w:sz w:val="20"/>
          <w:szCs w:val="20"/>
        </w:rPr>
      </w:pPr>
      <w:r>
        <w:rPr>
          <w:rFonts w:ascii="Times New Roman" w:hAnsi="Times New Roman"/>
          <w:color w:val="191919"/>
          <w:sz w:val="20"/>
          <w:szCs w:val="20"/>
        </w:rPr>
        <w:t>"A"</w:t>
      </w:r>
      <w:r>
        <w:rPr>
          <w:rFonts w:ascii="Times New Roman" w:hAnsi="Times New Roman"/>
          <w:color w:val="191919"/>
          <w:spacing w:val="2"/>
          <w:sz w:val="20"/>
          <w:szCs w:val="20"/>
        </w:rPr>
        <w:t xml:space="preserve"> </w:t>
      </w:r>
      <w:r>
        <w:rPr>
          <w:rFonts w:ascii="Times New Roman" w:hAnsi="Times New Roman"/>
          <w:color w:val="191919"/>
          <w:sz w:val="20"/>
          <w:szCs w:val="20"/>
        </w:rPr>
        <w:t>EXCELLEN</w:t>
      </w:r>
      <w:r>
        <w:rPr>
          <w:rFonts w:ascii="Times New Roman" w:hAnsi="Times New Roman"/>
          <w:color w:val="191919"/>
          <w:spacing w:val="-10"/>
          <w:sz w:val="20"/>
          <w:szCs w:val="20"/>
        </w:rPr>
        <w:t>T</w:t>
      </w:r>
      <w:r>
        <w:rPr>
          <w:rFonts w:ascii="Times New Roman" w:hAnsi="Times New Roman"/>
          <w:color w:val="191919"/>
          <w:sz w:val="20"/>
          <w:szCs w:val="20"/>
        </w:rPr>
        <w:t>: Four quality points are allowed for each semester credit hou</w:t>
      </w:r>
      <w:r>
        <w:rPr>
          <w:rFonts w:ascii="Times New Roman" w:hAnsi="Times New Roman"/>
          <w:color w:val="191919"/>
          <w:spacing w:val="-11"/>
          <w:sz w:val="20"/>
          <w:szCs w:val="20"/>
        </w:rPr>
        <w:t>r</w:t>
      </w:r>
      <w:r>
        <w:rPr>
          <w:rFonts w:ascii="Times New Roman" w:hAnsi="Times New Roman"/>
          <w:color w:val="191919"/>
          <w:sz w:val="20"/>
          <w:szCs w:val="20"/>
        </w:rPr>
        <w:t>. "B"</w:t>
      </w:r>
      <w:r>
        <w:rPr>
          <w:rFonts w:ascii="Times New Roman" w:hAnsi="Times New Roman"/>
          <w:color w:val="191919"/>
          <w:spacing w:val="13"/>
          <w:sz w:val="20"/>
          <w:szCs w:val="20"/>
        </w:rPr>
        <w:t xml:space="preserve"> </w:t>
      </w:r>
      <w:r>
        <w:rPr>
          <w:rFonts w:ascii="Times New Roman" w:hAnsi="Times New Roman"/>
          <w:color w:val="191919"/>
          <w:sz w:val="20"/>
          <w:szCs w:val="20"/>
        </w:rPr>
        <w:t>GOOD:</w:t>
      </w:r>
      <w:r>
        <w:rPr>
          <w:rFonts w:ascii="Times New Roman" w:hAnsi="Times New Roman"/>
          <w:color w:val="191919"/>
          <w:spacing w:val="-4"/>
          <w:sz w:val="20"/>
          <w:szCs w:val="20"/>
        </w:rPr>
        <w:t xml:space="preserve"> </w:t>
      </w:r>
      <w:r>
        <w:rPr>
          <w:rFonts w:ascii="Times New Roman" w:hAnsi="Times New Roman"/>
          <w:color w:val="191919"/>
          <w:sz w:val="20"/>
          <w:szCs w:val="20"/>
        </w:rPr>
        <w:t>Three quality points are allowed for each semester credit hou</w:t>
      </w:r>
      <w:r>
        <w:rPr>
          <w:rFonts w:ascii="Times New Roman" w:hAnsi="Times New Roman"/>
          <w:color w:val="191919"/>
          <w:spacing w:val="-11"/>
          <w:sz w:val="20"/>
          <w:szCs w:val="20"/>
        </w:rPr>
        <w:t>r</w:t>
      </w:r>
      <w:r>
        <w:rPr>
          <w:rFonts w:ascii="Times New Roman" w:hAnsi="Times New Roman"/>
          <w:color w:val="191919"/>
          <w:sz w:val="20"/>
          <w:szCs w:val="20"/>
        </w:rPr>
        <w:t>.</w:t>
      </w:r>
    </w:p>
    <w:p w:rsidR="00F42301" w:rsidRDefault="00F42301" w:rsidP="0055783E">
      <w:pPr>
        <w:widowControl w:val="0"/>
        <w:autoSpaceDE w:val="0"/>
        <w:autoSpaceDN w:val="0"/>
        <w:adjustRightInd w:val="0"/>
        <w:spacing w:after="0"/>
        <w:ind w:left="1239"/>
        <w:rPr>
          <w:rFonts w:ascii="Times New Roman" w:hAnsi="Times New Roman"/>
          <w:color w:val="000000"/>
          <w:sz w:val="20"/>
          <w:szCs w:val="20"/>
        </w:rPr>
      </w:pPr>
      <w:r>
        <w:rPr>
          <w:rFonts w:ascii="Times New Roman" w:hAnsi="Times New Roman"/>
          <w:color w:val="191919"/>
          <w:sz w:val="20"/>
          <w:szCs w:val="20"/>
        </w:rPr>
        <w:t>"C"</w:t>
      </w:r>
      <w:r>
        <w:rPr>
          <w:rFonts w:ascii="Times New Roman" w:hAnsi="Times New Roman"/>
          <w:color w:val="191919"/>
          <w:spacing w:val="13"/>
          <w:sz w:val="20"/>
          <w:szCs w:val="20"/>
        </w:rPr>
        <w:t xml:space="preserve"> </w:t>
      </w:r>
      <w:r>
        <w:rPr>
          <w:rFonts w:ascii="Times New Roman" w:hAnsi="Times New Roman"/>
          <w:color w:val="191919"/>
          <w:sz w:val="20"/>
          <w:szCs w:val="20"/>
        </w:rPr>
        <w:t>S</w:t>
      </w:r>
      <w:r>
        <w:rPr>
          <w:rFonts w:ascii="Times New Roman" w:hAnsi="Times New Roman"/>
          <w:color w:val="191919"/>
          <w:spacing w:val="-22"/>
          <w:sz w:val="20"/>
          <w:szCs w:val="20"/>
        </w:rPr>
        <w:t>A</w:t>
      </w:r>
      <w:r>
        <w:rPr>
          <w:rFonts w:ascii="Times New Roman" w:hAnsi="Times New Roman"/>
          <w:color w:val="191919"/>
          <w:sz w:val="20"/>
          <w:szCs w:val="20"/>
        </w:rPr>
        <w:t>TIS</w:t>
      </w:r>
      <w:r>
        <w:rPr>
          <w:rFonts w:ascii="Times New Roman" w:hAnsi="Times New Roman"/>
          <w:color w:val="191919"/>
          <w:spacing w:val="-15"/>
          <w:sz w:val="20"/>
          <w:szCs w:val="20"/>
        </w:rPr>
        <w:t>F</w:t>
      </w:r>
      <w:r>
        <w:rPr>
          <w:rFonts w:ascii="Times New Roman" w:hAnsi="Times New Roman"/>
          <w:color w:val="191919"/>
          <w:sz w:val="20"/>
          <w:szCs w:val="20"/>
        </w:rPr>
        <w:t>AC</w:t>
      </w:r>
      <w:r>
        <w:rPr>
          <w:rFonts w:ascii="Times New Roman" w:hAnsi="Times New Roman"/>
          <w:color w:val="191919"/>
          <w:spacing w:val="-4"/>
          <w:sz w:val="20"/>
          <w:szCs w:val="20"/>
        </w:rPr>
        <w:t>T</w:t>
      </w:r>
      <w:r>
        <w:rPr>
          <w:rFonts w:ascii="Times New Roman" w:hAnsi="Times New Roman"/>
          <w:color w:val="191919"/>
          <w:sz w:val="20"/>
          <w:szCs w:val="20"/>
        </w:rPr>
        <w:t>O</w:t>
      </w:r>
      <w:r>
        <w:rPr>
          <w:rFonts w:ascii="Times New Roman" w:hAnsi="Times New Roman"/>
          <w:color w:val="191919"/>
          <w:spacing w:val="-11"/>
          <w:sz w:val="20"/>
          <w:szCs w:val="20"/>
        </w:rPr>
        <w:t>R</w:t>
      </w:r>
      <w:r>
        <w:rPr>
          <w:rFonts w:ascii="Times New Roman" w:hAnsi="Times New Roman"/>
          <w:color w:val="191919"/>
          <w:spacing w:val="-18"/>
          <w:sz w:val="20"/>
          <w:szCs w:val="20"/>
        </w:rPr>
        <w:t>Y</w:t>
      </w:r>
      <w:r>
        <w:rPr>
          <w:rFonts w:ascii="Times New Roman" w:hAnsi="Times New Roman"/>
          <w:color w:val="191919"/>
          <w:sz w:val="20"/>
          <w:szCs w:val="20"/>
        </w:rPr>
        <w:t>:</w:t>
      </w:r>
      <w:r>
        <w:rPr>
          <w:rFonts w:ascii="Times New Roman" w:hAnsi="Times New Roman"/>
          <w:color w:val="191919"/>
          <w:spacing w:val="-4"/>
          <w:sz w:val="20"/>
          <w:szCs w:val="20"/>
        </w:rPr>
        <w:t xml:space="preserve"> </w:t>
      </w:r>
      <w:r>
        <w:rPr>
          <w:rFonts w:ascii="Times New Roman" w:hAnsi="Times New Roman"/>
          <w:color w:val="191919"/>
          <w:spacing w:val="-14"/>
          <w:sz w:val="20"/>
          <w:szCs w:val="20"/>
        </w:rPr>
        <w:t>T</w:t>
      </w:r>
      <w:r>
        <w:rPr>
          <w:rFonts w:ascii="Times New Roman" w:hAnsi="Times New Roman"/>
          <w:color w:val="191919"/>
          <w:sz w:val="20"/>
          <w:szCs w:val="20"/>
        </w:rPr>
        <w:t>wo quality points are allowed for each semester credit hour</w:t>
      </w:r>
    </w:p>
    <w:p w:rsidR="00F42301" w:rsidRDefault="00F42301" w:rsidP="0055783E">
      <w:pPr>
        <w:widowControl w:val="0"/>
        <w:autoSpaceDE w:val="0"/>
        <w:autoSpaceDN w:val="0"/>
        <w:adjustRightInd w:val="0"/>
        <w:spacing w:before="10" w:after="0" w:line="250" w:lineRule="auto"/>
        <w:ind w:left="1599" w:right="2368" w:hanging="360"/>
        <w:rPr>
          <w:rFonts w:ascii="Times New Roman" w:hAnsi="Times New Roman"/>
          <w:color w:val="000000"/>
          <w:sz w:val="20"/>
          <w:szCs w:val="20"/>
        </w:rPr>
      </w:pPr>
      <w:r>
        <w:rPr>
          <w:rFonts w:ascii="Times New Roman" w:hAnsi="Times New Roman"/>
          <w:color w:val="191919"/>
          <w:sz w:val="20"/>
          <w:szCs w:val="20"/>
        </w:rPr>
        <w:t>"D"</w:t>
      </w:r>
      <w:r>
        <w:rPr>
          <w:rFonts w:ascii="Times New Roman" w:hAnsi="Times New Roman"/>
          <w:color w:val="191919"/>
          <w:spacing w:val="2"/>
          <w:sz w:val="20"/>
          <w:szCs w:val="20"/>
        </w:rPr>
        <w:t xml:space="preserve"> </w:t>
      </w:r>
      <w:r>
        <w:rPr>
          <w:rFonts w:ascii="Times New Roman" w:hAnsi="Times New Roman"/>
          <w:color w:val="191919"/>
          <w:sz w:val="20"/>
          <w:szCs w:val="20"/>
        </w:rPr>
        <w:t>LOWEST</w:t>
      </w:r>
      <w:r>
        <w:rPr>
          <w:rFonts w:ascii="Times New Roman" w:hAnsi="Times New Roman"/>
          <w:color w:val="191919"/>
          <w:spacing w:val="-4"/>
          <w:sz w:val="20"/>
          <w:szCs w:val="20"/>
        </w:rPr>
        <w:t xml:space="preserve"> </w:t>
      </w:r>
      <w:r>
        <w:rPr>
          <w:rFonts w:ascii="Times New Roman" w:hAnsi="Times New Roman"/>
          <w:color w:val="191919"/>
          <w:spacing w:val="-18"/>
          <w:sz w:val="20"/>
          <w:szCs w:val="20"/>
        </w:rPr>
        <w:t>P</w:t>
      </w:r>
      <w:r>
        <w:rPr>
          <w:rFonts w:ascii="Times New Roman" w:hAnsi="Times New Roman"/>
          <w:color w:val="191919"/>
          <w:sz w:val="20"/>
          <w:szCs w:val="20"/>
        </w:rPr>
        <w:t>ASSING GRADE: One quality point is allowed for each semester credit hou</w:t>
      </w:r>
      <w:r>
        <w:rPr>
          <w:rFonts w:ascii="Times New Roman" w:hAnsi="Times New Roman"/>
          <w:color w:val="191919"/>
          <w:spacing w:val="-11"/>
          <w:sz w:val="20"/>
          <w:szCs w:val="20"/>
        </w:rPr>
        <w:t>r</w:t>
      </w:r>
      <w:r>
        <w:rPr>
          <w:rFonts w:ascii="Times New Roman" w:hAnsi="Times New Roman"/>
          <w:color w:val="191919"/>
          <w:sz w:val="20"/>
          <w:szCs w:val="20"/>
        </w:rPr>
        <w:t>.</w:t>
      </w:r>
    </w:p>
    <w:p w:rsidR="00F42301" w:rsidRDefault="00F42301" w:rsidP="0055783E">
      <w:pPr>
        <w:widowControl w:val="0"/>
        <w:autoSpaceDE w:val="0"/>
        <w:autoSpaceDN w:val="0"/>
        <w:adjustRightInd w:val="0"/>
        <w:spacing w:after="0" w:line="250" w:lineRule="auto"/>
        <w:ind w:left="1599" w:right="1995" w:hanging="360"/>
        <w:rPr>
          <w:rFonts w:ascii="Times New Roman" w:hAnsi="Times New Roman"/>
          <w:color w:val="000000"/>
          <w:sz w:val="20"/>
          <w:szCs w:val="20"/>
        </w:rPr>
      </w:pPr>
      <w:r>
        <w:rPr>
          <w:rFonts w:ascii="Times New Roman" w:hAnsi="Times New Roman"/>
          <w:color w:val="191919"/>
          <w:sz w:val="20"/>
          <w:szCs w:val="20"/>
        </w:rPr>
        <w:t>"F"</w:t>
      </w:r>
      <w:r>
        <w:rPr>
          <w:rFonts w:ascii="Times New Roman" w:hAnsi="Times New Roman"/>
          <w:color w:val="191919"/>
          <w:spacing w:val="35"/>
          <w:sz w:val="20"/>
          <w:szCs w:val="20"/>
        </w:rPr>
        <w:t xml:space="preserve"> </w:t>
      </w:r>
      <w:r>
        <w:rPr>
          <w:rFonts w:ascii="Times New Roman" w:hAnsi="Times New Roman"/>
          <w:color w:val="191919"/>
          <w:spacing w:val="-15"/>
          <w:sz w:val="20"/>
          <w:szCs w:val="20"/>
        </w:rPr>
        <w:t>F</w:t>
      </w:r>
      <w:r>
        <w:rPr>
          <w:rFonts w:ascii="Times New Roman" w:hAnsi="Times New Roman"/>
          <w:color w:val="191919"/>
          <w:sz w:val="20"/>
          <w:szCs w:val="20"/>
        </w:rPr>
        <w:t>AILURE:</w:t>
      </w:r>
      <w:r>
        <w:rPr>
          <w:rFonts w:ascii="Times New Roman" w:hAnsi="Times New Roman"/>
          <w:color w:val="191919"/>
          <w:spacing w:val="-4"/>
          <w:sz w:val="20"/>
          <w:szCs w:val="20"/>
        </w:rPr>
        <w:t xml:space="preserve"> </w:t>
      </w:r>
      <w:r>
        <w:rPr>
          <w:rFonts w:ascii="Times New Roman" w:hAnsi="Times New Roman"/>
          <w:color w:val="191919"/>
          <w:sz w:val="20"/>
          <w:szCs w:val="20"/>
        </w:rPr>
        <w:t>This mark indicates poor scholastic work or failure to o</w:t>
      </w:r>
      <w:r>
        <w:rPr>
          <w:rFonts w:ascii="Times New Roman" w:hAnsi="Times New Roman"/>
          <w:color w:val="191919"/>
          <w:spacing w:val="-4"/>
          <w:sz w:val="20"/>
          <w:szCs w:val="20"/>
        </w:rPr>
        <w:t>f</w:t>
      </w:r>
      <w:r>
        <w:rPr>
          <w:rFonts w:ascii="Times New Roman" w:hAnsi="Times New Roman"/>
          <w:color w:val="191919"/>
          <w:sz w:val="20"/>
          <w:szCs w:val="20"/>
        </w:rPr>
        <w:t>ficially withdraw from the course. In such cases, students must take the required courses at the next oppo</w:t>
      </w:r>
      <w:r>
        <w:rPr>
          <w:rFonts w:ascii="Times New Roman" w:hAnsi="Times New Roman"/>
          <w:color w:val="191919"/>
          <w:spacing w:val="-4"/>
          <w:sz w:val="20"/>
          <w:szCs w:val="20"/>
        </w:rPr>
        <w:t>r</w:t>
      </w:r>
      <w:r>
        <w:rPr>
          <w:rFonts w:ascii="Times New Roman" w:hAnsi="Times New Roman"/>
          <w:color w:val="191919"/>
          <w:sz w:val="20"/>
          <w:szCs w:val="20"/>
        </w:rPr>
        <w:t>- tunit</w:t>
      </w:r>
      <w:r>
        <w:rPr>
          <w:rFonts w:ascii="Times New Roman" w:hAnsi="Times New Roman"/>
          <w:color w:val="191919"/>
          <w:spacing w:val="-13"/>
          <w:sz w:val="20"/>
          <w:szCs w:val="20"/>
        </w:rPr>
        <w:t>y</w:t>
      </w:r>
      <w:r>
        <w:rPr>
          <w:rFonts w:ascii="Times New Roman" w:hAnsi="Times New Roman"/>
          <w:color w:val="191919"/>
          <w:sz w:val="20"/>
          <w:szCs w:val="20"/>
        </w:rPr>
        <w:t>. Students may repeat an elective course if desired. No quality points are allowed.</w:t>
      </w:r>
    </w:p>
    <w:p w:rsidR="00F42301" w:rsidRDefault="00F42301" w:rsidP="0055783E">
      <w:pPr>
        <w:widowControl w:val="0"/>
        <w:autoSpaceDE w:val="0"/>
        <w:autoSpaceDN w:val="0"/>
        <w:adjustRightInd w:val="0"/>
        <w:spacing w:after="0" w:line="250" w:lineRule="auto"/>
        <w:ind w:left="1599" w:right="1970" w:hanging="360"/>
        <w:rPr>
          <w:rFonts w:ascii="Times New Roman" w:hAnsi="Times New Roman"/>
          <w:color w:val="000000"/>
          <w:sz w:val="20"/>
          <w:szCs w:val="20"/>
        </w:rPr>
      </w:pPr>
      <w:r>
        <w:rPr>
          <w:rFonts w:ascii="Times New Roman" w:hAnsi="Times New Roman"/>
          <w:color w:val="191919"/>
          <w:sz w:val="20"/>
          <w:szCs w:val="20"/>
        </w:rPr>
        <w:t xml:space="preserve">"I" </w:t>
      </w:r>
      <w:r>
        <w:rPr>
          <w:rFonts w:ascii="Times New Roman" w:hAnsi="Times New Roman"/>
          <w:color w:val="191919"/>
          <w:spacing w:val="30"/>
          <w:sz w:val="20"/>
          <w:szCs w:val="20"/>
        </w:rPr>
        <w:t xml:space="preserve"> </w:t>
      </w:r>
      <w:r>
        <w:rPr>
          <w:rFonts w:ascii="Times New Roman" w:hAnsi="Times New Roman"/>
          <w:color w:val="191919"/>
          <w:sz w:val="20"/>
          <w:szCs w:val="20"/>
        </w:rPr>
        <w:t>This symbol indicates that a student has completed the major portion of the requirements for a given course, but for reasons beyond expected control (such as illness or family eme</w:t>
      </w:r>
      <w:r>
        <w:rPr>
          <w:rFonts w:ascii="Times New Roman" w:hAnsi="Times New Roman"/>
          <w:color w:val="191919"/>
          <w:spacing w:val="-4"/>
          <w:sz w:val="20"/>
          <w:szCs w:val="20"/>
        </w:rPr>
        <w:t>r</w:t>
      </w:r>
      <w:r>
        <w:rPr>
          <w:rFonts w:ascii="Times New Roman" w:hAnsi="Times New Roman"/>
          <w:color w:val="191919"/>
          <w:sz w:val="20"/>
          <w:szCs w:val="20"/>
        </w:rPr>
        <w:t>gency), could not complete the course requirements. Normall</w:t>
      </w:r>
      <w:r>
        <w:rPr>
          <w:rFonts w:ascii="Times New Roman" w:hAnsi="Times New Roman"/>
          <w:color w:val="191919"/>
          <w:spacing w:val="-13"/>
          <w:sz w:val="20"/>
          <w:szCs w:val="20"/>
        </w:rPr>
        <w:t>y</w:t>
      </w:r>
      <w:r>
        <w:rPr>
          <w:rFonts w:ascii="Times New Roman" w:hAnsi="Times New Roman"/>
          <w:color w:val="191919"/>
          <w:sz w:val="20"/>
          <w:szCs w:val="20"/>
        </w:rPr>
        <w:t>, incomplete grades must be removed by the end of the first semester following the awarding of the incom- plete. If an "Incomplete" is not satisfactorily removed after two semesters of matricula- tion, the symbol "I" will be changed to "</w:t>
      </w:r>
      <w:r>
        <w:rPr>
          <w:rFonts w:ascii="Times New Roman" w:hAnsi="Times New Roman"/>
          <w:color w:val="191919"/>
          <w:spacing w:val="-16"/>
          <w:sz w:val="20"/>
          <w:szCs w:val="20"/>
        </w:rPr>
        <w:t>F</w:t>
      </w:r>
      <w:r>
        <w:rPr>
          <w:rFonts w:ascii="Times New Roman" w:hAnsi="Times New Roman"/>
          <w:color w:val="191919"/>
          <w:sz w:val="20"/>
          <w:szCs w:val="20"/>
        </w:rPr>
        <w:t>."</w:t>
      </w:r>
      <w:r>
        <w:rPr>
          <w:rFonts w:ascii="Times New Roman" w:hAnsi="Times New Roman"/>
          <w:color w:val="191919"/>
          <w:spacing w:val="-4"/>
          <w:sz w:val="20"/>
          <w:szCs w:val="20"/>
        </w:rPr>
        <w:t xml:space="preserve"> </w:t>
      </w:r>
      <w:r>
        <w:rPr>
          <w:rFonts w:ascii="Times New Roman" w:hAnsi="Times New Roman"/>
          <w:color w:val="191919"/>
          <w:spacing w:val="-14"/>
          <w:sz w:val="20"/>
          <w:szCs w:val="20"/>
        </w:rPr>
        <w:t>T</w:t>
      </w:r>
      <w:r>
        <w:rPr>
          <w:rFonts w:ascii="Times New Roman" w:hAnsi="Times New Roman"/>
          <w:color w:val="191919"/>
          <w:sz w:val="20"/>
          <w:szCs w:val="20"/>
        </w:rPr>
        <w:t xml:space="preserve">o remove an “Incomplete,” the student must secure a permit from the </w:t>
      </w:r>
      <w:ins w:id="2" w:author="jhawkins" w:date="2011-04-04T17:21:00Z">
        <w:r>
          <w:rPr>
            <w:rFonts w:ascii="Times New Roman" w:hAnsi="Times New Roman"/>
            <w:color w:val="191919"/>
            <w:sz w:val="20"/>
            <w:szCs w:val="20"/>
          </w:rPr>
          <w:t xml:space="preserve">Office of Academic Services and </w:t>
        </w:r>
      </w:ins>
      <w:r>
        <w:rPr>
          <w:rFonts w:ascii="Times New Roman" w:hAnsi="Times New Roman"/>
          <w:color w:val="191919"/>
          <w:sz w:val="20"/>
          <w:szCs w:val="20"/>
        </w:rPr>
        <w:t>Registrar</w:t>
      </w:r>
      <w:del w:id="3" w:author="jhawkins" w:date="2011-04-04T17:21:00Z">
        <w:r w:rsidDel="00D85CB4">
          <w:rPr>
            <w:rFonts w:ascii="Times New Roman" w:hAnsi="Times New Roman"/>
            <w:color w:val="191919"/>
            <w:sz w:val="20"/>
            <w:szCs w:val="20"/>
          </w:rPr>
          <w:delText>'s O</w:delText>
        </w:r>
        <w:r w:rsidDel="00D85CB4">
          <w:rPr>
            <w:rFonts w:ascii="Times New Roman" w:hAnsi="Times New Roman"/>
            <w:color w:val="191919"/>
            <w:spacing w:val="-4"/>
            <w:sz w:val="20"/>
            <w:szCs w:val="20"/>
          </w:rPr>
          <w:delText>f</w:delText>
        </w:r>
        <w:r w:rsidDel="00D85CB4">
          <w:rPr>
            <w:rFonts w:ascii="Times New Roman" w:hAnsi="Times New Roman"/>
            <w:color w:val="191919"/>
            <w:sz w:val="20"/>
            <w:szCs w:val="20"/>
          </w:rPr>
          <w:delText>fice</w:delText>
        </w:r>
      </w:del>
      <w:r>
        <w:rPr>
          <w:rFonts w:ascii="Times New Roman" w:hAnsi="Times New Roman"/>
          <w:color w:val="191919"/>
          <w:sz w:val="20"/>
          <w:szCs w:val="20"/>
        </w:rPr>
        <w:t xml:space="preserve"> and submit it to the instructo</w:t>
      </w:r>
      <w:r>
        <w:rPr>
          <w:rFonts w:ascii="Times New Roman" w:hAnsi="Times New Roman"/>
          <w:color w:val="191919"/>
          <w:spacing w:val="-11"/>
          <w:sz w:val="20"/>
          <w:szCs w:val="20"/>
        </w:rPr>
        <w:t>r</w:t>
      </w:r>
      <w:r>
        <w:rPr>
          <w:rFonts w:ascii="Times New Roman" w:hAnsi="Times New Roman"/>
          <w:color w:val="191919"/>
          <w:sz w:val="20"/>
          <w:szCs w:val="20"/>
        </w:rPr>
        <w:t>.</w:t>
      </w:r>
      <w:r>
        <w:rPr>
          <w:rFonts w:ascii="Times New Roman" w:hAnsi="Times New Roman"/>
          <w:color w:val="191919"/>
          <w:spacing w:val="-4"/>
          <w:sz w:val="20"/>
          <w:szCs w:val="20"/>
        </w:rPr>
        <w:t xml:space="preserve"> </w:t>
      </w:r>
      <w:r>
        <w:rPr>
          <w:rFonts w:ascii="Times New Roman" w:hAnsi="Times New Roman"/>
          <w:color w:val="191919"/>
          <w:sz w:val="20"/>
          <w:szCs w:val="20"/>
        </w:rPr>
        <w:t>The instructor will execute a Request to Remove an Incomplete form and submit it to the O</w:t>
      </w:r>
      <w:r>
        <w:rPr>
          <w:rFonts w:ascii="Times New Roman" w:hAnsi="Times New Roman"/>
          <w:color w:val="191919"/>
          <w:spacing w:val="-4"/>
          <w:sz w:val="20"/>
          <w:szCs w:val="20"/>
        </w:rPr>
        <w:t>f</w:t>
      </w:r>
      <w:r>
        <w:rPr>
          <w:rFonts w:ascii="Times New Roman" w:hAnsi="Times New Roman"/>
          <w:color w:val="191919"/>
          <w:sz w:val="20"/>
          <w:szCs w:val="20"/>
        </w:rPr>
        <w:t xml:space="preserve">fice of the </w:t>
      </w:r>
      <w:r>
        <w:rPr>
          <w:rFonts w:ascii="Times New Roman" w:hAnsi="Times New Roman"/>
          <w:color w:val="191919"/>
          <w:spacing w:val="-12"/>
          <w:sz w:val="20"/>
          <w:szCs w:val="20"/>
        </w:rPr>
        <w:t>V</w:t>
      </w:r>
      <w:r>
        <w:rPr>
          <w:rFonts w:ascii="Times New Roman" w:hAnsi="Times New Roman"/>
          <w:color w:val="191919"/>
          <w:sz w:val="20"/>
          <w:szCs w:val="20"/>
        </w:rPr>
        <w:t>ice President of</w:t>
      </w:r>
      <w:r>
        <w:rPr>
          <w:rFonts w:ascii="Times New Roman" w:hAnsi="Times New Roman"/>
          <w:color w:val="191919"/>
          <w:spacing w:val="-11"/>
          <w:sz w:val="20"/>
          <w:szCs w:val="20"/>
        </w:rPr>
        <w:t xml:space="preserve"> </w:t>
      </w:r>
      <w:r>
        <w:rPr>
          <w:rFonts w:ascii="Times New Roman" w:hAnsi="Times New Roman"/>
          <w:color w:val="191919"/>
          <w:sz w:val="20"/>
          <w:szCs w:val="20"/>
        </w:rPr>
        <w:t>Academic</w:t>
      </w:r>
      <w:r>
        <w:rPr>
          <w:rFonts w:ascii="Times New Roman" w:hAnsi="Times New Roman"/>
          <w:color w:val="191919"/>
          <w:spacing w:val="-11"/>
          <w:sz w:val="20"/>
          <w:szCs w:val="20"/>
        </w:rPr>
        <w:t xml:space="preserve"> </w:t>
      </w:r>
      <w:r>
        <w:rPr>
          <w:rFonts w:ascii="Times New Roman" w:hAnsi="Times New Roman"/>
          <w:color w:val="191919"/>
          <w:sz w:val="20"/>
          <w:szCs w:val="20"/>
        </w:rPr>
        <w:t>A</w:t>
      </w:r>
      <w:r>
        <w:rPr>
          <w:rFonts w:ascii="Times New Roman" w:hAnsi="Times New Roman"/>
          <w:color w:val="191919"/>
          <w:spacing w:val="-4"/>
          <w:sz w:val="20"/>
          <w:szCs w:val="20"/>
        </w:rPr>
        <w:t>f</w:t>
      </w:r>
      <w:r>
        <w:rPr>
          <w:rFonts w:ascii="Times New Roman" w:hAnsi="Times New Roman"/>
          <w:color w:val="191919"/>
          <w:sz w:val="20"/>
          <w:szCs w:val="20"/>
        </w:rPr>
        <w:t>fairs for approval.</w:t>
      </w:r>
    </w:p>
    <w:p w:rsidR="00F42301" w:rsidRDefault="00F42301" w:rsidP="0055783E">
      <w:pPr>
        <w:widowControl w:val="0"/>
        <w:autoSpaceDE w:val="0"/>
        <w:autoSpaceDN w:val="0"/>
        <w:adjustRightInd w:val="0"/>
        <w:spacing w:after="0" w:line="250" w:lineRule="auto"/>
        <w:ind w:left="1599" w:right="1993" w:hanging="360"/>
        <w:rPr>
          <w:rFonts w:ascii="Times New Roman" w:hAnsi="Times New Roman"/>
          <w:color w:val="000000"/>
          <w:sz w:val="20"/>
          <w:szCs w:val="20"/>
        </w:rPr>
      </w:pPr>
      <w:r>
        <w:rPr>
          <w:rFonts w:ascii="Times New Roman" w:hAnsi="Times New Roman"/>
          <w:color w:val="191919"/>
          <w:sz w:val="20"/>
          <w:szCs w:val="20"/>
        </w:rPr>
        <w:t>"IP"</w:t>
      </w:r>
      <w:r>
        <w:rPr>
          <w:rFonts w:ascii="Times New Roman" w:hAnsi="Times New Roman"/>
          <w:color w:val="191919"/>
          <w:spacing w:val="-4"/>
          <w:sz w:val="20"/>
          <w:szCs w:val="20"/>
        </w:rPr>
        <w:t xml:space="preserve"> </w:t>
      </w:r>
      <w:r>
        <w:rPr>
          <w:rFonts w:ascii="Times New Roman" w:hAnsi="Times New Roman"/>
          <w:color w:val="191919"/>
          <w:sz w:val="20"/>
          <w:szCs w:val="20"/>
        </w:rPr>
        <w:t>This symbol  indicates that credit has not been given in courses that require a continua- tion of work beyond the term for which the student signed up for the course.</w:t>
      </w:r>
      <w:r>
        <w:rPr>
          <w:rFonts w:ascii="Times New Roman" w:hAnsi="Times New Roman"/>
          <w:color w:val="191919"/>
          <w:spacing w:val="-4"/>
          <w:sz w:val="20"/>
          <w:szCs w:val="20"/>
        </w:rPr>
        <w:t xml:space="preserve"> </w:t>
      </w:r>
      <w:r>
        <w:rPr>
          <w:rFonts w:ascii="Times New Roman" w:hAnsi="Times New Roman"/>
          <w:color w:val="191919"/>
          <w:sz w:val="20"/>
          <w:szCs w:val="20"/>
        </w:rPr>
        <w:t>The use of this symbol is approved for dissertation and thesis hours and project courses. Students may enroll in and take courses in which the “IP” symbol is awarded for up to three suc- cessive terms.</w:t>
      </w:r>
      <w:r>
        <w:rPr>
          <w:rFonts w:ascii="Times New Roman" w:hAnsi="Times New Roman"/>
          <w:color w:val="191919"/>
          <w:spacing w:val="-4"/>
          <w:sz w:val="20"/>
          <w:szCs w:val="20"/>
        </w:rPr>
        <w:t xml:space="preserve"> </w:t>
      </w:r>
      <w:r>
        <w:rPr>
          <w:rFonts w:ascii="Times New Roman" w:hAnsi="Times New Roman"/>
          <w:color w:val="191919"/>
          <w:spacing w:val="-8"/>
          <w:sz w:val="20"/>
          <w:szCs w:val="20"/>
        </w:rPr>
        <w:t>W</w:t>
      </w:r>
      <w:r>
        <w:rPr>
          <w:rFonts w:ascii="Times New Roman" w:hAnsi="Times New Roman"/>
          <w:color w:val="191919"/>
          <w:sz w:val="20"/>
          <w:szCs w:val="20"/>
        </w:rPr>
        <w:t>ith the exception of Learning Support and Regents’</w:t>
      </w:r>
      <w:r>
        <w:rPr>
          <w:rFonts w:ascii="Times New Roman" w:hAnsi="Times New Roman"/>
          <w:color w:val="191919"/>
          <w:spacing w:val="-18"/>
          <w:sz w:val="20"/>
          <w:szCs w:val="20"/>
        </w:rPr>
        <w:t xml:space="preserve"> </w:t>
      </w:r>
      <w:r>
        <w:rPr>
          <w:rFonts w:ascii="Times New Roman" w:hAnsi="Times New Roman"/>
          <w:color w:val="191919"/>
          <w:spacing w:val="-14"/>
          <w:sz w:val="20"/>
          <w:szCs w:val="20"/>
        </w:rPr>
        <w:t>T</w:t>
      </w:r>
      <w:r>
        <w:rPr>
          <w:rFonts w:ascii="Times New Roman" w:hAnsi="Times New Roman"/>
          <w:color w:val="191919"/>
          <w:sz w:val="20"/>
          <w:szCs w:val="20"/>
        </w:rPr>
        <w:t>est remediation courses, this symbol cannot be used for other courses. If the student has not completed the course(s) after three successive terms, the student must request and be granted ap- proval to re-enroll in the course(s) by the Department Chai</w:t>
      </w:r>
      <w:r>
        <w:rPr>
          <w:rFonts w:ascii="Times New Roman" w:hAnsi="Times New Roman"/>
          <w:color w:val="191919"/>
          <w:spacing w:val="-8"/>
          <w:sz w:val="20"/>
          <w:szCs w:val="20"/>
        </w:rPr>
        <w:t>r</w:t>
      </w:r>
      <w:r>
        <w:rPr>
          <w:rFonts w:ascii="Times New Roman" w:hAnsi="Times New Roman"/>
          <w:color w:val="191919"/>
          <w:sz w:val="20"/>
          <w:szCs w:val="20"/>
        </w:rPr>
        <w:t>, Dean and</w:t>
      </w:r>
      <w:r>
        <w:rPr>
          <w:rFonts w:ascii="Times New Roman" w:hAnsi="Times New Roman"/>
          <w:color w:val="191919"/>
          <w:spacing w:val="-4"/>
          <w:sz w:val="20"/>
          <w:szCs w:val="20"/>
        </w:rPr>
        <w:t xml:space="preserve"> </w:t>
      </w:r>
      <w:r>
        <w:rPr>
          <w:rFonts w:ascii="Times New Roman" w:hAnsi="Times New Roman"/>
          <w:color w:val="191919"/>
          <w:spacing w:val="-12"/>
          <w:sz w:val="20"/>
          <w:szCs w:val="20"/>
        </w:rPr>
        <w:t>V</w:t>
      </w:r>
      <w:r>
        <w:rPr>
          <w:rFonts w:ascii="Times New Roman" w:hAnsi="Times New Roman"/>
          <w:color w:val="191919"/>
          <w:sz w:val="20"/>
          <w:szCs w:val="20"/>
        </w:rPr>
        <w:t>ice President for Academic</w:t>
      </w:r>
      <w:r>
        <w:rPr>
          <w:rFonts w:ascii="Times New Roman" w:hAnsi="Times New Roman"/>
          <w:color w:val="191919"/>
          <w:spacing w:val="-11"/>
          <w:sz w:val="20"/>
          <w:szCs w:val="20"/>
        </w:rPr>
        <w:t xml:space="preserve"> </w:t>
      </w:r>
      <w:r>
        <w:rPr>
          <w:rFonts w:ascii="Times New Roman" w:hAnsi="Times New Roman"/>
          <w:color w:val="191919"/>
          <w:sz w:val="20"/>
          <w:szCs w:val="20"/>
        </w:rPr>
        <w:t>A</w:t>
      </w:r>
      <w:r>
        <w:rPr>
          <w:rFonts w:ascii="Times New Roman" w:hAnsi="Times New Roman"/>
          <w:color w:val="191919"/>
          <w:spacing w:val="-4"/>
          <w:sz w:val="20"/>
          <w:szCs w:val="20"/>
        </w:rPr>
        <w:t>f</w:t>
      </w:r>
      <w:r>
        <w:rPr>
          <w:rFonts w:ascii="Times New Roman" w:hAnsi="Times New Roman"/>
          <w:color w:val="191919"/>
          <w:sz w:val="20"/>
          <w:szCs w:val="20"/>
        </w:rPr>
        <w:t>fairs.</w:t>
      </w:r>
      <w:r>
        <w:rPr>
          <w:rFonts w:ascii="Times New Roman" w:hAnsi="Times New Roman"/>
          <w:color w:val="191919"/>
          <w:spacing w:val="-4"/>
          <w:sz w:val="20"/>
          <w:szCs w:val="20"/>
        </w:rPr>
        <w:t xml:space="preserve"> </w:t>
      </w:r>
      <w:r>
        <w:rPr>
          <w:rFonts w:ascii="Times New Roman" w:hAnsi="Times New Roman"/>
          <w:color w:val="191919"/>
          <w:sz w:val="20"/>
          <w:szCs w:val="20"/>
        </w:rPr>
        <w:t>This symbol cannot be substituted for an “I” (incomplete).</w:t>
      </w:r>
    </w:p>
    <w:p w:rsidR="00F42301" w:rsidRDefault="00F42301" w:rsidP="0055783E">
      <w:pPr>
        <w:widowControl w:val="0"/>
        <w:autoSpaceDE w:val="0"/>
        <w:autoSpaceDN w:val="0"/>
        <w:adjustRightInd w:val="0"/>
        <w:spacing w:after="0" w:line="250" w:lineRule="auto"/>
        <w:ind w:left="1599" w:right="1993" w:hanging="360"/>
        <w:rPr>
          <w:rFonts w:ascii="Times New Roman" w:hAnsi="Times New Roman"/>
          <w:color w:val="000000"/>
          <w:sz w:val="20"/>
          <w:szCs w:val="20"/>
        </w:rPr>
        <w:sectPr w:rsidR="00F42301">
          <w:pgSz w:w="12240" w:h="15840"/>
          <w:pgMar w:top="260" w:right="260" w:bottom="280" w:left="1240" w:header="0" w:footer="944" w:gutter="0"/>
          <w:cols w:space="720"/>
          <w:noEndnote/>
        </w:sectPr>
      </w:pPr>
    </w:p>
    <w:tbl>
      <w:tblPr>
        <w:tblW w:w="0" w:type="auto"/>
        <w:tblInd w:w="119" w:type="dxa"/>
        <w:tblLayout w:type="fixed"/>
        <w:tblCellMar>
          <w:left w:w="0" w:type="dxa"/>
          <w:right w:w="0" w:type="dxa"/>
        </w:tblCellMar>
        <w:tblLook w:val="0000"/>
      </w:tblPr>
      <w:tblGrid>
        <w:gridCol w:w="1085"/>
        <w:gridCol w:w="4560"/>
        <w:gridCol w:w="4858"/>
      </w:tblGrid>
      <w:tr w:rsidR="00F42301" w:rsidRPr="00FA7AC7" w:rsidTr="00F319A1">
        <w:trPr>
          <w:trHeight w:hRule="exact" w:val="235"/>
        </w:trPr>
        <w:tc>
          <w:tcPr>
            <w:tcW w:w="1085" w:type="dxa"/>
            <w:tcBorders>
              <w:top w:val="nil"/>
              <w:left w:val="nil"/>
              <w:bottom w:val="single" w:sz="4" w:space="0" w:color="191919"/>
              <w:right w:val="single" w:sz="4" w:space="0" w:color="191919"/>
            </w:tcBorders>
          </w:tcPr>
          <w:p w:rsidR="00F42301" w:rsidRPr="00FA7AC7" w:rsidRDefault="00F42301" w:rsidP="00F319A1">
            <w:pPr>
              <w:widowControl w:val="0"/>
              <w:autoSpaceDE w:val="0"/>
              <w:autoSpaceDN w:val="0"/>
              <w:adjustRightInd w:val="0"/>
              <w:spacing w:after="0"/>
              <w:rPr>
                <w:rFonts w:ascii="Times New Roman" w:hAnsi="Times New Roman"/>
                <w:sz w:val="24"/>
                <w:szCs w:val="24"/>
              </w:rPr>
            </w:pPr>
          </w:p>
        </w:tc>
        <w:tc>
          <w:tcPr>
            <w:tcW w:w="4560" w:type="dxa"/>
            <w:vMerge w:val="restart"/>
            <w:tcBorders>
              <w:top w:val="single" w:sz="4" w:space="0" w:color="191919"/>
              <w:left w:val="single" w:sz="4" w:space="0" w:color="191919"/>
              <w:bottom w:val="single" w:sz="4" w:space="0" w:color="191919"/>
              <w:right w:val="single" w:sz="4" w:space="0" w:color="191919"/>
            </w:tcBorders>
          </w:tcPr>
          <w:p w:rsidR="00F42301" w:rsidRPr="00FA7AC7" w:rsidRDefault="00F42301" w:rsidP="00F319A1">
            <w:pPr>
              <w:widowControl w:val="0"/>
              <w:autoSpaceDE w:val="0"/>
              <w:autoSpaceDN w:val="0"/>
              <w:adjustRightInd w:val="0"/>
              <w:spacing w:before="9" w:after="0" w:line="130" w:lineRule="exact"/>
              <w:rPr>
                <w:rFonts w:ascii="Times New Roman" w:hAnsi="Times New Roman"/>
                <w:sz w:val="13"/>
                <w:szCs w:val="13"/>
              </w:rPr>
            </w:pPr>
          </w:p>
          <w:p w:rsidR="00F42301" w:rsidRPr="00FA7AC7" w:rsidRDefault="00F42301" w:rsidP="00F319A1">
            <w:pPr>
              <w:widowControl w:val="0"/>
              <w:autoSpaceDE w:val="0"/>
              <w:autoSpaceDN w:val="0"/>
              <w:adjustRightInd w:val="0"/>
              <w:spacing w:after="0"/>
              <w:ind w:left="683"/>
              <w:rPr>
                <w:rFonts w:ascii="Times New Roman" w:hAnsi="Times New Roman"/>
                <w:sz w:val="24"/>
                <w:szCs w:val="24"/>
              </w:rPr>
            </w:pPr>
            <w:r w:rsidRPr="00FA7AC7">
              <w:rPr>
                <w:rFonts w:ascii="Times New Roman" w:hAnsi="Times New Roman"/>
                <w:b/>
                <w:bCs/>
                <w:color w:val="191919"/>
                <w:sz w:val="36"/>
                <w:szCs w:val="36"/>
              </w:rPr>
              <w:t>O</w:t>
            </w:r>
            <w:r w:rsidRPr="00FA7AC7">
              <w:rPr>
                <w:rFonts w:ascii="Times New Roman" w:hAnsi="Times New Roman"/>
                <w:b/>
                <w:bCs/>
                <w:color w:val="191919"/>
                <w:sz w:val="27"/>
                <w:szCs w:val="27"/>
              </w:rPr>
              <w:t>THER</w:t>
            </w:r>
            <w:r w:rsidRPr="00FA7AC7">
              <w:rPr>
                <w:rFonts w:ascii="Times New Roman" w:hAnsi="Times New Roman"/>
                <w:b/>
                <w:bCs/>
                <w:color w:val="191919"/>
                <w:spacing w:val="23"/>
                <w:sz w:val="27"/>
                <w:szCs w:val="27"/>
              </w:rPr>
              <w:t xml:space="preserve"> </w:t>
            </w:r>
            <w:r w:rsidRPr="00FA7AC7">
              <w:rPr>
                <w:rFonts w:ascii="Times New Roman" w:hAnsi="Times New Roman"/>
                <w:b/>
                <w:bCs/>
                <w:color w:val="191919"/>
                <w:sz w:val="36"/>
                <w:szCs w:val="36"/>
              </w:rPr>
              <w:t>P</w:t>
            </w:r>
            <w:r w:rsidRPr="00FA7AC7">
              <w:rPr>
                <w:rFonts w:ascii="Times New Roman" w:hAnsi="Times New Roman"/>
                <w:b/>
                <w:bCs/>
                <w:color w:val="191919"/>
                <w:sz w:val="27"/>
                <w:szCs w:val="27"/>
              </w:rPr>
              <w:t>OLICIES</w:t>
            </w:r>
          </w:p>
        </w:tc>
        <w:tc>
          <w:tcPr>
            <w:tcW w:w="4858" w:type="dxa"/>
            <w:tcBorders>
              <w:top w:val="nil"/>
              <w:left w:val="single" w:sz="4" w:space="0" w:color="191919"/>
              <w:bottom w:val="single" w:sz="4" w:space="0" w:color="191919"/>
              <w:right w:val="nil"/>
            </w:tcBorders>
          </w:tcPr>
          <w:p w:rsidR="00F42301" w:rsidRPr="00FA7AC7" w:rsidRDefault="00F42301" w:rsidP="00F319A1">
            <w:pPr>
              <w:widowControl w:val="0"/>
              <w:autoSpaceDE w:val="0"/>
              <w:autoSpaceDN w:val="0"/>
              <w:adjustRightInd w:val="0"/>
              <w:spacing w:after="0"/>
              <w:rPr>
                <w:rFonts w:ascii="Times New Roman" w:hAnsi="Times New Roman"/>
                <w:sz w:val="24"/>
                <w:szCs w:val="24"/>
              </w:rPr>
            </w:pPr>
          </w:p>
        </w:tc>
      </w:tr>
      <w:tr w:rsidR="00F42301" w:rsidRPr="00FA7AC7" w:rsidTr="00F319A1">
        <w:trPr>
          <w:trHeight w:hRule="exact" w:val="256"/>
        </w:trPr>
        <w:tc>
          <w:tcPr>
            <w:tcW w:w="1085" w:type="dxa"/>
            <w:tcBorders>
              <w:top w:val="single" w:sz="4" w:space="0" w:color="191919"/>
              <w:left w:val="nil"/>
              <w:bottom w:val="single" w:sz="4" w:space="0" w:color="191919"/>
              <w:right w:val="single" w:sz="4" w:space="0" w:color="191919"/>
            </w:tcBorders>
          </w:tcPr>
          <w:p w:rsidR="00F42301" w:rsidRPr="00FA7AC7" w:rsidRDefault="00F42301" w:rsidP="00F319A1">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F319A1">
            <w:pPr>
              <w:widowControl w:val="0"/>
              <w:autoSpaceDE w:val="0"/>
              <w:autoSpaceDN w:val="0"/>
              <w:adjustRightInd w:val="0"/>
              <w:spacing w:after="0"/>
              <w:rPr>
                <w:rFonts w:ascii="Times New Roman" w:hAnsi="Times New Roman"/>
                <w:sz w:val="24"/>
                <w:szCs w:val="24"/>
              </w:rPr>
            </w:pPr>
          </w:p>
        </w:tc>
        <w:tc>
          <w:tcPr>
            <w:tcW w:w="4858" w:type="dxa"/>
            <w:tcBorders>
              <w:top w:val="single" w:sz="4" w:space="0" w:color="191919"/>
              <w:left w:val="single" w:sz="4" w:space="0" w:color="191919"/>
              <w:bottom w:val="single" w:sz="4" w:space="0" w:color="191919"/>
              <w:right w:val="nil"/>
            </w:tcBorders>
          </w:tcPr>
          <w:p w:rsidR="00F42301" w:rsidRPr="00FA7AC7" w:rsidRDefault="00F42301" w:rsidP="00F319A1">
            <w:pPr>
              <w:widowControl w:val="0"/>
              <w:autoSpaceDE w:val="0"/>
              <w:autoSpaceDN w:val="0"/>
              <w:adjustRightInd w:val="0"/>
              <w:spacing w:after="0"/>
              <w:rPr>
                <w:rFonts w:ascii="Times New Roman" w:hAnsi="Times New Roman"/>
                <w:sz w:val="24"/>
                <w:szCs w:val="24"/>
              </w:rPr>
            </w:pPr>
          </w:p>
        </w:tc>
      </w:tr>
      <w:tr w:rsidR="00F42301" w:rsidRPr="00FA7AC7" w:rsidTr="00F319A1">
        <w:trPr>
          <w:trHeight w:hRule="exact" w:val="219"/>
        </w:trPr>
        <w:tc>
          <w:tcPr>
            <w:tcW w:w="1085" w:type="dxa"/>
            <w:tcBorders>
              <w:top w:val="single" w:sz="4" w:space="0" w:color="191919"/>
              <w:left w:val="nil"/>
              <w:bottom w:val="nil"/>
              <w:right w:val="single" w:sz="4" w:space="0" w:color="191919"/>
            </w:tcBorders>
          </w:tcPr>
          <w:p w:rsidR="00F42301" w:rsidRPr="00FA7AC7" w:rsidRDefault="00F42301" w:rsidP="00F319A1">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F319A1">
            <w:pPr>
              <w:widowControl w:val="0"/>
              <w:autoSpaceDE w:val="0"/>
              <w:autoSpaceDN w:val="0"/>
              <w:adjustRightInd w:val="0"/>
              <w:spacing w:after="0"/>
              <w:rPr>
                <w:rFonts w:ascii="Times New Roman" w:hAnsi="Times New Roman"/>
                <w:sz w:val="24"/>
                <w:szCs w:val="24"/>
              </w:rPr>
            </w:pPr>
          </w:p>
        </w:tc>
        <w:tc>
          <w:tcPr>
            <w:tcW w:w="4858" w:type="dxa"/>
            <w:tcBorders>
              <w:top w:val="single" w:sz="4" w:space="0" w:color="191919"/>
              <w:left w:val="single" w:sz="4" w:space="0" w:color="191919"/>
              <w:bottom w:val="nil"/>
              <w:right w:val="nil"/>
            </w:tcBorders>
          </w:tcPr>
          <w:p w:rsidR="00F42301" w:rsidRPr="00FA7AC7" w:rsidRDefault="00F42301" w:rsidP="00F319A1">
            <w:pPr>
              <w:widowControl w:val="0"/>
              <w:autoSpaceDE w:val="0"/>
              <w:autoSpaceDN w:val="0"/>
              <w:adjustRightInd w:val="0"/>
              <w:spacing w:after="0"/>
              <w:rPr>
                <w:rFonts w:ascii="Times New Roman" w:hAnsi="Times New Roman"/>
                <w:sz w:val="24"/>
                <w:szCs w:val="24"/>
              </w:rPr>
            </w:pPr>
          </w:p>
        </w:tc>
      </w:tr>
    </w:tbl>
    <w:p w:rsidR="00F42301" w:rsidRDefault="00F42301" w:rsidP="0055783E">
      <w:pPr>
        <w:widowControl w:val="0"/>
        <w:autoSpaceDE w:val="0"/>
        <w:autoSpaceDN w:val="0"/>
        <w:adjustRightInd w:val="0"/>
        <w:spacing w:before="8" w:after="0" w:line="110" w:lineRule="exact"/>
        <w:rPr>
          <w:rFonts w:ascii="Times New Roman" w:hAnsi="Times New Roman"/>
          <w:sz w:val="11"/>
          <w:szCs w:val="11"/>
        </w:rPr>
      </w:pPr>
    </w:p>
    <w:p w:rsidR="00F42301" w:rsidRDefault="00F42301" w:rsidP="0055783E">
      <w:pPr>
        <w:widowControl w:val="0"/>
        <w:autoSpaceDE w:val="0"/>
        <w:autoSpaceDN w:val="0"/>
        <w:adjustRightInd w:val="0"/>
        <w:spacing w:after="0" w:line="200" w:lineRule="exact"/>
        <w:rPr>
          <w:rFonts w:ascii="Times New Roman" w:hAnsi="Times New Roman"/>
          <w:sz w:val="20"/>
          <w:szCs w:val="20"/>
        </w:rPr>
      </w:pPr>
    </w:p>
    <w:p w:rsidR="00F42301" w:rsidRDefault="00F42301" w:rsidP="0055783E">
      <w:pPr>
        <w:widowControl w:val="0"/>
        <w:autoSpaceDE w:val="0"/>
        <w:autoSpaceDN w:val="0"/>
        <w:adjustRightInd w:val="0"/>
        <w:spacing w:after="0" w:line="200" w:lineRule="exact"/>
        <w:rPr>
          <w:rFonts w:ascii="Times New Roman" w:hAnsi="Times New Roman"/>
          <w:sz w:val="20"/>
          <w:szCs w:val="20"/>
        </w:rPr>
      </w:pPr>
    </w:p>
    <w:p w:rsidR="00F42301" w:rsidRDefault="00F42301" w:rsidP="0055783E">
      <w:pPr>
        <w:widowControl w:val="0"/>
        <w:autoSpaceDE w:val="0"/>
        <w:autoSpaceDN w:val="0"/>
        <w:adjustRightInd w:val="0"/>
        <w:spacing w:before="26" w:after="0" w:line="250" w:lineRule="auto"/>
        <w:ind w:left="2664" w:right="870" w:hanging="360"/>
        <w:rPr>
          <w:rFonts w:ascii="Times New Roman" w:hAnsi="Times New Roman"/>
          <w:color w:val="000000"/>
          <w:sz w:val="20"/>
          <w:szCs w:val="20"/>
        </w:rPr>
      </w:pPr>
      <w:r w:rsidRPr="00C34688">
        <w:rPr>
          <w:rFonts w:ascii="Calibri" w:hAnsi="Calibri"/>
          <w:noProof/>
          <w:lang w:eastAsia="en-US"/>
        </w:rPr>
        <w:pict>
          <v:group id="_x0000_s1932" style="position:absolute;left:0;text-align:left;margin-left:263.55pt;margin-top:-54.15pt;width:31.2pt;height:31.05pt;z-index:-251658240;mso-position-horizontal-relative:page" coordorigin="5271,-1083" coordsize="624,621" o:allowincell="f">
            <v:rect id="_x0000_s1933" style="position:absolute;left:5276;top:-1078;width:613;height:610" o:allowincell="f" stroked="f">
              <v:path arrowok="t"/>
            </v:rect>
            <v:rect id="_x0000_s1934" style="position:absolute;left:5276;top:-1078;width:620;height:620;mso-position-horizontal-relative:page" o:allowincell="f" filled="f" stroked="f">
              <v:textbox inset="0,0,0,0">
                <w:txbxContent>
                  <w:p w:rsidR="00F42301" w:rsidRDefault="00F42301" w:rsidP="0055783E">
                    <w:pPr>
                      <w:spacing w:after="0" w:line="620" w:lineRule="atLeast"/>
                      <w:rPr>
                        <w:rFonts w:ascii="Times New Roman" w:hAnsi="Times New Roman"/>
                        <w:sz w:val="24"/>
                        <w:szCs w:val="24"/>
                      </w:rPr>
                    </w:pPr>
                    <w:r>
                      <w:rPr>
                        <w:rFonts w:ascii="Times New Roman" w:hAnsi="Times New Roman"/>
                        <w:noProof/>
                        <w:sz w:val="24"/>
                        <w:szCs w:val="24"/>
                      </w:rPr>
                      <w:drawing>
                        <wp:inline distT="0" distB="0" distL="0" distR="0">
                          <wp:extent cx="390525" cy="390525"/>
                          <wp:effectExtent l="1905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
                                  <a:srcRect/>
                                  <a:stretch>
                                    <a:fillRect/>
                                  </a:stretch>
                                </pic:blipFill>
                                <pic:spPr bwMode="auto">
                                  <a:xfrm>
                                    <a:off x="0" y="0"/>
                                    <a:ext cx="390525" cy="390525"/>
                                  </a:xfrm>
                                  <a:prstGeom prst="rect">
                                    <a:avLst/>
                                  </a:prstGeom>
                                  <a:noFill/>
                                  <a:ln w="9525">
                                    <a:noFill/>
                                    <a:miter lim="800000"/>
                                    <a:headEnd/>
                                    <a:tailEnd/>
                                  </a:ln>
                                </pic:spPr>
                              </pic:pic>
                            </a:graphicData>
                          </a:graphic>
                        </wp:inline>
                      </w:drawing>
                    </w:r>
                  </w:p>
                  <w:p w:rsidR="00F42301" w:rsidRDefault="00F42301" w:rsidP="0055783E">
                    <w:pPr>
                      <w:widowControl w:val="0"/>
                      <w:autoSpaceDE w:val="0"/>
                      <w:autoSpaceDN w:val="0"/>
                      <w:adjustRightInd w:val="0"/>
                      <w:spacing w:after="0"/>
                      <w:rPr>
                        <w:rFonts w:ascii="Times New Roman" w:hAnsi="Times New Roman"/>
                        <w:sz w:val="24"/>
                        <w:szCs w:val="24"/>
                      </w:rPr>
                    </w:pPr>
                  </w:p>
                </w:txbxContent>
              </v:textbox>
            </v:rect>
            <w10:wrap anchorx="page"/>
          </v:group>
        </w:pict>
      </w:r>
      <w:r>
        <w:rPr>
          <w:rFonts w:ascii="Times New Roman" w:hAnsi="Times New Roman"/>
          <w:color w:val="191919"/>
          <w:sz w:val="20"/>
          <w:szCs w:val="20"/>
        </w:rPr>
        <w:t>"W"</w:t>
      </w:r>
      <w:r>
        <w:rPr>
          <w:rFonts w:ascii="Times New Roman" w:hAnsi="Times New Roman"/>
          <w:color w:val="191919"/>
          <w:spacing w:val="-4"/>
          <w:sz w:val="20"/>
          <w:szCs w:val="20"/>
        </w:rPr>
        <w:t xml:space="preserve"> </w:t>
      </w:r>
      <w:r>
        <w:rPr>
          <w:rFonts w:ascii="Times New Roman" w:hAnsi="Times New Roman"/>
          <w:color w:val="191919"/>
          <w:sz w:val="20"/>
          <w:szCs w:val="20"/>
        </w:rPr>
        <w:t>This symbol indicates that a student was permitted to withdraw without penalt</w:t>
      </w:r>
      <w:r>
        <w:rPr>
          <w:rFonts w:ascii="Times New Roman" w:hAnsi="Times New Roman"/>
          <w:color w:val="191919"/>
          <w:spacing w:val="-13"/>
          <w:sz w:val="20"/>
          <w:szCs w:val="20"/>
        </w:rPr>
        <w:t>y</w:t>
      </w:r>
      <w:r>
        <w:rPr>
          <w:rFonts w:ascii="Times New Roman" w:hAnsi="Times New Roman"/>
          <w:color w:val="191919"/>
          <w:sz w:val="20"/>
          <w:szCs w:val="20"/>
        </w:rPr>
        <w:t>.</w:t>
      </w:r>
      <w:r>
        <w:rPr>
          <w:rFonts w:ascii="Times New Roman" w:hAnsi="Times New Roman"/>
          <w:color w:val="191919"/>
          <w:spacing w:val="-4"/>
          <w:sz w:val="20"/>
          <w:szCs w:val="20"/>
        </w:rPr>
        <w:t xml:space="preserve"> </w:t>
      </w:r>
      <w:r>
        <w:rPr>
          <w:rFonts w:ascii="Times New Roman" w:hAnsi="Times New Roman"/>
          <w:color w:val="191919"/>
          <w:spacing w:val="-8"/>
          <w:sz w:val="20"/>
          <w:szCs w:val="20"/>
        </w:rPr>
        <w:t>W</w:t>
      </w:r>
      <w:r>
        <w:rPr>
          <w:rFonts w:ascii="Times New Roman" w:hAnsi="Times New Roman"/>
          <w:color w:val="191919"/>
          <w:sz w:val="20"/>
          <w:szCs w:val="20"/>
        </w:rPr>
        <w:t>ith- drawals without penalty will not be permitted after the midpoint of the total grading pe- riod (including final examinations,) except in cases of hardship as determined by the</w:t>
      </w:r>
      <w:r>
        <w:rPr>
          <w:rFonts w:ascii="Times New Roman" w:hAnsi="Times New Roman"/>
          <w:color w:val="191919"/>
          <w:spacing w:val="-4"/>
          <w:sz w:val="20"/>
          <w:szCs w:val="20"/>
        </w:rPr>
        <w:t xml:space="preserve"> </w:t>
      </w:r>
      <w:r>
        <w:rPr>
          <w:rFonts w:ascii="Times New Roman" w:hAnsi="Times New Roman"/>
          <w:color w:val="191919"/>
          <w:spacing w:val="-12"/>
          <w:sz w:val="20"/>
          <w:szCs w:val="20"/>
        </w:rPr>
        <w:t>V</w:t>
      </w:r>
      <w:r>
        <w:rPr>
          <w:rFonts w:ascii="Times New Roman" w:hAnsi="Times New Roman"/>
          <w:color w:val="191919"/>
          <w:sz w:val="20"/>
          <w:szCs w:val="20"/>
        </w:rPr>
        <w:t>ice President for Student</w:t>
      </w:r>
      <w:r>
        <w:rPr>
          <w:rFonts w:ascii="Times New Roman" w:hAnsi="Times New Roman"/>
          <w:color w:val="191919"/>
          <w:spacing w:val="-11"/>
          <w:sz w:val="20"/>
          <w:szCs w:val="20"/>
        </w:rPr>
        <w:t xml:space="preserve"> </w:t>
      </w:r>
      <w:r>
        <w:rPr>
          <w:rFonts w:ascii="Times New Roman" w:hAnsi="Times New Roman"/>
          <w:color w:val="191919"/>
          <w:sz w:val="20"/>
          <w:szCs w:val="20"/>
        </w:rPr>
        <w:t>A</w:t>
      </w:r>
      <w:r>
        <w:rPr>
          <w:rFonts w:ascii="Times New Roman" w:hAnsi="Times New Roman"/>
          <w:color w:val="191919"/>
          <w:spacing w:val="-4"/>
          <w:sz w:val="20"/>
          <w:szCs w:val="20"/>
        </w:rPr>
        <w:t>f</w:t>
      </w:r>
      <w:r>
        <w:rPr>
          <w:rFonts w:ascii="Times New Roman" w:hAnsi="Times New Roman"/>
          <w:color w:val="191919"/>
          <w:sz w:val="20"/>
          <w:szCs w:val="20"/>
        </w:rPr>
        <w:t>fairs.</w:t>
      </w:r>
    </w:p>
    <w:p w:rsidR="00F42301" w:rsidRDefault="00F42301" w:rsidP="0055783E">
      <w:pPr>
        <w:widowControl w:val="0"/>
        <w:autoSpaceDE w:val="0"/>
        <w:autoSpaceDN w:val="0"/>
        <w:adjustRightInd w:val="0"/>
        <w:spacing w:after="0" w:line="250" w:lineRule="auto"/>
        <w:ind w:left="2664" w:right="937" w:hanging="360"/>
        <w:rPr>
          <w:rFonts w:ascii="Times New Roman" w:hAnsi="Times New Roman"/>
          <w:color w:val="000000"/>
          <w:sz w:val="20"/>
          <w:szCs w:val="20"/>
        </w:rPr>
      </w:pPr>
      <w:r>
        <w:rPr>
          <w:rFonts w:ascii="Times New Roman" w:hAnsi="Times New Roman"/>
          <w:color w:val="191919"/>
          <w:sz w:val="20"/>
          <w:szCs w:val="20"/>
        </w:rPr>
        <w:t>"S"</w:t>
      </w:r>
      <w:r>
        <w:rPr>
          <w:rFonts w:ascii="Times New Roman" w:hAnsi="Times New Roman"/>
          <w:color w:val="191919"/>
          <w:spacing w:val="35"/>
          <w:sz w:val="20"/>
          <w:szCs w:val="20"/>
        </w:rPr>
        <w:t xml:space="preserve"> </w:t>
      </w:r>
      <w:r>
        <w:rPr>
          <w:rFonts w:ascii="Times New Roman" w:hAnsi="Times New Roman"/>
          <w:color w:val="191919"/>
          <w:sz w:val="20"/>
          <w:szCs w:val="20"/>
        </w:rPr>
        <w:t>This symbol indicates that credit has been given for completion of the degree require- ments for work other than academic. Use of this symbol is approved for dissertation and thesis hours, student teaching, clinical practicum, internships and proficiency require- ments in grade programs. Exceptions to the use of this symbol for academic course work must be submitted to the Chancellor for approval.</w:t>
      </w:r>
    </w:p>
    <w:p w:rsidR="00F42301" w:rsidRDefault="00F42301" w:rsidP="0055783E">
      <w:pPr>
        <w:widowControl w:val="0"/>
        <w:autoSpaceDE w:val="0"/>
        <w:autoSpaceDN w:val="0"/>
        <w:adjustRightInd w:val="0"/>
        <w:spacing w:after="0" w:line="250" w:lineRule="auto"/>
        <w:ind w:left="2664" w:right="1023" w:hanging="360"/>
        <w:rPr>
          <w:rFonts w:ascii="Times New Roman" w:hAnsi="Times New Roman"/>
          <w:color w:val="000000"/>
          <w:sz w:val="20"/>
          <w:szCs w:val="20"/>
        </w:rPr>
      </w:pPr>
      <w:r>
        <w:rPr>
          <w:rFonts w:ascii="Times New Roman" w:hAnsi="Times New Roman"/>
          <w:color w:val="191919"/>
          <w:sz w:val="20"/>
          <w:szCs w:val="20"/>
        </w:rPr>
        <w:t>"U"</w:t>
      </w:r>
      <w:r>
        <w:rPr>
          <w:rFonts w:ascii="Times New Roman" w:hAnsi="Times New Roman"/>
          <w:color w:val="191919"/>
          <w:spacing w:val="2"/>
          <w:sz w:val="20"/>
          <w:szCs w:val="20"/>
        </w:rPr>
        <w:t xml:space="preserve"> </w:t>
      </w:r>
      <w:r>
        <w:rPr>
          <w:rFonts w:ascii="Times New Roman" w:hAnsi="Times New Roman"/>
          <w:color w:val="191919"/>
          <w:sz w:val="20"/>
          <w:szCs w:val="20"/>
        </w:rPr>
        <w:t>This symbol indicates unsatisfactory performance in a student's attempt to complete de- gree requirements other than academic.</w:t>
      </w:r>
      <w:r>
        <w:rPr>
          <w:rFonts w:ascii="Times New Roman" w:hAnsi="Times New Roman"/>
          <w:color w:val="191919"/>
          <w:spacing w:val="-3"/>
          <w:sz w:val="20"/>
          <w:szCs w:val="20"/>
        </w:rPr>
        <w:t xml:space="preserve"> </w:t>
      </w:r>
      <w:r>
        <w:rPr>
          <w:rFonts w:ascii="Times New Roman" w:hAnsi="Times New Roman"/>
          <w:color w:val="191919"/>
          <w:sz w:val="20"/>
          <w:szCs w:val="20"/>
        </w:rPr>
        <w:t>The use of this symbol is approved for dissert</w:t>
      </w:r>
      <w:r>
        <w:rPr>
          <w:rFonts w:ascii="Times New Roman" w:hAnsi="Times New Roman"/>
          <w:color w:val="191919"/>
          <w:spacing w:val="-4"/>
          <w:sz w:val="20"/>
          <w:szCs w:val="20"/>
        </w:rPr>
        <w:t>a</w:t>
      </w:r>
      <w:r>
        <w:rPr>
          <w:rFonts w:ascii="Times New Roman" w:hAnsi="Times New Roman"/>
          <w:color w:val="191919"/>
          <w:sz w:val="20"/>
          <w:szCs w:val="20"/>
        </w:rPr>
        <w:t>- tion and thesis hours, student teaching, clinical practicum, internship and proficiency requirements in graduate programs. Exceptions to the use of this symbol for academic coursework must be submitted to the Chancellor for approval.</w:t>
      </w:r>
    </w:p>
    <w:p w:rsidR="00F42301" w:rsidRDefault="00F42301" w:rsidP="0055783E">
      <w:pPr>
        <w:widowControl w:val="0"/>
        <w:autoSpaceDE w:val="0"/>
        <w:autoSpaceDN w:val="0"/>
        <w:adjustRightInd w:val="0"/>
        <w:spacing w:after="0" w:line="250" w:lineRule="auto"/>
        <w:ind w:left="2664" w:right="1231" w:hanging="360"/>
        <w:rPr>
          <w:rFonts w:ascii="Times New Roman" w:hAnsi="Times New Roman"/>
          <w:color w:val="000000"/>
          <w:sz w:val="20"/>
          <w:szCs w:val="20"/>
        </w:rPr>
      </w:pPr>
      <w:r>
        <w:rPr>
          <w:rFonts w:ascii="Times New Roman" w:hAnsi="Times New Roman"/>
          <w:color w:val="191919"/>
          <w:sz w:val="20"/>
          <w:szCs w:val="20"/>
        </w:rPr>
        <w:t>"V"</w:t>
      </w:r>
      <w:r>
        <w:rPr>
          <w:rFonts w:ascii="Times New Roman" w:hAnsi="Times New Roman"/>
          <w:color w:val="191919"/>
          <w:spacing w:val="2"/>
          <w:sz w:val="20"/>
          <w:szCs w:val="20"/>
        </w:rPr>
        <w:t xml:space="preserve"> </w:t>
      </w:r>
      <w:r>
        <w:rPr>
          <w:rFonts w:ascii="Times New Roman" w:hAnsi="Times New Roman"/>
          <w:color w:val="191919"/>
          <w:sz w:val="20"/>
          <w:szCs w:val="20"/>
        </w:rPr>
        <w:t>This symbol indicates that a student was given permission to audit a course. Students may not transfer from audit to credit status or vice versa during a single semeste</w:t>
      </w:r>
      <w:r>
        <w:rPr>
          <w:rFonts w:ascii="Times New Roman" w:hAnsi="Times New Roman"/>
          <w:color w:val="191919"/>
          <w:spacing w:val="-11"/>
          <w:sz w:val="20"/>
          <w:szCs w:val="20"/>
        </w:rPr>
        <w:t>r</w:t>
      </w:r>
      <w:r>
        <w:rPr>
          <w:rFonts w:ascii="Times New Roman" w:hAnsi="Times New Roman"/>
          <w:color w:val="191919"/>
          <w:sz w:val="20"/>
          <w:szCs w:val="20"/>
        </w:rPr>
        <w:t>.</w:t>
      </w:r>
    </w:p>
    <w:p w:rsidR="00F42301" w:rsidRDefault="00F42301" w:rsidP="0055783E">
      <w:pPr>
        <w:widowControl w:val="0"/>
        <w:autoSpaceDE w:val="0"/>
        <w:autoSpaceDN w:val="0"/>
        <w:adjustRightInd w:val="0"/>
        <w:spacing w:after="0" w:line="250" w:lineRule="auto"/>
        <w:ind w:left="2664" w:right="921" w:hanging="360"/>
        <w:rPr>
          <w:rFonts w:ascii="Times New Roman" w:hAnsi="Times New Roman"/>
          <w:color w:val="000000"/>
          <w:sz w:val="20"/>
          <w:szCs w:val="20"/>
        </w:rPr>
      </w:pPr>
      <w:r>
        <w:rPr>
          <w:rFonts w:ascii="Times New Roman" w:hAnsi="Times New Roman"/>
          <w:color w:val="191919"/>
          <w:sz w:val="20"/>
          <w:szCs w:val="20"/>
        </w:rPr>
        <w:t>"K"</w:t>
      </w:r>
      <w:r>
        <w:rPr>
          <w:rFonts w:ascii="Times New Roman" w:hAnsi="Times New Roman"/>
          <w:color w:val="191919"/>
          <w:spacing w:val="2"/>
          <w:sz w:val="20"/>
          <w:szCs w:val="20"/>
        </w:rPr>
        <w:t xml:space="preserve"> </w:t>
      </w:r>
      <w:r>
        <w:rPr>
          <w:rFonts w:ascii="Times New Roman" w:hAnsi="Times New Roman"/>
          <w:color w:val="191919"/>
          <w:sz w:val="20"/>
          <w:szCs w:val="20"/>
        </w:rPr>
        <w:t>This symbol indicates that a student was given credit for the course via a credit by exam- ination program approved by the respective institution's faculty (CLE</w:t>
      </w:r>
      <w:r>
        <w:rPr>
          <w:rFonts w:ascii="Times New Roman" w:hAnsi="Times New Roman"/>
          <w:color w:val="191919"/>
          <w:spacing w:val="-22"/>
          <w:sz w:val="20"/>
          <w:szCs w:val="20"/>
        </w:rPr>
        <w:t>P</w:t>
      </w:r>
      <w:r>
        <w:rPr>
          <w:rFonts w:ascii="Times New Roman" w:hAnsi="Times New Roman"/>
          <w:color w:val="191919"/>
          <w:sz w:val="20"/>
          <w:szCs w:val="20"/>
        </w:rPr>
        <w:t>,</w:t>
      </w:r>
      <w:r>
        <w:rPr>
          <w:rFonts w:ascii="Times New Roman" w:hAnsi="Times New Roman"/>
          <w:color w:val="191919"/>
          <w:spacing w:val="-11"/>
          <w:sz w:val="20"/>
          <w:szCs w:val="20"/>
        </w:rPr>
        <w:t xml:space="preserve"> </w:t>
      </w:r>
      <w:r>
        <w:rPr>
          <w:rFonts w:ascii="Times New Roman" w:hAnsi="Times New Roman"/>
          <w:color w:val="191919"/>
          <w:sz w:val="20"/>
          <w:szCs w:val="20"/>
        </w:rPr>
        <w:t>A</w:t>
      </w:r>
      <w:r>
        <w:rPr>
          <w:rFonts w:ascii="Times New Roman" w:hAnsi="Times New Roman"/>
          <w:color w:val="191919"/>
          <w:spacing w:val="-22"/>
          <w:sz w:val="20"/>
          <w:szCs w:val="20"/>
        </w:rPr>
        <w:t>P</w:t>
      </w:r>
      <w:r>
        <w:rPr>
          <w:rFonts w:ascii="Times New Roman" w:hAnsi="Times New Roman"/>
          <w:color w:val="191919"/>
          <w:sz w:val="20"/>
          <w:szCs w:val="20"/>
        </w:rPr>
        <w:t>, Proficienc</w:t>
      </w:r>
      <w:r>
        <w:rPr>
          <w:rFonts w:ascii="Times New Roman" w:hAnsi="Times New Roman"/>
          <w:color w:val="191919"/>
          <w:spacing w:val="-13"/>
          <w:sz w:val="20"/>
          <w:szCs w:val="20"/>
        </w:rPr>
        <w:t>y</w:t>
      </w:r>
      <w:r>
        <w:rPr>
          <w:rFonts w:ascii="Times New Roman" w:hAnsi="Times New Roman"/>
          <w:color w:val="191919"/>
          <w:sz w:val="20"/>
          <w:szCs w:val="20"/>
        </w:rPr>
        <w:t>, etc.).</w:t>
      </w:r>
    </w:p>
    <w:p w:rsidR="00F42301" w:rsidRDefault="00F42301" w:rsidP="0055783E">
      <w:pPr>
        <w:widowControl w:val="0"/>
        <w:autoSpaceDE w:val="0"/>
        <w:autoSpaceDN w:val="0"/>
        <w:adjustRightInd w:val="0"/>
        <w:spacing w:after="0" w:line="240" w:lineRule="exact"/>
        <w:rPr>
          <w:rFonts w:ascii="Times New Roman" w:hAnsi="Times New Roman"/>
          <w:color w:val="000000"/>
          <w:sz w:val="24"/>
          <w:szCs w:val="24"/>
        </w:rPr>
      </w:pPr>
    </w:p>
    <w:p w:rsidR="00F42301" w:rsidRDefault="00F42301" w:rsidP="0055783E">
      <w:pPr>
        <w:widowControl w:val="0"/>
        <w:autoSpaceDE w:val="0"/>
        <w:autoSpaceDN w:val="0"/>
        <w:adjustRightInd w:val="0"/>
        <w:spacing w:after="0"/>
        <w:ind w:left="1944"/>
        <w:rPr>
          <w:rFonts w:ascii="Times New Roman" w:hAnsi="Times New Roman"/>
          <w:color w:val="000000"/>
          <w:sz w:val="20"/>
          <w:szCs w:val="20"/>
        </w:rPr>
      </w:pPr>
      <w:r>
        <w:rPr>
          <w:rFonts w:ascii="Times New Roman" w:hAnsi="Times New Roman"/>
          <w:b/>
          <w:bCs/>
          <w:color w:val="191919"/>
          <w:spacing w:val="-4"/>
          <w:sz w:val="20"/>
          <w:szCs w:val="20"/>
        </w:rPr>
        <w:t>W</w:t>
      </w:r>
      <w:r>
        <w:rPr>
          <w:rFonts w:ascii="Times New Roman" w:hAnsi="Times New Roman"/>
          <w:b/>
          <w:bCs/>
          <w:color w:val="191919"/>
          <w:sz w:val="20"/>
          <w:szCs w:val="20"/>
        </w:rPr>
        <w:t>ithdrawal f</w:t>
      </w:r>
      <w:r>
        <w:rPr>
          <w:rFonts w:ascii="Times New Roman" w:hAnsi="Times New Roman"/>
          <w:b/>
          <w:bCs/>
          <w:color w:val="191919"/>
          <w:spacing w:val="-4"/>
          <w:sz w:val="20"/>
          <w:szCs w:val="20"/>
        </w:rPr>
        <w:t>r</w:t>
      </w:r>
      <w:r>
        <w:rPr>
          <w:rFonts w:ascii="Times New Roman" w:hAnsi="Times New Roman"/>
          <w:b/>
          <w:bCs/>
          <w:color w:val="191919"/>
          <w:sz w:val="20"/>
          <w:szCs w:val="20"/>
        </w:rPr>
        <w:t>om the University</w:t>
      </w:r>
    </w:p>
    <w:p w:rsidR="00F42301" w:rsidRDefault="00F42301" w:rsidP="0055783E">
      <w:pPr>
        <w:widowControl w:val="0"/>
        <w:autoSpaceDE w:val="0"/>
        <w:autoSpaceDN w:val="0"/>
        <w:adjustRightInd w:val="0"/>
        <w:spacing w:before="10" w:after="0" w:line="250" w:lineRule="auto"/>
        <w:ind w:left="1944" w:right="950" w:firstLine="360"/>
        <w:rPr>
          <w:rFonts w:ascii="Times New Roman" w:hAnsi="Times New Roman"/>
          <w:color w:val="000000"/>
          <w:sz w:val="20"/>
          <w:szCs w:val="20"/>
        </w:rPr>
      </w:pPr>
      <w:r w:rsidRPr="00C34688">
        <w:rPr>
          <w:rFonts w:ascii="Calibri" w:hAnsi="Calibri"/>
          <w:noProof/>
          <w:lang w:eastAsia="en-US"/>
        </w:rPr>
        <w:pict>
          <v:shape id="_x0000_s1936" type="#_x0000_t202" style="position:absolute;left:0;text-align:left;margin-left:17.75pt;margin-top:42.55pt;width:1in;height:144.05pt;z-index:-251658240;mso-position-horizontal-relative:page" o:allowincell="f" filled="f" stroked="f">
            <v:textbox style="layout-flow:vertical;mso-layout-flow-alt:bottom-to-top" inset="0,0,0,0">
              <w:txbxContent>
                <w:p w:rsidR="00F42301" w:rsidRDefault="00F42301" w:rsidP="0055783E">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S</w:t>
                  </w:r>
                  <w:r>
                    <w:rPr>
                      <w:rFonts w:ascii="Impact" w:hAnsi="Impact" w:cs="Impact"/>
                      <w:color w:val="A3A3A3"/>
                      <w:spacing w:val="-176"/>
                      <w:position w:val="1"/>
                      <w:sz w:val="140"/>
                      <w:szCs w:val="140"/>
                    </w:rPr>
                    <w:t xml:space="preserve"> </w:t>
                  </w:r>
                  <w:r>
                    <w:rPr>
                      <w:rFonts w:ascii="Impact" w:hAnsi="Impact" w:cs="Impact"/>
                      <w:color w:val="A3A3A3"/>
                      <w:spacing w:val="28"/>
                      <w:position w:val="1"/>
                      <w:sz w:val="105"/>
                      <w:szCs w:val="105"/>
                    </w:rPr>
                    <w:t>T</w:t>
                  </w:r>
                  <w:r>
                    <w:rPr>
                      <w:rFonts w:ascii="Impact" w:hAnsi="Impact" w:cs="Impact"/>
                      <w:color w:val="A3A3A3"/>
                      <w:spacing w:val="12"/>
                      <w:position w:val="1"/>
                      <w:sz w:val="105"/>
                      <w:szCs w:val="105"/>
                    </w:rPr>
                    <w:t>A</w:t>
                  </w:r>
                  <w:r>
                    <w:rPr>
                      <w:rFonts w:ascii="Impact" w:hAnsi="Impact" w:cs="Impact"/>
                      <w:color w:val="A3A3A3"/>
                      <w:position w:val="1"/>
                      <w:sz w:val="105"/>
                      <w:szCs w:val="105"/>
                    </w:rPr>
                    <w:t>T</w:t>
                  </w:r>
                  <w:r>
                    <w:rPr>
                      <w:rFonts w:ascii="Impact" w:hAnsi="Impact" w:cs="Impact"/>
                      <w:color w:val="A3A3A3"/>
                      <w:spacing w:val="-115"/>
                      <w:position w:val="1"/>
                      <w:sz w:val="105"/>
                      <w:szCs w:val="105"/>
                    </w:rPr>
                    <w:t xml:space="preserve"> </w:t>
                  </w:r>
                  <w:r>
                    <w:rPr>
                      <w:rFonts w:ascii="Impact" w:hAnsi="Impact" w:cs="Impact"/>
                      <w:color w:val="A3A3A3"/>
                      <w:position w:val="1"/>
                      <w:sz w:val="105"/>
                      <w:szCs w:val="105"/>
                    </w:rPr>
                    <w:t>E</w:t>
                  </w:r>
                </w:p>
              </w:txbxContent>
            </v:textbox>
            <w10:wrap anchorx="page"/>
          </v:shape>
        </w:pict>
      </w:r>
      <w:r w:rsidRPr="00C34688">
        <w:rPr>
          <w:rFonts w:ascii="Calibri" w:hAnsi="Calibri"/>
          <w:noProof/>
          <w:lang w:eastAsia="en-US"/>
        </w:rPr>
        <w:pict>
          <v:shape id="_x0000_s1937" type="#_x0000_t202" style="position:absolute;left:0;text-align:left;margin-left:17.75pt;margin-top:-260.35pt;width:1in;height:285.55pt;z-index:-251658240;mso-position-horizontal-relative:page" o:allowincell="f" filled="f" stroked="f">
            <v:textbox style="layout-flow:vertical;mso-layout-flow-alt:bottom-to-top" inset="0,0,0,0">
              <w:txbxContent>
                <w:p w:rsidR="00F42301" w:rsidRDefault="00F42301" w:rsidP="0055783E">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U</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NIVERSI</w:t>
                  </w:r>
                  <w:r>
                    <w:rPr>
                      <w:rFonts w:ascii="Impact" w:hAnsi="Impact" w:cs="Impact"/>
                      <w:color w:val="A3A3A3"/>
                      <w:position w:val="1"/>
                      <w:sz w:val="105"/>
                      <w:szCs w:val="105"/>
                    </w:rPr>
                    <w:t>T</w:t>
                  </w:r>
                  <w:r>
                    <w:rPr>
                      <w:rFonts w:ascii="Impact" w:hAnsi="Impact" w:cs="Impact"/>
                      <w:color w:val="A3A3A3"/>
                      <w:spacing w:val="-88"/>
                      <w:position w:val="1"/>
                      <w:sz w:val="105"/>
                      <w:szCs w:val="105"/>
                    </w:rPr>
                    <w:t xml:space="preserve"> </w:t>
                  </w:r>
                  <w:r>
                    <w:rPr>
                      <w:rFonts w:ascii="Impact" w:hAnsi="Impact" w:cs="Impact"/>
                      <w:color w:val="A3A3A3"/>
                      <w:position w:val="1"/>
                      <w:sz w:val="105"/>
                      <w:szCs w:val="105"/>
                    </w:rPr>
                    <w:t>Y</w:t>
                  </w:r>
                </w:p>
              </w:txbxContent>
            </v:textbox>
            <w10:wrap anchorx="page"/>
          </v:shape>
        </w:pict>
      </w:r>
      <w:r>
        <w:rPr>
          <w:rFonts w:ascii="Times New Roman" w:hAnsi="Times New Roman"/>
          <w:color w:val="191919"/>
          <w:sz w:val="20"/>
          <w:szCs w:val="20"/>
        </w:rPr>
        <w:t>Students who find it necessary to withdraw from</w:t>
      </w:r>
      <w:r>
        <w:rPr>
          <w:rFonts w:ascii="Times New Roman" w:hAnsi="Times New Roman"/>
          <w:color w:val="191919"/>
          <w:spacing w:val="-11"/>
          <w:sz w:val="20"/>
          <w:szCs w:val="20"/>
        </w:rPr>
        <w:t xml:space="preserve"> </w:t>
      </w:r>
      <w:r>
        <w:rPr>
          <w:rFonts w:ascii="Times New Roman" w:hAnsi="Times New Roman"/>
          <w:color w:val="191919"/>
          <w:sz w:val="20"/>
          <w:szCs w:val="20"/>
        </w:rPr>
        <w:t xml:space="preserve">Albany State University after having com- pleted registration must secure withdrawal forms from the </w:t>
      </w:r>
      <w:ins w:id="4" w:author="jhawkins" w:date="2011-04-04T17:21:00Z">
        <w:r>
          <w:rPr>
            <w:rFonts w:ascii="Times New Roman" w:hAnsi="Times New Roman"/>
            <w:color w:val="191919"/>
            <w:sz w:val="20"/>
            <w:szCs w:val="20"/>
          </w:rPr>
          <w:t xml:space="preserve">Office of Academic Services and </w:t>
        </w:r>
      </w:ins>
      <w:r>
        <w:rPr>
          <w:rFonts w:ascii="Times New Roman" w:hAnsi="Times New Roman"/>
          <w:color w:val="191919"/>
          <w:sz w:val="20"/>
          <w:szCs w:val="20"/>
        </w:rPr>
        <w:t>Registrar</w:t>
      </w:r>
      <w:del w:id="5" w:author="jhawkins" w:date="2011-04-04T17:22:00Z">
        <w:r w:rsidDel="00D85CB4">
          <w:rPr>
            <w:rFonts w:ascii="Times New Roman" w:hAnsi="Times New Roman"/>
            <w:color w:val="191919"/>
            <w:sz w:val="20"/>
            <w:szCs w:val="20"/>
          </w:rPr>
          <w:delText>'s O</w:delText>
        </w:r>
        <w:r w:rsidDel="00D85CB4">
          <w:rPr>
            <w:rFonts w:ascii="Times New Roman" w:hAnsi="Times New Roman"/>
            <w:color w:val="191919"/>
            <w:spacing w:val="-4"/>
            <w:sz w:val="20"/>
            <w:szCs w:val="20"/>
          </w:rPr>
          <w:delText>f</w:delText>
        </w:r>
        <w:r w:rsidDel="00D85CB4">
          <w:rPr>
            <w:rFonts w:ascii="Times New Roman" w:hAnsi="Times New Roman"/>
            <w:color w:val="191919"/>
            <w:sz w:val="20"/>
            <w:szCs w:val="20"/>
          </w:rPr>
          <w:delText>fice</w:delText>
        </w:r>
      </w:del>
      <w:r>
        <w:rPr>
          <w:rFonts w:ascii="Times New Roman" w:hAnsi="Times New Roman"/>
          <w:color w:val="191919"/>
          <w:sz w:val="20"/>
          <w:szCs w:val="20"/>
        </w:rPr>
        <w:t>, complete them and have them signed by the</w:t>
      </w:r>
      <w:r>
        <w:rPr>
          <w:rFonts w:ascii="Times New Roman" w:hAnsi="Times New Roman"/>
          <w:color w:val="191919"/>
          <w:spacing w:val="-4"/>
          <w:sz w:val="20"/>
          <w:szCs w:val="20"/>
        </w:rPr>
        <w:t xml:space="preserve"> </w:t>
      </w:r>
      <w:r>
        <w:rPr>
          <w:rFonts w:ascii="Times New Roman" w:hAnsi="Times New Roman"/>
          <w:color w:val="191919"/>
          <w:spacing w:val="-12"/>
          <w:sz w:val="20"/>
          <w:szCs w:val="20"/>
        </w:rPr>
        <w:t>V</w:t>
      </w:r>
      <w:r>
        <w:rPr>
          <w:rFonts w:ascii="Times New Roman" w:hAnsi="Times New Roman"/>
          <w:color w:val="191919"/>
          <w:sz w:val="20"/>
          <w:szCs w:val="20"/>
        </w:rPr>
        <w:t>ice President for Student</w:t>
      </w:r>
      <w:r>
        <w:rPr>
          <w:rFonts w:ascii="Times New Roman" w:hAnsi="Times New Roman"/>
          <w:color w:val="191919"/>
          <w:spacing w:val="-11"/>
          <w:sz w:val="20"/>
          <w:szCs w:val="20"/>
        </w:rPr>
        <w:t xml:space="preserve"> </w:t>
      </w:r>
      <w:r>
        <w:rPr>
          <w:rFonts w:ascii="Times New Roman" w:hAnsi="Times New Roman"/>
          <w:color w:val="191919"/>
          <w:sz w:val="20"/>
          <w:szCs w:val="20"/>
        </w:rPr>
        <w:t>A</w:t>
      </w:r>
      <w:r>
        <w:rPr>
          <w:rFonts w:ascii="Times New Roman" w:hAnsi="Times New Roman"/>
          <w:color w:val="191919"/>
          <w:spacing w:val="-4"/>
          <w:sz w:val="20"/>
          <w:szCs w:val="20"/>
        </w:rPr>
        <w:t>f</w:t>
      </w:r>
      <w:r>
        <w:rPr>
          <w:rFonts w:ascii="Times New Roman" w:hAnsi="Times New Roman"/>
          <w:color w:val="191919"/>
          <w:sz w:val="20"/>
          <w:szCs w:val="20"/>
        </w:rPr>
        <w:t>fairs, the</w:t>
      </w:r>
      <w:r>
        <w:rPr>
          <w:rFonts w:ascii="Times New Roman" w:hAnsi="Times New Roman"/>
          <w:color w:val="191919"/>
          <w:spacing w:val="-4"/>
          <w:sz w:val="20"/>
          <w:szCs w:val="20"/>
        </w:rPr>
        <w:t xml:space="preserve"> </w:t>
      </w:r>
      <w:r>
        <w:rPr>
          <w:rFonts w:ascii="Times New Roman" w:hAnsi="Times New Roman"/>
          <w:color w:val="191919"/>
          <w:spacing w:val="-12"/>
          <w:sz w:val="20"/>
          <w:szCs w:val="20"/>
        </w:rPr>
        <w:t>V</w:t>
      </w:r>
      <w:r>
        <w:rPr>
          <w:rFonts w:ascii="Times New Roman" w:hAnsi="Times New Roman"/>
          <w:color w:val="191919"/>
          <w:sz w:val="20"/>
          <w:szCs w:val="20"/>
        </w:rPr>
        <w:t>ice President for Fiscal</w:t>
      </w:r>
      <w:r>
        <w:rPr>
          <w:rFonts w:ascii="Times New Roman" w:hAnsi="Times New Roman"/>
          <w:color w:val="191919"/>
          <w:spacing w:val="-11"/>
          <w:sz w:val="20"/>
          <w:szCs w:val="20"/>
        </w:rPr>
        <w:t xml:space="preserve"> </w:t>
      </w:r>
      <w:r>
        <w:rPr>
          <w:rFonts w:ascii="Times New Roman" w:hAnsi="Times New Roman"/>
          <w:color w:val="191919"/>
          <w:sz w:val="20"/>
          <w:szCs w:val="20"/>
        </w:rPr>
        <w:t>A</w:t>
      </w:r>
      <w:r>
        <w:rPr>
          <w:rFonts w:ascii="Times New Roman" w:hAnsi="Times New Roman"/>
          <w:color w:val="191919"/>
          <w:spacing w:val="-4"/>
          <w:sz w:val="20"/>
          <w:szCs w:val="20"/>
        </w:rPr>
        <w:t>f</w:t>
      </w:r>
      <w:r>
        <w:rPr>
          <w:rFonts w:ascii="Times New Roman" w:hAnsi="Times New Roman"/>
          <w:color w:val="191919"/>
          <w:sz w:val="20"/>
          <w:szCs w:val="20"/>
        </w:rPr>
        <w:t>fairs, and o</w:t>
      </w:r>
      <w:r>
        <w:rPr>
          <w:rFonts w:ascii="Times New Roman" w:hAnsi="Times New Roman"/>
          <w:color w:val="191919"/>
          <w:spacing w:val="-4"/>
          <w:sz w:val="20"/>
          <w:szCs w:val="20"/>
        </w:rPr>
        <w:t>f</w:t>
      </w:r>
      <w:r>
        <w:rPr>
          <w:rFonts w:ascii="Times New Roman" w:hAnsi="Times New Roman"/>
          <w:color w:val="191919"/>
          <w:sz w:val="20"/>
          <w:szCs w:val="20"/>
        </w:rPr>
        <w:t>ficials in the Financial</w:t>
      </w:r>
      <w:r>
        <w:rPr>
          <w:rFonts w:ascii="Times New Roman" w:hAnsi="Times New Roman"/>
          <w:color w:val="191919"/>
          <w:spacing w:val="-11"/>
          <w:sz w:val="20"/>
          <w:szCs w:val="20"/>
        </w:rPr>
        <w:t xml:space="preserve"> </w:t>
      </w:r>
      <w:r>
        <w:rPr>
          <w:rFonts w:ascii="Times New Roman" w:hAnsi="Times New Roman"/>
          <w:color w:val="191919"/>
          <w:sz w:val="20"/>
          <w:szCs w:val="20"/>
        </w:rPr>
        <w:t>Aid O</w:t>
      </w:r>
      <w:r>
        <w:rPr>
          <w:rFonts w:ascii="Times New Roman" w:hAnsi="Times New Roman"/>
          <w:color w:val="191919"/>
          <w:spacing w:val="-4"/>
          <w:sz w:val="20"/>
          <w:szCs w:val="20"/>
        </w:rPr>
        <w:t>f</w:t>
      </w:r>
      <w:r>
        <w:rPr>
          <w:rFonts w:ascii="Times New Roman" w:hAnsi="Times New Roman"/>
          <w:color w:val="191919"/>
          <w:sz w:val="20"/>
          <w:szCs w:val="20"/>
        </w:rPr>
        <w:t xml:space="preserve">fice and the </w:t>
      </w:r>
      <w:ins w:id="6" w:author="jhawkins" w:date="2011-04-04T17:22:00Z">
        <w:r>
          <w:rPr>
            <w:rFonts w:ascii="Times New Roman" w:hAnsi="Times New Roman"/>
            <w:color w:val="191919"/>
            <w:sz w:val="20"/>
            <w:szCs w:val="20"/>
          </w:rPr>
          <w:t xml:space="preserve">Office of Academic Services and </w:t>
        </w:r>
      </w:ins>
      <w:r>
        <w:rPr>
          <w:rFonts w:ascii="Times New Roman" w:hAnsi="Times New Roman"/>
          <w:color w:val="191919"/>
          <w:sz w:val="20"/>
          <w:szCs w:val="20"/>
        </w:rPr>
        <w:t>Registrar</w:t>
      </w:r>
      <w:del w:id="7" w:author="jhawkins" w:date="2011-04-04T17:22:00Z">
        <w:r w:rsidDel="00D85CB4">
          <w:rPr>
            <w:rFonts w:ascii="Times New Roman" w:hAnsi="Times New Roman"/>
            <w:color w:val="191919"/>
            <w:sz w:val="20"/>
            <w:szCs w:val="20"/>
          </w:rPr>
          <w:delText>'s O</w:delText>
        </w:r>
        <w:r w:rsidDel="00D85CB4">
          <w:rPr>
            <w:rFonts w:ascii="Times New Roman" w:hAnsi="Times New Roman"/>
            <w:color w:val="191919"/>
            <w:spacing w:val="-4"/>
            <w:sz w:val="20"/>
            <w:szCs w:val="20"/>
          </w:rPr>
          <w:delText>f</w:delText>
        </w:r>
        <w:r w:rsidDel="00D85CB4">
          <w:rPr>
            <w:rFonts w:ascii="Times New Roman" w:hAnsi="Times New Roman"/>
            <w:color w:val="191919"/>
            <w:sz w:val="20"/>
            <w:szCs w:val="20"/>
          </w:rPr>
          <w:delText>fice</w:delText>
        </w:r>
      </w:del>
      <w:r>
        <w:rPr>
          <w:rFonts w:ascii="Times New Roman" w:hAnsi="Times New Roman"/>
          <w:color w:val="191919"/>
          <w:sz w:val="20"/>
          <w:szCs w:val="20"/>
        </w:rPr>
        <w:t>.</w:t>
      </w:r>
      <w:r>
        <w:rPr>
          <w:rFonts w:ascii="Times New Roman" w:hAnsi="Times New Roman"/>
          <w:color w:val="191919"/>
          <w:spacing w:val="-4"/>
          <w:sz w:val="20"/>
          <w:szCs w:val="20"/>
        </w:rPr>
        <w:t xml:space="preserve"> </w:t>
      </w:r>
      <w:r>
        <w:rPr>
          <w:rFonts w:ascii="Times New Roman" w:hAnsi="Times New Roman"/>
          <w:color w:val="191919"/>
          <w:sz w:val="20"/>
          <w:szCs w:val="20"/>
        </w:rPr>
        <w:t>The student is responsible for submitting one copy of the properly signed form to each of the above listed o</w:t>
      </w:r>
      <w:r>
        <w:rPr>
          <w:rFonts w:ascii="Times New Roman" w:hAnsi="Times New Roman"/>
          <w:color w:val="191919"/>
          <w:spacing w:val="-4"/>
          <w:sz w:val="20"/>
          <w:szCs w:val="20"/>
        </w:rPr>
        <w:t>f</w:t>
      </w:r>
      <w:r>
        <w:rPr>
          <w:rFonts w:ascii="Times New Roman" w:hAnsi="Times New Roman"/>
          <w:color w:val="191919"/>
          <w:sz w:val="20"/>
          <w:szCs w:val="20"/>
        </w:rPr>
        <w:t>fices and for retain- ing a copy of the form for personal records.</w:t>
      </w:r>
      <w:r>
        <w:rPr>
          <w:rFonts w:ascii="Times New Roman" w:hAnsi="Times New Roman"/>
          <w:color w:val="191919"/>
          <w:spacing w:val="-4"/>
          <w:sz w:val="20"/>
          <w:szCs w:val="20"/>
        </w:rPr>
        <w:t xml:space="preserve"> </w:t>
      </w:r>
      <w:r>
        <w:rPr>
          <w:rFonts w:ascii="Times New Roman" w:hAnsi="Times New Roman"/>
          <w:color w:val="191919"/>
          <w:sz w:val="20"/>
          <w:szCs w:val="20"/>
        </w:rPr>
        <w:t xml:space="preserve">The </w:t>
      </w:r>
      <w:ins w:id="8" w:author="jhawkins" w:date="2011-04-04T17:22:00Z">
        <w:r>
          <w:rPr>
            <w:rFonts w:ascii="Times New Roman" w:hAnsi="Times New Roman"/>
            <w:color w:val="191919"/>
            <w:sz w:val="20"/>
            <w:szCs w:val="20"/>
          </w:rPr>
          <w:t xml:space="preserve">Office of Academic Services and </w:t>
        </w:r>
      </w:ins>
      <w:r>
        <w:rPr>
          <w:rFonts w:ascii="Times New Roman" w:hAnsi="Times New Roman"/>
          <w:color w:val="191919"/>
          <w:sz w:val="20"/>
          <w:szCs w:val="20"/>
        </w:rPr>
        <w:t>Registrar</w:t>
      </w:r>
      <w:del w:id="9" w:author="jhawkins" w:date="2011-04-04T17:22:00Z">
        <w:r w:rsidDel="00D85CB4">
          <w:rPr>
            <w:rFonts w:ascii="Times New Roman" w:hAnsi="Times New Roman"/>
            <w:color w:val="191919"/>
            <w:sz w:val="20"/>
            <w:szCs w:val="20"/>
          </w:rPr>
          <w:delText>'s O</w:delText>
        </w:r>
        <w:r w:rsidDel="00D85CB4">
          <w:rPr>
            <w:rFonts w:ascii="Times New Roman" w:hAnsi="Times New Roman"/>
            <w:color w:val="191919"/>
            <w:spacing w:val="-4"/>
            <w:sz w:val="20"/>
            <w:szCs w:val="20"/>
          </w:rPr>
          <w:delText>f</w:delText>
        </w:r>
        <w:r w:rsidDel="00D85CB4">
          <w:rPr>
            <w:rFonts w:ascii="Times New Roman" w:hAnsi="Times New Roman"/>
            <w:color w:val="191919"/>
            <w:sz w:val="20"/>
            <w:szCs w:val="20"/>
          </w:rPr>
          <w:delText>fice</w:delText>
        </w:r>
      </w:del>
      <w:r>
        <w:rPr>
          <w:rFonts w:ascii="Times New Roman" w:hAnsi="Times New Roman"/>
          <w:color w:val="191919"/>
          <w:sz w:val="20"/>
          <w:szCs w:val="20"/>
        </w:rPr>
        <w:t xml:space="preserve"> notifies instructors of a stu- dent's o</w:t>
      </w:r>
      <w:r>
        <w:rPr>
          <w:rFonts w:ascii="Times New Roman" w:hAnsi="Times New Roman"/>
          <w:color w:val="191919"/>
          <w:spacing w:val="-4"/>
          <w:sz w:val="20"/>
          <w:szCs w:val="20"/>
        </w:rPr>
        <w:t>f</w:t>
      </w:r>
      <w:r>
        <w:rPr>
          <w:rFonts w:ascii="Times New Roman" w:hAnsi="Times New Roman"/>
          <w:color w:val="191919"/>
          <w:sz w:val="20"/>
          <w:szCs w:val="20"/>
        </w:rPr>
        <w:t>ficial withdrawal after the University has received a properly signed form. Students entitled to a fee refund will be mailed a check from the O</w:t>
      </w:r>
      <w:r>
        <w:rPr>
          <w:rFonts w:ascii="Times New Roman" w:hAnsi="Times New Roman"/>
          <w:color w:val="191919"/>
          <w:spacing w:val="-4"/>
          <w:sz w:val="20"/>
          <w:szCs w:val="20"/>
        </w:rPr>
        <w:t>f</w:t>
      </w:r>
      <w:r>
        <w:rPr>
          <w:rFonts w:ascii="Times New Roman" w:hAnsi="Times New Roman"/>
          <w:color w:val="191919"/>
          <w:sz w:val="20"/>
          <w:szCs w:val="20"/>
        </w:rPr>
        <w:t>fice of Fiscal</w:t>
      </w:r>
      <w:r>
        <w:rPr>
          <w:rFonts w:ascii="Times New Roman" w:hAnsi="Times New Roman"/>
          <w:color w:val="191919"/>
          <w:spacing w:val="-11"/>
          <w:sz w:val="20"/>
          <w:szCs w:val="20"/>
        </w:rPr>
        <w:t xml:space="preserve"> </w:t>
      </w:r>
      <w:r>
        <w:rPr>
          <w:rFonts w:ascii="Times New Roman" w:hAnsi="Times New Roman"/>
          <w:color w:val="191919"/>
          <w:sz w:val="20"/>
          <w:szCs w:val="20"/>
        </w:rPr>
        <w:t>A</w:t>
      </w:r>
      <w:r>
        <w:rPr>
          <w:rFonts w:ascii="Times New Roman" w:hAnsi="Times New Roman"/>
          <w:color w:val="191919"/>
          <w:spacing w:val="-4"/>
          <w:sz w:val="20"/>
          <w:szCs w:val="20"/>
        </w:rPr>
        <w:t>f</w:t>
      </w:r>
      <w:r>
        <w:rPr>
          <w:rFonts w:ascii="Times New Roman" w:hAnsi="Times New Roman"/>
          <w:color w:val="191919"/>
          <w:sz w:val="20"/>
          <w:szCs w:val="20"/>
        </w:rPr>
        <w:t>fairs.</w:t>
      </w:r>
    </w:p>
    <w:p w:rsidR="00F42301" w:rsidRDefault="00F42301" w:rsidP="0055783E">
      <w:pPr>
        <w:widowControl w:val="0"/>
        <w:autoSpaceDE w:val="0"/>
        <w:autoSpaceDN w:val="0"/>
        <w:adjustRightInd w:val="0"/>
        <w:spacing w:after="0" w:line="250" w:lineRule="auto"/>
        <w:ind w:left="1944" w:right="883" w:firstLine="360"/>
        <w:rPr>
          <w:rFonts w:ascii="Times New Roman" w:hAnsi="Times New Roman"/>
          <w:color w:val="000000"/>
          <w:sz w:val="20"/>
          <w:szCs w:val="20"/>
        </w:rPr>
      </w:pPr>
      <w:r>
        <w:rPr>
          <w:rFonts w:ascii="Times New Roman" w:hAnsi="Times New Roman"/>
          <w:color w:val="191919"/>
          <w:sz w:val="20"/>
          <w:szCs w:val="20"/>
        </w:rPr>
        <w:t>A</w:t>
      </w:r>
      <w:r>
        <w:rPr>
          <w:rFonts w:ascii="Times New Roman" w:hAnsi="Times New Roman"/>
          <w:color w:val="191919"/>
          <w:spacing w:val="-11"/>
          <w:sz w:val="20"/>
          <w:szCs w:val="20"/>
        </w:rPr>
        <w:t xml:space="preserve"> </w:t>
      </w:r>
      <w:r>
        <w:rPr>
          <w:rFonts w:ascii="Times New Roman" w:hAnsi="Times New Roman"/>
          <w:color w:val="191919"/>
          <w:sz w:val="20"/>
          <w:szCs w:val="20"/>
        </w:rPr>
        <w:t>student may withdraw from</w:t>
      </w:r>
      <w:r>
        <w:rPr>
          <w:rFonts w:ascii="Times New Roman" w:hAnsi="Times New Roman"/>
          <w:color w:val="191919"/>
          <w:spacing w:val="-11"/>
          <w:sz w:val="20"/>
          <w:szCs w:val="20"/>
        </w:rPr>
        <w:t xml:space="preserve"> </w:t>
      </w:r>
      <w:r>
        <w:rPr>
          <w:rFonts w:ascii="Times New Roman" w:hAnsi="Times New Roman"/>
          <w:color w:val="191919"/>
          <w:sz w:val="20"/>
          <w:szCs w:val="20"/>
        </w:rPr>
        <w:t>Albany State University with a grade of "W" prior to the midterm date.</w:t>
      </w:r>
      <w:r>
        <w:rPr>
          <w:rFonts w:ascii="Times New Roman" w:hAnsi="Times New Roman"/>
          <w:color w:val="191919"/>
          <w:spacing w:val="-11"/>
          <w:sz w:val="20"/>
          <w:szCs w:val="20"/>
        </w:rPr>
        <w:t xml:space="preserve"> </w:t>
      </w:r>
      <w:r>
        <w:rPr>
          <w:rFonts w:ascii="Times New Roman" w:hAnsi="Times New Roman"/>
          <w:color w:val="191919"/>
          <w:sz w:val="20"/>
          <w:szCs w:val="20"/>
        </w:rPr>
        <w:t>After this time limitation, a student who finds it necessary to withdraw must have evidence to support the reason for approval from the</w:t>
      </w:r>
      <w:r>
        <w:rPr>
          <w:rFonts w:ascii="Times New Roman" w:hAnsi="Times New Roman"/>
          <w:color w:val="191919"/>
          <w:spacing w:val="-4"/>
          <w:sz w:val="20"/>
          <w:szCs w:val="20"/>
        </w:rPr>
        <w:t xml:space="preserve"> </w:t>
      </w:r>
      <w:r>
        <w:rPr>
          <w:rFonts w:ascii="Times New Roman" w:hAnsi="Times New Roman"/>
          <w:color w:val="191919"/>
          <w:sz w:val="20"/>
          <w:szCs w:val="20"/>
        </w:rPr>
        <w:t>VP</w:t>
      </w:r>
      <w:r>
        <w:rPr>
          <w:rFonts w:ascii="Times New Roman" w:hAnsi="Times New Roman"/>
          <w:color w:val="191919"/>
          <w:spacing w:val="-7"/>
          <w:sz w:val="20"/>
          <w:szCs w:val="20"/>
        </w:rPr>
        <w:t xml:space="preserve"> </w:t>
      </w:r>
      <w:r>
        <w:rPr>
          <w:rFonts w:ascii="Times New Roman" w:hAnsi="Times New Roman"/>
          <w:color w:val="191919"/>
          <w:sz w:val="20"/>
          <w:szCs w:val="20"/>
        </w:rPr>
        <w:t>for Student</w:t>
      </w:r>
      <w:r>
        <w:rPr>
          <w:rFonts w:ascii="Times New Roman" w:hAnsi="Times New Roman"/>
          <w:color w:val="191919"/>
          <w:spacing w:val="-11"/>
          <w:sz w:val="20"/>
          <w:szCs w:val="20"/>
        </w:rPr>
        <w:t xml:space="preserve"> </w:t>
      </w:r>
      <w:r>
        <w:rPr>
          <w:rFonts w:ascii="Times New Roman" w:hAnsi="Times New Roman"/>
          <w:color w:val="191919"/>
          <w:sz w:val="20"/>
          <w:szCs w:val="20"/>
        </w:rPr>
        <w:t>A</w:t>
      </w:r>
      <w:r>
        <w:rPr>
          <w:rFonts w:ascii="Times New Roman" w:hAnsi="Times New Roman"/>
          <w:color w:val="191919"/>
          <w:spacing w:val="-4"/>
          <w:sz w:val="20"/>
          <w:szCs w:val="20"/>
        </w:rPr>
        <w:t>f</w:t>
      </w:r>
      <w:r>
        <w:rPr>
          <w:rFonts w:ascii="Times New Roman" w:hAnsi="Times New Roman"/>
          <w:color w:val="191919"/>
          <w:sz w:val="20"/>
          <w:szCs w:val="20"/>
        </w:rPr>
        <w:t>fairs and the</w:t>
      </w:r>
      <w:r>
        <w:rPr>
          <w:rFonts w:ascii="Times New Roman" w:hAnsi="Times New Roman"/>
          <w:color w:val="191919"/>
          <w:spacing w:val="-4"/>
          <w:sz w:val="20"/>
          <w:szCs w:val="20"/>
        </w:rPr>
        <w:t xml:space="preserve"> </w:t>
      </w:r>
      <w:r>
        <w:rPr>
          <w:rFonts w:ascii="Times New Roman" w:hAnsi="Times New Roman"/>
          <w:color w:val="191919"/>
          <w:sz w:val="20"/>
          <w:szCs w:val="20"/>
        </w:rPr>
        <w:t>VP</w:t>
      </w:r>
      <w:r>
        <w:rPr>
          <w:rFonts w:ascii="Times New Roman" w:hAnsi="Times New Roman"/>
          <w:color w:val="191919"/>
          <w:spacing w:val="-7"/>
          <w:sz w:val="20"/>
          <w:szCs w:val="20"/>
        </w:rPr>
        <w:t xml:space="preserve"> </w:t>
      </w:r>
      <w:r>
        <w:rPr>
          <w:rFonts w:ascii="Times New Roman" w:hAnsi="Times New Roman"/>
          <w:color w:val="191919"/>
          <w:sz w:val="20"/>
          <w:szCs w:val="20"/>
        </w:rPr>
        <w:t>for</w:t>
      </w:r>
      <w:r>
        <w:rPr>
          <w:rFonts w:ascii="Times New Roman" w:hAnsi="Times New Roman"/>
          <w:color w:val="191919"/>
          <w:spacing w:val="-11"/>
          <w:sz w:val="20"/>
          <w:szCs w:val="20"/>
        </w:rPr>
        <w:t xml:space="preserve"> </w:t>
      </w:r>
      <w:r>
        <w:rPr>
          <w:rFonts w:ascii="Times New Roman" w:hAnsi="Times New Roman"/>
          <w:color w:val="191919"/>
          <w:sz w:val="20"/>
          <w:szCs w:val="20"/>
        </w:rPr>
        <w:t>Aca- demic</w:t>
      </w:r>
      <w:r>
        <w:rPr>
          <w:rFonts w:ascii="Times New Roman" w:hAnsi="Times New Roman"/>
          <w:color w:val="191919"/>
          <w:spacing w:val="-11"/>
          <w:sz w:val="20"/>
          <w:szCs w:val="20"/>
        </w:rPr>
        <w:t xml:space="preserve"> </w:t>
      </w:r>
      <w:r>
        <w:rPr>
          <w:rFonts w:ascii="Times New Roman" w:hAnsi="Times New Roman"/>
          <w:color w:val="191919"/>
          <w:sz w:val="20"/>
          <w:szCs w:val="20"/>
        </w:rPr>
        <w:t>A</w:t>
      </w:r>
      <w:r>
        <w:rPr>
          <w:rFonts w:ascii="Times New Roman" w:hAnsi="Times New Roman"/>
          <w:color w:val="191919"/>
          <w:spacing w:val="-4"/>
          <w:sz w:val="20"/>
          <w:szCs w:val="20"/>
        </w:rPr>
        <w:t>f</w:t>
      </w:r>
      <w:r>
        <w:rPr>
          <w:rFonts w:ascii="Times New Roman" w:hAnsi="Times New Roman"/>
          <w:color w:val="191919"/>
          <w:sz w:val="20"/>
          <w:szCs w:val="20"/>
        </w:rPr>
        <w:t>fairs to receive a grade of "</w:t>
      </w:r>
      <w:r>
        <w:rPr>
          <w:rFonts w:ascii="Times New Roman" w:hAnsi="Times New Roman"/>
          <w:color w:val="191919"/>
          <w:spacing w:val="-18"/>
          <w:sz w:val="20"/>
          <w:szCs w:val="20"/>
        </w:rPr>
        <w:t>W</w:t>
      </w:r>
      <w:r>
        <w:rPr>
          <w:rFonts w:ascii="Times New Roman" w:hAnsi="Times New Roman"/>
          <w:color w:val="191919"/>
          <w:sz w:val="20"/>
          <w:szCs w:val="20"/>
        </w:rPr>
        <w:t>." Students suspended for disciplinary reasons will automat- ically receive the grade of "</w:t>
      </w:r>
      <w:r>
        <w:rPr>
          <w:rFonts w:ascii="Times New Roman" w:hAnsi="Times New Roman"/>
          <w:color w:val="191919"/>
          <w:spacing w:val="-18"/>
          <w:sz w:val="20"/>
          <w:szCs w:val="20"/>
        </w:rPr>
        <w:t>W</w:t>
      </w:r>
      <w:r>
        <w:rPr>
          <w:rFonts w:ascii="Times New Roman" w:hAnsi="Times New Roman"/>
          <w:color w:val="191919"/>
          <w:sz w:val="20"/>
          <w:szCs w:val="20"/>
        </w:rPr>
        <w:t>."</w:t>
      </w:r>
    </w:p>
    <w:p w:rsidR="00F42301" w:rsidRDefault="00F42301" w:rsidP="0055783E">
      <w:pPr>
        <w:widowControl w:val="0"/>
        <w:autoSpaceDE w:val="0"/>
        <w:autoSpaceDN w:val="0"/>
        <w:adjustRightInd w:val="0"/>
        <w:spacing w:after="0" w:line="240" w:lineRule="exact"/>
        <w:rPr>
          <w:rFonts w:ascii="Times New Roman" w:hAnsi="Times New Roman"/>
          <w:color w:val="000000"/>
          <w:sz w:val="24"/>
          <w:szCs w:val="24"/>
        </w:rPr>
      </w:pPr>
    </w:p>
    <w:p w:rsidR="00F42301" w:rsidRDefault="00F42301" w:rsidP="0055783E">
      <w:pPr>
        <w:widowControl w:val="0"/>
        <w:autoSpaceDE w:val="0"/>
        <w:autoSpaceDN w:val="0"/>
        <w:adjustRightInd w:val="0"/>
        <w:spacing w:after="0"/>
        <w:ind w:left="1944"/>
        <w:rPr>
          <w:rFonts w:ascii="Times New Roman" w:hAnsi="Times New Roman"/>
          <w:color w:val="000000"/>
          <w:sz w:val="20"/>
          <w:szCs w:val="20"/>
        </w:rPr>
      </w:pPr>
      <w:r>
        <w:rPr>
          <w:rFonts w:ascii="Times New Roman" w:hAnsi="Times New Roman"/>
          <w:b/>
          <w:bCs/>
          <w:color w:val="191919"/>
          <w:sz w:val="20"/>
          <w:szCs w:val="20"/>
        </w:rPr>
        <w:t>Scholastic</w:t>
      </w:r>
      <w:r>
        <w:rPr>
          <w:rFonts w:ascii="Times New Roman" w:hAnsi="Times New Roman"/>
          <w:b/>
          <w:bCs/>
          <w:color w:val="191919"/>
          <w:spacing w:val="-4"/>
          <w:sz w:val="20"/>
          <w:szCs w:val="20"/>
        </w:rPr>
        <w:t xml:space="preserve"> </w:t>
      </w:r>
      <w:r>
        <w:rPr>
          <w:rFonts w:ascii="Times New Roman" w:hAnsi="Times New Roman"/>
          <w:b/>
          <w:bCs/>
          <w:color w:val="191919"/>
          <w:spacing w:val="-11"/>
          <w:sz w:val="20"/>
          <w:szCs w:val="20"/>
        </w:rPr>
        <w:t>W</w:t>
      </w:r>
      <w:r>
        <w:rPr>
          <w:rFonts w:ascii="Times New Roman" w:hAnsi="Times New Roman"/>
          <w:b/>
          <w:bCs/>
          <w:color w:val="191919"/>
          <w:sz w:val="20"/>
          <w:szCs w:val="20"/>
        </w:rPr>
        <w:t>arning</w:t>
      </w:r>
    </w:p>
    <w:p w:rsidR="00F42301" w:rsidRDefault="00F42301" w:rsidP="0055783E">
      <w:pPr>
        <w:widowControl w:val="0"/>
        <w:autoSpaceDE w:val="0"/>
        <w:autoSpaceDN w:val="0"/>
        <w:adjustRightInd w:val="0"/>
        <w:spacing w:before="10" w:after="0" w:line="250" w:lineRule="auto"/>
        <w:ind w:left="1944" w:right="908" w:firstLine="360"/>
        <w:rPr>
          <w:rFonts w:ascii="Times New Roman" w:hAnsi="Times New Roman"/>
          <w:color w:val="000000"/>
          <w:sz w:val="20"/>
          <w:szCs w:val="20"/>
        </w:rPr>
      </w:pPr>
      <w:r w:rsidRPr="00C34688">
        <w:rPr>
          <w:rFonts w:ascii="Calibri" w:hAnsi="Calibri"/>
          <w:noProof/>
          <w:lang w:eastAsia="en-US"/>
        </w:rPr>
        <w:pict>
          <v:shape id="_x0000_s1935" type="#_x0000_t202" style="position:absolute;left:0;text-align:left;margin-left:17.75pt;margin-top:20.45pt;width:1in;height:187.45pt;z-index:-251658240;mso-position-horizontal-relative:page" o:allowincell="f" filled="f" stroked="f">
            <v:textbox style="layout-flow:vertical;mso-layout-flow-alt:bottom-to-top" inset="0,0,0,0">
              <w:txbxContent>
                <w:p w:rsidR="00F42301" w:rsidRDefault="00F42301" w:rsidP="0055783E">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A</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LBAN</w:t>
                  </w:r>
                  <w:r>
                    <w:rPr>
                      <w:rFonts w:ascii="Impact" w:hAnsi="Impact" w:cs="Impact"/>
                      <w:color w:val="A3A3A3"/>
                      <w:position w:val="1"/>
                      <w:sz w:val="105"/>
                      <w:szCs w:val="105"/>
                    </w:rPr>
                    <w:t>Y</w:t>
                  </w:r>
                  <w:r>
                    <w:rPr>
                      <w:rFonts w:ascii="Impact" w:hAnsi="Impact" w:cs="Impact"/>
                      <w:color w:val="A3A3A3"/>
                      <w:spacing w:val="-115"/>
                      <w:position w:val="1"/>
                      <w:sz w:val="105"/>
                      <w:szCs w:val="105"/>
                    </w:rPr>
                    <w:t xml:space="preserve"> </w:t>
                  </w:r>
                </w:p>
              </w:txbxContent>
            </v:textbox>
            <w10:wrap anchorx="page"/>
          </v:shape>
        </w:pict>
      </w:r>
      <w:r>
        <w:rPr>
          <w:rFonts w:ascii="Times New Roman" w:hAnsi="Times New Roman"/>
          <w:color w:val="191919"/>
          <w:sz w:val="20"/>
          <w:szCs w:val="20"/>
        </w:rPr>
        <w:t>A</w:t>
      </w:r>
      <w:r>
        <w:rPr>
          <w:rFonts w:ascii="Times New Roman" w:hAnsi="Times New Roman"/>
          <w:color w:val="191919"/>
          <w:spacing w:val="-11"/>
          <w:sz w:val="20"/>
          <w:szCs w:val="20"/>
        </w:rPr>
        <w:t xml:space="preserve"> </w:t>
      </w:r>
      <w:r>
        <w:rPr>
          <w:rFonts w:ascii="Times New Roman" w:hAnsi="Times New Roman"/>
          <w:color w:val="191919"/>
          <w:sz w:val="20"/>
          <w:szCs w:val="20"/>
        </w:rPr>
        <w:t>graduate student whose cumulative grade-point average falls below 3.0 or who otherwise fails to maintain the level of academic performance required by the University and the department that o</w:t>
      </w:r>
      <w:r>
        <w:rPr>
          <w:rFonts w:ascii="Times New Roman" w:hAnsi="Times New Roman"/>
          <w:color w:val="191919"/>
          <w:spacing w:val="-4"/>
          <w:sz w:val="20"/>
          <w:szCs w:val="20"/>
        </w:rPr>
        <w:t>f</w:t>
      </w:r>
      <w:r>
        <w:rPr>
          <w:rFonts w:ascii="Times New Roman" w:hAnsi="Times New Roman"/>
          <w:color w:val="191919"/>
          <w:sz w:val="20"/>
          <w:szCs w:val="20"/>
        </w:rPr>
        <w:t>fers the degree program will receive a letter of scholastic warning from the institution.</w:t>
      </w:r>
    </w:p>
    <w:p w:rsidR="00F42301" w:rsidRDefault="00F42301" w:rsidP="0055783E">
      <w:pPr>
        <w:widowControl w:val="0"/>
        <w:autoSpaceDE w:val="0"/>
        <w:autoSpaceDN w:val="0"/>
        <w:adjustRightInd w:val="0"/>
        <w:spacing w:after="0" w:line="240" w:lineRule="exact"/>
        <w:rPr>
          <w:rFonts w:ascii="Times New Roman" w:hAnsi="Times New Roman"/>
          <w:color w:val="000000"/>
          <w:sz w:val="24"/>
          <w:szCs w:val="24"/>
        </w:rPr>
      </w:pPr>
    </w:p>
    <w:p w:rsidR="00F42301" w:rsidRDefault="00F42301" w:rsidP="0055783E">
      <w:pPr>
        <w:widowControl w:val="0"/>
        <w:autoSpaceDE w:val="0"/>
        <w:autoSpaceDN w:val="0"/>
        <w:adjustRightInd w:val="0"/>
        <w:spacing w:after="0"/>
        <w:ind w:left="1944"/>
        <w:rPr>
          <w:rFonts w:ascii="Times New Roman" w:hAnsi="Times New Roman"/>
          <w:color w:val="000000"/>
          <w:sz w:val="20"/>
          <w:szCs w:val="20"/>
        </w:rPr>
      </w:pPr>
      <w:r>
        <w:rPr>
          <w:rFonts w:ascii="Times New Roman" w:hAnsi="Times New Roman"/>
          <w:b/>
          <w:bCs/>
          <w:color w:val="191919"/>
          <w:sz w:val="20"/>
          <w:szCs w:val="20"/>
        </w:rPr>
        <w:t>Scholastic</w:t>
      </w:r>
      <w:r>
        <w:rPr>
          <w:rFonts w:ascii="Times New Roman" w:hAnsi="Times New Roman"/>
          <w:b/>
          <w:bCs/>
          <w:color w:val="191919"/>
          <w:spacing w:val="-4"/>
          <w:sz w:val="20"/>
          <w:szCs w:val="20"/>
        </w:rPr>
        <w:t xml:space="preserve"> </w:t>
      </w:r>
      <w:r>
        <w:rPr>
          <w:rFonts w:ascii="Times New Roman" w:hAnsi="Times New Roman"/>
          <w:b/>
          <w:bCs/>
          <w:color w:val="191919"/>
          <w:spacing w:val="-18"/>
          <w:sz w:val="20"/>
          <w:szCs w:val="20"/>
        </w:rPr>
        <w:t>T</w:t>
      </w:r>
      <w:r>
        <w:rPr>
          <w:rFonts w:ascii="Times New Roman" w:hAnsi="Times New Roman"/>
          <w:b/>
          <w:bCs/>
          <w:color w:val="191919"/>
          <w:sz w:val="20"/>
          <w:szCs w:val="20"/>
        </w:rPr>
        <w:t>ermination</w:t>
      </w:r>
    </w:p>
    <w:p w:rsidR="00F42301" w:rsidRDefault="00F42301" w:rsidP="0055783E">
      <w:pPr>
        <w:widowControl w:val="0"/>
        <w:autoSpaceDE w:val="0"/>
        <w:autoSpaceDN w:val="0"/>
        <w:adjustRightInd w:val="0"/>
        <w:spacing w:before="10" w:after="0"/>
        <w:ind w:left="2304"/>
        <w:rPr>
          <w:rFonts w:ascii="Times New Roman" w:hAnsi="Times New Roman"/>
          <w:color w:val="000000"/>
          <w:sz w:val="20"/>
          <w:szCs w:val="20"/>
        </w:rPr>
      </w:pPr>
      <w:r>
        <w:rPr>
          <w:rFonts w:ascii="Times New Roman" w:hAnsi="Times New Roman"/>
          <w:color w:val="191919"/>
          <w:sz w:val="20"/>
          <w:szCs w:val="20"/>
        </w:rPr>
        <w:t>A</w:t>
      </w:r>
      <w:r>
        <w:rPr>
          <w:rFonts w:ascii="Times New Roman" w:hAnsi="Times New Roman"/>
          <w:color w:val="191919"/>
          <w:spacing w:val="-11"/>
          <w:sz w:val="20"/>
          <w:szCs w:val="20"/>
        </w:rPr>
        <w:t xml:space="preserve"> </w:t>
      </w:r>
      <w:r>
        <w:rPr>
          <w:rFonts w:ascii="Times New Roman" w:hAnsi="Times New Roman"/>
          <w:color w:val="191919"/>
          <w:sz w:val="20"/>
          <w:szCs w:val="20"/>
        </w:rPr>
        <w:t>graduate student is subject to scholastic termination for the following reasons:</w:t>
      </w:r>
    </w:p>
    <w:p w:rsidR="00F42301" w:rsidRDefault="00F42301" w:rsidP="0055783E">
      <w:pPr>
        <w:widowControl w:val="0"/>
        <w:autoSpaceDE w:val="0"/>
        <w:autoSpaceDN w:val="0"/>
        <w:adjustRightInd w:val="0"/>
        <w:spacing w:before="10" w:after="0" w:line="250" w:lineRule="auto"/>
        <w:ind w:left="2664" w:right="892" w:hanging="360"/>
        <w:rPr>
          <w:rFonts w:ascii="Times New Roman" w:hAnsi="Times New Roman"/>
          <w:color w:val="000000"/>
          <w:sz w:val="20"/>
          <w:szCs w:val="20"/>
        </w:rPr>
      </w:pPr>
      <w:r>
        <w:rPr>
          <w:rFonts w:ascii="Times New Roman" w:hAnsi="Times New Roman"/>
          <w:color w:val="191919"/>
          <w:sz w:val="20"/>
          <w:szCs w:val="20"/>
        </w:rPr>
        <w:t>1.   Failure to achieve a 3.0 cumulative grade-point average by the end of the next semester of enrollment following scholastic warning.</w:t>
      </w:r>
    </w:p>
    <w:p w:rsidR="00F42301" w:rsidRDefault="00F42301" w:rsidP="0055783E">
      <w:pPr>
        <w:widowControl w:val="0"/>
        <w:autoSpaceDE w:val="0"/>
        <w:autoSpaceDN w:val="0"/>
        <w:adjustRightInd w:val="0"/>
        <w:spacing w:after="0" w:line="250" w:lineRule="auto"/>
        <w:ind w:left="2664" w:right="953" w:hanging="360"/>
        <w:rPr>
          <w:rFonts w:ascii="Times New Roman" w:hAnsi="Times New Roman"/>
          <w:color w:val="000000"/>
          <w:sz w:val="20"/>
          <w:szCs w:val="20"/>
        </w:rPr>
      </w:pPr>
      <w:r>
        <w:rPr>
          <w:rFonts w:ascii="Times New Roman" w:hAnsi="Times New Roman"/>
          <w:color w:val="191919"/>
          <w:sz w:val="20"/>
          <w:szCs w:val="20"/>
        </w:rPr>
        <w:t>2.   Failure to maintain other academic performance standards required by the department of- fering the degree program of stud</w:t>
      </w:r>
      <w:r>
        <w:rPr>
          <w:rFonts w:ascii="Times New Roman" w:hAnsi="Times New Roman"/>
          <w:color w:val="191919"/>
          <w:spacing w:val="-13"/>
          <w:sz w:val="20"/>
          <w:szCs w:val="20"/>
        </w:rPr>
        <w:t>y</w:t>
      </w:r>
      <w:r>
        <w:rPr>
          <w:rFonts w:ascii="Times New Roman" w:hAnsi="Times New Roman"/>
          <w:color w:val="191919"/>
          <w:sz w:val="20"/>
          <w:szCs w:val="20"/>
        </w:rPr>
        <w:t>.</w:t>
      </w:r>
    </w:p>
    <w:p w:rsidR="00F42301" w:rsidRDefault="00F42301" w:rsidP="0055783E">
      <w:pPr>
        <w:widowControl w:val="0"/>
        <w:autoSpaceDE w:val="0"/>
        <w:autoSpaceDN w:val="0"/>
        <w:adjustRightInd w:val="0"/>
        <w:spacing w:after="0"/>
        <w:ind w:left="2304"/>
        <w:rPr>
          <w:rFonts w:ascii="Times New Roman" w:hAnsi="Times New Roman"/>
          <w:color w:val="000000"/>
          <w:sz w:val="20"/>
          <w:szCs w:val="20"/>
        </w:rPr>
      </w:pPr>
      <w:r>
        <w:rPr>
          <w:rFonts w:ascii="Times New Roman" w:hAnsi="Times New Roman"/>
          <w:color w:val="191919"/>
          <w:sz w:val="20"/>
          <w:szCs w:val="20"/>
        </w:rPr>
        <w:t xml:space="preserve">3. </w:t>
      </w:r>
      <w:r>
        <w:rPr>
          <w:rFonts w:ascii="Times New Roman" w:hAnsi="Times New Roman"/>
          <w:color w:val="191919"/>
          <w:spacing w:val="46"/>
          <w:sz w:val="20"/>
          <w:szCs w:val="20"/>
        </w:rPr>
        <w:t xml:space="preserve"> </w:t>
      </w:r>
      <w:r>
        <w:rPr>
          <w:rFonts w:ascii="Times New Roman" w:hAnsi="Times New Roman"/>
          <w:color w:val="191919"/>
          <w:sz w:val="20"/>
          <w:szCs w:val="20"/>
        </w:rPr>
        <w:t>Third failure on comprehensive examinations.</w:t>
      </w:r>
    </w:p>
    <w:p w:rsidR="00F42301" w:rsidRDefault="00F42301" w:rsidP="0055783E">
      <w:pPr>
        <w:widowControl w:val="0"/>
        <w:autoSpaceDE w:val="0"/>
        <w:autoSpaceDN w:val="0"/>
        <w:adjustRightInd w:val="0"/>
        <w:spacing w:before="10" w:after="0" w:line="240" w:lineRule="exact"/>
        <w:rPr>
          <w:rFonts w:ascii="Times New Roman" w:hAnsi="Times New Roman"/>
          <w:color w:val="000000"/>
          <w:sz w:val="24"/>
          <w:szCs w:val="24"/>
        </w:rPr>
      </w:pPr>
    </w:p>
    <w:p w:rsidR="00F42301" w:rsidRDefault="00F42301" w:rsidP="0055783E">
      <w:pPr>
        <w:widowControl w:val="0"/>
        <w:autoSpaceDE w:val="0"/>
        <w:autoSpaceDN w:val="0"/>
        <w:adjustRightInd w:val="0"/>
        <w:spacing w:after="0"/>
        <w:ind w:left="1944"/>
        <w:rPr>
          <w:rFonts w:ascii="Times New Roman" w:hAnsi="Times New Roman"/>
          <w:color w:val="000000"/>
          <w:sz w:val="20"/>
          <w:szCs w:val="20"/>
        </w:rPr>
      </w:pPr>
      <w:r>
        <w:rPr>
          <w:rFonts w:ascii="Times New Roman" w:hAnsi="Times New Roman"/>
          <w:b/>
          <w:bCs/>
          <w:color w:val="191919"/>
          <w:sz w:val="20"/>
          <w:szCs w:val="20"/>
        </w:rPr>
        <w:t>Academic</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Advisement</w:t>
      </w:r>
    </w:p>
    <w:p w:rsidR="00F42301" w:rsidRDefault="00F42301" w:rsidP="0055783E">
      <w:pPr>
        <w:widowControl w:val="0"/>
        <w:autoSpaceDE w:val="0"/>
        <w:autoSpaceDN w:val="0"/>
        <w:adjustRightInd w:val="0"/>
        <w:spacing w:before="10" w:after="0"/>
        <w:ind w:left="2304"/>
        <w:rPr>
          <w:rFonts w:ascii="Times New Roman" w:hAnsi="Times New Roman"/>
          <w:color w:val="000000"/>
          <w:sz w:val="20"/>
          <w:szCs w:val="20"/>
        </w:rPr>
      </w:pPr>
      <w:r>
        <w:rPr>
          <w:rFonts w:ascii="Times New Roman" w:hAnsi="Times New Roman"/>
          <w:color w:val="191919"/>
          <w:sz w:val="20"/>
          <w:szCs w:val="20"/>
        </w:rPr>
        <w:t>An academic advisor is assigned to each student at the time of acceptance into the Graduate</w:t>
      </w:r>
    </w:p>
    <w:p w:rsidR="00F42301" w:rsidRDefault="00F42301" w:rsidP="0055783E">
      <w:pPr>
        <w:widowControl w:val="0"/>
        <w:autoSpaceDE w:val="0"/>
        <w:autoSpaceDN w:val="0"/>
        <w:adjustRightInd w:val="0"/>
        <w:spacing w:before="10" w:after="0"/>
        <w:ind w:left="2664"/>
        <w:rPr>
          <w:rFonts w:ascii="Times New Roman" w:hAnsi="Times New Roman"/>
          <w:color w:val="000000"/>
          <w:sz w:val="20"/>
          <w:szCs w:val="20"/>
        </w:rPr>
      </w:pPr>
      <w:r>
        <w:rPr>
          <w:rFonts w:ascii="Times New Roman" w:hAnsi="Times New Roman"/>
          <w:color w:val="191919"/>
          <w:sz w:val="20"/>
          <w:szCs w:val="20"/>
        </w:rPr>
        <w:t>School. Students are expected to confer with their advisors on a periodic basis.</w:t>
      </w:r>
    </w:p>
    <w:p w:rsidR="00F42301" w:rsidRDefault="00F42301" w:rsidP="0055783E">
      <w:pPr>
        <w:widowControl w:val="0"/>
        <w:autoSpaceDE w:val="0"/>
        <w:autoSpaceDN w:val="0"/>
        <w:adjustRightInd w:val="0"/>
        <w:spacing w:before="10" w:after="0"/>
        <w:ind w:left="2664"/>
        <w:rPr>
          <w:rFonts w:ascii="Times New Roman" w:hAnsi="Times New Roman"/>
          <w:color w:val="000000"/>
          <w:sz w:val="20"/>
          <w:szCs w:val="20"/>
        </w:rPr>
        <w:sectPr w:rsidR="00F42301">
          <w:pgSz w:w="12240" w:h="15840"/>
          <w:pgMar w:top="260" w:right="1300" w:bottom="280" w:left="200" w:header="0" w:footer="733" w:gutter="0"/>
          <w:cols w:space="720"/>
          <w:noEndnote/>
        </w:sectPr>
      </w:pPr>
    </w:p>
    <w:tbl>
      <w:tblPr>
        <w:tblW w:w="0" w:type="auto"/>
        <w:tblInd w:w="119" w:type="dxa"/>
        <w:tblLayout w:type="fixed"/>
        <w:tblCellMar>
          <w:left w:w="0" w:type="dxa"/>
          <w:right w:w="0" w:type="dxa"/>
        </w:tblCellMar>
        <w:tblLook w:val="0000"/>
      </w:tblPr>
      <w:tblGrid>
        <w:gridCol w:w="4876"/>
        <w:gridCol w:w="4560"/>
        <w:gridCol w:w="1067"/>
      </w:tblGrid>
      <w:tr w:rsidR="00F42301" w:rsidRPr="00FA7AC7" w:rsidTr="00F319A1">
        <w:trPr>
          <w:trHeight w:hRule="exact" w:val="235"/>
        </w:trPr>
        <w:tc>
          <w:tcPr>
            <w:tcW w:w="4876" w:type="dxa"/>
            <w:tcBorders>
              <w:top w:val="nil"/>
              <w:left w:val="nil"/>
              <w:bottom w:val="single" w:sz="4" w:space="0" w:color="191919"/>
              <w:right w:val="single" w:sz="4" w:space="0" w:color="191919"/>
            </w:tcBorders>
          </w:tcPr>
          <w:p w:rsidR="00F42301" w:rsidRPr="00FA7AC7" w:rsidRDefault="00F42301" w:rsidP="00F319A1">
            <w:pPr>
              <w:widowControl w:val="0"/>
              <w:autoSpaceDE w:val="0"/>
              <w:autoSpaceDN w:val="0"/>
              <w:adjustRightInd w:val="0"/>
              <w:spacing w:after="0"/>
              <w:rPr>
                <w:rFonts w:ascii="Times New Roman" w:hAnsi="Times New Roman"/>
                <w:sz w:val="24"/>
                <w:szCs w:val="24"/>
              </w:rPr>
            </w:pPr>
          </w:p>
        </w:tc>
        <w:tc>
          <w:tcPr>
            <w:tcW w:w="4560" w:type="dxa"/>
            <w:vMerge w:val="restart"/>
            <w:tcBorders>
              <w:top w:val="single" w:sz="4" w:space="0" w:color="191919"/>
              <w:left w:val="single" w:sz="4" w:space="0" w:color="191919"/>
              <w:bottom w:val="single" w:sz="4" w:space="0" w:color="191919"/>
              <w:right w:val="single" w:sz="4" w:space="0" w:color="191919"/>
            </w:tcBorders>
          </w:tcPr>
          <w:p w:rsidR="00F42301" w:rsidRPr="00FA7AC7" w:rsidRDefault="00F42301" w:rsidP="00F319A1">
            <w:pPr>
              <w:widowControl w:val="0"/>
              <w:autoSpaceDE w:val="0"/>
              <w:autoSpaceDN w:val="0"/>
              <w:adjustRightInd w:val="0"/>
              <w:spacing w:before="8" w:after="0" w:line="150" w:lineRule="exact"/>
              <w:rPr>
                <w:rFonts w:ascii="Times New Roman" w:hAnsi="Times New Roman"/>
                <w:sz w:val="15"/>
                <w:szCs w:val="15"/>
              </w:rPr>
            </w:pPr>
          </w:p>
          <w:p w:rsidR="00F42301" w:rsidRPr="00FA7AC7" w:rsidRDefault="00F42301" w:rsidP="00F319A1">
            <w:pPr>
              <w:widowControl w:val="0"/>
              <w:autoSpaceDE w:val="0"/>
              <w:autoSpaceDN w:val="0"/>
              <w:adjustRightInd w:val="0"/>
              <w:spacing w:after="0"/>
              <w:ind w:left="1388"/>
              <w:rPr>
                <w:rFonts w:ascii="Times New Roman" w:hAnsi="Times New Roman"/>
                <w:sz w:val="24"/>
                <w:szCs w:val="24"/>
              </w:rPr>
            </w:pPr>
            <w:r w:rsidRPr="00FA7AC7">
              <w:rPr>
                <w:rFonts w:ascii="Times New Roman" w:hAnsi="Times New Roman"/>
                <w:b/>
                <w:bCs/>
                <w:color w:val="191919"/>
                <w:sz w:val="36"/>
                <w:szCs w:val="36"/>
              </w:rPr>
              <w:t>O</w:t>
            </w:r>
            <w:r w:rsidRPr="00FA7AC7">
              <w:rPr>
                <w:rFonts w:ascii="Times New Roman" w:hAnsi="Times New Roman"/>
                <w:b/>
                <w:bCs/>
                <w:color w:val="191919"/>
                <w:sz w:val="27"/>
                <w:szCs w:val="27"/>
              </w:rPr>
              <w:t>THER</w:t>
            </w:r>
            <w:r w:rsidRPr="00FA7AC7">
              <w:rPr>
                <w:rFonts w:ascii="Times New Roman" w:hAnsi="Times New Roman"/>
                <w:b/>
                <w:bCs/>
                <w:color w:val="191919"/>
                <w:spacing w:val="22"/>
                <w:sz w:val="27"/>
                <w:szCs w:val="27"/>
              </w:rPr>
              <w:t xml:space="preserve"> </w:t>
            </w:r>
            <w:r w:rsidRPr="00FA7AC7">
              <w:rPr>
                <w:rFonts w:ascii="Times New Roman" w:hAnsi="Times New Roman"/>
                <w:b/>
                <w:bCs/>
                <w:color w:val="191919"/>
                <w:sz w:val="36"/>
                <w:szCs w:val="36"/>
              </w:rPr>
              <w:t>P</w:t>
            </w:r>
            <w:r w:rsidRPr="00FA7AC7">
              <w:rPr>
                <w:rFonts w:ascii="Times New Roman" w:hAnsi="Times New Roman"/>
                <w:b/>
                <w:bCs/>
                <w:color w:val="191919"/>
                <w:sz w:val="27"/>
                <w:szCs w:val="27"/>
              </w:rPr>
              <w:t>OLICIES</w:t>
            </w:r>
          </w:p>
        </w:tc>
        <w:tc>
          <w:tcPr>
            <w:tcW w:w="1067" w:type="dxa"/>
            <w:tcBorders>
              <w:top w:val="nil"/>
              <w:left w:val="single" w:sz="4" w:space="0" w:color="191919"/>
              <w:bottom w:val="single" w:sz="4" w:space="0" w:color="191919"/>
              <w:right w:val="nil"/>
            </w:tcBorders>
          </w:tcPr>
          <w:p w:rsidR="00F42301" w:rsidRPr="00FA7AC7" w:rsidRDefault="00F42301" w:rsidP="00F319A1">
            <w:pPr>
              <w:widowControl w:val="0"/>
              <w:autoSpaceDE w:val="0"/>
              <w:autoSpaceDN w:val="0"/>
              <w:adjustRightInd w:val="0"/>
              <w:spacing w:after="0"/>
              <w:rPr>
                <w:rFonts w:ascii="Times New Roman" w:hAnsi="Times New Roman"/>
                <w:sz w:val="24"/>
                <w:szCs w:val="24"/>
              </w:rPr>
            </w:pPr>
          </w:p>
        </w:tc>
      </w:tr>
      <w:tr w:rsidR="00F42301" w:rsidRPr="00FA7AC7" w:rsidTr="00F319A1">
        <w:trPr>
          <w:trHeight w:hRule="exact" w:val="256"/>
        </w:trPr>
        <w:tc>
          <w:tcPr>
            <w:tcW w:w="4876" w:type="dxa"/>
            <w:tcBorders>
              <w:top w:val="single" w:sz="4" w:space="0" w:color="191919"/>
              <w:left w:val="nil"/>
              <w:bottom w:val="single" w:sz="4" w:space="0" w:color="191919"/>
              <w:right w:val="single" w:sz="4" w:space="0" w:color="191919"/>
            </w:tcBorders>
          </w:tcPr>
          <w:p w:rsidR="00F42301" w:rsidRPr="00FA7AC7" w:rsidRDefault="00F42301" w:rsidP="00F319A1">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F319A1">
            <w:pPr>
              <w:widowControl w:val="0"/>
              <w:autoSpaceDE w:val="0"/>
              <w:autoSpaceDN w:val="0"/>
              <w:adjustRightInd w:val="0"/>
              <w:spacing w:after="0"/>
              <w:rPr>
                <w:rFonts w:ascii="Times New Roman" w:hAnsi="Times New Roman"/>
                <w:sz w:val="24"/>
                <w:szCs w:val="24"/>
              </w:rPr>
            </w:pPr>
          </w:p>
        </w:tc>
        <w:tc>
          <w:tcPr>
            <w:tcW w:w="1067" w:type="dxa"/>
            <w:tcBorders>
              <w:top w:val="single" w:sz="4" w:space="0" w:color="191919"/>
              <w:left w:val="single" w:sz="4" w:space="0" w:color="191919"/>
              <w:bottom w:val="single" w:sz="4" w:space="0" w:color="191919"/>
              <w:right w:val="nil"/>
            </w:tcBorders>
          </w:tcPr>
          <w:p w:rsidR="00F42301" w:rsidRPr="00FA7AC7" w:rsidRDefault="00F42301" w:rsidP="00F319A1">
            <w:pPr>
              <w:widowControl w:val="0"/>
              <w:autoSpaceDE w:val="0"/>
              <w:autoSpaceDN w:val="0"/>
              <w:adjustRightInd w:val="0"/>
              <w:spacing w:after="0"/>
              <w:rPr>
                <w:rFonts w:ascii="Times New Roman" w:hAnsi="Times New Roman"/>
                <w:sz w:val="24"/>
                <w:szCs w:val="24"/>
              </w:rPr>
            </w:pPr>
          </w:p>
        </w:tc>
      </w:tr>
      <w:tr w:rsidR="00F42301" w:rsidRPr="00FA7AC7" w:rsidTr="00F319A1">
        <w:trPr>
          <w:trHeight w:hRule="exact" w:val="219"/>
        </w:trPr>
        <w:tc>
          <w:tcPr>
            <w:tcW w:w="4876" w:type="dxa"/>
            <w:tcBorders>
              <w:top w:val="single" w:sz="4" w:space="0" w:color="191919"/>
              <w:left w:val="nil"/>
              <w:bottom w:val="nil"/>
              <w:right w:val="single" w:sz="4" w:space="0" w:color="191919"/>
            </w:tcBorders>
          </w:tcPr>
          <w:p w:rsidR="00F42301" w:rsidRPr="00FA7AC7" w:rsidRDefault="00F42301" w:rsidP="00F319A1">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F319A1">
            <w:pPr>
              <w:widowControl w:val="0"/>
              <w:autoSpaceDE w:val="0"/>
              <w:autoSpaceDN w:val="0"/>
              <w:adjustRightInd w:val="0"/>
              <w:spacing w:after="0"/>
              <w:rPr>
                <w:rFonts w:ascii="Times New Roman" w:hAnsi="Times New Roman"/>
                <w:sz w:val="24"/>
                <w:szCs w:val="24"/>
              </w:rPr>
            </w:pPr>
          </w:p>
        </w:tc>
        <w:tc>
          <w:tcPr>
            <w:tcW w:w="1067" w:type="dxa"/>
            <w:tcBorders>
              <w:top w:val="single" w:sz="4" w:space="0" w:color="191919"/>
              <w:left w:val="single" w:sz="4" w:space="0" w:color="191919"/>
              <w:bottom w:val="nil"/>
              <w:right w:val="nil"/>
            </w:tcBorders>
          </w:tcPr>
          <w:p w:rsidR="00F42301" w:rsidRPr="00FA7AC7" w:rsidRDefault="00F42301" w:rsidP="00F319A1">
            <w:pPr>
              <w:widowControl w:val="0"/>
              <w:autoSpaceDE w:val="0"/>
              <w:autoSpaceDN w:val="0"/>
              <w:adjustRightInd w:val="0"/>
              <w:spacing w:after="0"/>
              <w:rPr>
                <w:rFonts w:ascii="Times New Roman" w:hAnsi="Times New Roman"/>
                <w:sz w:val="24"/>
                <w:szCs w:val="24"/>
              </w:rPr>
            </w:pPr>
          </w:p>
        </w:tc>
      </w:tr>
    </w:tbl>
    <w:p w:rsidR="00F42301" w:rsidRDefault="00F42301" w:rsidP="0055783E">
      <w:pPr>
        <w:widowControl w:val="0"/>
        <w:autoSpaceDE w:val="0"/>
        <w:autoSpaceDN w:val="0"/>
        <w:adjustRightInd w:val="0"/>
        <w:spacing w:after="0" w:line="200" w:lineRule="exact"/>
        <w:rPr>
          <w:rFonts w:ascii="Times New Roman" w:hAnsi="Times New Roman"/>
          <w:sz w:val="20"/>
          <w:szCs w:val="20"/>
        </w:rPr>
      </w:pPr>
    </w:p>
    <w:p w:rsidR="00F42301" w:rsidRDefault="00F42301" w:rsidP="0055783E">
      <w:pPr>
        <w:widowControl w:val="0"/>
        <w:autoSpaceDE w:val="0"/>
        <w:autoSpaceDN w:val="0"/>
        <w:adjustRightInd w:val="0"/>
        <w:spacing w:before="17" w:after="0" w:line="280" w:lineRule="exact"/>
        <w:rPr>
          <w:rFonts w:ascii="Times New Roman" w:hAnsi="Times New Roman"/>
          <w:sz w:val="28"/>
          <w:szCs w:val="28"/>
        </w:rPr>
      </w:pPr>
    </w:p>
    <w:p w:rsidR="00F42301" w:rsidRDefault="00F42301" w:rsidP="0055783E">
      <w:pPr>
        <w:widowControl w:val="0"/>
        <w:autoSpaceDE w:val="0"/>
        <w:autoSpaceDN w:val="0"/>
        <w:adjustRightInd w:val="0"/>
        <w:spacing w:before="27" w:after="0"/>
        <w:ind w:left="879"/>
        <w:rPr>
          <w:rFonts w:ascii="Times New Roman" w:hAnsi="Times New Roman"/>
          <w:color w:val="000000"/>
          <w:sz w:val="20"/>
          <w:szCs w:val="20"/>
        </w:rPr>
      </w:pPr>
      <w:r w:rsidRPr="00C34688">
        <w:rPr>
          <w:rFonts w:ascii="Calibri" w:hAnsi="Calibri"/>
          <w:noProof/>
          <w:lang w:eastAsia="en-US"/>
        </w:rPr>
        <w:pict>
          <v:group id="_x0000_s1938" style="position:absolute;left:0;text-align:left;margin-left:315pt;margin-top:-53.1pt;width:31.2pt;height:31.05pt;z-index:-251658240;mso-position-horizontal-relative:page" coordorigin="6300,-1062" coordsize="624,621" o:allowincell="f">
            <v:rect id="_x0000_s1939" style="position:absolute;left:6305;top:-1057;width:613;height:610" o:allowincell="f" stroked="f">
              <v:path arrowok="t"/>
            </v:rect>
            <v:rect id="_x0000_s1940" style="position:absolute;left:6306;top:-1057;width:620;height:620;mso-position-horizontal-relative:page" o:allowincell="f" filled="f" stroked="f">
              <v:textbox inset="0,0,0,0">
                <w:txbxContent>
                  <w:p w:rsidR="00F42301" w:rsidRDefault="00F42301" w:rsidP="0055783E">
                    <w:pPr>
                      <w:spacing w:after="0" w:line="620" w:lineRule="atLeast"/>
                      <w:rPr>
                        <w:rFonts w:ascii="Times New Roman" w:hAnsi="Times New Roman"/>
                        <w:sz w:val="24"/>
                        <w:szCs w:val="24"/>
                      </w:rPr>
                    </w:pPr>
                    <w:r>
                      <w:rPr>
                        <w:rFonts w:ascii="Times New Roman" w:hAnsi="Times New Roman"/>
                        <w:noProof/>
                        <w:sz w:val="24"/>
                        <w:szCs w:val="24"/>
                      </w:rPr>
                      <w:drawing>
                        <wp:inline distT="0" distB="0" distL="0" distR="0">
                          <wp:extent cx="390525" cy="390525"/>
                          <wp:effectExtent l="1905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
                                  <a:srcRect/>
                                  <a:stretch>
                                    <a:fillRect/>
                                  </a:stretch>
                                </pic:blipFill>
                                <pic:spPr bwMode="auto">
                                  <a:xfrm>
                                    <a:off x="0" y="0"/>
                                    <a:ext cx="390525" cy="390525"/>
                                  </a:xfrm>
                                  <a:prstGeom prst="rect">
                                    <a:avLst/>
                                  </a:prstGeom>
                                  <a:noFill/>
                                  <a:ln w="9525">
                                    <a:noFill/>
                                    <a:miter lim="800000"/>
                                    <a:headEnd/>
                                    <a:tailEnd/>
                                  </a:ln>
                                </pic:spPr>
                              </pic:pic>
                            </a:graphicData>
                          </a:graphic>
                        </wp:inline>
                      </w:drawing>
                    </w:r>
                  </w:p>
                  <w:p w:rsidR="00F42301" w:rsidRDefault="00F42301" w:rsidP="0055783E">
                    <w:pPr>
                      <w:widowControl w:val="0"/>
                      <w:autoSpaceDE w:val="0"/>
                      <w:autoSpaceDN w:val="0"/>
                      <w:adjustRightInd w:val="0"/>
                      <w:spacing w:after="0"/>
                      <w:rPr>
                        <w:rFonts w:ascii="Times New Roman" w:hAnsi="Times New Roman"/>
                        <w:sz w:val="24"/>
                        <w:szCs w:val="24"/>
                      </w:rPr>
                    </w:pPr>
                  </w:p>
                </w:txbxContent>
              </v:textbox>
            </v:rect>
            <w10:wrap anchorx="page"/>
          </v:group>
        </w:pict>
      </w:r>
      <w:r>
        <w:rPr>
          <w:rFonts w:ascii="Times New Roman" w:hAnsi="Times New Roman"/>
          <w:b/>
          <w:bCs/>
          <w:color w:val="191919"/>
          <w:sz w:val="20"/>
          <w:szCs w:val="20"/>
        </w:rPr>
        <w:t>Residence Classification</w:t>
      </w:r>
    </w:p>
    <w:p w:rsidR="00F42301" w:rsidRDefault="00F42301" w:rsidP="0055783E">
      <w:pPr>
        <w:widowControl w:val="0"/>
        <w:autoSpaceDE w:val="0"/>
        <w:autoSpaceDN w:val="0"/>
        <w:adjustRightInd w:val="0"/>
        <w:spacing w:before="10" w:after="0" w:line="250" w:lineRule="auto"/>
        <w:ind w:left="879" w:right="2075" w:firstLine="360"/>
        <w:rPr>
          <w:rFonts w:ascii="Times New Roman" w:hAnsi="Times New Roman"/>
          <w:color w:val="000000"/>
          <w:sz w:val="20"/>
          <w:szCs w:val="20"/>
        </w:rPr>
      </w:pPr>
      <w:r>
        <w:rPr>
          <w:rFonts w:ascii="Times New Roman" w:hAnsi="Times New Roman"/>
          <w:color w:val="191919"/>
          <w:sz w:val="20"/>
          <w:szCs w:val="20"/>
        </w:rPr>
        <w:t>Residence status is not changed automaticall</w:t>
      </w:r>
      <w:r>
        <w:rPr>
          <w:rFonts w:ascii="Times New Roman" w:hAnsi="Times New Roman"/>
          <w:color w:val="191919"/>
          <w:spacing w:val="-13"/>
          <w:sz w:val="20"/>
          <w:szCs w:val="20"/>
        </w:rPr>
        <w:t>y</w:t>
      </w:r>
      <w:r>
        <w:rPr>
          <w:rFonts w:ascii="Times New Roman" w:hAnsi="Times New Roman"/>
          <w:color w:val="191919"/>
          <w:sz w:val="20"/>
          <w:szCs w:val="20"/>
        </w:rPr>
        <w:t>, and the burden of proof rests with the student to provide documentation that he or she qualifies as a legal resident under the regulations of the Board of Regents of the University System of Geo</w:t>
      </w:r>
      <w:r>
        <w:rPr>
          <w:rFonts w:ascii="Times New Roman" w:hAnsi="Times New Roman"/>
          <w:color w:val="191919"/>
          <w:spacing w:val="-4"/>
          <w:sz w:val="20"/>
          <w:szCs w:val="20"/>
        </w:rPr>
        <w:t>r</w:t>
      </w:r>
      <w:r>
        <w:rPr>
          <w:rFonts w:ascii="Times New Roman" w:hAnsi="Times New Roman"/>
          <w:color w:val="191919"/>
          <w:sz w:val="20"/>
          <w:szCs w:val="20"/>
        </w:rPr>
        <w:t>gia.</w:t>
      </w:r>
      <w:r>
        <w:rPr>
          <w:rFonts w:ascii="Times New Roman" w:hAnsi="Times New Roman"/>
          <w:color w:val="191919"/>
          <w:spacing w:val="-4"/>
          <w:sz w:val="20"/>
          <w:szCs w:val="20"/>
        </w:rPr>
        <w:t xml:space="preserve"> </w:t>
      </w:r>
      <w:r>
        <w:rPr>
          <w:rFonts w:ascii="Times New Roman" w:hAnsi="Times New Roman"/>
          <w:color w:val="191919"/>
          <w:spacing w:val="-14"/>
          <w:sz w:val="20"/>
          <w:szCs w:val="20"/>
        </w:rPr>
        <w:t>T</w:t>
      </w:r>
      <w:r>
        <w:rPr>
          <w:rFonts w:ascii="Times New Roman" w:hAnsi="Times New Roman"/>
          <w:color w:val="191919"/>
          <w:sz w:val="20"/>
          <w:szCs w:val="20"/>
        </w:rPr>
        <w:t>o ensure timely completion of required processing, a student/applicant requesting a change in residence classification for a specific se- mester should file the “Petition for Geo</w:t>
      </w:r>
      <w:r>
        <w:rPr>
          <w:rFonts w:ascii="Times New Roman" w:hAnsi="Times New Roman"/>
          <w:color w:val="191919"/>
          <w:spacing w:val="-4"/>
          <w:sz w:val="20"/>
          <w:szCs w:val="20"/>
        </w:rPr>
        <w:t>r</w:t>
      </w:r>
      <w:r>
        <w:rPr>
          <w:rFonts w:ascii="Times New Roman" w:hAnsi="Times New Roman"/>
          <w:color w:val="191919"/>
          <w:sz w:val="20"/>
          <w:szCs w:val="20"/>
        </w:rPr>
        <w:t>gia Residence Classification” and all supporting docu- mentation no later than three weeks (20 working days) prior to registration. Decisions prior to registration cannot be guaranteed when petitions and all supporting documentation are received after the specified deadline.</w:t>
      </w:r>
    </w:p>
    <w:p w:rsidR="00F42301" w:rsidRDefault="00F42301" w:rsidP="0055783E">
      <w:pPr>
        <w:widowControl w:val="0"/>
        <w:autoSpaceDE w:val="0"/>
        <w:autoSpaceDN w:val="0"/>
        <w:adjustRightInd w:val="0"/>
        <w:spacing w:after="0" w:line="250" w:lineRule="auto"/>
        <w:ind w:left="879" w:right="2075" w:firstLine="360"/>
        <w:rPr>
          <w:rFonts w:ascii="Times New Roman" w:hAnsi="Times New Roman"/>
          <w:color w:val="000000"/>
          <w:sz w:val="20"/>
          <w:szCs w:val="20"/>
        </w:rPr>
      </w:pPr>
      <w:r>
        <w:rPr>
          <w:rFonts w:ascii="Times New Roman" w:hAnsi="Times New Roman"/>
          <w:color w:val="191919"/>
          <w:sz w:val="20"/>
          <w:szCs w:val="20"/>
        </w:rPr>
        <w:t>If the petition is denied and the student wishes to petition for a later semeste</w:t>
      </w:r>
      <w:r>
        <w:rPr>
          <w:rFonts w:ascii="Times New Roman" w:hAnsi="Times New Roman"/>
          <w:color w:val="191919"/>
          <w:spacing w:val="-8"/>
          <w:sz w:val="20"/>
          <w:szCs w:val="20"/>
        </w:rPr>
        <w:t>r</w:t>
      </w:r>
      <w:r>
        <w:rPr>
          <w:rFonts w:ascii="Times New Roman" w:hAnsi="Times New Roman"/>
          <w:color w:val="191919"/>
          <w:sz w:val="20"/>
          <w:szCs w:val="20"/>
        </w:rPr>
        <w:t>, a new Petition for Geo</w:t>
      </w:r>
      <w:r>
        <w:rPr>
          <w:rFonts w:ascii="Times New Roman" w:hAnsi="Times New Roman"/>
          <w:color w:val="191919"/>
          <w:spacing w:val="-4"/>
          <w:sz w:val="20"/>
          <w:szCs w:val="20"/>
        </w:rPr>
        <w:t>r</w:t>
      </w:r>
      <w:r>
        <w:rPr>
          <w:rFonts w:ascii="Times New Roman" w:hAnsi="Times New Roman"/>
          <w:color w:val="191919"/>
          <w:sz w:val="20"/>
          <w:szCs w:val="20"/>
        </w:rPr>
        <w:t>gia Residence Classification must be submitted for that semeste</w:t>
      </w:r>
      <w:r>
        <w:rPr>
          <w:rFonts w:ascii="Times New Roman" w:hAnsi="Times New Roman"/>
          <w:color w:val="191919"/>
          <w:spacing w:val="-11"/>
          <w:sz w:val="20"/>
          <w:szCs w:val="20"/>
        </w:rPr>
        <w:t>r</w:t>
      </w:r>
      <w:r>
        <w:rPr>
          <w:rFonts w:ascii="Times New Roman" w:hAnsi="Times New Roman"/>
          <w:color w:val="191919"/>
          <w:sz w:val="20"/>
          <w:szCs w:val="20"/>
        </w:rPr>
        <w:t>.</w:t>
      </w:r>
    </w:p>
    <w:p w:rsidR="00F42301" w:rsidRDefault="00F42301" w:rsidP="0055783E">
      <w:pPr>
        <w:widowControl w:val="0"/>
        <w:autoSpaceDE w:val="0"/>
        <w:autoSpaceDN w:val="0"/>
        <w:adjustRightInd w:val="0"/>
        <w:spacing w:after="0" w:line="250" w:lineRule="auto"/>
        <w:ind w:left="879" w:right="1935" w:firstLine="360"/>
        <w:rPr>
          <w:rFonts w:ascii="Times New Roman" w:hAnsi="Times New Roman"/>
          <w:color w:val="000000"/>
          <w:sz w:val="20"/>
          <w:szCs w:val="20"/>
        </w:rPr>
      </w:pPr>
      <w:r w:rsidRPr="00C34688">
        <w:rPr>
          <w:rFonts w:ascii="Calibri" w:hAnsi="Calibri"/>
          <w:noProof/>
          <w:lang w:eastAsia="en-US"/>
        </w:rPr>
        <w:pict>
          <v:shape id="_x0000_s1941" type="#_x0000_t202" style="position:absolute;left:0;text-align:left;margin-left:520.2pt;margin-top:-139.8pt;width:1in;height:187.4pt;z-index:-251658240;mso-position-horizontal-relative:page" o:allowincell="f" filled="f" stroked="f">
            <v:textbox style="layout-flow:vertical" inset="0,0,0,0">
              <w:txbxContent>
                <w:p w:rsidR="00F42301" w:rsidRDefault="00F42301" w:rsidP="0055783E">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A</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LBAN</w:t>
                  </w:r>
                  <w:r>
                    <w:rPr>
                      <w:rFonts w:ascii="Impact" w:hAnsi="Impact" w:cs="Impact"/>
                      <w:color w:val="A3A3A3"/>
                      <w:position w:val="1"/>
                      <w:sz w:val="105"/>
                      <w:szCs w:val="105"/>
                    </w:rPr>
                    <w:t>Y</w:t>
                  </w:r>
                  <w:r>
                    <w:rPr>
                      <w:rFonts w:ascii="Impact" w:hAnsi="Impact" w:cs="Impact"/>
                      <w:color w:val="A3A3A3"/>
                      <w:spacing w:val="-115"/>
                      <w:position w:val="1"/>
                      <w:sz w:val="105"/>
                      <w:szCs w:val="105"/>
                    </w:rPr>
                    <w:t xml:space="preserve"> </w:t>
                  </w:r>
                </w:p>
              </w:txbxContent>
            </v:textbox>
            <w10:wrap anchorx="page"/>
          </v:shape>
        </w:pict>
      </w:r>
      <w:r>
        <w:rPr>
          <w:rFonts w:ascii="Times New Roman" w:hAnsi="Times New Roman"/>
          <w:color w:val="191919"/>
          <w:sz w:val="20"/>
          <w:szCs w:val="20"/>
        </w:rPr>
        <w:t>A</w:t>
      </w:r>
      <w:r>
        <w:rPr>
          <w:rFonts w:ascii="Times New Roman" w:hAnsi="Times New Roman"/>
          <w:color w:val="191919"/>
          <w:spacing w:val="-11"/>
          <w:sz w:val="20"/>
          <w:szCs w:val="20"/>
        </w:rPr>
        <w:t xml:space="preserve"> </w:t>
      </w:r>
      <w:r>
        <w:rPr>
          <w:rFonts w:ascii="Times New Roman" w:hAnsi="Times New Roman"/>
          <w:color w:val="191919"/>
          <w:sz w:val="20"/>
          <w:szCs w:val="20"/>
        </w:rPr>
        <w:t>petition to be reclassified as a resident of Geo</w:t>
      </w:r>
      <w:r>
        <w:rPr>
          <w:rFonts w:ascii="Times New Roman" w:hAnsi="Times New Roman"/>
          <w:color w:val="191919"/>
          <w:spacing w:val="-4"/>
          <w:sz w:val="20"/>
          <w:szCs w:val="20"/>
        </w:rPr>
        <w:t>r</w:t>
      </w:r>
      <w:r>
        <w:rPr>
          <w:rFonts w:ascii="Times New Roman" w:hAnsi="Times New Roman"/>
          <w:color w:val="191919"/>
          <w:sz w:val="20"/>
          <w:szCs w:val="20"/>
        </w:rPr>
        <w:t xml:space="preserve">gia can be obtained from the </w:t>
      </w:r>
      <w:ins w:id="10" w:author="jhawkins" w:date="2011-04-04T17:22:00Z">
        <w:r>
          <w:rPr>
            <w:rFonts w:ascii="Times New Roman" w:hAnsi="Times New Roman"/>
            <w:color w:val="191919"/>
            <w:sz w:val="20"/>
            <w:szCs w:val="20"/>
          </w:rPr>
          <w:t xml:space="preserve">Office of Academic Services and </w:t>
        </w:r>
      </w:ins>
      <w:r>
        <w:rPr>
          <w:rFonts w:ascii="Times New Roman" w:hAnsi="Times New Roman"/>
          <w:color w:val="191919"/>
          <w:sz w:val="20"/>
          <w:szCs w:val="20"/>
        </w:rPr>
        <w:t>Registra</w:t>
      </w:r>
      <w:r>
        <w:rPr>
          <w:rFonts w:ascii="Times New Roman" w:hAnsi="Times New Roman"/>
          <w:color w:val="191919"/>
          <w:spacing w:val="8"/>
          <w:sz w:val="20"/>
          <w:szCs w:val="20"/>
        </w:rPr>
        <w:t>r</w:t>
      </w:r>
      <w:del w:id="11" w:author="jhawkins" w:date="2011-04-04T17:23:00Z">
        <w:r w:rsidDel="00D85CB4">
          <w:rPr>
            <w:rFonts w:ascii="Times New Roman" w:hAnsi="Times New Roman"/>
            <w:color w:val="191919"/>
            <w:spacing w:val="-11"/>
            <w:sz w:val="20"/>
            <w:szCs w:val="20"/>
          </w:rPr>
          <w:delText>’</w:delText>
        </w:r>
        <w:r w:rsidDel="00D85CB4">
          <w:rPr>
            <w:rFonts w:ascii="Times New Roman" w:hAnsi="Times New Roman"/>
            <w:color w:val="191919"/>
            <w:sz w:val="20"/>
            <w:szCs w:val="20"/>
          </w:rPr>
          <w:delText>s Of- fice</w:delText>
        </w:r>
      </w:del>
      <w:r>
        <w:rPr>
          <w:rFonts w:ascii="Times New Roman" w:hAnsi="Times New Roman"/>
          <w:color w:val="191919"/>
          <w:sz w:val="20"/>
          <w:szCs w:val="20"/>
        </w:rPr>
        <w:t>. Supporting documents and petition should be returned by July 1 for Fall Semeste</w:t>
      </w:r>
      <w:r>
        <w:rPr>
          <w:rFonts w:ascii="Times New Roman" w:hAnsi="Times New Roman"/>
          <w:color w:val="191919"/>
          <w:spacing w:val="-8"/>
          <w:sz w:val="20"/>
          <w:szCs w:val="20"/>
        </w:rPr>
        <w:t>r</w:t>
      </w:r>
      <w:r>
        <w:rPr>
          <w:rFonts w:ascii="Times New Roman" w:hAnsi="Times New Roman"/>
          <w:color w:val="191919"/>
          <w:sz w:val="20"/>
          <w:szCs w:val="20"/>
        </w:rPr>
        <w:t>, November</w:t>
      </w:r>
    </w:p>
    <w:p w:rsidR="00F42301" w:rsidRDefault="00F42301" w:rsidP="0055783E">
      <w:pPr>
        <w:widowControl w:val="0"/>
        <w:autoSpaceDE w:val="0"/>
        <w:autoSpaceDN w:val="0"/>
        <w:adjustRightInd w:val="0"/>
        <w:spacing w:after="0"/>
        <w:ind w:left="879"/>
        <w:rPr>
          <w:rFonts w:ascii="Times New Roman" w:hAnsi="Times New Roman"/>
          <w:color w:val="000000"/>
          <w:sz w:val="20"/>
          <w:szCs w:val="20"/>
        </w:rPr>
      </w:pPr>
      <w:r>
        <w:rPr>
          <w:rFonts w:ascii="Times New Roman" w:hAnsi="Times New Roman"/>
          <w:color w:val="191919"/>
          <w:sz w:val="20"/>
          <w:szCs w:val="20"/>
        </w:rPr>
        <w:t>15 for Spring Semester and May 1 for Summer Semeste</w:t>
      </w:r>
      <w:r>
        <w:rPr>
          <w:rFonts w:ascii="Times New Roman" w:hAnsi="Times New Roman"/>
          <w:color w:val="191919"/>
          <w:spacing w:val="-11"/>
          <w:sz w:val="20"/>
          <w:szCs w:val="20"/>
        </w:rPr>
        <w:t>r</w:t>
      </w:r>
      <w:r>
        <w:rPr>
          <w:rFonts w:ascii="Times New Roman" w:hAnsi="Times New Roman"/>
          <w:color w:val="191919"/>
          <w:sz w:val="20"/>
          <w:szCs w:val="20"/>
        </w:rPr>
        <w:t>.</w:t>
      </w:r>
    </w:p>
    <w:p w:rsidR="00F42301" w:rsidRDefault="00F42301" w:rsidP="0055783E">
      <w:pPr>
        <w:widowControl w:val="0"/>
        <w:autoSpaceDE w:val="0"/>
        <w:autoSpaceDN w:val="0"/>
        <w:adjustRightInd w:val="0"/>
        <w:spacing w:before="10" w:after="0" w:line="240" w:lineRule="exact"/>
        <w:rPr>
          <w:rFonts w:ascii="Times New Roman" w:hAnsi="Times New Roman"/>
          <w:color w:val="000000"/>
          <w:sz w:val="24"/>
          <w:szCs w:val="24"/>
        </w:rPr>
      </w:pPr>
    </w:p>
    <w:p w:rsidR="00F42301" w:rsidRDefault="00F42301" w:rsidP="0055783E">
      <w:pPr>
        <w:widowControl w:val="0"/>
        <w:autoSpaceDE w:val="0"/>
        <w:autoSpaceDN w:val="0"/>
        <w:adjustRightInd w:val="0"/>
        <w:spacing w:after="0"/>
        <w:ind w:left="879"/>
        <w:rPr>
          <w:rFonts w:ascii="Times New Roman" w:hAnsi="Times New Roman"/>
          <w:color w:val="000000"/>
          <w:sz w:val="20"/>
          <w:szCs w:val="20"/>
        </w:rPr>
      </w:pPr>
      <w:r>
        <w:rPr>
          <w:rFonts w:ascii="Times New Roman" w:hAnsi="Times New Roman"/>
          <w:b/>
          <w:bCs/>
          <w:color w:val="191919"/>
          <w:sz w:val="20"/>
          <w:szCs w:val="20"/>
        </w:rPr>
        <w:t>Legal Residency Requi</w:t>
      </w:r>
      <w:r>
        <w:rPr>
          <w:rFonts w:ascii="Times New Roman" w:hAnsi="Times New Roman"/>
          <w:b/>
          <w:bCs/>
          <w:color w:val="191919"/>
          <w:spacing w:val="-4"/>
          <w:sz w:val="20"/>
          <w:szCs w:val="20"/>
        </w:rPr>
        <w:t>r</w:t>
      </w:r>
      <w:r>
        <w:rPr>
          <w:rFonts w:ascii="Times New Roman" w:hAnsi="Times New Roman"/>
          <w:b/>
          <w:bCs/>
          <w:color w:val="191919"/>
          <w:sz w:val="20"/>
          <w:szCs w:val="20"/>
        </w:rPr>
        <w:t>ements</w:t>
      </w:r>
    </w:p>
    <w:p w:rsidR="00F42301" w:rsidRDefault="00F42301" w:rsidP="0055783E">
      <w:pPr>
        <w:widowControl w:val="0"/>
        <w:autoSpaceDE w:val="0"/>
        <w:autoSpaceDN w:val="0"/>
        <w:adjustRightInd w:val="0"/>
        <w:spacing w:before="10" w:after="0" w:line="250" w:lineRule="auto"/>
        <w:ind w:left="879" w:right="2344" w:firstLine="360"/>
        <w:rPr>
          <w:rFonts w:ascii="Times New Roman" w:hAnsi="Times New Roman"/>
          <w:color w:val="000000"/>
          <w:sz w:val="20"/>
          <w:szCs w:val="20"/>
        </w:rPr>
      </w:pPr>
      <w:r w:rsidRPr="00C34688">
        <w:rPr>
          <w:rFonts w:ascii="Calibri" w:hAnsi="Calibri"/>
          <w:noProof/>
          <w:lang w:eastAsia="en-US"/>
        </w:rPr>
        <w:pict>
          <v:shape id="_x0000_s1942" type="#_x0000_t202" style="position:absolute;left:0;text-align:left;margin-left:520.2pt;margin-top:1.95pt;width:1in;height:144.1pt;z-index:-251658240;mso-position-horizontal-relative:page" o:allowincell="f" filled="f" stroked="f">
            <v:textbox style="layout-flow:vertical" inset="0,0,0,0">
              <w:txbxContent>
                <w:p w:rsidR="00F42301" w:rsidRDefault="00F42301" w:rsidP="0055783E">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S</w:t>
                  </w:r>
                  <w:r>
                    <w:rPr>
                      <w:rFonts w:ascii="Impact" w:hAnsi="Impact" w:cs="Impact"/>
                      <w:color w:val="A3A3A3"/>
                      <w:spacing w:val="-176"/>
                      <w:position w:val="1"/>
                      <w:sz w:val="140"/>
                      <w:szCs w:val="140"/>
                    </w:rPr>
                    <w:t xml:space="preserve"> </w:t>
                  </w:r>
                  <w:r>
                    <w:rPr>
                      <w:rFonts w:ascii="Impact" w:hAnsi="Impact" w:cs="Impact"/>
                      <w:color w:val="A3A3A3"/>
                      <w:spacing w:val="28"/>
                      <w:position w:val="1"/>
                      <w:sz w:val="105"/>
                      <w:szCs w:val="105"/>
                    </w:rPr>
                    <w:t>T</w:t>
                  </w:r>
                  <w:r>
                    <w:rPr>
                      <w:rFonts w:ascii="Impact" w:hAnsi="Impact" w:cs="Impact"/>
                      <w:color w:val="A3A3A3"/>
                      <w:spacing w:val="12"/>
                      <w:position w:val="1"/>
                      <w:sz w:val="105"/>
                      <w:szCs w:val="105"/>
                    </w:rPr>
                    <w:t>A</w:t>
                  </w:r>
                  <w:r>
                    <w:rPr>
                      <w:rFonts w:ascii="Impact" w:hAnsi="Impact" w:cs="Impact"/>
                      <w:color w:val="A3A3A3"/>
                      <w:position w:val="1"/>
                      <w:sz w:val="105"/>
                      <w:szCs w:val="105"/>
                    </w:rPr>
                    <w:t>T</w:t>
                  </w:r>
                  <w:r>
                    <w:rPr>
                      <w:rFonts w:ascii="Impact" w:hAnsi="Impact" w:cs="Impact"/>
                      <w:color w:val="A3A3A3"/>
                      <w:spacing w:val="-115"/>
                      <w:position w:val="1"/>
                      <w:sz w:val="105"/>
                      <w:szCs w:val="105"/>
                    </w:rPr>
                    <w:t xml:space="preserve"> </w:t>
                  </w:r>
                  <w:r>
                    <w:rPr>
                      <w:rFonts w:ascii="Impact" w:hAnsi="Impact" w:cs="Impact"/>
                      <w:color w:val="A3A3A3"/>
                      <w:position w:val="1"/>
                      <w:sz w:val="105"/>
                      <w:szCs w:val="105"/>
                    </w:rPr>
                    <w:t>E</w:t>
                  </w:r>
                </w:p>
              </w:txbxContent>
            </v:textbox>
            <w10:wrap anchorx="page"/>
          </v:shape>
        </w:pict>
      </w:r>
      <w:r>
        <w:rPr>
          <w:rFonts w:ascii="Times New Roman" w:hAnsi="Times New Roman"/>
          <w:color w:val="191919"/>
          <w:sz w:val="20"/>
          <w:szCs w:val="20"/>
        </w:rPr>
        <w:t>Legal residents of Geo</w:t>
      </w:r>
      <w:r>
        <w:rPr>
          <w:rFonts w:ascii="Times New Roman" w:hAnsi="Times New Roman"/>
          <w:color w:val="191919"/>
          <w:spacing w:val="-4"/>
          <w:sz w:val="20"/>
          <w:szCs w:val="20"/>
        </w:rPr>
        <w:t>r</w:t>
      </w:r>
      <w:r>
        <w:rPr>
          <w:rFonts w:ascii="Times New Roman" w:hAnsi="Times New Roman"/>
          <w:color w:val="191919"/>
          <w:sz w:val="20"/>
          <w:szCs w:val="20"/>
        </w:rPr>
        <w:t>gia, as well as certain categories of nonresidents, may be enrolled upon payment of resident fees in accordance with the following Regents’</w:t>
      </w:r>
      <w:r>
        <w:rPr>
          <w:rFonts w:ascii="Times New Roman" w:hAnsi="Times New Roman"/>
          <w:color w:val="191919"/>
          <w:spacing w:val="-15"/>
          <w:sz w:val="20"/>
          <w:szCs w:val="20"/>
        </w:rPr>
        <w:t xml:space="preserve"> </w:t>
      </w:r>
      <w:r>
        <w:rPr>
          <w:rFonts w:ascii="Times New Roman" w:hAnsi="Times New Roman"/>
          <w:color w:val="191919"/>
          <w:sz w:val="20"/>
          <w:szCs w:val="20"/>
        </w:rPr>
        <w:t>rules:</w:t>
      </w:r>
    </w:p>
    <w:p w:rsidR="00F42301" w:rsidRDefault="00F42301" w:rsidP="0055783E">
      <w:pPr>
        <w:widowControl w:val="0"/>
        <w:autoSpaceDE w:val="0"/>
        <w:autoSpaceDN w:val="0"/>
        <w:adjustRightInd w:val="0"/>
        <w:spacing w:after="0" w:line="250" w:lineRule="auto"/>
        <w:ind w:left="1599" w:right="2035" w:hanging="360"/>
        <w:rPr>
          <w:rFonts w:ascii="Times New Roman" w:hAnsi="Times New Roman"/>
          <w:color w:val="000000"/>
          <w:sz w:val="20"/>
          <w:szCs w:val="20"/>
        </w:rPr>
      </w:pPr>
      <w:r>
        <w:rPr>
          <w:rFonts w:ascii="Times New Roman" w:hAnsi="Times New Roman"/>
          <w:color w:val="191919"/>
          <w:sz w:val="20"/>
          <w:szCs w:val="20"/>
        </w:rPr>
        <w:t>1. (a)If a person is 18 years or olde</w:t>
      </w:r>
      <w:r>
        <w:rPr>
          <w:rFonts w:ascii="Times New Roman" w:hAnsi="Times New Roman"/>
          <w:color w:val="191919"/>
          <w:spacing w:val="-8"/>
          <w:sz w:val="20"/>
          <w:szCs w:val="20"/>
        </w:rPr>
        <w:t>r</w:t>
      </w:r>
      <w:r>
        <w:rPr>
          <w:rFonts w:ascii="Times New Roman" w:hAnsi="Times New Roman"/>
          <w:color w:val="191919"/>
          <w:sz w:val="20"/>
          <w:szCs w:val="20"/>
        </w:rPr>
        <w:t>, he or she may register as a resident student only upon showing that he or she has been a legal resident of Geo</w:t>
      </w:r>
      <w:r>
        <w:rPr>
          <w:rFonts w:ascii="Times New Roman" w:hAnsi="Times New Roman"/>
          <w:color w:val="191919"/>
          <w:spacing w:val="-4"/>
          <w:sz w:val="20"/>
          <w:szCs w:val="20"/>
        </w:rPr>
        <w:t>r</w:t>
      </w:r>
      <w:r>
        <w:rPr>
          <w:rFonts w:ascii="Times New Roman" w:hAnsi="Times New Roman"/>
          <w:color w:val="191919"/>
          <w:sz w:val="20"/>
          <w:szCs w:val="20"/>
        </w:rPr>
        <w:t>gia for a period of at least 12 months immediately before the date of registration. (b) No emancipated minor or person</w:t>
      </w:r>
    </w:p>
    <w:p w:rsidR="00F42301" w:rsidRDefault="00F42301" w:rsidP="0055783E">
      <w:pPr>
        <w:widowControl w:val="0"/>
        <w:autoSpaceDE w:val="0"/>
        <w:autoSpaceDN w:val="0"/>
        <w:adjustRightInd w:val="0"/>
        <w:spacing w:after="0" w:line="250" w:lineRule="auto"/>
        <w:ind w:left="1599" w:right="1952"/>
        <w:rPr>
          <w:rFonts w:ascii="Times New Roman" w:hAnsi="Times New Roman"/>
          <w:color w:val="000000"/>
          <w:sz w:val="20"/>
          <w:szCs w:val="20"/>
        </w:rPr>
      </w:pPr>
      <w:r>
        <w:rPr>
          <w:rFonts w:ascii="Times New Roman" w:hAnsi="Times New Roman"/>
          <w:color w:val="191919"/>
          <w:sz w:val="20"/>
          <w:szCs w:val="20"/>
        </w:rPr>
        <w:t>18 years of age or older shall be deemed to have gained or acquired in-state residence status for fee purposes while attending any educational institution in this state, in the ab- sence of a clear demonstration that he or she has in fact established legal residence in this state.</w:t>
      </w:r>
    </w:p>
    <w:p w:rsidR="00F42301" w:rsidRDefault="00F42301" w:rsidP="0055783E">
      <w:pPr>
        <w:widowControl w:val="0"/>
        <w:tabs>
          <w:tab w:val="left" w:pos="1580"/>
        </w:tabs>
        <w:autoSpaceDE w:val="0"/>
        <w:autoSpaceDN w:val="0"/>
        <w:adjustRightInd w:val="0"/>
        <w:spacing w:after="0" w:line="250" w:lineRule="auto"/>
        <w:ind w:left="1599" w:right="1972" w:hanging="360"/>
        <w:rPr>
          <w:rFonts w:ascii="Times New Roman" w:hAnsi="Times New Roman"/>
          <w:color w:val="000000"/>
          <w:sz w:val="20"/>
          <w:szCs w:val="20"/>
        </w:rPr>
      </w:pPr>
      <w:r>
        <w:rPr>
          <w:rFonts w:ascii="Times New Roman" w:hAnsi="Times New Roman"/>
          <w:color w:val="191919"/>
          <w:sz w:val="20"/>
          <w:szCs w:val="20"/>
        </w:rPr>
        <w:t>2.</w:t>
      </w:r>
      <w:r>
        <w:rPr>
          <w:rFonts w:ascii="Times New Roman" w:hAnsi="Times New Roman"/>
          <w:color w:val="191919"/>
          <w:sz w:val="20"/>
          <w:szCs w:val="20"/>
        </w:rPr>
        <w:tab/>
        <w:t>If a person is under 18 years of age, he or she may register as a resident student only upon showing that his or her supporting parent or guardian has been a legal resident of Geo</w:t>
      </w:r>
      <w:r>
        <w:rPr>
          <w:rFonts w:ascii="Times New Roman" w:hAnsi="Times New Roman"/>
          <w:color w:val="191919"/>
          <w:spacing w:val="-4"/>
          <w:sz w:val="20"/>
          <w:szCs w:val="20"/>
        </w:rPr>
        <w:t>r</w:t>
      </w:r>
      <w:r>
        <w:rPr>
          <w:rFonts w:ascii="Times New Roman" w:hAnsi="Times New Roman"/>
          <w:color w:val="191919"/>
          <w:sz w:val="20"/>
          <w:szCs w:val="20"/>
        </w:rPr>
        <w:t>gia for a period of at least 12 months immediately preceding the date of registration.</w:t>
      </w:r>
    </w:p>
    <w:p w:rsidR="00F42301" w:rsidRDefault="00F42301" w:rsidP="0055783E">
      <w:pPr>
        <w:widowControl w:val="0"/>
        <w:tabs>
          <w:tab w:val="left" w:pos="1580"/>
        </w:tabs>
        <w:autoSpaceDE w:val="0"/>
        <w:autoSpaceDN w:val="0"/>
        <w:adjustRightInd w:val="0"/>
        <w:spacing w:after="0" w:line="250" w:lineRule="auto"/>
        <w:ind w:left="1599" w:right="1941" w:hanging="360"/>
        <w:rPr>
          <w:rFonts w:ascii="Times New Roman" w:hAnsi="Times New Roman"/>
          <w:color w:val="000000"/>
          <w:sz w:val="20"/>
          <w:szCs w:val="20"/>
        </w:rPr>
      </w:pPr>
      <w:r w:rsidRPr="00C34688">
        <w:rPr>
          <w:rFonts w:ascii="Calibri" w:hAnsi="Calibri"/>
          <w:noProof/>
          <w:lang w:eastAsia="en-US"/>
        </w:rPr>
        <w:pict>
          <v:shape id="_x0000_s1943" type="#_x0000_t202" style="position:absolute;left:0;text-align:left;margin-left:520.2pt;margin-top:18.85pt;width:1in;height:285.55pt;z-index:-251658240;mso-position-horizontal-relative:page" o:allowincell="f" filled="f" stroked="f">
            <v:textbox style="layout-flow:vertical" inset="0,0,0,0">
              <w:txbxContent>
                <w:p w:rsidR="00F42301" w:rsidRDefault="00F42301" w:rsidP="0055783E">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U</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NIVERSI</w:t>
                  </w:r>
                  <w:r>
                    <w:rPr>
                      <w:rFonts w:ascii="Impact" w:hAnsi="Impact" w:cs="Impact"/>
                      <w:color w:val="A3A3A3"/>
                      <w:position w:val="1"/>
                      <w:sz w:val="105"/>
                      <w:szCs w:val="105"/>
                    </w:rPr>
                    <w:t>T</w:t>
                  </w:r>
                  <w:r>
                    <w:rPr>
                      <w:rFonts w:ascii="Impact" w:hAnsi="Impact" w:cs="Impact"/>
                      <w:color w:val="A3A3A3"/>
                      <w:spacing w:val="-88"/>
                      <w:position w:val="1"/>
                      <w:sz w:val="105"/>
                      <w:szCs w:val="105"/>
                    </w:rPr>
                    <w:t xml:space="preserve"> </w:t>
                  </w:r>
                  <w:r>
                    <w:rPr>
                      <w:rFonts w:ascii="Impact" w:hAnsi="Impact" w:cs="Impact"/>
                      <w:color w:val="A3A3A3"/>
                      <w:position w:val="1"/>
                      <w:sz w:val="105"/>
                      <w:szCs w:val="105"/>
                    </w:rPr>
                    <w:t>Y</w:t>
                  </w:r>
                </w:p>
              </w:txbxContent>
            </v:textbox>
            <w10:wrap anchorx="page"/>
          </v:shape>
        </w:pict>
      </w:r>
      <w:r>
        <w:rPr>
          <w:rFonts w:ascii="Times New Roman" w:hAnsi="Times New Roman"/>
          <w:color w:val="191919"/>
          <w:sz w:val="20"/>
          <w:szCs w:val="20"/>
        </w:rPr>
        <w:t>3.</w:t>
      </w:r>
      <w:r>
        <w:rPr>
          <w:rFonts w:ascii="Times New Roman" w:hAnsi="Times New Roman"/>
          <w:color w:val="191919"/>
          <w:sz w:val="20"/>
          <w:szCs w:val="20"/>
        </w:rPr>
        <w:tab/>
        <w:t>If a parent or legal guardian of a minor changes his or her legal residence to another state following a period of legal residence in Geo</w:t>
      </w:r>
      <w:r>
        <w:rPr>
          <w:rFonts w:ascii="Times New Roman" w:hAnsi="Times New Roman"/>
          <w:color w:val="191919"/>
          <w:spacing w:val="-4"/>
          <w:sz w:val="20"/>
          <w:szCs w:val="20"/>
        </w:rPr>
        <w:t>r</w:t>
      </w:r>
      <w:r>
        <w:rPr>
          <w:rFonts w:ascii="Times New Roman" w:hAnsi="Times New Roman"/>
          <w:color w:val="191919"/>
          <w:sz w:val="20"/>
          <w:szCs w:val="20"/>
        </w:rPr>
        <w:t>gia, the minor may continue to take courses for a period of 12 consecutive months on the payment of in-state tuition.</w:t>
      </w:r>
      <w:r>
        <w:rPr>
          <w:rFonts w:ascii="Times New Roman" w:hAnsi="Times New Roman"/>
          <w:color w:val="191919"/>
          <w:spacing w:val="-11"/>
          <w:sz w:val="20"/>
          <w:szCs w:val="20"/>
        </w:rPr>
        <w:t xml:space="preserve"> </w:t>
      </w:r>
      <w:r>
        <w:rPr>
          <w:rFonts w:ascii="Times New Roman" w:hAnsi="Times New Roman"/>
          <w:color w:val="191919"/>
          <w:sz w:val="20"/>
          <w:szCs w:val="20"/>
        </w:rPr>
        <w:t>After the expira- tion of the twelve-month period, the student may continue his or her registration only upon the payment of fees at the out-of-state rate.</w:t>
      </w:r>
    </w:p>
    <w:p w:rsidR="00F42301" w:rsidRDefault="00F42301" w:rsidP="0055783E">
      <w:pPr>
        <w:widowControl w:val="0"/>
        <w:tabs>
          <w:tab w:val="left" w:pos="1580"/>
        </w:tabs>
        <w:autoSpaceDE w:val="0"/>
        <w:autoSpaceDN w:val="0"/>
        <w:adjustRightInd w:val="0"/>
        <w:spacing w:after="0" w:line="250" w:lineRule="auto"/>
        <w:ind w:left="1599" w:right="1974" w:hanging="360"/>
        <w:rPr>
          <w:rFonts w:ascii="Times New Roman" w:hAnsi="Times New Roman"/>
          <w:color w:val="000000"/>
          <w:sz w:val="20"/>
          <w:szCs w:val="20"/>
        </w:rPr>
      </w:pPr>
      <w:r>
        <w:rPr>
          <w:rFonts w:ascii="Times New Roman" w:hAnsi="Times New Roman"/>
          <w:color w:val="191919"/>
          <w:sz w:val="20"/>
          <w:szCs w:val="20"/>
        </w:rPr>
        <w:t>4.</w:t>
      </w:r>
      <w:r>
        <w:rPr>
          <w:rFonts w:ascii="Times New Roman" w:hAnsi="Times New Roman"/>
          <w:color w:val="191919"/>
          <w:sz w:val="20"/>
          <w:szCs w:val="20"/>
        </w:rPr>
        <w:tab/>
        <w:t>In the event that a legal resident of Geo</w:t>
      </w:r>
      <w:r>
        <w:rPr>
          <w:rFonts w:ascii="Times New Roman" w:hAnsi="Times New Roman"/>
          <w:color w:val="191919"/>
          <w:spacing w:val="-4"/>
          <w:sz w:val="20"/>
          <w:szCs w:val="20"/>
        </w:rPr>
        <w:t>r</w:t>
      </w:r>
      <w:r>
        <w:rPr>
          <w:rFonts w:ascii="Times New Roman" w:hAnsi="Times New Roman"/>
          <w:color w:val="191919"/>
          <w:sz w:val="20"/>
          <w:szCs w:val="20"/>
        </w:rPr>
        <w:t>gia is appointed as guardian of a nonresident mino</w:t>
      </w:r>
      <w:r>
        <w:rPr>
          <w:rFonts w:ascii="Times New Roman" w:hAnsi="Times New Roman"/>
          <w:color w:val="191919"/>
          <w:spacing w:val="-8"/>
          <w:sz w:val="20"/>
          <w:szCs w:val="20"/>
        </w:rPr>
        <w:t>r</w:t>
      </w:r>
      <w:r>
        <w:rPr>
          <w:rFonts w:ascii="Times New Roman" w:hAnsi="Times New Roman"/>
          <w:color w:val="191919"/>
          <w:sz w:val="20"/>
          <w:szCs w:val="20"/>
        </w:rPr>
        <w:t>, such minor will not be permitted to register as an in-state student until the expira- tion of one year from the date of court appointment and then only upon a proper showing that such appointment was not made to avoid payment of the out-of-state fees.</w:t>
      </w:r>
    </w:p>
    <w:p w:rsidR="00F42301" w:rsidRDefault="00F42301" w:rsidP="0055783E">
      <w:pPr>
        <w:widowControl w:val="0"/>
        <w:autoSpaceDE w:val="0"/>
        <w:autoSpaceDN w:val="0"/>
        <w:adjustRightInd w:val="0"/>
        <w:spacing w:after="0" w:line="250" w:lineRule="auto"/>
        <w:ind w:left="1599" w:right="1947" w:hanging="360"/>
        <w:jc w:val="both"/>
        <w:rPr>
          <w:rFonts w:ascii="Times New Roman" w:hAnsi="Times New Roman"/>
          <w:color w:val="000000"/>
          <w:sz w:val="20"/>
          <w:szCs w:val="20"/>
        </w:rPr>
      </w:pPr>
      <w:r>
        <w:rPr>
          <w:rFonts w:ascii="Times New Roman" w:hAnsi="Times New Roman"/>
          <w:color w:val="191919"/>
          <w:sz w:val="20"/>
          <w:szCs w:val="20"/>
        </w:rPr>
        <w:t xml:space="preserve">5.  </w:t>
      </w:r>
      <w:r>
        <w:rPr>
          <w:rFonts w:ascii="Times New Roman" w:hAnsi="Times New Roman"/>
          <w:color w:val="191919"/>
          <w:spacing w:val="39"/>
          <w:sz w:val="20"/>
          <w:szCs w:val="20"/>
        </w:rPr>
        <w:t xml:space="preserve"> </w:t>
      </w:r>
      <w:r>
        <w:rPr>
          <w:rFonts w:ascii="Times New Roman" w:hAnsi="Times New Roman"/>
          <w:color w:val="191919"/>
          <w:sz w:val="20"/>
          <w:szCs w:val="20"/>
        </w:rPr>
        <w:t>Aliens shall be classified as nonresident students; provided, howeve</w:t>
      </w:r>
      <w:r>
        <w:rPr>
          <w:rFonts w:ascii="Times New Roman" w:hAnsi="Times New Roman"/>
          <w:color w:val="191919"/>
          <w:spacing w:val="-8"/>
          <w:sz w:val="20"/>
          <w:szCs w:val="20"/>
        </w:rPr>
        <w:t>r</w:t>
      </w:r>
      <w:r>
        <w:rPr>
          <w:rFonts w:ascii="Times New Roman" w:hAnsi="Times New Roman"/>
          <w:color w:val="191919"/>
          <w:sz w:val="20"/>
          <w:szCs w:val="20"/>
        </w:rPr>
        <w:t>, that an alien who is living in this country under an immigration document permitting indefinite or permanent residence shall have the same privilege of qualifying for in-state tuition as a citizen of the United States.</w:t>
      </w:r>
    </w:p>
    <w:p w:rsidR="00F42301" w:rsidRDefault="00F42301" w:rsidP="0055783E">
      <w:pPr>
        <w:widowControl w:val="0"/>
        <w:autoSpaceDE w:val="0"/>
        <w:autoSpaceDN w:val="0"/>
        <w:adjustRightInd w:val="0"/>
        <w:spacing w:after="0"/>
        <w:ind w:left="1239"/>
        <w:rPr>
          <w:rFonts w:ascii="Times New Roman" w:hAnsi="Times New Roman"/>
          <w:color w:val="000000"/>
          <w:sz w:val="20"/>
          <w:szCs w:val="20"/>
        </w:rPr>
      </w:pPr>
      <w:r>
        <w:rPr>
          <w:rFonts w:ascii="Times New Roman" w:hAnsi="Times New Roman"/>
          <w:color w:val="191919"/>
          <w:sz w:val="20"/>
          <w:szCs w:val="20"/>
        </w:rPr>
        <w:t xml:space="preserve">6.  </w:t>
      </w:r>
      <w:r>
        <w:rPr>
          <w:rFonts w:ascii="Times New Roman" w:hAnsi="Times New Roman"/>
          <w:color w:val="191919"/>
          <w:spacing w:val="46"/>
          <w:sz w:val="20"/>
          <w:szCs w:val="20"/>
        </w:rPr>
        <w:t xml:space="preserve"> </w:t>
      </w:r>
      <w:r>
        <w:rPr>
          <w:rFonts w:ascii="Times New Roman" w:hAnsi="Times New Roman"/>
          <w:color w:val="191919"/>
          <w:spacing w:val="-16"/>
          <w:sz w:val="20"/>
          <w:szCs w:val="20"/>
        </w:rPr>
        <w:t>W</w:t>
      </w:r>
      <w:r>
        <w:rPr>
          <w:rFonts w:ascii="Times New Roman" w:hAnsi="Times New Roman"/>
          <w:color w:val="191919"/>
          <w:sz w:val="20"/>
          <w:szCs w:val="20"/>
        </w:rPr>
        <w:t>aivers:</w:t>
      </w:r>
      <w:r>
        <w:rPr>
          <w:rFonts w:ascii="Times New Roman" w:hAnsi="Times New Roman"/>
          <w:color w:val="191919"/>
          <w:spacing w:val="-11"/>
          <w:sz w:val="20"/>
          <w:szCs w:val="20"/>
        </w:rPr>
        <w:t xml:space="preserve"> </w:t>
      </w:r>
      <w:r>
        <w:rPr>
          <w:rFonts w:ascii="Times New Roman" w:hAnsi="Times New Roman"/>
          <w:color w:val="191919"/>
          <w:sz w:val="20"/>
          <w:szCs w:val="20"/>
        </w:rPr>
        <w:t>An institution may waive out-of-state tuition for:</w:t>
      </w:r>
    </w:p>
    <w:p w:rsidR="00F42301" w:rsidRDefault="00F42301" w:rsidP="0055783E">
      <w:pPr>
        <w:widowControl w:val="0"/>
        <w:autoSpaceDE w:val="0"/>
        <w:autoSpaceDN w:val="0"/>
        <w:adjustRightInd w:val="0"/>
        <w:spacing w:before="10" w:after="0" w:line="250" w:lineRule="auto"/>
        <w:ind w:left="1599" w:right="2023"/>
        <w:rPr>
          <w:rFonts w:ascii="Times New Roman" w:hAnsi="Times New Roman"/>
          <w:color w:val="000000"/>
          <w:sz w:val="20"/>
          <w:szCs w:val="20"/>
        </w:rPr>
      </w:pPr>
      <w:r>
        <w:rPr>
          <w:rFonts w:ascii="Times New Roman" w:hAnsi="Times New Roman"/>
          <w:color w:val="191919"/>
          <w:sz w:val="20"/>
          <w:szCs w:val="20"/>
        </w:rPr>
        <w:t>(a) nonresident students who are financially dependent upon a parent, parents or spouse who has been a legal resident of Geo</w:t>
      </w:r>
      <w:r>
        <w:rPr>
          <w:rFonts w:ascii="Times New Roman" w:hAnsi="Times New Roman"/>
          <w:color w:val="191919"/>
          <w:spacing w:val="-4"/>
          <w:sz w:val="20"/>
          <w:szCs w:val="20"/>
        </w:rPr>
        <w:t>r</w:t>
      </w:r>
      <w:r>
        <w:rPr>
          <w:rFonts w:ascii="Times New Roman" w:hAnsi="Times New Roman"/>
          <w:color w:val="191919"/>
          <w:sz w:val="20"/>
          <w:szCs w:val="20"/>
        </w:rPr>
        <w:t>gia for at least 12 consecutive months immediately preceding the date of registration; provided, howeve</w:t>
      </w:r>
      <w:r>
        <w:rPr>
          <w:rFonts w:ascii="Times New Roman" w:hAnsi="Times New Roman"/>
          <w:color w:val="191919"/>
          <w:spacing w:val="-8"/>
          <w:sz w:val="20"/>
          <w:szCs w:val="20"/>
        </w:rPr>
        <w:t>r</w:t>
      </w:r>
      <w:r>
        <w:rPr>
          <w:rFonts w:ascii="Times New Roman" w:hAnsi="Times New Roman"/>
          <w:color w:val="191919"/>
          <w:sz w:val="20"/>
          <w:szCs w:val="20"/>
        </w:rPr>
        <w:t>, that such financial dependence shall have existed for at least 12 consecutive months immediately preceding the date of registration;</w:t>
      </w:r>
    </w:p>
    <w:p w:rsidR="00F42301" w:rsidRDefault="00F42301" w:rsidP="0055783E">
      <w:pPr>
        <w:widowControl w:val="0"/>
        <w:autoSpaceDE w:val="0"/>
        <w:autoSpaceDN w:val="0"/>
        <w:adjustRightInd w:val="0"/>
        <w:spacing w:after="0" w:line="250" w:lineRule="auto"/>
        <w:ind w:left="1599" w:right="2046"/>
        <w:rPr>
          <w:rFonts w:ascii="Times New Roman" w:hAnsi="Times New Roman"/>
          <w:color w:val="000000"/>
          <w:sz w:val="20"/>
          <w:szCs w:val="20"/>
        </w:rPr>
      </w:pPr>
      <w:r>
        <w:rPr>
          <w:rFonts w:ascii="Times New Roman" w:hAnsi="Times New Roman"/>
          <w:color w:val="191919"/>
          <w:sz w:val="20"/>
          <w:szCs w:val="20"/>
        </w:rPr>
        <w:t>(b) international students, selected by the institutional president or his or her authorized representative, provided that the number of such waivers in e</w:t>
      </w:r>
      <w:r>
        <w:rPr>
          <w:rFonts w:ascii="Times New Roman" w:hAnsi="Times New Roman"/>
          <w:color w:val="191919"/>
          <w:spacing w:val="-4"/>
          <w:sz w:val="20"/>
          <w:szCs w:val="20"/>
        </w:rPr>
        <w:t>f</w:t>
      </w:r>
      <w:r>
        <w:rPr>
          <w:rFonts w:ascii="Times New Roman" w:hAnsi="Times New Roman"/>
          <w:color w:val="191919"/>
          <w:sz w:val="20"/>
          <w:szCs w:val="20"/>
        </w:rPr>
        <w:t>fect does not exceed one percent of the equivalent full-time students enrolled at the institution in the fall semester immediately preceding the semester for which the out-of-state tuition is to be waived;</w:t>
      </w:r>
    </w:p>
    <w:p w:rsidR="00F42301" w:rsidRDefault="00F42301" w:rsidP="0055783E">
      <w:pPr>
        <w:widowControl w:val="0"/>
        <w:autoSpaceDE w:val="0"/>
        <w:autoSpaceDN w:val="0"/>
        <w:adjustRightInd w:val="0"/>
        <w:spacing w:after="0" w:line="250" w:lineRule="auto"/>
        <w:ind w:left="1599" w:right="2002"/>
        <w:rPr>
          <w:rFonts w:ascii="Times New Roman" w:hAnsi="Times New Roman"/>
          <w:color w:val="000000"/>
          <w:sz w:val="20"/>
          <w:szCs w:val="20"/>
        </w:rPr>
      </w:pPr>
      <w:r>
        <w:rPr>
          <w:rFonts w:ascii="Times New Roman" w:hAnsi="Times New Roman"/>
          <w:color w:val="191919"/>
          <w:sz w:val="20"/>
          <w:szCs w:val="20"/>
        </w:rPr>
        <w:t>(c) full-time employees of the University System, their spouses and their dependent chil- dren;</w:t>
      </w:r>
    </w:p>
    <w:p w:rsidR="00F42301" w:rsidRDefault="00F42301" w:rsidP="0055783E">
      <w:pPr>
        <w:widowControl w:val="0"/>
        <w:autoSpaceDE w:val="0"/>
        <w:autoSpaceDN w:val="0"/>
        <w:adjustRightInd w:val="0"/>
        <w:spacing w:after="0"/>
        <w:ind w:left="1599"/>
        <w:rPr>
          <w:rFonts w:ascii="Times New Roman" w:hAnsi="Times New Roman"/>
          <w:color w:val="000000"/>
          <w:sz w:val="20"/>
          <w:szCs w:val="20"/>
        </w:rPr>
      </w:pPr>
      <w:r>
        <w:rPr>
          <w:rFonts w:ascii="Times New Roman" w:hAnsi="Times New Roman"/>
          <w:color w:val="191919"/>
          <w:sz w:val="20"/>
          <w:szCs w:val="20"/>
        </w:rPr>
        <w:lastRenderedPageBreak/>
        <w:t>(d) medical and dental residents and medical and dental interns at the Medical College of</w:t>
      </w:r>
    </w:p>
    <w:p w:rsidR="00F42301" w:rsidRDefault="00F42301" w:rsidP="0055783E">
      <w:pPr>
        <w:widowControl w:val="0"/>
        <w:autoSpaceDE w:val="0"/>
        <w:autoSpaceDN w:val="0"/>
        <w:adjustRightInd w:val="0"/>
        <w:spacing w:before="10" w:after="0"/>
        <w:ind w:left="1599"/>
        <w:rPr>
          <w:rFonts w:ascii="Times New Roman" w:hAnsi="Times New Roman"/>
          <w:color w:val="000000"/>
          <w:sz w:val="20"/>
          <w:szCs w:val="20"/>
        </w:rPr>
      </w:pPr>
      <w:r>
        <w:rPr>
          <w:rFonts w:ascii="Times New Roman" w:hAnsi="Times New Roman"/>
          <w:color w:val="191919"/>
          <w:sz w:val="20"/>
          <w:szCs w:val="20"/>
        </w:rPr>
        <w:t>Geo</w:t>
      </w:r>
      <w:r>
        <w:rPr>
          <w:rFonts w:ascii="Times New Roman" w:hAnsi="Times New Roman"/>
          <w:color w:val="191919"/>
          <w:spacing w:val="-4"/>
          <w:sz w:val="20"/>
          <w:szCs w:val="20"/>
        </w:rPr>
        <w:t>r</w:t>
      </w:r>
      <w:r>
        <w:rPr>
          <w:rFonts w:ascii="Times New Roman" w:hAnsi="Times New Roman"/>
          <w:color w:val="191919"/>
          <w:sz w:val="20"/>
          <w:szCs w:val="20"/>
        </w:rPr>
        <w:t>gia.</w:t>
      </w:r>
    </w:p>
    <w:p w:rsidR="00F42301" w:rsidRDefault="00F42301" w:rsidP="0055783E">
      <w:pPr>
        <w:widowControl w:val="0"/>
        <w:autoSpaceDE w:val="0"/>
        <w:autoSpaceDN w:val="0"/>
        <w:adjustRightInd w:val="0"/>
        <w:spacing w:before="10" w:after="0"/>
        <w:ind w:left="1599"/>
        <w:rPr>
          <w:rFonts w:ascii="Times New Roman" w:hAnsi="Times New Roman"/>
          <w:color w:val="000000"/>
          <w:sz w:val="20"/>
          <w:szCs w:val="20"/>
        </w:rPr>
        <w:sectPr w:rsidR="00F42301">
          <w:footerReference w:type="even" r:id="rId16"/>
          <w:footerReference w:type="default" r:id="rId17"/>
          <w:pgSz w:w="12240" w:h="15840"/>
          <w:pgMar w:top="260" w:right="260" w:bottom="280" w:left="1240" w:header="0" w:footer="742" w:gutter="0"/>
          <w:pgNumType w:start="25"/>
          <w:cols w:space="720"/>
          <w:noEndnote/>
        </w:sectPr>
      </w:pPr>
    </w:p>
    <w:tbl>
      <w:tblPr>
        <w:tblW w:w="0" w:type="auto"/>
        <w:tblInd w:w="100" w:type="dxa"/>
        <w:tblLayout w:type="fixed"/>
        <w:tblCellMar>
          <w:left w:w="0" w:type="dxa"/>
          <w:right w:w="0" w:type="dxa"/>
        </w:tblCellMar>
        <w:tblLook w:val="0000"/>
      </w:tblPr>
      <w:tblGrid>
        <w:gridCol w:w="1085"/>
        <w:gridCol w:w="4560"/>
        <w:gridCol w:w="4858"/>
      </w:tblGrid>
      <w:tr w:rsidR="00F42301" w:rsidRPr="00FA7AC7" w:rsidTr="00F319A1">
        <w:trPr>
          <w:trHeight w:hRule="exact" w:val="235"/>
        </w:trPr>
        <w:tc>
          <w:tcPr>
            <w:tcW w:w="1085" w:type="dxa"/>
            <w:tcBorders>
              <w:top w:val="nil"/>
              <w:left w:val="nil"/>
              <w:bottom w:val="single" w:sz="4" w:space="0" w:color="191919"/>
              <w:right w:val="single" w:sz="4" w:space="0" w:color="191919"/>
            </w:tcBorders>
          </w:tcPr>
          <w:p w:rsidR="00F42301" w:rsidRPr="00FA7AC7" w:rsidRDefault="00F42301" w:rsidP="00F319A1">
            <w:pPr>
              <w:widowControl w:val="0"/>
              <w:autoSpaceDE w:val="0"/>
              <w:autoSpaceDN w:val="0"/>
              <w:adjustRightInd w:val="0"/>
              <w:spacing w:after="0"/>
              <w:rPr>
                <w:rFonts w:ascii="Times New Roman" w:hAnsi="Times New Roman"/>
                <w:sz w:val="24"/>
                <w:szCs w:val="24"/>
              </w:rPr>
            </w:pPr>
          </w:p>
        </w:tc>
        <w:tc>
          <w:tcPr>
            <w:tcW w:w="4560" w:type="dxa"/>
            <w:vMerge w:val="restart"/>
            <w:tcBorders>
              <w:top w:val="single" w:sz="4" w:space="0" w:color="191919"/>
              <w:left w:val="single" w:sz="4" w:space="0" w:color="191919"/>
              <w:bottom w:val="single" w:sz="4" w:space="0" w:color="191919"/>
              <w:right w:val="single" w:sz="4" w:space="0" w:color="191919"/>
            </w:tcBorders>
          </w:tcPr>
          <w:p w:rsidR="00F42301" w:rsidRPr="00FA7AC7" w:rsidRDefault="00F42301" w:rsidP="00F319A1">
            <w:pPr>
              <w:widowControl w:val="0"/>
              <w:autoSpaceDE w:val="0"/>
              <w:autoSpaceDN w:val="0"/>
              <w:adjustRightInd w:val="0"/>
              <w:spacing w:before="22" w:after="0" w:line="340" w:lineRule="exact"/>
              <w:ind w:left="511" w:right="1129" w:hanging="22"/>
              <w:rPr>
                <w:rFonts w:ascii="Times New Roman" w:hAnsi="Times New Roman"/>
                <w:sz w:val="24"/>
                <w:szCs w:val="24"/>
              </w:rPr>
            </w:pPr>
            <w:r w:rsidRPr="00FA7AC7">
              <w:rPr>
                <w:rFonts w:ascii="Times New Roman" w:hAnsi="Times New Roman"/>
                <w:b/>
                <w:bCs/>
                <w:color w:val="191919"/>
                <w:sz w:val="36"/>
                <w:szCs w:val="36"/>
              </w:rPr>
              <w:t>O</w:t>
            </w:r>
            <w:r w:rsidRPr="00FA7AC7">
              <w:rPr>
                <w:rFonts w:ascii="Times New Roman" w:hAnsi="Times New Roman"/>
                <w:b/>
                <w:bCs/>
                <w:color w:val="191919"/>
                <w:sz w:val="27"/>
                <w:szCs w:val="27"/>
              </w:rPr>
              <w:t>THER</w:t>
            </w:r>
            <w:r w:rsidRPr="00FA7AC7">
              <w:rPr>
                <w:rFonts w:ascii="Times New Roman" w:hAnsi="Times New Roman"/>
                <w:b/>
                <w:bCs/>
                <w:color w:val="191919"/>
                <w:spacing w:val="23"/>
                <w:sz w:val="27"/>
                <w:szCs w:val="27"/>
              </w:rPr>
              <w:t xml:space="preserve"> </w:t>
            </w:r>
            <w:r w:rsidRPr="00FA7AC7">
              <w:rPr>
                <w:rFonts w:ascii="Times New Roman" w:hAnsi="Times New Roman"/>
                <w:b/>
                <w:bCs/>
                <w:color w:val="191919"/>
                <w:sz w:val="36"/>
                <w:szCs w:val="36"/>
              </w:rPr>
              <w:t>P</w:t>
            </w:r>
            <w:r w:rsidRPr="00FA7AC7">
              <w:rPr>
                <w:rFonts w:ascii="Times New Roman" w:hAnsi="Times New Roman"/>
                <w:b/>
                <w:bCs/>
                <w:color w:val="191919"/>
                <w:sz w:val="27"/>
                <w:szCs w:val="27"/>
              </w:rPr>
              <w:t>OLICIES</w:t>
            </w:r>
            <w:r w:rsidRPr="00FA7AC7">
              <w:rPr>
                <w:rFonts w:ascii="Times New Roman" w:hAnsi="Times New Roman"/>
                <w:b/>
                <w:bCs/>
                <w:color w:val="191919"/>
                <w:spacing w:val="23"/>
                <w:sz w:val="27"/>
                <w:szCs w:val="27"/>
              </w:rPr>
              <w:t xml:space="preserve"> </w:t>
            </w:r>
            <w:r w:rsidRPr="00FA7AC7">
              <w:rPr>
                <w:rFonts w:ascii="Times New Roman" w:hAnsi="Times New Roman"/>
                <w:b/>
                <w:bCs/>
                <w:color w:val="191919"/>
                <w:sz w:val="36"/>
                <w:szCs w:val="36"/>
              </w:rPr>
              <w:t>&amp; G</w:t>
            </w:r>
            <w:r w:rsidRPr="00FA7AC7">
              <w:rPr>
                <w:rFonts w:ascii="Times New Roman" w:hAnsi="Times New Roman"/>
                <w:b/>
                <w:bCs/>
                <w:color w:val="191919"/>
                <w:sz w:val="27"/>
                <w:szCs w:val="27"/>
              </w:rPr>
              <w:t>ENERAL</w:t>
            </w:r>
            <w:r w:rsidRPr="00FA7AC7">
              <w:rPr>
                <w:rFonts w:ascii="Times New Roman" w:hAnsi="Times New Roman"/>
                <w:b/>
                <w:bCs/>
                <w:color w:val="191919"/>
                <w:spacing w:val="8"/>
                <w:sz w:val="27"/>
                <w:szCs w:val="27"/>
              </w:rPr>
              <w:t xml:space="preserve"> </w:t>
            </w:r>
            <w:r w:rsidRPr="00FA7AC7">
              <w:rPr>
                <w:rFonts w:ascii="Times New Roman" w:hAnsi="Times New Roman"/>
                <w:b/>
                <w:bCs/>
                <w:color w:val="191919"/>
                <w:sz w:val="36"/>
                <w:szCs w:val="36"/>
              </w:rPr>
              <w:t>P</w:t>
            </w:r>
            <w:r w:rsidRPr="00FA7AC7">
              <w:rPr>
                <w:rFonts w:ascii="Times New Roman" w:hAnsi="Times New Roman"/>
                <w:b/>
                <w:bCs/>
                <w:color w:val="191919"/>
                <w:sz w:val="27"/>
                <w:szCs w:val="27"/>
              </w:rPr>
              <w:t>OLICIES</w:t>
            </w:r>
          </w:p>
        </w:tc>
        <w:tc>
          <w:tcPr>
            <w:tcW w:w="4858" w:type="dxa"/>
            <w:tcBorders>
              <w:top w:val="nil"/>
              <w:left w:val="single" w:sz="4" w:space="0" w:color="191919"/>
              <w:bottom w:val="single" w:sz="4" w:space="0" w:color="191919"/>
              <w:right w:val="nil"/>
            </w:tcBorders>
          </w:tcPr>
          <w:p w:rsidR="00F42301" w:rsidRPr="00FA7AC7" w:rsidRDefault="00F42301" w:rsidP="00F319A1">
            <w:pPr>
              <w:widowControl w:val="0"/>
              <w:autoSpaceDE w:val="0"/>
              <w:autoSpaceDN w:val="0"/>
              <w:adjustRightInd w:val="0"/>
              <w:spacing w:after="0"/>
              <w:rPr>
                <w:rFonts w:ascii="Times New Roman" w:hAnsi="Times New Roman"/>
                <w:sz w:val="24"/>
                <w:szCs w:val="24"/>
              </w:rPr>
            </w:pPr>
          </w:p>
        </w:tc>
      </w:tr>
      <w:tr w:rsidR="00F42301" w:rsidRPr="00FA7AC7" w:rsidTr="00F319A1">
        <w:trPr>
          <w:trHeight w:hRule="exact" w:val="256"/>
        </w:trPr>
        <w:tc>
          <w:tcPr>
            <w:tcW w:w="1085" w:type="dxa"/>
            <w:tcBorders>
              <w:top w:val="single" w:sz="4" w:space="0" w:color="191919"/>
              <w:left w:val="nil"/>
              <w:bottom w:val="single" w:sz="4" w:space="0" w:color="191919"/>
              <w:right w:val="single" w:sz="4" w:space="0" w:color="191919"/>
            </w:tcBorders>
          </w:tcPr>
          <w:p w:rsidR="00F42301" w:rsidRPr="00FA7AC7" w:rsidRDefault="00F42301" w:rsidP="00F319A1">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F319A1">
            <w:pPr>
              <w:widowControl w:val="0"/>
              <w:autoSpaceDE w:val="0"/>
              <w:autoSpaceDN w:val="0"/>
              <w:adjustRightInd w:val="0"/>
              <w:spacing w:after="0"/>
              <w:rPr>
                <w:rFonts w:ascii="Times New Roman" w:hAnsi="Times New Roman"/>
                <w:sz w:val="24"/>
                <w:szCs w:val="24"/>
              </w:rPr>
            </w:pPr>
          </w:p>
        </w:tc>
        <w:tc>
          <w:tcPr>
            <w:tcW w:w="4858" w:type="dxa"/>
            <w:tcBorders>
              <w:top w:val="single" w:sz="4" w:space="0" w:color="191919"/>
              <w:left w:val="single" w:sz="4" w:space="0" w:color="191919"/>
              <w:bottom w:val="single" w:sz="4" w:space="0" w:color="191919"/>
              <w:right w:val="nil"/>
            </w:tcBorders>
          </w:tcPr>
          <w:p w:rsidR="00F42301" w:rsidRPr="00FA7AC7" w:rsidRDefault="00F42301" w:rsidP="00F319A1">
            <w:pPr>
              <w:widowControl w:val="0"/>
              <w:autoSpaceDE w:val="0"/>
              <w:autoSpaceDN w:val="0"/>
              <w:adjustRightInd w:val="0"/>
              <w:spacing w:after="0"/>
              <w:rPr>
                <w:rFonts w:ascii="Times New Roman" w:hAnsi="Times New Roman"/>
                <w:sz w:val="24"/>
                <w:szCs w:val="24"/>
              </w:rPr>
            </w:pPr>
          </w:p>
        </w:tc>
      </w:tr>
      <w:tr w:rsidR="00F42301" w:rsidRPr="00FA7AC7" w:rsidTr="00F319A1">
        <w:trPr>
          <w:trHeight w:hRule="exact" w:val="219"/>
        </w:trPr>
        <w:tc>
          <w:tcPr>
            <w:tcW w:w="1085" w:type="dxa"/>
            <w:tcBorders>
              <w:top w:val="single" w:sz="4" w:space="0" w:color="191919"/>
              <w:left w:val="nil"/>
              <w:bottom w:val="nil"/>
              <w:right w:val="single" w:sz="4" w:space="0" w:color="191919"/>
            </w:tcBorders>
          </w:tcPr>
          <w:p w:rsidR="00F42301" w:rsidRPr="00FA7AC7" w:rsidRDefault="00F42301" w:rsidP="00F319A1">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F319A1">
            <w:pPr>
              <w:widowControl w:val="0"/>
              <w:autoSpaceDE w:val="0"/>
              <w:autoSpaceDN w:val="0"/>
              <w:adjustRightInd w:val="0"/>
              <w:spacing w:after="0"/>
              <w:rPr>
                <w:rFonts w:ascii="Times New Roman" w:hAnsi="Times New Roman"/>
                <w:sz w:val="24"/>
                <w:szCs w:val="24"/>
              </w:rPr>
            </w:pPr>
          </w:p>
        </w:tc>
        <w:tc>
          <w:tcPr>
            <w:tcW w:w="4858" w:type="dxa"/>
            <w:tcBorders>
              <w:top w:val="single" w:sz="4" w:space="0" w:color="191919"/>
              <w:left w:val="single" w:sz="4" w:space="0" w:color="191919"/>
              <w:bottom w:val="nil"/>
              <w:right w:val="nil"/>
            </w:tcBorders>
          </w:tcPr>
          <w:p w:rsidR="00F42301" w:rsidRPr="00FA7AC7" w:rsidRDefault="00F42301" w:rsidP="00F319A1">
            <w:pPr>
              <w:widowControl w:val="0"/>
              <w:autoSpaceDE w:val="0"/>
              <w:autoSpaceDN w:val="0"/>
              <w:adjustRightInd w:val="0"/>
              <w:spacing w:after="0"/>
              <w:rPr>
                <w:rFonts w:ascii="Times New Roman" w:hAnsi="Times New Roman"/>
                <w:sz w:val="24"/>
                <w:szCs w:val="24"/>
              </w:rPr>
            </w:pPr>
          </w:p>
        </w:tc>
      </w:tr>
    </w:tbl>
    <w:p w:rsidR="00F42301" w:rsidRDefault="00F42301" w:rsidP="0055783E">
      <w:pPr>
        <w:widowControl w:val="0"/>
        <w:autoSpaceDE w:val="0"/>
        <w:autoSpaceDN w:val="0"/>
        <w:adjustRightInd w:val="0"/>
        <w:spacing w:before="8" w:after="0" w:line="110" w:lineRule="exact"/>
        <w:rPr>
          <w:rFonts w:ascii="Times New Roman" w:hAnsi="Times New Roman"/>
          <w:sz w:val="11"/>
          <w:szCs w:val="11"/>
        </w:rPr>
      </w:pPr>
    </w:p>
    <w:p w:rsidR="00F42301" w:rsidRDefault="00F42301" w:rsidP="0055783E">
      <w:pPr>
        <w:widowControl w:val="0"/>
        <w:autoSpaceDE w:val="0"/>
        <w:autoSpaceDN w:val="0"/>
        <w:adjustRightInd w:val="0"/>
        <w:spacing w:after="0" w:line="200" w:lineRule="exact"/>
        <w:rPr>
          <w:rFonts w:ascii="Times New Roman" w:hAnsi="Times New Roman"/>
          <w:sz w:val="20"/>
          <w:szCs w:val="20"/>
        </w:rPr>
      </w:pPr>
    </w:p>
    <w:p w:rsidR="00F42301" w:rsidRDefault="00F42301" w:rsidP="0055783E">
      <w:pPr>
        <w:widowControl w:val="0"/>
        <w:autoSpaceDE w:val="0"/>
        <w:autoSpaceDN w:val="0"/>
        <w:adjustRightInd w:val="0"/>
        <w:spacing w:after="0" w:line="200" w:lineRule="exact"/>
        <w:rPr>
          <w:rFonts w:ascii="Times New Roman" w:hAnsi="Times New Roman"/>
          <w:sz w:val="20"/>
          <w:szCs w:val="20"/>
        </w:rPr>
      </w:pPr>
    </w:p>
    <w:p w:rsidR="00F42301" w:rsidRDefault="00F42301" w:rsidP="0055783E">
      <w:pPr>
        <w:widowControl w:val="0"/>
        <w:autoSpaceDE w:val="0"/>
        <w:autoSpaceDN w:val="0"/>
        <w:adjustRightInd w:val="0"/>
        <w:spacing w:before="26" w:after="0" w:line="250" w:lineRule="auto"/>
        <w:ind w:left="2645" w:right="1274"/>
        <w:jc w:val="both"/>
        <w:rPr>
          <w:rFonts w:ascii="Times New Roman" w:hAnsi="Times New Roman"/>
          <w:color w:val="000000"/>
          <w:sz w:val="20"/>
          <w:szCs w:val="20"/>
        </w:rPr>
      </w:pPr>
      <w:r w:rsidRPr="00C34688">
        <w:rPr>
          <w:rFonts w:ascii="Calibri" w:hAnsi="Calibri"/>
          <w:noProof/>
          <w:lang w:eastAsia="en-US"/>
        </w:rPr>
        <w:pict>
          <v:group id="_x0000_s1944" style="position:absolute;left:0;text-align:left;margin-left:265.6pt;margin-top:-54.15pt;width:31.2pt;height:31.05pt;z-index:-251658240;mso-position-horizontal-relative:page" coordorigin="5312,-1083" coordsize="624,621" o:allowincell="f">
            <v:rect id="_x0000_s1945" style="position:absolute;left:5317;top:-1078;width:613;height:610" o:allowincell="f" stroked="f">
              <v:path arrowok="t"/>
            </v:rect>
            <v:rect id="_x0000_s1946" style="position:absolute;left:5317;top:-1078;width:620;height:620;mso-position-horizontal-relative:page" o:allowincell="f" filled="f" stroked="f">
              <v:textbox inset="0,0,0,0">
                <w:txbxContent>
                  <w:p w:rsidR="00F42301" w:rsidRDefault="00F42301" w:rsidP="0055783E">
                    <w:pPr>
                      <w:spacing w:after="0" w:line="620" w:lineRule="atLeast"/>
                      <w:rPr>
                        <w:rFonts w:ascii="Times New Roman" w:hAnsi="Times New Roman"/>
                        <w:sz w:val="24"/>
                        <w:szCs w:val="24"/>
                      </w:rPr>
                    </w:pPr>
                    <w:r>
                      <w:rPr>
                        <w:rFonts w:ascii="Times New Roman" w:hAnsi="Times New Roman"/>
                        <w:noProof/>
                        <w:sz w:val="24"/>
                        <w:szCs w:val="24"/>
                      </w:rPr>
                      <w:drawing>
                        <wp:inline distT="0" distB="0" distL="0" distR="0">
                          <wp:extent cx="390525" cy="390525"/>
                          <wp:effectExtent l="1905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
                                  <a:srcRect/>
                                  <a:stretch>
                                    <a:fillRect/>
                                  </a:stretch>
                                </pic:blipFill>
                                <pic:spPr bwMode="auto">
                                  <a:xfrm>
                                    <a:off x="0" y="0"/>
                                    <a:ext cx="390525" cy="390525"/>
                                  </a:xfrm>
                                  <a:prstGeom prst="rect">
                                    <a:avLst/>
                                  </a:prstGeom>
                                  <a:noFill/>
                                  <a:ln w="9525">
                                    <a:noFill/>
                                    <a:miter lim="800000"/>
                                    <a:headEnd/>
                                    <a:tailEnd/>
                                  </a:ln>
                                </pic:spPr>
                              </pic:pic>
                            </a:graphicData>
                          </a:graphic>
                        </wp:inline>
                      </w:drawing>
                    </w:r>
                  </w:p>
                  <w:p w:rsidR="00F42301" w:rsidRDefault="00F42301" w:rsidP="0055783E">
                    <w:pPr>
                      <w:widowControl w:val="0"/>
                      <w:autoSpaceDE w:val="0"/>
                      <w:autoSpaceDN w:val="0"/>
                      <w:adjustRightInd w:val="0"/>
                      <w:spacing w:after="0"/>
                      <w:rPr>
                        <w:rFonts w:ascii="Times New Roman" w:hAnsi="Times New Roman"/>
                        <w:sz w:val="24"/>
                        <w:szCs w:val="24"/>
                      </w:rPr>
                    </w:pPr>
                  </w:p>
                </w:txbxContent>
              </v:textbox>
            </v:rect>
            <w10:wrap anchorx="page"/>
          </v:group>
        </w:pict>
      </w:r>
      <w:r>
        <w:rPr>
          <w:rFonts w:ascii="Times New Roman" w:hAnsi="Times New Roman"/>
          <w:color w:val="191919"/>
          <w:sz w:val="20"/>
          <w:szCs w:val="20"/>
        </w:rPr>
        <w:t>(e) full-time teachers in the public schools of Geo</w:t>
      </w:r>
      <w:r>
        <w:rPr>
          <w:rFonts w:ascii="Times New Roman" w:hAnsi="Times New Roman"/>
          <w:color w:val="191919"/>
          <w:spacing w:val="-4"/>
          <w:sz w:val="20"/>
          <w:szCs w:val="20"/>
        </w:rPr>
        <w:t>r</w:t>
      </w:r>
      <w:r>
        <w:rPr>
          <w:rFonts w:ascii="Times New Roman" w:hAnsi="Times New Roman"/>
          <w:color w:val="191919"/>
          <w:sz w:val="20"/>
          <w:szCs w:val="20"/>
        </w:rPr>
        <w:t>gia or in the programs of the State Board of</w:t>
      </w:r>
      <w:r>
        <w:rPr>
          <w:rFonts w:ascii="Times New Roman" w:hAnsi="Times New Roman"/>
          <w:color w:val="191919"/>
          <w:spacing w:val="-4"/>
          <w:sz w:val="20"/>
          <w:szCs w:val="20"/>
        </w:rPr>
        <w:t xml:space="preserve"> </w:t>
      </w:r>
      <w:r>
        <w:rPr>
          <w:rFonts w:ascii="Times New Roman" w:hAnsi="Times New Roman"/>
          <w:color w:val="191919"/>
          <w:spacing w:val="-14"/>
          <w:sz w:val="20"/>
          <w:szCs w:val="20"/>
        </w:rPr>
        <w:t>T</w:t>
      </w:r>
      <w:r>
        <w:rPr>
          <w:rFonts w:ascii="Times New Roman" w:hAnsi="Times New Roman"/>
          <w:color w:val="191919"/>
          <w:sz w:val="20"/>
          <w:szCs w:val="20"/>
        </w:rPr>
        <w:t>echnical and</w:t>
      </w:r>
      <w:r>
        <w:rPr>
          <w:rFonts w:ascii="Times New Roman" w:hAnsi="Times New Roman"/>
          <w:color w:val="191919"/>
          <w:spacing w:val="-11"/>
          <w:sz w:val="20"/>
          <w:szCs w:val="20"/>
        </w:rPr>
        <w:t xml:space="preserve"> </w:t>
      </w:r>
      <w:r>
        <w:rPr>
          <w:rFonts w:ascii="Times New Roman" w:hAnsi="Times New Roman"/>
          <w:color w:val="191919"/>
          <w:sz w:val="20"/>
          <w:szCs w:val="20"/>
        </w:rPr>
        <w:t>Adult Education and their dependent children.</w:t>
      </w:r>
      <w:r>
        <w:rPr>
          <w:rFonts w:ascii="Times New Roman" w:hAnsi="Times New Roman"/>
          <w:color w:val="191919"/>
          <w:spacing w:val="-3"/>
          <w:sz w:val="20"/>
          <w:szCs w:val="20"/>
        </w:rPr>
        <w:t xml:space="preserve"> </w:t>
      </w:r>
      <w:r>
        <w:rPr>
          <w:rFonts w:ascii="Times New Roman" w:hAnsi="Times New Roman"/>
          <w:color w:val="191919"/>
          <w:spacing w:val="-14"/>
          <w:sz w:val="20"/>
          <w:szCs w:val="20"/>
        </w:rPr>
        <w:t>T</w:t>
      </w:r>
      <w:r>
        <w:rPr>
          <w:rFonts w:ascii="Times New Roman" w:hAnsi="Times New Roman"/>
          <w:color w:val="191919"/>
          <w:sz w:val="20"/>
          <w:szCs w:val="20"/>
        </w:rPr>
        <w:t>eachers em- ployed full-time on military bases in Geo</w:t>
      </w:r>
      <w:r>
        <w:rPr>
          <w:rFonts w:ascii="Times New Roman" w:hAnsi="Times New Roman"/>
          <w:color w:val="191919"/>
          <w:spacing w:val="-4"/>
          <w:sz w:val="20"/>
          <w:szCs w:val="20"/>
        </w:rPr>
        <w:t>r</w:t>
      </w:r>
      <w:r>
        <w:rPr>
          <w:rFonts w:ascii="Times New Roman" w:hAnsi="Times New Roman"/>
          <w:color w:val="191919"/>
          <w:sz w:val="20"/>
          <w:szCs w:val="20"/>
        </w:rPr>
        <w:t>gia shall also qualify for this waiver;</w:t>
      </w:r>
    </w:p>
    <w:p w:rsidR="00F42301" w:rsidRDefault="00F42301" w:rsidP="0055783E">
      <w:pPr>
        <w:widowControl w:val="0"/>
        <w:autoSpaceDE w:val="0"/>
        <w:autoSpaceDN w:val="0"/>
        <w:adjustRightInd w:val="0"/>
        <w:spacing w:after="0" w:line="250" w:lineRule="auto"/>
        <w:ind w:left="2645" w:right="1001"/>
        <w:rPr>
          <w:rFonts w:ascii="Times New Roman" w:hAnsi="Times New Roman"/>
          <w:color w:val="000000"/>
          <w:sz w:val="20"/>
          <w:szCs w:val="20"/>
        </w:rPr>
      </w:pPr>
      <w:r>
        <w:rPr>
          <w:rFonts w:ascii="Times New Roman" w:hAnsi="Times New Roman"/>
          <w:color w:val="191919"/>
          <w:sz w:val="20"/>
          <w:szCs w:val="20"/>
        </w:rPr>
        <w:t>(f)  career consular o</w:t>
      </w:r>
      <w:r>
        <w:rPr>
          <w:rFonts w:ascii="Times New Roman" w:hAnsi="Times New Roman"/>
          <w:color w:val="191919"/>
          <w:spacing w:val="-4"/>
          <w:sz w:val="20"/>
          <w:szCs w:val="20"/>
        </w:rPr>
        <w:t>f</w:t>
      </w:r>
      <w:r>
        <w:rPr>
          <w:rFonts w:ascii="Times New Roman" w:hAnsi="Times New Roman"/>
          <w:color w:val="191919"/>
          <w:sz w:val="20"/>
          <w:szCs w:val="20"/>
        </w:rPr>
        <w:t>ficers and their dependents who are citizens of the foreign nation which their consular o</w:t>
      </w:r>
      <w:r>
        <w:rPr>
          <w:rFonts w:ascii="Times New Roman" w:hAnsi="Times New Roman"/>
          <w:color w:val="191919"/>
          <w:spacing w:val="-4"/>
          <w:sz w:val="20"/>
          <w:szCs w:val="20"/>
        </w:rPr>
        <w:t>f</w:t>
      </w:r>
      <w:r>
        <w:rPr>
          <w:rFonts w:ascii="Times New Roman" w:hAnsi="Times New Roman"/>
          <w:color w:val="191919"/>
          <w:sz w:val="20"/>
          <w:szCs w:val="20"/>
        </w:rPr>
        <w:t>ficer represents, and who are stationed and living in Geo</w:t>
      </w:r>
      <w:r>
        <w:rPr>
          <w:rFonts w:ascii="Times New Roman" w:hAnsi="Times New Roman"/>
          <w:color w:val="191919"/>
          <w:spacing w:val="-4"/>
          <w:sz w:val="20"/>
          <w:szCs w:val="20"/>
        </w:rPr>
        <w:t>r</w:t>
      </w:r>
      <w:r>
        <w:rPr>
          <w:rFonts w:ascii="Times New Roman" w:hAnsi="Times New Roman"/>
          <w:color w:val="191919"/>
          <w:sz w:val="20"/>
          <w:szCs w:val="20"/>
        </w:rPr>
        <w:t>gia under orders of their respective governments.</w:t>
      </w:r>
      <w:r>
        <w:rPr>
          <w:rFonts w:ascii="Times New Roman" w:hAnsi="Times New Roman"/>
          <w:color w:val="191919"/>
          <w:spacing w:val="-4"/>
          <w:sz w:val="20"/>
          <w:szCs w:val="20"/>
        </w:rPr>
        <w:t xml:space="preserve"> </w:t>
      </w:r>
      <w:r>
        <w:rPr>
          <w:rFonts w:ascii="Times New Roman" w:hAnsi="Times New Roman"/>
          <w:color w:val="191919"/>
          <w:sz w:val="20"/>
          <w:szCs w:val="20"/>
        </w:rPr>
        <w:t>This waiver shall apply only to those con- sular o</w:t>
      </w:r>
      <w:r>
        <w:rPr>
          <w:rFonts w:ascii="Times New Roman" w:hAnsi="Times New Roman"/>
          <w:color w:val="191919"/>
          <w:spacing w:val="-4"/>
          <w:sz w:val="20"/>
          <w:szCs w:val="20"/>
        </w:rPr>
        <w:t>f</w:t>
      </w:r>
      <w:r>
        <w:rPr>
          <w:rFonts w:ascii="Times New Roman" w:hAnsi="Times New Roman"/>
          <w:color w:val="191919"/>
          <w:sz w:val="20"/>
          <w:szCs w:val="20"/>
        </w:rPr>
        <w:t>ficers whose nations operate on the principle of educational reciprocity with the United States;</w:t>
      </w:r>
    </w:p>
    <w:p w:rsidR="00F42301" w:rsidRDefault="00F42301" w:rsidP="0055783E">
      <w:pPr>
        <w:widowControl w:val="0"/>
        <w:autoSpaceDE w:val="0"/>
        <w:autoSpaceDN w:val="0"/>
        <w:adjustRightInd w:val="0"/>
        <w:spacing w:after="0" w:line="250" w:lineRule="auto"/>
        <w:ind w:left="2645" w:right="1085"/>
        <w:rPr>
          <w:rFonts w:ascii="Times New Roman" w:hAnsi="Times New Roman"/>
          <w:color w:val="000000"/>
          <w:sz w:val="20"/>
          <w:szCs w:val="20"/>
        </w:rPr>
      </w:pPr>
      <w:r>
        <w:rPr>
          <w:rFonts w:ascii="Times New Roman" w:hAnsi="Times New Roman"/>
          <w:color w:val="191919"/>
          <w:sz w:val="20"/>
          <w:szCs w:val="20"/>
        </w:rPr>
        <w:t>(g) military personnel and their dependents stationed in Geo</w:t>
      </w:r>
      <w:r>
        <w:rPr>
          <w:rFonts w:ascii="Times New Roman" w:hAnsi="Times New Roman"/>
          <w:color w:val="191919"/>
          <w:spacing w:val="-4"/>
          <w:sz w:val="20"/>
          <w:szCs w:val="20"/>
        </w:rPr>
        <w:t>r</w:t>
      </w:r>
      <w:r>
        <w:rPr>
          <w:rFonts w:ascii="Times New Roman" w:hAnsi="Times New Roman"/>
          <w:color w:val="191919"/>
          <w:sz w:val="20"/>
          <w:szCs w:val="20"/>
        </w:rPr>
        <w:t>gia and on active duty un- less such military personnel are assigned as students to system institutions for educa- tional purposes.</w:t>
      </w:r>
    </w:p>
    <w:p w:rsidR="00F42301" w:rsidRDefault="00F42301" w:rsidP="0055783E">
      <w:pPr>
        <w:widowControl w:val="0"/>
        <w:autoSpaceDE w:val="0"/>
        <w:autoSpaceDN w:val="0"/>
        <w:adjustRightInd w:val="0"/>
        <w:spacing w:after="0"/>
        <w:ind w:left="2645"/>
        <w:rPr>
          <w:rFonts w:ascii="Times New Roman" w:hAnsi="Times New Roman"/>
          <w:color w:val="000000"/>
          <w:sz w:val="20"/>
          <w:szCs w:val="20"/>
        </w:rPr>
      </w:pPr>
      <w:r>
        <w:rPr>
          <w:rFonts w:ascii="Times New Roman" w:hAnsi="Times New Roman"/>
          <w:color w:val="191919"/>
          <w:sz w:val="20"/>
          <w:szCs w:val="20"/>
        </w:rPr>
        <w:t>(h) selected graduate students at university-level institutions.</w:t>
      </w:r>
    </w:p>
    <w:p w:rsidR="00F42301" w:rsidRDefault="00F42301" w:rsidP="0055783E">
      <w:pPr>
        <w:widowControl w:val="0"/>
        <w:autoSpaceDE w:val="0"/>
        <w:autoSpaceDN w:val="0"/>
        <w:adjustRightInd w:val="0"/>
        <w:spacing w:before="10" w:after="0" w:line="250" w:lineRule="auto"/>
        <w:ind w:left="2645" w:right="1029"/>
        <w:rPr>
          <w:rFonts w:ascii="Times New Roman" w:hAnsi="Times New Roman"/>
          <w:color w:val="000000"/>
          <w:sz w:val="20"/>
          <w:szCs w:val="20"/>
        </w:rPr>
      </w:pPr>
      <w:r>
        <w:rPr>
          <w:rFonts w:ascii="Times New Roman" w:hAnsi="Times New Roman"/>
          <w:color w:val="191919"/>
          <w:sz w:val="20"/>
          <w:szCs w:val="20"/>
        </w:rPr>
        <w:t>(i)  students who are legal residents of out-of-state counties bordering on Geo</w:t>
      </w:r>
      <w:r>
        <w:rPr>
          <w:rFonts w:ascii="Times New Roman" w:hAnsi="Times New Roman"/>
          <w:color w:val="191919"/>
          <w:spacing w:val="-4"/>
          <w:sz w:val="20"/>
          <w:szCs w:val="20"/>
        </w:rPr>
        <w:t>r</w:t>
      </w:r>
      <w:r>
        <w:rPr>
          <w:rFonts w:ascii="Times New Roman" w:hAnsi="Times New Roman"/>
          <w:color w:val="191919"/>
          <w:sz w:val="20"/>
          <w:szCs w:val="20"/>
        </w:rPr>
        <w:t>gia coun- ties in which an institution of the University System is located and who are enrolled in said institution.</w:t>
      </w:r>
    </w:p>
    <w:p w:rsidR="00F42301" w:rsidRDefault="00F42301" w:rsidP="0055783E">
      <w:pPr>
        <w:widowControl w:val="0"/>
        <w:autoSpaceDE w:val="0"/>
        <w:autoSpaceDN w:val="0"/>
        <w:adjustRightInd w:val="0"/>
        <w:spacing w:after="0" w:line="250" w:lineRule="auto"/>
        <w:ind w:left="1925" w:right="1000" w:firstLine="360"/>
        <w:rPr>
          <w:rFonts w:ascii="Times New Roman" w:hAnsi="Times New Roman"/>
          <w:color w:val="000000"/>
          <w:sz w:val="20"/>
          <w:szCs w:val="20"/>
        </w:rPr>
      </w:pPr>
      <w:r>
        <w:rPr>
          <w:rFonts w:ascii="Times New Roman" w:hAnsi="Times New Roman"/>
          <w:color w:val="191919"/>
          <w:sz w:val="20"/>
          <w:szCs w:val="20"/>
        </w:rPr>
        <w:t>A</w:t>
      </w:r>
      <w:r>
        <w:rPr>
          <w:rFonts w:ascii="Times New Roman" w:hAnsi="Times New Roman"/>
          <w:color w:val="191919"/>
          <w:spacing w:val="-11"/>
          <w:sz w:val="20"/>
          <w:szCs w:val="20"/>
        </w:rPr>
        <w:t xml:space="preserve"> </w:t>
      </w:r>
      <w:r>
        <w:rPr>
          <w:rFonts w:ascii="Times New Roman" w:hAnsi="Times New Roman"/>
          <w:color w:val="191919"/>
          <w:sz w:val="20"/>
          <w:szCs w:val="20"/>
        </w:rPr>
        <w:t>student who is classified as a resident of Geo</w:t>
      </w:r>
      <w:r>
        <w:rPr>
          <w:rFonts w:ascii="Times New Roman" w:hAnsi="Times New Roman"/>
          <w:color w:val="191919"/>
          <w:spacing w:val="-4"/>
          <w:sz w:val="20"/>
          <w:szCs w:val="20"/>
        </w:rPr>
        <w:t>r</w:t>
      </w:r>
      <w:r>
        <w:rPr>
          <w:rFonts w:ascii="Times New Roman" w:hAnsi="Times New Roman"/>
          <w:color w:val="191919"/>
          <w:sz w:val="20"/>
          <w:szCs w:val="20"/>
        </w:rPr>
        <w:t xml:space="preserve">gia must notify the </w:t>
      </w:r>
      <w:ins w:id="12" w:author="jhawkins" w:date="2011-04-04T17:24:00Z">
        <w:r>
          <w:rPr>
            <w:rFonts w:ascii="Times New Roman" w:hAnsi="Times New Roman"/>
            <w:color w:val="191919"/>
            <w:sz w:val="20"/>
            <w:szCs w:val="20"/>
          </w:rPr>
          <w:t xml:space="preserve">Office of Academic Services and </w:t>
        </w:r>
      </w:ins>
      <w:r>
        <w:rPr>
          <w:rFonts w:ascii="Times New Roman" w:hAnsi="Times New Roman"/>
          <w:color w:val="191919"/>
          <w:sz w:val="20"/>
          <w:szCs w:val="20"/>
        </w:rPr>
        <w:t>Registrar immediately of any change in residence status. If it is determined that the student has misrepresented or omitted facts which result in classification or reclassification as a resident student, retroactive cha</w:t>
      </w:r>
      <w:r>
        <w:rPr>
          <w:rFonts w:ascii="Times New Roman" w:hAnsi="Times New Roman"/>
          <w:color w:val="191919"/>
          <w:spacing w:val="-4"/>
          <w:sz w:val="20"/>
          <w:szCs w:val="20"/>
        </w:rPr>
        <w:t>r</w:t>
      </w:r>
      <w:r>
        <w:rPr>
          <w:rFonts w:ascii="Times New Roman" w:hAnsi="Times New Roman"/>
          <w:color w:val="191919"/>
          <w:sz w:val="20"/>
          <w:szCs w:val="20"/>
        </w:rPr>
        <w:t>ges for non-resident fees will be made by the Fiscal</w:t>
      </w:r>
      <w:r>
        <w:rPr>
          <w:rFonts w:ascii="Times New Roman" w:hAnsi="Times New Roman"/>
          <w:color w:val="191919"/>
          <w:spacing w:val="-11"/>
          <w:sz w:val="20"/>
          <w:szCs w:val="20"/>
        </w:rPr>
        <w:t xml:space="preserve"> </w:t>
      </w:r>
      <w:r>
        <w:rPr>
          <w:rFonts w:ascii="Times New Roman" w:hAnsi="Times New Roman"/>
          <w:color w:val="191919"/>
          <w:sz w:val="20"/>
          <w:szCs w:val="20"/>
        </w:rPr>
        <w:t>A</w:t>
      </w:r>
      <w:r>
        <w:rPr>
          <w:rFonts w:ascii="Times New Roman" w:hAnsi="Times New Roman"/>
          <w:color w:val="191919"/>
          <w:spacing w:val="-4"/>
          <w:sz w:val="20"/>
          <w:szCs w:val="20"/>
        </w:rPr>
        <w:t>f</w:t>
      </w:r>
      <w:r>
        <w:rPr>
          <w:rFonts w:ascii="Times New Roman" w:hAnsi="Times New Roman"/>
          <w:color w:val="191919"/>
          <w:sz w:val="20"/>
          <w:szCs w:val="20"/>
        </w:rPr>
        <w:t>fairs o</w:t>
      </w:r>
      <w:r>
        <w:rPr>
          <w:rFonts w:ascii="Times New Roman" w:hAnsi="Times New Roman"/>
          <w:color w:val="191919"/>
          <w:spacing w:val="-4"/>
          <w:sz w:val="20"/>
          <w:szCs w:val="20"/>
        </w:rPr>
        <w:t>f</w:t>
      </w:r>
      <w:r>
        <w:rPr>
          <w:rFonts w:ascii="Times New Roman" w:hAnsi="Times New Roman"/>
          <w:color w:val="191919"/>
          <w:sz w:val="20"/>
          <w:szCs w:val="20"/>
        </w:rPr>
        <w:t>fice</w:t>
      </w:r>
      <w:r>
        <w:rPr>
          <w:rFonts w:ascii="Times New Roman" w:hAnsi="Times New Roman"/>
          <w:color w:val="191919"/>
          <w:spacing w:val="-11"/>
          <w:sz w:val="20"/>
          <w:szCs w:val="20"/>
        </w:rPr>
        <w:t>r</w:t>
      </w:r>
      <w:r>
        <w:rPr>
          <w:rFonts w:ascii="Times New Roman" w:hAnsi="Times New Roman"/>
          <w:color w:val="191919"/>
          <w:sz w:val="20"/>
          <w:szCs w:val="20"/>
        </w:rPr>
        <w:t>.</w:t>
      </w:r>
    </w:p>
    <w:p w:rsidR="00F42301" w:rsidRDefault="00F42301" w:rsidP="0055783E">
      <w:pPr>
        <w:widowControl w:val="0"/>
        <w:autoSpaceDE w:val="0"/>
        <w:autoSpaceDN w:val="0"/>
        <w:adjustRightInd w:val="0"/>
        <w:spacing w:after="0" w:line="240" w:lineRule="exact"/>
        <w:rPr>
          <w:rFonts w:ascii="Times New Roman" w:hAnsi="Times New Roman"/>
          <w:color w:val="000000"/>
          <w:sz w:val="24"/>
          <w:szCs w:val="24"/>
        </w:rPr>
      </w:pPr>
    </w:p>
    <w:p w:rsidR="00F42301" w:rsidRDefault="00F42301" w:rsidP="0055783E">
      <w:pPr>
        <w:widowControl w:val="0"/>
        <w:autoSpaceDE w:val="0"/>
        <w:autoSpaceDN w:val="0"/>
        <w:adjustRightInd w:val="0"/>
        <w:spacing w:after="0" w:line="250" w:lineRule="auto"/>
        <w:ind w:left="1925" w:right="1001" w:firstLine="360"/>
        <w:rPr>
          <w:rFonts w:ascii="Times New Roman" w:hAnsi="Times New Roman"/>
          <w:color w:val="000000"/>
          <w:sz w:val="20"/>
          <w:szCs w:val="20"/>
        </w:rPr>
      </w:pPr>
      <w:r w:rsidRPr="00C34688">
        <w:rPr>
          <w:rFonts w:ascii="Calibri" w:hAnsi="Calibri"/>
          <w:noProof/>
          <w:lang w:eastAsia="en-US"/>
        </w:rPr>
        <w:pict>
          <v:group id="_x0000_s1947" style="position:absolute;left:0;text-align:left;margin-left:241.2pt;margin-top:69.6pt;width:132.4pt;height:19.75pt;z-index:-251658240;mso-position-horizontal-relative:page" coordorigin="4824,1392" coordsize="2648,395" o:allowincell="f">
            <v:shape id="_x0000_s1948" style="position:absolute;left:4824;top:1392;width:2648;height:395;mso-position-horizontal-relative:page;mso-position-vertical-relative:text" coordsize="2648,395" o:allowincell="f" path="m111,l101,,88,1,78,3,68,5,60,9r-9,4l43,17r-4,3l30,28r-8,7l16,43r-5,8l8,59,6,64r215,l220,59r-4,-8l211,43r-7,-8l198,28,186,20r-3,-3l174,13,166,9,155,5,148,3,132,1,127,,111,r,xe" fillcolor="#686868" stroked="f">
              <v:path arrowok="t"/>
            </v:shape>
            <v:shape id="_x0000_s1949" style="position:absolute;left:4824;top:1392;width:2648;height:395;mso-position-horizontal-relative:page;mso-position-vertical-relative:text" coordsize="2648,395" o:allowincell="f" path="m1359,7r,l1359,8r,2l1359,14r,4l1359,24r,8l1359,40r,10l1359,61r,9l1359,72r211,l1570,70r-2,-9l1566,50r-5,-10l1553,32r-7,-8l1535,18r-14,-4l1505,10,1485,8,1462,7e" fillcolor="#686868" stroked="f">
              <v:path arrowok="t"/>
            </v:shape>
            <v:shape id="_x0000_s1950" style="position:absolute;left:4824;top:1392;width:2648;height:395;mso-position-horizontal-relative:page;mso-position-vertical-relative:text" coordsize="2648,395" o:allowincell="f" path="m6,64r,l5,65,4,73,3,79,1,98,,107r,12l,144,,257r,24l1,299r,2l2,315r3,9l6,331r109,l102,324r-1,-9l99,301r-1,-2l98,281r,-24l98,144r,-25l98,107r1,-9l100,79r1,-6l109,65r1,-1l114,64e" fillcolor="#686868" stroked="f">
              <v:path arrowok="t"/>
            </v:shape>
            <v:shape id="_x0000_s1951" style="position:absolute;left:4824;top:1392;width:2648;height:395;mso-position-horizontal-relative:page;mso-position-vertical-relative:text" coordsize="2648,395" o:allowincell="f" path="m114,64r11,4l125,68r4,18l130,89r,17l130,113r,18l130,147r99,l229,131r-1,-18l228,106,226,89r,-3l223,68r,l221,64e" fillcolor="#686868" stroked="f">
              <v:path arrowok="t"/>
            </v:shape>
            <v:shape id="_x0000_s1952" style="position:absolute;left:4824;top:1392;width:2648;height:395;mso-position-horizontal-relative:page;mso-position-vertical-relative:text" coordsize="2648,395" o:allowincell="f" path="m1359,72r,97l1359,169r104,l1458,169r,-97e" fillcolor="#686868" stroked="f">
              <v:path arrowok="t"/>
            </v:shape>
            <v:shape id="_x0000_s1953" style="position:absolute;left:4824;top:1392;width:2648;height:395;mso-position-horizontal-relative:page;mso-position-vertical-relative:text" coordsize="2648,395" o:allowincell="f" path="m1458,72r24,5l1486,89r3,8l1489,114r,21l1487,147r-2,15l1480,164r-12,5l1463,169r108,l1571,169r,-5l1571,162r1,-15l1572,135r,-21l1572,97r-1,-8l1570,77r,-5e" fillcolor="#686868" stroked="f">
              <v:path arrowok="t"/>
            </v:shape>
            <v:shape id="_x0000_s1954" style="position:absolute;left:4824;top:1392;width:2648;height:395;mso-position-horizontal-relative:page;mso-position-vertical-relative:text" coordsize="2648,395" o:allowincell="f" path="m1679,96r,l1658,98r-1,l1639,103r-1,1l1637,104r-11,5l1624,110r-8,6l1615,117r-7,9l1608,127r-7,9l1601,137r-3,8l1760,145r-3,-8l1757,136r-7,-9l1749,126r-7,-9l1742,116r-9,-6l1732,109r-11,-5l1720,104r-2,-1l1701,98r-3,l1681,96e" fillcolor="#686868" stroked="f">
              <v:path arrowok="t"/>
            </v:shape>
            <v:shape id="_x0000_s1955" style="position:absolute;left:4824;top:1392;width:2648;height:395;mso-position-horizontal-relative:page;mso-position-vertical-relative:text" coordsize="2648,395" o:allowincell="f" path="m2117,96r-12,1l2096,98r-13,4l2077,103r-3,1l2064,109r-2,1l2061,110r-9,7l2047,124r-2,3l2038,136r-1,4l2035,145r165,l2199,140r-3,-4l2191,127r-2,-3l2181,117r-8,-7l2172,110r-1,-1l2161,104r-3,-1l2154,102r-16,-4l2134,97e" fillcolor="#686868" stroked="f">
              <v:path arrowok="t"/>
            </v:shape>
            <v:shape id="_x0000_s1956" style="position:absolute;left:4824;top:1392;width:2648;height:395;mso-position-horizontal-relative:page;mso-position-vertical-relative:text" coordsize="2648,395" o:allowincell="f" path="m2559,96r-5,1l2538,98r-7,2l2519,103r-5,2l2513,106r-11,5l2501,112r-8,7l2492,120r-4,9l2487,129r-2,6l2482,144r,1l2640,145r-1,-1l2638,135r-2,-6l2635,129r-4,-9l2630,119r-8,-7l2619,111r-10,-5l2606,105r-6,-2l2591,100r-12,-2l2571,97e" fillcolor="#686868" stroked="f">
              <v:path arrowok="t"/>
            </v:shape>
            <v:shape id="_x0000_s1957" style="position:absolute;left:4824;top:1392;width:2648;height:395;mso-position-horizontal-relative:page;mso-position-vertical-relative:text" coordsize="2648,395" o:allowincell="f" path="m262,102r,57l385,159r,-57e" fillcolor="#686868" stroked="f">
              <v:path arrowok="t"/>
            </v:shape>
            <v:shape id="_x0000_s1958" style="position:absolute;left:4824;top:1392;width:2648;height:395;mso-position-horizontal-relative:page;mso-position-vertical-relative:text" coordsize="2648,395" o:allowincell="f" path="m412,102r,128l515,230,473,102e" fillcolor="#686868" stroked="f">
              <v:path arrowok="t"/>
            </v:shape>
            <v:shape id="_x0000_s1959" style="position:absolute;left:4824;top:1392;width:2648;height:395;mso-position-horizontal-relative:page;mso-position-vertical-relative:text" coordsize="2648,395" o:allowincell="f" path="m515,102r,128l577,230r,-128e" fillcolor="#686868" stroked="f">
              <v:path arrowok="t"/>
            </v:shape>
            <v:shape id="_x0000_s1960" style="position:absolute;left:4824;top:1392;width:2648;height:395;mso-position-horizontal-relative:page;mso-position-vertical-relative:text" coordsize="2648,395" o:allowincell="f" path="m607,102r,57l730,159r,-57e" fillcolor="#686868" stroked="f">
              <v:path arrowok="t"/>
            </v:shape>
            <v:shape id="_x0000_s1961" style="position:absolute;left:4824;top:1392;width:2648;height:395;mso-position-horizontal-relative:page;mso-position-vertical-relative:text" coordsize="2648,395" o:allowincell="f" path="m756,102r,l756,103r,1l756,106r,3l756,116r,11l756,137r,14l919,151r-4,-14l910,127r-8,-11l892,109r-12,-3l866,104r-18,-1l824,102e" fillcolor="#686868" stroked="f">
              <v:path arrowok="t"/>
            </v:shape>
            <v:shape id="_x0000_s1962" style="position:absolute;left:4824;top:1392;width:2648;height:395;mso-position-horizontal-relative:page;mso-position-vertical-relative:text" coordsize="2648,395" o:allowincell="f" path="m971,102r-9,64l1087,166r-9,-64e" fillcolor="#686868" stroked="f">
              <v:path arrowok="t"/>
            </v:shape>
            <v:shape id="_x0000_s1963" style="position:absolute;left:4824;top:1392;width:2648;height:395;mso-position-horizontal-relative:page;mso-position-vertical-relative:text" coordsize="2648,395" o:allowincell="f" path="m1133,102r,228l1207,330r,-228e" fillcolor="#686868" stroked="f">
              <v:path arrowok="t"/>
            </v:shape>
            <v:shape id="_x0000_s1964" style="position:absolute;left:4824;top:1392;width:2648;height:395;mso-position-horizontal-relative:page;mso-position-vertical-relative:text" coordsize="2648,395" o:allowincell="f" path="m1792,102r,228l1866,330r,-228e" fillcolor="#686868" stroked="f">
              <v:path arrowok="t"/>
            </v:shape>
            <v:shape id="_x0000_s1965" style="position:absolute;left:4824;top:1392;width:2648;height:395;mso-position-horizontal-relative:page;mso-position-vertical-relative:text" coordsize="2648,395" o:allowincell="f" path="m1929,102r,285l2003,387r,-285e" fillcolor="#686868" stroked="f">
              <v:path arrowok="t"/>
            </v:shape>
            <v:shape id="_x0000_s1966" style="position:absolute;left:4824;top:1392;width:2648;height:395;mso-position-horizontal-relative:page;mso-position-vertical-relative:text" coordsize="2648,395" o:allowincell="f" path="m2232,102r,285l2306,387r,-285e" fillcolor="#686868" stroked="f">
              <v:path arrowok="t"/>
            </v:shape>
            <v:shape id="_x0000_s1967" style="position:absolute;left:4824;top:1392;width:2648;height:395;mso-position-horizontal-relative:page;mso-position-vertical-relative:text" coordsize="2648,395" o:allowincell="f" path="m2336,102r,57l2459,159r,-57e" fillcolor="#686868" stroked="f">
              <v:path arrowok="t"/>
            </v:shape>
            <v:shape id="_x0000_s1968" style="position:absolute;left:4824;top:1392;width:2648;height:395;mso-position-horizontal-relative:page;mso-position-vertical-relative:text" coordsize="2648,395" o:allowincell="f" path="m1598,145r-1,1l1597,148r-2,11l1594,174r-1,20l1593,219r,50l1593,295r1,20l1595,330r,1l1597,341r,1l1598,345r71,l1668,342r-1,-1l1667,331r,-1l1667,315r,-20l1667,269r,-50l1667,194r,-20l1667,159r,-11l1667,146r4,-1e" fillcolor="#686868" stroked="f">
              <v:path arrowok="t"/>
            </v:shape>
            <v:shape id="_x0000_s1969" style="position:absolute;left:4824;top:1392;width:2648;height:395;mso-position-horizontal-relative:page;mso-position-vertical-relative:text" coordsize="2648,395" o:allowincell="f" path="m1688,145r1,2l1690,149r,10l1690,160r,14l1690,175r,19l1690,220r,50l1690,295r,11l1690,315r-1,15l1688,338r-5,4l1679,345r81,l1761,342r1,-4l1762,330r2,-15l1764,306r,-11l1764,270r,-50l1764,194r,-19l1764,174r-2,-14l1762,159r-1,-10l1761,147r-1,-2e" fillcolor="#686868" stroked="f">
              <v:path arrowok="t"/>
            </v:shape>
            <v:shape id="_x0000_s1970" style="position:absolute;left:4824;top:1392;width:2648;height:395;mso-position-horizontal-relative:page;mso-position-vertical-relative:text" coordsize="2648,395" o:allowincell="f" path="m2035,145r-1,1l2033,150r,6l2031,173r,22l2031,286r,24l2033,330r2,9l2036,345r71,l2105,339r,-9l2105,310r,-24l2105,195r,-22l2105,156r,-6l2106,146r,-1e" fillcolor="#686868" stroked="f">
              <v:path arrowok="t"/>
            </v:shape>
            <v:shape id="_x0000_s1971" style="position:absolute;left:4824;top:1392;width:2648;height:395;mso-position-horizontal-relative:page;mso-position-vertical-relative:text" coordsize="2648,395" o:allowincell="f" path="m2129,145r2,3l2131,155r,20l2131,199r,27l2205,226r,-27l2205,175r-3,-20l2201,148r-1,-3e" fillcolor="#686868" stroked="f">
              <v:path arrowok="t"/>
            </v:shape>
            <v:shape id="_x0000_s1972" style="position:absolute;left:4824;top:1392;width:2648;height:395;mso-position-horizontal-relative:page;mso-position-vertical-relative:text" coordsize="2648,395" o:allowincell="f" path="m2482,145r-1,7l2479,165r,11l2479,176r,7l2479,188r,3l2479,193r1,5l2481,204r1,1l2485,214r2,5l2489,223r5,8l2495,232r5,4l2508,243r3,3l2523,254r1,1l2530,259r6,4l2546,270r12,8l2570,288r1,1l2572,290r4,4l2578,305r,9l2578,314r,2l2578,321r,16l2574,343r-1,2l2646,345r,-2l2647,337r1,-16l2648,316r,-2l2648,314r,-9l2647,294r,-4l2647,289r,-1l2645,278r-2,-8l2640,263r-2,-4l2636,255r-1,-1l2629,246r-3,-3l2618,236r-5,-4l2612,231r-11,-8l2595,219r-9,-5l2573,205r-2,-1l2562,198r-7,-5l2554,191r-2,-3l2550,183r-2,-7l2548,176r,-11l2548,152r5,-7e" fillcolor="#686868" stroked="f">
              <v:path arrowok="t"/>
            </v:shape>
            <v:shape id="_x0000_s1973" style="position:absolute;left:4824;top:1392;width:2648;height:395;mso-position-horizontal-relative:page;mso-position-vertical-relative:text" coordsize="2648,395" o:allowincell="f" path="m2570,145r3,3l2573,153r,24l2573,188r69,l2642,177r-1,-24l2640,148r,-3e" fillcolor="#686868" stroked="f">
              <v:path arrowok="t"/>
            </v:shape>
            <v:shape id="_x0000_s1974" style="position:absolute;left:4824;top:1392;width:2648;height:395;mso-position-horizontal-relative:page;mso-position-vertical-relative:text" coordsize="2648,395" o:allowincell="f" path="m756,151r,63l830,214r,-63e" fillcolor="#686868" stroked="f">
              <v:path arrowok="t"/>
            </v:shape>
            <v:shape id="_x0000_s1975" style="position:absolute;left:4824;top:1392;width:2648;height:395;mso-position-horizontal-relative:page;mso-position-vertical-relative:text" coordsize="2648,395" o:allowincell="f" path="m847,151r6,4l853,156r,24l853,199r,15l847,214r70,l917,214r4,-15l921,180r-1,-24l920,155r-1,-4e" fillcolor="#686868" stroked="f">
              <v:path arrowok="t"/>
            </v:shape>
            <v:shape id="_x0000_s1976" style="position:absolute;left:4824;top:1392;width:2648;height:395;mso-position-horizontal-relative:page;mso-position-vertical-relative:text" coordsize="2648,395" o:allowincell="f" path="m262,159r,54l336,213r,-54e" fillcolor="#686868" stroked="f">
              <v:path arrowok="t"/>
            </v:shape>
            <v:shape id="_x0000_s1977" style="position:absolute;left:4824;top:1392;width:2648;height:395;mso-position-horizontal-relative:page;mso-position-vertical-relative:text" coordsize="2648,395" o:allowincell="f" path="m607,159r,54l681,213r,-54e" fillcolor="#686868" stroked="f">
              <v:path arrowok="t"/>
            </v:shape>
            <v:shape id="_x0000_s1978" style="position:absolute;left:4824;top:1392;width:2648;height:395;mso-position-horizontal-relative:page;mso-position-vertical-relative:text" coordsize="2648,395" o:allowincell="f" path="m2336,159r,54l2410,213r,-54e" fillcolor="#686868" stroked="f">
              <v:path arrowok="t"/>
            </v:shape>
            <v:shape id="_x0000_s1979" style="position:absolute;left:4824;top:1392;width:2648;height:395;mso-position-horizontal-relative:page;mso-position-vertical-relative:text" coordsize="2648,395" o:allowincell="f" path="m962,166r,l959,192r-3,24l953,237r-2,18l948,272r-1,13l1013,285r1,-13l1016,255r2,-18l1021,216r3,-24l1027,166r,e" fillcolor="#686868" stroked="f">
              <v:path arrowok="t"/>
            </v:shape>
            <v:shape id="_x0000_s1980" style="position:absolute;left:4824;top:1392;width:2648;height:395;mso-position-horizontal-relative:page;mso-position-vertical-relative:text" coordsize="2648,395" o:allowincell="f" path="m1027,166r2,23l1031,211r2,20l1035,251r2,18l1039,285r66,l1103,269r-3,-18l1097,231r-3,-20l1091,189r-4,-23e" fillcolor="#686868" stroked="f">
              <v:path arrowok="t"/>
            </v:shape>
            <v:shape id="_x0000_s1981" style="position:absolute;left:4824;top:1392;width:2648;height:395;mso-position-horizontal-relative:page;mso-position-vertical-relative:text" coordsize="2648,395" o:allowincell="f" path="m1359,169r,15l1359,200r,11l1359,219r,6l1359,229r,4l1359,234r125,l1507,233r19,-4l1537,225r13,-6l1559,211r5,-11l1569,184r2,-15e" fillcolor="#686868" stroked="f">
              <v:path arrowok="t"/>
            </v:shape>
            <v:shape id="_x0000_s1982" style="position:absolute;left:4824;top:1392;width:2648;height:395;mso-position-horizontal-relative:page;mso-position-vertical-relative:text" coordsize="2648,395" o:allowincell="f" path="m113,183r,58l229,241r,-58e" fillcolor="#686868" stroked="f">
              <v:path arrowok="t"/>
            </v:shape>
            <v:shape id="_x0000_s1983" style="position:absolute;left:4824;top:1392;width:2648;height:395;mso-position-horizontal-relative:page;mso-position-vertical-relative:text" coordsize="2648,395" o:allowincell="f" path="m262,213r,54l382,267r,-54e" fillcolor="#686868" stroked="f">
              <v:path arrowok="t"/>
            </v:shape>
            <v:shape id="_x0000_s1984" style="position:absolute;left:4824;top:1392;width:2648;height:395;mso-position-horizontal-relative:page;mso-position-vertical-relative:text" coordsize="2648,395" o:allowincell="f" path="m607,213r,54l727,267r,-54e" fillcolor="#686868" stroked="f">
              <v:path arrowok="t"/>
            </v:shape>
            <v:shape id="_x0000_s1985" style="position:absolute;left:4824;top:1392;width:2648;height:395;mso-position-horizontal-relative:page;mso-position-vertical-relative:text" coordsize="2648,395" o:allowincell="f" path="m2336,213r,54l2456,267r,-54e" fillcolor="#686868" stroked="f">
              <v:path arrowok="t"/>
            </v:shape>
            <v:shape id="_x0000_s1986" style="position:absolute;left:4824;top:1392;width:2648;height:395;mso-position-horizontal-relative:page;mso-position-vertical-relative:text" coordsize="2648,395" o:allowincell="f" path="m756,214r,7l756,233r,5l756,242r,5l756,253r,6l915,259r-5,-6l905,247r-10,-5l881,238r22,-5l915,221r2,-7e" fillcolor="#686868" stroked="f">
              <v:path arrowok="t"/>
            </v:shape>
            <v:shape id="_x0000_s1987" style="position:absolute;left:4824;top:1392;width:2648;height:395;mso-position-horizontal-relative:page;mso-position-vertical-relative:text" coordsize="2648,395" o:allowincell="f" path="m412,230r,28l577,258r,-28e" fillcolor="#686868" stroked="f">
              <v:path arrowok="t"/>
            </v:shape>
            <v:shape id="_x0000_s1988" style="position:absolute;left:4824;top:1392;width:2648;height:395;mso-position-horizontal-relative:page;mso-position-vertical-relative:text" coordsize="2648,395" o:allowincell="f" path="m1359,234r,153l1458,387r,-153e" fillcolor="#686868" stroked="f">
              <v:path arrowok="t"/>
            </v:shape>
            <v:shape id="_x0000_s1989" style="position:absolute;left:4824;top:1392;width:2648;height:395;mso-position-horizontal-relative:page;mso-position-vertical-relative:text" coordsize="2648,395" o:allowincell="f" path="m133,241r,45l131,318r-10,12l115,331r114,l229,330r,-12l229,286r,-45e" fillcolor="#686868" stroked="f">
              <v:path arrowok="t"/>
            </v:shape>
            <v:shape id="_x0000_s1990" style="position:absolute;left:4824;top:1392;width:2648;height:395;mso-position-horizontal-relative:page;mso-position-vertical-relative:text" coordsize="2648,395" o:allowincell="f" path="m412,258r,129l473,387r,-129e" fillcolor="#686868" stroked="f">
              <v:path arrowok="t"/>
            </v:shape>
            <v:shape id="_x0000_s1991" style="position:absolute;left:4824;top:1392;width:2648;height:395;mso-position-horizontal-relative:page;mso-position-vertical-relative:text" coordsize="2648,395" o:allowincell="f" path="m473,258r39,129l577,387r,-129e" fillcolor="#686868" stroked="f">
              <v:path arrowok="t"/>
            </v:shape>
            <v:shape id="_x0000_s1992" style="position:absolute;left:4824;top:1392;width:2648;height:395;mso-position-horizontal-relative:page;mso-position-vertical-relative:text" coordsize="2648,395" o:allowincell="f" path="m756,259r,128l830,387r,-128e" fillcolor="#686868" stroked="f">
              <v:path arrowok="t"/>
            </v:shape>
            <v:shape id="_x0000_s1993" style="position:absolute;left:4824;top:1392;width:2648;height:395;mso-position-horizontal-relative:page;mso-position-vertical-relative:text" coordsize="2648,395" o:allowincell="f" path="m830,259r2,l849,264r,1l850,270r,1l852,285r1,6l853,312r,75l921,387r,-75l921,291r,-6l920,271r,-1l918,265r,-1l915,259r,e" fillcolor="#686868" stroked="f">
              <v:path arrowok="t"/>
            </v:shape>
            <v:shape id="_x0000_s1994" style="position:absolute;left:4824;top:1392;width:2648;height:395;mso-position-horizontal-relative:page;mso-position-vertical-relative:text" coordsize="2648,395" o:allowincell="f" path="m262,267r,63l336,330r,-63e" fillcolor="#686868" stroked="f">
              <v:path arrowok="t"/>
            </v:shape>
            <v:shape id="_x0000_s1995" style="position:absolute;left:4824;top:1392;width:2648;height:395;mso-position-horizontal-relative:page;mso-position-vertical-relative:text" coordsize="2648,395" o:allowincell="f" path="m607,267r,63l681,330r,-63e" fillcolor="#686868" stroked="f">
              <v:path arrowok="t"/>
            </v:shape>
            <v:shape id="_x0000_s1996" style="position:absolute;left:4824;top:1392;width:2648;height:395;mso-position-horizontal-relative:page;mso-position-vertical-relative:text" coordsize="2648,395" o:allowincell="f" path="m2336,267r,63l2410,330r,-63e" fillcolor="#686868" stroked="f">
              <v:path arrowok="t"/>
            </v:shape>
            <v:shape id="_x0000_s1997" style="position:absolute;left:4824;top:1392;width:2648;height:395;mso-position-horizontal-relative:page;mso-position-vertical-relative:text" coordsize="2648,395" o:allowincell="f" path="m2131,273r,15l2131,313r,19l2131,340r-2,5l2200,345r1,-5l2203,332r2,-19l2205,288r,-15e" fillcolor="#686868" stroked="f">
              <v:path arrowok="t"/>
            </v:shape>
            <v:shape id="_x0000_s1998" style="position:absolute;left:4824;top:1392;width:2648;height:395;mso-position-horizontal-relative:page;mso-position-vertical-relative:text" coordsize="2648,395" o:allowincell="f" path="m2481,285r,19l2482,327r3,14l2485,345r68,l2550,341r,-14l2550,304r,-19e" fillcolor="#686868" stroked="f">
              <v:path arrowok="t"/>
            </v:shape>
            <v:shape id="_x0000_s1999" style="position:absolute;left:4824;top:1392;width:2648;height:395;mso-position-horizontal-relative:page;mso-position-vertical-relative:text" coordsize="2648,395" o:allowincell="f" path="m947,285r-7,51l1113,336r-8,-51e" fillcolor="#686868" stroked="f">
              <v:path arrowok="t"/>
            </v:shape>
            <v:shape id="_x0000_s2000" style="position:absolute;left:4824;top:1392;width:2648;height:395;mso-position-horizontal-relative:page;mso-position-vertical-relative:text" coordsize="2648,395" o:allowincell="f" path="m262,330r,57l390,387r,-57e" fillcolor="#686868" stroked="f">
              <v:path arrowok="t"/>
            </v:shape>
            <v:shape id="_x0000_s2001" style="position:absolute;left:4824;top:1392;width:2648;height:395;mso-position-horizontal-relative:page;mso-position-vertical-relative:text" coordsize="2648,395" o:allowincell="f" path="m607,330r,57l735,387r,-57e" fillcolor="#686868" stroked="f">
              <v:path arrowok="t"/>
            </v:shape>
            <v:shape id="_x0000_s2002" style="position:absolute;left:4824;top:1392;width:2648;height:395;mso-position-horizontal-relative:page;mso-position-vertical-relative:text" coordsize="2648,395" o:allowincell="f" path="m1133,330r,57l1252,387r,-57e" fillcolor="#686868" stroked="f">
              <v:path arrowok="t"/>
            </v:shape>
            <v:shape id="_x0000_s2003" style="position:absolute;left:4824;top:1392;width:2648;height:395;mso-position-horizontal-relative:page;mso-position-vertical-relative:text" coordsize="2648,395" o:allowincell="f" path="m1792,330r,57l1911,387r,-57e" fillcolor="#686868" stroked="f">
              <v:path arrowok="t"/>
            </v:shape>
            <v:shape id="_x0000_s2004" style="position:absolute;left:4824;top:1392;width:2648;height:395;mso-position-horizontal-relative:page;mso-position-vertical-relative:text" coordsize="2648,395" o:allowincell="f" path="m2336,330r,57l2464,387r,-57e" fillcolor="#686868" stroked="f">
              <v:path arrowok="t"/>
            </v:shape>
            <v:shape id="_x0000_s2005" style="position:absolute;left:4824;top:1392;width:2648;height:395;mso-position-horizontal-relative:page;mso-position-vertical-relative:text" coordsize="2648,395" o:allowincell="f" path="m6,331r1,4l16,353r6,7l229,360r,-7l229,335r,-4e" fillcolor="#686868" stroked="f">
              <v:path arrowok="t"/>
            </v:shape>
            <v:shape id="_x0000_s2006" style="position:absolute;left:4824;top:1392;width:2648;height:395;mso-position-horizontal-relative:page;mso-position-vertical-relative:text" coordsize="2648,395" o:allowincell="f" path="m940,336r-7,51l1010,387r4,-51e" fillcolor="#686868" stroked="f">
              <v:path arrowok="t"/>
            </v:shape>
            <v:shape id="_x0000_s2007" style="position:absolute;left:4824;top:1392;width:2648;height:395;mso-position-horizontal-relative:page;mso-position-vertical-relative:text" coordsize="2648,395" o:allowincell="f" path="m1041,336r3,51l1120,387r-7,-51e" fillcolor="#686868" stroked="f">
              <v:path arrowok="t"/>
            </v:shape>
            <v:shape id="_x0000_s2008" style="position:absolute;left:4824;top:1392;width:2648;height:395;mso-position-horizontal-relative:page;mso-position-vertical-relative:text" coordsize="2648,395" o:allowincell="f" path="m1598,345r3,7l1601,353r7,9l1608,363r7,9l1616,373r9,7l1626,380r11,5l1638,385r2,1l1656,391r3,l1677,393r2,l1679,393r21,-2l1701,391r17,-5l1720,385r1,l1732,380r1,l1742,373r1,-1l1749,363r1,-1l1756,353r1,-1l1760,345e" fillcolor="#686868" stroked="f">
              <v:path arrowok="t"/>
            </v:shape>
            <v:shape id="_x0000_s2009" style="position:absolute;left:4824;top:1392;width:2648;height:395;mso-position-horizontal-relative:page;mso-position-vertical-relative:text" coordsize="2648,395" o:allowincell="f" path="m2036,345r1,1l2037,347r,1l2038,349r8,16l2047,366r15,13l2062,379r3,2l2076,385r6,3l2097,391r5,1l2119,393r10,-1l2141,391r9,-3l2160,385r8,-4l2171,379r1,l2187,366r1,-1l2198,349r1,-1l2199,347r,-1l2200,345e" fillcolor="#686868" stroked="f">
              <v:path arrowok="t"/>
            </v:shape>
            <v:shape id="_x0000_s2010" style="position:absolute;left:4824;top:1392;width:2648;height:395;mso-position-horizontal-relative:page;mso-position-vertical-relative:text" coordsize="2648,395" o:allowincell="f" path="m2485,345r1,1l2488,353r2,6l2492,365r4,4l2501,374r5,3l2516,382r3,1l2527,386r6,3l2547,391r6,1l2566,393r8,-1l2587,391r10,-2l2606,386r8,-3l2617,382r10,-5l2630,374r6,-5l2638,365r3,-6l2643,353r2,-7l2646,345e" fillcolor="#686868" stroked="f">
              <v:path arrowok="t"/>
            </v:shape>
            <v:shape id="_x0000_s2011" style="position:absolute;left:4824;top:1392;width:2648;height:395;mso-position-horizontal-relative:page;mso-position-vertical-relative:text" coordsize="2648,395" o:allowincell="f" path="m22,360r7,8l31,370r14,10l49,383r3,1l68,391r7,1l88,395r8,l98,395r20,-3l121,391r15,-7l137,383r3,-3l151,370r1,-2l157,360e" fillcolor="#686868" stroked="f">
              <v:path arrowok="t"/>
            </v:shape>
            <v:shape id="_x0000_s2012" style="position:absolute;left:4824;top:1392;width:2648;height:395;mso-position-horizontal-relative:page;mso-position-vertical-relative:text" coordsize="2648,395" o:allowincell="f" path="m157,360r10,27l229,387r,-27e" fillcolor="#686868" stroked="f">
              <v:path arrowok="t"/>
            </v:shape>
            <w10:wrap anchorx="page"/>
          </v:group>
        </w:pict>
      </w:r>
      <w:r w:rsidRPr="00C34688">
        <w:rPr>
          <w:rFonts w:ascii="Calibri" w:hAnsi="Calibri"/>
          <w:noProof/>
          <w:lang w:eastAsia="en-US"/>
        </w:rPr>
        <w:pict>
          <v:shape id="_x0000_s2015" type="#_x0000_t202" style="position:absolute;left:0;text-align:left;margin-left:19.8pt;margin-top:-248.85pt;width:1in;height:285.55pt;z-index:-251658240;mso-position-horizontal-relative:page" o:allowincell="f" filled="f" stroked="f">
            <v:textbox style="layout-flow:vertical;mso-layout-flow-alt:bottom-to-top" inset="0,0,0,0">
              <w:txbxContent>
                <w:p w:rsidR="00F42301" w:rsidRDefault="00F42301" w:rsidP="0055783E">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U</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NIVERSI</w:t>
                  </w:r>
                  <w:r>
                    <w:rPr>
                      <w:rFonts w:ascii="Impact" w:hAnsi="Impact" w:cs="Impact"/>
                      <w:color w:val="A3A3A3"/>
                      <w:position w:val="1"/>
                      <w:sz w:val="105"/>
                      <w:szCs w:val="105"/>
                    </w:rPr>
                    <w:t>T</w:t>
                  </w:r>
                  <w:r>
                    <w:rPr>
                      <w:rFonts w:ascii="Impact" w:hAnsi="Impact" w:cs="Impact"/>
                      <w:color w:val="A3A3A3"/>
                      <w:spacing w:val="-88"/>
                      <w:position w:val="1"/>
                      <w:sz w:val="105"/>
                      <w:szCs w:val="105"/>
                    </w:rPr>
                    <w:t xml:space="preserve"> </w:t>
                  </w:r>
                  <w:r>
                    <w:rPr>
                      <w:rFonts w:ascii="Impact" w:hAnsi="Impact" w:cs="Impact"/>
                      <w:color w:val="A3A3A3"/>
                      <w:position w:val="1"/>
                      <w:sz w:val="105"/>
                      <w:szCs w:val="105"/>
                    </w:rPr>
                    <w:t>Y</w:t>
                  </w:r>
                </w:p>
              </w:txbxContent>
            </v:textbox>
            <w10:wrap anchorx="page"/>
          </v:shape>
        </w:pict>
      </w:r>
      <w:r>
        <w:rPr>
          <w:rFonts w:ascii="Times New Roman" w:hAnsi="Times New Roman"/>
          <w:color w:val="191919"/>
          <w:sz w:val="20"/>
          <w:szCs w:val="20"/>
        </w:rPr>
        <w:t>PLEASE NOTE: In order to avoid delay and inconvenience upon arrival for registration, prospective students should seek clarification of all questions concerning residence status at the time of admission. Questions for clarification should be addressed to</w:t>
      </w:r>
      <w:r>
        <w:rPr>
          <w:rFonts w:ascii="Times New Roman" w:hAnsi="Times New Roman"/>
          <w:color w:val="191919"/>
          <w:spacing w:val="-4"/>
          <w:sz w:val="20"/>
          <w:szCs w:val="20"/>
        </w:rPr>
        <w:t xml:space="preserve"> </w:t>
      </w:r>
      <w:r>
        <w:rPr>
          <w:rFonts w:ascii="Times New Roman" w:hAnsi="Times New Roman"/>
          <w:color w:val="191919"/>
          <w:sz w:val="20"/>
          <w:szCs w:val="20"/>
        </w:rPr>
        <w:t xml:space="preserve">The </w:t>
      </w:r>
      <w:ins w:id="13" w:author="jhawkins" w:date="2011-04-04T17:25:00Z">
        <w:r>
          <w:rPr>
            <w:rFonts w:ascii="Times New Roman" w:hAnsi="Times New Roman"/>
            <w:color w:val="191919"/>
            <w:sz w:val="20"/>
            <w:szCs w:val="20"/>
          </w:rPr>
          <w:t xml:space="preserve">Office of Academic Services and </w:t>
        </w:r>
      </w:ins>
      <w:r>
        <w:rPr>
          <w:rFonts w:ascii="Times New Roman" w:hAnsi="Times New Roman"/>
          <w:color w:val="191919"/>
          <w:sz w:val="20"/>
          <w:szCs w:val="20"/>
        </w:rPr>
        <w:t>Registra</w:t>
      </w:r>
      <w:r>
        <w:rPr>
          <w:rFonts w:ascii="Times New Roman" w:hAnsi="Times New Roman"/>
          <w:color w:val="191919"/>
          <w:spacing w:val="-8"/>
          <w:sz w:val="20"/>
          <w:szCs w:val="20"/>
        </w:rPr>
        <w:t>r</w:t>
      </w:r>
      <w:r>
        <w:rPr>
          <w:rFonts w:ascii="Times New Roman" w:hAnsi="Times New Roman"/>
          <w:color w:val="191919"/>
          <w:sz w:val="20"/>
          <w:szCs w:val="20"/>
        </w:rPr>
        <w:t>,</w:t>
      </w:r>
      <w:r>
        <w:rPr>
          <w:rFonts w:ascii="Times New Roman" w:hAnsi="Times New Roman"/>
          <w:color w:val="191919"/>
          <w:spacing w:val="-11"/>
          <w:sz w:val="20"/>
          <w:szCs w:val="20"/>
        </w:rPr>
        <w:t xml:space="preserve"> </w:t>
      </w:r>
      <w:r>
        <w:rPr>
          <w:rFonts w:ascii="Times New Roman" w:hAnsi="Times New Roman"/>
          <w:color w:val="191919"/>
          <w:sz w:val="20"/>
          <w:szCs w:val="20"/>
        </w:rPr>
        <w:t>Albany State Universit</w:t>
      </w:r>
      <w:r>
        <w:rPr>
          <w:rFonts w:ascii="Times New Roman" w:hAnsi="Times New Roman"/>
          <w:color w:val="191919"/>
          <w:spacing w:val="-13"/>
          <w:sz w:val="20"/>
          <w:szCs w:val="20"/>
        </w:rPr>
        <w:t>y</w:t>
      </w:r>
      <w:r>
        <w:rPr>
          <w:rFonts w:ascii="Times New Roman" w:hAnsi="Times New Roman"/>
          <w:color w:val="191919"/>
          <w:sz w:val="20"/>
          <w:szCs w:val="20"/>
        </w:rPr>
        <w:t>,</w:t>
      </w:r>
      <w:r>
        <w:rPr>
          <w:rFonts w:ascii="Times New Roman" w:hAnsi="Times New Roman"/>
          <w:color w:val="191919"/>
          <w:spacing w:val="-11"/>
          <w:sz w:val="20"/>
          <w:szCs w:val="20"/>
        </w:rPr>
        <w:t xml:space="preserve"> </w:t>
      </w:r>
      <w:r>
        <w:rPr>
          <w:rFonts w:ascii="Times New Roman" w:hAnsi="Times New Roman"/>
          <w:color w:val="191919"/>
          <w:sz w:val="20"/>
          <w:szCs w:val="20"/>
        </w:rPr>
        <w:t>Alban</w:t>
      </w:r>
      <w:r>
        <w:rPr>
          <w:rFonts w:ascii="Times New Roman" w:hAnsi="Times New Roman"/>
          <w:color w:val="191919"/>
          <w:spacing w:val="-13"/>
          <w:sz w:val="20"/>
          <w:szCs w:val="20"/>
        </w:rPr>
        <w:t>y</w:t>
      </w:r>
      <w:r>
        <w:rPr>
          <w:rFonts w:ascii="Times New Roman" w:hAnsi="Times New Roman"/>
          <w:color w:val="191919"/>
          <w:sz w:val="20"/>
          <w:szCs w:val="20"/>
        </w:rPr>
        <w:t>, Geo</w:t>
      </w:r>
      <w:r>
        <w:rPr>
          <w:rFonts w:ascii="Times New Roman" w:hAnsi="Times New Roman"/>
          <w:color w:val="191919"/>
          <w:spacing w:val="-4"/>
          <w:sz w:val="20"/>
          <w:szCs w:val="20"/>
        </w:rPr>
        <w:t>r</w:t>
      </w:r>
      <w:r>
        <w:rPr>
          <w:rFonts w:ascii="Times New Roman" w:hAnsi="Times New Roman"/>
          <w:color w:val="191919"/>
          <w:sz w:val="20"/>
          <w:szCs w:val="20"/>
        </w:rPr>
        <w:t>gia 31705.</w:t>
      </w:r>
    </w:p>
    <w:p w:rsidR="00F42301" w:rsidRDefault="00F42301" w:rsidP="0055783E">
      <w:pPr>
        <w:widowControl w:val="0"/>
        <w:autoSpaceDE w:val="0"/>
        <w:autoSpaceDN w:val="0"/>
        <w:adjustRightInd w:val="0"/>
        <w:spacing w:after="0" w:line="160" w:lineRule="exact"/>
        <w:rPr>
          <w:rFonts w:ascii="Times New Roman" w:hAnsi="Times New Roman"/>
          <w:color w:val="000000"/>
          <w:sz w:val="16"/>
          <w:szCs w:val="16"/>
        </w:rPr>
      </w:pPr>
    </w:p>
    <w:p w:rsidR="00F42301" w:rsidRDefault="00F42301" w:rsidP="0055783E">
      <w:pPr>
        <w:widowControl w:val="0"/>
        <w:autoSpaceDE w:val="0"/>
        <w:autoSpaceDN w:val="0"/>
        <w:adjustRightInd w:val="0"/>
        <w:spacing w:after="0" w:line="200" w:lineRule="exact"/>
        <w:rPr>
          <w:rFonts w:ascii="Times New Roman" w:hAnsi="Times New Roman"/>
          <w:color w:val="000000"/>
          <w:sz w:val="20"/>
          <w:szCs w:val="20"/>
        </w:rPr>
      </w:pPr>
    </w:p>
    <w:p w:rsidR="00F42301" w:rsidRDefault="00F42301" w:rsidP="0055783E">
      <w:pPr>
        <w:widowControl w:val="0"/>
        <w:autoSpaceDE w:val="0"/>
        <w:autoSpaceDN w:val="0"/>
        <w:adjustRightInd w:val="0"/>
        <w:spacing w:after="0" w:line="200" w:lineRule="exact"/>
        <w:rPr>
          <w:rFonts w:ascii="Times New Roman" w:hAnsi="Times New Roman"/>
          <w:color w:val="000000"/>
          <w:sz w:val="20"/>
          <w:szCs w:val="20"/>
        </w:rPr>
      </w:pPr>
    </w:p>
    <w:p w:rsidR="00F42301" w:rsidRDefault="00F42301" w:rsidP="0055783E">
      <w:pPr>
        <w:widowControl w:val="0"/>
        <w:autoSpaceDE w:val="0"/>
        <w:autoSpaceDN w:val="0"/>
        <w:adjustRightInd w:val="0"/>
        <w:spacing w:after="0" w:line="200" w:lineRule="exact"/>
        <w:rPr>
          <w:rFonts w:ascii="Times New Roman" w:hAnsi="Times New Roman"/>
          <w:color w:val="000000"/>
          <w:sz w:val="20"/>
          <w:szCs w:val="20"/>
        </w:rPr>
      </w:pPr>
    </w:p>
    <w:p w:rsidR="00F42301" w:rsidRDefault="00F42301" w:rsidP="0055783E">
      <w:pPr>
        <w:widowControl w:val="0"/>
        <w:autoSpaceDE w:val="0"/>
        <w:autoSpaceDN w:val="0"/>
        <w:adjustRightInd w:val="0"/>
        <w:spacing w:after="0" w:line="200" w:lineRule="exact"/>
        <w:rPr>
          <w:rFonts w:ascii="Times New Roman" w:hAnsi="Times New Roman"/>
          <w:color w:val="000000"/>
          <w:sz w:val="20"/>
          <w:szCs w:val="20"/>
        </w:rPr>
      </w:pPr>
    </w:p>
    <w:p w:rsidR="00F42301" w:rsidRDefault="00F42301" w:rsidP="0055783E">
      <w:pPr>
        <w:widowControl w:val="0"/>
        <w:autoSpaceDE w:val="0"/>
        <w:autoSpaceDN w:val="0"/>
        <w:adjustRightInd w:val="0"/>
        <w:spacing w:after="0"/>
        <w:ind w:left="1925"/>
        <w:rPr>
          <w:rFonts w:ascii="Times New Roman" w:hAnsi="Times New Roman"/>
          <w:color w:val="000000"/>
          <w:sz w:val="20"/>
          <w:szCs w:val="20"/>
        </w:rPr>
      </w:pPr>
      <w:r>
        <w:rPr>
          <w:rFonts w:ascii="Times New Roman" w:hAnsi="Times New Roman"/>
          <w:b/>
          <w:bCs/>
          <w:color w:val="191919"/>
          <w:sz w:val="20"/>
          <w:szCs w:val="20"/>
        </w:rPr>
        <w:t>Attendance Policy</w:t>
      </w:r>
    </w:p>
    <w:p w:rsidR="00F42301" w:rsidRDefault="00F42301" w:rsidP="0055783E">
      <w:pPr>
        <w:widowControl w:val="0"/>
        <w:autoSpaceDE w:val="0"/>
        <w:autoSpaceDN w:val="0"/>
        <w:adjustRightInd w:val="0"/>
        <w:spacing w:before="10" w:after="0" w:line="250" w:lineRule="auto"/>
        <w:ind w:left="1925" w:right="930" w:firstLine="360"/>
        <w:rPr>
          <w:rFonts w:ascii="Times New Roman" w:hAnsi="Times New Roman"/>
          <w:color w:val="000000"/>
          <w:sz w:val="20"/>
          <w:szCs w:val="20"/>
        </w:rPr>
      </w:pPr>
      <w:r>
        <w:rPr>
          <w:rFonts w:ascii="Times New Roman" w:hAnsi="Times New Roman"/>
          <w:color w:val="191919"/>
          <w:sz w:val="20"/>
          <w:szCs w:val="20"/>
        </w:rPr>
        <w:t>The structure of graduate courses and programs normally require full class attendance by stu- dents enrolled.</w:t>
      </w:r>
      <w:r>
        <w:rPr>
          <w:rFonts w:ascii="Times New Roman" w:hAnsi="Times New Roman"/>
          <w:color w:val="191919"/>
          <w:spacing w:val="-11"/>
          <w:sz w:val="20"/>
          <w:szCs w:val="20"/>
        </w:rPr>
        <w:t xml:space="preserve"> </w:t>
      </w:r>
      <w:r>
        <w:rPr>
          <w:rFonts w:ascii="Times New Roman" w:hAnsi="Times New Roman"/>
          <w:color w:val="191919"/>
          <w:sz w:val="20"/>
          <w:szCs w:val="20"/>
        </w:rPr>
        <w:t>All matters related to the student</w:t>
      </w:r>
      <w:r>
        <w:rPr>
          <w:rFonts w:ascii="Times New Roman" w:hAnsi="Times New Roman"/>
          <w:color w:val="191919"/>
          <w:spacing w:val="-11"/>
          <w:sz w:val="20"/>
          <w:szCs w:val="20"/>
        </w:rPr>
        <w:t>’</w:t>
      </w:r>
      <w:r>
        <w:rPr>
          <w:rFonts w:ascii="Times New Roman" w:hAnsi="Times New Roman"/>
          <w:color w:val="191919"/>
          <w:sz w:val="20"/>
          <w:szCs w:val="20"/>
        </w:rPr>
        <w:t>s absence, including making up work missed, are to be arranged between the student and the instructo</w:t>
      </w:r>
      <w:r>
        <w:rPr>
          <w:rFonts w:ascii="Times New Roman" w:hAnsi="Times New Roman"/>
          <w:color w:val="191919"/>
          <w:spacing w:val="-11"/>
          <w:sz w:val="20"/>
          <w:szCs w:val="20"/>
        </w:rPr>
        <w:t>r</w:t>
      </w:r>
      <w:r>
        <w:rPr>
          <w:rFonts w:ascii="Times New Roman" w:hAnsi="Times New Roman"/>
          <w:color w:val="191919"/>
          <w:sz w:val="20"/>
          <w:szCs w:val="20"/>
        </w:rPr>
        <w:t>. Class attendance is important to successful academic performance.</w:t>
      </w:r>
    </w:p>
    <w:p w:rsidR="00F42301" w:rsidRDefault="00F42301" w:rsidP="0055783E">
      <w:pPr>
        <w:widowControl w:val="0"/>
        <w:autoSpaceDE w:val="0"/>
        <w:autoSpaceDN w:val="0"/>
        <w:adjustRightInd w:val="0"/>
        <w:spacing w:after="0" w:line="240" w:lineRule="exact"/>
        <w:rPr>
          <w:rFonts w:ascii="Times New Roman" w:hAnsi="Times New Roman"/>
          <w:color w:val="000000"/>
          <w:sz w:val="24"/>
          <w:szCs w:val="24"/>
        </w:rPr>
      </w:pPr>
    </w:p>
    <w:p w:rsidR="00F42301" w:rsidRDefault="00F42301" w:rsidP="0055783E">
      <w:pPr>
        <w:widowControl w:val="0"/>
        <w:autoSpaceDE w:val="0"/>
        <w:autoSpaceDN w:val="0"/>
        <w:adjustRightInd w:val="0"/>
        <w:spacing w:after="0"/>
        <w:ind w:left="1925"/>
        <w:rPr>
          <w:rFonts w:ascii="Times New Roman" w:hAnsi="Times New Roman"/>
          <w:color w:val="000000"/>
          <w:sz w:val="20"/>
          <w:szCs w:val="20"/>
        </w:rPr>
      </w:pPr>
      <w:r>
        <w:rPr>
          <w:rFonts w:ascii="Times New Roman" w:hAnsi="Times New Roman"/>
          <w:b/>
          <w:bCs/>
          <w:color w:val="191919"/>
          <w:sz w:val="20"/>
          <w:szCs w:val="20"/>
        </w:rPr>
        <w:t>Cheating and Plagiarism</w:t>
      </w:r>
    </w:p>
    <w:p w:rsidR="00F42301" w:rsidRDefault="00F42301" w:rsidP="0055783E">
      <w:pPr>
        <w:widowControl w:val="0"/>
        <w:autoSpaceDE w:val="0"/>
        <w:autoSpaceDN w:val="0"/>
        <w:adjustRightInd w:val="0"/>
        <w:spacing w:before="10" w:after="0" w:line="250" w:lineRule="auto"/>
        <w:ind w:left="1925" w:right="962" w:firstLine="360"/>
        <w:rPr>
          <w:rFonts w:ascii="Times New Roman" w:hAnsi="Times New Roman"/>
          <w:color w:val="000000"/>
          <w:sz w:val="20"/>
          <w:szCs w:val="20"/>
        </w:rPr>
      </w:pPr>
      <w:r w:rsidRPr="00C34688">
        <w:rPr>
          <w:rFonts w:ascii="Calibri" w:hAnsi="Calibri"/>
          <w:noProof/>
          <w:lang w:eastAsia="en-US"/>
        </w:rPr>
        <w:pict>
          <v:shape id="_x0000_s2013" type="#_x0000_t202" style="position:absolute;left:0;text-align:left;margin-left:19.8pt;margin-top:32.45pt;width:1in;height:187.45pt;z-index:-251658240;mso-position-horizontal-relative:page" o:allowincell="f" filled="f" stroked="f">
            <v:textbox style="layout-flow:vertical;mso-layout-flow-alt:bottom-to-top" inset="0,0,0,0">
              <w:txbxContent>
                <w:p w:rsidR="00F42301" w:rsidRDefault="00F42301" w:rsidP="0055783E">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A</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LBAN</w:t>
                  </w:r>
                  <w:r>
                    <w:rPr>
                      <w:rFonts w:ascii="Impact" w:hAnsi="Impact" w:cs="Impact"/>
                      <w:color w:val="A3A3A3"/>
                      <w:position w:val="1"/>
                      <w:sz w:val="105"/>
                      <w:szCs w:val="105"/>
                    </w:rPr>
                    <w:t>Y</w:t>
                  </w:r>
                  <w:r>
                    <w:rPr>
                      <w:rFonts w:ascii="Impact" w:hAnsi="Impact" w:cs="Impact"/>
                      <w:color w:val="A3A3A3"/>
                      <w:spacing w:val="-115"/>
                      <w:position w:val="1"/>
                      <w:sz w:val="105"/>
                      <w:szCs w:val="105"/>
                    </w:rPr>
                    <w:t xml:space="preserve"> </w:t>
                  </w:r>
                </w:p>
              </w:txbxContent>
            </v:textbox>
            <w10:wrap anchorx="page"/>
          </v:shape>
        </w:pict>
      </w:r>
      <w:r w:rsidRPr="00C34688">
        <w:rPr>
          <w:rFonts w:ascii="Calibri" w:hAnsi="Calibri"/>
          <w:noProof/>
          <w:lang w:eastAsia="en-US"/>
        </w:rPr>
        <w:pict>
          <v:shape id="_x0000_s2014" type="#_x0000_t202" style="position:absolute;left:0;text-align:left;margin-left:19.8pt;margin-top:-125.45pt;width:1in;height:144.05pt;z-index:-251658240;mso-position-horizontal-relative:page" o:allowincell="f" filled="f" stroked="f">
            <v:textbox style="layout-flow:vertical;mso-layout-flow-alt:bottom-to-top" inset="0,0,0,0">
              <w:txbxContent>
                <w:p w:rsidR="00F42301" w:rsidRDefault="00F42301" w:rsidP="0055783E">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S</w:t>
                  </w:r>
                  <w:r>
                    <w:rPr>
                      <w:rFonts w:ascii="Impact" w:hAnsi="Impact" w:cs="Impact"/>
                      <w:color w:val="A3A3A3"/>
                      <w:spacing w:val="-176"/>
                      <w:position w:val="1"/>
                      <w:sz w:val="140"/>
                      <w:szCs w:val="140"/>
                    </w:rPr>
                    <w:t xml:space="preserve"> </w:t>
                  </w:r>
                  <w:r>
                    <w:rPr>
                      <w:rFonts w:ascii="Impact" w:hAnsi="Impact" w:cs="Impact"/>
                      <w:color w:val="A3A3A3"/>
                      <w:spacing w:val="28"/>
                      <w:position w:val="1"/>
                      <w:sz w:val="105"/>
                      <w:szCs w:val="105"/>
                    </w:rPr>
                    <w:t>T</w:t>
                  </w:r>
                  <w:r>
                    <w:rPr>
                      <w:rFonts w:ascii="Impact" w:hAnsi="Impact" w:cs="Impact"/>
                      <w:color w:val="A3A3A3"/>
                      <w:spacing w:val="12"/>
                      <w:position w:val="1"/>
                      <w:sz w:val="105"/>
                      <w:szCs w:val="105"/>
                    </w:rPr>
                    <w:t>A</w:t>
                  </w:r>
                  <w:r>
                    <w:rPr>
                      <w:rFonts w:ascii="Impact" w:hAnsi="Impact" w:cs="Impact"/>
                      <w:color w:val="A3A3A3"/>
                      <w:position w:val="1"/>
                      <w:sz w:val="105"/>
                      <w:szCs w:val="105"/>
                    </w:rPr>
                    <w:t>T</w:t>
                  </w:r>
                  <w:r>
                    <w:rPr>
                      <w:rFonts w:ascii="Impact" w:hAnsi="Impact" w:cs="Impact"/>
                      <w:color w:val="A3A3A3"/>
                      <w:spacing w:val="-115"/>
                      <w:position w:val="1"/>
                      <w:sz w:val="105"/>
                      <w:szCs w:val="105"/>
                    </w:rPr>
                    <w:t xml:space="preserve"> </w:t>
                  </w:r>
                  <w:r>
                    <w:rPr>
                      <w:rFonts w:ascii="Impact" w:hAnsi="Impact" w:cs="Impact"/>
                      <w:color w:val="A3A3A3"/>
                      <w:position w:val="1"/>
                      <w:sz w:val="105"/>
                      <w:szCs w:val="105"/>
                    </w:rPr>
                    <w:t>E</w:t>
                  </w:r>
                </w:p>
              </w:txbxContent>
            </v:textbox>
            <w10:wrap anchorx="page"/>
          </v:shape>
        </w:pict>
      </w:r>
      <w:r>
        <w:rPr>
          <w:rFonts w:ascii="Times New Roman" w:hAnsi="Times New Roman"/>
          <w:color w:val="191919"/>
          <w:sz w:val="20"/>
          <w:szCs w:val="20"/>
        </w:rPr>
        <w:t>Cheating and plagiarism are non-academic grounds for expulsion from the Graduate School at</w:t>
      </w:r>
      <w:r>
        <w:rPr>
          <w:rFonts w:ascii="Times New Roman" w:hAnsi="Times New Roman"/>
          <w:color w:val="191919"/>
          <w:spacing w:val="-11"/>
          <w:sz w:val="20"/>
          <w:szCs w:val="20"/>
        </w:rPr>
        <w:t xml:space="preserve"> </w:t>
      </w:r>
      <w:r>
        <w:rPr>
          <w:rFonts w:ascii="Times New Roman" w:hAnsi="Times New Roman"/>
          <w:color w:val="191919"/>
          <w:sz w:val="20"/>
          <w:szCs w:val="20"/>
        </w:rPr>
        <w:t>Albany State Universit</w:t>
      </w:r>
      <w:r>
        <w:rPr>
          <w:rFonts w:ascii="Times New Roman" w:hAnsi="Times New Roman"/>
          <w:color w:val="191919"/>
          <w:spacing w:val="-13"/>
          <w:sz w:val="20"/>
          <w:szCs w:val="20"/>
        </w:rPr>
        <w:t>y</w:t>
      </w:r>
      <w:r>
        <w:rPr>
          <w:rFonts w:ascii="Times New Roman" w:hAnsi="Times New Roman"/>
          <w:color w:val="191919"/>
          <w:sz w:val="20"/>
          <w:szCs w:val="20"/>
        </w:rPr>
        <w:t>. No student shall give or receive any assistance not authorized by the professor in the   preparation of any assignment, report, project or examination to be submitted as a requirement for academic credit.</w:t>
      </w:r>
    </w:p>
    <w:p w:rsidR="00F42301" w:rsidRDefault="00F42301" w:rsidP="0055783E">
      <w:pPr>
        <w:widowControl w:val="0"/>
        <w:autoSpaceDE w:val="0"/>
        <w:autoSpaceDN w:val="0"/>
        <w:adjustRightInd w:val="0"/>
        <w:spacing w:after="0" w:line="240" w:lineRule="exact"/>
        <w:rPr>
          <w:rFonts w:ascii="Times New Roman" w:hAnsi="Times New Roman"/>
          <w:color w:val="000000"/>
          <w:sz w:val="24"/>
          <w:szCs w:val="24"/>
        </w:rPr>
      </w:pPr>
    </w:p>
    <w:p w:rsidR="00F42301" w:rsidRDefault="00F42301" w:rsidP="0055783E">
      <w:pPr>
        <w:widowControl w:val="0"/>
        <w:autoSpaceDE w:val="0"/>
        <w:autoSpaceDN w:val="0"/>
        <w:adjustRightInd w:val="0"/>
        <w:spacing w:after="0"/>
        <w:ind w:left="1925"/>
        <w:rPr>
          <w:rFonts w:ascii="Times New Roman" w:hAnsi="Times New Roman"/>
          <w:color w:val="000000"/>
          <w:sz w:val="20"/>
          <w:szCs w:val="20"/>
        </w:rPr>
      </w:pPr>
      <w:r>
        <w:rPr>
          <w:rFonts w:ascii="Times New Roman" w:hAnsi="Times New Roman"/>
          <w:b/>
          <w:bCs/>
          <w:color w:val="191919"/>
          <w:sz w:val="20"/>
          <w:szCs w:val="20"/>
        </w:rPr>
        <w:t>Commencement Exe</w:t>
      </w:r>
      <w:r>
        <w:rPr>
          <w:rFonts w:ascii="Times New Roman" w:hAnsi="Times New Roman"/>
          <w:b/>
          <w:bCs/>
          <w:color w:val="191919"/>
          <w:spacing w:val="-4"/>
          <w:sz w:val="20"/>
          <w:szCs w:val="20"/>
        </w:rPr>
        <w:t>r</w:t>
      </w:r>
      <w:r>
        <w:rPr>
          <w:rFonts w:ascii="Times New Roman" w:hAnsi="Times New Roman"/>
          <w:b/>
          <w:bCs/>
          <w:color w:val="191919"/>
          <w:sz w:val="20"/>
          <w:szCs w:val="20"/>
        </w:rPr>
        <w:t>cises</w:t>
      </w:r>
    </w:p>
    <w:p w:rsidR="00F42301" w:rsidRDefault="00F42301" w:rsidP="0055783E">
      <w:pPr>
        <w:widowControl w:val="0"/>
        <w:autoSpaceDE w:val="0"/>
        <w:autoSpaceDN w:val="0"/>
        <w:adjustRightInd w:val="0"/>
        <w:spacing w:before="10" w:after="0" w:line="250" w:lineRule="auto"/>
        <w:ind w:left="1925" w:right="907" w:firstLine="360"/>
        <w:rPr>
          <w:rFonts w:ascii="Times New Roman" w:hAnsi="Times New Roman"/>
          <w:color w:val="000000"/>
          <w:sz w:val="20"/>
          <w:szCs w:val="20"/>
        </w:rPr>
      </w:pPr>
      <w:r>
        <w:rPr>
          <w:rFonts w:ascii="Times New Roman" w:hAnsi="Times New Roman"/>
          <w:color w:val="191919"/>
          <w:sz w:val="20"/>
          <w:szCs w:val="20"/>
        </w:rPr>
        <w:t>A</w:t>
      </w:r>
      <w:r>
        <w:rPr>
          <w:rFonts w:ascii="Times New Roman" w:hAnsi="Times New Roman"/>
          <w:color w:val="191919"/>
          <w:spacing w:val="-11"/>
          <w:sz w:val="20"/>
          <w:szCs w:val="20"/>
        </w:rPr>
        <w:t xml:space="preserve"> </w:t>
      </w:r>
      <w:r>
        <w:rPr>
          <w:rFonts w:ascii="Times New Roman" w:hAnsi="Times New Roman"/>
          <w:color w:val="191919"/>
          <w:sz w:val="20"/>
          <w:szCs w:val="20"/>
        </w:rPr>
        <w:t>candidate for graduation must participate in commencement exercises unless the</w:t>
      </w:r>
      <w:r>
        <w:rPr>
          <w:rFonts w:ascii="Times New Roman" w:hAnsi="Times New Roman"/>
          <w:color w:val="191919"/>
          <w:spacing w:val="-4"/>
          <w:sz w:val="20"/>
          <w:szCs w:val="20"/>
        </w:rPr>
        <w:t xml:space="preserve"> </w:t>
      </w:r>
      <w:r>
        <w:rPr>
          <w:rFonts w:ascii="Times New Roman" w:hAnsi="Times New Roman"/>
          <w:color w:val="191919"/>
          <w:spacing w:val="-12"/>
          <w:sz w:val="20"/>
          <w:szCs w:val="20"/>
        </w:rPr>
        <w:t>V</w:t>
      </w:r>
      <w:r>
        <w:rPr>
          <w:rFonts w:ascii="Times New Roman" w:hAnsi="Times New Roman"/>
          <w:color w:val="191919"/>
          <w:sz w:val="20"/>
          <w:szCs w:val="20"/>
        </w:rPr>
        <w:t>ice Pres- ident for</w:t>
      </w:r>
      <w:r>
        <w:rPr>
          <w:rFonts w:ascii="Times New Roman" w:hAnsi="Times New Roman"/>
          <w:color w:val="191919"/>
          <w:spacing w:val="-11"/>
          <w:sz w:val="20"/>
          <w:szCs w:val="20"/>
        </w:rPr>
        <w:t xml:space="preserve"> </w:t>
      </w:r>
      <w:r>
        <w:rPr>
          <w:rFonts w:ascii="Times New Roman" w:hAnsi="Times New Roman"/>
          <w:color w:val="191919"/>
          <w:sz w:val="20"/>
          <w:szCs w:val="20"/>
        </w:rPr>
        <w:t>Academic</w:t>
      </w:r>
      <w:r>
        <w:rPr>
          <w:rFonts w:ascii="Times New Roman" w:hAnsi="Times New Roman"/>
          <w:color w:val="191919"/>
          <w:spacing w:val="-11"/>
          <w:sz w:val="20"/>
          <w:szCs w:val="20"/>
        </w:rPr>
        <w:t xml:space="preserve"> </w:t>
      </w:r>
      <w:r>
        <w:rPr>
          <w:rFonts w:ascii="Times New Roman" w:hAnsi="Times New Roman"/>
          <w:color w:val="191919"/>
          <w:sz w:val="20"/>
          <w:szCs w:val="20"/>
        </w:rPr>
        <w:t>A</w:t>
      </w:r>
      <w:r>
        <w:rPr>
          <w:rFonts w:ascii="Times New Roman" w:hAnsi="Times New Roman"/>
          <w:color w:val="191919"/>
          <w:spacing w:val="-4"/>
          <w:sz w:val="20"/>
          <w:szCs w:val="20"/>
        </w:rPr>
        <w:t>f</w:t>
      </w:r>
      <w:r>
        <w:rPr>
          <w:rFonts w:ascii="Times New Roman" w:hAnsi="Times New Roman"/>
          <w:color w:val="191919"/>
          <w:sz w:val="20"/>
          <w:szCs w:val="20"/>
        </w:rPr>
        <w:t>fairs grants an o</w:t>
      </w:r>
      <w:r>
        <w:rPr>
          <w:rFonts w:ascii="Times New Roman" w:hAnsi="Times New Roman"/>
          <w:color w:val="191919"/>
          <w:spacing w:val="-4"/>
          <w:sz w:val="20"/>
          <w:szCs w:val="20"/>
        </w:rPr>
        <w:t>f</w:t>
      </w:r>
      <w:r>
        <w:rPr>
          <w:rFonts w:ascii="Times New Roman" w:hAnsi="Times New Roman"/>
          <w:color w:val="191919"/>
          <w:sz w:val="20"/>
          <w:szCs w:val="20"/>
        </w:rPr>
        <w:t>ficial excuse.</w:t>
      </w:r>
    </w:p>
    <w:p w:rsidR="00F42301" w:rsidRDefault="00F42301" w:rsidP="0055783E">
      <w:pPr>
        <w:widowControl w:val="0"/>
        <w:autoSpaceDE w:val="0"/>
        <w:autoSpaceDN w:val="0"/>
        <w:adjustRightInd w:val="0"/>
        <w:spacing w:after="0" w:line="240" w:lineRule="exact"/>
        <w:rPr>
          <w:rFonts w:ascii="Times New Roman" w:hAnsi="Times New Roman"/>
          <w:color w:val="000000"/>
          <w:sz w:val="24"/>
          <w:szCs w:val="24"/>
        </w:rPr>
      </w:pPr>
    </w:p>
    <w:p w:rsidR="00F42301" w:rsidRDefault="00F42301" w:rsidP="0055783E">
      <w:pPr>
        <w:widowControl w:val="0"/>
        <w:autoSpaceDE w:val="0"/>
        <w:autoSpaceDN w:val="0"/>
        <w:adjustRightInd w:val="0"/>
        <w:spacing w:after="0"/>
        <w:ind w:left="1925"/>
        <w:rPr>
          <w:rFonts w:ascii="Times New Roman" w:hAnsi="Times New Roman"/>
          <w:color w:val="000000"/>
          <w:sz w:val="20"/>
          <w:szCs w:val="20"/>
        </w:rPr>
      </w:pPr>
      <w:r>
        <w:rPr>
          <w:rFonts w:ascii="Times New Roman" w:hAnsi="Times New Roman"/>
          <w:b/>
          <w:bCs/>
          <w:color w:val="191919"/>
          <w:sz w:val="20"/>
          <w:szCs w:val="20"/>
        </w:rPr>
        <w:t>Comp</w:t>
      </w:r>
      <w:r>
        <w:rPr>
          <w:rFonts w:ascii="Times New Roman" w:hAnsi="Times New Roman"/>
          <w:b/>
          <w:bCs/>
          <w:color w:val="191919"/>
          <w:spacing w:val="-4"/>
          <w:sz w:val="20"/>
          <w:szCs w:val="20"/>
        </w:rPr>
        <w:t>r</w:t>
      </w:r>
      <w:r>
        <w:rPr>
          <w:rFonts w:ascii="Times New Roman" w:hAnsi="Times New Roman"/>
          <w:b/>
          <w:bCs/>
          <w:color w:val="191919"/>
          <w:sz w:val="20"/>
          <w:szCs w:val="20"/>
        </w:rPr>
        <w:t>ehensive Examination</w:t>
      </w:r>
    </w:p>
    <w:p w:rsidR="00F42301" w:rsidRDefault="00F42301" w:rsidP="0055783E">
      <w:pPr>
        <w:widowControl w:val="0"/>
        <w:autoSpaceDE w:val="0"/>
        <w:autoSpaceDN w:val="0"/>
        <w:adjustRightInd w:val="0"/>
        <w:spacing w:before="10" w:after="0" w:line="250" w:lineRule="auto"/>
        <w:ind w:left="1925" w:right="1090" w:firstLine="360"/>
        <w:jc w:val="both"/>
        <w:rPr>
          <w:rFonts w:ascii="Times New Roman" w:hAnsi="Times New Roman"/>
          <w:color w:val="000000"/>
          <w:sz w:val="20"/>
          <w:szCs w:val="20"/>
        </w:rPr>
      </w:pPr>
      <w:r>
        <w:rPr>
          <w:rFonts w:ascii="Times New Roman" w:hAnsi="Times New Roman"/>
          <w:color w:val="191919"/>
          <w:sz w:val="20"/>
          <w:szCs w:val="20"/>
        </w:rPr>
        <w:t>Successful completion of a comprehensive examination is required in all degree programs. Students must apply to take their examination one semester in advance of the semester in which the examination is to be taken.</w:t>
      </w:r>
    </w:p>
    <w:p w:rsidR="00F42301" w:rsidRDefault="00F42301" w:rsidP="0055783E">
      <w:pPr>
        <w:widowControl w:val="0"/>
        <w:autoSpaceDE w:val="0"/>
        <w:autoSpaceDN w:val="0"/>
        <w:adjustRightInd w:val="0"/>
        <w:spacing w:after="0" w:line="250" w:lineRule="auto"/>
        <w:ind w:left="1925" w:right="918" w:firstLine="360"/>
        <w:rPr>
          <w:rFonts w:ascii="Times New Roman" w:hAnsi="Times New Roman"/>
          <w:color w:val="000000"/>
          <w:sz w:val="20"/>
          <w:szCs w:val="20"/>
        </w:rPr>
      </w:pPr>
      <w:r>
        <w:rPr>
          <w:rFonts w:ascii="Times New Roman" w:hAnsi="Times New Roman"/>
          <w:color w:val="191919"/>
          <w:sz w:val="20"/>
          <w:szCs w:val="20"/>
        </w:rPr>
        <w:t>Comprehensive examinations cover all work prescribed by the student's program of stud</w:t>
      </w:r>
      <w:r>
        <w:rPr>
          <w:rFonts w:ascii="Times New Roman" w:hAnsi="Times New Roman"/>
          <w:color w:val="191919"/>
          <w:spacing w:val="-13"/>
          <w:sz w:val="20"/>
          <w:szCs w:val="20"/>
        </w:rPr>
        <w:t>y</w:t>
      </w:r>
      <w:r>
        <w:rPr>
          <w:rFonts w:ascii="Times New Roman" w:hAnsi="Times New Roman"/>
          <w:color w:val="191919"/>
          <w:sz w:val="20"/>
          <w:szCs w:val="20"/>
        </w:rPr>
        <w:t>, in- cluding transferred credits and research projects, if applicable.</w:t>
      </w:r>
      <w:r>
        <w:rPr>
          <w:rFonts w:ascii="Times New Roman" w:hAnsi="Times New Roman"/>
          <w:color w:val="191919"/>
          <w:spacing w:val="-3"/>
          <w:sz w:val="20"/>
          <w:szCs w:val="20"/>
        </w:rPr>
        <w:t xml:space="preserve"> </w:t>
      </w:r>
      <w:r>
        <w:rPr>
          <w:rFonts w:ascii="Times New Roman" w:hAnsi="Times New Roman"/>
          <w:color w:val="191919"/>
          <w:sz w:val="20"/>
          <w:szCs w:val="20"/>
        </w:rPr>
        <w:t>This examination is constructed</w:t>
      </w:r>
    </w:p>
    <w:p w:rsidR="00F42301" w:rsidRDefault="00F42301" w:rsidP="0055783E">
      <w:pPr>
        <w:widowControl w:val="0"/>
        <w:autoSpaceDE w:val="0"/>
        <w:autoSpaceDN w:val="0"/>
        <w:adjustRightInd w:val="0"/>
        <w:spacing w:after="0"/>
        <w:ind w:left="1925"/>
        <w:rPr>
          <w:rFonts w:ascii="Times New Roman" w:hAnsi="Times New Roman"/>
          <w:color w:val="000000"/>
          <w:sz w:val="20"/>
          <w:szCs w:val="20"/>
        </w:rPr>
      </w:pPr>
      <w:r>
        <w:rPr>
          <w:rFonts w:ascii="Times New Roman" w:hAnsi="Times New Roman"/>
          <w:color w:val="191919"/>
          <w:sz w:val="20"/>
          <w:szCs w:val="20"/>
        </w:rPr>
        <w:t>and administered by the major department.</w:t>
      </w:r>
    </w:p>
    <w:p w:rsidR="00F42301" w:rsidRDefault="00F42301" w:rsidP="0055783E">
      <w:pPr>
        <w:widowControl w:val="0"/>
        <w:autoSpaceDE w:val="0"/>
        <w:autoSpaceDN w:val="0"/>
        <w:adjustRightInd w:val="0"/>
        <w:spacing w:before="10" w:after="0" w:line="250" w:lineRule="auto"/>
        <w:ind w:left="1925" w:right="985" w:firstLine="360"/>
        <w:rPr>
          <w:rFonts w:ascii="Times New Roman" w:hAnsi="Times New Roman"/>
          <w:color w:val="000000"/>
          <w:sz w:val="20"/>
          <w:szCs w:val="20"/>
        </w:rPr>
      </w:pPr>
      <w:r>
        <w:rPr>
          <w:rFonts w:ascii="Times New Roman" w:hAnsi="Times New Roman"/>
          <w:color w:val="191919"/>
          <w:sz w:val="20"/>
          <w:szCs w:val="20"/>
        </w:rPr>
        <w:t>A</w:t>
      </w:r>
      <w:r>
        <w:rPr>
          <w:rFonts w:ascii="Times New Roman" w:hAnsi="Times New Roman"/>
          <w:color w:val="191919"/>
          <w:spacing w:val="-11"/>
          <w:sz w:val="20"/>
          <w:szCs w:val="20"/>
        </w:rPr>
        <w:t xml:space="preserve"> </w:t>
      </w:r>
      <w:r>
        <w:rPr>
          <w:rFonts w:ascii="Times New Roman" w:hAnsi="Times New Roman"/>
          <w:color w:val="191919"/>
          <w:sz w:val="20"/>
          <w:szCs w:val="20"/>
        </w:rPr>
        <w:t xml:space="preserve">student must be registered during the semester in which the comprehensive examination is </w:t>
      </w:r>
      <w:r>
        <w:rPr>
          <w:rFonts w:ascii="Times New Roman" w:hAnsi="Times New Roman"/>
          <w:color w:val="191919"/>
          <w:sz w:val="20"/>
          <w:szCs w:val="20"/>
        </w:rPr>
        <w:lastRenderedPageBreak/>
        <w:t>taken.</w:t>
      </w:r>
      <w:r>
        <w:rPr>
          <w:rFonts w:ascii="Times New Roman" w:hAnsi="Times New Roman"/>
          <w:color w:val="191919"/>
          <w:spacing w:val="-4"/>
          <w:sz w:val="20"/>
          <w:szCs w:val="20"/>
        </w:rPr>
        <w:t xml:space="preserve"> </w:t>
      </w:r>
      <w:r>
        <w:rPr>
          <w:rFonts w:ascii="Times New Roman" w:hAnsi="Times New Roman"/>
          <w:color w:val="191919"/>
          <w:sz w:val="20"/>
          <w:szCs w:val="20"/>
        </w:rPr>
        <w:t>The comprehensive examination can be taken only once in a given semester with a maxi- mum of three attempts permitted.</w:t>
      </w:r>
    </w:p>
    <w:p w:rsidR="00F42301" w:rsidRDefault="00F42301" w:rsidP="0055783E">
      <w:pPr>
        <w:widowControl w:val="0"/>
        <w:autoSpaceDE w:val="0"/>
        <w:autoSpaceDN w:val="0"/>
        <w:adjustRightInd w:val="0"/>
        <w:spacing w:before="10" w:after="0" w:line="250" w:lineRule="auto"/>
        <w:ind w:left="1925" w:right="985" w:firstLine="360"/>
        <w:rPr>
          <w:rFonts w:ascii="Times New Roman" w:hAnsi="Times New Roman"/>
          <w:color w:val="000000"/>
          <w:sz w:val="20"/>
          <w:szCs w:val="20"/>
        </w:rPr>
        <w:sectPr w:rsidR="00F42301">
          <w:pgSz w:w="12240" w:h="15840"/>
          <w:pgMar w:top="240" w:right="1260" w:bottom="280" w:left="260" w:header="0" w:footer="982" w:gutter="0"/>
          <w:cols w:space="720" w:equalWidth="0">
            <w:col w:w="10720"/>
          </w:cols>
          <w:noEndnote/>
        </w:sectPr>
      </w:pPr>
    </w:p>
    <w:tbl>
      <w:tblPr>
        <w:tblW w:w="0" w:type="auto"/>
        <w:tblInd w:w="100" w:type="dxa"/>
        <w:tblLayout w:type="fixed"/>
        <w:tblCellMar>
          <w:left w:w="0" w:type="dxa"/>
          <w:right w:w="0" w:type="dxa"/>
        </w:tblCellMar>
        <w:tblLook w:val="0000"/>
      </w:tblPr>
      <w:tblGrid>
        <w:gridCol w:w="4876"/>
        <w:gridCol w:w="4560"/>
        <w:gridCol w:w="1067"/>
      </w:tblGrid>
      <w:tr w:rsidR="00F42301" w:rsidRPr="00FA7AC7" w:rsidTr="00F319A1">
        <w:trPr>
          <w:trHeight w:hRule="exact" w:val="235"/>
        </w:trPr>
        <w:tc>
          <w:tcPr>
            <w:tcW w:w="4876" w:type="dxa"/>
            <w:tcBorders>
              <w:top w:val="nil"/>
              <w:left w:val="nil"/>
              <w:bottom w:val="single" w:sz="4" w:space="0" w:color="191919"/>
              <w:right w:val="single" w:sz="4" w:space="0" w:color="191919"/>
            </w:tcBorders>
          </w:tcPr>
          <w:p w:rsidR="00F42301" w:rsidRPr="00FA7AC7" w:rsidRDefault="00F42301" w:rsidP="00F319A1">
            <w:pPr>
              <w:widowControl w:val="0"/>
              <w:autoSpaceDE w:val="0"/>
              <w:autoSpaceDN w:val="0"/>
              <w:adjustRightInd w:val="0"/>
              <w:spacing w:after="0"/>
              <w:rPr>
                <w:rFonts w:ascii="Times New Roman" w:hAnsi="Times New Roman"/>
                <w:sz w:val="24"/>
                <w:szCs w:val="24"/>
              </w:rPr>
            </w:pPr>
          </w:p>
        </w:tc>
        <w:tc>
          <w:tcPr>
            <w:tcW w:w="4560" w:type="dxa"/>
            <w:vMerge w:val="restart"/>
            <w:tcBorders>
              <w:top w:val="single" w:sz="4" w:space="0" w:color="191919"/>
              <w:left w:val="single" w:sz="4" w:space="0" w:color="191919"/>
              <w:bottom w:val="single" w:sz="4" w:space="0" w:color="191919"/>
              <w:right w:val="single" w:sz="4" w:space="0" w:color="191919"/>
            </w:tcBorders>
          </w:tcPr>
          <w:p w:rsidR="00F42301" w:rsidRPr="00FA7AC7" w:rsidRDefault="00F42301" w:rsidP="00F319A1">
            <w:pPr>
              <w:widowControl w:val="0"/>
              <w:autoSpaceDE w:val="0"/>
              <w:autoSpaceDN w:val="0"/>
              <w:adjustRightInd w:val="0"/>
              <w:spacing w:before="8" w:after="0" w:line="170" w:lineRule="exact"/>
              <w:rPr>
                <w:rFonts w:ascii="Times New Roman" w:hAnsi="Times New Roman"/>
                <w:sz w:val="17"/>
                <w:szCs w:val="17"/>
              </w:rPr>
            </w:pPr>
          </w:p>
          <w:p w:rsidR="00F42301" w:rsidRPr="00FA7AC7" w:rsidRDefault="00F42301" w:rsidP="00F319A1">
            <w:pPr>
              <w:widowControl w:val="0"/>
              <w:autoSpaceDE w:val="0"/>
              <w:autoSpaceDN w:val="0"/>
              <w:adjustRightInd w:val="0"/>
              <w:spacing w:after="0"/>
              <w:ind w:left="1208"/>
              <w:rPr>
                <w:rFonts w:ascii="Times New Roman" w:hAnsi="Times New Roman"/>
                <w:sz w:val="24"/>
                <w:szCs w:val="24"/>
              </w:rPr>
            </w:pPr>
            <w:r w:rsidRPr="00FA7AC7">
              <w:rPr>
                <w:rFonts w:ascii="Times New Roman" w:hAnsi="Times New Roman"/>
                <w:b/>
                <w:bCs/>
                <w:color w:val="191919"/>
                <w:sz w:val="36"/>
                <w:szCs w:val="36"/>
              </w:rPr>
              <w:t>G</w:t>
            </w:r>
            <w:r w:rsidRPr="00FA7AC7">
              <w:rPr>
                <w:rFonts w:ascii="Times New Roman" w:hAnsi="Times New Roman"/>
                <w:b/>
                <w:bCs/>
                <w:color w:val="191919"/>
                <w:sz w:val="27"/>
                <w:szCs w:val="27"/>
              </w:rPr>
              <w:t>ENERAL</w:t>
            </w:r>
            <w:r w:rsidRPr="00FA7AC7">
              <w:rPr>
                <w:rFonts w:ascii="Times New Roman" w:hAnsi="Times New Roman"/>
                <w:b/>
                <w:bCs/>
                <w:color w:val="191919"/>
                <w:spacing w:val="8"/>
                <w:sz w:val="27"/>
                <w:szCs w:val="27"/>
              </w:rPr>
              <w:t xml:space="preserve"> </w:t>
            </w:r>
            <w:r w:rsidRPr="00FA7AC7">
              <w:rPr>
                <w:rFonts w:ascii="Times New Roman" w:hAnsi="Times New Roman"/>
                <w:b/>
                <w:bCs/>
                <w:color w:val="191919"/>
                <w:sz w:val="36"/>
                <w:szCs w:val="36"/>
              </w:rPr>
              <w:t>P</w:t>
            </w:r>
            <w:r w:rsidRPr="00FA7AC7">
              <w:rPr>
                <w:rFonts w:ascii="Times New Roman" w:hAnsi="Times New Roman"/>
                <w:b/>
                <w:bCs/>
                <w:color w:val="191919"/>
                <w:sz w:val="27"/>
                <w:szCs w:val="27"/>
              </w:rPr>
              <w:t>OLICIES</w:t>
            </w:r>
          </w:p>
        </w:tc>
        <w:tc>
          <w:tcPr>
            <w:tcW w:w="1067" w:type="dxa"/>
            <w:tcBorders>
              <w:top w:val="nil"/>
              <w:left w:val="single" w:sz="4" w:space="0" w:color="191919"/>
              <w:bottom w:val="single" w:sz="4" w:space="0" w:color="191919"/>
              <w:right w:val="nil"/>
            </w:tcBorders>
          </w:tcPr>
          <w:p w:rsidR="00F42301" w:rsidRPr="00FA7AC7" w:rsidRDefault="00F42301" w:rsidP="00F319A1">
            <w:pPr>
              <w:widowControl w:val="0"/>
              <w:autoSpaceDE w:val="0"/>
              <w:autoSpaceDN w:val="0"/>
              <w:adjustRightInd w:val="0"/>
              <w:spacing w:after="0"/>
              <w:rPr>
                <w:rFonts w:ascii="Times New Roman" w:hAnsi="Times New Roman"/>
                <w:sz w:val="24"/>
                <w:szCs w:val="24"/>
              </w:rPr>
            </w:pPr>
          </w:p>
        </w:tc>
      </w:tr>
      <w:tr w:rsidR="00F42301" w:rsidRPr="00FA7AC7" w:rsidTr="00F319A1">
        <w:trPr>
          <w:trHeight w:hRule="exact" w:val="256"/>
        </w:trPr>
        <w:tc>
          <w:tcPr>
            <w:tcW w:w="4876" w:type="dxa"/>
            <w:tcBorders>
              <w:top w:val="single" w:sz="4" w:space="0" w:color="191919"/>
              <w:left w:val="nil"/>
              <w:bottom w:val="single" w:sz="4" w:space="0" w:color="191919"/>
              <w:right w:val="single" w:sz="4" w:space="0" w:color="191919"/>
            </w:tcBorders>
          </w:tcPr>
          <w:p w:rsidR="00F42301" w:rsidRPr="00FA7AC7" w:rsidRDefault="00F42301" w:rsidP="00F319A1">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F319A1">
            <w:pPr>
              <w:widowControl w:val="0"/>
              <w:autoSpaceDE w:val="0"/>
              <w:autoSpaceDN w:val="0"/>
              <w:adjustRightInd w:val="0"/>
              <w:spacing w:after="0"/>
              <w:rPr>
                <w:rFonts w:ascii="Times New Roman" w:hAnsi="Times New Roman"/>
                <w:sz w:val="24"/>
                <w:szCs w:val="24"/>
              </w:rPr>
            </w:pPr>
          </w:p>
        </w:tc>
        <w:tc>
          <w:tcPr>
            <w:tcW w:w="1067" w:type="dxa"/>
            <w:tcBorders>
              <w:top w:val="single" w:sz="4" w:space="0" w:color="191919"/>
              <w:left w:val="single" w:sz="4" w:space="0" w:color="191919"/>
              <w:bottom w:val="single" w:sz="4" w:space="0" w:color="191919"/>
              <w:right w:val="nil"/>
            </w:tcBorders>
          </w:tcPr>
          <w:p w:rsidR="00F42301" w:rsidRPr="00FA7AC7" w:rsidRDefault="00F42301" w:rsidP="00F319A1">
            <w:pPr>
              <w:widowControl w:val="0"/>
              <w:autoSpaceDE w:val="0"/>
              <w:autoSpaceDN w:val="0"/>
              <w:adjustRightInd w:val="0"/>
              <w:spacing w:after="0"/>
              <w:rPr>
                <w:rFonts w:ascii="Times New Roman" w:hAnsi="Times New Roman"/>
                <w:sz w:val="24"/>
                <w:szCs w:val="24"/>
              </w:rPr>
            </w:pPr>
          </w:p>
        </w:tc>
      </w:tr>
      <w:tr w:rsidR="00F42301" w:rsidRPr="00FA7AC7" w:rsidTr="00F319A1">
        <w:trPr>
          <w:trHeight w:hRule="exact" w:val="219"/>
        </w:trPr>
        <w:tc>
          <w:tcPr>
            <w:tcW w:w="4876" w:type="dxa"/>
            <w:tcBorders>
              <w:top w:val="single" w:sz="4" w:space="0" w:color="191919"/>
              <w:left w:val="nil"/>
              <w:bottom w:val="nil"/>
              <w:right w:val="single" w:sz="4" w:space="0" w:color="191919"/>
            </w:tcBorders>
          </w:tcPr>
          <w:p w:rsidR="00F42301" w:rsidRPr="00FA7AC7" w:rsidRDefault="00F42301" w:rsidP="00F319A1">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F319A1">
            <w:pPr>
              <w:widowControl w:val="0"/>
              <w:autoSpaceDE w:val="0"/>
              <w:autoSpaceDN w:val="0"/>
              <w:adjustRightInd w:val="0"/>
              <w:spacing w:after="0"/>
              <w:rPr>
                <w:rFonts w:ascii="Times New Roman" w:hAnsi="Times New Roman"/>
                <w:sz w:val="24"/>
                <w:szCs w:val="24"/>
              </w:rPr>
            </w:pPr>
          </w:p>
        </w:tc>
        <w:tc>
          <w:tcPr>
            <w:tcW w:w="1067" w:type="dxa"/>
            <w:tcBorders>
              <w:top w:val="single" w:sz="4" w:space="0" w:color="191919"/>
              <w:left w:val="single" w:sz="4" w:space="0" w:color="191919"/>
              <w:bottom w:val="nil"/>
              <w:right w:val="nil"/>
            </w:tcBorders>
          </w:tcPr>
          <w:p w:rsidR="00F42301" w:rsidRPr="00FA7AC7" w:rsidRDefault="00F42301" w:rsidP="00F319A1">
            <w:pPr>
              <w:widowControl w:val="0"/>
              <w:autoSpaceDE w:val="0"/>
              <w:autoSpaceDN w:val="0"/>
              <w:adjustRightInd w:val="0"/>
              <w:spacing w:after="0"/>
              <w:rPr>
                <w:rFonts w:ascii="Times New Roman" w:hAnsi="Times New Roman"/>
                <w:sz w:val="24"/>
                <w:szCs w:val="24"/>
              </w:rPr>
            </w:pPr>
          </w:p>
        </w:tc>
      </w:tr>
    </w:tbl>
    <w:p w:rsidR="00F42301" w:rsidRDefault="00F42301" w:rsidP="0055783E">
      <w:pPr>
        <w:widowControl w:val="0"/>
        <w:autoSpaceDE w:val="0"/>
        <w:autoSpaceDN w:val="0"/>
        <w:adjustRightInd w:val="0"/>
        <w:spacing w:after="0" w:line="200" w:lineRule="exact"/>
        <w:rPr>
          <w:rFonts w:ascii="Times New Roman" w:hAnsi="Times New Roman"/>
          <w:sz w:val="20"/>
          <w:szCs w:val="20"/>
        </w:rPr>
      </w:pPr>
    </w:p>
    <w:p w:rsidR="00F42301" w:rsidRDefault="00F42301" w:rsidP="0055783E">
      <w:pPr>
        <w:widowControl w:val="0"/>
        <w:autoSpaceDE w:val="0"/>
        <w:autoSpaceDN w:val="0"/>
        <w:adjustRightInd w:val="0"/>
        <w:spacing w:before="17" w:after="0" w:line="280" w:lineRule="exact"/>
        <w:rPr>
          <w:rFonts w:ascii="Times New Roman" w:hAnsi="Times New Roman"/>
          <w:sz w:val="28"/>
          <w:szCs w:val="28"/>
        </w:rPr>
      </w:pPr>
    </w:p>
    <w:p w:rsidR="00F42301" w:rsidRDefault="00F42301" w:rsidP="0055783E">
      <w:pPr>
        <w:widowControl w:val="0"/>
        <w:autoSpaceDE w:val="0"/>
        <w:autoSpaceDN w:val="0"/>
        <w:adjustRightInd w:val="0"/>
        <w:spacing w:before="27" w:after="0"/>
        <w:ind w:left="860"/>
        <w:rPr>
          <w:rFonts w:ascii="Times New Roman" w:hAnsi="Times New Roman"/>
          <w:color w:val="000000"/>
          <w:sz w:val="20"/>
          <w:szCs w:val="20"/>
        </w:rPr>
      </w:pPr>
      <w:r w:rsidRPr="00C34688">
        <w:rPr>
          <w:rFonts w:ascii="Calibri" w:hAnsi="Calibri"/>
          <w:noProof/>
          <w:lang w:eastAsia="en-US"/>
        </w:rPr>
        <w:pict>
          <v:group id="_x0000_s2016" style="position:absolute;left:0;text-align:left;margin-left:317.05pt;margin-top:-53.1pt;width:31.2pt;height:31.05pt;z-index:-251658240;mso-position-horizontal-relative:page" coordorigin="6341,-1062" coordsize="624,621" o:allowincell="f">
            <v:rect id="_x0000_s2017" style="position:absolute;left:6346;top:-1057;width:613;height:610" o:allowincell="f" stroked="f">
              <v:path arrowok="t"/>
            </v:rect>
            <v:rect id="_x0000_s2018" style="position:absolute;left:6346;top:-1057;width:620;height:620;mso-position-horizontal-relative:page" o:allowincell="f" filled="f" stroked="f">
              <v:textbox inset="0,0,0,0">
                <w:txbxContent>
                  <w:p w:rsidR="00F42301" w:rsidRDefault="00F42301" w:rsidP="0055783E">
                    <w:pPr>
                      <w:spacing w:after="0" w:line="620" w:lineRule="atLeast"/>
                      <w:rPr>
                        <w:rFonts w:ascii="Times New Roman" w:hAnsi="Times New Roman"/>
                        <w:sz w:val="24"/>
                        <w:szCs w:val="24"/>
                      </w:rPr>
                    </w:pPr>
                    <w:r>
                      <w:rPr>
                        <w:rFonts w:ascii="Times New Roman" w:hAnsi="Times New Roman"/>
                        <w:noProof/>
                        <w:sz w:val="24"/>
                        <w:szCs w:val="24"/>
                      </w:rPr>
                      <w:drawing>
                        <wp:inline distT="0" distB="0" distL="0" distR="0">
                          <wp:extent cx="390525" cy="390525"/>
                          <wp:effectExtent l="1905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
                                  <a:srcRect/>
                                  <a:stretch>
                                    <a:fillRect/>
                                  </a:stretch>
                                </pic:blipFill>
                                <pic:spPr bwMode="auto">
                                  <a:xfrm>
                                    <a:off x="0" y="0"/>
                                    <a:ext cx="390525" cy="390525"/>
                                  </a:xfrm>
                                  <a:prstGeom prst="rect">
                                    <a:avLst/>
                                  </a:prstGeom>
                                  <a:noFill/>
                                  <a:ln w="9525">
                                    <a:noFill/>
                                    <a:miter lim="800000"/>
                                    <a:headEnd/>
                                    <a:tailEnd/>
                                  </a:ln>
                                </pic:spPr>
                              </pic:pic>
                            </a:graphicData>
                          </a:graphic>
                        </wp:inline>
                      </w:drawing>
                    </w:r>
                  </w:p>
                  <w:p w:rsidR="00F42301" w:rsidRDefault="00F42301" w:rsidP="0055783E">
                    <w:pPr>
                      <w:widowControl w:val="0"/>
                      <w:autoSpaceDE w:val="0"/>
                      <w:autoSpaceDN w:val="0"/>
                      <w:adjustRightInd w:val="0"/>
                      <w:spacing w:after="0"/>
                      <w:rPr>
                        <w:rFonts w:ascii="Times New Roman" w:hAnsi="Times New Roman"/>
                        <w:sz w:val="24"/>
                        <w:szCs w:val="24"/>
                      </w:rPr>
                    </w:pPr>
                  </w:p>
                </w:txbxContent>
              </v:textbox>
            </v:rect>
            <w10:wrap anchorx="page"/>
          </v:group>
        </w:pict>
      </w:r>
      <w:r>
        <w:rPr>
          <w:rFonts w:ascii="Times New Roman" w:hAnsi="Times New Roman"/>
          <w:b/>
          <w:bCs/>
          <w:color w:val="191919"/>
          <w:sz w:val="20"/>
          <w:szCs w:val="20"/>
        </w:rPr>
        <w:t>Cor</w:t>
      </w:r>
      <w:r>
        <w:rPr>
          <w:rFonts w:ascii="Times New Roman" w:hAnsi="Times New Roman"/>
          <w:b/>
          <w:bCs/>
          <w:color w:val="191919"/>
          <w:spacing w:val="-4"/>
          <w:sz w:val="20"/>
          <w:szCs w:val="20"/>
        </w:rPr>
        <w:t>r</w:t>
      </w:r>
      <w:r>
        <w:rPr>
          <w:rFonts w:ascii="Times New Roman" w:hAnsi="Times New Roman"/>
          <w:b/>
          <w:bCs/>
          <w:color w:val="191919"/>
          <w:sz w:val="20"/>
          <w:szCs w:val="20"/>
        </w:rPr>
        <w:t>espondence C</w:t>
      </w:r>
      <w:r>
        <w:rPr>
          <w:rFonts w:ascii="Times New Roman" w:hAnsi="Times New Roman"/>
          <w:b/>
          <w:bCs/>
          <w:color w:val="191919"/>
          <w:spacing w:val="-4"/>
          <w:sz w:val="20"/>
          <w:szCs w:val="20"/>
        </w:rPr>
        <w:t>r</w:t>
      </w:r>
      <w:r>
        <w:rPr>
          <w:rFonts w:ascii="Times New Roman" w:hAnsi="Times New Roman"/>
          <w:b/>
          <w:bCs/>
          <w:color w:val="191919"/>
          <w:sz w:val="20"/>
          <w:szCs w:val="20"/>
        </w:rPr>
        <w:t>edit</w:t>
      </w:r>
    </w:p>
    <w:p w:rsidR="00F42301" w:rsidRDefault="00F42301" w:rsidP="0055783E">
      <w:pPr>
        <w:widowControl w:val="0"/>
        <w:autoSpaceDE w:val="0"/>
        <w:autoSpaceDN w:val="0"/>
        <w:adjustRightInd w:val="0"/>
        <w:spacing w:before="10" w:after="0" w:line="250" w:lineRule="auto"/>
        <w:ind w:left="860" w:right="2075" w:firstLine="360"/>
        <w:rPr>
          <w:rFonts w:ascii="Times New Roman" w:hAnsi="Times New Roman"/>
          <w:color w:val="000000"/>
          <w:sz w:val="20"/>
          <w:szCs w:val="20"/>
        </w:rPr>
      </w:pPr>
      <w:r>
        <w:rPr>
          <w:rFonts w:ascii="Times New Roman" w:hAnsi="Times New Roman"/>
          <w:color w:val="191919"/>
          <w:sz w:val="20"/>
          <w:szCs w:val="20"/>
        </w:rPr>
        <w:t>Under no circumstances may credit earned through correspondence work be applied toward satisfaction of a Master's degree requirements.</w:t>
      </w:r>
      <w:r>
        <w:rPr>
          <w:rFonts w:ascii="Times New Roman" w:hAnsi="Times New Roman"/>
          <w:color w:val="191919"/>
          <w:spacing w:val="-3"/>
          <w:sz w:val="20"/>
          <w:szCs w:val="20"/>
        </w:rPr>
        <w:t xml:space="preserve"> </w:t>
      </w:r>
      <w:r>
        <w:rPr>
          <w:rFonts w:ascii="Times New Roman" w:hAnsi="Times New Roman"/>
          <w:color w:val="191919"/>
          <w:sz w:val="20"/>
          <w:szCs w:val="20"/>
        </w:rPr>
        <w:t>This may or may not apply to distance learning courses or to courses taken over the Internet. Credit for such courses is evaluated on a course-by- course basis.</w:t>
      </w:r>
    </w:p>
    <w:p w:rsidR="00F42301" w:rsidRDefault="00F42301" w:rsidP="0055783E">
      <w:pPr>
        <w:widowControl w:val="0"/>
        <w:autoSpaceDE w:val="0"/>
        <w:autoSpaceDN w:val="0"/>
        <w:adjustRightInd w:val="0"/>
        <w:spacing w:after="0" w:line="240" w:lineRule="exact"/>
        <w:rPr>
          <w:rFonts w:ascii="Times New Roman" w:hAnsi="Times New Roman"/>
          <w:color w:val="000000"/>
          <w:sz w:val="24"/>
          <w:szCs w:val="24"/>
        </w:rPr>
      </w:pPr>
    </w:p>
    <w:p w:rsidR="00F42301" w:rsidRDefault="00F42301" w:rsidP="0055783E">
      <w:pPr>
        <w:widowControl w:val="0"/>
        <w:autoSpaceDE w:val="0"/>
        <w:autoSpaceDN w:val="0"/>
        <w:adjustRightInd w:val="0"/>
        <w:spacing w:after="0"/>
        <w:ind w:left="860"/>
        <w:rPr>
          <w:rFonts w:ascii="Times New Roman" w:hAnsi="Times New Roman"/>
          <w:color w:val="000000"/>
          <w:sz w:val="20"/>
          <w:szCs w:val="20"/>
        </w:rPr>
      </w:pPr>
      <w:r>
        <w:rPr>
          <w:rFonts w:ascii="Times New Roman" w:hAnsi="Times New Roman"/>
          <w:b/>
          <w:bCs/>
          <w:color w:val="191919"/>
          <w:sz w:val="20"/>
          <w:szCs w:val="20"/>
        </w:rPr>
        <w:t>C</w:t>
      </w:r>
      <w:r>
        <w:rPr>
          <w:rFonts w:ascii="Times New Roman" w:hAnsi="Times New Roman"/>
          <w:b/>
          <w:bCs/>
          <w:color w:val="191919"/>
          <w:spacing w:val="-4"/>
          <w:sz w:val="20"/>
          <w:szCs w:val="20"/>
        </w:rPr>
        <w:t>r</w:t>
      </w:r>
      <w:r>
        <w:rPr>
          <w:rFonts w:ascii="Times New Roman" w:hAnsi="Times New Roman"/>
          <w:b/>
          <w:bCs/>
          <w:color w:val="191919"/>
          <w:sz w:val="20"/>
          <w:szCs w:val="20"/>
        </w:rPr>
        <w:t>edit Load</w:t>
      </w:r>
    </w:p>
    <w:p w:rsidR="00F42301" w:rsidRDefault="00F42301" w:rsidP="0055783E">
      <w:pPr>
        <w:widowControl w:val="0"/>
        <w:autoSpaceDE w:val="0"/>
        <w:autoSpaceDN w:val="0"/>
        <w:adjustRightInd w:val="0"/>
        <w:spacing w:before="10" w:after="0" w:line="250" w:lineRule="auto"/>
        <w:ind w:left="860" w:right="2225" w:firstLine="360"/>
        <w:rPr>
          <w:rFonts w:ascii="Times New Roman" w:hAnsi="Times New Roman"/>
          <w:color w:val="000000"/>
          <w:sz w:val="20"/>
          <w:szCs w:val="20"/>
        </w:rPr>
      </w:pPr>
      <w:r>
        <w:rPr>
          <w:rFonts w:ascii="Times New Roman" w:hAnsi="Times New Roman"/>
          <w:color w:val="191919"/>
          <w:sz w:val="20"/>
          <w:szCs w:val="20"/>
        </w:rPr>
        <w:t>The normal full load for a graduate student who is not on a graduate assistantship is 9-13 hours (assistantship, 9 hours). Overload must be approved by the department chair and Dean of the Graduate School. In no case shall overloads exceed 16 graduate hours.</w:t>
      </w:r>
    </w:p>
    <w:p w:rsidR="00F42301" w:rsidRDefault="00F42301" w:rsidP="0055783E">
      <w:pPr>
        <w:widowControl w:val="0"/>
        <w:autoSpaceDE w:val="0"/>
        <w:autoSpaceDN w:val="0"/>
        <w:adjustRightInd w:val="0"/>
        <w:spacing w:after="0" w:line="240" w:lineRule="exact"/>
        <w:rPr>
          <w:rFonts w:ascii="Times New Roman" w:hAnsi="Times New Roman"/>
          <w:color w:val="000000"/>
          <w:sz w:val="24"/>
          <w:szCs w:val="24"/>
        </w:rPr>
      </w:pPr>
    </w:p>
    <w:p w:rsidR="00F42301" w:rsidRDefault="00F42301" w:rsidP="0055783E">
      <w:pPr>
        <w:widowControl w:val="0"/>
        <w:autoSpaceDE w:val="0"/>
        <w:autoSpaceDN w:val="0"/>
        <w:adjustRightInd w:val="0"/>
        <w:spacing w:after="0"/>
        <w:ind w:left="860"/>
        <w:rPr>
          <w:rFonts w:ascii="Times New Roman" w:hAnsi="Times New Roman"/>
          <w:color w:val="000000"/>
          <w:sz w:val="20"/>
          <w:szCs w:val="20"/>
        </w:rPr>
      </w:pPr>
      <w:r>
        <w:rPr>
          <w:rFonts w:ascii="Times New Roman" w:hAnsi="Times New Roman"/>
          <w:b/>
          <w:bCs/>
          <w:color w:val="191919"/>
          <w:sz w:val="20"/>
          <w:szCs w:val="20"/>
        </w:rPr>
        <w:t>Diploma or</w:t>
      </w:r>
      <w:r>
        <w:rPr>
          <w:rFonts w:ascii="Times New Roman" w:hAnsi="Times New Roman"/>
          <w:b/>
          <w:bCs/>
          <w:color w:val="191919"/>
          <w:spacing w:val="-7"/>
          <w:sz w:val="20"/>
          <w:szCs w:val="20"/>
        </w:rPr>
        <w:t xml:space="preserve"> </w:t>
      </w:r>
      <w:r>
        <w:rPr>
          <w:rFonts w:ascii="Times New Roman" w:hAnsi="Times New Roman"/>
          <w:b/>
          <w:bCs/>
          <w:color w:val="191919"/>
          <w:spacing w:val="-15"/>
          <w:sz w:val="20"/>
          <w:szCs w:val="20"/>
        </w:rPr>
        <w:t>T</w:t>
      </w:r>
      <w:r>
        <w:rPr>
          <w:rFonts w:ascii="Times New Roman" w:hAnsi="Times New Roman"/>
          <w:b/>
          <w:bCs/>
          <w:color w:val="191919"/>
          <w:sz w:val="20"/>
          <w:szCs w:val="20"/>
        </w:rPr>
        <w:t>ranscript Issuance</w:t>
      </w:r>
    </w:p>
    <w:p w:rsidR="00F42301" w:rsidRDefault="00F42301" w:rsidP="0055783E">
      <w:pPr>
        <w:widowControl w:val="0"/>
        <w:autoSpaceDE w:val="0"/>
        <w:autoSpaceDN w:val="0"/>
        <w:adjustRightInd w:val="0"/>
        <w:spacing w:before="10" w:after="0" w:line="250" w:lineRule="auto"/>
        <w:ind w:left="860" w:right="2074" w:firstLine="360"/>
        <w:rPr>
          <w:rFonts w:ascii="Times New Roman" w:hAnsi="Times New Roman"/>
          <w:color w:val="000000"/>
          <w:sz w:val="20"/>
          <w:szCs w:val="20"/>
        </w:rPr>
      </w:pPr>
      <w:r w:rsidRPr="00C34688">
        <w:rPr>
          <w:rFonts w:ascii="Calibri" w:hAnsi="Calibri"/>
          <w:noProof/>
          <w:lang w:eastAsia="en-US"/>
        </w:rPr>
        <w:pict>
          <v:shape id="_x0000_s2019" type="#_x0000_t202" style="position:absolute;left:0;text-align:left;margin-left:522.25pt;margin-top:-151.3pt;width:1in;height:187.4pt;z-index:-251658240;mso-position-horizontal-relative:page" o:allowincell="f" filled="f" stroked="f">
            <v:textbox style="layout-flow:vertical" inset="0,0,0,0">
              <w:txbxContent>
                <w:p w:rsidR="00F42301" w:rsidRDefault="00F42301" w:rsidP="0055783E">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A</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LBAN</w:t>
                  </w:r>
                  <w:r>
                    <w:rPr>
                      <w:rFonts w:ascii="Impact" w:hAnsi="Impact" w:cs="Impact"/>
                      <w:color w:val="A3A3A3"/>
                      <w:position w:val="1"/>
                      <w:sz w:val="105"/>
                      <w:szCs w:val="105"/>
                    </w:rPr>
                    <w:t>Y</w:t>
                  </w:r>
                  <w:r>
                    <w:rPr>
                      <w:rFonts w:ascii="Impact" w:hAnsi="Impact" w:cs="Impact"/>
                      <w:color w:val="A3A3A3"/>
                      <w:spacing w:val="-115"/>
                      <w:position w:val="1"/>
                      <w:sz w:val="105"/>
                      <w:szCs w:val="105"/>
                    </w:rPr>
                    <w:t xml:space="preserve"> </w:t>
                  </w:r>
                </w:p>
              </w:txbxContent>
            </v:textbox>
            <w10:wrap anchorx="page"/>
          </v:shape>
        </w:pict>
      </w:r>
      <w:r>
        <w:rPr>
          <w:rFonts w:ascii="Times New Roman" w:hAnsi="Times New Roman"/>
          <w:color w:val="191919"/>
          <w:spacing w:val="-7"/>
          <w:sz w:val="20"/>
          <w:szCs w:val="20"/>
        </w:rPr>
        <w:t>T</w:t>
      </w:r>
      <w:r>
        <w:rPr>
          <w:rFonts w:ascii="Times New Roman" w:hAnsi="Times New Roman"/>
          <w:color w:val="191919"/>
          <w:sz w:val="20"/>
          <w:szCs w:val="20"/>
        </w:rPr>
        <w:t xml:space="preserve">ranscripts of academic credits are available upon request of the </w:t>
      </w:r>
      <w:ins w:id="14" w:author="jhawkins" w:date="2011-04-04T17:25:00Z">
        <w:r>
          <w:rPr>
            <w:rFonts w:ascii="Times New Roman" w:hAnsi="Times New Roman"/>
            <w:color w:val="191919"/>
            <w:sz w:val="20"/>
            <w:szCs w:val="20"/>
          </w:rPr>
          <w:t xml:space="preserve">Office of Academic Services and </w:t>
        </w:r>
      </w:ins>
      <w:r>
        <w:rPr>
          <w:rFonts w:ascii="Times New Roman" w:hAnsi="Times New Roman"/>
          <w:color w:val="191919"/>
          <w:sz w:val="20"/>
          <w:szCs w:val="20"/>
        </w:rPr>
        <w:t>Registra</w:t>
      </w:r>
      <w:r>
        <w:rPr>
          <w:rFonts w:ascii="Times New Roman" w:hAnsi="Times New Roman"/>
          <w:color w:val="191919"/>
          <w:spacing w:val="-11"/>
          <w:sz w:val="20"/>
          <w:szCs w:val="20"/>
        </w:rPr>
        <w:t>r</w:t>
      </w:r>
      <w:r>
        <w:rPr>
          <w:rFonts w:ascii="Times New Roman" w:hAnsi="Times New Roman"/>
          <w:color w:val="191919"/>
          <w:sz w:val="20"/>
          <w:szCs w:val="20"/>
        </w:rPr>
        <w:t>. Students with no financial obligations to the University shall be issued a diploma or transcript of academic credits.</w:t>
      </w:r>
    </w:p>
    <w:p w:rsidR="00F42301" w:rsidRDefault="00F42301" w:rsidP="0055783E">
      <w:pPr>
        <w:widowControl w:val="0"/>
        <w:autoSpaceDE w:val="0"/>
        <w:autoSpaceDN w:val="0"/>
        <w:adjustRightInd w:val="0"/>
        <w:spacing w:after="0" w:line="240" w:lineRule="exact"/>
        <w:rPr>
          <w:rFonts w:ascii="Times New Roman" w:hAnsi="Times New Roman"/>
          <w:color w:val="000000"/>
          <w:sz w:val="24"/>
          <w:szCs w:val="24"/>
        </w:rPr>
      </w:pPr>
    </w:p>
    <w:p w:rsidR="00F42301" w:rsidRDefault="00F42301" w:rsidP="0055783E">
      <w:pPr>
        <w:widowControl w:val="0"/>
        <w:autoSpaceDE w:val="0"/>
        <w:autoSpaceDN w:val="0"/>
        <w:adjustRightInd w:val="0"/>
        <w:spacing w:after="0"/>
        <w:ind w:left="860"/>
        <w:rPr>
          <w:rFonts w:ascii="Times New Roman" w:hAnsi="Times New Roman"/>
          <w:color w:val="000000"/>
          <w:sz w:val="20"/>
          <w:szCs w:val="20"/>
        </w:rPr>
      </w:pPr>
      <w:r>
        <w:rPr>
          <w:rFonts w:ascii="Times New Roman" w:hAnsi="Times New Roman"/>
          <w:b/>
          <w:bCs/>
          <w:color w:val="191919"/>
          <w:sz w:val="20"/>
          <w:szCs w:val="20"/>
        </w:rPr>
        <w:t>Di</w:t>
      </w:r>
      <w:r>
        <w:rPr>
          <w:rFonts w:ascii="Times New Roman" w:hAnsi="Times New Roman"/>
          <w:b/>
          <w:bCs/>
          <w:color w:val="191919"/>
          <w:spacing w:val="-4"/>
          <w:sz w:val="20"/>
          <w:szCs w:val="20"/>
        </w:rPr>
        <w:t>r</w:t>
      </w:r>
      <w:r>
        <w:rPr>
          <w:rFonts w:ascii="Times New Roman" w:hAnsi="Times New Roman"/>
          <w:b/>
          <w:bCs/>
          <w:color w:val="191919"/>
          <w:sz w:val="20"/>
          <w:szCs w:val="20"/>
        </w:rPr>
        <w:t>ected or</w:t>
      </w:r>
      <w:r>
        <w:rPr>
          <w:rFonts w:ascii="Times New Roman" w:hAnsi="Times New Roman"/>
          <w:b/>
          <w:bCs/>
          <w:color w:val="191919"/>
          <w:spacing w:val="-4"/>
          <w:sz w:val="20"/>
          <w:szCs w:val="20"/>
        </w:rPr>
        <w:t xml:space="preserve"> </w:t>
      </w:r>
      <w:r>
        <w:rPr>
          <w:rFonts w:ascii="Times New Roman" w:hAnsi="Times New Roman"/>
          <w:b/>
          <w:bCs/>
          <w:color w:val="191919"/>
          <w:sz w:val="20"/>
          <w:szCs w:val="20"/>
        </w:rPr>
        <w:t>Individual Study C</w:t>
      </w:r>
      <w:r>
        <w:rPr>
          <w:rFonts w:ascii="Times New Roman" w:hAnsi="Times New Roman"/>
          <w:b/>
          <w:bCs/>
          <w:color w:val="191919"/>
          <w:spacing w:val="-4"/>
          <w:sz w:val="20"/>
          <w:szCs w:val="20"/>
        </w:rPr>
        <w:t>r</w:t>
      </w:r>
      <w:r>
        <w:rPr>
          <w:rFonts w:ascii="Times New Roman" w:hAnsi="Times New Roman"/>
          <w:b/>
          <w:bCs/>
          <w:color w:val="191919"/>
          <w:sz w:val="20"/>
          <w:szCs w:val="20"/>
        </w:rPr>
        <w:t>edit Limits</w:t>
      </w:r>
    </w:p>
    <w:p w:rsidR="00F42301" w:rsidRDefault="00F42301" w:rsidP="0055783E">
      <w:pPr>
        <w:widowControl w:val="0"/>
        <w:autoSpaceDE w:val="0"/>
        <w:autoSpaceDN w:val="0"/>
        <w:adjustRightInd w:val="0"/>
        <w:spacing w:before="10" w:after="0" w:line="250" w:lineRule="auto"/>
        <w:ind w:left="860" w:right="2000" w:firstLine="360"/>
        <w:rPr>
          <w:rFonts w:ascii="Times New Roman" w:hAnsi="Times New Roman"/>
          <w:color w:val="000000"/>
          <w:sz w:val="20"/>
          <w:szCs w:val="20"/>
        </w:rPr>
      </w:pPr>
      <w:r w:rsidRPr="00C34688">
        <w:rPr>
          <w:rFonts w:ascii="Calibri" w:hAnsi="Calibri"/>
          <w:noProof/>
          <w:lang w:eastAsia="en-US"/>
        </w:rPr>
        <w:pict>
          <v:shape id="_x0000_s2020" type="#_x0000_t202" style="position:absolute;left:0;text-align:left;margin-left:522.25pt;margin-top:1.95pt;width:1in;height:144.1pt;z-index:-251658240;mso-position-horizontal-relative:page" o:allowincell="f" filled="f" stroked="f">
            <v:textbox style="layout-flow:vertical" inset="0,0,0,0">
              <w:txbxContent>
                <w:p w:rsidR="00F42301" w:rsidRDefault="00F42301" w:rsidP="0055783E">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S</w:t>
                  </w:r>
                  <w:r>
                    <w:rPr>
                      <w:rFonts w:ascii="Impact" w:hAnsi="Impact" w:cs="Impact"/>
                      <w:color w:val="A3A3A3"/>
                      <w:spacing w:val="-176"/>
                      <w:position w:val="1"/>
                      <w:sz w:val="140"/>
                      <w:szCs w:val="140"/>
                    </w:rPr>
                    <w:t xml:space="preserve"> </w:t>
                  </w:r>
                  <w:r>
                    <w:rPr>
                      <w:rFonts w:ascii="Impact" w:hAnsi="Impact" w:cs="Impact"/>
                      <w:color w:val="A3A3A3"/>
                      <w:spacing w:val="28"/>
                      <w:position w:val="1"/>
                      <w:sz w:val="105"/>
                      <w:szCs w:val="105"/>
                    </w:rPr>
                    <w:t>T</w:t>
                  </w:r>
                  <w:r>
                    <w:rPr>
                      <w:rFonts w:ascii="Impact" w:hAnsi="Impact" w:cs="Impact"/>
                      <w:color w:val="A3A3A3"/>
                      <w:spacing w:val="12"/>
                      <w:position w:val="1"/>
                      <w:sz w:val="105"/>
                      <w:szCs w:val="105"/>
                    </w:rPr>
                    <w:t>A</w:t>
                  </w:r>
                  <w:r>
                    <w:rPr>
                      <w:rFonts w:ascii="Impact" w:hAnsi="Impact" w:cs="Impact"/>
                      <w:color w:val="A3A3A3"/>
                      <w:position w:val="1"/>
                      <w:sz w:val="105"/>
                      <w:szCs w:val="105"/>
                    </w:rPr>
                    <w:t>T</w:t>
                  </w:r>
                  <w:r>
                    <w:rPr>
                      <w:rFonts w:ascii="Impact" w:hAnsi="Impact" w:cs="Impact"/>
                      <w:color w:val="A3A3A3"/>
                      <w:spacing w:val="-115"/>
                      <w:position w:val="1"/>
                      <w:sz w:val="105"/>
                      <w:szCs w:val="105"/>
                    </w:rPr>
                    <w:t xml:space="preserve"> </w:t>
                  </w:r>
                  <w:r>
                    <w:rPr>
                      <w:rFonts w:ascii="Impact" w:hAnsi="Impact" w:cs="Impact"/>
                      <w:color w:val="A3A3A3"/>
                      <w:position w:val="1"/>
                      <w:sz w:val="105"/>
                      <w:szCs w:val="105"/>
                    </w:rPr>
                    <w:t>E</w:t>
                  </w:r>
                </w:p>
              </w:txbxContent>
            </v:textbox>
            <w10:wrap anchorx="page"/>
          </v:shape>
        </w:pict>
      </w:r>
      <w:r>
        <w:rPr>
          <w:rFonts w:ascii="Times New Roman" w:hAnsi="Times New Roman"/>
          <w:color w:val="191919"/>
          <w:sz w:val="20"/>
          <w:szCs w:val="20"/>
        </w:rPr>
        <w:t>Graduate students are permitted to include a maximum of nine semester credit hours of di- rected or individual study credits in a Master's degree-planned program. Each such inclusion must be approved by the student's departmental chairperson and his or her academic adviso</w:t>
      </w:r>
      <w:r>
        <w:rPr>
          <w:rFonts w:ascii="Times New Roman" w:hAnsi="Times New Roman"/>
          <w:color w:val="191919"/>
          <w:spacing w:val="-11"/>
          <w:sz w:val="20"/>
          <w:szCs w:val="20"/>
        </w:rPr>
        <w:t>r</w:t>
      </w:r>
      <w:r>
        <w:rPr>
          <w:rFonts w:ascii="Times New Roman" w:hAnsi="Times New Roman"/>
          <w:color w:val="191919"/>
          <w:sz w:val="20"/>
          <w:szCs w:val="20"/>
        </w:rPr>
        <w:t>.</w:t>
      </w:r>
    </w:p>
    <w:p w:rsidR="00F42301" w:rsidRDefault="00F42301" w:rsidP="0055783E">
      <w:pPr>
        <w:widowControl w:val="0"/>
        <w:autoSpaceDE w:val="0"/>
        <w:autoSpaceDN w:val="0"/>
        <w:adjustRightInd w:val="0"/>
        <w:spacing w:after="0" w:line="240" w:lineRule="exact"/>
        <w:rPr>
          <w:rFonts w:ascii="Times New Roman" w:hAnsi="Times New Roman"/>
          <w:color w:val="000000"/>
          <w:sz w:val="24"/>
          <w:szCs w:val="24"/>
        </w:rPr>
      </w:pPr>
    </w:p>
    <w:p w:rsidR="00F42301" w:rsidRDefault="00F42301" w:rsidP="0055783E">
      <w:pPr>
        <w:widowControl w:val="0"/>
        <w:autoSpaceDE w:val="0"/>
        <w:autoSpaceDN w:val="0"/>
        <w:adjustRightInd w:val="0"/>
        <w:spacing w:after="0"/>
        <w:ind w:left="860"/>
        <w:rPr>
          <w:rFonts w:ascii="Times New Roman" w:hAnsi="Times New Roman"/>
          <w:color w:val="000000"/>
          <w:sz w:val="20"/>
          <w:szCs w:val="20"/>
        </w:rPr>
      </w:pPr>
      <w:r>
        <w:rPr>
          <w:rFonts w:ascii="Times New Roman" w:hAnsi="Times New Roman"/>
          <w:b/>
          <w:bCs/>
          <w:color w:val="191919"/>
          <w:sz w:val="20"/>
          <w:szCs w:val="20"/>
        </w:rPr>
        <w:t>Disruptive and Obstructive Behavior</w:t>
      </w:r>
    </w:p>
    <w:p w:rsidR="00F42301" w:rsidRDefault="00F42301" w:rsidP="0055783E">
      <w:pPr>
        <w:widowControl w:val="0"/>
        <w:autoSpaceDE w:val="0"/>
        <w:autoSpaceDN w:val="0"/>
        <w:adjustRightInd w:val="0"/>
        <w:spacing w:before="10" w:after="0" w:line="250" w:lineRule="auto"/>
        <w:ind w:left="860" w:right="1986" w:firstLine="360"/>
        <w:rPr>
          <w:rFonts w:ascii="Times New Roman" w:hAnsi="Times New Roman"/>
          <w:color w:val="000000"/>
          <w:sz w:val="20"/>
          <w:szCs w:val="20"/>
        </w:rPr>
      </w:pPr>
      <w:r>
        <w:rPr>
          <w:rFonts w:ascii="Times New Roman" w:hAnsi="Times New Roman"/>
          <w:color w:val="191919"/>
          <w:sz w:val="20"/>
          <w:szCs w:val="20"/>
        </w:rPr>
        <w:t>The Board of Regents of the University System of Geo</w:t>
      </w:r>
      <w:r>
        <w:rPr>
          <w:rFonts w:ascii="Times New Roman" w:hAnsi="Times New Roman"/>
          <w:color w:val="191919"/>
          <w:spacing w:val="-4"/>
          <w:sz w:val="20"/>
          <w:szCs w:val="20"/>
        </w:rPr>
        <w:t>r</w:t>
      </w:r>
      <w:r>
        <w:rPr>
          <w:rFonts w:ascii="Times New Roman" w:hAnsi="Times New Roman"/>
          <w:color w:val="191919"/>
          <w:sz w:val="20"/>
          <w:szCs w:val="20"/>
        </w:rPr>
        <w:t>gia rea</w:t>
      </w:r>
      <w:r>
        <w:rPr>
          <w:rFonts w:ascii="Times New Roman" w:hAnsi="Times New Roman"/>
          <w:color w:val="191919"/>
          <w:spacing w:val="-4"/>
          <w:sz w:val="20"/>
          <w:szCs w:val="20"/>
        </w:rPr>
        <w:t>f</w:t>
      </w:r>
      <w:r>
        <w:rPr>
          <w:rFonts w:ascii="Times New Roman" w:hAnsi="Times New Roman"/>
          <w:color w:val="191919"/>
          <w:sz w:val="20"/>
          <w:szCs w:val="20"/>
        </w:rPr>
        <w:t>firms its policies to support fully freedom of expression by each member of the academic community and to preserve and pro- tect the rights of freedom of its faculty members and students to engage in debate, discussion and peaceful and non-disruptive protest and dissent.</w:t>
      </w:r>
      <w:r>
        <w:rPr>
          <w:rFonts w:ascii="Times New Roman" w:hAnsi="Times New Roman"/>
          <w:color w:val="191919"/>
          <w:spacing w:val="-4"/>
          <w:sz w:val="20"/>
          <w:szCs w:val="20"/>
        </w:rPr>
        <w:t xml:space="preserve"> </w:t>
      </w:r>
      <w:r>
        <w:rPr>
          <w:rFonts w:ascii="Times New Roman" w:hAnsi="Times New Roman"/>
          <w:color w:val="191919"/>
          <w:sz w:val="20"/>
          <w:szCs w:val="20"/>
        </w:rPr>
        <w:t>The following statement does not change or in</w:t>
      </w:r>
    </w:p>
    <w:p w:rsidR="00F42301" w:rsidRDefault="00F42301" w:rsidP="0055783E">
      <w:pPr>
        <w:widowControl w:val="0"/>
        <w:autoSpaceDE w:val="0"/>
        <w:autoSpaceDN w:val="0"/>
        <w:adjustRightInd w:val="0"/>
        <w:spacing w:after="0" w:line="250" w:lineRule="auto"/>
        <w:ind w:left="860" w:right="1994"/>
        <w:rPr>
          <w:rFonts w:ascii="Times New Roman" w:hAnsi="Times New Roman"/>
          <w:color w:val="000000"/>
          <w:sz w:val="20"/>
          <w:szCs w:val="20"/>
        </w:rPr>
      </w:pPr>
      <w:r>
        <w:rPr>
          <w:rFonts w:ascii="Times New Roman" w:hAnsi="Times New Roman"/>
          <w:color w:val="191919"/>
          <w:sz w:val="20"/>
          <w:szCs w:val="20"/>
        </w:rPr>
        <w:t>any way infringe upon the Board's existing policies and practices in support of freedom of expres- sion and action. Rathe</w:t>
      </w:r>
      <w:r>
        <w:rPr>
          <w:rFonts w:ascii="Times New Roman" w:hAnsi="Times New Roman"/>
          <w:color w:val="191919"/>
          <w:spacing w:val="-8"/>
          <w:sz w:val="20"/>
          <w:szCs w:val="20"/>
        </w:rPr>
        <w:t>r</w:t>
      </w:r>
      <w:r>
        <w:rPr>
          <w:rFonts w:ascii="Times New Roman" w:hAnsi="Times New Roman"/>
          <w:color w:val="191919"/>
          <w:sz w:val="20"/>
          <w:szCs w:val="20"/>
        </w:rPr>
        <w:t>, it is considered necessary to combat the ultimate e</w:t>
      </w:r>
      <w:r>
        <w:rPr>
          <w:rFonts w:ascii="Times New Roman" w:hAnsi="Times New Roman"/>
          <w:color w:val="191919"/>
          <w:spacing w:val="-4"/>
          <w:sz w:val="20"/>
          <w:szCs w:val="20"/>
        </w:rPr>
        <w:t>f</w:t>
      </w:r>
      <w:r>
        <w:rPr>
          <w:rFonts w:ascii="Times New Roman" w:hAnsi="Times New Roman"/>
          <w:color w:val="191919"/>
          <w:sz w:val="20"/>
          <w:szCs w:val="20"/>
        </w:rPr>
        <w:t>fect of irresponsible, disruptive and obstructive actions by students and facult</w:t>
      </w:r>
      <w:r>
        <w:rPr>
          <w:rFonts w:ascii="Times New Roman" w:hAnsi="Times New Roman"/>
          <w:color w:val="191919"/>
          <w:spacing w:val="-13"/>
          <w:sz w:val="20"/>
          <w:szCs w:val="20"/>
        </w:rPr>
        <w:t>y</w:t>
      </w:r>
      <w:r>
        <w:rPr>
          <w:rFonts w:ascii="Times New Roman" w:hAnsi="Times New Roman"/>
          <w:color w:val="191919"/>
          <w:sz w:val="20"/>
          <w:szCs w:val="20"/>
        </w:rPr>
        <w:t>, which destroy academic freedom and the institutional structures through which the University operates.</w:t>
      </w:r>
    </w:p>
    <w:p w:rsidR="00F42301" w:rsidRDefault="00F42301" w:rsidP="0055783E">
      <w:pPr>
        <w:widowControl w:val="0"/>
        <w:autoSpaceDE w:val="0"/>
        <w:autoSpaceDN w:val="0"/>
        <w:adjustRightInd w:val="0"/>
        <w:spacing w:after="0" w:line="227" w:lineRule="exact"/>
        <w:ind w:left="1220"/>
        <w:rPr>
          <w:rFonts w:ascii="Times New Roman" w:hAnsi="Times New Roman"/>
          <w:color w:val="000000"/>
          <w:sz w:val="20"/>
          <w:szCs w:val="20"/>
        </w:rPr>
      </w:pPr>
      <w:r w:rsidRPr="00C34688">
        <w:rPr>
          <w:rFonts w:ascii="Calibri" w:hAnsi="Calibri"/>
          <w:noProof/>
          <w:lang w:eastAsia="en-US"/>
        </w:rPr>
        <w:pict>
          <v:shape id="_x0000_s2021" type="#_x0000_t202" style="position:absolute;left:0;text-align:left;margin-left:522.25pt;margin-top:6.9pt;width:1in;height:285.5pt;z-index:-251658240;mso-position-horizontal-relative:page" o:allowincell="f" filled="f" stroked="f">
            <v:textbox style="layout-flow:vertical" inset="0,0,0,0">
              <w:txbxContent>
                <w:p w:rsidR="00F42301" w:rsidRDefault="00F42301" w:rsidP="0055783E">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U</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NIVERSI</w:t>
                  </w:r>
                  <w:r>
                    <w:rPr>
                      <w:rFonts w:ascii="Impact" w:hAnsi="Impact" w:cs="Impact"/>
                      <w:color w:val="A3A3A3"/>
                      <w:position w:val="1"/>
                      <w:sz w:val="105"/>
                      <w:szCs w:val="105"/>
                    </w:rPr>
                    <w:t>T</w:t>
                  </w:r>
                  <w:r>
                    <w:rPr>
                      <w:rFonts w:ascii="Impact" w:hAnsi="Impact" w:cs="Impact"/>
                      <w:color w:val="A3A3A3"/>
                      <w:spacing w:val="-88"/>
                      <w:position w:val="1"/>
                      <w:sz w:val="105"/>
                      <w:szCs w:val="105"/>
                    </w:rPr>
                    <w:t xml:space="preserve"> </w:t>
                  </w:r>
                  <w:r>
                    <w:rPr>
                      <w:rFonts w:ascii="Impact" w:hAnsi="Impact" w:cs="Impact"/>
                      <w:color w:val="A3A3A3"/>
                      <w:position w:val="1"/>
                      <w:sz w:val="105"/>
                      <w:szCs w:val="105"/>
                    </w:rPr>
                    <w:t>Y</w:t>
                  </w:r>
                </w:p>
              </w:txbxContent>
            </v:textbox>
            <w10:wrap anchorx="page"/>
          </v:shape>
        </w:pict>
      </w:r>
      <w:r>
        <w:rPr>
          <w:rFonts w:ascii="Times New Roman" w:hAnsi="Times New Roman"/>
          <w:b/>
          <w:bCs/>
          <w:i/>
          <w:iCs/>
          <w:color w:val="191919"/>
          <w:sz w:val="20"/>
          <w:szCs w:val="20"/>
        </w:rPr>
        <w:t>The Board of Regents stipulates that any student, faculty membe</w:t>
      </w:r>
      <w:r>
        <w:rPr>
          <w:rFonts w:ascii="Times New Roman" w:hAnsi="Times New Roman"/>
          <w:b/>
          <w:bCs/>
          <w:i/>
          <w:iCs/>
          <w:color w:val="191919"/>
          <w:spacing w:val="-11"/>
          <w:sz w:val="20"/>
          <w:szCs w:val="20"/>
        </w:rPr>
        <w:t>r</w:t>
      </w:r>
      <w:r>
        <w:rPr>
          <w:rFonts w:ascii="Times New Roman" w:hAnsi="Times New Roman"/>
          <w:b/>
          <w:bCs/>
          <w:i/>
          <w:iCs/>
          <w:color w:val="191919"/>
          <w:sz w:val="20"/>
          <w:szCs w:val="20"/>
        </w:rPr>
        <w:t>, administrator or em-</w:t>
      </w:r>
    </w:p>
    <w:p w:rsidR="00F42301" w:rsidRDefault="00F42301" w:rsidP="0055783E">
      <w:pPr>
        <w:widowControl w:val="0"/>
        <w:autoSpaceDE w:val="0"/>
        <w:autoSpaceDN w:val="0"/>
        <w:adjustRightInd w:val="0"/>
        <w:spacing w:before="10" w:after="0" w:line="251" w:lineRule="auto"/>
        <w:ind w:left="860" w:right="2094"/>
        <w:rPr>
          <w:rFonts w:ascii="Times New Roman" w:hAnsi="Times New Roman"/>
          <w:color w:val="000000"/>
          <w:sz w:val="20"/>
          <w:szCs w:val="20"/>
        </w:rPr>
      </w:pPr>
      <w:r>
        <w:rPr>
          <w:rFonts w:ascii="Times New Roman" w:hAnsi="Times New Roman"/>
          <w:b/>
          <w:bCs/>
          <w:i/>
          <w:iCs/>
          <w:color w:val="191919"/>
          <w:sz w:val="20"/>
          <w:szCs w:val="20"/>
        </w:rPr>
        <w:t>ployee, acting individually or in concert with others, who clearly obstructs or disrupts, or at- tempts to obstruct or disrupt any teaching, research, administrative, disciplinary or public service activit</w:t>
      </w:r>
      <w:r>
        <w:rPr>
          <w:rFonts w:ascii="Times New Roman" w:hAnsi="Times New Roman"/>
          <w:b/>
          <w:bCs/>
          <w:i/>
          <w:iCs/>
          <w:color w:val="191919"/>
          <w:spacing w:val="-7"/>
          <w:sz w:val="20"/>
          <w:szCs w:val="20"/>
        </w:rPr>
        <w:t>y</w:t>
      </w:r>
      <w:r>
        <w:rPr>
          <w:rFonts w:ascii="Times New Roman" w:hAnsi="Times New Roman"/>
          <w:b/>
          <w:bCs/>
          <w:i/>
          <w:iCs/>
          <w:color w:val="191919"/>
          <w:sz w:val="20"/>
          <w:szCs w:val="20"/>
        </w:rPr>
        <w:t>, or any other activity authorized to be discharged or held on any campus of the University System of Georgia, is considered by the Board to have committed an act of gross ir- responsibility and shall be subject to disciplinary procedures, possibly resulting in dismissal or termination of employment.</w:t>
      </w:r>
    </w:p>
    <w:p w:rsidR="00F42301" w:rsidRDefault="00F42301" w:rsidP="0055783E">
      <w:pPr>
        <w:widowControl w:val="0"/>
        <w:autoSpaceDE w:val="0"/>
        <w:autoSpaceDN w:val="0"/>
        <w:adjustRightInd w:val="0"/>
        <w:spacing w:before="20" w:after="0" w:line="220" w:lineRule="exact"/>
        <w:rPr>
          <w:rFonts w:ascii="Times New Roman" w:hAnsi="Times New Roman"/>
          <w:color w:val="000000"/>
        </w:rPr>
      </w:pPr>
    </w:p>
    <w:p w:rsidR="00F42301" w:rsidRDefault="00F42301" w:rsidP="0055783E">
      <w:pPr>
        <w:widowControl w:val="0"/>
        <w:autoSpaceDE w:val="0"/>
        <w:autoSpaceDN w:val="0"/>
        <w:adjustRightInd w:val="0"/>
        <w:spacing w:after="0"/>
        <w:ind w:left="860"/>
        <w:rPr>
          <w:rFonts w:ascii="Times New Roman" w:hAnsi="Times New Roman"/>
          <w:color w:val="000000"/>
          <w:sz w:val="20"/>
          <w:szCs w:val="20"/>
        </w:rPr>
      </w:pPr>
      <w:r>
        <w:rPr>
          <w:rFonts w:ascii="Times New Roman" w:hAnsi="Times New Roman"/>
          <w:b/>
          <w:bCs/>
          <w:color w:val="191919"/>
          <w:sz w:val="20"/>
          <w:szCs w:val="20"/>
        </w:rPr>
        <w:t>Family Educational Rights and Privacy</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Act of 1974 Compliance</w:t>
      </w:r>
    </w:p>
    <w:p w:rsidR="00F42301" w:rsidRDefault="00F42301" w:rsidP="0055783E">
      <w:pPr>
        <w:widowControl w:val="0"/>
        <w:autoSpaceDE w:val="0"/>
        <w:autoSpaceDN w:val="0"/>
        <w:adjustRightInd w:val="0"/>
        <w:spacing w:before="10" w:after="0" w:line="250" w:lineRule="auto"/>
        <w:ind w:left="860" w:right="1969" w:firstLine="360"/>
        <w:rPr>
          <w:rFonts w:ascii="Times New Roman" w:hAnsi="Times New Roman"/>
          <w:color w:val="000000"/>
          <w:sz w:val="20"/>
          <w:szCs w:val="20"/>
        </w:rPr>
      </w:pPr>
      <w:r>
        <w:rPr>
          <w:rFonts w:ascii="Times New Roman" w:hAnsi="Times New Roman"/>
          <w:color w:val="191919"/>
          <w:sz w:val="20"/>
          <w:szCs w:val="20"/>
        </w:rPr>
        <w:t>Albany State University is in full compliance with the Family Educational Rights and Privacy Act of 1974.</w:t>
      </w:r>
      <w:r>
        <w:rPr>
          <w:rFonts w:ascii="Times New Roman" w:hAnsi="Times New Roman"/>
          <w:color w:val="191919"/>
          <w:spacing w:val="-4"/>
          <w:sz w:val="20"/>
          <w:szCs w:val="20"/>
        </w:rPr>
        <w:t xml:space="preserve"> </w:t>
      </w:r>
      <w:r>
        <w:rPr>
          <w:rFonts w:ascii="Times New Roman" w:hAnsi="Times New Roman"/>
          <w:color w:val="191919"/>
          <w:sz w:val="20"/>
          <w:szCs w:val="20"/>
        </w:rPr>
        <w:t>This</w:t>
      </w:r>
      <w:r>
        <w:rPr>
          <w:rFonts w:ascii="Times New Roman" w:hAnsi="Times New Roman"/>
          <w:color w:val="191919"/>
          <w:spacing w:val="-11"/>
          <w:sz w:val="20"/>
          <w:szCs w:val="20"/>
        </w:rPr>
        <w:t xml:space="preserve"> </w:t>
      </w:r>
      <w:r>
        <w:rPr>
          <w:rFonts w:ascii="Times New Roman" w:hAnsi="Times New Roman"/>
          <w:color w:val="191919"/>
          <w:sz w:val="20"/>
          <w:szCs w:val="20"/>
        </w:rPr>
        <w:t>Act was designed to protect the privacy of educational records and to provide guidelines for the correction of inaccurate or misleading data through informal and formal hea</w:t>
      </w:r>
      <w:r>
        <w:rPr>
          <w:rFonts w:ascii="Times New Roman" w:hAnsi="Times New Roman"/>
          <w:color w:val="191919"/>
          <w:spacing w:val="-4"/>
          <w:sz w:val="20"/>
          <w:szCs w:val="20"/>
        </w:rPr>
        <w:t>r</w:t>
      </w:r>
      <w:r>
        <w:rPr>
          <w:rFonts w:ascii="Times New Roman" w:hAnsi="Times New Roman"/>
          <w:color w:val="191919"/>
          <w:sz w:val="20"/>
          <w:szCs w:val="20"/>
        </w:rPr>
        <w:t>- ings.</w:t>
      </w:r>
    </w:p>
    <w:p w:rsidR="00F42301" w:rsidRDefault="00F42301" w:rsidP="0055783E">
      <w:pPr>
        <w:widowControl w:val="0"/>
        <w:autoSpaceDE w:val="0"/>
        <w:autoSpaceDN w:val="0"/>
        <w:adjustRightInd w:val="0"/>
        <w:spacing w:after="0" w:line="240" w:lineRule="exact"/>
        <w:rPr>
          <w:rFonts w:ascii="Times New Roman" w:hAnsi="Times New Roman"/>
          <w:color w:val="000000"/>
          <w:sz w:val="24"/>
          <w:szCs w:val="24"/>
        </w:rPr>
      </w:pPr>
    </w:p>
    <w:p w:rsidR="00F42301" w:rsidRDefault="00F42301" w:rsidP="0055783E">
      <w:pPr>
        <w:widowControl w:val="0"/>
        <w:autoSpaceDE w:val="0"/>
        <w:autoSpaceDN w:val="0"/>
        <w:adjustRightInd w:val="0"/>
        <w:spacing w:after="0"/>
        <w:ind w:left="860"/>
        <w:rPr>
          <w:rFonts w:ascii="Times New Roman" w:hAnsi="Times New Roman"/>
          <w:color w:val="000000"/>
          <w:sz w:val="20"/>
          <w:szCs w:val="20"/>
        </w:rPr>
      </w:pPr>
      <w:r>
        <w:rPr>
          <w:rFonts w:ascii="Times New Roman" w:hAnsi="Times New Roman"/>
          <w:b/>
          <w:bCs/>
          <w:color w:val="191919"/>
          <w:sz w:val="20"/>
          <w:szCs w:val="20"/>
        </w:rPr>
        <w:t>Full-</w:t>
      </w:r>
      <w:r>
        <w:rPr>
          <w:rFonts w:ascii="Times New Roman" w:hAnsi="Times New Roman"/>
          <w:b/>
          <w:bCs/>
          <w:color w:val="191919"/>
          <w:spacing w:val="-4"/>
          <w:sz w:val="20"/>
          <w:szCs w:val="20"/>
        </w:rPr>
        <w:t>T</w:t>
      </w:r>
      <w:r>
        <w:rPr>
          <w:rFonts w:ascii="Times New Roman" w:hAnsi="Times New Roman"/>
          <w:b/>
          <w:bCs/>
          <w:color w:val="191919"/>
          <w:sz w:val="20"/>
          <w:szCs w:val="20"/>
        </w:rPr>
        <w:t>ime Status</w:t>
      </w:r>
    </w:p>
    <w:p w:rsidR="00F42301" w:rsidRDefault="00F42301" w:rsidP="0055783E">
      <w:pPr>
        <w:widowControl w:val="0"/>
        <w:autoSpaceDE w:val="0"/>
        <w:autoSpaceDN w:val="0"/>
        <w:adjustRightInd w:val="0"/>
        <w:spacing w:before="10" w:after="0" w:line="250" w:lineRule="auto"/>
        <w:ind w:left="860" w:right="2187" w:firstLine="360"/>
        <w:rPr>
          <w:rFonts w:ascii="Times New Roman" w:hAnsi="Times New Roman"/>
          <w:color w:val="000000"/>
          <w:sz w:val="20"/>
          <w:szCs w:val="20"/>
        </w:rPr>
      </w:pPr>
      <w:r>
        <w:rPr>
          <w:rFonts w:ascii="Times New Roman" w:hAnsi="Times New Roman"/>
          <w:color w:val="191919"/>
          <w:sz w:val="20"/>
          <w:szCs w:val="20"/>
        </w:rPr>
        <w:t>A</w:t>
      </w:r>
      <w:r>
        <w:rPr>
          <w:rFonts w:ascii="Times New Roman" w:hAnsi="Times New Roman"/>
          <w:color w:val="191919"/>
          <w:spacing w:val="-11"/>
          <w:sz w:val="20"/>
          <w:szCs w:val="20"/>
        </w:rPr>
        <w:t xml:space="preserve"> </w:t>
      </w:r>
      <w:r>
        <w:rPr>
          <w:rFonts w:ascii="Times New Roman" w:hAnsi="Times New Roman"/>
          <w:color w:val="191919"/>
          <w:sz w:val="20"/>
          <w:szCs w:val="20"/>
        </w:rPr>
        <w:t>graduate student enrolled in nine semester hours of course work in a term is considered a full-time student.</w:t>
      </w:r>
    </w:p>
    <w:p w:rsidR="00F42301" w:rsidRDefault="00F42301" w:rsidP="0055783E">
      <w:pPr>
        <w:widowControl w:val="0"/>
        <w:autoSpaceDE w:val="0"/>
        <w:autoSpaceDN w:val="0"/>
        <w:adjustRightInd w:val="0"/>
        <w:spacing w:after="0" w:line="240" w:lineRule="exact"/>
        <w:rPr>
          <w:rFonts w:ascii="Times New Roman" w:hAnsi="Times New Roman"/>
          <w:color w:val="000000"/>
          <w:sz w:val="24"/>
          <w:szCs w:val="24"/>
        </w:rPr>
      </w:pPr>
    </w:p>
    <w:p w:rsidR="00F42301" w:rsidRDefault="00F42301" w:rsidP="0055783E">
      <w:pPr>
        <w:widowControl w:val="0"/>
        <w:autoSpaceDE w:val="0"/>
        <w:autoSpaceDN w:val="0"/>
        <w:adjustRightInd w:val="0"/>
        <w:spacing w:after="0"/>
        <w:ind w:left="860"/>
        <w:rPr>
          <w:rFonts w:ascii="Times New Roman" w:hAnsi="Times New Roman"/>
          <w:color w:val="000000"/>
          <w:sz w:val="20"/>
          <w:szCs w:val="20"/>
        </w:rPr>
      </w:pPr>
      <w:r>
        <w:rPr>
          <w:rFonts w:ascii="Times New Roman" w:hAnsi="Times New Roman"/>
          <w:b/>
          <w:bCs/>
          <w:color w:val="191919"/>
          <w:sz w:val="20"/>
          <w:szCs w:val="20"/>
        </w:rPr>
        <w:t>Grades</w:t>
      </w:r>
    </w:p>
    <w:p w:rsidR="00F42301" w:rsidRDefault="00F42301" w:rsidP="0055783E">
      <w:pPr>
        <w:widowControl w:val="0"/>
        <w:autoSpaceDE w:val="0"/>
        <w:autoSpaceDN w:val="0"/>
        <w:adjustRightInd w:val="0"/>
        <w:spacing w:before="10" w:after="0"/>
        <w:ind w:left="1220"/>
        <w:rPr>
          <w:rFonts w:ascii="Times New Roman" w:hAnsi="Times New Roman"/>
          <w:color w:val="000000"/>
          <w:sz w:val="20"/>
          <w:szCs w:val="20"/>
        </w:rPr>
      </w:pPr>
      <w:r>
        <w:rPr>
          <w:rFonts w:ascii="Times New Roman" w:hAnsi="Times New Roman"/>
          <w:color w:val="191919"/>
          <w:sz w:val="20"/>
          <w:szCs w:val="20"/>
        </w:rPr>
        <w:t>O</w:t>
      </w:r>
      <w:r>
        <w:rPr>
          <w:rFonts w:ascii="Times New Roman" w:hAnsi="Times New Roman"/>
          <w:color w:val="191919"/>
          <w:spacing w:val="-4"/>
          <w:sz w:val="20"/>
          <w:szCs w:val="20"/>
        </w:rPr>
        <w:t>f</w:t>
      </w:r>
      <w:r>
        <w:rPr>
          <w:rFonts w:ascii="Times New Roman" w:hAnsi="Times New Roman"/>
          <w:color w:val="191919"/>
          <w:sz w:val="20"/>
          <w:szCs w:val="20"/>
        </w:rPr>
        <w:t xml:space="preserve">ficial course grades are transmitted to students only by the University's </w:t>
      </w:r>
      <w:ins w:id="15" w:author="jhawkins" w:date="2011-04-04T17:25:00Z">
        <w:r>
          <w:rPr>
            <w:rFonts w:ascii="Times New Roman" w:hAnsi="Times New Roman"/>
            <w:color w:val="191919"/>
            <w:sz w:val="20"/>
            <w:szCs w:val="20"/>
          </w:rPr>
          <w:t xml:space="preserve">Office of Academic Services and </w:t>
        </w:r>
      </w:ins>
      <w:r>
        <w:rPr>
          <w:rFonts w:ascii="Times New Roman" w:hAnsi="Times New Roman"/>
          <w:color w:val="191919"/>
          <w:sz w:val="20"/>
          <w:szCs w:val="20"/>
        </w:rPr>
        <w:t>Registra</w:t>
      </w:r>
      <w:r>
        <w:rPr>
          <w:rFonts w:ascii="Times New Roman" w:hAnsi="Times New Roman"/>
          <w:color w:val="191919"/>
          <w:spacing w:val="-11"/>
          <w:sz w:val="20"/>
          <w:szCs w:val="20"/>
        </w:rPr>
        <w:t>r</w:t>
      </w:r>
      <w:r>
        <w:rPr>
          <w:rFonts w:ascii="Times New Roman" w:hAnsi="Times New Roman"/>
          <w:color w:val="191919"/>
          <w:sz w:val="20"/>
          <w:szCs w:val="20"/>
        </w:rPr>
        <w:t>.</w:t>
      </w:r>
    </w:p>
    <w:p w:rsidR="00F42301" w:rsidRDefault="00F42301" w:rsidP="0055783E">
      <w:pPr>
        <w:widowControl w:val="0"/>
        <w:autoSpaceDE w:val="0"/>
        <w:autoSpaceDN w:val="0"/>
        <w:adjustRightInd w:val="0"/>
        <w:spacing w:before="10" w:after="0" w:line="240" w:lineRule="exact"/>
        <w:rPr>
          <w:rFonts w:ascii="Times New Roman" w:hAnsi="Times New Roman"/>
          <w:color w:val="000000"/>
          <w:sz w:val="24"/>
          <w:szCs w:val="24"/>
        </w:rPr>
      </w:pPr>
    </w:p>
    <w:p w:rsidR="00F42301" w:rsidRDefault="00F42301" w:rsidP="0055783E">
      <w:pPr>
        <w:widowControl w:val="0"/>
        <w:autoSpaceDE w:val="0"/>
        <w:autoSpaceDN w:val="0"/>
        <w:adjustRightInd w:val="0"/>
        <w:spacing w:after="0"/>
        <w:ind w:left="860"/>
        <w:rPr>
          <w:rFonts w:ascii="Times New Roman" w:hAnsi="Times New Roman"/>
          <w:color w:val="000000"/>
          <w:sz w:val="20"/>
          <w:szCs w:val="20"/>
        </w:rPr>
      </w:pPr>
      <w:r>
        <w:rPr>
          <w:rFonts w:ascii="Times New Roman" w:hAnsi="Times New Roman"/>
          <w:b/>
          <w:bCs/>
          <w:color w:val="191919"/>
          <w:sz w:val="20"/>
          <w:szCs w:val="20"/>
        </w:rPr>
        <w:t>Graduation Requi</w:t>
      </w:r>
      <w:r>
        <w:rPr>
          <w:rFonts w:ascii="Times New Roman" w:hAnsi="Times New Roman"/>
          <w:b/>
          <w:bCs/>
          <w:color w:val="191919"/>
          <w:spacing w:val="-4"/>
          <w:sz w:val="20"/>
          <w:szCs w:val="20"/>
        </w:rPr>
        <w:t>r</w:t>
      </w:r>
      <w:r>
        <w:rPr>
          <w:rFonts w:ascii="Times New Roman" w:hAnsi="Times New Roman"/>
          <w:b/>
          <w:bCs/>
          <w:color w:val="191919"/>
          <w:sz w:val="20"/>
          <w:szCs w:val="20"/>
        </w:rPr>
        <w:t>ements</w:t>
      </w:r>
    </w:p>
    <w:p w:rsidR="00F42301" w:rsidRDefault="00F42301" w:rsidP="0055783E">
      <w:pPr>
        <w:widowControl w:val="0"/>
        <w:autoSpaceDE w:val="0"/>
        <w:autoSpaceDN w:val="0"/>
        <w:adjustRightInd w:val="0"/>
        <w:spacing w:before="10" w:after="0" w:line="250" w:lineRule="auto"/>
        <w:ind w:left="860" w:right="1970" w:firstLine="360"/>
        <w:rPr>
          <w:rFonts w:ascii="Times New Roman" w:hAnsi="Times New Roman"/>
          <w:color w:val="000000"/>
          <w:sz w:val="20"/>
          <w:szCs w:val="20"/>
        </w:rPr>
      </w:pPr>
      <w:r>
        <w:rPr>
          <w:rFonts w:ascii="Times New Roman" w:hAnsi="Times New Roman"/>
          <w:color w:val="191919"/>
          <w:sz w:val="20"/>
          <w:szCs w:val="20"/>
        </w:rPr>
        <w:t>Application for graduation must be completed one semester in advance of the anticipated date of graduation.</w:t>
      </w:r>
      <w:r>
        <w:rPr>
          <w:rFonts w:ascii="Times New Roman" w:hAnsi="Times New Roman"/>
          <w:color w:val="191919"/>
          <w:spacing w:val="-3"/>
          <w:sz w:val="20"/>
          <w:szCs w:val="20"/>
        </w:rPr>
        <w:t xml:space="preserve"> </w:t>
      </w:r>
      <w:r>
        <w:rPr>
          <w:rFonts w:ascii="Times New Roman" w:hAnsi="Times New Roman"/>
          <w:color w:val="191919"/>
          <w:sz w:val="20"/>
          <w:szCs w:val="20"/>
        </w:rPr>
        <w:t>This form may be obtained from the Graduate O</w:t>
      </w:r>
      <w:r>
        <w:rPr>
          <w:rFonts w:ascii="Times New Roman" w:hAnsi="Times New Roman"/>
          <w:color w:val="191919"/>
          <w:spacing w:val="-4"/>
          <w:sz w:val="20"/>
          <w:szCs w:val="20"/>
        </w:rPr>
        <w:t>f</w:t>
      </w:r>
      <w:r>
        <w:rPr>
          <w:rFonts w:ascii="Times New Roman" w:hAnsi="Times New Roman"/>
          <w:color w:val="191919"/>
          <w:sz w:val="20"/>
          <w:szCs w:val="20"/>
        </w:rPr>
        <w:t>fice and must be accompanied by</w:t>
      </w:r>
    </w:p>
    <w:p w:rsidR="00F42301" w:rsidRDefault="00F42301" w:rsidP="0055783E">
      <w:pPr>
        <w:widowControl w:val="0"/>
        <w:autoSpaceDE w:val="0"/>
        <w:autoSpaceDN w:val="0"/>
        <w:adjustRightInd w:val="0"/>
        <w:spacing w:after="0"/>
        <w:ind w:left="860"/>
        <w:rPr>
          <w:rFonts w:ascii="Times New Roman" w:hAnsi="Times New Roman"/>
          <w:color w:val="000000"/>
          <w:sz w:val="20"/>
          <w:szCs w:val="20"/>
        </w:rPr>
      </w:pPr>
      <w:r>
        <w:rPr>
          <w:rFonts w:ascii="Times New Roman" w:hAnsi="Times New Roman"/>
          <w:color w:val="191919"/>
          <w:sz w:val="20"/>
          <w:szCs w:val="20"/>
        </w:rPr>
        <w:t>a Final Planned Program of Stud</w:t>
      </w:r>
      <w:r>
        <w:rPr>
          <w:rFonts w:ascii="Times New Roman" w:hAnsi="Times New Roman"/>
          <w:color w:val="191919"/>
          <w:spacing w:val="-13"/>
          <w:sz w:val="20"/>
          <w:szCs w:val="20"/>
        </w:rPr>
        <w:t>y</w:t>
      </w:r>
      <w:r>
        <w:rPr>
          <w:rFonts w:ascii="Times New Roman" w:hAnsi="Times New Roman"/>
          <w:color w:val="191919"/>
          <w:sz w:val="20"/>
          <w:szCs w:val="20"/>
        </w:rPr>
        <w:t>.</w:t>
      </w:r>
    </w:p>
    <w:p w:rsidR="00F42301" w:rsidRDefault="00F42301" w:rsidP="0055783E">
      <w:pPr>
        <w:widowControl w:val="0"/>
        <w:autoSpaceDE w:val="0"/>
        <w:autoSpaceDN w:val="0"/>
        <w:adjustRightInd w:val="0"/>
        <w:spacing w:after="0"/>
        <w:ind w:left="860"/>
        <w:rPr>
          <w:rFonts w:ascii="Times New Roman" w:hAnsi="Times New Roman"/>
          <w:color w:val="000000"/>
          <w:sz w:val="20"/>
          <w:szCs w:val="20"/>
        </w:rPr>
        <w:sectPr w:rsidR="00F42301">
          <w:pgSz w:w="12240" w:h="15840"/>
          <w:pgMar w:top="240" w:right="200" w:bottom="280" w:left="1300" w:header="0" w:footer="742" w:gutter="0"/>
          <w:cols w:space="720" w:equalWidth="0">
            <w:col w:w="10740"/>
          </w:cols>
          <w:noEndnote/>
        </w:sectPr>
      </w:pPr>
    </w:p>
    <w:tbl>
      <w:tblPr>
        <w:tblW w:w="0" w:type="auto"/>
        <w:tblInd w:w="100" w:type="dxa"/>
        <w:tblLayout w:type="fixed"/>
        <w:tblCellMar>
          <w:left w:w="0" w:type="dxa"/>
          <w:right w:w="0" w:type="dxa"/>
        </w:tblCellMar>
        <w:tblLook w:val="0000"/>
      </w:tblPr>
      <w:tblGrid>
        <w:gridCol w:w="1085"/>
        <w:gridCol w:w="4560"/>
        <w:gridCol w:w="4858"/>
      </w:tblGrid>
      <w:tr w:rsidR="00F42301" w:rsidRPr="00FA7AC7" w:rsidTr="00F319A1">
        <w:trPr>
          <w:trHeight w:hRule="exact" w:val="235"/>
        </w:trPr>
        <w:tc>
          <w:tcPr>
            <w:tcW w:w="1085" w:type="dxa"/>
            <w:tcBorders>
              <w:top w:val="nil"/>
              <w:left w:val="nil"/>
              <w:bottom w:val="single" w:sz="4" w:space="0" w:color="191919"/>
              <w:right w:val="single" w:sz="4" w:space="0" w:color="191919"/>
            </w:tcBorders>
          </w:tcPr>
          <w:p w:rsidR="00F42301" w:rsidRPr="00FA7AC7" w:rsidRDefault="00F42301" w:rsidP="00F319A1">
            <w:pPr>
              <w:widowControl w:val="0"/>
              <w:autoSpaceDE w:val="0"/>
              <w:autoSpaceDN w:val="0"/>
              <w:adjustRightInd w:val="0"/>
              <w:spacing w:after="0"/>
              <w:rPr>
                <w:rFonts w:ascii="Times New Roman" w:hAnsi="Times New Roman"/>
                <w:sz w:val="24"/>
                <w:szCs w:val="24"/>
              </w:rPr>
            </w:pPr>
          </w:p>
        </w:tc>
        <w:tc>
          <w:tcPr>
            <w:tcW w:w="4560" w:type="dxa"/>
            <w:vMerge w:val="restart"/>
            <w:tcBorders>
              <w:top w:val="single" w:sz="4" w:space="0" w:color="191919"/>
              <w:left w:val="single" w:sz="4" w:space="0" w:color="191919"/>
              <w:bottom w:val="single" w:sz="4" w:space="0" w:color="191919"/>
              <w:right w:val="single" w:sz="4" w:space="0" w:color="191919"/>
            </w:tcBorders>
          </w:tcPr>
          <w:p w:rsidR="00F42301" w:rsidRPr="00FA7AC7" w:rsidRDefault="00F42301" w:rsidP="00F319A1">
            <w:pPr>
              <w:widowControl w:val="0"/>
              <w:autoSpaceDE w:val="0"/>
              <w:autoSpaceDN w:val="0"/>
              <w:adjustRightInd w:val="0"/>
              <w:spacing w:before="84" w:after="0" w:line="320" w:lineRule="exact"/>
              <w:ind w:left="183" w:right="827" w:firstLine="222"/>
              <w:rPr>
                <w:rFonts w:ascii="Times New Roman" w:hAnsi="Times New Roman"/>
                <w:sz w:val="24"/>
                <w:szCs w:val="24"/>
              </w:rPr>
            </w:pPr>
            <w:r w:rsidRPr="00FA7AC7">
              <w:rPr>
                <w:rFonts w:ascii="Times New Roman" w:hAnsi="Times New Roman"/>
                <w:b/>
                <w:bCs/>
                <w:color w:val="191919"/>
                <w:sz w:val="34"/>
                <w:szCs w:val="34"/>
              </w:rPr>
              <w:t>G</w:t>
            </w:r>
            <w:r w:rsidRPr="00FA7AC7">
              <w:rPr>
                <w:rFonts w:ascii="Times New Roman" w:hAnsi="Times New Roman"/>
                <w:b/>
                <w:bCs/>
                <w:color w:val="191919"/>
                <w:sz w:val="25"/>
                <w:szCs w:val="25"/>
              </w:rPr>
              <w:t>ENERAL</w:t>
            </w:r>
            <w:r w:rsidRPr="00FA7AC7">
              <w:rPr>
                <w:rFonts w:ascii="Times New Roman" w:hAnsi="Times New Roman"/>
                <w:b/>
                <w:bCs/>
                <w:color w:val="191919"/>
                <w:spacing w:val="29"/>
                <w:sz w:val="25"/>
                <w:szCs w:val="25"/>
              </w:rPr>
              <w:t xml:space="preserve"> </w:t>
            </w:r>
            <w:r w:rsidRPr="00FA7AC7">
              <w:rPr>
                <w:rFonts w:ascii="Times New Roman" w:hAnsi="Times New Roman"/>
                <w:b/>
                <w:bCs/>
                <w:color w:val="191919"/>
                <w:sz w:val="34"/>
                <w:szCs w:val="34"/>
              </w:rPr>
              <w:t>P</w:t>
            </w:r>
            <w:r w:rsidRPr="00FA7AC7">
              <w:rPr>
                <w:rFonts w:ascii="Times New Roman" w:hAnsi="Times New Roman"/>
                <w:b/>
                <w:bCs/>
                <w:color w:val="191919"/>
                <w:sz w:val="25"/>
                <w:szCs w:val="25"/>
              </w:rPr>
              <w:t>OLICIES</w:t>
            </w:r>
            <w:r w:rsidRPr="00FA7AC7">
              <w:rPr>
                <w:rFonts w:ascii="Times New Roman" w:hAnsi="Times New Roman"/>
                <w:b/>
                <w:bCs/>
                <w:color w:val="191919"/>
                <w:spacing w:val="43"/>
                <w:sz w:val="25"/>
                <w:szCs w:val="25"/>
              </w:rPr>
              <w:t xml:space="preserve"> </w:t>
            </w:r>
            <w:r w:rsidRPr="00FA7AC7">
              <w:rPr>
                <w:rFonts w:ascii="Times New Roman" w:hAnsi="Times New Roman"/>
                <w:b/>
                <w:bCs/>
                <w:color w:val="191919"/>
                <w:sz w:val="34"/>
                <w:szCs w:val="34"/>
              </w:rPr>
              <w:t>&amp; F</w:t>
            </w:r>
            <w:r w:rsidRPr="00FA7AC7">
              <w:rPr>
                <w:rFonts w:ascii="Times New Roman" w:hAnsi="Times New Roman"/>
                <w:b/>
                <w:bCs/>
                <w:color w:val="191919"/>
                <w:sz w:val="25"/>
                <w:szCs w:val="25"/>
              </w:rPr>
              <w:t>INANCIAL</w:t>
            </w:r>
            <w:r w:rsidRPr="00FA7AC7">
              <w:rPr>
                <w:rFonts w:ascii="Times New Roman" w:hAnsi="Times New Roman"/>
                <w:b/>
                <w:bCs/>
                <w:color w:val="191919"/>
                <w:spacing w:val="33"/>
                <w:sz w:val="25"/>
                <w:szCs w:val="25"/>
              </w:rPr>
              <w:t xml:space="preserve"> </w:t>
            </w:r>
            <w:r w:rsidRPr="00FA7AC7">
              <w:rPr>
                <w:rFonts w:ascii="Times New Roman" w:hAnsi="Times New Roman"/>
                <w:b/>
                <w:bCs/>
                <w:color w:val="191919"/>
                <w:sz w:val="34"/>
                <w:szCs w:val="34"/>
              </w:rPr>
              <w:t>I</w:t>
            </w:r>
            <w:r w:rsidRPr="00FA7AC7">
              <w:rPr>
                <w:rFonts w:ascii="Times New Roman" w:hAnsi="Times New Roman"/>
                <w:b/>
                <w:bCs/>
                <w:color w:val="191919"/>
                <w:w w:val="102"/>
                <w:sz w:val="25"/>
                <w:szCs w:val="25"/>
              </w:rPr>
              <w:t>NFORM</w:t>
            </w:r>
            <w:r w:rsidRPr="00FA7AC7">
              <w:rPr>
                <w:rFonts w:ascii="Times New Roman" w:hAnsi="Times New Roman"/>
                <w:b/>
                <w:bCs/>
                <w:color w:val="191919"/>
                <w:spacing w:val="-19"/>
                <w:w w:val="102"/>
                <w:sz w:val="25"/>
                <w:szCs w:val="25"/>
              </w:rPr>
              <w:t>A</w:t>
            </w:r>
            <w:r w:rsidRPr="00FA7AC7">
              <w:rPr>
                <w:rFonts w:ascii="Times New Roman" w:hAnsi="Times New Roman"/>
                <w:b/>
                <w:bCs/>
                <w:color w:val="191919"/>
                <w:w w:val="102"/>
                <w:sz w:val="25"/>
                <w:szCs w:val="25"/>
              </w:rPr>
              <w:t>TION</w:t>
            </w:r>
          </w:p>
        </w:tc>
        <w:tc>
          <w:tcPr>
            <w:tcW w:w="4858" w:type="dxa"/>
            <w:tcBorders>
              <w:top w:val="nil"/>
              <w:left w:val="single" w:sz="4" w:space="0" w:color="191919"/>
              <w:bottom w:val="single" w:sz="4" w:space="0" w:color="191919"/>
              <w:right w:val="nil"/>
            </w:tcBorders>
          </w:tcPr>
          <w:p w:rsidR="00F42301" w:rsidRPr="00FA7AC7" w:rsidRDefault="00F42301" w:rsidP="00F319A1">
            <w:pPr>
              <w:widowControl w:val="0"/>
              <w:autoSpaceDE w:val="0"/>
              <w:autoSpaceDN w:val="0"/>
              <w:adjustRightInd w:val="0"/>
              <w:spacing w:after="0"/>
              <w:rPr>
                <w:rFonts w:ascii="Times New Roman" w:hAnsi="Times New Roman"/>
                <w:sz w:val="24"/>
                <w:szCs w:val="24"/>
              </w:rPr>
            </w:pPr>
          </w:p>
        </w:tc>
      </w:tr>
      <w:tr w:rsidR="00F42301" w:rsidRPr="00FA7AC7" w:rsidTr="00F319A1">
        <w:trPr>
          <w:trHeight w:hRule="exact" w:val="256"/>
        </w:trPr>
        <w:tc>
          <w:tcPr>
            <w:tcW w:w="1085" w:type="dxa"/>
            <w:tcBorders>
              <w:top w:val="single" w:sz="4" w:space="0" w:color="191919"/>
              <w:left w:val="nil"/>
              <w:bottom w:val="single" w:sz="4" w:space="0" w:color="191919"/>
              <w:right w:val="single" w:sz="4" w:space="0" w:color="191919"/>
            </w:tcBorders>
          </w:tcPr>
          <w:p w:rsidR="00F42301" w:rsidRPr="00FA7AC7" w:rsidRDefault="00F42301" w:rsidP="00F319A1">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F319A1">
            <w:pPr>
              <w:widowControl w:val="0"/>
              <w:autoSpaceDE w:val="0"/>
              <w:autoSpaceDN w:val="0"/>
              <w:adjustRightInd w:val="0"/>
              <w:spacing w:after="0"/>
              <w:rPr>
                <w:rFonts w:ascii="Times New Roman" w:hAnsi="Times New Roman"/>
                <w:sz w:val="24"/>
                <w:szCs w:val="24"/>
              </w:rPr>
            </w:pPr>
          </w:p>
        </w:tc>
        <w:tc>
          <w:tcPr>
            <w:tcW w:w="4858" w:type="dxa"/>
            <w:tcBorders>
              <w:top w:val="single" w:sz="4" w:space="0" w:color="191919"/>
              <w:left w:val="single" w:sz="4" w:space="0" w:color="191919"/>
              <w:bottom w:val="single" w:sz="4" w:space="0" w:color="191919"/>
              <w:right w:val="nil"/>
            </w:tcBorders>
          </w:tcPr>
          <w:p w:rsidR="00F42301" w:rsidRPr="00FA7AC7" w:rsidRDefault="00F42301" w:rsidP="00F319A1">
            <w:pPr>
              <w:widowControl w:val="0"/>
              <w:autoSpaceDE w:val="0"/>
              <w:autoSpaceDN w:val="0"/>
              <w:adjustRightInd w:val="0"/>
              <w:spacing w:after="0"/>
              <w:rPr>
                <w:rFonts w:ascii="Times New Roman" w:hAnsi="Times New Roman"/>
                <w:sz w:val="24"/>
                <w:szCs w:val="24"/>
              </w:rPr>
            </w:pPr>
          </w:p>
        </w:tc>
      </w:tr>
      <w:tr w:rsidR="00F42301" w:rsidRPr="00FA7AC7" w:rsidTr="00F319A1">
        <w:trPr>
          <w:trHeight w:hRule="exact" w:val="219"/>
        </w:trPr>
        <w:tc>
          <w:tcPr>
            <w:tcW w:w="1085" w:type="dxa"/>
            <w:tcBorders>
              <w:top w:val="single" w:sz="4" w:space="0" w:color="191919"/>
              <w:left w:val="nil"/>
              <w:bottom w:val="nil"/>
              <w:right w:val="single" w:sz="4" w:space="0" w:color="191919"/>
            </w:tcBorders>
          </w:tcPr>
          <w:p w:rsidR="00F42301" w:rsidRPr="00FA7AC7" w:rsidRDefault="00F42301" w:rsidP="00F319A1">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F319A1">
            <w:pPr>
              <w:widowControl w:val="0"/>
              <w:autoSpaceDE w:val="0"/>
              <w:autoSpaceDN w:val="0"/>
              <w:adjustRightInd w:val="0"/>
              <w:spacing w:after="0"/>
              <w:rPr>
                <w:rFonts w:ascii="Times New Roman" w:hAnsi="Times New Roman"/>
                <w:sz w:val="24"/>
                <w:szCs w:val="24"/>
              </w:rPr>
            </w:pPr>
          </w:p>
        </w:tc>
        <w:tc>
          <w:tcPr>
            <w:tcW w:w="4858" w:type="dxa"/>
            <w:tcBorders>
              <w:top w:val="single" w:sz="4" w:space="0" w:color="191919"/>
              <w:left w:val="single" w:sz="4" w:space="0" w:color="191919"/>
              <w:bottom w:val="nil"/>
              <w:right w:val="nil"/>
            </w:tcBorders>
          </w:tcPr>
          <w:p w:rsidR="00F42301" w:rsidRPr="00FA7AC7" w:rsidRDefault="00F42301" w:rsidP="00F319A1">
            <w:pPr>
              <w:widowControl w:val="0"/>
              <w:autoSpaceDE w:val="0"/>
              <w:autoSpaceDN w:val="0"/>
              <w:adjustRightInd w:val="0"/>
              <w:spacing w:after="0"/>
              <w:rPr>
                <w:rFonts w:ascii="Times New Roman" w:hAnsi="Times New Roman"/>
                <w:sz w:val="24"/>
                <w:szCs w:val="24"/>
              </w:rPr>
            </w:pPr>
          </w:p>
        </w:tc>
      </w:tr>
    </w:tbl>
    <w:p w:rsidR="00F42301" w:rsidRDefault="00F42301" w:rsidP="0055783E">
      <w:pPr>
        <w:widowControl w:val="0"/>
        <w:autoSpaceDE w:val="0"/>
        <w:autoSpaceDN w:val="0"/>
        <w:adjustRightInd w:val="0"/>
        <w:spacing w:before="7" w:after="0" w:line="110" w:lineRule="exact"/>
        <w:rPr>
          <w:rFonts w:ascii="Times New Roman" w:hAnsi="Times New Roman"/>
          <w:sz w:val="11"/>
          <w:szCs w:val="11"/>
        </w:rPr>
      </w:pPr>
    </w:p>
    <w:p w:rsidR="00F42301" w:rsidRDefault="00F42301" w:rsidP="0055783E">
      <w:pPr>
        <w:widowControl w:val="0"/>
        <w:autoSpaceDE w:val="0"/>
        <w:autoSpaceDN w:val="0"/>
        <w:adjustRightInd w:val="0"/>
        <w:spacing w:after="0" w:line="200" w:lineRule="exact"/>
        <w:rPr>
          <w:rFonts w:ascii="Times New Roman" w:hAnsi="Times New Roman"/>
          <w:sz w:val="20"/>
          <w:szCs w:val="20"/>
        </w:rPr>
      </w:pPr>
    </w:p>
    <w:p w:rsidR="00F42301" w:rsidRDefault="00F42301" w:rsidP="0055783E">
      <w:pPr>
        <w:widowControl w:val="0"/>
        <w:autoSpaceDE w:val="0"/>
        <w:autoSpaceDN w:val="0"/>
        <w:adjustRightInd w:val="0"/>
        <w:spacing w:after="0" w:line="200" w:lineRule="exact"/>
        <w:rPr>
          <w:rFonts w:ascii="Times New Roman" w:hAnsi="Times New Roman"/>
          <w:sz w:val="20"/>
          <w:szCs w:val="20"/>
        </w:rPr>
      </w:pPr>
    </w:p>
    <w:p w:rsidR="00F42301" w:rsidRDefault="00F42301" w:rsidP="0055783E">
      <w:pPr>
        <w:widowControl w:val="0"/>
        <w:autoSpaceDE w:val="0"/>
        <w:autoSpaceDN w:val="0"/>
        <w:adjustRightInd w:val="0"/>
        <w:spacing w:before="27" w:after="0"/>
        <w:ind w:left="1925" w:right="6664"/>
        <w:jc w:val="both"/>
        <w:rPr>
          <w:rFonts w:ascii="Times New Roman" w:hAnsi="Times New Roman"/>
          <w:color w:val="000000"/>
          <w:sz w:val="20"/>
          <w:szCs w:val="20"/>
        </w:rPr>
      </w:pPr>
      <w:r w:rsidRPr="00C34688">
        <w:rPr>
          <w:rFonts w:ascii="Calibri" w:hAnsi="Calibri"/>
          <w:noProof/>
          <w:lang w:eastAsia="en-US"/>
        </w:rPr>
        <w:pict>
          <v:group id="_x0000_s2022" style="position:absolute;left:0;text-align:left;margin-left:265.6pt;margin-top:-54.1pt;width:31.2pt;height:31.05pt;z-index:-251658240;mso-position-horizontal-relative:page" coordorigin="5312,-1082" coordsize="624,621" o:allowincell="f">
            <v:rect id="_x0000_s2023" style="position:absolute;left:5317;top:-1077;width:613;height:610" o:allowincell="f" stroked="f">
              <v:path arrowok="t"/>
            </v:rect>
            <v:rect id="_x0000_s2024" style="position:absolute;left:5317;top:-1077;width:620;height:620;mso-position-horizontal-relative:page" o:allowincell="f" filled="f" stroked="f">
              <v:textbox inset="0,0,0,0">
                <w:txbxContent>
                  <w:p w:rsidR="00F42301" w:rsidRDefault="00F42301" w:rsidP="0055783E">
                    <w:pPr>
                      <w:spacing w:after="0" w:line="620" w:lineRule="atLeast"/>
                      <w:rPr>
                        <w:rFonts w:ascii="Times New Roman" w:hAnsi="Times New Roman"/>
                        <w:sz w:val="24"/>
                        <w:szCs w:val="24"/>
                      </w:rPr>
                    </w:pPr>
                    <w:r>
                      <w:rPr>
                        <w:rFonts w:ascii="Times New Roman" w:hAnsi="Times New Roman"/>
                        <w:noProof/>
                        <w:sz w:val="24"/>
                        <w:szCs w:val="24"/>
                      </w:rPr>
                      <w:drawing>
                        <wp:inline distT="0" distB="0" distL="0" distR="0">
                          <wp:extent cx="390525" cy="390525"/>
                          <wp:effectExtent l="1905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
                                  <a:srcRect/>
                                  <a:stretch>
                                    <a:fillRect/>
                                  </a:stretch>
                                </pic:blipFill>
                                <pic:spPr bwMode="auto">
                                  <a:xfrm>
                                    <a:off x="0" y="0"/>
                                    <a:ext cx="390525" cy="390525"/>
                                  </a:xfrm>
                                  <a:prstGeom prst="rect">
                                    <a:avLst/>
                                  </a:prstGeom>
                                  <a:noFill/>
                                  <a:ln w="9525">
                                    <a:noFill/>
                                    <a:miter lim="800000"/>
                                    <a:headEnd/>
                                    <a:tailEnd/>
                                  </a:ln>
                                </pic:spPr>
                              </pic:pic>
                            </a:graphicData>
                          </a:graphic>
                        </wp:inline>
                      </w:drawing>
                    </w:r>
                  </w:p>
                  <w:p w:rsidR="00F42301" w:rsidRDefault="00F42301" w:rsidP="0055783E">
                    <w:pPr>
                      <w:widowControl w:val="0"/>
                      <w:autoSpaceDE w:val="0"/>
                      <w:autoSpaceDN w:val="0"/>
                      <w:adjustRightInd w:val="0"/>
                      <w:spacing w:after="0"/>
                      <w:rPr>
                        <w:rFonts w:ascii="Times New Roman" w:hAnsi="Times New Roman"/>
                        <w:sz w:val="24"/>
                        <w:szCs w:val="24"/>
                      </w:rPr>
                    </w:pPr>
                  </w:p>
                </w:txbxContent>
              </v:textbox>
            </v:rect>
            <w10:wrap anchorx="page"/>
          </v:group>
        </w:pict>
      </w:r>
      <w:r w:rsidRPr="00C34688">
        <w:rPr>
          <w:rFonts w:ascii="Calibri" w:hAnsi="Calibri"/>
          <w:noProof/>
          <w:lang w:eastAsia="en-US"/>
        </w:rPr>
        <w:pict>
          <v:group id="_x0000_s2025" style="position:absolute;left:0;text-align:left;margin-left:219.05pt;margin-top:62.1pt;width:174.5pt;height:19.3pt;z-index:-251658240;mso-position-horizontal-relative:page" coordorigin="4381,1242" coordsize="3490,386" o:allowincell="f">
            <v:rect id="_x0000_s2026" style="position:absolute;left:4381;top:1242;width:167;height:75;mso-position-horizontal-relative:page" o:allowincell="f" fillcolor="#686868" stroked="f">
              <v:path arrowok="t"/>
            </v:rect>
            <v:shape id="_x0000_s2027" style="position:absolute;left:4381;top:1242;width:3490;height:386;mso-position-horizontal-relative:page;mso-position-vertical-relative:text" coordsize="3490,386" o:allowincell="f" path="m1574,r,379l1673,379,1673,e" fillcolor="#686868" stroked="f">
              <v:path arrowok="t"/>
            </v:shape>
            <v:shape id="_x0000_s2028" style="position:absolute;left:4381;top:1242;width:3490;height:386;mso-position-horizontal-relative:page;mso-position-vertical-relative:text" coordsize="3490,386" o:allowincell="f" path="m,75r,72l98,147r,-72e" fillcolor="#686868" stroked="f">
              <v:path arrowok="t"/>
            </v:shape>
            <v:shape id="_x0000_s2029" style="position:absolute;left:4381;top:1242;width:3490;height:386;mso-position-horizontal-relative:page;mso-position-vertical-relative:text" coordsize="3490,386" o:allowincell="f" path="m946,88r-12,1l925,90r-12,4l907,95r-3,1l893,101r-2,1l891,102r-9,7l877,116r-2,3l868,128r-2,5l864,137r165,l1028,133r-2,-5l1020,119r-1,-3l1011,109r-9,-7l1002,102r-2,-1l990,96r-3,-1l983,94,967,90r-3,-1e" fillcolor="#686868" stroked="f">
              <v:path arrowok="t"/>
            </v:shape>
            <v:shape id="_x0000_s2030" style="position:absolute;left:4381;top:1242;width:3490;height:386;mso-position-horizontal-relative:page;mso-position-vertical-relative:text" coordsize="3490,386" o:allowincell="f" path="m2129,88r,l2108,90r-1,l2090,95r-2,1l2087,96r-10,5l2075,102r-8,6l2066,109r-7,9l2059,119r-7,9l2051,129r-3,8l2210,137r-3,-8l2207,128r-7,-9l2200,118r-7,-9l2192,108r-8,-6l2183,101r-11,-5l2171,96r-2,-1l2152,90r-3,l2131,88e" fillcolor="#686868" stroked="f">
              <v:path arrowok="t"/>
            </v:shape>
            <v:shape id="_x0000_s2031" style="position:absolute;left:4381;top:1242;width:3490;height:386;mso-position-horizontal-relative:page;mso-position-vertical-relative:text" coordsize="3490,386" o:allowincell="f" path="m3211,88r-1,l3190,90r-2,l3171,95r-1,1l3168,96r-10,5l3156,102r-8,6l3147,109r-7,9l3140,119r-7,9l3133,129r-3,8l3292,137r-3,-8l3288,128r-7,-9l3281,118r-7,-9l3274,108r-9,-6l3264,101r-11,-5l3252,96r-2,-1l3233,90r-3,l3213,88e" fillcolor="#686868" stroked="f">
              <v:path arrowok="t"/>
            </v:shape>
            <v:shape id="_x0000_s2032" style="position:absolute;left:4381;top:1242;width:3490;height:386;mso-position-horizontal-relative:page;mso-position-vertical-relative:text" coordsize="3490,386" o:allowincell="f" path="m186,94r,285l260,379r,-285e" fillcolor="#686868" stroked="f">
              <v:path arrowok="t"/>
            </v:shape>
            <v:shape id="_x0000_s2033" style="position:absolute;left:4381;top:1242;width:3490;height:386;mso-position-horizontal-relative:page;mso-position-vertical-relative:text" coordsize="3490,386" o:allowincell="f" path="m289,94r,129l393,223,351,94e" fillcolor="#686868" stroked="f">
              <v:path arrowok="t"/>
            </v:shape>
            <v:shape id="_x0000_s2034" style="position:absolute;left:4381;top:1242;width:3490;height:386;mso-position-horizontal-relative:page;mso-position-vertical-relative:text" coordsize="3490,386" o:allowincell="f" path="m393,94r,129l455,223r,-129e" fillcolor="#686868" stroked="f">
              <v:path arrowok="t"/>
            </v:shape>
            <v:shape id="_x0000_s2035" style="position:absolute;left:4381;top:1242;width:3490;height:386;mso-position-horizontal-relative:page;mso-position-vertical-relative:text" coordsize="3490,386" o:allowincell="f" path="m505,94r-8,64l622,158,612,94e" fillcolor="#686868" stroked="f">
              <v:path arrowok="t"/>
            </v:shape>
            <v:shape id="_x0000_s2036" style="position:absolute;left:4381;top:1242;width:3490;height:386;mso-position-horizontal-relative:page;mso-position-vertical-relative:text" coordsize="3490,386" o:allowincell="f" path="m667,94r,129l770,223,729,94e" fillcolor="#686868" stroked="f">
              <v:path arrowok="t"/>
            </v:shape>
            <v:shape id="_x0000_s2037" style="position:absolute;left:4381;top:1242;width:3490;height:386;mso-position-horizontal-relative:page;mso-position-vertical-relative:text" coordsize="3490,386" o:allowincell="f" path="m770,94r,129l832,223r,-129e" fillcolor="#686868" stroked="f">
              <v:path arrowok="t"/>
            </v:shape>
            <v:shape id="_x0000_s2038" style="position:absolute;left:4381;top:1242;width:3490;height:386;mso-position-horizontal-relative:page;mso-position-vertical-relative:text" coordsize="3490,386" o:allowincell="f" path="m1061,94r,285l1135,379r,-285e" fillcolor="#686868" stroked="f">
              <v:path arrowok="t"/>
            </v:shape>
            <v:shape id="_x0000_s2039" style="position:absolute;left:4381;top:1242;width:3490;height:386;mso-position-horizontal-relative:page;mso-position-vertical-relative:text" coordsize="3490,386" o:allowincell="f" path="m1186,94r-9,64l1302,158r-9,-64e" fillcolor="#686868" stroked="f">
              <v:path arrowok="t"/>
            </v:shape>
            <v:shape id="_x0000_s2040" style="position:absolute;left:4381;top:1242;width:3490;height:386;mso-position-horizontal-relative:page;mso-position-vertical-relative:text" coordsize="3490,386" o:allowincell="f" path="m1348,94r,228l1422,322r,-228e" fillcolor="#686868" stroked="f">
              <v:path arrowok="t"/>
            </v:shape>
            <v:shape id="_x0000_s2041" style="position:absolute;left:4381;top:1242;width:3490;height:386;mso-position-horizontal-relative:page;mso-position-vertical-relative:text" coordsize="3490,386" o:allowincell="f" path="m1708,94r,129l1811,223,1770,94e" fillcolor="#686868" stroked="f">
              <v:path arrowok="t"/>
            </v:shape>
            <v:shape id="_x0000_s2042" style="position:absolute;left:4381;top:1242;width:3490;height:386;mso-position-horizontal-relative:page;mso-position-vertical-relative:text" coordsize="3490,386" o:allowincell="f" path="m1811,94r,129l1873,223r,-129e" fillcolor="#686868" stroked="f">
              <v:path arrowok="t"/>
            </v:shape>
            <v:shape id="_x0000_s2043" style="position:absolute;left:4381;top:1242;width:3490;height:386;mso-position-horizontal-relative:page;mso-position-vertical-relative:text" coordsize="3490,386" o:allowincell="f" path="m1903,94r,57l2028,151r,-57e" fillcolor="#686868" stroked="f">
              <v:path arrowok="t"/>
            </v:shape>
            <v:shape id="_x0000_s2044" style="position:absolute;left:4381;top:1242;width:3490;height:386;mso-position-horizontal-relative:page;mso-position-vertical-relative:text" coordsize="3490,386" o:allowincell="f" path="m2243,94r,l2243,95r,1l2243,98r,3l2243,108r,11l2243,129r,14l2405,143r-3,-14l2396,119r-8,-11l2378,101r-12,-3l2353,96r-19,-1l2311,94e" fillcolor="#686868" stroked="f">
              <v:path arrowok="t"/>
            </v:shape>
            <v:shape id="_x0000_s2045" style="position:absolute;left:4381;top:1242;width:3490;height:386;mso-position-horizontal-relative:page;mso-position-vertical-relative:text" coordsize="3490,386" o:allowincell="f" path="m2436,94r,1l2436,113r,20l2436,155r,36l2546,191r-5,-36l2538,133r-3,-20l2532,95r,-1e" fillcolor="#686868" stroked="f">
              <v:path arrowok="t"/>
            </v:shape>
            <v:shape id="_x0000_s2046" style="position:absolute;left:4381;top:1242;width:3490;height:386;mso-position-horizontal-relative:page;mso-position-vertical-relative:text" coordsize="3490,386" o:allowincell="f" path="m2568,94r-11,93l2665,187r,-93e" fillcolor="#686868" stroked="f">
              <v:path arrowok="t"/>
            </v:shape>
            <v:shape id="_x0000_s2047" style="position:absolute;left:4381;top:1242;width:3490;height:386;mso-position-horizontal-relative:page;mso-position-vertical-relative:text" coordsize="3490,386" o:allowincell="f" path="m2715,94r-8,64l2832,158,2822,94e" fillcolor="#686868" stroked="f">
              <v:path arrowok="t"/>
            </v:shape>
            <v:shape id="_x0000_s3072" style="position:absolute;left:4381;top:1242;width:3490;height:386;mso-position-horizontal-relative:page;mso-position-vertical-relative:text" coordsize="3490,386" o:allowincell="f" path="m2845,94r,57l3007,151r,-57e" fillcolor="#686868" stroked="f">
              <v:path arrowok="t"/>
            </v:shape>
            <v:shape id="_x0000_s3073" style="position:absolute;left:4381;top:1242;width:3490;height:386;mso-position-horizontal-relative:page;mso-position-vertical-relative:text" coordsize="3490,386" o:allowincell="f" path="m3023,94r,285l3097,379r,-285e" fillcolor="#686868" stroked="f">
              <v:path arrowok="t"/>
            </v:shape>
            <v:shape id="_x0000_s3074" style="position:absolute;left:4381;top:1242;width:3490;height:386;mso-position-horizontal-relative:page;mso-position-vertical-relative:text" coordsize="3490,386" o:allowincell="f" path="m3324,94r,129l3427,223,3386,94e" fillcolor="#686868" stroked="f">
              <v:path arrowok="t"/>
            </v:shape>
            <v:shape id="_x0000_s3075" style="position:absolute;left:4381;top:1242;width:3490;height:386;mso-position-horizontal-relative:page;mso-position-vertical-relative:text" coordsize="3490,386" o:allowincell="f" path="m3427,94r,129l3489,223r,-129e" fillcolor="#686868" stroked="f">
              <v:path arrowok="t"/>
            </v:shape>
            <v:shape id="_x0000_s3076" style="position:absolute;left:4381;top:1242;width:3490;height:386;mso-position-horizontal-relative:page;mso-position-vertical-relative:text" coordsize="3490,386" o:allowincell="f" path="m864,137r-1,1l863,142r-1,7l861,165r-1,22l860,278r1,24l863,323r2,8l866,337r70,l934,331r,-8l934,302r,-24l934,187r,-22l934,149r,-7l935,138r1,-1e" fillcolor="#686868" stroked="f">
              <v:path arrowok="t"/>
            </v:shape>
            <v:shape id="_x0000_s3077" style="position:absolute;left:4381;top:1242;width:3490;height:386;mso-position-horizontal-relative:page;mso-position-vertical-relative:text" coordsize="3490,386" o:allowincell="f" path="m959,137r2,3l961,147r,20l961,191r,27l1035,218r,-27l1034,167r-2,-20l1030,140r-1,-3e" fillcolor="#686868" stroked="f">
              <v:path arrowok="t"/>
            </v:shape>
            <v:shape id="_x0000_s3078" style="position:absolute;left:4381;top:1242;width:3490;height:386;mso-position-horizontal-relative:page;mso-position-vertical-relative:text" coordsize="3490,386" o:allowincell="f" path="m2048,137r,1l2047,140r-1,11l2045,166r-1,20l2044,211r,50l2044,287r1,20l2046,322r,1l2047,333r,1l2048,337r71,l2118,334r,-1l2118,323r,-1l2118,307r,-20l2118,261r,-50l2118,186r,-20l2118,151r,-11l2118,138r4,-1e" fillcolor="#686868" stroked="f">
              <v:path arrowok="t"/>
            </v:shape>
            <v:shape id="_x0000_s3079" style="position:absolute;left:4381;top:1242;width:3490;height:386;mso-position-horizontal-relative:page;mso-position-vertical-relative:text" coordsize="3490,386" o:allowincell="f" path="m2139,137r1,2l2141,141r,10l2141,152r,14l2141,167r,20l2141,212r,50l2141,287r,11l2140,307r-1,15l2139,330r-5,4l2129,337r81,l2212,334r,-4l2213,322r1,-15l2214,298r1,-11l2215,262r,-50l2215,187r-1,-20l2214,166r-1,-14l2213,151r-1,-10l2211,139r-1,-2e" fillcolor="#686868" stroked="f">
              <v:path arrowok="t"/>
            </v:shape>
            <v:shape id="_x0000_s3080" style="position:absolute;left:4381;top:1242;width:3490;height:386;mso-position-horizontal-relative:page;mso-position-vertical-relative:text" coordsize="3490,386" o:allowincell="f" path="m3130,137r-1,1l3128,140r-1,11l3126,166r-1,20l3125,211r,50l3125,287r1,20l3127,322r,1l3128,333r1,1l3130,337r71,l3199,334r,-1l3199,323r,-1l3199,307r,-20l3199,261r,-50l3199,186r,-20l3199,151r,-11l3199,138r4,-1e" fillcolor="#686868" stroked="f">
              <v:path arrowok="t"/>
            </v:shape>
            <v:shape id="_x0000_s3081" style="position:absolute;left:4381;top:1242;width:3490;height:386;mso-position-horizontal-relative:page;mso-position-vertical-relative:text" coordsize="3490,386" o:allowincell="f" path="m3220,137r1,2l3222,141r,10l3222,152r,14l3222,167r,20l3222,212r,50l3222,287r,11l3222,307r-1,15l3220,330r-5,4l3210,337r82,l3293,334r,-4l3294,322r1,-15l3296,298r,-11l3296,262r,-50l3296,187r-1,-20l3295,166r-1,-14l3294,151r-1,-10l3293,139r-1,-2e" fillcolor="#686868" stroked="f">
              <v:path arrowok="t"/>
            </v:shape>
            <v:shape id="_x0000_s3082" style="position:absolute;left:4381;top:1242;width:3490;height:386;mso-position-horizontal-relative:page;mso-position-vertical-relative:text" coordsize="3490,386" o:allowincell="f" path="m2243,143r,63l2317,206r,-63e" fillcolor="#686868" stroked="f">
              <v:path arrowok="t"/>
            </v:shape>
            <v:shape id="_x0000_s3083" style="position:absolute;left:4381;top:1242;width:3490;height:386;mso-position-horizontal-relative:page;mso-position-vertical-relative:text" coordsize="3490,386" o:allowincell="f" path="m2334,143r5,4l2339,148r,24l2339,191r,15l2333,206r70,l2403,206r4,-15l2408,172r-2,-24l2406,147r-1,-4e" fillcolor="#686868" stroked="f">
              <v:path arrowok="t"/>
            </v:shape>
            <v:shape id="_x0000_s3084" style="position:absolute;left:4381;top:1242;width:3490;height:386;mso-position-horizontal-relative:page;mso-position-vertical-relative:text" coordsize="3490,386" o:allowincell="f" path="m,147r,73l159,220r,-73e" fillcolor="#686868" stroked="f">
              <v:path arrowok="t"/>
            </v:shape>
            <v:shape id="_x0000_s3085" style="position:absolute;left:4381;top:1242;width:3490;height:386;mso-position-horizontal-relative:page;mso-position-vertical-relative:text" coordsize="3490,386" o:allowincell="f" path="m1903,151r,54l1977,205r,-54e" fillcolor="#686868" stroked="f">
              <v:path arrowok="t"/>
            </v:shape>
            <v:shape id="_x0000_s3086" style="position:absolute;left:4381;top:1242;width:3490;height:386;mso-position-horizontal-relative:page;mso-position-vertical-relative:text" coordsize="3490,386" o:allowincell="f" path="m2889,151r,228l2963,379r,-228e" fillcolor="#686868" stroked="f">
              <v:path arrowok="t"/>
            </v:shape>
            <v:shape id="_x0000_s3087" style="position:absolute;left:4381;top:1242;width:3490;height:386;mso-position-horizontal-relative:page;mso-position-vertical-relative:text" coordsize="3490,386" o:allowincell="f" path="m497,158r,l493,184r-3,24l487,229r-2,18l483,264r-2,13l548,277r1,-13l550,247r2,-18l555,208r3,-24l562,158r,e" fillcolor="#686868" stroked="f">
              <v:path arrowok="t"/>
            </v:shape>
            <v:shape id="_x0000_s3088" style="position:absolute;left:4381;top:1242;width:3490;height:386;mso-position-horizontal-relative:page;mso-position-vertical-relative:text" coordsize="3490,386" o:allowincell="f" path="m562,158r1,23l565,203r2,20l569,243r2,18l573,277r66,l637,261r-3,-18l631,223r-3,-20l625,181r-3,-23e" fillcolor="#686868" stroked="f">
              <v:path arrowok="t"/>
            </v:shape>
            <v:shape id="_x0000_s3089" style="position:absolute;left:4381;top:1242;width:3490;height:386;mso-position-horizontal-relative:page;mso-position-vertical-relative:text" coordsize="3490,386" o:allowincell="f" path="m1177,158r,l1174,184r-3,24l1168,229r-2,18l1163,264r-1,13l1228,277r2,-13l1231,247r2,-18l1236,208r3,-24l1242,158r,e" fillcolor="#686868" stroked="f">
              <v:path arrowok="t"/>
            </v:shape>
            <v:shape id="_x0000_s3090" style="position:absolute;left:4381;top:1242;width:3490;height:386;mso-position-horizontal-relative:page;mso-position-vertical-relative:text" coordsize="3490,386" o:allowincell="f" path="m1242,158r2,23l1246,203r2,20l1250,243r2,18l1254,277r66,l1318,261r-3,-18l1312,223r-3,-20l1306,181r-4,-23e" fillcolor="#686868" stroked="f">
              <v:path arrowok="t"/>
            </v:shape>
            <v:shape id="_x0000_s3091" style="position:absolute;left:4381;top:1242;width:3490;height:386;mso-position-horizontal-relative:page;mso-position-vertical-relative:text" coordsize="3490,386" o:allowincell="f" path="m2707,158r,l2703,184r-3,24l2698,229r-3,18l2693,264r-2,13l2758,277r1,-13l2761,247r2,-18l2765,208r3,-24l2772,158r,e" fillcolor="#686868" stroked="f">
              <v:path arrowok="t"/>
            </v:shape>
            <v:shape id="_x0000_s3092" style="position:absolute;left:4381;top:1242;width:3490;height:386;mso-position-horizontal-relative:page;mso-position-vertical-relative:text" coordsize="3490,386" o:allowincell="f" path="m2772,158r2,23l2776,203r2,20l2779,243r2,18l2783,277r67,l2847,261r-3,-18l2842,223r-4,-20l2835,181r-3,-23e" fillcolor="#686868" stroked="f">
              <v:path arrowok="t"/>
            </v:shape>
            <v:shape id="_x0000_s3093" style="position:absolute;left:4381;top:1242;width:3490;height:386;mso-position-horizontal-relative:page;mso-position-vertical-relative:text" coordsize="3490,386" o:allowincell="f" path="m2557,187r-6,40l2595,227r5,-40e" fillcolor="#686868" stroked="f">
              <v:path arrowok="t"/>
            </v:shape>
            <v:shape id="_x0000_s3094" style="position:absolute;left:4381;top:1242;width:3490;height:386;mso-position-horizontal-relative:page;mso-position-vertical-relative:text" coordsize="3490,386" o:allowincell="f" path="m2600,187r,192l2665,379r,-192e" fillcolor="#686868" stroked="f">
              <v:path arrowok="t"/>
            </v:shape>
            <v:shape id="_x0000_s3095" style="position:absolute;left:4381;top:1242;width:3490;height:386;mso-position-horizontal-relative:page;mso-position-vertical-relative:text" coordsize="3490,386" o:allowincell="f" path="m2436,191r,188l2501,379r,-188e" fillcolor="#686868" stroked="f">
              <v:path arrowok="t"/>
            </v:shape>
            <v:shape id="_x0000_s3096" style="position:absolute;left:4381;top:1242;width:3490;height:386;mso-position-horizontal-relative:page;mso-position-vertical-relative:text" coordsize="3490,386" o:allowincell="f" path="m2501,191r5,36l2551,227r-5,-36e" fillcolor="#686868" stroked="f">
              <v:path arrowok="t"/>
            </v:shape>
            <v:shape id="_x0000_s3097" style="position:absolute;left:4381;top:1242;width:3490;height:386;mso-position-horizontal-relative:page;mso-position-vertical-relative:text" coordsize="3490,386" o:allowincell="f" path="m1903,205r,54l2022,259r,-54e" fillcolor="#686868" stroked="f">
              <v:path arrowok="t"/>
            </v:shape>
            <v:shape id="_x0000_s3098" style="position:absolute;left:4381;top:1242;width:3490;height:386;mso-position-horizontal-relative:page;mso-position-vertical-relative:text" coordsize="3490,386" o:allowincell="f" path="m2243,206r,7l2243,225r,5l2243,234r,5l2243,245r,6l2401,251r-4,-6l2391,239r-9,-5l2367,230r22,-5l2402,213r1,-7e" fillcolor="#686868" stroked="f">
              <v:path arrowok="t"/>
            </v:shape>
            <v:shape id="_x0000_s3099" style="position:absolute;left:4381;top:1242;width:3490;height:386;mso-position-horizontal-relative:page;mso-position-vertical-relative:text" coordsize="3490,386" o:allowincell="f" path="m,220l,379r98,l98,220e" fillcolor="#686868" stroked="f">
              <v:path arrowok="t"/>
            </v:shape>
            <v:shape id="_x0000_s3100" style="position:absolute;left:4381;top:1242;width:3490;height:386;mso-position-horizontal-relative:page;mso-position-vertical-relative:text" coordsize="3490,386" o:allowincell="f" path="m289,223r,27l455,250r,-27e" fillcolor="#686868" stroked="f">
              <v:path arrowok="t"/>
            </v:shape>
            <v:shape id="_x0000_s3101" style="position:absolute;left:4381;top:1242;width:3490;height:386;mso-position-horizontal-relative:page;mso-position-vertical-relative:text" coordsize="3490,386" o:allowincell="f" path="m667,223r,27l832,250r,-27e" fillcolor="#686868" stroked="f">
              <v:path arrowok="t"/>
            </v:shape>
            <v:shape id="_x0000_s3102" style="position:absolute;left:4381;top:1242;width:3490;height:386;mso-position-horizontal-relative:page;mso-position-vertical-relative:text" coordsize="3490,386" o:allowincell="f" path="m1708,223r,27l1873,250r,-27e" fillcolor="#686868" stroked="f">
              <v:path arrowok="t"/>
            </v:shape>
            <v:shape id="_x0000_s3103" style="position:absolute;left:4381;top:1242;width:3490;height:386;mso-position-horizontal-relative:page;mso-position-vertical-relative:text" coordsize="3490,386" o:allowincell="f" path="m3324,223r,27l3489,250r,-27e" fillcolor="#686868" stroked="f">
              <v:path arrowok="t"/>
            </v:shape>
            <v:shape id="_x0000_s3104" style="position:absolute;left:4381;top:1242;width:3490;height:386;mso-position-horizontal-relative:page;mso-position-vertical-relative:text" coordsize="3490,386" o:allowincell="f" path="m2506,227r22,152l2574,379r21,-152e" fillcolor="#686868" stroked="f">
              <v:path arrowok="t"/>
            </v:shape>
            <v:shape id="_x0000_s3105" style="position:absolute;left:4381;top:1242;width:3490;height:386;mso-position-horizontal-relative:page;mso-position-vertical-relative:text" coordsize="3490,386" o:allowincell="f" path="m289,250r,129l351,379r,-129e" fillcolor="#686868" stroked="f">
              <v:path arrowok="t"/>
            </v:shape>
            <v:shape id="_x0000_s3106" style="position:absolute;left:4381;top:1242;width:3490;height:386;mso-position-horizontal-relative:page;mso-position-vertical-relative:text" coordsize="3490,386" o:allowincell="f" path="m351,250r39,129l455,379r,-129e" fillcolor="#686868" stroked="f">
              <v:path arrowok="t"/>
            </v:shape>
            <v:shape id="_x0000_s3107" style="position:absolute;left:4381;top:1242;width:3490;height:386;mso-position-horizontal-relative:page;mso-position-vertical-relative:text" coordsize="3490,386" o:allowincell="f" path="m667,250r,129l729,379r,-129e" fillcolor="#686868" stroked="f">
              <v:path arrowok="t"/>
            </v:shape>
            <v:shape id="_x0000_s3108" style="position:absolute;left:4381;top:1242;width:3490;height:386;mso-position-horizontal-relative:page;mso-position-vertical-relative:text" coordsize="3490,386" o:allowincell="f" path="m729,250r38,129l832,379r,-129e" fillcolor="#686868" stroked="f">
              <v:path arrowok="t"/>
            </v:shape>
            <v:shape id="_x0000_s3109" style="position:absolute;left:4381;top:1242;width:3490;height:386;mso-position-horizontal-relative:page;mso-position-vertical-relative:text" coordsize="3490,386" o:allowincell="f" path="m1708,250r,129l1770,379r,-129e" fillcolor="#686868" stroked="f">
              <v:path arrowok="t"/>
            </v:shape>
            <v:shape id="_x0000_s3110" style="position:absolute;left:4381;top:1242;width:3490;height:386;mso-position-horizontal-relative:page;mso-position-vertical-relative:text" coordsize="3490,386" o:allowincell="f" path="m1770,250r38,129l1873,379r,-129e" fillcolor="#686868" stroked="f">
              <v:path arrowok="t"/>
            </v:shape>
            <v:shape id="_x0000_s3111" style="position:absolute;left:4381;top:1242;width:3490;height:386;mso-position-horizontal-relative:page;mso-position-vertical-relative:text" coordsize="3490,386" o:allowincell="f" path="m3324,250r,129l3386,379r,-129e" fillcolor="#686868" stroked="f">
              <v:path arrowok="t"/>
            </v:shape>
            <v:shape id="_x0000_s3112" style="position:absolute;left:4381;top:1242;width:3490;height:386;mso-position-horizontal-relative:page;mso-position-vertical-relative:text" coordsize="3490,386" o:allowincell="f" path="m3386,250r38,129l3489,379r,-129e" fillcolor="#686868" stroked="f">
              <v:path arrowok="t"/>
            </v:shape>
            <v:shape id="_x0000_s3113" style="position:absolute;left:4381;top:1242;width:3490;height:386;mso-position-horizontal-relative:page;mso-position-vertical-relative:text" coordsize="3490,386" o:allowincell="f" path="m2243,251r,128l2317,379r,-128e" fillcolor="#686868" stroked="f">
              <v:path arrowok="t"/>
            </v:shape>
            <v:shape id="_x0000_s3114" style="position:absolute;left:4381;top:1242;width:3490;height:386;mso-position-horizontal-relative:page;mso-position-vertical-relative:text" coordsize="3490,386" o:allowincell="f" path="m2317,251r2,l2335,256r,1l2336,262r,1l2338,277r1,6l2339,304r,75l2408,379r,-75l2408,283r-1,-6l2406,263r,-1l2405,257r-1,-1l2402,251r-1,e" fillcolor="#686868" stroked="f">
              <v:path arrowok="t"/>
            </v:shape>
            <v:shape id="_x0000_s3115" style="position:absolute;left:4381;top:1242;width:3490;height:386;mso-position-horizontal-relative:page;mso-position-vertical-relative:text" coordsize="3490,386" o:allowincell="f" path="m1903,259r,120l1977,379r,-120e" fillcolor="#686868" stroked="f">
              <v:path arrowok="t"/>
            </v:shape>
            <v:shape id="_x0000_s3116" style="position:absolute;left:4381;top:1242;width:3490;height:386;mso-position-horizontal-relative:page;mso-position-vertical-relative:text" coordsize="3490,386" o:allowincell="f" path="m961,265r,15l961,305r,19l961,332r-2,5l1029,337r1,-5l1032,324r2,-19l1035,280r,-15e" fillcolor="#686868" stroked="f">
              <v:path arrowok="t"/>
            </v:shape>
            <v:shape id="_x0000_s3117" style="position:absolute;left:4381;top:1242;width:3490;height:386;mso-position-horizontal-relative:page;mso-position-vertical-relative:text" coordsize="3490,386" o:allowincell="f" path="m481,277r-7,51l647,328r-8,-51e" fillcolor="#686868" stroked="f">
              <v:path arrowok="t"/>
            </v:shape>
            <v:shape id="_x0000_s3118" style="position:absolute;left:4381;top:1242;width:3490;height:386;mso-position-horizontal-relative:page;mso-position-vertical-relative:text" coordsize="3490,386" o:allowincell="f" path="m1162,277r-7,51l1328,328r-8,-51e" fillcolor="#686868" stroked="f">
              <v:path arrowok="t"/>
            </v:shape>
            <v:shape id="_x0000_s3119" style="position:absolute;left:4381;top:1242;width:3490;height:386;mso-position-horizontal-relative:page;mso-position-vertical-relative:text" coordsize="3490,386" o:allowincell="f" path="m2691,277r-7,51l2857,328r-7,-51e" fillcolor="#686868" stroked="f">
              <v:path arrowok="t"/>
            </v:shape>
            <v:shape id="_x0000_s3120" style="position:absolute;left:4381;top:1242;width:3490;height:386;mso-position-horizontal-relative:page;mso-position-vertical-relative:text" coordsize="3490,386" o:allowincell="f" path="m1348,322r,57l1467,379r,-57e" fillcolor="#686868" stroked="f">
              <v:path arrowok="t"/>
            </v:shape>
            <v:shape id="_x0000_s3121" style="position:absolute;left:4381;top:1242;width:3490;height:386;mso-position-horizontal-relative:page;mso-position-vertical-relative:text" coordsize="3490,386" o:allowincell="f" path="m474,328r-7,51l544,379r4,-51e" fillcolor="#686868" stroked="f">
              <v:path arrowok="t"/>
            </v:shape>
            <v:shape id="_x0000_s3122" style="position:absolute;left:4381;top:1242;width:3490;height:386;mso-position-horizontal-relative:page;mso-position-vertical-relative:text" coordsize="3490,386" o:allowincell="f" path="m575,328r4,51l654,379r-7,-51e" fillcolor="#686868" stroked="f">
              <v:path arrowok="t"/>
            </v:shape>
            <v:shape id="_x0000_s3123" style="position:absolute;left:4381;top:1242;width:3490;height:386;mso-position-horizontal-relative:page;mso-position-vertical-relative:text" coordsize="3490,386" o:allowincell="f" path="m1155,328r-7,51l1225,379r4,-51e" fillcolor="#686868" stroked="f">
              <v:path arrowok="t"/>
            </v:shape>
            <v:shape id="_x0000_s3124" style="position:absolute;left:4381;top:1242;width:3490;height:386;mso-position-horizontal-relative:page;mso-position-vertical-relative:text" coordsize="3490,386" o:allowincell="f" path="m1256,328r3,51l1335,379r-7,-51e" fillcolor="#686868" stroked="f">
              <v:path arrowok="t"/>
            </v:shape>
            <v:shape id="_x0000_s3125" style="position:absolute;left:4381;top:1242;width:3490;height:386;mso-position-horizontal-relative:page;mso-position-vertical-relative:text" coordsize="3490,386" o:allowincell="f" path="m2684,328r-6,51l2754,379r5,-51e" fillcolor="#686868" stroked="f">
              <v:path arrowok="t"/>
            </v:shape>
            <v:shape id="_x0000_s3126" style="position:absolute;left:4381;top:1242;width:3490;height:386;mso-position-horizontal-relative:page;mso-position-vertical-relative:text" coordsize="3490,386" o:allowincell="f" path="m2785,328r4,51l2865,379r-8,-51e" fillcolor="#686868" stroked="f">
              <v:path arrowok="t"/>
            </v:shape>
            <v:shape id="_x0000_s3127" style="position:absolute;left:4381;top:1242;width:3490;height:386;mso-position-horizontal-relative:page;mso-position-vertical-relative:text" coordsize="3490,386" o:allowincell="f" path="m866,337r,1l866,339r1,1l867,341r9,16l876,358r15,13l892,371r3,2l905,377r7,3l926,383r6,1l948,385r10,-1l970,383r10,-3l989,377r8,-4l1000,371r1,l1017,358r1,-1l1028,341r,-1l1029,339r,-1l1029,337e" fillcolor="#686868" stroked="f">
              <v:path arrowok="t"/>
            </v:shape>
            <v:shape id="_x0000_s3128" style="position:absolute;left:4381;top:1242;width:3490;height:386;mso-position-horizontal-relative:page;mso-position-vertical-relative:text" coordsize="3490,386" o:allowincell="f" path="m2048,337r3,8l2052,345r7,9l2059,355r7,9l2066,365r9,7l2076,372r12,5l2088,377r3,1l2107,383r3,l2128,385r1,l2130,385r21,-2l2152,383r17,-5l2171,377r1,l2182,372r2,l2192,365r1,-1l2200,355r,-1l2207,345r,l2210,337e" fillcolor="#686868" stroked="f">
              <v:path arrowok="t"/>
            </v:shape>
            <v:shape id="_x0000_s3129" style="position:absolute;left:4381;top:1242;width:3490;height:386;mso-position-horizontal-relative:page;mso-position-vertical-relative:text" coordsize="3490,386" o:allowincell="f" path="m3130,337r3,8l3133,345r7,9l3140,355r7,9l3148,365r9,7l3158,372r11,5l3170,377r2,1l3188,383r3,l3209,385r2,l3211,385r21,-2l3233,383r17,-5l3252,377r1,l3263,372r2,l3273,365r1,-1l3281,355r1,-1l3288,345r1,l3292,337e" fillcolor="#686868" stroked="f">
              <v:path arrowok="t"/>
            </v:shape>
            <w10:wrap anchorx="page"/>
          </v:group>
        </w:pict>
      </w:r>
      <w:r>
        <w:rPr>
          <w:rFonts w:ascii="Times New Roman" w:hAnsi="Times New Roman"/>
          <w:b/>
          <w:bCs/>
          <w:color w:val="191919"/>
          <w:sz w:val="20"/>
          <w:szCs w:val="20"/>
        </w:rPr>
        <w:t>Residence Requi</w:t>
      </w:r>
      <w:r>
        <w:rPr>
          <w:rFonts w:ascii="Times New Roman" w:hAnsi="Times New Roman"/>
          <w:b/>
          <w:bCs/>
          <w:color w:val="191919"/>
          <w:spacing w:val="-4"/>
          <w:sz w:val="20"/>
          <w:szCs w:val="20"/>
        </w:rPr>
        <w:t>r</w:t>
      </w:r>
      <w:r>
        <w:rPr>
          <w:rFonts w:ascii="Times New Roman" w:hAnsi="Times New Roman"/>
          <w:b/>
          <w:bCs/>
          <w:color w:val="191919"/>
          <w:sz w:val="20"/>
          <w:szCs w:val="20"/>
        </w:rPr>
        <w:t>ements</w:t>
      </w:r>
    </w:p>
    <w:p w:rsidR="00F42301" w:rsidRDefault="00F42301" w:rsidP="0055783E">
      <w:pPr>
        <w:widowControl w:val="0"/>
        <w:autoSpaceDE w:val="0"/>
        <w:autoSpaceDN w:val="0"/>
        <w:adjustRightInd w:val="0"/>
        <w:spacing w:before="10" w:after="0" w:line="250" w:lineRule="auto"/>
        <w:ind w:left="1925" w:right="973" w:firstLine="360"/>
        <w:rPr>
          <w:rFonts w:ascii="Times New Roman" w:hAnsi="Times New Roman"/>
          <w:color w:val="000000"/>
          <w:sz w:val="20"/>
          <w:szCs w:val="20"/>
        </w:rPr>
      </w:pPr>
      <w:r>
        <w:rPr>
          <w:rFonts w:ascii="Times New Roman" w:hAnsi="Times New Roman"/>
          <w:color w:val="191919"/>
          <w:sz w:val="20"/>
          <w:szCs w:val="20"/>
        </w:rPr>
        <w:t>A</w:t>
      </w:r>
      <w:r>
        <w:rPr>
          <w:rFonts w:ascii="Times New Roman" w:hAnsi="Times New Roman"/>
          <w:color w:val="191919"/>
          <w:spacing w:val="-11"/>
          <w:sz w:val="20"/>
          <w:szCs w:val="20"/>
        </w:rPr>
        <w:t xml:space="preserve"> </w:t>
      </w:r>
      <w:r>
        <w:rPr>
          <w:rFonts w:ascii="Times New Roman" w:hAnsi="Times New Roman"/>
          <w:color w:val="191919"/>
          <w:sz w:val="20"/>
          <w:szCs w:val="20"/>
        </w:rPr>
        <w:t>minimum of 27 semester hours of the Master's degree program must be earned in course work o</w:t>
      </w:r>
      <w:r>
        <w:rPr>
          <w:rFonts w:ascii="Times New Roman" w:hAnsi="Times New Roman"/>
          <w:color w:val="191919"/>
          <w:spacing w:val="-4"/>
          <w:sz w:val="20"/>
          <w:szCs w:val="20"/>
        </w:rPr>
        <w:t>f</w:t>
      </w:r>
      <w:r>
        <w:rPr>
          <w:rFonts w:ascii="Times New Roman" w:hAnsi="Times New Roman"/>
          <w:color w:val="191919"/>
          <w:sz w:val="20"/>
          <w:szCs w:val="20"/>
        </w:rPr>
        <w:t>fered by</w:t>
      </w:r>
      <w:r>
        <w:rPr>
          <w:rFonts w:ascii="Times New Roman" w:hAnsi="Times New Roman"/>
          <w:color w:val="191919"/>
          <w:spacing w:val="-11"/>
          <w:sz w:val="20"/>
          <w:szCs w:val="20"/>
        </w:rPr>
        <w:t xml:space="preserve"> </w:t>
      </w:r>
      <w:r>
        <w:rPr>
          <w:rFonts w:ascii="Times New Roman" w:hAnsi="Times New Roman"/>
          <w:color w:val="191919"/>
          <w:sz w:val="20"/>
          <w:szCs w:val="20"/>
        </w:rPr>
        <w:t>Albany State Universit</w:t>
      </w:r>
      <w:r>
        <w:rPr>
          <w:rFonts w:ascii="Times New Roman" w:hAnsi="Times New Roman"/>
          <w:color w:val="191919"/>
          <w:spacing w:val="-13"/>
          <w:sz w:val="20"/>
          <w:szCs w:val="20"/>
        </w:rPr>
        <w:t>y</w:t>
      </w:r>
      <w:r>
        <w:rPr>
          <w:rFonts w:ascii="Times New Roman" w:hAnsi="Times New Roman"/>
          <w:color w:val="191919"/>
          <w:sz w:val="20"/>
          <w:szCs w:val="20"/>
        </w:rPr>
        <w:t>.</w:t>
      </w:r>
      <w:r>
        <w:rPr>
          <w:rFonts w:ascii="Times New Roman" w:hAnsi="Times New Roman"/>
          <w:color w:val="191919"/>
          <w:spacing w:val="-11"/>
          <w:sz w:val="20"/>
          <w:szCs w:val="20"/>
        </w:rPr>
        <w:t xml:space="preserve"> </w:t>
      </w:r>
      <w:r>
        <w:rPr>
          <w:rFonts w:ascii="Times New Roman" w:hAnsi="Times New Roman"/>
          <w:color w:val="191919"/>
          <w:sz w:val="20"/>
          <w:szCs w:val="20"/>
        </w:rPr>
        <w:t>All graduate programs require a minimum of 30 semes- ter hours. Individual programs may require more than 30 semester hours.</w:t>
      </w:r>
    </w:p>
    <w:p w:rsidR="00F42301" w:rsidRDefault="00F42301" w:rsidP="0055783E">
      <w:pPr>
        <w:widowControl w:val="0"/>
        <w:autoSpaceDE w:val="0"/>
        <w:autoSpaceDN w:val="0"/>
        <w:adjustRightInd w:val="0"/>
        <w:spacing w:after="0" w:line="120" w:lineRule="exact"/>
        <w:rPr>
          <w:rFonts w:ascii="Times New Roman" w:hAnsi="Times New Roman"/>
          <w:color w:val="000000"/>
          <w:sz w:val="12"/>
          <w:szCs w:val="12"/>
        </w:rPr>
      </w:pPr>
    </w:p>
    <w:p w:rsidR="00F42301" w:rsidRDefault="00F42301" w:rsidP="0055783E">
      <w:pPr>
        <w:widowControl w:val="0"/>
        <w:autoSpaceDE w:val="0"/>
        <w:autoSpaceDN w:val="0"/>
        <w:adjustRightInd w:val="0"/>
        <w:spacing w:after="0" w:line="200" w:lineRule="exact"/>
        <w:rPr>
          <w:rFonts w:ascii="Times New Roman" w:hAnsi="Times New Roman"/>
          <w:color w:val="000000"/>
          <w:sz w:val="20"/>
          <w:szCs w:val="20"/>
        </w:rPr>
      </w:pPr>
    </w:p>
    <w:p w:rsidR="00F42301" w:rsidRDefault="00F42301" w:rsidP="0055783E">
      <w:pPr>
        <w:widowControl w:val="0"/>
        <w:autoSpaceDE w:val="0"/>
        <w:autoSpaceDN w:val="0"/>
        <w:adjustRightInd w:val="0"/>
        <w:spacing w:after="0" w:line="200" w:lineRule="exact"/>
        <w:rPr>
          <w:rFonts w:ascii="Times New Roman" w:hAnsi="Times New Roman"/>
          <w:color w:val="000000"/>
          <w:sz w:val="20"/>
          <w:szCs w:val="20"/>
        </w:rPr>
      </w:pPr>
    </w:p>
    <w:p w:rsidR="00F42301" w:rsidRDefault="00F42301" w:rsidP="0055783E">
      <w:pPr>
        <w:widowControl w:val="0"/>
        <w:autoSpaceDE w:val="0"/>
        <w:autoSpaceDN w:val="0"/>
        <w:adjustRightInd w:val="0"/>
        <w:spacing w:after="0" w:line="200" w:lineRule="exact"/>
        <w:rPr>
          <w:rFonts w:ascii="Times New Roman" w:hAnsi="Times New Roman"/>
          <w:color w:val="000000"/>
          <w:sz w:val="20"/>
          <w:szCs w:val="20"/>
        </w:rPr>
      </w:pPr>
    </w:p>
    <w:p w:rsidR="00F42301" w:rsidRDefault="00F42301" w:rsidP="0055783E">
      <w:pPr>
        <w:widowControl w:val="0"/>
        <w:autoSpaceDE w:val="0"/>
        <w:autoSpaceDN w:val="0"/>
        <w:adjustRightInd w:val="0"/>
        <w:spacing w:after="0"/>
        <w:ind w:left="1925" w:right="7088"/>
        <w:jc w:val="both"/>
        <w:rPr>
          <w:rFonts w:ascii="Times New Roman" w:hAnsi="Times New Roman"/>
          <w:color w:val="000000"/>
          <w:sz w:val="20"/>
          <w:szCs w:val="20"/>
        </w:rPr>
      </w:pPr>
      <w:r>
        <w:rPr>
          <w:rFonts w:ascii="Times New Roman" w:hAnsi="Times New Roman"/>
          <w:b/>
          <w:bCs/>
          <w:color w:val="191919"/>
          <w:sz w:val="20"/>
          <w:szCs w:val="20"/>
        </w:rPr>
        <w:t>Fee Payment Policy</w:t>
      </w:r>
    </w:p>
    <w:p w:rsidR="00F42301" w:rsidRDefault="00F42301" w:rsidP="0055783E">
      <w:pPr>
        <w:widowControl w:val="0"/>
        <w:autoSpaceDE w:val="0"/>
        <w:autoSpaceDN w:val="0"/>
        <w:adjustRightInd w:val="0"/>
        <w:spacing w:before="10" w:after="0" w:line="250" w:lineRule="auto"/>
        <w:ind w:left="1925" w:right="936" w:firstLine="360"/>
        <w:rPr>
          <w:rFonts w:ascii="Times New Roman" w:hAnsi="Times New Roman"/>
          <w:color w:val="000000"/>
          <w:sz w:val="20"/>
          <w:szCs w:val="20"/>
        </w:rPr>
      </w:pPr>
      <w:r>
        <w:rPr>
          <w:rFonts w:ascii="Times New Roman" w:hAnsi="Times New Roman"/>
          <w:color w:val="191919"/>
          <w:sz w:val="20"/>
          <w:szCs w:val="20"/>
        </w:rPr>
        <w:t>All fees are payable by the registration deadline published for each semeste</w:t>
      </w:r>
      <w:r>
        <w:rPr>
          <w:rFonts w:ascii="Times New Roman" w:hAnsi="Times New Roman"/>
          <w:color w:val="191919"/>
          <w:spacing w:val="-11"/>
          <w:sz w:val="20"/>
          <w:szCs w:val="20"/>
        </w:rPr>
        <w:t>r</w:t>
      </w:r>
      <w:r>
        <w:rPr>
          <w:rFonts w:ascii="Times New Roman" w:hAnsi="Times New Roman"/>
          <w:color w:val="191919"/>
          <w:sz w:val="20"/>
          <w:szCs w:val="20"/>
        </w:rPr>
        <w:t>.   Payments may be made in cash or by check payable in U.S. currency and drawn on a financial institution located in the State of Geo</w:t>
      </w:r>
      <w:r>
        <w:rPr>
          <w:rFonts w:ascii="Times New Roman" w:hAnsi="Times New Roman"/>
          <w:color w:val="191919"/>
          <w:spacing w:val="-4"/>
          <w:sz w:val="20"/>
          <w:szCs w:val="20"/>
        </w:rPr>
        <w:t>r</w:t>
      </w:r>
      <w:r>
        <w:rPr>
          <w:rFonts w:ascii="Times New Roman" w:hAnsi="Times New Roman"/>
          <w:color w:val="191919"/>
          <w:sz w:val="20"/>
          <w:szCs w:val="20"/>
        </w:rPr>
        <w:t xml:space="preserve">gia. </w:t>
      </w:r>
      <w:r>
        <w:rPr>
          <w:rFonts w:ascii="Times New Roman" w:hAnsi="Times New Roman"/>
          <w:color w:val="191919"/>
          <w:spacing w:val="39"/>
          <w:sz w:val="20"/>
          <w:szCs w:val="20"/>
        </w:rPr>
        <w:t xml:space="preserve"> </w:t>
      </w:r>
      <w:r>
        <w:rPr>
          <w:rFonts w:ascii="Times New Roman" w:hAnsi="Times New Roman"/>
          <w:color w:val="191919"/>
          <w:sz w:val="20"/>
          <w:szCs w:val="20"/>
        </w:rPr>
        <w:t>Albany State reserves the right to determine the acceptability of checks, and all checks not drawn as above will be returned to the remitte</w:t>
      </w:r>
      <w:r>
        <w:rPr>
          <w:rFonts w:ascii="Times New Roman" w:hAnsi="Times New Roman"/>
          <w:color w:val="191919"/>
          <w:spacing w:val="-11"/>
          <w:sz w:val="20"/>
          <w:szCs w:val="20"/>
        </w:rPr>
        <w:t>r</w:t>
      </w:r>
      <w:r>
        <w:rPr>
          <w:rFonts w:ascii="Times New Roman" w:hAnsi="Times New Roman"/>
          <w:color w:val="191919"/>
          <w:sz w:val="20"/>
          <w:szCs w:val="20"/>
        </w:rPr>
        <w:t>.   Money orders, certified checks, traveler's checks, MasterCard,</w:t>
      </w:r>
      <w:r>
        <w:rPr>
          <w:rFonts w:ascii="Times New Roman" w:hAnsi="Times New Roman"/>
          <w:color w:val="191919"/>
          <w:spacing w:val="-4"/>
          <w:sz w:val="20"/>
          <w:szCs w:val="20"/>
        </w:rPr>
        <w:t xml:space="preserve"> </w:t>
      </w:r>
      <w:r>
        <w:rPr>
          <w:rFonts w:ascii="Times New Roman" w:hAnsi="Times New Roman"/>
          <w:color w:val="191919"/>
          <w:spacing w:val="-12"/>
          <w:sz w:val="20"/>
          <w:szCs w:val="20"/>
        </w:rPr>
        <w:t>V</w:t>
      </w:r>
      <w:r>
        <w:rPr>
          <w:rFonts w:ascii="Times New Roman" w:hAnsi="Times New Roman"/>
          <w:color w:val="191919"/>
          <w:sz w:val="20"/>
          <w:szCs w:val="20"/>
        </w:rPr>
        <w:t>isa and personal checks will be accepted, provided that the check is presented with acceptable identification. If a check given in payment of a student's fees, books or supplies is not paid when presented to the bank or financial institution upon which it is drawn, the student will be cha</w:t>
      </w:r>
      <w:r>
        <w:rPr>
          <w:rFonts w:ascii="Times New Roman" w:hAnsi="Times New Roman"/>
          <w:color w:val="191919"/>
          <w:spacing w:val="-4"/>
          <w:sz w:val="20"/>
          <w:szCs w:val="20"/>
        </w:rPr>
        <w:t>r</w:t>
      </w:r>
      <w:r>
        <w:rPr>
          <w:rFonts w:ascii="Times New Roman" w:hAnsi="Times New Roman"/>
          <w:color w:val="191919"/>
          <w:sz w:val="20"/>
          <w:szCs w:val="20"/>
        </w:rPr>
        <w:t>ged a return check fee of $20 or five percent (5%) of the face amount of the check, whichever is greate</w:t>
      </w:r>
      <w:r>
        <w:rPr>
          <w:rFonts w:ascii="Times New Roman" w:hAnsi="Times New Roman"/>
          <w:color w:val="191919"/>
          <w:spacing w:val="-11"/>
          <w:sz w:val="20"/>
          <w:szCs w:val="20"/>
        </w:rPr>
        <w:t>r</w:t>
      </w:r>
      <w:r>
        <w:rPr>
          <w:rFonts w:ascii="Times New Roman" w:hAnsi="Times New Roman"/>
          <w:color w:val="191919"/>
          <w:sz w:val="20"/>
          <w:szCs w:val="20"/>
        </w:rPr>
        <w:t xml:space="preserve">. </w:t>
      </w:r>
      <w:r>
        <w:rPr>
          <w:rFonts w:ascii="Times New Roman" w:hAnsi="Times New Roman"/>
          <w:color w:val="191919"/>
          <w:spacing w:val="39"/>
          <w:sz w:val="20"/>
          <w:szCs w:val="20"/>
        </w:rPr>
        <w:t xml:space="preserve"> </w:t>
      </w:r>
      <w:r>
        <w:rPr>
          <w:rFonts w:ascii="Times New Roman" w:hAnsi="Times New Roman"/>
          <w:color w:val="191919"/>
          <w:sz w:val="20"/>
          <w:szCs w:val="20"/>
        </w:rPr>
        <w:t>Any person who submits an "insu</w:t>
      </w:r>
      <w:r>
        <w:rPr>
          <w:rFonts w:ascii="Times New Roman" w:hAnsi="Times New Roman"/>
          <w:color w:val="191919"/>
          <w:spacing w:val="-4"/>
          <w:sz w:val="20"/>
          <w:szCs w:val="20"/>
        </w:rPr>
        <w:t>f</w:t>
      </w:r>
      <w:r>
        <w:rPr>
          <w:rFonts w:ascii="Times New Roman" w:hAnsi="Times New Roman"/>
          <w:color w:val="191919"/>
          <w:sz w:val="20"/>
          <w:szCs w:val="20"/>
        </w:rPr>
        <w:t>ficient funds" or</w:t>
      </w:r>
    </w:p>
    <w:p w:rsidR="00F42301" w:rsidRDefault="00F42301" w:rsidP="0055783E">
      <w:pPr>
        <w:widowControl w:val="0"/>
        <w:autoSpaceDE w:val="0"/>
        <w:autoSpaceDN w:val="0"/>
        <w:adjustRightInd w:val="0"/>
        <w:spacing w:after="0" w:line="250" w:lineRule="auto"/>
        <w:ind w:left="1925" w:right="901"/>
        <w:jc w:val="both"/>
        <w:rPr>
          <w:rFonts w:ascii="Times New Roman" w:hAnsi="Times New Roman"/>
          <w:color w:val="000000"/>
          <w:sz w:val="20"/>
          <w:szCs w:val="20"/>
        </w:rPr>
      </w:pPr>
      <w:r>
        <w:rPr>
          <w:rFonts w:ascii="Times New Roman" w:hAnsi="Times New Roman"/>
          <w:color w:val="191919"/>
          <w:sz w:val="20"/>
          <w:szCs w:val="20"/>
        </w:rPr>
        <w:t>"no account" check may not only be suspended from the University but may also face legal prose- cution.   No transmittal of credits in any form will be made by the University or its personnel for a student with outstanding financial obligations to the Universit</w:t>
      </w:r>
      <w:r>
        <w:rPr>
          <w:rFonts w:ascii="Times New Roman" w:hAnsi="Times New Roman"/>
          <w:color w:val="191919"/>
          <w:spacing w:val="-13"/>
          <w:sz w:val="20"/>
          <w:szCs w:val="20"/>
        </w:rPr>
        <w:t>y</w:t>
      </w:r>
      <w:r>
        <w:rPr>
          <w:rFonts w:ascii="Times New Roman" w:hAnsi="Times New Roman"/>
          <w:color w:val="191919"/>
          <w:sz w:val="20"/>
          <w:szCs w:val="20"/>
        </w:rPr>
        <w:t>.</w:t>
      </w:r>
    </w:p>
    <w:p w:rsidR="00F42301" w:rsidRDefault="00F42301" w:rsidP="0055783E">
      <w:pPr>
        <w:widowControl w:val="0"/>
        <w:autoSpaceDE w:val="0"/>
        <w:autoSpaceDN w:val="0"/>
        <w:adjustRightInd w:val="0"/>
        <w:spacing w:after="0" w:line="250" w:lineRule="auto"/>
        <w:ind w:left="1925" w:right="1009" w:firstLine="360"/>
        <w:rPr>
          <w:rFonts w:ascii="Times New Roman" w:hAnsi="Times New Roman"/>
          <w:color w:val="000000"/>
          <w:sz w:val="20"/>
          <w:szCs w:val="20"/>
        </w:rPr>
      </w:pPr>
      <w:r w:rsidRPr="00C34688">
        <w:rPr>
          <w:rFonts w:ascii="Calibri" w:hAnsi="Calibri"/>
          <w:noProof/>
          <w:lang w:eastAsia="en-US"/>
        </w:rPr>
        <w:pict>
          <v:shape id="_x0000_s3132" type="#_x0000_t202" style="position:absolute;left:0;text-align:left;margin-left:19.8pt;margin-top:-248.85pt;width:1in;height:285.55pt;z-index:-251658240;mso-position-horizontal-relative:page" o:allowincell="f" filled="f" stroked="f">
            <v:textbox style="layout-flow:vertical;mso-layout-flow-alt:bottom-to-top" inset="0,0,0,0">
              <w:txbxContent>
                <w:p w:rsidR="00F42301" w:rsidRDefault="00F42301" w:rsidP="0055783E">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U</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NIVERSI</w:t>
                  </w:r>
                  <w:r>
                    <w:rPr>
                      <w:rFonts w:ascii="Impact" w:hAnsi="Impact" w:cs="Impact"/>
                      <w:color w:val="A3A3A3"/>
                      <w:position w:val="1"/>
                      <w:sz w:val="105"/>
                      <w:szCs w:val="105"/>
                    </w:rPr>
                    <w:t>T</w:t>
                  </w:r>
                  <w:r>
                    <w:rPr>
                      <w:rFonts w:ascii="Impact" w:hAnsi="Impact" w:cs="Impact"/>
                      <w:color w:val="A3A3A3"/>
                      <w:spacing w:val="-88"/>
                      <w:position w:val="1"/>
                      <w:sz w:val="105"/>
                      <w:szCs w:val="105"/>
                    </w:rPr>
                    <w:t xml:space="preserve"> </w:t>
                  </w:r>
                  <w:r>
                    <w:rPr>
                      <w:rFonts w:ascii="Impact" w:hAnsi="Impact" w:cs="Impact"/>
                      <w:color w:val="A3A3A3"/>
                      <w:position w:val="1"/>
                      <w:sz w:val="105"/>
                      <w:szCs w:val="105"/>
                    </w:rPr>
                    <w:t>Y</w:t>
                  </w:r>
                </w:p>
              </w:txbxContent>
            </v:textbox>
            <w10:wrap anchorx="page"/>
          </v:shape>
        </w:pict>
      </w:r>
      <w:r>
        <w:rPr>
          <w:rFonts w:ascii="Times New Roman" w:hAnsi="Times New Roman"/>
          <w:color w:val="191919"/>
          <w:sz w:val="20"/>
          <w:szCs w:val="20"/>
        </w:rPr>
        <w:t>The University reserves the right to change without previous notice its fees, cha</w:t>
      </w:r>
      <w:r>
        <w:rPr>
          <w:rFonts w:ascii="Times New Roman" w:hAnsi="Times New Roman"/>
          <w:color w:val="191919"/>
          <w:spacing w:val="-4"/>
          <w:sz w:val="20"/>
          <w:szCs w:val="20"/>
        </w:rPr>
        <w:t>r</w:t>
      </w:r>
      <w:r>
        <w:rPr>
          <w:rFonts w:ascii="Times New Roman" w:hAnsi="Times New Roman"/>
          <w:color w:val="191919"/>
          <w:sz w:val="20"/>
          <w:szCs w:val="20"/>
        </w:rPr>
        <w:t>ges, rules and regulations at the beginning of each semester; howeve</w:t>
      </w:r>
      <w:r>
        <w:rPr>
          <w:rFonts w:ascii="Times New Roman" w:hAnsi="Times New Roman"/>
          <w:color w:val="191919"/>
          <w:spacing w:val="-8"/>
          <w:sz w:val="20"/>
          <w:szCs w:val="20"/>
        </w:rPr>
        <w:t>r</w:t>
      </w:r>
      <w:r>
        <w:rPr>
          <w:rFonts w:ascii="Times New Roman" w:hAnsi="Times New Roman"/>
          <w:color w:val="191919"/>
          <w:sz w:val="20"/>
          <w:szCs w:val="20"/>
        </w:rPr>
        <w:t>, this right is exercised cautiously and reluctantl</w:t>
      </w:r>
      <w:r>
        <w:rPr>
          <w:rFonts w:ascii="Times New Roman" w:hAnsi="Times New Roman"/>
          <w:color w:val="191919"/>
          <w:spacing w:val="-13"/>
          <w:sz w:val="20"/>
          <w:szCs w:val="20"/>
        </w:rPr>
        <w:t>y</w:t>
      </w:r>
      <w:r>
        <w:rPr>
          <w:rFonts w:ascii="Times New Roman" w:hAnsi="Times New Roman"/>
          <w:color w:val="191919"/>
          <w:sz w:val="20"/>
          <w:szCs w:val="20"/>
        </w:rPr>
        <w:t>.</w:t>
      </w:r>
    </w:p>
    <w:p w:rsidR="00F42301" w:rsidRDefault="00F42301" w:rsidP="0055783E">
      <w:pPr>
        <w:widowControl w:val="0"/>
        <w:autoSpaceDE w:val="0"/>
        <w:autoSpaceDN w:val="0"/>
        <w:adjustRightInd w:val="0"/>
        <w:spacing w:before="3" w:after="0" w:line="220" w:lineRule="exact"/>
        <w:rPr>
          <w:rFonts w:ascii="Times New Roman" w:hAnsi="Times New Roman"/>
          <w:color w:val="000000"/>
        </w:rPr>
      </w:pPr>
    </w:p>
    <w:p w:rsidR="00F42301" w:rsidRDefault="00F42301" w:rsidP="0055783E">
      <w:pPr>
        <w:widowControl w:val="0"/>
        <w:autoSpaceDE w:val="0"/>
        <w:autoSpaceDN w:val="0"/>
        <w:adjustRightInd w:val="0"/>
        <w:spacing w:after="0"/>
        <w:ind w:left="1925" w:right="5864"/>
        <w:jc w:val="both"/>
        <w:rPr>
          <w:rFonts w:ascii="Impact" w:hAnsi="Impact" w:cs="Impact"/>
          <w:color w:val="000000"/>
          <w:sz w:val="30"/>
          <w:szCs w:val="30"/>
        </w:rPr>
      </w:pPr>
      <w:r w:rsidRPr="00C34688">
        <w:rPr>
          <w:rFonts w:ascii="Calibri" w:hAnsi="Calibri" w:cs="Times New Roman"/>
          <w:noProof/>
          <w:lang w:eastAsia="en-US"/>
        </w:rPr>
        <w:pict>
          <v:shape id="_x0000_s3131" type="#_x0000_t202" style="position:absolute;left:0;text-align:left;margin-left:19.8pt;margin-top:6.9pt;width:1in;height:144.1pt;z-index:-251658240;mso-position-horizontal-relative:page" o:allowincell="f" filled="f" stroked="f">
            <v:textbox style="layout-flow:vertical;mso-layout-flow-alt:bottom-to-top" inset="0,0,0,0">
              <w:txbxContent>
                <w:p w:rsidR="00F42301" w:rsidRDefault="00F42301" w:rsidP="0055783E">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S</w:t>
                  </w:r>
                  <w:r>
                    <w:rPr>
                      <w:rFonts w:ascii="Impact" w:hAnsi="Impact" w:cs="Impact"/>
                      <w:color w:val="A3A3A3"/>
                      <w:spacing w:val="-176"/>
                      <w:position w:val="1"/>
                      <w:sz w:val="140"/>
                      <w:szCs w:val="140"/>
                    </w:rPr>
                    <w:t xml:space="preserve"> </w:t>
                  </w:r>
                  <w:r>
                    <w:rPr>
                      <w:rFonts w:ascii="Impact" w:hAnsi="Impact" w:cs="Impact"/>
                      <w:color w:val="A3A3A3"/>
                      <w:spacing w:val="28"/>
                      <w:position w:val="1"/>
                      <w:sz w:val="105"/>
                      <w:szCs w:val="105"/>
                    </w:rPr>
                    <w:t>T</w:t>
                  </w:r>
                  <w:r>
                    <w:rPr>
                      <w:rFonts w:ascii="Impact" w:hAnsi="Impact" w:cs="Impact"/>
                      <w:color w:val="A3A3A3"/>
                      <w:spacing w:val="12"/>
                      <w:position w:val="1"/>
                      <w:sz w:val="105"/>
                      <w:szCs w:val="105"/>
                    </w:rPr>
                    <w:t>A</w:t>
                  </w:r>
                  <w:r>
                    <w:rPr>
                      <w:rFonts w:ascii="Impact" w:hAnsi="Impact" w:cs="Impact"/>
                      <w:color w:val="A3A3A3"/>
                      <w:position w:val="1"/>
                      <w:sz w:val="105"/>
                      <w:szCs w:val="105"/>
                    </w:rPr>
                    <w:t>T</w:t>
                  </w:r>
                  <w:r>
                    <w:rPr>
                      <w:rFonts w:ascii="Impact" w:hAnsi="Impact" w:cs="Impact"/>
                      <w:color w:val="A3A3A3"/>
                      <w:spacing w:val="-115"/>
                      <w:position w:val="1"/>
                      <w:sz w:val="105"/>
                      <w:szCs w:val="105"/>
                    </w:rPr>
                    <w:t xml:space="preserve"> </w:t>
                  </w:r>
                  <w:r>
                    <w:rPr>
                      <w:rFonts w:ascii="Impact" w:hAnsi="Impact" w:cs="Impact"/>
                      <w:color w:val="A3A3A3"/>
                      <w:position w:val="1"/>
                      <w:sz w:val="105"/>
                      <w:szCs w:val="105"/>
                    </w:rPr>
                    <w:t>E</w:t>
                  </w:r>
                </w:p>
              </w:txbxContent>
            </v:textbox>
            <w10:wrap anchorx="page"/>
          </v:shape>
        </w:pict>
      </w:r>
      <w:r>
        <w:rPr>
          <w:rFonts w:ascii="Impact" w:hAnsi="Impact" w:cs="Impact"/>
          <w:color w:val="191919"/>
          <w:sz w:val="30"/>
          <w:szCs w:val="30"/>
        </w:rPr>
        <w:t>GRADU</w:t>
      </w:r>
      <w:r>
        <w:rPr>
          <w:rFonts w:ascii="Impact" w:hAnsi="Impact" w:cs="Impact"/>
          <w:color w:val="191919"/>
          <w:spacing w:val="-16"/>
          <w:sz w:val="30"/>
          <w:szCs w:val="30"/>
        </w:rPr>
        <w:t>A</w:t>
      </w:r>
      <w:r>
        <w:rPr>
          <w:rFonts w:ascii="Impact" w:hAnsi="Impact" w:cs="Impact"/>
          <w:color w:val="191919"/>
          <w:sz w:val="30"/>
          <w:szCs w:val="30"/>
        </w:rPr>
        <w:t>TE STUDENT FEES</w:t>
      </w:r>
    </w:p>
    <w:p w:rsidR="00F42301" w:rsidRDefault="00F42301" w:rsidP="0055783E">
      <w:pPr>
        <w:widowControl w:val="0"/>
        <w:autoSpaceDE w:val="0"/>
        <w:autoSpaceDN w:val="0"/>
        <w:adjustRightInd w:val="0"/>
        <w:spacing w:before="21" w:after="0"/>
        <w:ind w:left="2285"/>
        <w:rPr>
          <w:rFonts w:ascii="Times New Roman" w:hAnsi="Times New Roman"/>
          <w:color w:val="000000"/>
          <w:sz w:val="20"/>
          <w:szCs w:val="20"/>
        </w:rPr>
      </w:pPr>
      <w:r>
        <w:rPr>
          <w:rFonts w:ascii="Times New Roman" w:hAnsi="Times New Roman"/>
          <w:color w:val="191919"/>
          <w:sz w:val="20"/>
          <w:szCs w:val="20"/>
        </w:rPr>
        <w:t>Matriculation</w:t>
      </w:r>
      <w:r>
        <w:rPr>
          <w:rFonts w:ascii="Times New Roman" w:hAnsi="Times New Roman"/>
          <w:color w:val="191919"/>
          <w:spacing w:val="3"/>
          <w:sz w:val="20"/>
          <w:szCs w:val="20"/>
        </w:rPr>
        <w:t xml:space="preserve"> </w:t>
      </w:r>
      <w:r>
        <w:rPr>
          <w:rFonts w:ascii="Times New Roman" w:hAnsi="Times New Roman"/>
          <w:color w:val="191919"/>
          <w:sz w:val="20"/>
          <w:szCs w:val="20"/>
        </w:rPr>
        <w:t>(Fewer</w:t>
      </w:r>
      <w:r>
        <w:rPr>
          <w:rFonts w:ascii="Times New Roman" w:hAnsi="Times New Roman"/>
          <w:color w:val="191919"/>
          <w:spacing w:val="3"/>
          <w:sz w:val="20"/>
          <w:szCs w:val="20"/>
        </w:rPr>
        <w:t xml:space="preserve"> </w:t>
      </w:r>
      <w:r>
        <w:rPr>
          <w:rFonts w:ascii="Times New Roman" w:hAnsi="Times New Roman"/>
          <w:color w:val="191919"/>
          <w:sz w:val="20"/>
          <w:szCs w:val="20"/>
        </w:rPr>
        <w:t>than</w:t>
      </w:r>
      <w:r>
        <w:rPr>
          <w:rFonts w:ascii="Times New Roman" w:hAnsi="Times New Roman"/>
          <w:color w:val="191919"/>
          <w:spacing w:val="3"/>
          <w:sz w:val="20"/>
          <w:szCs w:val="20"/>
        </w:rPr>
        <w:t xml:space="preserve"> </w:t>
      </w:r>
      <w:r>
        <w:rPr>
          <w:rFonts w:ascii="Times New Roman" w:hAnsi="Times New Roman"/>
          <w:color w:val="191919"/>
          <w:sz w:val="20"/>
          <w:szCs w:val="20"/>
        </w:rPr>
        <w:t>9</w:t>
      </w:r>
      <w:r>
        <w:rPr>
          <w:rFonts w:ascii="Times New Roman" w:hAnsi="Times New Roman"/>
          <w:color w:val="191919"/>
          <w:spacing w:val="3"/>
          <w:sz w:val="20"/>
          <w:szCs w:val="20"/>
        </w:rPr>
        <w:t xml:space="preserve"> </w:t>
      </w:r>
      <w:r>
        <w:rPr>
          <w:rFonts w:ascii="Times New Roman" w:hAnsi="Times New Roman"/>
          <w:color w:val="191919"/>
          <w:sz w:val="20"/>
          <w:szCs w:val="20"/>
        </w:rPr>
        <w:t>hours</w:t>
      </w:r>
      <w:r>
        <w:rPr>
          <w:rFonts w:ascii="Times New Roman" w:hAnsi="Times New Roman"/>
          <w:color w:val="191919"/>
          <w:spacing w:val="3"/>
          <w:sz w:val="20"/>
          <w:szCs w:val="20"/>
        </w:rPr>
        <w:t xml:space="preserve"> </w:t>
      </w:r>
      <w:r>
        <w:rPr>
          <w:rFonts w:ascii="Times New Roman" w:hAnsi="Times New Roman"/>
          <w:color w:val="191919"/>
          <w:sz w:val="20"/>
          <w:szCs w:val="20"/>
        </w:rPr>
        <w:t>per</w:t>
      </w:r>
      <w:r>
        <w:rPr>
          <w:rFonts w:ascii="Times New Roman" w:hAnsi="Times New Roman"/>
          <w:color w:val="191919"/>
          <w:spacing w:val="3"/>
          <w:sz w:val="20"/>
          <w:szCs w:val="20"/>
        </w:rPr>
        <w:t xml:space="preserve"> </w:t>
      </w:r>
      <w:r>
        <w:rPr>
          <w:rFonts w:ascii="Times New Roman" w:hAnsi="Times New Roman"/>
          <w:color w:val="191919"/>
          <w:sz w:val="20"/>
          <w:szCs w:val="20"/>
        </w:rPr>
        <w:t>semester</w:t>
      </w:r>
      <w:r>
        <w:rPr>
          <w:rFonts w:ascii="Times New Roman" w:hAnsi="Times New Roman"/>
          <w:color w:val="191919"/>
          <w:spacing w:val="3"/>
          <w:sz w:val="20"/>
          <w:szCs w:val="20"/>
        </w:rPr>
        <w:t xml:space="preserve"> </w:t>
      </w:r>
      <w:r>
        <w:rPr>
          <w:rFonts w:ascii="Times New Roman" w:hAnsi="Times New Roman"/>
          <w:color w:val="191919"/>
          <w:sz w:val="20"/>
          <w:szCs w:val="20"/>
        </w:rPr>
        <w:t>credit</w:t>
      </w:r>
      <w:r>
        <w:rPr>
          <w:rFonts w:ascii="Times New Roman" w:hAnsi="Times New Roman"/>
          <w:color w:val="191919"/>
          <w:spacing w:val="3"/>
          <w:sz w:val="20"/>
          <w:szCs w:val="20"/>
        </w:rPr>
        <w:t xml:space="preserve"> </w:t>
      </w:r>
      <w:r>
        <w:rPr>
          <w:rFonts w:ascii="Times New Roman" w:hAnsi="Times New Roman"/>
          <w:color w:val="191919"/>
          <w:sz w:val="20"/>
          <w:szCs w:val="20"/>
        </w:rPr>
        <w:t>hour)...........................$154.00</w:t>
      </w:r>
      <w:r>
        <w:rPr>
          <w:rFonts w:ascii="Times New Roman" w:hAnsi="Times New Roman"/>
          <w:color w:val="191919"/>
          <w:spacing w:val="3"/>
          <w:sz w:val="20"/>
          <w:szCs w:val="20"/>
        </w:rPr>
        <w:t xml:space="preserve"> </w:t>
      </w:r>
      <w:r>
        <w:rPr>
          <w:rFonts w:ascii="Times New Roman" w:hAnsi="Times New Roman"/>
          <w:color w:val="191919"/>
          <w:sz w:val="20"/>
          <w:szCs w:val="20"/>
        </w:rPr>
        <w:t>per</w:t>
      </w:r>
      <w:r>
        <w:rPr>
          <w:rFonts w:ascii="Times New Roman" w:hAnsi="Times New Roman"/>
          <w:color w:val="191919"/>
          <w:spacing w:val="3"/>
          <w:sz w:val="20"/>
          <w:szCs w:val="20"/>
        </w:rPr>
        <w:t xml:space="preserve"> </w:t>
      </w:r>
      <w:r>
        <w:rPr>
          <w:rFonts w:ascii="Times New Roman" w:hAnsi="Times New Roman"/>
          <w:color w:val="191919"/>
          <w:sz w:val="20"/>
          <w:szCs w:val="20"/>
        </w:rPr>
        <w:t>hour</w:t>
      </w:r>
    </w:p>
    <w:p w:rsidR="00F42301" w:rsidRDefault="00F42301" w:rsidP="0055783E">
      <w:pPr>
        <w:widowControl w:val="0"/>
        <w:autoSpaceDE w:val="0"/>
        <w:autoSpaceDN w:val="0"/>
        <w:adjustRightInd w:val="0"/>
        <w:spacing w:before="10" w:after="0"/>
        <w:ind w:left="2285"/>
        <w:rPr>
          <w:rFonts w:ascii="Times New Roman" w:hAnsi="Times New Roman"/>
          <w:color w:val="000000"/>
          <w:sz w:val="20"/>
          <w:szCs w:val="20"/>
        </w:rPr>
      </w:pPr>
      <w:r>
        <w:rPr>
          <w:rFonts w:ascii="Times New Roman" w:hAnsi="Times New Roman"/>
          <w:color w:val="191919"/>
          <w:sz w:val="20"/>
          <w:szCs w:val="20"/>
        </w:rPr>
        <w:t>Non-Resident</w:t>
      </w:r>
      <w:r>
        <w:rPr>
          <w:rFonts w:ascii="Times New Roman" w:hAnsi="Times New Roman"/>
          <w:color w:val="191919"/>
          <w:spacing w:val="-1"/>
          <w:sz w:val="20"/>
          <w:szCs w:val="20"/>
        </w:rPr>
        <w:t xml:space="preserve"> </w:t>
      </w:r>
      <w:r>
        <w:rPr>
          <w:rFonts w:ascii="Times New Roman" w:hAnsi="Times New Roman"/>
          <w:color w:val="191919"/>
          <w:spacing w:val="-7"/>
          <w:sz w:val="20"/>
          <w:szCs w:val="20"/>
        </w:rPr>
        <w:t>T</w:t>
      </w:r>
      <w:r>
        <w:rPr>
          <w:rFonts w:ascii="Times New Roman" w:hAnsi="Times New Roman"/>
          <w:color w:val="191919"/>
          <w:sz w:val="20"/>
          <w:szCs w:val="20"/>
        </w:rPr>
        <w:t>uition</w:t>
      </w:r>
      <w:r>
        <w:rPr>
          <w:rFonts w:ascii="Times New Roman" w:hAnsi="Times New Roman"/>
          <w:color w:val="191919"/>
          <w:spacing w:val="2"/>
          <w:sz w:val="20"/>
          <w:szCs w:val="20"/>
        </w:rPr>
        <w:t xml:space="preserve"> </w:t>
      </w:r>
      <w:r>
        <w:rPr>
          <w:rFonts w:ascii="Times New Roman" w:hAnsi="Times New Roman"/>
          <w:color w:val="191919"/>
          <w:sz w:val="20"/>
          <w:szCs w:val="20"/>
        </w:rPr>
        <w:t>(Fewer</w:t>
      </w:r>
      <w:r>
        <w:rPr>
          <w:rFonts w:ascii="Times New Roman" w:hAnsi="Times New Roman"/>
          <w:color w:val="191919"/>
          <w:spacing w:val="2"/>
          <w:sz w:val="20"/>
          <w:szCs w:val="20"/>
        </w:rPr>
        <w:t xml:space="preserve"> </w:t>
      </w:r>
      <w:r>
        <w:rPr>
          <w:rFonts w:ascii="Times New Roman" w:hAnsi="Times New Roman"/>
          <w:color w:val="191919"/>
          <w:sz w:val="20"/>
          <w:szCs w:val="20"/>
        </w:rPr>
        <w:t>than</w:t>
      </w:r>
      <w:r>
        <w:rPr>
          <w:rFonts w:ascii="Times New Roman" w:hAnsi="Times New Roman"/>
          <w:color w:val="191919"/>
          <w:spacing w:val="2"/>
          <w:sz w:val="20"/>
          <w:szCs w:val="20"/>
        </w:rPr>
        <w:t xml:space="preserve"> </w:t>
      </w:r>
      <w:r>
        <w:rPr>
          <w:rFonts w:ascii="Times New Roman" w:hAnsi="Times New Roman"/>
          <w:color w:val="191919"/>
          <w:sz w:val="20"/>
          <w:szCs w:val="20"/>
        </w:rPr>
        <w:t>9</w:t>
      </w:r>
      <w:r>
        <w:rPr>
          <w:rFonts w:ascii="Times New Roman" w:hAnsi="Times New Roman"/>
          <w:color w:val="191919"/>
          <w:spacing w:val="2"/>
          <w:sz w:val="20"/>
          <w:szCs w:val="20"/>
        </w:rPr>
        <w:t xml:space="preserve"> </w:t>
      </w:r>
      <w:r>
        <w:rPr>
          <w:rFonts w:ascii="Times New Roman" w:hAnsi="Times New Roman"/>
          <w:color w:val="191919"/>
          <w:sz w:val="20"/>
          <w:szCs w:val="20"/>
        </w:rPr>
        <w:t>hours</w:t>
      </w:r>
      <w:r>
        <w:rPr>
          <w:rFonts w:ascii="Times New Roman" w:hAnsi="Times New Roman"/>
          <w:color w:val="191919"/>
          <w:spacing w:val="2"/>
          <w:sz w:val="20"/>
          <w:szCs w:val="20"/>
        </w:rPr>
        <w:t xml:space="preserve"> </w:t>
      </w:r>
      <w:r>
        <w:rPr>
          <w:rFonts w:ascii="Times New Roman" w:hAnsi="Times New Roman"/>
          <w:color w:val="191919"/>
          <w:sz w:val="20"/>
          <w:szCs w:val="20"/>
        </w:rPr>
        <w:t>per</w:t>
      </w:r>
      <w:r>
        <w:rPr>
          <w:rFonts w:ascii="Times New Roman" w:hAnsi="Times New Roman"/>
          <w:color w:val="191919"/>
          <w:spacing w:val="2"/>
          <w:sz w:val="20"/>
          <w:szCs w:val="20"/>
        </w:rPr>
        <w:t xml:space="preserve"> </w:t>
      </w:r>
      <w:r>
        <w:rPr>
          <w:rFonts w:ascii="Times New Roman" w:hAnsi="Times New Roman"/>
          <w:color w:val="191919"/>
          <w:sz w:val="20"/>
          <w:szCs w:val="20"/>
        </w:rPr>
        <w:t>semester</w:t>
      </w:r>
      <w:r>
        <w:rPr>
          <w:rFonts w:ascii="Times New Roman" w:hAnsi="Times New Roman"/>
          <w:color w:val="191919"/>
          <w:spacing w:val="2"/>
          <w:sz w:val="20"/>
          <w:szCs w:val="20"/>
        </w:rPr>
        <w:t xml:space="preserve"> </w:t>
      </w:r>
      <w:r>
        <w:rPr>
          <w:rFonts w:ascii="Times New Roman" w:hAnsi="Times New Roman"/>
          <w:color w:val="191919"/>
          <w:sz w:val="20"/>
          <w:szCs w:val="20"/>
        </w:rPr>
        <w:t>credit</w:t>
      </w:r>
      <w:r>
        <w:rPr>
          <w:rFonts w:ascii="Times New Roman" w:hAnsi="Times New Roman"/>
          <w:color w:val="191919"/>
          <w:spacing w:val="2"/>
          <w:sz w:val="20"/>
          <w:szCs w:val="20"/>
        </w:rPr>
        <w:t xml:space="preserve"> </w:t>
      </w:r>
      <w:r>
        <w:rPr>
          <w:rFonts w:ascii="Times New Roman" w:hAnsi="Times New Roman"/>
          <w:color w:val="191919"/>
          <w:sz w:val="20"/>
          <w:szCs w:val="20"/>
        </w:rPr>
        <w:t>hour)..............$614.00</w:t>
      </w:r>
      <w:r>
        <w:rPr>
          <w:rFonts w:ascii="Times New Roman" w:hAnsi="Times New Roman"/>
          <w:color w:val="191919"/>
          <w:spacing w:val="2"/>
          <w:sz w:val="20"/>
          <w:szCs w:val="20"/>
        </w:rPr>
        <w:t xml:space="preserve"> </w:t>
      </w:r>
      <w:r>
        <w:rPr>
          <w:rFonts w:ascii="Times New Roman" w:hAnsi="Times New Roman"/>
          <w:color w:val="191919"/>
          <w:sz w:val="20"/>
          <w:szCs w:val="20"/>
        </w:rPr>
        <w:t>per</w:t>
      </w:r>
      <w:r>
        <w:rPr>
          <w:rFonts w:ascii="Times New Roman" w:hAnsi="Times New Roman"/>
          <w:color w:val="191919"/>
          <w:spacing w:val="2"/>
          <w:sz w:val="20"/>
          <w:szCs w:val="20"/>
        </w:rPr>
        <w:t xml:space="preserve"> </w:t>
      </w:r>
      <w:r>
        <w:rPr>
          <w:rFonts w:ascii="Times New Roman" w:hAnsi="Times New Roman"/>
          <w:color w:val="191919"/>
          <w:sz w:val="20"/>
          <w:szCs w:val="20"/>
        </w:rPr>
        <w:t>hour</w:t>
      </w:r>
    </w:p>
    <w:p w:rsidR="00F42301" w:rsidRDefault="00F42301" w:rsidP="0055783E">
      <w:pPr>
        <w:widowControl w:val="0"/>
        <w:autoSpaceDE w:val="0"/>
        <w:autoSpaceDN w:val="0"/>
        <w:adjustRightInd w:val="0"/>
        <w:spacing w:before="10" w:after="0"/>
        <w:ind w:left="1925" w:right="4815"/>
        <w:jc w:val="both"/>
        <w:rPr>
          <w:rFonts w:ascii="Times New Roman" w:hAnsi="Times New Roman"/>
          <w:color w:val="000000"/>
          <w:sz w:val="20"/>
          <w:szCs w:val="20"/>
        </w:rPr>
      </w:pPr>
      <w:r>
        <w:rPr>
          <w:rFonts w:ascii="Times New Roman" w:hAnsi="Times New Roman"/>
          <w:b/>
          <w:bCs/>
          <w:color w:val="191919"/>
          <w:sz w:val="20"/>
          <w:szCs w:val="20"/>
        </w:rPr>
        <w:t>Fees and Expenses Beyond Matriculation Fees</w:t>
      </w:r>
    </w:p>
    <w:p w:rsidR="00F42301" w:rsidRDefault="00F42301" w:rsidP="0055783E">
      <w:pPr>
        <w:widowControl w:val="0"/>
        <w:autoSpaceDE w:val="0"/>
        <w:autoSpaceDN w:val="0"/>
        <w:adjustRightInd w:val="0"/>
        <w:spacing w:before="10" w:after="0"/>
        <w:ind w:left="2285"/>
        <w:rPr>
          <w:rFonts w:ascii="Times New Roman" w:hAnsi="Times New Roman"/>
          <w:color w:val="000000"/>
          <w:sz w:val="20"/>
          <w:szCs w:val="20"/>
        </w:rPr>
      </w:pPr>
      <w:r>
        <w:rPr>
          <w:rFonts w:ascii="Times New Roman" w:hAnsi="Times New Roman"/>
          <w:color w:val="191919"/>
          <w:sz w:val="20"/>
          <w:szCs w:val="20"/>
        </w:rPr>
        <w:t>Parking</w:t>
      </w:r>
      <w:r>
        <w:rPr>
          <w:rFonts w:ascii="Times New Roman" w:hAnsi="Times New Roman"/>
          <w:color w:val="191919"/>
          <w:spacing w:val="13"/>
          <w:sz w:val="20"/>
          <w:szCs w:val="20"/>
        </w:rPr>
        <w:t xml:space="preserve"> </w:t>
      </w:r>
      <w:r>
        <w:rPr>
          <w:rFonts w:ascii="Times New Roman" w:hAnsi="Times New Roman"/>
          <w:color w:val="191919"/>
          <w:sz w:val="20"/>
          <w:szCs w:val="20"/>
        </w:rPr>
        <w:t>(Motor</w:t>
      </w:r>
      <w:r>
        <w:rPr>
          <w:rFonts w:ascii="Times New Roman" w:hAnsi="Times New Roman"/>
          <w:color w:val="191919"/>
          <w:spacing w:val="9"/>
          <w:sz w:val="20"/>
          <w:szCs w:val="20"/>
        </w:rPr>
        <w:t xml:space="preserve"> </w:t>
      </w:r>
      <w:r>
        <w:rPr>
          <w:rFonts w:ascii="Times New Roman" w:hAnsi="Times New Roman"/>
          <w:color w:val="191919"/>
          <w:spacing w:val="-22"/>
          <w:sz w:val="20"/>
          <w:szCs w:val="20"/>
        </w:rPr>
        <w:t>V</w:t>
      </w:r>
      <w:r>
        <w:rPr>
          <w:rFonts w:ascii="Times New Roman" w:hAnsi="Times New Roman"/>
          <w:color w:val="191919"/>
          <w:sz w:val="20"/>
          <w:szCs w:val="20"/>
        </w:rPr>
        <w:t>ehicle)</w:t>
      </w:r>
      <w:r>
        <w:rPr>
          <w:rFonts w:ascii="Times New Roman" w:hAnsi="Times New Roman"/>
          <w:color w:val="191919"/>
          <w:spacing w:val="13"/>
          <w:sz w:val="20"/>
          <w:szCs w:val="20"/>
        </w:rPr>
        <w:t xml:space="preserve"> </w:t>
      </w:r>
      <w:r>
        <w:rPr>
          <w:rFonts w:ascii="Times New Roman" w:hAnsi="Times New Roman"/>
          <w:color w:val="191919"/>
          <w:sz w:val="20"/>
          <w:szCs w:val="20"/>
        </w:rPr>
        <w:t>Fee...............................................................................................$8.00</w:t>
      </w:r>
    </w:p>
    <w:p w:rsidR="00F42301" w:rsidRDefault="00F42301" w:rsidP="0055783E">
      <w:pPr>
        <w:widowControl w:val="0"/>
        <w:autoSpaceDE w:val="0"/>
        <w:autoSpaceDN w:val="0"/>
        <w:adjustRightInd w:val="0"/>
        <w:spacing w:before="10" w:after="0"/>
        <w:ind w:left="2285"/>
        <w:rPr>
          <w:rFonts w:ascii="Times New Roman" w:hAnsi="Times New Roman"/>
          <w:color w:val="000000"/>
          <w:sz w:val="20"/>
          <w:szCs w:val="20"/>
        </w:rPr>
      </w:pPr>
      <w:r>
        <w:rPr>
          <w:rFonts w:ascii="Times New Roman" w:hAnsi="Times New Roman"/>
          <w:color w:val="191919"/>
          <w:sz w:val="20"/>
          <w:szCs w:val="20"/>
        </w:rPr>
        <w:t>Graduation</w:t>
      </w:r>
      <w:r>
        <w:rPr>
          <w:rFonts w:ascii="Times New Roman" w:hAnsi="Times New Roman"/>
          <w:color w:val="191919"/>
          <w:spacing w:val="12"/>
          <w:sz w:val="20"/>
          <w:szCs w:val="20"/>
        </w:rPr>
        <w:t xml:space="preserve"> </w:t>
      </w:r>
      <w:r>
        <w:rPr>
          <w:rFonts w:ascii="Times New Roman" w:hAnsi="Times New Roman"/>
          <w:color w:val="191919"/>
          <w:sz w:val="20"/>
          <w:szCs w:val="20"/>
        </w:rPr>
        <w:t>Fee.................................................................................................................$</w:t>
      </w:r>
      <w:r>
        <w:rPr>
          <w:rFonts w:ascii="Times New Roman" w:hAnsi="Times New Roman"/>
          <w:color w:val="191919"/>
          <w:spacing w:val="-7"/>
          <w:sz w:val="20"/>
          <w:szCs w:val="20"/>
        </w:rPr>
        <w:t>11</w:t>
      </w:r>
      <w:r>
        <w:rPr>
          <w:rFonts w:ascii="Times New Roman" w:hAnsi="Times New Roman"/>
          <w:color w:val="191919"/>
          <w:sz w:val="20"/>
          <w:szCs w:val="20"/>
        </w:rPr>
        <w:t>1.00</w:t>
      </w:r>
    </w:p>
    <w:p w:rsidR="00F42301" w:rsidRDefault="00F42301" w:rsidP="0055783E">
      <w:pPr>
        <w:widowControl w:val="0"/>
        <w:autoSpaceDE w:val="0"/>
        <w:autoSpaceDN w:val="0"/>
        <w:adjustRightInd w:val="0"/>
        <w:spacing w:before="10" w:after="0"/>
        <w:ind w:left="2285"/>
        <w:rPr>
          <w:rFonts w:ascii="Times New Roman" w:hAnsi="Times New Roman"/>
          <w:color w:val="000000"/>
          <w:sz w:val="20"/>
          <w:szCs w:val="20"/>
        </w:rPr>
      </w:pPr>
      <w:r>
        <w:rPr>
          <w:rFonts w:ascii="Times New Roman" w:hAnsi="Times New Roman"/>
          <w:color w:val="191919"/>
          <w:sz w:val="20"/>
          <w:szCs w:val="20"/>
        </w:rPr>
        <w:t>Applied Music (per course) Fee........................................................................................$65.00</w:t>
      </w:r>
    </w:p>
    <w:p w:rsidR="00F42301" w:rsidRDefault="00F42301" w:rsidP="0055783E">
      <w:pPr>
        <w:widowControl w:val="0"/>
        <w:autoSpaceDE w:val="0"/>
        <w:autoSpaceDN w:val="0"/>
        <w:adjustRightInd w:val="0"/>
        <w:spacing w:before="10" w:after="0"/>
        <w:ind w:left="2285"/>
        <w:rPr>
          <w:rFonts w:ascii="Times New Roman" w:hAnsi="Times New Roman"/>
          <w:color w:val="000000"/>
          <w:sz w:val="20"/>
          <w:szCs w:val="20"/>
        </w:rPr>
      </w:pPr>
      <w:r>
        <w:rPr>
          <w:rFonts w:ascii="Times New Roman" w:hAnsi="Times New Roman"/>
          <w:color w:val="191919"/>
          <w:spacing w:val="-7"/>
          <w:sz w:val="20"/>
          <w:szCs w:val="20"/>
        </w:rPr>
        <w:t>T</w:t>
      </w:r>
      <w:r>
        <w:rPr>
          <w:rFonts w:ascii="Times New Roman" w:hAnsi="Times New Roman"/>
          <w:color w:val="191919"/>
          <w:sz w:val="20"/>
          <w:szCs w:val="20"/>
        </w:rPr>
        <w:t>ranscript Fee......................................................................................................................$3.00</w:t>
      </w:r>
    </w:p>
    <w:p w:rsidR="00F42301" w:rsidRDefault="00F42301" w:rsidP="0055783E">
      <w:pPr>
        <w:widowControl w:val="0"/>
        <w:autoSpaceDE w:val="0"/>
        <w:autoSpaceDN w:val="0"/>
        <w:adjustRightInd w:val="0"/>
        <w:spacing w:before="10" w:after="0"/>
        <w:ind w:left="2285"/>
        <w:rPr>
          <w:rFonts w:ascii="Times New Roman" w:hAnsi="Times New Roman"/>
          <w:color w:val="000000"/>
          <w:sz w:val="20"/>
          <w:szCs w:val="20"/>
        </w:rPr>
      </w:pPr>
      <w:r>
        <w:rPr>
          <w:rFonts w:ascii="Times New Roman" w:hAnsi="Times New Roman"/>
          <w:color w:val="191919"/>
          <w:sz w:val="20"/>
          <w:szCs w:val="20"/>
        </w:rPr>
        <w:t>Health Service Fee.............................................................................................................$45.00</w:t>
      </w:r>
    </w:p>
    <w:p w:rsidR="00F42301" w:rsidRDefault="00F42301" w:rsidP="0055783E">
      <w:pPr>
        <w:widowControl w:val="0"/>
        <w:autoSpaceDE w:val="0"/>
        <w:autoSpaceDN w:val="0"/>
        <w:adjustRightInd w:val="0"/>
        <w:spacing w:before="10" w:after="0"/>
        <w:ind w:left="2285"/>
        <w:rPr>
          <w:rFonts w:ascii="Times New Roman" w:hAnsi="Times New Roman"/>
          <w:color w:val="000000"/>
          <w:sz w:val="20"/>
          <w:szCs w:val="20"/>
        </w:rPr>
      </w:pPr>
      <w:r>
        <w:rPr>
          <w:rFonts w:ascii="Times New Roman" w:hAnsi="Times New Roman"/>
          <w:color w:val="191919"/>
          <w:sz w:val="20"/>
          <w:szCs w:val="20"/>
        </w:rPr>
        <w:t>Student</w:t>
      </w:r>
      <w:r>
        <w:rPr>
          <w:rFonts w:ascii="Times New Roman" w:hAnsi="Times New Roman"/>
          <w:color w:val="191919"/>
          <w:spacing w:val="-11"/>
          <w:sz w:val="20"/>
          <w:szCs w:val="20"/>
        </w:rPr>
        <w:t xml:space="preserve"> </w:t>
      </w:r>
      <w:r>
        <w:rPr>
          <w:rFonts w:ascii="Times New Roman" w:hAnsi="Times New Roman"/>
          <w:color w:val="191919"/>
          <w:sz w:val="20"/>
          <w:szCs w:val="20"/>
        </w:rPr>
        <w:t>Activity Fee..........................................................................................................$46.00</w:t>
      </w:r>
    </w:p>
    <w:p w:rsidR="00F42301" w:rsidRDefault="00F42301" w:rsidP="0055783E">
      <w:pPr>
        <w:widowControl w:val="0"/>
        <w:autoSpaceDE w:val="0"/>
        <w:autoSpaceDN w:val="0"/>
        <w:adjustRightInd w:val="0"/>
        <w:spacing w:before="10" w:after="0"/>
        <w:ind w:left="2285"/>
        <w:rPr>
          <w:rFonts w:ascii="Times New Roman" w:hAnsi="Times New Roman"/>
          <w:color w:val="000000"/>
          <w:sz w:val="20"/>
          <w:szCs w:val="20"/>
        </w:rPr>
      </w:pPr>
      <w:r>
        <w:rPr>
          <w:rFonts w:ascii="Times New Roman" w:hAnsi="Times New Roman"/>
          <w:color w:val="191919"/>
          <w:sz w:val="20"/>
          <w:szCs w:val="20"/>
        </w:rPr>
        <w:t>Student</w:t>
      </w:r>
      <w:r>
        <w:rPr>
          <w:rFonts w:ascii="Times New Roman" w:hAnsi="Times New Roman"/>
          <w:color w:val="191919"/>
          <w:spacing w:val="-11"/>
          <w:sz w:val="20"/>
          <w:szCs w:val="20"/>
        </w:rPr>
        <w:t xml:space="preserve"> </w:t>
      </w:r>
      <w:r>
        <w:rPr>
          <w:rFonts w:ascii="Times New Roman" w:hAnsi="Times New Roman"/>
          <w:color w:val="191919"/>
          <w:sz w:val="20"/>
          <w:szCs w:val="20"/>
        </w:rPr>
        <w:t>Athletic Fee.........................................................................................................$152.00</w:t>
      </w:r>
    </w:p>
    <w:p w:rsidR="00F42301" w:rsidRDefault="00F42301" w:rsidP="0055783E">
      <w:pPr>
        <w:widowControl w:val="0"/>
        <w:autoSpaceDE w:val="0"/>
        <w:autoSpaceDN w:val="0"/>
        <w:adjustRightInd w:val="0"/>
        <w:spacing w:before="10" w:after="0"/>
        <w:ind w:left="2285"/>
        <w:rPr>
          <w:rFonts w:ascii="Times New Roman" w:hAnsi="Times New Roman"/>
          <w:color w:val="000000"/>
          <w:sz w:val="20"/>
          <w:szCs w:val="20"/>
        </w:rPr>
      </w:pPr>
      <w:r>
        <w:rPr>
          <w:rFonts w:ascii="Times New Roman" w:hAnsi="Times New Roman"/>
          <w:color w:val="191919"/>
          <w:spacing w:val="-14"/>
          <w:sz w:val="20"/>
          <w:szCs w:val="20"/>
        </w:rPr>
        <w:t>T</w:t>
      </w:r>
      <w:r>
        <w:rPr>
          <w:rFonts w:ascii="Times New Roman" w:hAnsi="Times New Roman"/>
          <w:color w:val="191919"/>
          <w:sz w:val="20"/>
          <w:szCs w:val="20"/>
        </w:rPr>
        <w:t>echnology Fee..................................................................................................................$38.00</w:t>
      </w:r>
    </w:p>
    <w:p w:rsidR="00F42301" w:rsidRDefault="00F42301" w:rsidP="0055783E">
      <w:pPr>
        <w:widowControl w:val="0"/>
        <w:autoSpaceDE w:val="0"/>
        <w:autoSpaceDN w:val="0"/>
        <w:adjustRightInd w:val="0"/>
        <w:spacing w:before="10" w:after="0"/>
        <w:ind w:left="2285"/>
        <w:rPr>
          <w:rFonts w:ascii="Times New Roman" w:hAnsi="Times New Roman"/>
          <w:color w:val="000000"/>
          <w:sz w:val="20"/>
          <w:szCs w:val="20"/>
        </w:rPr>
      </w:pPr>
      <w:r>
        <w:rPr>
          <w:rFonts w:ascii="Times New Roman" w:hAnsi="Times New Roman"/>
          <w:color w:val="191919"/>
          <w:sz w:val="20"/>
          <w:szCs w:val="20"/>
        </w:rPr>
        <w:t>Late Registration Penalty Fee (Failure to register within the dates set) first day</w:t>
      </w:r>
    </w:p>
    <w:p w:rsidR="00F42301" w:rsidRDefault="00F42301" w:rsidP="0055783E">
      <w:pPr>
        <w:widowControl w:val="0"/>
        <w:autoSpaceDE w:val="0"/>
        <w:autoSpaceDN w:val="0"/>
        <w:adjustRightInd w:val="0"/>
        <w:spacing w:before="10" w:after="0"/>
        <w:ind w:left="2285"/>
        <w:rPr>
          <w:rFonts w:ascii="Times New Roman" w:hAnsi="Times New Roman"/>
          <w:color w:val="000000"/>
          <w:sz w:val="20"/>
          <w:szCs w:val="20"/>
        </w:rPr>
      </w:pPr>
      <w:r w:rsidRPr="00C34688">
        <w:rPr>
          <w:rFonts w:ascii="Calibri" w:hAnsi="Calibri"/>
          <w:noProof/>
          <w:lang w:eastAsia="en-US"/>
        </w:rPr>
        <w:pict>
          <v:shape id="_x0000_s3130" type="#_x0000_t202" style="position:absolute;left:0;text-align:left;margin-left:19.8pt;margin-top:2pt;width:1in;height:187.4pt;z-index:-251658240;mso-position-horizontal-relative:page" o:allowincell="f" filled="f" stroked="f">
            <v:textbox style="layout-flow:vertical;mso-layout-flow-alt:bottom-to-top" inset="0,0,0,0">
              <w:txbxContent>
                <w:p w:rsidR="00F42301" w:rsidRDefault="00F42301" w:rsidP="0055783E">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A</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LBAN</w:t>
                  </w:r>
                  <w:r>
                    <w:rPr>
                      <w:rFonts w:ascii="Impact" w:hAnsi="Impact" w:cs="Impact"/>
                      <w:color w:val="A3A3A3"/>
                      <w:position w:val="1"/>
                      <w:sz w:val="105"/>
                      <w:szCs w:val="105"/>
                    </w:rPr>
                    <w:t>Y</w:t>
                  </w:r>
                  <w:r>
                    <w:rPr>
                      <w:rFonts w:ascii="Impact" w:hAnsi="Impact" w:cs="Impact"/>
                      <w:color w:val="A3A3A3"/>
                      <w:spacing w:val="-115"/>
                      <w:position w:val="1"/>
                      <w:sz w:val="105"/>
                      <w:szCs w:val="105"/>
                    </w:rPr>
                    <w:t xml:space="preserve"> </w:t>
                  </w:r>
                </w:p>
              </w:txbxContent>
            </v:textbox>
            <w10:wrap anchorx="page"/>
          </v:shape>
        </w:pict>
      </w:r>
      <w:r>
        <w:rPr>
          <w:rFonts w:ascii="Times New Roman" w:hAnsi="Times New Roman"/>
          <w:color w:val="191919"/>
          <w:sz w:val="20"/>
          <w:szCs w:val="20"/>
        </w:rPr>
        <w:t>(Thereafte</w:t>
      </w:r>
      <w:r>
        <w:rPr>
          <w:rFonts w:ascii="Times New Roman" w:hAnsi="Times New Roman"/>
          <w:color w:val="191919"/>
          <w:spacing w:val="-8"/>
          <w:sz w:val="20"/>
          <w:szCs w:val="20"/>
        </w:rPr>
        <w:t>r</w:t>
      </w:r>
      <w:r>
        <w:rPr>
          <w:rFonts w:ascii="Times New Roman" w:hAnsi="Times New Roman"/>
          <w:color w:val="191919"/>
          <w:sz w:val="20"/>
          <w:szCs w:val="20"/>
        </w:rPr>
        <w:t>,</w:t>
      </w:r>
      <w:r>
        <w:rPr>
          <w:rFonts w:ascii="Times New Roman" w:hAnsi="Times New Roman"/>
          <w:color w:val="191919"/>
          <w:spacing w:val="1"/>
          <w:sz w:val="20"/>
          <w:szCs w:val="20"/>
        </w:rPr>
        <w:t xml:space="preserve"> </w:t>
      </w:r>
      <w:r>
        <w:rPr>
          <w:rFonts w:ascii="Times New Roman" w:hAnsi="Times New Roman"/>
          <w:color w:val="191919"/>
          <w:sz w:val="20"/>
          <w:szCs w:val="20"/>
        </w:rPr>
        <w:t>the</w:t>
      </w:r>
      <w:r>
        <w:rPr>
          <w:rFonts w:ascii="Times New Roman" w:hAnsi="Times New Roman"/>
          <w:color w:val="191919"/>
          <w:spacing w:val="1"/>
          <w:sz w:val="20"/>
          <w:szCs w:val="20"/>
        </w:rPr>
        <w:t xml:space="preserve"> </w:t>
      </w:r>
      <w:r>
        <w:rPr>
          <w:rFonts w:ascii="Times New Roman" w:hAnsi="Times New Roman"/>
          <w:color w:val="191919"/>
          <w:sz w:val="20"/>
          <w:szCs w:val="20"/>
        </w:rPr>
        <w:t>late</w:t>
      </w:r>
      <w:r>
        <w:rPr>
          <w:rFonts w:ascii="Times New Roman" w:hAnsi="Times New Roman"/>
          <w:color w:val="191919"/>
          <w:spacing w:val="1"/>
          <w:sz w:val="20"/>
          <w:szCs w:val="20"/>
        </w:rPr>
        <w:t xml:space="preserve"> </w:t>
      </w:r>
      <w:r>
        <w:rPr>
          <w:rFonts w:ascii="Times New Roman" w:hAnsi="Times New Roman"/>
          <w:color w:val="191919"/>
          <w:sz w:val="20"/>
          <w:szCs w:val="20"/>
        </w:rPr>
        <w:t>fee</w:t>
      </w:r>
      <w:r>
        <w:rPr>
          <w:rFonts w:ascii="Times New Roman" w:hAnsi="Times New Roman"/>
          <w:color w:val="191919"/>
          <w:spacing w:val="1"/>
          <w:sz w:val="20"/>
          <w:szCs w:val="20"/>
        </w:rPr>
        <w:t xml:space="preserve"> </w:t>
      </w:r>
      <w:r>
        <w:rPr>
          <w:rFonts w:ascii="Times New Roman" w:hAnsi="Times New Roman"/>
          <w:color w:val="191919"/>
          <w:sz w:val="20"/>
          <w:szCs w:val="20"/>
        </w:rPr>
        <w:t>increases</w:t>
      </w:r>
      <w:r>
        <w:rPr>
          <w:rFonts w:ascii="Times New Roman" w:hAnsi="Times New Roman"/>
          <w:color w:val="191919"/>
          <w:spacing w:val="1"/>
          <w:sz w:val="20"/>
          <w:szCs w:val="20"/>
        </w:rPr>
        <w:t xml:space="preserve"> </w:t>
      </w:r>
      <w:r>
        <w:rPr>
          <w:rFonts w:ascii="Times New Roman" w:hAnsi="Times New Roman"/>
          <w:color w:val="191919"/>
          <w:sz w:val="20"/>
          <w:szCs w:val="20"/>
        </w:rPr>
        <w:t>$5</w:t>
      </w:r>
      <w:r>
        <w:rPr>
          <w:rFonts w:ascii="Times New Roman" w:hAnsi="Times New Roman"/>
          <w:color w:val="191919"/>
          <w:spacing w:val="1"/>
          <w:sz w:val="20"/>
          <w:szCs w:val="20"/>
        </w:rPr>
        <w:t xml:space="preserve"> </w:t>
      </w:r>
      <w:r>
        <w:rPr>
          <w:rFonts w:ascii="Times New Roman" w:hAnsi="Times New Roman"/>
          <w:color w:val="191919"/>
          <w:sz w:val="20"/>
          <w:szCs w:val="20"/>
        </w:rPr>
        <w:t>each</w:t>
      </w:r>
      <w:r>
        <w:rPr>
          <w:rFonts w:ascii="Times New Roman" w:hAnsi="Times New Roman"/>
          <w:color w:val="191919"/>
          <w:spacing w:val="1"/>
          <w:sz w:val="20"/>
          <w:szCs w:val="20"/>
        </w:rPr>
        <w:t xml:space="preserve"> </w:t>
      </w:r>
      <w:r>
        <w:rPr>
          <w:rFonts w:ascii="Times New Roman" w:hAnsi="Times New Roman"/>
          <w:color w:val="191919"/>
          <w:sz w:val="20"/>
          <w:szCs w:val="20"/>
        </w:rPr>
        <w:t>subsequent</w:t>
      </w:r>
      <w:r>
        <w:rPr>
          <w:rFonts w:ascii="Times New Roman" w:hAnsi="Times New Roman"/>
          <w:color w:val="191919"/>
          <w:spacing w:val="1"/>
          <w:sz w:val="20"/>
          <w:szCs w:val="20"/>
        </w:rPr>
        <w:t xml:space="preserve"> </w:t>
      </w:r>
      <w:r>
        <w:rPr>
          <w:rFonts w:ascii="Times New Roman" w:hAnsi="Times New Roman"/>
          <w:color w:val="191919"/>
          <w:sz w:val="20"/>
          <w:szCs w:val="20"/>
        </w:rPr>
        <w:t>day</w:t>
      </w:r>
      <w:r>
        <w:rPr>
          <w:rFonts w:ascii="Times New Roman" w:hAnsi="Times New Roman"/>
          <w:color w:val="191919"/>
          <w:spacing w:val="1"/>
          <w:sz w:val="20"/>
          <w:szCs w:val="20"/>
        </w:rPr>
        <w:t xml:space="preserve"> </w:t>
      </w:r>
      <w:r>
        <w:rPr>
          <w:rFonts w:ascii="Times New Roman" w:hAnsi="Times New Roman"/>
          <w:color w:val="191919"/>
          <w:sz w:val="20"/>
          <w:szCs w:val="20"/>
        </w:rPr>
        <w:t>to</w:t>
      </w:r>
      <w:r>
        <w:rPr>
          <w:rFonts w:ascii="Times New Roman" w:hAnsi="Times New Roman"/>
          <w:color w:val="191919"/>
          <w:spacing w:val="1"/>
          <w:sz w:val="20"/>
          <w:szCs w:val="20"/>
        </w:rPr>
        <w:t xml:space="preserve"> </w:t>
      </w:r>
      <w:r>
        <w:rPr>
          <w:rFonts w:ascii="Times New Roman" w:hAnsi="Times New Roman"/>
          <w:color w:val="191919"/>
          <w:sz w:val="20"/>
          <w:szCs w:val="20"/>
        </w:rPr>
        <w:t>deadline</w:t>
      </w:r>
      <w:r>
        <w:rPr>
          <w:rFonts w:ascii="Times New Roman" w:hAnsi="Times New Roman"/>
          <w:color w:val="191919"/>
          <w:spacing w:val="1"/>
          <w:sz w:val="20"/>
          <w:szCs w:val="20"/>
        </w:rPr>
        <w:t xml:space="preserve"> </w:t>
      </w:r>
      <w:r>
        <w:rPr>
          <w:rFonts w:ascii="Times New Roman" w:hAnsi="Times New Roman"/>
          <w:color w:val="191919"/>
          <w:sz w:val="20"/>
          <w:szCs w:val="20"/>
        </w:rPr>
        <w:t>date)....................$35.00</w:t>
      </w:r>
    </w:p>
    <w:p w:rsidR="00F42301" w:rsidRDefault="00F42301" w:rsidP="0055783E">
      <w:pPr>
        <w:widowControl w:val="0"/>
        <w:autoSpaceDE w:val="0"/>
        <w:autoSpaceDN w:val="0"/>
        <w:adjustRightInd w:val="0"/>
        <w:spacing w:before="10" w:after="0"/>
        <w:ind w:left="2285"/>
        <w:rPr>
          <w:rFonts w:ascii="Times New Roman" w:hAnsi="Times New Roman"/>
          <w:color w:val="000000"/>
          <w:sz w:val="20"/>
          <w:szCs w:val="20"/>
        </w:rPr>
      </w:pPr>
      <w:r>
        <w:rPr>
          <w:rFonts w:ascii="Times New Roman" w:hAnsi="Times New Roman"/>
          <w:color w:val="191919"/>
          <w:sz w:val="20"/>
          <w:szCs w:val="20"/>
        </w:rPr>
        <w:t>Returned</w:t>
      </w:r>
      <w:r>
        <w:rPr>
          <w:rFonts w:ascii="Times New Roman" w:hAnsi="Times New Roman"/>
          <w:color w:val="191919"/>
          <w:spacing w:val="3"/>
          <w:sz w:val="20"/>
          <w:szCs w:val="20"/>
        </w:rPr>
        <w:t xml:space="preserve"> </w:t>
      </w:r>
      <w:r>
        <w:rPr>
          <w:rFonts w:ascii="Times New Roman" w:hAnsi="Times New Roman"/>
          <w:color w:val="191919"/>
          <w:sz w:val="20"/>
          <w:szCs w:val="20"/>
        </w:rPr>
        <w:t>Check</w:t>
      </w:r>
      <w:r>
        <w:rPr>
          <w:rFonts w:ascii="Times New Roman" w:hAnsi="Times New Roman"/>
          <w:color w:val="191919"/>
          <w:spacing w:val="3"/>
          <w:sz w:val="20"/>
          <w:szCs w:val="20"/>
        </w:rPr>
        <w:t xml:space="preserve"> </w:t>
      </w:r>
      <w:r>
        <w:rPr>
          <w:rFonts w:ascii="Times New Roman" w:hAnsi="Times New Roman"/>
          <w:color w:val="191919"/>
          <w:sz w:val="20"/>
          <w:szCs w:val="20"/>
        </w:rPr>
        <w:t>Fee</w:t>
      </w:r>
      <w:r>
        <w:rPr>
          <w:rFonts w:ascii="Times New Roman" w:hAnsi="Times New Roman"/>
          <w:color w:val="191919"/>
          <w:spacing w:val="3"/>
          <w:sz w:val="20"/>
          <w:szCs w:val="20"/>
        </w:rPr>
        <w:t xml:space="preserve"> </w:t>
      </w:r>
      <w:r>
        <w:rPr>
          <w:rFonts w:ascii="Times New Roman" w:hAnsi="Times New Roman"/>
          <w:color w:val="191919"/>
          <w:sz w:val="20"/>
          <w:szCs w:val="20"/>
        </w:rPr>
        <w:t>(Or</w:t>
      </w:r>
      <w:r>
        <w:rPr>
          <w:rFonts w:ascii="Times New Roman" w:hAnsi="Times New Roman"/>
          <w:color w:val="191919"/>
          <w:spacing w:val="3"/>
          <w:sz w:val="20"/>
          <w:szCs w:val="20"/>
        </w:rPr>
        <w:t xml:space="preserve"> </w:t>
      </w:r>
      <w:r>
        <w:rPr>
          <w:rFonts w:ascii="Times New Roman" w:hAnsi="Times New Roman"/>
          <w:color w:val="191919"/>
          <w:sz w:val="20"/>
          <w:szCs w:val="20"/>
        </w:rPr>
        <w:t>5%</w:t>
      </w:r>
      <w:r>
        <w:rPr>
          <w:rFonts w:ascii="Times New Roman" w:hAnsi="Times New Roman"/>
          <w:color w:val="191919"/>
          <w:spacing w:val="3"/>
          <w:sz w:val="20"/>
          <w:szCs w:val="20"/>
        </w:rPr>
        <w:t xml:space="preserve"> </w:t>
      </w:r>
      <w:r>
        <w:rPr>
          <w:rFonts w:ascii="Times New Roman" w:hAnsi="Times New Roman"/>
          <w:color w:val="191919"/>
          <w:sz w:val="20"/>
          <w:szCs w:val="20"/>
        </w:rPr>
        <w:t>of</w:t>
      </w:r>
      <w:r>
        <w:rPr>
          <w:rFonts w:ascii="Times New Roman" w:hAnsi="Times New Roman"/>
          <w:color w:val="191919"/>
          <w:spacing w:val="3"/>
          <w:sz w:val="20"/>
          <w:szCs w:val="20"/>
        </w:rPr>
        <w:t xml:space="preserve"> </w:t>
      </w:r>
      <w:r>
        <w:rPr>
          <w:rFonts w:ascii="Times New Roman" w:hAnsi="Times New Roman"/>
          <w:color w:val="191919"/>
          <w:sz w:val="20"/>
          <w:szCs w:val="20"/>
        </w:rPr>
        <w:t>face</w:t>
      </w:r>
      <w:r>
        <w:rPr>
          <w:rFonts w:ascii="Times New Roman" w:hAnsi="Times New Roman"/>
          <w:color w:val="191919"/>
          <w:spacing w:val="3"/>
          <w:sz w:val="20"/>
          <w:szCs w:val="20"/>
        </w:rPr>
        <w:t xml:space="preserve"> </w:t>
      </w:r>
      <w:r>
        <w:rPr>
          <w:rFonts w:ascii="Times New Roman" w:hAnsi="Times New Roman"/>
          <w:color w:val="191919"/>
          <w:sz w:val="20"/>
          <w:szCs w:val="20"/>
        </w:rPr>
        <w:t>amount</w:t>
      </w:r>
      <w:r>
        <w:rPr>
          <w:rFonts w:ascii="Times New Roman" w:hAnsi="Times New Roman"/>
          <w:color w:val="191919"/>
          <w:spacing w:val="3"/>
          <w:sz w:val="20"/>
          <w:szCs w:val="20"/>
        </w:rPr>
        <w:t xml:space="preserve"> </w:t>
      </w:r>
      <w:r>
        <w:rPr>
          <w:rFonts w:ascii="Times New Roman" w:hAnsi="Times New Roman"/>
          <w:color w:val="191919"/>
          <w:sz w:val="20"/>
          <w:szCs w:val="20"/>
        </w:rPr>
        <w:t>of</w:t>
      </w:r>
      <w:r>
        <w:rPr>
          <w:rFonts w:ascii="Times New Roman" w:hAnsi="Times New Roman"/>
          <w:color w:val="191919"/>
          <w:spacing w:val="3"/>
          <w:sz w:val="20"/>
          <w:szCs w:val="20"/>
        </w:rPr>
        <w:t xml:space="preserve"> </w:t>
      </w:r>
      <w:r>
        <w:rPr>
          <w:rFonts w:ascii="Times New Roman" w:hAnsi="Times New Roman"/>
          <w:color w:val="191919"/>
          <w:sz w:val="20"/>
          <w:szCs w:val="20"/>
        </w:rPr>
        <w:t>check,</w:t>
      </w:r>
      <w:r>
        <w:rPr>
          <w:rFonts w:ascii="Times New Roman" w:hAnsi="Times New Roman"/>
          <w:color w:val="191919"/>
          <w:spacing w:val="3"/>
          <w:sz w:val="20"/>
          <w:szCs w:val="20"/>
        </w:rPr>
        <w:t xml:space="preserve"> </w:t>
      </w:r>
      <w:r>
        <w:rPr>
          <w:rFonts w:ascii="Times New Roman" w:hAnsi="Times New Roman"/>
          <w:color w:val="191919"/>
          <w:sz w:val="20"/>
          <w:szCs w:val="20"/>
        </w:rPr>
        <w:t>whichever</w:t>
      </w:r>
      <w:r>
        <w:rPr>
          <w:rFonts w:ascii="Times New Roman" w:hAnsi="Times New Roman"/>
          <w:color w:val="191919"/>
          <w:spacing w:val="3"/>
          <w:sz w:val="20"/>
          <w:szCs w:val="20"/>
        </w:rPr>
        <w:t xml:space="preserve"> </w:t>
      </w:r>
      <w:r>
        <w:rPr>
          <w:rFonts w:ascii="Times New Roman" w:hAnsi="Times New Roman"/>
          <w:color w:val="191919"/>
          <w:sz w:val="20"/>
          <w:szCs w:val="20"/>
        </w:rPr>
        <w:t>is</w:t>
      </w:r>
      <w:r>
        <w:rPr>
          <w:rFonts w:ascii="Times New Roman" w:hAnsi="Times New Roman"/>
          <w:color w:val="191919"/>
          <w:spacing w:val="3"/>
          <w:sz w:val="20"/>
          <w:szCs w:val="20"/>
        </w:rPr>
        <w:t xml:space="preserve"> </w:t>
      </w:r>
      <w:r>
        <w:rPr>
          <w:rFonts w:ascii="Times New Roman" w:hAnsi="Times New Roman"/>
          <w:color w:val="191919"/>
          <w:sz w:val="20"/>
          <w:szCs w:val="20"/>
        </w:rPr>
        <w:t>greater)..................$20.00</w:t>
      </w:r>
    </w:p>
    <w:p w:rsidR="00F42301" w:rsidRDefault="00F42301" w:rsidP="0055783E">
      <w:pPr>
        <w:widowControl w:val="0"/>
        <w:autoSpaceDE w:val="0"/>
        <w:autoSpaceDN w:val="0"/>
        <w:adjustRightInd w:val="0"/>
        <w:spacing w:before="10" w:after="0" w:line="250" w:lineRule="auto"/>
        <w:ind w:left="1925" w:right="1323" w:firstLine="360"/>
        <w:rPr>
          <w:rFonts w:ascii="Times New Roman" w:hAnsi="Times New Roman"/>
          <w:color w:val="000000"/>
          <w:sz w:val="20"/>
          <w:szCs w:val="20"/>
        </w:rPr>
      </w:pPr>
      <w:r>
        <w:rPr>
          <w:rFonts w:ascii="Times New Roman" w:hAnsi="Times New Roman"/>
          <w:color w:val="191919"/>
          <w:sz w:val="20"/>
          <w:szCs w:val="20"/>
        </w:rPr>
        <w:t>All fees and cha</w:t>
      </w:r>
      <w:r>
        <w:rPr>
          <w:rFonts w:ascii="Times New Roman" w:hAnsi="Times New Roman"/>
          <w:color w:val="191919"/>
          <w:spacing w:val="-4"/>
          <w:sz w:val="20"/>
          <w:szCs w:val="20"/>
        </w:rPr>
        <w:t>r</w:t>
      </w:r>
      <w:r>
        <w:rPr>
          <w:rFonts w:ascii="Times New Roman" w:hAnsi="Times New Roman"/>
          <w:color w:val="191919"/>
          <w:sz w:val="20"/>
          <w:szCs w:val="20"/>
        </w:rPr>
        <w:t>ges are payable at the time of registration.   Remittance should be made payable to</w:t>
      </w:r>
      <w:r>
        <w:rPr>
          <w:rFonts w:ascii="Times New Roman" w:hAnsi="Times New Roman"/>
          <w:color w:val="191919"/>
          <w:spacing w:val="-11"/>
          <w:sz w:val="20"/>
          <w:szCs w:val="20"/>
        </w:rPr>
        <w:t xml:space="preserve"> </w:t>
      </w:r>
      <w:r>
        <w:rPr>
          <w:rFonts w:ascii="Times New Roman" w:hAnsi="Times New Roman"/>
          <w:color w:val="191919"/>
          <w:sz w:val="20"/>
          <w:szCs w:val="20"/>
        </w:rPr>
        <w:t>Albany State University and addressed as follows:</w:t>
      </w:r>
    </w:p>
    <w:p w:rsidR="00F42301" w:rsidRDefault="00F42301" w:rsidP="0055783E">
      <w:pPr>
        <w:widowControl w:val="0"/>
        <w:autoSpaceDE w:val="0"/>
        <w:autoSpaceDN w:val="0"/>
        <w:adjustRightInd w:val="0"/>
        <w:spacing w:after="0" w:line="250" w:lineRule="auto"/>
        <w:ind w:left="4805" w:right="3948"/>
        <w:rPr>
          <w:rFonts w:ascii="Times New Roman" w:hAnsi="Times New Roman"/>
          <w:color w:val="000000"/>
          <w:sz w:val="20"/>
          <w:szCs w:val="20"/>
        </w:rPr>
      </w:pPr>
      <w:r>
        <w:rPr>
          <w:rFonts w:ascii="Times New Roman" w:hAnsi="Times New Roman"/>
          <w:color w:val="191919"/>
          <w:sz w:val="20"/>
          <w:szCs w:val="20"/>
        </w:rPr>
        <w:t>O</w:t>
      </w:r>
      <w:r>
        <w:rPr>
          <w:rFonts w:ascii="Times New Roman" w:hAnsi="Times New Roman"/>
          <w:color w:val="191919"/>
          <w:spacing w:val="-4"/>
          <w:sz w:val="20"/>
          <w:szCs w:val="20"/>
        </w:rPr>
        <w:t>f</w:t>
      </w:r>
      <w:r>
        <w:rPr>
          <w:rFonts w:ascii="Times New Roman" w:hAnsi="Times New Roman"/>
          <w:color w:val="191919"/>
          <w:sz w:val="20"/>
          <w:szCs w:val="20"/>
        </w:rPr>
        <w:t>fice of Fiscal</w:t>
      </w:r>
      <w:r>
        <w:rPr>
          <w:rFonts w:ascii="Times New Roman" w:hAnsi="Times New Roman"/>
          <w:color w:val="191919"/>
          <w:spacing w:val="-11"/>
          <w:sz w:val="20"/>
          <w:szCs w:val="20"/>
        </w:rPr>
        <w:t xml:space="preserve"> </w:t>
      </w:r>
      <w:r>
        <w:rPr>
          <w:rFonts w:ascii="Times New Roman" w:hAnsi="Times New Roman"/>
          <w:color w:val="191919"/>
          <w:sz w:val="20"/>
          <w:szCs w:val="20"/>
        </w:rPr>
        <w:t>A</w:t>
      </w:r>
      <w:r>
        <w:rPr>
          <w:rFonts w:ascii="Times New Roman" w:hAnsi="Times New Roman"/>
          <w:color w:val="191919"/>
          <w:spacing w:val="-4"/>
          <w:sz w:val="20"/>
          <w:szCs w:val="20"/>
        </w:rPr>
        <w:t>f</w:t>
      </w:r>
      <w:r>
        <w:rPr>
          <w:rFonts w:ascii="Times New Roman" w:hAnsi="Times New Roman"/>
          <w:color w:val="191919"/>
          <w:sz w:val="20"/>
          <w:szCs w:val="20"/>
        </w:rPr>
        <w:t>fairs Albany State University Alban</w:t>
      </w:r>
      <w:r>
        <w:rPr>
          <w:rFonts w:ascii="Times New Roman" w:hAnsi="Times New Roman"/>
          <w:color w:val="191919"/>
          <w:spacing w:val="-13"/>
          <w:sz w:val="20"/>
          <w:szCs w:val="20"/>
        </w:rPr>
        <w:t>y</w:t>
      </w:r>
      <w:r>
        <w:rPr>
          <w:rFonts w:ascii="Times New Roman" w:hAnsi="Times New Roman"/>
          <w:color w:val="191919"/>
          <w:sz w:val="20"/>
          <w:szCs w:val="20"/>
        </w:rPr>
        <w:t>, Geo</w:t>
      </w:r>
      <w:r>
        <w:rPr>
          <w:rFonts w:ascii="Times New Roman" w:hAnsi="Times New Roman"/>
          <w:color w:val="191919"/>
          <w:spacing w:val="-4"/>
          <w:sz w:val="20"/>
          <w:szCs w:val="20"/>
        </w:rPr>
        <w:t>r</w:t>
      </w:r>
      <w:r>
        <w:rPr>
          <w:rFonts w:ascii="Times New Roman" w:hAnsi="Times New Roman"/>
          <w:color w:val="191919"/>
          <w:sz w:val="20"/>
          <w:szCs w:val="20"/>
        </w:rPr>
        <w:t>gia 31705</w:t>
      </w:r>
    </w:p>
    <w:p w:rsidR="00F42301" w:rsidRDefault="00F42301" w:rsidP="0055783E">
      <w:pPr>
        <w:widowControl w:val="0"/>
        <w:autoSpaceDE w:val="0"/>
        <w:autoSpaceDN w:val="0"/>
        <w:adjustRightInd w:val="0"/>
        <w:spacing w:after="0" w:line="250" w:lineRule="auto"/>
        <w:ind w:left="1925" w:right="1108" w:firstLine="360"/>
        <w:rPr>
          <w:rFonts w:ascii="Times New Roman" w:hAnsi="Times New Roman"/>
          <w:color w:val="000000"/>
          <w:sz w:val="20"/>
          <w:szCs w:val="20"/>
        </w:rPr>
      </w:pPr>
      <w:r>
        <w:rPr>
          <w:rFonts w:ascii="Times New Roman" w:hAnsi="Times New Roman"/>
          <w:color w:val="191919"/>
          <w:sz w:val="20"/>
          <w:szCs w:val="20"/>
        </w:rPr>
        <w:t>Please include the name and social security number of the student for whom payment is in- tended when fees are sent by mail.</w:t>
      </w:r>
    </w:p>
    <w:p w:rsidR="00F42301" w:rsidRDefault="00F42301" w:rsidP="0055783E">
      <w:pPr>
        <w:widowControl w:val="0"/>
        <w:autoSpaceDE w:val="0"/>
        <w:autoSpaceDN w:val="0"/>
        <w:adjustRightInd w:val="0"/>
        <w:spacing w:after="0" w:line="250" w:lineRule="auto"/>
        <w:ind w:left="1925" w:right="1108" w:firstLine="360"/>
        <w:rPr>
          <w:rFonts w:ascii="Times New Roman" w:hAnsi="Times New Roman"/>
          <w:color w:val="000000"/>
          <w:sz w:val="20"/>
          <w:szCs w:val="20"/>
        </w:rPr>
        <w:sectPr w:rsidR="00F42301">
          <w:pgSz w:w="12240" w:h="15840"/>
          <w:pgMar w:top="240" w:right="1260" w:bottom="280" w:left="260" w:header="0" w:footer="982" w:gutter="0"/>
          <w:cols w:space="720" w:equalWidth="0">
            <w:col w:w="10720"/>
          </w:cols>
          <w:noEndnote/>
        </w:sectPr>
      </w:pPr>
    </w:p>
    <w:tbl>
      <w:tblPr>
        <w:tblW w:w="0" w:type="auto"/>
        <w:tblInd w:w="100" w:type="dxa"/>
        <w:tblLayout w:type="fixed"/>
        <w:tblCellMar>
          <w:left w:w="0" w:type="dxa"/>
          <w:right w:w="0" w:type="dxa"/>
        </w:tblCellMar>
        <w:tblLook w:val="0000"/>
      </w:tblPr>
      <w:tblGrid>
        <w:gridCol w:w="4876"/>
        <w:gridCol w:w="4560"/>
        <w:gridCol w:w="1067"/>
      </w:tblGrid>
      <w:tr w:rsidR="00F42301" w:rsidRPr="00FA7AC7" w:rsidTr="00F319A1">
        <w:trPr>
          <w:trHeight w:hRule="exact" w:val="235"/>
        </w:trPr>
        <w:tc>
          <w:tcPr>
            <w:tcW w:w="4876" w:type="dxa"/>
            <w:tcBorders>
              <w:top w:val="nil"/>
              <w:left w:val="nil"/>
              <w:bottom w:val="single" w:sz="4" w:space="0" w:color="191919"/>
              <w:right w:val="single" w:sz="4" w:space="0" w:color="191919"/>
            </w:tcBorders>
          </w:tcPr>
          <w:p w:rsidR="00F42301" w:rsidRPr="00FA7AC7" w:rsidRDefault="00F42301" w:rsidP="00F319A1">
            <w:pPr>
              <w:widowControl w:val="0"/>
              <w:autoSpaceDE w:val="0"/>
              <w:autoSpaceDN w:val="0"/>
              <w:adjustRightInd w:val="0"/>
              <w:spacing w:after="0"/>
              <w:rPr>
                <w:rFonts w:ascii="Times New Roman" w:hAnsi="Times New Roman"/>
                <w:sz w:val="24"/>
                <w:szCs w:val="24"/>
              </w:rPr>
            </w:pPr>
          </w:p>
        </w:tc>
        <w:tc>
          <w:tcPr>
            <w:tcW w:w="4560" w:type="dxa"/>
            <w:vMerge w:val="restart"/>
            <w:tcBorders>
              <w:top w:val="single" w:sz="4" w:space="0" w:color="191919"/>
              <w:left w:val="single" w:sz="4" w:space="0" w:color="191919"/>
              <w:bottom w:val="single" w:sz="4" w:space="0" w:color="191919"/>
              <w:right w:val="single" w:sz="4" w:space="0" w:color="191919"/>
            </w:tcBorders>
          </w:tcPr>
          <w:p w:rsidR="00F42301" w:rsidRPr="00FA7AC7" w:rsidRDefault="00F42301" w:rsidP="00F319A1">
            <w:pPr>
              <w:widowControl w:val="0"/>
              <w:autoSpaceDE w:val="0"/>
              <w:autoSpaceDN w:val="0"/>
              <w:adjustRightInd w:val="0"/>
              <w:spacing w:before="3" w:after="0" w:line="160" w:lineRule="exact"/>
              <w:rPr>
                <w:rFonts w:ascii="Times New Roman" w:hAnsi="Times New Roman"/>
                <w:sz w:val="16"/>
                <w:szCs w:val="16"/>
              </w:rPr>
            </w:pPr>
          </w:p>
          <w:p w:rsidR="00F42301" w:rsidRPr="00FA7AC7" w:rsidRDefault="00F42301" w:rsidP="00F319A1">
            <w:pPr>
              <w:widowControl w:val="0"/>
              <w:autoSpaceDE w:val="0"/>
              <w:autoSpaceDN w:val="0"/>
              <w:adjustRightInd w:val="0"/>
              <w:spacing w:after="0"/>
              <w:ind w:left="888"/>
              <w:rPr>
                <w:rFonts w:ascii="Times New Roman" w:hAnsi="Times New Roman"/>
                <w:sz w:val="24"/>
                <w:szCs w:val="24"/>
              </w:rPr>
            </w:pPr>
            <w:r w:rsidRPr="00FA7AC7">
              <w:rPr>
                <w:rFonts w:ascii="Times New Roman" w:hAnsi="Times New Roman"/>
                <w:b/>
                <w:bCs/>
                <w:color w:val="191919"/>
                <w:sz w:val="34"/>
                <w:szCs w:val="34"/>
              </w:rPr>
              <w:t>F</w:t>
            </w:r>
            <w:r w:rsidRPr="00FA7AC7">
              <w:rPr>
                <w:rFonts w:ascii="Times New Roman" w:hAnsi="Times New Roman"/>
                <w:b/>
                <w:bCs/>
                <w:color w:val="191919"/>
                <w:sz w:val="25"/>
                <w:szCs w:val="25"/>
              </w:rPr>
              <w:t>INANCIAL</w:t>
            </w:r>
            <w:r w:rsidRPr="00FA7AC7">
              <w:rPr>
                <w:rFonts w:ascii="Times New Roman" w:hAnsi="Times New Roman"/>
                <w:b/>
                <w:bCs/>
                <w:color w:val="191919"/>
                <w:spacing w:val="33"/>
                <w:sz w:val="25"/>
                <w:szCs w:val="25"/>
              </w:rPr>
              <w:t xml:space="preserve"> </w:t>
            </w:r>
            <w:r w:rsidRPr="00FA7AC7">
              <w:rPr>
                <w:rFonts w:ascii="Times New Roman" w:hAnsi="Times New Roman"/>
                <w:b/>
                <w:bCs/>
                <w:color w:val="191919"/>
                <w:sz w:val="34"/>
                <w:szCs w:val="34"/>
              </w:rPr>
              <w:t>I</w:t>
            </w:r>
            <w:r w:rsidRPr="00FA7AC7">
              <w:rPr>
                <w:rFonts w:ascii="Times New Roman" w:hAnsi="Times New Roman"/>
                <w:b/>
                <w:bCs/>
                <w:color w:val="191919"/>
                <w:w w:val="102"/>
                <w:sz w:val="25"/>
                <w:szCs w:val="25"/>
              </w:rPr>
              <w:t>NFORM</w:t>
            </w:r>
            <w:r w:rsidRPr="00FA7AC7">
              <w:rPr>
                <w:rFonts w:ascii="Times New Roman" w:hAnsi="Times New Roman"/>
                <w:b/>
                <w:bCs/>
                <w:color w:val="191919"/>
                <w:spacing w:val="-19"/>
                <w:w w:val="102"/>
                <w:sz w:val="25"/>
                <w:szCs w:val="25"/>
              </w:rPr>
              <w:t>A</w:t>
            </w:r>
            <w:r w:rsidRPr="00FA7AC7">
              <w:rPr>
                <w:rFonts w:ascii="Times New Roman" w:hAnsi="Times New Roman"/>
                <w:b/>
                <w:bCs/>
                <w:color w:val="191919"/>
                <w:w w:val="102"/>
                <w:sz w:val="25"/>
                <w:szCs w:val="25"/>
              </w:rPr>
              <w:t>TION</w:t>
            </w:r>
          </w:p>
        </w:tc>
        <w:tc>
          <w:tcPr>
            <w:tcW w:w="1067" w:type="dxa"/>
            <w:tcBorders>
              <w:top w:val="nil"/>
              <w:left w:val="single" w:sz="4" w:space="0" w:color="191919"/>
              <w:bottom w:val="single" w:sz="4" w:space="0" w:color="191919"/>
              <w:right w:val="nil"/>
            </w:tcBorders>
          </w:tcPr>
          <w:p w:rsidR="00F42301" w:rsidRPr="00FA7AC7" w:rsidRDefault="00F42301" w:rsidP="00F319A1">
            <w:pPr>
              <w:widowControl w:val="0"/>
              <w:autoSpaceDE w:val="0"/>
              <w:autoSpaceDN w:val="0"/>
              <w:adjustRightInd w:val="0"/>
              <w:spacing w:after="0"/>
              <w:rPr>
                <w:rFonts w:ascii="Times New Roman" w:hAnsi="Times New Roman"/>
                <w:sz w:val="24"/>
                <w:szCs w:val="24"/>
              </w:rPr>
            </w:pPr>
          </w:p>
        </w:tc>
      </w:tr>
      <w:tr w:rsidR="00F42301" w:rsidRPr="00FA7AC7" w:rsidTr="00F319A1">
        <w:trPr>
          <w:trHeight w:hRule="exact" w:val="256"/>
        </w:trPr>
        <w:tc>
          <w:tcPr>
            <w:tcW w:w="4876" w:type="dxa"/>
            <w:tcBorders>
              <w:top w:val="single" w:sz="4" w:space="0" w:color="191919"/>
              <w:left w:val="nil"/>
              <w:bottom w:val="single" w:sz="4" w:space="0" w:color="191919"/>
              <w:right w:val="single" w:sz="4" w:space="0" w:color="191919"/>
            </w:tcBorders>
          </w:tcPr>
          <w:p w:rsidR="00F42301" w:rsidRPr="00FA7AC7" w:rsidRDefault="00F42301" w:rsidP="00F319A1">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F319A1">
            <w:pPr>
              <w:widowControl w:val="0"/>
              <w:autoSpaceDE w:val="0"/>
              <w:autoSpaceDN w:val="0"/>
              <w:adjustRightInd w:val="0"/>
              <w:spacing w:after="0"/>
              <w:rPr>
                <w:rFonts w:ascii="Times New Roman" w:hAnsi="Times New Roman"/>
                <w:sz w:val="24"/>
                <w:szCs w:val="24"/>
              </w:rPr>
            </w:pPr>
          </w:p>
        </w:tc>
        <w:tc>
          <w:tcPr>
            <w:tcW w:w="1067" w:type="dxa"/>
            <w:tcBorders>
              <w:top w:val="single" w:sz="4" w:space="0" w:color="191919"/>
              <w:left w:val="single" w:sz="4" w:space="0" w:color="191919"/>
              <w:bottom w:val="single" w:sz="4" w:space="0" w:color="191919"/>
              <w:right w:val="nil"/>
            </w:tcBorders>
          </w:tcPr>
          <w:p w:rsidR="00F42301" w:rsidRPr="00FA7AC7" w:rsidRDefault="00F42301" w:rsidP="00F319A1">
            <w:pPr>
              <w:widowControl w:val="0"/>
              <w:autoSpaceDE w:val="0"/>
              <w:autoSpaceDN w:val="0"/>
              <w:adjustRightInd w:val="0"/>
              <w:spacing w:after="0"/>
              <w:rPr>
                <w:rFonts w:ascii="Times New Roman" w:hAnsi="Times New Roman"/>
                <w:sz w:val="24"/>
                <w:szCs w:val="24"/>
              </w:rPr>
            </w:pPr>
          </w:p>
        </w:tc>
      </w:tr>
      <w:tr w:rsidR="00F42301" w:rsidRPr="00FA7AC7" w:rsidTr="00F319A1">
        <w:trPr>
          <w:trHeight w:hRule="exact" w:val="219"/>
        </w:trPr>
        <w:tc>
          <w:tcPr>
            <w:tcW w:w="4876" w:type="dxa"/>
            <w:tcBorders>
              <w:top w:val="single" w:sz="4" w:space="0" w:color="191919"/>
              <w:left w:val="nil"/>
              <w:bottom w:val="nil"/>
              <w:right w:val="single" w:sz="4" w:space="0" w:color="191919"/>
            </w:tcBorders>
          </w:tcPr>
          <w:p w:rsidR="00F42301" w:rsidRPr="00FA7AC7" w:rsidRDefault="00F42301" w:rsidP="00F319A1">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F319A1">
            <w:pPr>
              <w:widowControl w:val="0"/>
              <w:autoSpaceDE w:val="0"/>
              <w:autoSpaceDN w:val="0"/>
              <w:adjustRightInd w:val="0"/>
              <w:spacing w:after="0"/>
              <w:rPr>
                <w:rFonts w:ascii="Times New Roman" w:hAnsi="Times New Roman"/>
                <w:sz w:val="24"/>
                <w:szCs w:val="24"/>
              </w:rPr>
            </w:pPr>
          </w:p>
        </w:tc>
        <w:tc>
          <w:tcPr>
            <w:tcW w:w="1067" w:type="dxa"/>
            <w:tcBorders>
              <w:top w:val="single" w:sz="4" w:space="0" w:color="191919"/>
              <w:left w:val="single" w:sz="4" w:space="0" w:color="191919"/>
              <w:bottom w:val="nil"/>
              <w:right w:val="nil"/>
            </w:tcBorders>
          </w:tcPr>
          <w:p w:rsidR="00F42301" w:rsidRPr="00FA7AC7" w:rsidRDefault="00F42301" w:rsidP="00F319A1">
            <w:pPr>
              <w:widowControl w:val="0"/>
              <w:autoSpaceDE w:val="0"/>
              <w:autoSpaceDN w:val="0"/>
              <w:adjustRightInd w:val="0"/>
              <w:spacing w:after="0"/>
              <w:rPr>
                <w:rFonts w:ascii="Times New Roman" w:hAnsi="Times New Roman"/>
                <w:sz w:val="24"/>
                <w:szCs w:val="24"/>
              </w:rPr>
            </w:pPr>
          </w:p>
        </w:tc>
      </w:tr>
    </w:tbl>
    <w:p w:rsidR="00F42301" w:rsidRDefault="00F42301" w:rsidP="0055783E">
      <w:pPr>
        <w:widowControl w:val="0"/>
        <w:autoSpaceDE w:val="0"/>
        <w:autoSpaceDN w:val="0"/>
        <w:adjustRightInd w:val="0"/>
        <w:spacing w:after="0" w:line="200" w:lineRule="exact"/>
        <w:rPr>
          <w:rFonts w:ascii="Times New Roman" w:hAnsi="Times New Roman"/>
          <w:sz w:val="20"/>
          <w:szCs w:val="20"/>
        </w:rPr>
      </w:pPr>
    </w:p>
    <w:p w:rsidR="00F42301" w:rsidRDefault="00F42301" w:rsidP="0055783E">
      <w:pPr>
        <w:widowControl w:val="0"/>
        <w:autoSpaceDE w:val="0"/>
        <w:autoSpaceDN w:val="0"/>
        <w:adjustRightInd w:val="0"/>
        <w:spacing w:before="1" w:after="0" w:line="260" w:lineRule="exact"/>
        <w:rPr>
          <w:rFonts w:ascii="Times New Roman" w:hAnsi="Times New Roman"/>
          <w:sz w:val="26"/>
          <w:szCs w:val="26"/>
        </w:rPr>
      </w:pPr>
    </w:p>
    <w:p w:rsidR="00F42301" w:rsidRDefault="00F42301" w:rsidP="0055783E">
      <w:pPr>
        <w:widowControl w:val="0"/>
        <w:autoSpaceDE w:val="0"/>
        <w:autoSpaceDN w:val="0"/>
        <w:adjustRightInd w:val="0"/>
        <w:spacing w:after="0" w:line="417" w:lineRule="exact"/>
        <w:ind w:left="860"/>
        <w:rPr>
          <w:rFonts w:ascii="Impact" w:hAnsi="Impact" w:cs="Impact"/>
          <w:color w:val="000000"/>
          <w:sz w:val="36"/>
          <w:szCs w:val="36"/>
        </w:rPr>
      </w:pPr>
      <w:r w:rsidRPr="00C34688">
        <w:rPr>
          <w:rFonts w:ascii="Calibri" w:hAnsi="Calibri" w:cs="Times New Roman"/>
          <w:noProof/>
          <w:lang w:eastAsia="en-US"/>
        </w:rPr>
        <w:pict>
          <v:group id="_x0000_s3133" style="position:absolute;left:0;text-align:left;margin-left:317.05pt;margin-top:-51.25pt;width:31.2pt;height:31.05pt;z-index:-251658240;mso-position-horizontal-relative:page" coordorigin="6341,-1025" coordsize="624,621" o:allowincell="f">
            <v:rect id="_x0000_s3134" style="position:absolute;left:6346;top:-1020;width:613;height:610" o:allowincell="f" stroked="f">
              <v:path arrowok="t"/>
            </v:rect>
            <v:rect id="_x0000_s3135" style="position:absolute;left:6346;top:-1021;width:620;height:620;mso-position-horizontal-relative:page" o:allowincell="f" filled="f" stroked="f">
              <v:textbox inset="0,0,0,0">
                <w:txbxContent>
                  <w:p w:rsidR="00F42301" w:rsidRDefault="00F42301" w:rsidP="0055783E">
                    <w:pPr>
                      <w:spacing w:after="0" w:line="620" w:lineRule="atLeast"/>
                      <w:rPr>
                        <w:rFonts w:ascii="Times New Roman" w:hAnsi="Times New Roman"/>
                        <w:sz w:val="24"/>
                        <w:szCs w:val="24"/>
                      </w:rPr>
                    </w:pPr>
                    <w:r>
                      <w:rPr>
                        <w:rFonts w:ascii="Times New Roman" w:hAnsi="Times New Roman"/>
                        <w:noProof/>
                        <w:sz w:val="24"/>
                        <w:szCs w:val="24"/>
                      </w:rPr>
                      <w:drawing>
                        <wp:inline distT="0" distB="0" distL="0" distR="0">
                          <wp:extent cx="390525" cy="390525"/>
                          <wp:effectExtent l="1905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
                                  <a:srcRect/>
                                  <a:stretch>
                                    <a:fillRect/>
                                  </a:stretch>
                                </pic:blipFill>
                                <pic:spPr bwMode="auto">
                                  <a:xfrm>
                                    <a:off x="0" y="0"/>
                                    <a:ext cx="390525" cy="390525"/>
                                  </a:xfrm>
                                  <a:prstGeom prst="rect">
                                    <a:avLst/>
                                  </a:prstGeom>
                                  <a:noFill/>
                                  <a:ln w="9525">
                                    <a:noFill/>
                                    <a:miter lim="800000"/>
                                    <a:headEnd/>
                                    <a:tailEnd/>
                                  </a:ln>
                                </pic:spPr>
                              </pic:pic>
                            </a:graphicData>
                          </a:graphic>
                        </wp:inline>
                      </w:drawing>
                    </w:r>
                  </w:p>
                  <w:p w:rsidR="00F42301" w:rsidRDefault="00F42301" w:rsidP="0055783E">
                    <w:pPr>
                      <w:widowControl w:val="0"/>
                      <w:autoSpaceDE w:val="0"/>
                      <w:autoSpaceDN w:val="0"/>
                      <w:adjustRightInd w:val="0"/>
                      <w:spacing w:after="0"/>
                      <w:rPr>
                        <w:rFonts w:ascii="Times New Roman" w:hAnsi="Times New Roman"/>
                        <w:sz w:val="24"/>
                        <w:szCs w:val="24"/>
                      </w:rPr>
                    </w:pPr>
                  </w:p>
                </w:txbxContent>
              </v:textbox>
            </v:rect>
            <w10:wrap anchorx="page"/>
          </v:group>
        </w:pict>
      </w:r>
      <w:r>
        <w:rPr>
          <w:rFonts w:ascii="Impact" w:hAnsi="Impact" w:cs="Impact"/>
          <w:color w:val="191919"/>
          <w:position w:val="-1"/>
          <w:sz w:val="36"/>
          <w:szCs w:val="36"/>
        </w:rPr>
        <w:t>GENERAL REFUNDS</w:t>
      </w:r>
    </w:p>
    <w:p w:rsidR="00F42301" w:rsidRDefault="00F42301" w:rsidP="0055783E">
      <w:pPr>
        <w:widowControl w:val="0"/>
        <w:autoSpaceDE w:val="0"/>
        <w:autoSpaceDN w:val="0"/>
        <w:adjustRightInd w:val="0"/>
        <w:spacing w:before="26" w:after="0" w:line="250" w:lineRule="auto"/>
        <w:ind w:left="860" w:right="1969" w:firstLine="360"/>
        <w:rPr>
          <w:rFonts w:ascii="Times New Roman" w:hAnsi="Times New Roman"/>
          <w:color w:val="000000"/>
          <w:sz w:val="20"/>
          <w:szCs w:val="20"/>
        </w:rPr>
      </w:pPr>
      <w:r>
        <w:rPr>
          <w:rFonts w:ascii="Times New Roman" w:hAnsi="Times New Roman"/>
          <w:color w:val="191919"/>
          <w:sz w:val="20"/>
          <w:szCs w:val="20"/>
        </w:rPr>
        <w:t>In accordance with the refund policy of the Board of Regents, refunds will be made on insti- tutional cha</w:t>
      </w:r>
      <w:r>
        <w:rPr>
          <w:rFonts w:ascii="Times New Roman" w:hAnsi="Times New Roman"/>
          <w:color w:val="191919"/>
          <w:spacing w:val="-4"/>
          <w:sz w:val="20"/>
          <w:szCs w:val="20"/>
        </w:rPr>
        <w:t>r</w:t>
      </w:r>
      <w:r>
        <w:rPr>
          <w:rFonts w:ascii="Times New Roman" w:hAnsi="Times New Roman"/>
          <w:color w:val="191919"/>
          <w:sz w:val="20"/>
          <w:szCs w:val="20"/>
        </w:rPr>
        <w:t>ges and other mandatory fees upon a student</w:t>
      </w:r>
      <w:r>
        <w:rPr>
          <w:rFonts w:ascii="Times New Roman" w:hAnsi="Times New Roman"/>
          <w:color w:val="191919"/>
          <w:spacing w:val="-11"/>
          <w:sz w:val="20"/>
          <w:szCs w:val="20"/>
        </w:rPr>
        <w:t>’</w:t>
      </w:r>
      <w:r>
        <w:rPr>
          <w:rFonts w:ascii="Times New Roman" w:hAnsi="Times New Roman"/>
          <w:color w:val="191919"/>
          <w:sz w:val="20"/>
          <w:szCs w:val="20"/>
        </w:rPr>
        <w:t>s total withdrawal from the institution. The refund amount for a student withdrawing from the institution shall be based on a pro rate pe</w:t>
      </w:r>
      <w:r>
        <w:rPr>
          <w:rFonts w:ascii="Times New Roman" w:hAnsi="Times New Roman"/>
          <w:color w:val="191919"/>
          <w:spacing w:val="-4"/>
          <w:sz w:val="20"/>
          <w:szCs w:val="20"/>
        </w:rPr>
        <w:t>r</w:t>
      </w:r>
      <w:r>
        <w:rPr>
          <w:rFonts w:ascii="Times New Roman" w:hAnsi="Times New Roman"/>
          <w:color w:val="191919"/>
          <w:sz w:val="20"/>
          <w:szCs w:val="20"/>
        </w:rPr>
        <w:t>- centage, determined by dividing the number of calendar days in the semester that the student com- pleted by the total calendar days in the semeste</w:t>
      </w:r>
      <w:r>
        <w:rPr>
          <w:rFonts w:ascii="Times New Roman" w:hAnsi="Times New Roman"/>
          <w:color w:val="191919"/>
          <w:spacing w:val="-11"/>
          <w:sz w:val="20"/>
          <w:szCs w:val="20"/>
        </w:rPr>
        <w:t>r</w:t>
      </w:r>
      <w:r>
        <w:rPr>
          <w:rFonts w:ascii="Times New Roman" w:hAnsi="Times New Roman"/>
          <w:color w:val="191919"/>
          <w:sz w:val="20"/>
          <w:szCs w:val="20"/>
        </w:rPr>
        <w:t>.</w:t>
      </w:r>
      <w:r>
        <w:rPr>
          <w:rFonts w:ascii="Times New Roman" w:hAnsi="Times New Roman"/>
          <w:color w:val="191919"/>
          <w:spacing w:val="-4"/>
          <w:sz w:val="20"/>
          <w:szCs w:val="20"/>
        </w:rPr>
        <w:t xml:space="preserve"> </w:t>
      </w:r>
      <w:r>
        <w:rPr>
          <w:rFonts w:ascii="Times New Roman" w:hAnsi="Times New Roman"/>
          <w:color w:val="191919"/>
          <w:sz w:val="20"/>
          <w:szCs w:val="20"/>
        </w:rPr>
        <w:t>The total calendar days in a semester will include the weekends but will exclude scheduled breaks of five or more days in which a student was on an approved leave of absence.</w:t>
      </w:r>
    </w:p>
    <w:p w:rsidR="00F42301" w:rsidRDefault="00F42301" w:rsidP="0055783E">
      <w:pPr>
        <w:widowControl w:val="0"/>
        <w:autoSpaceDE w:val="0"/>
        <w:autoSpaceDN w:val="0"/>
        <w:adjustRightInd w:val="0"/>
        <w:spacing w:after="0" w:line="250" w:lineRule="auto"/>
        <w:ind w:left="860" w:right="1963" w:firstLine="360"/>
        <w:rPr>
          <w:rFonts w:ascii="Times New Roman" w:hAnsi="Times New Roman"/>
          <w:color w:val="000000"/>
          <w:sz w:val="20"/>
          <w:szCs w:val="20"/>
        </w:rPr>
      </w:pPr>
      <w:r w:rsidRPr="00C34688">
        <w:rPr>
          <w:rFonts w:ascii="Calibri" w:hAnsi="Calibri"/>
          <w:noProof/>
          <w:lang w:eastAsia="en-US"/>
        </w:rPr>
        <w:pict>
          <v:shape id="_x0000_s3136" type="#_x0000_t202" style="position:absolute;left:0;text-align:left;margin-left:522.25pt;margin-top:-110.75pt;width:1in;height:187.4pt;z-index:-251658240;mso-position-horizontal-relative:page" o:allowincell="f" filled="f" stroked="f">
            <v:textbox style="layout-flow:vertical" inset="0,0,0,0">
              <w:txbxContent>
                <w:p w:rsidR="00F42301" w:rsidRDefault="00F42301" w:rsidP="0055783E">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A</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LBAN</w:t>
                  </w:r>
                  <w:r>
                    <w:rPr>
                      <w:rFonts w:ascii="Impact" w:hAnsi="Impact" w:cs="Impact"/>
                      <w:color w:val="A3A3A3"/>
                      <w:position w:val="1"/>
                      <w:sz w:val="105"/>
                      <w:szCs w:val="105"/>
                    </w:rPr>
                    <w:t>Y</w:t>
                  </w:r>
                  <w:r>
                    <w:rPr>
                      <w:rFonts w:ascii="Impact" w:hAnsi="Impact" w:cs="Impact"/>
                      <w:color w:val="A3A3A3"/>
                      <w:spacing w:val="-115"/>
                      <w:position w:val="1"/>
                      <w:sz w:val="105"/>
                      <w:szCs w:val="105"/>
                    </w:rPr>
                    <w:t xml:space="preserve"> </w:t>
                  </w:r>
                </w:p>
              </w:txbxContent>
            </v:textbox>
            <w10:wrap anchorx="page"/>
          </v:shape>
        </w:pict>
      </w:r>
      <w:r w:rsidRPr="00C34688">
        <w:rPr>
          <w:rFonts w:ascii="Calibri" w:hAnsi="Calibri"/>
          <w:noProof/>
          <w:lang w:eastAsia="en-US"/>
        </w:rPr>
        <w:pict>
          <v:shape id="_x0000_s3137" type="#_x0000_t202" style="position:absolute;left:0;text-align:left;margin-left:522.25pt;margin-top:90.5pt;width:1in;height:144.1pt;z-index:-251658240;mso-position-horizontal-relative:page" o:allowincell="f" filled="f" stroked="f">
            <v:textbox style="layout-flow:vertical" inset="0,0,0,0">
              <w:txbxContent>
                <w:p w:rsidR="00F42301" w:rsidRDefault="00F42301" w:rsidP="0055783E">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S</w:t>
                  </w:r>
                  <w:r>
                    <w:rPr>
                      <w:rFonts w:ascii="Impact" w:hAnsi="Impact" w:cs="Impact"/>
                      <w:color w:val="A3A3A3"/>
                      <w:spacing w:val="-176"/>
                      <w:position w:val="1"/>
                      <w:sz w:val="140"/>
                      <w:szCs w:val="140"/>
                    </w:rPr>
                    <w:t xml:space="preserve"> </w:t>
                  </w:r>
                  <w:r>
                    <w:rPr>
                      <w:rFonts w:ascii="Impact" w:hAnsi="Impact" w:cs="Impact"/>
                      <w:color w:val="A3A3A3"/>
                      <w:spacing w:val="28"/>
                      <w:position w:val="1"/>
                      <w:sz w:val="105"/>
                      <w:szCs w:val="105"/>
                    </w:rPr>
                    <w:t>T</w:t>
                  </w:r>
                  <w:r>
                    <w:rPr>
                      <w:rFonts w:ascii="Impact" w:hAnsi="Impact" w:cs="Impact"/>
                      <w:color w:val="A3A3A3"/>
                      <w:spacing w:val="12"/>
                      <w:position w:val="1"/>
                      <w:sz w:val="105"/>
                      <w:szCs w:val="105"/>
                    </w:rPr>
                    <w:t>A</w:t>
                  </w:r>
                  <w:r>
                    <w:rPr>
                      <w:rFonts w:ascii="Impact" w:hAnsi="Impact" w:cs="Impact"/>
                      <w:color w:val="A3A3A3"/>
                      <w:position w:val="1"/>
                      <w:sz w:val="105"/>
                      <w:szCs w:val="105"/>
                    </w:rPr>
                    <w:t>T</w:t>
                  </w:r>
                  <w:r>
                    <w:rPr>
                      <w:rFonts w:ascii="Impact" w:hAnsi="Impact" w:cs="Impact"/>
                      <w:color w:val="A3A3A3"/>
                      <w:spacing w:val="-115"/>
                      <w:position w:val="1"/>
                      <w:sz w:val="105"/>
                      <w:szCs w:val="105"/>
                    </w:rPr>
                    <w:t xml:space="preserve"> </w:t>
                  </w:r>
                  <w:r>
                    <w:rPr>
                      <w:rFonts w:ascii="Impact" w:hAnsi="Impact" w:cs="Impact"/>
                      <w:color w:val="A3A3A3"/>
                      <w:position w:val="1"/>
                      <w:sz w:val="105"/>
                      <w:szCs w:val="105"/>
                    </w:rPr>
                    <w:t>E</w:t>
                  </w:r>
                </w:p>
              </w:txbxContent>
            </v:textbox>
            <w10:wrap anchorx="page"/>
          </v:shape>
        </w:pict>
      </w:r>
      <w:r>
        <w:rPr>
          <w:rFonts w:ascii="Times New Roman" w:hAnsi="Times New Roman"/>
          <w:color w:val="191919"/>
          <w:sz w:val="20"/>
          <w:szCs w:val="20"/>
        </w:rPr>
        <w:t>A</w:t>
      </w:r>
      <w:r>
        <w:rPr>
          <w:rFonts w:ascii="Times New Roman" w:hAnsi="Times New Roman"/>
          <w:color w:val="191919"/>
          <w:spacing w:val="-11"/>
          <w:sz w:val="20"/>
          <w:szCs w:val="20"/>
        </w:rPr>
        <w:t xml:space="preserve"> </w:t>
      </w:r>
      <w:r>
        <w:rPr>
          <w:rFonts w:ascii="Times New Roman" w:hAnsi="Times New Roman"/>
          <w:color w:val="191919"/>
          <w:sz w:val="20"/>
          <w:szCs w:val="20"/>
        </w:rPr>
        <w:t>student is eligible to retain only the percentage of</w:t>
      </w:r>
      <w:r>
        <w:rPr>
          <w:rFonts w:ascii="Times New Roman" w:hAnsi="Times New Roman"/>
          <w:color w:val="191919"/>
          <w:spacing w:val="-4"/>
          <w:sz w:val="20"/>
          <w:szCs w:val="20"/>
        </w:rPr>
        <w:t xml:space="preserve"> </w:t>
      </w:r>
      <w:r>
        <w:rPr>
          <w:rFonts w:ascii="Times New Roman" w:hAnsi="Times New Roman"/>
          <w:color w:val="191919"/>
          <w:spacing w:val="-7"/>
          <w:sz w:val="20"/>
          <w:szCs w:val="20"/>
        </w:rPr>
        <w:t>T</w:t>
      </w:r>
      <w:r>
        <w:rPr>
          <w:rFonts w:ascii="Times New Roman" w:hAnsi="Times New Roman"/>
          <w:color w:val="191919"/>
          <w:sz w:val="20"/>
          <w:szCs w:val="20"/>
        </w:rPr>
        <w:t>itle IV</w:t>
      </w:r>
      <w:r>
        <w:rPr>
          <w:rFonts w:ascii="Times New Roman" w:hAnsi="Times New Roman"/>
          <w:color w:val="191919"/>
          <w:spacing w:val="-4"/>
          <w:sz w:val="20"/>
          <w:szCs w:val="20"/>
        </w:rPr>
        <w:t xml:space="preserve"> </w:t>
      </w:r>
      <w:r>
        <w:rPr>
          <w:rFonts w:ascii="Times New Roman" w:hAnsi="Times New Roman"/>
          <w:color w:val="191919"/>
          <w:sz w:val="20"/>
          <w:szCs w:val="20"/>
        </w:rPr>
        <w:t>aid disbursed that is equal to the percentage of the enrollment period completed by the student.</w:t>
      </w:r>
      <w:r>
        <w:rPr>
          <w:rFonts w:ascii="Times New Roman" w:hAnsi="Times New Roman"/>
          <w:color w:val="191919"/>
          <w:spacing w:val="-4"/>
          <w:sz w:val="20"/>
          <w:szCs w:val="20"/>
        </w:rPr>
        <w:t xml:space="preserve"> </w:t>
      </w:r>
      <w:r>
        <w:rPr>
          <w:rFonts w:ascii="Times New Roman" w:hAnsi="Times New Roman"/>
          <w:color w:val="191919"/>
          <w:sz w:val="20"/>
          <w:szCs w:val="20"/>
        </w:rPr>
        <w:t>The unearned</w:t>
      </w:r>
      <w:r>
        <w:rPr>
          <w:rFonts w:ascii="Times New Roman" w:hAnsi="Times New Roman"/>
          <w:color w:val="191919"/>
          <w:spacing w:val="-4"/>
          <w:sz w:val="20"/>
          <w:szCs w:val="20"/>
        </w:rPr>
        <w:t xml:space="preserve"> </w:t>
      </w:r>
      <w:r>
        <w:rPr>
          <w:rFonts w:ascii="Times New Roman" w:hAnsi="Times New Roman"/>
          <w:color w:val="191919"/>
          <w:spacing w:val="-7"/>
          <w:sz w:val="20"/>
          <w:szCs w:val="20"/>
        </w:rPr>
        <w:t>T</w:t>
      </w:r>
      <w:r>
        <w:rPr>
          <w:rFonts w:ascii="Times New Roman" w:hAnsi="Times New Roman"/>
          <w:color w:val="191919"/>
          <w:sz w:val="20"/>
          <w:szCs w:val="20"/>
        </w:rPr>
        <w:t>itle IV</w:t>
      </w:r>
      <w:r>
        <w:rPr>
          <w:rFonts w:ascii="Times New Roman" w:hAnsi="Times New Roman"/>
          <w:color w:val="191919"/>
          <w:spacing w:val="-4"/>
          <w:sz w:val="20"/>
          <w:szCs w:val="20"/>
        </w:rPr>
        <w:t xml:space="preserve"> </w:t>
      </w:r>
      <w:r>
        <w:rPr>
          <w:rFonts w:ascii="Times New Roman" w:hAnsi="Times New Roman"/>
          <w:color w:val="191919"/>
          <w:sz w:val="20"/>
          <w:szCs w:val="20"/>
        </w:rPr>
        <w:t>aid must be returned to the appropriate federal aid program(s). Students who withdraw from the institution when the calculated percentage of completion is greater than 60 percent are not entitled to a re- fund of any proportion of institutional cha</w:t>
      </w:r>
      <w:r>
        <w:rPr>
          <w:rFonts w:ascii="Times New Roman" w:hAnsi="Times New Roman"/>
          <w:color w:val="191919"/>
          <w:spacing w:val="-4"/>
          <w:sz w:val="20"/>
          <w:szCs w:val="20"/>
        </w:rPr>
        <w:t>r</w:t>
      </w:r>
      <w:r>
        <w:rPr>
          <w:rFonts w:ascii="Times New Roman" w:hAnsi="Times New Roman"/>
          <w:color w:val="191919"/>
          <w:sz w:val="20"/>
          <w:szCs w:val="20"/>
        </w:rPr>
        <w:t>ges, and no</w:t>
      </w:r>
      <w:r>
        <w:rPr>
          <w:rFonts w:ascii="Times New Roman" w:hAnsi="Times New Roman"/>
          <w:color w:val="191919"/>
          <w:spacing w:val="-4"/>
          <w:sz w:val="20"/>
          <w:szCs w:val="20"/>
        </w:rPr>
        <w:t xml:space="preserve"> </w:t>
      </w:r>
      <w:r>
        <w:rPr>
          <w:rFonts w:ascii="Times New Roman" w:hAnsi="Times New Roman"/>
          <w:color w:val="191919"/>
          <w:spacing w:val="-7"/>
          <w:sz w:val="20"/>
          <w:szCs w:val="20"/>
        </w:rPr>
        <w:t>T</w:t>
      </w:r>
      <w:r>
        <w:rPr>
          <w:rFonts w:ascii="Times New Roman" w:hAnsi="Times New Roman"/>
          <w:color w:val="191919"/>
          <w:sz w:val="20"/>
          <w:szCs w:val="20"/>
        </w:rPr>
        <w:t>itle IV</w:t>
      </w:r>
      <w:r>
        <w:rPr>
          <w:rFonts w:ascii="Times New Roman" w:hAnsi="Times New Roman"/>
          <w:color w:val="191919"/>
          <w:spacing w:val="-4"/>
          <w:sz w:val="20"/>
          <w:szCs w:val="20"/>
        </w:rPr>
        <w:t xml:space="preserve"> </w:t>
      </w:r>
      <w:r>
        <w:rPr>
          <w:rFonts w:ascii="Times New Roman" w:hAnsi="Times New Roman"/>
          <w:color w:val="191919"/>
          <w:sz w:val="20"/>
          <w:szCs w:val="20"/>
        </w:rPr>
        <w:t>aid needs to be returned.</w:t>
      </w:r>
      <w:r>
        <w:rPr>
          <w:rFonts w:ascii="Times New Roman" w:hAnsi="Times New Roman"/>
          <w:color w:val="191919"/>
          <w:spacing w:val="-4"/>
          <w:sz w:val="20"/>
          <w:szCs w:val="20"/>
        </w:rPr>
        <w:t xml:space="preserve"> </w:t>
      </w:r>
      <w:r>
        <w:rPr>
          <w:rFonts w:ascii="Times New Roman" w:hAnsi="Times New Roman"/>
          <w:color w:val="191919"/>
          <w:sz w:val="20"/>
          <w:szCs w:val="20"/>
        </w:rPr>
        <w:t>When one withdraws prior to the first day of class, he/she is entitled to a 100 percent refund.</w:t>
      </w:r>
      <w:r>
        <w:rPr>
          <w:rFonts w:ascii="Times New Roman" w:hAnsi="Times New Roman"/>
          <w:color w:val="191919"/>
          <w:spacing w:val="-11"/>
          <w:sz w:val="20"/>
          <w:szCs w:val="20"/>
        </w:rPr>
        <w:t xml:space="preserve"> </w:t>
      </w:r>
      <w:r>
        <w:rPr>
          <w:rFonts w:ascii="Times New Roman" w:hAnsi="Times New Roman"/>
          <w:color w:val="191919"/>
          <w:sz w:val="20"/>
          <w:szCs w:val="20"/>
        </w:rPr>
        <w:t>A</w:t>
      </w:r>
      <w:r>
        <w:rPr>
          <w:rFonts w:ascii="Times New Roman" w:hAnsi="Times New Roman"/>
          <w:color w:val="191919"/>
          <w:spacing w:val="-11"/>
          <w:sz w:val="20"/>
          <w:szCs w:val="20"/>
        </w:rPr>
        <w:t xml:space="preserve"> </w:t>
      </w:r>
      <w:r>
        <w:rPr>
          <w:rFonts w:ascii="Times New Roman" w:hAnsi="Times New Roman"/>
          <w:color w:val="191919"/>
          <w:sz w:val="20"/>
          <w:szCs w:val="20"/>
        </w:rPr>
        <w:t>refund of all tuition and other mandatory fees shall be made in the event of death of a student at any time du</w:t>
      </w:r>
      <w:r>
        <w:rPr>
          <w:rFonts w:ascii="Times New Roman" w:hAnsi="Times New Roman"/>
          <w:color w:val="191919"/>
          <w:spacing w:val="-4"/>
          <w:sz w:val="20"/>
          <w:szCs w:val="20"/>
        </w:rPr>
        <w:t>r</w:t>
      </w:r>
      <w:r>
        <w:rPr>
          <w:rFonts w:ascii="Times New Roman" w:hAnsi="Times New Roman"/>
          <w:color w:val="191919"/>
          <w:sz w:val="20"/>
          <w:szCs w:val="20"/>
        </w:rPr>
        <w:t>- ing the academic yea</w:t>
      </w:r>
      <w:r>
        <w:rPr>
          <w:rFonts w:ascii="Times New Roman" w:hAnsi="Times New Roman"/>
          <w:color w:val="191919"/>
          <w:spacing w:val="-11"/>
          <w:sz w:val="20"/>
          <w:szCs w:val="20"/>
        </w:rPr>
        <w:t>r</w:t>
      </w:r>
      <w:r>
        <w:rPr>
          <w:rFonts w:ascii="Times New Roman" w:hAnsi="Times New Roman"/>
          <w:color w:val="191919"/>
          <w:sz w:val="20"/>
          <w:szCs w:val="20"/>
        </w:rPr>
        <w:t>.</w:t>
      </w:r>
    </w:p>
    <w:p w:rsidR="00F42301" w:rsidRDefault="00F42301" w:rsidP="0055783E">
      <w:pPr>
        <w:widowControl w:val="0"/>
        <w:autoSpaceDE w:val="0"/>
        <w:autoSpaceDN w:val="0"/>
        <w:adjustRightInd w:val="0"/>
        <w:spacing w:after="0" w:line="250" w:lineRule="auto"/>
        <w:ind w:left="860" w:right="2101" w:firstLine="360"/>
        <w:rPr>
          <w:rFonts w:ascii="Times New Roman" w:hAnsi="Times New Roman"/>
          <w:color w:val="000000"/>
          <w:sz w:val="20"/>
          <w:szCs w:val="20"/>
        </w:rPr>
      </w:pPr>
      <w:r>
        <w:rPr>
          <w:rFonts w:ascii="Times New Roman" w:hAnsi="Times New Roman"/>
          <w:color w:val="191919"/>
          <w:sz w:val="20"/>
          <w:szCs w:val="20"/>
        </w:rPr>
        <w:t>The student is responsible for returning the unearned</w:t>
      </w:r>
      <w:r>
        <w:rPr>
          <w:rFonts w:ascii="Times New Roman" w:hAnsi="Times New Roman"/>
          <w:color w:val="191919"/>
          <w:spacing w:val="-4"/>
          <w:sz w:val="20"/>
          <w:szCs w:val="20"/>
        </w:rPr>
        <w:t xml:space="preserve"> </w:t>
      </w:r>
      <w:r>
        <w:rPr>
          <w:rFonts w:ascii="Times New Roman" w:hAnsi="Times New Roman"/>
          <w:color w:val="191919"/>
          <w:spacing w:val="-7"/>
          <w:sz w:val="20"/>
          <w:szCs w:val="20"/>
        </w:rPr>
        <w:t>T</w:t>
      </w:r>
      <w:r>
        <w:rPr>
          <w:rFonts w:ascii="Times New Roman" w:hAnsi="Times New Roman"/>
          <w:color w:val="191919"/>
          <w:sz w:val="20"/>
          <w:szCs w:val="20"/>
        </w:rPr>
        <w:t>itle IV</w:t>
      </w:r>
      <w:r>
        <w:rPr>
          <w:rFonts w:ascii="Times New Roman" w:hAnsi="Times New Roman"/>
          <w:color w:val="191919"/>
          <w:spacing w:val="-4"/>
          <w:sz w:val="20"/>
          <w:szCs w:val="20"/>
        </w:rPr>
        <w:t xml:space="preserve"> </w:t>
      </w:r>
      <w:r>
        <w:rPr>
          <w:rFonts w:ascii="Times New Roman" w:hAnsi="Times New Roman"/>
          <w:color w:val="191919"/>
          <w:sz w:val="20"/>
          <w:szCs w:val="20"/>
        </w:rPr>
        <w:t>Program assistance for which the school is not required to return.</w:t>
      </w:r>
      <w:r>
        <w:rPr>
          <w:rFonts w:ascii="Times New Roman" w:hAnsi="Times New Roman"/>
          <w:color w:val="191919"/>
          <w:spacing w:val="-4"/>
          <w:sz w:val="20"/>
          <w:szCs w:val="20"/>
        </w:rPr>
        <w:t xml:space="preserve"> </w:t>
      </w:r>
      <w:r>
        <w:rPr>
          <w:rFonts w:ascii="Times New Roman" w:hAnsi="Times New Roman"/>
          <w:color w:val="191919"/>
          <w:sz w:val="20"/>
          <w:szCs w:val="20"/>
        </w:rPr>
        <w:t>The amount to be returned is the net amount disbursed from each source in the same order required by the school  (Unsubsidized FFEL/Direct Sta</w:t>
      </w:r>
      <w:r>
        <w:rPr>
          <w:rFonts w:ascii="Times New Roman" w:hAnsi="Times New Roman"/>
          <w:color w:val="191919"/>
          <w:spacing w:val="-4"/>
          <w:sz w:val="20"/>
          <w:szCs w:val="20"/>
        </w:rPr>
        <w:t>f</w:t>
      </w:r>
      <w:r>
        <w:rPr>
          <w:rFonts w:ascii="Times New Roman" w:hAnsi="Times New Roman"/>
          <w:color w:val="191919"/>
          <w:sz w:val="20"/>
          <w:szCs w:val="20"/>
        </w:rPr>
        <w:t>ford Loan, Subsidized FFEL/Direct Sta</w:t>
      </w:r>
      <w:r>
        <w:rPr>
          <w:rFonts w:ascii="Times New Roman" w:hAnsi="Times New Roman"/>
          <w:color w:val="191919"/>
          <w:spacing w:val="-4"/>
          <w:sz w:val="20"/>
          <w:szCs w:val="20"/>
        </w:rPr>
        <w:t>f</w:t>
      </w:r>
      <w:r>
        <w:rPr>
          <w:rFonts w:ascii="Times New Roman" w:hAnsi="Times New Roman"/>
          <w:color w:val="191919"/>
          <w:sz w:val="20"/>
          <w:szCs w:val="20"/>
        </w:rPr>
        <w:t>ford Loan, Perkins Loan, FFEL/Direct PLUS, Pell Grant, FSEOG and other</w:t>
      </w:r>
      <w:r>
        <w:rPr>
          <w:rFonts w:ascii="Times New Roman" w:hAnsi="Times New Roman"/>
          <w:color w:val="191919"/>
          <w:spacing w:val="-4"/>
          <w:sz w:val="20"/>
          <w:szCs w:val="20"/>
        </w:rPr>
        <w:t xml:space="preserve"> </w:t>
      </w:r>
      <w:r>
        <w:rPr>
          <w:rFonts w:ascii="Times New Roman" w:hAnsi="Times New Roman"/>
          <w:color w:val="191919"/>
          <w:spacing w:val="-7"/>
          <w:sz w:val="20"/>
          <w:szCs w:val="20"/>
        </w:rPr>
        <w:t>T</w:t>
      </w:r>
      <w:r>
        <w:rPr>
          <w:rFonts w:ascii="Times New Roman" w:hAnsi="Times New Roman"/>
          <w:color w:val="191919"/>
          <w:sz w:val="20"/>
          <w:szCs w:val="20"/>
        </w:rPr>
        <w:t>itle IV</w:t>
      </w:r>
      <w:r>
        <w:rPr>
          <w:rFonts w:ascii="Times New Roman" w:hAnsi="Times New Roman"/>
          <w:color w:val="191919"/>
          <w:spacing w:val="-4"/>
          <w:sz w:val="20"/>
          <w:szCs w:val="20"/>
        </w:rPr>
        <w:t xml:space="preserve"> </w:t>
      </w:r>
      <w:r>
        <w:rPr>
          <w:rFonts w:ascii="Times New Roman" w:hAnsi="Times New Roman"/>
          <w:color w:val="191919"/>
          <w:sz w:val="20"/>
          <w:szCs w:val="20"/>
        </w:rPr>
        <w:t>programs) less the portion returned to the respective source(s) by the school. Loan proceeds are returned in accordance with the terms of the promissory note.</w:t>
      </w:r>
    </w:p>
    <w:p w:rsidR="00F42301" w:rsidRDefault="00F42301" w:rsidP="0055783E">
      <w:pPr>
        <w:widowControl w:val="0"/>
        <w:autoSpaceDE w:val="0"/>
        <w:autoSpaceDN w:val="0"/>
        <w:adjustRightInd w:val="0"/>
        <w:spacing w:after="0" w:line="250" w:lineRule="auto"/>
        <w:ind w:left="860" w:right="2090" w:firstLine="360"/>
        <w:rPr>
          <w:rFonts w:ascii="Times New Roman" w:hAnsi="Times New Roman"/>
          <w:color w:val="000000"/>
          <w:sz w:val="20"/>
          <w:szCs w:val="20"/>
        </w:rPr>
      </w:pPr>
      <w:r>
        <w:rPr>
          <w:rFonts w:ascii="Times New Roman" w:hAnsi="Times New Roman"/>
          <w:color w:val="191919"/>
          <w:sz w:val="20"/>
          <w:szCs w:val="20"/>
        </w:rPr>
        <w:t xml:space="preserve">Any student who wishes to withdraw from the University must secure a withdrawal form from the </w:t>
      </w:r>
      <w:ins w:id="16" w:author="jhawkins" w:date="2011-04-04T17:26:00Z">
        <w:r>
          <w:rPr>
            <w:rFonts w:ascii="Times New Roman" w:hAnsi="Times New Roman"/>
            <w:color w:val="191919"/>
            <w:sz w:val="20"/>
            <w:szCs w:val="20"/>
          </w:rPr>
          <w:t xml:space="preserve">Office of Academic Services and </w:t>
        </w:r>
      </w:ins>
      <w:r>
        <w:rPr>
          <w:rFonts w:ascii="Times New Roman" w:hAnsi="Times New Roman"/>
          <w:color w:val="191919"/>
          <w:sz w:val="20"/>
          <w:szCs w:val="20"/>
        </w:rPr>
        <w:t>Registra</w:t>
      </w:r>
      <w:r>
        <w:rPr>
          <w:rFonts w:ascii="Times New Roman" w:hAnsi="Times New Roman"/>
          <w:color w:val="191919"/>
          <w:spacing w:val="8"/>
          <w:sz w:val="20"/>
          <w:szCs w:val="20"/>
        </w:rPr>
        <w:t>r</w:t>
      </w:r>
      <w:del w:id="17" w:author="jhawkins" w:date="2011-04-04T17:26:00Z">
        <w:r w:rsidDel="00D85CB4">
          <w:rPr>
            <w:rFonts w:ascii="Times New Roman" w:hAnsi="Times New Roman"/>
            <w:color w:val="191919"/>
            <w:spacing w:val="-11"/>
            <w:sz w:val="20"/>
            <w:szCs w:val="20"/>
          </w:rPr>
          <w:delText>’</w:delText>
        </w:r>
        <w:r w:rsidDel="00D85CB4">
          <w:rPr>
            <w:rFonts w:ascii="Times New Roman" w:hAnsi="Times New Roman"/>
            <w:color w:val="191919"/>
            <w:sz w:val="20"/>
            <w:szCs w:val="20"/>
          </w:rPr>
          <w:delText>s O</w:delText>
        </w:r>
        <w:r w:rsidDel="00D85CB4">
          <w:rPr>
            <w:rFonts w:ascii="Times New Roman" w:hAnsi="Times New Roman"/>
            <w:color w:val="191919"/>
            <w:spacing w:val="-4"/>
            <w:sz w:val="20"/>
            <w:szCs w:val="20"/>
          </w:rPr>
          <w:delText>f</w:delText>
        </w:r>
        <w:r w:rsidDel="00D85CB4">
          <w:rPr>
            <w:rFonts w:ascii="Times New Roman" w:hAnsi="Times New Roman"/>
            <w:color w:val="191919"/>
            <w:sz w:val="20"/>
            <w:szCs w:val="20"/>
          </w:rPr>
          <w:delText>fice</w:delText>
        </w:r>
      </w:del>
      <w:r>
        <w:rPr>
          <w:rFonts w:ascii="Times New Roman" w:hAnsi="Times New Roman"/>
          <w:color w:val="191919"/>
          <w:sz w:val="20"/>
          <w:szCs w:val="20"/>
        </w:rPr>
        <w:t xml:space="preserve">, complete it and have it approved by the </w:t>
      </w:r>
      <w:ins w:id="18" w:author="jhawkins" w:date="2011-04-04T17:26:00Z">
        <w:r>
          <w:rPr>
            <w:rFonts w:ascii="Times New Roman" w:hAnsi="Times New Roman"/>
            <w:color w:val="191919"/>
            <w:sz w:val="20"/>
            <w:szCs w:val="20"/>
          </w:rPr>
          <w:t xml:space="preserve">Office of Academic Services and </w:t>
        </w:r>
      </w:ins>
      <w:r>
        <w:rPr>
          <w:rFonts w:ascii="Times New Roman" w:hAnsi="Times New Roman"/>
          <w:color w:val="191919"/>
          <w:sz w:val="20"/>
          <w:szCs w:val="20"/>
        </w:rPr>
        <w:t>Registra</w:t>
      </w:r>
      <w:r>
        <w:rPr>
          <w:rFonts w:ascii="Times New Roman" w:hAnsi="Times New Roman"/>
          <w:color w:val="191919"/>
          <w:spacing w:val="-8"/>
          <w:sz w:val="20"/>
          <w:szCs w:val="20"/>
        </w:rPr>
        <w:t>r</w:t>
      </w:r>
      <w:r>
        <w:rPr>
          <w:rFonts w:ascii="Times New Roman" w:hAnsi="Times New Roman"/>
          <w:color w:val="191919"/>
          <w:sz w:val="20"/>
          <w:szCs w:val="20"/>
        </w:rPr>
        <w:t>, Director of Finan- cial Operations,</w:t>
      </w:r>
      <w:r>
        <w:rPr>
          <w:rFonts w:ascii="Times New Roman" w:hAnsi="Times New Roman"/>
          <w:color w:val="191919"/>
          <w:spacing w:val="-4"/>
          <w:sz w:val="20"/>
          <w:szCs w:val="20"/>
        </w:rPr>
        <w:t xml:space="preserve"> </w:t>
      </w:r>
      <w:r>
        <w:rPr>
          <w:rFonts w:ascii="Times New Roman" w:hAnsi="Times New Roman"/>
          <w:color w:val="191919"/>
          <w:spacing w:val="-12"/>
          <w:sz w:val="20"/>
          <w:szCs w:val="20"/>
        </w:rPr>
        <w:t>V</w:t>
      </w:r>
      <w:r>
        <w:rPr>
          <w:rFonts w:ascii="Times New Roman" w:hAnsi="Times New Roman"/>
          <w:color w:val="191919"/>
          <w:sz w:val="20"/>
          <w:szCs w:val="20"/>
        </w:rPr>
        <w:t>ice President for Student</w:t>
      </w:r>
      <w:r>
        <w:rPr>
          <w:rFonts w:ascii="Times New Roman" w:hAnsi="Times New Roman"/>
          <w:color w:val="191919"/>
          <w:spacing w:val="-11"/>
          <w:sz w:val="20"/>
          <w:szCs w:val="20"/>
        </w:rPr>
        <w:t xml:space="preserve"> </w:t>
      </w:r>
      <w:r>
        <w:rPr>
          <w:rFonts w:ascii="Times New Roman" w:hAnsi="Times New Roman"/>
          <w:color w:val="191919"/>
          <w:sz w:val="20"/>
          <w:szCs w:val="20"/>
        </w:rPr>
        <w:t>A</w:t>
      </w:r>
      <w:r>
        <w:rPr>
          <w:rFonts w:ascii="Times New Roman" w:hAnsi="Times New Roman"/>
          <w:color w:val="191919"/>
          <w:spacing w:val="-4"/>
          <w:sz w:val="20"/>
          <w:szCs w:val="20"/>
        </w:rPr>
        <w:t>f</w:t>
      </w:r>
      <w:r>
        <w:rPr>
          <w:rFonts w:ascii="Times New Roman" w:hAnsi="Times New Roman"/>
          <w:color w:val="191919"/>
          <w:sz w:val="20"/>
          <w:szCs w:val="20"/>
        </w:rPr>
        <w:t>fairs and Director of Financial</w:t>
      </w:r>
      <w:r>
        <w:rPr>
          <w:rFonts w:ascii="Times New Roman" w:hAnsi="Times New Roman"/>
          <w:color w:val="191919"/>
          <w:spacing w:val="-11"/>
          <w:sz w:val="20"/>
          <w:szCs w:val="20"/>
        </w:rPr>
        <w:t xml:space="preserve"> </w:t>
      </w:r>
      <w:r>
        <w:rPr>
          <w:rFonts w:ascii="Times New Roman" w:hAnsi="Times New Roman"/>
          <w:color w:val="191919"/>
          <w:sz w:val="20"/>
          <w:szCs w:val="20"/>
        </w:rPr>
        <w:t>Aid.</w:t>
      </w:r>
      <w:r>
        <w:rPr>
          <w:rFonts w:ascii="Times New Roman" w:hAnsi="Times New Roman"/>
          <w:color w:val="191919"/>
          <w:spacing w:val="-4"/>
          <w:sz w:val="20"/>
          <w:szCs w:val="20"/>
        </w:rPr>
        <w:t xml:space="preserve"> </w:t>
      </w:r>
      <w:r>
        <w:rPr>
          <w:rFonts w:ascii="Times New Roman" w:hAnsi="Times New Roman"/>
          <w:color w:val="191919"/>
          <w:sz w:val="20"/>
          <w:szCs w:val="20"/>
        </w:rPr>
        <w:t>The student</w:t>
      </w:r>
    </w:p>
    <w:p w:rsidR="00F42301" w:rsidRDefault="00F42301" w:rsidP="0055783E">
      <w:pPr>
        <w:widowControl w:val="0"/>
        <w:autoSpaceDE w:val="0"/>
        <w:autoSpaceDN w:val="0"/>
        <w:adjustRightInd w:val="0"/>
        <w:spacing w:after="0" w:line="250" w:lineRule="auto"/>
        <w:ind w:left="860" w:right="2007"/>
        <w:rPr>
          <w:rFonts w:ascii="Times New Roman" w:hAnsi="Times New Roman"/>
          <w:color w:val="000000"/>
          <w:sz w:val="20"/>
          <w:szCs w:val="20"/>
        </w:rPr>
      </w:pPr>
      <w:r>
        <w:rPr>
          <w:rFonts w:ascii="Times New Roman" w:hAnsi="Times New Roman"/>
          <w:color w:val="191919"/>
          <w:sz w:val="20"/>
          <w:szCs w:val="20"/>
        </w:rPr>
        <w:t>must file a copy in each o</w:t>
      </w:r>
      <w:r>
        <w:rPr>
          <w:rFonts w:ascii="Times New Roman" w:hAnsi="Times New Roman"/>
          <w:color w:val="191919"/>
          <w:spacing w:val="-4"/>
          <w:sz w:val="20"/>
          <w:szCs w:val="20"/>
        </w:rPr>
        <w:t>f</w:t>
      </w:r>
      <w:r>
        <w:rPr>
          <w:rFonts w:ascii="Times New Roman" w:hAnsi="Times New Roman"/>
          <w:color w:val="191919"/>
          <w:sz w:val="20"/>
          <w:szCs w:val="20"/>
        </w:rPr>
        <w:t>fice and will then be eligible for a refund of fees in accordance with the above polic</w:t>
      </w:r>
      <w:r>
        <w:rPr>
          <w:rFonts w:ascii="Times New Roman" w:hAnsi="Times New Roman"/>
          <w:color w:val="191919"/>
          <w:spacing w:val="-13"/>
          <w:sz w:val="20"/>
          <w:szCs w:val="20"/>
        </w:rPr>
        <w:t>y</w:t>
      </w:r>
      <w:r>
        <w:rPr>
          <w:rFonts w:ascii="Times New Roman" w:hAnsi="Times New Roman"/>
          <w:color w:val="191919"/>
          <w:sz w:val="20"/>
          <w:szCs w:val="20"/>
        </w:rPr>
        <w:t>.</w:t>
      </w:r>
    </w:p>
    <w:p w:rsidR="00F42301" w:rsidRDefault="00F42301" w:rsidP="0055783E">
      <w:pPr>
        <w:widowControl w:val="0"/>
        <w:autoSpaceDE w:val="0"/>
        <w:autoSpaceDN w:val="0"/>
        <w:adjustRightInd w:val="0"/>
        <w:spacing w:after="0" w:line="240" w:lineRule="exact"/>
        <w:rPr>
          <w:rFonts w:ascii="Times New Roman" w:hAnsi="Times New Roman"/>
          <w:color w:val="000000"/>
          <w:sz w:val="24"/>
          <w:szCs w:val="24"/>
        </w:rPr>
      </w:pPr>
    </w:p>
    <w:p w:rsidR="00F42301" w:rsidRDefault="00F42301" w:rsidP="0055783E">
      <w:pPr>
        <w:widowControl w:val="0"/>
        <w:autoSpaceDE w:val="0"/>
        <w:autoSpaceDN w:val="0"/>
        <w:adjustRightInd w:val="0"/>
        <w:spacing w:after="0"/>
        <w:ind w:left="860"/>
        <w:rPr>
          <w:rFonts w:ascii="Times New Roman" w:hAnsi="Times New Roman"/>
          <w:color w:val="000000"/>
          <w:sz w:val="20"/>
          <w:szCs w:val="20"/>
        </w:rPr>
      </w:pPr>
      <w:r>
        <w:rPr>
          <w:rFonts w:ascii="Times New Roman" w:hAnsi="Times New Roman"/>
          <w:b/>
          <w:bCs/>
          <w:color w:val="191919"/>
          <w:sz w:val="20"/>
          <w:szCs w:val="20"/>
        </w:rPr>
        <w:t>Non -Refundable Fees</w:t>
      </w:r>
    </w:p>
    <w:p w:rsidR="00F42301" w:rsidRDefault="00F42301" w:rsidP="0055783E">
      <w:pPr>
        <w:widowControl w:val="0"/>
        <w:autoSpaceDE w:val="0"/>
        <w:autoSpaceDN w:val="0"/>
        <w:adjustRightInd w:val="0"/>
        <w:spacing w:before="10" w:after="0" w:line="250" w:lineRule="auto"/>
        <w:ind w:left="1220" w:right="6353"/>
        <w:rPr>
          <w:rFonts w:ascii="Times New Roman" w:hAnsi="Times New Roman"/>
          <w:color w:val="000000"/>
          <w:sz w:val="20"/>
          <w:szCs w:val="20"/>
        </w:rPr>
      </w:pPr>
      <w:r>
        <w:rPr>
          <w:rFonts w:ascii="Times New Roman" w:hAnsi="Times New Roman"/>
          <w:color w:val="191919"/>
          <w:sz w:val="20"/>
          <w:szCs w:val="20"/>
        </w:rPr>
        <w:t>The following fees are non-refundable: Admission Fee</w:t>
      </w:r>
    </w:p>
    <w:p w:rsidR="00F42301" w:rsidRDefault="00F42301" w:rsidP="0055783E">
      <w:pPr>
        <w:widowControl w:val="0"/>
        <w:autoSpaceDE w:val="0"/>
        <w:autoSpaceDN w:val="0"/>
        <w:adjustRightInd w:val="0"/>
        <w:spacing w:after="0" w:line="250" w:lineRule="auto"/>
        <w:ind w:left="1220" w:right="8247"/>
        <w:rPr>
          <w:rFonts w:ascii="Times New Roman" w:hAnsi="Times New Roman"/>
          <w:color w:val="000000"/>
          <w:sz w:val="20"/>
          <w:szCs w:val="20"/>
        </w:rPr>
      </w:pPr>
      <w:r>
        <w:rPr>
          <w:rFonts w:ascii="Times New Roman" w:hAnsi="Times New Roman"/>
          <w:color w:val="191919"/>
          <w:sz w:val="20"/>
          <w:szCs w:val="20"/>
        </w:rPr>
        <w:t>Graduation Fee Music Fee Parking Fee</w:t>
      </w:r>
    </w:p>
    <w:p w:rsidR="00F42301" w:rsidRDefault="00F42301" w:rsidP="0055783E">
      <w:pPr>
        <w:widowControl w:val="0"/>
        <w:autoSpaceDE w:val="0"/>
        <w:autoSpaceDN w:val="0"/>
        <w:adjustRightInd w:val="0"/>
        <w:spacing w:after="0" w:line="250" w:lineRule="auto"/>
        <w:ind w:left="1220" w:right="2282"/>
        <w:rPr>
          <w:rFonts w:ascii="Times New Roman" w:hAnsi="Times New Roman"/>
          <w:color w:val="000000"/>
          <w:sz w:val="20"/>
          <w:szCs w:val="20"/>
        </w:rPr>
      </w:pPr>
      <w:r>
        <w:rPr>
          <w:rFonts w:ascii="Times New Roman" w:hAnsi="Times New Roman"/>
          <w:color w:val="191919"/>
          <w:sz w:val="20"/>
          <w:szCs w:val="20"/>
        </w:rPr>
        <w:t>Dormitory Deposits are refundable after four years or upon graduation, minus any applied cha</w:t>
      </w:r>
      <w:r>
        <w:rPr>
          <w:rFonts w:ascii="Times New Roman" w:hAnsi="Times New Roman"/>
          <w:color w:val="191919"/>
          <w:spacing w:val="-4"/>
          <w:sz w:val="20"/>
          <w:szCs w:val="20"/>
        </w:rPr>
        <w:t>r</w:t>
      </w:r>
      <w:r>
        <w:rPr>
          <w:rFonts w:ascii="Times New Roman" w:hAnsi="Times New Roman"/>
          <w:color w:val="191919"/>
          <w:sz w:val="20"/>
          <w:szCs w:val="20"/>
        </w:rPr>
        <w:t>ges such as dormitory damage.</w:t>
      </w:r>
    </w:p>
    <w:p w:rsidR="00F42301" w:rsidRDefault="00F42301" w:rsidP="0055783E">
      <w:pPr>
        <w:widowControl w:val="0"/>
        <w:autoSpaceDE w:val="0"/>
        <w:autoSpaceDN w:val="0"/>
        <w:adjustRightInd w:val="0"/>
        <w:spacing w:after="0"/>
        <w:ind w:left="1220"/>
        <w:rPr>
          <w:rFonts w:ascii="Times New Roman" w:hAnsi="Times New Roman"/>
          <w:color w:val="000000"/>
          <w:sz w:val="20"/>
          <w:szCs w:val="20"/>
        </w:rPr>
      </w:pPr>
      <w:r>
        <w:rPr>
          <w:rFonts w:ascii="Times New Roman" w:hAnsi="Times New Roman"/>
          <w:color w:val="191919"/>
          <w:sz w:val="20"/>
          <w:szCs w:val="20"/>
        </w:rPr>
        <w:t>Application Processing Fee</w:t>
      </w:r>
    </w:p>
    <w:p w:rsidR="00F42301" w:rsidRDefault="00F42301" w:rsidP="0055783E">
      <w:pPr>
        <w:widowControl w:val="0"/>
        <w:autoSpaceDE w:val="0"/>
        <w:autoSpaceDN w:val="0"/>
        <w:adjustRightInd w:val="0"/>
        <w:spacing w:before="10" w:after="0" w:line="250" w:lineRule="auto"/>
        <w:ind w:left="860" w:right="1984" w:firstLine="360"/>
        <w:rPr>
          <w:rFonts w:ascii="Times New Roman" w:hAnsi="Times New Roman"/>
          <w:color w:val="000000"/>
          <w:sz w:val="20"/>
          <w:szCs w:val="20"/>
        </w:rPr>
      </w:pPr>
      <w:r>
        <w:rPr>
          <w:rFonts w:ascii="Times New Roman" w:hAnsi="Times New Roman"/>
          <w:color w:val="191919"/>
          <w:sz w:val="20"/>
          <w:szCs w:val="20"/>
        </w:rPr>
        <w:t xml:space="preserve">Upon application to a graduate program or for certification, an applicant to the Graduate School must submit a non-refundable application fee of twenty dollars ($20). </w:t>
      </w:r>
      <w:r>
        <w:rPr>
          <w:rFonts w:ascii="Times New Roman" w:hAnsi="Times New Roman"/>
          <w:color w:val="191919"/>
          <w:spacing w:val="46"/>
          <w:sz w:val="20"/>
          <w:szCs w:val="20"/>
        </w:rPr>
        <w:t xml:space="preserve"> </w:t>
      </w:r>
      <w:r>
        <w:rPr>
          <w:rFonts w:ascii="Times New Roman" w:hAnsi="Times New Roman"/>
          <w:color w:val="191919"/>
          <w:sz w:val="20"/>
          <w:szCs w:val="20"/>
        </w:rPr>
        <w:t>The application fee does not apply toward registration fees.</w:t>
      </w:r>
    </w:p>
    <w:p w:rsidR="00F42301" w:rsidRDefault="00F42301" w:rsidP="0055783E">
      <w:pPr>
        <w:widowControl w:val="0"/>
        <w:autoSpaceDE w:val="0"/>
        <w:autoSpaceDN w:val="0"/>
        <w:adjustRightInd w:val="0"/>
        <w:spacing w:after="0" w:line="240" w:lineRule="exact"/>
        <w:rPr>
          <w:rFonts w:ascii="Times New Roman" w:hAnsi="Times New Roman"/>
          <w:color w:val="000000"/>
          <w:sz w:val="24"/>
          <w:szCs w:val="24"/>
        </w:rPr>
      </w:pPr>
    </w:p>
    <w:p w:rsidR="00F42301" w:rsidRDefault="00F42301" w:rsidP="0055783E">
      <w:pPr>
        <w:widowControl w:val="0"/>
        <w:autoSpaceDE w:val="0"/>
        <w:autoSpaceDN w:val="0"/>
        <w:adjustRightInd w:val="0"/>
        <w:spacing w:after="0"/>
        <w:ind w:left="860"/>
        <w:rPr>
          <w:rFonts w:ascii="Times New Roman" w:hAnsi="Times New Roman"/>
          <w:color w:val="000000"/>
          <w:sz w:val="20"/>
          <w:szCs w:val="20"/>
        </w:rPr>
      </w:pPr>
      <w:r>
        <w:rPr>
          <w:rFonts w:ascii="Times New Roman" w:hAnsi="Times New Roman"/>
          <w:b/>
          <w:bCs/>
          <w:color w:val="191919"/>
          <w:sz w:val="20"/>
          <w:szCs w:val="20"/>
        </w:rPr>
        <w:t>Graduation Fee</w:t>
      </w:r>
    </w:p>
    <w:p w:rsidR="00F42301" w:rsidRDefault="00F42301" w:rsidP="0055783E">
      <w:pPr>
        <w:widowControl w:val="0"/>
        <w:autoSpaceDE w:val="0"/>
        <w:autoSpaceDN w:val="0"/>
        <w:adjustRightInd w:val="0"/>
        <w:spacing w:before="10" w:after="0" w:line="250" w:lineRule="auto"/>
        <w:ind w:left="860" w:right="1950" w:firstLine="360"/>
        <w:rPr>
          <w:rFonts w:ascii="Times New Roman" w:hAnsi="Times New Roman"/>
          <w:color w:val="000000"/>
          <w:sz w:val="20"/>
          <w:szCs w:val="20"/>
        </w:rPr>
      </w:pPr>
      <w:r>
        <w:rPr>
          <w:rFonts w:ascii="Times New Roman" w:hAnsi="Times New Roman"/>
          <w:color w:val="191919"/>
          <w:sz w:val="20"/>
          <w:szCs w:val="20"/>
        </w:rPr>
        <w:t>All candidates for graduation must file a formal application for graduation ONE SEMESTER IN</w:t>
      </w:r>
      <w:r>
        <w:rPr>
          <w:rFonts w:ascii="Times New Roman" w:hAnsi="Times New Roman"/>
          <w:color w:val="191919"/>
          <w:spacing w:val="-11"/>
          <w:sz w:val="20"/>
          <w:szCs w:val="20"/>
        </w:rPr>
        <w:t xml:space="preserve"> </w:t>
      </w:r>
      <w:r>
        <w:rPr>
          <w:rFonts w:ascii="Times New Roman" w:hAnsi="Times New Roman"/>
          <w:color w:val="191919"/>
          <w:sz w:val="20"/>
          <w:szCs w:val="20"/>
        </w:rPr>
        <w:t>AD</w:t>
      </w:r>
      <w:r>
        <w:rPr>
          <w:rFonts w:ascii="Times New Roman" w:hAnsi="Times New Roman"/>
          <w:color w:val="191919"/>
          <w:spacing w:val="-26"/>
          <w:sz w:val="20"/>
          <w:szCs w:val="20"/>
        </w:rPr>
        <w:t>V</w:t>
      </w:r>
      <w:r>
        <w:rPr>
          <w:rFonts w:ascii="Times New Roman" w:hAnsi="Times New Roman"/>
          <w:color w:val="191919"/>
          <w:sz w:val="20"/>
          <w:szCs w:val="20"/>
        </w:rPr>
        <w:t>ANCE OF</w:t>
      </w:r>
      <w:r>
        <w:rPr>
          <w:rFonts w:ascii="Times New Roman" w:hAnsi="Times New Roman"/>
          <w:color w:val="191919"/>
          <w:spacing w:val="-4"/>
          <w:sz w:val="20"/>
          <w:szCs w:val="20"/>
        </w:rPr>
        <w:t xml:space="preserve"> </w:t>
      </w:r>
      <w:r>
        <w:rPr>
          <w:rFonts w:ascii="Times New Roman" w:hAnsi="Times New Roman"/>
          <w:color w:val="191919"/>
          <w:sz w:val="20"/>
          <w:szCs w:val="20"/>
        </w:rPr>
        <w:t>THEIR EXPECTED COMPLETION D</w:t>
      </w:r>
      <w:r>
        <w:rPr>
          <w:rFonts w:ascii="Times New Roman" w:hAnsi="Times New Roman"/>
          <w:color w:val="191919"/>
          <w:spacing w:val="-22"/>
          <w:sz w:val="20"/>
          <w:szCs w:val="20"/>
        </w:rPr>
        <w:t>A</w:t>
      </w:r>
      <w:r>
        <w:rPr>
          <w:rFonts w:ascii="Times New Roman" w:hAnsi="Times New Roman"/>
          <w:color w:val="191919"/>
          <w:sz w:val="20"/>
          <w:szCs w:val="20"/>
        </w:rPr>
        <w:t>TE.   Graduation fees are subject to change each yea</w:t>
      </w:r>
      <w:r>
        <w:rPr>
          <w:rFonts w:ascii="Times New Roman" w:hAnsi="Times New Roman"/>
          <w:color w:val="191919"/>
          <w:spacing w:val="-11"/>
          <w:sz w:val="20"/>
          <w:szCs w:val="20"/>
        </w:rPr>
        <w:t>r</w:t>
      </w:r>
      <w:r>
        <w:rPr>
          <w:rFonts w:ascii="Times New Roman" w:hAnsi="Times New Roman"/>
          <w:color w:val="191919"/>
          <w:sz w:val="20"/>
          <w:szCs w:val="20"/>
        </w:rPr>
        <w:t>. Information about current fees can be obtained from the O</w:t>
      </w:r>
      <w:r>
        <w:rPr>
          <w:rFonts w:ascii="Times New Roman" w:hAnsi="Times New Roman"/>
          <w:color w:val="191919"/>
          <w:spacing w:val="-4"/>
          <w:sz w:val="20"/>
          <w:szCs w:val="20"/>
        </w:rPr>
        <w:t>f</w:t>
      </w:r>
      <w:r>
        <w:rPr>
          <w:rFonts w:ascii="Times New Roman" w:hAnsi="Times New Roman"/>
          <w:color w:val="191919"/>
          <w:sz w:val="20"/>
          <w:szCs w:val="20"/>
        </w:rPr>
        <w:t>fice of Fiscal</w:t>
      </w:r>
      <w:r>
        <w:rPr>
          <w:rFonts w:ascii="Times New Roman" w:hAnsi="Times New Roman"/>
          <w:color w:val="191919"/>
          <w:spacing w:val="-11"/>
          <w:sz w:val="20"/>
          <w:szCs w:val="20"/>
        </w:rPr>
        <w:t xml:space="preserve"> </w:t>
      </w:r>
      <w:r>
        <w:rPr>
          <w:rFonts w:ascii="Times New Roman" w:hAnsi="Times New Roman"/>
          <w:color w:val="191919"/>
          <w:sz w:val="20"/>
          <w:szCs w:val="20"/>
        </w:rPr>
        <w:t>A</w:t>
      </w:r>
      <w:r>
        <w:rPr>
          <w:rFonts w:ascii="Times New Roman" w:hAnsi="Times New Roman"/>
          <w:color w:val="191919"/>
          <w:spacing w:val="-4"/>
          <w:sz w:val="20"/>
          <w:szCs w:val="20"/>
        </w:rPr>
        <w:t>f</w:t>
      </w:r>
      <w:r>
        <w:rPr>
          <w:rFonts w:ascii="Times New Roman" w:hAnsi="Times New Roman"/>
          <w:color w:val="191919"/>
          <w:sz w:val="20"/>
          <w:szCs w:val="20"/>
        </w:rPr>
        <w:t>fairs, Academic Building, Room 284, or from the Graduate School O</w:t>
      </w:r>
      <w:r>
        <w:rPr>
          <w:rFonts w:ascii="Times New Roman" w:hAnsi="Times New Roman"/>
          <w:color w:val="191919"/>
          <w:spacing w:val="-4"/>
          <w:sz w:val="20"/>
          <w:szCs w:val="20"/>
        </w:rPr>
        <w:t>f</w:t>
      </w:r>
      <w:r>
        <w:rPr>
          <w:rFonts w:ascii="Times New Roman" w:hAnsi="Times New Roman"/>
          <w:color w:val="191919"/>
          <w:sz w:val="20"/>
          <w:szCs w:val="20"/>
        </w:rPr>
        <w:t>fice, 192</w:t>
      </w:r>
      <w:r>
        <w:rPr>
          <w:rFonts w:ascii="Times New Roman" w:hAnsi="Times New Roman"/>
          <w:color w:val="191919"/>
          <w:spacing w:val="-11"/>
          <w:sz w:val="20"/>
          <w:szCs w:val="20"/>
        </w:rPr>
        <w:t xml:space="preserve"> </w:t>
      </w:r>
      <w:r>
        <w:rPr>
          <w:rFonts w:ascii="Times New Roman" w:hAnsi="Times New Roman"/>
          <w:color w:val="191919"/>
          <w:sz w:val="20"/>
          <w:szCs w:val="20"/>
        </w:rPr>
        <w:t>ACAD Building.</w:t>
      </w:r>
    </w:p>
    <w:p w:rsidR="00F42301" w:rsidRDefault="00F42301" w:rsidP="0055783E">
      <w:pPr>
        <w:widowControl w:val="0"/>
        <w:autoSpaceDE w:val="0"/>
        <w:autoSpaceDN w:val="0"/>
        <w:adjustRightInd w:val="0"/>
        <w:spacing w:after="0" w:line="240" w:lineRule="exact"/>
        <w:rPr>
          <w:rFonts w:ascii="Times New Roman" w:hAnsi="Times New Roman"/>
          <w:color w:val="000000"/>
          <w:sz w:val="24"/>
          <w:szCs w:val="24"/>
        </w:rPr>
      </w:pPr>
    </w:p>
    <w:p w:rsidR="00F42301" w:rsidRDefault="00F42301" w:rsidP="0055783E">
      <w:pPr>
        <w:widowControl w:val="0"/>
        <w:autoSpaceDE w:val="0"/>
        <w:autoSpaceDN w:val="0"/>
        <w:adjustRightInd w:val="0"/>
        <w:spacing w:after="0"/>
        <w:ind w:left="860"/>
        <w:rPr>
          <w:rFonts w:ascii="Times New Roman" w:hAnsi="Times New Roman"/>
          <w:color w:val="000000"/>
          <w:sz w:val="20"/>
          <w:szCs w:val="20"/>
        </w:rPr>
      </w:pPr>
      <w:r>
        <w:rPr>
          <w:rFonts w:ascii="Times New Roman" w:hAnsi="Times New Roman"/>
          <w:b/>
          <w:bCs/>
          <w:color w:val="191919"/>
          <w:sz w:val="20"/>
          <w:szCs w:val="20"/>
        </w:rPr>
        <w:t>Matriculation Fee</w:t>
      </w:r>
    </w:p>
    <w:p w:rsidR="00F42301" w:rsidRDefault="00F42301" w:rsidP="0055783E">
      <w:pPr>
        <w:widowControl w:val="0"/>
        <w:autoSpaceDE w:val="0"/>
        <w:autoSpaceDN w:val="0"/>
        <w:adjustRightInd w:val="0"/>
        <w:spacing w:before="10" w:after="0" w:line="250" w:lineRule="auto"/>
        <w:ind w:left="860" w:right="2026" w:firstLine="360"/>
        <w:rPr>
          <w:rFonts w:ascii="Times New Roman" w:hAnsi="Times New Roman"/>
          <w:color w:val="000000"/>
          <w:sz w:val="20"/>
          <w:szCs w:val="20"/>
        </w:rPr>
      </w:pPr>
      <w:r w:rsidRPr="00C34688">
        <w:rPr>
          <w:rFonts w:ascii="Calibri" w:hAnsi="Calibri"/>
          <w:noProof/>
          <w:lang w:eastAsia="en-US"/>
        </w:rPr>
        <w:pict>
          <v:shape id="_x0000_s3138" type="#_x0000_t202" style="position:absolute;left:0;text-align:left;margin-left:522.25pt;margin-top:-227.6pt;width:1in;height:285.55pt;z-index:-251658240;mso-position-horizontal-relative:page" o:allowincell="f" filled="f" stroked="f">
            <v:textbox style="layout-flow:vertical" inset="0,0,0,0">
              <w:txbxContent>
                <w:p w:rsidR="00F42301" w:rsidRDefault="00F42301" w:rsidP="0055783E">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U</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NIVERSI</w:t>
                  </w:r>
                  <w:r>
                    <w:rPr>
                      <w:rFonts w:ascii="Impact" w:hAnsi="Impact" w:cs="Impact"/>
                      <w:color w:val="A3A3A3"/>
                      <w:position w:val="1"/>
                      <w:sz w:val="105"/>
                      <w:szCs w:val="105"/>
                    </w:rPr>
                    <w:t>T</w:t>
                  </w:r>
                  <w:r>
                    <w:rPr>
                      <w:rFonts w:ascii="Impact" w:hAnsi="Impact" w:cs="Impact"/>
                      <w:color w:val="A3A3A3"/>
                      <w:spacing w:val="-88"/>
                      <w:position w:val="1"/>
                      <w:sz w:val="105"/>
                      <w:szCs w:val="105"/>
                    </w:rPr>
                    <w:t xml:space="preserve"> </w:t>
                  </w:r>
                  <w:r>
                    <w:rPr>
                      <w:rFonts w:ascii="Impact" w:hAnsi="Impact" w:cs="Impact"/>
                      <w:color w:val="A3A3A3"/>
                      <w:position w:val="1"/>
                      <w:sz w:val="105"/>
                      <w:szCs w:val="105"/>
                    </w:rPr>
                    <w:t>Y</w:t>
                  </w:r>
                </w:p>
              </w:txbxContent>
            </v:textbox>
            <w10:wrap anchorx="page"/>
          </v:shape>
        </w:pict>
      </w:r>
      <w:r>
        <w:rPr>
          <w:rFonts w:ascii="Times New Roman" w:hAnsi="Times New Roman"/>
          <w:color w:val="191919"/>
          <w:sz w:val="20"/>
          <w:szCs w:val="20"/>
        </w:rPr>
        <w:t>The tuition cha</w:t>
      </w:r>
      <w:r>
        <w:rPr>
          <w:rFonts w:ascii="Times New Roman" w:hAnsi="Times New Roman"/>
          <w:color w:val="191919"/>
          <w:spacing w:val="-4"/>
          <w:sz w:val="20"/>
          <w:szCs w:val="20"/>
        </w:rPr>
        <w:t>r</w:t>
      </w:r>
      <w:r>
        <w:rPr>
          <w:rFonts w:ascii="Times New Roman" w:hAnsi="Times New Roman"/>
          <w:color w:val="191919"/>
          <w:sz w:val="20"/>
          <w:szCs w:val="20"/>
        </w:rPr>
        <w:t>ge is $</w:t>
      </w:r>
      <w:r>
        <w:rPr>
          <w:rFonts w:ascii="Times New Roman" w:hAnsi="Times New Roman"/>
          <w:color w:val="191919"/>
          <w:spacing w:val="-7"/>
          <w:sz w:val="20"/>
          <w:szCs w:val="20"/>
        </w:rPr>
        <w:t>11</w:t>
      </w:r>
      <w:r>
        <w:rPr>
          <w:rFonts w:ascii="Times New Roman" w:hAnsi="Times New Roman"/>
          <w:color w:val="191919"/>
          <w:sz w:val="20"/>
          <w:szCs w:val="20"/>
        </w:rPr>
        <w:t xml:space="preserve">1 per semester hour of credit. </w:t>
      </w:r>
      <w:r>
        <w:rPr>
          <w:rFonts w:ascii="Times New Roman" w:hAnsi="Times New Roman"/>
          <w:color w:val="191919"/>
          <w:spacing w:val="47"/>
          <w:sz w:val="20"/>
          <w:szCs w:val="20"/>
        </w:rPr>
        <w:t xml:space="preserve"> </w:t>
      </w:r>
      <w:r>
        <w:rPr>
          <w:rFonts w:ascii="Times New Roman" w:hAnsi="Times New Roman"/>
          <w:color w:val="191919"/>
          <w:sz w:val="20"/>
          <w:szCs w:val="20"/>
        </w:rPr>
        <w:t>The cost to audit a course is the same as that for credit.</w:t>
      </w:r>
    </w:p>
    <w:p w:rsidR="00F42301" w:rsidRDefault="00F42301" w:rsidP="0055783E">
      <w:pPr>
        <w:widowControl w:val="0"/>
        <w:autoSpaceDE w:val="0"/>
        <w:autoSpaceDN w:val="0"/>
        <w:adjustRightInd w:val="0"/>
        <w:spacing w:before="10" w:after="0" w:line="250" w:lineRule="auto"/>
        <w:ind w:left="860" w:right="2026" w:firstLine="360"/>
        <w:rPr>
          <w:rFonts w:ascii="Times New Roman" w:hAnsi="Times New Roman"/>
          <w:color w:val="000000"/>
          <w:sz w:val="20"/>
          <w:szCs w:val="20"/>
        </w:rPr>
        <w:sectPr w:rsidR="00F42301">
          <w:footerReference w:type="even" r:id="rId18"/>
          <w:footerReference w:type="default" r:id="rId19"/>
          <w:pgSz w:w="12240" w:h="15840"/>
          <w:pgMar w:top="240" w:right="200" w:bottom="280" w:left="1300" w:header="0" w:footer="1002" w:gutter="0"/>
          <w:cols w:space="720" w:equalWidth="0">
            <w:col w:w="10740"/>
          </w:cols>
          <w:noEndnote/>
        </w:sectPr>
      </w:pPr>
    </w:p>
    <w:tbl>
      <w:tblPr>
        <w:tblW w:w="0" w:type="auto"/>
        <w:tblInd w:w="100" w:type="dxa"/>
        <w:tblLayout w:type="fixed"/>
        <w:tblCellMar>
          <w:left w:w="0" w:type="dxa"/>
          <w:right w:w="0" w:type="dxa"/>
        </w:tblCellMar>
        <w:tblLook w:val="0000"/>
      </w:tblPr>
      <w:tblGrid>
        <w:gridCol w:w="1085"/>
        <w:gridCol w:w="4560"/>
        <w:gridCol w:w="4858"/>
      </w:tblGrid>
      <w:tr w:rsidR="00F42301" w:rsidRPr="00FA7AC7" w:rsidTr="00F319A1">
        <w:trPr>
          <w:trHeight w:hRule="exact" w:val="235"/>
        </w:trPr>
        <w:tc>
          <w:tcPr>
            <w:tcW w:w="1085" w:type="dxa"/>
            <w:tcBorders>
              <w:top w:val="nil"/>
              <w:left w:val="nil"/>
              <w:bottom w:val="single" w:sz="4" w:space="0" w:color="191919"/>
              <w:right w:val="single" w:sz="4" w:space="0" w:color="191919"/>
            </w:tcBorders>
          </w:tcPr>
          <w:p w:rsidR="00F42301" w:rsidRPr="00FA7AC7" w:rsidRDefault="00F42301" w:rsidP="00F319A1">
            <w:pPr>
              <w:widowControl w:val="0"/>
              <w:autoSpaceDE w:val="0"/>
              <w:autoSpaceDN w:val="0"/>
              <w:adjustRightInd w:val="0"/>
              <w:spacing w:after="0"/>
              <w:rPr>
                <w:rFonts w:ascii="Times New Roman" w:hAnsi="Times New Roman"/>
                <w:sz w:val="24"/>
                <w:szCs w:val="24"/>
              </w:rPr>
            </w:pPr>
          </w:p>
        </w:tc>
        <w:tc>
          <w:tcPr>
            <w:tcW w:w="4560" w:type="dxa"/>
            <w:vMerge w:val="restart"/>
            <w:tcBorders>
              <w:top w:val="single" w:sz="4" w:space="0" w:color="191919"/>
              <w:left w:val="single" w:sz="4" w:space="0" w:color="191919"/>
              <w:bottom w:val="single" w:sz="4" w:space="0" w:color="191919"/>
              <w:right w:val="single" w:sz="4" w:space="0" w:color="191919"/>
            </w:tcBorders>
          </w:tcPr>
          <w:p w:rsidR="00F42301" w:rsidRPr="00FA7AC7" w:rsidRDefault="00F42301" w:rsidP="00F319A1">
            <w:pPr>
              <w:widowControl w:val="0"/>
              <w:autoSpaceDE w:val="0"/>
              <w:autoSpaceDN w:val="0"/>
              <w:adjustRightInd w:val="0"/>
              <w:spacing w:before="4" w:after="0" w:line="140" w:lineRule="exact"/>
              <w:rPr>
                <w:rFonts w:ascii="Times New Roman" w:hAnsi="Times New Roman"/>
                <w:sz w:val="14"/>
                <w:szCs w:val="14"/>
              </w:rPr>
            </w:pPr>
          </w:p>
          <w:p w:rsidR="00F42301" w:rsidRPr="00FA7AC7" w:rsidRDefault="00F42301" w:rsidP="00F319A1">
            <w:pPr>
              <w:widowControl w:val="0"/>
              <w:autoSpaceDE w:val="0"/>
              <w:autoSpaceDN w:val="0"/>
              <w:adjustRightInd w:val="0"/>
              <w:spacing w:after="0"/>
              <w:ind w:left="183"/>
              <w:rPr>
                <w:rFonts w:ascii="Times New Roman" w:hAnsi="Times New Roman"/>
                <w:sz w:val="24"/>
                <w:szCs w:val="24"/>
              </w:rPr>
            </w:pPr>
            <w:r w:rsidRPr="00FA7AC7">
              <w:rPr>
                <w:rFonts w:ascii="Times New Roman" w:hAnsi="Times New Roman"/>
                <w:b/>
                <w:bCs/>
                <w:color w:val="191919"/>
                <w:sz w:val="34"/>
                <w:szCs w:val="34"/>
              </w:rPr>
              <w:t>F</w:t>
            </w:r>
            <w:r w:rsidRPr="00FA7AC7">
              <w:rPr>
                <w:rFonts w:ascii="Times New Roman" w:hAnsi="Times New Roman"/>
                <w:b/>
                <w:bCs/>
                <w:color w:val="191919"/>
                <w:sz w:val="25"/>
                <w:szCs w:val="25"/>
              </w:rPr>
              <w:t>INANCIAL</w:t>
            </w:r>
            <w:r w:rsidRPr="00FA7AC7">
              <w:rPr>
                <w:rFonts w:ascii="Times New Roman" w:hAnsi="Times New Roman"/>
                <w:b/>
                <w:bCs/>
                <w:color w:val="191919"/>
                <w:spacing w:val="33"/>
                <w:sz w:val="25"/>
                <w:szCs w:val="25"/>
              </w:rPr>
              <w:t xml:space="preserve"> </w:t>
            </w:r>
            <w:r w:rsidRPr="00FA7AC7">
              <w:rPr>
                <w:rFonts w:ascii="Times New Roman" w:hAnsi="Times New Roman"/>
                <w:b/>
                <w:bCs/>
                <w:color w:val="191919"/>
                <w:sz w:val="34"/>
                <w:szCs w:val="34"/>
              </w:rPr>
              <w:t>I</w:t>
            </w:r>
            <w:r w:rsidRPr="00FA7AC7">
              <w:rPr>
                <w:rFonts w:ascii="Times New Roman" w:hAnsi="Times New Roman"/>
                <w:b/>
                <w:bCs/>
                <w:color w:val="191919"/>
                <w:w w:val="102"/>
                <w:sz w:val="25"/>
                <w:szCs w:val="25"/>
              </w:rPr>
              <w:t>NFORM</w:t>
            </w:r>
            <w:r w:rsidRPr="00FA7AC7">
              <w:rPr>
                <w:rFonts w:ascii="Times New Roman" w:hAnsi="Times New Roman"/>
                <w:b/>
                <w:bCs/>
                <w:color w:val="191919"/>
                <w:spacing w:val="-19"/>
                <w:w w:val="102"/>
                <w:sz w:val="25"/>
                <w:szCs w:val="25"/>
              </w:rPr>
              <w:t>A</w:t>
            </w:r>
            <w:r w:rsidRPr="00FA7AC7">
              <w:rPr>
                <w:rFonts w:ascii="Times New Roman" w:hAnsi="Times New Roman"/>
                <w:b/>
                <w:bCs/>
                <w:color w:val="191919"/>
                <w:w w:val="102"/>
                <w:sz w:val="25"/>
                <w:szCs w:val="25"/>
              </w:rPr>
              <w:t>TION</w:t>
            </w:r>
          </w:p>
        </w:tc>
        <w:tc>
          <w:tcPr>
            <w:tcW w:w="4858" w:type="dxa"/>
            <w:tcBorders>
              <w:top w:val="nil"/>
              <w:left w:val="single" w:sz="4" w:space="0" w:color="191919"/>
              <w:bottom w:val="single" w:sz="4" w:space="0" w:color="191919"/>
              <w:right w:val="nil"/>
            </w:tcBorders>
          </w:tcPr>
          <w:p w:rsidR="00F42301" w:rsidRPr="00FA7AC7" w:rsidRDefault="00F42301" w:rsidP="00F319A1">
            <w:pPr>
              <w:widowControl w:val="0"/>
              <w:autoSpaceDE w:val="0"/>
              <w:autoSpaceDN w:val="0"/>
              <w:adjustRightInd w:val="0"/>
              <w:spacing w:after="0"/>
              <w:rPr>
                <w:rFonts w:ascii="Times New Roman" w:hAnsi="Times New Roman"/>
                <w:sz w:val="24"/>
                <w:szCs w:val="24"/>
              </w:rPr>
            </w:pPr>
          </w:p>
        </w:tc>
      </w:tr>
      <w:tr w:rsidR="00F42301" w:rsidRPr="00FA7AC7" w:rsidTr="00F319A1">
        <w:trPr>
          <w:trHeight w:hRule="exact" w:val="256"/>
        </w:trPr>
        <w:tc>
          <w:tcPr>
            <w:tcW w:w="1085" w:type="dxa"/>
            <w:tcBorders>
              <w:top w:val="single" w:sz="4" w:space="0" w:color="191919"/>
              <w:left w:val="nil"/>
              <w:bottom w:val="single" w:sz="4" w:space="0" w:color="191919"/>
              <w:right w:val="single" w:sz="4" w:space="0" w:color="191919"/>
            </w:tcBorders>
          </w:tcPr>
          <w:p w:rsidR="00F42301" w:rsidRPr="00FA7AC7" w:rsidRDefault="00F42301" w:rsidP="00F319A1">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F319A1">
            <w:pPr>
              <w:widowControl w:val="0"/>
              <w:autoSpaceDE w:val="0"/>
              <w:autoSpaceDN w:val="0"/>
              <w:adjustRightInd w:val="0"/>
              <w:spacing w:after="0"/>
              <w:rPr>
                <w:rFonts w:ascii="Times New Roman" w:hAnsi="Times New Roman"/>
                <w:sz w:val="24"/>
                <w:szCs w:val="24"/>
              </w:rPr>
            </w:pPr>
          </w:p>
        </w:tc>
        <w:tc>
          <w:tcPr>
            <w:tcW w:w="4858" w:type="dxa"/>
            <w:tcBorders>
              <w:top w:val="single" w:sz="4" w:space="0" w:color="191919"/>
              <w:left w:val="single" w:sz="4" w:space="0" w:color="191919"/>
              <w:bottom w:val="single" w:sz="4" w:space="0" w:color="191919"/>
              <w:right w:val="nil"/>
            </w:tcBorders>
          </w:tcPr>
          <w:p w:rsidR="00F42301" w:rsidRPr="00FA7AC7" w:rsidRDefault="00F42301" w:rsidP="00F319A1">
            <w:pPr>
              <w:widowControl w:val="0"/>
              <w:autoSpaceDE w:val="0"/>
              <w:autoSpaceDN w:val="0"/>
              <w:adjustRightInd w:val="0"/>
              <w:spacing w:after="0"/>
              <w:rPr>
                <w:rFonts w:ascii="Times New Roman" w:hAnsi="Times New Roman"/>
                <w:sz w:val="24"/>
                <w:szCs w:val="24"/>
              </w:rPr>
            </w:pPr>
          </w:p>
        </w:tc>
      </w:tr>
      <w:tr w:rsidR="00F42301" w:rsidRPr="00FA7AC7" w:rsidTr="00F319A1">
        <w:trPr>
          <w:trHeight w:hRule="exact" w:val="219"/>
        </w:trPr>
        <w:tc>
          <w:tcPr>
            <w:tcW w:w="1085" w:type="dxa"/>
            <w:tcBorders>
              <w:top w:val="single" w:sz="4" w:space="0" w:color="191919"/>
              <w:left w:val="nil"/>
              <w:bottom w:val="nil"/>
              <w:right w:val="single" w:sz="4" w:space="0" w:color="191919"/>
            </w:tcBorders>
          </w:tcPr>
          <w:p w:rsidR="00F42301" w:rsidRPr="00FA7AC7" w:rsidRDefault="00F42301" w:rsidP="00F319A1">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F319A1">
            <w:pPr>
              <w:widowControl w:val="0"/>
              <w:autoSpaceDE w:val="0"/>
              <w:autoSpaceDN w:val="0"/>
              <w:adjustRightInd w:val="0"/>
              <w:spacing w:after="0"/>
              <w:rPr>
                <w:rFonts w:ascii="Times New Roman" w:hAnsi="Times New Roman"/>
                <w:sz w:val="24"/>
                <w:szCs w:val="24"/>
              </w:rPr>
            </w:pPr>
          </w:p>
        </w:tc>
        <w:tc>
          <w:tcPr>
            <w:tcW w:w="4858" w:type="dxa"/>
            <w:tcBorders>
              <w:top w:val="single" w:sz="4" w:space="0" w:color="191919"/>
              <w:left w:val="single" w:sz="4" w:space="0" w:color="191919"/>
              <w:bottom w:val="nil"/>
              <w:right w:val="nil"/>
            </w:tcBorders>
          </w:tcPr>
          <w:p w:rsidR="00F42301" w:rsidRPr="00FA7AC7" w:rsidRDefault="00F42301" w:rsidP="00F319A1">
            <w:pPr>
              <w:widowControl w:val="0"/>
              <w:autoSpaceDE w:val="0"/>
              <w:autoSpaceDN w:val="0"/>
              <w:adjustRightInd w:val="0"/>
              <w:spacing w:after="0"/>
              <w:rPr>
                <w:rFonts w:ascii="Times New Roman" w:hAnsi="Times New Roman"/>
                <w:sz w:val="24"/>
                <w:szCs w:val="24"/>
              </w:rPr>
            </w:pPr>
          </w:p>
        </w:tc>
      </w:tr>
    </w:tbl>
    <w:p w:rsidR="00F42301" w:rsidRDefault="00F42301" w:rsidP="0055783E">
      <w:pPr>
        <w:widowControl w:val="0"/>
        <w:autoSpaceDE w:val="0"/>
        <w:autoSpaceDN w:val="0"/>
        <w:adjustRightInd w:val="0"/>
        <w:spacing w:before="7" w:after="0" w:line="110" w:lineRule="exact"/>
        <w:rPr>
          <w:rFonts w:ascii="Times New Roman" w:hAnsi="Times New Roman"/>
          <w:sz w:val="11"/>
          <w:szCs w:val="11"/>
        </w:rPr>
      </w:pPr>
    </w:p>
    <w:p w:rsidR="00F42301" w:rsidRDefault="00F42301" w:rsidP="0055783E">
      <w:pPr>
        <w:widowControl w:val="0"/>
        <w:autoSpaceDE w:val="0"/>
        <w:autoSpaceDN w:val="0"/>
        <w:adjustRightInd w:val="0"/>
        <w:spacing w:after="0" w:line="200" w:lineRule="exact"/>
        <w:rPr>
          <w:rFonts w:ascii="Times New Roman" w:hAnsi="Times New Roman"/>
          <w:sz w:val="20"/>
          <w:szCs w:val="20"/>
        </w:rPr>
      </w:pPr>
    </w:p>
    <w:p w:rsidR="00F42301" w:rsidRDefault="00F42301" w:rsidP="0055783E">
      <w:pPr>
        <w:widowControl w:val="0"/>
        <w:autoSpaceDE w:val="0"/>
        <w:autoSpaceDN w:val="0"/>
        <w:adjustRightInd w:val="0"/>
        <w:spacing w:after="0" w:line="200" w:lineRule="exact"/>
        <w:rPr>
          <w:rFonts w:ascii="Times New Roman" w:hAnsi="Times New Roman"/>
          <w:sz w:val="20"/>
          <w:szCs w:val="20"/>
        </w:rPr>
      </w:pPr>
    </w:p>
    <w:p w:rsidR="00F42301" w:rsidRDefault="00F42301" w:rsidP="0055783E">
      <w:pPr>
        <w:widowControl w:val="0"/>
        <w:autoSpaceDE w:val="0"/>
        <w:autoSpaceDN w:val="0"/>
        <w:adjustRightInd w:val="0"/>
        <w:spacing w:before="27" w:after="0"/>
        <w:ind w:left="1925"/>
        <w:rPr>
          <w:rFonts w:ascii="Times New Roman" w:hAnsi="Times New Roman"/>
          <w:color w:val="000000"/>
          <w:sz w:val="20"/>
          <w:szCs w:val="20"/>
        </w:rPr>
      </w:pPr>
      <w:r w:rsidRPr="00C34688">
        <w:rPr>
          <w:rFonts w:ascii="Calibri" w:hAnsi="Calibri"/>
          <w:noProof/>
          <w:lang w:eastAsia="en-US"/>
        </w:rPr>
        <w:pict>
          <v:group id="_x0000_s3139" style="position:absolute;left:0;text-align:left;margin-left:265.6pt;margin-top:-54.1pt;width:31.2pt;height:31.05pt;z-index:-251658240;mso-position-horizontal-relative:page" coordorigin="5312,-1082" coordsize="624,621" o:allowincell="f">
            <v:rect id="_x0000_s3140" style="position:absolute;left:5317;top:-1077;width:613;height:610" o:allowincell="f" stroked="f">
              <v:path arrowok="t"/>
            </v:rect>
            <v:rect id="_x0000_s3141" style="position:absolute;left:5317;top:-1077;width:620;height:620;mso-position-horizontal-relative:page" o:allowincell="f" filled="f" stroked="f">
              <v:textbox inset="0,0,0,0">
                <w:txbxContent>
                  <w:p w:rsidR="00F42301" w:rsidRDefault="00F42301" w:rsidP="0055783E">
                    <w:pPr>
                      <w:spacing w:after="0" w:line="620" w:lineRule="atLeast"/>
                      <w:rPr>
                        <w:rFonts w:ascii="Times New Roman" w:hAnsi="Times New Roman"/>
                        <w:sz w:val="24"/>
                        <w:szCs w:val="24"/>
                      </w:rPr>
                    </w:pPr>
                    <w:r>
                      <w:rPr>
                        <w:rFonts w:ascii="Times New Roman" w:hAnsi="Times New Roman"/>
                        <w:noProof/>
                        <w:sz w:val="24"/>
                        <w:szCs w:val="24"/>
                      </w:rPr>
                      <w:drawing>
                        <wp:inline distT="0" distB="0" distL="0" distR="0">
                          <wp:extent cx="390525" cy="390525"/>
                          <wp:effectExtent l="1905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
                                  <a:srcRect/>
                                  <a:stretch>
                                    <a:fillRect/>
                                  </a:stretch>
                                </pic:blipFill>
                                <pic:spPr bwMode="auto">
                                  <a:xfrm>
                                    <a:off x="0" y="0"/>
                                    <a:ext cx="390525" cy="390525"/>
                                  </a:xfrm>
                                  <a:prstGeom prst="rect">
                                    <a:avLst/>
                                  </a:prstGeom>
                                  <a:noFill/>
                                  <a:ln w="9525">
                                    <a:noFill/>
                                    <a:miter lim="800000"/>
                                    <a:headEnd/>
                                    <a:tailEnd/>
                                  </a:ln>
                                </pic:spPr>
                              </pic:pic>
                            </a:graphicData>
                          </a:graphic>
                        </wp:inline>
                      </w:drawing>
                    </w:r>
                  </w:p>
                  <w:p w:rsidR="00F42301" w:rsidRDefault="00F42301" w:rsidP="0055783E">
                    <w:pPr>
                      <w:widowControl w:val="0"/>
                      <w:autoSpaceDE w:val="0"/>
                      <w:autoSpaceDN w:val="0"/>
                      <w:adjustRightInd w:val="0"/>
                      <w:spacing w:after="0"/>
                      <w:rPr>
                        <w:rFonts w:ascii="Times New Roman" w:hAnsi="Times New Roman"/>
                        <w:sz w:val="24"/>
                        <w:szCs w:val="24"/>
                      </w:rPr>
                    </w:pPr>
                  </w:p>
                </w:txbxContent>
              </v:textbox>
            </v:rect>
            <w10:wrap anchorx="page"/>
          </v:group>
        </w:pict>
      </w:r>
      <w:r>
        <w:rPr>
          <w:rFonts w:ascii="Times New Roman" w:hAnsi="Times New Roman"/>
          <w:b/>
          <w:bCs/>
          <w:color w:val="191919"/>
          <w:sz w:val="20"/>
          <w:szCs w:val="20"/>
        </w:rPr>
        <w:t>Student Motor</w:t>
      </w:r>
      <w:r>
        <w:rPr>
          <w:rFonts w:ascii="Times New Roman" w:hAnsi="Times New Roman"/>
          <w:b/>
          <w:bCs/>
          <w:color w:val="191919"/>
          <w:spacing w:val="-7"/>
          <w:sz w:val="20"/>
          <w:szCs w:val="20"/>
        </w:rPr>
        <w:t xml:space="preserve"> </w:t>
      </w:r>
      <w:r>
        <w:rPr>
          <w:rFonts w:ascii="Times New Roman" w:hAnsi="Times New Roman"/>
          <w:b/>
          <w:bCs/>
          <w:color w:val="191919"/>
          <w:spacing w:val="-18"/>
          <w:sz w:val="20"/>
          <w:szCs w:val="20"/>
        </w:rPr>
        <w:t>V</w:t>
      </w:r>
      <w:r>
        <w:rPr>
          <w:rFonts w:ascii="Times New Roman" w:hAnsi="Times New Roman"/>
          <w:b/>
          <w:bCs/>
          <w:color w:val="191919"/>
          <w:sz w:val="20"/>
          <w:szCs w:val="20"/>
        </w:rPr>
        <w:t>ehicle Parking Fee</w:t>
      </w:r>
    </w:p>
    <w:p w:rsidR="00F42301" w:rsidRDefault="00F42301" w:rsidP="0055783E">
      <w:pPr>
        <w:widowControl w:val="0"/>
        <w:autoSpaceDE w:val="0"/>
        <w:autoSpaceDN w:val="0"/>
        <w:adjustRightInd w:val="0"/>
        <w:spacing w:before="10" w:after="0" w:line="250" w:lineRule="auto"/>
        <w:ind w:left="1925" w:right="935" w:firstLine="360"/>
        <w:rPr>
          <w:rFonts w:ascii="Times New Roman" w:hAnsi="Times New Roman"/>
          <w:color w:val="000000"/>
          <w:sz w:val="20"/>
          <w:szCs w:val="20"/>
        </w:rPr>
      </w:pPr>
      <w:r>
        <w:rPr>
          <w:rFonts w:ascii="Times New Roman" w:hAnsi="Times New Roman"/>
          <w:color w:val="191919"/>
          <w:sz w:val="20"/>
          <w:szCs w:val="20"/>
        </w:rPr>
        <w:t>All motor vehicles operated on the campus must be registered with the O</w:t>
      </w:r>
      <w:r>
        <w:rPr>
          <w:rFonts w:ascii="Times New Roman" w:hAnsi="Times New Roman"/>
          <w:color w:val="191919"/>
          <w:spacing w:val="-4"/>
          <w:sz w:val="20"/>
          <w:szCs w:val="20"/>
        </w:rPr>
        <w:t>f</w:t>
      </w:r>
      <w:r>
        <w:rPr>
          <w:rFonts w:ascii="Times New Roman" w:hAnsi="Times New Roman"/>
          <w:color w:val="191919"/>
          <w:sz w:val="20"/>
          <w:szCs w:val="20"/>
        </w:rPr>
        <w:t>fice of Public Safet</w:t>
      </w:r>
      <w:r>
        <w:rPr>
          <w:rFonts w:ascii="Times New Roman" w:hAnsi="Times New Roman"/>
          <w:color w:val="191919"/>
          <w:spacing w:val="-13"/>
          <w:sz w:val="20"/>
          <w:szCs w:val="20"/>
        </w:rPr>
        <w:t>y</w:t>
      </w:r>
      <w:r>
        <w:rPr>
          <w:rFonts w:ascii="Times New Roman" w:hAnsi="Times New Roman"/>
          <w:color w:val="191919"/>
          <w:sz w:val="20"/>
          <w:szCs w:val="20"/>
        </w:rPr>
        <w:t xml:space="preserve">. </w:t>
      </w:r>
      <w:r>
        <w:rPr>
          <w:rFonts w:ascii="Times New Roman" w:hAnsi="Times New Roman"/>
          <w:color w:val="191919"/>
          <w:spacing w:val="39"/>
          <w:sz w:val="20"/>
          <w:szCs w:val="20"/>
        </w:rPr>
        <w:t xml:space="preserve"> </w:t>
      </w:r>
      <w:r>
        <w:rPr>
          <w:rFonts w:ascii="Times New Roman" w:hAnsi="Times New Roman"/>
          <w:color w:val="191919"/>
          <w:sz w:val="20"/>
          <w:szCs w:val="20"/>
        </w:rPr>
        <w:t>A</w:t>
      </w:r>
      <w:r>
        <w:rPr>
          <w:rFonts w:ascii="Times New Roman" w:hAnsi="Times New Roman"/>
          <w:color w:val="191919"/>
          <w:spacing w:val="-11"/>
          <w:sz w:val="20"/>
          <w:szCs w:val="20"/>
        </w:rPr>
        <w:t xml:space="preserve"> </w:t>
      </w:r>
      <w:r>
        <w:rPr>
          <w:rFonts w:ascii="Times New Roman" w:hAnsi="Times New Roman"/>
          <w:color w:val="191919"/>
          <w:sz w:val="20"/>
          <w:szCs w:val="20"/>
        </w:rPr>
        <w:t>valid insurance card is required to register a vehicle, and an o</w:t>
      </w:r>
      <w:r>
        <w:rPr>
          <w:rFonts w:ascii="Times New Roman" w:hAnsi="Times New Roman"/>
          <w:color w:val="191919"/>
          <w:spacing w:val="-4"/>
          <w:sz w:val="20"/>
          <w:szCs w:val="20"/>
        </w:rPr>
        <w:t>f</w:t>
      </w:r>
      <w:r>
        <w:rPr>
          <w:rFonts w:ascii="Times New Roman" w:hAnsi="Times New Roman"/>
          <w:color w:val="191919"/>
          <w:sz w:val="20"/>
          <w:szCs w:val="20"/>
        </w:rPr>
        <w:t>ficial permit and parking decal must be assigned before the vehicle may be operated on campus.  Decals must be displayed on the vehicle.</w:t>
      </w:r>
    </w:p>
    <w:p w:rsidR="00F42301" w:rsidRDefault="00F42301" w:rsidP="0055783E">
      <w:pPr>
        <w:widowControl w:val="0"/>
        <w:autoSpaceDE w:val="0"/>
        <w:autoSpaceDN w:val="0"/>
        <w:adjustRightInd w:val="0"/>
        <w:spacing w:after="0" w:line="250" w:lineRule="auto"/>
        <w:ind w:left="1925" w:right="1172" w:firstLine="360"/>
        <w:rPr>
          <w:rFonts w:ascii="Times New Roman" w:hAnsi="Times New Roman"/>
          <w:color w:val="000000"/>
          <w:sz w:val="20"/>
          <w:szCs w:val="20"/>
        </w:rPr>
      </w:pPr>
      <w:r>
        <w:rPr>
          <w:rFonts w:ascii="Times New Roman" w:hAnsi="Times New Roman"/>
          <w:color w:val="191919"/>
          <w:sz w:val="20"/>
          <w:szCs w:val="20"/>
        </w:rPr>
        <w:t>Students parking vehicles in unauthorized areas, visitors' spaces or reserved spaces will be subject to fines and/or removal of the vehicle at the students’</w:t>
      </w:r>
      <w:r>
        <w:rPr>
          <w:rFonts w:ascii="Times New Roman" w:hAnsi="Times New Roman"/>
          <w:color w:val="191919"/>
          <w:spacing w:val="-15"/>
          <w:sz w:val="20"/>
          <w:szCs w:val="20"/>
        </w:rPr>
        <w:t xml:space="preserve"> </w:t>
      </w:r>
      <w:r>
        <w:rPr>
          <w:rFonts w:ascii="Times New Roman" w:hAnsi="Times New Roman"/>
          <w:color w:val="191919"/>
          <w:sz w:val="20"/>
          <w:szCs w:val="20"/>
        </w:rPr>
        <w:t>expense.</w:t>
      </w:r>
    </w:p>
    <w:p w:rsidR="00F42301" w:rsidRDefault="00F42301" w:rsidP="0055783E">
      <w:pPr>
        <w:widowControl w:val="0"/>
        <w:autoSpaceDE w:val="0"/>
        <w:autoSpaceDN w:val="0"/>
        <w:adjustRightInd w:val="0"/>
        <w:spacing w:after="0" w:line="250" w:lineRule="auto"/>
        <w:ind w:left="1925" w:right="896" w:firstLine="360"/>
        <w:rPr>
          <w:rFonts w:ascii="Times New Roman" w:hAnsi="Times New Roman"/>
          <w:color w:val="000000"/>
          <w:sz w:val="20"/>
          <w:szCs w:val="20"/>
        </w:rPr>
      </w:pPr>
      <w:r>
        <w:rPr>
          <w:rFonts w:ascii="Times New Roman" w:hAnsi="Times New Roman"/>
          <w:color w:val="191919"/>
          <w:sz w:val="20"/>
          <w:szCs w:val="20"/>
        </w:rPr>
        <w:t>A</w:t>
      </w:r>
      <w:r>
        <w:rPr>
          <w:rFonts w:ascii="Times New Roman" w:hAnsi="Times New Roman"/>
          <w:color w:val="191919"/>
          <w:spacing w:val="-11"/>
          <w:sz w:val="20"/>
          <w:szCs w:val="20"/>
        </w:rPr>
        <w:t xml:space="preserve"> </w:t>
      </w:r>
      <w:r>
        <w:rPr>
          <w:rFonts w:ascii="Times New Roman" w:hAnsi="Times New Roman"/>
          <w:color w:val="191919"/>
          <w:sz w:val="20"/>
          <w:szCs w:val="20"/>
        </w:rPr>
        <w:t>student parking permit costs $15 annually and must be purchased by the deadline posted by the O</w:t>
      </w:r>
      <w:r>
        <w:rPr>
          <w:rFonts w:ascii="Times New Roman" w:hAnsi="Times New Roman"/>
          <w:color w:val="191919"/>
          <w:spacing w:val="-4"/>
          <w:sz w:val="20"/>
          <w:szCs w:val="20"/>
        </w:rPr>
        <w:t>f</w:t>
      </w:r>
      <w:r>
        <w:rPr>
          <w:rFonts w:ascii="Times New Roman" w:hAnsi="Times New Roman"/>
          <w:color w:val="191919"/>
          <w:sz w:val="20"/>
          <w:szCs w:val="20"/>
        </w:rPr>
        <w:t>fice of Public Safet</w:t>
      </w:r>
      <w:r>
        <w:rPr>
          <w:rFonts w:ascii="Times New Roman" w:hAnsi="Times New Roman"/>
          <w:color w:val="191919"/>
          <w:spacing w:val="-13"/>
          <w:sz w:val="20"/>
          <w:szCs w:val="20"/>
        </w:rPr>
        <w:t>y</w:t>
      </w:r>
      <w:r>
        <w:rPr>
          <w:rFonts w:ascii="Times New Roman" w:hAnsi="Times New Roman"/>
          <w:color w:val="191919"/>
          <w:sz w:val="20"/>
          <w:szCs w:val="20"/>
        </w:rPr>
        <w:t>.   Payment should be by cash or check pre-approved by the Business O</w:t>
      </w:r>
      <w:r>
        <w:rPr>
          <w:rFonts w:ascii="Times New Roman" w:hAnsi="Times New Roman"/>
          <w:color w:val="191919"/>
          <w:spacing w:val="-4"/>
          <w:sz w:val="20"/>
          <w:szCs w:val="20"/>
        </w:rPr>
        <w:t>f</w:t>
      </w:r>
      <w:r>
        <w:rPr>
          <w:rFonts w:ascii="Times New Roman" w:hAnsi="Times New Roman"/>
          <w:color w:val="191919"/>
          <w:sz w:val="20"/>
          <w:szCs w:val="20"/>
        </w:rPr>
        <w:t>fice.</w:t>
      </w:r>
      <w:r>
        <w:rPr>
          <w:rFonts w:ascii="Times New Roman" w:hAnsi="Times New Roman"/>
          <w:color w:val="191919"/>
          <w:spacing w:val="-4"/>
          <w:sz w:val="20"/>
          <w:szCs w:val="20"/>
        </w:rPr>
        <w:t xml:space="preserve"> </w:t>
      </w:r>
      <w:r>
        <w:rPr>
          <w:rFonts w:ascii="Times New Roman" w:hAnsi="Times New Roman"/>
          <w:color w:val="191919"/>
          <w:spacing w:val="-14"/>
          <w:sz w:val="20"/>
          <w:szCs w:val="20"/>
        </w:rPr>
        <w:t>T</w:t>
      </w:r>
      <w:r>
        <w:rPr>
          <w:rFonts w:ascii="Times New Roman" w:hAnsi="Times New Roman"/>
          <w:color w:val="191919"/>
          <w:sz w:val="20"/>
          <w:szCs w:val="20"/>
        </w:rPr>
        <w:t>emporary permits are available for persons having previously purchased permits or occa- sionally driving other vehicles.</w:t>
      </w:r>
    </w:p>
    <w:p w:rsidR="00F42301" w:rsidRDefault="00F42301" w:rsidP="0055783E">
      <w:pPr>
        <w:widowControl w:val="0"/>
        <w:autoSpaceDE w:val="0"/>
        <w:autoSpaceDN w:val="0"/>
        <w:adjustRightInd w:val="0"/>
        <w:spacing w:after="0" w:line="240" w:lineRule="exact"/>
        <w:rPr>
          <w:rFonts w:ascii="Times New Roman" w:hAnsi="Times New Roman"/>
          <w:color w:val="000000"/>
          <w:sz w:val="24"/>
          <w:szCs w:val="24"/>
        </w:rPr>
      </w:pPr>
    </w:p>
    <w:p w:rsidR="00F42301" w:rsidRDefault="00F42301" w:rsidP="0055783E">
      <w:pPr>
        <w:widowControl w:val="0"/>
        <w:autoSpaceDE w:val="0"/>
        <w:autoSpaceDN w:val="0"/>
        <w:adjustRightInd w:val="0"/>
        <w:spacing w:after="0"/>
        <w:ind w:left="1925"/>
        <w:rPr>
          <w:rFonts w:ascii="Times New Roman" w:hAnsi="Times New Roman"/>
          <w:color w:val="000000"/>
          <w:sz w:val="20"/>
          <w:szCs w:val="20"/>
        </w:rPr>
      </w:pPr>
      <w:r>
        <w:rPr>
          <w:rFonts w:ascii="Times New Roman" w:hAnsi="Times New Roman"/>
          <w:b/>
          <w:bCs/>
          <w:color w:val="191919"/>
          <w:sz w:val="20"/>
          <w:szCs w:val="20"/>
        </w:rPr>
        <w:t>Out-of-State Fee</w:t>
      </w:r>
    </w:p>
    <w:p w:rsidR="00F42301" w:rsidRDefault="00F42301" w:rsidP="0055783E">
      <w:pPr>
        <w:widowControl w:val="0"/>
        <w:autoSpaceDE w:val="0"/>
        <w:autoSpaceDN w:val="0"/>
        <w:adjustRightInd w:val="0"/>
        <w:spacing w:before="10" w:after="0" w:line="250" w:lineRule="auto"/>
        <w:ind w:left="1925" w:right="1020" w:firstLine="360"/>
        <w:rPr>
          <w:rFonts w:ascii="Times New Roman" w:hAnsi="Times New Roman"/>
          <w:color w:val="000000"/>
          <w:sz w:val="20"/>
          <w:szCs w:val="20"/>
        </w:rPr>
      </w:pPr>
      <w:r>
        <w:rPr>
          <w:rFonts w:ascii="Times New Roman" w:hAnsi="Times New Roman"/>
          <w:color w:val="191919"/>
          <w:sz w:val="20"/>
          <w:szCs w:val="20"/>
        </w:rPr>
        <w:t>Students who are not residents of Geo</w:t>
      </w:r>
      <w:r>
        <w:rPr>
          <w:rFonts w:ascii="Times New Roman" w:hAnsi="Times New Roman"/>
          <w:color w:val="191919"/>
          <w:spacing w:val="-4"/>
          <w:sz w:val="20"/>
          <w:szCs w:val="20"/>
        </w:rPr>
        <w:t>r</w:t>
      </w:r>
      <w:r>
        <w:rPr>
          <w:rFonts w:ascii="Times New Roman" w:hAnsi="Times New Roman"/>
          <w:color w:val="191919"/>
          <w:sz w:val="20"/>
          <w:szCs w:val="20"/>
        </w:rPr>
        <w:t xml:space="preserve">gia must pay an out-of-state tuition fee in addition to all other fees. </w:t>
      </w:r>
      <w:r>
        <w:rPr>
          <w:rFonts w:ascii="Times New Roman" w:hAnsi="Times New Roman"/>
          <w:color w:val="191919"/>
          <w:spacing w:val="46"/>
          <w:sz w:val="20"/>
          <w:szCs w:val="20"/>
        </w:rPr>
        <w:t xml:space="preserve"> </w:t>
      </w:r>
      <w:r>
        <w:rPr>
          <w:rFonts w:ascii="Times New Roman" w:hAnsi="Times New Roman"/>
          <w:color w:val="191919"/>
          <w:sz w:val="20"/>
          <w:szCs w:val="20"/>
        </w:rPr>
        <w:t>The out-of-state fee cha</w:t>
      </w:r>
      <w:r>
        <w:rPr>
          <w:rFonts w:ascii="Times New Roman" w:hAnsi="Times New Roman"/>
          <w:color w:val="191919"/>
          <w:spacing w:val="-4"/>
          <w:sz w:val="20"/>
          <w:szCs w:val="20"/>
        </w:rPr>
        <w:t>r</w:t>
      </w:r>
      <w:r>
        <w:rPr>
          <w:rFonts w:ascii="Times New Roman" w:hAnsi="Times New Roman"/>
          <w:color w:val="191919"/>
          <w:sz w:val="20"/>
          <w:szCs w:val="20"/>
        </w:rPr>
        <w:t>ge is $614 per semester hour or $7,669 maximum tuition cha</w:t>
      </w:r>
      <w:r>
        <w:rPr>
          <w:rFonts w:ascii="Times New Roman" w:hAnsi="Times New Roman"/>
          <w:color w:val="191919"/>
          <w:spacing w:val="-4"/>
          <w:sz w:val="20"/>
          <w:szCs w:val="20"/>
        </w:rPr>
        <w:t>r</w:t>
      </w:r>
      <w:r>
        <w:rPr>
          <w:rFonts w:ascii="Times New Roman" w:hAnsi="Times New Roman"/>
          <w:color w:val="191919"/>
          <w:sz w:val="20"/>
          <w:szCs w:val="20"/>
        </w:rPr>
        <w:t>ge per semeste</w:t>
      </w:r>
      <w:r>
        <w:rPr>
          <w:rFonts w:ascii="Times New Roman" w:hAnsi="Times New Roman"/>
          <w:color w:val="191919"/>
          <w:spacing w:val="-11"/>
          <w:sz w:val="20"/>
          <w:szCs w:val="20"/>
        </w:rPr>
        <w:t>r</w:t>
      </w:r>
      <w:r>
        <w:rPr>
          <w:rFonts w:ascii="Times New Roman" w:hAnsi="Times New Roman"/>
          <w:color w:val="191919"/>
          <w:sz w:val="20"/>
          <w:szCs w:val="20"/>
        </w:rPr>
        <w:t>.</w:t>
      </w:r>
    </w:p>
    <w:p w:rsidR="00F42301" w:rsidRDefault="00F42301" w:rsidP="0055783E">
      <w:pPr>
        <w:widowControl w:val="0"/>
        <w:autoSpaceDE w:val="0"/>
        <w:autoSpaceDN w:val="0"/>
        <w:adjustRightInd w:val="0"/>
        <w:spacing w:after="0" w:line="240" w:lineRule="exact"/>
        <w:rPr>
          <w:rFonts w:ascii="Times New Roman" w:hAnsi="Times New Roman"/>
          <w:color w:val="000000"/>
          <w:sz w:val="24"/>
          <w:szCs w:val="24"/>
        </w:rPr>
      </w:pPr>
    </w:p>
    <w:p w:rsidR="00F42301" w:rsidRDefault="00F42301" w:rsidP="0055783E">
      <w:pPr>
        <w:widowControl w:val="0"/>
        <w:autoSpaceDE w:val="0"/>
        <w:autoSpaceDN w:val="0"/>
        <w:adjustRightInd w:val="0"/>
        <w:spacing w:after="0"/>
        <w:ind w:left="1925"/>
        <w:rPr>
          <w:rFonts w:ascii="Times New Roman" w:hAnsi="Times New Roman"/>
          <w:color w:val="000000"/>
          <w:sz w:val="20"/>
          <w:szCs w:val="20"/>
        </w:rPr>
      </w:pPr>
      <w:r>
        <w:rPr>
          <w:rFonts w:ascii="Times New Roman" w:hAnsi="Times New Roman"/>
          <w:b/>
          <w:bCs/>
          <w:color w:val="191919"/>
          <w:sz w:val="20"/>
          <w:szCs w:val="20"/>
        </w:rPr>
        <w:t>Student</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Activity Fee</w:t>
      </w:r>
    </w:p>
    <w:p w:rsidR="00F42301" w:rsidRDefault="00F42301" w:rsidP="0055783E">
      <w:pPr>
        <w:widowControl w:val="0"/>
        <w:autoSpaceDE w:val="0"/>
        <w:autoSpaceDN w:val="0"/>
        <w:adjustRightInd w:val="0"/>
        <w:spacing w:before="10" w:after="0" w:line="250" w:lineRule="auto"/>
        <w:ind w:left="1925" w:right="993" w:firstLine="360"/>
        <w:rPr>
          <w:rFonts w:ascii="Times New Roman" w:hAnsi="Times New Roman"/>
          <w:color w:val="000000"/>
          <w:sz w:val="20"/>
          <w:szCs w:val="20"/>
        </w:rPr>
      </w:pPr>
      <w:r>
        <w:rPr>
          <w:rFonts w:ascii="Times New Roman" w:hAnsi="Times New Roman"/>
          <w:color w:val="191919"/>
          <w:sz w:val="20"/>
          <w:szCs w:val="20"/>
        </w:rPr>
        <w:t>A</w:t>
      </w:r>
      <w:r>
        <w:rPr>
          <w:rFonts w:ascii="Times New Roman" w:hAnsi="Times New Roman"/>
          <w:color w:val="191919"/>
          <w:spacing w:val="-11"/>
          <w:sz w:val="20"/>
          <w:szCs w:val="20"/>
        </w:rPr>
        <w:t xml:space="preserve"> </w:t>
      </w:r>
      <w:r>
        <w:rPr>
          <w:rFonts w:ascii="Times New Roman" w:hAnsi="Times New Roman"/>
          <w:color w:val="191919"/>
          <w:sz w:val="20"/>
          <w:szCs w:val="20"/>
        </w:rPr>
        <w:t xml:space="preserve">comprehensive fee of $281 is required of any student enrolled for six or more semester hours. </w:t>
      </w:r>
      <w:r>
        <w:rPr>
          <w:rFonts w:ascii="Times New Roman" w:hAnsi="Times New Roman"/>
          <w:color w:val="191919"/>
          <w:spacing w:val="46"/>
          <w:sz w:val="20"/>
          <w:szCs w:val="20"/>
        </w:rPr>
        <w:t xml:space="preserve"> </w:t>
      </w:r>
      <w:r>
        <w:rPr>
          <w:rFonts w:ascii="Times New Roman" w:hAnsi="Times New Roman"/>
          <w:color w:val="191919"/>
          <w:sz w:val="20"/>
          <w:szCs w:val="20"/>
        </w:rPr>
        <w:t>This fee entitles the student to special admission rates to lyceum features, athletic events, etc., as well as use of the University Health Services.</w:t>
      </w:r>
    </w:p>
    <w:p w:rsidR="00F42301" w:rsidRDefault="00F42301" w:rsidP="0055783E">
      <w:pPr>
        <w:widowControl w:val="0"/>
        <w:autoSpaceDE w:val="0"/>
        <w:autoSpaceDN w:val="0"/>
        <w:adjustRightInd w:val="0"/>
        <w:spacing w:after="0" w:line="240" w:lineRule="exact"/>
        <w:rPr>
          <w:rFonts w:ascii="Times New Roman" w:hAnsi="Times New Roman"/>
          <w:color w:val="000000"/>
          <w:sz w:val="24"/>
          <w:szCs w:val="24"/>
        </w:rPr>
      </w:pPr>
    </w:p>
    <w:p w:rsidR="00F42301" w:rsidRDefault="00F42301" w:rsidP="0055783E">
      <w:pPr>
        <w:widowControl w:val="0"/>
        <w:autoSpaceDE w:val="0"/>
        <w:autoSpaceDN w:val="0"/>
        <w:adjustRightInd w:val="0"/>
        <w:spacing w:after="0"/>
        <w:ind w:left="1925"/>
        <w:rPr>
          <w:rFonts w:ascii="Times New Roman" w:hAnsi="Times New Roman"/>
          <w:color w:val="000000"/>
          <w:sz w:val="20"/>
          <w:szCs w:val="20"/>
        </w:rPr>
      </w:pPr>
      <w:r w:rsidRPr="00C34688">
        <w:rPr>
          <w:rFonts w:ascii="Calibri" w:hAnsi="Calibri"/>
          <w:noProof/>
          <w:lang w:eastAsia="en-US"/>
        </w:rPr>
        <w:pict>
          <v:group id="_x0000_s3142" style="position:absolute;left:0;text-align:left;margin-left:224.2pt;margin-top:93.4pt;width:166.6pt;height:19.25pt;z-index:-251658240;mso-position-horizontal-relative:page" coordorigin="4484,1868" coordsize="3332,385" o:allowincell="f">
            <v:rect id="_x0000_s3143" style="position:absolute;left:4484;top:1868;width:167;height:75;mso-position-horizontal-relative:page" o:allowincell="f" fillcolor="#686868" stroked="f">
              <v:path arrowok="t"/>
            </v:rect>
            <v:shape id="_x0000_s3144" style="position:absolute;left:4484;top:1868;width:3332;height:385;mso-position-horizontal-relative:page;mso-position-vertical-relative:text" coordsize="3332,385" o:allowincell="f" path="m1602,r-11,84l1757,84,1745,e" fillcolor="#686868" stroked="f">
              <v:path arrowok="t"/>
            </v:shape>
            <v:shape id="_x0000_s3145" style="position:absolute;left:4484;top:1868;width:3332;height:385;mso-position-horizontal-relative:page;mso-position-vertical-relative:text" coordsize="3332,385" o:allowincell="f" path="m,75r,72l98,147r,-72e" fillcolor="#686868" stroked="f">
              <v:path arrowok="t"/>
            </v:shape>
            <v:shape id="_x0000_s3146" style="position:absolute;left:4484;top:1868;width:3332;height:385;mso-position-horizontal-relative:page;mso-position-vertical-relative:text" coordsize="3332,385" o:allowincell="f" path="m1591,84r,1l1587,111r-3,24l1581,158r-3,21l1576,198r-2,17l1572,230r-2,13l1659,243r1,-13l1661,215r2,-17l1665,179r3,-21l1671,135r3,-24l1677,85r,-1e" fillcolor="#686868" stroked="f">
              <v:path arrowok="t"/>
            </v:shape>
            <v:shape id="_x0000_s3147" style="position:absolute;left:4484;top:1868;width:3332;height:385;mso-position-horizontal-relative:page;mso-position-vertical-relative:text" coordsize="3332,385" o:allowincell="f" path="m1677,84r2,24l1681,130r2,21l1685,172r2,19l1689,209r2,18l1692,243r89,l1779,227r-3,-18l1773,191r-3,-19l1767,151r-3,-21l1761,108r-4,-24e" fillcolor="#686868" stroked="f">
              <v:path arrowok="t"/>
            </v:shape>
            <v:shape id="_x0000_s3148" style="position:absolute;left:4484;top:1868;width:3332;height:385;mso-position-horizontal-relative:page;mso-position-vertical-relative:text" coordsize="3332,385" o:allowincell="f" path="m946,88r-12,1l925,90r-12,4l907,95r-3,1l893,101r-2,1l891,102r-9,7l877,116r-2,3l868,128r-2,5l864,137r165,l1028,133r-2,-5l1020,119r-1,-3l1011,109r-9,-7l1002,102r-2,-1l990,96r-3,-1l983,94,967,90r-3,-1e" fillcolor="#686868" stroked="f">
              <v:path arrowok="t"/>
            </v:shape>
            <v:shape id="_x0000_s3149" style="position:absolute;left:4484;top:1868;width:3332;height:385;mso-position-horizontal-relative:page;mso-position-vertical-relative:text" coordsize="3332,385" o:allowincell="f" path="m1887,88r-5,1l1866,90r-7,2l1847,95r-5,2l1840,98r-10,5l1828,104r-7,7l1820,112r-5,9l1815,121r-2,6l1810,136r,1l1967,137r,-1l1966,127r-3,-6l1963,121r-4,-9l1958,111r-8,-7l1947,103r-10,-5l1934,97r-6,-2l1919,92r-12,-2l1899,89e" fillcolor="#686868" stroked="f">
              <v:path arrowok="t"/>
            </v:shape>
            <v:shape id="_x0000_s3150" style="position:absolute;left:4484;top:1868;width:3332;height:385;mso-position-horizontal-relative:page;mso-position-vertical-relative:text" coordsize="3332,385" o:allowincell="f" path="m2074,88r-6,1l2052,90r-7,2l2033,95r-4,2l2027,98r-11,5l2015,104r-8,7l2006,112r-4,9l2001,121r-2,6l1996,136r,1l2154,137r-1,-1l2152,127r-2,-6l2149,121r-4,-9l2144,111r-8,-7l2134,103r-11,-5l2120,97r-6,-2l2105,92r-12,-2l2085,89e" fillcolor="#686868" stroked="f">
              <v:path arrowok="t"/>
            </v:shape>
            <v:shape id="_x0000_s3151" style="position:absolute;left:4484;top:1868;width:3332;height:385;mso-position-horizontal-relative:page;mso-position-vertical-relative:text" coordsize="3332,385" o:allowincell="f" path="m2363,88r-5,1l2342,90r-7,2l2323,95r-5,2l2316,98r-10,5l2304,104r-7,7l2296,112r-5,9l2291,121r-2,6l2286,136r,1l2443,137r,-1l2442,127r-3,-6l2439,121r-4,-9l2434,111r-8,-7l2423,103r-10,-5l2410,97r-6,-2l2395,92r-12,-2l2375,89e" fillcolor="#686868" stroked="f">
              <v:path arrowok="t"/>
            </v:shape>
            <v:shape id="_x0000_s3152" style="position:absolute;left:4484;top:1868;width:3332;height:385;mso-position-horizontal-relative:page;mso-position-vertical-relative:text" coordsize="3332,385" o:allowincell="f" path="m3089,88r-12,1l3068,90r-13,4l3049,95r-3,1l3036,101r-2,1l3033,102r-9,7l3019,116r-2,3l3010,128r-1,5l3007,137r165,l3171,133r-3,-5l3163,119r-2,-3l3153,109r-8,-7l3144,102r-1,-1l3132,96r-2,-1l3126,94r-16,-4l3106,89e" fillcolor="#686868" stroked="f">
              <v:path arrowok="t"/>
            </v:shape>
            <v:shape id="_x0000_s3153" style="position:absolute;left:4484;top:1868;width:3332;height:385;mso-position-horizontal-relative:page;mso-position-vertical-relative:text" coordsize="3332,385" o:allowincell="f" path="m186,94r,285l260,379r,-285e" fillcolor="#686868" stroked="f">
              <v:path arrowok="t"/>
            </v:shape>
            <v:shape id="_x0000_s3154" style="position:absolute;left:4484;top:1868;width:3332;height:385;mso-position-horizontal-relative:page;mso-position-vertical-relative:text" coordsize="3332,385" o:allowincell="f" path="m289,94r,129l393,223,351,94e" fillcolor="#686868" stroked="f">
              <v:path arrowok="t"/>
            </v:shape>
            <v:shape id="_x0000_s3155" style="position:absolute;left:4484;top:1868;width:3332;height:385;mso-position-horizontal-relative:page;mso-position-vertical-relative:text" coordsize="3332,385" o:allowincell="f" path="m393,94r,129l455,223r,-129e" fillcolor="#686868" stroked="f">
              <v:path arrowok="t"/>
            </v:shape>
            <v:shape id="_x0000_s3156" style="position:absolute;left:4484;top:1868;width:3332;height:385;mso-position-horizontal-relative:page;mso-position-vertical-relative:text" coordsize="3332,385" o:allowincell="f" path="m505,94r-8,64l622,158,612,94e" fillcolor="#686868" stroked="f">
              <v:path arrowok="t"/>
            </v:shape>
            <v:shape id="_x0000_s3157" style="position:absolute;left:4484;top:1868;width:3332;height:385;mso-position-horizontal-relative:page;mso-position-vertical-relative:text" coordsize="3332,385" o:allowincell="f" path="m667,94r,129l770,223,729,94e" fillcolor="#686868" stroked="f">
              <v:path arrowok="t"/>
            </v:shape>
            <v:shape id="_x0000_s3158" style="position:absolute;left:4484;top:1868;width:3332;height:385;mso-position-horizontal-relative:page;mso-position-vertical-relative:text" coordsize="3332,385" o:allowincell="f" path="m770,94r,129l832,223r,-129e" fillcolor="#686868" stroked="f">
              <v:path arrowok="t"/>
            </v:shape>
            <v:shape id="_x0000_s3159" style="position:absolute;left:4484;top:1868;width:3332;height:385;mso-position-horizontal-relative:page;mso-position-vertical-relative:text" coordsize="3332,385" o:allowincell="f" path="m1061,94r,285l1135,379r,-285e" fillcolor="#686868" stroked="f">
              <v:path arrowok="t"/>
            </v:shape>
            <v:shape id="_x0000_s3160" style="position:absolute;left:4484;top:1868;width:3332;height:385;mso-position-horizontal-relative:page;mso-position-vertical-relative:text" coordsize="3332,385" o:allowincell="f" path="m1186,94r-9,64l1302,158r-9,-64e" fillcolor="#686868" stroked="f">
              <v:path arrowok="t"/>
            </v:shape>
            <v:shape id="_x0000_s3161" style="position:absolute;left:4484;top:1868;width:3332;height:385;mso-position-horizontal-relative:page;mso-position-vertical-relative:text" coordsize="3332,385" o:allowincell="f" path="m1348,94r,228l1422,322r,-228e" fillcolor="#686868" stroked="f">
              <v:path arrowok="t"/>
            </v:shape>
            <v:shape id="_x0000_s3162" style="position:absolute;left:4484;top:1868;width:3332;height:385;mso-position-horizontal-relative:page;mso-position-vertical-relative:text" coordsize="3332,385" o:allowincell="f" path="m2185,94r,285l2259,379r,-285e" fillcolor="#686868" stroked="f">
              <v:path arrowok="t"/>
            </v:shape>
            <v:shape id="_x0000_s3163" style="position:absolute;left:4484;top:1868;width:3332;height:385;mso-position-horizontal-relative:page;mso-position-vertical-relative:text" coordsize="3332,385" o:allowincell="f" path="m2463,94r,57l2624,151r,-57e" fillcolor="#686868" stroked="f">
              <v:path arrowok="t"/>
            </v:shape>
            <v:shape id="_x0000_s3164" style="position:absolute;left:4484;top:1868;width:3332;height:385;mso-position-horizontal-relative:page;mso-position-vertical-relative:text" coordsize="3332,385" o:allowincell="f" path="m2648,94r-9,64l2764,158r-9,-64e" fillcolor="#686868" stroked="f">
              <v:path arrowok="t"/>
            </v:shape>
            <v:shape id="_x0000_s3165" style="position:absolute;left:4484;top:1868;width:3332;height:385;mso-position-horizontal-relative:page;mso-position-vertical-relative:text" coordsize="3332,385" o:allowincell="f" path="m2810,94r,129l2913,223,2872,94e" fillcolor="#686868" stroked="f">
              <v:path arrowok="t"/>
            </v:shape>
            <v:shape id="_x0000_s3166" style="position:absolute;left:4484;top:1868;width:3332;height:385;mso-position-horizontal-relative:page;mso-position-vertical-relative:text" coordsize="3332,385" o:allowincell="f" path="m2913,94r,129l2975,223r,-129e" fillcolor="#686868" stroked="f">
              <v:path arrowok="t"/>
            </v:shape>
            <v:shape id="_x0000_s3167" style="position:absolute;left:4484;top:1868;width:3332;height:385;mso-position-horizontal-relative:page;mso-position-vertical-relative:text" coordsize="3332,385" o:allowincell="f" path="m3204,94r,57l3327,151r,-57e" fillcolor="#686868" stroked="f">
              <v:path arrowok="t"/>
            </v:shape>
            <v:shape id="_x0000_s3168" style="position:absolute;left:4484;top:1868;width:3332;height:385;mso-position-horizontal-relative:page;mso-position-vertical-relative:text" coordsize="3332,385" o:allowincell="f" path="m864,137r-1,1l863,142r-1,6l861,165r-1,22l860,278r1,24l863,323r2,8l866,337r70,l934,331r,-8l934,302r,-24l934,187r,-22l934,148r,-6l935,138r1,-1e" fillcolor="#686868" stroked="f">
              <v:path arrowok="t"/>
            </v:shape>
            <v:shape id="_x0000_s3169" style="position:absolute;left:4484;top:1868;width:3332;height:385;mso-position-horizontal-relative:page;mso-position-vertical-relative:text" coordsize="3332,385" o:allowincell="f" path="m959,137r2,3l961,147r,20l961,191r,27l1035,218r,-27l1034,167r-2,-20l1030,140r-1,-3e" fillcolor="#686868" stroked="f">
              <v:path arrowok="t"/>
            </v:shape>
            <v:shape id="_x0000_s3170" style="position:absolute;left:4484;top:1868;width:3332;height:385;mso-position-horizontal-relative:page;mso-position-vertical-relative:text" coordsize="3332,385" o:allowincell="f" path="m1810,137r-1,7l1807,157r,11l1807,168r,7l1807,180r,3l1807,185r1,6l1809,196r1,1l1813,206r2,5l1817,215r5,8l1822,224r6,4l1836,235r3,3l1850,246r2,1l1858,251r6,4l1874,262r11,8l1898,280r1,1l1900,282r4,4l1906,297r,9l1906,313r,16l1902,335r-1,2l1973,337r1,-2l1975,329r1,-16l1976,306r,-9l1975,286r,-4l1975,281r-1,-1l1972,270r-1,-8l1968,255r-2,-4l1964,247r-1,-1l1956,238r-2,-3l1946,228r-5,-4l1940,223r-11,-8l1922,211r-8,-5l1901,197r-2,-1l1890,191r-7,-6l1882,183r-2,-3l1878,175r-2,-7l1876,168r,-11l1876,144r5,-7e" fillcolor="#686868" stroked="f">
              <v:path arrowok="t"/>
            </v:shape>
            <v:shape id="_x0000_s3171" style="position:absolute;left:4484;top:1868;width:3332;height:385;mso-position-horizontal-relative:page;mso-position-vertical-relative:text" coordsize="3332,385" o:allowincell="f" path="m1898,137r3,3l1901,145r,24l1901,180r69,l1970,169r-1,-24l1968,140r-1,-3e" fillcolor="#686868" stroked="f">
              <v:path arrowok="t"/>
            </v:shape>
            <v:shape id="_x0000_s3172" style="position:absolute;left:4484;top:1868;width:3332;height:385;mso-position-horizontal-relative:page;mso-position-vertical-relative:text" coordsize="3332,385" o:allowincell="f" path="m1996,137r-1,7l1993,157r,11l1993,168r,7l1993,180r,3l1993,185r1,6l1995,196r1,1l1999,206r2,5l2003,215r5,8l2009,224r5,4l2022,235r3,3l2037,246r1,1l2044,251r6,4l2060,262r12,8l2084,280r1,1l2086,282r4,4l2092,297r,9l2092,313r,16l2088,335r-1,2l2160,337r,-2l2161,329r1,-16l2162,306r,-9l2161,286r,-4l2161,281r,-1l2159,270r-2,-8l2154,255r-2,-4l2150,247r-1,-1l2143,238r-2,-3l2133,228r-6,-4l2126,223r-11,-8l2109,211r-9,-5l2087,197r-2,-1l2076,191r-7,-6l2068,183r-2,-3l2064,175r-2,-7l2062,168r,-11l2062,144r5,-7e" fillcolor="#686868" stroked="f">
              <v:path arrowok="t"/>
            </v:shape>
            <v:shape id="_x0000_s3173" style="position:absolute;left:4484;top:1868;width:3332;height:385;mso-position-horizontal-relative:page;mso-position-vertical-relative:text" coordsize="3332,385" o:allowincell="f" path="m2084,137r3,3l2087,145r,24l2087,180r69,l2156,169r-1,-24l2154,140r,-3e" fillcolor="#686868" stroked="f">
              <v:path arrowok="t"/>
            </v:shape>
            <v:shape id="_x0000_s3174" style="position:absolute;left:4484;top:1868;width:3332;height:385;mso-position-horizontal-relative:page;mso-position-vertical-relative:text" coordsize="3332,385" o:allowincell="f" path="m2286,137r-1,7l2283,157r,11l2283,168r,7l2283,180r,3l2283,185r1,6l2285,196r1,1l2289,206r2,5l2293,215r5,8l2299,224r5,4l2312,235r3,3l2326,246r2,1l2334,251r6,4l2350,262r11,8l2374,280r1,1l2376,282r4,4l2382,297r,9l2382,313r,16l2378,335r-1,2l2449,337r1,-2l2451,329r1,-16l2452,306r,-9l2451,286r,-4l2451,281r-1,-1l2448,270r-1,-8l2444,255r-2,-4l2440,247r-1,-1l2433,238r-3,-3l2422,228r-5,-4l2416,223r-11,-8l2398,211r-8,-5l2377,197r-2,-1l2366,191r-7,-6l2358,183r-2,-3l2354,175r-2,-7l2352,168r,-11l2352,144r5,-7e" fillcolor="#686868" stroked="f">
              <v:path arrowok="t"/>
            </v:shape>
            <v:shape id="_x0000_s3175" style="position:absolute;left:4484;top:1868;width:3332;height:385;mso-position-horizontal-relative:page;mso-position-vertical-relative:text" coordsize="3332,385" o:allowincell="f" path="m2374,137r3,3l2377,145r,24l2377,180r69,l2446,169r-1,-24l2444,140r-1,-3e" fillcolor="#686868" stroked="f">
              <v:path arrowok="t"/>
            </v:shape>
            <v:shape id="_x0000_s3176" style="position:absolute;left:4484;top:1868;width:3332;height:385;mso-position-horizontal-relative:page;mso-position-vertical-relative:text" coordsize="3332,385" o:allowincell="f" path="m3007,137r-1,1l3005,142r,6l3003,165r,22l3003,278r,24l3005,323r2,8l3008,337r71,l3077,331r,-8l3077,302r,-24l3077,187r,-22l3077,148r,-6l3078,138r,-1e" fillcolor="#686868" stroked="f">
              <v:path arrowok="t"/>
            </v:shape>
            <v:shape id="_x0000_s3177" style="position:absolute;left:4484;top:1868;width:3332;height:385;mso-position-horizontal-relative:page;mso-position-vertical-relative:text" coordsize="3332,385" o:allowincell="f" path="m3101,137r2,3l3103,147r,20l3103,191r,27l3177,218r,-27l3177,167r-3,-20l3173,140r-1,-3e" fillcolor="#686868" stroked="f">
              <v:path arrowok="t"/>
            </v:shape>
            <v:shape id="_x0000_s3178" style="position:absolute;left:4484;top:1868;width:3332;height:385;mso-position-horizontal-relative:page;mso-position-vertical-relative:text" coordsize="3332,385" o:allowincell="f" path="m,147r,73l159,220r,-73e" fillcolor="#686868" stroked="f">
              <v:path arrowok="t"/>
            </v:shape>
            <v:shape id="_x0000_s3179" style="position:absolute;left:4484;top:1868;width:3332;height:385;mso-position-horizontal-relative:page;mso-position-vertical-relative:text" coordsize="3332,385" o:allowincell="f" path="m2506,151r,228l2580,379r,-228e" fillcolor="#686868" stroked="f">
              <v:path arrowok="t"/>
            </v:shape>
            <v:shape id="_x0000_s3180" style="position:absolute;left:4484;top:1868;width:3332;height:385;mso-position-horizontal-relative:page;mso-position-vertical-relative:text" coordsize="3332,385" o:allowincell="f" path="m3204,151r,54l3278,205r,-54e" fillcolor="#686868" stroked="f">
              <v:path arrowok="t"/>
            </v:shape>
            <v:shape id="_x0000_s3181" style="position:absolute;left:4484;top:1868;width:3332;height:385;mso-position-horizontal-relative:page;mso-position-vertical-relative:text" coordsize="3332,385" o:allowincell="f" path="m497,158r,l493,184r-3,24l487,229r-2,18l483,264r-2,13l548,277r1,-13l550,247r2,-18l555,208r3,-24l562,158r,e" fillcolor="#686868" stroked="f">
              <v:path arrowok="t"/>
            </v:shape>
            <v:shape id="_x0000_s3182" style="position:absolute;left:4484;top:1868;width:3332;height:385;mso-position-horizontal-relative:page;mso-position-vertical-relative:text" coordsize="3332,385" o:allowincell="f" path="m562,158r1,23l565,203r2,20l569,243r2,18l573,277r66,l637,261r-3,-18l631,223r-3,-20l625,181r-3,-23e" fillcolor="#686868" stroked="f">
              <v:path arrowok="t"/>
            </v:shape>
            <v:shape id="_x0000_s3183" style="position:absolute;left:4484;top:1868;width:3332;height:385;mso-position-horizontal-relative:page;mso-position-vertical-relative:text" coordsize="3332,385" o:allowincell="f" path="m1177,158r,l1174,184r-3,24l1168,229r-2,18l1163,264r-1,13l1228,277r2,-13l1231,247r2,-18l1236,208r3,-24l1242,158r,e" fillcolor="#686868" stroked="f">
              <v:path arrowok="t"/>
            </v:shape>
            <v:shape id="_x0000_s3184" style="position:absolute;left:4484;top:1868;width:3332;height:385;mso-position-horizontal-relative:page;mso-position-vertical-relative:text" coordsize="3332,385" o:allowincell="f" path="m1242,158r2,23l1246,203r2,20l1250,243r2,18l1254,277r66,l1318,261r-3,-18l1312,223r-3,-20l1306,181r-4,-23e" fillcolor="#686868" stroked="f">
              <v:path arrowok="t"/>
            </v:shape>
            <v:shape id="_x0000_s3185" style="position:absolute;left:4484;top:1868;width:3332;height:385;mso-position-horizontal-relative:page;mso-position-vertical-relative:text" coordsize="3332,385" o:allowincell="f" path="m2639,158r,l2636,184r-3,24l2630,229r-3,18l2625,264r-2,13l2690,277r1,-13l2693,247r2,-18l2698,208r3,-24l2704,158r,e" fillcolor="#686868" stroked="f">
              <v:path arrowok="t"/>
            </v:shape>
            <v:shape id="_x0000_s3186" style="position:absolute;left:4484;top:1868;width:3332;height:385;mso-position-horizontal-relative:page;mso-position-vertical-relative:text" coordsize="3332,385" o:allowincell="f" path="m2704,158r2,23l2708,203r2,20l2712,243r2,18l2715,277r67,l2779,261r-2,-18l2774,223r-3,-20l2768,181r-4,-23e" fillcolor="#686868" stroked="f">
              <v:path arrowok="t"/>
            </v:shape>
            <v:shape id="_x0000_s3187" style="position:absolute;left:4484;top:1868;width:3332;height:385;mso-position-horizontal-relative:page;mso-position-vertical-relative:text" coordsize="3332,385" o:allowincell="f" path="m3204,205r,54l3324,259r,-54e" fillcolor="#686868" stroked="f">
              <v:path arrowok="t"/>
            </v:shape>
            <v:shape id="_x0000_s3188" style="position:absolute;left:4484;top:1868;width:3332;height:385;mso-position-horizontal-relative:page;mso-position-vertical-relative:text" coordsize="3332,385" o:allowincell="f" path="m,220l,379r98,l98,220e" fillcolor="#686868" stroked="f">
              <v:path arrowok="t"/>
            </v:shape>
            <v:shape id="_x0000_s3189" style="position:absolute;left:4484;top:1868;width:3332;height:385;mso-position-horizontal-relative:page;mso-position-vertical-relative:text" coordsize="3332,385" o:allowincell="f" path="m289,223r,27l455,250r,-27e" fillcolor="#686868" stroked="f">
              <v:path arrowok="t"/>
            </v:shape>
            <v:shape id="_x0000_s3190" style="position:absolute;left:4484;top:1868;width:3332;height:385;mso-position-horizontal-relative:page;mso-position-vertical-relative:text" coordsize="3332,385" o:allowincell="f" path="m667,223r,27l832,250r,-27e" fillcolor="#686868" stroked="f">
              <v:path arrowok="t"/>
            </v:shape>
            <v:shape id="_x0000_s3191" style="position:absolute;left:4484;top:1868;width:3332;height:385;mso-position-horizontal-relative:page;mso-position-vertical-relative:text" coordsize="3332,385" o:allowincell="f" path="m2810,223r,27l2975,250r,-27e" fillcolor="#686868" stroked="f">
              <v:path arrowok="t"/>
            </v:shape>
            <v:shape id="_x0000_s3192" style="position:absolute;left:4484;top:1868;width:3332;height:385;mso-position-horizontal-relative:page;mso-position-vertical-relative:text" coordsize="3332,385" o:allowincell="f" path="m1570,243r-9,68l1791,311r-10,-68e" fillcolor="#686868" stroked="f">
              <v:path arrowok="t"/>
            </v:shape>
            <v:shape id="_x0000_s3193" style="position:absolute;left:4484;top:1868;width:3332;height:385;mso-position-horizontal-relative:page;mso-position-vertical-relative:text" coordsize="3332,385" o:allowincell="f" path="m289,250r,129l351,379r,-129e" fillcolor="#686868" stroked="f">
              <v:path arrowok="t"/>
            </v:shape>
            <v:shape id="_x0000_s3194" style="position:absolute;left:4484;top:1868;width:3332;height:385;mso-position-horizontal-relative:page;mso-position-vertical-relative:text" coordsize="3332,385" o:allowincell="f" path="m351,250r39,129l455,379r,-129e" fillcolor="#686868" stroked="f">
              <v:path arrowok="t"/>
            </v:shape>
            <v:shape id="_x0000_s3195" style="position:absolute;left:4484;top:1868;width:3332;height:385;mso-position-horizontal-relative:page;mso-position-vertical-relative:text" coordsize="3332,385" o:allowincell="f" path="m667,250r,129l729,379r,-129e" fillcolor="#686868" stroked="f">
              <v:path arrowok="t"/>
            </v:shape>
            <v:shape id="_x0000_s3196" style="position:absolute;left:4484;top:1868;width:3332;height:385;mso-position-horizontal-relative:page;mso-position-vertical-relative:text" coordsize="3332,385" o:allowincell="f" path="m729,250r38,129l832,379r,-129e" fillcolor="#686868" stroked="f">
              <v:path arrowok="t"/>
            </v:shape>
            <v:shape id="_x0000_s3197" style="position:absolute;left:4484;top:1868;width:3332;height:385;mso-position-horizontal-relative:page;mso-position-vertical-relative:text" coordsize="3332,385" o:allowincell="f" path="m2810,250r,129l2872,379r,-129e" fillcolor="#686868" stroked="f">
              <v:path arrowok="t"/>
            </v:shape>
            <v:shape id="_x0000_s3198" style="position:absolute;left:4484;top:1868;width:3332;height:385;mso-position-horizontal-relative:page;mso-position-vertical-relative:text" coordsize="3332,385" o:allowincell="f" path="m2872,250r38,129l2975,379r,-129e" fillcolor="#686868" stroked="f">
              <v:path arrowok="t"/>
            </v:shape>
            <v:shape id="_x0000_s3199" style="position:absolute;left:4484;top:1868;width:3332;height:385;mso-position-horizontal-relative:page;mso-position-vertical-relative:text" coordsize="3332,385" o:allowincell="f" path="m3204,259r,63l3278,322r,-63e" fillcolor="#686868" stroked="f">
              <v:path arrowok="t"/>
            </v:shape>
            <v:shape id="_x0000_s3200" style="position:absolute;left:4484;top:1868;width:3332;height:385;mso-position-horizontal-relative:page;mso-position-vertical-relative:text" coordsize="3332,385" o:allowincell="f" path="m961,265r,15l961,305r,19l961,332r-2,5l1029,337r1,-5l1032,324r2,-19l1035,280r,-15e" fillcolor="#686868" stroked="f">
              <v:path arrowok="t"/>
            </v:shape>
            <v:shape id="_x0000_s3201" style="position:absolute;left:4484;top:1868;width:3332;height:385;mso-position-horizontal-relative:page;mso-position-vertical-relative:text" coordsize="3332,385" o:allowincell="f" path="m3103,265r,15l3103,305r,19l3103,332r-2,5l3172,337r1,-5l3175,324r2,-19l3177,280r,-15e" fillcolor="#686868" stroked="f">
              <v:path arrowok="t"/>
            </v:shape>
            <v:shape id="_x0000_s3202" style="position:absolute;left:4484;top:1868;width:3332;height:385;mso-position-horizontal-relative:page;mso-position-vertical-relative:text" coordsize="3332,385" o:allowincell="f" path="m1809,277r,19l1810,319r3,14l1813,337r68,l1878,333r,-14l1878,296r,-19e" fillcolor="#686868" stroked="f">
              <v:path arrowok="t"/>
            </v:shape>
            <v:shape id="_x0000_s3203" style="position:absolute;left:4484;top:1868;width:3332;height:385;mso-position-horizontal-relative:page;mso-position-vertical-relative:text" coordsize="3332,385" o:allowincell="f" path="m1995,277r,19l1996,319r3,14l1999,337r69,l2064,333r,-14l2064,296r,-19e" fillcolor="#686868" stroked="f">
              <v:path arrowok="t"/>
            </v:shape>
            <v:shape id="_x0000_s3204" style="position:absolute;left:4484;top:1868;width:3332;height:385;mso-position-horizontal-relative:page;mso-position-vertical-relative:text" coordsize="3332,385" o:allowincell="f" path="m2285,277r,19l2286,319r3,14l2289,337r68,l2354,333r,-14l2354,296r,-19e" fillcolor="#686868" stroked="f">
              <v:path arrowok="t"/>
            </v:shape>
            <v:shape id="_x0000_s3205" style="position:absolute;left:4484;top:1868;width:3332;height:385;mso-position-horizontal-relative:page;mso-position-vertical-relative:text" coordsize="3332,385" o:allowincell="f" path="m481,277r-7,51l647,328r-8,-51e" fillcolor="#686868" stroked="f">
              <v:path arrowok="t"/>
            </v:shape>
            <v:shape id="_x0000_s3206" style="position:absolute;left:4484;top:1868;width:3332;height:385;mso-position-horizontal-relative:page;mso-position-vertical-relative:text" coordsize="3332,385" o:allowincell="f" path="m1162,277r-7,51l1328,328r-8,-51e" fillcolor="#686868" stroked="f">
              <v:path arrowok="t"/>
            </v:shape>
            <v:shape id="_x0000_s3207" style="position:absolute;left:4484;top:1868;width:3332;height:385;mso-position-horizontal-relative:page;mso-position-vertical-relative:text" coordsize="3332,385" o:allowincell="f" path="m2623,277r-6,51l2789,328r-7,-51e" fillcolor="#686868" stroked="f">
              <v:path arrowok="t"/>
            </v:shape>
            <v:shape id="_x0000_s3208" style="position:absolute;left:4484;top:1868;width:3332;height:385;mso-position-horizontal-relative:page;mso-position-vertical-relative:text" coordsize="3332,385" o:allowincell="f" path="m1561,311r-9,68l1654,379r6,-68e" fillcolor="#686868" stroked="f">
              <v:path arrowok="t"/>
            </v:shape>
            <v:shape id="_x0000_s3209" style="position:absolute;left:4484;top:1868;width:3332;height:385;mso-position-horizontal-relative:page;mso-position-vertical-relative:text" coordsize="3332,385" o:allowincell="f" path="m1695,311r5,68l1801,379r-10,-68e" fillcolor="#686868" stroked="f">
              <v:path arrowok="t"/>
            </v:shape>
            <v:shape id="_x0000_s3210" style="position:absolute;left:4484;top:1868;width:3332;height:385;mso-position-horizontal-relative:page;mso-position-vertical-relative:text" coordsize="3332,385" o:allowincell="f" path="m1348,322r,57l1467,379r,-57e" fillcolor="#686868" stroked="f">
              <v:path arrowok="t"/>
            </v:shape>
            <v:shape id="_x0000_s3211" style="position:absolute;left:4484;top:1868;width:3332;height:385;mso-position-horizontal-relative:page;mso-position-vertical-relative:text" coordsize="3332,385" o:allowincell="f" path="m3204,322r,57l3332,379r,-57e" fillcolor="#686868" stroked="f">
              <v:path arrowok="t"/>
            </v:shape>
            <v:shape id="_x0000_s3212" style="position:absolute;left:4484;top:1868;width:3332;height:385;mso-position-horizontal-relative:page;mso-position-vertical-relative:text" coordsize="3332,385" o:allowincell="f" path="m474,328r-7,51l544,379r4,-51e" fillcolor="#686868" stroked="f">
              <v:path arrowok="t"/>
            </v:shape>
            <v:shape id="_x0000_s3213" style="position:absolute;left:4484;top:1868;width:3332;height:385;mso-position-horizontal-relative:page;mso-position-vertical-relative:text" coordsize="3332,385" o:allowincell="f" path="m575,328r4,51l654,379r-7,-51e" fillcolor="#686868" stroked="f">
              <v:path arrowok="t"/>
            </v:shape>
            <v:shape id="_x0000_s3214" style="position:absolute;left:4484;top:1868;width:3332;height:385;mso-position-horizontal-relative:page;mso-position-vertical-relative:text" coordsize="3332,385" o:allowincell="f" path="m1155,328r-7,51l1225,379r4,-51e" fillcolor="#686868" stroked="f">
              <v:path arrowok="t"/>
            </v:shape>
            <v:shape id="_x0000_s3215" style="position:absolute;left:4484;top:1868;width:3332;height:385;mso-position-horizontal-relative:page;mso-position-vertical-relative:text" coordsize="3332,385" o:allowincell="f" path="m1256,328r3,51l1335,379r-7,-51e" fillcolor="#686868" stroked="f">
              <v:path arrowok="t"/>
            </v:shape>
            <v:shape id="_x0000_s3216" style="position:absolute;left:4484;top:1868;width:3332;height:385;mso-position-horizontal-relative:page;mso-position-vertical-relative:text" coordsize="3332,385" o:allowincell="f" path="m2617,328r-7,51l2687,379r4,-51e" fillcolor="#686868" stroked="f">
              <v:path arrowok="t"/>
            </v:shape>
            <v:shape id="_x0000_s3217" style="position:absolute;left:4484;top:1868;width:3332;height:385;mso-position-horizontal-relative:page;mso-position-vertical-relative:text" coordsize="3332,385" o:allowincell="f" path="m2718,328r3,51l2797,379r-8,-51e" fillcolor="#686868" stroked="f">
              <v:path arrowok="t"/>
            </v:shape>
            <v:shape id="_x0000_s3218" style="position:absolute;left:4484;top:1868;width:3332;height:385;mso-position-horizontal-relative:page;mso-position-vertical-relative:text" coordsize="3332,385" o:allowincell="f" path="m866,337r,1l866,339r1,1l867,341r9,16l876,358r15,13l892,371r3,2l905,377r7,3l926,383r6,1l948,385r10,-1l970,383r10,-3l989,377r8,-4l1000,371r1,l1017,358r1,-1l1028,341r,-1l1029,339r,-1l1029,337e" fillcolor="#686868" stroked="f">
              <v:path arrowok="t"/>
            </v:shape>
            <v:shape id="_x0000_s3219" style="position:absolute;left:4484;top:1868;width:3332;height:385;mso-position-horizontal-relative:page;mso-position-vertical-relative:text" coordsize="3332,385" o:allowincell="f" path="m1813,337r,1l1816,345r2,6l1820,357r4,4l1829,366r5,3l1843,374r4,1l1855,378r6,3l1875,383r6,1l1894,385r8,-1l1915,383r10,-2l1934,378r7,-3l1944,374r11,-5l1958,366r6,-5l1966,357r3,-6l1971,345r2,-7l1973,337e" fillcolor="#686868" stroked="f">
              <v:path arrowok="t"/>
            </v:shape>
            <v:shape id="_x0000_s3220" style="position:absolute;left:4484;top:1868;width:3332;height:385;mso-position-horizontal-relative:page;mso-position-vertical-relative:text" coordsize="3332,385" o:allowincell="f" path="m1999,337r1,1l2002,345r2,6l2006,357r4,4l2015,366r5,3l2030,374r3,1l2041,378r6,3l2061,383r6,1l2080,385r8,-1l2101,383r10,-2l2120,378r8,-3l2131,374r10,-5l2144,366r6,-5l2152,357r3,-6l2157,345r2,-7l2160,337e" fillcolor="#686868" stroked="f">
              <v:path arrowok="t"/>
            </v:shape>
            <v:shape id="_x0000_s3221" style="position:absolute;left:4484;top:1868;width:3332;height:385;mso-position-horizontal-relative:page;mso-position-vertical-relative:text" coordsize="3332,385" o:allowincell="f" path="m2289,337r,1l2292,345r2,6l2296,357r4,4l2305,366r5,3l2319,374r4,1l2331,378r6,3l2351,383r6,1l2370,385r8,-1l2391,383r10,-2l2410,378r8,-3l2420,374r11,-5l2434,366r6,-5l2442,357r3,-6l2447,345r2,-7l2449,337e" fillcolor="#686868" stroked="f">
              <v:path arrowok="t"/>
            </v:shape>
            <v:shape id="_x0000_s3222" style="position:absolute;left:4484;top:1868;width:3332;height:385;mso-position-horizontal-relative:page;mso-position-vertical-relative:text" coordsize="3332,385" o:allowincell="f" path="m3008,337r1,1l3009,339r,1l3010,341r8,16l3019,358r15,13l3034,371r3,2l3048,377r6,3l3069,383r5,1l3091,385r10,-1l3113,383r9,-3l3132,377r8,-4l3143,371r1,l3159,358r1,-1l3170,341r1,-1l3171,339r,-1l3172,337e" fillcolor="#686868" stroked="f">
              <v:path arrowok="t"/>
            </v:shape>
            <w10:wrap anchorx="page"/>
          </v:group>
        </w:pict>
      </w:r>
      <w:r>
        <w:rPr>
          <w:rFonts w:ascii="Times New Roman" w:hAnsi="Times New Roman"/>
          <w:b/>
          <w:bCs/>
          <w:color w:val="191919"/>
          <w:spacing w:val="-15"/>
          <w:sz w:val="20"/>
          <w:szCs w:val="20"/>
        </w:rPr>
        <w:t>T</w:t>
      </w:r>
      <w:r>
        <w:rPr>
          <w:rFonts w:ascii="Times New Roman" w:hAnsi="Times New Roman"/>
          <w:b/>
          <w:bCs/>
          <w:color w:val="191919"/>
          <w:sz w:val="20"/>
          <w:szCs w:val="20"/>
        </w:rPr>
        <w:t>ranscript Fee</w:t>
      </w:r>
    </w:p>
    <w:p w:rsidR="00F42301" w:rsidRDefault="00F42301" w:rsidP="0055783E">
      <w:pPr>
        <w:widowControl w:val="0"/>
        <w:autoSpaceDE w:val="0"/>
        <w:autoSpaceDN w:val="0"/>
        <w:adjustRightInd w:val="0"/>
        <w:spacing w:before="10" w:after="0" w:line="250" w:lineRule="auto"/>
        <w:ind w:left="1925" w:right="937" w:firstLine="360"/>
        <w:rPr>
          <w:rFonts w:ascii="Times New Roman" w:hAnsi="Times New Roman"/>
          <w:color w:val="000000"/>
          <w:sz w:val="20"/>
          <w:szCs w:val="20"/>
        </w:rPr>
      </w:pPr>
      <w:r w:rsidRPr="00C34688">
        <w:rPr>
          <w:rFonts w:ascii="Calibri" w:hAnsi="Calibri"/>
          <w:noProof/>
          <w:lang w:eastAsia="en-US"/>
        </w:rPr>
        <w:pict>
          <v:shape id="_x0000_s3224" type="#_x0000_t202" style="position:absolute;left:0;text-align:left;margin-left:19.8pt;margin-top:18.55pt;width:1in;height:144.05pt;z-index:-251658240;mso-position-horizontal-relative:page" o:allowincell="f" filled="f" stroked="f">
            <v:textbox style="layout-flow:vertical;mso-layout-flow-alt:bottom-to-top" inset="0,0,0,0">
              <w:txbxContent>
                <w:p w:rsidR="00F42301" w:rsidRDefault="00F42301" w:rsidP="0055783E">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S</w:t>
                  </w:r>
                  <w:r>
                    <w:rPr>
                      <w:rFonts w:ascii="Impact" w:hAnsi="Impact" w:cs="Impact"/>
                      <w:color w:val="A3A3A3"/>
                      <w:spacing w:val="-176"/>
                      <w:position w:val="1"/>
                      <w:sz w:val="140"/>
                      <w:szCs w:val="140"/>
                    </w:rPr>
                    <w:t xml:space="preserve"> </w:t>
                  </w:r>
                  <w:r>
                    <w:rPr>
                      <w:rFonts w:ascii="Impact" w:hAnsi="Impact" w:cs="Impact"/>
                      <w:color w:val="A3A3A3"/>
                      <w:spacing w:val="28"/>
                      <w:position w:val="1"/>
                      <w:sz w:val="105"/>
                      <w:szCs w:val="105"/>
                    </w:rPr>
                    <w:t>T</w:t>
                  </w:r>
                  <w:r>
                    <w:rPr>
                      <w:rFonts w:ascii="Impact" w:hAnsi="Impact" w:cs="Impact"/>
                      <w:color w:val="A3A3A3"/>
                      <w:spacing w:val="12"/>
                      <w:position w:val="1"/>
                      <w:sz w:val="105"/>
                      <w:szCs w:val="105"/>
                    </w:rPr>
                    <w:t>A</w:t>
                  </w:r>
                  <w:r>
                    <w:rPr>
                      <w:rFonts w:ascii="Impact" w:hAnsi="Impact" w:cs="Impact"/>
                      <w:color w:val="A3A3A3"/>
                      <w:position w:val="1"/>
                      <w:sz w:val="105"/>
                      <w:szCs w:val="105"/>
                    </w:rPr>
                    <w:t>T</w:t>
                  </w:r>
                  <w:r>
                    <w:rPr>
                      <w:rFonts w:ascii="Impact" w:hAnsi="Impact" w:cs="Impact"/>
                      <w:color w:val="A3A3A3"/>
                      <w:spacing w:val="-115"/>
                      <w:position w:val="1"/>
                      <w:sz w:val="105"/>
                      <w:szCs w:val="105"/>
                    </w:rPr>
                    <w:t xml:space="preserve"> </w:t>
                  </w:r>
                  <w:r>
                    <w:rPr>
                      <w:rFonts w:ascii="Impact" w:hAnsi="Impact" w:cs="Impact"/>
                      <w:color w:val="A3A3A3"/>
                      <w:position w:val="1"/>
                      <w:sz w:val="105"/>
                      <w:szCs w:val="105"/>
                    </w:rPr>
                    <w:t>E</w:t>
                  </w:r>
                </w:p>
              </w:txbxContent>
            </v:textbox>
            <w10:wrap anchorx="page"/>
          </v:shape>
        </w:pict>
      </w:r>
      <w:r w:rsidRPr="00C34688">
        <w:rPr>
          <w:rFonts w:ascii="Calibri" w:hAnsi="Calibri"/>
          <w:noProof/>
          <w:lang w:eastAsia="en-US"/>
        </w:rPr>
        <w:pict>
          <v:shape id="_x0000_s3225" type="#_x0000_t202" style="position:absolute;left:0;text-align:left;margin-left:19.8pt;margin-top:-284.35pt;width:1in;height:285.55pt;z-index:-251658240;mso-position-horizontal-relative:page" o:allowincell="f" filled="f" stroked="f">
            <v:textbox style="layout-flow:vertical;mso-layout-flow-alt:bottom-to-top" inset="0,0,0,0">
              <w:txbxContent>
                <w:p w:rsidR="00F42301" w:rsidRDefault="00F42301" w:rsidP="0055783E">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U</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NIVERSI</w:t>
                  </w:r>
                  <w:r>
                    <w:rPr>
                      <w:rFonts w:ascii="Impact" w:hAnsi="Impact" w:cs="Impact"/>
                      <w:color w:val="A3A3A3"/>
                      <w:position w:val="1"/>
                      <w:sz w:val="105"/>
                      <w:szCs w:val="105"/>
                    </w:rPr>
                    <w:t>T</w:t>
                  </w:r>
                  <w:r>
                    <w:rPr>
                      <w:rFonts w:ascii="Impact" w:hAnsi="Impact" w:cs="Impact"/>
                      <w:color w:val="A3A3A3"/>
                      <w:spacing w:val="-88"/>
                      <w:position w:val="1"/>
                      <w:sz w:val="105"/>
                      <w:szCs w:val="105"/>
                    </w:rPr>
                    <w:t xml:space="preserve"> </w:t>
                  </w:r>
                  <w:r>
                    <w:rPr>
                      <w:rFonts w:ascii="Impact" w:hAnsi="Impact" w:cs="Impact"/>
                      <w:color w:val="A3A3A3"/>
                      <w:position w:val="1"/>
                      <w:sz w:val="105"/>
                      <w:szCs w:val="105"/>
                    </w:rPr>
                    <w:t>Y</w:t>
                  </w:r>
                </w:p>
              </w:txbxContent>
            </v:textbox>
            <w10:wrap anchorx="page"/>
          </v:shape>
        </w:pict>
      </w:r>
      <w:r>
        <w:rPr>
          <w:rFonts w:ascii="Times New Roman" w:hAnsi="Times New Roman"/>
          <w:color w:val="191919"/>
          <w:sz w:val="20"/>
          <w:szCs w:val="20"/>
        </w:rPr>
        <w:t>Students may request "student copies" or "transmittal of o</w:t>
      </w:r>
      <w:r>
        <w:rPr>
          <w:rFonts w:ascii="Times New Roman" w:hAnsi="Times New Roman"/>
          <w:color w:val="191919"/>
          <w:spacing w:val="-4"/>
          <w:sz w:val="20"/>
          <w:szCs w:val="20"/>
        </w:rPr>
        <w:t>f</w:t>
      </w:r>
      <w:r>
        <w:rPr>
          <w:rFonts w:ascii="Times New Roman" w:hAnsi="Times New Roman"/>
          <w:color w:val="191919"/>
          <w:sz w:val="20"/>
          <w:szCs w:val="20"/>
        </w:rPr>
        <w:t>fice copies" of their permanent ac- ademic listing of credits (transcripts) at the O</w:t>
      </w:r>
      <w:r>
        <w:rPr>
          <w:rFonts w:ascii="Times New Roman" w:hAnsi="Times New Roman"/>
          <w:color w:val="191919"/>
          <w:spacing w:val="-4"/>
          <w:sz w:val="20"/>
          <w:szCs w:val="20"/>
        </w:rPr>
        <w:t>f</w:t>
      </w:r>
      <w:r>
        <w:rPr>
          <w:rFonts w:ascii="Times New Roman" w:hAnsi="Times New Roman"/>
          <w:color w:val="191919"/>
          <w:sz w:val="20"/>
          <w:szCs w:val="20"/>
        </w:rPr>
        <w:t xml:space="preserve">fice of </w:t>
      </w:r>
      <w:del w:id="19" w:author="jhawkins" w:date="2011-04-04T17:27:00Z">
        <w:r w:rsidDel="00D85CB4">
          <w:rPr>
            <w:rFonts w:ascii="Times New Roman" w:hAnsi="Times New Roman"/>
            <w:color w:val="191919"/>
            <w:sz w:val="20"/>
            <w:szCs w:val="20"/>
          </w:rPr>
          <w:delText xml:space="preserve">the </w:delText>
        </w:r>
      </w:del>
      <w:ins w:id="20" w:author="jhawkins" w:date="2011-04-04T17:27:00Z">
        <w:r>
          <w:rPr>
            <w:rFonts w:ascii="Times New Roman" w:hAnsi="Times New Roman"/>
            <w:color w:val="191919"/>
            <w:sz w:val="20"/>
            <w:szCs w:val="20"/>
          </w:rPr>
          <w:t xml:space="preserve"> Academic Services and </w:t>
        </w:r>
      </w:ins>
      <w:r>
        <w:rPr>
          <w:rFonts w:ascii="Times New Roman" w:hAnsi="Times New Roman"/>
          <w:color w:val="191919"/>
          <w:sz w:val="20"/>
          <w:szCs w:val="20"/>
        </w:rPr>
        <w:t>Registra</w:t>
      </w:r>
      <w:r>
        <w:rPr>
          <w:rFonts w:ascii="Times New Roman" w:hAnsi="Times New Roman"/>
          <w:color w:val="191919"/>
          <w:spacing w:val="-11"/>
          <w:sz w:val="20"/>
          <w:szCs w:val="20"/>
        </w:rPr>
        <w:t>r</w:t>
      </w:r>
      <w:r>
        <w:rPr>
          <w:rFonts w:ascii="Times New Roman" w:hAnsi="Times New Roman"/>
          <w:color w:val="191919"/>
          <w:sz w:val="20"/>
          <w:szCs w:val="20"/>
        </w:rPr>
        <w:t>.   No fee is cha</w:t>
      </w:r>
      <w:r>
        <w:rPr>
          <w:rFonts w:ascii="Times New Roman" w:hAnsi="Times New Roman"/>
          <w:color w:val="191919"/>
          <w:spacing w:val="-4"/>
          <w:sz w:val="20"/>
          <w:szCs w:val="20"/>
        </w:rPr>
        <w:t>r</w:t>
      </w:r>
      <w:r>
        <w:rPr>
          <w:rFonts w:ascii="Times New Roman" w:hAnsi="Times New Roman"/>
          <w:color w:val="191919"/>
          <w:sz w:val="20"/>
          <w:szCs w:val="20"/>
        </w:rPr>
        <w:t>ged for the first cop</w:t>
      </w:r>
      <w:r>
        <w:rPr>
          <w:rFonts w:ascii="Times New Roman" w:hAnsi="Times New Roman"/>
          <w:color w:val="191919"/>
          <w:spacing w:val="-13"/>
          <w:sz w:val="20"/>
          <w:szCs w:val="20"/>
        </w:rPr>
        <w:t>y</w:t>
      </w:r>
      <w:r>
        <w:rPr>
          <w:rFonts w:ascii="Times New Roman" w:hAnsi="Times New Roman"/>
          <w:color w:val="191919"/>
          <w:sz w:val="20"/>
          <w:szCs w:val="20"/>
        </w:rPr>
        <w:t xml:space="preserve">. </w:t>
      </w:r>
      <w:r>
        <w:rPr>
          <w:rFonts w:ascii="Times New Roman" w:hAnsi="Times New Roman"/>
          <w:color w:val="191919"/>
          <w:spacing w:val="39"/>
          <w:sz w:val="20"/>
          <w:szCs w:val="20"/>
        </w:rPr>
        <w:t xml:space="preserve"> </w:t>
      </w:r>
      <w:r>
        <w:rPr>
          <w:rFonts w:ascii="Times New Roman" w:hAnsi="Times New Roman"/>
          <w:color w:val="191919"/>
          <w:sz w:val="20"/>
          <w:szCs w:val="20"/>
        </w:rPr>
        <w:t>A</w:t>
      </w:r>
      <w:r>
        <w:rPr>
          <w:rFonts w:ascii="Times New Roman" w:hAnsi="Times New Roman"/>
          <w:color w:val="191919"/>
          <w:spacing w:val="-11"/>
          <w:sz w:val="20"/>
          <w:szCs w:val="20"/>
        </w:rPr>
        <w:t xml:space="preserve"> </w:t>
      </w:r>
      <w:r>
        <w:rPr>
          <w:rFonts w:ascii="Times New Roman" w:hAnsi="Times New Roman"/>
          <w:color w:val="191919"/>
          <w:sz w:val="20"/>
          <w:szCs w:val="20"/>
        </w:rPr>
        <w:t>fee of $3 (three dollars) is cha</w:t>
      </w:r>
      <w:r>
        <w:rPr>
          <w:rFonts w:ascii="Times New Roman" w:hAnsi="Times New Roman"/>
          <w:color w:val="191919"/>
          <w:spacing w:val="-4"/>
          <w:sz w:val="20"/>
          <w:szCs w:val="20"/>
        </w:rPr>
        <w:t>r</w:t>
      </w:r>
      <w:r>
        <w:rPr>
          <w:rFonts w:ascii="Times New Roman" w:hAnsi="Times New Roman"/>
          <w:color w:val="191919"/>
          <w:sz w:val="20"/>
          <w:szCs w:val="20"/>
        </w:rPr>
        <w:t>ged for each additional transcript. Five to seven working days should be allowed for the processing of an "o</w:t>
      </w:r>
      <w:r>
        <w:rPr>
          <w:rFonts w:ascii="Times New Roman" w:hAnsi="Times New Roman"/>
          <w:color w:val="191919"/>
          <w:spacing w:val="-4"/>
          <w:sz w:val="20"/>
          <w:szCs w:val="20"/>
        </w:rPr>
        <w:t>f</w:t>
      </w:r>
      <w:r>
        <w:rPr>
          <w:rFonts w:ascii="Times New Roman" w:hAnsi="Times New Roman"/>
          <w:color w:val="191919"/>
          <w:sz w:val="20"/>
          <w:szCs w:val="20"/>
        </w:rPr>
        <w:t xml:space="preserve">ficial" transcript. </w:t>
      </w:r>
      <w:r>
        <w:rPr>
          <w:rFonts w:ascii="Times New Roman" w:hAnsi="Times New Roman"/>
          <w:color w:val="191919"/>
          <w:spacing w:val="39"/>
          <w:sz w:val="20"/>
          <w:szCs w:val="20"/>
        </w:rPr>
        <w:t xml:space="preserve"> </w:t>
      </w:r>
      <w:r>
        <w:rPr>
          <w:rFonts w:ascii="Times New Roman" w:hAnsi="Times New Roman"/>
          <w:color w:val="191919"/>
          <w:sz w:val="20"/>
          <w:szCs w:val="20"/>
        </w:rPr>
        <w:t>ASU transcripts may be o</w:t>
      </w:r>
      <w:r>
        <w:rPr>
          <w:rFonts w:ascii="Times New Roman" w:hAnsi="Times New Roman"/>
          <w:color w:val="191919"/>
          <w:spacing w:val="-4"/>
          <w:sz w:val="20"/>
          <w:szCs w:val="20"/>
        </w:rPr>
        <w:t>r</w:t>
      </w:r>
      <w:r>
        <w:rPr>
          <w:rFonts w:ascii="Times New Roman" w:hAnsi="Times New Roman"/>
          <w:color w:val="191919"/>
          <w:sz w:val="20"/>
          <w:szCs w:val="20"/>
        </w:rPr>
        <w:t>- dered for the student's Graduate School file through the Graduate School O</w:t>
      </w:r>
      <w:r>
        <w:rPr>
          <w:rFonts w:ascii="Times New Roman" w:hAnsi="Times New Roman"/>
          <w:color w:val="191919"/>
          <w:spacing w:val="-4"/>
          <w:sz w:val="20"/>
          <w:szCs w:val="20"/>
        </w:rPr>
        <w:t>f</w:t>
      </w:r>
      <w:r>
        <w:rPr>
          <w:rFonts w:ascii="Times New Roman" w:hAnsi="Times New Roman"/>
          <w:color w:val="191919"/>
          <w:sz w:val="20"/>
          <w:szCs w:val="20"/>
        </w:rPr>
        <w:t>fice at no cha</w:t>
      </w:r>
      <w:r>
        <w:rPr>
          <w:rFonts w:ascii="Times New Roman" w:hAnsi="Times New Roman"/>
          <w:color w:val="191919"/>
          <w:spacing w:val="-4"/>
          <w:sz w:val="20"/>
          <w:szCs w:val="20"/>
        </w:rPr>
        <w:t>r</w:t>
      </w:r>
      <w:r>
        <w:rPr>
          <w:rFonts w:ascii="Times New Roman" w:hAnsi="Times New Roman"/>
          <w:color w:val="191919"/>
          <w:sz w:val="20"/>
          <w:szCs w:val="20"/>
        </w:rPr>
        <w:t>ge.</w:t>
      </w:r>
    </w:p>
    <w:p w:rsidR="00F42301" w:rsidRDefault="00F42301" w:rsidP="0055783E">
      <w:pPr>
        <w:widowControl w:val="0"/>
        <w:autoSpaceDE w:val="0"/>
        <w:autoSpaceDN w:val="0"/>
        <w:adjustRightInd w:val="0"/>
        <w:spacing w:after="0" w:line="160" w:lineRule="exact"/>
        <w:rPr>
          <w:rFonts w:ascii="Times New Roman" w:hAnsi="Times New Roman"/>
          <w:color w:val="000000"/>
          <w:sz w:val="16"/>
          <w:szCs w:val="16"/>
        </w:rPr>
      </w:pPr>
    </w:p>
    <w:p w:rsidR="00F42301" w:rsidRDefault="00F42301" w:rsidP="0055783E">
      <w:pPr>
        <w:widowControl w:val="0"/>
        <w:autoSpaceDE w:val="0"/>
        <w:autoSpaceDN w:val="0"/>
        <w:adjustRightInd w:val="0"/>
        <w:spacing w:after="0" w:line="200" w:lineRule="exact"/>
        <w:rPr>
          <w:rFonts w:ascii="Times New Roman" w:hAnsi="Times New Roman"/>
          <w:color w:val="000000"/>
          <w:sz w:val="20"/>
          <w:szCs w:val="20"/>
        </w:rPr>
      </w:pPr>
    </w:p>
    <w:p w:rsidR="00F42301" w:rsidRDefault="00F42301" w:rsidP="0055783E">
      <w:pPr>
        <w:widowControl w:val="0"/>
        <w:autoSpaceDE w:val="0"/>
        <w:autoSpaceDN w:val="0"/>
        <w:adjustRightInd w:val="0"/>
        <w:spacing w:after="0" w:line="200" w:lineRule="exact"/>
        <w:rPr>
          <w:rFonts w:ascii="Times New Roman" w:hAnsi="Times New Roman"/>
          <w:color w:val="000000"/>
          <w:sz w:val="20"/>
          <w:szCs w:val="20"/>
        </w:rPr>
      </w:pPr>
    </w:p>
    <w:p w:rsidR="00F42301" w:rsidRDefault="00F42301" w:rsidP="0055783E">
      <w:pPr>
        <w:widowControl w:val="0"/>
        <w:autoSpaceDE w:val="0"/>
        <w:autoSpaceDN w:val="0"/>
        <w:adjustRightInd w:val="0"/>
        <w:spacing w:after="0" w:line="200" w:lineRule="exact"/>
        <w:rPr>
          <w:rFonts w:ascii="Times New Roman" w:hAnsi="Times New Roman"/>
          <w:color w:val="000000"/>
          <w:sz w:val="20"/>
          <w:szCs w:val="20"/>
        </w:rPr>
      </w:pPr>
    </w:p>
    <w:p w:rsidR="00F42301" w:rsidRDefault="00F42301" w:rsidP="0055783E">
      <w:pPr>
        <w:widowControl w:val="0"/>
        <w:autoSpaceDE w:val="0"/>
        <w:autoSpaceDN w:val="0"/>
        <w:adjustRightInd w:val="0"/>
        <w:spacing w:after="0" w:line="200" w:lineRule="exact"/>
        <w:rPr>
          <w:rFonts w:ascii="Times New Roman" w:hAnsi="Times New Roman"/>
          <w:color w:val="000000"/>
          <w:sz w:val="20"/>
          <w:szCs w:val="20"/>
        </w:rPr>
      </w:pPr>
    </w:p>
    <w:p w:rsidR="00F42301" w:rsidRDefault="00F42301" w:rsidP="0055783E">
      <w:pPr>
        <w:widowControl w:val="0"/>
        <w:autoSpaceDE w:val="0"/>
        <w:autoSpaceDN w:val="0"/>
        <w:adjustRightInd w:val="0"/>
        <w:spacing w:after="0" w:line="250" w:lineRule="auto"/>
        <w:ind w:left="1925" w:right="1118" w:firstLine="360"/>
        <w:jc w:val="both"/>
        <w:rPr>
          <w:rFonts w:ascii="Times New Roman" w:hAnsi="Times New Roman"/>
          <w:color w:val="000000"/>
          <w:sz w:val="20"/>
          <w:szCs w:val="20"/>
        </w:rPr>
      </w:pPr>
      <w:r>
        <w:rPr>
          <w:rFonts w:ascii="Times New Roman" w:hAnsi="Times New Roman"/>
          <w:color w:val="191919"/>
          <w:sz w:val="20"/>
          <w:szCs w:val="20"/>
        </w:rPr>
        <w:t>Albany State University provides financial assistance for promising students who, without such help, would be unable to attend.</w:t>
      </w:r>
      <w:r>
        <w:rPr>
          <w:rFonts w:ascii="Times New Roman" w:hAnsi="Times New Roman"/>
          <w:color w:val="191919"/>
          <w:spacing w:val="-3"/>
          <w:sz w:val="20"/>
          <w:szCs w:val="20"/>
        </w:rPr>
        <w:t xml:space="preserve"> </w:t>
      </w:r>
      <w:r>
        <w:rPr>
          <w:rFonts w:ascii="Times New Roman" w:hAnsi="Times New Roman"/>
          <w:color w:val="191919"/>
          <w:sz w:val="20"/>
          <w:szCs w:val="20"/>
        </w:rPr>
        <w:t>The University believes, howeve</w:t>
      </w:r>
      <w:r>
        <w:rPr>
          <w:rFonts w:ascii="Times New Roman" w:hAnsi="Times New Roman"/>
          <w:color w:val="191919"/>
          <w:spacing w:val="-8"/>
          <w:sz w:val="20"/>
          <w:szCs w:val="20"/>
        </w:rPr>
        <w:t>r</w:t>
      </w:r>
      <w:r>
        <w:rPr>
          <w:rFonts w:ascii="Times New Roman" w:hAnsi="Times New Roman"/>
          <w:color w:val="191919"/>
          <w:sz w:val="20"/>
          <w:szCs w:val="20"/>
        </w:rPr>
        <w:t>, that the student is, first and foremost, responsible for financing his or her education.</w:t>
      </w:r>
    </w:p>
    <w:p w:rsidR="00F42301" w:rsidRDefault="00F42301" w:rsidP="0055783E">
      <w:pPr>
        <w:widowControl w:val="0"/>
        <w:autoSpaceDE w:val="0"/>
        <w:autoSpaceDN w:val="0"/>
        <w:adjustRightInd w:val="0"/>
        <w:spacing w:after="0" w:line="250" w:lineRule="auto"/>
        <w:ind w:left="1925" w:right="912" w:firstLine="360"/>
        <w:jc w:val="both"/>
        <w:rPr>
          <w:rFonts w:ascii="Times New Roman" w:hAnsi="Times New Roman"/>
          <w:color w:val="000000"/>
          <w:sz w:val="20"/>
          <w:szCs w:val="20"/>
        </w:rPr>
      </w:pPr>
      <w:r w:rsidRPr="00C34688">
        <w:rPr>
          <w:rFonts w:ascii="Calibri" w:hAnsi="Calibri"/>
          <w:noProof/>
          <w:lang w:eastAsia="en-US"/>
        </w:rPr>
        <w:pict>
          <v:shape id="_x0000_s3223" type="#_x0000_t202" style="position:absolute;left:0;text-align:left;margin-left:19.8pt;margin-top:31.95pt;width:1in;height:187.45pt;z-index:-251658240;mso-position-horizontal-relative:page" o:allowincell="f" filled="f" stroked="f">
            <v:textbox style="layout-flow:vertical;mso-layout-flow-alt:bottom-to-top" inset="0,0,0,0">
              <w:txbxContent>
                <w:p w:rsidR="00F42301" w:rsidRDefault="00F42301" w:rsidP="0055783E">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A</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LBAN</w:t>
                  </w:r>
                  <w:r>
                    <w:rPr>
                      <w:rFonts w:ascii="Impact" w:hAnsi="Impact" w:cs="Impact"/>
                      <w:color w:val="A3A3A3"/>
                      <w:position w:val="1"/>
                      <w:sz w:val="105"/>
                      <w:szCs w:val="105"/>
                    </w:rPr>
                    <w:t>Y</w:t>
                  </w:r>
                  <w:r>
                    <w:rPr>
                      <w:rFonts w:ascii="Impact" w:hAnsi="Impact" w:cs="Impact"/>
                      <w:color w:val="A3A3A3"/>
                      <w:spacing w:val="-115"/>
                      <w:position w:val="1"/>
                      <w:sz w:val="105"/>
                      <w:szCs w:val="105"/>
                    </w:rPr>
                    <w:t xml:space="preserve"> </w:t>
                  </w:r>
                </w:p>
              </w:txbxContent>
            </v:textbox>
            <w10:wrap anchorx="page"/>
          </v:shape>
        </w:pict>
      </w:r>
      <w:r>
        <w:rPr>
          <w:rFonts w:ascii="Times New Roman" w:hAnsi="Times New Roman"/>
          <w:color w:val="191919"/>
          <w:sz w:val="20"/>
          <w:szCs w:val="20"/>
        </w:rPr>
        <w:t>The financial aid program is based on the financial need of the student. Need is the di</w:t>
      </w:r>
      <w:r>
        <w:rPr>
          <w:rFonts w:ascii="Times New Roman" w:hAnsi="Times New Roman"/>
          <w:color w:val="191919"/>
          <w:spacing w:val="-4"/>
          <w:sz w:val="20"/>
          <w:szCs w:val="20"/>
        </w:rPr>
        <w:t>f</w:t>
      </w:r>
      <w:r>
        <w:rPr>
          <w:rFonts w:ascii="Times New Roman" w:hAnsi="Times New Roman"/>
          <w:color w:val="191919"/>
          <w:sz w:val="20"/>
          <w:szCs w:val="20"/>
        </w:rPr>
        <w:t>ference between the cost of education at</w:t>
      </w:r>
      <w:r>
        <w:rPr>
          <w:rFonts w:ascii="Times New Roman" w:hAnsi="Times New Roman"/>
          <w:color w:val="191919"/>
          <w:spacing w:val="-11"/>
          <w:sz w:val="20"/>
          <w:szCs w:val="20"/>
        </w:rPr>
        <w:t xml:space="preserve"> </w:t>
      </w:r>
      <w:r>
        <w:rPr>
          <w:rFonts w:ascii="Times New Roman" w:hAnsi="Times New Roman"/>
          <w:color w:val="191919"/>
          <w:sz w:val="20"/>
          <w:szCs w:val="20"/>
        </w:rPr>
        <w:t>Albany State University and the amount the applicant is expected to contribute toward the cost of education.</w:t>
      </w:r>
    </w:p>
    <w:p w:rsidR="00F42301" w:rsidRDefault="00F42301" w:rsidP="0055783E">
      <w:pPr>
        <w:widowControl w:val="0"/>
        <w:autoSpaceDE w:val="0"/>
        <w:autoSpaceDN w:val="0"/>
        <w:adjustRightInd w:val="0"/>
        <w:spacing w:after="0" w:line="240" w:lineRule="exact"/>
        <w:rPr>
          <w:rFonts w:ascii="Times New Roman" w:hAnsi="Times New Roman"/>
          <w:color w:val="000000"/>
          <w:sz w:val="24"/>
          <w:szCs w:val="24"/>
        </w:rPr>
      </w:pPr>
    </w:p>
    <w:p w:rsidR="00F42301" w:rsidRDefault="00F42301" w:rsidP="0055783E">
      <w:pPr>
        <w:widowControl w:val="0"/>
        <w:autoSpaceDE w:val="0"/>
        <w:autoSpaceDN w:val="0"/>
        <w:adjustRightInd w:val="0"/>
        <w:spacing w:after="0"/>
        <w:ind w:left="1925"/>
        <w:rPr>
          <w:rFonts w:ascii="Times New Roman" w:hAnsi="Times New Roman"/>
          <w:color w:val="000000"/>
          <w:sz w:val="20"/>
          <w:szCs w:val="20"/>
        </w:rPr>
      </w:pPr>
      <w:r>
        <w:rPr>
          <w:rFonts w:ascii="Times New Roman" w:hAnsi="Times New Roman"/>
          <w:b/>
          <w:bCs/>
          <w:color w:val="191919"/>
          <w:sz w:val="20"/>
          <w:szCs w:val="20"/>
        </w:rPr>
        <w:t>Financial</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Aid</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Application P</w:t>
      </w:r>
      <w:r>
        <w:rPr>
          <w:rFonts w:ascii="Times New Roman" w:hAnsi="Times New Roman"/>
          <w:b/>
          <w:bCs/>
          <w:color w:val="191919"/>
          <w:spacing w:val="-4"/>
          <w:sz w:val="20"/>
          <w:szCs w:val="20"/>
        </w:rPr>
        <w:t>r</w:t>
      </w:r>
      <w:r>
        <w:rPr>
          <w:rFonts w:ascii="Times New Roman" w:hAnsi="Times New Roman"/>
          <w:b/>
          <w:bCs/>
          <w:color w:val="191919"/>
          <w:sz w:val="20"/>
          <w:szCs w:val="20"/>
        </w:rPr>
        <w:t>ocedu</w:t>
      </w:r>
      <w:r>
        <w:rPr>
          <w:rFonts w:ascii="Times New Roman" w:hAnsi="Times New Roman"/>
          <w:b/>
          <w:bCs/>
          <w:color w:val="191919"/>
          <w:spacing w:val="-4"/>
          <w:sz w:val="20"/>
          <w:szCs w:val="20"/>
        </w:rPr>
        <w:t>r</w:t>
      </w:r>
      <w:r>
        <w:rPr>
          <w:rFonts w:ascii="Times New Roman" w:hAnsi="Times New Roman"/>
          <w:b/>
          <w:bCs/>
          <w:color w:val="191919"/>
          <w:sz w:val="20"/>
          <w:szCs w:val="20"/>
        </w:rPr>
        <w:t>es</w:t>
      </w:r>
    </w:p>
    <w:p w:rsidR="00F42301" w:rsidRDefault="00F42301" w:rsidP="0055783E">
      <w:pPr>
        <w:widowControl w:val="0"/>
        <w:autoSpaceDE w:val="0"/>
        <w:autoSpaceDN w:val="0"/>
        <w:adjustRightInd w:val="0"/>
        <w:spacing w:before="10" w:after="0" w:line="250" w:lineRule="auto"/>
        <w:ind w:left="1925" w:right="1035" w:firstLine="360"/>
        <w:jc w:val="both"/>
        <w:rPr>
          <w:rFonts w:ascii="Times New Roman" w:hAnsi="Times New Roman"/>
          <w:color w:val="000000"/>
          <w:sz w:val="20"/>
          <w:szCs w:val="20"/>
        </w:rPr>
      </w:pPr>
      <w:r>
        <w:rPr>
          <w:rFonts w:ascii="Times New Roman" w:hAnsi="Times New Roman"/>
          <w:color w:val="191919"/>
          <w:sz w:val="20"/>
          <w:szCs w:val="20"/>
        </w:rPr>
        <w:t>Complete the Free</w:t>
      </w:r>
      <w:r>
        <w:rPr>
          <w:rFonts w:ascii="Times New Roman" w:hAnsi="Times New Roman"/>
          <w:color w:val="191919"/>
          <w:spacing w:val="-11"/>
          <w:sz w:val="20"/>
          <w:szCs w:val="20"/>
        </w:rPr>
        <w:t xml:space="preserve"> </w:t>
      </w:r>
      <w:r>
        <w:rPr>
          <w:rFonts w:ascii="Times New Roman" w:hAnsi="Times New Roman"/>
          <w:color w:val="191919"/>
          <w:sz w:val="20"/>
          <w:szCs w:val="20"/>
        </w:rPr>
        <w:t>Application for Federal Student</w:t>
      </w:r>
      <w:r>
        <w:rPr>
          <w:rFonts w:ascii="Times New Roman" w:hAnsi="Times New Roman"/>
          <w:color w:val="191919"/>
          <w:spacing w:val="-11"/>
          <w:sz w:val="20"/>
          <w:szCs w:val="20"/>
        </w:rPr>
        <w:t xml:space="preserve"> </w:t>
      </w:r>
      <w:r>
        <w:rPr>
          <w:rFonts w:ascii="Times New Roman" w:hAnsi="Times New Roman"/>
          <w:color w:val="191919"/>
          <w:sz w:val="20"/>
          <w:szCs w:val="20"/>
        </w:rPr>
        <w:t>Aid (</w:t>
      </w:r>
      <w:r>
        <w:rPr>
          <w:rFonts w:ascii="Times New Roman" w:hAnsi="Times New Roman"/>
          <w:color w:val="191919"/>
          <w:spacing w:val="-15"/>
          <w:sz w:val="20"/>
          <w:szCs w:val="20"/>
        </w:rPr>
        <w:t>F</w:t>
      </w:r>
      <w:r>
        <w:rPr>
          <w:rFonts w:ascii="Times New Roman" w:hAnsi="Times New Roman"/>
          <w:color w:val="191919"/>
          <w:sz w:val="20"/>
          <w:szCs w:val="20"/>
        </w:rPr>
        <w:t xml:space="preserve">AFSA). </w:t>
      </w:r>
      <w:r>
        <w:rPr>
          <w:rFonts w:ascii="Times New Roman" w:hAnsi="Times New Roman"/>
          <w:color w:val="191919"/>
          <w:spacing w:val="46"/>
          <w:sz w:val="20"/>
          <w:szCs w:val="20"/>
        </w:rPr>
        <w:t xml:space="preserve"> </w:t>
      </w:r>
      <w:r>
        <w:rPr>
          <w:rFonts w:ascii="Times New Roman" w:hAnsi="Times New Roman"/>
          <w:color w:val="191919"/>
          <w:sz w:val="20"/>
          <w:szCs w:val="20"/>
        </w:rPr>
        <w:t xml:space="preserve">The </w:t>
      </w:r>
      <w:r>
        <w:rPr>
          <w:rFonts w:ascii="Times New Roman" w:hAnsi="Times New Roman"/>
          <w:color w:val="191919"/>
          <w:spacing w:val="-15"/>
          <w:sz w:val="20"/>
          <w:szCs w:val="20"/>
        </w:rPr>
        <w:t>F</w:t>
      </w:r>
      <w:r>
        <w:rPr>
          <w:rFonts w:ascii="Times New Roman" w:hAnsi="Times New Roman"/>
          <w:color w:val="191919"/>
          <w:sz w:val="20"/>
          <w:szCs w:val="20"/>
        </w:rPr>
        <w:t>AFSA</w:t>
      </w:r>
      <w:r>
        <w:rPr>
          <w:rFonts w:ascii="Times New Roman" w:hAnsi="Times New Roman"/>
          <w:color w:val="191919"/>
          <w:spacing w:val="-11"/>
          <w:sz w:val="20"/>
          <w:szCs w:val="20"/>
        </w:rPr>
        <w:t xml:space="preserve"> </w:t>
      </w:r>
      <w:r>
        <w:rPr>
          <w:rFonts w:ascii="Times New Roman" w:hAnsi="Times New Roman"/>
          <w:color w:val="191919"/>
          <w:sz w:val="20"/>
          <w:szCs w:val="20"/>
        </w:rPr>
        <w:t>can be com- pleted on the</w:t>
      </w:r>
      <w:r>
        <w:rPr>
          <w:rFonts w:ascii="Times New Roman" w:hAnsi="Times New Roman"/>
          <w:color w:val="191919"/>
          <w:spacing w:val="-4"/>
          <w:sz w:val="20"/>
          <w:szCs w:val="20"/>
        </w:rPr>
        <w:t xml:space="preserve"> </w:t>
      </w:r>
      <w:r>
        <w:rPr>
          <w:rFonts w:ascii="Times New Roman" w:hAnsi="Times New Roman"/>
          <w:color w:val="191919"/>
          <w:spacing w:val="-16"/>
          <w:sz w:val="20"/>
          <w:szCs w:val="20"/>
        </w:rPr>
        <w:t>W</w:t>
      </w:r>
      <w:hyperlink r:id="rId20" w:history="1">
        <w:r>
          <w:rPr>
            <w:rFonts w:ascii="Times New Roman" w:hAnsi="Times New Roman"/>
            <w:color w:val="191919"/>
            <w:sz w:val="20"/>
            <w:szCs w:val="20"/>
          </w:rPr>
          <w:t>eb at ww</w:t>
        </w:r>
        <w:r>
          <w:rPr>
            <w:rFonts w:ascii="Times New Roman" w:hAnsi="Times New Roman"/>
            <w:color w:val="191919"/>
            <w:spacing w:val="-13"/>
            <w:sz w:val="20"/>
            <w:szCs w:val="20"/>
          </w:rPr>
          <w:t>w</w:t>
        </w:r>
        <w:r>
          <w:rPr>
            <w:rFonts w:ascii="Times New Roman" w:hAnsi="Times New Roman"/>
            <w:color w:val="191919"/>
            <w:sz w:val="20"/>
            <w:szCs w:val="20"/>
          </w:rPr>
          <w:t>.fafsa.ed.gov</w:t>
        </w:r>
      </w:hyperlink>
      <w:r>
        <w:rPr>
          <w:rFonts w:ascii="Times New Roman" w:hAnsi="Times New Roman"/>
          <w:color w:val="191919"/>
          <w:sz w:val="20"/>
          <w:szCs w:val="20"/>
        </w:rPr>
        <w:t xml:space="preserve"> or by completing the paper </w:t>
      </w:r>
      <w:r>
        <w:rPr>
          <w:rFonts w:ascii="Times New Roman" w:hAnsi="Times New Roman"/>
          <w:color w:val="191919"/>
          <w:spacing w:val="-15"/>
          <w:sz w:val="20"/>
          <w:szCs w:val="20"/>
        </w:rPr>
        <w:t>F</w:t>
      </w:r>
      <w:r>
        <w:rPr>
          <w:rFonts w:ascii="Times New Roman" w:hAnsi="Times New Roman"/>
          <w:color w:val="191919"/>
          <w:sz w:val="20"/>
          <w:szCs w:val="20"/>
        </w:rPr>
        <w:t>AFSA</w:t>
      </w:r>
      <w:r>
        <w:rPr>
          <w:rFonts w:ascii="Times New Roman" w:hAnsi="Times New Roman"/>
          <w:color w:val="191919"/>
          <w:spacing w:val="-11"/>
          <w:sz w:val="20"/>
          <w:szCs w:val="20"/>
        </w:rPr>
        <w:t xml:space="preserve"> </w:t>
      </w:r>
      <w:r>
        <w:rPr>
          <w:rFonts w:ascii="Times New Roman" w:hAnsi="Times New Roman"/>
          <w:color w:val="191919"/>
          <w:sz w:val="20"/>
          <w:szCs w:val="20"/>
        </w:rPr>
        <w:t>application, which is available in the Financial</w:t>
      </w:r>
      <w:r>
        <w:rPr>
          <w:rFonts w:ascii="Times New Roman" w:hAnsi="Times New Roman"/>
          <w:color w:val="191919"/>
          <w:spacing w:val="-11"/>
          <w:sz w:val="20"/>
          <w:szCs w:val="20"/>
        </w:rPr>
        <w:t xml:space="preserve"> </w:t>
      </w:r>
      <w:r>
        <w:rPr>
          <w:rFonts w:ascii="Times New Roman" w:hAnsi="Times New Roman"/>
          <w:color w:val="191919"/>
          <w:sz w:val="20"/>
          <w:szCs w:val="20"/>
        </w:rPr>
        <w:t>Aid o</w:t>
      </w:r>
      <w:r>
        <w:rPr>
          <w:rFonts w:ascii="Times New Roman" w:hAnsi="Times New Roman"/>
          <w:color w:val="191919"/>
          <w:spacing w:val="-4"/>
          <w:sz w:val="20"/>
          <w:szCs w:val="20"/>
        </w:rPr>
        <w:t>f</w:t>
      </w:r>
      <w:r>
        <w:rPr>
          <w:rFonts w:ascii="Times New Roman" w:hAnsi="Times New Roman"/>
          <w:color w:val="191919"/>
          <w:sz w:val="20"/>
          <w:szCs w:val="20"/>
        </w:rPr>
        <w:t>fice.</w:t>
      </w:r>
    </w:p>
    <w:p w:rsidR="00F42301" w:rsidRDefault="00F42301" w:rsidP="0055783E">
      <w:pPr>
        <w:widowControl w:val="0"/>
        <w:autoSpaceDE w:val="0"/>
        <w:autoSpaceDN w:val="0"/>
        <w:adjustRightInd w:val="0"/>
        <w:spacing w:before="7" w:after="0" w:line="220" w:lineRule="exact"/>
        <w:rPr>
          <w:rFonts w:ascii="Times New Roman" w:hAnsi="Times New Roman"/>
          <w:color w:val="000000"/>
        </w:rPr>
      </w:pPr>
    </w:p>
    <w:p w:rsidR="00F42301" w:rsidRDefault="00F42301" w:rsidP="0055783E">
      <w:pPr>
        <w:widowControl w:val="0"/>
        <w:autoSpaceDE w:val="0"/>
        <w:autoSpaceDN w:val="0"/>
        <w:adjustRightInd w:val="0"/>
        <w:spacing w:after="0"/>
        <w:ind w:left="1925"/>
        <w:rPr>
          <w:rFonts w:ascii="Impact" w:hAnsi="Impact" w:cs="Impact"/>
          <w:color w:val="000000"/>
          <w:sz w:val="28"/>
          <w:szCs w:val="28"/>
        </w:rPr>
      </w:pPr>
      <w:r>
        <w:rPr>
          <w:rFonts w:ascii="Impact" w:hAnsi="Impact" w:cs="Impact"/>
          <w:color w:val="191919"/>
          <w:sz w:val="28"/>
          <w:szCs w:val="28"/>
        </w:rPr>
        <w:t>SOURCES OF FINANCIAL AID</w:t>
      </w:r>
    </w:p>
    <w:p w:rsidR="00F42301" w:rsidRDefault="00F42301" w:rsidP="0055783E">
      <w:pPr>
        <w:widowControl w:val="0"/>
        <w:autoSpaceDE w:val="0"/>
        <w:autoSpaceDN w:val="0"/>
        <w:adjustRightInd w:val="0"/>
        <w:spacing w:before="19" w:after="0"/>
        <w:ind w:left="1925"/>
        <w:rPr>
          <w:rFonts w:ascii="Times New Roman" w:hAnsi="Times New Roman"/>
          <w:color w:val="000000"/>
          <w:sz w:val="20"/>
          <w:szCs w:val="20"/>
        </w:rPr>
      </w:pPr>
      <w:r>
        <w:rPr>
          <w:rFonts w:ascii="Times New Roman" w:hAnsi="Times New Roman"/>
          <w:b/>
          <w:bCs/>
          <w:color w:val="191919"/>
          <w:sz w:val="20"/>
          <w:szCs w:val="20"/>
        </w:rPr>
        <w:t>Graduate</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Assistantship</w:t>
      </w:r>
    </w:p>
    <w:p w:rsidR="00F42301" w:rsidRDefault="00F42301" w:rsidP="0055783E">
      <w:pPr>
        <w:widowControl w:val="0"/>
        <w:autoSpaceDE w:val="0"/>
        <w:autoSpaceDN w:val="0"/>
        <w:adjustRightInd w:val="0"/>
        <w:spacing w:before="10" w:after="0" w:line="250" w:lineRule="auto"/>
        <w:ind w:left="1925" w:right="911" w:firstLine="360"/>
        <w:rPr>
          <w:rFonts w:ascii="Times New Roman" w:hAnsi="Times New Roman"/>
          <w:color w:val="000000"/>
          <w:sz w:val="20"/>
          <w:szCs w:val="20"/>
        </w:rPr>
      </w:pPr>
      <w:r>
        <w:rPr>
          <w:rFonts w:ascii="Times New Roman" w:hAnsi="Times New Roman"/>
          <w:color w:val="191919"/>
          <w:sz w:val="20"/>
          <w:szCs w:val="20"/>
        </w:rPr>
        <w:t>The University o</w:t>
      </w:r>
      <w:r>
        <w:rPr>
          <w:rFonts w:ascii="Times New Roman" w:hAnsi="Times New Roman"/>
          <w:color w:val="191919"/>
          <w:spacing w:val="-4"/>
          <w:sz w:val="20"/>
          <w:szCs w:val="20"/>
        </w:rPr>
        <w:t>f</w:t>
      </w:r>
      <w:r>
        <w:rPr>
          <w:rFonts w:ascii="Times New Roman" w:hAnsi="Times New Roman"/>
          <w:color w:val="191919"/>
          <w:sz w:val="20"/>
          <w:szCs w:val="20"/>
        </w:rPr>
        <w:t>fers a limited number of graduate assistantships worth $8,000 per yea</w:t>
      </w:r>
      <w:r>
        <w:rPr>
          <w:rFonts w:ascii="Times New Roman" w:hAnsi="Times New Roman"/>
          <w:color w:val="191919"/>
          <w:spacing w:val="-11"/>
          <w:sz w:val="20"/>
          <w:szCs w:val="20"/>
        </w:rPr>
        <w:t>r</w:t>
      </w:r>
      <w:r>
        <w:rPr>
          <w:rFonts w:ascii="Times New Roman" w:hAnsi="Times New Roman"/>
          <w:color w:val="191919"/>
          <w:sz w:val="20"/>
          <w:szCs w:val="20"/>
        </w:rPr>
        <w:t xml:space="preserve">. </w:t>
      </w:r>
      <w:r>
        <w:rPr>
          <w:rFonts w:ascii="Times New Roman" w:hAnsi="Times New Roman"/>
          <w:color w:val="191919"/>
          <w:spacing w:val="39"/>
          <w:sz w:val="20"/>
          <w:szCs w:val="20"/>
        </w:rPr>
        <w:t xml:space="preserve"> </w:t>
      </w:r>
      <w:r>
        <w:rPr>
          <w:rFonts w:ascii="Times New Roman" w:hAnsi="Times New Roman"/>
          <w:color w:val="191919"/>
          <w:sz w:val="20"/>
          <w:szCs w:val="20"/>
        </w:rPr>
        <w:t>A graduate assistant works 19 hours a week and receives in return a stipend of $4,000 per semeste</w:t>
      </w:r>
      <w:r>
        <w:rPr>
          <w:rFonts w:ascii="Times New Roman" w:hAnsi="Times New Roman"/>
          <w:color w:val="191919"/>
          <w:spacing w:val="-8"/>
          <w:sz w:val="20"/>
          <w:szCs w:val="20"/>
        </w:rPr>
        <w:t>r</w:t>
      </w:r>
      <w:r>
        <w:rPr>
          <w:rFonts w:ascii="Times New Roman" w:hAnsi="Times New Roman"/>
          <w:color w:val="191919"/>
          <w:sz w:val="20"/>
          <w:szCs w:val="20"/>
        </w:rPr>
        <w:t>, excluding summer semeste</w:t>
      </w:r>
      <w:r>
        <w:rPr>
          <w:rFonts w:ascii="Times New Roman" w:hAnsi="Times New Roman"/>
          <w:color w:val="191919"/>
          <w:spacing w:val="-11"/>
          <w:sz w:val="20"/>
          <w:szCs w:val="20"/>
        </w:rPr>
        <w:t>r</w:t>
      </w:r>
      <w:r>
        <w:rPr>
          <w:rFonts w:ascii="Times New Roman" w:hAnsi="Times New Roman"/>
          <w:color w:val="191919"/>
          <w:sz w:val="20"/>
          <w:szCs w:val="20"/>
        </w:rPr>
        <w:t>.</w:t>
      </w:r>
      <w:r>
        <w:rPr>
          <w:rFonts w:ascii="Times New Roman" w:hAnsi="Times New Roman"/>
          <w:color w:val="191919"/>
          <w:spacing w:val="-4"/>
          <w:sz w:val="20"/>
          <w:szCs w:val="20"/>
        </w:rPr>
        <w:t xml:space="preserve"> </w:t>
      </w:r>
      <w:r>
        <w:rPr>
          <w:rFonts w:ascii="Times New Roman" w:hAnsi="Times New Roman"/>
          <w:color w:val="191919"/>
          <w:sz w:val="20"/>
          <w:szCs w:val="20"/>
        </w:rPr>
        <w:t>The work performed should be of professional nature and involve re- search support of faculty as much as possible.</w:t>
      </w:r>
      <w:r>
        <w:rPr>
          <w:rFonts w:ascii="Times New Roman" w:hAnsi="Times New Roman"/>
          <w:color w:val="191919"/>
          <w:spacing w:val="-4"/>
          <w:sz w:val="20"/>
          <w:szCs w:val="20"/>
        </w:rPr>
        <w:t xml:space="preserve"> </w:t>
      </w:r>
      <w:r>
        <w:rPr>
          <w:rFonts w:ascii="Times New Roman" w:hAnsi="Times New Roman"/>
          <w:color w:val="191919"/>
          <w:spacing w:val="-7"/>
          <w:sz w:val="20"/>
          <w:szCs w:val="20"/>
        </w:rPr>
        <w:t>T</w:t>
      </w:r>
      <w:r>
        <w:rPr>
          <w:rFonts w:ascii="Times New Roman" w:hAnsi="Times New Roman"/>
          <w:color w:val="191919"/>
          <w:sz w:val="20"/>
          <w:szCs w:val="20"/>
        </w:rPr>
        <w:t xml:space="preserve">uition and fees are deducted from the stipend, and the balance is paid to the assistant in monthly installments. </w:t>
      </w:r>
      <w:r>
        <w:rPr>
          <w:rFonts w:ascii="Times New Roman" w:hAnsi="Times New Roman"/>
          <w:color w:val="191919"/>
          <w:spacing w:val="39"/>
          <w:sz w:val="20"/>
          <w:szCs w:val="20"/>
        </w:rPr>
        <w:t xml:space="preserve"> </w:t>
      </w:r>
      <w:r>
        <w:rPr>
          <w:rFonts w:ascii="Times New Roman" w:hAnsi="Times New Roman"/>
          <w:color w:val="191919"/>
          <w:sz w:val="20"/>
          <w:szCs w:val="20"/>
        </w:rPr>
        <w:t>Application for all graduate assistant- ships should be made through the Graduate School O</w:t>
      </w:r>
      <w:r>
        <w:rPr>
          <w:rFonts w:ascii="Times New Roman" w:hAnsi="Times New Roman"/>
          <w:color w:val="191919"/>
          <w:spacing w:val="-4"/>
          <w:sz w:val="20"/>
          <w:szCs w:val="20"/>
        </w:rPr>
        <w:t>f</w:t>
      </w:r>
      <w:r>
        <w:rPr>
          <w:rFonts w:ascii="Times New Roman" w:hAnsi="Times New Roman"/>
          <w:color w:val="191919"/>
          <w:sz w:val="20"/>
          <w:szCs w:val="20"/>
        </w:rPr>
        <w:t>fice.</w:t>
      </w:r>
    </w:p>
    <w:p w:rsidR="00F42301" w:rsidRDefault="00F42301" w:rsidP="0055783E">
      <w:pPr>
        <w:widowControl w:val="0"/>
        <w:autoSpaceDE w:val="0"/>
        <w:autoSpaceDN w:val="0"/>
        <w:adjustRightInd w:val="0"/>
        <w:spacing w:before="10" w:after="0" w:line="250" w:lineRule="auto"/>
        <w:ind w:left="1925" w:right="911" w:firstLine="360"/>
        <w:rPr>
          <w:rFonts w:ascii="Times New Roman" w:hAnsi="Times New Roman"/>
          <w:color w:val="000000"/>
          <w:sz w:val="20"/>
          <w:szCs w:val="20"/>
        </w:rPr>
        <w:sectPr w:rsidR="00F42301">
          <w:pgSz w:w="12240" w:h="15840"/>
          <w:pgMar w:top="260" w:right="1260" w:bottom="280" w:left="260" w:header="0" w:footer="1002" w:gutter="0"/>
          <w:cols w:space="720" w:equalWidth="0">
            <w:col w:w="10720"/>
          </w:cols>
          <w:noEndnote/>
        </w:sectPr>
      </w:pPr>
    </w:p>
    <w:tbl>
      <w:tblPr>
        <w:tblW w:w="0" w:type="auto"/>
        <w:tblInd w:w="100" w:type="dxa"/>
        <w:tblLayout w:type="fixed"/>
        <w:tblCellMar>
          <w:left w:w="0" w:type="dxa"/>
          <w:right w:w="0" w:type="dxa"/>
        </w:tblCellMar>
        <w:tblLook w:val="0000"/>
      </w:tblPr>
      <w:tblGrid>
        <w:gridCol w:w="4876"/>
        <w:gridCol w:w="4560"/>
        <w:gridCol w:w="1067"/>
      </w:tblGrid>
      <w:tr w:rsidR="00F42301" w:rsidRPr="00FA7AC7" w:rsidTr="00F319A1">
        <w:trPr>
          <w:trHeight w:hRule="exact" w:val="235"/>
        </w:trPr>
        <w:tc>
          <w:tcPr>
            <w:tcW w:w="4876" w:type="dxa"/>
            <w:tcBorders>
              <w:top w:val="nil"/>
              <w:left w:val="nil"/>
              <w:bottom w:val="single" w:sz="4" w:space="0" w:color="191919"/>
              <w:right w:val="single" w:sz="4" w:space="0" w:color="191919"/>
            </w:tcBorders>
          </w:tcPr>
          <w:p w:rsidR="00F42301" w:rsidRPr="00FA7AC7" w:rsidRDefault="00F42301" w:rsidP="00F319A1">
            <w:pPr>
              <w:widowControl w:val="0"/>
              <w:autoSpaceDE w:val="0"/>
              <w:autoSpaceDN w:val="0"/>
              <w:adjustRightInd w:val="0"/>
              <w:spacing w:after="0"/>
              <w:rPr>
                <w:rFonts w:ascii="Times New Roman" w:hAnsi="Times New Roman"/>
                <w:sz w:val="24"/>
                <w:szCs w:val="24"/>
              </w:rPr>
            </w:pPr>
          </w:p>
        </w:tc>
        <w:tc>
          <w:tcPr>
            <w:tcW w:w="4560" w:type="dxa"/>
            <w:vMerge w:val="restart"/>
            <w:tcBorders>
              <w:top w:val="single" w:sz="4" w:space="0" w:color="191919"/>
              <w:left w:val="single" w:sz="4" w:space="0" w:color="191919"/>
              <w:bottom w:val="single" w:sz="4" w:space="0" w:color="191919"/>
              <w:right w:val="single" w:sz="4" w:space="0" w:color="191919"/>
            </w:tcBorders>
          </w:tcPr>
          <w:p w:rsidR="00F42301" w:rsidRPr="00FA7AC7" w:rsidRDefault="00F42301" w:rsidP="00F319A1">
            <w:pPr>
              <w:widowControl w:val="0"/>
              <w:autoSpaceDE w:val="0"/>
              <w:autoSpaceDN w:val="0"/>
              <w:adjustRightInd w:val="0"/>
              <w:spacing w:before="8" w:after="0" w:line="160" w:lineRule="exact"/>
              <w:rPr>
                <w:rFonts w:ascii="Times New Roman" w:hAnsi="Times New Roman"/>
                <w:sz w:val="16"/>
                <w:szCs w:val="16"/>
              </w:rPr>
            </w:pPr>
          </w:p>
          <w:p w:rsidR="00F42301" w:rsidRPr="00FA7AC7" w:rsidRDefault="00F42301" w:rsidP="00F319A1">
            <w:pPr>
              <w:widowControl w:val="0"/>
              <w:autoSpaceDE w:val="0"/>
              <w:autoSpaceDN w:val="0"/>
              <w:adjustRightInd w:val="0"/>
              <w:spacing w:after="0"/>
              <w:ind w:left="991"/>
              <w:rPr>
                <w:rFonts w:ascii="Times New Roman" w:hAnsi="Times New Roman"/>
                <w:sz w:val="24"/>
                <w:szCs w:val="24"/>
              </w:rPr>
            </w:pPr>
            <w:r w:rsidRPr="00FA7AC7">
              <w:rPr>
                <w:rFonts w:ascii="Times New Roman" w:hAnsi="Times New Roman"/>
                <w:b/>
                <w:bCs/>
                <w:color w:val="191919"/>
                <w:sz w:val="32"/>
                <w:szCs w:val="32"/>
              </w:rPr>
              <w:t>F</w:t>
            </w:r>
            <w:r w:rsidRPr="00FA7AC7">
              <w:rPr>
                <w:rFonts w:ascii="Times New Roman" w:hAnsi="Times New Roman"/>
                <w:b/>
                <w:bCs/>
                <w:color w:val="191919"/>
                <w:sz w:val="24"/>
                <w:szCs w:val="24"/>
              </w:rPr>
              <w:t>INANCIAL</w:t>
            </w:r>
            <w:r w:rsidRPr="00FA7AC7">
              <w:rPr>
                <w:rFonts w:ascii="Times New Roman" w:hAnsi="Times New Roman"/>
                <w:b/>
                <w:bCs/>
                <w:color w:val="191919"/>
                <w:spacing w:val="7"/>
                <w:sz w:val="24"/>
                <w:szCs w:val="24"/>
              </w:rPr>
              <w:t xml:space="preserve"> </w:t>
            </w:r>
            <w:r w:rsidRPr="00FA7AC7">
              <w:rPr>
                <w:rFonts w:ascii="Times New Roman" w:hAnsi="Times New Roman"/>
                <w:b/>
                <w:bCs/>
                <w:color w:val="191919"/>
                <w:sz w:val="32"/>
                <w:szCs w:val="32"/>
              </w:rPr>
              <w:t>I</w:t>
            </w:r>
            <w:r w:rsidRPr="00FA7AC7">
              <w:rPr>
                <w:rFonts w:ascii="Times New Roman" w:hAnsi="Times New Roman"/>
                <w:b/>
                <w:bCs/>
                <w:color w:val="191919"/>
                <w:sz w:val="24"/>
                <w:szCs w:val="24"/>
              </w:rPr>
              <w:t>NFORM</w:t>
            </w:r>
            <w:r w:rsidRPr="00FA7AC7">
              <w:rPr>
                <w:rFonts w:ascii="Times New Roman" w:hAnsi="Times New Roman"/>
                <w:b/>
                <w:bCs/>
                <w:color w:val="191919"/>
                <w:spacing w:val="-18"/>
                <w:sz w:val="24"/>
                <w:szCs w:val="24"/>
              </w:rPr>
              <w:t>A</w:t>
            </w:r>
            <w:r w:rsidRPr="00FA7AC7">
              <w:rPr>
                <w:rFonts w:ascii="Times New Roman" w:hAnsi="Times New Roman"/>
                <w:b/>
                <w:bCs/>
                <w:color w:val="191919"/>
                <w:sz w:val="24"/>
                <w:szCs w:val="24"/>
              </w:rPr>
              <w:t>TION</w:t>
            </w:r>
          </w:p>
        </w:tc>
        <w:tc>
          <w:tcPr>
            <w:tcW w:w="1067" w:type="dxa"/>
            <w:tcBorders>
              <w:top w:val="nil"/>
              <w:left w:val="single" w:sz="4" w:space="0" w:color="191919"/>
              <w:bottom w:val="single" w:sz="4" w:space="0" w:color="191919"/>
              <w:right w:val="nil"/>
            </w:tcBorders>
          </w:tcPr>
          <w:p w:rsidR="00F42301" w:rsidRPr="00FA7AC7" w:rsidRDefault="00F42301" w:rsidP="00F319A1">
            <w:pPr>
              <w:widowControl w:val="0"/>
              <w:autoSpaceDE w:val="0"/>
              <w:autoSpaceDN w:val="0"/>
              <w:adjustRightInd w:val="0"/>
              <w:spacing w:after="0"/>
              <w:rPr>
                <w:rFonts w:ascii="Times New Roman" w:hAnsi="Times New Roman"/>
                <w:sz w:val="24"/>
                <w:szCs w:val="24"/>
              </w:rPr>
            </w:pPr>
          </w:p>
        </w:tc>
      </w:tr>
      <w:tr w:rsidR="00F42301" w:rsidRPr="00FA7AC7" w:rsidTr="00F319A1">
        <w:trPr>
          <w:trHeight w:hRule="exact" w:val="256"/>
        </w:trPr>
        <w:tc>
          <w:tcPr>
            <w:tcW w:w="4876" w:type="dxa"/>
            <w:tcBorders>
              <w:top w:val="single" w:sz="4" w:space="0" w:color="191919"/>
              <w:left w:val="nil"/>
              <w:bottom w:val="single" w:sz="4" w:space="0" w:color="191919"/>
              <w:right w:val="single" w:sz="4" w:space="0" w:color="191919"/>
            </w:tcBorders>
          </w:tcPr>
          <w:p w:rsidR="00F42301" w:rsidRPr="00FA7AC7" w:rsidRDefault="00F42301" w:rsidP="00F319A1">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F319A1">
            <w:pPr>
              <w:widowControl w:val="0"/>
              <w:autoSpaceDE w:val="0"/>
              <w:autoSpaceDN w:val="0"/>
              <w:adjustRightInd w:val="0"/>
              <w:spacing w:after="0"/>
              <w:rPr>
                <w:rFonts w:ascii="Times New Roman" w:hAnsi="Times New Roman"/>
                <w:sz w:val="24"/>
                <w:szCs w:val="24"/>
              </w:rPr>
            </w:pPr>
          </w:p>
        </w:tc>
        <w:tc>
          <w:tcPr>
            <w:tcW w:w="1067" w:type="dxa"/>
            <w:tcBorders>
              <w:top w:val="single" w:sz="4" w:space="0" w:color="191919"/>
              <w:left w:val="single" w:sz="4" w:space="0" w:color="191919"/>
              <w:bottom w:val="single" w:sz="4" w:space="0" w:color="191919"/>
              <w:right w:val="nil"/>
            </w:tcBorders>
          </w:tcPr>
          <w:p w:rsidR="00F42301" w:rsidRPr="00FA7AC7" w:rsidRDefault="00F42301" w:rsidP="00F319A1">
            <w:pPr>
              <w:widowControl w:val="0"/>
              <w:autoSpaceDE w:val="0"/>
              <w:autoSpaceDN w:val="0"/>
              <w:adjustRightInd w:val="0"/>
              <w:spacing w:after="0"/>
              <w:rPr>
                <w:rFonts w:ascii="Times New Roman" w:hAnsi="Times New Roman"/>
                <w:sz w:val="24"/>
                <w:szCs w:val="24"/>
              </w:rPr>
            </w:pPr>
          </w:p>
        </w:tc>
      </w:tr>
      <w:tr w:rsidR="00F42301" w:rsidRPr="00FA7AC7" w:rsidTr="00F319A1">
        <w:trPr>
          <w:trHeight w:hRule="exact" w:val="219"/>
        </w:trPr>
        <w:tc>
          <w:tcPr>
            <w:tcW w:w="4876" w:type="dxa"/>
            <w:tcBorders>
              <w:top w:val="single" w:sz="4" w:space="0" w:color="191919"/>
              <w:left w:val="nil"/>
              <w:bottom w:val="nil"/>
              <w:right w:val="single" w:sz="4" w:space="0" w:color="191919"/>
            </w:tcBorders>
          </w:tcPr>
          <w:p w:rsidR="00F42301" w:rsidRPr="00FA7AC7" w:rsidRDefault="00F42301" w:rsidP="00F319A1">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F319A1">
            <w:pPr>
              <w:widowControl w:val="0"/>
              <w:autoSpaceDE w:val="0"/>
              <w:autoSpaceDN w:val="0"/>
              <w:adjustRightInd w:val="0"/>
              <w:spacing w:after="0"/>
              <w:rPr>
                <w:rFonts w:ascii="Times New Roman" w:hAnsi="Times New Roman"/>
                <w:sz w:val="24"/>
                <w:szCs w:val="24"/>
              </w:rPr>
            </w:pPr>
          </w:p>
        </w:tc>
        <w:tc>
          <w:tcPr>
            <w:tcW w:w="1067" w:type="dxa"/>
            <w:tcBorders>
              <w:top w:val="single" w:sz="4" w:space="0" w:color="191919"/>
              <w:left w:val="single" w:sz="4" w:space="0" w:color="191919"/>
              <w:bottom w:val="nil"/>
              <w:right w:val="nil"/>
            </w:tcBorders>
          </w:tcPr>
          <w:p w:rsidR="00F42301" w:rsidRPr="00FA7AC7" w:rsidRDefault="00F42301" w:rsidP="00F319A1">
            <w:pPr>
              <w:widowControl w:val="0"/>
              <w:autoSpaceDE w:val="0"/>
              <w:autoSpaceDN w:val="0"/>
              <w:adjustRightInd w:val="0"/>
              <w:spacing w:after="0"/>
              <w:rPr>
                <w:rFonts w:ascii="Times New Roman" w:hAnsi="Times New Roman"/>
                <w:sz w:val="24"/>
                <w:szCs w:val="24"/>
              </w:rPr>
            </w:pPr>
          </w:p>
        </w:tc>
      </w:tr>
    </w:tbl>
    <w:p w:rsidR="00F42301" w:rsidRDefault="00F42301" w:rsidP="0055783E">
      <w:pPr>
        <w:widowControl w:val="0"/>
        <w:autoSpaceDE w:val="0"/>
        <w:autoSpaceDN w:val="0"/>
        <w:adjustRightInd w:val="0"/>
        <w:spacing w:after="0" w:line="200" w:lineRule="exact"/>
        <w:rPr>
          <w:rFonts w:ascii="Times New Roman" w:hAnsi="Times New Roman"/>
          <w:sz w:val="20"/>
          <w:szCs w:val="20"/>
        </w:rPr>
      </w:pPr>
    </w:p>
    <w:p w:rsidR="00F42301" w:rsidRDefault="00F42301" w:rsidP="0055783E">
      <w:pPr>
        <w:widowControl w:val="0"/>
        <w:autoSpaceDE w:val="0"/>
        <w:autoSpaceDN w:val="0"/>
        <w:adjustRightInd w:val="0"/>
        <w:spacing w:before="17" w:after="0" w:line="280" w:lineRule="exact"/>
        <w:rPr>
          <w:rFonts w:ascii="Times New Roman" w:hAnsi="Times New Roman"/>
          <w:sz w:val="28"/>
          <w:szCs w:val="28"/>
        </w:rPr>
      </w:pPr>
    </w:p>
    <w:p w:rsidR="00F42301" w:rsidRDefault="00F42301" w:rsidP="0055783E">
      <w:pPr>
        <w:widowControl w:val="0"/>
        <w:autoSpaceDE w:val="0"/>
        <w:autoSpaceDN w:val="0"/>
        <w:adjustRightInd w:val="0"/>
        <w:spacing w:before="27" w:after="0"/>
        <w:ind w:left="860"/>
        <w:rPr>
          <w:rFonts w:ascii="Times New Roman" w:hAnsi="Times New Roman"/>
          <w:color w:val="000000"/>
          <w:sz w:val="20"/>
          <w:szCs w:val="20"/>
        </w:rPr>
      </w:pPr>
      <w:r w:rsidRPr="00C34688">
        <w:rPr>
          <w:rFonts w:ascii="Calibri" w:hAnsi="Calibri"/>
          <w:noProof/>
          <w:lang w:eastAsia="en-US"/>
        </w:rPr>
        <w:pict>
          <v:group id="_x0000_s3226" style="position:absolute;left:0;text-align:left;margin-left:317.05pt;margin-top:-53.1pt;width:31.2pt;height:31.05pt;z-index:-251658240;mso-position-horizontal-relative:page" coordorigin="6341,-1062" coordsize="624,621" o:allowincell="f">
            <v:rect id="_x0000_s3227" style="position:absolute;left:6346;top:-1057;width:613;height:610" o:allowincell="f" stroked="f">
              <v:path arrowok="t"/>
            </v:rect>
            <v:rect id="_x0000_s3228" style="position:absolute;left:6346;top:-1057;width:620;height:620;mso-position-horizontal-relative:page" o:allowincell="f" filled="f" stroked="f">
              <v:textbox inset="0,0,0,0">
                <w:txbxContent>
                  <w:p w:rsidR="00F42301" w:rsidRDefault="00F42301" w:rsidP="0055783E">
                    <w:pPr>
                      <w:spacing w:after="0" w:line="620" w:lineRule="atLeast"/>
                      <w:rPr>
                        <w:rFonts w:ascii="Times New Roman" w:hAnsi="Times New Roman"/>
                        <w:sz w:val="24"/>
                        <w:szCs w:val="24"/>
                      </w:rPr>
                    </w:pPr>
                    <w:r>
                      <w:rPr>
                        <w:rFonts w:ascii="Times New Roman" w:hAnsi="Times New Roman"/>
                        <w:noProof/>
                        <w:sz w:val="24"/>
                        <w:szCs w:val="24"/>
                      </w:rPr>
                      <w:drawing>
                        <wp:inline distT="0" distB="0" distL="0" distR="0">
                          <wp:extent cx="390525" cy="390525"/>
                          <wp:effectExtent l="1905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
                                  <a:srcRect/>
                                  <a:stretch>
                                    <a:fillRect/>
                                  </a:stretch>
                                </pic:blipFill>
                                <pic:spPr bwMode="auto">
                                  <a:xfrm>
                                    <a:off x="0" y="0"/>
                                    <a:ext cx="390525" cy="390525"/>
                                  </a:xfrm>
                                  <a:prstGeom prst="rect">
                                    <a:avLst/>
                                  </a:prstGeom>
                                  <a:noFill/>
                                  <a:ln w="9525">
                                    <a:noFill/>
                                    <a:miter lim="800000"/>
                                    <a:headEnd/>
                                    <a:tailEnd/>
                                  </a:ln>
                                </pic:spPr>
                              </pic:pic>
                            </a:graphicData>
                          </a:graphic>
                        </wp:inline>
                      </w:drawing>
                    </w:r>
                  </w:p>
                  <w:p w:rsidR="00F42301" w:rsidRDefault="00F42301" w:rsidP="0055783E">
                    <w:pPr>
                      <w:widowControl w:val="0"/>
                      <w:autoSpaceDE w:val="0"/>
                      <w:autoSpaceDN w:val="0"/>
                      <w:adjustRightInd w:val="0"/>
                      <w:spacing w:after="0"/>
                      <w:rPr>
                        <w:rFonts w:ascii="Times New Roman" w:hAnsi="Times New Roman"/>
                        <w:sz w:val="24"/>
                        <w:szCs w:val="24"/>
                      </w:rPr>
                    </w:pPr>
                  </w:p>
                </w:txbxContent>
              </v:textbox>
            </v:rect>
            <w10:wrap anchorx="page"/>
          </v:group>
        </w:pict>
      </w:r>
      <w:r>
        <w:rPr>
          <w:rFonts w:ascii="Times New Roman" w:hAnsi="Times New Roman"/>
          <w:b/>
          <w:bCs/>
          <w:color w:val="191919"/>
          <w:sz w:val="20"/>
          <w:szCs w:val="20"/>
        </w:rPr>
        <w:t>Regents’</w:t>
      </w:r>
      <w:r>
        <w:rPr>
          <w:rFonts w:ascii="Times New Roman" w:hAnsi="Times New Roman"/>
          <w:b/>
          <w:bCs/>
          <w:color w:val="191919"/>
          <w:spacing w:val="-15"/>
          <w:sz w:val="20"/>
          <w:szCs w:val="20"/>
        </w:rPr>
        <w:t xml:space="preserve"> </w:t>
      </w:r>
      <w:r>
        <w:rPr>
          <w:rFonts w:ascii="Times New Roman" w:hAnsi="Times New Roman"/>
          <w:b/>
          <w:bCs/>
          <w:color w:val="191919"/>
          <w:sz w:val="20"/>
          <w:szCs w:val="20"/>
        </w:rPr>
        <w:t>Opportunity Scholarship</w:t>
      </w:r>
    </w:p>
    <w:p w:rsidR="00F42301" w:rsidRDefault="00F42301" w:rsidP="0055783E">
      <w:pPr>
        <w:widowControl w:val="0"/>
        <w:autoSpaceDE w:val="0"/>
        <w:autoSpaceDN w:val="0"/>
        <w:adjustRightInd w:val="0"/>
        <w:spacing w:before="10" w:after="0" w:line="250" w:lineRule="auto"/>
        <w:ind w:left="860" w:right="1988" w:firstLine="360"/>
        <w:jc w:val="both"/>
        <w:rPr>
          <w:rFonts w:ascii="Times New Roman" w:hAnsi="Times New Roman"/>
          <w:color w:val="000000"/>
          <w:sz w:val="20"/>
          <w:szCs w:val="20"/>
        </w:rPr>
      </w:pPr>
      <w:r w:rsidRPr="00C34688">
        <w:rPr>
          <w:rFonts w:ascii="Calibri" w:hAnsi="Calibri"/>
          <w:noProof/>
          <w:lang w:eastAsia="en-US"/>
        </w:rPr>
        <w:pict>
          <v:shape id="_x0000_s3229" type="#_x0000_t202" style="position:absolute;left:0;text-align:left;margin-left:522.25pt;margin-top:-19.3pt;width:1in;height:187.4pt;z-index:-251658240;mso-position-horizontal-relative:page" o:allowincell="f" filled="f" stroked="f">
            <v:textbox style="layout-flow:vertical" inset="0,0,0,0">
              <w:txbxContent>
                <w:p w:rsidR="00F42301" w:rsidRDefault="00F42301" w:rsidP="0055783E">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A</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LBAN</w:t>
                  </w:r>
                  <w:r>
                    <w:rPr>
                      <w:rFonts w:ascii="Impact" w:hAnsi="Impact" w:cs="Impact"/>
                      <w:color w:val="A3A3A3"/>
                      <w:position w:val="1"/>
                      <w:sz w:val="105"/>
                      <w:szCs w:val="105"/>
                    </w:rPr>
                    <w:t>Y</w:t>
                  </w:r>
                  <w:r>
                    <w:rPr>
                      <w:rFonts w:ascii="Impact" w:hAnsi="Impact" w:cs="Impact"/>
                      <w:color w:val="A3A3A3"/>
                      <w:spacing w:val="-115"/>
                      <w:position w:val="1"/>
                      <w:sz w:val="105"/>
                      <w:szCs w:val="105"/>
                    </w:rPr>
                    <w:t xml:space="preserve"> </w:t>
                  </w:r>
                </w:p>
              </w:txbxContent>
            </v:textbox>
            <w10:wrap anchorx="page"/>
          </v:shape>
        </w:pict>
      </w:r>
      <w:r>
        <w:rPr>
          <w:rFonts w:ascii="Times New Roman" w:hAnsi="Times New Roman"/>
          <w:color w:val="191919"/>
          <w:sz w:val="20"/>
          <w:szCs w:val="20"/>
        </w:rPr>
        <w:t>This scholarship is made possible by the Board of Regents of the University System of Geo</w:t>
      </w:r>
      <w:r>
        <w:rPr>
          <w:rFonts w:ascii="Times New Roman" w:hAnsi="Times New Roman"/>
          <w:color w:val="191919"/>
          <w:spacing w:val="-4"/>
          <w:sz w:val="20"/>
          <w:szCs w:val="20"/>
        </w:rPr>
        <w:t>r</w:t>
      </w:r>
      <w:r>
        <w:rPr>
          <w:rFonts w:ascii="Times New Roman" w:hAnsi="Times New Roman"/>
          <w:color w:val="191919"/>
          <w:sz w:val="20"/>
          <w:szCs w:val="20"/>
        </w:rPr>
        <w:t xml:space="preserve">- gia. </w:t>
      </w:r>
      <w:r>
        <w:rPr>
          <w:rFonts w:ascii="Times New Roman" w:hAnsi="Times New Roman"/>
          <w:color w:val="191919"/>
          <w:spacing w:val="39"/>
          <w:sz w:val="20"/>
          <w:szCs w:val="20"/>
        </w:rPr>
        <w:t xml:space="preserve"> </w:t>
      </w:r>
      <w:r>
        <w:rPr>
          <w:rFonts w:ascii="Times New Roman" w:hAnsi="Times New Roman"/>
          <w:color w:val="191919"/>
          <w:sz w:val="20"/>
          <w:szCs w:val="20"/>
        </w:rPr>
        <w:t>A</w:t>
      </w:r>
      <w:r>
        <w:rPr>
          <w:rFonts w:ascii="Times New Roman" w:hAnsi="Times New Roman"/>
          <w:color w:val="191919"/>
          <w:spacing w:val="-11"/>
          <w:sz w:val="20"/>
          <w:szCs w:val="20"/>
        </w:rPr>
        <w:t xml:space="preserve"> </w:t>
      </w:r>
      <w:r>
        <w:rPr>
          <w:rFonts w:ascii="Times New Roman" w:hAnsi="Times New Roman"/>
          <w:color w:val="191919"/>
          <w:sz w:val="20"/>
          <w:szCs w:val="20"/>
        </w:rPr>
        <w:t>limited number of awards are made by the institution each academic year to students who are residents of Geo</w:t>
      </w:r>
      <w:r>
        <w:rPr>
          <w:rFonts w:ascii="Times New Roman" w:hAnsi="Times New Roman"/>
          <w:color w:val="191919"/>
          <w:spacing w:val="-4"/>
          <w:sz w:val="20"/>
          <w:szCs w:val="20"/>
        </w:rPr>
        <w:t>r</w:t>
      </w:r>
      <w:r>
        <w:rPr>
          <w:rFonts w:ascii="Times New Roman" w:hAnsi="Times New Roman"/>
          <w:color w:val="191919"/>
          <w:sz w:val="20"/>
          <w:szCs w:val="20"/>
        </w:rPr>
        <w:t>gia and are enrolled in a graduate degree program.</w:t>
      </w:r>
      <w:r>
        <w:rPr>
          <w:rFonts w:ascii="Times New Roman" w:hAnsi="Times New Roman"/>
          <w:color w:val="191919"/>
          <w:spacing w:val="-4"/>
          <w:sz w:val="20"/>
          <w:szCs w:val="20"/>
        </w:rPr>
        <w:t xml:space="preserve"> </w:t>
      </w:r>
      <w:r>
        <w:rPr>
          <w:rFonts w:ascii="Times New Roman" w:hAnsi="Times New Roman"/>
          <w:color w:val="191919"/>
          <w:sz w:val="20"/>
          <w:szCs w:val="20"/>
        </w:rPr>
        <w:t xml:space="preserve">The students must demon- strate financial need. </w:t>
      </w:r>
      <w:r>
        <w:rPr>
          <w:rFonts w:ascii="Times New Roman" w:hAnsi="Times New Roman"/>
          <w:color w:val="191919"/>
          <w:spacing w:val="46"/>
          <w:sz w:val="20"/>
          <w:szCs w:val="20"/>
        </w:rPr>
        <w:t xml:space="preserve"> </w:t>
      </w:r>
      <w:r>
        <w:rPr>
          <w:rFonts w:ascii="Times New Roman" w:hAnsi="Times New Roman"/>
          <w:color w:val="191919"/>
          <w:sz w:val="20"/>
          <w:szCs w:val="20"/>
        </w:rPr>
        <w:t xml:space="preserve">The </w:t>
      </w:r>
      <w:r>
        <w:rPr>
          <w:rFonts w:ascii="Times New Roman" w:hAnsi="Times New Roman"/>
          <w:color w:val="191919"/>
          <w:spacing w:val="-15"/>
          <w:sz w:val="20"/>
          <w:szCs w:val="20"/>
        </w:rPr>
        <w:t>F</w:t>
      </w:r>
      <w:r>
        <w:rPr>
          <w:rFonts w:ascii="Times New Roman" w:hAnsi="Times New Roman"/>
          <w:color w:val="191919"/>
          <w:sz w:val="20"/>
          <w:szCs w:val="20"/>
        </w:rPr>
        <w:t>AFSA</w:t>
      </w:r>
      <w:r>
        <w:rPr>
          <w:rFonts w:ascii="Times New Roman" w:hAnsi="Times New Roman"/>
          <w:color w:val="191919"/>
          <w:spacing w:val="-11"/>
          <w:sz w:val="20"/>
          <w:szCs w:val="20"/>
        </w:rPr>
        <w:t xml:space="preserve"> </w:t>
      </w:r>
      <w:r>
        <w:rPr>
          <w:rFonts w:ascii="Times New Roman" w:hAnsi="Times New Roman"/>
          <w:color w:val="191919"/>
          <w:sz w:val="20"/>
          <w:szCs w:val="20"/>
        </w:rPr>
        <w:t>is required for consideration of this scholarship.</w:t>
      </w:r>
    </w:p>
    <w:p w:rsidR="00F42301" w:rsidRDefault="00F42301" w:rsidP="0055783E">
      <w:pPr>
        <w:widowControl w:val="0"/>
        <w:autoSpaceDE w:val="0"/>
        <w:autoSpaceDN w:val="0"/>
        <w:adjustRightInd w:val="0"/>
        <w:spacing w:after="0" w:line="240" w:lineRule="exact"/>
        <w:rPr>
          <w:rFonts w:ascii="Times New Roman" w:hAnsi="Times New Roman"/>
          <w:color w:val="000000"/>
          <w:sz w:val="24"/>
          <w:szCs w:val="24"/>
        </w:rPr>
      </w:pPr>
    </w:p>
    <w:p w:rsidR="00F42301" w:rsidRDefault="00F42301" w:rsidP="0055783E">
      <w:pPr>
        <w:widowControl w:val="0"/>
        <w:autoSpaceDE w:val="0"/>
        <w:autoSpaceDN w:val="0"/>
        <w:adjustRightInd w:val="0"/>
        <w:spacing w:after="0"/>
        <w:ind w:left="860"/>
        <w:rPr>
          <w:rFonts w:ascii="Times New Roman" w:hAnsi="Times New Roman"/>
          <w:color w:val="000000"/>
          <w:sz w:val="20"/>
          <w:szCs w:val="20"/>
        </w:rPr>
      </w:pPr>
      <w:r>
        <w:rPr>
          <w:rFonts w:ascii="Times New Roman" w:hAnsi="Times New Roman"/>
          <w:b/>
          <w:bCs/>
          <w:color w:val="191919"/>
          <w:sz w:val="20"/>
          <w:szCs w:val="20"/>
        </w:rPr>
        <w:t>HOPE</w:t>
      </w:r>
      <w:r>
        <w:rPr>
          <w:rFonts w:ascii="Times New Roman" w:hAnsi="Times New Roman"/>
          <w:b/>
          <w:bCs/>
          <w:color w:val="191919"/>
          <w:spacing w:val="-4"/>
          <w:sz w:val="20"/>
          <w:szCs w:val="20"/>
        </w:rPr>
        <w:t xml:space="preserve"> </w:t>
      </w:r>
      <w:r>
        <w:rPr>
          <w:rFonts w:ascii="Times New Roman" w:hAnsi="Times New Roman"/>
          <w:b/>
          <w:bCs/>
          <w:color w:val="191919"/>
          <w:spacing w:val="-18"/>
          <w:sz w:val="20"/>
          <w:szCs w:val="20"/>
        </w:rPr>
        <w:t>T</w:t>
      </w:r>
      <w:r>
        <w:rPr>
          <w:rFonts w:ascii="Times New Roman" w:hAnsi="Times New Roman"/>
          <w:b/>
          <w:bCs/>
          <w:color w:val="191919"/>
          <w:sz w:val="20"/>
          <w:szCs w:val="20"/>
        </w:rPr>
        <w:t>eacher</w:t>
      </w:r>
      <w:r>
        <w:rPr>
          <w:rFonts w:ascii="Times New Roman" w:hAnsi="Times New Roman"/>
          <w:b/>
          <w:bCs/>
          <w:color w:val="191919"/>
          <w:spacing w:val="-4"/>
          <w:sz w:val="20"/>
          <w:szCs w:val="20"/>
        </w:rPr>
        <w:t xml:space="preserve"> </w:t>
      </w:r>
      <w:r>
        <w:rPr>
          <w:rFonts w:ascii="Times New Roman" w:hAnsi="Times New Roman"/>
          <w:b/>
          <w:bCs/>
          <w:color w:val="191919"/>
          <w:sz w:val="20"/>
          <w:szCs w:val="20"/>
        </w:rPr>
        <w:t>Scholarship P</w:t>
      </w:r>
      <w:r>
        <w:rPr>
          <w:rFonts w:ascii="Times New Roman" w:hAnsi="Times New Roman"/>
          <w:b/>
          <w:bCs/>
          <w:color w:val="191919"/>
          <w:spacing w:val="-4"/>
          <w:sz w:val="20"/>
          <w:szCs w:val="20"/>
        </w:rPr>
        <w:t>r</w:t>
      </w:r>
      <w:r>
        <w:rPr>
          <w:rFonts w:ascii="Times New Roman" w:hAnsi="Times New Roman"/>
          <w:b/>
          <w:bCs/>
          <w:color w:val="191919"/>
          <w:sz w:val="20"/>
          <w:szCs w:val="20"/>
        </w:rPr>
        <w:t>ogram</w:t>
      </w:r>
    </w:p>
    <w:p w:rsidR="00F42301" w:rsidRDefault="00F42301" w:rsidP="0055783E">
      <w:pPr>
        <w:widowControl w:val="0"/>
        <w:autoSpaceDE w:val="0"/>
        <w:autoSpaceDN w:val="0"/>
        <w:adjustRightInd w:val="0"/>
        <w:spacing w:before="10" w:after="0" w:line="250" w:lineRule="auto"/>
        <w:ind w:left="860" w:right="1954" w:firstLine="360"/>
        <w:rPr>
          <w:rFonts w:ascii="Times New Roman" w:hAnsi="Times New Roman"/>
          <w:color w:val="000000"/>
          <w:sz w:val="20"/>
          <w:szCs w:val="20"/>
        </w:rPr>
      </w:pPr>
      <w:r>
        <w:rPr>
          <w:rFonts w:ascii="Times New Roman" w:hAnsi="Times New Roman"/>
          <w:color w:val="191919"/>
          <w:sz w:val="20"/>
          <w:szCs w:val="20"/>
        </w:rPr>
        <w:t>This program assists students (teachers) who are seeking an advanced degree in a critical field of stud</w:t>
      </w:r>
      <w:r>
        <w:rPr>
          <w:rFonts w:ascii="Times New Roman" w:hAnsi="Times New Roman"/>
          <w:color w:val="191919"/>
          <w:spacing w:val="-13"/>
          <w:sz w:val="20"/>
          <w:szCs w:val="20"/>
        </w:rPr>
        <w:t>y</w:t>
      </w:r>
      <w:r>
        <w:rPr>
          <w:rFonts w:ascii="Times New Roman" w:hAnsi="Times New Roman"/>
          <w:color w:val="191919"/>
          <w:sz w:val="20"/>
          <w:szCs w:val="20"/>
        </w:rPr>
        <w:t>.   Financial assistance of up to $10,000 will be awarded toward the cost of attendance.</w:t>
      </w:r>
    </w:p>
    <w:p w:rsidR="00F42301" w:rsidRDefault="00F42301" w:rsidP="0055783E">
      <w:pPr>
        <w:widowControl w:val="0"/>
        <w:autoSpaceDE w:val="0"/>
        <w:autoSpaceDN w:val="0"/>
        <w:adjustRightInd w:val="0"/>
        <w:spacing w:after="0" w:line="250" w:lineRule="auto"/>
        <w:ind w:left="860" w:right="2410"/>
        <w:rPr>
          <w:rFonts w:ascii="Times New Roman" w:hAnsi="Times New Roman"/>
          <w:color w:val="000000"/>
          <w:sz w:val="20"/>
          <w:szCs w:val="20"/>
        </w:rPr>
      </w:pPr>
      <w:r>
        <w:rPr>
          <w:rFonts w:ascii="Times New Roman" w:hAnsi="Times New Roman"/>
          <w:color w:val="191919"/>
          <w:sz w:val="20"/>
          <w:szCs w:val="20"/>
        </w:rPr>
        <w:t>The program operates as a fo</w:t>
      </w:r>
      <w:r>
        <w:rPr>
          <w:rFonts w:ascii="Times New Roman" w:hAnsi="Times New Roman"/>
          <w:color w:val="191919"/>
          <w:spacing w:val="-4"/>
          <w:sz w:val="20"/>
          <w:szCs w:val="20"/>
        </w:rPr>
        <w:t>r</w:t>
      </w:r>
      <w:r>
        <w:rPr>
          <w:rFonts w:ascii="Times New Roman" w:hAnsi="Times New Roman"/>
          <w:color w:val="191919"/>
          <w:sz w:val="20"/>
          <w:szCs w:val="20"/>
        </w:rPr>
        <w:t>givable loan that will be repaid by teaching in a Geo</w:t>
      </w:r>
      <w:r>
        <w:rPr>
          <w:rFonts w:ascii="Times New Roman" w:hAnsi="Times New Roman"/>
          <w:color w:val="191919"/>
          <w:spacing w:val="-4"/>
          <w:sz w:val="20"/>
          <w:szCs w:val="20"/>
        </w:rPr>
        <w:t>r</w:t>
      </w:r>
      <w:r>
        <w:rPr>
          <w:rFonts w:ascii="Times New Roman" w:hAnsi="Times New Roman"/>
          <w:color w:val="191919"/>
          <w:sz w:val="20"/>
          <w:szCs w:val="20"/>
        </w:rPr>
        <w:t xml:space="preserve">gia public school. </w:t>
      </w:r>
      <w:r>
        <w:rPr>
          <w:rFonts w:ascii="Times New Roman" w:hAnsi="Times New Roman"/>
          <w:color w:val="191919"/>
          <w:spacing w:val="46"/>
          <w:sz w:val="20"/>
          <w:szCs w:val="20"/>
        </w:rPr>
        <w:t xml:space="preserve"> </w:t>
      </w:r>
      <w:r>
        <w:rPr>
          <w:rFonts w:ascii="Times New Roman" w:hAnsi="Times New Roman"/>
          <w:color w:val="191919"/>
          <w:sz w:val="20"/>
          <w:szCs w:val="20"/>
        </w:rPr>
        <w:t>The HOPE</w:t>
      </w:r>
      <w:r>
        <w:rPr>
          <w:rFonts w:ascii="Times New Roman" w:hAnsi="Times New Roman"/>
          <w:color w:val="191919"/>
          <w:spacing w:val="-4"/>
          <w:sz w:val="20"/>
          <w:szCs w:val="20"/>
        </w:rPr>
        <w:t xml:space="preserve"> </w:t>
      </w:r>
      <w:r>
        <w:rPr>
          <w:rFonts w:ascii="Times New Roman" w:hAnsi="Times New Roman"/>
          <w:color w:val="191919"/>
          <w:spacing w:val="-14"/>
          <w:sz w:val="20"/>
          <w:szCs w:val="20"/>
        </w:rPr>
        <w:t>T</w:t>
      </w:r>
      <w:r>
        <w:rPr>
          <w:rFonts w:ascii="Times New Roman" w:hAnsi="Times New Roman"/>
          <w:color w:val="191919"/>
          <w:sz w:val="20"/>
          <w:szCs w:val="20"/>
        </w:rPr>
        <w:t>eacher Scholarship Program addresses the following areas:</w:t>
      </w:r>
    </w:p>
    <w:p w:rsidR="00F42301" w:rsidRDefault="00F42301" w:rsidP="0055783E">
      <w:pPr>
        <w:widowControl w:val="0"/>
        <w:autoSpaceDE w:val="0"/>
        <w:autoSpaceDN w:val="0"/>
        <w:adjustRightInd w:val="0"/>
        <w:spacing w:after="0"/>
        <w:ind w:left="1076"/>
        <w:rPr>
          <w:rFonts w:ascii="Times New Roman" w:hAnsi="Times New Roman"/>
          <w:color w:val="000000"/>
          <w:sz w:val="20"/>
          <w:szCs w:val="20"/>
        </w:rPr>
      </w:pPr>
      <w:r>
        <w:rPr>
          <w:rFonts w:ascii="Times New Roman" w:hAnsi="Times New Roman"/>
          <w:color w:val="191919"/>
          <w:sz w:val="20"/>
          <w:szCs w:val="20"/>
        </w:rPr>
        <w:t>English Education (grades 7-12)</w:t>
      </w:r>
    </w:p>
    <w:p w:rsidR="00F42301" w:rsidRDefault="00F42301" w:rsidP="0055783E">
      <w:pPr>
        <w:widowControl w:val="0"/>
        <w:autoSpaceDE w:val="0"/>
        <w:autoSpaceDN w:val="0"/>
        <w:adjustRightInd w:val="0"/>
        <w:spacing w:before="10" w:after="0" w:line="250" w:lineRule="auto"/>
        <w:ind w:left="1220" w:right="2237" w:hanging="144"/>
        <w:rPr>
          <w:rFonts w:ascii="Times New Roman" w:hAnsi="Times New Roman"/>
          <w:color w:val="000000"/>
          <w:sz w:val="20"/>
          <w:szCs w:val="20"/>
        </w:rPr>
      </w:pPr>
      <w:r>
        <w:rPr>
          <w:rFonts w:ascii="Times New Roman" w:hAnsi="Times New Roman"/>
          <w:color w:val="191919"/>
          <w:sz w:val="20"/>
          <w:szCs w:val="20"/>
        </w:rPr>
        <w:t>Middle Grades Education (grades 4-8) with primary concentration in Math, Science or Math and Science. Mathematics Education (grades 7-12)</w:t>
      </w:r>
    </w:p>
    <w:p w:rsidR="00F42301" w:rsidRDefault="00F42301" w:rsidP="0055783E">
      <w:pPr>
        <w:widowControl w:val="0"/>
        <w:autoSpaceDE w:val="0"/>
        <w:autoSpaceDN w:val="0"/>
        <w:adjustRightInd w:val="0"/>
        <w:spacing w:after="0"/>
        <w:ind w:left="1076"/>
        <w:rPr>
          <w:rFonts w:ascii="Times New Roman" w:hAnsi="Times New Roman"/>
          <w:color w:val="000000"/>
          <w:sz w:val="20"/>
          <w:szCs w:val="20"/>
        </w:rPr>
      </w:pPr>
      <w:r>
        <w:rPr>
          <w:rFonts w:ascii="Times New Roman" w:hAnsi="Times New Roman"/>
          <w:color w:val="191919"/>
          <w:sz w:val="20"/>
          <w:szCs w:val="20"/>
        </w:rPr>
        <w:t>Science Education (grades 7-12): Broad Field Science, Biolog</w:t>
      </w:r>
      <w:r>
        <w:rPr>
          <w:rFonts w:ascii="Times New Roman" w:hAnsi="Times New Roman"/>
          <w:color w:val="191919"/>
          <w:spacing w:val="-13"/>
          <w:sz w:val="20"/>
          <w:szCs w:val="20"/>
        </w:rPr>
        <w:t>y</w:t>
      </w:r>
      <w:r>
        <w:rPr>
          <w:rFonts w:ascii="Times New Roman" w:hAnsi="Times New Roman"/>
          <w:color w:val="191919"/>
          <w:sz w:val="20"/>
          <w:szCs w:val="20"/>
        </w:rPr>
        <w:t>, Chemistr</w:t>
      </w:r>
      <w:r>
        <w:rPr>
          <w:rFonts w:ascii="Times New Roman" w:hAnsi="Times New Roman"/>
          <w:color w:val="191919"/>
          <w:spacing w:val="-13"/>
          <w:sz w:val="20"/>
          <w:szCs w:val="20"/>
        </w:rPr>
        <w:t>y</w:t>
      </w:r>
      <w:r>
        <w:rPr>
          <w:rFonts w:ascii="Times New Roman" w:hAnsi="Times New Roman"/>
          <w:color w:val="191919"/>
          <w:sz w:val="20"/>
          <w:szCs w:val="20"/>
        </w:rPr>
        <w:t>, Earth/Space or</w:t>
      </w:r>
    </w:p>
    <w:p w:rsidR="00F42301" w:rsidRDefault="00F42301" w:rsidP="0055783E">
      <w:pPr>
        <w:widowControl w:val="0"/>
        <w:autoSpaceDE w:val="0"/>
        <w:autoSpaceDN w:val="0"/>
        <w:adjustRightInd w:val="0"/>
        <w:spacing w:before="10" w:after="0"/>
        <w:ind w:left="1220"/>
        <w:rPr>
          <w:rFonts w:ascii="Times New Roman" w:hAnsi="Times New Roman"/>
          <w:color w:val="000000"/>
          <w:sz w:val="20"/>
          <w:szCs w:val="20"/>
        </w:rPr>
      </w:pPr>
      <w:r>
        <w:rPr>
          <w:rFonts w:ascii="Times New Roman" w:hAnsi="Times New Roman"/>
          <w:color w:val="191919"/>
          <w:sz w:val="20"/>
          <w:szCs w:val="20"/>
        </w:rPr>
        <w:t>Physics Foreign Language Education (grades P-12)</w:t>
      </w:r>
    </w:p>
    <w:p w:rsidR="00F42301" w:rsidRDefault="00F42301" w:rsidP="0055783E">
      <w:pPr>
        <w:widowControl w:val="0"/>
        <w:autoSpaceDE w:val="0"/>
        <w:autoSpaceDN w:val="0"/>
        <w:adjustRightInd w:val="0"/>
        <w:spacing w:before="10" w:after="0" w:line="250" w:lineRule="auto"/>
        <w:ind w:left="1220" w:right="1991" w:hanging="144"/>
        <w:rPr>
          <w:rFonts w:ascii="Times New Roman" w:hAnsi="Times New Roman"/>
          <w:color w:val="000000"/>
          <w:sz w:val="20"/>
          <w:szCs w:val="20"/>
        </w:rPr>
      </w:pPr>
      <w:r w:rsidRPr="00C34688">
        <w:rPr>
          <w:rFonts w:ascii="Calibri" w:hAnsi="Calibri"/>
          <w:noProof/>
          <w:lang w:eastAsia="en-US"/>
        </w:rPr>
        <w:pict>
          <v:shape id="_x0000_s3230" type="#_x0000_t202" style="position:absolute;left:0;text-align:left;margin-left:522.25pt;margin-top:1.95pt;width:1in;height:144.1pt;z-index:-251658240;mso-position-horizontal-relative:page" o:allowincell="f" filled="f" stroked="f">
            <v:textbox style="layout-flow:vertical" inset="0,0,0,0">
              <w:txbxContent>
                <w:p w:rsidR="00F42301" w:rsidRDefault="00F42301" w:rsidP="0055783E">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S</w:t>
                  </w:r>
                  <w:r>
                    <w:rPr>
                      <w:rFonts w:ascii="Impact" w:hAnsi="Impact" w:cs="Impact"/>
                      <w:color w:val="A3A3A3"/>
                      <w:spacing w:val="-176"/>
                      <w:position w:val="1"/>
                      <w:sz w:val="140"/>
                      <w:szCs w:val="140"/>
                    </w:rPr>
                    <w:t xml:space="preserve"> </w:t>
                  </w:r>
                  <w:r>
                    <w:rPr>
                      <w:rFonts w:ascii="Impact" w:hAnsi="Impact" w:cs="Impact"/>
                      <w:color w:val="A3A3A3"/>
                      <w:spacing w:val="28"/>
                      <w:position w:val="1"/>
                      <w:sz w:val="105"/>
                      <w:szCs w:val="105"/>
                    </w:rPr>
                    <w:t>T</w:t>
                  </w:r>
                  <w:r>
                    <w:rPr>
                      <w:rFonts w:ascii="Impact" w:hAnsi="Impact" w:cs="Impact"/>
                      <w:color w:val="A3A3A3"/>
                      <w:spacing w:val="12"/>
                      <w:position w:val="1"/>
                      <w:sz w:val="105"/>
                      <w:szCs w:val="105"/>
                    </w:rPr>
                    <w:t>A</w:t>
                  </w:r>
                  <w:r>
                    <w:rPr>
                      <w:rFonts w:ascii="Impact" w:hAnsi="Impact" w:cs="Impact"/>
                      <w:color w:val="A3A3A3"/>
                      <w:position w:val="1"/>
                      <w:sz w:val="105"/>
                      <w:szCs w:val="105"/>
                    </w:rPr>
                    <w:t>T</w:t>
                  </w:r>
                  <w:r>
                    <w:rPr>
                      <w:rFonts w:ascii="Impact" w:hAnsi="Impact" w:cs="Impact"/>
                      <w:color w:val="A3A3A3"/>
                      <w:spacing w:val="-115"/>
                      <w:position w:val="1"/>
                      <w:sz w:val="105"/>
                      <w:szCs w:val="105"/>
                    </w:rPr>
                    <w:t xml:space="preserve"> </w:t>
                  </w:r>
                  <w:r>
                    <w:rPr>
                      <w:rFonts w:ascii="Impact" w:hAnsi="Impact" w:cs="Impact"/>
                      <w:color w:val="A3A3A3"/>
                      <w:position w:val="1"/>
                      <w:sz w:val="105"/>
                      <w:szCs w:val="105"/>
                    </w:rPr>
                    <w:t>E</w:t>
                  </w:r>
                </w:p>
              </w:txbxContent>
            </v:textbox>
            <w10:wrap anchorx="page"/>
          </v:shape>
        </w:pict>
      </w:r>
      <w:r>
        <w:rPr>
          <w:rFonts w:ascii="Times New Roman" w:hAnsi="Times New Roman"/>
          <w:color w:val="191919"/>
          <w:sz w:val="20"/>
          <w:szCs w:val="20"/>
        </w:rPr>
        <w:t>Education of Exceptional Children (grades P-12): Behavior Disorders, Hearing Impaired, Inte</w:t>
      </w:r>
      <w:r>
        <w:rPr>
          <w:rFonts w:ascii="Times New Roman" w:hAnsi="Times New Roman"/>
          <w:color w:val="191919"/>
          <w:spacing w:val="-4"/>
          <w:sz w:val="20"/>
          <w:szCs w:val="20"/>
        </w:rPr>
        <w:t>r</w:t>
      </w:r>
      <w:r>
        <w:rPr>
          <w:rFonts w:ascii="Times New Roman" w:hAnsi="Times New Roman"/>
          <w:color w:val="191919"/>
          <w:sz w:val="20"/>
          <w:szCs w:val="20"/>
        </w:rPr>
        <w:t>- related Special Education, Learning Disabilities, Mental Retardation &amp; Orthopedically Im- paired</w:t>
      </w:r>
    </w:p>
    <w:p w:rsidR="00F42301" w:rsidRDefault="00F42301" w:rsidP="0055783E">
      <w:pPr>
        <w:widowControl w:val="0"/>
        <w:autoSpaceDE w:val="0"/>
        <w:autoSpaceDN w:val="0"/>
        <w:adjustRightInd w:val="0"/>
        <w:spacing w:after="0"/>
        <w:ind w:left="1076"/>
        <w:rPr>
          <w:rFonts w:ascii="Times New Roman" w:hAnsi="Times New Roman"/>
          <w:color w:val="000000"/>
          <w:sz w:val="20"/>
          <w:szCs w:val="20"/>
        </w:rPr>
      </w:pPr>
      <w:r>
        <w:rPr>
          <w:rFonts w:ascii="Times New Roman" w:hAnsi="Times New Roman"/>
          <w:color w:val="191919"/>
          <w:sz w:val="20"/>
          <w:szCs w:val="20"/>
        </w:rPr>
        <w:t>Business Education (grades 7-12)</w:t>
      </w:r>
    </w:p>
    <w:p w:rsidR="00F42301" w:rsidRDefault="00F42301" w:rsidP="0055783E">
      <w:pPr>
        <w:widowControl w:val="0"/>
        <w:autoSpaceDE w:val="0"/>
        <w:autoSpaceDN w:val="0"/>
        <w:adjustRightInd w:val="0"/>
        <w:spacing w:before="10" w:after="0" w:line="250" w:lineRule="auto"/>
        <w:ind w:left="1076" w:right="5986"/>
        <w:rPr>
          <w:rFonts w:ascii="Times New Roman" w:hAnsi="Times New Roman"/>
          <w:color w:val="000000"/>
          <w:sz w:val="20"/>
          <w:szCs w:val="20"/>
        </w:rPr>
      </w:pPr>
      <w:r>
        <w:rPr>
          <w:rFonts w:ascii="Times New Roman" w:hAnsi="Times New Roman"/>
          <w:color w:val="191919"/>
          <w:sz w:val="20"/>
          <w:szCs w:val="20"/>
        </w:rPr>
        <w:t>Early Childhood Education (grades P-5) (Contact the department for additional areas.)</w:t>
      </w:r>
    </w:p>
    <w:p w:rsidR="00F42301" w:rsidRDefault="00F42301" w:rsidP="0055783E">
      <w:pPr>
        <w:widowControl w:val="0"/>
        <w:autoSpaceDE w:val="0"/>
        <w:autoSpaceDN w:val="0"/>
        <w:adjustRightInd w:val="0"/>
        <w:spacing w:after="0" w:line="240" w:lineRule="exact"/>
        <w:rPr>
          <w:rFonts w:ascii="Times New Roman" w:hAnsi="Times New Roman"/>
          <w:color w:val="000000"/>
          <w:sz w:val="24"/>
          <w:szCs w:val="24"/>
        </w:rPr>
      </w:pPr>
    </w:p>
    <w:p w:rsidR="00F42301" w:rsidRDefault="00F42301" w:rsidP="0055783E">
      <w:pPr>
        <w:widowControl w:val="0"/>
        <w:autoSpaceDE w:val="0"/>
        <w:autoSpaceDN w:val="0"/>
        <w:adjustRightInd w:val="0"/>
        <w:spacing w:after="0"/>
        <w:ind w:left="860"/>
        <w:rPr>
          <w:rFonts w:ascii="Times New Roman" w:hAnsi="Times New Roman"/>
          <w:color w:val="000000"/>
          <w:sz w:val="20"/>
          <w:szCs w:val="20"/>
        </w:rPr>
      </w:pPr>
      <w:r>
        <w:rPr>
          <w:rFonts w:ascii="Times New Roman" w:hAnsi="Times New Roman"/>
          <w:b/>
          <w:bCs/>
          <w:color w:val="191919"/>
          <w:sz w:val="20"/>
          <w:szCs w:val="20"/>
        </w:rPr>
        <w:t>Georgia Student Finance</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Authority (GS</w:t>
      </w:r>
      <w:r>
        <w:rPr>
          <w:rFonts w:ascii="Times New Roman" w:hAnsi="Times New Roman"/>
          <w:b/>
          <w:bCs/>
          <w:color w:val="191919"/>
          <w:spacing w:val="-15"/>
          <w:sz w:val="20"/>
          <w:szCs w:val="20"/>
        </w:rPr>
        <w:t>F</w:t>
      </w:r>
      <w:r>
        <w:rPr>
          <w:rFonts w:ascii="Times New Roman" w:hAnsi="Times New Roman"/>
          <w:b/>
          <w:bCs/>
          <w:color w:val="191919"/>
          <w:sz w:val="20"/>
          <w:szCs w:val="20"/>
        </w:rPr>
        <w:t>A</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 Di</w:t>
      </w:r>
      <w:r>
        <w:rPr>
          <w:rFonts w:ascii="Times New Roman" w:hAnsi="Times New Roman"/>
          <w:b/>
          <w:bCs/>
          <w:color w:val="191919"/>
          <w:spacing w:val="-4"/>
          <w:sz w:val="20"/>
          <w:szCs w:val="20"/>
        </w:rPr>
        <w:t>r</w:t>
      </w:r>
      <w:r>
        <w:rPr>
          <w:rFonts w:ascii="Times New Roman" w:hAnsi="Times New Roman"/>
          <w:b/>
          <w:bCs/>
          <w:color w:val="191919"/>
          <w:sz w:val="20"/>
          <w:szCs w:val="20"/>
        </w:rPr>
        <w:t>ect Student Loans</w:t>
      </w:r>
    </w:p>
    <w:p w:rsidR="00F42301" w:rsidRDefault="00F42301" w:rsidP="0055783E">
      <w:pPr>
        <w:widowControl w:val="0"/>
        <w:autoSpaceDE w:val="0"/>
        <w:autoSpaceDN w:val="0"/>
        <w:adjustRightInd w:val="0"/>
        <w:spacing w:before="10" w:after="0" w:line="250" w:lineRule="auto"/>
        <w:ind w:left="860" w:right="1986" w:firstLine="360"/>
        <w:rPr>
          <w:rFonts w:ascii="Times New Roman" w:hAnsi="Times New Roman"/>
          <w:color w:val="000000"/>
          <w:sz w:val="20"/>
          <w:szCs w:val="20"/>
        </w:rPr>
      </w:pPr>
      <w:r>
        <w:rPr>
          <w:rFonts w:ascii="Times New Roman" w:hAnsi="Times New Roman"/>
          <w:color w:val="191919"/>
          <w:sz w:val="20"/>
          <w:szCs w:val="20"/>
        </w:rPr>
        <w:t>Legal residents of Geo</w:t>
      </w:r>
      <w:r>
        <w:rPr>
          <w:rFonts w:ascii="Times New Roman" w:hAnsi="Times New Roman"/>
          <w:color w:val="191919"/>
          <w:spacing w:val="-4"/>
          <w:sz w:val="20"/>
          <w:szCs w:val="20"/>
        </w:rPr>
        <w:t>r</w:t>
      </w:r>
      <w:r>
        <w:rPr>
          <w:rFonts w:ascii="Times New Roman" w:hAnsi="Times New Roman"/>
          <w:color w:val="191919"/>
          <w:sz w:val="20"/>
          <w:szCs w:val="20"/>
        </w:rPr>
        <w:t>gia may apply for service cancelable loan assistance for professions in which there is a critical manpower shortage in Geo</w:t>
      </w:r>
      <w:r>
        <w:rPr>
          <w:rFonts w:ascii="Times New Roman" w:hAnsi="Times New Roman"/>
          <w:color w:val="191919"/>
          <w:spacing w:val="-4"/>
          <w:sz w:val="20"/>
          <w:szCs w:val="20"/>
        </w:rPr>
        <w:t>r</w:t>
      </w:r>
      <w:r>
        <w:rPr>
          <w:rFonts w:ascii="Times New Roman" w:hAnsi="Times New Roman"/>
          <w:color w:val="191919"/>
          <w:sz w:val="20"/>
          <w:szCs w:val="20"/>
        </w:rPr>
        <w:t>gia. Currently the area in which</w:t>
      </w:r>
      <w:r>
        <w:rPr>
          <w:rFonts w:ascii="Times New Roman" w:hAnsi="Times New Roman"/>
          <w:color w:val="191919"/>
          <w:spacing w:val="-11"/>
          <w:sz w:val="20"/>
          <w:szCs w:val="20"/>
        </w:rPr>
        <w:t xml:space="preserve"> </w:t>
      </w:r>
      <w:r>
        <w:rPr>
          <w:rFonts w:ascii="Times New Roman" w:hAnsi="Times New Roman"/>
          <w:color w:val="191919"/>
          <w:sz w:val="20"/>
          <w:szCs w:val="20"/>
        </w:rPr>
        <w:t>Albany State University participates is the health field - nursing (graduate and unde</w:t>
      </w:r>
      <w:r>
        <w:rPr>
          <w:rFonts w:ascii="Times New Roman" w:hAnsi="Times New Roman"/>
          <w:color w:val="191919"/>
          <w:spacing w:val="-4"/>
          <w:sz w:val="20"/>
          <w:szCs w:val="20"/>
        </w:rPr>
        <w:t>r</w:t>
      </w:r>
      <w:r>
        <w:rPr>
          <w:rFonts w:ascii="Times New Roman" w:hAnsi="Times New Roman"/>
          <w:color w:val="191919"/>
          <w:sz w:val="20"/>
          <w:szCs w:val="20"/>
        </w:rPr>
        <w:t>graduate).</w:t>
      </w:r>
      <w:r>
        <w:rPr>
          <w:rFonts w:ascii="Times New Roman" w:hAnsi="Times New Roman"/>
          <w:color w:val="191919"/>
          <w:spacing w:val="-3"/>
          <w:sz w:val="20"/>
          <w:szCs w:val="20"/>
        </w:rPr>
        <w:t xml:space="preserve"> </w:t>
      </w:r>
      <w:r>
        <w:rPr>
          <w:rFonts w:ascii="Times New Roman" w:hAnsi="Times New Roman"/>
          <w:color w:val="191919"/>
          <w:sz w:val="20"/>
          <w:szCs w:val="20"/>
        </w:rPr>
        <w:t>The maximum loan amount per academic year is $2,000.</w:t>
      </w:r>
      <w:r>
        <w:rPr>
          <w:rFonts w:ascii="Times New Roman" w:hAnsi="Times New Roman"/>
          <w:color w:val="191919"/>
          <w:spacing w:val="-4"/>
          <w:sz w:val="20"/>
          <w:szCs w:val="20"/>
        </w:rPr>
        <w:t xml:space="preserve"> </w:t>
      </w:r>
      <w:r>
        <w:rPr>
          <w:rFonts w:ascii="Times New Roman" w:hAnsi="Times New Roman"/>
          <w:color w:val="191919"/>
          <w:sz w:val="20"/>
          <w:szCs w:val="20"/>
        </w:rPr>
        <w:t>The Free</w:t>
      </w:r>
      <w:r>
        <w:rPr>
          <w:rFonts w:ascii="Times New Roman" w:hAnsi="Times New Roman"/>
          <w:color w:val="191919"/>
          <w:spacing w:val="-11"/>
          <w:sz w:val="20"/>
          <w:szCs w:val="20"/>
        </w:rPr>
        <w:t xml:space="preserve"> </w:t>
      </w:r>
      <w:r>
        <w:rPr>
          <w:rFonts w:ascii="Times New Roman" w:hAnsi="Times New Roman"/>
          <w:color w:val="191919"/>
          <w:sz w:val="20"/>
          <w:szCs w:val="20"/>
        </w:rPr>
        <w:t>Application for Federal Student</w:t>
      </w:r>
      <w:r>
        <w:rPr>
          <w:rFonts w:ascii="Times New Roman" w:hAnsi="Times New Roman"/>
          <w:color w:val="191919"/>
          <w:spacing w:val="-11"/>
          <w:sz w:val="20"/>
          <w:szCs w:val="20"/>
        </w:rPr>
        <w:t xml:space="preserve"> </w:t>
      </w:r>
      <w:r>
        <w:rPr>
          <w:rFonts w:ascii="Times New Roman" w:hAnsi="Times New Roman"/>
          <w:color w:val="191919"/>
          <w:sz w:val="20"/>
          <w:szCs w:val="20"/>
        </w:rPr>
        <w:t>Aid Form (</w:t>
      </w:r>
      <w:r>
        <w:rPr>
          <w:rFonts w:ascii="Times New Roman" w:hAnsi="Times New Roman"/>
          <w:color w:val="191919"/>
          <w:spacing w:val="-15"/>
          <w:sz w:val="20"/>
          <w:szCs w:val="20"/>
        </w:rPr>
        <w:t>F</w:t>
      </w:r>
      <w:r>
        <w:rPr>
          <w:rFonts w:ascii="Times New Roman" w:hAnsi="Times New Roman"/>
          <w:color w:val="191919"/>
          <w:sz w:val="20"/>
          <w:szCs w:val="20"/>
        </w:rPr>
        <w:t>AFSA) is required.</w:t>
      </w:r>
    </w:p>
    <w:p w:rsidR="00F42301" w:rsidRDefault="00F42301" w:rsidP="0055783E">
      <w:pPr>
        <w:widowControl w:val="0"/>
        <w:autoSpaceDE w:val="0"/>
        <w:autoSpaceDN w:val="0"/>
        <w:adjustRightInd w:val="0"/>
        <w:spacing w:after="0" w:line="240" w:lineRule="exact"/>
        <w:rPr>
          <w:rFonts w:ascii="Times New Roman" w:hAnsi="Times New Roman"/>
          <w:color w:val="000000"/>
          <w:sz w:val="24"/>
          <w:szCs w:val="24"/>
        </w:rPr>
      </w:pPr>
    </w:p>
    <w:p w:rsidR="00F42301" w:rsidRDefault="00F42301" w:rsidP="0055783E">
      <w:pPr>
        <w:widowControl w:val="0"/>
        <w:autoSpaceDE w:val="0"/>
        <w:autoSpaceDN w:val="0"/>
        <w:adjustRightInd w:val="0"/>
        <w:spacing w:after="0"/>
        <w:ind w:left="860"/>
        <w:rPr>
          <w:rFonts w:ascii="Times New Roman" w:hAnsi="Times New Roman"/>
          <w:color w:val="000000"/>
          <w:sz w:val="20"/>
          <w:szCs w:val="20"/>
        </w:rPr>
      </w:pPr>
      <w:r>
        <w:rPr>
          <w:rFonts w:ascii="Times New Roman" w:hAnsi="Times New Roman"/>
          <w:b/>
          <w:bCs/>
          <w:color w:val="191919"/>
          <w:sz w:val="20"/>
          <w:szCs w:val="20"/>
        </w:rPr>
        <w:t>Federal Perkins Loans</w:t>
      </w:r>
    </w:p>
    <w:p w:rsidR="00F42301" w:rsidRDefault="00F42301" w:rsidP="0055783E">
      <w:pPr>
        <w:widowControl w:val="0"/>
        <w:autoSpaceDE w:val="0"/>
        <w:autoSpaceDN w:val="0"/>
        <w:adjustRightInd w:val="0"/>
        <w:spacing w:before="10" w:after="0" w:line="250" w:lineRule="auto"/>
        <w:ind w:left="860" w:right="1949" w:firstLine="360"/>
        <w:rPr>
          <w:rFonts w:ascii="Times New Roman" w:hAnsi="Times New Roman"/>
          <w:color w:val="000000"/>
          <w:sz w:val="20"/>
          <w:szCs w:val="20"/>
        </w:rPr>
      </w:pPr>
      <w:r>
        <w:rPr>
          <w:rFonts w:ascii="Times New Roman" w:hAnsi="Times New Roman"/>
          <w:color w:val="191919"/>
          <w:sz w:val="20"/>
          <w:szCs w:val="20"/>
        </w:rPr>
        <w:t>Funds are provided to the University for the purpose of making low-interest, long-term loans available to students who demonstrate need.  Loans are available to both graduate and unde</w:t>
      </w:r>
      <w:r>
        <w:rPr>
          <w:rFonts w:ascii="Times New Roman" w:hAnsi="Times New Roman"/>
          <w:color w:val="191919"/>
          <w:spacing w:val="-4"/>
          <w:sz w:val="20"/>
          <w:szCs w:val="20"/>
        </w:rPr>
        <w:t>r</w:t>
      </w:r>
      <w:r>
        <w:rPr>
          <w:rFonts w:ascii="Times New Roman" w:hAnsi="Times New Roman"/>
          <w:color w:val="191919"/>
          <w:sz w:val="20"/>
          <w:szCs w:val="20"/>
        </w:rPr>
        <w:t>grad</w:t>
      </w:r>
      <w:r>
        <w:rPr>
          <w:rFonts w:ascii="Times New Roman" w:hAnsi="Times New Roman"/>
          <w:color w:val="191919"/>
          <w:spacing w:val="-4"/>
          <w:sz w:val="20"/>
          <w:szCs w:val="20"/>
        </w:rPr>
        <w:t>u</w:t>
      </w:r>
      <w:r>
        <w:rPr>
          <w:rFonts w:ascii="Times New Roman" w:hAnsi="Times New Roman"/>
          <w:color w:val="191919"/>
          <w:sz w:val="20"/>
          <w:szCs w:val="20"/>
        </w:rPr>
        <w:t xml:space="preserve">- ate students.   Repayment of Perkins Loans begins nine months after the student leaves college, graduates or drops below halftime. </w:t>
      </w:r>
      <w:r>
        <w:rPr>
          <w:rFonts w:ascii="Times New Roman" w:hAnsi="Times New Roman"/>
          <w:color w:val="191919"/>
          <w:spacing w:val="47"/>
          <w:sz w:val="20"/>
          <w:szCs w:val="20"/>
        </w:rPr>
        <w:t xml:space="preserve"> </w:t>
      </w:r>
      <w:r>
        <w:rPr>
          <w:rFonts w:ascii="Times New Roman" w:hAnsi="Times New Roman"/>
          <w:color w:val="191919"/>
          <w:sz w:val="20"/>
          <w:szCs w:val="20"/>
        </w:rPr>
        <w:t>The interest rate is five percent.</w:t>
      </w:r>
      <w:r>
        <w:rPr>
          <w:rFonts w:ascii="Times New Roman" w:hAnsi="Times New Roman"/>
          <w:color w:val="191919"/>
          <w:spacing w:val="-3"/>
          <w:sz w:val="20"/>
          <w:szCs w:val="20"/>
        </w:rPr>
        <w:t xml:space="preserve"> </w:t>
      </w:r>
      <w:r>
        <w:rPr>
          <w:rFonts w:ascii="Times New Roman" w:hAnsi="Times New Roman"/>
          <w:color w:val="191919"/>
          <w:sz w:val="20"/>
          <w:szCs w:val="20"/>
        </w:rPr>
        <w:t>The Free</w:t>
      </w:r>
      <w:r>
        <w:rPr>
          <w:rFonts w:ascii="Times New Roman" w:hAnsi="Times New Roman"/>
          <w:color w:val="191919"/>
          <w:spacing w:val="-11"/>
          <w:sz w:val="20"/>
          <w:szCs w:val="20"/>
        </w:rPr>
        <w:t xml:space="preserve"> </w:t>
      </w:r>
      <w:r>
        <w:rPr>
          <w:rFonts w:ascii="Times New Roman" w:hAnsi="Times New Roman"/>
          <w:color w:val="191919"/>
          <w:sz w:val="20"/>
          <w:szCs w:val="20"/>
        </w:rPr>
        <w:t>Application for Federal Student</w:t>
      </w:r>
      <w:r>
        <w:rPr>
          <w:rFonts w:ascii="Times New Roman" w:hAnsi="Times New Roman"/>
          <w:color w:val="191919"/>
          <w:spacing w:val="-11"/>
          <w:sz w:val="20"/>
          <w:szCs w:val="20"/>
        </w:rPr>
        <w:t xml:space="preserve"> </w:t>
      </w:r>
      <w:r>
        <w:rPr>
          <w:rFonts w:ascii="Times New Roman" w:hAnsi="Times New Roman"/>
          <w:color w:val="191919"/>
          <w:sz w:val="20"/>
          <w:szCs w:val="20"/>
        </w:rPr>
        <w:t>Aid Form (</w:t>
      </w:r>
      <w:r>
        <w:rPr>
          <w:rFonts w:ascii="Times New Roman" w:hAnsi="Times New Roman"/>
          <w:color w:val="191919"/>
          <w:spacing w:val="-15"/>
          <w:sz w:val="20"/>
          <w:szCs w:val="20"/>
        </w:rPr>
        <w:t>F</w:t>
      </w:r>
      <w:r>
        <w:rPr>
          <w:rFonts w:ascii="Times New Roman" w:hAnsi="Times New Roman"/>
          <w:color w:val="191919"/>
          <w:sz w:val="20"/>
          <w:szCs w:val="20"/>
        </w:rPr>
        <w:t>AFSA) is required.</w:t>
      </w:r>
    </w:p>
    <w:p w:rsidR="00F42301" w:rsidRDefault="00F42301" w:rsidP="0055783E">
      <w:pPr>
        <w:widowControl w:val="0"/>
        <w:autoSpaceDE w:val="0"/>
        <w:autoSpaceDN w:val="0"/>
        <w:adjustRightInd w:val="0"/>
        <w:spacing w:after="0" w:line="240" w:lineRule="exact"/>
        <w:rPr>
          <w:rFonts w:ascii="Times New Roman" w:hAnsi="Times New Roman"/>
          <w:color w:val="000000"/>
          <w:sz w:val="24"/>
          <w:szCs w:val="24"/>
        </w:rPr>
      </w:pPr>
    </w:p>
    <w:p w:rsidR="00F42301" w:rsidRDefault="00F42301" w:rsidP="0055783E">
      <w:pPr>
        <w:widowControl w:val="0"/>
        <w:autoSpaceDE w:val="0"/>
        <w:autoSpaceDN w:val="0"/>
        <w:adjustRightInd w:val="0"/>
        <w:spacing w:after="0"/>
        <w:ind w:left="860"/>
        <w:rPr>
          <w:rFonts w:ascii="Times New Roman" w:hAnsi="Times New Roman"/>
          <w:color w:val="000000"/>
          <w:sz w:val="20"/>
          <w:szCs w:val="20"/>
        </w:rPr>
      </w:pPr>
      <w:r>
        <w:rPr>
          <w:rFonts w:ascii="Times New Roman" w:hAnsi="Times New Roman"/>
          <w:b/>
          <w:bCs/>
          <w:color w:val="191919"/>
          <w:sz w:val="20"/>
          <w:szCs w:val="20"/>
        </w:rPr>
        <w:t>Federal Di</w:t>
      </w:r>
      <w:r>
        <w:rPr>
          <w:rFonts w:ascii="Times New Roman" w:hAnsi="Times New Roman"/>
          <w:b/>
          <w:bCs/>
          <w:color w:val="191919"/>
          <w:spacing w:val="-4"/>
          <w:sz w:val="20"/>
          <w:szCs w:val="20"/>
        </w:rPr>
        <w:t>r</w:t>
      </w:r>
      <w:r>
        <w:rPr>
          <w:rFonts w:ascii="Times New Roman" w:hAnsi="Times New Roman"/>
          <w:b/>
          <w:bCs/>
          <w:color w:val="191919"/>
          <w:sz w:val="20"/>
          <w:szCs w:val="20"/>
        </w:rPr>
        <w:t>ect Subsidized Stafford/Ford Loans (Di</w:t>
      </w:r>
      <w:r>
        <w:rPr>
          <w:rFonts w:ascii="Times New Roman" w:hAnsi="Times New Roman"/>
          <w:b/>
          <w:bCs/>
          <w:color w:val="191919"/>
          <w:spacing w:val="-4"/>
          <w:sz w:val="20"/>
          <w:szCs w:val="20"/>
        </w:rPr>
        <w:t>r</w:t>
      </w:r>
      <w:r>
        <w:rPr>
          <w:rFonts w:ascii="Times New Roman" w:hAnsi="Times New Roman"/>
          <w:b/>
          <w:bCs/>
          <w:color w:val="191919"/>
          <w:sz w:val="20"/>
          <w:szCs w:val="20"/>
        </w:rPr>
        <w:t>ect Subsidized Loans)</w:t>
      </w:r>
    </w:p>
    <w:p w:rsidR="00F42301" w:rsidRDefault="00F42301" w:rsidP="0055783E">
      <w:pPr>
        <w:widowControl w:val="0"/>
        <w:autoSpaceDE w:val="0"/>
        <w:autoSpaceDN w:val="0"/>
        <w:adjustRightInd w:val="0"/>
        <w:spacing w:before="10" w:after="0" w:line="250" w:lineRule="auto"/>
        <w:ind w:left="860" w:right="2137" w:firstLine="360"/>
        <w:rPr>
          <w:rFonts w:ascii="Times New Roman" w:hAnsi="Times New Roman"/>
          <w:color w:val="000000"/>
          <w:sz w:val="20"/>
          <w:szCs w:val="20"/>
        </w:rPr>
      </w:pPr>
      <w:r>
        <w:rPr>
          <w:rFonts w:ascii="Times New Roman" w:hAnsi="Times New Roman"/>
          <w:color w:val="191919"/>
          <w:sz w:val="20"/>
          <w:szCs w:val="20"/>
        </w:rPr>
        <w:t>The federal government will pay the interest on these loans while students are in school and during deferments (postponements of repayment).  Students must demonstrate financial need to receive this loan.</w:t>
      </w:r>
      <w:r>
        <w:rPr>
          <w:rFonts w:ascii="Times New Roman" w:hAnsi="Times New Roman"/>
          <w:color w:val="191919"/>
          <w:spacing w:val="46"/>
          <w:sz w:val="20"/>
          <w:szCs w:val="20"/>
        </w:rPr>
        <w:t xml:space="preserve"> </w:t>
      </w:r>
      <w:r>
        <w:rPr>
          <w:rFonts w:ascii="Times New Roman" w:hAnsi="Times New Roman"/>
          <w:color w:val="191919"/>
          <w:sz w:val="20"/>
          <w:szCs w:val="20"/>
        </w:rPr>
        <w:t>The Free</w:t>
      </w:r>
      <w:r>
        <w:rPr>
          <w:rFonts w:ascii="Times New Roman" w:hAnsi="Times New Roman"/>
          <w:color w:val="191919"/>
          <w:spacing w:val="-11"/>
          <w:sz w:val="20"/>
          <w:szCs w:val="20"/>
        </w:rPr>
        <w:t xml:space="preserve"> </w:t>
      </w:r>
      <w:r>
        <w:rPr>
          <w:rFonts w:ascii="Times New Roman" w:hAnsi="Times New Roman"/>
          <w:color w:val="191919"/>
          <w:sz w:val="20"/>
          <w:szCs w:val="20"/>
        </w:rPr>
        <w:t>Application for Federal Student</w:t>
      </w:r>
      <w:r>
        <w:rPr>
          <w:rFonts w:ascii="Times New Roman" w:hAnsi="Times New Roman"/>
          <w:color w:val="191919"/>
          <w:spacing w:val="-11"/>
          <w:sz w:val="20"/>
          <w:szCs w:val="20"/>
        </w:rPr>
        <w:t xml:space="preserve"> </w:t>
      </w:r>
      <w:r>
        <w:rPr>
          <w:rFonts w:ascii="Times New Roman" w:hAnsi="Times New Roman"/>
          <w:color w:val="191919"/>
          <w:sz w:val="20"/>
          <w:szCs w:val="20"/>
        </w:rPr>
        <w:t>Aid Form (</w:t>
      </w:r>
      <w:r>
        <w:rPr>
          <w:rFonts w:ascii="Times New Roman" w:hAnsi="Times New Roman"/>
          <w:color w:val="191919"/>
          <w:spacing w:val="-15"/>
          <w:sz w:val="20"/>
          <w:szCs w:val="20"/>
        </w:rPr>
        <w:t>F</w:t>
      </w:r>
      <w:r>
        <w:rPr>
          <w:rFonts w:ascii="Times New Roman" w:hAnsi="Times New Roman"/>
          <w:color w:val="191919"/>
          <w:sz w:val="20"/>
          <w:szCs w:val="20"/>
        </w:rPr>
        <w:t>AFSA) is required.</w:t>
      </w:r>
    </w:p>
    <w:p w:rsidR="00F42301" w:rsidRDefault="00F42301" w:rsidP="0055783E">
      <w:pPr>
        <w:widowControl w:val="0"/>
        <w:autoSpaceDE w:val="0"/>
        <w:autoSpaceDN w:val="0"/>
        <w:adjustRightInd w:val="0"/>
        <w:spacing w:after="0" w:line="240" w:lineRule="exact"/>
        <w:rPr>
          <w:rFonts w:ascii="Times New Roman" w:hAnsi="Times New Roman"/>
          <w:color w:val="000000"/>
          <w:sz w:val="24"/>
          <w:szCs w:val="24"/>
        </w:rPr>
      </w:pPr>
    </w:p>
    <w:p w:rsidR="00F42301" w:rsidRDefault="00F42301" w:rsidP="0055783E">
      <w:pPr>
        <w:widowControl w:val="0"/>
        <w:autoSpaceDE w:val="0"/>
        <w:autoSpaceDN w:val="0"/>
        <w:adjustRightInd w:val="0"/>
        <w:spacing w:after="0"/>
        <w:ind w:left="860"/>
        <w:rPr>
          <w:rFonts w:ascii="Times New Roman" w:hAnsi="Times New Roman"/>
          <w:color w:val="000000"/>
          <w:sz w:val="20"/>
          <w:szCs w:val="20"/>
        </w:rPr>
      </w:pPr>
      <w:r>
        <w:rPr>
          <w:rFonts w:ascii="Times New Roman" w:hAnsi="Times New Roman"/>
          <w:b/>
          <w:bCs/>
          <w:color w:val="191919"/>
          <w:sz w:val="20"/>
          <w:szCs w:val="20"/>
        </w:rPr>
        <w:t>Federal Di</w:t>
      </w:r>
      <w:r>
        <w:rPr>
          <w:rFonts w:ascii="Times New Roman" w:hAnsi="Times New Roman"/>
          <w:b/>
          <w:bCs/>
          <w:color w:val="191919"/>
          <w:spacing w:val="-4"/>
          <w:sz w:val="20"/>
          <w:szCs w:val="20"/>
        </w:rPr>
        <w:t>r</w:t>
      </w:r>
      <w:r>
        <w:rPr>
          <w:rFonts w:ascii="Times New Roman" w:hAnsi="Times New Roman"/>
          <w:b/>
          <w:bCs/>
          <w:color w:val="191919"/>
          <w:sz w:val="20"/>
          <w:szCs w:val="20"/>
        </w:rPr>
        <w:t>ect Unsubsidized Stafford/Ford Loans (Di</w:t>
      </w:r>
      <w:r>
        <w:rPr>
          <w:rFonts w:ascii="Times New Roman" w:hAnsi="Times New Roman"/>
          <w:b/>
          <w:bCs/>
          <w:color w:val="191919"/>
          <w:spacing w:val="-4"/>
          <w:sz w:val="20"/>
          <w:szCs w:val="20"/>
        </w:rPr>
        <w:t>r</w:t>
      </w:r>
      <w:r>
        <w:rPr>
          <w:rFonts w:ascii="Times New Roman" w:hAnsi="Times New Roman"/>
          <w:b/>
          <w:bCs/>
          <w:color w:val="191919"/>
          <w:sz w:val="20"/>
          <w:szCs w:val="20"/>
        </w:rPr>
        <w:t>ect Unsubsidized Loans)</w:t>
      </w:r>
    </w:p>
    <w:p w:rsidR="00F42301" w:rsidRDefault="00F42301" w:rsidP="0055783E">
      <w:pPr>
        <w:widowControl w:val="0"/>
        <w:autoSpaceDE w:val="0"/>
        <w:autoSpaceDN w:val="0"/>
        <w:adjustRightInd w:val="0"/>
        <w:spacing w:before="10" w:after="0" w:line="250" w:lineRule="auto"/>
        <w:ind w:left="860" w:right="2054" w:firstLine="360"/>
        <w:rPr>
          <w:rFonts w:ascii="Times New Roman" w:hAnsi="Times New Roman"/>
          <w:color w:val="000000"/>
          <w:sz w:val="20"/>
          <w:szCs w:val="20"/>
        </w:rPr>
      </w:pPr>
      <w:r>
        <w:rPr>
          <w:rFonts w:ascii="Times New Roman" w:hAnsi="Times New Roman"/>
          <w:color w:val="191919"/>
          <w:sz w:val="20"/>
          <w:szCs w:val="20"/>
        </w:rPr>
        <w:t>Students can get these loans regardless of financial need but will have to pay all interest cha</w:t>
      </w:r>
      <w:r>
        <w:rPr>
          <w:rFonts w:ascii="Times New Roman" w:hAnsi="Times New Roman"/>
          <w:color w:val="191919"/>
          <w:spacing w:val="-4"/>
          <w:sz w:val="20"/>
          <w:szCs w:val="20"/>
        </w:rPr>
        <w:t>r</w:t>
      </w:r>
      <w:r>
        <w:rPr>
          <w:rFonts w:ascii="Times New Roman" w:hAnsi="Times New Roman"/>
          <w:color w:val="191919"/>
          <w:sz w:val="20"/>
          <w:szCs w:val="20"/>
        </w:rPr>
        <w:t>ges, including the interest that accumulates during deferments.</w:t>
      </w:r>
      <w:r>
        <w:rPr>
          <w:rFonts w:ascii="Times New Roman" w:hAnsi="Times New Roman"/>
          <w:color w:val="191919"/>
          <w:spacing w:val="-3"/>
          <w:sz w:val="20"/>
          <w:szCs w:val="20"/>
        </w:rPr>
        <w:t xml:space="preserve"> </w:t>
      </w:r>
      <w:r>
        <w:rPr>
          <w:rFonts w:ascii="Times New Roman" w:hAnsi="Times New Roman"/>
          <w:color w:val="191919"/>
          <w:sz w:val="20"/>
          <w:szCs w:val="20"/>
        </w:rPr>
        <w:t>The Free</w:t>
      </w:r>
      <w:r>
        <w:rPr>
          <w:rFonts w:ascii="Times New Roman" w:hAnsi="Times New Roman"/>
          <w:color w:val="191919"/>
          <w:spacing w:val="-11"/>
          <w:sz w:val="20"/>
          <w:szCs w:val="20"/>
        </w:rPr>
        <w:t xml:space="preserve"> </w:t>
      </w:r>
      <w:r>
        <w:rPr>
          <w:rFonts w:ascii="Times New Roman" w:hAnsi="Times New Roman"/>
          <w:color w:val="191919"/>
          <w:sz w:val="20"/>
          <w:szCs w:val="20"/>
        </w:rPr>
        <w:t>Application for Fed- eral Student</w:t>
      </w:r>
      <w:r>
        <w:rPr>
          <w:rFonts w:ascii="Times New Roman" w:hAnsi="Times New Roman"/>
          <w:color w:val="191919"/>
          <w:spacing w:val="-11"/>
          <w:sz w:val="20"/>
          <w:szCs w:val="20"/>
        </w:rPr>
        <w:t xml:space="preserve"> </w:t>
      </w:r>
      <w:r>
        <w:rPr>
          <w:rFonts w:ascii="Times New Roman" w:hAnsi="Times New Roman"/>
          <w:color w:val="191919"/>
          <w:sz w:val="20"/>
          <w:szCs w:val="20"/>
        </w:rPr>
        <w:t>Aid Form (</w:t>
      </w:r>
      <w:r>
        <w:rPr>
          <w:rFonts w:ascii="Times New Roman" w:hAnsi="Times New Roman"/>
          <w:color w:val="191919"/>
          <w:spacing w:val="-15"/>
          <w:sz w:val="20"/>
          <w:szCs w:val="20"/>
        </w:rPr>
        <w:t>F</w:t>
      </w:r>
      <w:r>
        <w:rPr>
          <w:rFonts w:ascii="Times New Roman" w:hAnsi="Times New Roman"/>
          <w:color w:val="191919"/>
          <w:sz w:val="20"/>
          <w:szCs w:val="20"/>
        </w:rPr>
        <w:t>AFSA) is required.</w:t>
      </w:r>
    </w:p>
    <w:p w:rsidR="00F42301" w:rsidRDefault="00F42301" w:rsidP="0055783E">
      <w:pPr>
        <w:widowControl w:val="0"/>
        <w:autoSpaceDE w:val="0"/>
        <w:autoSpaceDN w:val="0"/>
        <w:adjustRightInd w:val="0"/>
        <w:spacing w:after="0" w:line="250" w:lineRule="auto"/>
        <w:ind w:left="860" w:right="2054" w:firstLine="360"/>
        <w:rPr>
          <w:rFonts w:ascii="Times New Roman" w:hAnsi="Times New Roman"/>
          <w:color w:val="000000"/>
          <w:sz w:val="20"/>
          <w:szCs w:val="20"/>
        </w:rPr>
      </w:pPr>
      <w:r>
        <w:rPr>
          <w:rFonts w:ascii="Times New Roman" w:hAnsi="Times New Roman"/>
          <w:color w:val="191919"/>
          <w:sz w:val="20"/>
          <w:szCs w:val="20"/>
        </w:rPr>
        <w:t>The interest rates are variable and adjusted each Jul</w:t>
      </w:r>
      <w:r>
        <w:rPr>
          <w:rFonts w:ascii="Times New Roman" w:hAnsi="Times New Roman"/>
          <w:color w:val="191919"/>
          <w:spacing w:val="-13"/>
          <w:sz w:val="20"/>
          <w:szCs w:val="20"/>
        </w:rPr>
        <w:t>y</w:t>
      </w:r>
      <w:r>
        <w:rPr>
          <w:rFonts w:ascii="Times New Roman" w:hAnsi="Times New Roman"/>
          <w:color w:val="191919"/>
          <w:sz w:val="20"/>
          <w:szCs w:val="20"/>
        </w:rPr>
        <w:t>.</w:t>
      </w:r>
      <w:r>
        <w:rPr>
          <w:rFonts w:ascii="Times New Roman" w:hAnsi="Times New Roman"/>
          <w:color w:val="191919"/>
          <w:spacing w:val="46"/>
          <w:sz w:val="20"/>
          <w:szCs w:val="20"/>
        </w:rPr>
        <w:t xml:space="preserve"> </w:t>
      </w:r>
      <w:r>
        <w:rPr>
          <w:rFonts w:ascii="Times New Roman" w:hAnsi="Times New Roman"/>
          <w:color w:val="191919"/>
          <w:sz w:val="20"/>
          <w:szCs w:val="20"/>
        </w:rPr>
        <w:t>The maximum rate for the Direct Sub- sidized and Unsubsidized Loan is 8.25 percent.</w:t>
      </w:r>
    </w:p>
    <w:p w:rsidR="00F42301" w:rsidRDefault="00F42301" w:rsidP="0055783E">
      <w:pPr>
        <w:widowControl w:val="0"/>
        <w:autoSpaceDE w:val="0"/>
        <w:autoSpaceDN w:val="0"/>
        <w:adjustRightInd w:val="0"/>
        <w:spacing w:after="0" w:line="240" w:lineRule="exact"/>
        <w:rPr>
          <w:rFonts w:ascii="Times New Roman" w:hAnsi="Times New Roman"/>
          <w:color w:val="000000"/>
          <w:sz w:val="24"/>
          <w:szCs w:val="24"/>
        </w:rPr>
      </w:pPr>
    </w:p>
    <w:p w:rsidR="00F42301" w:rsidRDefault="00F42301" w:rsidP="0055783E">
      <w:pPr>
        <w:widowControl w:val="0"/>
        <w:autoSpaceDE w:val="0"/>
        <w:autoSpaceDN w:val="0"/>
        <w:adjustRightInd w:val="0"/>
        <w:spacing w:after="0"/>
        <w:ind w:left="860"/>
        <w:rPr>
          <w:rFonts w:ascii="Times New Roman" w:hAnsi="Times New Roman"/>
          <w:color w:val="000000"/>
          <w:sz w:val="20"/>
          <w:szCs w:val="20"/>
        </w:rPr>
      </w:pPr>
      <w:r>
        <w:rPr>
          <w:rFonts w:ascii="Times New Roman" w:hAnsi="Times New Roman"/>
          <w:b/>
          <w:bCs/>
          <w:color w:val="191919"/>
          <w:spacing w:val="-18"/>
          <w:sz w:val="20"/>
          <w:szCs w:val="20"/>
        </w:rPr>
        <w:t>V</w:t>
      </w:r>
      <w:r>
        <w:rPr>
          <w:rFonts w:ascii="Times New Roman" w:hAnsi="Times New Roman"/>
          <w:b/>
          <w:bCs/>
          <w:color w:val="191919"/>
          <w:sz w:val="20"/>
          <w:szCs w:val="20"/>
        </w:rPr>
        <w:t>eterans</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Assistance P</w:t>
      </w:r>
      <w:r>
        <w:rPr>
          <w:rFonts w:ascii="Times New Roman" w:hAnsi="Times New Roman"/>
          <w:b/>
          <w:bCs/>
          <w:color w:val="191919"/>
          <w:spacing w:val="-4"/>
          <w:sz w:val="20"/>
          <w:szCs w:val="20"/>
        </w:rPr>
        <w:t>r</w:t>
      </w:r>
      <w:r>
        <w:rPr>
          <w:rFonts w:ascii="Times New Roman" w:hAnsi="Times New Roman"/>
          <w:b/>
          <w:bCs/>
          <w:color w:val="191919"/>
          <w:sz w:val="20"/>
          <w:szCs w:val="20"/>
        </w:rPr>
        <w:t>ogram</w:t>
      </w:r>
    </w:p>
    <w:p w:rsidR="00F42301" w:rsidRDefault="00F42301" w:rsidP="0055783E">
      <w:pPr>
        <w:widowControl w:val="0"/>
        <w:autoSpaceDE w:val="0"/>
        <w:autoSpaceDN w:val="0"/>
        <w:adjustRightInd w:val="0"/>
        <w:spacing w:before="10" w:after="0" w:line="250" w:lineRule="auto"/>
        <w:ind w:left="860" w:right="1980" w:firstLine="360"/>
        <w:rPr>
          <w:rFonts w:ascii="Times New Roman" w:hAnsi="Times New Roman"/>
          <w:color w:val="000000"/>
          <w:sz w:val="20"/>
          <w:szCs w:val="20"/>
        </w:rPr>
      </w:pPr>
      <w:r w:rsidRPr="00C34688">
        <w:rPr>
          <w:rFonts w:ascii="Calibri" w:hAnsi="Calibri"/>
          <w:noProof/>
          <w:lang w:eastAsia="en-US"/>
        </w:rPr>
        <w:pict>
          <v:shape id="_x0000_s3231" type="#_x0000_t202" style="position:absolute;left:0;text-align:left;margin-left:522.25pt;margin-top:-244.65pt;width:1in;height:285.55pt;z-index:-251658240;mso-position-horizontal-relative:page" o:allowincell="f" filled="f" stroked="f">
            <v:textbox style="layout-flow:vertical" inset="0,0,0,0">
              <w:txbxContent>
                <w:p w:rsidR="00F42301" w:rsidRDefault="00F42301" w:rsidP="0055783E">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U</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NIVERSI</w:t>
                  </w:r>
                  <w:r>
                    <w:rPr>
                      <w:rFonts w:ascii="Impact" w:hAnsi="Impact" w:cs="Impact"/>
                      <w:color w:val="A3A3A3"/>
                      <w:position w:val="1"/>
                      <w:sz w:val="105"/>
                      <w:szCs w:val="105"/>
                    </w:rPr>
                    <w:t>T</w:t>
                  </w:r>
                  <w:r>
                    <w:rPr>
                      <w:rFonts w:ascii="Impact" w:hAnsi="Impact" w:cs="Impact"/>
                      <w:color w:val="A3A3A3"/>
                      <w:spacing w:val="-88"/>
                      <w:position w:val="1"/>
                      <w:sz w:val="105"/>
                      <w:szCs w:val="105"/>
                    </w:rPr>
                    <w:t xml:space="preserve"> </w:t>
                  </w:r>
                  <w:r>
                    <w:rPr>
                      <w:rFonts w:ascii="Impact" w:hAnsi="Impact" w:cs="Impact"/>
                      <w:color w:val="A3A3A3"/>
                      <w:position w:val="1"/>
                      <w:sz w:val="105"/>
                      <w:szCs w:val="105"/>
                    </w:rPr>
                    <w:t>Y</w:t>
                  </w:r>
                </w:p>
              </w:txbxContent>
            </v:textbox>
            <w10:wrap anchorx="page"/>
          </v:shape>
        </w:pict>
      </w:r>
      <w:r>
        <w:rPr>
          <w:rFonts w:ascii="Times New Roman" w:hAnsi="Times New Roman"/>
          <w:color w:val="191919"/>
          <w:spacing w:val="-22"/>
          <w:sz w:val="20"/>
          <w:szCs w:val="20"/>
        </w:rPr>
        <w:t>V</w:t>
      </w:r>
      <w:r>
        <w:rPr>
          <w:rFonts w:ascii="Times New Roman" w:hAnsi="Times New Roman"/>
          <w:color w:val="191919"/>
          <w:sz w:val="20"/>
          <w:szCs w:val="20"/>
        </w:rPr>
        <w:t>eterans, active duty personnel and eligible dependents are encouraged to take full advantage of benefits available through the</w:t>
      </w:r>
      <w:r>
        <w:rPr>
          <w:rFonts w:ascii="Times New Roman" w:hAnsi="Times New Roman"/>
          <w:color w:val="191919"/>
          <w:spacing w:val="-4"/>
          <w:sz w:val="20"/>
          <w:szCs w:val="20"/>
        </w:rPr>
        <w:t xml:space="preserve"> </w:t>
      </w:r>
      <w:r>
        <w:rPr>
          <w:rFonts w:ascii="Times New Roman" w:hAnsi="Times New Roman"/>
          <w:color w:val="191919"/>
          <w:spacing w:val="-22"/>
          <w:sz w:val="20"/>
          <w:szCs w:val="20"/>
        </w:rPr>
        <w:t>V</w:t>
      </w:r>
      <w:r>
        <w:rPr>
          <w:rFonts w:ascii="Times New Roman" w:hAnsi="Times New Roman"/>
          <w:color w:val="191919"/>
          <w:sz w:val="20"/>
          <w:szCs w:val="20"/>
        </w:rPr>
        <w:t>eterans</w:t>
      </w:r>
      <w:r>
        <w:rPr>
          <w:rFonts w:ascii="Times New Roman" w:hAnsi="Times New Roman"/>
          <w:color w:val="191919"/>
          <w:spacing w:val="-11"/>
          <w:sz w:val="20"/>
          <w:szCs w:val="20"/>
        </w:rPr>
        <w:t xml:space="preserve"> </w:t>
      </w:r>
      <w:r>
        <w:rPr>
          <w:rFonts w:ascii="Times New Roman" w:hAnsi="Times New Roman"/>
          <w:color w:val="191919"/>
          <w:sz w:val="20"/>
          <w:szCs w:val="20"/>
        </w:rPr>
        <w:t xml:space="preserve">Administration. </w:t>
      </w:r>
      <w:r>
        <w:rPr>
          <w:rFonts w:ascii="Times New Roman" w:hAnsi="Times New Roman"/>
          <w:color w:val="191919"/>
          <w:spacing w:val="47"/>
          <w:sz w:val="20"/>
          <w:szCs w:val="20"/>
        </w:rPr>
        <w:t xml:space="preserve"> </w:t>
      </w:r>
      <w:r>
        <w:rPr>
          <w:rFonts w:ascii="Times New Roman" w:hAnsi="Times New Roman"/>
          <w:color w:val="191919"/>
          <w:sz w:val="20"/>
          <w:szCs w:val="20"/>
        </w:rPr>
        <w:t xml:space="preserve">Those students eligible for benefits should apply for admission to the University and complete the admission process. </w:t>
      </w:r>
      <w:r>
        <w:rPr>
          <w:rFonts w:ascii="Times New Roman" w:hAnsi="Times New Roman"/>
          <w:color w:val="191919"/>
          <w:spacing w:val="39"/>
          <w:sz w:val="20"/>
          <w:szCs w:val="20"/>
        </w:rPr>
        <w:t xml:space="preserve"> </w:t>
      </w:r>
      <w:r>
        <w:rPr>
          <w:rFonts w:ascii="Times New Roman" w:hAnsi="Times New Roman"/>
          <w:color w:val="191919"/>
          <w:sz w:val="20"/>
          <w:szCs w:val="20"/>
        </w:rPr>
        <w:t xml:space="preserve">An application </w:t>
      </w:r>
      <w:r>
        <w:rPr>
          <w:rFonts w:ascii="Times New Roman" w:hAnsi="Times New Roman"/>
          <w:color w:val="191919"/>
          <w:sz w:val="20"/>
          <w:szCs w:val="20"/>
        </w:rPr>
        <w:lastRenderedPageBreak/>
        <w:t>for</w:t>
      </w:r>
      <w:r>
        <w:rPr>
          <w:rFonts w:ascii="Times New Roman" w:hAnsi="Times New Roman"/>
          <w:color w:val="191919"/>
          <w:spacing w:val="-4"/>
          <w:sz w:val="20"/>
          <w:szCs w:val="20"/>
        </w:rPr>
        <w:t xml:space="preserve"> </w:t>
      </w:r>
      <w:r>
        <w:rPr>
          <w:rFonts w:ascii="Times New Roman" w:hAnsi="Times New Roman"/>
          <w:color w:val="191919"/>
          <w:spacing w:val="-26"/>
          <w:sz w:val="20"/>
          <w:szCs w:val="20"/>
        </w:rPr>
        <w:t>V</w:t>
      </w:r>
      <w:r>
        <w:rPr>
          <w:rFonts w:ascii="Times New Roman" w:hAnsi="Times New Roman"/>
          <w:color w:val="191919"/>
          <w:sz w:val="20"/>
          <w:szCs w:val="20"/>
        </w:rPr>
        <w:t>A</w:t>
      </w:r>
      <w:r>
        <w:rPr>
          <w:rFonts w:ascii="Times New Roman" w:hAnsi="Times New Roman"/>
          <w:color w:val="191919"/>
          <w:spacing w:val="-11"/>
          <w:sz w:val="20"/>
          <w:szCs w:val="20"/>
        </w:rPr>
        <w:t xml:space="preserve"> </w:t>
      </w:r>
      <w:r>
        <w:rPr>
          <w:rFonts w:ascii="Times New Roman" w:hAnsi="Times New Roman"/>
          <w:color w:val="191919"/>
          <w:sz w:val="20"/>
          <w:szCs w:val="20"/>
        </w:rPr>
        <w:t>Educational Benefits should be completed prior to entering the institution.</w:t>
      </w:r>
    </w:p>
    <w:p w:rsidR="00F42301" w:rsidRDefault="00F42301" w:rsidP="0055783E">
      <w:pPr>
        <w:widowControl w:val="0"/>
        <w:autoSpaceDE w:val="0"/>
        <w:autoSpaceDN w:val="0"/>
        <w:adjustRightInd w:val="0"/>
        <w:spacing w:after="0"/>
        <w:ind w:left="1220"/>
        <w:rPr>
          <w:rFonts w:ascii="Times New Roman" w:hAnsi="Times New Roman"/>
          <w:color w:val="000000"/>
          <w:sz w:val="20"/>
          <w:szCs w:val="20"/>
        </w:rPr>
      </w:pPr>
      <w:r>
        <w:rPr>
          <w:rFonts w:ascii="Times New Roman" w:hAnsi="Times New Roman"/>
          <w:color w:val="191919"/>
          <w:sz w:val="20"/>
          <w:szCs w:val="20"/>
        </w:rPr>
        <w:t>The veteran or other eligible persons are advised to have money available to cover his or her</w:t>
      </w:r>
    </w:p>
    <w:p w:rsidR="00F42301" w:rsidRDefault="00F42301" w:rsidP="0055783E">
      <w:pPr>
        <w:widowControl w:val="0"/>
        <w:autoSpaceDE w:val="0"/>
        <w:autoSpaceDN w:val="0"/>
        <w:adjustRightInd w:val="0"/>
        <w:spacing w:after="0"/>
        <w:ind w:left="1220"/>
        <w:rPr>
          <w:rFonts w:ascii="Times New Roman" w:hAnsi="Times New Roman"/>
          <w:color w:val="000000"/>
          <w:sz w:val="20"/>
          <w:szCs w:val="20"/>
        </w:rPr>
        <w:sectPr w:rsidR="00F42301">
          <w:footerReference w:type="even" r:id="rId21"/>
          <w:footerReference w:type="default" r:id="rId22"/>
          <w:pgSz w:w="12240" w:h="15840"/>
          <w:pgMar w:top="260" w:right="200" w:bottom="280" w:left="1300" w:header="0" w:footer="742" w:gutter="0"/>
          <w:pgNumType w:start="31"/>
          <w:cols w:space="720" w:equalWidth="0">
            <w:col w:w="10740"/>
          </w:cols>
          <w:noEndnote/>
        </w:sectPr>
      </w:pPr>
    </w:p>
    <w:tbl>
      <w:tblPr>
        <w:tblW w:w="0" w:type="auto"/>
        <w:tblInd w:w="100" w:type="dxa"/>
        <w:tblLayout w:type="fixed"/>
        <w:tblCellMar>
          <w:left w:w="0" w:type="dxa"/>
          <w:right w:w="0" w:type="dxa"/>
        </w:tblCellMar>
        <w:tblLook w:val="0000"/>
      </w:tblPr>
      <w:tblGrid>
        <w:gridCol w:w="1085"/>
        <w:gridCol w:w="4560"/>
        <w:gridCol w:w="4858"/>
      </w:tblGrid>
      <w:tr w:rsidR="00F42301" w:rsidRPr="00FA7AC7" w:rsidTr="00F319A1">
        <w:trPr>
          <w:trHeight w:hRule="exact" w:val="235"/>
        </w:trPr>
        <w:tc>
          <w:tcPr>
            <w:tcW w:w="1085" w:type="dxa"/>
            <w:tcBorders>
              <w:top w:val="nil"/>
              <w:left w:val="nil"/>
              <w:bottom w:val="single" w:sz="4" w:space="0" w:color="191919"/>
              <w:right w:val="single" w:sz="4" w:space="0" w:color="191919"/>
            </w:tcBorders>
          </w:tcPr>
          <w:p w:rsidR="00F42301" w:rsidRPr="00FA7AC7" w:rsidRDefault="00F42301" w:rsidP="00F319A1">
            <w:pPr>
              <w:widowControl w:val="0"/>
              <w:autoSpaceDE w:val="0"/>
              <w:autoSpaceDN w:val="0"/>
              <w:adjustRightInd w:val="0"/>
              <w:spacing w:after="0"/>
              <w:rPr>
                <w:rFonts w:ascii="Times New Roman" w:hAnsi="Times New Roman"/>
                <w:sz w:val="24"/>
                <w:szCs w:val="24"/>
              </w:rPr>
            </w:pPr>
          </w:p>
        </w:tc>
        <w:tc>
          <w:tcPr>
            <w:tcW w:w="4560" w:type="dxa"/>
            <w:vMerge w:val="restart"/>
            <w:tcBorders>
              <w:top w:val="single" w:sz="4" w:space="0" w:color="191919"/>
              <w:left w:val="single" w:sz="4" w:space="0" w:color="191919"/>
              <w:bottom w:val="single" w:sz="4" w:space="0" w:color="191919"/>
              <w:right w:val="single" w:sz="4" w:space="0" w:color="191919"/>
            </w:tcBorders>
          </w:tcPr>
          <w:p w:rsidR="00F42301" w:rsidRPr="00FA7AC7" w:rsidRDefault="00F42301" w:rsidP="00F319A1">
            <w:pPr>
              <w:widowControl w:val="0"/>
              <w:autoSpaceDE w:val="0"/>
              <w:autoSpaceDN w:val="0"/>
              <w:adjustRightInd w:val="0"/>
              <w:spacing w:before="4" w:after="0" w:line="140" w:lineRule="exact"/>
              <w:rPr>
                <w:rFonts w:ascii="Times New Roman" w:hAnsi="Times New Roman"/>
                <w:sz w:val="14"/>
                <w:szCs w:val="14"/>
              </w:rPr>
            </w:pPr>
          </w:p>
          <w:p w:rsidR="00F42301" w:rsidRPr="00FA7AC7" w:rsidRDefault="00F42301" w:rsidP="00F319A1">
            <w:pPr>
              <w:widowControl w:val="0"/>
              <w:autoSpaceDE w:val="0"/>
              <w:autoSpaceDN w:val="0"/>
              <w:adjustRightInd w:val="0"/>
              <w:spacing w:after="0"/>
              <w:ind w:left="183"/>
              <w:rPr>
                <w:rFonts w:ascii="Times New Roman" w:hAnsi="Times New Roman"/>
                <w:sz w:val="24"/>
                <w:szCs w:val="24"/>
              </w:rPr>
            </w:pPr>
            <w:r w:rsidRPr="00FA7AC7">
              <w:rPr>
                <w:rFonts w:ascii="Times New Roman" w:hAnsi="Times New Roman"/>
                <w:b/>
                <w:bCs/>
                <w:color w:val="191919"/>
                <w:sz w:val="34"/>
                <w:szCs w:val="34"/>
              </w:rPr>
              <w:t>F</w:t>
            </w:r>
            <w:r w:rsidRPr="00FA7AC7">
              <w:rPr>
                <w:rFonts w:ascii="Times New Roman" w:hAnsi="Times New Roman"/>
                <w:b/>
                <w:bCs/>
                <w:color w:val="191919"/>
                <w:sz w:val="25"/>
                <w:szCs w:val="25"/>
              </w:rPr>
              <w:t>INANCIAL</w:t>
            </w:r>
            <w:r w:rsidRPr="00FA7AC7">
              <w:rPr>
                <w:rFonts w:ascii="Times New Roman" w:hAnsi="Times New Roman"/>
                <w:b/>
                <w:bCs/>
                <w:color w:val="191919"/>
                <w:spacing w:val="33"/>
                <w:sz w:val="25"/>
                <w:szCs w:val="25"/>
              </w:rPr>
              <w:t xml:space="preserve"> </w:t>
            </w:r>
            <w:r w:rsidRPr="00FA7AC7">
              <w:rPr>
                <w:rFonts w:ascii="Times New Roman" w:hAnsi="Times New Roman"/>
                <w:b/>
                <w:bCs/>
                <w:color w:val="191919"/>
                <w:sz w:val="34"/>
                <w:szCs w:val="34"/>
              </w:rPr>
              <w:t>I</w:t>
            </w:r>
            <w:r w:rsidRPr="00FA7AC7">
              <w:rPr>
                <w:rFonts w:ascii="Times New Roman" w:hAnsi="Times New Roman"/>
                <w:b/>
                <w:bCs/>
                <w:color w:val="191919"/>
                <w:w w:val="102"/>
                <w:sz w:val="25"/>
                <w:szCs w:val="25"/>
              </w:rPr>
              <w:t>NFORM</w:t>
            </w:r>
            <w:r w:rsidRPr="00FA7AC7">
              <w:rPr>
                <w:rFonts w:ascii="Times New Roman" w:hAnsi="Times New Roman"/>
                <w:b/>
                <w:bCs/>
                <w:color w:val="191919"/>
                <w:spacing w:val="-19"/>
                <w:w w:val="102"/>
                <w:sz w:val="25"/>
                <w:szCs w:val="25"/>
              </w:rPr>
              <w:t>A</w:t>
            </w:r>
            <w:r w:rsidRPr="00FA7AC7">
              <w:rPr>
                <w:rFonts w:ascii="Times New Roman" w:hAnsi="Times New Roman"/>
                <w:b/>
                <w:bCs/>
                <w:color w:val="191919"/>
                <w:w w:val="102"/>
                <w:sz w:val="25"/>
                <w:szCs w:val="25"/>
              </w:rPr>
              <w:t>TION</w:t>
            </w:r>
          </w:p>
        </w:tc>
        <w:tc>
          <w:tcPr>
            <w:tcW w:w="4858" w:type="dxa"/>
            <w:tcBorders>
              <w:top w:val="nil"/>
              <w:left w:val="single" w:sz="4" w:space="0" w:color="191919"/>
              <w:bottom w:val="single" w:sz="4" w:space="0" w:color="191919"/>
              <w:right w:val="nil"/>
            </w:tcBorders>
          </w:tcPr>
          <w:p w:rsidR="00F42301" w:rsidRPr="00FA7AC7" w:rsidRDefault="00F42301" w:rsidP="00F319A1">
            <w:pPr>
              <w:widowControl w:val="0"/>
              <w:autoSpaceDE w:val="0"/>
              <w:autoSpaceDN w:val="0"/>
              <w:adjustRightInd w:val="0"/>
              <w:spacing w:after="0"/>
              <w:rPr>
                <w:rFonts w:ascii="Times New Roman" w:hAnsi="Times New Roman"/>
                <w:sz w:val="24"/>
                <w:szCs w:val="24"/>
              </w:rPr>
            </w:pPr>
          </w:p>
        </w:tc>
      </w:tr>
      <w:tr w:rsidR="00F42301" w:rsidRPr="00FA7AC7" w:rsidTr="00F319A1">
        <w:trPr>
          <w:trHeight w:hRule="exact" w:val="256"/>
        </w:trPr>
        <w:tc>
          <w:tcPr>
            <w:tcW w:w="1085" w:type="dxa"/>
            <w:tcBorders>
              <w:top w:val="single" w:sz="4" w:space="0" w:color="191919"/>
              <w:left w:val="nil"/>
              <w:bottom w:val="single" w:sz="4" w:space="0" w:color="191919"/>
              <w:right w:val="single" w:sz="4" w:space="0" w:color="191919"/>
            </w:tcBorders>
          </w:tcPr>
          <w:p w:rsidR="00F42301" w:rsidRPr="00FA7AC7" w:rsidRDefault="00F42301" w:rsidP="00F319A1">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F319A1">
            <w:pPr>
              <w:widowControl w:val="0"/>
              <w:autoSpaceDE w:val="0"/>
              <w:autoSpaceDN w:val="0"/>
              <w:adjustRightInd w:val="0"/>
              <w:spacing w:after="0"/>
              <w:rPr>
                <w:rFonts w:ascii="Times New Roman" w:hAnsi="Times New Roman"/>
                <w:sz w:val="24"/>
                <w:szCs w:val="24"/>
              </w:rPr>
            </w:pPr>
          </w:p>
        </w:tc>
        <w:tc>
          <w:tcPr>
            <w:tcW w:w="4858" w:type="dxa"/>
            <w:tcBorders>
              <w:top w:val="single" w:sz="4" w:space="0" w:color="191919"/>
              <w:left w:val="single" w:sz="4" w:space="0" w:color="191919"/>
              <w:bottom w:val="single" w:sz="4" w:space="0" w:color="191919"/>
              <w:right w:val="nil"/>
            </w:tcBorders>
          </w:tcPr>
          <w:p w:rsidR="00F42301" w:rsidRPr="00FA7AC7" w:rsidRDefault="00F42301" w:rsidP="00F319A1">
            <w:pPr>
              <w:widowControl w:val="0"/>
              <w:autoSpaceDE w:val="0"/>
              <w:autoSpaceDN w:val="0"/>
              <w:adjustRightInd w:val="0"/>
              <w:spacing w:after="0"/>
              <w:rPr>
                <w:rFonts w:ascii="Times New Roman" w:hAnsi="Times New Roman"/>
                <w:sz w:val="24"/>
                <w:szCs w:val="24"/>
              </w:rPr>
            </w:pPr>
          </w:p>
        </w:tc>
      </w:tr>
      <w:tr w:rsidR="00F42301" w:rsidRPr="00FA7AC7" w:rsidTr="00F319A1">
        <w:trPr>
          <w:trHeight w:hRule="exact" w:val="219"/>
        </w:trPr>
        <w:tc>
          <w:tcPr>
            <w:tcW w:w="1085" w:type="dxa"/>
            <w:tcBorders>
              <w:top w:val="single" w:sz="4" w:space="0" w:color="191919"/>
              <w:left w:val="nil"/>
              <w:bottom w:val="nil"/>
              <w:right w:val="single" w:sz="4" w:space="0" w:color="191919"/>
            </w:tcBorders>
          </w:tcPr>
          <w:p w:rsidR="00F42301" w:rsidRPr="00FA7AC7" w:rsidRDefault="00F42301" w:rsidP="00F319A1">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F319A1">
            <w:pPr>
              <w:widowControl w:val="0"/>
              <w:autoSpaceDE w:val="0"/>
              <w:autoSpaceDN w:val="0"/>
              <w:adjustRightInd w:val="0"/>
              <w:spacing w:after="0"/>
              <w:rPr>
                <w:rFonts w:ascii="Times New Roman" w:hAnsi="Times New Roman"/>
                <w:sz w:val="24"/>
                <w:szCs w:val="24"/>
              </w:rPr>
            </w:pPr>
          </w:p>
        </w:tc>
        <w:tc>
          <w:tcPr>
            <w:tcW w:w="4858" w:type="dxa"/>
            <w:tcBorders>
              <w:top w:val="single" w:sz="4" w:space="0" w:color="191919"/>
              <w:left w:val="single" w:sz="4" w:space="0" w:color="191919"/>
              <w:bottom w:val="nil"/>
              <w:right w:val="nil"/>
            </w:tcBorders>
          </w:tcPr>
          <w:p w:rsidR="00F42301" w:rsidRPr="00FA7AC7" w:rsidRDefault="00F42301" w:rsidP="00F319A1">
            <w:pPr>
              <w:widowControl w:val="0"/>
              <w:autoSpaceDE w:val="0"/>
              <w:autoSpaceDN w:val="0"/>
              <w:adjustRightInd w:val="0"/>
              <w:spacing w:after="0"/>
              <w:rPr>
                <w:rFonts w:ascii="Times New Roman" w:hAnsi="Times New Roman"/>
                <w:sz w:val="24"/>
                <w:szCs w:val="24"/>
              </w:rPr>
            </w:pPr>
          </w:p>
        </w:tc>
      </w:tr>
    </w:tbl>
    <w:p w:rsidR="00F42301" w:rsidRDefault="00F42301" w:rsidP="0055783E">
      <w:pPr>
        <w:widowControl w:val="0"/>
        <w:autoSpaceDE w:val="0"/>
        <w:autoSpaceDN w:val="0"/>
        <w:adjustRightInd w:val="0"/>
        <w:spacing w:before="8" w:after="0" w:line="110" w:lineRule="exact"/>
        <w:rPr>
          <w:rFonts w:ascii="Times New Roman" w:hAnsi="Times New Roman"/>
          <w:sz w:val="11"/>
          <w:szCs w:val="11"/>
        </w:rPr>
      </w:pPr>
    </w:p>
    <w:p w:rsidR="00F42301" w:rsidRDefault="00F42301" w:rsidP="0055783E">
      <w:pPr>
        <w:widowControl w:val="0"/>
        <w:autoSpaceDE w:val="0"/>
        <w:autoSpaceDN w:val="0"/>
        <w:adjustRightInd w:val="0"/>
        <w:spacing w:after="0" w:line="200" w:lineRule="exact"/>
        <w:rPr>
          <w:rFonts w:ascii="Times New Roman" w:hAnsi="Times New Roman"/>
          <w:sz w:val="20"/>
          <w:szCs w:val="20"/>
        </w:rPr>
      </w:pPr>
    </w:p>
    <w:p w:rsidR="00F42301" w:rsidRDefault="00F42301" w:rsidP="0055783E">
      <w:pPr>
        <w:widowControl w:val="0"/>
        <w:autoSpaceDE w:val="0"/>
        <w:autoSpaceDN w:val="0"/>
        <w:adjustRightInd w:val="0"/>
        <w:spacing w:after="0" w:line="200" w:lineRule="exact"/>
        <w:rPr>
          <w:rFonts w:ascii="Times New Roman" w:hAnsi="Times New Roman"/>
          <w:sz w:val="20"/>
          <w:szCs w:val="20"/>
        </w:rPr>
      </w:pPr>
    </w:p>
    <w:p w:rsidR="00F42301" w:rsidRDefault="00F42301" w:rsidP="0055783E">
      <w:pPr>
        <w:widowControl w:val="0"/>
        <w:autoSpaceDE w:val="0"/>
        <w:autoSpaceDN w:val="0"/>
        <w:adjustRightInd w:val="0"/>
        <w:spacing w:before="26" w:after="0"/>
        <w:ind w:left="1925"/>
        <w:rPr>
          <w:rFonts w:ascii="Times New Roman" w:hAnsi="Times New Roman"/>
          <w:color w:val="000000"/>
          <w:sz w:val="20"/>
          <w:szCs w:val="20"/>
        </w:rPr>
      </w:pPr>
      <w:r w:rsidRPr="00C34688">
        <w:rPr>
          <w:rFonts w:ascii="Calibri" w:hAnsi="Calibri"/>
          <w:noProof/>
          <w:lang w:eastAsia="en-US"/>
        </w:rPr>
        <w:pict>
          <v:group id="_x0000_s3232" style="position:absolute;left:0;text-align:left;margin-left:265.6pt;margin-top:-54.15pt;width:31.2pt;height:31.05pt;z-index:-251658240;mso-position-horizontal-relative:page" coordorigin="5312,-1083" coordsize="624,621" o:allowincell="f">
            <v:rect id="_x0000_s3233" style="position:absolute;left:5317;top:-1078;width:613;height:610" o:allowincell="f" stroked="f">
              <v:path arrowok="t"/>
            </v:rect>
            <v:rect id="_x0000_s3234" style="position:absolute;left:5317;top:-1078;width:620;height:620;mso-position-horizontal-relative:page" o:allowincell="f" filled="f" stroked="f">
              <v:textbox inset="0,0,0,0">
                <w:txbxContent>
                  <w:p w:rsidR="00F42301" w:rsidRDefault="00F42301" w:rsidP="0055783E">
                    <w:pPr>
                      <w:spacing w:after="0" w:line="620" w:lineRule="atLeast"/>
                      <w:rPr>
                        <w:rFonts w:ascii="Times New Roman" w:hAnsi="Times New Roman"/>
                        <w:sz w:val="24"/>
                        <w:szCs w:val="24"/>
                      </w:rPr>
                    </w:pPr>
                    <w:r>
                      <w:rPr>
                        <w:rFonts w:ascii="Times New Roman" w:hAnsi="Times New Roman"/>
                        <w:noProof/>
                        <w:sz w:val="24"/>
                        <w:szCs w:val="24"/>
                      </w:rPr>
                      <w:drawing>
                        <wp:inline distT="0" distB="0" distL="0" distR="0">
                          <wp:extent cx="390525" cy="390525"/>
                          <wp:effectExtent l="1905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
                                  <a:srcRect/>
                                  <a:stretch>
                                    <a:fillRect/>
                                  </a:stretch>
                                </pic:blipFill>
                                <pic:spPr bwMode="auto">
                                  <a:xfrm>
                                    <a:off x="0" y="0"/>
                                    <a:ext cx="390525" cy="390525"/>
                                  </a:xfrm>
                                  <a:prstGeom prst="rect">
                                    <a:avLst/>
                                  </a:prstGeom>
                                  <a:noFill/>
                                  <a:ln w="9525">
                                    <a:noFill/>
                                    <a:miter lim="800000"/>
                                    <a:headEnd/>
                                    <a:tailEnd/>
                                  </a:ln>
                                </pic:spPr>
                              </pic:pic>
                            </a:graphicData>
                          </a:graphic>
                        </wp:inline>
                      </w:drawing>
                    </w:r>
                  </w:p>
                  <w:p w:rsidR="00F42301" w:rsidRDefault="00F42301" w:rsidP="0055783E">
                    <w:pPr>
                      <w:widowControl w:val="0"/>
                      <w:autoSpaceDE w:val="0"/>
                      <w:autoSpaceDN w:val="0"/>
                      <w:adjustRightInd w:val="0"/>
                      <w:spacing w:after="0"/>
                      <w:rPr>
                        <w:rFonts w:ascii="Times New Roman" w:hAnsi="Times New Roman"/>
                        <w:sz w:val="24"/>
                        <w:szCs w:val="24"/>
                      </w:rPr>
                    </w:pPr>
                  </w:p>
                </w:txbxContent>
              </v:textbox>
            </v:rect>
            <w10:wrap anchorx="page"/>
          </v:group>
        </w:pict>
      </w:r>
      <w:r w:rsidRPr="00C34688">
        <w:rPr>
          <w:rFonts w:ascii="Calibri" w:hAnsi="Calibri"/>
          <w:noProof/>
          <w:lang w:eastAsia="en-US"/>
        </w:rPr>
        <w:pict>
          <v:shape id="_x0000_s3237" type="#_x0000_t202" style="position:absolute;left:0;text-align:left;margin-left:19.8pt;margin-top:-7.55pt;width:1in;height:285.55pt;z-index:-251658240;mso-position-horizontal-relative:page" o:allowincell="f" filled="f" stroked="f">
            <v:textbox style="layout-flow:vertical;mso-layout-flow-alt:bottom-to-top" inset="0,0,0,0">
              <w:txbxContent>
                <w:p w:rsidR="00F42301" w:rsidRDefault="00F42301" w:rsidP="0055783E">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U</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NIVERSI</w:t>
                  </w:r>
                  <w:r>
                    <w:rPr>
                      <w:rFonts w:ascii="Impact" w:hAnsi="Impact" w:cs="Impact"/>
                      <w:color w:val="A3A3A3"/>
                      <w:position w:val="1"/>
                      <w:sz w:val="105"/>
                      <w:szCs w:val="105"/>
                    </w:rPr>
                    <w:t>T</w:t>
                  </w:r>
                  <w:r>
                    <w:rPr>
                      <w:rFonts w:ascii="Impact" w:hAnsi="Impact" w:cs="Impact"/>
                      <w:color w:val="A3A3A3"/>
                      <w:spacing w:val="-88"/>
                      <w:position w:val="1"/>
                      <w:sz w:val="105"/>
                      <w:szCs w:val="105"/>
                    </w:rPr>
                    <w:t xml:space="preserve"> </w:t>
                  </w:r>
                  <w:r>
                    <w:rPr>
                      <w:rFonts w:ascii="Impact" w:hAnsi="Impact" w:cs="Impact"/>
                      <w:color w:val="A3A3A3"/>
                      <w:position w:val="1"/>
                      <w:sz w:val="105"/>
                      <w:szCs w:val="105"/>
                    </w:rPr>
                    <w:t>Y</w:t>
                  </w:r>
                </w:p>
              </w:txbxContent>
            </v:textbox>
            <w10:wrap anchorx="page"/>
          </v:shape>
        </w:pict>
      </w:r>
      <w:r>
        <w:rPr>
          <w:rFonts w:ascii="Times New Roman" w:hAnsi="Times New Roman"/>
          <w:color w:val="191919"/>
          <w:sz w:val="20"/>
          <w:szCs w:val="20"/>
        </w:rPr>
        <w:t>in advanced payment with the</w:t>
      </w:r>
      <w:r>
        <w:rPr>
          <w:rFonts w:ascii="Times New Roman" w:hAnsi="Times New Roman"/>
          <w:color w:val="191919"/>
          <w:spacing w:val="-4"/>
          <w:sz w:val="20"/>
          <w:szCs w:val="20"/>
        </w:rPr>
        <w:t xml:space="preserve"> </w:t>
      </w:r>
      <w:r>
        <w:rPr>
          <w:rFonts w:ascii="Times New Roman" w:hAnsi="Times New Roman"/>
          <w:color w:val="191919"/>
          <w:spacing w:val="-26"/>
          <w:sz w:val="20"/>
          <w:szCs w:val="20"/>
        </w:rPr>
        <w:t>V</w:t>
      </w:r>
      <w:r>
        <w:rPr>
          <w:rFonts w:ascii="Times New Roman" w:hAnsi="Times New Roman"/>
          <w:color w:val="191919"/>
          <w:sz w:val="20"/>
          <w:szCs w:val="20"/>
        </w:rPr>
        <w:t>A.</w:t>
      </w:r>
    </w:p>
    <w:p w:rsidR="00F42301" w:rsidRDefault="00F42301" w:rsidP="0055783E">
      <w:pPr>
        <w:widowControl w:val="0"/>
        <w:autoSpaceDE w:val="0"/>
        <w:autoSpaceDN w:val="0"/>
        <w:adjustRightInd w:val="0"/>
        <w:spacing w:before="10" w:after="0" w:line="250" w:lineRule="auto"/>
        <w:ind w:left="1925" w:right="1158" w:firstLine="360"/>
        <w:rPr>
          <w:rFonts w:ascii="Times New Roman" w:hAnsi="Times New Roman"/>
          <w:color w:val="000000"/>
          <w:sz w:val="20"/>
          <w:szCs w:val="20"/>
        </w:rPr>
      </w:pPr>
      <w:r>
        <w:rPr>
          <w:rFonts w:ascii="Times New Roman" w:hAnsi="Times New Roman"/>
          <w:color w:val="191919"/>
          <w:sz w:val="20"/>
          <w:szCs w:val="20"/>
        </w:rPr>
        <w:t xml:space="preserve">Interested persons should contact the </w:t>
      </w:r>
      <w:ins w:id="21" w:author="jhawkins" w:date="2011-04-04T17:27:00Z">
        <w:r>
          <w:rPr>
            <w:rFonts w:ascii="Times New Roman" w:hAnsi="Times New Roman"/>
            <w:color w:val="191919"/>
            <w:sz w:val="20"/>
            <w:szCs w:val="20"/>
          </w:rPr>
          <w:t xml:space="preserve">Office of Academic Services and </w:t>
        </w:r>
      </w:ins>
      <w:r>
        <w:rPr>
          <w:rFonts w:ascii="Times New Roman" w:hAnsi="Times New Roman"/>
          <w:color w:val="191919"/>
          <w:sz w:val="20"/>
          <w:szCs w:val="20"/>
        </w:rPr>
        <w:t>Registrar</w:t>
      </w:r>
      <w:del w:id="22" w:author="jhawkins" w:date="2011-04-04T17:27:00Z">
        <w:r w:rsidDel="00D85CB4">
          <w:rPr>
            <w:rFonts w:ascii="Times New Roman" w:hAnsi="Times New Roman"/>
            <w:color w:val="191919"/>
            <w:sz w:val="20"/>
            <w:szCs w:val="20"/>
          </w:rPr>
          <w:delText>'s O</w:delText>
        </w:r>
        <w:r w:rsidDel="00D85CB4">
          <w:rPr>
            <w:rFonts w:ascii="Times New Roman" w:hAnsi="Times New Roman"/>
            <w:color w:val="191919"/>
            <w:spacing w:val="-4"/>
            <w:sz w:val="20"/>
            <w:szCs w:val="20"/>
          </w:rPr>
          <w:delText>f</w:delText>
        </w:r>
        <w:r w:rsidDel="00D85CB4">
          <w:rPr>
            <w:rFonts w:ascii="Times New Roman" w:hAnsi="Times New Roman"/>
            <w:color w:val="191919"/>
            <w:sz w:val="20"/>
            <w:szCs w:val="20"/>
          </w:rPr>
          <w:delText>fice</w:delText>
        </w:r>
      </w:del>
      <w:r>
        <w:rPr>
          <w:rFonts w:ascii="Times New Roman" w:hAnsi="Times New Roman"/>
          <w:color w:val="191919"/>
          <w:sz w:val="20"/>
          <w:szCs w:val="20"/>
        </w:rPr>
        <w:t xml:space="preserve"> for information and assistance pe</w:t>
      </w:r>
      <w:r>
        <w:rPr>
          <w:rFonts w:ascii="Times New Roman" w:hAnsi="Times New Roman"/>
          <w:color w:val="191919"/>
          <w:spacing w:val="-4"/>
          <w:sz w:val="20"/>
          <w:szCs w:val="20"/>
        </w:rPr>
        <w:t>r</w:t>
      </w:r>
      <w:r>
        <w:rPr>
          <w:rFonts w:ascii="Times New Roman" w:hAnsi="Times New Roman"/>
          <w:color w:val="191919"/>
          <w:sz w:val="20"/>
          <w:szCs w:val="20"/>
        </w:rPr>
        <w:t>- taining to eligibility and application for</w:t>
      </w:r>
      <w:r>
        <w:rPr>
          <w:rFonts w:ascii="Times New Roman" w:hAnsi="Times New Roman"/>
          <w:color w:val="191919"/>
          <w:spacing w:val="-4"/>
          <w:sz w:val="20"/>
          <w:szCs w:val="20"/>
        </w:rPr>
        <w:t xml:space="preserve"> </w:t>
      </w:r>
      <w:r>
        <w:rPr>
          <w:rFonts w:ascii="Times New Roman" w:hAnsi="Times New Roman"/>
          <w:color w:val="191919"/>
          <w:spacing w:val="-22"/>
          <w:sz w:val="20"/>
          <w:szCs w:val="20"/>
        </w:rPr>
        <w:t>V</w:t>
      </w:r>
      <w:r>
        <w:rPr>
          <w:rFonts w:ascii="Times New Roman" w:hAnsi="Times New Roman"/>
          <w:color w:val="191919"/>
          <w:sz w:val="20"/>
          <w:szCs w:val="20"/>
        </w:rPr>
        <w:t>eterans Educational Benefits.</w:t>
      </w:r>
    </w:p>
    <w:p w:rsidR="00F42301" w:rsidRDefault="00F42301" w:rsidP="0055783E">
      <w:pPr>
        <w:widowControl w:val="0"/>
        <w:autoSpaceDE w:val="0"/>
        <w:autoSpaceDN w:val="0"/>
        <w:adjustRightInd w:val="0"/>
        <w:spacing w:after="0" w:line="240" w:lineRule="exact"/>
        <w:rPr>
          <w:rFonts w:ascii="Times New Roman" w:hAnsi="Times New Roman"/>
          <w:color w:val="000000"/>
          <w:sz w:val="24"/>
          <w:szCs w:val="24"/>
        </w:rPr>
      </w:pPr>
    </w:p>
    <w:p w:rsidR="00F42301" w:rsidRDefault="00F42301" w:rsidP="0055783E">
      <w:pPr>
        <w:widowControl w:val="0"/>
        <w:autoSpaceDE w:val="0"/>
        <w:autoSpaceDN w:val="0"/>
        <w:adjustRightInd w:val="0"/>
        <w:spacing w:after="0"/>
        <w:ind w:left="1925"/>
        <w:rPr>
          <w:rFonts w:ascii="Times New Roman" w:hAnsi="Times New Roman"/>
          <w:color w:val="000000"/>
          <w:sz w:val="20"/>
          <w:szCs w:val="20"/>
        </w:rPr>
      </w:pPr>
      <w:r>
        <w:rPr>
          <w:rFonts w:ascii="Times New Roman" w:hAnsi="Times New Roman"/>
          <w:b/>
          <w:bCs/>
          <w:color w:val="191919"/>
          <w:sz w:val="20"/>
          <w:szCs w:val="20"/>
        </w:rPr>
        <w:t>Satisfactory</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Academic P</w:t>
      </w:r>
      <w:r>
        <w:rPr>
          <w:rFonts w:ascii="Times New Roman" w:hAnsi="Times New Roman"/>
          <w:b/>
          <w:bCs/>
          <w:color w:val="191919"/>
          <w:spacing w:val="-4"/>
          <w:sz w:val="20"/>
          <w:szCs w:val="20"/>
        </w:rPr>
        <w:t>r</w:t>
      </w:r>
      <w:r>
        <w:rPr>
          <w:rFonts w:ascii="Times New Roman" w:hAnsi="Times New Roman"/>
          <w:b/>
          <w:bCs/>
          <w:color w:val="191919"/>
          <w:sz w:val="20"/>
          <w:szCs w:val="20"/>
        </w:rPr>
        <w:t>og</w:t>
      </w:r>
      <w:r>
        <w:rPr>
          <w:rFonts w:ascii="Times New Roman" w:hAnsi="Times New Roman"/>
          <w:b/>
          <w:bCs/>
          <w:color w:val="191919"/>
          <w:spacing w:val="-4"/>
          <w:sz w:val="20"/>
          <w:szCs w:val="20"/>
        </w:rPr>
        <w:t>r</w:t>
      </w:r>
      <w:r>
        <w:rPr>
          <w:rFonts w:ascii="Times New Roman" w:hAnsi="Times New Roman"/>
          <w:b/>
          <w:bCs/>
          <w:color w:val="191919"/>
          <w:sz w:val="20"/>
          <w:szCs w:val="20"/>
        </w:rPr>
        <w:t>ess</w:t>
      </w:r>
    </w:p>
    <w:p w:rsidR="00F42301" w:rsidRDefault="00F42301" w:rsidP="0055783E">
      <w:pPr>
        <w:widowControl w:val="0"/>
        <w:autoSpaceDE w:val="0"/>
        <w:autoSpaceDN w:val="0"/>
        <w:adjustRightInd w:val="0"/>
        <w:spacing w:before="10" w:after="0" w:line="250" w:lineRule="auto"/>
        <w:ind w:left="1925" w:right="918" w:firstLine="360"/>
        <w:rPr>
          <w:rFonts w:ascii="Times New Roman" w:hAnsi="Times New Roman"/>
          <w:color w:val="000000"/>
          <w:sz w:val="20"/>
          <w:szCs w:val="20"/>
        </w:rPr>
      </w:pPr>
      <w:r>
        <w:rPr>
          <w:rFonts w:ascii="Times New Roman" w:hAnsi="Times New Roman"/>
          <w:color w:val="191919"/>
          <w:sz w:val="20"/>
          <w:szCs w:val="20"/>
        </w:rPr>
        <w:t>Federal regulations require that all students receiving any form of financial assistance make and maintain satisfactory academic progress toward the completion of their degrees in order to re- main eligible to receive assistance.   Students are evaluated on the basis of G</w:t>
      </w:r>
      <w:r>
        <w:rPr>
          <w:rFonts w:ascii="Times New Roman" w:hAnsi="Times New Roman"/>
          <w:color w:val="191919"/>
          <w:spacing w:val="-18"/>
          <w:sz w:val="20"/>
          <w:szCs w:val="20"/>
        </w:rPr>
        <w:t>P</w:t>
      </w:r>
      <w:r>
        <w:rPr>
          <w:rFonts w:ascii="Times New Roman" w:hAnsi="Times New Roman"/>
          <w:color w:val="191919"/>
          <w:sz w:val="20"/>
          <w:szCs w:val="20"/>
        </w:rPr>
        <w:t>A</w:t>
      </w:r>
      <w:r>
        <w:rPr>
          <w:rFonts w:ascii="Times New Roman" w:hAnsi="Times New Roman"/>
          <w:color w:val="191919"/>
          <w:spacing w:val="-11"/>
          <w:sz w:val="20"/>
          <w:szCs w:val="20"/>
        </w:rPr>
        <w:t xml:space="preserve"> </w:t>
      </w:r>
      <w:r>
        <w:rPr>
          <w:rFonts w:ascii="Times New Roman" w:hAnsi="Times New Roman"/>
          <w:color w:val="191919"/>
          <w:sz w:val="20"/>
          <w:szCs w:val="20"/>
        </w:rPr>
        <w:t>(Grade-Point</w:t>
      </w:r>
      <w:r>
        <w:rPr>
          <w:rFonts w:ascii="Times New Roman" w:hAnsi="Times New Roman"/>
          <w:color w:val="191919"/>
          <w:spacing w:val="-11"/>
          <w:sz w:val="20"/>
          <w:szCs w:val="20"/>
        </w:rPr>
        <w:t xml:space="preserve"> </w:t>
      </w:r>
      <w:r>
        <w:rPr>
          <w:rFonts w:ascii="Times New Roman" w:hAnsi="Times New Roman"/>
          <w:color w:val="191919"/>
          <w:spacing w:val="-15"/>
          <w:sz w:val="20"/>
          <w:szCs w:val="20"/>
        </w:rPr>
        <w:t>A</w:t>
      </w:r>
      <w:r>
        <w:rPr>
          <w:rFonts w:ascii="Times New Roman" w:hAnsi="Times New Roman"/>
          <w:color w:val="191919"/>
          <w:sz w:val="20"/>
          <w:szCs w:val="20"/>
        </w:rPr>
        <w:t>v- erage), credit hour completion and maximum time-frame limitation.</w:t>
      </w:r>
      <w:r>
        <w:rPr>
          <w:rFonts w:ascii="Times New Roman" w:hAnsi="Times New Roman"/>
          <w:color w:val="191919"/>
          <w:spacing w:val="47"/>
          <w:sz w:val="20"/>
          <w:szCs w:val="20"/>
        </w:rPr>
        <w:t xml:space="preserve"> </w:t>
      </w:r>
      <w:r>
        <w:rPr>
          <w:rFonts w:ascii="Times New Roman" w:hAnsi="Times New Roman"/>
          <w:color w:val="191919"/>
          <w:sz w:val="20"/>
          <w:szCs w:val="20"/>
        </w:rPr>
        <w:t>The Financial</w:t>
      </w:r>
      <w:r>
        <w:rPr>
          <w:rFonts w:ascii="Times New Roman" w:hAnsi="Times New Roman"/>
          <w:color w:val="191919"/>
          <w:spacing w:val="-11"/>
          <w:sz w:val="20"/>
          <w:szCs w:val="20"/>
        </w:rPr>
        <w:t xml:space="preserve"> </w:t>
      </w:r>
      <w:r>
        <w:rPr>
          <w:rFonts w:ascii="Times New Roman" w:hAnsi="Times New Roman"/>
          <w:color w:val="191919"/>
          <w:sz w:val="20"/>
          <w:szCs w:val="20"/>
        </w:rPr>
        <w:t>Aid Department is responsible for evaluating satisfactory academic progress of students receiving fi- nancial assistance.   Students are considered to be making satisfactory academic progress if they meet the two standards of measurement (Qualitative and Quantitative).</w:t>
      </w:r>
    </w:p>
    <w:p w:rsidR="00F42301" w:rsidRDefault="00F42301" w:rsidP="0055783E">
      <w:pPr>
        <w:widowControl w:val="0"/>
        <w:autoSpaceDE w:val="0"/>
        <w:autoSpaceDN w:val="0"/>
        <w:adjustRightInd w:val="0"/>
        <w:spacing w:after="0" w:line="240" w:lineRule="exact"/>
        <w:rPr>
          <w:rFonts w:ascii="Times New Roman" w:hAnsi="Times New Roman"/>
          <w:color w:val="000000"/>
          <w:sz w:val="24"/>
          <w:szCs w:val="24"/>
        </w:rPr>
      </w:pPr>
    </w:p>
    <w:p w:rsidR="00F42301" w:rsidRDefault="00F42301" w:rsidP="0055783E">
      <w:pPr>
        <w:widowControl w:val="0"/>
        <w:autoSpaceDE w:val="0"/>
        <w:autoSpaceDN w:val="0"/>
        <w:adjustRightInd w:val="0"/>
        <w:spacing w:after="0"/>
        <w:ind w:left="1925"/>
        <w:rPr>
          <w:rFonts w:ascii="Times New Roman" w:hAnsi="Times New Roman"/>
          <w:color w:val="000000"/>
          <w:sz w:val="20"/>
          <w:szCs w:val="20"/>
        </w:rPr>
      </w:pPr>
      <w:r>
        <w:rPr>
          <w:rFonts w:ascii="Times New Roman" w:hAnsi="Times New Roman"/>
          <w:b/>
          <w:bCs/>
          <w:color w:val="191919"/>
          <w:sz w:val="20"/>
          <w:szCs w:val="20"/>
        </w:rPr>
        <w:t>Qualitative Measu</w:t>
      </w:r>
      <w:r>
        <w:rPr>
          <w:rFonts w:ascii="Times New Roman" w:hAnsi="Times New Roman"/>
          <w:b/>
          <w:bCs/>
          <w:color w:val="191919"/>
          <w:spacing w:val="-4"/>
          <w:sz w:val="20"/>
          <w:szCs w:val="20"/>
        </w:rPr>
        <w:t>r</w:t>
      </w:r>
      <w:r>
        <w:rPr>
          <w:rFonts w:ascii="Times New Roman" w:hAnsi="Times New Roman"/>
          <w:b/>
          <w:bCs/>
          <w:color w:val="191919"/>
          <w:sz w:val="20"/>
          <w:szCs w:val="20"/>
        </w:rPr>
        <w:t>ement</w:t>
      </w:r>
    </w:p>
    <w:p w:rsidR="00F42301" w:rsidRDefault="00F42301" w:rsidP="0055783E">
      <w:pPr>
        <w:widowControl w:val="0"/>
        <w:autoSpaceDE w:val="0"/>
        <w:autoSpaceDN w:val="0"/>
        <w:adjustRightInd w:val="0"/>
        <w:spacing w:before="10" w:after="0" w:line="250" w:lineRule="auto"/>
        <w:ind w:left="1925" w:right="1017" w:firstLine="360"/>
        <w:rPr>
          <w:rFonts w:ascii="Times New Roman" w:hAnsi="Times New Roman"/>
          <w:color w:val="000000"/>
          <w:sz w:val="20"/>
          <w:szCs w:val="20"/>
        </w:rPr>
      </w:pPr>
      <w:r>
        <w:rPr>
          <w:rFonts w:ascii="Times New Roman" w:hAnsi="Times New Roman"/>
          <w:color w:val="191919"/>
          <w:sz w:val="20"/>
          <w:szCs w:val="20"/>
        </w:rPr>
        <w:t>All students are expected to maintain the same academic standards as outlined in the o</w:t>
      </w:r>
      <w:r>
        <w:rPr>
          <w:rFonts w:ascii="Times New Roman" w:hAnsi="Times New Roman"/>
          <w:color w:val="191919"/>
          <w:spacing w:val="-4"/>
          <w:sz w:val="20"/>
          <w:szCs w:val="20"/>
        </w:rPr>
        <w:t>f</w:t>
      </w:r>
      <w:r>
        <w:rPr>
          <w:rFonts w:ascii="Times New Roman" w:hAnsi="Times New Roman"/>
          <w:color w:val="191919"/>
          <w:sz w:val="20"/>
          <w:szCs w:val="20"/>
        </w:rPr>
        <w:t>ficial catalog of</w:t>
      </w:r>
      <w:r>
        <w:rPr>
          <w:rFonts w:ascii="Times New Roman" w:hAnsi="Times New Roman"/>
          <w:color w:val="191919"/>
          <w:spacing w:val="-11"/>
          <w:sz w:val="20"/>
          <w:szCs w:val="20"/>
        </w:rPr>
        <w:t xml:space="preserve"> </w:t>
      </w:r>
      <w:r>
        <w:rPr>
          <w:rFonts w:ascii="Times New Roman" w:hAnsi="Times New Roman"/>
          <w:color w:val="191919"/>
          <w:sz w:val="20"/>
          <w:szCs w:val="20"/>
        </w:rPr>
        <w:t>Albany State Universit</w:t>
      </w:r>
      <w:r>
        <w:rPr>
          <w:rFonts w:ascii="Times New Roman" w:hAnsi="Times New Roman"/>
          <w:color w:val="191919"/>
          <w:spacing w:val="-13"/>
          <w:sz w:val="20"/>
          <w:szCs w:val="20"/>
        </w:rPr>
        <w:t>y</w:t>
      </w:r>
      <w:r>
        <w:rPr>
          <w:rFonts w:ascii="Times New Roman" w:hAnsi="Times New Roman"/>
          <w:color w:val="191919"/>
          <w:sz w:val="20"/>
          <w:szCs w:val="20"/>
        </w:rPr>
        <w:t>.</w:t>
      </w:r>
    </w:p>
    <w:p w:rsidR="00F42301" w:rsidRDefault="00F42301" w:rsidP="0055783E">
      <w:pPr>
        <w:widowControl w:val="0"/>
        <w:autoSpaceDE w:val="0"/>
        <w:autoSpaceDN w:val="0"/>
        <w:adjustRightInd w:val="0"/>
        <w:spacing w:after="0" w:line="250" w:lineRule="auto"/>
        <w:ind w:left="1925" w:right="900" w:firstLine="360"/>
        <w:rPr>
          <w:rFonts w:ascii="Times New Roman" w:hAnsi="Times New Roman"/>
          <w:color w:val="000000"/>
          <w:sz w:val="20"/>
          <w:szCs w:val="20"/>
        </w:rPr>
      </w:pPr>
      <w:r>
        <w:rPr>
          <w:rFonts w:ascii="Times New Roman" w:hAnsi="Times New Roman"/>
          <w:color w:val="191919"/>
          <w:sz w:val="20"/>
          <w:szCs w:val="20"/>
        </w:rPr>
        <w:t>Students receiving financial aid must meet the minimum academic standards. Unde</w:t>
      </w:r>
      <w:r>
        <w:rPr>
          <w:rFonts w:ascii="Times New Roman" w:hAnsi="Times New Roman"/>
          <w:color w:val="191919"/>
          <w:spacing w:val="-4"/>
          <w:sz w:val="20"/>
          <w:szCs w:val="20"/>
        </w:rPr>
        <w:t>r</w:t>
      </w:r>
      <w:r>
        <w:rPr>
          <w:rFonts w:ascii="Times New Roman" w:hAnsi="Times New Roman"/>
          <w:color w:val="191919"/>
          <w:sz w:val="20"/>
          <w:szCs w:val="20"/>
        </w:rPr>
        <w:t>graduates and post baccalaureate students must maintain a 2.0 minimum cumulative G</w:t>
      </w:r>
      <w:r>
        <w:rPr>
          <w:rFonts w:ascii="Times New Roman" w:hAnsi="Times New Roman"/>
          <w:color w:val="191919"/>
          <w:spacing w:val="-18"/>
          <w:sz w:val="20"/>
          <w:szCs w:val="20"/>
        </w:rPr>
        <w:t>P</w:t>
      </w:r>
      <w:r>
        <w:rPr>
          <w:rFonts w:ascii="Times New Roman" w:hAnsi="Times New Roman"/>
          <w:color w:val="191919"/>
          <w:sz w:val="20"/>
          <w:szCs w:val="20"/>
        </w:rPr>
        <w:t>A</w:t>
      </w:r>
      <w:r>
        <w:rPr>
          <w:rFonts w:ascii="Times New Roman" w:hAnsi="Times New Roman"/>
          <w:color w:val="191919"/>
          <w:spacing w:val="-11"/>
          <w:sz w:val="20"/>
          <w:szCs w:val="20"/>
        </w:rPr>
        <w:t xml:space="preserve"> </w:t>
      </w:r>
      <w:r>
        <w:rPr>
          <w:rFonts w:ascii="Times New Roman" w:hAnsi="Times New Roman"/>
          <w:color w:val="191919"/>
          <w:sz w:val="20"/>
          <w:szCs w:val="20"/>
        </w:rPr>
        <w:t>to remain in good academic standing for financial aid.   Graduate students must maintain a 3.0 minimum cumulative G</w:t>
      </w:r>
      <w:r>
        <w:rPr>
          <w:rFonts w:ascii="Times New Roman" w:hAnsi="Times New Roman"/>
          <w:color w:val="191919"/>
          <w:spacing w:val="-18"/>
          <w:sz w:val="20"/>
          <w:szCs w:val="20"/>
        </w:rPr>
        <w:t>P</w:t>
      </w:r>
      <w:r>
        <w:rPr>
          <w:rFonts w:ascii="Times New Roman" w:hAnsi="Times New Roman"/>
          <w:color w:val="191919"/>
          <w:sz w:val="20"/>
          <w:szCs w:val="20"/>
        </w:rPr>
        <w:t>A</w:t>
      </w:r>
      <w:r>
        <w:rPr>
          <w:rFonts w:ascii="Times New Roman" w:hAnsi="Times New Roman"/>
          <w:color w:val="191919"/>
          <w:spacing w:val="-11"/>
          <w:sz w:val="20"/>
          <w:szCs w:val="20"/>
        </w:rPr>
        <w:t xml:space="preserve"> </w:t>
      </w:r>
      <w:r>
        <w:rPr>
          <w:rFonts w:ascii="Times New Roman" w:hAnsi="Times New Roman"/>
          <w:color w:val="191919"/>
          <w:sz w:val="20"/>
          <w:szCs w:val="20"/>
        </w:rPr>
        <w:t>to remain in good academic standing for financial aid.</w:t>
      </w:r>
      <w:r>
        <w:rPr>
          <w:rFonts w:ascii="Times New Roman" w:hAnsi="Times New Roman"/>
          <w:color w:val="191919"/>
          <w:spacing w:val="-4"/>
          <w:sz w:val="20"/>
          <w:szCs w:val="20"/>
        </w:rPr>
        <w:t xml:space="preserve"> </w:t>
      </w:r>
      <w:r>
        <w:rPr>
          <w:rFonts w:ascii="Times New Roman" w:hAnsi="Times New Roman"/>
          <w:color w:val="191919"/>
          <w:sz w:val="20"/>
          <w:szCs w:val="20"/>
        </w:rPr>
        <w:t>The G</w:t>
      </w:r>
      <w:r>
        <w:rPr>
          <w:rFonts w:ascii="Times New Roman" w:hAnsi="Times New Roman"/>
          <w:color w:val="191919"/>
          <w:spacing w:val="-18"/>
          <w:sz w:val="20"/>
          <w:szCs w:val="20"/>
        </w:rPr>
        <w:t>P</w:t>
      </w:r>
      <w:r>
        <w:rPr>
          <w:rFonts w:ascii="Times New Roman" w:hAnsi="Times New Roman"/>
          <w:color w:val="191919"/>
          <w:sz w:val="20"/>
          <w:szCs w:val="20"/>
        </w:rPr>
        <w:t>A</w:t>
      </w:r>
      <w:r>
        <w:rPr>
          <w:rFonts w:ascii="Times New Roman" w:hAnsi="Times New Roman"/>
          <w:color w:val="191919"/>
          <w:spacing w:val="-11"/>
          <w:sz w:val="20"/>
          <w:szCs w:val="20"/>
        </w:rPr>
        <w:t xml:space="preserve"> </w:t>
      </w:r>
      <w:r>
        <w:rPr>
          <w:rFonts w:ascii="Times New Roman" w:hAnsi="Times New Roman"/>
          <w:color w:val="191919"/>
          <w:sz w:val="20"/>
          <w:szCs w:val="20"/>
        </w:rPr>
        <w:t>is evaluated based on the student</w:t>
      </w:r>
      <w:r>
        <w:rPr>
          <w:rFonts w:ascii="Times New Roman" w:hAnsi="Times New Roman"/>
          <w:color w:val="191919"/>
          <w:spacing w:val="-11"/>
          <w:sz w:val="20"/>
          <w:szCs w:val="20"/>
        </w:rPr>
        <w:t>’</w:t>
      </w:r>
      <w:r>
        <w:rPr>
          <w:rFonts w:ascii="Times New Roman" w:hAnsi="Times New Roman"/>
          <w:color w:val="191919"/>
          <w:sz w:val="20"/>
          <w:szCs w:val="20"/>
        </w:rPr>
        <w:t>s last two semesters of enrollment at the end of spring term or at the end of summer term before the aid year that the student is applying for financial aid.</w:t>
      </w:r>
    </w:p>
    <w:p w:rsidR="00F42301" w:rsidRDefault="00F42301" w:rsidP="0055783E">
      <w:pPr>
        <w:widowControl w:val="0"/>
        <w:autoSpaceDE w:val="0"/>
        <w:autoSpaceDN w:val="0"/>
        <w:adjustRightInd w:val="0"/>
        <w:spacing w:after="0" w:line="250" w:lineRule="auto"/>
        <w:ind w:left="1925" w:right="1274" w:firstLine="360"/>
        <w:rPr>
          <w:rFonts w:ascii="Times New Roman" w:hAnsi="Times New Roman"/>
          <w:color w:val="000000"/>
          <w:sz w:val="20"/>
          <w:szCs w:val="20"/>
        </w:rPr>
      </w:pPr>
      <w:r>
        <w:rPr>
          <w:rFonts w:ascii="Times New Roman" w:hAnsi="Times New Roman"/>
          <w:color w:val="191919"/>
          <w:sz w:val="20"/>
          <w:szCs w:val="20"/>
        </w:rPr>
        <w:t>Students whose academic standings fall below the minimum prescribed standards will be governed by the following for receiving financial aid:</w:t>
      </w:r>
    </w:p>
    <w:p w:rsidR="00F42301" w:rsidRDefault="00F42301" w:rsidP="0055783E">
      <w:pPr>
        <w:widowControl w:val="0"/>
        <w:autoSpaceDE w:val="0"/>
        <w:autoSpaceDN w:val="0"/>
        <w:adjustRightInd w:val="0"/>
        <w:spacing w:after="0"/>
        <w:ind w:left="2285"/>
        <w:rPr>
          <w:rFonts w:ascii="Times New Roman" w:hAnsi="Times New Roman"/>
          <w:color w:val="000000"/>
          <w:sz w:val="20"/>
          <w:szCs w:val="20"/>
        </w:rPr>
      </w:pPr>
      <w:r w:rsidRPr="00C34688">
        <w:rPr>
          <w:rFonts w:ascii="Calibri" w:hAnsi="Calibri"/>
          <w:noProof/>
          <w:lang w:eastAsia="en-US"/>
        </w:rPr>
        <w:pict>
          <v:shape id="_x0000_s3236" type="#_x0000_t202" style="position:absolute;left:0;text-align:left;margin-left:19.8pt;margin-top:6.05pt;width:1in;height:144.05pt;z-index:-251658240;mso-position-horizontal-relative:page" o:allowincell="f" filled="f" stroked="f">
            <v:textbox style="layout-flow:vertical;mso-layout-flow-alt:bottom-to-top" inset="0,0,0,0">
              <w:txbxContent>
                <w:p w:rsidR="00F42301" w:rsidRDefault="00F42301" w:rsidP="0055783E">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S</w:t>
                  </w:r>
                  <w:r>
                    <w:rPr>
                      <w:rFonts w:ascii="Impact" w:hAnsi="Impact" w:cs="Impact"/>
                      <w:color w:val="A3A3A3"/>
                      <w:spacing w:val="-176"/>
                      <w:position w:val="1"/>
                      <w:sz w:val="140"/>
                      <w:szCs w:val="140"/>
                    </w:rPr>
                    <w:t xml:space="preserve"> </w:t>
                  </w:r>
                  <w:r>
                    <w:rPr>
                      <w:rFonts w:ascii="Impact" w:hAnsi="Impact" w:cs="Impact"/>
                      <w:color w:val="A3A3A3"/>
                      <w:spacing w:val="28"/>
                      <w:position w:val="1"/>
                      <w:sz w:val="105"/>
                      <w:szCs w:val="105"/>
                    </w:rPr>
                    <w:t>T</w:t>
                  </w:r>
                  <w:r>
                    <w:rPr>
                      <w:rFonts w:ascii="Impact" w:hAnsi="Impact" w:cs="Impact"/>
                      <w:color w:val="A3A3A3"/>
                      <w:spacing w:val="12"/>
                      <w:position w:val="1"/>
                      <w:sz w:val="105"/>
                      <w:szCs w:val="105"/>
                    </w:rPr>
                    <w:t>A</w:t>
                  </w:r>
                  <w:r>
                    <w:rPr>
                      <w:rFonts w:ascii="Impact" w:hAnsi="Impact" w:cs="Impact"/>
                      <w:color w:val="A3A3A3"/>
                      <w:position w:val="1"/>
                      <w:sz w:val="105"/>
                      <w:szCs w:val="105"/>
                    </w:rPr>
                    <w:t>T</w:t>
                  </w:r>
                  <w:r>
                    <w:rPr>
                      <w:rFonts w:ascii="Impact" w:hAnsi="Impact" w:cs="Impact"/>
                      <w:color w:val="A3A3A3"/>
                      <w:spacing w:val="-115"/>
                      <w:position w:val="1"/>
                      <w:sz w:val="105"/>
                      <w:szCs w:val="105"/>
                    </w:rPr>
                    <w:t xml:space="preserve"> </w:t>
                  </w:r>
                  <w:r>
                    <w:rPr>
                      <w:rFonts w:ascii="Impact" w:hAnsi="Impact" w:cs="Impact"/>
                      <w:color w:val="A3A3A3"/>
                      <w:position w:val="1"/>
                      <w:sz w:val="105"/>
                      <w:szCs w:val="105"/>
                    </w:rPr>
                    <w:t>E</w:t>
                  </w:r>
                </w:p>
              </w:txbxContent>
            </v:textbox>
            <w10:wrap anchorx="page"/>
          </v:shape>
        </w:pict>
      </w:r>
      <w:r>
        <w:rPr>
          <w:rFonts w:ascii="Times New Roman" w:hAnsi="Times New Roman"/>
          <w:color w:val="191919"/>
          <w:sz w:val="20"/>
          <w:szCs w:val="20"/>
          <w:u w:val="single"/>
        </w:rPr>
        <w:t xml:space="preserve">Graduate Status </w:t>
      </w:r>
    </w:p>
    <w:p w:rsidR="00F42301" w:rsidRDefault="00F42301" w:rsidP="0055783E">
      <w:pPr>
        <w:widowControl w:val="0"/>
        <w:autoSpaceDE w:val="0"/>
        <w:autoSpaceDN w:val="0"/>
        <w:adjustRightInd w:val="0"/>
        <w:spacing w:before="10" w:after="0"/>
        <w:ind w:left="2645"/>
        <w:rPr>
          <w:rFonts w:ascii="Times New Roman" w:hAnsi="Times New Roman"/>
          <w:color w:val="000000"/>
          <w:sz w:val="20"/>
          <w:szCs w:val="20"/>
        </w:rPr>
      </w:pPr>
      <w:r>
        <w:rPr>
          <w:rFonts w:ascii="Times New Roman" w:hAnsi="Times New Roman"/>
          <w:color w:val="191919"/>
          <w:sz w:val="20"/>
          <w:szCs w:val="20"/>
        </w:rPr>
        <w:t>1. Financial</w:t>
      </w:r>
      <w:r>
        <w:rPr>
          <w:rFonts w:ascii="Times New Roman" w:hAnsi="Times New Roman"/>
          <w:color w:val="191919"/>
          <w:spacing w:val="-11"/>
          <w:sz w:val="20"/>
          <w:szCs w:val="20"/>
        </w:rPr>
        <w:t xml:space="preserve"> </w:t>
      </w:r>
      <w:r>
        <w:rPr>
          <w:rFonts w:ascii="Times New Roman" w:hAnsi="Times New Roman"/>
          <w:color w:val="191919"/>
          <w:sz w:val="20"/>
          <w:szCs w:val="20"/>
        </w:rPr>
        <w:t>Aid Probation status will exist if the student</w:t>
      </w:r>
      <w:r>
        <w:rPr>
          <w:rFonts w:ascii="Times New Roman" w:hAnsi="Times New Roman"/>
          <w:color w:val="191919"/>
          <w:spacing w:val="-11"/>
          <w:sz w:val="20"/>
          <w:szCs w:val="20"/>
        </w:rPr>
        <w:t>’</w:t>
      </w:r>
      <w:r>
        <w:rPr>
          <w:rFonts w:ascii="Times New Roman" w:hAnsi="Times New Roman"/>
          <w:color w:val="191919"/>
          <w:sz w:val="20"/>
          <w:szCs w:val="20"/>
        </w:rPr>
        <w:t>s last semeste</w:t>
      </w:r>
      <w:r>
        <w:rPr>
          <w:rFonts w:ascii="Times New Roman" w:hAnsi="Times New Roman"/>
          <w:color w:val="191919"/>
          <w:spacing w:val="8"/>
          <w:sz w:val="20"/>
          <w:szCs w:val="20"/>
        </w:rPr>
        <w:t>r</w:t>
      </w:r>
      <w:r>
        <w:rPr>
          <w:rFonts w:ascii="Times New Roman" w:hAnsi="Times New Roman"/>
          <w:color w:val="191919"/>
          <w:spacing w:val="-11"/>
          <w:sz w:val="20"/>
          <w:szCs w:val="20"/>
        </w:rPr>
        <w:t>’</w:t>
      </w:r>
      <w:r>
        <w:rPr>
          <w:rFonts w:ascii="Times New Roman" w:hAnsi="Times New Roman"/>
          <w:color w:val="191919"/>
          <w:sz w:val="20"/>
          <w:szCs w:val="20"/>
        </w:rPr>
        <w:t>s cumulative</w:t>
      </w:r>
    </w:p>
    <w:p w:rsidR="00F42301" w:rsidRDefault="00F42301" w:rsidP="0055783E">
      <w:pPr>
        <w:widowControl w:val="0"/>
        <w:autoSpaceDE w:val="0"/>
        <w:autoSpaceDN w:val="0"/>
        <w:adjustRightInd w:val="0"/>
        <w:spacing w:before="10" w:after="0"/>
        <w:ind w:left="2760" w:right="1337"/>
        <w:jc w:val="center"/>
        <w:rPr>
          <w:rFonts w:ascii="Times New Roman" w:hAnsi="Times New Roman"/>
          <w:color w:val="000000"/>
          <w:sz w:val="20"/>
          <w:szCs w:val="20"/>
        </w:rPr>
      </w:pPr>
      <w:r>
        <w:rPr>
          <w:rFonts w:ascii="Times New Roman" w:hAnsi="Times New Roman"/>
          <w:color w:val="191919"/>
          <w:sz w:val="20"/>
          <w:szCs w:val="20"/>
        </w:rPr>
        <w:t>G</w:t>
      </w:r>
      <w:r>
        <w:rPr>
          <w:rFonts w:ascii="Times New Roman" w:hAnsi="Times New Roman"/>
          <w:color w:val="191919"/>
          <w:spacing w:val="-18"/>
          <w:sz w:val="20"/>
          <w:szCs w:val="20"/>
        </w:rPr>
        <w:t>P</w:t>
      </w:r>
      <w:r>
        <w:rPr>
          <w:rFonts w:ascii="Times New Roman" w:hAnsi="Times New Roman"/>
          <w:color w:val="191919"/>
          <w:sz w:val="20"/>
          <w:szCs w:val="20"/>
        </w:rPr>
        <w:t>A</w:t>
      </w:r>
      <w:r>
        <w:rPr>
          <w:rFonts w:ascii="Times New Roman" w:hAnsi="Times New Roman"/>
          <w:color w:val="191919"/>
          <w:spacing w:val="-11"/>
          <w:sz w:val="20"/>
          <w:szCs w:val="20"/>
        </w:rPr>
        <w:t xml:space="preserve"> </w:t>
      </w:r>
      <w:r>
        <w:rPr>
          <w:rFonts w:ascii="Times New Roman" w:hAnsi="Times New Roman"/>
          <w:color w:val="191919"/>
          <w:sz w:val="20"/>
          <w:szCs w:val="20"/>
        </w:rPr>
        <w:t>is below a 3.00 and the previous semeste</w:t>
      </w:r>
      <w:r>
        <w:rPr>
          <w:rFonts w:ascii="Times New Roman" w:hAnsi="Times New Roman"/>
          <w:color w:val="191919"/>
          <w:spacing w:val="8"/>
          <w:sz w:val="20"/>
          <w:szCs w:val="20"/>
        </w:rPr>
        <w:t>r</w:t>
      </w:r>
      <w:r>
        <w:rPr>
          <w:rFonts w:ascii="Times New Roman" w:hAnsi="Times New Roman"/>
          <w:color w:val="191919"/>
          <w:spacing w:val="-11"/>
          <w:sz w:val="20"/>
          <w:szCs w:val="20"/>
        </w:rPr>
        <w:t>’</w:t>
      </w:r>
      <w:r>
        <w:rPr>
          <w:rFonts w:ascii="Times New Roman" w:hAnsi="Times New Roman"/>
          <w:color w:val="191919"/>
          <w:sz w:val="20"/>
          <w:szCs w:val="20"/>
        </w:rPr>
        <w:t>s cumulative G</w:t>
      </w:r>
      <w:r>
        <w:rPr>
          <w:rFonts w:ascii="Times New Roman" w:hAnsi="Times New Roman"/>
          <w:color w:val="191919"/>
          <w:spacing w:val="-18"/>
          <w:sz w:val="20"/>
          <w:szCs w:val="20"/>
        </w:rPr>
        <w:t>P</w:t>
      </w:r>
      <w:r>
        <w:rPr>
          <w:rFonts w:ascii="Times New Roman" w:hAnsi="Times New Roman"/>
          <w:color w:val="191919"/>
          <w:sz w:val="20"/>
          <w:szCs w:val="20"/>
        </w:rPr>
        <w:t>A</w:t>
      </w:r>
      <w:r>
        <w:rPr>
          <w:rFonts w:ascii="Times New Roman" w:hAnsi="Times New Roman"/>
          <w:color w:val="191919"/>
          <w:spacing w:val="-11"/>
          <w:sz w:val="20"/>
          <w:szCs w:val="20"/>
        </w:rPr>
        <w:t xml:space="preserve"> </w:t>
      </w:r>
      <w:r>
        <w:rPr>
          <w:rFonts w:ascii="Times New Roman" w:hAnsi="Times New Roman"/>
          <w:color w:val="191919"/>
          <w:sz w:val="20"/>
          <w:szCs w:val="20"/>
        </w:rPr>
        <w:t>is above a 3.00.</w:t>
      </w:r>
    </w:p>
    <w:p w:rsidR="00F42301" w:rsidRDefault="00F42301" w:rsidP="0055783E">
      <w:pPr>
        <w:widowControl w:val="0"/>
        <w:autoSpaceDE w:val="0"/>
        <w:autoSpaceDN w:val="0"/>
        <w:adjustRightInd w:val="0"/>
        <w:spacing w:before="10" w:after="0"/>
        <w:ind w:left="2645"/>
        <w:rPr>
          <w:rFonts w:ascii="Times New Roman" w:hAnsi="Times New Roman"/>
          <w:color w:val="000000"/>
          <w:sz w:val="20"/>
          <w:szCs w:val="20"/>
        </w:rPr>
      </w:pPr>
      <w:r>
        <w:rPr>
          <w:rFonts w:ascii="Times New Roman" w:hAnsi="Times New Roman"/>
          <w:color w:val="191919"/>
          <w:sz w:val="20"/>
          <w:szCs w:val="20"/>
        </w:rPr>
        <w:t>2. Financial</w:t>
      </w:r>
      <w:r>
        <w:rPr>
          <w:rFonts w:ascii="Times New Roman" w:hAnsi="Times New Roman"/>
          <w:color w:val="191919"/>
          <w:spacing w:val="-11"/>
          <w:sz w:val="20"/>
          <w:szCs w:val="20"/>
        </w:rPr>
        <w:t xml:space="preserve"> </w:t>
      </w:r>
      <w:r>
        <w:rPr>
          <w:rFonts w:ascii="Times New Roman" w:hAnsi="Times New Roman"/>
          <w:color w:val="191919"/>
          <w:sz w:val="20"/>
          <w:szCs w:val="20"/>
        </w:rPr>
        <w:t>Aid Suspension status will exist if the student</w:t>
      </w:r>
      <w:r>
        <w:rPr>
          <w:rFonts w:ascii="Times New Roman" w:hAnsi="Times New Roman"/>
          <w:color w:val="191919"/>
          <w:spacing w:val="-11"/>
          <w:sz w:val="20"/>
          <w:szCs w:val="20"/>
        </w:rPr>
        <w:t>’</w:t>
      </w:r>
      <w:r>
        <w:rPr>
          <w:rFonts w:ascii="Times New Roman" w:hAnsi="Times New Roman"/>
          <w:color w:val="191919"/>
          <w:sz w:val="20"/>
          <w:szCs w:val="20"/>
        </w:rPr>
        <w:t>s last semester G</w:t>
      </w:r>
      <w:r>
        <w:rPr>
          <w:rFonts w:ascii="Times New Roman" w:hAnsi="Times New Roman"/>
          <w:color w:val="191919"/>
          <w:spacing w:val="-18"/>
          <w:sz w:val="20"/>
          <w:szCs w:val="20"/>
        </w:rPr>
        <w:t>P</w:t>
      </w:r>
      <w:r>
        <w:rPr>
          <w:rFonts w:ascii="Times New Roman" w:hAnsi="Times New Roman"/>
          <w:color w:val="191919"/>
          <w:sz w:val="20"/>
          <w:szCs w:val="20"/>
        </w:rPr>
        <w:t>A</w:t>
      </w:r>
      <w:r>
        <w:rPr>
          <w:rFonts w:ascii="Times New Roman" w:hAnsi="Times New Roman"/>
          <w:color w:val="191919"/>
          <w:spacing w:val="-11"/>
          <w:sz w:val="20"/>
          <w:szCs w:val="20"/>
        </w:rPr>
        <w:t xml:space="preserve"> </w:t>
      </w:r>
      <w:r>
        <w:rPr>
          <w:rFonts w:ascii="Times New Roman" w:hAnsi="Times New Roman"/>
          <w:color w:val="191919"/>
          <w:sz w:val="20"/>
          <w:szCs w:val="20"/>
        </w:rPr>
        <w:t>is below a</w:t>
      </w:r>
    </w:p>
    <w:p w:rsidR="00F42301" w:rsidRDefault="00F42301" w:rsidP="0055783E">
      <w:pPr>
        <w:widowControl w:val="0"/>
        <w:autoSpaceDE w:val="0"/>
        <w:autoSpaceDN w:val="0"/>
        <w:adjustRightInd w:val="0"/>
        <w:spacing w:before="10" w:after="0" w:line="250" w:lineRule="auto"/>
        <w:ind w:left="2285" w:right="2558" w:firstLine="560"/>
        <w:rPr>
          <w:rFonts w:ascii="Times New Roman" w:hAnsi="Times New Roman"/>
          <w:color w:val="000000"/>
          <w:sz w:val="20"/>
          <w:szCs w:val="20"/>
        </w:rPr>
      </w:pPr>
      <w:r>
        <w:rPr>
          <w:rFonts w:ascii="Times New Roman" w:hAnsi="Times New Roman"/>
          <w:color w:val="191919"/>
          <w:sz w:val="20"/>
          <w:szCs w:val="20"/>
        </w:rPr>
        <w:t>3.00 and the previous semeste</w:t>
      </w:r>
      <w:r>
        <w:rPr>
          <w:rFonts w:ascii="Times New Roman" w:hAnsi="Times New Roman"/>
          <w:color w:val="191919"/>
          <w:spacing w:val="8"/>
          <w:sz w:val="20"/>
          <w:szCs w:val="20"/>
        </w:rPr>
        <w:t>r</w:t>
      </w:r>
      <w:r>
        <w:rPr>
          <w:rFonts w:ascii="Times New Roman" w:hAnsi="Times New Roman"/>
          <w:color w:val="191919"/>
          <w:spacing w:val="-11"/>
          <w:sz w:val="20"/>
          <w:szCs w:val="20"/>
        </w:rPr>
        <w:t>’</w:t>
      </w:r>
      <w:r>
        <w:rPr>
          <w:rFonts w:ascii="Times New Roman" w:hAnsi="Times New Roman"/>
          <w:color w:val="191919"/>
          <w:sz w:val="20"/>
          <w:szCs w:val="20"/>
        </w:rPr>
        <w:t>s cumulative G</w:t>
      </w:r>
      <w:r>
        <w:rPr>
          <w:rFonts w:ascii="Times New Roman" w:hAnsi="Times New Roman"/>
          <w:color w:val="191919"/>
          <w:spacing w:val="-18"/>
          <w:sz w:val="20"/>
          <w:szCs w:val="20"/>
        </w:rPr>
        <w:t>P</w:t>
      </w:r>
      <w:r>
        <w:rPr>
          <w:rFonts w:ascii="Times New Roman" w:hAnsi="Times New Roman"/>
          <w:color w:val="191919"/>
          <w:sz w:val="20"/>
          <w:szCs w:val="20"/>
        </w:rPr>
        <w:t>A</w:t>
      </w:r>
      <w:r>
        <w:rPr>
          <w:rFonts w:ascii="Times New Roman" w:hAnsi="Times New Roman"/>
          <w:color w:val="191919"/>
          <w:spacing w:val="-11"/>
          <w:sz w:val="20"/>
          <w:szCs w:val="20"/>
        </w:rPr>
        <w:t xml:space="preserve"> </w:t>
      </w:r>
      <w:r>
        <w:rPr>
          <w:rFonts w:ascii="Times New Roman" w:hAnsi="Times New Roman"/>
          <w:color w:val="191919"/>
          <w:sz w:val="20"/>
          <w:szCs w:val="20"/>
        </w:rPr>
        <w:t xml:space="preserve">is below a 3.00. </w:t>
      </w:r>
      <w:r>
        <w:rPr>
          <w:rFonts w:ascii="Times New Roman" w:hAnsi="Times New Roman"/>
          <w:color w:val="191919"/>
          <w:sz w:val="20"/>
          <w:szCs w:val="20"/>
          <w:u w:val="single"/>
        </w:rPr>
        <w:t xml:space="preserve">Quantitative Measurement </w:t>
      </w:r>
    </w:p>
    <w:p w:rsidR="00F42301" w:rsidRDefault="00F42301" w:rsidP="0055783E">
      <w:pPr>
        <w:widowControl w:val="0"/>
        <w:autoSpaceDE w:val="0"/>
        <w:autoSpaceDN w:val="0"/>
        <w:adjustRightInd w:val="0"/>
        <w:spacing w:after="0" w:line="250" w:lineRule="auto"/>
        <w:ind w:left="2645" w:right="1507"/>
        <w:jc w:val="both"/>
        <w:rPr>
          <w:rFonts w:ascii="Times New Roman" w:hAnsi="Times New Roman"/>
          <w:color w:val="000000"/>
          <w:sz w:val="20"/>
          <w:szCs w:val="20"/>
        </w:rPr>
      </w:pPr>
      <w:r>
        <w:rPr>
          <w:rFonts w:ascii="Times New Roman" w:hAnsi="Times New Roman"/>
          <w:color w:val="191919"/>
          <w:sz w:val="20"/>
          <w:szCs w:val="20"/>
        </w:rPr>
        <w:t>In addition to maintaining the required academic standards (grade-point average), students’</w:t>
      </w:r>
      <w:r>
        <w:rPr>
          <w:rFonts w:ascii="Times New Roman" w:hAnsi="Times New Roman"/>
          <w:color w:val="191919"/>
          <w:spacing w:val="-15"/>
          <w:sz w:val="20"/>
          <w:szCs w:val="20"/>
        </w:rPr>
        <w:t xml:space="preserve"> </w:t>
      </w:r>
      <w:r>
        <w:rPr>
          <w:rFonts w:ascii="Times New Roman" w:hAnsi="Times New Roman"/>
          <w:color w:val="191919"/>
          <w:sz w:val="20"/>
          <w:szCs w:val="20"/>
        </w:rPr>
        <w:t>progress toward completion of an academic degree is measured by three criteria:</w:t>
      </w:r>
    </w:p>
    <w:p w:rsidR="00F42301" w:rsidRDefault="00F42301" w:rsidP="0055783E">
      <w:pPr>
        <w:widowControl w:val="0"/>
        <w:autoSpaceDE w:val="0"/>
        <w:autoSpaceDN w:val="0"/>
        <w:adjustRightInd w:val="0"/>
        <w:spacing w:after="0" w:line="250" w:lineRule="auto"/>
        <w:ind w:left="2745" w:right="1007" w:hanging="100"/>
        <w:rPr>
          <w:rFonts w:ascii="Times New Roman" w:hAnsi="Times New Roman"/>
          <w:color w:val="000000"/>
          <w:sz w:val="20"/>
          <w:szCs w:val="20"/>
        </w:rPr>
      </w:pPr>
      <w:r>
        <w:rPr>
          <w:rFonts w:ascii="Times New Roman" w:hAnsi="Times New Roman"/>
          <w:color w:val="191919"/>
          <w:sz w:val="20"/>
          <w:szCs w:val="20"/>
        </w:rPr>
        <w:t>• Students completing a minimum percentage of credit hours attempted each academic year (If a student only has 1 semester of attendance for the current academic yea</w:t>
      </w:r>
      <w:r>
        <w:rPr>
          <w:rFonts w:ascii="Times New Roman" w:hAnsi="Times New Roman"/>
          <w:color w:val="191919"/>
          <w:spacing w:val="-8"/>
          <w:sz w:val="20"/>
          <w:szCs w:val="20"/>
        </w:rPr>
        <w:t>r</w:t>
      </w:r>
      <w:r>
        <w:rPr>
          <w:rFonts w:ascii="Times New Roman" w:hAnsi="Times New Roman"/>
          <w:color w:val="191919"/>
          <w:sz w:val="20"/>
          <w:szCs w:val="20"/>
        </w:rPr>
        <w:t>, then the prior semester of attendance will be used to calculate the minimum percentage).</w:t>
      </w:r>
    </w:p>
    <w:p w:rsidR="00F42301" w:rsidRDefault="00F42301" w:rsidP="0055783E">
      <w:pPr>
        <w:widowControl w:val="0"/>
        <w:autoSpaceDE w:val="0"/>
        <w:autoSpaceDN w:val="0"/>
        <w:adjustRightInd w:val="0"/>
        <w:spacing w:after="0" w:line="250" w:lineRule="auto"/>
        <w:ind w:left="2745" w:right="1249" w:hanging="100"/>
        <w:rPr>
          <w:rFonts w:ascii="Times New Roman" w:hAnsi="Times New Roman"/>
          <w:color w:val="000000"/>
          <w:sz w:val="20"/>
          <w:szCs w:val="20"/>
        </w:rPr>
      </w:pPr>
      <w:r w:rsidRPr="00C34688">
        <w:rPr>
          <w:rFonts w:ascii="Calibri" w:hAnsi="Calibri"/>
          <w:noProof/>
          <w:lang w:eastAsia="en-US"/>
        </w:rPr>
        <w:pict>
          <v:shape id="_x0000_s3235" type="#_x0000_t202" style="position:absolute;left:0;text-align:left;margin-left:19.8pt;margin-top:19.95pt;width:1in;height:187.45pt;z-index:-251658240;mso-position-horizontal-relative:page" o:allowincell="f" filled="f" stroked="f">
            <v:textbox style="layout-flow:vertical;mso-layout-flow-alt:bottom-to-top" inset="0,0,0,0">
              <w:txbxContent>
                <w:p w:rsidR="00F42301" w:rsidRDefault="00F42301" w:rsidP="0055783E">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A</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LBAN</w:t>
                  </w:r>
                  <w:r>
                    <w:rPr>
                      <w:rFonts w:ascii="Impact" w:hAnsi="Impact" w:cs="Impact"/>
                      <w:color w:val="A3A3A3"/>
                      <w:position w:val="1"/>
                      <w:sz w:val="105"/>
                      <w:szCs w:val="105"/>
                    </w:rPr>
                    <w:t>Y</w:t>
                  </w:r>
                  <w:r>
                    <w:rPr>
                      <w:rFonts w:ascii="Impact" w:hAnsi="Impact" w:cs="Impact"/>
                      <w:color w:val="A3A3A3"/>
                      <w:spacing w:val="-115"/>
                      <w:position w:val="1"/>
                      <w:sz w:val="105"/>
                      <w:szCs w:val="105"/>
                    </w:rPr>
                    <w:t xml:space="preserve"> </w:t>
                  </w:r>
                </w:p>
              </w:txbxContent>
            </v:textbox>
            <w10:wrap anchorx="page"/>
          </v:shape>
        </w:pict>
      </w:r>
      <w:r>
        <w:rPr>
          <w:rFonts w:ascii="Times New Roman" w:hAnsi="Times New Roman"/>
          <w:color w:val="191919"/>
          <w:sz w:val="20"/>
          <w:szCs w:val="20"/>
        </w:rPr>
        <w:t>• Student completing the requirements for their degree within a maximum number of hours.</w:t>
      </w:r>
    </w:p>
    <w:p w:rsidR="00F42301" w:rsidRDefault="00F42301" w:rsidP="0055783E">
      <w:pPr>
        <w:widowControl w:val="0"/>
        <w:autoSpaceDE w:val="0"/>
        <w:autoSpaceDN w:val="0"/>
        <w:adjustRightInd w:val="0"/>
        <w:spacing w:after="0" w:line="250" w:lineRule="auto"/>
        <w:ind w:left="2745" w:right="1022" w:hanging="100"/>
        <w:rPr>
          <w:rFonts w:ascii="Times New Roman" w:hAnsi="Times New Roman"/>
          <w:color w:val="000000"/>
          <w:sz w:val="20"/>
          <w:szCs w:val="20"/>
        </w:rPr>
      </w:pPr>
      <w:r>
        <w:rPr>
          <w:rFonts w:ascii="Times New Roman" w:hAnsi="Times New Roman"/>
          <w:color w:val="191919"/>
          <w:sz w:val="20"/>
          <w:szCs w:val="20"/>
        </w:rPr>
        <w:t>• Students completing mandatory academic remediation coursework within a maximum of 30 attempted hours.</w:t>
      </w:r>
    </w:p>
    <w:p w:rsidR="00F42301" w:rsidRDefault="00F42301" w:rsidP="0055783E">
      <w:pPr>
        <w:widowControl w:val="0"/>
        <w:autoSpaceDE w:val="0"/>
        <w:autoSpaceDN w:val="0"/>
        <w:adjustRightInd w:val="0"/>
        <w:spacing w:after="0"/>
        <w:ind w:left="2285"/>
        <w:rPr>
          <w:rFonts w:ascii="Times New Roman" w:hAnsi="Times New Roman"/>
          <w:color w:val="000000"/>
          <w:sz w:val="20"/>
          <w:szCs w:val="20"/>
        </w:rPr>
      </w:pPr>
      <w:r>
        <w:rPr>
          <w:rFonts w:ascii="Times New Roman" w:hAnsi="Times New Roman"/>
          <w:color w:val="191919"/>
          <w:sz w:val="20"/>
          <w:szCs w:val="20"/>
          <w:u w:val="single"/>
        </w:rPr>
        <w:t xml:space="preserve">Minimum Percentage of Credit Hours Completion </w:t>
      </w:r>
    </w:p>
    <w:p w:rsidR="00F42301" w:rsidRDefault="00F42301" w:rsidP="0055783E">
      <w:pPr>
        <w:widowControl w:val="0"/>
        <w:autoSpaceDE w:val="0"/>
        <w:autoSpaceDN w:val="0"/>
        <w:adjustRightInd w:val="0"/>
        <w:spacing w:before="10" w:after="0" w:line="250" w:lineRule="auto"/>
        <w:ind w:left="2645" w:right="868"/>
        <w:rPr>
          <w:rFonts w:ascii="Times New Roman" w:hAnsi="Times New Roman"/>
          <w:color w:val="000000"/>
          <w:sz w:val="20"/>
          <w:szCs w:val="20"/>
        </w:rPr>
      </w:pPr>
      <w:r>
        <w:rPr>
          <w:rFonts w:ascii="Times New Roman" w:hAnsi="Times New Roman"/>
          <w:color w:val="191919"/>
          <w:sz w:val="20"/>
          <w:szCs w:val="20"/>
        </w:rPr>
        <w:t>Students must successfully complete 67 percent of the courses for which they register each academic yea</w:t>
      </w:r>
      <w:r>
        <w:rPr>
          <w:rFonts w:ascii="Times New Roman" w:hAnsi="Times New Roman"/>
          <w:color w:val="191919"/>
          <w:spacing w:val="-11"/>
          <w:sz w:val="20"/>
          <w:szCs w:val="20"/>
        </w:rPr>
        <w:t>r</w:t>
      </w:r>
      <w:r>
        <w:rPr>
          <w:rFonts w:ascii="Times New Roman" w:hAnsi="Times New Roman"/>
          <w:color w:val="191919"/>
          <w:sz w:val="20"/>
          <w:szCs w:val="20"/>
        </w:rPr>
        <w:t>.</w:t>
      </w:r>
      <w:r>
        <w:rPr>
          <w:rFonts w:ascii="Times New Roman" w:hAnsi="Times New Roman"/>
          <w:color w:val="191919"/>
          <w:spacing w:val="-4"/>
          <w:sz w:val="20"/>
          <w:szCs w:val="20"/>
        </w:rPr>
        <w:t xml:space="preserve"> </w:t>
      </w:r>
      <w:r>
        <w:rPr>
          <w:rFonts w:ascii="Times New Roman" w:hAnsi="Times New Roman"/>
          <w:color w:val="191919"/>
          <w:sz w:val="20"/>
          <w:szCs w:val="20"/>
        </w:rPr>
        <w:t>The grades of</w:t>
      </w:r>
      <w:r>
        <w:rPr>
          <w:rFonts w:ascii="Times New Roman" w:hAnsi="Times New Roman"/>
          <w:color w:val="191919"/>
          <w:spacing w:val="-11"/>
          <w:sz w:val="20"/>
          <w:szCs w:val="20"/>
        </w:rPr>
        <w:t xml:space="preserve"> </w:t>
      </w:r>
      <w:r>
        <w:rPr>
          <w:rFonts w:ascii="Times New Roman" w:hAnsi="Times New Roman"/>
          <w:color w:val="191919"/>
          <w:sz w:val="20"/>
          <w:szCs w:val="20"/>
        </w:rPr>
        <w:t>A, B, C, D and S count as successful completion of coursework. Students’</w:t>
      </w:r>
      <w:r>
        <w:rPr>
          <w:rFonts w:ascii="Times New Roman" w:hAnsi="Times New Roman"/>
          <w:color w:val="191919"/>
          <w:spacing w:val="-15"/>
          <w:sz w:val="20"/>
          <w:szCs w:val="20"/>
        </w:rPr>
        <w:t xml:space="preserve"> </w:t>
      </w:r>
      <w:r>
        <w:rPr>
          <w:rFonts w:ascii="Times New Roman" w:hAnsi="Times New Roman"/>
          <w:color w:val="191919"/>
          <w:sz w:val="20"/>
          <w:szCs w:val="20"/>
        </w:rPr>
        <w:t>completion rates will be reviewed at the end of the spring semester unless enrolling for the summer semeste</w:t>
      </w:r>
      <w:r>
        <w:rPr>
          <w:rFonts w:ascii="Times New Roman" w:hAnsi="Times New Roman"/>
          <w:color w:val="191919"/>
          <w:spacing w:val="-11"/>
          <w:sz w:val="20"/>
          <w:szCs w:val="20"/>
        </w:rPr>
        <w:t>r</w:t>
      </w:r>
      <w:r>
        <w:rPr>
          <w:rFonts w:ascii="Times New Roman" w:hAnsi="Times New Roman"/>
          <w:color w:val="191919"/>
          <w:sz w:val="20"/>
          <w:szCs w:val="20"/>
        </w:rPr>
        <w:t>.</w:t>
      </w:r>
      <w:r>
        <w:rPr>
          <w:rFonts w:ascii="Times New Roman" w:hAnsi="Times New Roman"/>
          <w:color w:val="191919"/>
          <w:spacing w:val="-11"/>
          <w:sz w:val="20"/>
          <w:szCs w:val="20"/>
        </w:rPr>
        <w:t xml:space="preserve"> </w:t>
      </w:r>
      <w:r>
        <w:rPr>
          <w:rFonts w:ascii="Times New Roman" w:hAnsi="Times New Roman"/>
          <w:color w:val="191919"/>
          <w:sz w:val="20"/>
          <w:szCs w:val="20"/>
        </w:rPr>
        <w:t>At the end of the spring semeste</w:t>
      </w:r>
      <w:r>
        <w:rPr>
          <w:rFonts w:ascii="Times New Roman" w:hAnsi="Times New Roman"/>
          <w:color w:val="191919"/>
          <w:spacing w:val="-8"/>
          <w:sz w:val="20"/>
          <w:szCs w:val="20"/>
        </w:rPr>
        <w:t>r</w:t>
      </w:r>
      <w:r>
        <w:rPr>
          <w:rFonts w:ascii="Times New Roman" w:hAnsi="Times New Roman"/>
          <w:color w:val="191919"/>
          <w:sz w:val="20"/>
          <w:szCs w:val="20"/>
        </w:rPr>
        <w:t>, those</w:t>
      </w:r>
    </w:p>
    <w:p w:rsidR="00F42301" w:rsidRDefault="00F42301" w:rsidP="0055783E">
      <w:pPr>
        <w:widowControl w:val="0"/>
        <w:autoSpaceDE w:val="0"/>
        <w:autoSpaceDN w:val="0"/>
        <w:adjustRightInd w:val="0"/>
        <w:spacing w:after="0" w:line="250" w:lineRule="auto"/>
        <w:ind w:left="2645" w:right="981"/>
        <w:rPr>
          <w:rFonts w:ascii="Times New Roman" w:hAnsi="Times New Roman"/>
          <w:color w:val="000000"/>
          <w:sz w:val="20"/>
          <w:szCs w:val="20"/>
        </w:rPr>
      </w:pPr>
      <w:r>
        <w:rPr>
          <w:rFonts w:ascii="Times New Roman" w:hAnsi="Times New Roman"/>
          <w:color w:val="191919"/>
          <w:sz w:val="20"/>
          <w:szCs w:val="20"/>
        </w:rPr>
        <w:t>students who have not successfully completed 67 percent of their courses during the last two terms of enrollment will have their financial aid terminated e</w:t>
      </w:r>
      <w:r>
        <w:rPr>
          <w:rFonts w:ascii="Times New Roman" w:hAnsi="Times New Roman"/>
          <w:color w:val="191919"/>
          <w:spacing w:val="-4"/>
          <w:sz w:val="20"/>
          <w:szCs w:val="20"/>
        </w:rPr>
        <w:t>f</w:t>
      </w:r>
      <w:r>
        <w:rPr>
          <w:rFonts w:ascii="Times New Roman" w:hAnsi="Times New Roman"/>
          <w:color w:val="191919"/>
          <w:sz w:val="20"/>
          <w:szCs w:val="20"/>
        </w:rPr>
        <w:t>fective the next fall semeste</w:t>
      </w:r>
      <w:r>
        <w:rPr>
          <w:rFonts w:ascii="Times New Roman" w:hAnsi="Times New Roman"/>
          <w:color w:val="191919"/>
          <w:spacing w:val="-11"/>
          <w:sz w:val="20"/>
          <w:szCs w:val="20"/>
        </w:rPr>
        <w:t>r</w:t>
      </w:r>
      <w:r>
        <w:rPr>
          <w:rFonts w:ascii="Times New Roman" w:hAnsi="Times New Roman"/>
          <w:color w:val="191919"/>
          <w:sz w:val="20"/>
          <w:szCs w:val="20"/>
        </w:rPr>
        <w:t>. Students starting spring semester will not be reviewed until the following</w:t>
      </w:r>
    </w:p>
    <w:p w:rsidR="00F42301" w:rsidRDefault="00F42301" w:rsidP="0055783E">
      <w:pPr>
        <w:widowControl w:val="0"/>
        <w:autoSpaceDE w:val="0"/>
        <w:autoSpaceDN w:val="0"/>
        <w:adjustRightInd w:val="0"/>
        <w:spacing w:after="0" w:line="250" w:lineRule="auto"/>
        <w:ind w:left="2645" w:right="916"/>
        <w:rPr>
          <w:rFonts w:ascii="Times New Roman" w:hAnsi="Times New Roman"/>
          <w:color w:val="000000"/>
          <w:sz w:val="20"/>
          <w:szCs w:val="20"/>
        </w:rPr>
      </w:pPr>
      <w:r>
        <w:rPr>
          <w:rFonts w:ascii="Times New Roman" w:hAnsi="Times New Roman"/>
          <w:color w:val="191919"/>
          <w:sz w:val="20"/>
          <w:szCs w:val="20"/>
        </w:rPr>
        <w:t>spring semeste</w:t>
      </w:r>
      <w:r>
        <w:rPr>
          <w:rFonts w:ascii="Times New Roman" w:hAnsi="Times New Roman"/>
          <w:color w:val="191919"/>
          <w:spacing w:val="-8"/>
          <w:sz w:val="20"/>
          <w:szCs w:val="20"/>
        </w:rPr>
        <w:t>r</w:t>
      </w:r>
      <w:r>
        <w:rPr>
          <w:rFonts w:ascii="Times New Roman" w:hAnsi="Times New Roman"/>
          <w:color w:val="191919"/>
          <w:sz w:val="20"/>
          <w:szCs w:val="20"/>
        </w:rPr>
        <w:t>, which will allow the students at least two semesters to prove themselves eligible for financial aid. Repeated courses will count as hours attempted.</w:t>
      </w:r>
    </w:p>
    <w:p w:rsidR="00F42301" w:rsidRDefault="00F42301" w:rsidP="0055783E">
      <w:pPr>
        <w:widowControl w:val="0"/>
        <w:autoSpaceDE w:val="0"/>
        <w:autoSpaceDN w:val="0"/>
        <w:adjustRightInd w:val="0"/>
        <w:spacing w:after="0"/>
        <w:ind w:left="2285"/>
        <w:rPr>
          <w:rFonts w:ascii="Times New Roman" w:hAnsi="Times New Roman"/>
          <w:color w:val="000000"/>
          <w:sz w:val="20"/>
          <w:szCs w:val="20"/>
        </w:rPr>
      </w:pPr>
      <w:r>
        <w:rPr>
          <w:rFonts w:ascii="Times New Roman" w:hAnsi="Times New Roman"/>
          <w:color w:val="191919"/>
          <w:sz w:val="20"/>
          <w:szCs w:val="20"/>
          <w:u w:val="single"/>
        </w:rPr>
        <w:t>Maximum</w:t>
      </w:r>
      <w:r>
        <w:rPr>
          <w:rFonts w:ascii="Times New Roman" w:hAnsi="Times New Roman"/>
          <w:color w:val="191919"/>
          <w:spacing w:val="-4"/>
          <w:sz w:val="20"/>
          <w:szCs w:val="20"/>
          <w:u w:val="single"/>
        </w:rPr>
        <w:t xml:space="preserve"> </w:t>
      </w:r>
      <w:r>
        <w:rPr>
          <w:rFonts w:ascii="Times New Roman" w:hAnsi="Times New Roman"/>
          <w:color w:val="191919"/>
          <w:spacing w:val="-7"/>
          <w:sz w:val="20"/>
          <w:szCs w:val="20"/>
          <w:u w:val="single"/>
        </w:rPr>
        <w:t>T</w:t>
      </w:r>
      <w:r>
        <w:rPr>
          <w:rFonts w:ascii="Times New Roman" w:hAnsi="Times New Roman"/>
          <w:color w:val="191919"/>
          <w:sz w:val="20"/>
          <w:szCs w:val="20"/>
          <w:u w:val="single"/>
        </w:rPr>
        <w:t xml:space="preserve">ime Frame Completion </w:t>
      </w:r>
    </w:p>
    <w:p w:rsidR="00F42301" w:rsidRDefault="00F42301" w:rsidP="0055783E">
      <w:pPr>
        <w:widowControl w:val="0"/>
        <w:autoSpaceDE w:val="0"/>
        <w:autoSpaceDN w:val="0"/>
        <w:adjustRightInd w:val="0"/>
        <w:spacing w:before="10" w:after="0" w:line="250" w:lineRule="auto"/>
        <w:ind w:left="2645" w:right="920"/>
        <w:rPr>
          <w:rFonts w:ascii="Times New Roman" w:hAnsi="Times New Roman"/>
          <w:color w:val="000000"/>
          <w:sz w:val="20"/>
          <w:szCs w:val="20"/>
        </w:rPr>
      </w:pPr>
      <w:r>
        <w:rPr>
          <w:rFonts w:ascii="Times New Roman" w:hAnsi="Times New Roman"/>
          <w:color w:val="191919"/>
          <w:sz w:val="20"/>
          <w:szCs w:val="20"/>
        </w:rPr>
        <w:lastRenderedPageBreak/>
        <w:t>The maximum number of hours (time frame) allowed is 150% or the number of semester hours required to earn a degree.   For example at</w:t>
      </w:r>
      <w:r>
        <w:rPr>
          <w:rFonts w:ascii="Times New Roman" w:hAnsi="Times New Roman"/>
          <w:color w:val="191919"/>
          <w:spacing w:val="-11"/>
          <w:sz w:val="20"/>
          <w:szCs w:val="20"/>
        </w:rPr>
        <w:t xml:space="preserve"> </w:t>
      </w:r>
      <w:r>
        <w:rPr>
          <w:rFonts w:ascii="Times New Roman" w:hAnsi="Times New Roman"/>
          <w:color w:val="191919"/>
          <w:sz w:val="20"/>
          <w:szCs w:val="20"/>
        </w:rPr>
        <w:t>Albany State Universit</w:t>
      </w:r>
      <w:r>
        <w:rPr>
          <w:rFonts w:ascii="Times New Roman" w:hAnsi="Times New Roman"/>
          <w:color w:val="191919"/>
          <w:spacing w:val="-13"/>
          <w:sz w:val="20"/>
          <w:szCs w:val="20"/>
        </w:rPr>
        <w:t>y</w:t>
      </w:r>
      <w:r>
        <w:rPr>
          <w:rFonts w:ascii="Times New Roman" w:hAnsi="Times New Roman"/>
          <w:color w:val="191919"/>
          <w:sz w:val="20"/>
          <w:szCs w:val="20"/>
        </w:rPr>
        <w:t>, the average degree requires 120 to 127 hours for completion and the average graduate degree</w:t>
      </w:r>
    </w:p>
    <w:p w:rsidR="00F42301" w:rsidRDefault="00F42301" w:rsidP="0055783E">
      <w:pPr>
        <w:widowControl w:val="0"/>
        <w:autoSpaceDE w:val="0"/>
        <w:autoSpaceDN w:val="0"/>
        <w:adjustRightInd w:val="0"/>
        <w:spacing w:after="0"/>
        <w:ind w:left="2645"/>
        <w:rPr>
          <w:rFonts w:ascii="Times New Roman" w:hAnsi="Times New Roman"/>
          <w:color w:val="000000"/>
          <w:sz w:val="20"/>
          <w:szCs w:val="20"/>
        </w:rPr>
      </w:pPr>
      <w:r>
        <w:rPr>
          <w:rFonts w:ascii="Times New Roman" w:hAnsi="Times New Roman"/>
          <w:color w:val="191919"/>
          <w:sz w:val="20"/>
          <w:szCs w:val="20"/>
        </w:rPr>
        <w:t>requires 36 hours for completion; therefore students may not receive financial aid after</w:t>
      </w:r>
    </w:p>
    <w:p w:rsidR="00F42301" w:rsidRDefault="00F42301" w:rsidP="0055783E">
      <w:pPr>
        <w:widowControl w:val="0"/>
        <w:autoSpaceDE w:val="0"/>
        <w:autoSpaceDN w:val="0"/>
        <w:adjustRightInd w:val="0"/>
        <w:spacing w:after="0"/>
        <w:ind w:left="2645"/>
        <w:rPr>
          <w:rFonts w:ascii="Times New Roman" w:hAnsi="Times New Roman"/>
          <w:color w:val="000000"/>
          <w:sz w:val="20"/>
          <w:szCs w:val="20"/>
        </w:rPr>
        <w:sectPr w:rsidR="00F42301">
          <w:pgSz w:w="12240" w:h="15840"/>
          <w:pgMar w:top="260" w:right="1260" w:bottom="280" w:left="260" w:header="0" w:footer="722" w:gutter="0"/>
          <w:cols w:space="720" w:equalWidth="0">
            <w:col w:w="10720"/>
          </w:cols>
          <w:noEndnote/>
        </w:sectPr>
      </w:pPr>
    </w:p>
    <w:tbl>
      <w:tblPr>
        <w:tblW w:w="0" w:type="auto"/>
        <w:tblInd w:w="100" w:type="dxa"/>
        <w:tblLayout w:type="fixed"/>
        <w:tblCellMar>
          <w:left w:w="0" w:type="dxa"/>
          <w:right w:w="0" w:type="dxa"/>
        </w:tblCellMar>
        <w:tblLook w:val="0000"/>
      </w:tblPr>
      <w:tblGrid>
        <w:gridCol w:w="4876"/>
        <w:gridCol w:w="4560"/>
        <w:gridCol w:w="1067"/>
      </w:tblGrid>
      <w:tr w:rsidR="00F42301" w:rsidRPr="00FA7AC7" w:rsidTr="00F319A1">
        <w:trPr>
          <w:trHeight w:hRule="exact" w:val="235"/>
        </w:trPr>
        <w:tc>
          <w:tcPr>
            <w:tcW w:w="4876" w:type="dxa"/>
            <w:tcBorders>
              <w:top w:val="nil"/>
              <w:left w:val="nil"/>
              <w:bottom w:val="single" w:sz="4" w:space="0" w:color="191919"/>
              <w:right w:val="single" w:sz="4" w:space="0" w:color="191919"/>
            </w:tcBorders>
          </w:tcPr>
          <w:p w:rsidR="00F42301" w:rsidRPr="00FA7AC7" w:rsidRDefault="00F42301" w:rsidP="00F319A1">
            <w:pPr>
              <w:widowControl w:val="0"/>
              <w:autoSpaceDE w:val="0"/>
              <w:autoSpaceDN w:val="0"/>
              <w:adjustRightInd w:val="0"/>
              <w:spacing w:after="0"/>
              <w:rPr>
                <w:rFonts w:ascii="Times New Roman" w:hAnsi="Times New Roman"/>
                <w:sz w:val="24"/>
                <w:szCs w:val="24"/>
              </w:rPr>
            </w:pPr>
          </w:p>
        </w:tc>
        <w:tc>
          <w:tcPr>
            <w:tcW w:w="4560" w:type="dxa"/>
            <w:vMerge w:val="restart"/>
            <w:tcBorders>
              <w:top w:val="single" w:sz="4" w:space="0" w:color="191919"/>
              <w:left w:val="single" w:sz="4" w:space="0" w:color="191919"/>
              <w:bottom w:val="single" w:sz="4" w:space="0" w:color="191919"/>
              <w:right w:val="single" w:sz="4" w:space="0" w:color="191919"/>
            </w:tcBorders>
          </w:tcPr>
          <w:p w:rsidR="00F42301" w:rsidRPr="00FA7AC7" w:rsidRDefault="00F42301" w:rsidP="00F319A1">
            <w:pPr>
              <w:widowControl w:val="0"/>
              <w:autoSpaceDE w:val="0"/>
              <w:autoSpaceDN w:val="0"/>
              <w:adjustRightInd w:val="0"/>
              <w:spacing w:before="3" w:after="0" w:line="160" w:lineRule="exact"/>
              <w:rPr>
                <w:rFonts w:ascii="Times New Roman" w:hAnsi="Times New Roman"/>
                <w:sz w:val="16"/>
                <w:szCs w:val="16"/>
              </w:rPr>
            </w:pPr>
          </w:p>
          <w:p w:rsidR="00F42301" w:rsidRPr="00FA7AC7" w:rsidRDefault="00F42301" w:rsidP="00F319A1">
            <w:pPr>
              <w:widowControl w:val="0"/>
              <w:autoSpaceDE w:val="0"/>
              <w:autoSpaceDN w:val="0"/>
              <w:adjustRightInd w:val="0"/>
              <w:spacing w:after="0"/>
              <w:ind w:left="888"/>
              <w:rPr>
                <w:rFonts w:ascii="Times New Roman" w:hAnsi="Times New Roman"/>
                <w:sz w:val="24"/>
                <w:szCs w:val="24"/>
              </w:rPr>
            </w:pPr>
            <w:r w:rsidRPr="00FA7AC7">
              <w:rPr>
                <w:rFonts w:ascii="Times New Roman" w:hAnsi="Times New Roman"/>
                <w:b/>
                <w:bCs/>
                <w:color w:val="191919"/>
                <w:sz w:val="34"/>
                <w:szCs w:val="34"/>
              </w:rPr>
              <w:t>F</w:t>
            </w:r>
            <w:r w:rsidRPr="00FA7AC7">
              <w:rPr>
                <w:rFonts w:ascii="Times New Roman" w:hAnsi="Times New Roman"/>
                <w:b/>
                <w:bCs/>
                <w:color w:val="191919"/>
                <w:sz w:val="25"/>
                <w:szCs w:val="25"/>
              </w:rPr>
              <w:t>INANCIAL</w:t>
            </w:r>
            <w:r w:rsidRPr="00FA7AC7">
              <w:rPr>
                <w:rFonts w:ascii="Times New Roman" w:hAnsi="Times New Roman"/>
                <w:b/>
                <w:bCs/>
                <w:color w:val="191919"/>
                <w:spacing w:val="33"/>
                <w:sz w:val="25"/>
                <w:szCs w:val="25"/>
              </w:rPr>
              <w:t xml:space="preserve"> </w:t>
            </w:r>
            <w:r w:rsidRPr="00FA7AC7">
              <w:rPr>
                <w:rFonts w:ascii="Times New Roman" w:hAnsi="Times New Roman"/>
                <w:b/>
                <w:bCs/>
                <w:color w:val="191919"/>
                <w:sz w:val="34"/>
                <w:szCs w:val="34"/>
              </w:rPr>
              <w:t>I</w:t>
            </w:r>
            <w:r w:rsidRPr="00FA7AC7">
              <w:rPr>
                <w:rFonts w:ascii="Times New Roman" w:hAnsi="Times New Roman"/>
                <w:b/>
                <w:bCs/>
                <w:color w:val="191919"/>
                <w:w w:val="102"/>
                <w:sz w:val="25"/>
                <w:szCs w:val="25"/>
              </w:rPr>
              <w:t>NFORM</w:t>
            </w:r>
            <w:r w:rsidRPr="00FA7AC7">
              <w:rPr>
                <w:rFonts w:ascii="Times New Roman" w:hAnsi="Times New Roman"/>
                <w:b/>
                <w:bCs/>
                <w:color w:val="191919"/>
                <w:spacing w:val="-19"/>
                <w:w w:val="102"/>
                <w:sz w:val="25"/>
                <w:szCs w:val="25"/>
              </w:rPr>
              <w:t>A</w:t>
            </w:r>
            <w:r w:rsidRPr="00FA7AC7">
              <w:rPr>
                <w:rFonts w:ascii="Times New Roman" w:hAnsi="Times New Roman"/>
                <w:b/>
                <w:bCs/>
                <w:color w:val="191919"/>
                <w:w w:val="102"/>
                <w:sz w:val="25"/>
                <w:szCs w:val="25"/>
              </w:rPr>
              <w:t>TION</w:t>
            </w:r>
          </w:p>
        </w:tc>
        <w:tc>
          <w:tcPr>
            <w:tcW w:w="1067" w:type="dxa"/>
            <w:tcBorders>
              <w:top w:val="nil"/>
              <w:left w:val="single" w:sz="4" w:space="0" w:color="191919"/>
              <w:bottom w:val="single" w:sz="4" w:space="0" w:color="191919"/>
              <w:right w:val="nil"/>
            </w:tcBorders>
          </w:tcPr>
          <w:p w:rsidR="00F42301" w:rsidRPr="00FA7AC7" w:rsidRDefault="00F42301" w:rsidP="00F319A1">
            <w:pPr>
              <w:widowControl w:val="0"/>
              <w:autoSpaceDE w:val="0"/>
              <w:autoSpaceDN w:val="0"/>
              <w:adjustRightInd w:val="0"/>
              <w:spacing w:after="0"/>
              <w:rPr>
                <w:rFonts w:ascii="Times New Roman" w:hAnsi="Times New Roman"/>
                <w:sz w:val="24"/>
                <w:szCs w:val="24"/>
              </w:rPr>
            </w:pPr>
          </w:p>
        </w:tc>
      </w:tr>
      <w:tr w:rsidR="00F42301" w:rsidRPr="00FA7AC7" w:rsidTr="00F319A1">
        <w:trPr>
          <w:trHeight w:hRule="exact" w:val="256"/>
        </w:trPr>
        <w:tc>
          <w:tcPr>
            <w:tcW w:w="4876" w:type="dxa"/>
            <w:tcBorders>
              <w:top w:val="single" w:sz="4" w:space="0" w:color="191919"/>
              <w:left w:val="nil"/>
              <w:bottom w:val="single" w:sz="4" w:space="0" w:color="191919"/>
              <w:right w:val="single" w:sz="4" w:space="0" w:color="191919"/>
            </w:tcBorders>
          </w:tcPr>
          <w:p w:rsidR="00F42301" w:rsidRPr="00FA7AC7" w:rsidRDefault="00F42301" w:rsidP="00F319A1">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F319A1">
            <w:pPr>
              <w:widowControl w:val="0"/>
              <w:autoSpaceDE w:val="0"/>
              <w:autoSpaceDN w:val="0"/>
              <w:adjustRightInd w:val="0"/>
              <w:spacing w:after="0"/>
              <w:rPr>
                <w:rFonts w:ascii="Times New Roman" w:hAnsi="Times New Roman"/>
                <w:sz w:val="24"/>
                <w:szCs w:val="24"/>
              </w:rPr>
            </w:pPr>
          </w:p>
        </w:tc>
        <w:tc>
          <w:tcPr>
            <w:tcW w:w="1067" w:type="dxa"/>
            <w:tcBorders>
              <w:top w:val="single" w:sz="4" w:space="0" w:color="191919"/>
              <w:left w:val="single" w:sz="4" w:space="0" w:color="191919"/>
              <w:bottom w:val="single" w:sz="4" w:space="0" w:color="191919"/>
              <w:right w:val="nil"/>
            </w:tcBorders>
          </w:tcPr>
          <w:p w:rsidR="00F42301" w:rsidRPr="00FA7AC7" w:rsidRDefault="00F42301" w:rsidP="00F319A1">
            <w:pPr>
              <w:widowControl w:val="0"/>
              <w:autoSpaceDE w:val="0"/>
              <w:autoSpaceDN w:val="0"/>
              <w:adjustRightInd w:val="0"/>
              <w:spacing w:after="0"/>
              <w:rPr>
                <w:rFonts w:ascii="Times New Roman" w:hAnsi="Times New Roman"/>
                <w:sz w:val="24"/>
                <w:szCs w:val="24"/>
              </w:rPr>
            </w:pPr>
          </w:p>
        </w:tc>
      </w:tr>
      <w:tr w:rsidR="00F42301" w:rsidRPr="00FA7AC7" w:rsidTr="00F319A1">
        <w:trPr>
          <w:trHeight w:hRule="exact" w:val="219"/>
        </w:trPr>
        <w:tc>
          <w:tcPr>
            <w:tcW w:w="4876" w:type="dxa"/>
            <w:tcBorders>
              <w:top w:val="single" w:sz="4" w:space="0" w:color="191919"/>
              <w:left w:val="nil"/>
              <w:bottom w:val="nil"/>
              <w:right w:val="single" w:sz="4" w:space="0" w:color="191919"/>
            </w:tcBorders>
          </w:tcPr>
          <w:p w:rsidR="00F42301" w:rsidRPr="00FA7AC7" w:rsidRDefault="00F42301" w:rsidP="00F319A1">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F319A1">
            <w:pPr>
              <w:widowControl w:val="0"/>
              <w:autoSpaceDE w:val="0"/>
              <w:autoSpaceDN w:val="0"/>
              <w:adjustRightInd w:val="0"/>
              <w:spacing w:after="0"/>
              <w:rPr>
                <w:rFonts w:ascii="Times New Roman" w:hAnsi="Times New Roman"/>
                <w:sz w:val="24"/>
                <w:szCs w:val="24"/>
              </w:rPr>
            </w:pPr>
          </w:p>
        </w:tc>
        <w:tc>
          <w:tcPr>
            <w:tcW w:w="1067" w:type="dxa"/>
            <w:tcBorders>
              <w:top w:val="single" w:sz="4" w:space="0" w:color="191919"/>
              <w:left w:val="single" w:sz="4" w:space="0" w:color="191919"/>
              <w:bottom w:val="nil"/>
              <w:right w:val="nil"/>
            </w:tcBorders>
          </w:tcPr>
          <w:p w:rsidR="00F42301" w:rsidRPr="00FA7AC7" w:rsidRDefault="00F42301" w:rsidP="00F319A1">
            <w:pPr>
              <w:widowControl w:val="0"/>
              <w:autoSpaceDE w:val="0"/>
              <w:autoSpaceDN w:val="0"/>
              <w:adjustRightInd w:val="0"/>
              <w:spacing w:after="0"/>
              <w:rPr>
                <w:rFonts w:ascii="Times New Roman" w:hAnsi="Times New Roman"/>
                <w:sz w:val="24"/>
                <w:szCs w:val="24"/>
              </w:rPr>
            </w:pPr>
          </w:p>
        </w:tc>
      </w:tr>
    </w:tbl>
    <w:p w:rsidR="00F42301" w:rsidRDefault="00F42301" w:rsidP="0055783E">
      <w:pPr>
        <w:widowControl w:val="0"/>
        <w:autoSpaceDE w:val="0"/>
        <w:autoSpaceDN w:val="0"/>
        <w:adjustRightInd w:val="0"/>
        <w:spacing w:after="0" w:line="200" w:lineRule="exact"/>
        <w:rPr>
          <w:rFonts w:ascii="Times New Roman" w:hAnsi="Times New Roman"/>
          <w:sz w:val="20"/>
          <w:szCs w:val="20"/>
        </w:rPr>
      </w:pPr>
    </w:p>
    <w:p w:rsidR="00F42301" w:rsidRDefault="00F42301" w:rsidP="0055783E">
      <w:pPr>
        <w:widowControl w:val="0"/>
        <w:autoSpaceDE w:val="0"/>
        <w:autoSpaceDN w:val="0"/>
        <w:adjustRightInd w:val="0"/>
        <w:spacing w:before="18" w:after="0" w:line="280" w:lineRule="exact"/>
        <w:rPr>
          <w:rFonts w:ascii="Times New Roman" w:hAnsi="Times New Roman"/>
          <w:sz w:val="28"/>
          <w:szCs w:val="28"/>
        </w:rPr>
      </w:pPr>
    </w:p>
    <w:p w:rsidR="00F42301" w:rsidRDefault="00F42301" w:rsidP="0055783E">
      <w:pPr>
        <w:widowControl w:val="0"/>
        <w:autoSpaceDE w:val="0"/>
        <w:autoSpaceDN w:val="0"/>
        <w:adjustRightInd w:val="0"/>
        <w:spacing w:before="26" w:after="0" w:line="250" w:lineRule="auto"/>
        <w:ind w:left="1580" w:right="1993"/>
        <w:rPr>
          <w:rFonts w:ascii="Times New Roman" w:hAnsi="Times New Roman"/>
          <w:color w:val="000000"/>
          <w:sz w:val="20"/>
          <w:szCs w:val="20"/>
        </w:rPr>
      </w:pPr>
      <w:r>
        <w:rPr>
          <w:rFonts w:ascii="Times New Roman" w:hAnsi="Times New Roman"/>
          <w:color w:val="191919"/>
          <w:sz w:val="20"/>
          <w:szCs w:val="20"/>
        </w:rPr>
        <w:t>they have attempted 190 semester hours (unde</w:t>
      </w:r>
      <w:r>
        <w:rPr>
          <w:rFonts w:ascii="Times New Roman" w:hAnsi="Times New Roman"/>
          <w:color w:val="191919"/>
          <w:spacing w:val="-4"/>
          <w:sz w:val="20"/>
          <w:szCs w:val="20"/>
        </w:rPr>
        <w:t>r</w:t>
      </w:r>
      <w:r>
        <w:rPr>
          <w:rFonts w:ascii="Times New Roman" w:hAnsi="Times New Roman"/>
          <w:color w:val="191919"/>
          <w:sz w:val="20"/>
          <w:szCs w:val="20"/>
        </w:rPr>
        <w:t>graduate) and 54 semester hours (graduate).</w:t>
      </w:r>
      <w:r>
        <w:rPr>
          <w:rFonts w:ascii="Times New Roman" w:hAnsi="Times New Roman"/>
          <w:color w:val="191919"/>
          <w:spacing w:val="47"/>
          <w:sz w:val="20"/>
          <w:szCs w:val="20"/>
        </w:rPr>
        <w:t xml:space="preserve"> </w:t>
      </w:r>
      <w:r>
        <w:rPr>
          <w:rFonts w:ascii="Times New Roman" w:hAnsi="Times New Roman"/>
          <w:color w:val="191919"/>
          <w:sz w:val="20"/>
          <w:szCs w:val="20"/>
        </w:rPr>
        <w:t>The first 30 semester hours of Learning Support and Regents courses combined are not counted in the maximum number of hours.</w:t>
      </w:r>
      <w:r>
        <w:rPr>
          <w:rFonts w:ascii="Times New Roman" w:hAnsi="Times New Roman"/>
          <w:color w:val="191919"/>
          <w:spacing w:val="-4"/>
          <w:sz w:val="20"/>
          <w:szCs w:val="20"/>
        </w:rPr>
        <w:t xml:space="preserve"> </w:t>
      </w:r>
      <w:r>
        <w:rPr>
          <w:rFonts w:ascii="Times New Roman" w:hAnsi="Times New Roman"/>
          <w:color w:val="191919"/>
          <w:spacing w:val="-7"/>
          <w:sz w:val="20"/>
          <w:szCs w:val="20"/>
        </w:rPr>
        <w:t>T</w:t>
      </w:r>
      <w:r>
        <w:rPr>
          <w:rFonts w:ascii="Times New Roman" w:hAnsi="Times New Roman"/>
          <w:color w:val="191919"/>
          <w:sz w:val="20"/>
          <w:szCs w:val="20"/>
        </w:rPr>
        <w:t>ransfer credits are counted in the maximum number of hours.</w:t>
      </w:r>
      <w:r>
        <w:rPr>
          <w:rFonts w:ascii="Times New Roman" w:hAnsi="Times New Roman"/>
          <w:color w:val="191919"/>
          <w:spacing w:val="-4"/>
          <w:sz w:val="20"/>
          <w:szCs w:val="20"/>
        </w:rPr>
        <w:t xml:space="preserve"> </w:t>
      </w:r>
      <w:r>
        <w:rPr>
          <w:rFonts w:ascii="Times New Roman" w:hAnsi="Times New Roman"/>
          <w:color w:val="191919"/>
          <w:sz w:val="20"/>
          <w:szCs w:val="20"/>
        </w:rPr>
        <w:t>The purpose of student financial aid is to assist students in earning a degree.   Students who have earned enough hours to complete degree requirements are no longer eligible to receive financial aid.</w:t>
      </w:r>
    </w:p>
    <w:p w:rsidR="00F42301" w:rsidRDefault="00F42301" w:rsidP="0055783E">
      <w:pPr>
        <w:widowControl w:val="0"/>
        <w:autoSpaceDE w:val="0"/>
        <w:autoSpaceDN w:val="0"/>
        <w:adjustRightInd w:val="0"/>
        <w:spacing w:after="0" w:line="250" w:lineRule="auto"/>
        <w:ind w:left="1580" w:right="2068"/>
        <w:rPr>
          <w:rFonts w:ascii="Times New Roman" w:hAnsi="Times New Roman"/>
          <w:color w:val="000000"/>
          <w:sz w:val="20"/>
          <w:szCs w:val="20"/>
        </w:rPr>
      </w:pPr>
      <w:r>
        <w:rPr>
          <w:rFonts w:ascii="Times New Roman" w:hAnsi="Times New Roman"/>
          <w:color w:val="191919"/>
          <w:sz w:val="20"/>
          <w:szCs w:val="20"/>
        </w:rPr>
        <w:t>Students who change majors or degree programs may reach their eligibility lim its for receiving financial aid before obtaining a degree. Students who elect to change majors or degree programs should do so early to avoid jeopardizing eligibility for financial aid.</w:t>
      </w:r>
    </w:p>
    <w:p w:rsidR="00F42301" w:rsidRDefault="00F42301" w:rsidP="0055783E">
      <w:pPr>
        <w:widowControl w:val="0"/>
        <w:autoSpaceDE w:val="0"/>
        <w:autoSpaceDN w:val="0"/>
        <w:adjustRightInd w:val="0"/>
        <w:spacing w:after="0"/>
        <w:ind w:left="1220"/>
        <w:rPr>
          <w:rFonts w:ascii="Times New Roman" w:hAnsi="Times New Roman"/>
          <w:color w:val="000000"/>
          <w:sz w:val="20"/>
          <w:szCs w:val="20"/>
        </w:rPr>
      </w:pPr>
      <w:r w:rsidRPr="00C34688">
        <w:rPr>
          <w:rFonts w:ascii="Calibri" w:hAnsi="Calibri"/>
          <w:noProof/>
          <w:lang w:eastAsia="en-US"/>
        </w:rPr>
        <w:pict>
          <v:group id="_x0000_s3238" style="position:absolute;left:0;text-align:left;margin-left:317.05pt;margin-top:-174.45pt;width:31.2pt;height:31.05pt;z-index:-251658240;mso-position-horizontal-relative:page" coordorigin="6341,-3489" coordsize="624,621" o:allowincell="f">
            <v:rect id="_x0000_s3239" style="position:absolute;left:6346;top:-3484;width:613;height:610" o:allowincell="f" stroked="f">
              <v:path arrowok="t"/>
            </v:rect>
            <v:rect id="_x0000_s3240" style="position:absolute;left:6346;top:-3484;width:620;height:620;mso-position-horizontal-relative:page" o:allowincell="f" filled="f" stroked="f">
              <v:textbox inset="0,0,0,0">
                <w:txbxContent>
                  <w:p w:rsidR="00F42301" w:rsidRDefault="00F42301" w:rsidP="0055783E">
                    <w:pPr>
                      <w:spacing w:after="0" w:line="620" w:lineRule="atLeast"/>
                      <w:rPr>
                        <w:rFonts w:ascii="Times New Roman" w:hAnsi="Times New Roman"/>
                        <w:sz w:val="24"/>
                        <w:szCs w:val="24"/>
                      </w:rPr>
                    </w:pPr>
                    <w:r>
                      <w:rPr>
                        <w:rFonts w:ascii="Times New Roman" w:hAnsi="Times New Roman"/>
                        <w:noProof/>
                        <w:sz w:val="24"/>
                        <w:szCs w:val="24"/>
                      </w:rPr>
                      <w:drawing>
                        <wp:inline distT="0" distB="0" distL="0" distR="0">
                          <wp:extent cx="390525" cy="390525"/>
                          <wp:effectExtent l="1905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
                                  <a:srcRect/>
                                  <a:stretch>
                                    <a:fillRect/>
                                  </a:stretch>
                                </pic:blipFill>
                                <pic:spPr bwMode="auto">
                                  <a:xfrm>
                                    <a:off x="0" y="0"/>
                                    <a:ext cx="390525" cy="390525"/>
                                  </a:xfrm>
                                  <a:prstGeom prst="rect">
                                    <a:avLst/>
                                  </a:prstGeom>
                                  <a:noFill/>
                                  <a:ln w="9525">
                                    <a:noFill/>
                                    <a:miter lim="800000"/>
                                    <a:headEnd/>
                                    <a:tailEnd/>
                                  </a:ln>
                                </pic:spPr>
                              </pic:pic>
                            </a:graphicData>
                          </a:graphic>
                        </wp:inline>
                      </w:drawing>
                    </w:r>
                  </w:p>
                  <w:p w:rsidR="00F42301" w:rsidRDefault="00F42301" w:rsidP="0055783E">
                    <w:pPr>
                      <w:widowControl w:val="0"/>
                      <w:autoSpaceDE w:val="0"/>
                      <w:autoSpaceDN w:val="0"/>
                      <w:adjustRightInd w:val="0"/>
                      <w:spacing w:after="0"/>
                      <w:rPr>
                        <w:rFonts w:ascii="Times New Roman" w:hAnsi="Times New Roman"/>
                        <w:sz w:val="24"/>
                        <w:szCs w:val="24"/>
                      </w:rPr>
                    </w:pPr>
                  </w:p>
                </w:txbxContent>
              </v:textbox>
            </v:rect>
            <w10:wrap anchorx="page"/>
          </v:group>
        </w:pict>
      </w:r>
      <w:r>
        <w:rPr>
          <w:rFonts w:ascii="Times New Roman" w:hAnsi="Times New Roman"/>
          <w:color w:val="191919"/>
          <w:sz w:val="20"/>
          <w:szCs w:val="20"/>
          <w:u w:val="single"/>
        </w:rPr>
        <w:t>Other Conditions Governing SAP</w:t>
      </w:r>
      <w:r>
        <w:rPr>
          <w:rFonts w:ascii="Times New Roman" w:hAnsi="Times New Roman"/>
          <w:color w:val="191919"/>
          <w:spacing w:val="-8"/>
          <w:sz w:val="20"/>
          <w:szCs w:val="20"/>
          <w:u w:val="single"/>
        </w:rPr>
        <w:t xml:space="preserve"> </w:t>
      </w:r>
      <w:r>
        <w:rPr>
          <w:rFonts w:ascii="Times New Roman" w:hAnsi="Times New Roman"/>
          <w:color w:val="191919"/>
          <w:sz w:val="20"/>
          <w:szCs w:val="20"/>
          <w:u w:val="single"/>
        </w:rPr>
        <w:t xml:space="preserve">Progress </w:t>
      </w:r>
    </w:p>
    <w:p w:rsidR="00F42301" w:rsidRDefault="00F42301" w:rsidP="0055783E">
      <w:pPr>
        <w:widowControl w:val="0"/>
        <w:autoSpaceDE w:val="0"/>
        <w:autoSpaceDN w:val="0"/>
        <w:adjustRightInd w:val="0"/>
        <w:spacing w:before="10" w:after="0" w:line="250" w:lineRule="auto"/>
        <w:ind w:left="1220" w:right="1955" w:firstLine="504"/>
        <w:rPr>
          <w:rFonts w:ascii="Times New Roman" w:hAnsi="Times New Roman"/>
          <w:color w:val="000000"/>
          <w:sz w:val="20"/>
          <w:szCs w:val="20"/>
        </w:rPr>
      </w:pPr>
      <w:r w:rsidRPr="00C34688">
        <w:rPr>
          <w:rFonts w:ascii="Calibri" w:hAnsi="Calibri"/>
          <w:noProof/>
          <w:lang w:eastAsia="en-US"/>
        </w:rPr>
        <w:pict>
          <v:shape id="_x0000_s3241" type="#_x0000_t202" style="position:absolute;left:0;text-align:left;margin-left:522.25pt;margin-top:-139.3pt;width:1in;height:187.4pt;z-index:-251658240;mso-position-horizontal-relative:page" o:allowincell="f" filled="f" stroked="f">
            <v:textbox style="layout-flow:vertical" inset="0,0,0,0">
              <w:txbxContent>
                <w:p w:rsidR="00F42301" w:rsidRDefault="00F42301" w:rsidP="0055783E">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A</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LBAN</w:t>
                  </w:r>
                  <w:r>
                    <w:rPr>
                      <w:rFonts w:ascii="Impact" w:hAnsi="Impact" w:cs="Impact"/>
                      <w:color w:val="A3A3A3"/>
                      <w:position w:val="1"/>
                      <w:sz w:val="105"/>
                      <w:szCs w:val="105"/>
                    </w:rPr>
                    <w:t>Y</w:t>
                  </w:r>
                  <w:r>
                    <w:rPr>
                      <w:rFonts w:ascii="Impact" w:hAnsi="Impact" w:cs="Impact"/>
                      <w:color w:val="A3A3A3"/>
                      <w:spacing w:val="-115"/>
                      <w:position w:val="1"/>
                      <w:sz w:val="105"/>
                      <w:szCs w:val="105"/>
                    </w:rPr>
                    <w:t xml:space="preserve"> </w:t>
                  </w:r>
                </w:p>
              </w:txbxContent>
            </v:textbox>
            <w10:wrap anchorx="page"/>
          </v:shape>
        </w:pict>
      </w:r>
      <w:r>
        <w:rPr>
          <w:rFonts w:ascii="Times New Roman" w:hAnsi="Times New Roman"/>
          <w:color w:val="191919"/>
          <w:sz w:val="20"/>
          <w:szCs w:val="20"/>
        </w:rPr>
        <w:t xml:space="preserve">All credit hours attempted during each term in which a student is enrolled will count to- ward the maximum time frame and minimum credit hours of completion. </w:t>
      </w:r>
      <w:r>
        <w:rPr>
          <w:rFonts w:ascii="Times New Roman" w:hAnsi="Times New Roman"/>
          <w:color w:val="191919"/>
          <w:spacing w:val="39"/>
          <w:sz w:val="20"/>
          <w:szCs w:val="20"/>
        </w:rPr>
        <w:t xml:space="preserve"> </w:t>
      </w:r>
      <w:r>
        <w:rPr>
          <w:rFonts w:ascii="Times New Roman" w:hAnsi="Times New Roman"/>
          <w:color w:val="191919"/>
          <w:sz w:val="20"/>
          <w:szCs w:val="20"/>
        </w:rPr>
        <w:t>A</w:t>
      </w:r>
      <w:r>
        <w:rPr>
          <w:rFonts w:ascii="Times New Roman" w:hAnsi="Times New Roman"/>
          <w:color w:val="191919"/>
          <w:spacing w:val="39"/>
          <w:sz w:val="20"/>
          <w:szCs w:val="20"/>
        </w:rPr>
        <w:t xml:space="preserve"> </w:t>
      </w:r>
      <w:r>
        <w:rPr>
          <w:rFonts w:ascii="Times New Roman" w:hAnsi="Times New Roman"/>
          <w:color w:val="191919"/>
          <w:sz w:val="20"/>
          <w:szCs w:val="20"/>
        </w:rPr>
        <w:t>student is con- sidered enrolled based on the number of credit hours registered after published drop/add</w:t>
      </w:r>
    </w:p>
    <w:p w:rsidR="00F42301" w:rsidRDefault="00F42301" w:rsidP="0055783E">
      <w:pPr>
        <w:widowControl w:val="0"/>
        <w:autoSpaceDE w:val="0"/>
        <w:autoSpaceDN w:val="0"/>
        <w:adjustRightInd w:val="0"/>
        <w:spacing w:after="0" w:line="250" w:lineRule="auto"/>
        <w:ind w:left="1220" w:right="2059"/>
        <w:jc w:val="both"/>
        <w:rPr>
          <w:rFonts w:ascii="Times New Roman" w:hAnsi="Times New Roman"/>
          <w:color w:val="000000"/>
          <w:sz w:val="20"/>
          <w:szCs w:val="20"/>
        </w:rPr>
      </w:pPr>
      <w:r w:rsidRPr="00C34688">
        <w:rPr>
          <w:rFonts w:ascii="Calibri" w:hAnsi="Calibri"/>
          <w:noProof/>
          <w:lang w:eastAsia="en-US"/>
        </w:rPr>
        <w:pict>
          <v:shape id="_x0000_s3242" type="#_x0000_t202" style="position:absolute;left:0;text-align:left;margin-left:522.25pt;margin-top:25.45pt;width:1in;height:144.1pt;z-index:-251658240;mso-position-horizontal-relative:page" o:allowincell="f" filled="f" stroked="f">
            <v:textbox style="layout-flow:vertical" inset="0,0,0,0">
              <w:txbxContent>
                <w:p w:rsidR="00F42301" w:rsidRDefault="00F42301" w:rsidP="0055783E">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S</w:t>
                  </w:r>
                  <w:r>
                    <w:rPr>
                      <w:rFonts w:ascii="Impact" w:hAnsi="Impact" w:cs="Impact"/>
                      <w:color w:val="A3A3A3"/>
                      <w:spacing w:val="-176"/>
                      <w:position w:val="1"/>
                      <w:sz w:val="140"/>
                      <w:szCs w:val="140"/>
                    </w:rPr>
                    <w:t xml:space="preserve"> </w:t>
                  </w:r>
                  <w:r>
                    <w:rPr>
                      <w:rFonts w:ascii="Impact" w:hAnsi="Impact" w:cs="Impact"/>
                      <w:color w:val="A3A3A3"/>
                      <w:spacing w:val="28"/>
                      <w:position w:val="1"/>
                      <w:sz w:val="105"/>
                      <w:szCs w:val="105"/>
                    </w:rPr>
                    <w:t>T</w:t>
                  </w:r>
                  <w:r>
                    <w:rPr>
                      <w:rFonts w:ascii="Impact" w:hAnsi="Impact" w:cs="Impact"/>
                      <w:color w:val="A3A3A3"/>
                      <w:spacing w:val="12"/>
                      <w:position w:val="1"/>
                      <w:sz w:val="105"/>
                      <w:szCs w:val="105"/>
                    </w:rPr>
                    <w:t>A</w:t>
                  </w:r>
                  <w:r>
                    <w:rPr>
                      <w:rFonts w:ascii="Impact" w:hAnsi="Impact" w:cs="Impact"/>
                      <w:color w:val="A3A3A3"/>
                      <w:position w:val="1"/>
                      <w:sz w:val="105"/>
                      <w:szCs w:val="105"/>
                    </w:rPr>
                    <w:t>T</w:t>
                  </w:r>
                  <w:r>
                    <w:rPr>
                      <w:rFonts w:ascii="Impact" w:hAnsi="Impact" w:cs="Impact"/>
                      <w:color w:val="A3A3A3"/>
                      <w:spacing w:val="-115"/>
                      <w:position w:val="1"/>
                      <w:sz w:val="105"/>
                      <w:szCs w:val="105"/>
                    </w:rPr>
                    <w:t xml:space="preserve"> </w:t>
                  </w:r>
                  <w:r>
                    <w:rPr>
                      <w:rFonts w:ascii="Impact" w:hAnsi="Impact" w:cs="Impact"/>
                      <w:color w:val="A3A3A3"/>
                      <w:position w:val="1"/>
                      <w:sz w:val="105"/>
                      <w:szCs w:val="105"/>
                    </w:rPr>
                    <w:t>E</w:t>
                  </w:r>
                </w:p>
              </w:txbxContent>
            </v:textbox>
            <w10:wrap anchorx="page"/>
          </v:shape>
        </w:pict>
      </w:r>
      <w:r>
        <w:rPr>
          <w:rFonts w:ascii="Times New Roman" w:hAnsi="Times New Roman"/>
          <w:color w:val="191919"/>
          <w:sz w:val="20"/>
          <w:szCs w:val="20"/>
        </w:rPr>
        <w:t xml:space="preserve">period of each academic term. </w:t>
      </w:r>
      <w:r>
        <w:rPr>
          <w:rFonts w:ascii="Times New Roman" w:hAnsi="Times New Roman"/>
          <w:color w:val="191919"/>
          <w:spacing w:val="50"/>
          <w:sz w:val="20"/>
          <w:szCs w:val="20"/>
        </w:rPr>
        <w:t xml:space="preserve"> </w:t>
      </w:r>
      <w:r>
        <w:rPr>
          <w:rFonts w:ascii="Times New Roman" w:hAnsi="Times New Roman"/>
          <w:color w:val="191919"/>
          <w:sz w:val="20"/>
          <w:szCs w:val="20"/>
        </w:rPr>
        <w:t>Students who drop courses or completely withdraw from the University during the 100 percent refund (drop/add) period will not have those hours consid- ered in determining total hours registered.</w:t>
      </w:r>
    </w:p>
    <w:p w:rsidR="00F42301" w:rsidRDefault="00F42301" w:rsidP="0055783E">
      <w:pPr>
        <w:widowControl w:val="0"/>
        <w:autoSpaceDE w:val="0"/>
        <w:autoSpaceDN w:val="0"/>
        <w:adjustRightInd w:val="0"/>
        <w:spacing w:after="0" w:line="250" w:lineRule="auto"/>
        <w:ind w:left="1220" w:right="2081" w:firstLine="504"/>
        <w:rPr>
          <w:rFonts w:ascii="Times New Roman" w:hAnsi="Times New Roman"/>
          <w:color w:val="000000"/>
          <w:sz w:val="20"/>
          <w:szCs w:val="20"/>
        </w:rPr>
      </w:pPr>
      <w:r>
        <w:rPr>
          <w:rFonts w:ascii="Times New Roman" w:hAnsi="Times New Roman"/>
          <w:color w:val="191919"/>
          <w:sz w:val="20"/>
          <w:szCs w:val="20"/>
        </w:rPr>
        <w:t>Students who drop courses or completely withdraw from the University after the 100 percent refund period will have those hours considered in determining total hours registered, which will count toward the maximum time frame calculation.</w:t>
      </w:r>
    </w:p>
    <w:p w:rsidR="00F42301" w:rsidRDefault="00F42301" w:rsidP="0055783E">
      <w:pPr>
        <w:widowControl w:val="0"/>
        <w:autoSpaceDE w:val="0"/>
        <w:autoSpaceDN w:val="0"/>
        <w:adjustRightInd w:val="0"/>
        <w:spacing w:after="0"/>
        <w:ind w:left="1724"/>
        <w:rPr>
          <w:rFonts w:ascii="Times New Roman" w:hAnsi="Times New Roman"/>
          <w:color w:val="000000"/>
          <w:sz w:val="20"/>
          <w:szCs w:val="20"/>
        </w:rPr>
      </w:pPr>
      <w:r>
        <w:rPr>
          <w:rFonts w:ascii="Times New Roman" w:hAnsi="Times New Roman"/>
          <w:color w:val="191919"/>
          <w:spacing w:val="-7"/>
          <w:sz w:val="20"/>
          <w:szCs w:val="20"/>
        </w:rPr>
        <w:t>T</w:t>
      </w:r>
      <w:r>
        <w:rPr>
          <w:rFonts w:ascii="Times New Roman" w:hAnsi="Times New Roman"/>
          <w:color w:val="191919"/>
          <w:sz w:val="20"/>
          <w:szCs w:val="20"/>
        </w:rPr>
        <w:t xml:space="preserve">ransfer credits are counted in the maximum number of hours. </w:t>
      </w:r>
      <w:r>
        <w:rPr>
          <w:rFonts w:ascii="Times New Roman" w:hAnsi="Times New Roman"/>
          <w:color w:val="191919"/>
          <w:spacing w:val="46"/>
          <w:sz w:val="20"/>
          <w:szCs w:val="20"/>
        </w:rPr>
        <w:t xml:space="preserve"> </w:t>
      </w:r>
      <w:r>
        <w:rPr>
          <w:rFonts w:ascii="Times New Roman" w:hAnsi="Times New Roman"/>
          <w:color w:val="191919"/>
          <w:spacing w:val="-7"/>
          <w:sz w:val="20"/>
          <w:szCs w:val="20"/>
        </w:rPr>
        <w:t>T</w:t>
      </w:r>
      <w:r>
        <w:rPr>
          <w:rFonts w:ascii="Times New Roman" w:hAnsi="Times New Roman"/>
          <w:color w:val="191919"/>
          <w:sz w:val="20"/>
          <w:szCs w:val="20"/>
        </w:rPr>
        <w:t>ransfer grades</w:t>
      </w:r>
    </w:p>
    <w:p w:rsidR="00F42301" w:rsidRDefault="00F42301" w:rsidP="0055783E">
      <w:pPr>
        <w:widowControl w:val="0"/>
        <w:autoSpaceDE w:val="0"/>
        <w:autoSpaceDN w:val="0"/>
        <w:adjustRightInd w:val="0"/>
        <w:spacing w:before="10" w:after="0" w:line="250" w:lineRule="auto"/>
        <w:ind w:left="1220" w:right="2137"/>
        <w:rPr>
          <w:rFonts w:ascii="Times New Roman" w:hAnsi="Times New Roman"/>
          <w:color w:val="000000"/>
          <w:sz w:val="20"/>
          <w:szCs w:val="20"/>
        </w:rPr>
      </w:pPr>
      <w:r>
        <w:rPr>
          <w:rFonts w:ascii="Times New Roman" w:hAnsi="Times New Roman"/>
          <w:color w:val="191919"/>
          <w:sz w:val="20"/>
          <w:szCs w:val="20"/>
        </w:rPr>
        <w:t>are not counted when evaluating SA</w:t>
      </w:r>
      <w:r>
        <w:rPr>
          <w:rFonts w:ascii="Times New Roman" w:hAnsi="Times New Roman"/>
          <w:color w:val="191919"/>
          <w:spacing w:val="-22"/>
          <w:sz w:val="20"/>
          <w:szCs w:val="20"/>
        </w:rPr>
        <w:t>P</w:t>
      </w:r>
      <w:r>
        <w:rPr>
          <w:rFonts w:ascii="Times New Roman" w:hAnsi="Times New Roman"/>
          <w:color w:val="191919"/>
          <w:sz w:val="20"/>
          <w:szCs w:val="20"/>
        </w:rPr>
        <w:t>.   Repeated courses will count in the calculation of at- tempted hours. (The grade earned when the last grade is received for a course is the only grade that counts toward the grade-point average (qualitative measurement).</w:t>
      </w:r>
    </w:p>
    <w:p w:rsidR="00F42301" w:rsidRDefault="00F42301" w:rsidP="0055783E">
      <w:pPr>
        <w:widowControl w:val="0"/>
        <w:autoSpaceDE w:val="0"/>
        <w:autoSpaceDN w:val="0"/>
        <w:adjustRightInd w:val="0"/>
        <w:spacing w:after="0" w:line="250" w:lineRule="auto"/>
        <w:ind w:left="1220" w:right="1958" w:firstLine="504"/>
        <w:rPr>
          <w:rFonts w:ascii="Times New Roman" w:hAnsi="Times New Roman"/>
          <w:color w:val="000000"/>
          <w:sz w:val="20"/>
          <w:szCs w:val="20"/>
        </w:rPr>
      </w:pPr>
      <w:r>
        <w:rPr>
          <w:rFonts w:ascii="Times New Roman" w:hAnsi="Times New Roman"/>
          <w:color w:val="191919"/>
          <w:sz w:val="20"/>
          <w:szCs w:val="20"/>
        </w:rPr>
        <w:t>Students enrolled in learning support and Regents’</w:t>
      </w:r>
      <w:r>
        <w:rPr>
          <w:rFonts w:ascii="Times New Roman" w:hAnsi="Times New Roman"/>
          <w:color w:val="191919"/>
          <w:spacing w:val="-15"/>
          <w:sz w:val="20"/>
          <w:szCs w:val="20"/>
        </w:rPr>
        <w:t xml:space="preserve"> </w:t>
      </w:r>
      <w:r>
        <w:rPr>
          <w:rFonts w:ascii="Times New Roman" w:hAnsi="Times New Roman"/>
          <w:color w:val="191919"/>
          <w:sz w:val="20"/>
          <w:szCs w:val="20"/>
        </w:rPr>
        <w:t>courses will have their first 30 credit hours of learning support or Regents’</w:t>
      </w:r>
      <w:r>
        <w:rPr>
          <w:rFonts w:ascii="Times New Roman" w:hAnsi="Times New Roman"/>
          <w:color w:val="191919"/>
          <w:spacing w:val="-15"/>
          <w:sz w:val="20"/>
          <w:szCs w:val="20"/>
        </w:rPr>
        <w:t xml:space="preserve"> </w:t>
      </w:r>
      <w:r>
        <w:rPr>
          <w:rFonts w:ascii="Times New Roman" w:hAnsi="Times New Roman"/>
          <w:color w:val="191919"/>
          <w:sz w:val="20"/>
          <w:szCs w:val="20"/>
        </w:rPr>
        <w:t>course work excluded from the maximum time frame calculation.   Learning support and Regents’</w:t>
      </w:r>
      <w:r>
        <w:rPr>
          <w:rFonts w:ascii="Times New Roman" w:hAnsi="Times New Roman"/>
          <w:color w:val="191919"/>
          <w:spacing w:val="-15"/>
          <w:sz w:val="20"/>
          <w:szCs w:val="20"/>
        </w:rPr>
        <w:t xml:space="preserve"> </w:t>
      </w:r>
      <w:r>
        <w:rPr>
          <w:rFonts w:ascii="Times New Roman" w:hAnsi="Times New Roman"/>
          <w:color w:val="191919"/>
          <w:sz w:val="20"/>
          <w:szCs w:val="20"/>
        </w:rPr>
        <w:t>credit hours in excess of 30 credit hours will be included in the calculation of the maximum time frame and the required minimum (67 pe</w:t>
      </w:r>
      <w:r>
        <w:rPr>
          <w:rFonts w:ascii="Times New Roman" w:hAnsi="Times New Roman"/>
          <w:color w:val="191919"/>
          <w:spacing w:val="-4"/>
          <w:sz w:val="20"/>
          <w:szCs w:val="20"/>
        </w:rPr>
        <w:t>r</w:t>
      </w:r>
      <w:r>
        <w:rPr>
          <w:rFonts w:ascii="Times New Roman" w:hAnsi="Times New Roman"/>
          <w:color w:val="191919"/>
          <w:sz w:val="20"/>
          <w:szCs w:val="20"/>
        </w:rPr>
        <w:t>- cent) percentage of the credit hour completion.</w:t>
      </w:r>
    </w:p>
    <w:p w:rsidR="00F42301" w:rsidRDefault="00F42301" w:rsidP="0055783E">
      <w:pPr>
        <w:widowControl w:val="0"/>
        <w:autoSpaceDE w:val="0"/>
        <w:autoSpaceDN w:val="0"/>
        <w:adjustRightInd w:val="0"/>
        <w:spacing w:after="0" w:line="250" w:lineRule="auto"/>
        <w:ind w:left="1220" w:right="1982" w:firstLine="504"/>
        <w:jc w:val="both"/>
        <w:rPr>
          <w:rFonts w:ascii="Times New Roman" w:hAnsi="Times New Roman"/>
          <w:color w:val="000000"/>
          <w:sz w:val="20"/>
          <w:szCs w:val="20"/>
        </w:rPr>
      </w:pPr>
      <w:r w:rsidRPr="00C34688">
        <w:rPr>
          <w:rFonts w:ascii="Calibri" w:hAnsi="Calibri"/>
          <w:noProof/>
          <w:lang w:eastAsia="en-US"/>
        </w:rPr>
        <w:pict>
          <v:shape id="_x0000_s3243" type="#_x0000_t202" style="position:absolute;left:0;text-align:left;margin-left:522.25pt;margin-top:6.85pt;width:1in;height:285.55pt;z-index:-251658240;mso-position-horizontal-relative:page" o:allowincell="f" filled="f" stroked="f">
            <v:textbox style="layout-flow:vertical" inset="0,0,0,0">
              <w:txbxContent>
                <w:p w:rsidR="00F42301" w:rsidRDefault="00F42301" w:rsidP="0055783E">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U</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NIVERSI</w:t>
                  </w:r>
                  <w:r>
                    <w:rPr>
                      <w:rFonts w:ascii="Impact" w:hAnsi="Impact" w:cs="Impact"/>
                      <w:color w:val="A3A3A3"/>
                      <w:position w:val="1"/>
                      <w:sz w:val="105"/>
                      <w:szCs w:val="105"/>
                    </w:rPr>
                    <w:t>T</w:t>
                  </w:r>
                  <w:r>
                    <w:rPr>
                      <w:rFonts w:ascii="Impact" w:hAnsi="Impact" w:cs="Impact"/>
                      <w:color w:val="A3A3A3"/>
                      <w:spacing w:val="-88"/>
                      <w:position w:val="1"/>
                      <w:sz w:val="105"/>
                      <w:szCs w:val="105"/>
                    </w:rPr>
                    <w:t xml:space="preserve"> </w:t>
                  </w:r>
                  <w:r>
                    <w:rPr>
                      <w:rFonts w:ascii="Impact" w:hAnsi="Impact" w:cs="Impact"/>
                      <w:color w:val="A3A3A3"/>
                      <w:position w:val="1"/>
                      <w:sz w:val="105"/>
                      <w:szCs w:val="105"/>
                    </w:rPr>
                    <w:t>Y</w:t>
                  </w:r>
                </w:p>
              </w:txbxContent>
            </v:textbox>
            <w10:wrap anchorx="page"/>
          </v:shape>
        </w:pict>
      </w:r>
      <w:r>
        <w:rPr>
          <w:rFonts w:ascii="Times New Roman" w:hAnsi="Times New Roman"/>
          <w:color w:val="191919"/>
          <w:sz w:val="20"/>
          <w:szCs w:val="20"/>
        </w:rPr>
        <w:t>Students who change majors or degree programs may reach their maximum time frame for receiving financial aid before obtaining a degree.   Students who elect to change majors or degree programs should do so early to avoid jeopardizing eligibility for financial aid.</w:t>
      </w:r>
    </w:p>
    <w:p w:rsidR="00F42301" w:rsidRDefault="00F42301" w:rsidP="0055783E">
      <w:pPr>
        <w:widowControl w:val="0"/>
        <w:autoSpaceDE w:val="0"/>
        <w:autoSpaceDN w:val="0"/>
        <w:adjustRightInd w:val="0"/>
        <w:spacing w:after="0" w:line="250" w:lineRule="auto"/>
        <w:ind w:left="1220" w:right="2121" w:firstLine="504"/>
        <w:rPr>
          <w:rFonts w:ascii="Times New Roman" w:hAnsi="Times New Roman"/>
          <w:color w:val="000000"/>
          <w:sz w:val="20"/>
          <w:szCs w:val="20"/>
        </w:rPr>
      </w:pPr>
      <w:r>
        <w:rPr>
          <w:rFonts w:ascii="Times New Roman" w:hAnsi="Times New Roman"/>
          <w:color w:val="191919"/>
          <w:sz w:val="20"/>
          <w:szCs w:val="20"/>
        </w:rPr>
        <w:t>Grades of</w:t>
      </w:r>
      <w:r>
        <w:rPr>
          <w:rFonts w:ascii="Times New Roman" w:hAnsi="Times New Roman"/>
          <w:color w:val="191919"/>
          <w:spacing w:val="-11"/>
          <w:sz w:val="20"/>
          <w:szCs w:val="20"/>
        </w:rPr>
        <w:t xml:space="preserve"> </w:t>
      </w:r>
      <w:r>
        <w:rPr>
          <w:rFonts w:ascii="Times New Roman" w:hAnsi="Times New Roman"/>
          <w:color w:val="191919"/>
          <w:sz w:val="20"/>
          <w:szCs w:val="20"/>
        </w:rPr>
        <w:t xml:space="preserve">A, B, C, D or S count as successful completion of a course.   Grades of </w:t>
      </w:r>
      <w:r>
        <w:rPr>
          <w:rFonts w:ascii="Times New Roman" w:hAnsi="Times New Roman"/>
          <w:color w:val="191919"/>
          <w:spacing w:val="-16"/>
          <w:sz w:val="20"/>
          <w:szCs w:val="20"/>
        </w:rPr>
        <w:t>F</w:t>
      </w:r>
      <w:r>
        <w:rPr>
          <w:rFonts w:ascii="Times New Roman" w:hAnsi="Times New Roman"/>
          <w:color w:val="191919"/>
          <w:sz w:val="20"/>
          <w:szCs w:val="20"/>
        </w:rPr>
        <w:t>, I, I</w:t>
      </w:r>
      <w:r>
        <w:rPr>
          <w:rFonts w:ascii="Times New Roman" w:hAnsi="Times New Roman"/>
          <w:color w:val="191919"/>
          <w:spacing w:val="-22"/>
          <w:sz w:val="20"/>
          <w:szCs w:val="20"/>
        </w:rPr>
        <w:t>P</w:t>
      </w:r>
      <w:r>
        <w:rPr>
          <w:rFonts w:ascii="Times New Roman" w:hAnsi="Times New Roman"/>
          <w:color w:val="191919"/>
          <w:sz w:val="20"/>
          <w:szCs w:val="20"/>
        </w:rPr>
        <w:t>,</w:t>
      </w:r>
      <w:r>
        <w:rPr>
          <w:rFonts w:ascii="Times New Roman" w:hAnsi="Times New Roman"/>
          <w:color w:val="191919"/>
          <w:spacing w:val="-4"/>
          <w:sz w:val="20"/>
          <w:szCs w:val="20"/>
        </w:rPr>
        <w:t xml:space="preserve"> </w:t>
      </w:r>
      <w:r>
        <w:rPr>
          <w:rFonts w:ascii="Times New Roman" w:hAnsi="Times New Roman"/>
          <w:color w:val="191919"/>
          <w:spacing w:val="-18"/>
          <w:sz w:val="20"/>
          <w:szCs w:val="20"/>
        </w:rPr>
        <w:t>W</w:t>
      </w:r>
      <w:r>
        <w:rPr>
          <w:rFonts w:ascii="Times New Roman" w:hAnsi="Times New Roman"/>
          <w:color w:val="191919"/>
          <w:sz w:val="20"/>
          <w:szCs w:val="20"/>
        </w:rPr>
        <w:t>,</w:t>
      </w:r>
      <w:r>
        <w:rPr>
          <w:rFonts w:ascii="Times New Roman" w:hAnsi="Times New Roman"/>
          <w:color w:val="191919"/>
          <w:spacing w:val="-4"/>
          <w:sz w:val="20"/>
          <w:szCs w:val="20"/>
        </w:rPr>
        <w:t xml:space="preserve"> </w:t>
      </w:r>
      <w:r>
        <w:rPr>
          <w:rFonts w:ascii="Times New Roman" w:hAnsi="Times New Roman"/>
          <w:color w:val="191919"/>
          <w:sz w:val="20"/>
          <w:szCs w:val="20"/>
        </w:rPr>
        <w:t>W</w:t>
      </w:r>
      <w:r>
        <w:rPr>
          <w:rFonts w:ascii="Times New Roman" w:hAnsi="Times New Roman"/>
          <w:color w:val="191919"/>
          <w:spacing w:val="-16"/>
          <w:sz w:val="20"/>
          <w:szCs w:val="20"/>
        </w:rPr>
        <w:t>F</w:t>
      </w:r>
      <w:r>
        <w:rPr>
          <w:rFonts w:ascii="Times New Roman" w:hAnsi="Times New Roman"/>
          <w:color w:val="191919"/>
          <w:sz w:val="20"/>
          <w:szCs w:val="20"/>
        </w:rPr>
        <w:t>, U or</w:t>
      </w:r>
      <w:r>
        <w:rPr>
          <w:rFonts w:ascii="Times New Roman" w:hAnsi="Times New Roman"/>
          <w:color w:val="191919"/>
          <w:spacing w:val="-11"/>
          <w:sz w:val="20"/>
          <w:szCs w:val="20"/>
        </w:rPr>
        <w:t xml:space="preserve"> </w:t>
      </w:r>
      <w:r>
        <w:rPr>
          <w:rFonts w:ascii="Times New Roman" w:hAnsi="Times New Roman"/>
          <w:color w:val="191919"/>
          <w:sz w:val="20"/>
          <w:szCs w:val="20"/>
        </w:rPr>
        <w:t>Audit do not count as successful completion of a course.</w:t>
      </w:r>
    </w:p>
    <w:p w:rsidR="00F42301" w:rsidRDefault="00F42301" w:rsidP="0055783E">
      <w:pPr>
        <w:widowControl w:val="0"/>
        <w:autoSpaceDE w:val="0"/>
        <w:autoSpaceDN w:val="0"/>
        <w:adjustRightInd w:val="0"/>
        <w:spacing w:after="0"/>
        <w:ind w:left="1220"/>
        <w:rPr>
          <w:rFonts w:ascii="Times New Roman" w:hAnsi="Times New Roman"/>
          <w:color w:val="000000"/>
          <w:sz w:val="20"/>
          <w:szCs w:val="20"/>
        </w:rPr>
      </w:pPr>
      <w:r>
        <w:rPr>
          <w:rFonts w:ascii="Times New Roman" w:hAnsi="Times New Roman"/>
          <w:color w:val="191919"/>
          <w:sz w:val="20"/>
          <w:szCs w:val="20"/>
          <w:u w:val="single"/>
        </w:rPr>
        <w:t>Mandatory</w:t>
      </w:r>
      <w:r>
        <w:rPr>
          <w:rFonts w:ascii="Times New Roman" w:hAnsi="Times New Roman"/>
          <w:color w:val="191919"/>
          <w:spacing w:val="-11"/>
          <w:sz w:val="20"/>
          <w:szCs w:val="20"/>
          <w:u w:val="single"/>
        </w:rPr>
        <w:t xml:space="preserve"> </w:t>
      </w:r>
      <w:r>
        <w:rPr>
          <w:rFonts w:ascii="Times New Roman" w:hAnsi="Times New Roman"/>
          <w:color w:val="191919"/>
          <w:sz w:val="20"/>
          <w:szCs w:val="20"/>
          <w:u w:val="single"/>
        </w:rPr>
        <w:t xml:space="preserve">Academic Remediation Coursework </w:t>
      </w:r>
    </w:p>
    <w:p w:rsidR="00F42301" w:rsidRDefault="00F42301" w:rsidP="0055783E">
      <w:pPr>
        <w:widowControl w:val="0"/>
        <w:autoSpaceDE w:val="0"/>
        <w:autoSpaceDN w:val="0"/>
        <w:adjustRightInd w:val="0"/>
        <w:spacing w:before="10" w:after="0" w:line="250" w:lineRule="auto"/>
        <w:ind w:left="1220" w:right="1953" w:firstLine="504"/>
        <w:rPr>
          <w:rFonts w:ascii="Times New Roman" w:hAnsi="Times New Roman"/>
          <w:color w:val="000000"/>
          <w:sz w:val="20"/>
          <w:szCs w:val="20"/>
        </w:rPr>
      </w:pPr>
      <w:r>
        <w:rPr>
          <w:rFonts w:ascii="Times New Roman" w:hAnsi="Times New Roman"/>
          <w:color w:val="191919"/>
          <w:sz w:val="20"/>
          <w:szCs w:val="20"/>
        </w:rPr>
        <w:t>Students enrolled in Learning Support and/or Regents’</w:t>
      </w:r>
      <w:r>
        <w:rPr>
          <w:rFonts w:ascii="Times New Roman" w:hAnsi="Times New Roman"/>
          <w:color w:val="191919"/>
          <w:spacing w:val="-15"/>
          <w:sz w:val="20"/>
          <w:szCs w:val="20"/>
        </w:rPr>
        <w:t xml:space="preserve"> </w:t>
      </w:r>
      <w:r>
        <w:rPr>
          <w:rFonts w:ascii="Times New Roman" w:hAnsi="Times New Roman"/>
          <w:color w:val="191919"/>
          <w:sz w:val="20"/>
          <w:szCs w:val="20"/>
        </w:rPr>
        <w:t>courses are eligible to receive fi- nancial aid for a maximum of 30 hours of academic credit.   If these courses must be taken beyond 30 hours of academic credit, students must enroll at their own expense. If an appeal is granted through the appeal process, then the student may receive financial aid to cover the</w:t>
      </w:r>
    </w:p>
    <w:p w:rsidR="00F42301" w:rsidRDefault="00F42301" w:rsidP="0055783E">
      <w:pPr>
        <w:widowControl w:val="0"/>
        <w:autoSpaceDE w:val="0"/>
        <w:autoSpaceDN w:val="0"/>
        <w:adjustRightInd w:val="0"/>
        <w:spacing w:after="0"/>
        <w:ind w:left="1220"/>
        <w:rPr>
          <w:rFonts w:ascii="Times New Roman" w:hAnsi="Times New Roman"/>
          <w:color w:val="000000"/>
          <w:sz w:val="20"/>
          <w:szCs w:val="20"/>
        </w:rPr>
      </w:pPr>
      <w:r>
        <w:rPr>
          <w:rFonts w:ascii="Times New Roman" w:hAnsi="Times New Roman"/>
          <w:color w:val="191919"/>
          <w:sz w:val="20"/>
          <w:szCs w:val="20"/>
        </w:rPr>
        <w:t>cost of the remedial classes.</w:t>
      </w:r>
    </w:p>
    <w:p w:rsidR="00F42301" w:rsidRDefault="00F42301" w:rsidP="0055783E">
      <w:pPr>
        <w:widowControl w:val="0"/>
        <w:autoSpaceDE w:val="0"/>
        <w:autoSpaceDN w:val="0"/>
        <w:adjustRightInd w:val="0"/>
        <w:spacing w:before="10" w:after="0" w:line="250" w:lineRule="auto"/>
        <w:ind w:left="1220" w:right="2149" w:firstLine="504"/>
        <w:rPr>
          <w:rFonts w:ascii="Times New Roman" w:hAnsi="Times New Roman"/>
          <w:color w:val="000000"/>
          <w:sz w:val="20"/>
          <w:szCs w:val="20"/>
        </w:rPr>
      </w:pPr>
      <w:r>
        <w:rPr>
          <w:rFonts w:ascii="Times New Roman" w:hAnsi="Times New Roman"/>
          <w:color w:val="191919"/>
          <w:sz w:val="20"/>
          <w:szCs w:val="20"/>
        </w:rPr>
        <w:t>Learning Support students’</w:t>
      </w:r>
      <w:r>
        <w:rPr>
          <w:rFonts w:ascii="Times New Roman" w:hAnsi="Times New Roman"/>
          <w:color w:val="191919"/>
          <w:spacing w:val="-15"/>
          <w:sz w:val="20"/>
          <w:szCs w:val="20"/>
        </w:rPr>
        <w:t xml:space="preserve"> </w:t>
      </w:r>
      <w:r>
        <w:rPr>
          <w:rFonts w:ascii="Times New Roman" w:hAnsi="Times New Roman"/>
          <w:color w:val="191919"/>
          <w:sz w:val="20"/>
          <w:szCs w:val="20"/>
        </w:rPr>
        <w:t>SAP</w:t>
      </w:r>
      <w:r>
        <w:rPr>
          <w:rFonts w:ascii="Times New Roman" w:hAnsi="Times New Roman"/>
          <w:color w:val="191919"/>
          <w:spacing w:val="-8"/>
          <w:sz w:val="20"/>
          <w:szCs w:val="20"/>
        </w:rPr>
        <w:t xml:space="preserve"> </w:t>
      </w:r>
      <w:r>
        <w:rPr>
          <w:rFonts w:ascii="Times New Roman" w:hAnsi="Times New Roman"/>
          <w:color w:val="191919"/>
          <w:sz w:val="20"/>
          <w:szCs w:val="20"/>
        </w:rPr>
        <w:t>will begin at the evaluation period following the stu- dents’ successful completion of the Learning Support Program.</w:t>
      </w:r>
    </w:p>
    <w:p w:rsidR="00F42301" w:rsidRDefault="00F42301" w:rsidP="0055783E">
      <w:pPr>
        <w:widowControl w:val="0"/>
        <w:autoSpaceDE w:val="0"/>
        <w:autoSpaceDN w:val="0"/>
        <w:adjustRightInd w:val="0"/>
        <w:spacing w:after="0"/>
        <w:ind w:left="1220"/>
        <w:rPr>
          <w:rFonts w:ascii="Times New Roman" w:hAnsi="Times New Roman"/>
          <w:color w:val="000000"/>
          <w:sz w:val="20"/>
          <w:szCs w:val="20"/>
        </w:rPr>
      </w:pPr>
      <w:r>
        <w:rPr>
          <w:rFonts w:ascii="Times New Roman" w:hAnsi="Times New Roman"/>
          <w:color w:val="191919"/>
          <w:sz w:val="20"/>
          <w:szCs w:val="20"/>
          <w:u w:val="single"/>
        </w:rPr>
        <w:t>Reinstatement of Financial</w:t>
      </w:r>
      <w:r>
        <w:rPr>
          <w:rFonts w:ascii="Times New Roman" w:hAnsi="Times New Roman"/>
          <w:color w:val="191919"/>
          <w:spacing w:val="-11"/>
          <w:sz w:val="20"/>
          <w:szCs w:val="20"/>
          <w:u w:val="single"/>
        </w:rPr>
        <w:t xml:space="preserve"> </w:t>
      </w:r>
      <w:r>
        <w:rPr>
          <w:rFonts w:ascii="Times New Roman" w:hAnsi="Times New Roman"/>
          <w:color w:val="191919"/>
          <w:sz w:val="20"/>
          <w:szCs w:val="20"/>
          <w:u w:val="single"/>
        </w:rPr>
        <w:t xml:space="preserve">Aid </w:t>
      </w:r>
    </w:p>
    <w:p w:rsidR="00F42301" w:rsidRDefault="00F42301" w:rsidP="0055783E">
      <w:pPr>
        <w:widowControl w:val="0"/>
        <w:autoSpaceDE w:val="0"/>
        <w:autoSpaceDN w:val="0"/>
        <w:adjustRightInd w:val="0"/>
        <w:spacing w:before="10" w:after="0"/>
        <w:ind w:left="1220"/>
        <w:rPr>
          <w:rFonts w:ascii="Times New Roman" w:hAnsi="Times New Roman"/>
          <w:color w:val="000000"/>
          <w:sz w:val="20"/>
          <w:szCs w:val="20"/>
        </w:rPr>
      </w:pPr>
      <w:r>
        <w:rPr>
          <w:rFonts w:ascii="Times New Roman" w:hAnsi="Times New Roman"/>
          <w:color w:val="191919"/>
          <w:sz w:val="20"/>
          <w:szCs w:val="20"/>
        </w:rPr>
        <w:t>Students may apply for reinstatement of financial aid by achieving one of the following:</w:t>
      </w:r>
    </w:p>
    <w:p w:rsidR="00F42301" w:rsidRDefault="00F42301" w:rsidP="0055783E">
      <w:pPr>
        <w:widowControl w:val="0"/>
        <w:autoSpaceDE w:val="0"/>
        <w:autoSpaceDN w:val="0"/>
        <w:adjustRightInd w:val="0"/>
        <w:spacing w:before="10" w:after="0" w:line="250" w:lineRule="auto"/>
        <w:ind w:left="1292" w:right="1964" w:hanging="360"/>
        <w:rPr>
          <w:rFonts w:ascii="Times New Roman" w:hAnsi="Times New Roman"/>
          <w:color w:val="000000"/>
          <w:sz w:val="20"/>
          <w:szCs w:val="20"/>
        </w:rPr>
      </w:pPr>
      <w:r>
        <w:rPr>
          <w:rFonts w:ascii="Times New Roman" w:hAnsi="Times New Roman"/>
          <w:color w:val="191919"/>
          <w:sz w:val="20"/>
          <w:szCs w:val="20"/>
        </w:rPr>
        <w:t>• Completing 6 or more semester hours at their own expense with a minimum semester grade- point average of 2.50 (unde</w:t>
      </w:r>
      <w:r>
        <w:rPr>
          <w:rFonts w:ascii="Times New Roman" w:hAnsi="Times New Roman"/>
          <w:color w:val="191919"/>
          <w:spacing w:val="-4"/>
          <w:sz w:val="20"/>
          <w:szCs w:val="20"/>
        </w:rPr>
        <w:t>r</w:t>
      </w:r>
      <w:r>
        <w:rPr>
          <w:rFonts w:ascii="Times New Roman" w:hAnsi="Times New Roman"/>
          <w:color w:val="191919"/>
          <w:sz w:val="20"/>
          <w:szCs w:val="20"/>
        </w:rPr>
        <w:t>graduate) and 3.0 (graduate) at</w:t>
      </w:r>
      <w:r>
        <w:rPr>
          <w:rFonts w:ascii="Times New Roman" w:hAnsi="Times New Roman"/>
          <w:color w:val="191919"/>
          <w:spacing w:val="-11"/>
          <w:sz w:val="20"/>
          <w:szCs w:val="20"/>
        </w:rPr>
        <w:t xml:space="preserve"> </w:t>
      </w:r>
      <w:r>
        <w:rPr>
          <w:rFonts w:ascii="Times New Roman" w:hAnsi="Times New Roman"/>
          <w:color w:val="191919"/>
          <w:sz w:val="20"/>
          <w:szCs w:val="20"/>
        </w:rPr>
        <w:t>Albany State Universit</w:t>
      </w:r>
      <w:r>
        <w:rPr>
          <w:rFonts w:ascii="Times New Roman" w:hAnsi="Times New Roman"/>
          <w:color w:val="191919"/>
          <w:spacing w:val="-13"/>
          <w:sz w:val="20"/>
          <w:szCs w:val="20"/>
        </w:rPr>
        <w:t>y</w:t>
      </w:r>
      <w:r>
        <w:rPr>
          <w:rFonts w:ascii="Times New Roman" w:hAnsi="Times New Roman"/>
          <w:color w:val="191919"/>
          <w:sz w:val="20"/>
          <w:szCs w:val="20"/>
        </w:rPr>
        <w:t>.   Unde</w:t>
      </w:r>
      <w:r>
        <w:rPr>
          <w:rFonts w:ascii="Times New Roman" w:hAnsi="Times New Roman"/>
          <w:color w:val="191919"/>
          <w:spacing w:val="-4"/>
          <w:sz w:val="20"/>
          <w:szCs w:val="20"/>
        </w:rPr>
        <w:t>r</w:t>
      </w:r>
      <w:r>
        <w:rPr>
          <w:rFonts w:ascii="Times New Roman" w:hAnsi="Times New Roman"/>
          <w:color w:val="191919"/>
          <w:sz w:val="20"/>
          <w:szCs w:val="20"/>
        </w:rPr>
        <w:t>- graduate students enrolling for 3-5 semester hours must earn a minimum semester</w:t>
      </w:r>
    </w:p>
    <w:p w:rsidR="00F42301" w:rsidRDefault="00F42301" w:rsidP="0055783E">
      <w:pPr>
        <w:widowControl w:val="0"/>
        <w:autoSpaceDE w:val="0"/>
        <w:autoSpaceDN w:val="0"/>
        <w:adjustRightInd w:val="0"/>
        <w:spacing w:after="0" w:line="250" w:lineRule="auto"/>
        <w:ind w:left="1292" w:right="2232"/>
        <w:rPr>
          <w:rFonts w:ascii="Times New Roman" w:hAnsi="Times New Roman"/>
          <w:color w:val="000000"/>
          <w:sz w:val="20"/>
          <w:szCs w:val="20"/>
        </w:rPr>
      </w:pPr>
      <w:r>
        <w:rPr>
          <w:rFonts w:ascii="Times New Roman" w:hAnsi="Times New Roman"/>
          <w:color w:val="191919"/>
          <w:sz w:val="20"/>
          <w:szCs w:val="20"/>
        </w:rPr>
        <w:t>grade-point average of 3.0.   Grades will be reviewed at the end of the next evaluation pe- riod.</w:t>
      </w:r>
    </w:p>
    <w:p w:rsidR="00F42301" w:rsidRDefault="00F42301" w:rsidP="0055783E">
      <w:pPr>
        <w:widowControl w:val="0"/>
        <w:autoSpaceDE w:val="0"/>
        <w:autoSpaceDN w:val="0"/>
        <w:adjustRightInd w:val="0"/>
        <w:spacing w:after="0" w:line="250" w:lineRule="auto"/>
        <w:ind w:left="1292" w:right="2222" w:hanging="360"/>
        <w:rPr>
          <w:rFonts w:ascii="Times New Roman" w:hAnsi="Times New Roman"/>
          <w:color w:val="000000"/>
          <w:sz w:val="20"/>
          <w:szCs w:val="20"/>
        </w:rPr>
      </w:pPr>
      <w:r>
        <w:rPr>
          <w:rFonts w:ascii="Times New Roman" w:hAnsi="Times New Roman"/>
          <w:color w:val="191919"/>
          <w:sz w:val="20"/>
          <w:szCs w:val="20"/>
        </w:rPr>
        <w:t>• Readmitting to the University after an extended break in enrollment (five years or more) will allow the student to be placed on a probationary status.</w:t>
      </w:r>
    </w:p>
    <w:p w:rsidR="00F42301" w:rsidRDefault="00F42301" w:rsidP="0055783E">
      <w:pPr>
        <w:widowControl w:val="0"/>
        <w:autoSpaceDE w:val="0"/>
        <w:autoSpaceDN w:val="0"/>
        <w:adjustRightInd w:val="0"/>
        <w:spacing w:after="0"/>
        <w:ind w:left="932"/>
        <w:rPr>
          <w:rFonts w:ascii="Times New Roman" w:hAnsi="Times New Roman"/>
          <w:color w:val="000000"/>
          <w:sz w:val="20"/>
          <w:szCs w:val="20"/>
        </w:rPr>
      </w:pPr>
      <w:r>
        <w:rPr>
          <w:rFonts w:ascii="Times New Roman" w:hAnsi="Times New Roman"/>
          <w:color w:val="191919"/>
          <w:sz w:val="20"/>
          <w:szCs w:val="20"/>
        </w:rPr>
        <w:t>•</w:t>
      </w:r>
      <w:r>
        <w:rPr>
          <w:rFonts w:ascii="Times New Roman" w:hAnsi="Times New Roman"/>
          <w:color w:val="191919"/>
          <w:spacing w:val="-11"/>
          <w:sz w:val="20"/>
          <w:szCs w:val="20"/>
        </w:rPr>
        <w:t xml:space="preserve"> </w:t>
      </w:r>
      <w:r>
        <w:rPr>
          <w:rFonts w:ascii="Times New Roman" w:hAnsi="Times New Roman"/>
          <w:color w:val="191919"/>
          <w:sz w:val="20"/>
          <w:szCs w:val="20"/>
        </w:rPr>
        <w:t>Accomplishing a successful appeal through the process described belo</w:t>
      </w:r>
      <w:r>
        <w:rPr>
          <w:rFonts w:ascii="Times New Roman" w:hAnsi="Times New Roman"/>
          <w:color w:val="191919"/>
          <w:spacing w:val="-13"/>
          <w:sz w:val="20"/>
          <w:szCs w:val="20"/>
        </w:rPr>
        <w:t>w</w:t>
      </w:r>
      <w:r>
        <w:rPr>
          <w:rFonts w:ascii="Times New Roman" w:hAnsi="Times New Roman"/>
          <w:color w:val="191919"/>
          <w:sz w:val="20"/>
          <w:szCs w:val="20"/>
        </w:rPr>
        <w:t>.</w:t>
      </w:r>
    </w:p>
    <w:p w:rsidR="00F42301" w:rsidRDefault="00F42301" w:rsidP="0055783E">
      <w:pPr>
        <w:widowControl w:val="0"/>
        <w:autoSpaceDE w:val="0"/>
        <w:autoSpaceDN w:val="0"/>
        <w:adjustRightInd w:val="0"/>
        <w:spacing w:after="0"/>
        <w:ind w:left="932"/>
        <w:rPr>
          <w:rFonts w:ascii="Times New Roman" w:hAnsi="Times New Roman"/>
          <w:color w:val="000000"/>
          <w:sz w:val="20"/>
          <w:szCs w:val="20"/>
        </w:rPr>
        <w:sectPr w:rsidR="00F42301">
          <w:footerReference w:type="even" r:id="rId23"/>
          <w:footerReference w:type="default" r:id="rId24"/>
          <w:pgSz w:w="12240" w:h="15840"/>
          <w:pgMar w:top="260" w:right="200" w:bottom="280" w:left="1300" w:header="0" w:footer="756" w:gutter="0"/>
          <w:pgNumType w:start="33"/>
          <w:cols w:space="720" w:equalWidth="0">
            <w:col w:w="10740"/>
          </w:cols>
          <w:noEndnote/>
        </w:sectPr>
      </w:pPr>
    </w:p>
    <w:tbl>
      <w:tblPr>
        <w:tblW w:w="0" w:type="auto"/>
        <w:tblInd w:w="100" w:type="dxa"/>
        <w:tblLayout w:type="fixed"/>
        <w:tblCellMar>
          <w:left w:w="0" w:type="dxa"/>
          <w:right w:w="0" w:type="dxa"/>
        </w:tblCellMar>
        <w:tblLook w:val="0000"/>
      </w:tblPr>
      <w:tblGrid>
        <w:gridCol w:w="1085"/>
        <w:gridCol w:w="4560"/>
        <w:gridCol w:w="4858"/>
      </w:tblGrid>
      <w:tr w:rsidR="00F42301" w:rsidRPr="00FA7AC7" w:rsidTr="00F319A1">
        <w:trPr>
          <w:trHeight w:hRule="exact" w:val="235"/>
        </w:trPr>
        <w:tc>
          <w:tcPr>
            <w:tcW w:w="1085" w:type="dxa"/>
            <w:tcBorders>
              <w:top w:val="nil"/>
              <w:left w:val="nil"/>
              <w:bottom w:val="single" w:sz="4" w:space="0" w:color="191919"/>
              <w:right w:val="single" w:sz="4" w:space="0" w:color="191919"/>
            </w:tcBorders>
          </w:tcPr>
          <w:p w:rsidR="00F42301" w:rsidRPr="00FA7AC7" w:rsidRDefault="00F42301" w:rsidP="00F319A1">
            <w:pPr>
              <w:widowControl w:val="0"/>
              <w:autoSpaceDE w:val="0"/>
              <w:autoSpaceDN w:val="0"/>
              <w:adjustRightInd w:val="0"/>
              <w:spacing w:after="0"/>
              <w:rPr>
                <w:rFonts w:ascii="Times New Roman" w:hAnsi="Times New Roman"/>
                <w:sz w:val="24"/>
                <w:szCs w:val="24"/>
              </w:rPr>
            </w:pPr>
          </w:p>
        </w:tc>
        <w:tc>
          <w:tcPr>
            <w:tcW w:w="4560" w:type="dxa"/>
            <w:vMerge w:val="restart"/>
            <w:tcBorders>
              <w:top w:val="single" w:sz="4" w:space="0" w:color="191919"/>
              <w:left w:val="single" w:sz="4" w:space="0" w:color="191919"/>
              <w:bottom w:val="single" w:sz="4" w:space="0" w:color="191919"/>
              <w:right w:val="single" w:sz="4" w:space="0" w:color="191919"/>
            </w:tcBorders>
          </w:tcPr>
          <w:p w:rsidR="00F42301" w:rsidRPr="00FA7AC7" w:rsidRDefault="00F42301" w:rsidP="00F319A1">
            <w:pPr>
              <w:widowControl w:val="0"/>
              <w:autoSpaceDE w:val="0"/>
              <w:autoSpaceDN w:val="0"/>
              <w:adjustRightInd w:val="0"/>
              <w:spacing w:before="4" w:after="0" w:line="140" w:lineRule="exact"/>
              <w:rPr>
                <w:rFonts w:ascii="Times New Roman" w:hAnsi="Times New Roman"/>
                <w:sz w:val="14"/>
                <w:szCs w:val="14"/>
              </w:rPr>
            </w:pPr>
          </w:p>
          <w:p w:rsidR="00F42301" w:rsidRPr="00FA7AC7" w:rsidRDefault="00F42301" w:rsidP="00F319A1">
            <w:pPr>
              <w:widowControl w:val="0"/>
              <w:autoSpaceDE w:val="0"/>
              <w:autoSpaceDN w:val="0"/>
              <w:adjustRightInd w:val="0"/>
              <w:spacing w:after="0"/>
              <w:ind w:left="183"/>
              <w:rPr>
                <w:rFonts w:ascii="Times New Roman" w:hAnsi="Times New Roman"/>
                <w:sz w:val="24"/>
                <w:szCs w:val="24"/>
              </w:rPr>
            </w:pPr>
            <w:r w:rsidRPr="00FA7AC7">
              <w:rPr>
                <w:rFonts w:ascii="Times New Roman" w:hAnsi="Times New Roman"/>
                <w:b/>
                <w:bCs/>
                <w:color w:val="191919"/>
                <w:sz w:val="34"/>
                <w:szCs w:val="34"/>
              </w:rPr>
              <w:t>F</w:t>
            </w:r>
            <w:r w:rsidRPr="00FA7AC7">
              <w:rPr>
                <w:rFonts w:ascii="Times New Roman" w:hAnsi="Times New Roman"/>
                <w:b/>
                <w:bCs/>
                <w:color w:val="191919"/>
                <w:sz w:val="25"/>
                <w:szCs w:val="25"/>
              </w:rPr>
              <w:t>INANCIAL</w:t>
            </w:r>
            <w:r w:rsidRPr="00FA7AC7">
              <w:rPr>
                <w:rFonts w:ascii="Times New Roman" w:hAnsi="Times New Roman"/>
                <w:b/>
                <w:bCs/>
                <w:color w:val="191919"/>
                <w:spacing w:val="33"/>
                <w:sz w:val="25"/>
                <w:szCs w:val="25"/>
              </w:rPr>
              <w:t xml:space="preserve"> </w:t>
            </w:r>
            <w:r w:rsidRPr="00FA7AC7">
              <w:rPr>
                <w:rFonts w:ascii="Times New Roman" w:hAnsi="Times New Roman"/>
                <w:b/>
                <w:bCs/>
                <w:color w:val="191919"/>
                <w:sz w:val="34"/>
                <w:szCs w:val="34"/>
              </w:rPr>
              <w:t>I</w:t>
            </w:r>
            <w:r w:rsidRPr="00FA7AC7">
              <w:rPr>
                <w:rFonts w:ascii="Times New Roman" w:hAnsi="Times New Roman"/>
                <w:b/>
                <w:bCs/>
                <w:color w:val="191919"/>
                <w:w w:val="102"/>
                <w:sz w:val="25"/>
                <w:szCs w:val="25"/>
              </w:rPr>
              <w:t>NFORM</w:t>
            </w:r>
            <w:r w:rsidRPr="00FA7AC7">
              <w:rPr>
                <w:rFonts w:ascii="Times New Roman" w:hAnsi="Times New Roman"/>
                <w:b/>
                <w:bCs/>
                <w:color w:val="191919"/>
                <w:spacing w:val="-19"/>
                <w:w w:val="102"/>
                <w:sz w:val="25"/>
                <w:szCs w:val="25"/>
              </w:rPr>
              <w:t>A</w:t>
            </w:r>
            <w:r w:rsidRPr="00FA7AC7">
              <w:rPr>
                <w:rFonts w:ascii="Times New Roman" w:hAnsi="Times New Roman"/>
                <w:b/>
                <w:bCs/>
                <w:color w:val="191919"/>
                <w:w w:val="102"/>
                <w:sz w:val="25"/>
                <w:szCs w:val="25"/>
              </w:rPr>
              <w:t>TION</w:t>
            </w:r>
          </w:p>
        </w:tc>
        <w:tc>
          <w:tcPr>
            <w:tcW w:w="4858" w:type="dxa"/>
            <w:tcBorders>
              <w:top w:val="nil"/>
              <w:left w:val="single" w:sz="4" w:space="0" w:color="191919"/>
              <w:bottom w:val="single" w:sz="4" w:space="0" w:color="191919"/>
              <w:right w:val="nil"/>
            </w:tcBorders>
          </w:tcPr>
          <w:p w:rsidR="00F42301" w:rsidRPr="00FA7AC7" w:rsidRDefault="00F42301" w:rsidP="00F319A1">
            <w:pPr>
              <w:widowControl w:val="0"/>
              <w:autoSpaceDE w:val="0"/>
              <w:autoSpaceDN w:val="0"/>
              <w:adjustRightInd w:val="0"/>
              <w:spacing w:after="0"/>
              <w:rPr>
                <w:rFonts w:ascii="Times New Roman" w:hAnsi="Times New Roman"/>
                <w:sz w:val="24"/>
                <w:szCs w:val="24"/>
              </w:rPr>
            </w:pPr>
          </w:p>
        </w:tc>
      </w:tr>
      <w:tr w:rsidR="00F42301" w:rsidRPr="00FA7AC7" w:rsidTr="00F319A1">
        <w:trPr>
          <w:trHeight w:hRule="exact" w:val="256"/>
        </w:trPr>
        <w:tc>
          <w:tcPr>
            <w:tcW w:w="1085" w:type="dxa"/>
            <w:tcBorders>
              <w:top w:val="single" w:sz="4" w:space="0" w:color="191919"/>
              <w:left w:val="nil"/>
              <w:bottom w:val="single" w:sz="4" w:space="0" w:color="191919"/>
              <w:right w:val="single" w:sz="4" w:space="0" w:color="191919"/>
            </w:tcBorders>
          </w:tcPr>
          <w:p w:rsidR="00F42301" w:rsidRPr="00FA7AC7" w:rsidRDefault="00F42301" w:rsidP="00F319A1">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F319A1">
            <w:pPr>
              <w:widowControl w:val="0"/>
              <w:autoSpaceDE w:val="0"/>
              <w:autoSpaceDN w:val="0"/>
              <w:adjustRightInd w:val="0"/>
              <w:spacing w:after="0"/>
              <w:rPr>
                <w:rFonts w:ascii="Times New Roman" w:hAnsi="Times New Roman"/>
                <w:sz w:val="24"/>
                <w:szCs w:val="24"/>
              </w:rPr>
            </w:pPr>
          </w:p>
        </w:tc>
        <w:tc>
          <w:tcPr>
            <w:tcW w:w="4858" w:type="dxa"/>
            <w:tcBorders>
              <w:top w:val="single" w:sz="4" w:space="0" w:color="191919"/>
              <w:left w:val="single" w:sz="4" w:space="0" w:color="191919"/>
              <w:bottom w:val="single" w:sz="4" w:space="0" w:color="191919"/>
              <w:right w:val="nil"/>
            </w:tcBorders>
          </w:tcPr>
          <w:p w:rsidR="00F42301" w:rsidRPr="00FA7AC7" w:rsidRDefault="00F42301" w:rsidP="00F319A1">
            <w:pPr>
              <w:widowControl w:val="0"/>
              <w:autoSpaceDE w:val="0"/>
              <w:autoSpaceDN w:val="0"/>
              <w:adjustRightInd w:val="0"/>
              <w:spacing w:after="0"/>
              <w:rPr>
                <w:rFonts w:ascii="Times New Roman" w:hAnsi="Times New Roman"/>
                <w:sz w:val="24"/>
                <w:szCs w:val="24"/>
              </w:rPr>
            </w:pPr>
          </w:p>
        </w:tc>
      </w:tr>
      <w:tr w:rsidR="00F42301" w:rsidRPr="00FA7AC7" w:rsidTr="00F319A1">
        <w:trPr>
          <w:trHeight w:hRule="exact" w:val="219"/>
        </w:trPr>
        <w:tc>
          <w:tcPr>
            <w:tcW w:w="1085" w:type="dxa"/>
            <w:tcBorders>
              <w:top w:val="single" w:sz="4" w:space="0" w:color="191919"/>
              <w:left w:val="nil"/>
              <w:bottom w:val="nil"/>
              <w:right w:val="single" w:sz="4" w:space="0" w:color="191919"/>
            </w:tcBorders>
          </w:tcPr>
          <w:p w:rsidR="00F42301" w:rsidRPr="00FA7AC7" w:rsidRDefault="00F42301" w:rsidP="00F319A1">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F319A1">
            <w:pPr>
              <w:widowControl w:val="0"/>
              <w:autoSpaceDE w:val="0"/>
              <w:autoSpaceDN w:val="0"/>
              <w:adjustRightInd w:val="0"/>
              <w:spacing w:after="0"/>
              <w:rPr>
                <w:rFonts w:ascii="Times New Roman" w:hAnsi="Times New Roman"/>
                <w:sz w:val="24"/>
                <w:szCs w:val="24"/>
              </w:rPr>
            </w:pPr>
          </w:p>
        </w:tc>
        <w:tc>
          <w:tcPr>
            <w:tcW w:w="4858" w:type="dxa"/>
            <w:tcBorders>
              <w:top w:val="single" w:sz="4" w:space="0" w:color="191919"/>
              <w:left w:val="single" w:sz="4" w:space="0" w:color="191919"/>
              <w:bottom w:val="nil"/>
              <w:right w:val="nil"/>
            </w:tcBorders>
          </w:tcPr>
          <w:p w:rsidR="00F42301" w:rsidRPr="00FA7AC7" w:rsidRDefault="00F42301" w:rsidP="00F319A1">
            <w:pPr>
              <w:widowControl w:val="0"/>
              <w:autoSpaceDE w:val="0"/>
              <w:autoSpaceDN w:val="0"/>
              <w:adjustRightInd w:val="0"/>
              <w:spacing w:after="0"/>
              <w:rPr>
                <w:rFonts w:ascii="Times New Roman" w:hAnsi="Times New Roman"/>
                <w:sz w:val="24"/>
                <w:szCs w:val="24"/>
              </w:rPr>
            </w:pPr>
          </w:p>
        </w:tc>
      </w:tr>
    </w:tbl>
    <w:p w:rsidR="00F42301" w:rsidRDefault="00F42301" w:rsidP="0055783E">
      <w:pPr>
        <w:widowControl w:val="0"/>
        <w:autoSpaceDE w:val="0"/>
        <w:autoSpaceDN w:val="0"/>
        <w:adjustRightInd w:val="0"/>
        <w:spacing w:before="7" w:after="0" w:line="110" w:lineRule="exact"/>
        <w:rPr>
          <w:rFonts w:ascii="Times New Roman" w:hAnsi="Times New Roman"/>
          <w:sz w:val="11"/>
          <w:szCs w:val="11"/>
        </w:rPr>
      </w:pPr>
    </w:p>
    <w:p w:rsidR="00F42301" w:rsidRDefault="00F42301" w:rsidP="0055783E">
      <w:pPr>
        <w:widowControl w:val="0"/>
        <w:autoSpaceDE w:val="0"/>
        <w:autoSpaceDN w:val="0"/>
        <w:adjustRightInd w:val="0"/>
        <w:spacing w:after="0" w:line="200" w:lineRule="exact"/>
        <w:rPr>
          <w:rFonts w:ascii="Times New Roman" w:hAnsi="Times New Roman"/>
          <w:sz w:val="20"/>
          <w:szCs w:val="20"/>
        </w:rPr>
      </w:pPr>
    </w:p>
    <w:p w:rsidR="00F42301" w:rsidRDefault="00F42301" w:rsidP="0055783E">
      <w:pPr>
        <w:widowControl w:val="0"/>
        <w:autoSpaceDE w:val="0"/>
        <w:autoSpaceDN w:val="0"/>
        <w:adjustRightInd w:val="0"/>
        <w:spacing w:after="0" w:line="200" w:lineRule="exact"/>
        <w:rPr>
          <w:rFonts w:ascii="Times New Roman" w:hAnsi="Times New Roman"/>
          <w:sz w:val="20"/>
          <w:szCs w:val="20"/>
        </w:rPr>
      </w:pPr>
    </w:p>
    <w:p w:rsidR="00F42301" w:rsidRDefault="00F42301" w:rsidP="0055783E">
      <w:pPr>
        <w:widowControl w:val="0"/>
        <w:autoSpaceDE w:val="0"/>
        <w:autoSpaceDN w:val="0"/>
        <w:adjustRightInd w:val="0"/>
        <w:spacing w:before="27" w:after="0"/>
        <w:ind w:left="1925"/>
        <w:rPr>
          <w:rFonts w:ascii="Times New Roman" w:hAnsi="Times New Roman"/>
          <w:color w:val="000000"/>
          <w:sz w:val="20"/>
          <w:szCs w:val="20"/>
        </w:rPr>
      </w:pPr>
      <w:r w:rsidRPr="00C34688">
        <w:rPr>
          <w:rFonts w:ascii="Calibri" w:hAnsi="Calibri"/>
          <w:noProof/>
          <w:lang w:eastAsia="en-US"/>
        </w:rPr>
        <w:pict>
          <v:group id="_x0000_s3244" style="position:absolute;left:0;text-align:left;margin-left:265.6pt;margin-top:-54.1pt;width:31.2pt;height:31.05pt;z-index:-251658240;mso-position-horizontal-relative:page" coordorigin="5312,-1082" coordsize="624,621" o:allowincell="f">
            <v:rect id="_x0000_s3245" style="position:absolute;left:5317;top:-1077;width:613;height:610" o:allowincell="f" stroked="f">
              <v:path arrowok="t"/>
            </v:rect>
            <v:rect id="_x0000_s3246" style="position:absolute;left:5317;top:-1077;width:620;height:620;mso-position-horizontal-relative:page" o:allowincell="f" filled="f" stroked="f">
              <v:textbox inset="0,0,0,0">
                <w:txbxContent>
                  <w:p w:rsidR="00F42301" w:rsidRDefault="00F42301" w:rsidP="0055783E">
                    <w:pPr>
                      <w:spacing w:after="0" w:line="620" w:lineRule="atLeast"/>
                      <w:rPr>
                        <w:rFonts w:ascii="Times New Roman" w:hAnsi="Times New Roman"/>
                        <w:sz w:val="24"/>
                        <w:szCs w:val="24"/>
                      </w:rPr>
                    </w:pPr>
                    <w:r>
                      <w:rPr>
                        <w:rFonts w:ascii="Times New Roman" w:hAnsi="Times New Roman"/>
                        <w:noProof/>
                        <w:sz w:val="24"/>
                        <w:szCs w:val="24"/>
                      </w:rPr>
                      <w:drawing>
                        <wp:inline distT="0" distB="0" distL="0" distR="0">
                          <wp:extent cx="390525" cy="390525"/>
                          <wp:effectExtent l="1905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
                                  <a:srcRect/>
                                  <a:stretch>
                                    <a:fillRect/>
                                  </a:stretch>
                                </pic:blipFill>
                                <pic:spPr bwMode="auto">
                                  <a:xfrm>
                                    <a:off x="0" y="0"/>
                                    <a:ext cx="390525" cy="390525"/>
                                  </a:xfrm>
                                  <a:prstGeom prst="rect">
                                    <a:avLst/>
                                  </a:prstGeom>
                                  <a:noFill/>
                                  <a:ln w="9525">
                                    <a:noFill/>
                                    <a:miter lim="800000"/>
                                    <a:headEnd/>
                                    <a:tailEnd/>
                                  </a:ln>
                                </pic:spPr>
                              </pic:pic>
                            </a:graphicData>
                          </a:graphic>
                        </wp:inline>
                      </w:drawing>
                    </w:r>
                  </w:p>
                  <w:p w:rsidR="00F42301" w:rsidRDefault="00F42301" w:rsidP="0055783E">
                    <w:pPr>
                      <w:widowControl w:val="0"/>
                      <w:autoSpaceDE w:val="0"/>
                      <w:autoSpaceDN w:val="0"/>
                      <w:adjustRightInd w:val="0"/>
                      <w:spacing w:after="0"/>
                      <w:rPr>
                        <w:rFonts w:ascii="Times New Roman" w:hAnsi="Times New Roman"/>
                        <w:sz w:val="24"/>
                        <w:szCs w:val="24"/>
                      </w:rPr>
                    </w:pPr>
                  </w:p>
                </w:txbxContent>
              </v:textbox>
            </v:rect>
            <w10:wrap anchorx="page"/>
          </v:group>
        </w:pict>
      </w:r>
      <w:r w:rsidRPr="00C34688">
        <w:rPr>
          <w:rFonts w:ascii="Calibri" w:hAnsi="Calibri"/>
          <w:noProof/>
          <w:lang w:eastAsia="en-US"/>
        </w:rPr>
        <w:pict>
          <v:shape id="_x0000_s3249" type="#_x0000_t202" style="position:absolute;left:0;text-align:left;margin-left:19.8pt;margin-top:-7.5pt;width:1in;height:285.55pt;z-index:-251658240;mso-position-horizontal-relative:page" o:allowincell="f" filled="f" stroked="f">
            <v:textbox style="layout-flow:vertical;mso-layout-flow-alt:bottom-to-top" inset="0,0,0,0">
              <w:txbxContent>
                <w:p w:rsidR="00F42301" w:rsidRDefault="00F42301" w:rsidP="0055783E">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U</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NIVERSI</w:t>
                  </w:r>
                  <w:r>
                    <w:rPr>
                      <w:rFonts w:ascii="Impact" w:hAnsi="Impact" w:cs="Impact"/>
                      <w:color w:val="A3A3A3"/>
                      <w:position w:val="1"/>
                      <w:sz w:val="105"/>
                      <w:szCs w:val="105"/>
                    </w:rPr>
                    <w:t>T</w:t>
                  </w:r>
                  <w:r>
                    <w:rPr>
                      <w:rFonts w:ascii="Impact" w:hAnsi="Impact" w:cs="Impact"/>
                      <w:color w:val="A3A3A3"/>
                      <w:spacing w:val="-88"/>
                      <w:position w:val="1"/>
                      <w:sz w:val="105"/>
                      <w:szCs w:val="105"/>
                    </w:rPr>
                    <w:t xml:space="preserve"> </w:t>
                  </w:r>
                  <w:r>
                    <w:rPr>
                      <w:rFonts w:ascii="Impact" w:hAnsi="Impact" w:cs="Impact"/>
                      <w:color w:val="A3A3A3"/>
                      <w:position w:val="1"/>
                      <w:sz w:val="105"/>
                      <w:szCs w:val="105"/>
                    </w:rPr>
                    <w:t>Y</w:t>
                  </w:r>
                </w:p>
              </w:txbxContent>
            </v:textbox>
            <w10:wrap anchorx="page"/>
          </v:shape>
        </w:pict>
      </w:r>
      <w:r>
        <w:rPr>
          <w:rFonts w:ascii="Times New Roman" w:hAnsi="Times New Roman"/>
          <w:b/>
          <w:bCs/>
          <w:color w:val="191919"/>
          <w:sz w:val="20"/>
          <w:szCs w:val="20"/>
        </w:rPr>
        <w:t>Appeals P</w:t>
      </w:r>
      <w:r>
        <w:rPr>
          <w:rFonts w:ascii="Times New Roman" w:hAnsi="Times New Roman"/>
          <w:b/>
          <w:bCs/>
          <w:color w:val="191919"/>
          <w:spacing w:val="-4"/>
          <w:sz w:val="20"/>
          <w:szCs w:val="20"/>
        </w:rPr>
        <w:t>r</w:t>
      </w:r>
      <w:r>
        <w:rPr>
          <w:rFonts w:ascii="Times New Roman" w:hAnsi="Times New Roman"/>
          <w:b/>
          <w:bCs/>
          <w:color w:val="191919"/>
          <w:sz w:val="20"/>
          <w:szCs w:val="20"/>
        </w:rPr>
        <w:t>ocess</w:t>
      </w:r>
    </w:p>
    <w:p w:rsidR="00F42301" w:rsidRDefault="00F42301" w:rsidP="0055783E">
      <w:pPr>
        <w:widowControl w:val="0"/>
        <w:autoSpaceDE w:val="0"/>
        <w:autoSpaceDN w:val="0"/>
        <w:adjustRightInd w:val="0"/>
        <w:spacing w:before="10" w:after="0" w:line="250" w:lineRule="auto"/>
        <w:ind w:left="1925" w:right="903" w:firstLine="360"/>
        <w:rPr>
          <w:rFonts w:ascii="Times New Roman" w:hAnsi="Times New Roman"/>
          <w:color w:val="000000"/>
          <w:sz w:val="20"/>
          <w:szCs w:val="20"/>
        </w:rPr>
      </w:pPr>
      <w:r w:rsidRPr="00C34688">
        <w:rPr>
          <w:rFonts w:ascii="Calibri" w:hAnsi="Calibri"/>
          <w:noProof/>
          <w:lang w:eastAsia="en-US"/>
        </w:rPr>
        <w:pict>
          <v:shape id="_x0000_s3247" type="#_x0000_t202" style="position:absolute;left:0;text-align:left;margin-left:19.8pt;margin-top:528.2pt;width:1in;height:187.4pt;z-index:-251658240;mso-position-horizontal-relative:page;mso-position-vertical-relative:page" o:allowincell="f" filled="f" stroked="f">
            <v:textbox style="layout-flow:vertical;mso-layout-flow-alt:bottom-to-top" inset="0,0,0,0">
              <w:txbxContent>
                <w:p w:rsidR="00F42301" w:rsidRDefault="00F42301" w:rsidP="0055783E">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A</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LBAN</w:t>
                  </w:r>
                  <w:r>
                    <w:rPr>
                      <w:rFonts w:ascii="Impact" w:hAnsi="Impact" w:cs="Impact"/>
                      <w:color w:val="A3A3A3"/>
                      <w:position w:val="1"/>
                      <w:sz w:val="105"/>
                      <w:szCs w:val="105"/>
                    </w:rPr>
                    <w:t>Y</w:t>
                  </w:r>
                  <w:r>
                    <w:rPr>
                      <w:rFonts w:ascii="Impact" w:hAnsi="Impact" w:cs="Impact"/>
                      <w:color w:val="A3A3A3"/>
                      <w:spacing w:val="-115"/>
                      <w:position w:val="1"/>
                      <w:sz w:val="105"/>
                      <w:szCs w:val="105"/>
                    </w:rPr>
                    <w:t xml:space="preserve"> </w:t>
                  </w:r>
                </w:p>
              </w:txbxContent>
            </v:textbox>
            <w10:wrap anchorx="page" anchory="page"/>
          </v:shape>
        </w:pict>
      </w:r>
      <w:r w:rsidRPr="00C34688">
        <w:rPr>
          <w:rFonts w:ascii="Calibri" w:hAnsi="Calibri"/>
          <w:noProof/>
          <w:lang w:eastAsia="en-US"/>
        </w:rPr>
        <w:pict>
          <v:shape id="_x0000_s3248" type="#_x0000_t202" style="position:absolute;left:0;text-align:left;margin-left:19.8pt;margin-top:282.55pt;width:1in;height:144.05pt;z-index:-251658240;mso-position-horizontal-relative:page" o:allowincell="f" filled="f" stroked="f">
            <v:textbox style="layout-flow:vertical;mso-layout-flow-alt:bottom-to-top" inset="0,0,0,0">
              <w:txbxContent>
                <w:p w:rsidR="00F42301" w:rsidRDefault="00F42301" w:rsidP="0055783E">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S</w:t>
                  </w:r>
                  <w:r>
                    <w:rPr>
                      <w:rFonts w:ascii="Impact" w:hAnsi="Impact" w:cs="Impact"/>
                      <w:color w:val="A3A3A3"/>
                      <w:spacing w:val="-176"/>
                      <w:position w:val="1"/>
                      <w:sz w:val="140"/>
                      <w:szCs w:val="140"/>
                    </w:rPr>
                    <w:t xml:space="preserve"> </w:t>
                  </w:r>
                  <w:r>
                    <w:rPr>
                      <w:rFonts w:ascii="Impact" w:hAnsi="Impact" w:cs="Impact"/>
                      <w:color w:val="A3A3A3"/>
                      <w:spacing w:val="28"/>
                      <w:position w:val="1"/>
                      <w:sz w:val="105"/>
                      <w:szCs w:val="105"/>
                    </w:rPr>
                    <w:t>T</w:t>
                  </w:r>
                  <w:r>
                    <w:rPr>
                      <w:rFonts w:ascii="Impact" w:hAnsi="Impact" w:cs="Impact"/>
                      <w:color w:val="A3A3A3"/>
                      <w:spacing w:val="12"/>
                      <w:position w:val="1"/>
                      <w:sz w:val="105"/>
                      <w:szCs w:val="105"/>
                    </w:rPr>
                    <w:t>A</w:t>
                  </w:r>
                  <w:r>
                    <w:rPr>
                      <w:rFonts w:ascii="Impact" w:hAnsi="Impact" w:cs="Impact"/>
                      <w:color w:val="A3A3A3"/>
                      <w:position w:val="1"/>
                      <w:sz w:val="105"/>
                      <w:szCs w:val="105"/>
                    </w:rPr>
                    <w:t>T</w:t>
                  </w:r>
                  <w:r>
                    <w:rPr>
                      <w:rFonts w:ascii="Impact" w:hAnsi="Impact" w:cs="Impact"/>
                      <w:color w:val="A3A3A3"/>
                      <w:spacing w:val="-115"/>
                      <w:position w:val="1"/>
                      <w:sz w:val="105"/>
                      <w:szCs w:val="105"/>
                    </w:rPr>
                    <w:t xml:space="preserve"> </w:t>
                  </w:r>
                  <w:r>
                    <w:rPr>
                      <w:rFonts w:ascii="Impact" w:hAnsi="Impact" w:cs="Impact"/>
                      <w:color w:val="A3A3A3"/>
                      <w:position w:val="1"/>
                      <w:sz w:val="105"/>
                      <w:szCs w:val="105"/>
                    </w:rPr>
                    <w:t>E</w:t>
                  </w:r>
                </w:p>
              </w:txbxContent>
            </v:textbox>
            <w10:wrap anchorx="page"/>
          </v:shape>
        </w:pict>
      </w:r>
      <w:r>
        <w:rPr>
          <w:rFonts w:ascii="Times New Roman" w:hAnsi="Times New Roman"/>
          <w:color w:val="191919"/>
          <w:sz w:val="20"/>
          <w:szCs w:val="20"/>
        </w:rPr>
        <w:t>An appeals process is available for students who have extenuating circumstances that account for their lack of academic progress.</w:t>
      </w:r>
      <w:r>
        <w:rPr>
          <w:rFonts w:ascii="Times New Roman" w:hAnsi="Times New Roman"/>
          <w:color w:val="191919"/>
          <w:spacing w:val="-11"/>
          <w:sz w:val="20"/>
          <w:szCs w:val="20"/>
        </w:rPr>
        <w:t xml:space="preserve"> </w:t>
      </w:r>
      <w:r>
        <w:rPr>
          <w:rFonts w:ascii="Times New Roman" w:hAnsi="Times New Roman"/>
          <w:color w:val="191919"/>
          <w:sz w:val="20"/>
          <w:szCs w:val="20"/>
        </w:rPr>
        <w:t>Appeals must be made in writing to the Financial</w:t>
      </w:r>
      <w:r>
        <w:rPr>
          <w:rFonts w:ascii="Times New Roman" w:hAnsi="Times New Roman"/>
          <w:color w:val="191919"/>
          <w:spacing w:val="-11"/>
          <w:sz w:val="20"/>
          <w:szCs w:val="20"/>
        </w:rPr>
        <w:t xml:space="preserve"> </w:t>
      </w:r>
      <w:r>
        <w:rPr>
          <w:rFonts w:ascii="Times New Roman" w:hAnsi="Times New Roman"/>
          <w:color w:val="191919"/>
          <w:sz w:val="20"/>
          <w:szCs w:val="20"/>
        </w:rPr>
        <w:t xml:space="preserve">Aid Com- mittee. </w:t>
      </w:r>
      <w:r>
        <w:rPr>
          <w:rFonts w:ascii="Times New Roman" w:hAnsi="Times New Roman"/>
          <w:color w:val="191919"/>
          <w:spacing w:val="50"/>
          <w:sz w:val="20"/>
          <w:szCs w:val="20"/>
        </w:rPr>
        <w:t xml:space="preserve"> </w:t>
      </w:r>
      <w:r>
        <w:rPr>
          <w:rFonts w:ascii="Times New Roman" w:hAnsi="Times New Roman"/>
          <w:color w:val="191919"/>
          <w:sz w:val="20"/>
          <w:szCs w:val="20"/>
        </w:rPr>
        <w:t>Students must complete Financial</w:t>
      </w:r>
      <w:r>
        <w:rPr>
          <w:rFonts w:ascii="Times New Roman" w:hAnsi="Times New Roman"/>
          <w:color w:val="191919"/>
          <w:spacing w:val="-11"/>
          <w:sz w:val="20"/>
          <w:szCs w:val="20"/>
        </w:rPr>
        <w:t xml:space="preserve"> </w:t>
      </w:r>
      <w:r>
        <w:rPr>
          <w:rFonts w:ascii="Times New Roman" w:hAnsi="Times New Roman"/>
          <w:color w:val="191919"/>
          <w:sz w:val="20"/>
          <w:szCs w:val="20"/>
        </w:rPr>
        <w:t>Aid</w:t>
      </w:r>
      <w:r>
        <w:rPr>
          <w:rFonts w:ascii="Times New Roman" w:hAnsi="Times New Roman"/>
          <w:color w:val="191919"/>
          <w:spacing w:val="-11"/>
          <w:sz w:val="20"/>
          <w:szCs w:val="20"/>
        </w:rPr>
        <w:t xml:space="preserve"> </w:t>
      </w:r>
      <w:r>
        <w:rPr>
          <w:rFonts w:ascii="Times New Roman" w:hAnsi="Times New Roman"/>
          <w:color w:val="191919"/>
          <w:sz w:val="20"/>
          <w:szCs w:val="20"/>
        </w:rPr>
        <w:t>Appeals petitions along with supporting docu- ments to indicate the specific reason(s) for failure to make satisfactory progress.</w:t>
      </w:r>
      <w:r>
        <w:rPr>
          <w:rFonts w:ascii="Times New Roman" w:hAnsi="Times New Roman"/>
          <w:color w:val="191919"/>
          <w:spacing w:val="-4"/>
          <w:sz w:val="20"/>
          <w:szCs w:val="20"/>
        </w:rPr>
        <w:t xml:space="preserve"> </w:t>
      </w:r>
      <w:r>
        <w:rPr>
          <w:rFonts w:ascii="Times New Roman" w:hAnsi="Times New Roman"/>
          <w:color w:val="191919"/>
          <w:sz w:val="20"/>
          <w:szCs w:val="20"/>
        </w:rPr>
        <w:t>The committee will review the statement and supporting documents, as well as past performance and past aca- demic record.   Students will be notified in writing of the committee</w:t>
      </w:r>
      <w:r>
        <w:rPr>
          <w:rFonts w:ascii="Times New Roman" w:hAnsi="Times New Roman"/>
          <w:color w:val="191919"/>
          <w:spacing w:val="-11"/>
          <w:sz w:val="20"/>
          <w:szCs w:val="20"/>
        </w:rPr>
        <w:t>’</w:t>
      </w:r>
      <w:r>
        <w:rPr>
          <w:rFonts w:ascii="Times New Roman" w:hAnsi="Times New Roman"/>
          <w:color w:val="191919"/>
          <w:sz w:val="20"/>
          <w:szCs w:val="20"/>
        </w:rPr>
        <w:t>s decision. Students that are academically eligible for enrollment and are approved for financial aid through an appeal remain eligible until the next evaluation period.</w:t>
      </w:r>
    </w:p>
    <w:p w:rsidR="00F42301" w:rsidRDefault="00F42301" w:rsidP="0055783E">
      <w:pPr>
        <w:widowControl w:val="0"/>
        <w:autoSpaceDE w:val="0"/>
        <w:autoSpaceDN w:val="0"/>
        <w:adjustRightInd w:val="0"/>
        <w:spacing w:before="10" w:after="0" w:line="250" w:lineRule="auto"/>
        <w:ind w:left="1925" w:right="903" w:firstLine="360"/>
        <w:rPr>
          <w:rFonts w:ascii="Times New Roman" w:hAnsi="Times New Roman"/>
          <w:color w:val="000000"/>
          <w:sz w:val="20"/>
          <w:szCs w:val="20"/>
        </w:rPr>
        <w:sectPr w:rsidR="00F42301">
          <w:pgSz w:w="12240" w:h="15840"/>
          <w:pgMar w:top="260" w:right="1260" w:bottom="280" w:left="260" w:header="0" w:footer="722" w:gutter="0"/>
          <w:cols w:space="720" w:equalWidth="0">
            <w:col w:w="10720"/>
          </w:cols>
          <w:noEndnote/>
        </w:sectPr>
      </w:pPr>
    </w:p>
    <w:p w:rsidR="00F42301" w:rsidRDefault="00F42301">
      <w:r>
        <w:lastRenderedPageBreak/>
        <w:fldChar w:fldCharType="begin"/>
      </w:r>
      <w:r>
        <w:instrText xml:space="preserve"> INCLUDETEXT "C:\\Users\\juliette\\Desktop\\raw3\\graduateSchool\\BusinessAdministrationCatalogRevisions.docx" </w:instrText>
      </w:r>
      <w:r>
        <w:fldChar w:fldCharType="separate"/>
      </w:r>
    </w:p>
    <w:tbl>
      <w:tblPr>
        <w:tblW w:w="0" w:type="auto"/>
        <w:tblInd w:w="119" w:type="dxa"/>
        <w:tblLayout w:type="fixed"/>
        <w:tblCellMar>
          <w:left w:w="0" w:type="dxa"/>
          <w:right w:w="0" w:type="dxa"/>
        </w:tblCellMar>
        <w:tblLook w:val="0000"/>
      </w:tblPr>
      <w:tblGrid>
        <w:gridCol w:w="4876"/>
        <w:gridCol w:w="4560"/>
        <w:gridCol w:w="1067"/>
      </w:tblGrid>
      <w:tr w:rsidR="00F42301" w:rsidRPr="00FA7AC7" w:rsidTr="00D346C9">
        <w:trPr>
          <w:trHeight w:hRule="exact" w:val="235"/>
        </w:trPr>
        <w:tc>
          <w:tcPr>
            <w:tcW w:w="4876" w:type="dxa"/>
            <w:tcBorders>
              <w:top w:val="nil"/>
              <w:left w:val="nil"/>
              <w:bottom w:val="single" w:sz="4" w:space="0" w:color="191919"/>
              <w:right w:val="single" w:sz="4" w:space="0" w:color="191919"/>
            </w:tcBorders>
          </w:tcPr>
          <w:p w:rsidR="00F42301" w:rsidRPr="00FA7AC7" w:rsidRDefault="00F42301" w:rsidP="00D346C9">
            <w:pPr>
              <w:widowControl w:val="0"/>
              <w:autoSpaceDE w:val="0"/>
              <w:autoSpaceDN w:val="0"/>
              <w:adjustRightInd w:val="0"/>
              <w:spacing w:after="0"/>
              <w:rPr>
                <w:rFonts w:ascii="Times New Roman" w:hAnsi="Times New Roman"/>
                <w:sz w:val="24"/>
                <w:szCs w:val="24"/>
              </w:rPr>
            </w:pPr>
          </w:p>
        </w:tc>
        <w:tc>
          <w:tcPr>
            <w:tcW w:w="4560" w:type="dxa"/>
            <w:vMerge w:val="restart"/>
            <w:tcBorders>
              <w:top w:val="single" w:sz="4" w:space="0" w:color="191919"/>
              <w:left w:val="single" w:sz="4" w:space="0" w:color="191919"/>
              <w:bottom w:val="single" w:sz="4" w:space="0" w:color="191919"/>
              <w:right w:val="single" w:sz="4" w:space="0" w:color="191919"/>
            </w:tcBorders>
          </w:tcPr>
          <w:p w:rsidR="00F42301" w:rsidRPr="00FA7AC7" w:rsidRDefault="00F42301" w:rsidP="00D346C9">
            <w:pPr>
              <w:widowControl w:val="0"/>
              <w:autoSpaceDE w:val="0"/>
              <w:autoSpaceDN w:val="0"/>
              <w:adjustRightInd w:val="0"/>
              <w:spacing w:before="8" w:after="0" w:line="160" w:lineRule="exact"/>
              <w:rPr>
                <w:rFonts w:ascii="Times New Roman" w:hAnsi="Times New Roman"/>
                <w:sz w:val="16"/>
                <w:szCs w:val="16"/>
              </w:rPr>
            </w:pPr>
          </w:p>
          <w:p w:rsidR="00F42301" w:rsidRPr="00FA7AC7" w:rsidRDefault="00F42301" w:rsidP="00D346C9">
            <w:pPr>
              <w:widowControl w:val="0"/>
              <w:autoSpaceDE w:val="0"/>
              <w:autoSpaceDN w:val="0"/>
              <w:adjustRightInd w:val="0"/>
              <w:spacing w:after="0"/>
              <w:ind w:left="877"/>
              <w:rPr>
                <w:rFonts w:ascii="Times New Roman" w:hAnsi="Times New Roman"/>
                <w:sz w:val="24"/>
                <w:szCs w:val="24"/>
              </w:rPr>
            </w:pPr>
            <w:r w:rsidRPr="00FA7AC7">
              <w:rPr>
                <w:rFonts w:ascii="Times New Roman" w:hAnsi="Times New Roman"/>
                <w:b/>
                <w:bCs/>
                <w:color w:val="191919"/>
                <w:sz w:val="32"/>
                <w:szCs w:val="32"/>
              </w:rPr>
              <w:t>B</w:t>
            </w:r>
            <w:r w:rsidRPr="00FA7AC7">
              <w:rPr>
                <w:rFonts w:ascii="Times New Roman" w:hAnsi="Times New Roman"/>
                <w:b/>
                <w:bCs/>
                <w:color w:val="191919"/>
                <w:sz w:val="24"/>
                <w:szCs w:val="24"/>
              </w:rPr>
              <w:t>USINESS</w:t>
            </w:r>
            <w:r w:rsidRPr="00FA7AC7">
              <w:rPr>
                <w:rFonts w:ascii="Times New Roman" w:hAnsi="Times New Roman"/>
                <w:b/>
                <w:bCs/>
                <w:color w:val="191919"/>
                <w:spacing w:val="2"/>
                <w:sz w:val="24"/>
                <w:szCs w:val="24"/>
              </w:rPr>
              <w:t xml:space="preserve"> </w:t>
            </w:r>
            <w:r w:rsidRPr="00FA7AC7">
              <w:rPr>
                <w:rFonts w:ascii="Times New Roman" w:hAnsi="Times New Roman"/>
                <w:b/>
                <w:bCs/>
                <w:color w:val="191919"/>
                <w:sz w:val="32"/>
                <w:szCs w:val="32"/>
              </w:rPr>
              <w:t>A</w:t>
            </w:r>
            <w:r w:rsidRPr="00FA7AC7">
              <w:rPr>
                <w:rFonts w:ascii="Times New Roman" w:hAnsi="Times New Roman"/>
                <w:b/>
                <w:bCs/>
                <w:color w:val="191919"/>
                <w:sz w:val="24"/>
                <w:szCs w:val="24"/>
              </w:rPr>
              <w:t>DMINISTR</w:t>
            </w:r>
            <w:r w:rsidRPr="00FA7AC7">
              <w:rPr>
                <w:rFonts w:ascii="Times New Roman" w:hAnsi="Times New Roman"/>
                <w:b/>
                <w:bCs/>
                <w:color w:val="191919"/>
                <w:spacing w:val="-18"/>
                <w:sz w:val="24"/>
                <w:szCs w:val="24"/>
              </w:rPr>
              <w:t>A</w:t>
            </w:r>
            <w:r w:rsidRPr="00FA7AC7">
              <w:rPr>
                <w:rFonts w:ascii="Times New Roman" w:hAnsi="Times New Roman"/>
                <w:b/>
                <w:bCs/>
                <w:color w:val="191919"/>
                <w:sz w:val="24"/>
                <w:szCs w:val="24"/>
              </w:rPr>
              <w:t>TION</w:t>
            </w:r>
          </w:p>
        </w:tc>
        <w:tc>
          <w:tcPr>
            <w:tcW w:w="1067" w:type="dxa"/>
            <w:tcBorders>
              <w:top w:val="nil"/>
              <w:left w:val="single" w:sz="4" w:space="0" w:color="191919"/>
              <w:bottom w:val="single" w:sz="4" w:space="0" w:color="191919"/>
              <w:right w:val="nil"/>
            </w:tcBorders>
          </w:tcPr>
          <w:p w:rsidR="00F42301" w:rsidRPr="00FA7AC7" w:rsidRDefault="00F42301" w:rsidP="00D346C9">
            <w:pPr>
              <w:widowControl w:val="0"/>
              <w:autoSpaceDE w:val="0"/>
              <w:autoSpaceDN w:val="0"/>
              <w:adjustRightInd w:val="0"/>
              <w:spacing w:after="0"/>
              <w:rPr>
                <w:rFonts w:ascii="Times New Roman" w:hAnsi="Times New Roman"/>
                <w:sz w:val="24"/>
                <w:szCs w:val="24"/>
              </w:rPr>
            </w:pPr>
          </w:p>
        </w:tc>
      </w:tr>
      <w:tr w:rsidR="00F42301" w:rsidRPr="00FA7AC7" w:rsidTr="00D346C9">
        <w:trPr>
          <w:trHeight w:hRule="exact" w:val="256"/>
        </w:trPr>
        <w:tc>
          <w:tcPr>
            <w:tcW w:w="4876" w:type="dxa"/>
            <w:tcBorders>
              <w:top w:val="single" w:sz="4" w:space="0" w:color="191919"/>
              <w:left w:val="nil"/>
              <w:bottom w:val="single" w:sz="4" w:space="0" w:color="191919"/>
              <w:right w:val="single" w:sz="4" w:space="0" w:color="191919"/>
            </w:tcBorders>
          </w:tcPr>
          <w:p w:rsidR="00F42301" w:rsidRPr="00FA7AC7" w:rsidRDefault="00F42301" w:rsidP="00D346C9">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D346C9">
            <w:pPr>
              <w:widowControl w:val="0"/>
              <w:autoSpaceDE w:val="0"/>
              <w:autoSpaceDN w:val="0"/>
              <w:adjustRightInd w:val="0"/>
              <w:spacing w:after="0"/>
              <w:rPr>
                <w:rFonts w:ascii="Times New Roman" w:hAnsi="Times New Roman"/>
                <w:sz w:val="24"/>
                <w:szCs w:val="24"/>
              </w:rPr>
            </w:pPr>
          </w:p>
        </w:tc>
        <w:tc>
          <w:tcPr>
            <w:tcW w:w="1067" w:type="dxa"/>
            <w:tcBorders>
              <w:top w:val="single" w:sz="4" w:space="0" w:color="191919"/>
              <w:left w:val="single" w:sz="4" w:space="0" w:color="191919"/>
              <w:bottom w:val="single" w:sz="4" w:space="0" w:color="191919"/>
              <w:right w:val="nil"/>
            </w:tcBorders>
          </w:tcPr>
          <w:p w:rsidR="00F42301" w:rsidRPr="00FA7AC7" w:rsidRDefault="00F42301" w:rsidP="00D346C9">
            <w:pPr>
              <w:widowControl w:val="0"/>
              <w:autoSpaceDE w:val="0"/>
              <w:autoSpaceDN w:val="0"/>
              <w:adjustRightInd w:val="0"/>
              <w:spacing w:after="0"/>
              <w:rPr>
                <w:rFonts w:ascii="Times New Roman" w:hAnsi="Times New Roman"/>
                <w:sz w:val="24"/>
                <w:szCs w:val="24"/>
              </w:rPr>
            </w:pPr>
          </w:p>
        </w:tc>
      </w:tr>
      <w:tr w:rsidR="00F42301" w:rsidRPr="00FA7AC7" w:rsidTr="00D346C9">
        <w:trPr>
          <w:trHeight w:hRule="exact" w:val="219"/>
        </w:trPr>
        <w:tc>
          <w:tcPr>
            <w:tcW w:w="4876" w:type="dxa"/>
            <w:tcBorders>
              <w:top w:val="single" w:sz="4" w:space="0" w:color="191919"/>
              <w:left w:val="nil"/>
              <w:bottom w:val="nil"/>
              <w:right w:val="single" w:sz="4" w:space="0" w:color="191919"/>
            </w:tcBorders>
          </w:tcPr>
          <w:p w:rsidR="00F42301" w:rsidRPr="00FA7AC7" w:rsidRDefault="00F42301" w:rsidP="00D346C9">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D346C9">
            <w:pPr>
              <w:widowControl w:val="0"/>
              <w:autoSpaceDE w:val="0"/>
              <w:autoSpaceDN w:val="0"/>
              <w:adjustRightInd w:val="0"/>
              <w:spacing w:after="0"/>
              <w:rPr>
                <w:rFonts w:ascii="Times New Roman" w:hAnsi="Times New Roman"/>
                <w:sz w:val="24"/>
                <w:szCs w:val="24"/>
              </w:rPr>
            </w:pPr>
          </w:p>
        </w:tc>
        <w:tc>
          <w:tcPr>
            <w:tcW w:w="1067" w:type="dxa"/>
            <w:tcBorders>
              <w:top w:val="single" w:sz="4" w:space="0" w:color="191919"/>
              <w:left w:val="single" w:sz="4" w:space="0" w:color="191919"/>
              <w:bottom w:val="nil"/>
              <w:right w:val="nil"/>
            </w:tcBorders>
          </w:tcPr>
          <w:p w:rsidR="00F42301" w:rsidRPr="00FA7AC7" w:rsidRDefault="00F42301" w:rsidP="00D346C9">
            <w:pPr>
              <w:widowControl w:val="0"/>
              <w:autoSpaceDE w:val="0"/>
              <w:autoSpaceDN w:val="0"/>
              <w:adjustRightInd w:val="0"/>
              <w:spacing w:after="0"/>
              <w:rPr>
                <w:rFonts w:ascii="Times New Roman" w:hAnsi="Times New Roman"/>
                <w:sz w:val="24"/>
                <w:szCs w:val="24"/>
              </w:rPr>
            </w:pPr>
          </w:p>
        </w:tc>
      </w:tr>
    </w:tbl>
    <w:p w:rsidR="00F42301" w:rsidRDefault="00F42301" w:rsidP="001C7D3D">
      <w:pPr>
        <w:widowControl w:val="0"/>
        <w:autoSpaceDE w:val="0"/>
        <w:autoSpaceDN w:val="0"/>
        <w:adjustRightInd w:val="0"/>
        <w:spacing w:after="0" w:line="200" w:lineRule="exact"/>
        <w:rPr>
          <w:rFonts w:ascii="Times New Roman" w:hAnsi="Times New Roman"/>
          <w:sz w:val="20"/>
          <w:szCs w:val="20"/>
        </w:rPr>
      </w:pPr>
    </w:p>
    <w:p w:rsidR="00F42301" w:rsidRDefault="00F42301" w:rsidP="001C7D3D">
      <w:pPr>
        <w:widowControl w:val="0"/>
        <w:autoSpaceDE w:val="0"/>
        <w:autoSpaceDN w:val="0"/>
        <w:adjustRightInd w:val="0"/>
        <w:spacing w:before="3" w:after="0" w:line="280" w:lineRule="exact"/>
        <w:rPr>
          <w:rFonts w:ascii="Times New Roman" w:hAnsi="Times New Roman"/>
          <w:sz w:val="28"/>
          <w:szCs w:val="28"/>
        </w:rPr>
      </w:pPr>
    </w:p>
    <w:p w:rsidR="00F42301" w:rsidRDefault="00F42301" w:rsidP="001C7D3D">
      <w:pPr>
        <w:widowControl w:val="0"/>
        <w:autoSpaceDE w:val="0"/>
        <w:autoSpaceDN w:val="0"/>
        <w:adjustRightInd w:val="0"/>
        <w:spacing w:after="0" w:line="773" w:lineRule="exact"/>
        <w:ind w:left="894"/>
        <w:rPr>
          <w:rFonts w:ascii="Impact" w:hAnsi="Impact" w:cs="Impact"/>
          <w:color w:val="000000"/>
          <w:sz w:val="72"/>
          <w:szCs w:val="72"/>
        </w:rPr>
      </w:pPr>
      <w:r w:rsidRPr="00554989">
        <w:rPr>
          <w:rFonts w:ascii="Calibri" w:hAnsi="Calibri" w:cs="Times New Roman"/>
          <w:noProof/>
          <w:lang w:eastAsia="en-US"/>
        </w:rPr>
        <w:pict>
          <v:group id="_x0000_s3250" style="position:absolute;left:0;text-align:left;margin-left:315pt;margin-top:-52.4pt;width:31.2pt;height:31.05pt;z-index:-251658240;mso-position-horizontal-relative:page" coordorigin="6300,-1048" coordsize="624,621" o:allowincell="f">
            <v:rect id="_x0000_s3251" style="position:absolute;left:6305;top:-1043;width:613;height:610" o:allowincell="f" stroked="f">
              <v:path arrowok="t"/>
            </v:rect>
            <v:rect id="_x0000_s3252" style="position:absolute;left:6306;top:-1043;width:620;height:620;mso-position-horizontal-relative:page" o:allowincell="f" filled="f" stroked="f">
              <v:textbox inset="0,0,0,0">
                <w:txbxContent>
                  <w:p w:rsidR="00F42301" w:rsidRDefault="00F42301" w:rsidP="001C7D3D">
                    <w:pPr>
                      <w:spacing w:after="0" w:line="620" w:lineRule="atLeast"/>
                      <w:rPr>
                        <w:rFonts w:ascii="Times New Roman" w:hAnsi="Times New Roman"/>
                        <w:sz w:val="24"/>
                        <w:szCs w:val="24"/>
                      </w:rPr>
                    </w:pPr>
                    <w:r>
                      <w:rPr>
                        <w:rFonts w:ascii="Times New Roman" w:hAnsi="Times New Roman"/>
                        <w:noProof/>
                        <w:sz w:val="24"/>
                        <w:szCs w:val="24"/>
                      </w:rPr>
                      <w:drawing>
                        <wp:inline distT="0" distB="0" distL="0" distR="0">
                          <wp:extent cx="390525" cy="390525"/>
                          <wp:effectExtent l="1905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
                                  <a:srcRect/>
                                  <a:stretch>
                                    <a:fillRect/>
                                  </a:stretch>
                                </pic:blipFill>
                                <pic:spPr bwMode="auto">
                                  <a:xfrm>
                                    <a:off x="0" y="0"/>
                                    <a:ext cx="390525" cy="390525"/>
                                  </a:xfrm>
                                  <a:prstGeom prst="rect">
                                    <a:avLst/>
                                  </a:prstGeom>
                                  <a:noFill/>
                                  <a:ln w="9525">
                                    <a:noFill/>
                                    <a:miter lim="800000"/>
                                    <a:headEnd/>
                                    <a:tailEnd/>
                                  </a:ln>
                                </pic:spPr>
                              </pic:pic>
                            </a:graphicData>
                          </a:graphic>
                        </wp:inline>
                      </w:drawing>
                    </w:r>
                  </w:p>
                  <w:p w:rsidR="00F42301" w:rsidRDefault="00F42301" w:rsidP="001C7D3D">
                    <w:pPr>
                      <w:widowControl w:val="0"/>
                      <w:autoSpaceDE w:val="0"/>
                      <w:autoSpaceDN w:val="0"/>
                      <w:adjustRightInd w:val="0"/>
                      <w:spacing w:after="0"/>
                      <w:rPr>
                        <w:rFonts w:ascii="Times New Roman" w:hAnsi="Times New Roman"/>
                        <w:sz w:val="24"/>
                        <w:szCs w:val="24"/>
                      </w:rPr>
                    </w:pPr>
                  </w:p>
                </w:txbxContent>
              </v:textbox>
            </v:rect>
            <w10:wrap anchorx="page"/>
          </v:group>
        </w:pict>
      </w:r>
      <w:r w:rsidRPr="00554989">
        <w:rPr>
          <w:rFonts w:ascii="Calibri" w:hAnsi="Calibri" w:cs="Times New Roman"/>
          <w:noProof/>
          <w:lang w:eastAsia="en-US"/>
        </w:rPr>
        <w:pict>
          <v:group id="_x0000_s3253" style="position:absolute;left:0;text-align:left;margin-left:106.15pt;margin-top:52.8pt;width:308.75pt;height:17.65pt;z-index:-251658240;mso-position-horizontal-relative:page" coordorigin="2123,1056" coordsize="6175,353" o:allowincell="f">
            <v:shape id="_x0000_s3254" style="position:absolute;left:2123;top:1056;width:6175;height:353;mso-position-horizontal-relative:page;mso-position-vertical-relative:text" coordsize="6175,353" o:allowincell="f" path="m,l,12,,31,,51,,73r,45l134,118,128,73,124,51,122,31,119,12,117,,,xe" fillcolor="#797979" stroked="f">
              <v:path arrowok="t"/>
            </v:shape>
            <v:shape id="_x0000_s3255" style="position:absolute;left:2123;top:1056;width:6175;height:353;mso-position-horizontal-relative:page;mso-position-vertical-relative:text" coordsize="6175,353" o:allowincell="f" path="m161,l146,112r133,l279,e" fillcolor="#797979" stroked="f">
              <v:path arrowok="t"/>
            </v:shape>
            <v:shape id="_x0000_s3256" style="position:absolute;left:2123;top:1056;width:6175;height:353;mso-position-horizontal-relative:page;mso-position-vertical-relative:text" coordsize="6175,353" o:allowincell="f" path="m1638,r-23,l1598,3r-2,l1587,6r-7,4l1575,15r-5,4l1567,25r-2,7l1564,38r,6l1564,44r,2l1563,50r,10l1563,69r71,l1634,60r4,-10l1639,46r31,-2l1671,44r,-6l1671,32r,-7l1671,19r,-4l1671,10r,-4l1671,3r,l1671,r,e" fillcolor="#797979" stroked="f">
              <v:path arrowok="t"/>
            </v:shape>
            <v:shape id="_x0000_s3257" style="position:absolute;left:2123;top:1056;width:6175;height:353;mso-position-horizontal-relative:page;mso-position-vertical-relative:text" coordsize="6175,353" o:allowincell="f" path="m1767,r,l1767,r,3l1767,6r,2l1767,18r,15l1767,37r,16l1767,59r201,l1967,53r-6,-16l1958,33,1944,18,1927,8r-4,-2l1907,3,1888,r-24,l1814,e" fillcolor="#797979" stroked="f">
              <v:path arrowok="t"/>
            </v:shape>
            <v:shape id="_x0000_s3258" style="position:absolute;left:2123;top:1056;width:6175;height:353;mso-position-horizontal-relative:page;mso-position-vertical-relative:text" coordsize="6175,353" o:allowincell="f" path="m2445,r,45l2534,45r,-45e" fillcolor="#797979" stroked="f">
              <v:path arrowok="t"/>
            </v:shape>
            <v:shape id="_x0000_s3259" style="position:absolute;left:2123;top:1056;width:6175;height:353;mso-position-horizontal-relative:page;mso-position-vertical-relative:text" coordsize="6175,353" o:allowincell="f" path="m3540,r-10,77l3683,77,3671,e" fillcolor="#797979" stroked="f">
              <v:path arrowok="t"/>
            </v:shape>
            <v:shape id="_x0000_s3260" style="position:absolute;left:2123;top:1056;width:6175;height:353;mso-position-horizontal-relative:page;mso-position-vertical-relative:text" coordsize="6175,353" o:allowincell="f" path="m3846,r,80l3933,80r,-80e" fillcolor="#797979" stroked="f">
              <v:path arrowok="t"/>
            </v:shape>
            <v:shape id="_x0000_s3261" style="position:absolute;left:2123;top:1056;width:6175;height:353;mso-position-horizontal-relative:page;mso-position-vertical-relative:text" coordsize="6175,353" o:allowincell="f" path="m4303,r,45l4393,45r,-45e" fillcolor="#797979" stroked="f">
              <v:path arrowok="t"/>
            </v:shape>
            <v:shape id="_x0000_s3262" style="position:absolute;left:2123;top:1056;width:6175;height:353;mso-position-horizontal-relative:page;mso-position-vertical-relative:text" coordsize="6175,353" o:allowincell="f" path="m4654,r,45l4743,45r,-45e" fillcolor="#797979" stroked="f">
              <v:path arrowok="t"/>
            </v:shape>
            <v:shape id="_x0000_s3263" style="position:absolute;left:2123;top:1056;width:6175;height:353;mso-position-horizontal-relative:page;mso-position-vertical-relative:text" coordsize="6175,353" o:allowincell="f" path="m5629,r,45l5718,45r,-45e" fillcolor="#797979" stroked="f">
              <v:path arrowok="t"/>
            </v:shape>
            <v:shape id="_x0000_s3264" style="position:absolute;left:2123;top:1056;width:6175;height:353;mso-position-horizontal-relative:page;mso-position-vertical-relative:text" coordsize="6175,353" o:allowincell="f" path="m746,24r,45l833,69r,-45e" fillcolor="#797979" stroked="f">
              <v:path arrowok="t"/>
            </v:shape>
            <v:shape id="_x0000_s3265" style="position:absolute;left:2123;top:1056;width:6175;height:353;mso-position-horizontal-relative:page;mso-position-vertical-relative:text" coordsize="6175,353" o:allowincell="f" path="m4986,24r,45l5073,69r,-45e" fillcolor="#797979" stroked="f">
              <v:path arrowok="t"/>
            </v:shape>
            <v:shape id="_x0000_s3266" style="position:absolute;left:2123;top:1056;width:6175;height:353;mso-position-horizontal-relative:page;mso-position-vertical-relative:text" coordsize="6175,353" o:allowincell="f" path="m5499,24r,45l5586,69r,-45e" fillcolor="#797979" stroked="f">
              <v:path arrowok="t"/>
            </v:shape>
            <v:shape id="_x0000_s3267" style="position:absolute;left:2123;top:1056;width:6175;height:353;mso-position-horizontal-relative:page;mso-position-vertical-relative:text" coordsize="6175,353" o:allowincell="f" path="m406,57r-3,l384,59r-5,1l364,63r-4,2l348,70r-1,1l344,73r-6,4l329,84r-6,9l318,99r-2,3l315,108r183,l496,102r-1,-3l493,93r-8,-9l479,77r-6,-4l469,71r-1,-1l458,65r-7,-2l439,60,428,59,417,57e" fillcolor="#797979" stroked="f">
              <v:path arrowok="t"/>
            </v:shape>
            <v:shape id="_x0000_s3268" style="position:absolute;left:2123;top:1056;width:6175;height:353;mso-position-horizontal-relative:page;mso-position-vertical-relative:text" coordsize="6175,353" o:allowincell="f" path="m617,57r-3,l596,58r-5,2l577,63r-5,1l567,66r-8,3l553,72r-5,3l543,80r-2,3l537,91r-1,l534,99r-3,6l531,106r,2l710,108r-1,-2l709,105r-1,-6l703,91r,l696,83r-3,-3l689,75r-6,-3l679,69r-9,-3l666,64r-6,-1l648,60,638,58,627,57e" fillcolor="#797979" stroked="f">
              <v:path arrowok="t"/>
            </v:shape>
            <v:shape id="_x0000_s3269" style="position:absolute;left:2123;top:1056;width:6175;height:353;mso-position-horizontal-relative:page;mso-position-vertical-relative:text" coordsize="6175,353" o:allowincell="f" path="m969,57r-1,l947,59r,l928,63r,l916,68r-4,3l904,77r-5,3l890,91r-4,4l883,102r-2,6l1062,108r-3,-6l1055,95r-3,-4l1041,80r-3,-3l1029,71r-5,-3l1012,63r,l993,59r-2,l971,57e" fillcolor="#797979" stroked="f">
              <v:path arrowok="t"/>
            </v:shape>
            <v:shape id="_x0000_s3270" style="position:absolute;left:2123;top:1056;width:6175;height:353;mso-position-horizontal-relative:page;mso-position-vertical-relative:text" coordsize="6175,353" o:allowincell="f" path="m1238,57r-19,5l1203,72r-14,17l1184,100r54,l1238,89r,-17l1238,62e" fillcolor="#797979" stroked="f">
              <v:path arrowok="t"/>
            </v:shape>
            <v:shape id="_x0000_s3271" style="position:absolute;left:2123;top:1056;width:6175;height:353;mso-position-horizontal-relative:page;mso-position-vertical-relative:text" coordsize="6175,353" o:allowincell="f" path="m1429,57r-5,l1407,59r-6,1l1388,63r-5,3l1372,71r-1,l1361,79r-5,5l1352,88r-6,10l1344,100r-3,6l1341,107r,1l1525,108r,-1l1524,106r-4,-6l1519,98r-7,-10l1508,84r-4,-5l1494,71r-3,l1480,66r-8,-3l1462,60r-12,-1l1442,57e" fillcolor="#797979" stroked="f">
              <v:path arrowok="t"/>
            </v:shape>
            <v:shape id="_x0000_s3272" style="position:absolute;left:2123;top:1056;width:6175;height:353;mso-position-horizontal-relative:page;mso-position-vertical-relative:text" coordsize="6175,353" o:allowincell="f" path="m2321,57r-3,l2300,58r-5,2l2281,63r-5,1l2271,66r-8,3l2257,72r-5,3l2246,80r-1,3l2240,91r,l2237,99r-2,6l2235,106r-1,2l2413,108r,-2l2413,105r-2,-6l2407,91r,l2400,83r-3,-3l2393,75r-6,-3l2383,69r-9,-3l2369,64r-6,-1l2352,60r-10,-2l2331,57e" fillcolor="#797979" stroked="f">
              <v:path arrowok="t"/>
            </v:shape>
            <v:shape id="_x0000_s3273" style="position:absolute;left:2123;top:1056;width:6175;height:353;mso-position-horizontal-relative:page;mso-position-vertical-relative:text" coordsize="6175,353" o:allowincell="f" path="m2707,57r-21,3l2685,60r-13,8l2668,70r-4,5l2656,83r-2,3l2652,88r108,l2759,86r,-3l2753,75r-7,-5l2743,68r-9,-8l2733,60r-11,-3e" fillcolor="#797979" stroked="f">
              <v:path arrowok="t"/>
            </v:shape>
            <v:shape id="_x0000_s3274" style="position:absolute;left:2123;top:1056;width:6175;height:353;mso-position-horizontal-relative:page;mso-position-vertical-relative:text" coordsize="6175,353" o:allowincell="f" path="m2889,57r,l2868,59r-1,l2848,63r,l2836,68r-3,3l2824,77r-5,3l2810,91r-4,4l2803,102r-2,6l2983,108r-4,-6l2975,95r-2,-4l2962,80r-4,-3l2949,71r-5,-3l2933,63r,l2913,59r-1,l2891,57e" fillcolor="#797979" stroked="f">
              <v:path arrowok="t"/>
            </v:shape>
            <v:shape id="_x0000_s3275" style="position:absolute;left:2123;top:1056;width:6175;height:353;mso-position-horizontal-relative:page;mso-position-vertical-relative:text" coordsize="6175,353" o:allowincell="f" path="m3104,57r-4,l3082,58r-5,2l3063,63r-4,1l3054,66r-8,3l3039,72r-4,3l3029,80r-2,3l3023,91r,l3020,99r-2,6l3017,106r,2l3196,108r,-2l3196,105r-2,-6l3190,91r-1,l3183,83r-3,-3l3176,75r-6,-3l3165,69r-8,-3l3152,64r-6,-1l3134,60r-10,-2l3114,57e" fillcolor="#797979" stroked="f">
              <v:path arrowok="t"/>
            </v:shape>
            <v:shape id="_x0000_s3276" style="position:absolute;left:2123;top:1056;width:6175;height:353;mso-position-horizontal-relative:page;mso-position-vertical-relative:text" coordsize="6175,353" o:allowincell="f" path="m3311,57r-4,l3289,58r-5,2l3270,63r-4,1l3261,66r-8,3l3246,72r-4,3l3236,80r-2,3l3230,91r,l3227,99r-2,6l3224,106r,2l3403,108r,-2l3403,105r-2,-6l3397,91r-1,l3390,83r-3,-3l3383,75r-6,-3l3372,69r-8,-3l3359,64r-6,-1l3341,60r-10,-2l3321,57e" fillcolor="#797979" stroked="f">
              <v:path arrowok="t"/>
            </v:shape>
            <v:shape id="_x0000_s3277" style="position:absolute;left:2123;top:1056;width:6175;height:353;mso-position-horizontal-relative:page;mso-position-vertical-relative:text" coordsize="6175,353" o:allowincell="f" path="m3778,57r-8,2l3767,60r-10,7l3756,67r-10,7l3742,80r104,l3839,74r-9,-7l3830,67r-16,-7l3812,59r-20,-2e" fillcolor="#797979" stroked="f">
              <v:path arrowok="t"/>
            </v:shape>
            <v:shape id="_x0000_s3278" style="position:absolute;left:2123;top:1056;width:6175;height:353;mso-position-horizontal-relative:page;mso-position-vertical-relative:text" coordsize="6175,353" o:allowincell="f" path="m4104,57r,l4084,60r-3,1l4066,69r-3,3l4051,85r-3,4l4159,89r-3,-4l4145,72r-4,-3l4128,61r-6,-1l4108,57e" fillcolor="#797979" stroked="f">
              <v:path arrowok="t"/>
            </v:shape>
            <v:shape id="_x0000_s3279" style="position:absolute;left:2123;top:1056;width:6175;height:353;mso-position-horizontal-relative:page;mso-position-vertical-relative:text" coordsize="6175,353" o:allowincell="f" path="m4214,57r-19,3l4194,61r-13,7l4177,70r-5,5l4164,84r-2,1l4159,89r109,l4267,85r,-1l4261,75r-7,-5l4251,68r-10,-7l4240,60r-11,-3e" fillcolor="#797979" stroked="f">
              <v:path arrowok="t"/>
            </v:shape>
            <v:shape id="_x0000_s3280" style="position:absolute;left:2123;top:1056;width:6175;height:353;mso-position-horizontal-relative:page;mso-position-vertical-relative:text" coordsize="6175,353" o:allowincell="f" path="m4565,57r-21,3l4544,60r-13,8l4527,70r-5,5l4514,83r-1,3l4511,88r108,l4618,86r-1,-3l4611,75r-6,-5l4602,68r-10,-8l4592,60r-12,-3e" fillcolor="#797979" stroked="f">
              <v:path arrowok="t"/>
            </v:shape>
            <v:shape id="_x0000_s3281" style="position:absolute;left:2123;top:1056;width:6175;height:353;mso-position-horizontal-relative:page;mso-position-vertical-relative:text" coordsize="6175,353" o:allowincell="f" path="m4858,57r-4,l4837,58r-5,2l4817,63r-4,1l4808,66r-8,3l4794,72r-5,3l4783,80r-2,3l4777,91r,l4774,99r-2,6l4772,106r-1,2l4950,108r,-2l4950,105r-2,-6l4944,91r,l4937,83r-3,-3l4930,75r-6,-3l4919,69r-8,-3l4906,64r-6,-1l4889,60r-10,-2l4868,57e" fillcolor="#797979" stroked="f">
              <v:path arrowok="t"/>
            </v:shape>
            <v:shape id="_x0000_s3282" style="position:absolute;left:2123;top:1056;width:6175;height:353;mso-position-horizontal-relative:page;mso-position-vertical-relative:text" coordsize="6175,353" o:allowincell="f" path="m5254,57r-19,5l5218,72r-13,17l5199,100r55,l5254,89r,-17l5254,62e" fillcolor="#797979" stroked="f">
              <v:path arrowok="t"/>
            </v:shape>
            <v:shape id="_x0000_s3283" style="position:absolute;left:2123;top:1056;width:6175;height:353;mso-position-horizontal-relative:page;mso-position-vertical-relative:text" coordsize="6175,353" o:allowincell="f" path="m5367,57r-3,l5345,59r-6,1l5325,63r-4,2l5309,70r-1,1l5305,73r-6,4l5290,84r-7,9l5279,99r-2,3l5276,108r183,l5457,102r-1,-3l5453,93r-7,-9l5440,77r-6,-4l5430,71r-1,-1l5419,65r-7,-2l5400,60r-11,-1l5378,57e" fillcolor="#797979" stroked="f">
              <v:path arrowok="t"/>
            </v:shape>
            <v:shape id="_x0000_s3284" style="position:absolute;left:2123;top:1056;width:6175;height:353;mso-position-horizontal-relative:page;mso-position-vertical-relative:text" coordsize="6175,353" o:allowincell="f" path="m5844,57r-6,l5821,59r-6,1l5802,63r-5,3l5787,71r-2,l5776,79r-6,5l5767,88r-7,10l5759,100r-3,6l5755,107r,1l5939,108r,-1l5939,106r-4,-6l5934,98r-8,-10l5922,84r-3,-5l5908,71r-2,l5894,66r-8,-3l5876,60r-11,-1l5856,57e" fillcolor="#797979" stroked="f">
              <v:path arrowok="t"/>
            </v:shape>
            <v:shape id="_x0000_s3285" style="position:absolute;left:2123;top:1056;width:6175;height:353;mso-position-horizontal-relative:page;mso-position-vertical-relative:text" coordsize="6175,353" o:allowincell="f" path="m6116,57r-21,3l6094,60r-13,8l6077,70r-4,5l6065,83r-2,3l6061,88r108,l6168,86r,-3l6162,75r-7,-5l6152,68r-9,-8l6142,60r-11,-3e" fillcolor="#797979" stroked="f">
              <v:path arrowok="t"/>
            </v:shape>
            <v:shape id="_x0000_s3286" style="position:absolute;left:2123;top:1056;width:6175;height:353;mso-position-horizontal-relative:page;mso-position-vertical-relative:text" coordsize="6175,353" o:allowincell="f" path="m1767,59r,77l1858,136r,-77e" fillcolor="#797979" stroked="f">
              <v:path arrowok="t"/>
            </v:shape>
            <v:shape id="_x0000_s3287" style="position:absolute;left:2123;top:1056;width:6175;height:353;mso-position-horizontal-relative:page;mso-position-vertical-relative:text" coordsize="6175,353" o:allowincell="f" path="m1858,59r9,l1874,60r6,2l1883,65r2,4l1886,74r1,l1888,81r,11l1887,99r-1,23l1885,126r-10,10l1867,136r97,l1964,136r4,-10l1970,122r2,-23l1971,92r,-11l1970,74r,l1970,69r-1,-4l1968,62r,-2l1968,59r,e" fillcolor="#797979" stroked="f">
              <v:path arrowok="t"/>
            </v:shape>
            <v:shape id="_x0000_s3288" style="position:absolute;left:2123;top:1056;width:6175;height:353;mso-position-horizontal-relative:page;mso-position-vertical-relative:text" coordsize="6175,353" o:allowincell="f" path="m1100,62r,38l1184,100r3,-38e" fillcolor="#797979" stroked="f">
              <v:path arrowok="t"/>
            </v:shape>
            <v:shape id="_x0000_s3289" style="position:absolute;left:2123;top:1056;width:6175;height:353;mso-position-horizontal-relative:page;mso-position-vertical-relative:text" coordsize="6175,353" o:allowincell="f" path="m2007,62r,193l2007,274r,6l2008,298r,l2008,302r98,l2096,298r,l2094,280r-1,-6l2093,255r,-193e" fillcolor="#797979" stroked="f">
              <v:path arrowok="t"/>
            </v:shape>
            <v:shape id="_x0000_s3290" style="position:absolute;left:2123;top:1056;width:6175;height:353;mso-position-horizontal-relative:page;mso-position-vertical-relative:text" coordsize="6175,353" o:allowincell="f" path="m2120,62r,192l2119,291r-6,11l2106,302r101,l2207,302r,-11l2207,254r,-192e" fillcolor="#797979" stroked="f">
              <v:path arrowok="t"/>
            </v:shape>
            <v:shape id="_x0000_s3291" style="position:absolute;left:2123;top:1056;width:6175;height:353;mso-position-horizontal-relative:page;mso-position-vertical-relative:text" coordsize="6175,353" o:allowincell="f" path="m2445,62r,285l2534,347r,-285e" fillcolor="#797979" stroked="f">
              <v:path arrowok="t"/>
            </v:shape>
            <v:shape id="_x0000_s3292" style="position:absolute;left:2123;top:1056;width:6175;height:353;mso-position-horizontal-relative:page;mso-position-vertical-relative:text" coordsize="6175,353" o:allowincell="f" path="m2565,62r,26l2652,88r2,-26e" fillcolor="#797979" stroked="f">
              <v:path arrowok="t"/>
            </v:shape>
            <v:shape id="_x0000_s3293" style="position:absolute;left:2123;top:1056;width:6175;height:353;mso-position-horizontal-relative:page;mso-position-vertical-relative:text" coordsize="6175,353" o:allowincell="f" path="m3964,62r,27l4048,89r2,-27e" fillcolor="#797979" stroked="f">
              <v:path arrowok="t"/>
            </v:shape>
            <v:shape id="_x0000_s3294" style="position:absolute;left:2123;top:1056;width:6175;height:353;mso-position-horizontal-relative:page;mso-position-vertical-relative:text" coordsize="6175,353" o:allowincell="f" path="m4303,62r,285l4393,347r,-285e" fillcolor="#797979" stroked="f">
              <v:path arrowok="t"/>
            </v:shape>
            <v:shape id="_x0000_s3295" style="position:absolute;left:2123;top:1056;width:6175;height:353;mso-position-horizontal-relative:page;mso-position-vertical-relative:text" coordsize="6175,353" o:allowincell="f" path="m4424,62r,26l4511,88r1,-26e" fillcolor="#797979" stroked="f">
              <v:path arrowok="t"/>
            </v:shape>
            <v:shape id="_x0000_s3296" style="position:absolute;left:2123;top:1056;width:6175;height:353;mso-position-horizontal-relative:page;mso-position-vertical-relative:text" coordsize="6175,353" o:allowincell="f" path="m4654,62r,285l4743,347r,-285e" fillcolor="#797979" stroked="f">
              <v:path arrowok="t"/>
            </v:shape>
            <v:shape id="_x0000_s3297" style="position:absolute;left:2123;top:1056;width:6175;height:353;mso-position-horizontal-relative:page;mso-position-vertical-relative:text" coordsize="6175,353" o:allowincell="f" path="m5116,62r,38l5199,100r4,-38e" fillcolor="#797979" stroked="f">
              <v:path arrowok="t"/>
            </v:shape>
            <v:shape id="_x0000_s3298" style="position:absolute;left:2123;top:1056;width:6175;height:353;mso-position-horizontal-relative:page;mso-position-vertical-relative:text" coordsize="6175,353" o:allowincell="f" path="m5629,62r,285l5718,347r,-285e" fillcolor="#797979" stroked="f">
              <v:path arrowok="t"/>
            </v:shape>
            <v:shape id="_x0000_s3299" style="position:absolute;left:2123;top:1056;width:6175;height:353;mso-position-horizontal-relative:page;mso-position-vertical-relative:text" coordsize="6175,353" o:allowincell="f" path="m5975,62r,26l6061,88r2,-26e" fillcolor="#797979" stroked="f">
              <v:path arrowok="t"/>
            </v:shape>
            <v:shape id="_x0000_s3300" style="position:absolute;left:2123;top:1056;width:6175;height:353;mso-position-horizontal-relative:page;mso-position-vertical-relative:text" coordsize="6175,353" o:allowincell="f" path="m727,69r,45l856,114r,-45e" fillcolor="#797979" stroked="f">
              <v:path arrowok="t"/>
            </v:shape>
            <v:shape id="_x0000_s3301" style="position:absolute;left:2123;top:1056;width:6175;height:353;mso-position-horizontal-relative:page;mso-position-vertical-relative:text" coordsize="6175,353" o:allowincell="f" path="m1546,69r,45l1671,114r,-45e" fillcolor="#797979" stroked="f">
              <v:path arrowok="t"/>
            </v:shape>
            <v:shape id="_x0000_s3302" style="position:absolute;left:2123;top:1056;width:6175;height:353;mso-position-horizontal-relative:page;mso-position-vertical-relative:text" coordsize="6175,353" o:allowincell="f" path="m4968,69r,45l5097,114r,-45e" fillcolor="#797979" stroked="f">
              <v:path arrowok="t"/>
            </v:shape>
            <v:shape id="_x0000_s3303" style="position:absolute;left:2123;top:1056;width:6175;height:353;mso-position-horizontal-relative:page;mso-position-vertical-relative:text" coordsize="6175,353" o:allowincell="f" path="m5481,69r,45l5610,114r,-45e" fillcolor="#797979" stroked="f">
              <v:path arrowok="t"/>
            </v:shape>
            <v:shape id="_x0000_s3304" style="position:absolute;left:2123;top:1056;width:6175;height:353;mso-position-horizontal-relative:page;mso-position-vertical-relative:text" coordsize="6175,353" o:allowincell="f" path="m3530,77r-1,9l3525,112r-3,23l3519,157r-2,19l3514,194r-2,16l3511,223r81,l3593,210r2,-16l3597,176r2,-19l3602,135r3,-23l3608,86r1,-9e" fillcolor="#797979" stroked="f">
              <v:path arrowok="t"/>
            </v:shape>
            <v:shape id="_x0000_s3305" style="position:absolute;left:2123;top:1056;width:6175;height:353;mso-position-horizontal-relative:page;mso-position-vertical-relative:text" coordsize="6175,353" o:allowincell="f" path="m3609,77r2,23l3613,123r2,21l3617,164r2,19l3621,201r1,17l3623,223r81,l3703,218r-2,-17l3698,183r-3,-19l3692,144r-3,-21l3686,100r-3,-23e" fillcolor="#797979" stroked="f">
              <v:path arrowok="t"/>
            </v:shape>
            <v:shape id="_x0000_s3306" style="position:absolute;left:2123;top:1056;width:6175;height:353;mso-position-horizontal-relative:page;mso-position-vertical-relative:text" coordsize="6175,353" o:allowincell="f" path="m3742,80r-2,2l3737,92r-3,15l3734,108r199,l3933,107r,-15l3933,82r,-2e" fillcolor="#797979" stroked="f">
              <v:path arrowok="t"/>
            </v:shape>
            <v:shape id="_x0000_s3307" style="position:absolute;left:2123;top:1056;width:6175;height:353;mso-position-horizontal-relative:page;mso-position-vertical-relative:text" coordsize="6175,353" o:allowincell="f" path="m2565,88r,6l2565,104r,4l2764,108r-1,-4l2762,94r-2,-6e" fillcolor="#797979" stroked="f">
              <v:path arrowok="t"/>
            </v:shape>
            <v:shape id="_x0000_s3308" style="position:absolute;left:2123;top:1056;width:6175;height:353;mso-position-horizontal-relative:page;mso-position-vertical-relative:text" coordsize="6175,353" o:allowincell="f" path="m4424,88r,6l4424,104r,4l4622,108r,-4l4620,94r-1,-6e" fillcolor="#797979" stroked="f">
              <v:path arrowok="t"/>
            </v:shape>
            <v:shape id="_x0000_s3309" style="position:absolute;left:2123;top:1056;width:6175;height:353;mso-position-horizontal-relative:page;mso-position-vertical-relative:text" coordsize="6175,353" o:allowincell="f" path="m5975,88r,6l5975,104r,4l6173,108r,-4l6171,94r-2,-6e" fillcolor="#797979" stroked="f">
              <v:path arrowok="t"/>
            </v:shape>
            <v:shape id="_x0000_s3310" style="position:absolute;left:2123;top:1056;width:6175;height:353;mso-position-horizontal-relative:page;mso-position-vertical-relative:text" coordsize="6175,353" o:allowincell="f" path="m3964,89r,5l3964,102r,6l4272,108r-1,-6l4270,94r-2,-5e" fillcolor="#797979" stroked="f">
              <v:path arrowok="t"/>
            </v:shape>
            <v:shape id="_x0000_s3311" style="position:absolute;left:2123;top:1056;width:6175;height:353;mso-position-horizontal-relative:page;mso-position-vertical-relative:text" coordsize="6175,353" o:allowincell="f" path="m1100,100r,57l1238,157r,-57e" fillcolor="#797979" stroked="f">
              <v:path arrowok="t"/>
            </v:shape>
            <v:shape id="_x0000_s3312" style="position:absolute;left:2123;top:1056;width:6175;height:353;mso-position-horizontal-relative:page;mso-position-vertical-relative:text" coordsize="6175,353" o:allowincell="f" path="m5116,100r,57l5254,157r,-57e" fillcolor="#797979" stroked="f">
              <v:path arrowok="t"/>
            </v:shape>
            <v:shape id="_x0000_s3313" style="position:absolute;left:2123;top:1056;width:6175;height:353;mso-position-horizontal-relative:page;mso-position-vertical-relative:text" coordsize="6175,353" o:allowincell="f" path="m315,108r-1,3l311,119r-2,20l308,154r,19l390,173r,-19l390,139r,-20l390,111r1,-3e" fillcolor="#797979" stroked="f">
              <v:path arrowok="t"/>
            </v:shape>
            <v:shape id="_x0000_s3314" style="position:absolute;left:2123;top:1056;width:6175;height:353;mso-position-horizontal-relative:page;mso-position-vertical-relative:text" coordsize="6175,353" o:allowincell="f" path="m413,108r2,3l417,114r,4l417,133r,10l418,153r,5l414,167r-14,9l400,176r-31,14l340,202r-4,2l324,212r180,l504,204r,-2l504,190r,-14l504,176r,-9l503,158r,-5l503,143r-1,-10l501,118r-1,-4l500,111r-2,-3e" fillcolor="#797979" stroked="f">
              <v:path arrowok="t"/>
            </v:shape>
            <v:shape id="_x0000_s3315" style="position:absolute;left:2123;top:1056;width:6175;height:353;mso-position-horizontal-relative:page;mso-position-vertical-relative:text" coordsize="6175,353" o:allowincell="f" path="m531,108r-1,6l528,127r,9l528,141r,1l528,146r,4l528,155r,5l528,160r1,1l531,169r2,7l536,181r,l542,191r2,2l557,205r2,2l573,216r10,6l583,222r26,15l614,240r12,7l633,252r3,4l638,263r,1l638,279r,19l636,300r-2,2l714,302r,-2l715,298r2,-19l718,264r,-1l717,256r,-4l717,247r-1,-7l715,237r-5,-15l710,222r-4,-6l698,207r-3,-2l679,193r-3,-2l657,181r-1,l647,176r-13,-7l620,161r-1,-1l619,160r-6,-5l609,150r-1,-4l607,142r,-1l606,136r,-9l606,114r5,-6e" fillcolor="#797979" stroked="f">
              <v:path arrowok="t"/>
            </v:shape>
            <v:shape id="_x0000_s3316" style="position:absolute;left:2123;top:1056;width:6175;height:353;mso-position-horizontal-relative:page;mso-position-vertical-relative:text" coordsize="6175,353" o:allowincell="f" path="m633,108r1,3l634,112r,10l634,153r77,l711,122r,-10l711,111r-1,-3e" fillcolor="#797979" stroked="f">
              <v:path arrowok="t"/>
            </v:shape>
            <v:shape id="_x0000_s3317" style="position:absolute;left:2123;top:1056;width:6175;height:353;mso-position-horizontal-relative:page;mso-position-vertical-relative:text" coordsize="6175,353" o:allowincell="f" path="m881,108r-1,3l877,118r-3,19l873,161r,2l959,163r,-2l959,137r,-19l959,111r2,-3e" fillcolor="#797979" stroked="f">
              <v:path arrowok="t"/>
            </v:shape>
            <v:shape id="_x0000_s3318" style="position:absolute;left:2123;top:1056;width:6175;height:353;mso-position-horizontal-relative:page;mso-position-vertical-relative:text" coordsize="6175,353" o:allowincell="f" path="m982,108r2,3l985,113r,15l985,148r,15l1071,163r,-15l1068,128r-4,-15l1064,111r-2,-3e" fillcolor="#797979" stroked="f">
              <v:path arrowok="t"/>
            </v:shape>
            <v:shape id="_x0000_s3319" style="position:absolute;left:2123;top:1056;width:6175;height:353;mso-position-horizontal-relative:page;mso-position-vertical-relative:text" coordsize="6175,353" o:allowincell="f" path="m1341,108r-1,4l1337,122r-3,20l1333,165r,77l1333,266r2,19l1337,296r,l1339,302r83,l1419,296r,l1419,285r,-19l1419,242r,-77l1419,142r,-20l1419,112r3,-4e" fillcolor="#797979" stroked="f">
              <v:path arrowok="t"/>
            </v:shape>
            <v:shape id="_x0000_s3320" style="position:absolute;left:2123;top:1056;width:6175;height:353;mso-position-horizontal-relative:page;mso-position-vertical-relative:text" coordsize="6175,353" o:allowincell="f" path="m1443,108r2,4l1445,117r,4l1445,139r,23l1445,232r,21l1445,273r,15l1445,297r-2,3l1442,302r82,l1525,300r1,-3l1528,288r2,-15l1531,253r1,-21l1532,162r-1,-23l1528,121r-1,-4l1526,112r-1,-4e" fillcolor="#797979" stroked="f">
              <v:path arrowok="t"/>
            </v:shape>
            <v:shape id="_x0000_s3321" style="position:absolute;left:2123;top:1056;width:6175;height:353;mso-position-horizontal-relative:page;mso-position-vertical-relative:text" coordsize="6175,353" o:allowincell="f" path="m2234,108r,6l2232,127r-1,9l2231,141r,1l2232,146r,4l2232,155r,5l2232,160r,1l2235,169r1,7l2239,181r,l2246,191r2,2l2260,205r3,2l2276,216r10,6l2287,222r25,15l2318,240r11,7l2337,252r3,4l2341,263r,1l2341,279r,19l2339,300r-2,2l2417,302r1,-2l2418,298r3,-19l2422,264r,-1l2421,256r,-4l2420,247r,-7l2419,237r-5,-15l2414,222r-4,-6l2402,207r-3,-2l2383,193r-3,-2l2361,181r-1,l2351,176r-13,-7l2324,161r-1,-1l2323,160r-6,-5l2313,150r-1,-4l2311,142r-1,-1l2310,136r,-9l2310,114r5,-6e" fillcolor="#797979" stroked="f">
              <v:path arrowok="t"/>
            </v:shape>
            <v:shape id="_x0000_s3322" style="position:absolute;left:2123;top:1056;width:6175;height:353;mso-position-horizontal-relative:page;mso-position-vertical-relative:text" coordsize="6175,353" o:allowincell="f" path="m2337,108r1,3l2338,112r,10l2338,153r77,l2415,122r-1,-10l2414,111r-1,-3e" fillcolor="#797979" stroked="f">
              <v:path arrowok="t"/>
            </v:shape>
            <v:shape id="_x0000_s3323" style="position:absolute;left:2123;top:1056;width:6175;height:353;mso-position-horizontal-relative:page;mso-position-vertical-relative:text" coordsize="6175,353" o:allowincell="f" path="m2565,108r,l2565,119r,36l2565,347r87,l2652,155r2,-36l2660,108r6,e" fillcolor="#797979" stroked="f">
              <v:path arrowok="t"/>
            </v:shape>
            <v:shape id="_x0000_s3324" style="position:absolute;left:2123;top:1056;width:6175;height:353;mso-position-horizontal-relative:page;mso-position-vertical-relative:text" coordsize="6175,353" o:allowincell="f" path="m2666,108r10,4l2677,123r2,17l2679,148r,199l2766,347r,-199l2765,140r,-17l2764,112r,-4e" fillcolor="#797979" stroked="f">
              <v:path arrowok="t"/>
            </v:shape>
            <v:shape id="_x0000_s3325" style="position:absolute;left:2123;top:1056;width:6175;height:353;mso-position-horizontal-relative:page;mso-position-vertical-relative:text" coordsize="6175,353" o:allowincell="f" path="m2801,108r-1,3l2797,118r-3,19l2793,161r,2l2880,163r,-2l2880,137r,-19l2880,111r1,-3e" fillcolor="#797979" stroked="f">
              <v:path arrowok="t"/>
            </v:shape>
            <v:shape id="_x0000_s3326" style="position:absolute;left:2123;top:1056;width:6175;height:353;mso-position-horizontal-relative:page;mso-position-vertical-relative:text" coordsize="6175,353" o:allowincell="f" path="m2903,108r1,3l2905,113r,15l2905,148r,15l2992,163r-1,-15l2988,128r-3,-15l2984,111r-1,-3e" fillcolor="#797979" stroked="f">
              <v:path arrowok="t"/>
            </v:shape>
            <v:shape id="_x0000_s3327" style="position:absolute;left:2123;top:1056;width:6175;height:353;mso-position-horizontal-relative:page;mso-position-vertical-relative:text" coordsize="6175,353" o:allowincell="f" path="m3017,108r-1,6l3014,127r,9l3014,141r,1l3014,146r,4l3015,155r,5l3015,160r,1l3017,169r2,7l3022,181r,l3029,191r1,2l3043,205r3,2l3059,216r10,6l3069,222r26,15l3101,240r11,7l3119,252r4,4l3124,263r,1l3124,279r,19l3122,300r-2,2l3200,302r1,-2l3201,298r3,-19l3204,264r,-1l3204,256r-1,-4l3203,247r-1,-7l3201,237r-5,-15l3196,222r-4,-6l3184,207r-2,-2l3166,193r-3,-2l3144,181r-1,l3134,176r-13,-7l3107,161r-1,-1l3105,160r-6,-5l3096,150r-1,-4l3093,142r,-1l3093,136r,-9l3093,114r5,-6e" fillcolor="#797979" stroked="f">
              <v:path arrowok="t"/>
            </v:shape>
            <v:shape id="_x0000_s3328" style="position:absolute;left:2123;top:1056;width:6175;height:353;mso-position-horizontal-relative:page;mso-position-vertical-relative:text" coordsize="6175,353" o:allowincell="f" path="m3119,108r2,3l3121,112r,10l3121,153r77,l3198,122r-1,-10l3197,111r-1,-3e" fillcolor="#797979" stroked="f">
              <v:path arrowok="t"/>
            </v:shape>
            <v:shape id="_x0000_s3329" style="position:absolute;left:2123;top:1056;width:6175;height:353;mso-position-horizontal-relative:page;mso-position-vertical-relative:text" coordsize="6175,353" o:allowincell="f" path="m3224,108r-1,6l3222,127r-1,9l3221,141r,1l3221,146r1,4l3222,155r,5l3222,160r,1l3224,169r2,7l3229,181r,l3236,191r1,2l3250,205r3,2l3266,216r10,6l3276,222r26,15l3308,240r11,7l3327,252r3,4l3331,263r,1l3331,279r,19l3329,300r-2,2l3407,302r1,-2l3408,298r3,-19l3411,264r,-1l3411,256r,-4l3410,247r-1,-7l3408,237r-4,-15l3403,222r-3,-6l3391,207r-2,-2l3373,193r-3,-2l3351,181r-1,l3341,176r-13,-7l3314,161r-1,-1l3313,160r-7,-5l3303,150r-1,-4l3300,142r,-1l3300,136r,-9l3300,114r5,-6e" fillcolor="#797979" stroked="f">
              <v:path arrowok="t"/>
            </v:shape>
            <v:shape id="_x0000_s3330" style="position:absolute;left:2123;top:1056;width:6175;height:353;mso-position-horizontal-relative:page;mso-position-vertical-relative:text" coordsize="6175,353" o:allowincell="f" path="m3326,108r2,3l3328,112r,10l3328,153r77,l3405,122r-1,-10l3404,111r-1,-3e" fillcolor="#797979" stroked="f">
              <v:path arrowok="t"/>
            </v:shape>
            <v:shape id="_x0000_s3331" style="position:absolute;left:2123;top:1056;width:6175;height:353;mso-position-horizontal-relative:page;mso-position-vertical-relative:text" coordsize="6175,353" o:allowincell="f" path="m3734,108r,4l3733,129r,9l3733,272r1,24l3734,297r1,5l3823,302r-3,-5l3820,296r,-24l3820,138r,-9l3820,112r3,-4e" fillcolor="#797979" stroked="f">
              <v:path arrowok="t"/>
            </v:shape>
            <v:shape id="_x0000_s3332" style="position:absolute;left:2123;top:1056;width:6175;height:353;mso-position-horizontal-relative:page;mso-position-vertical-relative:text" coordsize="6175,353" o:allowincell="f" path="m3843,108r3,5l3846,298r-3,4l3933,302r,-4l3933,113r,-5e" fillcolor="#797979" stroked="f">
              <v:path arrowok="t"/>
            </v:shape>
            <v:shape id="_x0000_s3333" style="position:absolute;left:2123;top:1056;width:6175;height:353;mso-position-horizontal-relative:page;mso-position-vertical-relative:text" coordsize="6175,353" o:allowincell="f" path="m3964,108r,4l3964,119r,4l3964,127r,9l3964,347r84,l4048,136r1,-9l4049,123r,-4l4053,112r6,-4e" fillcolor="#797979" stroked="f">
              <v:path arrowok="t"/>
            </v:shape>
            <v:shape id="_x0000_s3334" style="position:absolute;left:2123;top:1056;width:6175;height:353;mso-position-horizontal-relative:page;mso-position-vertical-relative:text" coordsize="6175,353" o:allowincell="f" path="m4063,108r7,2l4072,110r3,14l4076,126r,35l4077,166r,181l4161,347r,-181l4161,161r1,-35l4162,124r5,-14l4167,110r8,-2e" fillcolor="#797979" stroked="f">
              <v:path arrowok="t"/>
            </v:shape>
            <v:shape id="_x0000_s3335" style="position:absolute;left:2123;top:1056;width:6175;height:353;mso-position-horizontal-relative:page;mso-position-vertical-relative:text" coordsize="6175,353" o:allowincell="f" path="m4175,108r10,3l4187,120r2,10l4189,145r,16l4189,347r85,l4274,161r,-16l4273,130r,-10l4272,111r,-3e" fillcolor="#797979" stroked="f">
              <v:path arrowok="t"/>
            </v:shape>
            <v:shape id="_x0000_s3336" style="position:absolute;left:2123;top:1056;width:6175;height:353;mso-position-horizontal-relative:page;mso-position-vertical-relative:text" coordsize="6175,353" o:allowincell="f" path="m4424,108r,l4424,119r,36l4424,347r87,l4511,155r1,-36l4519,108r6,e" fillcolor="#797979" stroked="f">
              <v:path arrowok="t"/>
            </v:shape>
            <v:shape id="_x0000_s3337" style="position:absolute;left:2123;top:1056;width:6175;height:353;mso-position-horizontal-relative:page;mso-position-vertical-relative:text" coordsize="6175,353" o:allowincell="f" path="m4525,108r10,4l4536,123r1,17l4537,148r,199l4624,347r,-199l4624,140r,-17l4623,112r-1,-4e" fillcolor="#797979" stroked="f">
              <v:path arrowok="t"/>
            </v:shape>
            <v:shape id="_x0000_s3338" style="position:absolute;left:2123;top:1056;width:6175;height:353;mso-position-horizontal-relative:page;mso-position-vertical-relative:text" coordsize="6175,353" o:allowincell="f" path="m4771,108r-1,6l4769,127r-1,9l4768,141r,1l4768,146r1,4l4769,155r,5l4769,160r,1l4771,169r2,7l4776,181r,l4783,191r1,2l4797,205r3,2l4813,216r10,6l4824,222r25,15l4855,240r11,7l4874,252r3,4l4878,263r,1l4878,279r,19l4876,300r-2,2l4954,302r1,-2l4955,298r3,-19l4958,264r1,-1l4958,256r,-4l4957,247r,-7l4955,237r-4,-15l4951,222r-4,-6l4939,207r-3,-2l4920,193r-3,-2l4898,181r-1,l4888,176r-13,-7l4861,161r-1,-1l4860,160r-7,-5l4850,150r-1,-4l4847,142r,-1l4847,136r,-9l4847,114r5,-6e" fillcolor="#797979" stroked="f">
              <v:path arrowok="t"/>
            </v:shape>
            <v:shape id="_x0000_s3339" style="position:absolute;left:2123;top:1056;width:6175;height:353;mso-position-horizontal-relative:page;mso-position-vertical-relative:text" coordsize="6175,353" o:allowincell="f" path="m4873,108r2,3l4875,112r,10l4875,153r77,l4952,122r-1,-10l4951,111r-1,-3e" fillcolor="#797979" stroked="f">
              <v:path arrowok="t"/>
            </v:shape>
            <v:shape id="_x0000_s3340" style="position:absolute;left:2123;top:1056;width:6175;height:353;mso-position-horizontal-relative:page;mso-position-vertical-relative:text" coordsize="6175,353" o:allowincell="f" path="m5276,108r-1,3l5272,119r-2,20l5269,154r,19l5351,173r,-19l5351,139r,-20l5351,111r1,-3e" fillcolor="#797979" stroked="f">
              <v:path arrowok="t"/>
            </v:shape>
            <v:shape id="_x0000_s3341" style="position:absolute;left:2123;top:1056;width:6175;height:353;mso-position-horizontal-relative:page;mso-position-vertical-relative:text" coordsize="6175,353" o:allowincell="f" path="m5374,108r2,3l5378,114r,4l5378,133r,10l5379,153r,5l5375,167r-14,9l5361,176r-31,14l5301,202r-4,2l5285,212r180,l5465,204r,-2l5465,190r,-14l5465,176r,-9l5464,158r,-5l5464,143r-1,-10l5462,118r-1,-4l5461,111r-2,-3e" fillcolor="#797979" stroked="f">
              <v:path arrowok="t"/>
            </v:shape>
            <v:shape id="_x0000_s3342" style="position:absolute;left:2123;top:1056;width:6175;height:353;mso-position-horizontal-relative:page;mso-position-vertical-relative:text" coordsize="6175,353" o:allowincell="f" path="m5755,108r-1,4l5751,122r-3,20l5747,165r,77l5748,266r2,19l5752,296r,l5753,302r83,l5834,296r,l5834,285r,-19l5834,242r,-77l5834,142r,-20l5834,112r2,-4e" fillcolor="#797979" stroked="f">
              <v:path arrowok="t"/>
            </v:shape>
            <v:shape id="_x0000_s3343" style="position:absolute;left:2123;top:1056;width:6175;height:353;mso-position-horizontal-relative:page;mso-position-vertical-relative:text" coordsize="6175,353" o:allowincell="f" path="m5857,108r2,4l5859,117r,4l5859,139r,23l5859,232r,21l5859,273r,15l5859,297r-2,3l5857,302r82,l5940,300r,-3l5942,288r2,-15l5946,253r,-21l5946,162r-1,-23l5943,121r-1,-4l5940,112r-1,-4e" fillcolor="#797979" stroked="f">
              <v:path arrowok="t"/>
            </v:shape>
            <v:shape id="_x0000_s3344" style="position:absolute;left:2123;top:1056;width:6175;height:353;mso-position-horizontal-relative:page;mso-position-vertical-relative:text" coordsize="6175,353" o:allowincell="f" path="m5975,108r,l5975,119r,36l5975,347r86,l6061,155r2,-36l6070,108r5,e" fillcolor="#797979" stroked="f">
              <v:path arrowok="t"/>
            </v:shape>
            <v:shape id="_x0000_s3345" style="position:absolute;left:2123;top:1056;width:6175;height:353;mso-position-horizontal-relative:page;mso-position-vertical-relative:text" coordsize="6175,353" o:allowincell="f" path="m6075,108r11,4l6086,123r2,17l6088,148r,199l6175,347r,-199l6175,140r-1,-17l6173,112r,-4e" fillcolor="#797979" stroked="f">
              <v:path arrowok="t"/>
            </v:shape>
            <v:shape id="_x0000_s3346" style="position:absolute;left:2123;top:1056;width:6175;height:353;mso-position-horizontal-relative:page;mso-position-vertical-relative:text" coordsize="6175,353" o:allowincell="f" path="m146,112r-6,50l193,162r7,-50e" fillcolor="#797979" stroked="f">
              <v:path arrowok="t"/>
            </v:shape>
            <v:shape id="_x0000_s3347" style="position:absolute;left:2123;top:1056;width:6175;height:353;mso-position-horizontal-relative:page;mso-position-vertical-relative:text" coordsize="6175,353" o:allowincell="f" path="m200,112r,235l279,347r,-235e" fillcolor="#797979" stroked="f">
              <v:path arrowok="t"/>
            </v:shape>
            <v:shape id="_x0000_s3348" style="position:absolute;left:2123;top:1056;width:6175;height:353;mso-position-horizontal-relative:page;mso-position-vertical-relative:text" coordsize="6175,353" o:allowincell="f" path="m746,114r,145l746,285r,1l747,300r,1l747,305r1,8l750,321r4,7l760,333r6,6l774,343r8,2l798,347r23,l860,347r,l860,347r,-2l860,343r,-4l860,333r,-5l860,321r,-8l860,305r,-4l838,300r-5,-14l833,285r,-26l833,114e" fillcolor="#797979" stroked="f">
              <v:path arrowok="t"/>
            </v:shape>
            <v:shape id="_x0000_s3349" style="position:absolute;left:2123;top:1056;width:6175;height:353;mso-position-horizontal-relative:page;mso-position-vertical-relative:text" coordsize="6175,353" o:allowincell="f" path="m1563,114r,233l1650,347r,-233e" fillcolor="#797979" stroked="f">
              <v:path arrowok="t"/>
            </v:shape>
            <v:shape id="_x0000_s3350" style="position:absolute;left:2123;top:1056;width:6175;height:353;mso-position-horizontal-relative:page;mso-position-vertical-relative:text" coordsize="6175,353" o:allowincell="f" path="m4986,114r,145l4987,285r,1l4987,300r,1l4988,305r1,8l4990,321r4,7l5001,333r6,6l5015,343r8,2l5039,347r23,l5100,347r,l5100,347r,-2l5100,343r,-4l5100,333r,-5l5100,321r,-8l5100,305r,-4l5079,300r-5,-14l5073,285r,-26l5073,114e" fillcolor="#797979" stroked="f">
              <v:path arrowok="t"/>
            </v:shape>
            <v:shape id="_x0000_s3351" style="position:absolute;left:2123;top:1056;width:6175;height:353;mso-position-horizontal-relative:page;mso-position-vertical-relative:text" coordsize="6175,353" o:allowincell="f" path="m5499,114r,145l5500,285r,1l5501,300r,1l5501,305r1,8l5503,321r4,7l5514,333r6,6l5528,343r8,2l5552,347r23,l5614,347r,l5614,347r,-2l5614,343r,-4l5614,333r,-5l5614,321r,-8l5614,305r,-4l5592,300r-5,-14l5587,285r,-26l5586,114e" fillcolor="#797979" stroked="f">
              <v:path arrowok="t"/>
            </v:shape>
            <v:shape id="_x0000_s3352" style="position:absolute;left:2123;top:1056;width:6175;height:353;mso-position-horizontal-relative:page;mso-position-vertical-relative:text" coordsize="6175,353" o:allowincell="f" path="m,118l,347r79,l79,118e" fillcolor="#797979" stroked="f">
              <v:path arrowok="t"/>
            </v:shape>
            <v:shape id="_x0000_s3353" style="position:absolute;left:2123;top:1056;width:6175;height:353;mso-position-horizontal-relative:page;mso-position-vertical-relative:text" coordsize="6175,353" o:allowincell="f" path="m79,118r6,44l140,162r-6,-44e" fillcolor="#797979" stroked="f">
              <v:path arrowok="t"/>
            </v:shape>
            <v:shape id="_x0000_s3354" style="position:absolute;left:2123;top:1056;width:6175;height:353;mso-position-horizontal-relative:page;mso-position-vertical-relative:text" coordsize="6175,353" o:allowincell="f" path="m1862,136r-4,l1964,136r,e" fillcolor="#797979" stroked="f">
              <v:path arrowok="t"/>
            </v:shape>
            <v:shape id="_x0000_s3355" style="position:absolute;left:2123;top:1056;width:6175;height:353;mso-position-horizontal-relative:page;mso-position-vertical-relative:text" coordsize="6175,353" o:allowincell="f" path="m1767,136r,4l1767,152r,8l1767,164r,9l1767,188r,2l1971,190r-1,-2l1958,173r-19,-9l1924,160r24,-8l1963,140r1,-4e" fillcolor="#797979" stroked="f">
              <v:path arrowok="t"/>
            </v:shape>
            <v:shape id="_x0000_s3356" style="position:absolute;left:2123;top:1056;width:6175;height:353;mso-position-horizontal-relative:page;mso-position-vertical-relative:text" coordsize="6175,353" o:allowincell="f" path="m1100,157r,3l1100,164r,4l1100,174r,8l1100,189r,19l1100,235r,112l1187,347r,-112l1187,208r1,-19l1190,182r1,-8l1196,168r7,-4l1211,160r11,-3e" fillcolor="#797979" stroked="f">
              <v:path arrowok="t"/>
            </v:shape>
            <v:shape id="_x0000_s3357" style="position:absolute;left:2123;top:1056;width:6175;height:353;mso-position-horizontal-relative:page;mso-position-vertical-relative:text" coordsize="6175,353" o:allowincell="f" path="m5116,157r,3l5116,164r,4l5116,174r,8l5116,189r,19l5116,235r,112l5203,347r,-112l5203,208r1,-19l5205,182r2,-8l5211,168r8,-4l5226,160r12,-3e" fillcolor="#797979" stroked="f">
              <v:path arrowok="t"/>
            </v:shape>
            <v:shape id="_x0000_s3358" style="position:absolute;left:2123;top:1056;width:6175;height:353;mso-position-horizontal-relative:page;mso-position-vertical-relative:text" coordsize="6175,353" o:allowincell="f" path="m85,162r27,185l168,347,193,162e" fillcolor="#797979" stroked="f">
              <v:path arrowok="t"/>
            </v:shape>
            <v:shape id="_x0000_s3359" style="position:absolute;left:2123;top:1056;width:6175;height:353;mso-position-horizontal-relative:page;mso-position-vertical-relative:text" coordsize="6175,353" o:allowincell="f" path="m873,163r,9l873,210r199,l1072,172r-1,-9e" fillcolor="#797979" stroked="f">
              <v:path arrowok="t"/>
            </v:shape>
            <v:shape id="_x0000_s3360" style="position:absolute;left:2123;top:1056;width:6175;height:353;mso-position-horizontal-relative:page;mso-position-vertical-relative:text" coordsize="6175,353" o:allowincell="f" path="m2793,163r,9l2793,210r199,l2992,172r,-9e" fillcolor="#797979" stroked="f">
              <v:path arrowok="t"/>
            </v:shape>
            <v:shape id="_x0000_s3361" style="position:absolute;left:2123;top:1056;width:6175;height:353;mso-position-horizontal-relative:page;mso-position-vertical-relative:text" coordsize="6175,353" o:allowincell="f" path="m1767,190r,98l1858,288r,-98e" fillcolor="#797979" stroked="f">
              <v:path arrowok="t"/>
            </v:shape>
            <v:shape id="_x0000_s3362" style="position:absolute;left:2123;top:1056;width:6175;height:353;mso-position-horizontal-relative:page;mso-position-vertical-relative:text" coordsize="6175,353" o:allowincell="f" path="m1858,190r24,5l1885,207r2,9l1888,223r,10l1888,255r-2,11l1883,281r-3,1l1864,288r-6,l1977,288r,l1978,282r,-1l1978,266r,-11l1978,233r-1,-10l1977,216r-1,-9l1972,195r-1,-5e" fillcolor="#797979" stroked="f">
              <v:path arrowok="t"/>
            </v:shape>
            <v:shape id="_x0000_s3363" style="position:absolute;left:2123;top:1056;width:6175;height:353;mso-position-horizontal-relative:page;mso-position-vertical-relative:text" coordsize="6175,353" o:allowincell="f" path="m873,210r,34l873,267r3,19l877,292r2,5l880,302r82,l959,297r,-5l959,286r,-19l959,244r,-34e" fillcolor="#797979" stroked="f">
              <v:path arrowok="t"/>
            </v:shape>
            <v:shape id="_x0000_s3364" style="position:absolute;left:2123;top:1056;width:6175;height:353;mso-position-horizontal-relative:page;mso-position-vertical-relative:text" coordsize="6175,353" o:allowincell="f" path="m2793,210r,34l2794,267r2,19l2797,292r2,5l2800,302r83,l2880,297r,-5l2880,286r,-19l2880,244r,-34e" fillcolor="#797979" stroked="f">
              <v:path arrowok="t"/>
            </v:shape>
            <v:shape id="_x0000_s3365" style="position:absolute;left:2123;top:1056;width:6175;height:353;mso-position-horizontal-relative:page;mso-position-vertical-relative:text" coordsize="6175,353" o:allowincell="f" path="m324,212r-2,1l322,214r-9,12l312,230r-3,14l309,246r-1,14l308,267r,17l310,296r1,6l393,302r-3,-6l390,284r,-17l390,260r1,-14l391,244r6,-14l402,226r13,-12l416,213r1,-1e" fillcolor="#797979" stroked="f">
              <v:path arrowok="t"/>
            </v:shape>
            <v:shape id="_x0000_s3366" style="position:absolute;left:2123;top:1056;width:6175;height:353;mso-position-horizontal-relative:page;mso-position-vertical-relative:text" coordsize="6175,353" o:allowincell="f" path="m417,212r,87l415,302r89,l504,299r,-87e" fillcolor="#797979" stroked="f">
              <v:path arrowok="t"/>
            </v:shape>
            <v:shape id="_x0000_s3367" style="position:absolute;left:2123;top:1056;width:6175;height:353;mso-position-horizontal-relative:page;mso-position-vertical-relative:text" coordsize="6175,353" o:allowincell="f" path="m5285,212r-2,1l5283,214r-9,12l5273,230r-3,14l5270,246r-1,14l5269,267r,17l5271,296r1,6l5354,302r-3,-6l5351,284r,-17l5351,260r1,-14l5352,244r6,-14l5363,226r13,-12l5377,213r1,-1e" fillcolor="#797979" stroked="f">
              <v:path arrowok="t"/>
            </v:shape>
            <v:shape id="_x0000_s3368" style="position:absolute;left:2123;top:1056;width:6175;height:353;mso-position-horizontal-relative:page;mso-position-vertical-relative:text" coordsize="6175,353" o:allowincell="f" path="m5378,212r,87l5376,302r89,l5465,299r,-87e" fillcolor="#797979" stroked="f">
              <v:path arrowok="t"/>
            </v:shape>
            <v:shape id="_x0000_s3369" style="position:absolute;left:2123;top:1056;width:6175;height:353;mso-position-horizontal-relative:page;mso-position-vertical-relative:text" coordsize="6175,353" o:allowincell="f" path="m3511,223r-9,62l3713,285r-9,-62e" fillcolor="#797979" stroked="f">
              <v:path arrowok="t"/>
            </v:shape>
            <v:shape id="_x0000_s3370" style="position:absolute;left:2123;top:1056;width:6175;height:353;mso-position-horizontal-relative:page;mso-position-vertical-relative:text" coordsize="6175,353" o:allowincell="f" path="m989,228r,22l989,273r,17l989,294r-2,5l986,302r79,l1066,299r1,-5l1069,290r2,-17l1072,250r,-22e" fillcolor="#797979" stroked="f">
              <v:path arrowok="t"/>
            </v:shape>
            <v:shape id="_x0000_s3371" style="position:absolute;left:2123;top:1056;width:6175;height:353;mso-position-horizontal-relative:page;mso-position-vertical-relative:text" coordsize="6175,353" o:allowincell="f" path="m2910,228r,22l2910,273r,17l2910,294r-3,5l2906,302r79,l2986,299r2,-5l2989,290r2,-17l2992,250r,-22e" fillcolor="#797979" stroked="f">
              <v:path arrowok="t"/>
            </v:shape>
            <v:shape id="_x0000_s3372" style="position:absolute;left:2123;top:1056;width:6175;height:353;mso-position-horizontal-relative:page;mso-position-vertical-relative:text" coordsize="6175,353" o:allowincell="f" path="m530,247r,14l531,285r2,11l534,302r76,l607,296r,-11l607,261r,-14e" fillcolor="#797979" stroked="f">
              <v:path arrowok="t"/>
            </v:shape>
            <v:shape id="_x0000_s3373" style="position:absolute;left:2123;top:1056;width:6175;height:353;mso-position-horizontal-relative:page;mso-position-vertical-relative:text" coordsize="6175,353" o:allowincell="f" path="m2234,247r,14l2235,285r2,11l2238,302r76,l2311,296r,-11l2311,261r,-14e" fillcolor="#797979" stroked="f">
              <v:path arrowok="t"/>
            </v:shape>
            <v:shape id="_x0000_s3374" style="position:absolute;left:2123;top:1056;width:6175;height:353;mso-position-horizontal-relative:page;mso-position-vertical-relative:text" coordsize="6175,353" o:allowincell="f" path="m3016,247r,14l3018,285r2,11l3021,302r75,l3093,296r,-11l3093,261r,-14e" fillcolor="#797979" stroked="f">
              <v:path arrowok="t"/>
            </v:shape>
            <v:shape id="_x0000_s3375" style="position:absolute;left:2123;top:1056;width:6175;height:353;mso-position-horizontal-relative:page;mso-position-vertical-relative:text" coordsize="6175,353" o:allowincell="f" path="m3223,247r,14l3225,285r2,11l3228,302r75,l3300,296r,-11l3300,261r,-14e" fillcolor="#797979" stroked="f">
              <v:path arrowok="t"/>
            </v:shape>
            <v:shape id="_x0000_s3376" style="position:absolute;left:2123;top:1056;width:6175;height:353;mso-position-horizontal-relative:page;mso-position-vertical-relative:text" coordsize="6175,353" o:allowincell="f" path="m4771,247r,14l4772,285r2,11l4775,302r75,l4847,296r,-11l4847,261r,-14e" fillcolor="#797979" stroked="f">
              <v:path arrowok="t"/>
            </v:shape>
            <v:shape id="_x0000_s3377" style="position:absolute;left:2123;top:1056;width:6175;height:353;mso-position-horizontal-relative:page;mso-position-vertical-relative:text" coordsize="6175,353" o:allowincell="f" path="m3502,285r-8,62l3588,347r5,-62e" fillcolor="#797979" stroked="f">
              <v:path arrowok="t"/>
            </v:shape>
            <v:shape id="_x0000_s3378" style="position:absolute;left:2123;top:1056;width:6175;height:353;mso-position-horizontal-relative:page;mso-position-vertical-relative:text" coordsize="6175,353" o:allowincell="f" path="m3626,285r4,62l3723,347r-10,-62e" fillcolor="#797979" stroked="f">
              <v:path arrowok="t"/>
            </v:shape>
            <v:shape id="_x0000_s3379" style="position:absolute;left:2123;top:1056;width:6175;height:353;mso-position-horizontal-relative:page;mso-position-vertical-relative:text" coordsize="6175,353" o:allowincell="f" path="m1767,288r,14l1767,318r,11l1767,337r,4l1767,343r,2l1767,347r,l1872,347r27,l1921,345r16,-2l1944,341r12,-4l1965,329r5,-11l1975,302r2,-14e" fillcolor="#797979" stroked="f">
              <v:path arrowok="t"/>
            </v:shape>
            <v:shape id="_x0000_s3380" style="position:absolute;left:2123;top:1056;width:6175;height:353;mso-position-horizontal-relative:page;mso-position-vertical-relative:text" coordsize="6175,353" o:allowincell="f" path="m311,302r1,13l316,322r188,l504,315r,-13e" fillcolor="#797979" stroked="f">
              <v:path arrowok="t"/>
            </v:shape>
            <v:shape id="_x0000_s3381" style="position:absolute;left:2123;top:1056;width:6175;height:353;mso-position-horizontal-relative:page;mso-position-vertical-relative:text" coordsize="6175,353" o:allowincell="f" path="m534,302r1,2l539,314r1,2l540,316r10,13l554,331r14,10l571,342r2,1l585,347r4,1l606,351r2,1l628,352r14,l649,351r14,-3l669,347r10,-4l680,342r2,-1l697,331r1,-2l709,316r,l709,314r4,-10l714,302e" fillcolor="#797979" stroked="f">
              <v:path arrowok="t"/>
            </v:shape>
            <v:shape id="_x0000_s3382" style="position:absolute;left:2123;top:1056;width:6175;height:353;mso-position-horizontal-relative:page;mso-position-vertical-relative:text" coordsize="6175,353" o:allowincell="f" path="m880,302r,1l883,310r3,3l891,320r2,3l900,331r1,1l912,339r,l926,344r,1l934,347r10,3l956,351r9,1l975,352r4,l997,351r6,-1l1015,347r6,-2l1022,344r12,-5l1034,339r10,-7l1045,331r6,-8l1053,320r5,-7l1061,310r3,-7l1065,302e" fillcolor="#797979" stroked="f">
              <v:path arrowok="t"/>
            </v:shape>
            <v:shape id="_x0000_s3383" style="position:absolute;left:2123;top:1056;width:6175;height:353;mso-position-horizontal-relative:page;mso-position-vertical-relative:text" coordsize="6175,353" o:allowincell="f" path="m1339,302r2,6l1342,312r4,7l1349,322r4,5l1358,332r3,4l1368,340r3,2l1381,345r3,1l1388,347r14,3l1411,351r12,1l1433,352r3,l1454,351r4,-1l1473,347r3,-1l1479,345r8,-3l1492,340r6,-4l1503,332r4,-5l1511,322r3,-3l1520,312r1,-4l1524,302e" fillcolor="#797979" stroked="f">
              <v:path arrowok="t"/>
            </v:shape>
            <v:shape id="_x0000_s3384" style="position:absolute;left:2123;top:1056;width:6175;height:353;mso-position-horizontal-relative:page;mso-position-vertical-relative:text" coordsize="6175,353" o:allowincell="f" path="m2008,302r,2l2009,312r3,8l2014,324r193,l2207,320r,-8l2207,304r,-2e" fillcolor="#797979" stroked="f">
              <v:path arrowok="t"/>
            </v:shape>
            <v:shape id="_x0000_s3385" style="position:absolute;left:2123;top:1056;width:6175;height:353;mso-position-horizontal-relative:page;mso-position-vertical-relative:text" coordsize="6175,353" o:allowincell="f" path="m2238,302r1,2l2242,314r1,2l2244,316r10,13l2258,331r14,10l2275,342r2,1l2288,347r4,1l2309,351r3,1l2331,352r15,l2353,351r13,-3l2372,347r11,-4l2384,342r2,-1l2400,331r2,-2l2412,316r1,l2413,314r4,-10l2417,302e" fillcolor="#797979" stroked="f">
              <v:path arrowok="t"/>
            </v:shape>
            <v:shape id="_x0000_s3386" style="position:absolute;left:2123;top:1056;width:6175;height:353;mso-position-horizontal-relative:page;mso-position-vertical-relative:text" coordsize="6175,353" o:allowincell="f" path="m2800,302r,1l2804,310r2,3l2812,320r2,3l2821,331r,1l2832,339r,l2846,344r,1l2855,347r10,3l2876,351r9,1l2895,352r4,l2917,351r6,-1l2936,347r6,-2l2942,344r12,-5l2955,339r9,-7l2965,331r6,-8l2973,320r5,-7l2981,310r4,-7l2985,302e" fillcolor="#797979" stroked="f">
              <v:path arrowok="t"/>
            </v:shape>
            <v:shape id="_x0000_s3387" style="position:absolute;left:2123;top:1056;width:6175;height:353;mso-position-horizontal-relative:page;mso-position-vertical-relative:text" coordsize="6175,353" o:allowincell="f" path="m3021,302r,2l3025,314r1,2l3027,316r10,13l3040,331r15,10l3058,342r1,1l3071,347r4,1l3092,351r3,1l3114,352r15,l3136,351r13,-3l3155,347r10,-4l3166,342r2,-1l3183,331r2,-2l3195,316r,l3196,314r3,-10l3200,302e" fillcolor="#797979" stroked="f">
              <v:path arrowok="t"/>
            </v:shape>
            <v:shape id="_x0000_s3388" style="position:absolute;left:2123;top:1056;width:6175;height:353;mso-position-horizontal-relative:page;mso-position-vertical-relative:text" coordsize="6175,353" o:allowincell="f" path="m3228,302r,2l3232,314r1,2l3234,316r10,13l3247,331r15,10l3265,342r2,1l3278,347r4,1l3299,351r3,1l3321,352r15,l3343,351r13,-3l3362,347r10,-4l3373,342r2,-1l3390,331r2,-2l3402,316r,l3403,314r3,-10l3407,302e" fillcolor="#797979" stroked="f">
              <v:path arrowok="t"/>
            </v:shape>
            <v:shape id="_x0000_s3389" style="position:absolute;left:2123;top:1056;width:6175;height:353;mso-position-horizontal-relative:page;mso-position-vertical-relative:text" coordsize="6175,353" o:allowincell="f" path="m3735,302r1,11l3737,317r3,9l3740,327r193,l3933,326r,-9l3933,313r,-11e" fillcolor="#797979" stroked="f">
              <v:path arrowok="t"/>
            </v:shape>
            <v:shape id="_x0000_s3390" style="position:absolute;left:2123;top:1056;width:6175;height:353;mso-position-horizontal-relative:page;mso-position-vertical-relative:text" coordsize="6175,353" o:allowincell="f" path="m4775,302r,2l4779,314r1,2l4781,316r10,13l4794,331r15,10l4812,342r2,1l4825,347r4,1l4846,351r3,1l4868,352r15,l4890,351r13,-3l4909,347r10,-4l4920,342r3,-1l4937,331r2,-2l4949,316r1,l4950,314r4,-10l4954,302e" fillcolor="#797979" stroked="f">
              <v:path arrowok="t"/>
            </v:shape>
            <v:shape id="_x0000_s3391" style="position:absolute;left:2123;top:1056;width:6175;height:353;mso-position-horizontal-relative:page;mso-position-vertical-relative:text" coordsize="6175,353" o:allowincell="f" path="m5272,302r1,13l5277,322r188,l5465,315r,-13e" fillcolor="#797979" stroked="f">
              <v:path arrowok="t"/>
            </v:shape>
            <v:shape id="_x0000_s3392" style="position:absolute;left:2123;top:1056;width:6175;height:353;mso-position-horizontal-relative:page;mso-position-vertical-relative:text" coordsize="6175,353" o:allowincell="f" path="m5753,302r2,6l5757,312r3,7l5763,322r5,5l5772,332r3,4l5782,340r3,2l5795,345r4,1l5802,347r14,3l5826,351r11,1l5847,352r4,l5868,351r5,-1l5887,347r3,-1l5893,345r8,-3l5906,340r7,-4l5917,332r5,-5l5926,322r2,-3l5934,312r2,-4l5939,302e" fillcolor="#797979" stroked="f">
              <v:path arrowok="t"/>
            </v:shape>
            <v:shape id="_x0000_s3393" style="position:absolute;left:2123;top:1056;width:6175;height:353;mso-position-horizontal-relative:page;mso-position-vertical-relative:text" coordsize="6175,353" o:allowincell="f" path="m316,322r7,13l327,338r12,9l347,349r11,3l369,352r4,l391,349r3,-2l408,338r2,-3l420,322e" fillcolor="#797979" stroked="f">
              <v:path arrowok="t"/>
            </v:shape>
            <v:shape id="_x0000_s3394" style="position:absolute;left:2123;top:1056;width:6175;height:353;mso-position-horizontal-relative:page;mso-position-vertical-relative:text" coordsize="6175,353" o:allowincell="f" path="m420,322r,25l504,347r,-25e" fillcolor="#797979" stroked="f">
              <v:path arrowok="t"/>
            </v:shape>
            <v:shape id="_x0000_s3395" style="position:absolute;left:2123;top:1056;width:6175;height:353;mso-position-horizontal-relative:page;mso-position-vertical-relative:text" coordsize="6175,353" o:allowincell="f" path="m5277,322r7,13l5288,338r12,9l5308,349r11,3l5330,352r4,l5352,349r3,-2l5369,338r2,-3l5381,322e" fillcolor="#797979" stroked="f">
              <v:path arrowok="t"/>
            </v:shape>
            <v:shape id="_x0000_s3396" style="position:absolute;left:2123;top:1056;width:6175;height:353;mso-position-horizontal-relative:page;mso-position-vertical-relative:text" coordsize="6175,353" o:allowincell="f" path="m5381,322r,25l5465,347r,-25e" fillcolor="#797979" stroked="f">
              <v:path arrowok="t"/>
            </v:shape>
            <v:shape id="_x0000_s3397" style="position:absolute;left:2123;top:1056;width:6175;height:353;mso-position-horizontal-relative:page;mso-position-vertical-relative:text" coordsize="6175,353" o:allowincell="f" path="m2014,324r2,3l2020,335r5,5l2026,341r9,5l2042,349r1,1l2054,352r13,l2083,350r5,-1l2095,346r8,-5l2106,340r4,-5l2117,327r3,-3e" fillcolor="#797979" stroked="f">
              <v:path arrowok="t"/>
            </v:shape>
            <v:shape id="_x0000_s3398" style="position:absolute;left:2123;top:1056;width:6175;height:353;mso-position-horizontal-relative:page;mso-position-vertical-relative:text" coordsize="6175,353" o:allowincell="f" path="m2120,324r-2,23l2207,347r,-23e" fillcolor="#797979" stroked="f">
              <v:path arrowok="t"/>
            </v:shape>
            <v:shape id="_x0000_s3399" style="position:absolute;left:2123;top:1056;width:6175;height:353;mso-position-horizontal-relative:page;mso-position-vertical-relative:text" coordsize="6175,353" o:allowincell="f" path="m3740,327r1,l3746,335r10,6l3756,342r10,7l3768,350r10,2l3791,352r20,-2l3812,349r16,-7l3829,341r8,-6l3846,327r,e" fillcolor="#797979" stroked="f">
              <v:path arrowok="t"/>
            </v:shape>
            <v:shape id="_x0000_s3400" style="position:absolute;left:2123;top:1056;width:6175;height:353;mso-position-horizontal-relative:page;mso-position-vertical-relative:text" coordsize="6175,353" o:allowincell="f" path="m3846,327r,20l3933,347r,-20e" fillcolor="#797979" stroked="f">
              <v:path arrowok="t"/>
            </v:shape>
            <w10:wrap anchorx="page"/>
          </v:group>
        </w:pict>
      </w:r>
      <w:r>
        <w:rPr>
          <w:rFonts w:ascii="Impact" w:hAnsi="Impact" w:cs="Impact"/>
          <w:color w:val="757575"/>
          <w:sz w:val="72"/>
          <w:szCs w:val="72"/>
          <w:u w:val="thick"/>
        </w:rPr>
        <w:t>DEGREE</w:t>
      </w:r>
      <w:r>
        <w:rPr>
          <w:rFonts w:ascii="Impact" w:hAnsi="Impact" w:cs="Impact"/>
          <w:color w:val="757575"/>
          <w:spacing w:val="1"/>
          <w:sz w:val="72"/>
          <w:szCs w:val="72"/>
          <w:u w:val="thick"/>
        </w:rPr>
        <w:t xml:space="preserve"> </w:t>
      </w:r>
      <w:r>
        <w:rPr>
          <w:rFonts w:ascii="Impact" w:hAnsi="Impact" w:cs="Impact"/>
          <w:color w:val="757575"/>
          <w:sz w:val="72"/>
          <w:szCs w:val="72"/>
          <w:u w:val="thick"/>
        </w:rPr>
        <w:t>PROGRAMS</w:t>
      </w:r>
    </w:p>
    <w:p w:rsidR="00F42301" w:rsidRDefault="00F42301" w:rsidP="001C7D3D">
      <w:pPr>
        <w:widowControl w:val="0"/>
        <w:autoSpaceDE w:val="0"/>
        <w:autoSpaceDN w:val="0"/>
        <w:adjustRightInd w:val="0"/>
        <w:spacing w:after="0" w:line="200" w:lineRule="exact"/>
        <w:rPr>
          <w:rFonts w:ascii="Impact" w:hAnsi="Impact" w:cs="Impact"/>
          <w:color w:val="000000"/>
          <w:sz w:val="20"/>
          <w:szCs w:val="20"/>
        </w:rPr>
      </w:pPr>
    </w:p>
    <w:p w:rsidR="00F42301" w:rsidRDefault="00F42301" w:rsidP="001C7D3D">
      <w:pPr>
        <w:widowControl w:val="0"/>
        <w:autoSpaceDE w:val="0"/>
        <w:autoSpaceDN w:val="0"/>
        <w:adjustRightInd w:val="0"/>
        <w:spacing w:after="0" w:line="200" w:lineRule="exact"/>
        <w:rPr>
          <w:rFonts w:ascii="Impact" w:hAnsi="Impact" w:cs="Impact"/>
          <w:color w:val="000000"/>
          <w:sz w:val="20"/>
          <w:szCs w:val="20"/>
        </w:rPr>
      </w:pPr>
    </w:p>
    <w:p w:rsidR="00F42301" w:rsidRDefault="00F42301" w:rsidP="001C7D3D">
      <w:pPr>
        <w:widowControl w:val="0"/>
        <w:autoSpaceDE w:val="0"/>
        <w:autoSpaceDN w:val="0"/>
        <w:adjustRightInd w:val="0"/>
        <w:spacing w:after="0" w:line="200" w:lineRule="exact"/>
        <w:rPr>
          <w:rFonts w:ascii="Impact" w:hAnsi="Impact" w:cs="Impact"/>
          <w:color w:val="000000"/>
          <w:sz w:val="20"/>
          <w:szCs w:val="20"/>
        </w:rPr>
      </w:pPr>
    </w:p>
    <w:p w:rsidR="00F42301" w:rsidRDefault="00F42301" w:rsidP="001C7D3D">
      <w:pPr>
        <w:widowControl w:val="0"/>
        <w:autoSpaceDE w:val="0"/>
        <w:autoSpaceDN w:val="0"/>
        <w:adjustRightInd w:val="0"/>
        <w:spacing w:before="5" w:after="0" w:line="200" w:lineRule="exact"/>
        <w:rPr>
          <w:rFonts w:ascii="Impact" w:hAnsi="Impact" w:cs="Impact"/>
          <w:color w:val="000000"/>
          <w:sz w:val="20"/>
          <w:szCs w:val="20"/>
        </w:rPr>
      </w:pPr>
    </w:p>
    <w:p w:rsidR="00F42301" w:rsidRDefault="00F42301" w:rsidP="001C7D3D">
      <w:pPr>
        <w:widowControl w:val="0"/>
        <w:autoSpaceDE w:val="0"/>
        <w:autoSpaceDN w:val="0"/>
        <w:adjustRightInd w:val="0"/>
        <w:spacing w:before="14" w:after="0"/>
        <w:ind w:left="879"/>
        <w:rPr>
          <w:rFonts w:ascii="Times New Roman" w:hAnsi="Times New Roman"/>
          <w:color w:val="000000"/>
          <w:sz w:val="28"/>
          <w:szCs w:val="28"/>
        </w:rPr>
      </w:pPr>
      <w:r w:rsidRPr="00554989">
        <w:rPr>
          <w:rFonts w:ascii="Calibri" w:hAnsi="Calibri"/>
          <w:noProof/>
          <w:lang w:eastAsia="en-US"/>
        </w:rPr>
        <w:pict>
          <v:shape id="_x0000_s3401" type="#_x0000_t202" style="position:absolute;left:0;text-align:left;margin-left:520.2pt;margin-top:158.8pt;width:1in;height:184.3pt;z-index:-251658240;mso-position-horizontal-relative:page;mso-position-vertical-relative:page" o:allowincell="f" filled="f" stroked="f">
            <v:textbox style="layout-flow:vertical" inset="0,0,0,0">
              <w:txbxContent>
                <w:p w:rsidR="00F42301" w:rsidRDefault="00F42301" w:rsidP="001C7D3D">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E</w:t>
                  </w:r>
                  <w:r>
                    <w:rPr>
                      <w:rFonts w:ascii="Impact" w:hAnsi="Impact" w:cs="Impact"/>
                      <w:color w:val="A3A3A3"/>
                      <w:spacing w:val="-115"/>
                      <w:position w:val="1"/>
                      <w:sz w:val="105"/>
                      <w:szCs w:val="105"/>
                    </w:rPr>
                    <w:t xml:space="preserve"> </w:t>
                  </w:r>
                </w:p>
              </w:txbxContent>
            </v:textbox>
            <w10:wrap anchorx="page" anchory="page"/>
          </v:shape>
        </w:pict>
      </w:r>
      <w:r>
        <w:rPr>
          <w:rFonts w:ascii="Times New Roman" w:hAnsi="Times New Roman"/>
          <w:b/>
          <w:bCs/>
          <w:color w:val="000000"/>
          <w:sz w:val="28"/>
          <w:szCs w:val="28"/>
        </w:rPr>
        <w:t>Int</w:t>
      </w:r>
      <w:r>
        <w:rPr>
          <w:rFonts w:ascii="Times New Roman" w:hAnsi="Times New Roman"/>
          <w:b/>
          <w:bCs/>
          <w:color w:val="000000"/>
          <w:spacing w:val="-5"/>
          <w:sz w:val="28"/>
          <w:szCs w:val="28"/>
        </w:rPr>
        <w:t>r</w:t>
      </w:r>
      <w:r>
        <w:rPr>
          <w:rFonts w:ascii="Times New Roman" w:hAnsi="Times New Roman"/>
          <w:b/>
          <w:bCs/>
          <w:color w:val="000000"/>
          <w:sz w:val="28"/>
          <w:szCs w:val="28"/>
        </w:rPr>
        <w:t>oduction</w:t>
      </w:r>
    </w:p>
    <w:p w:rsidR="00F42301" w:rsidRDefault="00F42301" w:rsidP="001C7D3D">
      <w:pPr>
        <w:widowControl w:val="0"/>
        <w:autoSpaceDE w:val="0"/>
        <w:autoSpaceDN w:val="0"/>
        <w:adjustRightInd w:val="0"/>
        <w:spacing w:before="33" w:after="0" w:line="250" w:lineRule="auto"/>
        <w:ind w:left="879" w:right="1997" w:firstLine="360"/>
        <w:rPr>
          <w:rFonts w:ascii="Times New Roman" w:hAnsi="Times New Roman"/>
          <w:color w:val="000000"/>
          <w:sz w:val="20"/>
          <w:szCs w:val="20"/>
        </w:rPr>
      </w:pPr>
      <w:r>
        <w:rPr>
          <w:rFonts w:ascii="Times New Roman" w:hAnsi="Times New Roman"/>
          <w:color w:val="000000"/>
          <w:sz w:val="20"/>
          <w:szCs w:val="20"/>
        </w:rPr>
        <w:t>The College of Business o</w:t>
      </w:r>
      <w:r>
        <w:rPr>
          <w:rFonts w:ascii="Times New Roman" w:hAnsi="Times New Roman"/>
          <w:color w:val="000000"/>
          <w:spacing w:val="-4"/>
          <w:sz w:val="20"/>
          <w:szCs w:val="20"/>
        </w:rPr>
        <w:t>f</w:t>
      </w:r>
      <w:r>
        <w:rPr>
          <w:rFonts w:ascii="Times New Roman" w:hAnsi="Times New Roman"/>
          <w:color w:val="000000"/>
          <w:sz w:val="20"/>
          <w:szCs w:val="20"/>
        </w:rPr>
        <w:t>fers the General Master of Business</w:t>
      </w:r>
      <w:r>
        <w:rPr>
          <w:rFonts w:ascii="Times New Roman" w:hAnsi="Times New Roman"/>
          <w:color w:val="000000"/>
          <w:spacing w:val="-11"/>
          <w:sz w:val="20"/>
          <w:szCs w:val="20"/>
        </w:rPr>
        <w:t xml:space="preserve"> </w:t>
      </w:r>
      <w:r>
        <w:rPr>
          <w:rFonts w:ascii="Times New Roman" w:hAnsi="Times New Roman"/>
          <w:color w:val="000000"/>
          <w:sz w:val="20"/>
          <w:szCs w:val="20"/>
        </w:rPr>
        <w:t>Administration (MBA) Degree pro- gram.</w:t>
      </w:r>
      <w:r>
        <w:rPr>
          <w:rFonts w:ascii="Times New Roman" w:hAnsi="Times New Roman"/>
          <w:color w:val="000000"/>
          <w:spacing w:val="46"/>
          <w:sz w:val="20"/>
          <w:szCs w:val="20"/>
        </w:rPr>
        <w:t xml:space="preserve"> </w:t>
      </w:r>
      <w:r>
        <w:rPr>
          <w:rFonts w:ascii="Times New Roman" w:hAnsi="Times New Roman"/>
          <w:color w:val="000000"/>
          <w:sz w:val="20"/>
          <w:szCs w:val="20"/>
        </w:rPr>
        <w:t>The MBA</w:t>
      </w:r>
      <w:r>
        <w:rPr>
          <w:rFonts w:ascii="Times New Roman" w:hAnsi="Times New Roman"/>
          <w:color w:val="000000"/>
          <w:spacing w:val="-11"/>
          <w:sz w:val="20"/>
          <w:szCs w:val="20"/>
        </w:rPr>
        <w:t xml:space="preserve"> </w:t>
      </w:r>
      <w:r>
        <w:rPr>
          <w:rFonts w:ascii="Times New Roman" w:hAnsi="Times New Roman"/>
          <w:color w:val="000000"/>
          <w:sz w:val="20"/>
          <w:szCs w:val="20"/>
        </w:rPr>
        <w:t>is a 30-semester hour graduate degree program.  MBA</w:t>
      </w:r>
      <w:r>
        <w:rPr>
          <w:rFonts w:ascii="Times New Roman" w:hAnsi="Times New Roman"/>
          <w:color w:val="000000"/>
          <w:spacing w:val="-11"/>
          <w:sz w:val="20"/>
          <w:szCs w:val="20"/>
        </w:rPr>
        <w:t xml:space="preserve"> </w:t>
      </w:r>
      <w:r>
        <w:rPr>
          <w:rFonts w:ascii="Times New Roman" w:hAnsi="Times New Roman"/>
          <w:color w:val="000000"/>
          <w:sz w:val="20"/>
          <w:szCs w:val="20"/>
        </w:rPr>
        <w:t>candidates have the op- portunity to acquire the knowledge, skills, and leadership capacity to perform e</w:t>
      </w:r>
      <w:r>
        <w:rPr>
          <w:rFonts w:ascii="Times New Roman" w:hAnsi="Times New Roman"/>
          <w:color w:val="000000"/>
          <w:spacing w:val="-4"/>
          <w:sz w:val="20"/>
          <w:szCs w:val="20"/>
        </w:rPr>
        <w:t>f</w:t>
      </w:r>
      <w:r>
        <w:rPr>
          <w:rFonts w:ascii="Times New Roman" w:hAnsi="Times New Roman"/>
          <w:color w:val="000000"/>
          <w:sz w:val="20"/>
          <w:szCs w:val="20"/>
        </w:rPr>
        <w:t>fectively in complex and rapidly changing environments.</w:t>
      </w:r>
      <w:r>
        <w:rPr>
          <w:rFonts w:ascii="Times New Roman" w:hAnsi="Times New Roman"/>
          <w:color w:val="000000"/>
          <w:spacing w:val="47"/>
          <w:sz w:val="20"/>
          <w:szCs w:val="20"/>
        </w:rPr>
        <w:t xml:space="preserve"> </w:t>
      </w:r>
      <w:r>
        <w:rPr>
          <w:rFonts w:ascii="Times New Roman" w:hAnsi="Times New Roman"/>
          <w:color w:val="000000"/>
          <w:sz w:val="20"/>
          <w:szCs w:val="20"/>
        </w:rPr>
        <w:t>They are able to develop strategies and to respond proactively to business challenges and opportunities. Graduates learn to integrate func- tional expertise in seamless o</w:t>
      </w:r>
      <w:r>
        <w:rPr>
          <w:rFonts w:ascii="Times New Roman" w:hAnsi="Times New Roman"/>
          <w:color w:val="000000"/>
          <w:spacing w:val="-4"/>
          <w:sz w:val="20"/>
          <w:szCs w:val="20"/>
        </w:rPr>
        <w:t>r</w:t>
      </w:r>
      <w:r>
        <w:rPr>
          <w:rFonts w:ascii="Times New Roman" w:hAnsi="Times New Roman"/>
          <w:color w:val="000000"/>
          <w:sz w:val="20"/>
          <w:szCs w:val="20"/>
        </w:rPr>
        <w:t>ganizations and to create pluralistic o</w:t>
      </w:r>
      <w:r>
        <w:rPr>
          <w:rFonts w:ascii="Times New Roman" w:hAnsi="Times New Roman"/>
          <w:color w:val="000000"/>
          <w:spacing w:val="-4"/>
          <w:sz w:val="20"/>
          <w:szCs w:val="20"/>
        </w:rPr>
        <w:t>r</w:t>
      </w:r>
      <w:r>
        <w:rPr>
          <w:rFonts w:ascii="Times New Roman" w:hAnsi="Times New Roman"/>
          <w:color w:val="000000"/>
          <w:sz w:val="20"/>
          <w:szCs w:val="20"/>
        </w:rPr>
        <w:t>ganizational cultures appro- priate to the business environment.  Such cultures generate the best possible solutions to</w:t>
      </w:r>
    </w:p>
    <w:p w:rsidR="00F42301" w:rsidRDefault="00F42301" w:rsidP="001C7D3D">
      <w:pPr>
        <w:widowControl w:val="0"/>
        <w:autoSpaceDE w:val="0"/>
        <w:autoSpaceDN w:val="0"/>
        <w:adjustRightInd w:val="0"/>
        <w:spacing w:after="0" w:line="250" w:lineRule="auto"/>
        <w:ind w:left="879" w:right="2012"/>
        <w:rPr>
          <w:rFonts w:ascii="Times New Roman" w:hAnsi="Times New Roman"/>
          <w:color w:val="000000"/>
          <w:sz w:val="20"/>
          <w:szCs w:val="20"/>
        </w:rPr>
      </w:pPr>
      <w:r>
        <w:rPr>
          <w:rFonts w:ascii="Times New Roman" w:hAnsi="Times New Roman"/>
          <w:color w:val="000000"/>
          <w:sz w:val="20"/>
          <w:szCs w:val="20"/>
        </w:rPr>
        <w:t>problems, facilitate the development of truly innovative products and services that allow o</w:t>
      </w:r>
      <w:r>
        <w:rPr>
          <w:rFonts w:ascii="Times New Roman" w:hAnsi="Times New Roman"/>
          <w:color w:val="000000"/>
          <w:spacing w:val="-4"/>
          <w:sz w:val="20"/>
          <w:szCs w:val="20"/>
        </w:rPr>
        <w:t>r</w:t>
      </w:r>
      <w:r>
        <w:rPr>
          <w:rFonts w:ascii="Times New Roman" w:hAnsi="Times New Roman"/>
          <w:color w:val="000000"/>
          <w:sz w:val="20"/>
          <w:szCs w:val="20"/>
        </w:rPr>
        <w:t>ganiz</w:t>
      </w:r>
      <w:r>
        <w:rPr>
          <w:rFonts w:ascii="Times New Roman" w:hAnsi="Times New Roman"/>
          <w:color w:val="000000"/>
          <w:spacing w:val="-4"/>
          <w:sz w:val="20"/>
          <w:szCs w:val="20"/>
        </w:rPr>
        <w:t>a</w:t>
      </w:r>
      <w:r>
        <w:rPr>
          <w:rFonts w:ascii="Times New Roman" w:hAnsi="Times New Roman"/>
          <w:color w:val="000000"/>
          <w:sz w:val="20"/>
          <w:szCs w:val="20"/>
        </w:rPr>
        <w:t>- tions to compete in global markets, and give every employee the opportunity to contribute their very best and thus promote above average returns.</w:t>
      </w:r>
    </w:p>
    <w:p w:rsidR="00F42301" w:rsidRDefault="00F42301" w:rsidP="001C7D3D">
      <w:pPr>
        <w:widowControl w:val="0"/>
        <w:autoSpaceDE w:val="0"/>
        <w:autoSpaceDN w:val="0"/>
        <w:adjustRightInd w:val="0"/>
        <w:spacing w:before="6" w:after="0" w:line="220" w:lineRule="exact"/>
        <w:rPr>
          <w:rFonts w:ascii="Times New Roman" w:hAnsi="Times New Roman"/>
          <w:color w:val="000000"/>
        </w:rPr>
      </w:pPr>
    </w:p>
    <w:p w:rsidR="00F42301" w:rsidRDefault="00F42301" w:rsidP="001C7D3D">
      <w:pPr>
        <w:widowControl w:val="0"/>
        <w:autoSpaceDE w:val="0"/>
        <w:autoSpaceDN w:val="0"/>
        <w:adjustRightInd w:val="0"/>
        <w:spacing w:after="0"/>
        <w:ind w:left="879"/>
        <w:rPr>
          <w:rFonts w:ascii="Times New Roman" w:hAnsi="Times New Roman"/>
          <w:color w:val="000000"/>
          <w:sz w:val="26"/>
          <w:szCs w:val="26"/>
        </w:rPr>
      </w:pPr>
      <w:r>
        <w:rPr>
          <w:rFonts w:ascii="Times New Roman" w:hAnsi="Times New Roman"/>
          <w:b/>
          <w:bCs/>
          <w:color w:val="000000"/>
          <w:sz w:val="26"/>
          <w:szCs w:val="26"/>
        </w:rPr>
        <w:t>The MBA</w:t>
      </w:r>
      <w:r>
        <w:rPr>
          <w:rFonts w:ascii="Times New Roman" w:hAnsi="Times New Roman"/>
          <w:b/>
          <w:bCs/>
          <w:color w:val="000000"/>
          <w:spacing w:val="-14"/>
          <w:sz w:val="26"/>
          <w:szCs w:val="26"/>
        </w:rPr>
        <w:t xml:space="preserve"> </w:t>
      </w:r>
      <w:r>
        <w:rPr>
          <w:rFonts w:ascii="Times New Roman" w:hAnsi="Times New Roman"/>
          <w:b/>
          <w:bCs/>
          <w:color w:val="000000"/>
          <w:sz w:val="26"/>
          <w:szCs w:val="26"/>
        </w:rPr>
        <w:t>Mission</w:t>
      </w:r>
    </w:p>
    <w:p w:rsidR="00F42301" w:rsidRDefault="00F42301" w:rsidP="001C7D3D">
      <w:pPr>
        <w:widowControl w:val="0"/>
        <w:autoSpaceDE w:val="0"/>
        <w:autoSpaceDN w:val="0"/>
        <w:adjustRightInd w:val="0"/>
        <w:spacing w:before="27" w:after="0" w:line="250" w:lineRule="auto"/>
        <w:ind w:left="879" w:right="2041" w:firstLine="360"/>
        <w:rPr>
          <w:rFonts w:ascii="Times New Roman" w:hAnsi="Times New Roman"/>
          <w:color w:val="000000"/>
          <w:sz w:val="20"/>
          <w:szCs w:val="20"/>
        </w:rPr>
      </w:pPr>
      <w:r>
        <w:rPr>
          <w:rFonts w:ascii="Times New Roman" w:hAnsi="Times New Roman"/>
          <w:color w:val="000000"/>
          <w:sz w:val="20"/>
          <w:szCs w:val="20"/>
        </w:rPr>
        <w:t>The faculty and sta</w:t>
      </w:r>
      <w:r>
        <w:rPr>
          <w:rFonts w:ascii="Times New Roman" w:hAnsi="Times New Roman"/>
          <w:color w:val="000000"/>
          <w:spacing w:val="-4"/>
          <w:sz w:val="20"/>
          <w:szCs w:val="20"/>
        </w:rPr>
        <w:t>f</w:t>
      </w:r>
      <w:r>
        <w:rPr>
          <w:rFonts w:ascii="Times New Roman" w:hAnsi="Times New Roman"/>
          <w:color w:val="000000"/>
          <w:sz w:val="20"/>
          <w:szCs w:val="20"/>
        </w:rPr>
        <w:t>f of the College of Business are firmly committed to o</w:t>
      </w:r>
      <w:r>
        <w:rPr>
          <w:rFonts w:ascii="Times New Roman" w:hAnsi="Times New Roman"/>
          <w:color w:val="000000"/>
          <w:spacing w:val="-4"/>
          <w:sz w:val="20"/>
          <w:szCs w:val="20"/>
        </w:rPr>
        <w:t>f</w:t>
      </w:r>
      <w:r>
        <w:rPr>
          <w:rFonts w:ascii="Times New Roman" w:hAnsi="Times New Roman"/>
          <w:color w:val="000000"/>
          <w:sz w:val="20"/>
          <w:szCs w:val="20"/>
        </w:rPr>
        <w:t>fering an academi- cally rigorous educational process for business professionals who seek advancement to middle</w:t>
      </w:r>
    </w:p>
    <w:p w:rsidR="00F42301" w:rsidRDefault="00F42301" w:rsidP="001C7D3D">
      <w:pPr>
        <w:widowControl w:val="0"/>
        <w:autoSpaceDE w:val="0"/>
        <w:autoSpaceDN w:val="0"/>
        <w:adjustRightInd w:val="0"/>
        <w:spacing w:after="0" w:line="250" w:lineRule="auto"/>
        <w:ind w:left="879" w:right="2023"/>
        <w:rPr>
          <w:rFonts w:ascii="Times New Roman" w:hAnsi="Times New Roman"/>
          <w:color w:val="000000"/>
          <w:sz w:val="20"/>
          <w:szCs w:val="20"/>
        </w:rPr>
      </w:pPr>
      <w:r w:rsidRPr="00554989">
        <w:rPr>
          <w:rFonts w:ascii="Calibri" w:hAnsi="Calibri"/>
          <w:noProof/>
          <w:lang w:eastAsia="en-US"/>
        </w:rPr>
        <w:pict>
          <v:shape id="_x0000_s3402" type="#_x0000_t202" style="position:absolute;left:0;text-align:left;margin-left:520.2pt;margin-top:14.85pt;width:1in;height:270.75pt;z-index:-251658240;mso-position-horizontal-relative:page" o:allowincell="f" filled="f" stroked="f">
            <v:textbox style="layout-flow:vertical" inset="0,0,0,0">
              <w:txbxContent>
                <w:p w:rsidR="00F42301" w:rsidRDefault="00F42301" w:rsidP="001C7D3D">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P</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ROGRAM</w:t>
                  </w:r>
                  <w:r>
                    <w:rPr>
                      <w:rFonts w:ascii="Impact" w:hAnsi="Impact" w:cs="Impact"/>
                      <w:color w:val="A3A3A3"/>
                      <w:position w:val="1"/>
                      <w:sz w:val="105"/>
                      <w:szCs w:val="105"/>
                    </w:rPr>
                    <w:t>S</w:t>
                  </w:r>
                  <w:r>
                    <w:rPr>
                      <w:rFonts w:ascii="Impact" w:hAnsi="Impact" w:cs="Impact"/>
                      <w:color w:val="A3A3A3"/>
                      <w:spacing w:val="-115"/>
                      <w:position w:val="1"/>
                      <w:sz w:val="105"/>
                      <w:szCs w:val="105"/>
                    </w:rPr>
                    <w:t xml:space="preserve"> </w:t>
                  </w:r>
                </w:p>
              </w:txbxContent>
            </v:textbox>
            <w10:wrap anchorx="page"/>
          </v:shape>
        </w:pict>
      </w:r>
      <w:r>
        <w:rPr>
          <w:rFonts w:ascii="Times New Roman" w:hAnsi="Times New Roman"/>
          <w:color w:val="000000"/>
          <w:sz w:val="20"/>
          <w:szCs w:val="20"/>
        </w:rPr>
        <w:t>and upper level management positions.</w:t>
      </w:r>
      <w:r>
        <w:rPr>
          <w:rFonts w:ascii="Times New Roman" w:hAnsi="Times New Roman"/>
          <w:color w:val="000000"/>
          <w:spacing w:val="46"/>
          <w:sz w:val="20"/>
          <w:szCs w:val="20"/>
        </w:rPr>
        <w:t xml:space="preserve"> </w:t>
      </w:r>
      <w:r>
        <w:rPr>
          <w:rFonts w:ascii="Times New Roman" w:hAnsi="Times New Roman"/>
          <w:color w:val="000000"/>
          <w:sz w:val="20"/>
          <w:szCs w:val="20"/>
        </w:rPr>
        <w:t>The MBA</w:t>
      </w:r>
      <w:r>
        <w:rPr>
          <w:rFonts w:ascii="Times New Roman" w:hAnsi="Times New Roman"/>
          <w:color w:val="000000"/>
          <w:spacing w:val="-11"/>
          <w:sz w:val="20"/>
          <w:szCs w:val="20"/>
        </w:rPr>
        <w:t xml:space="preserve"> </w:t>
      </w:r>
      <w:r>
        <w:rPr>
          <w:rFonts w:ascii="Times New Roman" w:hAnsi="Times New Roman"/>
          <w:color w:val="000000"/>
          <w:sz w:val="20"/>
          <w:szCs w:val="20"/>
        </w:rPr>
        <w:t>program</w:t>
      </w:r>
      <w:r>
        <w:rPr>
          <w:rFonts w:ascii="Times New Roman" w:hAnsi="Times New Roman"/>
          <w:color w:val="000000"/>
          <w:spacing w:val="-11"/>
          <w:sz w:val="20"/>
          <w:szCs w:val="20"/>
        </w:rPr>
        <w:t>’</w:t>
      </w:r>
      <w:r>
        <w:rPr>
          <w:rFonts w:ascii="Times New Roman" w:hAnsi="Times New Roman"/>
          <w:color w:val="000000"/>
          <w:sz w:val="20"/>
          <w:szCs w:val="20"/>
        </w:rPr>
        <w:t>s fundamental purpose is to develop professional managers/leaders capable of making valuable contributions to the system of diversity and growth of their chosen o</w:t>
      </w:r>
      <w:r>
        <w:rPr>
          <w:rFonts w:ascii="Times New Roman" w:hAnsi="Times New Roman"/>
          <w:color w:val="000000"/>
          <w:spacing w:val="-4"/>
          <w:sz w:val="20"/>
          <w:szCs w:val="20"/>
        </w:rPr>
        <w:t>r</w:t>
      </w:r>
      <w:r>
        <w:rPr>
          <w:rFonts w:ascii="Times New Roman" w:hAnsi="Times New Roman"/>
          <w:color w:val="000000"/>
          <w:sz w:val="20"/>
          <w:szCs w:val="20"/>
        </w:rPr>
        <w:t>ganizations.</w:t>
      </w:r>
      <w:r>
        <w:rPr>
          <w:rFonts w:ascii="Times New Roman" w:hAnsi="Times New Roman"/>
          <w:color w:val="000000"/>
          <w:spacing w:val="47"/>
          <w:sz w:val="20"/>
          <w:szCs w:val="20"/>
        </w:rPr>
        <w:t xml:space="preserve"> </w:t>
      </w:r>
      <w:r>
        <w:rPr>
          <w:rFonts w:ascii="Times New Roman" w:hAnsi="Times New Roman"/>
          <w:color w:val="000000"/>
          <w:sz w:val="20"/>
          <w:szCs w:val="20"/>
        </w:rPr>
        <w:t>The program</w:t>
      </w:r>
      <w:r>
        <w:rPr>
          <w:rFonts w:ascii="Times New Roman" w:hAnsi="Times New Roman"/>
          <w:color w:val="000000"/>
          <w:spacing w:val="-11"/>
          <w:sz w:val="20"/>
          <w:szCs w:val="20"/>
        </w:rPr>
        <w:t>’</w:t>
      </w:r>
      <w:r>
        <w:rPr>
          <w:rFonts w:ascii="Times New Roman" w:hAnsi="Times New Roman"/>
          <w:color w:val="000000"/>
          <w:sz w:val="20"/>
          <w:szCs w:val="20"/>
        </w:rPr>
        <w:t>s primary geographic focus has been indi- viduals located throughout the</w:t>
      </w:r>
      <w:r>
        <w:rPr>
          <w:rFonts w:ascii="Times New Roman" w:hAnsi="Times New Roman"/>
          <w:color w:val="000000"/>
          <w:spacing w:val="-11"/>
          <w:sz w:val="20"/>
          <w:szCs w:val="20"/>
        </w:rPr>
        <w:t xml:space="preserve"> </w:t>
      </w:r>
      <w:r>
        <w:rPr>
          <w:rFonts w:ascii="Times New Roman" w:hAnsi="Times New Roman"/>
          <w:color w:val="000000"/>
          <w:sz w:val="20"/>
          <w:szCs w:val="20"/>
        </w:rPr>
        <w:t>Alban</w:t>
      </w:r>
      <w:r>
        <w:rPr>
          <w:rFonts w:ascii="Times New Roman" w:hAnsi="Times New Roman"/>
          <w:color w:val="000000"/>
          <w:spacing w:val="-13"/>
          <w:sz w:val="20"/>
          <w:szCs w:val="20"/>
        </w:rPr>
        <w:t>y</w:t>
      </w:r>
      <w:r>
        <w:rPr>
          <w:rFonts w:ascii="Times New Roman" w:hAnsi="Times New Roman"/>
          <w:color w:val="000000"/>
          <w:sz w:val="20"/>
          <w:szCs w:val="20"/>
        </w:rPr>
        <w:t>, Geo</w:t>
      </w:r>
      <w:r>
        <w:rPr>
          <w:rFonts w:ascii="Times New Roman" w:hAnsi="Times New Roman"/>
          <w:color w:val="000000"/>
          <w:spacing w:val="-4"/>
          <w:sz w:val="20"/>
          <w:szCs w:val="20"/>
        </w:rPr>
        <w:t>r</w:t>
      </w:r>
      <w:r>
        <w:rPr>
          <w:rFonts w:ascii="Times New Roman" w:hAnsi="Times New Roman"/>
          <w:color w:val="000000"/>
          <w:sz w:val="20"/>
          <w:szCs w:val="20"/>
        </w:rPr>
        <w:t>gia metropolitan area, Southwest Geo</w:t>
      </w:r>
      <w:r>
        <w:rPr>
          <w:rFonts w:ascii="Times New Roman" w:hAnsi="Times New Roman"/>
          <w:color w:val="000000"/>
          <w:spacing w:val="-4"/>
          <w:sz w:val="20"/>
          <w:szCs w:val="20"/>
        </w:rPr>
        <w:t>r</w:t>
      </w:r>
      <w:r>
        <w:rPr>
          <w:rFonts w:ascii="Times New Roman" w:hAnsi="Times New Roman"/>
          <w:color w:val="000000"/>
          <w:sz w:val="20"/>
          <w:szCs w:val="20"/>
        </w:rPr>
        <w:t>gia and the Southeastern United States.</w:t>
      </w:r>
      <w:r>
        <w:rPr>
          <w:rFonts w:ascii="Times New Roman" w:hAnsi="Times New Roman"/>
          <w:color w:val="000000"/>
          <w:spacing w:val="-4"/>
          <w:sz w:val="20"/>
          <w:szCs w:val="20"/>
        </w:rPr>
        <w:t xml:space="preserve"> </w:t>
      </w:r>
      <w:r>
        <w:rPr>
          <w:rFonts w:ascii="Times New Roman" w:hAnsi="Times New Roman"/>
          <w:color w:val="000000"/>
          <w:spacing w:val="-8"/>
          <w:sz w:val="20"/>
          <w:szCs w:val="20"/>
        </w:rPr>
        <w:t>W</w:t>
      </w:r>
      <w:r>
        <w:rPr>
          <w:rFonts w:ascii="Times New Roman" w:hAnsi="Times New Roman"/>
          <w:color w:val="000000"/>
          <w:sz w:val="20"/>
          <w:szCs w:val="20"/>
        </w:rPr>
        <w:t>ith distance learning and other technological advances, such as on- line courses, the program reaches out to business professionals throughout the country and the world.</w:t>
      </w:r>
    </w:p>
    <w:p w:rsidR="00F42301" w:rsidRDefault="00F42301" w:rsidP="001C7D3D">
      <w:pPr>
        <w:widowControl w:val="0"/>
        <w:autoSpaceDE w:val="0"/>
        <w:autoSpaceDN w:val="0"/>
        <w:adjustRightInd w:val="0"/>
        <w:spacing w:before="6" w:after="0" w:line="220" w:lineRule="exact"/>
        <w:rPr>
          <w:rFonts w:ascii="Times New Roman" w:hAnsi="Times New Roman"/>
          <w:color w:val="000000"/>
        </w:rPr>
      </w:pPr>
    </w:p>
    <w:p w:rsidR="00F42301" w:rsidRDefault="00F42301" w:rsidP="001C7D3D">
      <w:pPr>
        <w:widowControl w:val="0"/>
        <w:autoSpaceDE w:val="0"/>
        <w:autoSpaceDN w:val="0"/>
        <w:adjustRightInd w:val="0"/>
        <w:spacing w:after="0"/>
        <w:ind w:left="879"/>
        <w:rPr>
          <w:rFonts w:ascii="Times New Roman" w:hAnsi="Times New Roman"/>
          <w:color w:val="000000"/>
          <w:sz w:val="26"/>
          <w:szCs w:val="26"/>
        </w:rPr>
      </w:pPr>
      <w:r>
        <w:rPr>
          <w:rFonts w:ascii="Times New Roman" w:hAnsi="Times New Roman"/>
          <w:b/>
          <w:bCs/>
          <w:color w:val="000000"/>
          <w:sz w:val="26"/>
          <w:szCs w:val="26"/>
        </w:rPr>
        <w:t>Philosophy</w:t>
      </w:r>
    </w:p>
    <w:p w:rsidR="00F42301" w:rsidRDefault="00F42301" w:rsidP="001C7D3D">
      <w:pPr>
        <w:widowControl w:val="0"/>
        <w:autoSpaceDE w:val="0"/>
        <w:autoSpaceDN w:val="0"/>
        <w:adjustRightInd w:val="0"/>
        <w:spacing w:before="27" w:after="0" w:line="250" w:lineRule="auto"/>
        <w:ind w:left="879" w:right="2045" w:firstLine="360"/>
        <w:rPr>
          <w:rFonts w:ascii="Times New Roman" w:hAnsi="Times New Roman"/>
          <w:color w:val="000000"/>
          <w:sz w:val="20"/>
          <w:szCs w:val="20"/>
        </w:rPr>
      </w:pPr>
      <w:r>
        <w:rPr>
          <w:rFonts w:ascii="Times New Roman" w:hAnsi="Times New Roman"/>
          <w:color w:val="000000"/>
          <w:sz w:val="20"/>
          <w:szCs w:val="20"/>
        </w:rPr>
        <w:t>A</w:t>
      </w:r>
      <w:r>
        <w:rPr>
          <w:rFonts w:ascii="Times New Roman" w:hAnsi="Times New Roman"/>
          <w:color w:val="000000"/>
          <w:spacing w:val="-11"/>
          <w:sz w:val="20"/>
          <w:szCs w:val="20"/>
        </w:rPr>
        <w:t xml:space="preserve"> </w:t>
      </w:r>
      <w:r>
        <w:rPr>
          <w:rFonts w:ascii="Times New Roman" w:hAnsi="Times New Roman"/>
          <w:color w:val="000000"/>
          <w:sz w:val="20"/>
          <w:szCs w:val="20"/>
        </w:rPr>
        <w:t>set of assumptions unde</w:t>
      </w:r>
      <w:r>
        <w:rPr>
          <w:rFonts w:ascii="Times New Roman" w:hAnsi="Times New Roman"/>
          <w:color w:val="000000"/>
          <w:spacing w:val="-4"/>
          <w:sz w:val="20"/>
          <w:szCs w:val="20"/>
        </w:rPr>
        <w:t>r</w:t>
      </w:r>
      <w:r>
        <w:rPr>
          <w:rFonts w:ascii="Times New Roman" w:hAnsi="Times New Roman"/>
          <w:color w:val="000000"/>
          <w:sz w:val="20"/>
          <w:szCs w:val="20"/>
        </w:rPr>
        <w:t>girds the MBA</w:t>
      </w:r>
      <w:r>
        <w:rPr>
          <w:rFonts w:ascii="Times New Roman" w:hAnsi="Times New Roman"/>
          <w:color w:val="000000"/>
          <w:spacing w:val="-11"/>
          <w:sz w:val="20"/>
          <w:szCs w:val="20"/>
        </w:rPr>
        <w:t xml:space="preserve"> </w:t>
      </w:r>
      <w:r>
        <w:rPr>
          <w:rFonts w:ascii="Times New Roman" w:hAnsi="Times New Roman"/>
          <w:color w:val="000000"/>
          <w:sz w:val="20"/>
          <w:szCs w:val="20"/>
        </w:rPr>
        <w:t>philosophy and approach.</w:t>
      </w:r>
      <w:r>
        <w:rPr>
          <w:rFonts w:ascii="Times New Roman" w:hAnsi="Times New Roman"/>
          <w:color w:val="000000"/>
          <w:spacing w:val="-4"/>
          <w:sz w:val="20"/>
          <w:szCs w:val="20"/>
        </w:rPr>
        <w:t xml:space="preserve"> </w:t>
      </w:r>
      <w:r>
        <w:rPr>
          <w:rFonts w:ascii="Times New Roman" w:hAnsi="Times New Roman"/>
          <w:color w:val="000000"/>
          <w:sz w:val="20"/>
          <w:szCs w:val="20"/>
        </w:rPr>
        <w:t>The faculty believes that business professionals and managers must:</w:t>
      </w:r>
    </w:p>
    <w:p w:rsidR="00F42301" w:rsidRDefault="00F42301" w:rsidP="001C7D3D">
      <w:pPr>
        <w:widowControl w:val="0"/>
        <w:autoSpaceDE w:val="0"/>
        <w:autoSpaceDN w:val="0"/>
        <w:adjustRightInd w:val="0"/>
        <w:spacing w:after="0"/>
        <w:ind w:left="1239"/>
        <w:rPr>
          <w:rFonts w:ascii="Times New Roman" w:hAnsi="Times New Roman"/>
          <w:color w:val="000000"/>
          <w:sz w:val="20"/>
          <w:szCs w:val="20"/>
        </w:rPr>
      </w:pPr>
      <w:r>
        <w:rPr>
          <w:rFonts w:ascii="Times New Roman" w:hAnsi="Times New Roman"/>
          <w:color w:val="000000"/>
          <w:sz w:val="20"/>
          <w:szCs w:val="20"/>
        </w:rPr>
        <w:t>• Understand basic business and managerial functions.</w:t>
      </w:r>
    </w:p>
    <w:p w:rsidR="00F42301" w:rsidRDefault="00F42301" w:rsidP="001C7D3D">
      <w:pPr>
        <w:widowControl w:val="0"/>
        <w:autoSpaceDE w:val="0"/>
        <w:autoSpaceDN w:val="0"/>
        <w:adjustRightInd w:val="0"/>
        <w:spacing w:before="10" w:after="0"/>
        <w:ind w:left="1239"/>
        <w:rPr>
          <w:rFonts w:ascii="Times New Roman" w:hAnsi="Times New Roman"/>
          <w:color w:val="000000"/>
          <w:sz w:val="20"/>
          <w:szCs w:val="20"/>
        </w:rPr>
      </w:pPr>
      <w:r>
        <w:rPr>
          <w:rFonts w:ascii="Times New Roman" w:hAnsi="Times New Roman"/>
          <w:color w:val="000000"/>
          <w:sz w:val="20"/>
          <w:szCs w:val="20"/>
        </w:rPr>
        <w:t>• Develop strategic management system including vision, mission and long-term objectives.</w:t>
      </w:r>
    </w:p>
    <w:p w:rsidR="00F42301" w:rsidRDefault="00F42301" w:rsidP="001C7D3D">
      <w:pPr>
        <w:widowControl w:val="0"/>
        <w:autoSpaceDE w:val="0"/>
        <w:autoSpaceDN w:val="0"/>
        <w:adjustRightInd w:val="0"/>
        <w:spacing w:before="10" w:after="0"/>
        <w:ind w:left="1239"/>
        <w:rPr>
          <w:rFonts w:ascii="Times New Roman" w:hAnsi="Times New Roman"/>
          <w:color w:val="000000"/>
          <w:sz w:val="20"/>
          <w:szCs w:val="20"/>
        </w:rPr>
      </w:pPr>
      <w:r>
        <w:rPr>
          <w:rFonts w:ascii="Times New Roman" w:hAnsi="Times New Roman"/>
          <w:color w:val="000000"/>
          <w:sz w:val="20"/>
          <w:szCs w:val="20"/>
        </w:rPr>
        <w:t>• Gain working familiarity with functional business areas.</w:t>
      </w:r>
    </w:p>
    <w:p w:rsidR="00F42301" w:rsidRDefault="00F42301" w:rsidP="001C7D3D">
      <w:pPr>
        <w:widowControl w:val="0"/>
        <w:autoSpaceDE w:val="0"/>
        <w:autoSpaceDN w:val="0"/>
        <w:adjustRightInd w:val="0"/>
        <w:spacing w:before="10" w:after="0"/>
        <w:ind w:left="1239"/>
        <w:rPr>
          <w:rFonts w:ascii="Times New Roman" w:hAnsi="Times New Roman"/>
          <w:color w:val="000000"/>
          <w:sz w:val="20"/>
          <w:szCs w:val="20"/>
        </w:rPr>
      </w:pPr>
      <w:r>
        <w:rPr>
          <w:rFonts w:ascii="Times New Roman" w:hAnsi="Times New Roman"/>
          <w:color w:val="000000"/>
          <w:sz w:val="20"/>
          <w:szCs w:val="20"/>
        </w:rPr>
        <w:t>• Contribute significantly to the success of the o</w:t>
      </w:r>
      <w:r>
        <w:rPr>
          <w:rFonts w:ascii="Times New Roman" w:hAnsi="Times New Roman"/>
          <w:color w:val="000000"/>
          <w:spacing w:val="-4"/>
          <w:sz w:val="20"/>
          <w:szCs w:val="20"/>
        </w:rPr>
        <w:t>r</w:t>
      </w:r>
      <w:r>
        <w:rPr>
          <w:rFonts w:ascii="Times New Roman" w:hAnsi="Times New Roman"/>
          <w:color w:val="000000"/>
          <w:sz w:val="20"/>
          <w:szCs w:val="20"/>
        </w:rPr>
        <w:t>ganization and its growth.</w:t>
      </w:r>
    </w:p>
    <w:p w:rsidR="00F42301" w:rsidRDefault="00F42301" w:rsidP="001C7D3D">
      <w:pPr>
        <w:widowControl w:val="0"/>
        <w:autoSpaceDE w:val="0"/>
        <w:autoSpaceDN w:val="0"/>
        <w:adjustRightInd w:val="0"/>
        <w:spacing w:before="10" w:after="0"/>
        <w:ind w:left="1239"/>
        <w:rPr>
          <w:rFonts w:ascii="Times New Roman" w:hAnsi="Times New Roman"/>
          <w:color w:val="000000"/>
          <w:sz w:val="20"/>
          <w:szCs w:val="20"/>
        </w:rPr>
      </w:pPr>
      <w:r>
        <w:rPr>
          <w:rFonts w:ascii="Times New Roman" w:hAnsi="Times New Roman"/>
          <w:color w:val="000000"/>
          <w:sz w:val="20"/>
          <w:szCs w:val="20"/>
        </w:rPr>
        <w:t>•</w:t>
      </w:r>
      <w:r>
        <w:rPr>
          <w:rFonts w:ascii="Times New Roman" w:hAnsi="Times New Roman"/>
          <w:color w:val="000000"/>
          <w:spacing w:val="-4"/>
          <w:sz w:val="20"/>
          <w:szCs w:val="20"/>
        </w:rPr>
        <w:t xml:space="preserve"> </w:t>
      </w:r>
      <w:r>
        <w:rPr>
          <w:rFonts w:ascii="Times New Roman" w:hAnsi="Times New Roman"/>
          <w:color w:val="000000"/>
          <w:spacing w:val="-22"/>
          <w:sz w:val="20"/>
          <w:szCs w:val="20"/>
        </w:rPr>
        <w:t>V</w:t>
      </w:r>
      <w:r>
        <w:rPr>
          <w:rFonts w:ascii="Times New Roman" w:hAnsi="Times New Roman"/>
          <w:color w:val="000000"/>
          <w:sz w:val="20"/>
          <w:szCs w:val="20"/>
        </w:rPr>
        <w:t>alue workforce diversity and demonstrate such commitment through leadership.</w:t>
      </w:r>
    </w:p>
    <w:p w:rsidR="00F42301" w:rsidRDefault="00F42301" w:rsidP="001C7D3D">
      <w:pPr>
        <w:widowControl w:val="0"/>
        <w:autoSpaceDE w:val="0"/>
        <w:autoSpaceDN w:val="0"/>
        <w:adjustRightInd w:val="0"/>
        <w:spacing w:before="10" w:after="0"/>
        <w:ind w:left="1239"/>
        <w:rPr>
          <w:rFonts w:ascii="Times New Roman" w:hAnsi="Times New Roman"/>
          <w:color w:val="000000"/>
          <w:sz w:val="20"/>
          <w:szCs w:val="20"/>
        </w:rPr>
      </w:pPr>
      <w:r>
        <w:rPr>
          <w:rFonts w:ascii="Times New Roman" w:hAnsi="Times New Roman"/>
          <w:color w:val="000000"/>
          <w:sz w:val="20"/>
          <w:szCs w:val="20"/>
        </w:rPr>
        <w:t>•</w:t>
      </w:r>
      <w:r>
        <w:rPr>
          <w:rFonts w:ascii="Times New Roman" w:hAnsi="Times New Roman"/>
          <w:color w:val="000000"/>
          <w:spacing w:val="-4"/>
          <w:sz w:val="20"/>
          <w:szCs w:val="20"/>
        </w:rPr>
        <w:t xml:space="preserve"> </w:t>
      </w:r>
      <w:r>
        <w:rPr>
          <w:rFonts w:ascii="Times New Roman" w:hAnsi="Times New Roman"/>
          <w:color w:val="000000"/>
          <w:spacing w:val="-14"/>
          <w:sz w:val="20"/>
          <w:szCs w:val="20"/>
        </w:rPr>
        <w:t>T</w:t>
      </w:r>
      <w:r>
        <w:rPr>
          <w:rFonts w:ascii="Times New Roman" w:hAnsi="Times New Roman"/>
          <w:color w:val="000000"/>
          <w:sz w:val="20"/>
          <w:szCs w:val="20"/>
        </w:rPr>
        <w:t>each, coach and mentor others to become e</w:t>
      </w:r>
      <w:r>
        <w:rPr>
          <w:rFonts w:ascii="Times New Roman" w:hAnsi="Times New Roman"/>
          <w:color w:val="000000"/>
          <w:spacing w:val="-4"/>
          <w:sz w:val="20"/>
          <w:szCs w:val="20"/>
        </w:rPr>
        <w:t>f</w:t>
      </w:r>
      <w:r>
        <w:rPr>
          <w:rFonts w:ascii="Times New Roman" w:hAnsi="Times New Roman"/>
          <w:color w:val="000000"/>
          <w:sz w:val="20"/>
          <w:szCs w:val="20"/>
        </w:rPr>
        <w:t>fective leaders.</w:t>
      </w:r>
    </w:p>
    <w:p w:rsidR="00F42301" w:rsidRDefault="00F42301" w:rsidP="001C7D3D">
      <w:pPr>
        <w:widowControl w:val="0"/>
        <w:autoSpaceDE w:val="0"/>
        <w:autoSpaceDN w:val="0"/>
        <w:adjustRightInd w:val="0"/>
        <w:spacing w:before="11" w:after="0" w:line="220" w:lineRule="exact"/>
        <w:rPr>
          <w:rFonts w:ascii="Times New Roman" w:hAnsi="Times New Roman"/>
          <w:color w:val="000000"/>
        </w:rPr>
      </w:pPr>
    </w:p>
    <w:p w:rsidR="00F42301" w:rsidRDefault="00F42301" w:rsidP="001C7D3D">
      <w:pPr>
        <w:widowControl w:val="0"/>
        <w:autoSpaceDE w:val="0"/>
        <w:autoSpaceDN w:val="0"/>
        <w:adjustRightInd w:val="0"/>
        <w:spacing w:after="0"/>
        <w:ind w:left="879"/>
        <w:rPr>
          <w:rFonts w:ascii="Times New Roman" w:hAnsi="Times New Roman"/>
          <w:color w:val="000000"/>
          <w:sz w:val="28"/>
          <w:szCs w:val="28"/>
        </w:rPr>
      </w:pPr>
      <w:r>
        <w:rPr>
          <w:rFonts w:ascii="Times New Roman" w:hAnsi="Times New Roman"/>
          <w:b/>
          <w:bCs/>
          <w:color w:val="000000"/>
          <w:sz w:val="28"/>
          <w:szCs w:val="28"/>
        </w:rPr>
        <w:t>Objectives</w:t>
      </w:r>
    </w:p>
    <w:p w:rsidR="00F42301" w:rsidRDefault="00F42301" w:rsidP="001C7D3D">
      <w:pPr>
        <w:widowControl w:val="0"/>
        <w:autoSpaceDE w:val="0"/>
        <w:autoSpaceDN w:val="0"/>
        <w:adjustRightInd w:val="0"/>
        <w:spacing w:before="33" w:after="0"/>
        <w:ind w:left="1239"/>
        <w:rPr>
          <w:rFonts w:ascii="Times New Roman" w:hAnsi="Times New Roman"/>
          <w:color w:val="000000"/>
          <w:sz w:val="20"/>
          <w:szCs w:val="20"/>
        </w:rPr>
      </w:pPr>
      <w:r>
        <w:rPr>
          <w:rFonts w:ascii="Times New Roman" w:hAnsi="Times New Roman"/>
          <w:color w:val="000000"/>
          <w:sz w:val="20"/>
          <w:szCs w:val="20"/>
        </w:rPr>
        <w:t>Given the above mission and assumptions, the MBA</w:t>
      </w:r>
      <w:r>
        <w:rPr>
          <w:rFonts w:ascii="Times New Roman" w:hAnsi="Times New Roman"/>
          <w:color w:val="000000"/>
          <w:spacing w:val="-11"/>
          <w:sz w:val="20"/>
          <w:szCs w:val="20"/>
        </w:rPr>
        <w:t xml:space="preserve"> </w:t>
      </w:r>
      <w:r>
        <w:rPr>
          <w:rFonts w:ascii="Times New Roman" w:hAnsi="Times New Roman"/>
          <w:color w:val="000000"/>
          <w:sz w:val="20"/>
          <w:szCs w:val="20"/>
        </w:rPr>
        <w:t>program has the following objectives:</w:t>
      </w:r>
    </w:p>
    <w:p w:rsidR="00F42301" w:rsidRDefault="00F42301" w:rsidP="001C7D3D">
      <w:pPr>
        <w:widowControl w:val="0"/>
        <w:autoSpaceDE w:val="0"/>
        <w:autoSpaceDN w:val="0"/>
        <w:adjustRightInd w:val="0"/>
        <w:spacing w:before="10" w:after="0" w:line="250" w:lineRule="auto"/>
        <w:ind w:left="1339" w:right="2375" w:hanging="100"/>
        <w:rPr>
          <w:rFonts w:ascii="Times New Roman" w:hAnsi="Times New Roman"/>
          <w:color w:val="000000"/>
          <w:sz w:val="20"/>
          <w:szCs w:val="20"/>
        </w:rPr>
      </w:pPr>
      <w:r>
        <w:rPr>
          <w:rFonts w:ascii="Times New Roman" w:hAnsi="Times New Roman"/>
          <w:color w:val="000000"/>
          <w:sz w:val="20"/>
          <w:szCs w:val="20"/>
        </w:rPr>
        <w:t>•</w:t>
      </w:r>
      <w:r>
        <w:rPr>
          <w:rFonts w:ascii="Times New Roman" w:hAnsi="Times New Roman"/>
          <w:color w:val="000000"/>
          <w:spacing w:val="-4"/>
          <w:sz w:val="20"/>
          <w:szCs w:val="20"/>
        </w:rPr>
        <w:t xml:space="preserve"> </w:t>
      </w:r>
      <w:r>
        <w:rPr>
          <w:rFonts w:ascii="Times New Roman" w:hAnsi="Times New Roman"/>
          <w:color w:val="000000"/>
          <w:spacing w:val="-14"/>
          <w:sz w:val="20"/>
          <w:szCs w:val="20"/>
        </w:rPr>
        <w:t>T</w:t>
      </w:r>
      <w:r>
        <w:rPr>
          <w:rFonts w:ascii="Times New Roman" w:hAnsi="Times New Roman"/>
          <w:color w:val="000000"/>
          <w:sz w:val="20"/>
          <w:szCs w:val="20"/>
        </w:rPr>
        <w:t>o develop functional area competence in professional business-related disciplines such as accounting, economics, finance, information systems, management and marketing;</w:t>
      </w:r>
    </w:p>
    <w:p w:rsidR="00F42301" w:rsidRDefault="00F42301" w:rsidP="001C7D3D">
      <w:pPr>
        <w:widowControl w:val="0"/>
        <w:autoSpaceDE w:val="0"/>
        <w:autoSpaceDN w:val="0"/>
        <w:adjustRightInd w:val="0"/>
        <w:spacing w:after="0" w:line="250" w:lineRule="auto"/>
        <w:ind w:left="1339" w:right="2640" w:hanging="100"/>
        <w:rPr>
          <w:rFonts w:ascii="Times New Roman" w:hAnsi="Times New Roman"/>
          <w:color w:val="000000"/>
          <w:sz w:val="20"/>
          <w:szCs w:val="20"/>
        </w:rPr>
      </w:pPr>
      <w:r>
        <w:rPr>
          <w:rFonts w:ascii="Times New Roman" w:hAnsi="Times New Roman"/>
          <w:color w:val="000000"/>
          <w:sz w:val="20"/>
          <w:szCs w:val="20"/>
        </w:rPr>
        <w:t>•</w:t>
      </w:r>
      <w:r>
        <w:rPr>
          <w:rFonts w:ascii="Times New Roman" w:hAnsi="Times New Roman"/>
          <w:color w:val="000000"/>
          <w:spacing w:val="-4"/>
          <w:sz w:val="20"/>
          <w:szCs w:val="20"/>
        </w:rPr>
        <w:t xml:space="preserve"> </w:t>
      </w:r>
      <w:r>
        <w:rPr>
          <w:rFonts w:ascii="Times New Roman" w:hAnsi="Times New Roman"/>
          <w:color w:val="000000"/>
          <w:spacing w:val="-14"/>
          <w:sz w:val="20"/>
          <w:szCs w:val="20"/>
        </w:rPr>
        <w:t>T</w:t>
      </w:r>
      <w:r>
        <w:rPr>
          <w:rFonts w:ascii="Times New Roman" w:hAnsi="Times New Roman"/>
          <w:color w:val="000000"/>
          <w:sz w:val="20"/>
          <w:szCs w:val="20"/>
        </w:rPr>
        <w:t>o provide the broad perspectives needed to e</w:t>
      </w:r>
      <w:r>
        <w:rPr>
          <w:rFonts w:ascii="Times New Roman" w:hAnsi="Times New Roman"/>
          <w:color w:val="000000"/>
          <w:spacing w:val="-4"/>
          <w:sz w:val="20"/>
          <w:szCs w:val="20"/>
        </w:rPr>
        <w:t>f</w:t>
      </w:r>
      <w:r>
        <w:rPr>
          <w:rFonts w:ascii="Times New Roman" w:hAnsi="Times New Roman"/>
          <w:color w:val="000000"/>
          <w:sz w:val="20"/>
          <w:szCs w:val="20"/>
        </w:rPr>
        <w:t>fectively manage change in a globally interdependent, highly diverse economy;</w:t>
      </w:r>
    </w:p>
    <w:p w:rsidR="00F42301" w:rsidRDefault="00F42301" w:rsidP="001C7D3D">
      <w:pPr>
        <w:widowControl w:val="0"/>
        <w:autoSpaceDE w:val="0"/>
        <w:autoSpaceDN w:val="0"/>
        <w:adjustRightInd w:val="0"/>
        <w:spacing w:after="0" w:line="250" w:lineRule="auto"/>
        <w:ind w:left="1339" w:right="2748" w:hanging="100"/>
        <w:rPr>
          <w:rFonts w:ascii="Times New Roman" w:hAnsi="Times New Roman"/>
          <w:color w:val="000000"/>
          <w:sz w:val="20"/>
          <w:szCs w:val="20"/>
        </w:rPr>
      </w:pPr>
      <w:r>
        <w:rPr>
          <w:rFonts w:ascii="Times New Roman" w:hAnsi="Times New Roman"/>
          <w:color w:val="000000"/>
          <w:sz w:val="20"/>
          <w:szCs w:val="20"/>
        </w:rPr>
        <w:t>•</w:t>
      </w:r>
      <w:r>
        <w:rPr>
          <w:rFonts w:ascii="Times New Roman" w:hAnsi="Times New Roman"/>
          <w:color w:val="000000"/>
          <w:spacing w:val="-4"/>
          <w:sz w:val="20"/>
          <w:szCs w:val="20"/>
        </w:rPr>
        <w:t xml:space="preserve"> </w:t>
      </w:r>
      <w:r>
        <w:rPr>
          <w:rFonts w:ascii="Times New Roman" w:hAnsi="Times New Roman"/>
          <w:color w:val="000000"/>
          <w:spacing w:val="-14"/>
          <w:sz w:val="20"/>
          <w:szCs w:val="20"/>
        </w:rPr>
        <w:t>T</w:t>
      </w:r>
      <w:r>
        <w:rPr>
          <w:rFonts w:ascii="Times New Roman" w:hAnsi="Times New Roman"/>
          <w:color w:val="000000"/>
          <w:sz w:val="20"/>
          <w:szCs w:val="20"/>
        </w:rPr>
        <w:t>o deliver an integrated, cross-functional program that enables leaders/managers to understand, critically evaluate and contribute to o</w:t>
      </w:r>
      <w:r>
        <w:rPr>
          <w:rFonts w:ascii="Times New Roman" w:hAnsi="Times New Roman"/>
          <w:color w:val="000000"/>
          <w:spacing w:val="-4"/>
          <w:sz w:val="20"/>
          <w:szCs w:val="20"/>
        </w:rPr>
        <w:t>r</w:t>
      </w:r>
      <w:r>
        <w:rPr>
          <w:rFonts w:ascii="Times New Roman" w:hAnsi="Times New Roman"/>
          <w:color w:val="000000"/>
          <w:sz w:val="20"/>
          <w:szCs w:val="20"/>
        </w:rPr>
        <w:t>ganizational culture, systems</w:t>
      </w:r>
    </w:p>
    <w:p w:rsidR="00F42301" w:rsidRDefault="00F42301" w:rsidP="001C7D3D">
      <w:pPr>
        <w:widowControl w:val="0"/>
        <w:autoSpaceDE w:val="0"/>
        <w:autoSpaceDN w:val="0"/>
        <w:adjustRightInd w:val="0"/>
        <w:spacing w:after="0"/>
        <w:ind w:left="1339"/>
        <w:rPr>
          <w:rFonts w:ascii="Times New Roman" w:hAnsi="Times New Roman"/>
          <w:color w:val="000000"/>
          <w:sz w:val="20"/>
          <w:szCs w:val="20"/>
        </w:rPr>
      </w:pPr>
      <w:r>
        <w:rPr>
          <w:rFonts w:ascii="Times New Roman" w:hAnsi="Times New Roman"/>
          <w:color w:val="000000"/>
          <w:sz w:val="20"/>
          <w:szCs w:val="20"/>
        </w:rPr>
        <w:t>and policy;</w:t>
      </w:r>
    </w:p>
    <w:p w:rsidR="00F42301" w:rsidRDefault="00F42301" w:rsidP="001C7D3D">
      <w:pPr>
        <w:widowControl w:val="0"/>
        <w:autoSpaceDE w:val="0"/>
        <w:autoSpaceDN w:val="0"/>
        <w:adjustRightInd w:val="0"/>
        <w:spacing w:before="10" w:after="0" w:line="250" w:lineRule="auto"/>
        <w:ind w:left="1339" w:right="2631" w:hanging="100"/>
        <w:rPr>
          <w:rFonts w:ascii="Times New Roman" w:hAnsi="Times New Roman"/>
          <w:color w:val="000000"/>
          <w:sz w:val="20"/>
          <w:szCs w:val="20"/>
        </w:rPr>
      </w:pPr>
      <w:r>
        <w:rPr>
          <w:rFonts w:ascii="Times New Roman" w:hAnsi="Times New Roman"/>
          <w:color w:val="000000"/>
          <w:sz w:val="20"/>
          <w:szCs w:val="20"/>
        </w:rPr>
        <w:t>•</w:t>
      </w:r>
      <w:r>
        <w:rPr>
          <w:rFonts w:ascii="Times New Roman" w:hAnsi="Times New Roman"/>
          <w:color w:val="000000"/>
          <w:spacing w:val="-4"/>
          <w:sz w:val="20"/>
          <w:szCs w:val="20"/>
        </w:rPr>
        <w:t xml:space="preserve"> </w:t>
      </w:r>
      <w:r>
        <w:rPr>
          <w:rFonts w:ascii="Times New Roman" w:hAnsi="Times New Roman"/>
          <w:color w:val="000000"/>
          <w:spacing w:val="-14"/>
          <w:sz w:val="20"/>
          <w:szCs w:val="20"/>
        </w:rPr>
        <w:t>T</w:t>
      </w:r>
      <w:r>
        <w:rPr>
          <w:rFonts w:ascii="Times New Roman" w:hAnsi="Times New Roman"/>
          <w:color w:val="000000"/>
          <w:sz w:val="20"/>
          <w:szCs w:val="20"/>
        </w:rPr>
        <w:t>o enhance the interpersonal, communication and analytical skills necessary to work e</w:t>
      </w:r>
      <w:r>
        <w:rPr>
          <w:rFonts w:ascii="Times New Roman" w:hAnsi="Times New Roman"/>
          <w:color w:val="000000"/>
          <w:spacing w:val="-4"/>
          <w:sz w:val="20"/>
          <w:szCs w:val="20"/>
        </w:rPr>
        <w:t>f</w:t>
      </w:r>
      <w:r>
        <w:rPr>
          <w:rFonts w:ascii="Times New Roman" w:hAnsi="Times New Roman"/>
          <w:color w:val="000000"/>
          <w:sz w:val="20"/>
          <w:szCs w:val="20"/>
        </w:rPr>
        <w:t>fectively in teams and networks; and</w:t>
      </w:r>
    </w:p>
    <w:p w:rsidR="00F42301" w:rsidRDefault="00F42301" w:rsidP="001C7D3D">
      <w:pPr>
        <w:widowControl w:val="0"/>
        <w:autoSpaceDE w:val="0"/>
        <w:autoSpaceDN w:val="0"/>
        <w:adjustRightInd w:val="0"/>
        <w:spacing w:after="0"/>
        <w:ind w:left="1339"/>
        <w:rPr>
          <w:rFonts w:ascii="Times New Roman" w:hAnsi="Times New Roman"/>
          <w:color w:val="000000"/>
          <w:sz w:val="20"/>
          <w:szCs w:val="20"/>
        </w:rPr>
      </w:pPr>
    </w:p>
    <w:p w:rsidR="00F42301" w:rsidRDefault="00F42301" w:rsidP="001C7D3D">
      <w:pPr>
        <w:widowControl w:val="0"/>
        <w:autoSpaceDE w:val="0"/>
        <w:autoSpaceDN w:val="0"/>
        <w:adjustRightInd w:val="0"/>
        <w:spacing w:after="0"/>
        <w:ind w:left="1339"/>
        <w:rPr>
          <w:rFonts w:ascii="Times New Roman" w:hAnsi="Times New Roman"/>
          <w:color w:val="000000"/>
          <w:sz w:val="20"/>
          <w:szCs w:val="20"/>
        </w:rPr>
        <w:sectPr w:rsidR="00F42301">
          <w:pgSz w:w="12240" w:h="15840"/>
          <w:pgMar w:top="260" w:right="200" w:bottom="280" w:left="1240" w:header="0" w:footer="756" w:gutter="0"/>
          <w:cols w:space="720" w:equalWidth="0">
            <w:col w:w="10800"/>
          </w:cols>
          <w:noEndnote/>
        </w:sectPr>
      </w:pPr>
    </w:p>
    <w:tbl>
      <w:tblPr>
        <w:tblW w:w="0" w:type="auto"/>
        <w:tblInd w:w="100" w:type="dxa"/>
        <w:tblLayout w:type="fixed"/>
        <w:tblCellMar>
          <w:left w:w="0" w:type="dxa"/>
          <w:right w:w="0" w:type="dxa"/>
        </w:tblCellMar>
        <w:tblLook w:val="0000"/>
      </w:tblPr>
      <w:tblGrid>
        <w:gridCol w:w="1085"/>
        <w:gridCol w:w="4560"/>
        <w:gridCol w:w="4858"/>
      </w:tblGrid>
      <w:tr w:rsidR="00F42301" w:rsidRPr="00FA7AC7" w:rsidTr="00D346C9">
        <w:trPr>
          <w:trHeight w:hRule="exact" w:val="235"/>
        </w:trPr>
        <w:tc>
          <w:tcPr>
            <w:tcW w:w="1085" w:type="dxa"/>
            <w:tcBorders>
              <w:top w:val="nil"/>
              <w:left w:val="nil"/>
              <w:bottom w:val="single" w:sz="4" w:space="0" w:color="191919"/>
              <w:right w:val="single" w:sz="4" w:space="0" w:color="191919"/>
            </w:tcBorders>
          </w:tcPr>
          <w:p w:rsidR="00F42301" w:rsidRPr="00FA7AC7" w:rsidRDefault="00F42301" w:rsidP="00D346C9">
            <w:pPr>
              <w:widowControl w:val="0"/>
              <w:autoSpaceDE w:val="0"/>
              <w:autoSpaceDN w:val="0"/>
              <w:adjustRightInd w:val="0"/>
              <w:spacing w:after="0"/>
              <w:rPr>
                <w:rFonts w:ascii="Times New Roman" w:hAnsi="Times New Roman"/>
                <w:sz w:val="24"/>
                <w:szCs w:val="24"/>
              </w:rPr>
            </w:pPr>
          </w:p>
        </w:tc>
        <w:tc>
          <w:tcPr>
            <w:tcW w:w="4560" w:type="dxa"/>
            <w:vMerge w:val="restart"/>
            <w:tcBorders>
              <w:top w:val="single" w:sz="4" w:space="0" w:color="191919"/>
              <w:left w:val="single" w:sz="4" w:space="0" w:color="191919"/>
              <w:bottom w:val="single" w:sz="4" w:space="0" w:color="191919"/>
              <w:right w:val="single" w:sz="4" w:space="0" w:color="191919"/>
            </w:tcBorders>
          </w:tcPr>
          <w:p w:rsidR="00F42301" w:rsidRPr="00FA7AC7" w:rsidRDefault="00F42301" w:rsidP="00D346C9">
            <w:pPr>
              <w:widowControl w:val="0"/>
              <w:autoSpaceDE w:val="0"/>
              <w:autoSpaceDN w:val="0"/>
              <w:adjustRightInd w:val="0"/>
              <w:spacing w:before="9" w:after="0" w:line="140" w:lineRule="exact"/>
              <w:rPr>
                <w:rFonts w:ascii="Times New Roman" w:hAnsi="Times New Roman"/>
                <w:sz w:val="14"/>
                <w:szCs w:val="14"/>
              </w:rPr>
            </w:pPr>
          </w:p>
          <w:p w:rsidR="00F42301" w:rsidRPr="00FA7AC7" w:rsidRDefault="00F42301" w:rsidP="00D346C9">
            <w:pPr>
              <w:widowControl w:val="0"/>
              <w:autoSpaceDE w:val="0"/>
              <w:autoSpaceDN w:val="0"/>
              <w:adjustRightInd w:val="0"/>
              <w:spacing w:after="0"/>
              <w:ind w:left="172"/>
              <w:rPr>
                <w:rFonts w:ascii="Times New Roman" w:hAnsi="Times New Roman"/>
                <w:sz w:val="24"/>
                <w:szCs w:val="24"/>
              </w:rPr>
            </w:pPr>
            <w:r w:rsidRPr="00FA7AC7">
              <w:rPr>
                <w:rFonts w:ascii="Times New Roman" w:hAnsi="Times New Roman"/>
                <w:b/>
                <w:bCs/>
                <w:color w:val="191919"/>
                <w:sz w:val="32"/>
                <w:szCs w:val="32"/>
              </w:rPr>
              <w:t>B</w:t>
            </w:r>
            <w:r w:rsidRPr="00FA7AC7">
              <w:rPr>
                <w:rFonts w:ascii="Times New Roman" w:hAnsi="Times New Roman"/>
                <w:b/>
                <w:bCs/>
                <w:color w:val="191919"/>
                <w:sz w:val="24"/>
                <w:szCs w:val="24"/>
              </w:rPr>
              <w:t>USINESS</w:t>
            </w:r>
            <w:r w:rsidRPr="00FA7AC7">
              <w:rPr>
                <w:rFonts w:ascii="Times New Roman" w:hAnsi="Times New Roman"/>
                <w:b/>
                <w:bCs/>
                <w:color w:val="191919"/>
                <w:spacing w:val="2"/>
                <w:sz w:val="24"/>
                <w:szCs w:val="24"/>
              </w:rPr>
              <w:t xml:space="preserve"> </w:t>
            </w:r>
            <w:r w:rsidRPr="00FA7AC7">
              <w:rPr>
                <w:rFonts w:ascii="Times New Roman" w:hAnsi="Times New Roman"/>
                <w:b/>
                <w:bCs/>
                <w:color w:val="191919"/>
                <w:sz w:val="32"/>
                <w:szCs w:val="32"/>
              </w:rPr>
              <w:t>A</w:t>
            </w:r>
            <w:r w:rsidRPr="00FA7AC7">
              <w:rPr>
                <w:rFonts w:ascii="Times New Roman" w:hAnsi="Times New Roman"/>
                <w:b/>
                <w:bCs/>
                <w:color w:val="191919"/>
                <w:sz w:val="24"/>
                <w:szCs w:val="24"/>
              </w:rPr>
              <w:t>DMINISTR</w:t>
            </w:r>
            <w:r w:rsidRPr="00FA7AC7">
              <w:rPr>
                <w:rFonts w:ascii="Times New Roman" w:hAnsi="Times New Roman"/>
                <w:b/>
                <w:bCs/>
                <w:color w:val="191919"/>
                <w:spacing w:val="-18"/>
                <w:sz w:val="24"/>
                <w:szCs w:val="24"/>
              </w:rPr>
              <w:t>A</w:t>
            </w:r>
            <w:r w:rsidRPr="00FA7AC7">
              <w:rPr>
                <w:rFonts w:ascii="Times New Roman" w:hAnsi="Times New Roman"/>
                <w:b/>
                <w:bCs/>
                <w:color w:val="191919"/>
                <w:sz w:val="24"/>
                <w:szCs w:val="24"/>
              </w:rPr>
              <w:t>TION</w:t>
            </w:r>
          </w:p>
        </w:tc>
        <w:tc>
          <w:tcPr>
            <w:tcW w:w="4858" w:type="dxa"/>
            <w:tcBorders>
              <w:top w:val="nil"/>
              <w:left w:val="single" w:sz="4" w:space="0" w:color="191919"/>
              <w:bottom w:val="single" w:sz="4" w:space="0" w:color="191919"/>
              <w:right w:val="nil"/>
            </w:tcBorders>
          </w:tcPr>
          <w:p w:rsidR="00F42301" w:rsidRPr="00FA7AC7" w:rsidRDefault="00F42301" w:rsidP="00D346C9">
            <w:pPr>
              <w:widowControl w:val="0"/>
              <w:autoSpaceDE w:val="0"/>
              <w:autoSpaceDN w:val="0"/>
              <w:adjustRightInd w:val="0"/>
              <w:spacing w:after="0"/>
              <w:rPr>
                <w:rFonts w:ascii="Times New Roman" w:hAnsi="Times New Roman"/>
                <w:sz w:val="24"/>
                <w:szCs w:val="24"/>
              </w:rPr>
            </w:pPr>
          </w:p>
        </w:tc>
      </w:tr>
      <w:tr w:rsidR="00F42301" w:rsidRPr="00FA7AC7" w:rsidTr="00D346C9">
        <w:trPr>
          <w:trHeight w:hRule="exact" w:val="256"/>
        </w:trPr>
        <w:tc>
          <w:tcPr>
            <w:tcW w:w="1085" w:type="dxa"/>
            <w:tcBorders>
              <w:top w:val="single" w:sz="4" w:space="0" w:color="191919"/>
              <w:left w:val="nil"/>
              <w:bottom w:val="single" w:sz="4" w:space="0" w:color="191919"/>
              <w:right w:val="single" w:sz="4" w:space="0" w:color="191919"/>
            </w:tcBorders>
          </w:tcPr>
          <w:p w:rsidR="00F42301" w:rsidRPr="00FA7AC7" w:rsidRDefault="00F42301" w:rsidP="00D346C9">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D346C9">
            <w:pPr>
              <w:widowControl w:val="0"/>
              <w:autoSpaceDE w:val="0"/>
              <w:autoSpaceDN w:val="0"/>
              <w:adjustRightInd w:val="0"/>
              <w:spacing w:after="0"/>
              <w:rPr>
                <w:rFonts w:ascii="Times New Roman" w:hAnsi="Times New Roman"/>
                <w:sz w:val="24"/>
                <w:szCs w:val="24"/>
              </w:rPr>
            </w:pPr>
          </w:p>
        </w:tc>
        <w:tc>
          <w:tcPr>
            <w:tcW w:w="4858" w:type="dxa"/>
            <w:tcBorders>
              <w:top w:val="single" w:sz="4" w:space="0" w:color="191919"/>
              <w:left w:val="single" w:sz="4" w:space="0" w:color="191919"/>
              <w:bottom w:val="single" w:sz="4" w:space="0" w:color="191919"/>
              <w:right w:val="nil"/>
            </w:tcBorders>
          </w:tcPr>
          <w:p w:rsidR="00F42301" w:rsidRPr="00FA7AC7" w:rsidRDefault="00F42301" w:rsidP="00D346C9">
            <w:pPr>
              <w:widowControl w:val="0"/>
              <w:autoSpaceDE w:val="0"/>
              <w:autoSpaceDN w:val="0"/>
              <w:adjustRightInd w:val="0"/>
              <w:spacing w:after="0"/>
              <w:rPr>
                <w:rFonts w:ascii="Times New Roman" w:hAnsi="Times New Roman"/>
                <w:sz w:val="24"/>
                <w:szCs w:val="24"/>
              </w:rPr>
            </w:pPr>
          </w:p>
        </w:tc>
      </w:tr>
      <w:tr w:rsidR="00F42301" w:rsidRPr="00FA7AC7" w:rsidTr="00D346C9">
        <w:trPr>
          <w:trHeight w:hRule="exact" w:val="219"/>
        </w:trPr>
        <w:tc>
          <w:tcPr>
            <w:tcW w:w="1085" w:type="dxa"/>
            <w:tcBorders>
              <w:top w:val="single" w:sz="4" w:space="0" w:color="191919"/>
              <w:left w:val="nil"/>
              <w:bottom w:val="nil"/>
              <w:right w:val="single" w:sz="4" w:space="0" w:color="191919"/>
            </w:tcBorders>
          </w:tcPr>
          <w:p w:rsidR="00F42301" w:rsidRPr="00FA7AC7" w:rsidRDefault="00F42301" w:rsidP="00D346C9">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D346C9">
            <w:pPr>
              <w:widowControl w:val="0"/>
              <w:autoSpaceDE w:val="0"/>
              <w:autoSpaceDN w:val="0"/>
              <w:adjustRightInd w:val="0"/>
              <w:spacing w:after="0"/>
              <w:rPr>
                <w:rFonts w:ascii="Times New Roman" w:hAnsi="Times New Roman"/>
                <w:sz w:val="24"/>
                <w:szCs w:val="24"/>
              </w:rPr>
            </w:pPr>
          </w:p>
        </w:tc>
        <w:tc>
          <w:tcPr>
            <w:tcW w:w="4858" w:type="dxa"/>
            <w:tcBorders>
              <w:top w:val="single" w:sz="4" w:space="0" w:color="191919"/>
              <w:left w:val="single" w:sz="4" w:space="0" w:color="191919"/>
              <w:bottom w:val="nil"/>
              <w:right w:val="nil"/>
            </w:tcBorders>
          </w:tcPr>
          <w:p w:rsidR="00F42301" w:rsidRPr="00FA7AC7" w:rsidRDefault="00F42301" w:rsidP="00D346C9">
            <w:pPr>
              <w:widowControl w:val="0"/>
              <w:autoSpaceDE w:val="0"/>
              <w:autoSpaceDN w:val="0"/>
              <w:adjustRightInd w:val="0"/>
              <w:spacing w:after="0"/>
              <w:rPr>
                <w:rFonts w:ascii="Times New Roman" w:hAnsi="Times New Roman"/>
                <w:sz w:val="24"/>
                <w:szCs w:val="24"/>
              </w:rPr>
            </w:pPr>
          </w:p>
        </w:tc>
      </w:tr>
    </w:tbl>
    <w:p w:rsidR="00F42301" w:rsidRDefault="00F42301" w:rsidP="001C7D3D">
      <w:pPr>
        <w:widowControl w:val="0"/>
        <w:autoSpaceDE w:val="0"/>
        <w:autoSpaceDN w:val="0"/>
        <w:adjustRightInd w:val="0"/>
        <w:spacing w:before="1" w:after="0" w:line="110" w:lineRule="exact"/>
        <w:rPr>
          <w:rFonts w:ascii="Times New Roman" w:hAnsi="Times New Roman"/>
          <w:sz w:val="11"/>
          <w:szCs w:val="11"/>
        </w:rPr>
      </w:pPr>
    </w:p>
    <w:p w:rsidR="00F42301" w:rsidRDefault="00F42301" w:rsidP="001C7D3D">
      <w:pPr>
        <w:widowControl w:val="0"/>
        <w:autoSpaceDE w:val="0"/>
        <w:autoSpaceDN w:val="0"/>
        <w:adjustRightInd w:val="0"/>
        <w:spacing w:after="0" w:line="200" w:lineRule="exact"/>
        <w:rPr>
          <w:rFonts w:ascii="Times New Roman" w:hAnsi="Times New Roman"/>
          <w:sz w:val="20"/>
          <w:szCs w:val="20"/>
        </w:rPr>
      </w:pPr>
    </w:p>
    <w:p w:rsidR="00F42301" w:rsidRDefault="00F42301" w:rsidP="001C7D3D">
      <w:pPr>
        <w:widowControl w:val="0"/>
        <w:autoSpaceDE w:val="0"/>
        <w:autoSpaceDN w:val="0"/>
        <w:adjustRightInd w:val="0"/>
        <w:spacing w:after="0" w:line="200" w:lineRule="exact"/>
        <w:rPr>
          <w:rFonts w:ascii="Times New Roman" w:hAnsi="Times New Roman"/>
          <w:sz w:val="20"/>
          <w:szCs w:val="20"/>
        </w:rPr>
      </w:pPr>
    </w:p>
    <w:p w:rsidR="00F42301" w:rsidRDefault="00F42301" w:rsidP="001C7D3D">
      <w:pPr>
        <w:widowControl w:val="0"/>
        <w:autoSpaceDE w:val="0"/>
        <w:autoSpaceDN w:val="0"/>
        <w:adjustRightInd w:val="0"/>
        <w:spacing w:before="14" w:after="0"/>
        <w:ind w:left="1925"/>
        <w:rPr>
          <w:rFonts w:ascii="Times New Roman" w:hAnsi="Times New Roman"/>
          <w:sz w:val="28"/>
          <w:szCs w:val="28"/>
        </w:rPr>
      </w:pPr>
      <w:r w:rsidRPr="00554989">
        <w:rPr>
          <w:rFonts w:ascii="Calibri" w:hAnsi="Calibri"/>
          <w:noProof/>
          <w:lang w:eastAsia="en-US"/>
        </w:rPr>
        <w:pict>
          <v:group id="_x0000_s3403" style="position:absolute;left:0;text-align:left;margin-left:263.6pt;margin-top:-53.8pt;width:31.2pt;height:31.05pt;z-index:-251658240;mso-position-horizontal-relative:page" coordorigin="5272,-1076" coordsize="624,621" o:allowincell="f">
            <v:rect id="_x0000_s3404" style="position:absolute;left:5277;top:-1071;width:613;height:610" o:allowincell="f" stroked="f">
              <v:path arrowok="t"/>
            </v:rect>
            <v:rect id="_x0000_s3405" style="position:absolute;left:5277;top:-1071;width:620;height:620;mso-position-horizontal-relative:page" o:allowincell="f" filled="f" stroked="f">
              <v:textbox inset="0,0,0,0">
                <w:txbxContent>
                  <w:p w:rsidR="00F42301" w:rsidRDefault="00F42301" w:rsidP="001C7D3D">
                    <w:pPr>
                      <w:spacing w:after="0" w:line="620" w:lineRule="atLeast"/>
                      <w:rPr>
                        <w:rFonts w:ascii="Times New Roman" w:hAnsi="Times New Roman"/>
                        <w:sz w:val="24"/>
                        <w:szCs w:val="24"/>
                      </w:rPr>
                    </w:pPr>
                    <w:r>
                      <w:rPr>
                        <w:rFonts w:ascii="Times New Roman" w:hAnsi="Times New Roman"/>
                        <w:noProof/>
                        <w:sz w:val="24"/>
                        <w:szCs w:val="24"/>
                      </w:rPr>
                      <w:drawing>
                        <wp:inline distT="0" distB="0" distL="0" distR="0">
                          <wp:extent cx="390525" cy="390525"/>
                          <wp:effectExtent l="1905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
                                  <a:srcRect/>
                                  <a:stretch>
                                    <a:fillRect/>
                                  </a:stretch>
                                </pic:blipFill>
                                <pic:spPr bwMode="auto">
                                  <a:xfrm>
                                    <a:off x="0" y="0"/>
                                    <a:ext cx="390525" cy="390525"/>
                                  </a:xfrm>
                                  <a:prstGeom prst="rect">
                                    <a:avLst/>
                                  </a:prstGeom>
                                  <a:noFill/>
                                  <a:ln w="9525">
                                    <a:noFill/>
                                    <a:miter lim="800000"/>
                                    <a:headEnd/>
                                    <a:tailEnd/>
                                  </a:ln>
                                </pic:spPr>
                              </pic:pic>
                            </a:graphicData>
                          </a:graphic>
                        </wp:inline>
                      </w:drawing>
                    </w:r>
                  </w:p>
                  <w:p w:rsidR="00F42301" w:rsidRDefault="00F42301" w:rsidP="001C7D3D">
                    <w:pPr>
                      <w:widowControl w:val="0"/>
                      <w:autoSpaceDE w:val="0"/>
                      <w:autoSpaceDN w:val="0"/>
                      <w:adjustRightInd w:val="0"/>
                      <w:spacing w:after="0"/>
                      <w:rPr>
                        <w:rFonts w:ascii="Times New Roman" w:hAnsi="Times New Roman"/>
                        <w:sz w:val="24"/>
                        <w:szCs w:val="24"/>
                      </w:rPr>
                    </w:pPr>
                  </w:p>
                </w:txbxContent>
              </v:textbox>
            </v:rect>
            <w10:wrap anchorx="page"/>
          </v:group>
        </w:pict>
      </w:r>
      <w:r>
        <w:rPr>
          <w:rFonts w:ascii="Times New Roman" w:hAnsi="Times New Roman"/>
          <w:b/>
          <w:bCs/>
          <w:sz w:val="28"/>
          <w:szCs w:val="28"/>
        </w:rPr>
        <w:t>Acc</w:t>
      </w:r>
      <w:r>
        <w:rPr>
          <w:rFonts w:ascii="Times New Roman" w:hAnsi="Times New Roman"/>
          <w:b/>
          <w:bCs/>
          <w:spacing w:val="-5"/>
          <w:sz w:val="28"/>
          <w:szCs w:val="28"/>
        </w:rPr>
        <w:t>r</w:t>
      </w:r>
      <w:r>
        <w:rPr>
          <w:rFonts w:ascii="Times New Roman" w:hAnsi="Times New Roman"/>
          <w:b/>
          <w:bCs/>
          <w:sz w:val="28"/>
          <w:szCs w:val="28"/>
        </w:rPr>
        <w:t>editation</w:t>
      </w:r>
    </w:p>
    <w:p w:rsidR="00F42301" w:rsidRDefault="00F42301" w:rsidP="001C7D3D">
      <w:pPr>
        <w:widowControl w:val="0"/>
        <w:autoSpaceDE w:val="0"/>
        <w:autoSpaceDN w:val="0"/>
        <w:adjustRightInd w:val="0"/>
        <w:spacing w:before="33" w:after="0" w:line="250" w:lineRule="auto"/>
        <w:ind w:left="1925" w:right="917" w:firstLine="360"/>
        <w:rPr>
          <w:rFonts w:ascii="Times New Roman" w:hAnsi="Times New Roman"/>
          <w:sz w:val="20"/>
          <w:szCs w:val="20"/>
        </w:rPr>
      </w:pPr>
      <w:r w:rsidRPr="00554989">
        <w:rPr>
          <w:rFonts w:ascii="Calibri" w:hAnsi="Calibri"/>
          <w:noProof/>
          <w:lang w:eastAsia="en-US"/>
        </w:rPr>
        <w:pict>
          <v:shape id="_x0000_s3406" type="#_x0000_t202" style="position:absolute;left:0;text-align:left;margin-left:17.8pt;margin-top:63.95pt;width:1in;height:270.7pt;z-index:-251651072;mso-position-horizontal-relative:page" o:allowincell="f" filled="f" stroked="f">
            <v:textbox style="layout-flow:vertical;mso-layout-flow-alt:bottom-to-top" inset="0,0,0,0">
              <w:txbxContent>
                <w:p w:rsidR="00F42301" w:rsidRDefault="00F42301" w:rsidP="001C7D3D">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P</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ROGRAM</w:t>
                  </w:r>
                  <w:r>
                    <w:rPr>
                      <w:rFonts w:ascii="Impact" w:hAnsi="Impact" w:cs="Impact"/>
                      <w:color w:val="A3A3A3"/>
                      <w:position w:val="1"/>
                      <w:sz w:val="105"/>
                      <w:szCs w:val="105"/>
                    </w:rPr>
                    <w:t>S</w:t>
                  </w:r>
                  <w:r>
                    <w:rPr>
                      <w:rFonts w:ascii="Impact" w:hAnsi="Impact" w:cs="Impact"/>
                      <w:color w:val="A3A3A3"/>
                      <w:spacing w:val="-115"/>
                      <w:position w:val="1"/>
                      <w:sz w:val="105"/>
                      <w:szCs w:val="105"/>
                    </w:rPr>
                    <w:t xml:space="preserve"> </w:t>
                  </w:r>
                </w:p>
              </w:txbxContent>
            </v:textbox>
            <w10:wrap anchorx="page"/>
          </v:shape>
        </w:pict>
      </w:r>
      <w:r>
        <w:rPr>
          <w:rFonts w:ascii="Times New Roman" w:hAnsi="Times New Roman"/>
          <w:sz w:val="20"/>
          <w:szCs w:val="20"/>
        </w:rPr>
        <w:t>Albany State Universit</w:t>
      </w:r>
      <w:r>
        <w:rPr>
          <w:rFonts w:ascii="Times New Roman" w:hAnsi="Times New Roman"/>
          <w:spacing w:val="-13"/>
          <w:sz w:val="20"/>
          <w:szCs w:val="20"/>
        </w:rPr>
        <w:t>y</w:t>
      </w:r>
      <w:r>
        <w:rPr>
          <w:rFonts w:ascii="Times New Roman" w:hAnsi="Times New Roman"/>
          <w:sz w:val="20"/>
          <w:szCs w:val="20"/>
        </w:rPr>
        <w:t>, through its College of Business, is nationally accredited by and is a member of the</w:t>
      </w:r>
      <w:r>
        <w:rPr>
          <w:rFonts w:ascii="Times New Roman" w:hAnsi="Times New Roman"/>
          <w:spacing w:val="-11"/>
          <w:sz w:val="20"/>
          <w:szCs w:val="20"/>
        </w:rPr>
        <w:t xml:space="preserve"> </w:t>
      </w:r>
      <w:r>
        <w:rPr>
          <w:rFonts w:ascii="Times New Roman" w:hAnsi="Times New Roman"/>
          <w:sz w:val="20"/>
          <w:szCs w:val="20"/>
        </w:rPr>
        <w:t>Association of Collegiate Business Schools and Programs (ACBSP).</w:t>
      </w:r>
      <w:r>
        <w:rPr>
          <w:rFonts w:ascii="Times New Roman" w:hAnsi="Times New Roman"/>
          <w:spacing w:val="-4"/>
          <w:sz w:val="20"/>
          <w:szCs w:val="20"/>
        </w:rPr>
        <w:t xml:space="preserve"> </w:t>
      </w:r>
      <w:r>
        <w:rPr>
          <w:rFonts w:ascii="Times New Roman" w:hAnsi="Times New Roman"/>
          <w:sz w:val="20"/>
          <w:szCs w:val="20"/>
        </w:rPr>
        <w:t>The accredi- tation is for o</w:t>
      </w:r>
      <w:r>
        <w:rPr>
          <w:rFonts w:ascii="Times New Roman" w:hAnsi="Times New Roman"/>
          <w:spacing w:val="-4"/>
          <w:sz w:val="20"/>
          <w:szCs w:val="20"/>
        </w:rPr>
        <w:t>f</w:t>
      </w:r>
      <w:r>
        <w:rPr>
          <w:rFonts w:ascii="Times New Roman" w:hAnsi="Times New Roman"/>
          <w:sz w:val="20"/>
          <w:szCs w:val="20"/>
        </w:rPr>
        <w:t>ferings at the graduate level, the Master of Business</w:t>
      </w:r>
      <w:r>
        <w:rPr>
          <w:rFonts w:ascii="Times New Roman" w:hAnsi="Times New Roman"/>
          <w:spacing w:val="-11"/>
          <w:sz w:val="20"/>
          <w:szCs w:val="20"/>
        </w:rPr>
        <w:t xml:space="preserve"> </w:t>
      </w:r>
      <w:r>
        <w:rPr>
          <w:rFonts w:ascii="Times New Roman" w:hAnsi="Times New Roman"/>
          <w:sz w:val="20"/>
          <w:szCs w:val="20"/>
        </w:rPr>
        <w:t>Administration (MBA) and at the unde</w:t>
      </w:r>
      <w:r>
        <w:rPr>
          <w:rFonts w:ascii="Times New Roman" w:hAnsi="Times New Roman"/>
          <w:spacing w:val="-4"/>
          <w:sz w:val="20"/>
          <w:szCs w:val="20"/>
        </w:rPr>
        <w:t>r</w:t>
      </w:r>
      <w:r>
        <w:rPr>
          <w:rFonts w:ascii="Times New Roman" w:hAnsi="Times New Roman"/>
          <w:sz w:val="20"/>
          <w:szCs w:val="20"/>
        </w:rPr>
        <w:t>graduate level, the Bachelor of Science degrees in accounting, business information sys- tems, management and marketing. In addition, the MBA</w:t>
      </w:r>
      <w:r>
        <w:rPr>
          <w:rFonts w:ascii="Times New Roman" w:hAnsi="Times New Roman"/>
          <w:spacing w:val="-11"/>
          <w:sz w:val="20"/>
          <w:szCs w:val="20"/>
        </w:rPr>
        <w:t xml:space="preserve"> </w:t>
      </w:r>
      <w:r>
        <w:rPr>
          <w:rFonts w:ascii="Times New Roman" w:hAnsi="Times New Roman"/>
          <w:sz w:val="20"/>
          <w:szCs w:val="20"/>
        </w:rPr>
        <w:t>is included as part of the regional institu- tional accreditation given to</w:t>
      </w:r>
      <w:r>
        <w:rPr>
          <w:rFonts w:ascii="Times New Roman" w:hAnsi="Times New Roman"/>
          <w:spacing w:val="-11"/>
          <w:sz w:val="20"/>
          <w:szCs w:val="20"/>
        </w:rPr>
        <w:t xml:space="preserve"> </w:t>
      </w:r>
      <w:r>
        <w:rPr>
          <w:rFonts w:ascii="Times New Roman" w:hAnsi="Times New Roman"/>
          <w:sz w:val="20"/>
          <w:szCs w:val="20"/>
        </w:rPr>
        <w:t>Albany State University by the Southern</w:t>
      </w:r>
      <w:r>
        <w:rPr>
          <w:rFonts w:ascii="Times New Roman" w:hAnsi="Times New Roman"/>
          <w:spacing w:val="-11"/>
          <w:sz w:val="20"/>
          <w:szCs w:val="20"/>
        </w:rPr>
        <w:t xml:space="preserve"> </w:t>
      </w:r>
      <w:r>
        <w:rPr>
          <w:rFonts w:ascii="Times New Roman" w:hAnsi="Times New Roman"/>
          <w:sz w:val="20"/>
          <w:szCs w:val="20"/>
        </w:rPr>
        <w:t>Association of Colleges and Schools (SACS).</w:t>
      </w:r>
    </w:p>
    <w:p w:rsidR="00F42301" w:rsidRDefault="00F42301" w:rsidP="001C7D3D">
      <w:pPr>
        <w:widowControl w:val="0"/>
        <w:autoSpaceDE w:val="0"/>
        <w:autoSpaceDN w:val="0"/>
        <w:adjustRightInd w:val="0"/>
        <w:spacing w:before="8" w:after="0" w:line="220" w:lineRule="exact"/>
        <w:rPr>
          <w:rFonts w:ascii="Times New Roman" w:hAnsi="Times New Roman"/>
        </w:rPr>
      </w:pPr>
    </w:p>
    <w:p w:rsidR="00F42301" w:rsidRDefault="00F42301" w:rsidP="001C7D3D">
      <w:pPr>
        <w:widowControl w:val="0"/>
        <w:autoSpaceDE w:val="0"/>
        <w:autoSpaceDN w:val="0"/>
        <w:adjustRightInd w:val="0"/>
        <w:spacing w:after="0"/>
        <w:ind w:left="1955"/>
        <w:rPr>
          <w:rFonts w:ascii="Times New Roman" w:hAnsi="Times New Roman"/>
          <w:sz w:val="28"/>
          <w:szCs w:val="28"/>
        </w:rPr>
      </w:pPr>
      <w:r>
        <w:rPr>
          <w:rFonts w:ascii="Times New Roman" w:hAnsi="Times New Roman"/>
          <w:b/>
          <w:bCs/>
          <w:sz w:val="28"/>
          <w:szCs w:val="28"/>
        </w:rPr>
        <w:t>Physical Facilities and Resou</w:t>
      </w:r>
      <w:r>
        <w:rPr>
          <w:rFonts w:ascii="Times New Roman" w:hAnsi="Times New Roman"/>
          <w:b/>
          <w:bCs/>
          <w:spacing w:val="-5"/>
          <w:sz w:val="28"/>
          <w:szCs w:val="28"/>
        </w:rPr>
        <w:t>r</w:t>
      </w:r>
      <w:r>
        <w:rPr>
          <w:rFonts w:ascii="Times New Roman" w:hAnsi="Times New Roman"/>
          <w:b/>
          <w:bCs/>
          <w:sz w:val="28"/>
          <w:szCs w:val="28"/>
        </w:rPr>
        <w:t>ces</w:t>
      </w:r>
    </w:p>
    <w:p w:rsidR="00F42301" w:rsidRDefault="00F42301" w:rsidP="001C7D3D">
      <w:pPr>
        <w:widowControl w:val="0"/>
        <w:autoSpaceDE w:val="0"/>
        <w:autoSpaceDN w:val="0"/>
        <w:adjustRightInd w:val="0"/>
        <w:spacing w:before="33" w:after="0" w:line="250" w:lineRule="auto"/>
        <w:ind w:left="1925" w:right="955" w:firstLine="360"/>
        <w:rPr>
          <w:rFonts w:ascii="Times New Roman" w:hAnsi="Times New Roman"/>
          <w:sz w:val="20"/>
          <w:szCs w:val="20"/>
        </w:rPr>
      </w:pPr>
      <w:r>
        <w:rPr>
          <w:rFonts w:ascii="Times New Roman" w:hAnsi="Times New Roman"/>
          <w:sz w:val="20"/>
          <w:szCs w:val="20"/>
        </w:rPr>
        <w:t>The MBA</w:t>
      </w:r>
      <w:r>
        <w:rPr>
          <w:rFonts w:ascii="Times New Roman" w:hAnsi="Times New Roman"/>
          <w:spacing w:val="-11"/>
          <w:sz w:val="20"/>
          <w:szCs w:val="20"/>
        </w:rPr>
        <w:t xml:space="preserve"> </w:t>
      </w:r>
      <w:r>
        <w:rPr>
          <w:rFonts w:ascii="Times New Roman" w:hAnsi="Times New Roman"/>
          <w:sz w:val="20"/>
          <w:szCs w:val="20"/>
        </w:rPr>
        <w:t>degree program is housed in the College of Business on the</w:t>
      </w:r>
      <w:r>
        <w:rPr>
          <w:rFonts w:ascii="Times New Roman" w:hAnsi="Times New Roman"/>
          <w:spacing w:val="-11"/>
          <w:sz w:val="20"/>
          <w:szCs w:val="20"/>
        </w:rPr>
        <w:t xml:space="preserve"> </w:t>
      </w:r>
      <w:r>
        <w:rPr>
          <w:rFonts w:ascii="Times New Roman" w:hAnsi="Times New Roman"/>
          <w:sz w:val="20"/>
          <w:szCs w:val="20"/>
        </w:rPr>
        <w:t>Albany State Unive</w:t>
      </w:r>
      <w:r>
        <w:rPr>
          <w:rFonts w:ascii="Times New Roman" w:hAnsi="Times New Roman"/>
          <w:spacing w:val="-4"/>
          <w:sz w:val="20"/>
          <w:szCs w:val="20"/>
        </w:rPr>
        <w:t>r</w:t>
      </w:r>
      <w:r>
        <w:rPr>
          <w:rFonts w:ascii="Times New Roman" w:hAnsi="Times New Roman"/>
          <w:sz w:val="20"/>
          <w:szCs w:val="20"/>
        </w:rPr>
        <w:t>- sity campus.</w:t>
      </w:r>
      <w:r>
        <w:rPr>
          <w:rFonts w:ascii="Times New Roman" w:hAnsi="Times New Roman"/>
          <w:spacing w:val="-4"/>
          <w:sz w:val="20"/>
          <w:szCs w:val="20"/>
        </w:rPr>
        <w:t xml:space="preserve"> </w:t>
      </w:r>
      <w:r>
        <w:rPr>
          <w:rFonts w:ascii="Times New Roman" w:hAnsi="Times New Roman"/>
          <w:sz w:val="20"/>
          <w:szCs w:val="20"/>
        </w:rPr>
        <w:t>The College has its own building, Peace Hall, which is a modern facility including MBA</w:t>
      </w:r>
      <w:r>
        <w:rPr>
          <w:rFonts w:ascii="Times New Roman" w:hAnsi="Times New Roman"/>
          <w:spacing w:val="-11"/>
          <w:sz w:val="20"/>
          <w:szCs w:val="20"/>
        </w:rPr>
        <w:t xml:space="preserve"> </w:t>
      </w:r>
      <w:r>
        <w:rPr>
          <w:rFonts w:ascii="Times New Roman" w:hAnsi="Times New Roman"/>
          <w:sz w:val="20"/>
          <w:szCs w:val="20"/>
        </w:rPr>
        <w:t>classrooms, faculty o</w:t>
      </w:r>
      <w:r>
        <w:rPr>
          <w:rFonts w:ascii="Times New Roman" w:hAnsi="Times New Roman"/>
          <w:spacing w:val="-4"/>
          <w:sz w:val="20"/>
          <w:szCs w:val="20"/>
        </w:rPr>
        <w:t>f</w:t>
      </w:r>
      <w:r>
        <w:rPr>
          <w:rFonts w:ascii="Times New Roman" w:hAnsi="Times New Roman"/>
          <w:sz w:val="20"/>
          <w:szCs w:val="20"/>
        </w:rPr>
        <w:t>fices and computer laboratories.</w:t>
      </w:r>
      <w:r>
        <w:rPr>
          <w:rFonts w:ascii="Times New Roman" w:hAnsi="Times New Roman"/>
          <w:spacing w:val="-11"/>
          <w:sz w:val="20"/>
          <w:szCs w:val="20"/>
        </w:rPr>
        <w:t xml:space="preserve"> </w:t>
      </w:r>
      <w:r>
        <w:rPr>
          <w:rFonts w:ascii="Times New Roman" w:hAnsi="Times New Roman"/>
          <w:sz w:val="20"/>
          <w:szCs w:val="20"/>
        </w:rPr>
        <w:t>A</w:t>
      </w:r>
      <w:r>
        <w:rPr>
          <w:rFonts w:ascii="Times New Roman" w:hAnsi="Times New Roman"/>
          <w:spacing w:val="-11"/>
          <w:sz w:val="20"/>
          <w:szCs w:val="20"/>
        </w:rPr>
        <w:t xml:space="preserve"> </w:t>
      </w:r>
      <w:r>
        <w:rPr>
          <w:rFonts w:ascii="Times New Roman" w:hAnsi="Times New Roman"/>
          <w:sz w:val="20"/>
          <w:szCs w:val="20"/>
        </w:rPr>
        <w:t>wide range of computerized statis- tical packages, business simulations, financial and other applications are available for use by the students.</w:t>
      </w:r>
    </w:p>
    <w:p w:rsidR="00F42301" w:rsidRDefault="00F42301" w:rsidP="001C7D3D">
      <w:pPr>
        <w:widowControl w:val="0"/>
        <w:autoSpaceDE w:val="0"/>
        <w:autoSpaceDN w:val="0"/>
        <w:adjustRightInd w:val="0"/>
        <w:spacing w:before="17" w:after="0" w:line="200" w:lineRule="exact"/>
        <w:rPr>
          <w:rFonts w:ascii="Times New Roman" w:hAnsi="Times New Roman"/>
          <w:sz w:val="20"/>
          <w:szCs w:val="20"/>
        </w:rPr>
      </w:pPr>
    </w:p>
    <w:p w:rsidR="00F42301" w:rsidRDefault="00F42301" w:rsidP="00D346C9">
      <w:pPr>
        <w:widowControl w:val="0"/>
        <w:autoSpaceDE w:val="0"/>
        <w:autoSpaceDN w:val="0"/>
        <w:adjustRightInd w:val="0"/>
        <w:spacing w:after="0"/>
        <w:ind w:left="1925"/>
        <w:rPr>
          <w:rFonts w:ascii="Times New Roman" w:hAnsi="Times New Roman"/>
          <w:sz w:val="28"/>
          <w:szCs w:val="28"/>
        </w:rPr>
      </w:pPr>
      <w:r>
        <w:rPr>
          <w:rFonts w:ascii="Times New Roman" w:hAnsi="Times New Roman"/>
          <w:b/>
          <w:bCs/>
          <w:sz w:val="28"/>
          <w:szCs w:val="28"/>
        </w:rPr>
        <w:t>Admission Requi</w:t>
      </w:r>
      <w:r>
        <w:rPr>
          <w:rFonts w:ascii="Times New Roman" w:hAnsi="Times New Roman"/>
          <w:b/>
          <w:bCs/>
          <w:spacing w:val="-5"/>
          <w:sz w:val="28"/>
          <w:szCs w:val="28"/>
        </w:rPr>
        <w:t>r</w:t>
      </w:r>
      <w:r>
        <w:rPr>
          <w:rFonts w:ascii="Times New Roman" w:hAnsi="Times New Roman"/>
          <w:b/>
          <w:bCs/>
          <w:sz w:val="28"/>
          <w:szCs w:val="28"/>
        </w:rPr>
        <w:t>ements</w:t>
      </w:r>
    </w:p>
    <w:p w:rsidR="00F42301" w:rsidRDefault="00F42301" w:rsidP="00D346C9">
      <w:pPr>
        <w:widowControl w:val="0"/>
        <w:autoSpaceDE w:val="0"/>
        <w:autoSpaceDN w:val="0"/>
        <w:adjustRightInd w:val="0"/>
        <w:spacing w:before="37" w:after="0" w:line="250" w:lineRule="auto"/>
        <w:ind w:left="1925" w:right="1051" w:firstLine="360"/>
        <w:rPr>
          <w:rFonts w:ascii="Times New Roman" w:hAnsi="Times New Roman"/>
          <w:sz w:val="20"/>
          <w:szCs w:val="20"/>
        </w:rPr>
      </w:pPr>
      <w:r>
        <w:rPr>
          <w:rFonts w:ascii="Times New Roman" w:hAnsi="Times New Roman"/>
          <w:sz w:val="20"/>
          <w:szCs w:val="20"/>
        </w:rPr>
        <w:t>The College of Business seeks to continually upgrade the quality of its programs and the quality of its students.</w:t>
      </w:r>
      <w:r>
        <w:rPr>
          <w:rFonts w:ascii="Times New Roman" w:hAnsi="Times New Roman"/>
          <w:spacing w:val="-11"/>
          <w:sz w:val="20"/>
          <w:szCs w:val="20"/>
        </w:rPr>
        <w:t xml:space="preserve"> </w:t>
      </w:r>
      <w:r>
        <w:rPr>
          <w:rFonts w:ascii="Times New Roman" w:hAnsi="Times New Roman"/>
          <w:sz w:val="20"/>
          <w:szCs w:val="20"/>
        </w:rPr>
        <w:t>All students must meet the following requirements before acceptance into the MBA</w:t>
      </w:r>
      <w:r>
        <w:rPr>
          <w:rFonts w:ascii="Times New Roman" w:hAnsi="Times New Roman"/>
          <w:spacing w:val="-11"/>
          <w:sz w:val="20"/>
          <w:szCs w:val="20"/>
        </w:rPr>
        <w:t xml:space="preserve"> </w:t>
      </w:r>
      <w:r>
        <w:rPr>
          <w:rFonts w:ascii="Times New Roman" w:hAnsi="Times New Roman"/>
          <w:sz w:val="20"/>
          <w:szCs w:val="20"/>
        </w:rPr>
        <w:t>program:</w:t>
      </w:r>
    </w:p>
    <w:p w:rsidR="00F42301" w:rsidRDefault="00F42301" w:rsidP="00D346C9">
      <w:pPr>
        <w:widowControl w:val="0"/>
        <w:autoSpaceDE w:val="0"/>
        <w:autoSpaceDN w:val="0"/>
        <w:adjustRightInd w:val="0"/>
        <w:spacing w:after="0"/>
        <w:ind w:left="2285"/>
        <w:rPr>
          <w:rFonts w:ascii="Times New Roman" w:hAnsi="Times New Roman"/>
          <w:sz w:val="20"/>
          <w:szCs w:val="20"/>
        </w:rPr>
      </w:pPr>
      <w:r>
        <w:rPr>
          <w:rFonts w:ascii="Times New Roman" w:hAnsi="Times New Roman"/>
          <w:sz w:val="20"/>
          <w:szCs w:val="20"/>
        </w:rPr>
        <w:t>• Baccalaureate degree earned in any field from an accredited college or university;</w:t>
      </w:r>
    </w:p>
    <w:p w:rsidR="00F42301" w:rsidRDefault="00F42301" w:rsidP="00D346C9">
      <w:pPr>
        <w:widowControl w:val="0"/>
        <w:autoSpaceDE w:val="0"/>
        <w:autoSpaceDN w:val="0"/>
        <w:adjustRightInd w:val="0"/>
        <w:spacing w:before="10" w:after="0"/>
        <w:ind w:left="2285"/>
        <w:rPr>
          <w:rFonts w:ascii="Times New Roman" w:hAnsi="Times New Roman"/>
          <w:sz w:val="20"/>
          <w:szCs w:val="20"/>
        </w:rPr>
      </w:pPr>
      <w:r>
        <w:rPr>
          <w:rFonts w:ascii="Times New Roman" w:hAnsi="Times New Roman"/>
          <w:sz w:val="20"/>
          <w:szCs w:val="20"/>
        </w:rPr>
        <w:t>• Satisfactory completion of the GM</w:t>
      </w:r>
      <w:r>
        <w:rPr>
          <w:rFonts w:ascii="Times New Roman" w:hAnsi="Times New Roman"/>
          <w:spacing w:val="-22"/>
          <w:sz w:val="20"/>
          <w:szCs w:val="20"/>
        </w:rPr>
        <w:t>A</w:t>
      </w:r>
      <w:r>
        <w:rPr>
          <w:rFonts w:ascii="Times New Roman" w:hAnsi="Times New Roman"/>
          <w:sz w:val="20"/>
          <w:szCs w:val="20"/>
        </w:rPr>
        <w:t>T score of 450 and above</w:t>
      </w:r>
      <w:r>
        <w:rPr>
          <w:rFonts w:ascii="Times New Roman" w:hAnsi="Times New Roman"/>
          <w:spacing w:val="-4"/>
          <w:sz w:val="20"/>
          <w:szCs w:val="20"/>
        </w:rPr>
        <w:t xml:space="preserve"> </w:t>
      </w:r>
      <w:r>
        <w:rPr>
          <w:rFonts w:ascii="Times New Roman" w:hAnsi="Times New Roman"/>
          <w:sz w:val="20"/>
          <w:szCs w:val="20"/>
        </w:rPr>
        <w:t>for those without earned maste</w:t>
      </w:r>
      <w:r>
        <w:rPr>
          <w:rFonts w:ascii="Times New Roman" w:hAnsi="Times New Roman"/>
          <w:spacing w:val="8"/>
          <w:sz w:val="20"/>
          <w:szCs w:val="20"/>
        </w:rPr>
        <w:t>r</w:t>
      </w:r>
      <w:r>
        <w:rPr>
          <w:rFonts w:ascii="Times New Roman" w:hAnsi="Times New Roman"/>
          <w:spacing w:val="-11"/>
          <w:sz w:val="20"/>
          <w:szCs w:val="20"/>
        </w:rPr>
        <w:t>’</w:t>
      </w:r>
      <w:r>
        <w:rPr>
          <w:rFonts w:ascii="Times New Roman" w:hAnsi="Times New Roman"/>
          <w:sz w:val="20"/>
          <w:szCs w:val="20"/>
        </w:rPr>
        <w:t>s degrees or higher;</w:t>
      </w:r>
    </w:p>
    <w:p w:rsidR="00F42301" w:rsidRDefault="00F42301" w:rsidP="00D346C9">
      <w:pPr>
        <w:widowControl w:val="0"/>
        <w:autoSpaceDE w:val="0"/>
        <w:autoSpaceDN w:val="0"/>
        <w:adjustRightInd w:val="0"/>
        <w:spacing w:before="10" w:after="0"/>
        <w:ind w:left="2285"/>
        <w:rPr>
          <w:rFonts w:ascii="Times New Roman" w:hAnsi="Times New Roman"/>
          <w:sz w:val="20"/>
          <w:szCs w:val="20"/>
        </w:rPr>
      </w:pPr>
      <w:r>
        <w:rPr>
          <w:rFonts w:ascii="Times New Roman" w:hAnsi="Times New Roman"/>
          <w:sz w:val="20"/>
          <w:szCs w:val="20"/>
        </w:rPr>
        <w:t>• Submission of completed application for admission;</w:t>
      </w:r>
    </w:p>
    <w:p w:rsidR="00F42301" w:rsidRDefault="00F42301" w:rsidP="00D346C9">
      <w:pPr>
        <w:widowControl w:val="0"/>
        <w:autoSpaceDE w:val="0"/>
        <w:autoSpaceDN w:val="0"/>
        <w:adjustRightInd w:val="0"/>
        <w:spacing w:before="10" w:after="0"/>
        <w:ind w:left="2285"/>
        <w:rPr>
          <w:rFonts w:ascii="Times New Roman" w:hAnsi="Times New Roman"/>
          <w:sz w:val="20"/>
          <w:szCs w:val="20"/>
        </w:rPr>
      </w:pPr>
      <w:r>
        <w:rPr>
          <w:rFonts w:ascii="Times New Roman" w:hAnsi="Times New Roman"/>
          <w:sz w:val="20"/>
          <w:szCs w:val="20"/>
        </w:rPr>
        <w:t>•</w:t>
      </w:r>
      <w:r>
        <w:rPr>
          <w:rFonts w:ascii="Times New Roman" w:hAnsi="Times New Roman"/>
          <w:spacing w:val="-11"/>
          <w:sz w:val="20"/>
          <w:szCs w:val="20"/>
        </w:rPr>
        <w:t xml:space="preserve"> </w:t>
      </w:r>
      <w:r>
        <w:rPr>
          <w:rFonts w:ascii="Times New Roman" w:hAnsi="Times New Roman"/>
          <w:sz w:val="20"/>
          <w:szCs w:val="20"/>
        </w:rPr>
        <w:t>An o</w:t>
      </w:r>
      <w:r>
        <w:rPr>
          <w:rFonts w:ascii="Times New Roman" w:hAnsi="Times New Roman"/>
          <w:spacing w:val="-4"/>
          <w:sz w:val="20"/>
          <w:szCs w:val="20"/>
        </w:rPr>
        <w:t>f</w:t>
      </w:r>
      <w:r>
        <w:rPr>
          <w:rFonts w:ascii="Times New Roman" w:hAnsi="Times New Roman"/>
          <w:sz w:val="20"/>
          <w:szCs w:val="20"/>
        </w:rPr>
        <w:t>ficial copy of academic transcripts; and</w:t>
      </w:r>
    </w:p>
    <w:p w:rsidR="00F42301" w:rsidRDefault="00F42301" w:rsidP="00D346C9">
      <w:pPr>
        <w:widowControl w:val="0"/>
        <w:autoSpaceDE w:val="0"/>
        <w:autoSpaceDN w:val="0"/>
        <w:adjustRightInd w:val="0"/>
        <w:spacing w:before="10" w:after="0" w:line="250" w:lineRule="auto"/>
        <w:ind w:left="2385" w:right="1711" w:hanging="100"/>
        <w:rPr>
          <w:rFonts w:ascii="Times New Roman" w:hAnsi="Times New Roman"/>
          <w:sz w:val="20"/>
          <w:szCs w:val="20"/>
        </w:rPr>
      </w:pPr>
      <w:r>
        <w:rPr>
          <w:rFonts w:ascii="Times New Roman" w:hAnsi="Times New Roman"/>
          <w:sz w:val="20"/>
          <w:szCs w:val="20"/>
        </w:rPr>
        <w:t>•</w:t>
      </w:r>
      <w:r>
        <w:rPr>
          <w:rFonts w:ascii="Times New Roman" w:hAnsi="Times New Roman"/>
          <w:spacing w:val="-4"/>
          <w:sz w:val="20"/>
          <w:szCs w:val="20"/>
        </w:rPr>
        <w:t xml:space="preserve"> </w:t>
      </w:r>
      <w:r>
        <w:rPr>
          <w:rFonts w:ascii="Times New Roman" w:hAnsi="Times New Roman"/>
          <w:spacing w:val="-14"/>
          <w:sz w:val="20"/>
          <w:szCs w:val="20"/>
        </w:rPr>
        <w:t>T</w:t>
      </w:r>
      <w:r>
        <w:rPr>
          <w:rFonts w:ascii="Times New Roman" w:hAnsi="Times New Roman"/>
          <w:sz w:val="20"/>
          <w:szCs w:val="20"/>
        </w:rPr>
        <w:t>wo letters of reference that focus on the candidate</w:t>
      </w:r>
      <w:r>
        <w:rPr>
          <w:rFonts w:ascii="Times New Roman" w:hAnsi="Times New Roman"/>
          <w:spacing w:val="-11"/>
          <w:sz w:val="20"/>
          <w:szCs w:val="20"/>
        </w:rPr>
        <w:t>’</w:t>
      </w:r>
      <w:r>
        <w:rPr>
          <w:rFonts w:ascii="Times New Roman" w:hAnsi="Times New Roman"/>
          <w:sz w:val="20"/>
          <w:szCs w:val="20"/>
        </w:rPr>
        <w:t>s potential success in graduate education.</w:t>
      </w:r>
    </w:p>
    <w:p w:rsidR="00F42301" w:rsidRDefault="00F42301" w:rsidP="00D346C9">
      <w:pPr>
        <w:widowControl w:val="0"/>
        <w:autoSpaceDE w:val="0"/>
        <w:autoSpaceDN w:val="0"/>
        <w:adjustRightInd w:val="0"/>
        <w:spacing w:before="1" w:after="0" w:line="220" w:lineRule="exact"/>
        <w:rPr>
          <w:rFonts w:ascii="Times New Roman" w:hAnsi="Times New Roman"/>
        </w:rPr>
      </w:pPr>
    </w:p>
    <w:p w:rsidR="00F42301" w:rsidRDefault="00F42301" w:rsidP="006C1ACB">
      <w:pPr>
        <w:widowControl w:val="0"/>
        <w:autoSpaceDE w:val="0"/>
        <w:autoSpaceDN w:val="0"/>
        <w:adjustRightInd w:val="0"/>
        <w:spacing w:after="0"/>
        <w:ind w:left="1925"/>
        <w:rPr>
          <w:rFonts w:ascii="Times New Roman" w:hAnsi="Times New Roman"/>
          <w:b/>
          <w:bCs/>
          <w:sz w:val="28"/>
          <w:szCs w:val="28"/>
        </w:rPr>
      </w:pPr>
      <w:r>
        <w:rPr>
          <w:rFonts w:ascii="Times New Roman" w:hAnsi="Times New Roman"/>
          <w:b/>
          <w:bCs/>
          <w:sz w:val="28"/>
          <w:szCs w:val="28"/>
        </w:rPr>
        <w:t>International Student Requirements</w:t>
      </w:r>
    </w:p>
    <w:p w:rsidR="00F42301" w:rsidRDefault="00F42301" w:rsidP="006C1ACB">
      <w:pPr>
        <w:widowControl w:val="0"/>
        <w:autoSpaceDE w:val="0"/>
        <w:autoSpaceDN w:val="0"/>
        <w:adjustRightInd w:val="0"/>
        <w:spacing w:after="0"/>
        <w:ind w:left="1925"/>
        <w:rPr>
          <w:rFonts w:ascii="Times New Roman" w:hAnsi="Times New Roman"/>
          <w:sz w:val="20"/>
          <w:szCs w:val="20"/>
        </w:rPr>
      </w:pPr>
      <w:r>
        <w:rPr>
          <w:rFonts w:ascii="Times New Roman" w:hAnsi="Times New Roman"/>
          <w:sz w:val="20"/>
          <w:szCs w:val="20"/>
        </w:rPr>
        <w:tab/>
        <w:t>International applicants are strongly encouraged to apply for admission to Gardner-Webb University’s Graduate School of Business. In addition to the standard application procedure there are several additional steps that must be taken.</w:t>
      </w:r>
    </w:p>
    <w:p w:rsidR="00F42301" w:rsidRDefault="00F42301" w:rsidP="004A3C69">
      <w:pPr>
        <w:pStyle w:val="ListParagraph"/>
        <w:widowControl w:val="0"/>
        <w:numPr>
          <w:ilvl w:val="0"/>
          <w:numId w:val="2"/>
        </w:numPr>
        <w:autoSpaceDE w:val="0"/>
        <w:autoSpaceDN w:val="0"/>
        <w:adjustRightInd w:val="0"/>
        <w:spacing w:after="0" w:line="240" w:lineRule="auto"/>
        <w:rPr>
          <w:rFonts w:ascii="Times New Roman" w:eastAsia="Times New Roman" w:hAnsi="Times New Roman" w:cs="Times New Roman"/>
          <w:sz w:val="20"/>
          <w:szCs w:val="20"/>
        </w:rPr>
      </w:pPr>
      <w:r w:rsidRPr="004A3C69">
        <w:rPr>
          <w:rFonts w:ascii="Times New Roman" w:eastAsia="Times New Roman" w:hAnsi="Times New Roman" w:cs="Times New Roman"/>
          <w:sz w:val="20"/>
          <w:szCs w:val="20"/>
        </w:rPr>
        <w:t xml:space="preserve">Statement </w:t>
      </w:r>
      <w:r>
        <w:rPr>
          <w:rFonts w:ascii="Times New Roman" w:eastAsia="Times New Roman" w:hAnsi="Times New Roman" w:cs="Times New Roman"/>
          <w:sz w:val="20"/>
          <w:szCs w:val="20"/>
        </w:rPr>
        <w:t xml:space="preserve"> of Financial Responsibility*</w:t>
      </w:r>
    </w:p>
    <w:p w:rsidR="00F42301" w:rsidRDefault="00F42301" w:rsidP="004A3C69">
      <w:pPr>
        <w:pStyle w:val="ListParagraph"/>
        <w:widowControl w:val="0"/>
        <w:numPr>
          <w:ilvl w:val="0"/>
          <w:numId w:val="2"/>
        </w:numPr>
        <w:autoSpaceDE w:val="0"/>
        <w:autoSpaceDN w:val="0"/>
        <w:adjustRightInd w:val="0"/>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Affidavit of Support</w:t>
      </w:r>
    </w:p>
    <w:p w:rsidR="00F42301" w:rsidRDefault="00F42301" w:rsidP="004A3C69">
      <w:pPr>
        <w:pStyle w:val="ListParagraph"/>
        <w:widowControl w:val="0"/>
        <w:numPr>
          <w:ilvl w:val="0"/>
          <w:numId w:val="2"/>
        </w:numPr>
        <w:autoSpaceDE w:val="0"/>
        <w:autoSpaceDN w:val="0"/>
        <w:adjustRightInd w:val="0"/>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TOFEL-Must be submitted unless English is the native language. Minimum scores: 500 paper based; 173 computer based; 61 internet based</w:t>
      </w:r>
    </w:p>
    <w:p w:rsidR="00F42301" w:rsidRDefault="00F42301" w:rsidP="004A3C69">
      <w:pPr>
        <w:pStyle w:val="ListParagraph"/>
        <w:widowControl w:val="0"/>
        <w:numPr>
          <w:ilvl w:val="0"/>
          <w:numId w:val="2"/>
        </w:numPr>
        <w:autoSpaceDE w:val="0"/>
        <w:autoSpaceDN w:val="0"/>
        <w:adjustRightInd w:val="0"/>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WES- (Evaluation of Foreign Educational Credentials)- Transcripts from institutions outside the United States must first be submitted to Word Education Services, Inc. for a course by course evaluation before being  mailed to the Director of Admissions</w:t>
      </w:r>
    </w:p>
    <w:p w:rsidR="00F42301" w:rsidRDefault="00F42301" w:rsidP="004A3C69">
      <w:pPr>
        <w:pStyle w:val="ListParagraph"/>
        <w:widowControl w:val="0"/>
        <w:numPr>
          <w:ilvl w:val="0"/>
          <w:numId w:val="2"/>
        </w:numPr>
        <w:autoSpaceDE w:val="0"/>
        <w:autoSpaceDN w:val="0"/>
        <w:adjustRightInd w:val="0"/>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VISA/PASSPORT copy</w:t>
      </w:r>
    </w:p>
    <w:p w:rsidR="00F42301" w:rsidRDefault="00F42301" w:rsidP="004A3C69">
      <w:pPr>
        <w:pStyle w:val="ListParagraph"/>
        <w:widowControl w:val="0"/>
        <w:numPr>
          <w:ilvl w:val="0"/>
          <w:numId w:val="2"/>
        </w:numPr>
        <w:autoSpaceDE w:val="0"/>
        <w:autoSpaceDN w:val="0"/>
        <w:adjustRightInd w:val="0"/>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Certificate of F-1 eligibility</w:t>
      </w:r>
    </w:p>
    <w:p w:rsidR="00F42301" w:rsidRDefault="00F42301" w:rsidP="004A3C69">
      <w:pPr>
        <w:pStyle w:val="ListParagraph"/>
        <w:widowControl w:val="0"/>
        <w:numPr>
          <w:ilvl w:val="0"/>
          <w:numId w:val="2"/>
        </w:numPr>
        <w:autoSpaceDE w:val="0"/>
        <w:autoSpaceDN w:val="0"/>
        <w:adjustRightInd w:val="0"/>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I-20 (if you are coming from another U.S. institution, a copy of your I-94 and I-20 are required) Once the applicants file is completed and an admission decision has been made, the international Student Coordinator will send the student an I-20 form, enabling the student to apply for a visa.</w:t>
      </w:r>
    </w:p>
    <w:p w:rsidR="00F42301" w:rsidRPr="004A3C69" w:rsidRDefault="00F42301" w:rsidP="00CA580F">
      <w:pPr>
        <w:pStyle w:val="ListParagraph"/>
        <w:widowControl w:val="0"/>
        <w:autoSpaceDE w:val="0"/>
        <w:autoSpaceDN w:val="0"/>
        <w:adjustRightInd w:val="0"/>
        <w:spacing w:after="0" w:line="240" w:lineRule="auto"/>
        <w:ind w:left="2645"/>
        <w:rPr>
          <w:rFonts w:ascii="Times New Roman" w:eastAsia="Times New Roman" w:hAnsi="Times New Roman" w:cs="Times New Roman"/>
          <w:sz w:val="20"/>
          <w:szCs w:val="20"/>
        </w:rPr>
      </w:pPr>
    </w:p>
    <w:p w:rsidR="00F42301" w:rsidRDefault="00F42301" w:rsidP="006C1ACB">
      <w:pPr>
        <w:widowControl w:val="0"/>
        <w:autoSpaceDE w:val="0"/>
        <w:autoSpaceDN w:val="0"/>
        <w:adjustRightInd w:val="0"/>
        <w:spacing w:after="0"/>
        <w:ind w:left="1925"/>
        <w:rPr>
          <w:rFonts w:ascii="Times New Roman" w:hAnsi="Times New Roman"/>
          <w:sz w:val="28"/>
          <w:szCs w:val="28"/>
        </w:rPr>
      </w:pPr>
      <w:r>
        <w:rPr>
          <w:rFonts w:ascii="Times New Roman" w:hAnsi="Times New Roman"/>
          <w:b/>
          <w:bCs/>
          <w:sz w:val="28"/>
          <w:szCs w:val="28"/>
        </w:rPr>
        <w:t>Regular</w:t>
      </w:r>
      <w:r>
        <w:rPr>
          <w:rFonts w:ascii="Times New Roman" w:hAnsi="Times New Roman"/>
          <w:b/>
          <w:bCs/>
          <w:spacing w:val="-20"/>
          <w:sz w:val="28"/>
          <w:szCs w:val="28"/>
        </w:rPr>
        <w:t xml:space="preserve"> </w:t>
      </w:r>
      <w:r>
        <w:rPr>
          <w:rFonts w:ascii="Times New Roman" w:hAnsi="Times New Roman"/>
          <w:b/>
          <w:bCs/>
          <w:sz w:val="28"/>
          <w:szCs w:val="28"/>
        </w:rPr>
        <w:t>Admission</w:t>
      </w:r>
    </w:p>
    <w:p w:rsidR="00F42301" w:rsidRDefault="00F42301" w:rsidP="006C1ACB">
      <w:pPr>
        <w:widowControl w:val="0"/>
        <w:autoSpaceDE w:val="0"/>
        <w:autoSpaceDN w:val="0"/>
        <w:adjustRightInd w:val="0"/>
        <w:spacing w:before="33" w:after="0" w:line="252" w:lineRule="auto"/>
        <w:ind w:left="1925" w:right="960" w:firstLine="360"/>
        <w:rPr>
          <w:rFonts w:ascii="Times New Roman" w:hAnsi="Times New Roman"/>
          <w:sz w:val="18"/>
          <w:szCs w:val="18"/>
        </w:rPr>
      </w:pPr>
      <w:r w:rsidRPr="00554989">
        <w:rPr>
          <w:rFonts w:ascii="Calibri" w:hAnsi="Calibri"/>
          <w:noProof/>
          <w:lang w:eastAsia="en-US"/>
        </w:rPr>
        <w:pict>
          <v:shape id="_x0000_s3623" type="#_x0000_t202" style="position:absolute;left:0;text-align:left;margin-left:17.8pt;margin-top:21.7pt;width:1in;height:184.35pt;z-index:-251621376;mso-position-horizontal-relative:page" o:allowincell="f" filled="f" stroked="f">
            <v:textbox style="layout-flow:vertical;mso-layout-flow-alt:bottom-to-top" inset="0,0,0,0">
              <w:txbxContent>
                <w:p w:rsidR="00F42301" w:rsidRDefault="00F42301" w:rsidP="006C1ACB">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E</w:t>
                  </w:r>
                  <w:r>
                    <w:rPr>
                      <w:rFonts w:ascii="Impact" w:hAnsi="Impact" w:cs="Impact"/>
                      <w:color w:val="A3A3A3"/>
                      <w:spacing w:val="-115"/>
                      <w:position w:val="1"/>
                      <w:sz w:val="105"/>
                      <w:szCs w:val="105"/>
                    </w:rPr>
                    <w:t xml:space="preserve"> </w:t>
                  </w:r>
                </w:p>
              </w:txbxContent>
            </v:textbox>
            <w10:wrap anchorx="page"/>
          </v:shape>
        </w:pict>
      </w:r>
      <w:r>
        <w:rPr>
          <w:rFonts w:ascii="Times New Roman" w:hAnsi="Times New Roman"/>
          <w:sz w:val="20"/>
          <w:szCs w:val="20"/>
        </w:rPr>
        <w:t>Regular admission to the MBA</w:t>
      </w:r>
      <w:r>
        <w:rPr>
          <w:rFonts w:ascii="Times New Roman" w:hAnsi="Times New Roman"/>
          <w:spacing w:val="-11"/>
          <w:sz w:val="20"/>
          <w:szCs w:val="20"/>
        </w:rPr>
        <w:t xml:space="preserve"> </w:t>
      </w:r>
      <w:r>
        <w:rPr>
          <w:rFonts w:ascii="Times New Roman" w:hAnsi="Times New Roman"/>
          <w:sz w:val="20"/>
          <w:szCs w:val="20"/>
        </w:rPr>
        <w:t>degree program is granted to those applicants who meet the above general requirements and have earned a minimum unde</w:t>
      </w:r>
      <w:r>
        <w:rPr>
          <w:rFonts w:ascii="Times New Roman" w:hAnsi="Times New Roman"/>
          <w:spacing w:val="-4"/>
          <w:sz w:val="20"/>
          <w:szCs w:val="20"/>
        </w:rPr>
        <w:t>r</w:t>
      </w:r>
      <w:r>
        <w:rPr>
          <w:rFonts w:ascii="Times New Roman" w:hAnsi="Times New Roman"/>
          <w:sz w:val="20"/>
          <w:szCs w:val="20"/>
        </w:rPr>
        <w:t>graduate grade-point average (G</w:t>
      </w:r>
      <w:r>
        <w:rPr>
          <w:rFonts w:ascii="Times New Roman" w:hAnsi="Times New Roman"/>
          <w:spacing w:val="-18"/>
          <w:sz w:val="20"/>
          <w:szCs w:val="20"/>
        </w:rPr>
        <w:t>P</w:t>
      </w:r>
      <w:r>
        <w:rPr>
          <w:rFonts w:ascii="Times New Roman" w:hAnsi="Times New Roman"/>
          <w:sz w:val="20"/>
          <w:szCs w:val="20"/>
        </w:rPr>
        <w:t xml:space="preserve">A) of 2.5 on a 4.0 scale and who score a minimum of 450 on the Graduate </w:t>
      </w:r>
      <w:r>
        <w:rPr>
          <w:rFonts w:ascii="Times New Roman" w:hAnsi="Times New Roman"/>
          <w:sz w:val="18"/>
          <w:szCs w:val="18"/>
        </w:rPr>
        <w:t>Management</w:t>
      </w:r>
      <w:r>
        <w:rPr>
          <w:rFonts w:ascii="Times New Roman" w:hAnsi="Times New Roman"/>
          <w:spacing w:val="-10"/>
          <w:sz w:val="18"/>
          <w:szCs w:val="18"/>
        </w:rPr>
        <w:t xml:space="preserve"> </w:t>
      </w:r>
      <w:r>
        <w:rPr>
          <w:rFonts w:ascii="Times New Roman" w:hAnsi="Times New Roman"/>
          <w:sz w:val="18"/>
          <w:szCs w:val="18"/>
        </w:rPr>
        <w:t>Admis- sion</w:t>
      </w:r>
      <w:r>
        <w:rPr>
          <w:rFonts w:ascii="Times New Roman" w:hAnsi="Times New Roman"/>
          <w:spacing w:val="-3"/>
          <w:sz w:val="18"/>
          <w:szCs w:val="18"/>
        </w:rPr>
        <w:t xml:space="preserve"> </w:t>
      </w:r>
      <w:r>
        <w:rPr>
          <w:rFonts w:ascii="Times New Roman" w:hAnsi="Times New Roman"/>
          <w:spacing w:val="-13"/>
          <w:sz w:val="18"/>
          <w:szCs w:val="18"/>
        </w:rPr>
        <w:t>T</w:t>
      </w:r>
      <w:r>
        <w:rPr>
          <w:rFonts w:ascii="Times New Roman" w:hAnsi="Times New Roman"/>
          <w:sz w:val="18"/>
          <w:szCs w:val="18"/>
        </w:rPr>
        <w:t>est (GM</w:t>
      </w:r>
      <w:r>
        <w:rPr>
          <w:rFonts w:ascii="Times New Roman" w:hAnsi="Times New Roman"/>
          <w:spacing w:val="-20"/>
          <w:sz w:val="18"/>
          <w:szCs w:val="18"/>
        </w:rPr>
        <w:t>A</w:t>
      </w:r>
      <w:r>
        <w:rPr>
          <w:rFonts w:ascii="Times New Roman" w:hAnsi="Times New Roman"/>
          <w:sz w:val="18"/>
          <w:szCs w:val="18"/>
        </w:rPr>
        <w:t>T).</w:t>
      </w:r>
    </w:p>
    <w:p w:rsidR="00F42301" w:rsidRDefault="00F42301" w:rsidP="006C1ACB">
      <w:pPr>
        <w:widowControl w:val="0"/>
        <w:autoSpaceDE w:val="0"/>
        <w:autoSpaceDN w:val="0"/>
        <w:adjustRightInd w:val="0"/>
        <w:spacing w:before="6" w:after="0" w:line="180" w:lineRule="exact"/>
        <w:rPr>
          <w:rFonts w:ascii="Times New Roman" w:hAnsi="Times New Roman"/>
          <w:sz w:val="18"/>
          <w:szCs w:val="18"/>
        </w:rPr>
      </w:pPr>
    </w:p>
    <w:p w:rsidR="00F42301" w:rsidRDefault="00F42301" w:rsidP="006C1ACB">
      <w:pPr>
        <w:widowControl w:val="0"/>
        <w:autoSpaceDE w:val="0"/>
        <w:autoSpaceDN w:val="0"/>
        <w:adjustRightInd w:val="0"/>
        <w:spacing w:after="0"/>
        <w:ind w:left="1925"/>
        <w:rPr>
          <w:rFonts w:ascii="Times New Roman" w:hAnsi="Times New Roman"/>
          <w:b/>
          <w:bCs/>
          <w:sz w:val="28"/>
          <w:szCs w:val="28"/>
        </w:rPr>
      </w:pPr>
    </w:p>
    <w:p w:rsidR="00F42301" w:rsidRDefault="00F42301" w:rsidP="006C1ACB">
      <w:pPr>
        <w:widowControl w:val="0"/>
        <w:autoSpaceDE w:val="0"/>
        <w:autoSpaceDN w:val="0"/>
        <w:adjustRightInd w:val="0"/>
        <w:spacing w:after="0"/>
        <w:ind w:left="1925"/>
        <w:rPr>
          <w:rFonts w:ascii="Times New Roman" w:hAnsi="Times New Roman"/>
          <w:b/>
          <w:bCs/>
          <w:sz w:val="28"/>
          <w:szCs w:val="28"/>
        </w:rPr>
      </w:pPr>
    </w:p>
    <w:p w:rsidR="00F42301" w:rsidRDefault="00F42301" w:rsidP="006C1ACB">
      <w:pPr>
        <w:widowControl w:val="0"/>
        <w:autoSpaceDE w:val="0"/>
        <w:autoSpaceDN w:val="0"/>
        <w:adjustRightInd w:val="0"/>
        <w:spacing w:after="0"/>
        <w:ind w:left="1925"/>
        <w:rPr>
          <w:rFonts w:ascii="Times New Roman" w:hAnsi="Times New Roman"/>
          <w:b/>
          <w:bCs/>
          <w:sz w:val="28"/>
          <w:szCs w:val="28"/>
        </w:rPr>
      </w:pPr>
    </w:p>
    <w:p w:rsidR="00F42301" w:rsidRDefault="00F42301" w:rsidP="006C1ACB">
      <w:pPr>
        <w:widowControl w:val="0"/>
        <w:autoSpaceDE w:val="0"/>
        <w:autoSpaceDN w:val="0"/>
        <w:adjustRightInd w:val="0"/>
        <w:spacing w:after="0"/>
        <w:ind w:left="1925"/>
        <w:rPr>
          <w:rFonts w:ascii="Times New Roman" w:hAnsi="Times New Roman"/>
          <w:sz w:val="28"/>
          <w:szCs w:val="28"/>
        </w:rPr>
      </w:pPr>
      <w:r>
        <w:rPr>
          <w:rFonts w:ascii="Times New Roman" w:hAnsi="Times New Roman"/>
          <w:b/>
          <w:bCs/>
          <w:sz w:val="28"/>
          <w:szCs w:val="28"/>
        </w:rPr>
        <w:t>P</w:t>
      </w:r>
      <w:r>
        <w:rPr>
          <w:rFonts w:ascii="Times New Roman" w:hAnsi="Times New Roman"/>
          <w:b/>
          <w:bCs/>
          <w:spacing w:val="-5"/>
          <w:sz w:val="28"/>
          <w:szCs w:val="28"/>
        </w:rPr>
        <w:t>r</w:t>
      </w:r>
      <w:r>
        <w:rPr>
          <w:rFonts w:ascii="Times New Roman" w:hAnsi="Times New Roman"/>
          <w:b/>
          <w:bCs/>
          <w:sz w:val="28"/>
          <w:szCs w:val="28"/>
        </w:rPr>
        <w:t>ovisional</w:t>
      </w:r>
      <w:r>
        <w:rPr>
          <w:rFonts w:ascii="Times New Roman" w:hAnsi="Times New Roman"/>
          <w:b/>
          <w:bCs/>
          <w:spacing w:val="-15"/>
          <w:sz w:val="28"/>
          <w:szCs w:val="28"/>
        </w:rPr>
        <w:t xml:space="preserve"> </w:t>
      </w:r>
      <w:r>
        <w:rPr>
          <w:rFonts w:ascii="Times New Roman" w:hAnsi="Times New Roman"/>
          <w:b/>
          <w:bCs/>
          <w:sz w:val="28"/>
          <w:szCs w:val="28"/>
        </w:rPr>
        <w:t>Admission</w:t>
      </w:r>
    </w:p>
    <w:p w:rsidR="00F42301" w:rsidRDefault="00F42301" w:rsidP="006C1ACB">
      <w:pPr>
        <w:widowControl w:val="0"/>
        <w:autoSpaceDE w:val="0"/>
        <w:autoSpaceDN w:val="0"/>
        <w:adjustRightInd w:val="0"/>
        <w:spacing w:before="37" w:after="0" w:line="250" w:lineRule="auto"/>
        <w:ind w:left="1925" w:right="876" w:firstLine="360"/>
        <w:rPr>
          <w:rFonts w:ascii="Times New Roman" w:hAnsi="Times New Roman"/>
          <w:sz w:val="20"/>
          <w:szCs w:val="20"/>
        </w:rPr>
      </w:pPr>
      <w:r>
        <w:rPr>
          <w:rFonts w:ascii="Times New Roman" w:hAnsi="Times New Roman"/>
          <w:sz w:val="20"/>
          <w:szCs w:val="20"/>
        </w:rPr>
        <w:t>“Provisional</w:t>
      </w:r>
      <w:r>
        <w:rPr>
          <w:rFonts w:ascii="Times New Roman" w:hAnsi="Times New Roman"/>
          <w:spacing w:val="-11"/>
          <w:sz w:val="20"/>
          <w:szCs w:val="20"/>
        </w:rPr>
        <w:t xml:space="preserve"> </w:t>
      </w:r>
      <w:r>
        <w:rPr>
          <w:rFonts w:ascii="Times New Roman" w:hAnsi="Times New Roman"/>
          <w:sz w:val="20"/>
          <w:szCs w:val="20"/>
        </w:rPr>
        <w:t>Admission” is granted to those applicants who fail to meet the minimum GM</w:t>
      </w:r>
      <w:r>
        <w:rPr>
          <w:rFonts w:ascii="Times New Roman" w:hAnsi="Times New Roman"/>
          <w:spacing w:val="-22"/>
          <w:sz w:val="20"/>
          <w:szCs w:val="20"/>
        </w:rPr>
        <w:t>A</w:t>
      </w:r>
      <w:r>
        <w:rPr>
          <w:rFonts w:ascii="Times New Roman" w:hAnsi="Times New Roman"/>
          <w:sz w:val="20"/>
          <w:szCs w:val="20"/>
        </w:rPr>
        <w:t>T requirements for regular admission.</w:t>
      </w:r>
      <w:r>
        <w:rPr>
          <w:rFonts w:ascii="Times New Roman" w:hAnsi="Times New Roman"/>
          <w:spacing w:val="46"/>
          <w:sz w:val="20"/>
          <w:szCs w:val="20"/>
        </w:rPr>
        <w:t xml:space="preserve"> </w:t>
      </w:r>
      <w:r>
        <w:rPr>
          <w:rFonts w:ascii="Times New Roman" w:hAnsi="Times New Roman"/>
          <w:spacing w:val="-14"/>
          <w:sz w:val="20"/>
          <w:szCs w:val="20"/>
        </w:rPr>
        <w:t>T</w:t>
      </w:r>
      <w:r>
        <w:rPr>
          <w:rFonts w:ascii="Times New Roman" w:hAnsi="Times New Roman"/>
          <w:sz w:val="20"/>
          <w:szCs w:val="20"/>
        </w:rPr>
        <w:t>o be accepted provisionall</w:t>
      </w:r>
      <w:r>
        <w:rPr>
          <w:rFonts w:ascii="Times New Roman" w:hAnsi="Times New Roman"/>
          <w:spacing w:val="-13"/>
          <w:sz w:val="20"/>
          <w:szCs w:val="20"/>
        </w:rPr>
        <w:t>y</w:t>
      </w:r>
      <w:r>
        <w:rPr>
          <w:rFonts w:ascii="Times New Roman" w:hAnsi="Times New Roman"/>
          <w:sz w:val="20"/>
          <w:szCs w:val="20"/>
        </w:rPr>
        <w:t>, the applicant must achieve a minimum score of 900 based on the following formula: (G</w:t>
      </w:r>
      <w:r>
        <w:rPr>
          <w:rFonts w:ascii="Times New Roman" w:hAnsi="Times New Roman"/>
          <w:spacing w:val="-18"/>
          <w:sz w:val="20"/>
          <w:szCs w:val="20"/>
        </w:rPr>
        <w:t>P</w:t>
      </w:r>
      <w:r>
        <w:rPr>
          <w:rFonts w:ascii="Times New Roman" w:hAnsi="Times New Roman"/>
          <w:sz w:val="20"/>
          <w:szCs w:val="20"/>
        </w:rPr>
        <w:t>A</w:t>
      </w:r>
      <w:r>
        <w:rPr>
          <w:rFonts w:ascii="Times New Roman" w:hAnsi="Times New Roman"/>
          <w:spacing w:val="-11"/>
          <w:sz w:val="20"/>
          <w:szCs w:val="20"/>
        </w:rPr>
        <w:t xml:space="preserve"> </w:t>
      </w:r>
      <w:r>
        <w:rPr>
          <w:rFonts w:ascii="Times New Roman" w:hAnsi="Times New Roman"/>
          <w:sz w:val="20"/>
          <w:szCs w:val="20"/>
        </w:rPr>
        <w:t>X 200) + GM</w:t>
      </w:r>
      <w:r>
        <w:rPr>
          <w:rFonts w:ascii="Times New Roman" w:hAnsi="Times New Roman"/>
          <w:spacing w:val="-22"/>
          <w:sz w:val="20"/>
          <w:szCs w:val="20"/>
        </w:rPr>
        <w:t>A</w:t>
      </w:r>
      <w:r>
        <w:rPr>
          <w:rFonts w:ascii="Times New Roman" w:hAnsi="Times New Roman"/>
          <w:sz w:val="20"/>
          <w:szCs w:val="20"/>
        </w:rPr>
        <w:t>T</w:t>
      </w:r>
      <w:r>
        <w:rPr>
          <w:rFonts w:ascii="Times New Roman" w:hAnsi="Times New Roman"/>
          <w:spacing w:val="-4"/>
          <w:sz w:val="20"/>
          <w:szCs w:val="20"/>
        </w:rPr>
        <w:t xml:space="preserve"> </w:t>
      </w:r>
      <w:r>
        <w:rPr>
          <w:rFonts w:ascii="Times New Roman" w:hAnsi="Times New Roman"/>
          <w:sz w:val="20"/>
          <w:szCs w:val="20"/>
        </w:rPr>
        <w:t>Score &gt; 900, pro- viding that the GM</w:t>
      </w:r>
      <w:r>
        <w:rPr>
          <w:rFonts w:ascii="Times New Roman" w:hAnsi="Times New Roman"/>
          <w:spacing w:val="-22"/>
          <w:sz w:val="20"/>
          <w:szCs w:val="20"/>
        </w:rPr>
        <w:t>A</w:t>
      </w:r>
      <w:r>
        <w:rPr>
          <w:rFonts w:ascii="Times New Roman" w:hAnsi="Times New Roman"/>
          <w:sz w:val="20"/>
          <w:szCs w:val="20"/>
        </w:rPr>
        <w:t>T</w:t>
      </w:r>
      <w:r>
        <w:rPr>
          <w:rFonts w:ascii="Times New Roman" w:hAnsi="Times New Roman"/>
          <w:spacing w:val="-4"/>
          <w:sz w:val="20"/>
          <w:szCs w:val="20"/>
        </w:rPr>
        <w:t xml:space="preserve"> </w:t>
      </w:r>
      <w:r>
        <w:rPr>
          <w:rFonts w:ascii="Times New Roman" w:hAnsi="Times New Roman"/>
          <w:sz w:val="20"/>
          <w:szCs w:val="20"/>
        </w:rPr>
        <w:t>score is no less than 400.  MBA</w:t>
      </w:r>
      <w:r>
        <w:rPr>
          <w:rFonts w:ascii="Times New Roman" w:hAnsi="Times New Roman"/>
          <w:spacing w:val="-11"/>
          <w:sz w:val="20"/>
          <w:szCs w:val="20"/>
        </w:rPr>
        <w:t xml:space="preserve"> </w:t>
      </w:r>
      <w:r>
        <w:rPr>
          <w:rFonts w:ascii="Times New Roman" w:hAnsi="Times New Roman"/>
          <w:sz w:val="20"/>
          <w:szCs w:val="20"/>
        </w:rPr>
        <w:t>students in provisional admission status are eligible to take 9 semester hours of approved MBA</w:t>
      </w:r>
      <w:r>
        <w:rPr>
          <w:rFonts w:ascii="Times New Roman" w:hAnsi="Times New Roman"/>
          <w:spacing w:val="-11"/>
          <w:sz w:val="20"/>
          <w:szCs w:val="20"/>
        </w:rPr>
        <w:t xml:space="preserve"> </w:t>
      </w:r>
      <w:r>
        <w:rPr>
          <w:rFonts w:ascii="Times New Roman" w:hAnsi="Times New Roman"/>
          <w:sz w:val="20"/>
          <w:szCs w:val="20"/>
        </w:rPr>
        <w:t>graduate level courses and must earn a mini- mum grade of “B” in each of their approved three initial, consecutive MBA</w:t>
      </w:r>
      <w:r>
        <w:rPr>
          <w:rFonts w:ascii="Times New Roman" w:hAnsi="Times New Roman"/>
          <w:spacing w:val="-11"/>
          <w:sz w:val="20"/>
          <w:szCs w:val="20"/>
        </w:rPr>
        <w:t xml:space="preserve"> </w:t>
      </w:r>
      <w:r>
        <w:rPr>
          <w:rFonts w:ascii="Times New Roman" w:hAnsi="Times New Roman"/>
          <w:sz w:val="20"/>
          <w:szCs w:val="20"/>
        </w:rPr>
        <w:t>courses, in order to be eligible for consideration for “regular admission.”</w:t>
      </w:r>
      <w:r>
        <w:rPr>
          <w:rFonts w:ascii="Times New Roman" w:hAnsi="Times New Roman"/>
          <w:spacing w:val="39"/>
          <w:sz w:val="20"/>
          <w:szCs w:val="20"/>
        </w:rPr>
        <w:t xml:space="preserve"> </w:t>
      </w:r>
      <w:r>
        <w:rPr>
          <w:rFonts w:ascii="Times New Roman" w:hAnsi="Times New Roman"/>
          <w:sz w:val="20"/>
          <w:szCs w:val="20"/>
        </w:rPr>
        <w:t>A</w:t>
      </w:r>
      <w:r>
        <w:rPr>
          <w:rFonts w:ascii="Times New Roman" w:hAnsi="Times New Roman"/>
          <w:spacing w:val="-11"/>
          <w:sz w:val="20"/>
          <w:szCs w:val="20"/>
        </w:rPr>
        <w:t xml:space="preserve"> </w:t>
      </w:r>
      <w:r>
        <w:rPr>
          <w:rFonts w:ascii="Times New Roman" w:hAnsi="Times New Roman"/>
          <w:sz w:val="20"/>
          <w:szCs w:val="20"/>
        </w:rPr>
        <w:t>grade of less than “B” in any one of these courses will result in termination from the program.  (MBA</w:t>
      </w:r>
      <w:r>
        <w:rPr>
          <w:rFonts w:ascii="Times New Roman" w:hAnsi="Times New Roman"/>
          <w:spacing w:val="-11"/>
          <w:sz w:val="20"/>
          <w:szCs w:val="20"/>
        </w:rPr>
        <w:t xml:space="preserve"> </w:t>
      </w:r>
      <w:r>
        <w:rPr>
          <w:rFonts w:ascii="Times New Roman" w:hAnsi="Times New Roman"/>
          <w:sz w:val="20"/>
          <w:szCs w:val="20"/>
        </w:rPr>
        <w:t>courses or other graduate level  courses taken prior to being granted provisional status do not count toward fulfilling the require- ment of three consecutive courses with a minimum grade of “B” in each course.)</w:t>
      </w:r>
    </w:p>
    <w:p w:rsidR="00F42301" w:rsidRDefault="00F42301" w:rsidP="006C1ACB">
      <w:pPr>
        <w:widowControl w:val="0"/>
        <w:autoSpaceDE w:val="0"/>
        <w:autoSpaceDN w:val="0"/>
        <w:adjustRightInd w:val="0"/>
        <w:spacing w:before="17" w:after="0" w:line="200" w:lineRule="exact"/>
        <w:rPr>
          <w:rFonts w:ascii="Times New Roman" w:hAnsi="Times New Roman"/>
          <w:sz w:val="20"/>
          <w:szCs w:val="20"/>
        </w:rPr>
      </w:pPr>
    </w:p>
    <w:p w:rsidR="00F42301" w:rsidRDefault="00F42301" w:rsidP="00D346C9">
      <w:pPr>
        <w:widowControl w:val="0"/>
        <w:autoSpaceDE w:val="0"/>
        <w:autoSpaceDN w:val="0"/>
        <w:adjustRightInd w:val="0"/>
        <w:spacing w:before="1" w:after="0" w:line="220" w:lineRule="exact"/>
        <w:rPr>
          <w:rFonts w:ascii="Times New Roman" w:hAnsi="Times New Roman"/>
        </w:rPr>
      </w:pPr>
    </w:p>
    <w:p w:rsidR="00F42301" w:rsidRDefault="00F42301" w:rsidP="00D346C9">
      <w:pPr>
        <w:widowControl w:val="0"/>
        <w:autoSpaceDE w:val="0"/>
        <w:autoSpaceDN w:val="0"/>
        <w:adjustRightInd w:val="0"/>
        <w:spacing w:before="1" w:after="0" w:line="220" w:lineRule="exact"/>
        <w:rPr>
          <w:rFonts w:ascii="Times New Roman" w:hAnsi="Times New Roman"/>
        </w:rPr>
      </w:pPr>
    </w:p>
    <w:p w:rsidR="00F42301" w:rsidRDefault="00F42301" w:rsidP="00D346C9">
      <w:pPr>
        <w:widowControl w:val="0"/>
        <w:autoSpaceDE w:val="0"/>
        <w:autoSpaceDN w:val="0"/>
        <w:adjustRightInd w:val="0"/>
        <w:spacing w:before="1" w:after="0" w:line="220" w:lineRule="exact"/>
        <w:rPr>
          <w:rFonts w:ascii="Times New Roman" w:hAnsi="Times New Roman"/>
        </w:rPr>
      </w:pPr>
    </w:p>
    <w:p w:rsidR="00F42301" w:rsidRDefault="00F42301" w:rsidP="00D346C9">
      <w:pPr>
        <w:widowControl w:val="0"/>
        <w:autoSpaceDE w:val="0"/>
        <w:autoSpaceDN w:val="0"/>
        <w:adjustRightInd w:val="0"/>
        <w:spacing w:before="1" w:after="0" w:line="220" w:lineRule="exact"/>
        <w:rPr>
          <w:rFonts w:ascii="Times New Roman" w:hAnsi="Times New Roman"/>
        </w:rPr>
      </w:pPr>
    </w:p>
    <w:p w:rsidR="00F42301" w:rsidRDefault="00F42301" w:rsidP="00D346C9">
      <w:pPr>
        <w:widowControl w:val="0"/>
        <w:autoSpaceDE w:val="0"/>
        <w:autoSpaceDN w:val="0"/>
        <w:adjustRightInd w:val="0"/>
        <w:spacing w:before="1" w:after="0" w:line="220" w:lineRule="exact"/>
        <w:rPr>
          <w:rFonts w:ascii="Times New Roman" w:hAnsi="Times New Roman"/>
        </w:rPr>
      </w:pPr>
    </w:p>
    <w:p w:rsidR="00F42301" w:rsidRDefault="00F42301" w:rsidP="00D346C9">
      <w:pPr>
        <w:widowControl w:val="0"/>
        <w:autoSpaceDE w:val="0"/>
        <w:autoSpaceDN w:val="0"/>
        <w:adjustRightInd w:val="0"/>
        <w:spacing w:before="1" w:after="0" w:line="220" w:lineRule="exact"/>
        <w:rPr>
          <w:rFonts w:ascii="Times New Roman" w:hAnsi="Times New Roman"/>
        </w:rPr>
      </w:pPr>
    </w:p>
    <w:p w:rsidR="00F42301" w:rsidRDefault="00F42301" w:rsidP="00D346C9">
      <w:pPr>
        <w:widowControl w:val="0"/>
        <w:autoSpaceDE w:val="0"/>
        <w:autoSpaceDN w:val="0"/>
        <w:adjustRightInd w:val="0"/>
        <w:spacing w:before="1" w:after="0" w:line="220" w:lineRule="exact"/>
        <w:rPr>
          <w:rFonts w:ascii="Times New Roman" w:hAnsi="Times New Roman"/>
        </w:rPr>
      </w:pPr>
    </w:p>
    <w:p w:rsidR="00F42301" w:rsidRDefault="00F42301" w:rsidP="00D346C9">
      <w:pPr>
        <w:widowControl w:val="0"/>
        <w:autoSpaceDE w:val="0"/>
        <w:autoSpaceDN w:val="0"/>
        <w:adjustRightInd w:val="0"/>
        <w:spacing w:before="1" w:after="0" w:line="220" w:lineRule="exact"/>
        <w:rPr>
          <w:rFonts w:ascii="Times New Roman" w:hAnsi="Times New Roman"/>
        </w:rPr>
      </w:pPr>
    </w:p>
    <w:p w:rsidR="00F42301" w:rsidRDefault="00F42301" w:rsidP="00D346C9">
      <w:pPr>
        <w:widowControl w:val="0"/>
        <w:autoSpaceDE w:val="0"/>
        <w:autoSpaceDN w:val="0"/>
        <w:adjustRightInd w:val="0"/>
        <w:spacing w:before="1" w:after="0" w:line="220" w:lineRule="exact"/>
        <w:rPr>
          <w:rFonts w:ascii="Times New Roman" w:hAnsi="Times New Roman"/>
        </w:rPr>
      </w:pPr>
    </w:p>
    <w:p w:rsidR="00F42301" w:rsidRDefault="00F42301" w:rsidP="00D346C9">
      <w:pPr>
        <w:widowControl w:val="0"/>
        <w:autoSpaceDE w:val="0"/>
        <w:autoSpaceDN w:val="0"/>
        <w:adjustRightInd w:val="0"/>
        <w:spacing w:before="1" w:after="0" w:line="220" w:lineRule="exact"/>
        <w:rPr>
          <w:rFonts w:ascii="Times New Roman" w:hAnsi="Times New Roman"/>
        </w:rPr>
      </w:pPr>
    </w:p>
    <w:p w:rsidR="00F42301" w:rsidRDefault="00F42301" w:rsidP="00D346C9">
      <w:pPr>
        <w:widowControl w:val="0"/>
        <w:autoSpaceDE w:val="0"/>
        <w:autoSpaceDN w:val="0"/>
        <w:adjustRightInd w:val="0"/>
        <w:spacing w:before="1" w:after="0" w:line="220" w:lineRule="exact"/>
        <w:rPr>
          <w:rFonts w:ascii="Times New Roman" w:hAnsi="Times New Roman"/>
        </w:rPr>
      </w:pPr>
    </w:p>
    <w:p w:rsidR="00F42301" w:rsidRDefault="00F42301" w:rsidP="00D346C9">
      <w:pPr>
        <w:widowControl w:val="0"/>
        <w:autoSpaceDE w:val="0"/>
        <w:autoSpaceDN w:val="0"/>
        <w:adjustRightInd w:val="0"/>
        <w:spacing w:before="1" w:after="0" w:line="220" w:lineRule="exact"/>
        <w:rPr>
          <w:rFonts w:ascii="Times New Roman" w:hAnsi="Times New Roman"/>
        </w:rPr>
      </w:pPr>
    </w:p>
    <w:p w:rsidR="00F42301" w:rsidRDefault="00F42301" w:rsidP="00D346C9">
      <w:pPr>
        <w:widowControl w:val="0"/>
        <w:autoSpaceDE w:val="0"/>
        <w:autoSpaceDN w:val="0"/>
        <w:adjustRightInd w:val="0"/>
        <w:spacing w:before="1" w:after="0" w:line="220" w:lineRule="exact"/>
        <w:rPr>
          <w:rFonts w:ascii="Times New Roman" w:hAnsi="Times New Roman"/>
        </w:rPr>
      </w:pPr>
    </w:p>
    <w:p w:rsidR="00F42301" w:rsidRDefault="00F42301" w:rsidP="00D346C9">
      <w:pPr>
        <w:widowControl w:val="0"/>
        <w:autoSpaceDE w:val="0"/>
        <w:autoSpaceDN w:val="0"/>
        <w:adjustRightInd w:val="0"/>
        <w:spacing w:before="1" w:after="0" w:line="220" w:lineRule="exact"/>
        <w:rPr>
          <w:rFonts w:ascii="Times New Roman" w:hAnsi="Times New Roman"/>
        </w:rPr>
      </w:pPr>
    </w:p>
    <w:p w:rsidR="00F42301" w:rsidRDefault="00F42301" w:rsidP="00D346C9">
      <w:pPr>
        <w:widowControl w:val="0"/>
        <w:autoSpaceDE w:val="0"/>
        <w:autoSpaceDN w:val="0"/>
        <w:adjustRightInd w:val="0"/>
        <w:spacing w:before="1" w:after="0" w:line="220" w:lineRule="exact"/>
        <w:rPr>
          <w:rFonts w:ascii="Times New Roman" w:hAnsi="Times New Roman"/>
        </w:rPr>
      </w:pPr>
    </w:p>
    <w:p w:rsidR="00F42301" w:rsidRDefault="00F42301" w:rsidP="00D346C9">
      <w:pPr>
        <w:widowControl w:val="0"/>
        <w:autoSpaceDE w:val="0"/>
        <w:autoSpaceDN w:val="0"/>
        <w:adjustRightInd w:val="0"/>
        <w:spacing w:before="1" w:after="0" w:line="220" w:lineRule="exact"/>
        <w:rPr>
          <w:rFonts w:ascii="Times New Roman" w:hAnsi="Times New Roman"/>
        </w:rPr>
      </w:pPr>
    </w:p>
    <w:p w:rsidR="00F42301" w:rsidRDefault="00F42301" w:rsidP="00D346C9">
      <w:pPr>
        <w:widowControl w:val="0"/>
        <w:autoSpaceDE w:val="0"/>
        <w:autoSpaceDN w:val="0"/>
        <w:adjustRightInd w:val="0"/>
        <w:spacing w:before="1" w:after="0" w:line="220" w:lineRule="exact"/>
        <w:rPr>
          <w:rFonts w:ascii="Times New Roman" w:hAnsi="Times New Roman"/>
        </w:rPr>
      </w:pPr>
    </w:p>
    <w:p w:rsidR="00F42301" w:rsidRDefault="00F42301" w:rsidP="00D346C9">
      <w:pPr>
        <w:widowControl w:val="0"/>
        <w:autoSpaceDE w:val="0"/>
        <w:autoSpaceDN w:val="0"/>
        <w:adjustRightInd w:val="0"/>
        <w:spacing w:before="1" w:after="0" w:line="220" w:lineRule="exact"/>
        <w:rPr>
          <w:rFonts w:ascii="Times New Roman" w:hAnsi="Times New Roman"/>
        </w:rPr>
      </w:pPr>
    </w:p>
    <w:p w:rsidR="00F42301" w:rsidRDefault="00F42301" w:rsidP="00D346C9">
      <w:pPr>
        <w:widowControl w:val="0"/>
        <w:autoSpaceDE w:val="0"/>
        <w:autoSpaceDN w:val="0"/>
        <w:adjustRightInd w:val="0"/>
        <w:spacing w:before="1" w:after="0" w:line="220" w:lineRule="exact"/>
        <w:rPr>
          <w:rFonts w:ascii="Times New Roman" w:hAnsi="Times New Roman"/>
        </w:rPr>
      </w:pPr>
    </w:p>
    <w:p w:rsidR="00F42301" w:rsidRDefault="00F42301" w:rsidP="00D346C9">
      <w:pPr>
        <w:widowControl w:val="0"/>
        <w:autoSpaceDE w:val="0"/>
        <w:autoSpaceDN w:val="0"/>
        <w:adjustRightInd w:val="0"/>
        <w:spacing w:before="1" w:after="0" w:line="220" w:lineRule="exact"/>
        <w:rPr>
          <w:rFonts w:ascii="Times New Roman" w:hAnsi="Times New Roman"/>
        </w:rPr>
      </w:pPr>
    </w:p>
    <w:p w:rsidR="00F42301" w:rsidRDefault="00F42301" w:rsidP="00D346C9">
      <w:pPr>
        <w:widowControl w:val="0"/>
        <w:autoSpaceDE w:val="0"/>
        <w:autoSpaceDN w:val="0"/>
        <w:adjustRightInd w:val="0"/>
        <w:spacing w:before="1" w:after="0" w:line="220" w:lineRule="exact"/>
        <w:rPr>
          <w:rFonts w:ascii="Times New Roman" w:hAnsi="Times New Roman"/>
        </w:rPr>
      </w:pPr>
    </w:p>
    <w:p w:rsidR="00F42301" w:rsidRDefault="00F42301" w:rsidP="00D346C9">
      <w:pPr>
        <w:widowControl w:val="0"/>
        <w:autoSpaceDE w:val="0"/>
        <w:autoSpaceDN w:val="0"/>
        <w:adjustRightInd w:val="0"/>
        <w:spacing w:before="1" w:after="0" w:line="220" w:lineRule="exact"/>
        <w:rPr>
          <w:rFonts w:ascii="Times New Roman" w:hAnsi="Times New Roman"/>
        </w:rPr>
      </w:pPr>
    </w:p>
    <w:p w:rsidR="00F42301" w:rsidRDefault="00F42301" w:rsidP="00D346C9">
      <w:pPr>
        <w:widowControl w:val="0"/>
        <w:autoSpaceDE w:val="0"/>
        <w:autoSpaceDN w:val="0"/>
        <w:adjustRightInd w:val="0"/>
        <w:spacing w:before="1" w:after="0" w:line="220" w:lineRule="exact"/>
        <w:rPr>
          <w:rFonts w:ascii="Times New Roman" w:hAnsi="Times New Roman"/>
        </w:rPr>
      </w:pPr>
    </w:p>
    <w:p w:rsidR="00F42301" w:rsidRDefault="00F42301" w:rsidP="00D346C9">
      <w:pPr>
        <w:widowControl w:val="0"/>
        <w:autoSpaceDE w:val="0"/>
        <w:autoSpaceDN w:val="0"/>
        <w:adjustRightInd w:val="0"/>
        <w:spacing w:before="1" w:after="0" w:line="220" w:lineRule="exact"/>
        <w:rPr>
          <w:rFonts w:ascii="Times New Roman" w:hAnsi="Times New Roman"/>
        </w:rPr>
      </w:pPr>
    </w:p>
    <w:p w:rsidR="00F42301" w:rsidRDefault="00F42301" w:rsidP="00D346C9">
      <w:pPr>
        <w:widowControl w:val="0"/>
        <w:autoSpaceDE w:val="0"/>
        <w:autoSpaceDN w:val="0"/>
        <w:adjustRightInd w:val="0"/>
        <w:spacing w:before="1" w:after="0" w:line="220" w:lineRule="exact"/>
        <w:rPr>
          <w:rFonts w:ascii="Times New Roman" w:hAnsi="Times New Roman"/>
        </w:rPr>
      </w:pPr>
    </w:p>
    <w:p w:rsidR="00F42301" w:rsidRDefault="00F42301" w:rsidP="00D346C9">
      <w:pPr>
        <w:widowControl w:val="0"/>
        <w:autoSpaceDE w:val="0"/>
        <w:autoSpaceDN w:val="0"/>
        <w:adjustRightInd w:val="0"/>
        <w:spacing w:before="1" w:after="0" w:line="220" w:lineRule="exact"/>
        <w:rPr>
          <w:rFonts w:ascii="Times New Roman" w:hAnsi="Times New Roman"/>
        </w:rPr>
      </w:pPr>
    </w:p>
    <w:p w:rsidR="00F42301" w:rsidRDefault="00F42301" w:rsidP="00D346C9">
      <w:pPr>
        <w:widowControl w:val="0"/>
        <w:autoSpaceDE w:val="0"/>
        <w:autoSpaceDN w:val="0"/>
        <w:adjustRightInd w:val="0"/>
        <w:spacing w:before="1" w:after="0" w:line="220" w:lineRule="exact"/>
        <w:rPr>
          <w:rFonts w:ascii="Times New Roman" w:hAnsi="Times New Roman"/>
        </w:rPr>
      </w:pPr>
    </w:p>
    <w:p w:rsidR="00F42301" w:rsidRDefault="00F42301" w:rsidP="00D346C9">
      <w:pPr>
        <w:widowControl w:val="0"/>
        <w:autoSpaceDE w:val="0"/>
        <w:autoSpaceDN w:val="0"/>
        <w:adjustRightInd w:val="0"/>
        <w:spacing w:before="1" w:after="0" w:line="220" w:lineRule="exact"/>
        <w:rPr>
          <w:rFonts w:ascii="Times New Roman" w:hAnsi="Times New Roman"/>
        </w:rPr>
      </w:pPr>
    </w:p>
    <w:p w:rsidR="00F42301" w:rsidRDefault="00F42301" w:rsidP="00D346C9">
      <w:pPr>
        <w:widowControl w:val="0"/>
        <w:autoSpaceDE w:val="0"/>
        <w:autoSpaceDN w:val="0"/>
        <w:adjustRightInd w:val="0"/>
        <w:spacing w:before="1" w:after="0" w:line="220" w:lineRule="exact"/>
        <w:rPr>
          <w:rFonts w:ascii="Times New Roman" w:hAnsi="Times New Roman"/>
        </w:rPr>
      </w:pPr>
    </w:p>
    <w:p w:rsidR="00F42301" w:rsidRDefault="00F42301" w:rsidP="00D346C9">
      <w:pPr>
        <w:widowControl w:val="0"/>
        <w:autoSpaceDE w:val="0"/>
        <w:autoSpaceDN w:val="0"/>
        <w:adjustRightInd w:val="0"/>
        <w:spacing w:before="1" w:after="0" w:line="220" w:lineRule="exact"/>
        <w:rPr>
          <w:rFonts w:ascii="Times New Roman" w:hAnsi="Times New Roman"/>
        </w:rPr>
      </w:pPr>
    </w:p>
    <w:p w:rsidR="00F42301" w:rsidRDefault="00F42301" w:rsidP="00D346C9">
      <w:pPr>
        <w:widowControl w:val="0"/>
        <w:autoSpaceDE w:val="0"/>
        <w:autoSpaceDN w:val="0"/>
        <w:adjustRightInd w:val="0"/>
        <w:spacing w:before="1" w:after="0" w:line="220" w:lineRule="exact"/>
        <w:rPr>
          <w:rFonts w:ascii="Times New Roman" w:hAnsi="Times New Roman"/>
        </w:rPr>
      </w:pPr>
    </w:p>
    <w:p w:rsidR="00F42301" w:rsidRDefault="00F42301" w:rsidP="00D346C9">
      <w:pPr>
        <w:widowControl w:val="0"/>
        <w:autoSpaceDE w:val="0"/>
        <w:autoSpaceDN w:val="0"/>
        <w:adjustRightInd w:val="0"/>
        <w:spacing w:before="1" w:after="0" w:line="220" w:lineRule="exact"/>
        <w:rPr>
          <w:rFonts w:ascii="Times New Roman" w:hAnsi="Times New Roman"/>
        </w:rPr>
      </w:pPr>
    </w:p>
    <w:p w:rsidR="00F42301" w:rsidRDefault="00F42301" w:rsidP="00D346C9">
      <w:pPr>
        <w:widowControl w:val="0"/>
        <w:autoSpaceDE w:val="0"/>
        <w:autoSpaceDN w:val="0"/>
        <w:adjustRightInd w:val="0"/>
        <w:spacing w:before="1" w:after="0" w:line="220" w:lineRule="exact"/>
        <w:rPr>
          <w:rFonts w:ascii="Times New Roman" w:hAnsi="Times New Roman"/>
        </w:rPr>
      </w:pPr>
    </w:p>
    <w:p w:rsidR="00F42301" w:rsidRDefault="00F42301" w:rsidP="00D346C9">
      <w:pPr>
        <w:widowControl w:val="0"/>
        <w:autoSpaceDE w:val="0"/>
        <w:autoSpaceDN w:val="0"/>
        <w:adjustRightInd w:val="0"/>
        <w:spacing w:before="1" w:after="0" w:line="220" w:lineRule="exact"/>
        <w:rPr>
          <w:rFonts w:ascii="Times New Roman" w:hAnsi="Times New Roman"/>
        </w:rPr>
      </w:pPr>
    </w:p>
    <w:p w:rsidR="00F42301" w:rsidRDefault="00F42301" w:rsidP="00D346C9">
      <w:pPr>
        <w:widowControl w:val="0"/>
        <w:autoSpaceDE w:val="0"/>
        <w:autoSpaceDN w:val="0"/>
        <w:adjustRightInd w:val="0"/>
        <w:spacing w:before="1" w:after="0" w:line="220" w:lineRule="exact"/>
        <w:rPr>
          <w:rFonts w:ascii="Times New Roman" w:hAnsi="Times New Roman"/>
        </w:rPr>
      </w:pPr>
    </w:p>
    <w:p w:rsidR="00F42301" w:rsidRDefault="00F42301" w:rsidP="00D346C9">
      <w:pPr>
        <w:widowControl w:val="0"/>
        <w:autoSpaceDE w:val="0"/>
        <w:autoSpaceDN w:val="0"/>
        <w:adjustRightInd w:val="0"/>
        <w:spacing w:before="1" w:after="0" w:line="220" w:lineRule="exact"/>
        <w:rPr>
          <w:rFonts w:ascii="Times New Roman" w:hAnsi="Times New Roman"/>
        </w:rPr>
      </w:pPr>
    </w:p>
    <w:p w:rsidR="00F42301" w:rsidRDefault="00F42301" w:rsidP="00D346C9">
      <w:pPr>
        <w:widowControl w:val="0"/>
        <w:autoSpaceDE w:val="0"/>
        <w:autoSpaceDN w:val="0"/>
        <w:adjustRightInd w:val="0"/>
        <w:spacing w:before="1" w:after="0" w:line="220" w:lineRule="exact"/>
        <w:rPr>
          <w:rFonts w:ascii="Times New Roman" w:hAnsi="Times New Roman"/>
        </w:rPr>
      </w:pPr>
    </w:p>
    <w:p w:rsidR="00F42301" w:rsidRDefault="00F42301" w:rsidP="00D346C9">
      <w:pPr>
        <w:widowControl w:val="0"/>
        <w:autoSpaceDE w:val="0"/>
        <w:autoSpaceDN w:val="0"/>
        <w:adjustRightInd w:val="0"/>
        <w:spacing w:before="1" w:after="0" w:line="220" w:lineRule="exact"/>
        <w:rPr>
          <w:rFonts w:ascii="Times New Roman" w:hAnsi="Times New Roman"/>
        </w:rPr>
      </w:pPr>
    </w:p>
    <w:p w:rsidR="00F42301" w:rsidRDefault="00F42301" w:rsidP="00D346C9">
      <w:pPr>
        <w:widowControl w:val="0"/>
        <w:autoSpaceDE w:val="0"/>
        <w:autoSpaceDN w:val="0"/>
        <w:adjustRightInd w:val="0"/>
        <w:spacing w:before="1" w:after="0" w:line="220" w:lineRule="exact"/>
        <w:rPr>
          <w:rFonts w:ascii="Times New Roman" w:hAnsi="Times New Roman"/>
        </w:rPr>
      </w:pPr>
    </w:p>
    <w:p w:rsidR="00F42301" w:rsidRDefault="00F42301" w:rsidP="00D346C9">
      <w:pPr>
        <w:widowControl w:val="0"/>
        <w:autoSpaceDE w:val="0"/>
        <w:autoSpaceDN w:val="0"/>
        <w:adjustRightInd w:val="0"/>
        <w:spacing w:before="1" w:after="0" w:line="220" w:lineRule="exact"/>
        <w:rPr>
          <w:rFonts w:ascii="Times New Roman" w:hAnsi="Times New Roman"/>
        </w:rPr>
      </w:pPr>
    </w:p>
    <w:p w:rsidR="00F42301" w:rsidRDefault="00F42301" w:rsidP="00D346C9">
      <w:pPr>
        <w:widowControl w:val="0"/>
        <w:autoSpaceDE w:val="0"/>
        <w:autoSpaceDN w:val="0"/>
        <w:adjustRightInd w:val="0"/>
        <w:spacing w:before="1" w:after="0" w:line="220" w:lineRule="exact"/>
        <w:rPr>
          <w:rFonts w:ascii="Times New Roman" w:hAnsi="Times New Roman"/>
        </w:rPr>
      </w:pPr>
    </w:p>
    <w:p w:rsidR="00F42301" w:rsidRDefault="00F42301" w:rsidP="00D346C9">
      <w:pPr>
        <w:widowControl w:val="0"/>
        <w:autoSpaceDE w:val="0"/>
        <w:autoSpaceDN w:val="0"/>
        <w:adjustRightInd w:val="0"/>
        <w:spacing w:before="1" w:after="0" w:line="220" w:lineRule="exact"/>
        <w:rPr>
          <w:rFonts w:ascii="Times New Roman" w:hAnsi="Times New Roman"/>
        </w:rPr>
      </w:pPr>
    </w:p>
    <w:p w:rsidR="00F42301" w:rsidRDefault="00F42301" w:rsidP="00D346C9">
      <w:pPr>
        <w:widowControl w:val="0"/>
        <w:autoSpaceDE w:val="0"/>
        <w:autoSpaceDN w:val="0"/>
        <w:adjustRightInd w:val="0"/>
        <w:spacing w:before="1" w:after="0" w:line="220" w:lineRule="exact"/>
        <w:rPr>
          <w:rFonts w:ascii="Times New Roman" w:hAnsi="Times New Roman"/>
        </w:rPr>
      </w:pPr>
    </w:p>
    <w:p w:rsidR="00F42301" w:rsidRDefault="00F42301" w:rsidP="00D346C9">
      <w:pPr>
        <w:widowControl w:val="0"/>
        <w:autoSpaceDE w:val="0"/>
        <w:autoSpaceDN w:val="0"/>
        <w:adjustRightInd w:val="0"/>
        <w:spacing w:before="1" w:after="0" w:line="220" w:lineRule="exact"/>
        <w:rPr>
          <w:rFonts w:ascii="Times New Roman" w:hAnsi="Times New Roman"/>
        </w:rPr>
      </w:pPr>
    </w:p>
    <w:p w:rsidR="00F42301" w:rsidRDefault="00F42301" w:rsidP="00D346C9">
      <w:pPr>
        <w:widowControl w:val="0"/>
        <w:autoSpaceDE w:val="0"/>
        <w:autoSpaceDN w:val="0"/>
        <w:adjustRightInd w:val="0"/>
        <w:spacing w:before="1" w:after="0" w:line="220" w:lineRule="exact"/>
        <w:rPr>
          <w:rFonts w:ascii="Times New Roman" w:hAnsi="Times New Roman"/>
        </w:rPr>
      </w:pPr>
    </w:p>
    <w:p w:rsidR="00F42301" w:rsidRDefault="00F42301" w:rsidP="00D346C9">
      <w:pPr>
        <w:widowControl w:val="0"/>
        <w:autoSpaceDE w:val="0"/>
        <w:autoSpaceDN w:val="0"/>
        <w:adjustRightInd w:val="0"/>
        <w:spacing w:before="1" w:after="0" w:line="220" w:lineRule="exact"/>
        <w:rPr>
          <w:rFonts w:ascii="Times New Roman" w:hAnsi="Times New Roman"/>
        </w:rPr>
      </w:pPr>
    </w:p>
    <w:p w:rsidR="00F42301" w:rsidRDefault="00F42301" w:rsidP="00D346C9">
      <w:pPr>
        <w:widowControl w:val="0"/>
        <w:autoSpaceDE w:val="0"/>
        <w:autoSpaceDN w:val="0"/>
        <w:adjustRightInd w:val="0"/>
        <w:spacing w:before="1" w:after="0" w:line="220" w:lineRule="exact"/>
        <w:rPr>
          <w:rFonts w:ascii="Times New Roman" w:hAnsi="Times New Roman"/>
        </w:rPr>
      </w:pPr>
    </w:p>
    <w:p w:rsidR="00F42301" w:rsidRDefault="00F42301" w:rsidP="00D346C9">
      <w:pPr>
        <w:widowControl w:val="0"/>
        <w:autoSpaceDE w:val="0"/>
        <w:autoSpaceDN w:val="0"/>
        <w:adjustRightInd w:val="0"/>
        <w:spacing w:before="1" w:after="0" w:line="220" w:lineRule="exact"/>
        <w:rPr>
          <w:rFonts w:ascii="Times New Roman" w:hAnsi="Times New Roman"/>
        </w:rPr>
      </w:pPr>
    </w:p>
    <w:p w:rsidR="00F42301" w:rsidRDefault="00F42301" w:rsidP="00D346C9">
      <w:pPr>
        <w:widowControl w:val="0"/>
        <w:autoSpaceDE w:val="0"/>
        <w:autoSpaceDN w:val="0"/>
        <w:adjustRightInd w:val="0"/>
        <w:spacing w:before="1" w:after="0" w:line="220" w:lineRule="exact"/>
        <w:rPr>
          <w:rFonts w:ascii="Times New Roman" w:hAnsi="Times New Roman"/>
        </w:rPr>
      </w:pPr>
    </w:p>
    <w:p w:rsidR="00F42301" w:rsidRDefault="00F42301" w:rsidP="00D346C9">
      <w:pPr>
        <w:widowControl w:val="0"/>
        <w:autoSpaceDE w:val="0"/>
        <w:autoSpaceDN w:val="0"/>
        <w:adjustRightInd w:val="0"/>
        <w:spacing w:before="1" w:after="0" w:line="220" w:lineRule="exact"/>
        <w:rPr>
          <w:rFonts w:ascii="Times New Roman" w:hAnsi="Times New Roman"/>
        </w:rPr>
      </w:pPr>
    </w:p>
    <w:p w:rsidR="00F42301" w:rsidRDefault="00F42301" w:rsidP="00D346C9">
      <w:pPr>
        <w:widowControl w:val="0"/>
        <w:autoSpaceDE w:val="0"/>
        <w:autoSpaceDN w:val="0"/>
        <w:adjustRightInd w:val="0"/>
        <w:spacing w:before="1" w:after="0" w:line="220" w:lineRule="exact"/>
        <w:rPr>
          <w:rFonts w:ascii="Times New Roman" w:hAnsi="Times New Roman"/>
        </w:rPr>
      </w:pPr>
    </w:p>
    <w:tbl>
      <w:tblPr>
        <w:tblpPr w:leftFromText="180" w:rightFromText="180" w:vertAnchor="text" w:horzAnchor="margin" w:tblpY="67"/>
        <w:tblW w:w="0" w:type="auto"/>
        <w:tblLayout w:type="fixed"/>
        <w:tblCellMar>
          <w:left w:w="0" w:type="dxa"/>
          <w:right w:w="0" w:type="dxa"/>
        </w:tblCellMar>
        <w:tblLook w:val="0000"/>
      </w:tblPr>
      <w:tblGrid>
        <w:gridCol w:w="4876"/>
        <w:gridCol w:w="4560"/>
        <w:gridCol w:w="1067"/>
      </w:tblGrid>
      <w:tr w:rsidR="00F42301" w:rsidRPr="00FA7AC7" w:rsidTr="006C1ACB">
        <w:trPr>
          <w:trHeight w:hRule="exact" w:val="235"/>
        </w:trPr>
        <w:tc>
          <w:tcPr>
            <w:tcW w:w="4876" w:type="dxa"/>
            <w:tcBorders>
              <w:top w:val="nil"/>
              <w:left w:val="nil"/>
              <w:bottom w:val="single" w:sz="4" w:space="0" w:color="191919"/>
              <w:right w:val="single" w:sz="4" w:space="0" w:color="191919"/>
            </w:tcBorders>
          </w:tcPr>
          <w:p w:rsidR="00F42301" w:rsidRDefault="00F42301" w:rsidP="006C1ACB">
            <w:pPr>
              <w:widowControl w:val="0"/>
              <w:autoSpaceDE w:val="0"/>
              <w:autoSpaceDN w:val="0"/>
              <w:adjustRightInd w:val="0"/>
              <w:spacing w:after="0"/>
              <w:rPr>
                <w:rFonts w:ascii="Times New Roman" w:hAnsi="Times New Roman"/>
                <w:sz w:val="24"/>
                <w:szCs w:val="24"/>
              </w:rPr>
            </w:pPr>
          </w:p>
          <w:p w:rsidR="00F42301" w:rsidRPr="00FA7AC7" w:rsidRDefault="00F42301" w:rsidP="006C1ACB">
            <w:pPr>
              <w:widowControl w:val="0"/>
              <w:autoSpaceDE w:val="0"/>
              <w:autoSpaceDN w:val="0"/>
              <w:adjustRightInd w:val="0"/>
              <w:spacing w:after="0"/>
              <w:rPr>
                <w:rFonts w:ascii="Times New Roman" w:hAnsi="Times New Roman"/>
                <w:sz w:val="24"/>
                <w:szCs w:val="24"/>
              </w:rPr>
            </w:pPr>
          </w:p>
        </w:tc>
        <w:tc>
          <w:tcPr>
            <w:tcW w:w="4560" w:type="dxa"/>
            <w:vMerge w:val="restart"/>
            <w:tcBorders>
              <w:top w:val="single" w:sz="4" w:space="0" w:color="191919"/>
              <w:left w:val="single" w:sz="4" w:space="0" w:color="191919"/>
              <w:bottom w:val="single" w:sz="4" w:space="0" w:color="191919"/>
              <w:right w:val="single" w:sz="4" w:space="0" w:color="191919"/>
            </w:tcBorders>
          </w:tcPr>
          <w:p w:rsidR="00F42301" w:rsidRPr="00FA7AC7" w:rsidRDefault="00F42301" w:rsidP="006C1ACB">
            <w:pPr>
              <w:widowControl w:val="0"/>
              <w:autoSpaceDE w:val="0"/>
              <w:autoSpaceDN w:val="0"/>
              <w:adjustRightInd w:val="0"/>
              <w:spacing w:before="8" w:after="0" w:line="160" w:lineRule="exact"/>
              <w:rPr>
                <w:rFonts w:ascii="Times New Roman" w:hAnsi="Times New Roman"/>
                <w:sz w:val="16"/>
                <w:szCs w:val="16"/>
              </w:rPr>
            </w:pPr>
          </w:p>
          <w:p w:rsidR="00F42301" w:rsidRPr="00FA7AC7" w:rsidRDefault="00F42301" w:rsidP="006C1ACB">
            <w:pPr>
              <w:widowControl w:val="0"/>
              <w:autoSpaceDE w:val="0"/>
              <w:autoSpaceDN w:val="0"/>
              <w:adjustRightInd w:val="0"/>
              <w:spacing w:after="0"/>
              <w:ind w:left="877"/>
              <w:rPr>
                <w:rFonts w:ascii="Times New Roman" w:hAnsi="Times New Roman"/>
                <w:sz w:val="24"/>
                <w:szCs w:val="24"/>
              </w:rPr>
            </w:pPr>
            <w:r w:rsidRPr="00FA7AC7">
              <w:rPr>
                <w:rFonts w:ascii="Times New Roman" w:hAnsi="Times New Roman"/>
                <w:b/>
                <w:bCs/>
                <w:color w:val="191919"/>
                <w:sz w:val="32"/>
                <w:szCs w:val="32"/>
              </w:rPr>
              <w:t>B</w:t>
            </w:r>
            <w:r w:rsidRPr="00FA7AC7">
              <w:rPr>
                <w:rFonts w:ascii="Times New Roman" w:hAnsi="Times New Roman"/>
                <w:b/>
                <w:bCs/>
                <w:color w:val="191919"/>
                <w:sz w:val="24"/>
                <w:szCs w:val="24"/>
              </w:rPr>
              <w:t>USINESS</w:t>
            </w:r>
            <w:r w:rsidRPr="00FA7AC7">
              <w:rPr>
                <w:rFonts w:ascii="Times New Roman" w:hAnsi="Times New Roman"/>
                <w:b/>
                <w:bCs/>
                <w:color w:val="191919"/>
                <w:spacing w:val="2"/>
                <w:sz w:val="24"/>
                <w:szCs w:val="24"/>
              </w:rPr>
              <w:t xml:space="preserve"> </w:t>
            </w:r>
            <w:r w:rsidRPr="00FA7AC7">
              <w:rPr>
                <w:rFonts w:ascii="Times New Roman" w:hAnsi="Times New Roman"/>
                <w:b/>
                <w:bCs/>
                <w:color w:val="191919"/>
                <w:sz w:val="32"/>
                <w:szCs w:val="32"/>
              </w:rPr>
              <w:t>A</w:t>
            </w:r>
            <w:r w:rsidRPr="00FA7AC7">
              <w:rPr>
                <w:rFonts w:ascii="Times New Roman" w:hAnsi="Times New Roman"/>
                <w:b/>
                <w:bCs/>
                <w:color w:val="191919"/>
                <w:sz w:val="24"/>
                <w:szCs w:val="24"/>
              </w:rPr>
              <w:t>DMINISTR</w:t>
            </w:r>
            <w:r w:rsidRPr="00FA7AC7">
              <w:rPr>
                <w:rFonts w:ascii="Times New Roman" w:hAnsi="Times New Roman"/>
                <w:b/>
                <w:bCs/>
                <w:color w:val="191919"/>
                <w:spacing w:val="-18"/>
                <w:sz w:val="24"/>
                <w:szCs w:val="24"/>
              </w:rPr>
              <w:t>A</w:t>
            </w:r>
            <w:r w:rsidRPr="00FA7AC7">
              <w:rPr>
                <w:rFonts w:ascii="Times New Roman" w:hAnsi="Times New Roman"/>
                <w:b/>
                <w:bCs/>
                <w:color w:val="191919"/>
                <w:sz w:val="24"/>
                <w:szCs w:val="24"/>
              </w:rPr>
              <w:t>TION</w:t>
            </w:r>
          </w:p>
        </w:tc>
        <w:tc>
          <w:tcPr>
            <w:tcW w:w="1067" w:type="dxa"/>
            <w:tcBorders>
              <w:top w:val="nil"/>
              <w:left w:val="single" w:sz="4" w:space="0" w:color="191919"/>
              <w:bottom w:val="single" w:sz="4" w:space="0" w:color="191919"/>
              <w:right w:val="nil"/>
            </w:tcBorders>
          </w:tcPr>
          <w:p w:rsidR="00F42301" w:rsidRPr="00FA7AC7" w:rsidRDefault="00F42301" w:rsidP="006C1ACB">
            <w:pPr>
              <w:widowControl w:val="0"/>
              <w:autoSpaceDE w:val="0"/>
              <w:autoSpaceDN w:val="0"/>
              <w:adjustRightInd w:val="0"/>
              <w:spacing w:after="0"/>
              <w:rPr>
                <w:rFonts w:ascii="Times New Roman" w:hAnsi="Times New Roman"/>
                <w:sz w:val="24"/>
                <w:szCs w:val="24"/>
              </w:rPr>
            </w:pPr>
          </w:p>
        </w:tc>
      </w:tr>
      <w:tr w:rsidR="00F42301" w:rsidRPr="00FA7AC7" w:rsidTr="006C1ACB">
        <w:trPr>
          <w:trHeight w:hRule="exact" w:val="256"/>
        </w:trPr>
        <w:tc>
          <w:tcPr>
            <w:tcW w:w="4876" w:type="dxa"/>
            <w:tcBorders>
              <w:top w:val="single" w:sz="4" w:space="0" w:color="191919"/>
              <w:left w:val="nil"/>
              <w:bottom w:val="single" w:sz="4" w:space="0" w:color="191919"/>
              <w:right w:val="single" w:sz="4" w:space="0" w:color="191919"/>
            </w:tcBorders>
          </w:tcPr>
          <w:p w:rsidR="00F42301" w:rsidRPr="00FA7AC7" w:rsidRDefault="00F42301" w:rsidP="006C1ACB">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6C1ACB">
            <w:pPr>
              <w:widowControl w:val="0"/>
              <w:autoSpaceDE w:val="0"/>
              <w:autoSpaceDN w:val="0"/>
              <w:adjustRightInd w:val="0"/>
              <w:spacing w:after="0"/>
              <w:rPr>
                <w:rFonts w:ascii="Times New Roman" w:hAnsi="Times New Roman"/>
                <w:sz w:val="24"/>
                <w:szCs w:val="24"/>
              </w:rPr>
            </w:pPr>
          </w:p>
        </w:tc>
        <w:tc>
          <w:tcPr>
            <w:tcW w:w="1067" w:type="dxa"/>
            <w:tcBorders>
              <w:top w:val="single" w:sz="4" w:space="0" w:color="191919"/>
              <w:left w:val="single" w:sz="4" w:space="0" w:color="191919"/>
              <w:bottom w:val="single" w:sz="4" w:space="0" w:color="191919"/>
              <w:right w:val="nil"/>
            </w:tcBorders>
          </w:tcPr>
          <w:p w:rsidR="00F42301" w:rsidRPr="00FA7AC7" w:rsidRDefault="00F42301" w:rsidP="006C1ACB">
            <w:pPr>
              <w:widowControl w:val="0"/>
              <w:autoSpaceDE w:val="0"/>
              <w:autoSpaceDN w:val="0"/>
              <w:adjustRightInd w:val="0"/>
              <w:spacing w:after="0"/>
              <w:rPr>
                <w:rFonts w:ascii="Times New Roman" w:hAnsi="Times New Roman"/>
                <w:sz w:val="24"/>
                <w:szCs w:val="24"/>
              </w:rPr>
            </w:pPr>
          </w:p>
        </w:tc>
      </w:tr>
      <w:tr w:rsidR="00F42301" w:rsidRPr="00FA7AC7" w:rsidTr="006C1ACB">
        <w:trPr>
          <w:trHeight w:hRule="exact" w:val="219"/>
        </w:trPr>
        <w:tc>
          <w:tcPr>
            <w:tcW w:w="4876" w:type="dxa"/>
            <w:tcBorders>
              <w:top w:val="single" w:sz="4" w:space="0" w:color="191919"/>
              <w:left w:val="nil"/>
              <w:bottom w:val="nil"/>
              <w:right w:val="single" w:sz="4" w:space="0" w:color="191919"/>
            </w:tcBorders>
          </w:tcPr>
          <w:p w:rsidR="00F42301" w:rsidRPr="00FA7AC7" w:rsidRDefault="00F42301" w:rsidP="006C1ACB">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6C1ACB">
            <w:pPr>
              <w:widowControl w:val="0"/>
              <w:autoSpaceDE w:val="0"/>
              <w:autoSpaceDN w:val="0"/>
              <w:adjustRightInd w:val="0"/>
              <w:spacing w:after="0"/>
              <w:rPr>
                <w:rFonts w:ascii="Times New Roman" w:hAnsi="Times New Roman"/>
                <w:sz w:val="24"/>
                <w:szCs w:val="24"/>
              </w:rPr>
            </w:pPr>
          </w:p>
        </w:tc>
        <w:tc>
          <w:tcPr>
            <w:tcW w:w="1067" w:type="dxa"/>
            <w:tcBorders>
              <w:top w:val="single" w:sz="4" w:space="0" w:color="191919"/>
              <w:left w:val="single" w:sz="4" w:space="0" w:color="191919"/>
              <w:bottom w:val="nil"/>
              <w:right w:val="nil"/>
            </w:tcBorders>
          </w:tcPr>
          <w:p w:rsidR="00F42301" w:rsidRPr="00FA7AC7" w:rsidRDefault="00F42301" w:rsidP="006C1ACB">
            <w:pPr>
              <w:widowControl w:val="0"/>
              <w:autoSpaceDE w:val="0"/>
              <w:autoSpaceDN w:val="0"/>
              <w:adjustRightInd w:val="0"/>
              <w:spacing w:after="0"/>
              <w:rPr>
                <w:rFonts w:ascii="Times New Roman" w:hAnsi="Times New Roman"/>
                <w:sz w:val="24"/>
                <w:szCs w:val="24"/>
              </w:rPr>
            </w:pPr>
          </w:p>
        </w:tc>
      </w:tr>
    </w:tbl>
    <w:p w:rsidR="00F42301" w:rsidRDefault="00F42301" w:rsidP="001C7D3D">
      <w:pPr>
        <w:widowControl w:val="0"/>
        <w:autoSpaceDE w:val="0"/>
        <w:autoSpaceDN w:val="0"/>
        <w:adjustRightInd w:val="0"/>
        <w:spacing w:after="0"/>
        <w:ind w:left="860"/>
        <w:rPr>
          <w:rFonts w:ascii="Times New Roman" w:hAnsi="Times New Roman"/>
          <w:sz w:val="28"/>
          <w:szCs w:val="28"/>
        </w:rPr>
      </w:pPr>
      <w:r w:rsidRPr="00554989">
        <w:rPr>
          <w:rFonts w:ascii="Calibri" w:hAnsi="Calibri"/>
          <w:noProof/>
          <w:lang w:eastAsia="en-US"/>
        </w:rPr>
        <w:pict>
          <v:group id="_x0000_s3407" style="position:absolute;left:0;text-align:left;margin-left:315.05pt;margin-top:-89.25pt;width:31.2pt;height:31.05pt;z-index:-251650048;mso-position-horizontal-relative:page;mso-position-vertical-relative:text" coordorigin="6301,-1785" coordsize="624,621" o:allowincell="f">
            <v:rect id="_x0000_s3408" style="position:absolute;left:6306;top:-1780;width:613;height:610" o:allowincell="f" stroked="f">
              <v:path arrowok="t"/>
            </v:rect>
            <v:rect id="_x0000_s3409" style="position:absolute;left:6306;top:-1780;width:620;height:620;mso-position-horizontal-relative:page" o:allowincell="f" filled="f" stroked="f">
              <v:textbox inset="0,0,0,0">
                <w:txbxContent>
                  <w:p w:rsidR="00F42301" w:rsidRDefault="00F42301" w:rsidP="001C7D3D">
                    <w:pPr>
                      <w:spacing w:after="0" w:line="620" w:lineRule="atLeast"/>
                      <w:rPr>
                        <w:rFonts w:ascii="Times New Roman" w:hAnsi="Times New Roman"/>
                        <w:sz w:val="24"/>
                        <w:szCs w:val="24"/>
                      </w:rPr>
                    </w:pPr>
                    <w:r>
                      <w:rPr>
                        <w:rFonts w:ascii="Times New Roman" w:hAnsi="Times New Roman"/>
                        <w:noProof/>
                        <w:sz w:val="24"/>
                        <w:szCs w:val="24"/>
                      </w:rPr>
                      <w:drawing>
                        <wp:inline distT="0" distB="0" distL="0" distR="0">
                          <wp:extent cx="390525" cy="390525"/>
                          <wp:effectExtent l="1905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
                                  <a:srcRect/>
                                  <a:stretch>
                                    <a:fillRect/>
                                  </a:stretch>
                                </pic:blipFill>
                                <pic:spPr bwMode="auto">
                                  <a:xfrm>
                                    <a:off x="0" y="0"/>
                                    <a:ext cx="390525" cy="390525"/>
                                  </a:xfrm>
                                  <a:prstGeom prst="rect">
                                    <a:avLst/>
                                  </a:prstGeom>
                                  <a:noFill/>
                                  <a:ln w="9525">
                                    <a:noFill/>
                                    <a:miter lim="800000"/>
                                    <a:headEnd/>
                                    <a:tailEnd/>
                                  </a:ln>
                                </pic:spPr>
                              </pic:pic>
                            </a:graphicData>
                          </a:graphic>
                        </wp:inline>
                      </w:drawing>
                    </w:r>
                  </w:p>
                  <w:p w:rsidR="00F42301" w:rsidRDefault="00F42301" w:rsidP="001C7D3D">
                    <w:pPr>
                      <w:widowControl w:val="0"/>
                      <w:autoSpaceDE w:val="0"/>
                      <w:autoSpaceDN w:val="0"/>
                      <w:adjustRightInd w:val="0"/>
                      <w:spacing w:after="0"/>
                      <w:rPr>
                        <w:rFonts w:ascii="Times New Roman" w:hAnsi="Times New Roman"/>
                        <w:sz w:val="24"/>
                        <w:szCs w:val="24"/>
                      </w:rPr>
                    </w:pPr>
                  </w:p>
                </w:txbxContent>
              </v:textbox>
            </v:rect>
            <w10:wrap anchorx="page"/>
          </v:group>
        </w:pict>
      </w:r>
      <w:r>
        <w:rPr>
          <w:rFonts w:ascii="Times New Roman" w:hAnsi="Times New Roman"/>
          <w:b/>
          <w:bCs/>
          <w:sz w:val="28"/>
          <w:szCs w:val="28"/>
        </w:rPr>
        <w:t>Non-Deg</w:t>
      </w:r>
      <w:r>
        <w:rPr>
          <w:rFonts w:ascii="Times New Roman" w:hAnsi="Times New Roman"/>
          <w:b/>
          <w:bCs/>
          <w:spacing w:val="-5"/>
          <w:sz w:val="28"/>
          <w:szCs w:val="28"/>
        </w:rPr>
        <w:t>r</w:t>
      </w:r>
      <w:r>
        <w:rPr>
          <w:rFonts w:ascii="Times New Roman" w:hAnsi="Times New Roman"/>
          <w:b/>
          <w:bCs/>
          <w:sz w:val="28"/>
          <w:szCs w:val="28"/>
        </w:rPr>
        <w:t>ee</w:t>
      </w:r>
      <w:r>
        <w:rPr>
          <w:rFonts w:ascii="Times New Roman" w:hAnsi="Times New Roman"/>
          <w:b/>
          <w:bCs/>
          <w:spacing w:val="-15"/>
          <w:sz w:val="28"/>
          <w:szCs w:val="28"/>
        </w:rPr>
        <w:t xml:space="preserve"> </w:t>
      </w:r>
      <w:r>
        <w:rPr>
          <w:rFonts w:ascii="Times New Roman" w:hAnsi="Times New Roman"/>
          <w:b/>
          <w:bCs/>
          <w:sz w:val="28"/>
          <w:szCs w:val="28"/>
        </w:rPr>
        <w:t>Admission</w:t>
      </w:r>
    </w:p>
    <w:p w:rsidR="00F42301" w:rsidRDefault="00F42301" w:rsidP="001C7D3D">
      <w:pPr>
        <w:widowControl w:val="0"/>
        <w:autoSpaceDE w:val="0"/>
        <w:autoSpaceDN w:val="0"/>
        <w:adjustRightInd w:val="0"/>
        <w:spacing w:before="37" w:after="0" w:line="250" w:lineRule="auto"/>
        <w:ind w:left="860" w:right="1981" w:firstLine="360"/>
        <w:rPr>
          <w:rFonts w:ascii="Times New Roman" w:hAnsi="Times New Roman"/>
          <w:sz w:val="20"/>
          <w:szCs w:val="20"/>
        </w:rPr>
      </w:pPr>
      <w:r w:rsidRPr="00554989">
        <w:rPr>
          <w:rFonts w:ascii="Calibri" w:hAnsi="Calibri"/>
          <w:noProof/>
          <w:lang w:eastAsia="en-US"/>
        </w:rPr>
        <w:pict>
          <v:shape id="_x0000_s3410" type="#_x0000_t202" style="position:absolute;left:0;text-align:left;margin-left:520.25pt;margin-top:32.6pt;width:1in;height:184.35pt;z-index:-251649024;mso-position-horizontal-relative:page" o:allowincell="f" filled="f" stroked="f">
            <v:textbox style="layout-flow:vertical" inset="0,0,0,0">
              <w:txbxContent>
                <w:p w:rsidR="00F42301" w:rsidRDefault="00F42301" w:rsidP="001C7D3D">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E</w:t>
                  </w:r>
                  <w:r>
                    <w:rPr>
                      <w:rFonts w:ascii="Impact" w:hAnsi="Impact" w:cs="Impact"/>
                      <w:color w:val="A3A3A3"/>
                      <w:spacing w:val="-115"/>
                      <w:position w:val="1"/>
                      <w:sz w:val="105"/>
                      <w:szCs w:val="105"/>
                    </w:rPr>
                    <w:t xml:space="preserve"> </w:t>
                  </w:r>
                </w:p>
              </w:txbxContent>
            </v:textbox>
            <w10:wrap anchorx="page"/>
          </v:shape>
        </w:pict>
      </w:r>
      <w:r>
        <w:rPr>
          <w:rFonts w:ascii="Times New Roman" w:hAnsi="Times New Roman"/>
          <w:sz w:val="20"/>
          <w:szCs w:val="20"/>
        </w:rPr>
        <w:t>Applicants who seek only to take graduate MBA courses may be admitted in non-degree sta- tus for a maximum of nine semester hours of coursework.</w:t>
      </w:r>
      <w:r>
        <w:rPr>
          <w:rFonts w:ascii="Times New Roman" w:hAnsi="Times New Roman"/>
          <w:spacing w:val="46"/>
          <w:sz w:val="20"/>
          <w:szCs w:val="20"/>
        </w:rPr>
        <w:t xml:space="preserve"> </w:t>
      </w:r>
      <w:r>
        <w:rPr>
          <w:rFonts w:ascii="Times New Roman" w:hAnsi="Times New Roman"/>
          <w:sz w:val="20"/>
          <w:szCs w:val="20"/>
        </w:rPr>
        <w:t>These courses will not count toward an MBA</w:t>
      </w:r>
      <w:r>
        <w:rPr>
          <w:rFonts w:ascii="Times New Roman" w:hAnsi="Times New Roman"/>
          <w:spacing w:val="-11"/>
          <w:sz w:val="20"/>
          <w:szCs w:val="20"/>
        </w:rPr>
        <w:t xml:space="preserve"> </w:t>
      </w:r>
      <w:r>
        <w:rPr>
          <w:rFonts w:ascii="Times New Roman" w:hAnsi="Times New Roman"/>
          <w:sz w:val="20"/>
          <w:szCs w:val="20"/>
        </w:rPr>
        <w:t>at</w:t>
      </w:r>
      <w:r>
        <w:rPr>
          <w:rFonts w:ascii="Times New Roman" w:hAnsi="Times New Roman"/>
          <w:spacing w:val="-11"/>
          <w:sz w:val="20"/>
          <w:szCs w:val="20"/>
        </w:rPr>
        <w:t xml:space="preserve"> </w:t>
      </w:r>
      <w:r>
        <w:rPr>
          <w:rFonts w:ascii="Times New Roman" w:hAnsi="Times New Roman"/>
          <w:sz w:val="20"/>
          <w:szCs w:val="20"/>
        </w:rPr>
        <w:t>ASU.  No GM</w:t>
      </w:r>
      <w:r>
        <w:rPr>
          <w:rFonts w:ascii="Times New Roman" w:hAnsi="Times New Roman"/>
          <w:spacing w:val="-22"/>
          <w:sz w:val="20"/>
          <w:szCs w:val="20"/>
        </w:rPr>
        <w:t>A</w:t>
      </w:r>
      <w:r>
        <w:rPr>
          <w:rFonts w:ascii="Times New Roman" w:hAnsi="Times New Roman"/>
          <w:sz w:val="20"/>
          <w:szCs w:val="20"/>
        </w:rPr>
        <w:t>T</w:t>
      </w:r>
      <w:r>
        <w:rPr>
          <w:rFonts w:ascii="Times New Roman" w:hAnsi="Times New Roman"/>
          <w:spacing w:val="-4"/>
          <w:sz w:val="20"/>
          <w:szCs w:val="20"/>
        </w:rPr>
        <w:t xml:space="preserve"> </w:t>
      </w:r>
      <w:r>
        <w:rPr>
          <w:rFonts w:ascii="Times New Roman" w:hAnsi="Times New Roman"/>
          <w:sz w:val="20"/>
          <w:szCs w:val="20"/>
        </w:rPr>
        <w:t>score is required.</w:t>
      </w:r>
      <w:r>
        <w:rPr>
          <w:rFonts w:ascii="Times New Roman" w:hAnsi="Times New Roman"/>
          <w:spacing w:val="46"/>
          <w:sz w:val="20"/>
          <w:szCs w:val="20"/>
        </w:rPr>
        <w:t xml:space="preserve"> </w:t>
      </w:r>
      <w:r>
        <w:rPr>
          <w:rFonts w:ascii="Times New Roman" w:hAnsi="Times New Roman"/>
          <w:sz w:val="20"/>
          <w:szCs w:val="20"/>
        </w:rPr>
        <w:t>The applicant must have either earned a baccalaure- ate degree or have senior unde</w:t>
      </w:r>
      <w:r>
        <w:rPr>
          <w:rFonts w:ascii="Times New Roman" w:hAnsi="Times New Roman"/>
          <w:spacing w:val="-4"/>
          <w:sz w:val="20"/>
          <w:szCs w:val="20"/>
        </w:rPr>
        <w:t>r</w:t>
      </w:r>
      <w:r>
        <w:rPr>
          <w:rFonts w:ascii="Times New Roman" w:hAnsi="Times New Roman"/>
          <w:sz w:val="20"/>
          <w:szCs w:val="20"/>
        </w:rPr>
        <w:t>graduate standing with at least a 3.0 G</w:t>
      </w:r>
      <w:r>
        <w:rPr>
          <w:rFonts w:ascii="Times New Roman" w:hAnsi="Times New Roman"/>
          <w:spacing w:val="-18"/>
          <w:sz w:val="20"/>
          <w:szCs w:val="20"/>
        </w:rPr>
        <w:t>P</w:t>
      </w:r>
      <w:r>
        <w:rPr>
          <w:rFonts w:ascii="Times New Roman" w:hAnsi="Times New Roman"/>
          <w:sz w:val="20"/>
          <w:szCs w:val="20"/>
        </w:rPr>
        <w:t>A</w:t>
      </w:r>
      <w:r>
        <w:rPr>
          <w:rFonts w:ascii="Times New Roman" w:hAnsi="Times New Roman"/>
          <w:spacing w:val="-11"/>
          <w:sz w:val="20"/>
          <w:szCs w:val="20"/>
        </w:rPr>
        <w:t xml:space="preserve"> </w:t>
      </w:r>
      <w:r>
        <w:rPr>
          <w:rFonts w:ascii="Times New Roman" w:hAnsi="Times New Roman"/>
          <w:sz w:val="20"/>
          <w:szCs w:val="20"/>
        </w:rPr>
        <w:t>and approval of the Dean of the College of Business.</w:t>
      </w:r>
    </w:p>
    <w:p w:rsidR="00F42301" w:rsidRDefault="00F42301" w:rsidP="001C7D3D">
      <w:pPr>
        <w:widowControl w:val="0"/>
        <w:autoSpaceDE w:val="0"/>
        <w:autoSpaceDN w:val="0"/>
        <w:adjustRightInd w:val="0"/>
        <w:spacing w:after="0" w:line="250" w:lineRule="auto"/>
        <w:ind w:left="860" w:right="2025" w:firstLine="360"/>
        <w:rPr>
          <w:rFonts w:ascii="Times New Roman" w:hAnsi="Times New Roman"/>
          <w:sz w:val="20"/>
          <w:szCs w:val="20"/>
        </w:rPr>
      </w:pPr>
      <w:r>
        <w:rPr>
          <w:rFonts w:ascii="Times New Roman" w:hAnsi="Times New Roman"/>
          <w:sz w:val="20"/>
          <w:szCs w:val="20"/>
        </w:rPr>
        <w:t>A</w:t>
      </w:r>
      <w:r>
        <w:rPr>
          <w:rFonts w:ascii="Times New Roman" w:hAnsi="Times New Roman"/>
          <w:spacing w:val="-11"/>
          <w:sz w:val="20"/>
          <w:szCs w:val="20"/>
        </w:rPr>
        <w:t xml:space="preserve"> </w:t>
      </w:r>
      <w:r>
        <w:rPr>
          <w:rFonts w:ascii="Times New Roman" w:hAnsi="Times New Roman"/>
          <w:sz w:val="20"/>
          <w:szCs w:val="20"/>
        </w:rPr>
        <w:t>student admitted to the Graduate School remains in the original academic status at the time of admission, until notified in writing by the O</w:t>
      </w:r>
      <w:r>
        <w:rPr>
          <w:rFonts w:ascii="Times New Roman" w:hAnsi="Times New Roman"/>
          <w:spacing w:val="-4"/>
          <w:sz w:val="20"/>
          <w:szCs w:val="20"/>
        </w:rPr>
        <w:t>f</w:t>
      </w:r>
      <w:r>
        <w:rPr>
          <w:rFonts w:ascii="Times New Roman" w:hAnsi="Times New Roman"/>
          <w:sz w:val="20"/>
          <w:szCs w:val="20"/>
        </w:rPr>
        <w:t>fice of the Graduate School of the approval of a change in status.</w:t>
      </w:r>
    </w:p>
    <w:p w:rsidR="00F42301" w:rsidRDefault="00F42301" w:rsidP="001C7D3D">
      <w:pPr>
        <w:widowControl w:val="0"/>
        <w:autoSpaceDE w:val="0"/>
        <w:autoSpaceDN w:val="0"/>
        <w:adjustRightInd w:val="0"/>
        <w:spacing w:after="0" w:line="250" w:lineRule="auto"/>
        <w:ind w:left="860" w:right="2026" w:firstLine="360"/>
        <w:rPr>
          <w:rFonts w:ascii="Times New Roman" w:hAnsi="Times New Roman"/>
          <w:sz w:val="20"/>
          <w:szCs w:val="20"/>
        </w:rPr>
      </w:pPr>
      <w:r>
        <w:rPr>
          <w:rFonts w:ascii="Times New Roman" w:hAnsi="Times New Roman"/>
          <w:sz w:val="20"/>
          <w:szCs w:val="20"/>
        </w:rPr>
        <w:t>Non-degree status allows a student to develop proficiency in a particular area of interest or to work on certifications; it is not a type of admission to the MBA</w:t>
      </w:r>
      <w:r>
        <w:rPr>
          <w:rFonts w:ascii="Times New Roman" w:hAnsi="Times New Roman"/>
          <w:spacing w:val="-11"/>
          <w:sz w:val="20"/>
          <w:szCs w:val="20"/>
        </w:rPr>
        <w:t xml:space="preserve"> </w:t>
      </w:r>
      <w:r>
        <w:rPr>
          <w:rFonts w:ascii="Times New Roman" w:hAnsi="Times New Roman"/>
          <w:sz w:val="20"/>
          <w:szCs w:val="20"/>
        </w:rPr>
        <w:t>Program.  Students unable to do “B” work in their courses will not be allowed to continue in non-degree status.</w:t>
      </w:r>
    </w:p>
    <w:p w:rsidR="00F42301" w:rsidRDefault="00F42301" w:rsidP="001C7D3D">
      <w:pPr>
        <w:widowControl w:val="0"/>
        <w:autoSpaceDE w:val="0"/>
        <w:autoSpaceDN w:val="0"/>
        <w:adjustRightInd w:val="0"/>
        <w:spacing w:before="1" w:after="0" w:line="220" w:lineRule="exact"/>
        <w:rPr>
          <w:rFonts w:ascii="Times New Roman" w:hAnsi="Times New Roman"/>
        </w:rPr>
      </w:pPr>
    </w:p>
    <w:p w:rsidR="00F42301" w:rsidRDefault="00F42301" w:rsidP="001C7D3D">
      <w:pPr>
        <w:widowControl w:val="0"/>
        <w:autoSpaceDE w:val="0"/>
        <w:autoSpaceDN w:val="0"/>
        <w:adjustRightInd w:val="0"/>
        <w:spacing w:after="0"/>
        <w:ind w:left="860"/>
        <w:rPr>
          <w:rFonts w:ascii="Times New Roman" w:hAnsi="Times New Roman"/>
          <w:sz w:val="28"/>
          <w:szCs w:val="28"/>
        </w:rPr>
      </w:pPr>
      <w:r>
        <w:rPr>
          <w:rFonts w:ascii="Times New Roman" w:hAnsi="Times New Roman"/>
          <w:b/>
          <w:bCs/>
          <w:spacing w:val="-21"/>
          <w:sz w:val="28"/>
          <w:szCs w:val="28"/>
        </w:rPr>
        <w:t>T</w:t>
      </w:r>
      <w:r>
        <w:rPr>
          <w:rFonts w:ascii="Times New Roman" w:hAnsi="Times New Roman"/>
          <w:b/>
          <w:bCs/>
          <w:sz w:val="28"/>
          <w:szCs w:val="28"/>
        </w:rPr>
        <w:t>ransient</w:t>
      </w:r>
      <w:r>
        <w:rPr>
          <w:rFonts w:ascii="Times New Roman" w:hAnsi="Times New Roman"/>
          <w:b/>
          <w:bCs/>
          <w:spacing w:val="-15"/>
          <w:sz w:val="28"/>
          <w:szCs w:val="28"/>
        </w:rPr>
        <w:t xml:space="preserve"> </w:t>
      </w:r>
      <w:r>
        <w:rPr>
          <w:rFonts w:ascii="Times New Roman" w:hAnsi="Times New Roman"/>
          <w:b/>
          <w:bCs/>
          <w:sz w:val="28"/>
          <w:szCs w:val="28"/>
        </w:rPr>
        <w:t>Admission</w:t>
      </w:r>
    </w:p>
    <w:p w:rsidR="00F42301" w:rsidRDefault="00F42301" w:rsidP="001C7D3D">
      <w:pPr>
        <w:widowControl w:val="0"/>
        <w:autoSpaceDE w:val="0"/>
        <w:autoSpaceDN w:val="0"/>
        <w:adjustRightInd w:val="0"/>
        <w:spacing w:before="33" w:after="0" w:line="250" w:lineRule="auto"/>
        <w:ind w:left="860" w:right="2120" w:firstLine="360"/>
        <w:jc w:val="both"/>
        <w:rPr>
          <w:rFonts w:ascii="Times New Roman" w:hAnsi="Times New Roman"/>
          <w:sz w:val="20"/>
          <w:szCs w:val="20"/>
        </w:rPr>
      </w:pPr>
      <w:r>
        <w:rPr>
          <w:rFonts w:ascii="Times New Roman" w:hAnsi="Times New Roman"/>
          <w:sz w:val="20"/>
          <w:szCs w:val="20"/>
        </w:rPr>
        <w:t>MBA</w:t>
      </w:r>
      <w:r>
        <w:rPr>
          <w:rFonts w:ascii="Times New Roman" w:hAnsi="Times New Roman"/>
          <w:spacing w:val="-11"/>
          <w:sz w:val="20"/>
          <w:szCs w:val="20"/>
        </w:rPr>
        <w:t xml:space="preserve"> </w:t>
      </w:r>
      <w:r>
        <w:rPr>
          <w:rFonts w:ascii="Times New Roman" w:hAnsi="Times New Roman"/>
          <w:sz w:val="20"/>
          <w:szCs w:val="20"/>
        </w:rPr>
        <w:t>or master students in good standing at another graduate level degree program may en- roll in the</w:t>
      </w:r>
      <w:r>
        <w:rPr>
          <w:rFonts w:ascii="Times New Roman" w:hAnsi="Times New Roman"/>
          <w:spacing w:val="-11"/>
          <w:sz w:val="20"/>
          <w:szCs w:val="20"/>
        </w:rPr>
        <w:t xml:space="preserve"> </w:t>
      </w:r>
      <w:r>
        <w:rPr>
          <w:rFonts w:ascii="Times New Roman" w:hAnsi="Times New Roman"/>
          <w:sz w:val="20"/>
          <w:szCs w:val="20"/>
        </w:rPr>
        <w:t>ASU MBA</w:t>
      </w:r>
      <w:r>
        <w:rPr>
          <w:rFonts w:ascii="Times New Roman" w:hAnsi="Times New Roman"/>
          <w:spacing w:val="-11"/>
          <w:sz w:val="20"/>
          <w:szCs w:val="20"/>
        </w:rPr>
        <w:t xml:space="preserve"> </w:t>
      </w:r>
      <w:r>
        <w:rPr>
          <w:rFonts w:ascii="Times New Roman" w:hAnsi="Times New Roman"/>
          <w:sz w:val="20"/>
          <w:szCs w:val="20"/>
        </w:rPr>
        <w:t>program as a transient student. No more than nine hourse of MBA course- work can be taken in transient status.</w:t>
      </w:r>
    </w:p>
    <w:p w:rsidR="00F42301" w:rsidRDefault="00F42301" w:rsidP="001C7D3D">
      <w:pPr>
        <w:widowControl w:val="0"/>
        <w:autoSpaceDE w:val="0"/>
        <w:autoSpaceDN w:val="0"/>
        <w:adjustRightInd w:val="0"/>
        <w:spacing w:before="3" w:after="0" w:line="110" w:lineRule="exact"/>
        <w:rPr>
          <w:rFonts w:ascii="Times New Roman" w:hAnsi="Times New Roman"/>
          <w:sz w:val="11"/>
          <w:szCs w:val="11"/>
        </w:rPr>
      </w:pPr>
    </w:p>
    <w:p w:rsidR="00F42301" w:rsidRDefault="00F42301" w:rsidP="001C7D3D">
      <w:pPr>
        <w:widowControl w:val="0"/>
        <w:autoSpaceDE w:val="0"/>
        <w:autoSpaceDN w:val="0"/>
        <w:adjustRightInd w:val="0"/>
        <w:spacing w:after="0" w:line="200" w:lineRule="exact"/>
        <w:rPr>
          <w:rFonts w:ascii="Times New Roman" w:hAnsi="Times New Roman"/>
          <w:sz w:val="20"/>
          <w:szCs w:val="20"/>
        </w:rPr>
      </w:pPr>
    </w:p>
    <w:p w:rsidR="00F42301" w:rsidRDefault="00F42301" w:rsidP="001C7D3D">
      <w:pPr>
        <w:widowControl w:val="0"/>
        <w:autoSpaceDE w:val="0"/>
        <w:autoSpaceDN w:val="0"/>
        <w:adjustRightInd w:val="0"/>
        <w:spacing w:after="0"/>
        <w:ind w:left="860"/>
        <w:rPr>
          <w:rFonts w:ascii="Times New Roman" w:hAnsi="Times New Roman"/>
          <w:sz w:val="28"/>
          <w:szCs w:val="28"/>
        </w:rPr>
      </w:pPr>
      <w:r>
        <w:rPr>
          <w:rFonts w:ascii="Times New Roman" w:hAnsi="Times New Roman"/>
          <w:b/>
          <w:bCs/>
          <w:sz w:val="28"/>
          <w:szCs w:val="28"/>
        </w:rPr>
        <w:t>Planned Deg</w:t>
      </w:r>
      <w:r>
        <w:rPr>
          <w:rFonts w:ascii="Times New Roman" w:hAnsi="Times New Roman"/>
          <w:b/>
          <w:bCs/>
          <w:spacing w:val="-5"/>
          <w:sz w:val="28"/>
          <w:szCs w:val="28"/>
        </w:rPr>
        <w:t>r</w:t>
      </w:r>
      <w:r>
        <w:rPr>
          <w:rFonts w:ascii="Times New Roman" w:hAnsi="Times New Roman"/>
          <w:b/>
          <w:bCs/>
          <w:sz w:val="28"/>
          <w:szCs w:val="28"/>
        </w:rPr>
        <w:t>ee P</w:t>
      </w:r>
      <w:r>
        <w:rPr>
          <w:rFonts w:ascii="Times New Roman" w:hAnsi="Times New Roman"/>
          <w:b/>
          <w:bCs/>
          <w:spacing w:val="-5"/>
          <w:sz w:val="28"/>
          <w:szCs w:val="28"/>
        </w:rPr>
        <w:t>r</w:t>
      </w:r>
      <w:r>
        <w:rPr>
          <w:rFonts w:ascii="Times New Roman" w:hAnsi="Times New Roman"/>
          <w:b/>
          <w:bCs/>
          <w:sz w:val="28"/>
          <w:szCs w:val="28"/>
        </w:rPr>
        <w:t>ogram</w:t>
      </w:r>
    </w:p>
    <w:p w:rsidR="00F42301" w:rsidRDefault="00F42301" w:rsidP="001C7D3D">
      <w:pPr>
        <w:widowControl w:val="0"/>
        <w:autoSpaceDE w:val="0"/>
        <w:autoSpaceDN w:val="0"/>
        <w:adjustRightInd w:val="0"/>
        <w:spacing w:before="37" w:after="0" w:line="250" w:lineRule="auto"/>
        <w:ind w:left="860" w:right="2111" w:firstLine="360"/>
        <w:rPr>
          <w:rFonts w:ascii="Times New Roman" w:hAnsi="Times New Roman"/>
          <w:sz w:val="20"/>
          <w:szCs w:val="20"/>
        </w:rPr>
      </w:pPr>
      <w:r w:rsidRPr="00554989">
        <w:rPr>
          <w:rFonts w:ascii="Calibri" w:hAnsi="Calibri"/>
          <w:noProof/>
          <w:lang w:eastAsia="en-US"/>
        </w:rPr>
        <w:pict>
          <v:shape id="_x0000_s3411" type="#_x0000_t202" style="position:absolute;left:0;text-align:left;margin-left:520.25pt;margin-top:.4pt;width:1in;height:270.75pt;z-index:-251648000;mso-position-horizontal-relative:page" o:allowincell="f" filled="f" stroked="f">
            <v:textbox style="layout-flow:vertical" inset="0,0,0,0">
              <w:txbxContent>
                <w:p w:rsidR="00F42301" w:rsidRDefault="00F42301" w:rsidP="001C7D3D">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P</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ROGRAM</w:t>
                  </w:r>
                  <w:r>
                    <w:rPr>
                      <w:rFonts w:ascii="Impact" w:hAnsi="Impact" w:cs="Impact"/>
                      <w:color w:val="A3A3A3"/>
                      <w:position w:val="1"/>
                      <w:sz w:val="105"/>
                      <w:szCs w:val="105"/>
                    </w:rPr>
                    <w:t>S</w:t>
                  </w:r>
                  <w:r>
                    <w:rPr>
                      <w:rFonts w:ascii="Impact" w:hAnsi="Impact" w:cs="Impact"/>
                      <w:color w:val="A3A3A3"/>
                      <w:spacing w:val="-115"/>
                      <w:position w:val="1"/>
                      <w:sz w:val="105"/>
                      <w:szCs w:val="105"/>
                    </w:rPr>
                    <w:t xml:space="preserve"> </w:t>
                  </w:r>
                </w:p>
              </w:txbxContent>
            </v:textbox>
            <w10:wrap anchorx="page"/>
          </v:shape>
        </w:pict>
      </w:r>
      <w:r>
        <w:rPr>
          <w:rFonts w:ascii="Times New Roman" w:hAnsi="Times New Roman"/>
          <w:spacing w:val="-8"/>
          <w:sz w:val="20"/>
          <w:szCs w:val="20"/>
        </w:rPr>
        <w:t>W</w:t>
      </w:r>
      <w:r>
        <w:rPr>
          <w:rFonts w:ascii="Times New Roman" w:hAnsi="Times New Roman"/>
          <w:sz w:val="20"/>
          <w:szCs w:val="20"/>
        </w:rPr>
        <w:t>ithin the first semester of being admitted into “regular admission status”, the student is re- quired to complete a planned degree program of study with the advice and approval of the MBA Directo</w:t>
      </w:r>
      <w:r>
        <w:rPr>
          <w:rFonts w:ascii="Times New Roman" w:hAnsi="Times New Roman"/>
          <w:spacing w:val="-11"/>
          <w:sz w:val="20"/>
          <w:szCs w:val="20"/>
        </w:rPr>
        <w:t>r</w:t>
      </w:r>
      <w:r>
        <w:rPr>
          <w:rFonts w:ascii="Times New Roman" w:hAnsi="Times New Roman"/>
          <w:sz w:val="20"/>
          <w:szCs w:val="20"/>
        </w:rPr>
        <w:t>.  Copies of this plan will be filed with the Graduate School and the MBA</w:t>
      </w:r>
      <w:r>
        <w:rPr>
          <w:rFonts w:ascii="Times New Roman" w:hAnsi="Times New Roman"/>
          <w:spacing w:val="-11"/>
          <w:sz w:val="20"/>
          <w:szCs w:val="20"/>
        </w:rPr>
        <w:t xml:space="preserve"> </w:t>
      </w:r>
      <w:r>
        <w:rPr>
          <w:rFonts w:ascii="Times New Roman" w:hAnsi="Times New Roman"/>
          <w:sz w:val="20"/>
          <w:szCs w:val="20"/>
        </w:rPr>
        <w:t>Directo</w:t>
      </w:r>
      <w:r>
        <w:rPr>
          <w:rFonts w:ascii="Times New Roman" w:hAnsi="Times New Roman"/>
          <w:spacing w:val="8"/>
          <w:sz w:val="20"/>
          <w:szCs w:val="20"/>
        </w:rPr>
        <w:t>r</w:t>
      </w:r>
      <w:r>
        <w:rPr>
          <w:rFonts w:ascii="Times New Roman" w:hAnsi="Times New Roman"/>
          <w:spacing w:val="-11"/>
          <w:sz w:val="20"/>
          <w:szCs w:val="20"/>
        </w:rPr>
        <w:t>’</w:t>
      </w:r>
      <w:r>
        <w:rPr>
          <w:rFonts w:ascii="Times New Roman" w:hAnsi="Times New Roman"/>
          <w:sz w:val="20"/>
          <w:szCs w:val="20"/>
        </w:rPr>
        <w:t>s Of- fice.</w:t>
      </w:r>
      <w:r>
        <w:rPr>
          <w:rFonts w:ascii="Times New Roman" w:hAnsi="Times New Roman"/>
          <w:spacing w:val="39"/>
          <w:sz w:val="20"/>
          <w:szCs w:val="20"/>
        </w:rPr>
        <w:t xml:space="preserve"> </w:t>
      </w:r>
      <w:r>
        <w:rPr>
          <w:rFonts w:ascii="Times New Roman" w:hAnsi="Times New Roman"/>
          <w:sz w:val="20"/>
          <w:szCs w:val="20"/>
        </w:rPr>
        <w:t>An application for graduation must be completed at least one semester prior to the antici- pated semester of graduation.</w:t>
      </w:r>
      <w:r>
        <w:rPr>
          <w:rFonts w:ascii="Times New Roman" w:hAnsi="Times New Roman"/>
          <w:spacing w:val="-3"/>
          <w:sz w:val="20"/>
          <w:szCs w:val="20"/>
        </w:rPr>
        <w:t xml:space="preserve"> </w:t>
      </w:r>
      <w:r>
        <w:rPr>
          <w:rFonts w:ascii="Times New Roman" w:hAnsi="Times New Roman"/>
          <w:sz w:val="20"/>
          <w:szCs w:val="20"/>
        </w:rPr>
        <w:t>The original copy of the approved degree program is to be submitted with the application for graduation.</w:t>
      </w:r>
      <w:r>
        <w:rPr>
          <w:rFonts w:ascii="Times New Roman" w:hAnsi="Times New Roman"/>
          <w:spacing w:val="47"/>
          <w:sz w:val="20"/>
          <w:szCs w:val="20"/>
        </w:rPr>
        <w:t xml:space="preserve"> </w:t>
      </w:r>
      <w:r>
        <w:rPr>
          <w:rFonts w:ascii="Times New Roman" w:hAnsi="Times New Roman"/>
          <w:sz w:val="20"/>
          <w:szCs w:val="20"/>
        </w:rPr>
        <w:t>The graduation application is obtained from the Registra</w:t>
      </w:r>
      <w:r>
        <w:rPr>
          <w:rFonts w:ascii="Times New Roman" w:hAnsi="Times New Roman"/>
          <w:spacing w:val="8"/>
          <w:sz w:val="20"/>
          <w:szCs w:val="20"/>
        </w:rPr>
        <w:t>r</w:t>
      </w:r>
      <w:r>
        <w:rPr>
          <w:rFonts w:ascii="Times New Roman" w:hAnsi="Times New Roman"/>
          <w:spacing w:val="-11"/>
          <w:sz w:val="20"/>
          <w:szCs w:val="20"/>
        </w:rPr>
        <w:t>’</w:t>
      </w:r>
      <w:r>
        <w:rPr>
          <w:rFonts w:ascii="Times New Roman" w:hAnsi="Times New Roman"/>
          <w:sz w:val="20"/>
          <w:szCs w:val="20"/>
        </w:rPr>
        <w:t>s O</w:t>
      </w:r>
      <w:r>
        <w:rPr>
          <w:rFonts w:ascii="Times New Roman" w:hAnsi="Times New Roman"/>
          <w:spacing w:val="-4"/>
          <w:sz w:val="20"/>
          <w:szCs w:val="20"/>
        </w:rPr>
        <w:t>f</w:t>
      </w:r>
      <w:r>
        <w:rPr>
          <w:rFonts w:ascii="Times New Roman" w:hAnsi="Times New Roman"/>
          <w:sz w:val="20"/>
          <w:szCs w:val="20"/>
        </w:rPr>
        <w:t>fice.</w:t>
      </w:r>
    </w:p>
    <w:p w:rsidR="00F42301" w:rsidRDefault="00F42301" w:rsidP="001C7D3D">
      <w:pPr>
        <w:widowControl w:val="0"/>
        <w:autoSpaceDE w:val="0"/>
        <w:autoSpaceDN w:val="0"/>
        <w:adjustRightInd w:val="0"/>
        <w:spacing w:before="17" w:after="0" w:line="200" w:lineRule="exact"/>
        <w:rPr>
          <w:rFonts w:ascii="Times New Roman" w:hAnsi="Times New Roman"/>
          <w:sz w:val="20"/>
          <w:szCs w:val="20"/>
        </w:rPr>
      </w:pPr>
    </w:p>
    <w:p w:rsidR="00F42301" w:rsidRDefault="00F42301" w:rsidP="001C7D3D">
      <w:pPr>
        <w:widowControl w:val="0"/>
        <w:autoSpaceDE w:val="0"/>
        <w:autoSpaceDN w:val="0"/>
        <w:adjustRightInd w:val="0"/>
        <w:spacing w:after="0"/>
        <w:ind w:left="860"/>
        <w:rPr>
          <w:rFonts w:ascii="Times New Roman" w:hAnsi="Times New Roman"/>
          <w:sz w:val="28"/>
          <w:szCs w:val="28"/>
        </w:rPr>
      </w:pPr>
      <w:r>
        <w:rPr>
          <w:rFonts w:ascii="Times New Roman" w:hAnsi="Times New Roman"/>
          <w:b/>
          <w:bCs/>
          <w:sz w:val="28"/>
          <w:szCs w:val="28"/>
        </w:rPr>
        <w:t>Independent Study Courses</w:t>
      </w:r>
    </w:p>
    <w:p w:rsidR="00F42301" w:rsidRDefault="00F42301" w:rsidP="001C7D3D">
      <w:pPr>
        <w:widowControl w:val="0"/>
        <w:autoSpaceDE w:val="0"/>
        <w:autoSpaceDN w:val="0"/>
        <w:adjustRightInd w:val="0"/>
        <w:spacing w:before="37" w:after="0"/>
        <w:ind w:left="1220"/>
        <w:rPr>
          <w:rFonts w:ascii="Times New Roman" w:hAnsi="Times New Roman"/>
          <w:sz w:val="20"/>
          <w:szCs w:val="20"/>
        </w:rPr>
      </w:pPr>
      <w:r>
        <w:rPr>
          <w:rFonts w:ascii="Times New Roman" w:hAnsi="Times New Roman"/>
          <w:sz w:val="20"/>
          <w:szCs w:val="20"/>
        </w:rPr>
        <w:t>MBA</w:t>
      </w:r>
      <w:r>
        <w:rPr>
          <w:rFonts w:ascii="Times New Roman" w:hAnsi="Times New Roman"/>
          <w:spacing w:val="-11"/>
          <w:sz w:val="20"/>
          <w:szCs w:val="20"/>
        </w:rPr>
        <w:t xml:space="preserve"> </w:t>
      </w:r>
      <w:r>
        <w:rPr>
          <w:rFonts w:ascii="Times New Roman" w:hAnsi="Times New Roman"/>
          <w:sz w:val="20"/>
          <w:szCs w:val="20"/>
        </w:rPr>
        <w:t>students in regular admission status may take a single independent study course (BUSA</w:t>
      </w:r>
    </w:p>
    <w:p w:rsidR="00F42301" w:rsidRDefault="00F42301" w:rsidP="001C7D3D">
      <w:pPr>
        <w:widowControl w:val="0"/>
        <w:autoSpaceDE w:val="0"/>
        <w:autoSpaceDN w:val="0"/>
        <w:adjustRightInd w:val="0"/>
        <w:spacing w:before="10" w:after="0" w:line="250" w:lineRule="auto"/>
        <w:ind w:left="860" w:right="2080"/>
        <w:rPr>
          <w:rFonts w:ascii="Times New Roman" w:hAnsi="Times New Roman"/>
          <w:sz w:val="20"/>
          <w:szCs w:val="20"/>
        </w:rPr>
      </w:pPr>
      <w:r>
        <w:rPr>
          <w:rFonts w:ascii="Times New Roman" w:hAnsi="Times New Roman"/>
          <w:sz w:val="20"/>
          <w:szCs w:val="20"/>
        </w:rPr>
        <w:t>6100, ECON 6100, MKTG 6100) and only after having completed 12 hours of graduate work This course must be repeated if a grade of “C’</w:t>
      </w:r>
      <w:r>
        <w:rPr>
          <w:rFonts w:ascii="Times New Roman" w:hAnsi="Times New Roman"/>
          <w:spacing w:val="-15"/>
          <w:sz w:val="20"/>
          <w:szCs w:val="20"/>
        </w:rPr>
        <w:t xml:space="preserve"> </w:t>
      </w:r>
      <w:r>
        <w:rPr>
          <w:rFonts w:ascii="Times New Roman" w:hAnsi="Times New Roman"/>
          <w:sz w:val="20"/>
          <w:szCs w:val="20"/>
        </w:rPr>
        <w:t>is earned.</w:t>
      </w:r>
      <w:r>
        <w:rPr>
          <w:rFonts w:ascii="Times New Roman" w:hAnsi="Times New Roman"/>
          <w:spacing w:val="39"/>
          <w:sz w:val="20"/>
          <w:szCs w:val="20"/>
        </w:rPr>
        <w:t xml:space="preserve"> </w:t>
      </w:r>
      <w:r>
        <w:rPr>
          <w:rFonts w:ascii="Times New Roman" w:hAnsi="Times New Roman"/>
          <w:sz w:val="20"/>
          <w:szCs w:val="20"/>
        </w:rPr>
        <w:t>A</w:t>
      </w:r>
      <w:r>
        <w:rPr>
          <w:rFonts w:ascii="Times New Roman" w:hAnsi="Times New Roman"/>
          <w:spacing w:val="-11"/>
          <w:sz w:val="20"/>
          <w:szCs w:val="20"/>
        </w:rPr>
        <w:t xml:space="preserve"> </w:t>
      </w:r>
      <w:r>
        <w:rPr>
          <w:rFonts w:ascii="Times New Roman" w:hAnsi="Times New Roman"/>
          <w:sz w:val="20"/>
          <w:szCs w:val="20"/>
        </w:rPr>
        <w:t>signed memorandum must be com- pleted with the responsible instructor before beginning the course and the memo must be submit- ted to the MBA</w:t>
      </w:r>
      <w:r>
        <w:rPr>
          <w:rFonts w:ascii="Times New Roman" w:hAnsi="Times New Roman"/>
          <w:spacing w:val="-11"/>
          <w:sz w:val="20"/>
          <w:szCs w:val="20"/>
        </w:rPr>
        <w:t xml:space="preserve"> </w:t>
      </w:r>
      <w:r>
        <w:rPr>
          <w:rFonts w:ascii="Times New Roman" w:hAnsi="Times New Roman"/>
          <w:sz w:val="20"/>
          <w:szCs w:val="20"/>
        </w:rPr>
        <w:t>Chair.</w:t>
      </w:r>
      <w:r>
        <w:rPr>
          <w:rFonts w:ascii="Times New Roman" w:hAnsi="Times New Roman"/>
          <w:spacing w:val="-4"/>
          <w:sz w:val="20"/>
          <w:szCs w:val="20"/>
        </w:rPr>
        <w:t xml:space="preserve"> </w:t>
      </w:r>
      <w:r>
        <w:rPr>
          <w:rFonts w:ascii="Times New Roman" w:hAnsi="Times New Roman"/>
          <w:sz w:val="20"/>
          <w:szCs w:val="20"/>
        </w:rPr>
        <w:t>The memorandum outlines the scope and requirements of the independent study including a detailed syllabus.</w:t>
      </w:r>
    </w:p>
    <w:p w:rsidR="00F42301" w:rsidRDefault="00F42301" w:rsidP="001C7D3D">
      <w:pPr>
        <w:widowControl w:val="0"/>
        <w:autoSpaceDE w:val="0"/>
        <w:autoSpaceDN w:val="0"/>
        <w:adjustRightInd w:val="0"/>
        <w:spacing w:before="1" w:after="0" w:line="220" w:lineRule="exact"/>
        <w:rPr>
          <w:rFonts w:ascii="Times New Roman" w:hAnsi="Times New Roman"/>
        </w:rPr>
      </w:pPr>
    </w:p>
    <w:p w:rsidR="00F42301" w:rsidRDefault="00F42301" w:rsidP="001C7D3D">
      <w:pPr>
        <w:widowControl w:val="0"/>
        <w:autoSpaceDE w:val="0"/>
        <w:autoSpaceDN w:val="0"/>
        <w:adjustRightInd w:val="0"/>
        <w:spacing w:after="0"/>
        <w:ind w:left="860"/>
        <w:rPr>
          <w:rFonts w:ascii="Times New Roman" w:hAnsi="Times New Roman"/>
          <w:sz w:val="28"/>
          <w:szCs w:val="28"/>
        </w:rPr>
      </w:pPr>
      <w:r>
        <w:rPr>
          <w:rFonts w:ascii="Times New Roman" w:hAnsi="Times New Roman"/>
          <w:b/>
          <w:bCs/>
          <w:sz w:val="28"/>
          <w:szCs w:val="28"/>
        </w:rPr>
        <w:t>MBA</w:t>
      </w:r>
      <w:r>
        <w:rPr>
          <w:rFonts w:ascii="Times New Roman" w:hAnsi="Times New Roman"/>
          <w:b/>
          <w:bCs/>
          <w:spacing w:val="-15"/>
          <w:sz w:val="28"/>
          <w:szCs w:val="28"/>
        </w:rPr>
        <w:t xml:space="preserve"> </w:t>
      </w:r>
      <w:r>
        <w:rPr>
          <w:rFonts w:ascii="Times New Roman" w:hAnsi="Times New Roman"/>
          <w:b/>
          <w:bCs/>
          <w:sz w:val="28"/>
          <w:szCs w:val="28"/>
        </w:rPr>
        <w:t>P</w:t>
      </w:r>
      <w:r>
        <w:rPr>
          <w:rFonts w:ascii="Times New Roman" w:hAnsi="Times New Roman"/>
          <w:b/>
          <w:bCs/>
          <w:spacing w:val="-5"/>
          <w:sz w:val="28"/>
          <w:szCs w:val="28"/>
        </w:rPr>
        <w:t>r</w:t>
      </w:r>
      <w:r>
        <w:rPr>
          <w:rFonts w:ascii="Times New Roman" w:hAnsi="Times New Roman"/>
          <w:b/>
          <w:bCs/>
          <w:sz w:val="28"/>
          <w:szCs w:val="28"/>
        </w:rPr>
        <w:t>e</w:t>
      </w:r>
      <w:r>
        <w:rPr>
          <w:rFonts w:ascii="Times New Roman" w:hAnsi="Times New Roman"/>
          <w:b/>
          <w:bCs/>
          <w:spacing w:val="-5"/>
          <w:sz w:val="28"/>
          <w:szCs w:val="28"/>
        </w:rPr>
        <w:t>r</w:t>
      </w:r>
      <w:r>
        <w:rPr>
          <w:rFonts w:ascii="Times New Roman" w:hAnsi="Times New Roman"/>
          <w:b/>
          <w:bCs/>
          <w:sz w:val="28"/>
          <w:szCs w:val="28"/>
        </w:rPr>
        <w:t>equisites</w:t>
      </w:r>
    </w:p>
    <w:p w:rsidR="00F42301" w:rsidRDefault="00F42301" w:rsidP="001C7D3D">
      <w:pPr>
        <w:widowControl w:val="0"/>
        <w:autoSpaceDE w:val="0"/>
        <w:autoSpaceDN w:val="0"/>
        <w:adjustRightInd w:val="0"/>
        <w:spacing w:before="33" w:after="0" w:line="250" w:lineRule="auto"/>
        <w:ind w:left="860" w:right="2042" w:firstLine="360"/>
        <w:rPr>
          <w:rFonts w:ascii="Times New Roman" w:hAnsi="Times New Roman"/>
          <w:sz w:val="20"/>
          <w:szCs w:val="20"/>
        </w:rPr>
      </w:pPr>
      <w:r>
        <w:rPr>
          <w:rFonts w:ascii="Times New Roman" w:hAnsi="Times New Roman"/>
          <w:sz w:val="20"/>
          <w:szCs w:val="20"/>
        </w:rPr>
        <w:t>For those students without a Bachelor of Science Degree in Business</w:t>
      </w:r>
      <w:r>
        <w:rPr>
          <w:rFonts w:ascii="Times New Roman" w:hAnsi="Times New Roman"/>
          <w:spacing w:val="-11"/>
          <w:sz w:val="20"/>
          <w:szCs w:val="20"/>
        </w:rPr>
        <w:t xml:space="preserve"> </w:t>
      </w:r>
      <w:r>
        <w:rPr>
          <w:rFonts w:ascii="Times New Roman" w:hAnsi="Times New Roman"/>
          <w:sz w:val="20"/>
          <w:szCs w:val="20"/>
        </w:rPr>
        <w:t>Administration, the fol- lowing prerequisites are required:</w:t>
      </w:r>
    </w:p>
    <w:p w:rsidR="00F42301" w:rsidRDefault="00F42301" w:rsidP="001C7D3D">
      <w:pPr>
        <w:widowControl w:val="0"/>
        <w:autoSpaceDE w:val="0"/>
        <w:autoSpaceDN w:val="0"/>
        <w:adjustRightInd w:val="0"/>
        <w:spacing w:after="0"/>
        <w:ind w:left="860"/>
        <w:rPr>
          <w:rFonts w:ascii="Times New Roman" w:hAnsi="Times New Roman"/>
          <w:sz w:val="20"/>
          <w:szCs w:val="20"/>
        </w:rPr>
      </w:pPr>
      <w:r>
        <w:rPr>
          <w:rFonts w:ascii="Times New Roman" w:hAnsi="Times New Roman"/>
          <w:sz w:val="20"/>
          <w:szCs w:val="20"/>
        </w:rPr>
        <w:t>ACCT</w:t>
      </w:r>
      <w:r>
        <w:rPr>
          <w:rFonts w:ascii="Times New Roman" w:hAnsi="Times New Roman"/>
          <w:spacing w:val="-4"/>
          <w:sz w:val="20"/>
          <w:szCs w:val="20"/>
        </w:rPr>
        <w:t xml:space="preserve"> </w:t>
      </w:r>
      <w:r>
        <w:rPr>
          <w:rFonts w:ascii="Times New Roman" w:hAnsi="Times New Roman"/>
          <w:sz w:val="20"/>
          <w:szCs w:val="20"/>
        </w:rPr>
        <w:t>2100</w:t>
      </w:r>
      <w:r>
        <w:rPr>
          <w:rFonts w:ascii="Times New Roman" w:hAnsi="Times New Roman"/>
          <w:spacing w:val="-11"/>
          <w:sz w:val="20"/>
          <w:szCs w:val="20"/>
        </w:rPr>
        <w:t xml:space="preserve"> </w:t>
      </w:r>
      <w:r>
        <w:rPr>
          <w:rFonts w:ascii="Times New Roman" w:hAnsi="Times New Roman"/>
          <w:sz w:val="20"/>
          <w:szCs w:val="20"/>
        </w:rPr>
        <w:t>Accounting for Non-busniess Majors, or Principles of</w:t>
      </w:r>
      <w:r>
        <w:rPr>
          <w:rFonts w:ascii="Times New Roman" w:hAnsi="Times New Roman"/>
          <w:spacing w:val="-11"/>
          <w:sz w:val="20"/>
          <w:szCs w:val="20"/>
        </w:rPr>
        <w:t xml:space="preserve"> </w:t>
      </w:r>
      <w:r>
        <w:rPr>
          <w:rFonts w:ascii="Times New Roman" w:hAnsi="Times New Roman"/>
          <w:sz w:val="20"/>
          <w:szCs w:val="20"/>
        </w:rPr>
        <w:t>Accounting I and II</w:t>
      </w:r>
    </w:p>
    <w:p w:rsidR="00F42301" w:rsidRDefault="00F42301" w:rsidP="001C7D3D">
      <w:pPr>
        <w:widowControl w:val="0"/>
        <w:autoSpaceDE w:val="0"/>
        <w:autoSpaceDN w:val="0"/>
        <w:adjustRightInd w:val="0"/>
        <w:spacing w:before="10" w:after="0"/>
        <w:ind w:left="1220"/>
        <w:rPr>
          <w:rFonts w:ascii="Times New Roman" w:hAnsi="Times New Roman"/>
          <w:sz w:val="20"/>
          <w:szCs w:val="20"/>
        </w:rPr>
      </w:pPr>
      <w:r>
        <w:rPr>
          <w:rFonts w:ascii="Times New Roman" w:hAnsi="Times New Roman"/>
          <w:sz w:val="20"/>
          <w:szCs w:val="20"/>
        </w:rPr>
        <w:t>or</w:t>
      </w:r>
      <w:r>
        <w:rPr>
          <w:rFonts w:ascii="Times New Roman" w:hAnsi="Times New Roman"/>
          <w:spacing w:val="-11"/>
          <w:sz w:val="20"/>
          <w:szCs w:val="20"/>
        </w:rPr>
        <w:t xml:space="preserve"> </w:t>
      </w:r>
      <w:r>
        <w:rPr>
          <w:rFonts w:ascii="Times New Roman" w:hAnsi="Times New Roman"/>
          <w:sz w:val="20"/>
          <w:szCs w:val="20"/>
        </w:rPr>
        <w:t>ACCT</w:t>
      </w:r>
      <w:r>
        <w:rPr>
          <w:rFonts w:ascii="Times New Roman" w:hAnsi="Times New Roman"/>
          <w:spacing w:val="-4"/>
          <w:sz w:val="20"/>
          <w:szCs w:val="20"/>
        </w:rPr>
        <w:t xml:space="preserve"> </w:t>
      </w:r>
      <w:r>
        <w:rPr>
          <w:rFonts w:ascii="Times New Roman" w:hAnsi="Times New Roman"/>
          <w:sz w:val="20"/>
          <w:szCs w:val="20"/>
        </w:rPr>
        <w:t>5200</w:t>
      </w:r>
    </w:p>
    <w:p w:rsidR="00F42301" w:rsidRDefault="00F42301" w:rsidP="001C7D3D">
      <w:pPr>
        <w:widowControl w:val="0"/>
        <w:autoSpaceDE w:val="0"/>
        <w:autoSpaceDN w:val="0"/>
        <w:adjustRightInd w:val="0"/>
        <w:spacing w:before="10" w:after="0"/>
        <w:ind w:left="860"/>
        <w:rPr>
          <w:rFonts w:ascii="Times New Roman" w:hAnsi="Times New Roman"/>
          <w:sz w:val="20"/>
          <w:szCs w:val="20"/>
        </w:rPr>
      </w:pPr>
      <w:r>
        <w:rPr>
          <w:rFonts w:ascii="Times New Roman" w:hAnsi="Times New Roman"/>
          <w:sz w:val="20"/>
          <w:szCs w:val="20"/>
        </w:rPr>
        <w:t>ECON 3205 Economic and Business Statistics or ECON 5200</w:t>
      </w:r>
    </w:p>
    <w:p w:rsidR="00F42301" w:rsidRDefault="00F42301" w:rsidP="001C7D3D">
      <w:pPr>
        <w:widowControl w:val="0"/>
        <w:autoSpaceDE w:val="0"/>
        <w:autoSpaceDN w:val="0"/>
        <w:adjustRightInd w:val="0"/>
        <w:spacing w:before="10" w:after="0"/>
        <w:ind w:left="860"/>
        <w:rPr>
          <w:rFonts w:ascii="Times New Roman" w:hAnsi="Times New Roman"/>
          <w:sz w:val="20"/>
          <w:szCs w:val="20"/>
        </w:rPr>
      </w:pPr>
      <w:r>
        <w:rPr>
          <w:rFonts w:ascii="Times New Roman" w:hAnsi="Times New Roman"/>
          <w:sz w:val="20"/>
          <w:szCs w:val="20"/>
        </w:rPr>
        <w:t>ECON 2201 Survey of Economics, or Principles of Macroeconomcis and Principles of</w:t>
      </w:r>
    </w:p>
    <w:p w:rsidR="00F42301" w:rsidRDefault="00F42301" w:rsidP="001C7D3D">
      <w:pPr>
        <w:widowControl w:val="0"/>
        <w:autoSpaceDE w:val="0"/>
        <w:autoSpaceDN w:val="0"/>
        <w:adjustRightInd w:val="0"/>
        <w:spacing w:before="10" w:after="0"/>
        <w:ind w:left="1220"/>
        <w:rPr>
          <w:rFonts w:ascii="Times New Roman" w:hAnsi="Times New Roman"/>
          <w:sz w:val="20"/>
          <w:szCs w:val="20"/>
        </w:rPr>
      </w:pPr>
      <w:r>
        <w:rPr>
          <w:rFonts w:ascii="Times New Roman" w:hAnsi="Times New Roman"/>
          <w:sz w:val="20"/>
          <w:szCs w:val="20"/>
        </w:rPr>
        <w:t>Microecnomics, or ECON 5200</w:t>
      </w:r>
    </w:p>
    <w:p w:rsidR="00F42301" w:rsidRDefault="00F42301" w:rsidP="001C7D3D">
      <w:pPr>
        <w:widowControl w:val="0"/>
        <w:autoSpaceDE w:val="0"/>
        <w:autoSpaceDN w:val="0"/>
        <w:adjustRightInd w:val="0"/>
        <w:spacing w:before="10" w:after="0"/>
        <w:ind w:left="860"/>
        <w:rPr>
          <w:rFonts w:ascii="Times New Roman" w:hAnsi="Times New Roman"/>
          <w:sz w:val="20"/>
          <w:szCs w:val="20"/>
        </w:rPr>
      </w:pPr>
      <w:r>
        <w:rPr>
          <w:rFonts w:ascii="Times New Roman" w:hAnsi="Times New Roman"/>
          <w:sz w:val="20"/>
          <w:szCs w:val="20"/>
        </w:rPr>
        <w:t>FINC 3105 Foundations of Financial Management or</w:t>
      </w:r>
      <w:r>
        <w:rPr>
          <w:rFonts w:ascii="Times New Roman" w:hAnsi="Times New Roman"/>
          <w:spacing w:val="-11"/>
          <w:sz w:val="20"/>
          <w:szCs w:val="20"/>
        </w:rPr>
        <w:t xml:space="preserve"> </w:t>
      </w:r>
      <w:r>
        <w:rPr>
          <w:rFonts w:ascii="Times New Roman" w:hAnsi="Times New Roman"/>
          <w:sz w:val="20"/>
          <w:szCs w:val="20"/>
        </w:rPr>
        <w:t>ACCT 5200</w:t>
      </w:r>
    </w:p>
    <w:p w:rsidR="00F42301" w:rsidRDefault="00F42301" w:rsidP="001C7D3D">
      <w:pPr>
        <w:widowControl w:val="0"/>
        <w:autoSpaceDE w:val="0"/>
        <w:autoSpaceDN w:val="0"/>
        <w:adjustRightInd w:val="0"/>
        <w:spacing w:before="10" w:after="0"/>
        <w:ind w:left="860"/>
        <w:rPr>
          <w:rFonts w:ascii="Times New Roman" w:hAnsi="Times New Roman"/>
          <w:sz w:val="20"/>
          <w:szCs w:val="20"/>
        </w:rPr>
      </w:pPr>
      <w:r>
        <w:rPr>
          <w:rFonts w:ascii="Times New Roman" w:hAnsi="Times New Roman"/>
          <w:sz w:val="20"/>
          <w:szCs w:val="20"/>
        </w:rPr>
        <w:t>MGMT</w:t>
      </w:r>
      <w:r>
        <w:rPr>
          <w:rFonts w:ascii="Times New Roman" w:hAnsi="Times New Roman"/>
          <w:spacing w:val="-4"/>
          <w:sz w:val="20"/>
          <w:szCs w:val="20"/>
        </w:rPr>
        <w:t xml:space="preserve"> </w:t>
      </w:r>
      <w:r>
        <w:rPr>
          <w:rFonts w:ascii="Times New Roman" w:hAnsi="Times New Roman"/>
          <w:sz w:val="20"/>
          <w:szCs w:val="20"/>
        </w:rPr>
        <w:t>4</w:t>
      </w:r>
      <w:r>
        <w:rPr>
          <w:rFonts w:ascii="Times New Roman" w:hAnsi="Times New Roman"/>
          <w:spacing w:val="-7"/>
          <w:sz w:val="20"/>
          <w:szCs w:val="20"/>
        </w:rPr>
        <w:t>1</w:t>
      </w:r>
      <w:r>
        <w:rPr>
          <w:rFonts w:ascii="Times New Roman" w:hAnsi="Times New Roman"/>
          <w:sz w:val="20"/>
          <w:szCs w:val="20"/>
        </w:rPr>
        <w:t>10 O</w:t>
      </w:r>
      <w:r>
        <w:rPr>
          <w:rFonts w:ascii="Times New Roman" w:hAnsi="Times New Roman"/>
          <w:spacing w:val="-4"/>
          <w:sz w:val="20"/>
          <w:szCs w:val="20"/>
        </w:rPr>
        <w:t>r</w:t>
      </w:r>
      <w:r>
        <w:rPr>
          <w:rFonts w:ascii="Times New Roman" w:hAnsi="Times New Roman"/>
          <w:sz w:val="20"/>
          <w:szCs w:val="20"/>
        </w:rPr>
        <w:t>ganizational Behavior or MGMT 5200</w:t>
      </w:r>
    </w:p>
    <w:p w:rsidR="00F42301" w:rsidRDefault="00F42301" w:rsidP="001C7D3D">
      <w:pPr>
        <w:widowControl w:val="0"/>
        <w:autoSpaceDE w:val="0"/>
        <w:autoSpaceDN w:val="0"/>
        <w:adjustRightInd w:val="0"/>
        <w:spacing w:before="10" w:after="0"/>
        <w:ind w:left="860"/>
        <w:rPr>
          <w:rFonts w:ascii="Times New Roman" w:hAnsi="Times New Roman"/>
          <w:sz w:val="20"/>
          <w:szCs w:val="20"/>
        </w:rPr>
      </w:pPr>
      <w:r>
        <w:rPr>
          <w:rFonts w:ascii="Times New Roman" w:hAnsi="Times New Roman"/>
          <w:sz w:val="20"/>
          <w:szCs w:val="20"/>
        </w:rPr>
        <w:t>MKTG 3120 Principles of Marketing or MGMT 5200</w:t>
      </w:r>
    </w:p>
    <w:p w:rsidR="00F42301" w:rsidRDefault="00F42301" w:rsidP="001C7D3D">
      <w:pPr>
        <w:widowControl w:val="0"/>
        <w:autoSpaceDE w:val="0"/>
        <w:autoSpaceDN w:val="0"/>
        <w:adjustRightInd w:val="0"/>
        <w:spacing w:before="10" w:after="0"/>
        <w:ind w:left="860"/>
        <w:rPr>
          <w:rFonts w:ascii="Times New Roman" w:hAnsi="Times New Roman"/>
          <w:sz w:val="20"/>
          <w:szCs w:val="20"/>
        </w:rPr>
        <w:sectPr w:rsidR="00F42301">
          <w:footerReference w:type="even" r:id="rId25"/>
          <w:footerReference w:type="default" r:id="rId26"/>
          <w:pgSz w:w="12240" w:h="15840"/>
          <w:pgMar w:top="220" w:right="240" w:bottom="280" w:left="1260" w:header="0" w:footer="1044" w:gutter="0"/>
          <w:cols w:space="720" w:equalWidth="0">
            <w:col w:w="10740"/>
          </w:cols>
          <w:noEndnote/>
        </w:sectPr>
      </w:pPr>
    </w:p>
    <w:tbl>
      <w:tblPr>
        <w:tblW w:w="0" w:type="auto"/>
        <w:tblInd w:w="100" w:type="dxa"/>
        <w:tblLayout w:type="fixed"/>
        <w:tblCellMar>
          <w:left w:w="0" w:type="dxa"/>
          <w:right w:w="0" w:type="dxa"/>
        </w:tblCellMar>
        <w:tblLook w:val="0000"/>
      </w:tblPr>
      <w:tblGrid>
        <w:gridCol w:w="1085"/>
        <w:gridCol w:w="4560"/>
        <w:gridCol w:w="4858"/>
      </w:tblGrid>
      <w:tr w:rsidR="00F42301" w:rsidRPr="00FA7AC7" w:rsidTr="00D346C9">
        <w:trPr>
          <w:trHeight w:hRule="exact" w:val="235"/>
        </w:trPr>
        <w:tc>
          <w:tcPr>
            <w:tcW w:w="1085" w:type="dxa"/>
            <w:tcBorders>
              <w:top w:val="nil"/>
              <w:left w:val="nil"/>
              <w:bottom w:val="single" w:sz="4" w:space="0" w:color="191919"/>
              <w:right w:val="single" w:sz="4" w:space="0" w:color="191919"/>
            </w:tcBorders>
          </w:tcPr>
          <w:p w:rsidR="00F42301" w:rsidRPr="00FA7AC7" w:rsidRDefault="00F42301" w:rsidP="00D346C9">
            <w:pPr>
              <w:widowControl w:val="0"/>
              <w:autoSpaceDE w:val="0"/>
              <w:autoSpaceDN w:val="0"/>
              <w:adjustRightInd w:val="0"/>
              <w:spacing w:after="0"/>
              <w:rPr>
                <w:rFonts w:ascii="Times New Roman" w:hAnsi="Times New Roman"/>
                <w:sz w:val="24"/>
                <w:szCs w:val="24"/>
              </w:rPr>
            </w:pPr>
          </w:p>
        </w:tc>
        <w:tc>
          <w:tcPr>
            <w:tcW w:w="4560" w:type="dxa"/>
            <w:vMerge w:val="restart"/>
            <w:tcBorders>
              <w:top w:val="single" w:sz="4" w:space="0" w:color="191919"/>
              <w:left w:val="single" w:sz="4" w:space="0" w:color="191919"/>
              <w:bottom w:val="single" w:sz="4" w:space="0" w:color="191919"/>
              <w:right w:val="single" w:sz="4" w:space="0" w:color="191919"/>
            </w:tcBorders>
          </w:tcPr>
          <w:p w:rsidR="00F42301" w:rsidRPr="00FA7AC7" w:rsidRDefault="00F42301" w:rsidP="00D346C9">
            <w:pPr>
              <w:widowControl w:val="0"/>
              <w:autoSpaceDE w:val="0"/>
              <w:autoSpaceDN w:val="0"/>
              <w:adjustRightInd w:val="0"/>
              <w:spacing w:before="9" w:after="0" w:line="140" w:lineRule="exact"/>
              <w:rPr>
                <w:rFonts w:ascii="Times New Roman" w:hAnsi="Times New Roman"/>
                <w:sz w:val="14"/>
                <w:szCs w:val="14"/>
              </w:rPr>
            </w:pPr>
          </w:p>
          <w:p w:rsidR="00F42301" w:rsidRPr="00FA7AC7" w:rsidRDefault="00F42301" w:rsidP="00D346C9">
            <w:pPr>
              <w:widowControl w:val="0"/>
              <w:autoSpaceDE w:val="0"/>
              <w:autoSpaceDN w:val="0"/>
              <w:adjustRightInd w:val="0"/>
              <w:spacing w:after="0"/>
              <w:ind w:left="172"/>
              <w:rPr>
                <w:rFonts w:ascii="Times New Roman" w:hAnsi="Times New Roman"/>
                <w:sz w:val="24"/>
                <w:szCs w:val="24"/>
              </w:rPr>
            </w:pPr>
            <w:r w:rsidRPr="00FA7AC7">
              <w:rPr>
                <w:rFonts w:ascii="Times New Roman" w:hAnsi="Times New Roman"/>
                <w:b/>
                <w:bCs/>
                <w:color w:val="191919"/>
                <w:sz w:val="32"/>
                <w:szCs w:val="32"/>
              </w:rPr>
              <w:t>B</w:t>
            </w:r>
            <w:r w:rsidRPr="00FA7AC7">
              <w:rPr>
                <w:rFonts w:ascii="Times New Roman" w:hAnsi="Times New Roman"/>
                <w:b/>
                <w:bCs/>
                <w:color w:val="191919"/>
                <w:sz w:val="24"/>
                <w:szCs w:val="24"/>
              </w:rPr>
              <w:t>USINESS</w:t>
            </w:r>
            <w:r w:rsidRPr="00FA7AC7">
              <w:rPr>
                <w:rFonts w:ascii="Times New Roman" w:hAnsi="Times New Roman"/>
                <w:b/>
                <w:bCs/>
                <w:color w:val="191919"/>
                <w:spacing w:val="2"/>
                <w:sz w:val="24"/>
                <w:szCs w:val="24"/>
              </w:rPr>
              <w:t xml:space="preserve"> </w:t>
            </w:r>
            <w:r w:rsidRPr="00FA7AC7">
              <w:rPr>
                <w:rFonts w:ascii="Times New Roman" w:hAnsi="Times New Roman"/>
                <w:b/>
                <w:bCs/>
                <w:color w:val="191919"/>
                <w:sz w:val="32"/>
                <w:szCs w:val="32"/>
              </w:rPr>
              <w:t>A</w:t>
            </w:r>
            <w:r w:rsidRPr="00FA7AC7">
              <w:rPr>
                <w:rFonts w:ascii="Times New Roman" w:hAnsi="Times New Roman"/>
                <w:b/>
                <w:bCs/>
                <w:color w:val="191919"/>
                <w:sz w:val="24"/>
                <w:szCs w:val="24"/>
              </w:rPr>
              <w:t>DMINISTR</w:t>
            </w:r>
            <w:r w:rsidRPr="00FA7AC7">
              <w:rPr>
                <w:rFonts w:ascii="Times New Roman" w:hAnsi="Times New Roman"/>
                <w:b/>
                <w:bCs/>
                <w:color w:val="191919"/>
                <w:spacing w:val="-18"/>
                <w:sz w:val="24"/>
                <w:szCs w:val="24"/>
              </w:rPr>
              <w:t>A</w:t>
            </w:r>
            <w:r w:rsidRPr="00FA7AC7">
              <w:rPr>
                <w:rFonts w:ascii="Times New Roman" w:hAnsi="Times New Roman"/>
                <w:b/>
                <w:bCs/>
                <w:color w:val="191919"/>
                <w:sz w:val="24"/>
                <w:szCs w:val="24"/>
              </w:rPr>
              <w:t>TION</w:t>
            </w:r>
          </w:p>
        </w:tc>
        <w:tc>
          <w:tcPr>
            <w:tcW w:w="4858" w:type="dxa"/>
            <w:tcBorders>
              <w:top w:val="nil"/>
              <w:left w:val="single" w:sz="4" w:space="0" w:color="191919"/>
              <w:bottom w:val="single" w:sz="4" w:space="0" w:color="191919"/>
              <w:right w:val="nil"/>
            </w:tcBorders>
          </w:tcPr>
          <w:p w:rsidR="00F42301" w:rsidRPr="00FA7AC7" w:rsidRDefault="00F42301" w:rsidP="00D346C9">
            <w:pPr>
              <w:widowControl w:val="0"/>
              <w:autoSpaceDE w:val="0"/>
              <w:autoSpaceDN w:val="0"/>
              <w:adjustRightInd w:val="0"/>
              <w:spacing w:after="0"/>
              <w:rPr>
                <w:rFonts w:ascii="Times New Roman" w:hAnsi="Times New Roman"/>
                <w:sz w:val="24"/>
                <w:szCs w:val="24"/>
              </w:rPr>
            </w:pPr>
          </w:p>
        </w:tc>
      </w:tr>
      <w:tr w:rsidR="00F42301" w:rsidRPr="00FA7AC7" w:rsidTr="00D346C9">
        <w:trPr>
          <w:trHeight w:hRule="exact" w:val="256"/>
        </w:trPr>
        <w:tc>
          <w:tcPr>
            <w:tcW w:w="1085" w:type="dxa"/>
            <w:tcBorders>
              <w:top w:val="single" w:sz="4" w:space="0" w:color="191919"/>
              <w:left w:val="nil"/>
              <w:bottom w:val="single" w:sz="4" w:space="0" w:color="191919"/>
              <w:right w:val="single" w:sz="4" w:space="0" w:color="191919"/>
            </w:tcBorders>
          </w:tcPr>
          <w:p w:rsidR="00F42301" w:rsidRPr="00FA7AC7" w:rsidRDefault="00F42301" w:rsidP="00D346C9">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D346C9">
            <w:pPr>
              <w:widowControl w:val="0"/>
              <w:autoSpaceDE w:val="0"/>
              <w:autoSpaceDN w:val="0"/>
              <w:adjustRightInd w:val="0"/>
              <w:spacing w:after="0"/>
              <w:rPr>
                <w:rFonts w:ascii="Times New Roman" w:hAnsi="Times New Roman"/>
                <w:sz w:val="24"/>
                <w:szCs w:val="24"/>
              </w:rPr>
            </w:pPr>
          </w:p>
        </w:tc>
        <w:tc>
          <w:tcPr>
            <w:tcW w:w="4858" w:type="dxa"/>
            <w:tcBorders>
              <w:top w:val="single" w:sz="4" w:space="0" w:color="191919"/>
              <w:left w:val="single" w:sz="4" w:space="0" w:color="191919"/>
              <w:bottom w:val="single" w:sz="4" w:space="0" w:color="191919"/>
              <w:right w:val="nil"/>
            </w:tcBorders>
          </w:tcPr>
          <w:p w:rsidR="00F42301" w:rsidRPr="00FA7AC7" w:rsidRDefault="00F42301" w:rsidP="00D346C9">
            <w:pPr>
              <w:widowControl w:val="0"/>
              <w:autoSpaceDE w:val="0"/>
              <w:autoSpaceDN w:val="0"/>
              <w:adjustRightInd w:val="0"/>
              <w:spacing w:after="0"/>
              <w:rPr>
                <w:rFonts w:ascii="Times New Roman" w:hAnsi="Times New Roman"/>
                <w:sz w:val="24"/>
                <w:szCs w:val="24"/>
              </w:rPr>
            </w:pPr>
          </w:p>
        </w:tc>
      </w:tr>
      <w:tr w:rsidR="00F42301" w:rsidRPr="00FA7AC7" w:rsidTr="00D346C9">
        <w:trPr>
          <w:trHeight w:hRule="exact" w:val="219"/>
        </w:trPr>
        <w:tc>
          <w:tcPr>
            <w:tcW w:w="1085" w:type="dxa"/>
            <w:tcBorders>
              <w:top w:val="single" w:sz="4" w:space="0" w:color="191919"/>
              <w:left w:val="nil"/>
              <w:bottom w:val="nil"/>
              <w:right w:val="single" w:sz="4" w:space="0" w:color="191919"/>
            </w:tcBorders>
          </w:tcPr>
          <w:p w:rsidR="00F42301" w:rsidRPr="00FA7AC7" w:rsidRDefault="00F42301" w:rsidP="00D346C9">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D346C9">
            <w:pPr>
              <w:widowControl w:val="0"/>
              <w:autoSpaceDE w:val="0"/>
              <w:autoSpaceDN w:val="0"/>
              <w:adjustRightInd w:val="0"/>
              <w:spacing w:after="0"/>
              <w:rPr>
                <w:rFonts w:ascii="Times New Roman" w:hAnsi="Times New Roman"/>
                <w:sz w:val="24"/>
                <w:szCs w:val="24"/>
              </w:rPr>
            </w:pPr>
          </w:p>
        </w:tc>
        <w:tc>
          <w:tcPr>
            <w:tcW w:w="4858" w:type="dxa"/>
            <w:tcBorders>
              <w:top w:val="single" w:sz="4" w:space="0" w:color="191919"/>
              <w:left w:val="single" w:sz="4" w:space="0" w:color="191919"/>
              <w:bottom w:val="nil"/>
              <w:right w:val="nil"/>
            </w:tcBorders>
          </w:tcPr>
          <w:p w:rsidR="00F42301" w:rsidRPr="00FA7AC7" w:rsidRDefault="00F42301" w:rsidP="00D346C9">
            <w:pPr>
              <w:widowControl w:val="0"/>
              <w:autoSpaceDE w:val="0"/>
              <w:autoSpaceDN w:val="0"/>
              <w:adjustRightInd w:val="0"/>
              <w:spacing w:after="0"/>
              <w:rPr>
                <w:rFonts w:ascii="Times New Roman" w:hAnsi="Times New Roman"/>
                <w:sz w:val="24"/>
                <w:szCs w:val="24"/>
              </w:rPr>
            </w:pPr>
          </w:p>
        </w:tc>
      </w:tr>
    </w:tbl>
    <w:p w:rsidR="00F42301" w:rsidRDefault="00F42301" w:rsidP="001C7D3D">
      <w:pPr>
        <w:widowControl w:val="0"/>
        <w:autoSpaceDE w:val="0"/>
        <w:autoSpaceDN w:val="0"/>
        <w:adjustRightInd w:val="0"/>
        <w:spacing w:before="19" w:after="0" w:line="200" w:lineRule="exact"/>
        <w:rPr>
          <w:rFonts w:ascii="Times New Roman" w:hAnsi="Times New Roman"/>
          <w:sz w:val="20"/>
          <w:szCs w:val="20"/>
        </w:rPr>
      </w:pPr>
    </w:p>
    <w:p w:rsidR="00F42301" w:rsidRDefault="00F42301" w:rsidP="001C7D3D">
      <w:pPr>
        <w:widowControl w:val="0"/>
        <w:autoSpaceDE w:val="0"/>
        <w:autoSpaceDN w:val="0"/>
        <w:adjustRightInd w:val="0"/>
        <w:spacing w:before="14" w:after="0"/>
        <w:ind w:left="1928"/>
        <w:rPr>
          <w:rFonts w:ascii="Times New Roman" w:hAnsi="Times New Roman"/>
          <w:sz w:val="28"/>
          <w:szCs w:val="28"/>
        </w:rPr>
      </w:pPr>
      <w:r w:rsidRPr="00554989">
        <w:rPr>
          <w:rFonts w:ascii="Calibri" w:hAnsi="Calibri"/>
          <w:noProof/>
          <w:lang w:eastAsia="en-US"/>
        </w:rPr>
        <w:pict>
          <v:group id="_x0000_s3412" style="position:absolute;left:0;text-align:left;margin-left:265.6pt;margin-top:-39.2pt;width:31.2pt;height:31.05pt;z-index:-251646976;mso-position-horizontal-relative:page" coordorigin="5312,-784" coordsize="624,621" o:allowincell="f">
            <v:rect id="_x0000_s3413" style="position:absolute;left:5317;top:-779;width:613;height:610" o:allowincell="f" stroked="f">
              <v:path arrowok="t"/>
            </v:rect>
            <v:rect id="_x0000_s3414" style="position:absolute;left:5317;top:-780;width:620;height:620;mso-position-horizontal-relative:page" o:allowincell="f" filled="f" stroked="f">
              <v:textbox inset="0,0,0,0">
                <w:txbxContent>
                  <w:p w:rsidR="00F42301" w:rsidRDefault="00F42301" w:rsidP="001C7D3D">
                    <w:pPr>
                      <w:spacing w:after="0" w:line="620" w:lineRule="atLeast"/>
                      <w:rPr>
                        <w:rFonts w:ascii="Times New Roman" w:hAnsi="Times New Roman"/>
                        <w:sz w:val="24"/>
                        <w:szCs w:val="24"/>
                      </w:rPr>
                    </w:pPr>
                    <w:r>
                      <w:rPr>
                        <w:rFonts w:ascii="Times New Roman" w:hAnsi="Times New Roman"/>
                        <w:noProof/>
                        <w:sz w:val="24"/>
                        <w:szCs w:val="24"/>
                      </w:rPr>
                      <w:drawing>
                        <wp:inline distT="0" distB="0" distL="0" distR="0">
                          <wp:extent cx="390525" cy="390525"/>
                          <wp:effectExtent l="1905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
                                  <a:srcRect/>
                                  <a:stretch>
                                    <a:fillRect/>
                                  </a:stretch>
                                </pic:blipFill>
                                <pic:spPr bwMode="auto">
                                  <a:xfrm>
                                    <a:off x="0" y="0"/>
                                    <a:ext cx="390525" cy="390525"/>
                                  </a:xfrm>
                                  <a:prstGeom prst="rect">
                                    <a:avLst/>
                                  </a:prstGeom>
                                  <a:noFill/>
                                  <a:ln w="9525">
                                    <a:noFill/>
                                    <a:miter lim="800000"/>
                                    <a:headEnd/>
                                    <a:tailEnd/>
                                  </a:ln>
                                </pic:spPr>
                              </pic:pic>
                            </a:graphicData>
                          </a:graphic>
                        </wp:inline>
                      </w:drawing>
                    </w:r>
                  </w:p>
                  <w:p w:rsidR="00F42301" w:rsidRDefault="00F42301" w:rsidP="001C7D3D">
                    <w:pPr>
                      <w:widowControl w:val="0"/>
                      <w:autoSpaceDE w:val="0"/>
                      <w:autoSpaceDN w:val="0"/>
                      <w:adjustRightInd w:val="0"/>
                      <w:spacing w:after="0"/>
                      <w:rPr>
                        <w:rFonts w:ascii="Times New Roman" w:hAnsi="Times New Roman"/>
                        <w:sz w:val="24"/>
                        <w:szCs w:val="24"/>
                      </w:rPr>
                    </w:pPr>
                  </w:p>
                </w:txbxContent>
              </v:textbox>
            </v:rect>
            <w10:wrap anchorx="page"/>
          </v:group>
        </w:pict>
      </w:r>
      <w:r>
        <w:rPr>
          <w:rFonts w:ascii="Times New Roman" w:hAnsi="Times New Roman"/>
          <w:b/>
          <w:bCs/>
          <w:sz w:val="28"/>
          <w:szCs w:val="28"/>
        </w:rPr>
        <w:t>MBA</w:t>
      </w:r>
      <w:r>
        <w:rPr>
          <w:rFonts w:ascii="Times New Roman" w:hAnsi="Times New Roman"/>
          <w:b/>
          <w:bCs/>
          <w:spacing w:val="-15"/>
          <w:sz w:val="28"/>
          <w:szCs w:val="28"/>
        </w:rPr>
        <w:t xml:space="preserve"> </w:t>
      </w:r>
      <w:r>
        <w:rPr>
          <w:rFonts w:ascii="Times New Roman" w:hAnsi="Times New Roman"/>
          <w:b/>
          <w:bCs/>
          <w:sz w:val="28"/>
          <w:szCs w:val="28"/>
        </w:rPr>
        <w:t>Co</w:t>
      </w:r>
      <w:r>
        <w:rPr>
          <w:rFonts w:ascii="Times New Roman" w:hAnsi="Times New Roman"/>
          <w:b/>
          <w:bCs/>
          <w:spacing w:val="-5"/>
          <w:sz w:val="28"/>
          <w:szCs w:val="28"/>
        </w:rPr>
        <w:t>r</w:t>
      </w:r>
      <w:r>
        <w:rPr>
          <w:rFonts w:ascii="Times New Roman" w:hAnsi="Times New Roman"/>
          <w:b/>
          <w:bCs/>
          <w:sz w:val="28"/>
          <w:szCs w:val="28"/>
        </w:rPr>
        <w:t>e Curriculum (21 Semester</w:t>
      </w:r>
      <w:r>
        <w:rPr>
          <w:rFonts w:ascii="Times New Roman" w:hAnsi="Times New Roman"/>
          <w:b/>
          <w:bCs/>
          <w:spacing w:val="-5"/>
          <w:sz w:val="28"/>
          <w:szCs w:val="28"/>
        </w:rPr>
        <w:t xml:space="preserve"> </w:t>
      </w:r>
      <w:r>
        <w:rPr>
          <w:rFonts w:ascii="Times New Roman" w:hAnsi="Times New Roman"/>
          <w:b/>
          <w:bCs/>
          <w:sz w:val="28"/>
          <w:szCs w:val="28"/>
        </w:rPr>
        <w:t>Hours)</w:t>
      </w:r>
    </w:p>
    <w:tbl>
      <w:tblPr>
        <w:tblW w:w="0" w:type="auto"/>
        <w:tblInd w:w="2248" w:type="dxa"/>
        <w:tblLayout w:type="fixed"/>
        <w:tblCellMar>
          <w:left w:w="0" w:type="dxa"/>
          <w:right w:w="0" w:type="dxa"/>
        </w:tblCellMar>
        <w:tblLook w:val="0000"/>
      </w:tblPr>
      <w:tblGrid>
        <w:gridCol w:w="1032"/>
        <w:gridCol w:w="859"/>
        <w:gridCol w:w="4273"/>
        <w:gridCol w:w="1284"/>
      </w:tblGrid>
      <w:tr w:rsidR="00F42301" w:rsidRPr="00FA7AC7" w:rsidTr="00D346C9">
        <w:trPr>
          <w:trHeight w:hRule="exact" w:val="283"/>
        </w:trPr>
        <w:tc>
          <w:tcPr>
            <w:tcW w:w="1032" w:type="dxa"/>
            <w:tcBorders>
              <w:top w:val="nil"/>
              <w:left w:val="nil"/>
              <w:bottom w:val="nil"/>
              <w:right w:val="nil"/>
            </w:tcBorders>
          </w:tcPr>
          <w:p w:rsidR="00F42301" w:rsidRPr="00FA7AC7" w:rsidRDefault="00F42301" w:rsidP="00D346C9">
            <w:pPr>
              <w:widowControl w:val="0"/>
              <w:autoSpaceDE w:val="0"/>
              <w:autoSpaceDN w:val="0"/>
              <w:adjustRightInd w:val="0"/>
              <w:spacing w:before="29" w:after="0"/>
              <w:ind w:left="40"/>
              <w:rPr>
                <w:rFonts w:ascii="Times New Roman" w:hAnsi="Times New Roman"/>
                <w:sz w:val="24"/>
                <w:szCs w:val="24"/>
              </w:rPr>
            </w:pPr>
            <w:r w:rsidRPr="00FA7AC7">
              <w:rPr>
                <w:rFonts w:ascii="Times New Roman" w:hAnsi="Times New Roman"/>
                <w:sz w:val="20"/>
                <w:szCs w:val="20"/>
              </w:rPr>
              <w:t>ACCT</w:t>
            </w:r>
          </w:p>
        </w:tc>
        <w:tc>
          <w:tcPr>
            <w:tcW w:w="859" w:type="dxa"/>
            <w:tcBorders>
              <w:top w:val="nil"/>
              <w:left w:val="nil"/>
              <w:bottom w:val="nil"/>
              <w:right w:val="nil"/>
            </w:tcBorders>
          </w:tcPr>
          <w:p w:rsidR="00F42301" w:rsidRPr="00FA7AC7" w:rsidRDefault="00F42301" w:rsidP="00D346C9">
            <w:pPr>
              <w:widowControl w:val="0"/>
              <w:autoSpaceDE w:val="0"/>
              <w:autoSpaceDN w:val="0"/>
              <w:adjustRightInd w:val="0"/>
              <w:spacing w:before="29" w:after="0"/>
              <w:ind w:left="370"/>
              <w:rPr>
                <w:rFonts w:ascii="Times New Roman" w:hAnsi="Times New Roman"/>
                <w:sz w:val="24"/>
                <w:szCs w:val="24"/>
              </w:rPr>
            </w:pPr>
            <w:r w:rsidRPr="00FA7AC7">
              <w:rPr>
                <w:rFonts w:ascii="Times New Roman" w:hAnsi="Times New Roman"/>
                <w:sz w:val="20"/>
                <w:szCs w:val="20"/>
              </w:rPr>
              <w:t>6101</w:t>
            </w:r>
          </w:p>
        </w:tc>
        <w:tc>
          <w:tcPr>
            <w:tcW w:w="4273" w:type="dxa"/>
            <w:tcBorders>
              <w:top w:val="nil"/>
              <w:left w:val="nil"/>
              <w:bottom w:val="nil"/>
              <w:right w:val="nil"/>
            </w:tcBorders>
          </w:tcPr>
          <w:p w:rsidR="00F42301" w:rsidRPr="00FA7AC7" w:rsidRDefault="00F42301" w:rsidP="00D346C9">
            <w:pPr>
              <w:widowControl w:val="0"/>
              <w:autoSpaceDE w:val="0"/>
              <w:autoSpaceDN w:val="0"/>
              <w:adjustRightInd w:val="0"/>
              <w:spacing w:before="29" w:after="0"/>
              <w:ind w:left="83"/>
              <w:rPr>
                <w:rFonts w:ascii="Times New Roman" w:hAnsi="Times New Roman"/>
                <w:sz w:val="24"/>
                <w:szCs w:val="24"/>
              </w:rPr>
            </w:pPr>
            <w:r w:rsidRPr="00FA7AC7">
              <w:rPr>
                <w:rFonts w:ascii="Times New Roman" w:hAnsi="Times New Roman"/>
                <w:sz w:val="20"/>
                <w:szCs w:val="20"/>
              </w:rPr>
              <w:t>Accounting</w:t>
            </w:r>
            <w:r w:rsidRPr="00FA7AC7">
              <w:rPr>
                <w:rFonts w:ascii="Times New Roman" w:hAnsi="Times New Roman"/>
                <w:spacing w:val="-11"/>
                <w:sz w:val="20"/>
                <w:szCs w:val="20"/>
              </w:rPr>
              <w:t xml:space="preserve"> </w:t>
            </w:r>
            <w:r w:rsidRPr="00FA7AC7">
              <w:rPr>
                <w:rFonts w:ascii="Times New Roman" w:hAnsi="Times New Roman"/>
                <w:sz w:val="20"/>
                <w:szCs w:val="20"/>
              </w:rPr>
              <w:t>Analysis</w:t>
            </w:r>
          </w:p>
        </w:tc>
        <w:tc>
          <w:tcPr>
            <w:tcW w:w="1284" w:type="dxa"/>
            <w:tcBorders>
              <w:top w:val="nil"/>
              <w:left w:val="nil"/>
              <w:bottom w:val="nil"/>
              <w:right w:val="nil"/>
            </w:tcBorders>
          </w:tcPr>
          <w:p w:rsidR="00F42301" w:rsidRPr="00FA7AC7" w:rsidRDefault="00F42301" w:rsidP="00D346C9">
            <w:pPr>
              <w:widowControl w:val="0"/>
              <w:autoSpaceDE w:val="0"/>
              <w:autoSpaceDN w:val="0"/>
              <w:adjustRightInd w:val="0"/>
              <w:spacing w:before="29" w:after="0"/>
              <w:ind w:left="715"/>
              <w:rPr>
                <w:rFonts w:ascii="Times New Roman" w:hAnsi="Times New Roman"/>
                <w:sz w:val="24"/>
                <w:szCs w:val="24"/>
              </w:rPr>
            </w:pPr>
            <w:r w:rsidRPr="00FA7AC7">
              <w:rPr>
                <w:rFonts w:ascii="Times New Roman" w:hAnsi="Times New Roman"/>
                <w:sz w:val="20"/>
                <w:szCs w:val="20"/>
              </w:rPr>
              <w:t>(3 hrs)</w:t>
            </w:r>
          </w:p>
        </w:tc>
      </w:tr>
      <w:tr w:rsidR="00F42301" w:rsidRPr="00FA7AC7" w:rsidTr="00D346C9">
        <w:trPr>
          <w:trHeight w:hRule="exact" w:val="240"/>
        </w:trPr>
        <w:tc>
          <w:tcPr>
            <w:tcW w:w="1032" w:type="dxa"/>
            <w:tcBorders>
              <w:top w:val="nil"/>
              <w:left w:val="nil"/>
              <w:bottom w:val="nil"/>
              <w:right w:val="nil"/>
            </w:tcBorders>
          </w:tcPr>
          <w:p w:rsidR="00F42301" w:rsidRPr="00FA7AC7" w:rsidRDefault="00F42301" w:rsidP="00D346C9">
            <w:pPr>
              <w:widowControl w:val="0"/>
              <w:autoSpaceDE w:val="0"/>
              <w:autoSpaceDN w:val="0"/>
              <w:adjustRightInd w:val="0"/>
              <w:spacing w:after="0" w:line="217" w:lineRule="exact"/>
              <w:ind w:left="40"/>
              <w:rPr>
                <w:rFonts w:ascii="Times New Roman" w:hAnsi="Times New Roman"/>
                <w:sz w:val="24"/>
                <w:szCs w:val="24"/>
              </w:rPr>
            </w:pPr>
            <w:r w:rsidRPr="00FA7AC7">
              <w:rPr>
                <w:rFonts w:ascii="Times New Roman" w:hAnsi="Times New Roman"/>
                <w:sz w:val="20"/>
                <w:szCs w:val="20"/>
              </w:rPr>
              <w:t>ECON</w:t>
            </w:r>
          </w:p>
        </w:tc>
        <w:tc>
          <w:tcPr>
            <w:tcW w:w="859" w:type="dxa"/>
            <w:tcBorders>
              <w:top w:val="nil"/>
              <w:left w:val="nil"/>
              <w:bottom w:val="nil"/>
              <w:right w:val="nil"/>
            </w:tcBorders>
          </w:tcPr>
          <w:p w:rsidR="00F42301" w:rsidRPr="00FA7AC7" w:rsidRDefault="00F42301" w:rsidP="00D346C9">
            <w:pPr>
              <w:widowControl w:val="0"/>
              <w:autoSpaceDE w:val="0"/>
              <w:autoSpaceDN w:val="0"/>
              <w:adjustRightInd w:val="0"/>
              <w:spacing w:after="0" w:line="217" w:lineRule="exact"/>
              <w:ind w:left="375"/>
              <w:rPr>
                <w:rFonts w:ascii="Times New Roman" w:hAnsi="Times New Roman"/>
                <w:sz w:val="24"/>
                <w:szCs w:val="24"/>
              </w:rPr>
            </w:pPr>
            <w:r w:rsidRPr="00FA7AC7">
              <w:rPr>
                <w:rFonts w:ascii="Times New Roman" w:hAnsi="Times New Roman"/>
                <w:sz w:val="20"/>
                <w:szCs w:val="20"/>
              </w:rPr>
              <w:t>6106</w:t>
            </w:r>
          </w:p>
        </w:tc>
        <w:tc>
          <w:tcPr>
            <w:tcW w:w="4273" w:type="dxa"/>
            <w:tcBorders>
              <w:top w:val="nil"/>
              <w:left w:val="nil"/>
              <w:bottom w:val="nil"/>
              <w:right w:val="nil"/>
            </w:tcBorders>
          </w:tcPr>
          <w:p w:rsidR="00F42301" w:rsidRPr="00FA7AC7" w:rsidRDefault="00F42301" w:rsidP="00D346C9">
            <w:pPr>
              <w:widowControl w:val="0"/>
              <w:autoSpaceDE w:val="0"/>
              <w:autoSpaceDN w:val="0"/>
              <w:adjustRightInd w:val="0"/>
              <w:spacing w:after="0" w:line="217" w:lineRule="exact"/>
              <w:ind w:left="92"/>
              <w:rPr>
                <w:rFonts w:ascii="Times New Roman" w:hAnsi="Times New Roman"/>
                <w:sz w:val="24"/>
                <w:szCs w:val="24"/>
              </w:rPr>
            </w:pPr>
            <w:r w:rsidRPr="00FA7AC7">
              <w:rPr>
                <w:rFonts w:ascii="Times New Roman" w:hAnsi="Times New Roman"/>
                <w:sz w:val="20"/>
                <w:szCs w:val="20"/>
              </w:rPr>
              <w:t>Economics for Managers</w:t>
            </w:r>
          </w:p>
        </w:tc>
        <w:tc>
          <w:tcPr>
            <w:tcW w:w="1284" w:type="dxa"/>
            <w:tcBorders>
              <w:top w:val="nil"/>
              <w:left w:val="nil"/>
              <w:bottom w:val="nil"/>
              <w:right w:val="nil"/>
            </w:tcBorders>
          </w:tcPr>
          <w:p w:rsidR="00F42301" w:rsidRPr="00FA7AC7" w:rsidRDefault="00F42301" w:rsidP="00D346C9">
            <w:pPr>
              <w:widowControl w:val="0"/>
              <w:autoSpaceDE w:val="0"/>
              <w:autoSpaceDN w:val="0"/>
              <w:adjustRightInd w:val="0"/>
              <w:spacing w:after="0" w:line="217" w:lineRule="exact"/>
              <w:ind w:left="716"/>
              <w:rPr>
                <w:rFonts w:ascii="Times New Roman" w:hAnsi="Times New Roman"/>
                <w:sz w:val="24"/>
                <w:szCs w:val="24"/>
              </w:rPr>
            </w:pPr>
            <w:r w:rsidRPr="00FA7AC7">
              <w:rPr>
                <w:rFonts w:ascii="Times New Roman" w:hAnsi="Times New Roman"/>
                <w:sz w:val="20"/>
                <w:szCs w:val="20"/>
              </w:rPr>
              <w:t>(3 hrs)</w:t>
            </w:r>
          </w:p>
        </w:tc>
      </w:tr>
      <w:tr w:rsidR="00F42301" w:rsidRPr="00FA7AC7" w:rsidTr="00D346C9">
        <w:trPr>
          <w:trHeight w:hRule="exact" w:val="240"/>
        </w:trPr>
        <w:tc>
          <w:tcPr>
            <w:tcW w:w="1032" w:type="dxa"/>
            <w:tcBorders>
              <w:top w:val="nil"/>
              <w:left w:val="nil"/>
              <w:bottom w:val="nil"/>
              <w:right w:val="nil"/>
            </w:tcBorders>
          </w:tcPr>
          <w:p w:rsidR="00F42301" w:rsidRPr="00FA7AC7" w:rsidRDefault="00F42301" w:rsidP="00D346C9">
            <w:pPr>
              <w:widowControl w:val="0"/>
              <w:autoSpaceDE w:val="0"/>
              <w:autoSpaceDN w:val="0"/>
              <w:adjustRightInd w:val="0"/>
              <w:spacing w:after="0" w:line="217" w:lineRule="exact"/>
              <w:ind w:left="40"/>
              <w:rPr>
                <w:rFonts w:ascii="Times New Roman" w:hAnsi="Times New Roman"/>
                <w:sz w:val="24"/>
                <w:szCs w:val="24"/>
              </w:rPr>
            </w:pPr>
            <w:r w:rsidRPr="00FA7AC7">
              <w:rPr>
                <w:rFonts w:ascii="Times New Roman" w:hAnsi="Times New Roman"/>
                <w:sz w:val="20"/>
                <w:szCs w:val="20"/>
              </w:rPr>
              <w:t>FINC</w:t>
            </w:r>
          </w:p>
        </w:tc>
        <w:tc>
          <w:tcPr>
            <w:tcW w:w="859" w:type="dxa"/>
            <w:tcBorders>
              <w:top w:val="nil"/>
              <w:left w:val="nil"/>
              <w:bottom w:val="nil"/>
              <w:right w:val="nil"/>
            </w:tcBorders>
          </w:tcPr>
          <w:p w:rsidR="00F42301" w:rsidRPr="00FA7AC7" w:rsidRDefault="00F42301" w:rsidP="00D346C9">
            <w:pPr>
              <w:widowControl w:val="0"/>
              <w:autoSpaceDE w:val="0"/>
              <w:autoSpaceDN w:val="0"/>
              <w:adjustRightInd w:val="0"/>
              <w:spacing w:after="0" w:line="217" w:lineRule="exact"/>
              <w:ind w:left="375"/>
              <w:rPr>
                <w:rFonts w:ascii="Times New Roman" w:hAnsi="Times New Roman"/>
                <w:sz w:val="24"/>
                <w:szCs w:val="24"/>
              </w:rPr>
            </w:pPr>
            <w:r w:rsidRPr="00FA7AC7">
              <w:rPr>
                <w:rFonts w:ascii="Times New Roman" w:hAnsi="Times New Roman"/>
                <w:sz w:val="20"/>
                <w:szCs w:val="20"/>
              </w:rPr>
              <w:t>6101</w:t>
            </w:r>
          </w:p>
        </w:tc>
        <w:tc>
          <w:tcPr>
            <w:tcW w:w="4273" w:type="dxa"/>
            <w:tcBorders>
              <w:top w:val="nil"/>
              <w:left w:val="nil"/>
              <w:bottom w:val="nil"/>
              <w:right w:val="nil"/>
            </w:tcBorders>
          </w:tcPr>
          <w:p w:rsidR="00F42301" w:rsidRPr="00FA7AC7" w:rsidRDefault="00F42301" w:rsidP="00D346C9">
            <w:pPr>
              <w:widowControl w:val="0"/>
              <w:autoSpaceDE w:val="0"/>
              <w:autoSpaceDN w:val="0"/>
              <w:adjustRightInd w:val="0"/>
              <w:spacing w:after="0" w:line="217" w:lineRule="exact"/>
              <w:ind w:left="92"/>
              <w:rPr>
                <w:rFonts w:ascii="Times New Roman" w:hAnsi="Times New Roman"/>
                <w:sz w:val="24"/>
                <w:szCs w:val="24"/>
              </w:rPr>
            </w:pPr>
            <w:r w:rsidRPr="00FA7AC7">
              <w:rPr>
                <w:rFonts w:ascii="Times New Roman" w:hAnsi="Times New Roman"/>
                <w:sz w:val="20"/>
                <w:szCs w:val="20"/>
              </w:rPr>
              <w:t>Financial Management</w:t>
            </w:r>
          </w:p>
        </w:tc>
        <w:tc>
          <w:tcPr>
            <w:tcW w:w="1284" w:type="dxa"/>
            <w:tcBorders>
              <w:top w:val="nil"/>
              <w:left w:val="nil"/>
              <w:bottom w:val="nil"/>
              <w:right w:val="nil"/>
            </w:tcBorders>
          </w:tcPr>
          <w:p w:rsidR="00F42301" w:rsidRPr="00FA7AC7" w:rsidRDefault="00F42301" w:rsidP="00D346C9">
            <w:pPr>
              <w:widowControl w:val="0"/>
              <w:autoSpaceDE w:val="0"/>
              <w:autoSpaceDN w:val="0"/>
              <w:adjustRightInd w:val="0"/>
              <w:spacing w:after="0" w:line="217" w:lineRule="exact"/>
              <w:ind w:left="716"/>
              <w:rPr>
                <w:rFonts w:ascii="Times New Roman" w:hAnsi="Times New Roman"/>
                <w:sz w:val="24"/>
                <w:szCs w:val="24"/>
              </w:rPr>
            </w:pPr>
            <w:r w:rsidRPr="00FA7AC7">
              <w:rPr>
                <w:rFonts w:ascii="Times New Roman" w:hAnsi="Times New Roman"/>
                <w:sz w:val="20"/>
                <w:szCs w:val="20"/>
              </w:rPr>
              <w:t>(3 hrs)</w:t>
            </w:r>
          </w:p>
        </w:tc>
      </w:tr>
      <w:tr w:rsidR="00F42301" w:rsidRPr="00FA7AC7" w:rsidTr="00D346C9">
        <w:trPr>
          <w:trHeight w:hRule="exact" w:val="251"/>
        </w:trPr>
        <w:tc>
          <w:tcPr>
            <w:tcW w:w="1032" w:type="dxa"/>
            <w:tcBorders>
              <w:top w:val="nil"/>
              <w:left w:val="nil"/>
              <w:bottom w:val="nil"/>
              <w:right w:val="nil"/>
            </w:tcBorders>
          </w:tcPr>
          <w:p w:rsidR="00F42301" w:rsidRPr="00FA7AC7" w:rsidRDefault="00F42301" w:rsidP="00D346C9">
            <w:pPr>
              <w:widowControl w:val="0"/>
              <w:autoSpaceDE w:val="0"/>
              <w:autoSpaceDN w:val="0"/>
              <w:adjustRightInd w:val="0"/>
              <w:spacing w:after="0" w:line="217" w:lineRule="exact"/>
              <w:ind w:left="40"/>
              <w:rPr>
                <w:rFonts w:ascii="Times New Roman" w:hAnsi="Times New Roman"/>
                <w:sz w:val="24"/>
                <w:szCs w:val="24"/>
              </w:rPr>
            </w:pPr>
            <w:r w:rsidRPr="00FA7AC7">
              <w:rPr>
                <w:rFonts w:ascii="Times New Roman" w:hAnsi="Times New Roman"/>
                <w:sz w:val="20"/>
                <w:szCs w:val="20"/>
              </w:rPr>
              <w:t>MGMT</w:t>
            </w:r>
          </w:p>
        </w:tc>
        <w:tc>
          <w:tcPr>
            <w:tcW w:w="859" w:type="dxa"/>
            <w:tcBorders>
              <w:top w:val="nil"/>
              <w:left w:val="nil"/>
              <w:bottom w:val="nil"/>
              <w:right w:val="nil"/>
            </w:tcBorders>
          </w:tcPr>
          <w:p w:rsidR="00F42301" w:rsidRPr="00FA7AC7" w:rsidRDefault="00F42301" w:rsidP="00D346C9">
            <w:pPr>
              <w:widowControl w:val="0"/>
              <w:autoSpaceDE w:val="0"/>
              <w:autoSpaceDN w:val="0"/>
              <w:adjustRightInd w:val="0"/>
              <w:spacing w:after="0" w:line="217" w:lineRule="exact"/>
              <w:ind w:left="375"/>
              <w:rPr>
                <w:rFonts w:ascii="Times New Roman" w:hAnsi="Times New Roman"/>
                <w:sz w:val="24"/>
                <w:szCs w:val="24"/>
              </w:rPr>
            </w:pPr>
            <w:r w:rsidRPr="00FA7AC7">
              <w:rPr>
                <w:rFonts w:ascii="Times New Roman" w:hAnsi="Times New Roman"/>
                <w:sz w:val="20"/>
                <w:szCs w:val="20"/>
              </w:rPr>
              <w:t>6108</w:t>
            </w:r>
          </w:p>
        </w:tc>
        <w:tc>
          <w:tcPr>
            <w:tcW w:w="4273" w:type="dxa"/>
            <w:tcBorders>
              <w:top w:val="nil"/>
              <w:left w:val="nil"/>
              <w:bottom w:val="nil"/>
              <w:right w:val="nil"/>
            </w:tcBorders>
          </w:tcPr>
          <w:p w:rsidR="00F42301" w:rsidRPr="00FA7AC7" w:rsidRDefault="00F42301" w:rsidP="00D346C9">
            <w:pPr>
              <w:widowControl w:val="0"/>
              <w:autoSpaceDE w:val="0"/>
              <w:autoSpaceDN w:val="0"/>
              <w:adjustRightInd w:val="0"/>
              <w:spacing w:after="0" w:line="217" w:lineRule="exact"/>
              <w:ind w:left="92"/>
              <w:rPr>
                <w:rFonts w:ascii="Times New Roman" w:hAnsi="Times New Roman"/>
                <w:sz w:val="24"/>
                <w:szCs w:val="24"/>
              </w:rPr>
            </w:pPr>
            <w:r w:rsidRPr="00FA7AC7">
              <w:rPr>
                <w:rFonts w:ascii="Times New Roman" w:hAnsi="Times New Roman"/>
                <w:sz w:val="20"/>
                <w:szCs w:val="20"/>
              </w:rPr>
              <w:t>Quantitative Methods for Managers</w:t>
            </w:r>
          </w:p>
        </w:tc>
        <w:tc>
          <w:tcPr>
            <w:tcW w:w="1284" w:type="dxa"/>
            <w:tcBorders>
              <w:top w:val="nil"/>
              <w:left w:val="nil"/>
              <w:bottom w:val="nil"/>
              <w:right w:val="nil"/>
            </w:tcBorders>
          </w:tcPr>
          <w:p w:rsidR="00F42301" w:rsidRPr="00FA7AC7" w:rsidRDefault="00F42301" w:rsidP="00D346C9">
            <w:pPr>
              <w:widowControl w:val="0"/>
              <w:autoSpaceDE w:val="0"/>
              <w:autoSpaceDN w:val="0"/>
              <w:adjustRightInd w:val="0"/>
              <w:spacing w:before="9" w:after="0"/>
              <w:ind w:left="715"/>
              <w:rPr>
                <w:rFonts w:ascii="Times New Roman" w:hAnsi="Times New Roman"/>
                <w:sz w:val="24"/>
                <w:szCs w:val="24"/>
              </w:rPr>
            </w:pPr>
            <w:r w:rsidRPr="00FA7AC7">
              <w:rPr>
                <w:rFonts w:ascii="Times New Roman" w:hAnsi="Times New Roman"/>
                <w:sz w:val="20"/>
                <w:szCs w:val="20"/>
              </w:rPr>
              <w:t>(3 hrs)</w:t>
            </w:r>
          </w:p>
        </w:tc>
      </w:tr>
      <w:tr w:rsidR="00F42301" w:rsidRPr="00FA7AC7" w:rsidTr="00D346C9">
        <w:trPr>
          <w:trHeight w:hRule="exact" w:val="229"/>
        </w:trPr>
        <w:tc>
          <w:tcPr>
            <w:tcW w:w="1032" w:type="dxa"/>
            <w:tcBorders>
              <w:top w:val="nil"/>
              <w:left w:val="nil"/>
              <w:bottom w:val="nil"/>
              <w:right w:val="nil"/>
            </w:tcBorders>
          </w:tcPr>
          <w:p w:rsidR="00F42301" w:rsidRPr="00FA7AC7" w:rsidRDefault="00F42301" w:rsidP="00D346C9">
            <w:pPr>
              <w:widowControl w:val="0"/>
              <w:autoSpaceDE w:val="0"/>
              <w:autoSpaceDN w:val="0"/>
              <w:adjustRightInd w:val="0"/>
              <w:spacing w:after="0" w:line="205" w:lineRule="exact"/>
              <w:ind w:left="40"/>
              <w:rPr>
                <w:rFonts w:ascii="Times New Roman" w:hAnsi="Times New Roman"/>
                <w:sz w:val="24"/>
                <w:szCs w:val="24"/>
              </w:rPr>
            </w:pPr>
            <w:r w:rsidRPr="00FA7AC7">
              <w:rPr>
                <w:rFonts w:ascii="Times New Roman" w:hAnsi="Times New Roman"/>
                <w:sz w:val="20"/>
                <w:szCs w:val="20"/>
              </w:rPr>
              <w:t>MGMT</w:t>
            </w:r>
          </w:p>
        </w:tc>
        <w:tc>
          <w:tcPr>
            <w:tcW w:w="859" w:type="dxa"/>
            <w:tcBorders>
              <w:top w:val="nil"/>
              <w:left w:val="nil"/>
              <w:bottom w:val="nil"/>
              <w:right w:val="nil"/>
            </w:tcBorders>
          </w:tcPr>
          <w:p w:rsidR="00F42301" w:rsidRPr="00FA7AC7" w:rsidRDefault="00F42301" w:rsidP="00D346C9">
            <w:pPr>
              <w:widowControl w:val="0"/>
              <w:autoSpaceDE w:val="0"/>
              <w:autoSpaceDN w:val="0"/>
              <w:adjustRightInd w:val="0"/>
              <w:spacing w:after="0" w:line="205" w:lineRule="exact"/>
              <w:ind w:left="375"/>
              <w:rPr>
                <w:rFonts w:ascii="Times New Roman" w:hAnsi="Times New Roman"/>
                <w:sz w:val="24"/>
                <w:szCs w:val="24"/>
              </w:rPr>
            </w:pPr>
            <w:r w:rsidRPr="00FA7AC7">
              <w:rPr>
                <w:rFonts w:ascii="Times New Roman" w:hAnsi="Times New Roman"/>
                <w:sz w:val="20"/>
                <w:szCs w:val="20"/>
              </w:rPr>
              <w:t>6</w:t>
            </w:r>
            <w:r w:rsidRPr="00FA7AC7">
              <w:rPr>
                <w:rFonts w:ascii="Times New Roman" w:hAnsi="Times New Roman"/>
                <w:spacing w:val="-7"/>
                <w:sz w:val="20"/>
                <w:szCs w:val="20"/>
              </w:rPr>
              <w:t>1</w:t>
            </w:r>
            <w:r w:rsidRPr="00FA7AC7">
              <w:rPr>
                <w:rFonts w:ascii="Times New Roman" w:hAnsi="Times New Roman"/>
                <w:sz w:val="20"/>
                <w:szCs w:val="20"/>
              </w:rPr>
              <w:t>10</w:t>
            </w:r>
          </w:p>
        </w:tc>
        <w:tc>
          <w:tcPr>
            <w:tcW w:w="4273" w:type="dxa"/>
            <w:tcBorders>
              <w:top w:val="nil"/>
              <w:left w:val="nil"/>
              <w:bottom w:val="nil"/>
              <w:right w:val="nil"/>
            </w:tcBorders>
          </w:tcPr>
          <w:p w:rsidR="00F42301" w:rsidRPr="00FA7AC7" w:rsidRDefault="00F42301" w:rsidP="00D346C9">
            <w:pPr>
              <w:widowControl w:val="0"/>
              <w:autoSpaceDE w:val="0"/>
              <w:autoSpaceDN w:val="0"/>
              <w:adjustRightInd w:val="0"/>
              <w:spacing w:after="0" w:line="205" w:lineRule="exact"/>
              <w:ind w:left="92"/>
              <w:rPr>
                <w:rFonts w:ascii="Times New Roman" w:hAnsi="Times New Roman"/>
                <w:sz w:val="24"/>
                <w:szCs w:val="24"/>
              </w:rPr>
            </w:pPr>
            <w:r w:rsidRPr="00FA7AC7">
              <w:rPr>
                <w:rFonts w:ascii="Times New Roman" w:hAnsi="Times New Roman"/>
                <w:sz w:val="20"/>
                <w:szCs w:val="20"/>
              </w:rPr>
              <w:t>O</w:t>
            </w:r>
            <w:r w:rsidRPr="00FA7AC7">
              <w:rPr>
                <w:rFonts w:ascii="Times New Roman" w:hAnsi="Times New Roman"/>
                <w:spacing w:val="-4"/>
                <w:sz w:val="20"/>
                <w:szCs w:val="20"/>
              </w:rPr>
              <w:t>r</w:t>
            </w:r>
            <w:r w:rsidRPr="00FA7AC7">
              <w:rPr>
                <w:rFonts w:ascii="Times New Roman" w:hAnsi="Times New Roman"/>
                <w:sz w:val="20"/>
                <w:szCs w:val="20"/>
              </w:rPr>
              <w:t>ganizational Behavior</w:t>
            </w:r>
          </w:p>
        </w:tc>
        <w:tc>
          <w:tcPr>
            <w:tcW w:w="1284" w:type="dxa"/>
            <w:tcBorders>
              <w:top w:val="nil"/>
              <w:left w:val="nil"/>
              <w:bottom w:val="nil"/>
              <w:right w:val="nil"/>
            </w:tcBorders>
          </w:tcPr>
          <w:p w:rsidR="00F42301" w:rsidRPr="00FA7AC7" w:rsidRDefault="00F42301" w:rsidP="00D346C9">
            <w:pPr>
              <w:widowControl w:val="0"/>
              <w:autoSpaceDE w:val="0"/>
              <w:autoSpaceDN w:val="0"/>
              <w:adjustRightInd w:val="0"/>
              <w:spacing w:after="0" w:line="205" w:lineRule="exact"/>
              <w:ind w:left="716"/>
              <w:rPr>
                <w:rFonts w:ascii="Times New Roman" w:hAnsi="Times New Roman"/>
                <w:sz w:val="24"/>
                <w:szCs w:val="24"/>
              </w:rPr>
            </w:pPr>
            <w:r w:rsidRPr="00FA7AC7">
              <w:rPr>
                <w:rFonts w:ascii="Times New Roman" w:hAnsi="Times New Roman"/>
                <w:sz w:val="20"/>
                <w:szCs w:val="20"/>
              </w:rPr>
              <w:t>(3 hrs)</w:t>
            </w:r>
          </w:p>
        </w:tc>
      </w:tr>
      <w:tr w:rsidR="00F42301" w:rsidRPr="00FA7AC7" w:rsidTr="00D346C9">
        <w:trPr>
          <w:trHeight w:hRule="exact" w:val="262"/>
        </w:trPr>
        <w:tc>
          <w:tcPr>
            <w:tcW w:w="1032" w:type="dxa"/>
            <w:tcBorders>
              <w:top w:val="nil"/>
              <w:left w:val="nil"/>
              <w:bottom w:val="nil"/>
              <w:right w:val="nil"/>
            </w:tcBorders>
          </w:tcPr>
          <w:p w:rsidR="00F42301" w:rsidRPr="00FA7AC7" w:rsidRDefault="00F42301" w:rsidP="00D346C9">
            <w:pPr>
              <w:widowControl w:val="0"/>
              <w:autoSpaceDE w:val="0"/>
              <w:autoSpaceDN w:val="0"/>
              <w:adjustRightInd w:val="0"/>
              <w:spacing w:after="0" w:line="217" w:lineRule="exact"/>
              <w:ind w:left="40"/>
              <w:rPr>
                <w:rFonts w:ascii="Times New Roman" w:hAnsi="Times New Roman"/>
                <w:sz w:val="24"/>
                <w:szCs w:val="24"/>
              </w:rPr>
            </w:pPr>
            <w:r w:rsidRPr="00FA7AC7">
              <w:rPr>
                <w:rFonts w:ascii="Times New Roman" w:hAnsi="Times New Roman"/>
                <w:sz w:val="20"/>
                <w:szCs w:val="20"/>
              </w:rPr>
              <w:t>MGMT</w:t>
            </w:r>
          </w:p>
        </w:tc>
        <w:tc>
          <w:tcPr>
            <w:tcW w:w="859" w:type="dxa"/>
            <w:tcBorders>
              <w:top w:val="nil"/>
              <w:left w:val="nil"/>
              <w:bottom w:val="nil"/>
              <w:right w:val="nil"/>
            </w:tcBorders>
          </w:tcPr>
          <w:p w:rsidR="00F42301" w:rsidRPr="00FA7AC7" w:rsidRDefault="00F42301" w:rsidP="00D346C9">
            <w:pPr>
              <w:widowControl w:val="0"/>
              <w:autoSpaceDE w:val="0"/>
              <w:autoSpaceDN w:val="0"/>
              <w:adjustRightInd w:val="0"/>
              <w:spacing w:after="0" w:line="217" w:lineRule="exact"/>
              <w:ind w:left="375"/>
              <w:rPr>
                <w:rFonts w:ascii="Times New Roman" w:hAnsi="Times New Roman"/>
                <w:sz w:val="24"/>
                <w:szCs w:val="24"/>
              </w:rPr>
            </w:pPr>
            <w:r w:rsidRPr="00FA7AC7">
              <w:rPr>
                <w:rFonts w:ascii="Times New Roman" w:hAnsi="Times New Roman"/>
                <w:sz w:val="20"/>
                <w:szCs w:val="20"/>
              </w:rPr>
              <w:t>6199</w:t>
            </w:r>
          </w:p>
        </w:tc>
        <w:tc>
          <w:tcPr>
            <w:tcW w:w="4273" w:type="dxa"/>
            <w:tcBorders>
              <w:top w:val="nil"/>
              <w:left w:val="nil"/>
              <w:bottom w:val="nil"/>
              <w:right w:val="nil"/>
            </w:tcBorders>
          </w:tcPr>
          <w:p w:rsidR="00F42301" w:rsidRPr="00FA7AC7" w:rsidRDefault="00F42301" w:rsidP="00D346C9">
            <w:pPr>
              <w:widowControl w:val="0"/>
              <w:autoSpaceDE w:val="0"/>
              <w:autoSpaceDN w:val="0"/>
              <w:adjustRightInd w:val="0"/>
              <w:spacing w:after="0" w:line="217" w:lineRule="exact"/>
              <w:ind w:left="92"/>
              <w:rPr>
                <w:rFonts w:ascii="Times New Roman" w:hAnsi="Times New Roman"/>
                <w:sz w:val="24"/>
                <w:szCs w:val="24"/>
              </w:rPr>
            </w:pPr>
            <w:r w:rsidRPr="00FA7AC7">
              <w:rPr>
                <w:rFonts w:ascii="Times New Roman" w:hAnsi="Times New Roman"/>
                <w:sz w:val="20"/>
                <w:szCs w:val="20"/>
              </w:rPr>
              <w:t>Business Policy and Strategic Management</w:t>
            </w:r>
          </w:p>
        </w:tc>
        <w:tc>
          <w:tcPr>
            <w:tcW w:w="1284" w:type="dxa"/>
            <w:tcBorders>
              <w:top w:val="nil"/>
              <w:left w:val="nil"/>
              <w:bottom w:val="nil"/>
              <w:right w:val="nil"/>
            </w:tcBorders>
          </w:tcPr>
          <w:p w:rsidR="00F42301" w:rsidRPr="00FA7AC7" w:rsidRDefault="00F42301" w:rsidP="00D346C9">
            <w:pPr>
              <w:widowControl w:val="0"/>
              <w:autoSpaceDE w:val="0"/>
              <w:autoSpaceDN w:val="0"/>
              <w:adjustRightInd w:val="0"/>
              <w:spacing w:before="9" w:after="0"/>
              <w:ind w:left="715"/>
              <w:rPr>
                <w:rFonts w:ascii="Times New Roman" w:hAnsi="Times New Roman"/>
                <w:sz w:val="24"/>
                <w:szCs w:val="24"/>
              </w:rPr>
            </w:pPr>
            <w:r w:rsidRPr="00FA7AC7">
              <w:rPr>
                <w:rFonts w:ascii="Times New Roman" w:hAnsi="Times New Roman"/>
                <w:sz w:val="20"/>
                <w:szCs w:val="20"/>
              </w:rPr>
              <w:t>(3 hrs)</w:t>
            </w:r>
          </w:p>
        </w:tc>
      </w:tr>
      <w:tr w:rsidR="00F42301" w:rsidRPr="00FA7AC7" w:rsidTr="00D346C9">
        <w:trPr>
          <w:trHeight w:hRule="exact" w:val="238"/>
        </w:trPr>
        <w:tc>
          <w:tcPr>
            <w:tcW w:w="1032" w:type="dxa"/>
            <w:tcBorders>
              <w:top w:val="nil"/>
              <w:left w:val="nil"/>
              <w:bottom w:val="nil"/>
              <w:right w:val="nil"/>
            </w:tcBorders>
          </w:tcPr>
          <w:p w:rsidR="00F42301" w:rsidRPr="00FA7AC7" w:rsidRDefault="00F42301" w:rsidP="00D346C9">
            <w:pPr>
              <w:widowControl w:val="0"/>
              <w:autoSpaceDE w:val="0"/>
              <w:autoSpaceDN w:val="0"/>
              <w:adjustRightInd w:val="0"/>
              <w:spacing w:after="0" w:line="217" w:lineRule="exact"/>
              <w:ind w:left="40"/>
              <w:rPr>
                <w:rFonts w:ascii="Times New Roman" w:hAnsi="Times New Roman"/>
                <w:sz w:val="24"/>
                <w:szCs w:val="24"/>
              </w:rPr>
            </w:pPr>
            <w:r w:rsidRPr="00FA7AC7">
              <w:rPr>
                <w:rFonts w:ascii="Times New Roman" w:hAnsi="Times New Roman"/>
                <w:sz w:val="20"/>
                <w:szCs w:val="20"/>
              </w:rPr>
              <w:t>MKTG</w:t>
            </w:r>
          </w:p>
        </w:tc>
        <w:tc>
          <w:tcPr>
            <w:tcW w:w="859" w:type="dxa"/>
            <w:tcBorders>
              <w:top w:val="nil"/>
              <w:left w:val="nil"/>
              <w:bottom w:val="nil"/>
              <w:right w:val="nil"/>
            </w:tcBorders>
          </w:tcPr>
          <w:p w:rsidR="00F42301" w:rsidRPr="00FA7AC7" w:rsidRDefault="00F42301" w:rsidP="00D346C9">
            <w:pPr>
              <w:widowControl w:val="0"/>
              <w:autoSpaceDE w:val="0"/>
              <w:autoSpaceDN w:val="0"/>
              <w:adjustRightInd w:val="0"/>
              <w:spacing w:after="0" w:line="217" w:lineRule="exact"/>
              <w:ind w:left="375"/>
              <w:rPr>
                <w:rFonts w:ascii="Times New Roman" w:hAnsi="Times New Roman"/>
                <w:sz w:val="24"/>
                <w:szCs w:val="24"/>
              </w:rPr>
            </w:pPr>
            <w:r w:rsidRPr="00FA7AC7">
              <w:rPr>
                <w:rFonts w:ascii="Times New Roman" w:hAnsi="Times New Roman"/>
                <w:sz w:val="20"/>
                <w:szCs w:val="20"/>
              </w:rPr>
              <w:t>6170</w:t>
            </w:r>
          </w:p>
        </w:tc>
        <w:tc>
          <w:tcPr>
            <w:tcW w:w="4273" w:type="dxa"/>
            <w:tcBorders>
              <w:top w:val="nil"/>
              <w:left w:val="nil"/>
              <w:bottom w:val="nil"/>
              <w:right w:val="nil"/>
            </w:tcBorders>
          </w:tcPr>
          <w:p w:rsidR="00F42301" w:rsidRPr="00FA7AC7" w:rsidRDefault="00F42301" w:rsidP="00D346C9">
            <w:pPr>
              <w:widowControl w:val="0"/>
              <w:autoSpaceDE w:val="0"/>
              <w:autoSpaceDN w:val="0"/>
              <w:adjustRightInd w:val="0"/>
              <w:spacing w:after="0" w:line="217" w:lineRule="exact"/>
              <w:ind w:left="92"/>
              <w:rPr>
                <w:rFonts w:ascii="Times New Roman" w:hAnsi="Times New Roman"/>
                <w:sz w:val="24"/>
                <w:szCs w:val="24"/>
              </w:rPr>
            </w:pPr>
            <w:r w:rsidRPr="00FA7AC7">
              <w:rPr>
                <w:rFonts w:ascii="Times New Roman" w:hAnsi="Times New Roman"/>
                <w:sz w:val="20"/>
                <w:szCs w:val="20"/>
              </w:rPr>
              <w:t>Marketing Management</w:t>
            </w:r>
          </w:p>
        </w:tc>
        <w:tc>
          <w:tcPr>
            <w:tcW w:w="1284" w:type="dxa"/>
            <w:tcBorders>
              <w:top w:val="nil"/>
              <w:left w:val="nil"/>
              <w:bottom w:val="nil"/>
              <w:right w:val="nil"/>
            </w:tcBorders>
          </w:tcPr>
          <w:p w:rsidR="00F42301" w:rsidRPr="00FA7AC7" w:rsidRDefault="00F42301" w:rsidP="00D346C9">
            <w:pPr>
              <w:widowControl w:val="0"/>
              <w:autoSpaceDE w:val="0"/>
              <w:autoSpaceDN w:val="0"/>
              <w:adjustRightInd w:val="0"/>
              <w:spacing w:after="0" w:line="217" w:lineRule="exact"/>
              <w:ind w:left="716"/>
              <w:rPr>
                <w:rFonts w:ascii="Times New Roman" w:hAnsi="Times New Roman"/>
                <w:sz w:val="24"/>
                <w:szCs w:val="24"/>
              </w:rPr>
            </w:pPr>
            <w:r w:rsidRPr="00FA7AC7">
              <w:rPr>
                <w:rFonts w:ascii="Times New Roman" w:hAnsi="Times New Roman"/>
                <w:sz w:val="20"/>
                <w:szCs w:val="20"/>
              </w:rPr>
              <w:t>(3 hrs)</w:t>
            </w:r>
          </w:p>
        </w:tc>
      </w:tr>
    </w:tbl>
    <w:p w:rsidR="00F42301" w:rsidRDefault="00F42301" w:rsidP="001C7D3D">
      <w:pPr>
        <w:widowControl w:val="0"/>
        <w:tabs>
          <w:tab w:val="left" w:pos="9120"/>
        </w:tabs>
        <w:autoSpaceDE w:val="0"/>
        <w:autoSpaceDN w:val="0"/>
        <w:adjustRightInd w:val="0"/>
        <w:spacing w:after="0" w:line="200" w:lineRule="exact"/>
        <w:ind w:left="2288"/>
        <w:rPr>
          <w:rFonts w:ascii="Times New Roman" w:hAnsi="Times New Roman"/>
          <w:sz w:val="20"/>
          <w:szCs w:val="20"/>
        </w:rPr>
      </w:pPr>
      <w:r w:rsidRPr="00554989">
        <w:rPr>
          <w:rFonts w:ascii="Calibri" w:hAnsi="Calibri"/>
          <w:noProof/>
          <w:lang w:eastAsia="en-US"/>
        </w:rPr>
        <w:pict>
          <v:shape id="_x0000_s3416" type="#_x0000_t202" style="position:absolute;left:0;text-align:left;margin-left:19.8pt;margin-top:-8.6pt;width:1in;height:270.7pt;z-index:-251644928;mso-position-horizontal-relative:page;mso-position-vertical-relative:text" o:allowincell="f" filled="f" stroked="f">
            <v:textbox style="layout-flow:vertical;mso-layout-flow-alt:bottom-to-top" inset="0,0,0,0">
              <w:txbxContent>
                <w:p w:rsidR="00F42301" w:rsidRDefault="00F42301" w:rsidP="001C7D3D">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P</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ROGRAM</w:t>
                  </w:r>
                  <w:r>
                    <w:rPr>
                      <w:rFonts w:ascii="Impact" w:hAnsi="Impact" w:cs="Impact"/>
                      <w:color w:val="A3A3A3"/>
                      <w:position w:val="1"/>
                      <w:sz w:val="105"/>
                      <w:szCs w:val="105"/>
                    </w:rPr>
                    <w:t>S</w:t>
                  </w:r>
                  <w:r>
                    <w:rPr>
                      <w:rFonts w:ascii="Impact" w:hAnsi="Impact" w:cs="Impact"/>
                      <w:color w:val="A3A3A3"/>
                      <w:spacing w:val="-115"/>
                      <w:position w:val="1"/>
                      <w:sz w:val="105"/>
                      <w:szCs w:val="105"/>
                    </w:rPr>
                    <w:t xml:space="preserve"> </w:t>
                  </w:r>
                </w:p>
              </w:txbxContent>
            </v:textbox>
            <w10:wrap anchorx="page"/>
          </v:shape>
        </w:pict>
      </w:r>
      <w:r>
        <w:rPr>
          <w:rFonts w:ascii="Times New Roman" w:hAnsi="Times New Roman"/>
          <w:sz w:val="20"/>
          <w:szCs w:val="20"/>
          <w:u w:val="single"/>
        </w:rPr>
        <w:t xml:space="preserve">Business electives </w:t>
      </w:r>
      <w:r>
        <w:rPr>
          <w:rFonts w:ascii="Times New Roman" w:hAnsi="Times New Roman"/>
          <w:sz w:val="20"/>
          <w:szCs w:val="20"/>
          <w:u w:val="single"/>
        </w:rPr>
        <w:tab/>
        <w:t>(9 hrs</w:t>
      </w:r>
      <w:r>
        <w:rPr>
          <w:rFonts w:ascii="Times New Roman" w:hAnsi="Times New Roman"/>
          <w:sz w:val="20"/>
          <w:szCs w:val="20"/>
        </w:rPr>
        <w:t>)</w:t>
      </w:r>
    </w:p>
    <w:p w:rsidR="00F42301" w:rsidRDefault="00F42301" w:rsidP="001C7D3D">
      <w:pPr>
        <w:widowControl w:val="0"/>
        <w:tabs>
          <w:tab w:val="left" w:pos="9120"/>
        </w:tabs>
        <w:autoSpaceDE w:val="0"/>
        <w:autoSpaceDN w:val="0"/>
        <w:adjustRightInd w:val="0"/>
        <w:spacing w:before="6" w:after="0"/>
        <w:ind w:left="2288"/>
        <w:rPr>
          <w:rFonts w:ascii="Times New Roman" w:hAnsi="Times New Roman"/>
          <w:sz w:val="20"/>
          <w:szCs w:val="20"/>
        </w:rPr>
      </w:pPr>
      <w:r>
        <w:rPr>
          <w:rFonts w:ascii="Times New Roman" w:hAnsi="Times New Roman"/>
          <w:b/>
          <w:bCs/>
          <w:spacing w:val="-18"/>
          <w:sz w:val="20"/>
          <w:szCs w:val="20"/>
        </w:rPr>
        <w:t>T</w:t>
      </w:r>
      <w:r>
        <w:rPr>
          <w:rFonts w:ascii="Times New Roman" w:hAnsi="Times New Roman"/>
          <w:b/>
          <w:bCs/>
          <w:sz w:val="20"/>
          <w:szCs w:val="20"/>
        </w:rPr>
        <w:t>otal hours</w:t>
      </w:r>
      <w:r>
        <w:rPr>
          <w:rFonts w:ascii="Times New Roman" w:hAnsi="Times New Roman"/>
          <w:b/>
          <w:bCs/>
          <w:sz w:val="20"/>
          <w:szCs w:val="20"/>
        </w:rPr>
        <w:tab/>
        <w:t>30 hrs</w:t>
      </w:r>
    </w:p>
    <w:p w:rsidR="00F42301" w:rsidRDefault="00F42301" w:rsidP="001C7D3D">
      <w:pPr>
        <w:widowControl w:val="0"/>
        <w:autoSpaceDE w:val="0"/>
        <w:autoSpaceDN w:val="0"/>
        <w:adjustRightInd w:val="0"/>
        <w:spacing w:before="58" w:after="0"/>
        <w:ind w:left="1947"/>
        <w:rPr>
          <w:rFonts w:ascii="Impact" w:hAnsi="Impact" w:cs="Impact"/>
          <w:color w:val="000000"/>
          <w:sz w:val="32"/>
          <w:szCs w:val="32"/>
        </w:rPr>
      </w:pPr>
      <w:r>
        <w:rPr>
          <w:rFonts w:ascii="Impact" w:hAnsi="Impact" w:cs="Impact"/>
          <w:color w:val="666666"/>
          <w:sz w:val="32"/>
          <w:szCs w:val="32"/>
        </w:rPr>
        <w:t>OTHER PROGRAM REQUIREMENTS</w:t>
      </w:r>
    </w:p>
    <w:p w:rsidR="00F42301" w:rsidRDefault="00F42301" w:rsidP="001C7D3D">
      <w:pPr>
        <w:widowControl w:val="0"/>
        <w:autoSpaceDE w:val="0"/>
        <w:autoSpaceDN w:val="0"/>
        <w:adjustRightInd w:val="0"/>
        <w:spacing w:before="19" w:after="0" w:line="220" w:lineRule="exact"/>
        <w:rPr>
          <w:rFonts w:ascii="Impact" w:hAnsi="Impact" w:cs="Impact"/>
          <w:color w:val="000000"/>
        </w:rPr>
      </w:pPr>
    </w:p>
    <w:p w:rsidR="00F42301" w:rsidRDefault="00F42301" w:rsidP="001C7D3D">
      <w:pPr>
        <w:widowControl w:val="0"/>
        <w:autoSpaceDE w:val="0"/>
        <w:autoSpaceDN w:val="0"/>
        <w:adjustRightInd w:val="0"/>
        <w:spacing w:after="0"/>
        <w:ind w:left="1947"/>
        <w:rPr>
          <w:rFonts w:ascii="Times New Roman" w:hAnsi="Times New Roman"/>
          <w:color w:val="000000"/>
          <w:sz w:val="28"/>
          <w:szCs w:val="28"/>
        </w:rPr>
      </w:pPr>
      <w:r>
        <w:rPr>
          <w:rFonts w:ascii="Times New Roman" w:hAnsi="Times New Roman"/>
          <w:b/>
          <w:bCs/>
          <w:color w:val="000000"/>
          <w:sz w:val="28"/>
          <w:szCs w:val="28"/>
        </w:rPr>
        <w:t>Academic Standing</w:t>
      </w:r>
    </w:p>
    <w:p w:rsidR="00F42301" w:rsidRDefault="00F42301" w:rsidP="001C7D3D">
      <w:pPr>
        <w:widowControl w:val="0"/>
        <w:autoSpaceDE w:val="0"/>
        <w:autoSpaceDN w:val="0"/>
        <w:adjustRightInd w:val="0"/>
        <w:spacing w:before="37" w:after="0" w:line="250" w:lineRule="auto"/>
        <w:ind w:left="1947" w:right="930" w:firstLine="360"/>
        <w:rPr>
          <w:rFonts w:ascii="Times New Roman" w:hAnsi="Times New Roman"/>
          <w:color w:val="000000"/>
          <w:sz w:val="20"/>
          <w:szCs w:val="20"/>
        </w:rPr>
      </w:pPr>
      <w:r>
        <w:rPr>
          <w:rFonts w:ascii="Times New Roman" w:hAnsi="Times New Roman"/>
          <w:color w:val="000000"/>
          <w:sz w:val="20"/>
          <w:szCs w:val="20"/>
        </w:rPr>
        <w:t>The College of Business is committed to o</w:t>
      </w:r>
      <w:r>
        <w:rPr>
          <w:rFonts w:ascii="Times New Roman" w:hAnsi="Times New Roman"/>
          <w:color w:val="000000"/>
          <w:spacing w:val="-4"/>
          <w:sz w:val="20"/>
          <w:szCs w:val="20"/>
        </w:rPr>
        <w:t>f</w:t>
      </w:r>
      <w:r>
        <w:rPr>
          <w:rFonts w:ascii="Times New Roman" w:hAnsi="Times New Roman"/>
          <w:color w:val="000000"/>
          <w:sz w:val="20"/>
          <w:szCs w:val="20"/>
        </w:rPr>
        <w:t>fering a high-qualit</w:t>
      </w:r>
      <w:r>
        <w:rPr>
          <w:rFonts w:ascii="Times New Roman" w:hAnsi="Times New Roman"/>
          <w:color w:val="000000"/>
          <w:spacing w:val="-13"/>
          <w:sz w:val="20"/>
          <w:szCs w:val="20"/>
        </w:rPr>
        <w:t>y</w:t>
      </w:r>
      <w:r>
        <w:rPr>
          <w:rFonts w:ascii="Times New Roman" w:hAnsi="Times New Roman"/>
          <w:color w:val="000000"/>
          <w:sz w:val="20"/>
          <w:szCs w:val="20"/>
        </w:rPr>
        <w:t>, academically rigorous grad- uate degree program in Business</w:t>
      </w:r>
      <w:r>
        <w:rPr>
          <w:rFonts w:ascii="Times New Roman" w:hAnsi="Times New Roman"/>
          <w:color w:val="000000"/>
          <w:spacing w:val="-11"/>
          <w:sz w:val="20"/>
          <w:szCs w:val="20"/>
        </w:rPr>
        <w:t xml:space="preserve"> </w:t>
      </w:r>
      <w:r>
        <w:rPr>
          <w:rFonts w:ascii="Times New Roman" w:hAnsi="Times New Roman"/>
          <w:color w:val="000000"/>
          <w:sz w:val="20"/>
          <w:szCs w:val="20"/>
        </w:rPr>
        <w:t>Administration.</w:t>
      </w:r>
      <w:r>
        <w:rPr>
          <w:rFonts w:ascii="Times New Roman" w:hAnsi="Times New Roman"/>
          <w:color w:val="000000"/>
          <w:spacing w:val="39"/>
          <w:sz w:val="20"/>
          <w:szCs w:val="20"/>
        </w:rPr>
        <w:t xml:space="preserve"> </w:t>
      </w:r>
      <w:r>
        <w:rPr>
          <w:rFonts w:ascii="Times New Roman" w:hAnsi="Times New Roman"/>
          <w:color w:val="000000"/>
          <w:sz w:val="20"/>
          <w:szCs w:val="20"/>
        </w:rPr>
        <w:t>A</w:t>
      </w:r>
      <w:r>
        <w:rPr>
          <w:rFonts w:ascii="Times New Roman" w:hAnsi="Times New Roman"/>
          <w:color w:val="000000"/>
          <w:spacing w:val="-11"/>
          <w:sz w:val="20"/>
          <w:szCs w:val="20"/>
        </w:rPr>
        <w:t xml:space="preserve"> </w:t>
      </w:r>
      <w:r>
        <w:rPr>
          <w:rFonts w:ascii="Times New Roman" w:hAnsi="Times New Roman"/>
          <w:color w:val="000000"/>
          <w:sz w:val="20"/>
          <w:szCs w:val="20"/>
        </w:rPr>
        <w:t>minimum of 3.0 grade point average is re- quired for completion of the MBA.</w:t>
      </w:r>
      <w:r>
        <w:rPr>
          <w:rFonts w:ascii="Times New Roman" w:hAnsi="Times New Roman"/>
          <w:color w:val="000000"/>
          <w:spacing w:val="39"/>
          <w:sz w:val="20"/>
          <w:szCs w:val="20"/>
        </w:rPr>
        <w:t xml:space="preserve"> </w:t>
      </w:r>
      <w:r>
        <w:rPr>
          <w:rFonts w:ascii="Times New Roman" w:hAnsi="Times New Roman"/>
          <w:color w:val="000000"/>
          <w:sz w:val="20"/>
          <w:szCs w:val="20"/>
        </w:rPr>
        <w:t>A</w:t>
      </w:r>
      <w:r>
        <w:rPr>
          <w:rFonts w:ascii="Times New Roman" w:hAnsi="Times New Roman"/>
          <w:color w:val="000000"/>
          <w:spacing w:val="-11"/>
          <w:sz w:val="20"/>
          <w:szCs w:val="20"/>
        </w:rPr>
        <w:t xml:space="preserve"> </w:t>
      </w:r>
      <w:r>
        <w:rPr>
          <w:rFonts w:ascii="Times New Roman" w:hAnsi="Times New Roman"/>
          <w:color w:val="000000"/>
          <w:sz w:val="20"/>
          <w:szCs w:val="20"/>
        </w:rPr>
        <w:t>student who does not maintain a 3.0 G</w:t>
      </w:r>
      <w:r>
        <w:rPr>
          <w:rFonts w:ascii="Times New Roman" w:hAnsi="Times New Roman"/>
          <w:color w:val="000000"/>
          <w:spacing w:val="-18"/>
          <w:sz w:val="20"/>
          <w:szCs w:val="20"/>
        </w:rPr>
        <w:t>P</w:t>
      </w:r>
      <w:r>
        <w:rPr>
          <w:rFonts w:ascii="Times New Roman" w:hAnsi="Times New Roman"/>
          <w:color w:val="000000"/>
          <w:sz w:val="20"/>
          <w:szCs w:val="20"/>
        </w:rPr>
        <w:t>A</w:t>
      </w:r>
      <w:r>
        <w:rPr>
          <w:rFonts w:ascii="Times New Roman" w:hAnsi="Times New Roman"/>
          <w:color w:val="000000"/>
          <w:spacing w:val="-11"/>
          <w:sz w:val="20"/>
          <w:szCs w:val="20"/>
        </w:rPr>
        <w:t xml:space="preserve"> </w:t>
      </w:r>
      <w:r>
        <w:rPr>
          <w:rFonts w:ascii="Times New Roman" w:hAnsi="Times New Roman"/>
          <w:color w:val="000000"/>
          <w:sz w:val="20"/>
          <w:szCs w:val="20"/>
        </w:rPr>
        <w:t>will be placed on scholastic warning.</w:t>
      </w:r>
      <w:r>
        <w:rPr>
          <w:rFonts w:ascii="Times New Roman" w:hAnsi="Times New Roman"/>
          <w:color w:val="000000"/>
          <w:spacing w:val="-4"/>
          <w:sz w:val="20"/>
          <w:szCs w:val="20"/>
        </w:rPr>
        <w:t xml:space="preserve"> </w:t>
      </w:r>
      <w:r>
        <w:rPr>
          <w:rFonts w:ascii="Times New Roman" w:hAnsi="Times New Roman"/>
          <w:color w:val="000000"/>
          <w:sz w:val="20"/>
          <w:szCs w:val="20"/>
        </w:rPr>
        <w:t>The Dean of the Graduate School will issue the letter of warning.</w:t>
      </w:r>
      <w:r>
        <w:rPr>
          <w:rFonts w:ascii="Times New Roman" w:hAnsi="Times New Roman"/>
          <w:color w:val="000000"/>
          <w:spacing w:val="39"/>
          <w:sz w:val="20"/>
          <w:szCs w:val="20"/>
        </w:rPr>
        <w:t xml:space="preserve"> </w:t>
      </w:r>
      <w:r>
        <w:rPr>
          <w:rFonts w:ascii="Times New Roman" w:hAnsi="Times New Roman"/>
          <w:color w:val="000000"/>
          <w:sz w:val="20"/>
          <w:szCs w:val="20"/>
        </w:rPr>
        <w:t>A</w:t>
      </w:r>
      <w:r>
        <w:rPr>
          <w:rFonts w:ascii="Times New Roman" w:hAnsi="Times New Roman"/>
          <w:color w:val="000000"/>
          <w:spacing w:val="-11"/>
          <w:sz w:val="20"/>
          <w:szCs w:val="20"/>
        </w:rPr>
        <w:t xml:space="preserve"> </w:t>
      </w:r>
      <w:r>
        <w:rPr>
          <w:rFonts w:ascii="Times New Roman" w:hAnsi="Times New Roman"/>
          <w:color w:val="000000"/>
          <w:sz w:val="20"/>
          <w:szCs w:val="20"/>
        </w:rPr>
        <w:t>grade of “D” in any MBA</w:t>
      </w:r>
      <w:r>
        <w:rPr>
          <w:rFonts w:ascii="Times New Roman" w:hAnsi="Times New Roman"/>
          <w:color w:val="000000"/>
          <w:spacing w:val="-11"/>
          <w:sz w:val="20"/>
          <w:szCs w:val="20"/>
        </w:rPr>
        <w:t xml:space="preserve"> </w:t>
      </w:r>
      <w:r>
        <w:rPr>
          <w:rFonts w:ascii="Times New Roman" w:hAnsi="Times New Roman"/>
          <w:color w:val="000000"/>
          <w:sz w:val="20"/>
          <w:szCs w:val="20"/>
        </w:rPr>
        <w:t>course is unacceptable, and the course must be repeated.</w:t>
      </w:r>
    </w:p>
    <w:p w:rsidR="00F42301" w:rsidRDefault="00F42301" w:rsidP="001C7D3D">
      <w:pPr>
        <w:widowControl w:val="0"/>
        <w:autoSpaceDE w:val="0"/>
        <w:autoSpaceDN w:val="0"/>
        <w:adjustRightInd w:val="0"/>
        <w:spacing w:before="17" w:after="0" w:line="200" w:lineRule="exact"/>
        <w:rPr>
          <w:rFonts w:ascii="Times New Roman" w:hAnsi="Times New Roman"/>
          <w:color w:val="000000"/>
          <w:sz w:val="20"/>
          <w:szCs w:val="20"/>
        </w:rPr>
      </w:pPr>
    </w:p>
    <w:p w:rsidR="00F42301" w:rsidRDefault="00F42301" w:rsidP="001C7D3D">
      <w:pPr>
        <w:widowControl w:val="0"/>
        <w:autoSpaceDE w:val="0"/>
        <w:autoSpaceDN w:val="0"/>
        <w:adjustRightInd w:val="0"/>
        <w:spacing w:after="0"/>
        <w:ind w:left="1947"/>
        <w:rPr>
          <w:rFonts w:ascii="Times New Roman" w:hAnsi="Times New Roman"/>
          <w:color w:val="000000"/>
          <w:sz w:val="28"/>
          <w:szCs w:val="28"/>
        </w:rPr>
      </w:pPr>
      <w:r>
        <w:rPr>
          <w:rFonts w:ascii="Times New Roman" w:hAnsi="Times New Roman"/>
          <w:b/>
          <w:bCs/>
          <w:color w:val="000000"/>
          <w:sz w:val="28"/>
          <w:szCs w:val="28"/>
        </w:rPr>
        <w:t>Scholastic</w:t>
      </w:r>
      <w:r>
        <w:rPr>
          <w:rFonts w:ascii="Times New Roman" w:hAnsi="Times New Roman"/>
          <w:b/>
          <w:bCs/>
          <w:color w:val="000000"/>
          <w:spacing w:val="-5"/>
          <w:sz w:val="28"/>
          <w:szCs w:val="28"/>
        </w:rPr>
        <w:t xml:space="preserve"> </w:t>
      </w:r>
      <w:r>
        <w:rPr>
          <w:rFonts w:ascii="Times New Roman" w:hAnsi="Times New Roman"/>
          <w:b/>
          <w:bCs/>
          <w:color w:val="000000"/>
          <w:spacing w:val="-26"/>
          <w:sz w:val="28"/>
          <w:szCs w:val="28"/>
        </w:rPr>
        <w:t>T</w:t>
      </w:r>
      <w:r>
        <w:rPr>
          <w:rFonts w:ascii="Times New Roman" w:hAnsi="Times New Roman"/>
          <w:b/>
          <w:bCs/>
          <w:color w:val="000000"/>
          <w:sz w:val="28"/>
          <w:szCs w:val="28"/>
        </w:rPr>
        <w:t>ermination</w:t>
      </w:r>
    </w:p>
    <w:p w:rsidR="00F42301" w:rsidRDefault="00F42301" w:rsidP="001C7D3D">
      <w:pPr>
        <w:widowControl w:val="0"/>
        <w:autoSpaceDE w:val="0"/>
        <w:autoSpaceDN w:val="0"/>
        <w:adjustRightInd w:val="0"/>
        <w:spacing w:before="37" w:after="0" w:line="250" w:lineRule="auto"/>
        <w:ind w:left="1947" w:right="885" w:firstLine="360"/>
        <w:rPr>
          <w:rFonts w:ascii="Times New Roman" w:hAnsi="Times New Roman"/>
          <w:color w:val="000000"/>
          <w:sz w:val="20"/>
          <w:szCs w:val="20"/>
        </w:rPr>
      </w:pPr>
      <w:r>
        <w:rPr>
          <w:rFonts w:ascii="Times New Roman" w:hAnsi="Times New Roman"/>
          <w:color w:val="000000"/>
          <w:sz w:val="20"/>
          <w:szCs w:val="20"/>
        </w:rPr>
        <w:t>An MBA</w:t>
      </w:r>
      <w:r>
        <w:rPr>
          <w:rFonts w:ascii="Times New Roman" w:hAnsi="Times New Roman"/>
          <w:color w:val="000000"/>
          <w:spacing w:val="-11"/>
          <w:sz w:val="20"/>
          <w:szCs w:val="20"/>
        </w:rPr>
        <w:t xml:space="preserve"> </w:t>
      </w:r>
      <w:r>
        <w:rPr>
          <w:rFonts w:ascii="Times New Roman" w:hAnsi="Times New Roman"/>
          <w:color w:val="000000"/>
          <w:sz w:val="20"/>
          <w:szCs w:val="20"/>
        </w:rPr>
        <w:t>student</w:t>
      </w:r>
      <w:r>
        <w:rPr>
          <w:rFonts w:ascii="Times New Roman" w:hAnsi="Times New Roman"/>
          <w:color w:val="000000"/>
          <w:spacing w:val="-11"/>
          <w:sz w:val="20"/>
          <w:szCs w:val="20"/>
        </w:rPr>
        <w:t>’</w:t>
      </w:r>
      <w:r>
        <w:rPr>
          <w:rFonts w:ascii="Times New Roman" w:hAnsi="Times New Roman"/>
          <w:color w:val="000000"/>
          <w:sz w:val="20"/>
          <w:szCs w:val="20"/>
        </w:rPr>
        <w:t>s enrollment will be terminated from the program for any one of the follow- ing reasons:</w:t>
      </w:r>
    </w:p>
    <w:p w:rsidR="00F42301" w:rsidRDefault="00F42301" w:rsidP="001C7D3D">
      <w:pPr>
        <w:widowControl w:val="0"/>
        <w:autoSpaceDE w:val="0"/>
        <w:autoSpaceDN w:val="0"/>
        <w:adjustRightInd w:val="0"/>
        <w:spacing w:after="0" w:line="250" w:lineRule="auto"/>
        <w:ind w:left="2407" w:right="878" w:hanging="100"/>
        <w:rPr>
          <w:rFonts w:ascii="Times New Roman" w:hAnsi="Times New Roman"/>
          <w:color w:val="000000"/>
          <w:sz w:val="20"/>
          <w:szCs w:val="20"/>
        </w:rPr>
      </w:pPr>
      <w:r>
        <w:rPr>
          <w:rFonts w:ascii="Times New Roman" w:hAnsi="Times New Roman"/>
          <w:color w:val="000000"/>
          <w:sz w:val="20"/>
          <w:szCs w:val="20"/>
        </w:rPr>
        <w:t>• Failure to achieve a 3.0 cumulative G</w:t>
      </w:r>
      <w:r>
        <w:rPr>
          <w:rFonts w:ascii="Times New Roman" w:hAnsi="Times New Roman"/>
          <w:color w:val="000000"/>
          <w:spacing w:val="-18"/>
          <w:sz w:val="20"/>
          <w:szCs w:val="20"/>
        </w:rPr>
        <w:t>P</w:t>
      </w:r>
      <w:r>
        <w:rPr>
          <w:rFonts w:ascii="Times New Roman" w:hAnsi="Times New Roman"/>
          <w:color w:val="000000"/>
          <w:sz w:val="20"/>
          <w:szCs w:val="20"/>
        </w:rPr>
        <w:t>A</w:t>
      </w:r>
      <w:r>
        <w:rPr>
          <w:rFonts w:ascii="Times New Roman" w:hAnsi="Times New Roman"/>
          <w:color w:val="000000"/>
          <w:spacing w:val="-11"/>
          <w:sz w:val="20"/>
          <w:szCs w:val="20"/>
        </w:rPr>
        <w:t xml:space="preserve"> </w:t>
      </w:r>
      <w:r>
        <w:rPr>
          <w:rFonts w:ascii="Times New Roman" w:hAnsi="Times New Roman"/>
          <w:color w:val="000000"/>
          <w:sz w:val="20"/>
          <w:szCs w:val="20"/>
        </w:rPr>
        <w:t>by the end of the next nine semester credit hours of enrollment immediately following scholastic warning;</w:t>
      </w:r>
    </w:p>
    <w:p w:rsidR="00F42301" w:rsidRDefault="00F42301" w:rsidP="001C7D3D">
      <w:pPr>
        <w:widowControl w:val="0"/>
        <w:autoSpaceDE w:val="0"/>
        <w:autoSpaceDN w:val="0"/>
        <w:adjustRightInd w:val="0"/>
        <w:spacing w:after="0" w:line="250" w:lineRule="auto"/>
        <w:ind w:left="2407" w:right="1100" w:hanging="100"/>
        <w:rPr>
          <w:rFonts w:ascii="Times New Roman" w:hAnsi="Times New Roman"/>
          <w:color w:val="000000"/>
          <w:sz w:val="20"/>
          <w:szCs w:val="20"/>
        </w:rPr>
      </w:pPr>
      <w:r>
        <w:rPr>
          <w:rFonts w:ascii="Times New Roman" w:hAnsi="Times New Roman"/>
          <w:color w:val="000000"/>
          <w:sz w:val="20"/>
          <w:szCs w:val="20"/>
        </w:rPr>
        <w:t>• Failure to achieve a grade of “B” or better in each course for the first nine semester credit hours taken under provisional admission status;</w:t>
      </w:r>
    </w:p>
    <w:p w:rsidR="00F42301" w:rsidRDefault="00F42301" w:rsidP="001C7D3D">
      <w:pPr>
        <w:widowControl w:val="0"/>
        <w:autoSpaceDE w:val="0"/>
        <w:autoSpaceDN w:val="0"/>
        <w:adjustRightInd w:val="0"/>
        <w:spacing w:after="0"/>
        <w:ind w:left="2307"/>
        <w:rPr>
          <w:rFonts w:ascii="Times New Roman" w:hAnsi="Times New Roman"/>
          <w:color w:val="000000"/>
          <w:sz w:val="20"/>
          <w:szCs w:val="20"/>
        </w:rPr>
      </w:pPr>
      <w:r>
        <w:rPr>
          <w:rFonts w:ascii="Times New Roman" w:hAnsi="Times New Roman"/>
          <w:color w:val="000000"/>
          <w:sz w:val="20"/>
          <w:szCs w:val="20"/>
        </w:rPr>
        <w:t>• Earning an “F” in any graduate MBA</w:t>
      </w:r>
      <w:r>
        <w:rPr>
          <w:rFonts w:ascii="Times New Roman" w:hAnsi="Times New Roman"/>
          <w:color w:val="000000"/>
          <w:spacing w:val="-11"/>
          <w:sz w:val="20"/>
          <w:szCs w:val="20"/>
        </w:rPr>
        <w:t xml:space="preserve"> </w:t>
      </w:r>
      <w:r>
        <w:rPr>
          <w:rFonts w:ascii="Times New Roman" w:hAnsi="Times New Roman"/>
          <w:color w:val="000000"/>
          <w:sz w:val="20"/>
          <w:szCs w:val="20"/>
        </w:rPr>
        <w:t>course;</w:t>
      </w:r>
    </w:p>
    <w:p w:rsidR="00F42301" w:rsidRDefault="00F42301" w:rsidP="001C7D3D">
      <w:pPr>
        <w:widowControl w:val="0"/>
        <w:autoSpaceDE w:val="0"/>
        <w:autoSpaceDN w:val="0"/>
        <w:adjustRightInd w:val="0"/>
        <w:spacing w:before="10" w:after="0"/>
        <w:ind w:left="2307"/>
        <w:rPr>
          <w:rFonts w:ascii="Times New Roman" w:hAnsi="Times New Roman"/>
          <w:color w:val="000000"/>
          <w:sz w:val="20"/>
          <w:szCs w:val="20"/>
        </w:rPr>
      </w:pPr>
      <w:r>
        <w:rPr>
          <w:rFonts w:ascii="Times New Roman" w:hAnsi="Times New Roman"/>
          <w:color w:val="000000"/>
          <w:sz w:val="20"/>
          <w:szCs w:val="20"/>
        </w:rPr>
        <w:t>• Failure to earn a grade higher than “D” in a repeated course;</w:t>
      </w:r>
    </w:p>
    <w:p w:rsidR="00F42301" w:rsidRDefault="00F42301" w:rsidP="001C7D3D">
      <w:pPr>
        <w:widowControl w:val="0"/>
        <w:autoSpaceDE w:val="0"/>
        <w:autoSpaceDN w:val="0"/>
        <w:adjustRightInd w:val="0"/>
        <w:spacing w:before="10" w:after="0"/>
        <w:ind w:left="2307"/>
        <w:rPr>
          <w:rFonts w:ascii="Times New Roman" w:hAnsi="Times New Roman"/>
          <w:color w:val="000000"/>
          <w:sz w:val="20"/>
          <w:szCs w:val="20"/>
        </w:rPr>
      </w:pPr>
      <w:r>
        <w:rPr>
          <w:rFonts w:ascii="Times New Roman" w:hAnsi="Times New Roman"/>
          <w:color w:val="000000"/>
          <w:sz w:val="20"/>
          <w:szCs w:val="20"/>
        </w:rPr>
        <w:t>• Failure on the comprehensive MBA</w:t>
      </w:r>
      <w:r>
        <w:rPr>
          <w:rFonts w:ascii="Times New Roman" w:hAnsi="Times New Roman"/>
          <w:color w:val="000000"/>
          <w:spacing w:val="-11"/>
          <w:sz w:val="20"/>
          <w:szCs w:val="20"/>
        </w:rPr>
        <w:t xml:space="preserve"> </w:t>
      </w:r>
      <w:r>
        <w:rPr>
          <w:rFonts w:ascii="Times New Roman" w:hAnsi="Times New Roman"/>
          <w:color w:val="000000"/>
          <w:sz w:val="20"/>
          <w:szCs w:val="20"/>
        </w:rPr>
        <w:t>exam on the second attempt.</w:t>
      </w:r>
    </w:p>
    <w:p w:rsidR="00F42301" w:rsidRDefault="00F42301" w:rsidP="001C7D3D">
      <w:pPr>
        <w:widowControl w:val="0"/>
        <w:autoSpaceDE w:val="0"/>
        <w:autoSpaceDN w:val="0"/>
        <w:adjustRightInd w:val="0"/>
        <w:spacing w:before="6" w:after="0" w:line="220" w:lineRule="exact"/>
        <w:rPr>
          <w:rFonts w:ascii="Times New Roman" w:hAnsi="Times New Roman"/>
          <w:color w:val="000000"/>
        </w:rPr>
      </w:pPr>
    </w:p>
    <w:p w:rsidR="00F42301" w:rsidRDefault="00F42301" w:rsidP="001C7D3D">
      <w:pPr>
        <w:widowControl w:val="0"/>
        <w:autoSpaceDE w:val="0"/>
        <w:autoSpaceDN w:val="0"/>
        <w:adjustRightInd w:val="0"/>
        <w:spacing w:after="0"/>
        <w:ind w:left="1947"/>
        <w:rPr>
          <w:rFonts w:ascii="Times New Roman" w:hAnsi="Times New Roman"/>
          <w:color w:val="000000"/>
          <w:sz w:val="28"/>
          <w:szCs w:val="28"/>
        </w:rPr>
      </w:pPr>
      <w:r w:rsidRPr="00554989">
        <w:rPr>
          <w:rFonts w:ascii="Calibri" w:hAnsi="Calibri"/>
          <w:noProof/>
          <w:lang w:eastAsia="en-US"/>
        </w:rPr>
        <w:pict>
          <v:shape id="_x0000_s3415" type="#_x0000_t202" style="position:absolute;left:0;text-align:left;margin-left:19.8pt;margin-top:-5.9pt;width:1in;height:184.35pt;z-index:-251645952;mso-position-horizontal-relative:page" o:allowincell="f" filled="f" stroked="f">
            <v:textbox style="layout-flow:vertical;mso-layout-flow-alt:bottom-to-top" inset="0,0,0,0">
              <w:txbxContent>
                <w:p w:rsidR="00F42301" w:rsidRDefault="00F42301" w:rsidP="001C7D3D">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E</w:t>
                  </w:r>
                  <w:r>
                    <w:rPr>
                      <w:rFonts w:ascii="Impact" w:hAnsi="Impact" w:cs="Impact"/>
                      <w:color w:val="A3A3A3"/>
                      <w:spacing w:val="-115"/>
                      <w:position w:val="1"/>
                      <w:sz w:val="105"/>
                      <w:szCs w:val="105"/>
                    </w:rPr>
                    <w:t xml:space="preserve"> </w:t>
                  </w:r>
                </w:p>
              </w:txbxContent>
            </v:textbox>
            <w10:wrap anchorx="page"/>
          </v:shape>
        </w:pict>
      </w:r>
      <w:r>
        <w:rPr>
          <w:rFonts w:ascii="Times New Roman" w:hAnsi="Times New Roman"/>
          <w:b/>
          <w:bCs/>
          <w:color w:val="000000"/>
          <w:sz w:val="28"/>
          <w:szCs w:val="28"/>
        </w:rPr>
        <w:t>C</w:t>
      </w:r>
      <w:r>
        <w:rPr>
          <w:rFonts w:ascii="Times New Roman" w:hAnsi="Times New Roman"/>
          <w:b/>
          <w:bCs/>
          <w:color w:val="000000"/>
          <w:spacing w:val="-5"/>
          <w:sz w:val="28"/>
          <w:szCs w:val="28"/>
        </w:rPr>
        <w:t>r</w:t>
      </w:r>
      <w:r>
        <w:rPr>
          <w:rFonts w:ascii="Times New Roman" w:hAnsi="Times New Roman"/>
          <w:b/>
          <w:bCs/>
          <w:color w:val="000000"/>
          <w:sz w:val="28"/>
          <w:szCs w:val="28"/>
        </w:rPr>
        <w:t>edit Load</w:t>
      </w:r>
    </w:p>
    <w:p w:rsidR="00F42301" w:rsidRDefault="00F42301" w:rsidP="001C7D3D">
      <w:pPr>
        <w:widowControl w:val="0"/>
        <w:autoSpaceDE w:val="0"/>
        <w:autoSpaceDN w:val="0"/>
        <w:adjustRightInd w:val="0"/>
        <w:spacing w:before="37" w:after="0" w:line="250" w:lineRule="auto"/>
        <w:ind w:left="1947" w:right="990" w:firstLine="360"/>
        <w:rPr>
          <w:rFonts w:ascii="Times New Roman" w:hAnsi="Times New Roman"/>
          <w:color w:val="000000"/>
          <w:sz w:val="20"/>
          <w:szCs w:val="20"/>
        </w:rPr>
      </w:pPr>
      <w:r>
        <w:rPr>
          <w:rFonts w:ascii="Times New Roman" w:hAnsi="Times New Roman"/>
          <w:color w:val="000000"/>
          <w:sz w:val="20"/>
          <w:szCs w:val="20"/>
        </w:rPr>
        <w:t>The normal MBA</w:t>
      </w:r>
      <w:r>
        <w:rPr>
          <w:rFonts w:ascii="Times New Roman" w:hAnsi="Times New Roman"/>
          <w:color w:val="000000"/>
          <w:spacing w:val="-11"/>
          <w:sz w:val="20"/>
          <w:szCs w:val="20"/>
        </w:rPr>
        <w:t xml:space="preserve"> </w:t>
      </w:r>
      <w:r>
        <w:rPr>
          <w:rFonts w:ascii="Times New Roman" w:hAnsi="Times New Roman"/>
          <w:color w:val="000000"/>
          <w:sz w:val="20"/>
          <w:szCs w:val="20"/>
        </w:rPr>
        <w:t>course load is 6 hours per semester with full-time students taking up to 12 hours.</w:t>
      </w:r>
      <w:r>
        <w:rPr>
          <w:rFonts w:ascii="Times New Roman" w:hAnsi="Times New Roman"/>
          <w:color w:val="000000"/>
          <w:spacing w:val="39"/>
          <w:sz w:val="20"/>
          <w:szCs w:val="20"/>
        </w:rPr>
        <w:t xml:space="preserve"> </w:t>
      </w:r>
      <w:r>
        <w:rPr>
          <w:rFonts w:ascii="Times New Roman" w:hAnsi="Times New Roman"/>
          <w:color w:val="000000"/>
          <w:sz w:val="20"/>
          <w:szCs w:val="20"/>
        </w:rPr>
        <w:t>Authorization from the Chair of the Program in the College of Business is required for course load above</w:t>
      </w:r>
    </w:p>
    <w:p w:rsidR="00F42301" w:rsidRDefault="00F42301" w:rsidP="001C7D3D">
      <w:pPr>
        <w:widowControl w:val="0"/>
        <w:autoSpaceDE w:val="0"/>
        <w:autoSpaceDN w:val="0"/>
        <w:adjustRightInd w:val="0"/>
        <w:spacing w:after="0"/>
        <w:ind w:left="1947"/>
        <w:rPr>
          <w:rFonts w:ascii="Times New Roman" w:hAnsi="Times New Roman"/>
          <w:color w:val="000000"/>
          <w:sz w:val="20"/>
          <w:szCs w:val="20"/>
        </w:rPr>
      </w:pPr>
      <w:r>
        <w:rPr>
          <w:rFonts w:ascii="Times New Roman" w:hAnsi="Times New Roman"/>
          <w:color w:val="000000"/>
          <w:sz w:val="20"/>
          <w:szCs w:val="20"/>
        </w:rPr>
        <w:t>12 semeste</w:t>
      </w:r>
      <w:r>
        <w:rPr>
          <w:rFonts w:ascii="Times New Roman" w:hAnsi="Times New Roman"/>
          <w:color w:val="000000"/>
          <w:spacing w:val="-4"/>
          <w:sz w:val="20"/>
          <w:szCs w:val="20"/>
        </w:rPr>
        <w:t>r</w:t>
      </w:r>
      <w:r>
        <w:rPr>
          <w:rFonts w:ascii="Times New Roman" w:hAnsi="Times New Roman"/>
          <w:color w:val="000000"/>
          <w:sz w:val="20"/>
          <w:szCs w:val="20"/>
        </w:rPr>
        <w:t>-hours.</w:t>
      </w:r>
    </w:p>
    <w:p w:rsidR="00F42301" w:rsidRDefault="00F42301" w:rsidP="001C7D3D">
      <w:pPr>
        <w:widowControl w:val="0"/>
        <w:autoSpaceDE w:val="0"/>
        <w:autoSpaceDN w:val="0"/>
        <w:adjustRightInd w:val="0"/>
        <w:spacing w:before="6" w:after="0" w:line="220" w:lineRule="exact"/>
        <w:rPr>
          <w:rFonts w:ascii="Times New Roman" w:hAnsi="Times New Roman"/>
          <w:color w:val="000000"/>
        </w:rPr>
      </w:pPr>
    </w:p>
    <w:p w:rsidR="00F42301" w:rsidRDefault="00F42301" w:rsidP="001C7D3D">
      <w:pPr>
        <w:widowControl w:val="0"/>
        <w:autoSpaceDE w:val="0"/>
        <w:autoSpaceDN w:val="0"/>
        <w:adjustRightInd w:val="0"/>
        <w:spacing w:after="0"/>
        <w:ind w:left="1947"/>
        <w:rPr>
          <w:rFonts w:ascii="Times New Roman" w:hAnsi="Times New Roman"/>
          <w:color w:val="000000"/>
          <w:sz w:val="28"/>
          <w:szCs w:val="28"/>
        </w:rPr>
      </w:pPr>
      <w:r>
        <w:rPr>
          <w:rFonts w:ascii="Times New Roman" w:hAnsi="Times New Roman"/>
          <w:b/>
          <w:bCs/>
          <w:color w:val="000000"/>
          <w:sz w:val="28"/>
          <w:szCs w:val="28"/>
        </w:rPr>
        <w:t>Comp</w:t>
      </w:r>
      <w:r>
        <w:rPr>
          <w:rFonts w:ascii="Times New Roman" w:hAnsi="Times New Roman"/>
          <w:b/>
          <w:bCs/>
          <w:color w:val="000000"/>
          <w:spacing w:val="-5"/>
          <w:sz w:val="28"/>
          <w:szCs w:val="28"/>
        </w:rPr>
        <w:t>r</w:t>
      </w:r>
      <w:r>
        <w:rPr>
          <w:rFonts w:ascii="Times New Roman" w:hAnsi="Times New Roman"/>
          <w:b/>
          <w:bCs/>
          <w:color w:val="000000"/>
          <w:sz w:val="28"/>
          <w:szCs w:val="28"/>
        </w:rPr>
        <w:t>ehensive Exam</w:t>
      </w:r>
    </w:p>
    <w:p w:rsidR="00F42301" w:rsidRDefault="00F42301" w:rsidP="001C7D3D">
      <w:pPr>
        <w:widowControl w:val="0"/>
        <w:autoSpaceDE w:val="0"/>
        <w:autoSpaceDN w:val="0"/>
        <w:adjustRightInd w:val="0"/>
        <w:spacing w:before="37" w:after="0" w:line="250" w:lineRule="auto"/>
        <w:ind w:left="1947" w:right="960" w:firstLine="360"/>
        <w:rPr>
          <w:rFonts w:ascii="Times New Roman" w:hAnsi="Times New Roman"/>
          <w:color w:val="000000"/>
          <w:sz w:val="20"/>
          <w:szCs w:val="20"/>
        </w:rPr>
      </w:pPr>
      <w:r>
        <w:rPr>
          <w:rFonts w:ascii="Times New Roman" w:hAnsi="Times New Roman"/>
          <w:color w:val="000000"/>
          <w:sz w:val="20"/>
          <w:szCs w:val="20"/>
        </w:rPr>
        <w:t>Students must pass a comprehensive final exam that demonstrates ability to integrate the knowledge gained from course work completed.</w:t>
      </w:r>
      <w:r>
        <w:rPr>
          <w:rFonts w:ascii="Times New Roman" w:hAnsi="Times New Roman"/>
          <w:color w:val="000000"/>
          <w:spacing w:val="-3"/>
          <w:sz w:val="20"/>
          <w:szCs w:val="20"/>
        </w:rPr>
        <w:t xml:space="preserve"> </w:t>
      </w:r>
      <w:r>
        <w:rPr>
          <w:rFonts w:ascii="Times New Roman" w:hAnsi="Times New Roman"/>
          <w:color w:val="000000"/>
          <w:sz w:val="20"/>
          <w:szCs w:val="20"/>
        </w:rPr>
        <w:t>The examination is given during or immediately after completion of MGMT 6199, Business Policy and Strategic Management Course. It is pass or fail assessment.</w:t>
      </w:r>
    </w:p>
    <w:p w:rsidR="00F42301" w:rsidRDefault="00F42301" w:rsidP="001C7D3D">
      <w:pPr>
        <w:widowControl w:val="0"/>
        <w:autoSpaceDE w:val="0"/>
        <w:autoSpaceDN w:val="0"/>
        <w:adjustRightInd w:val="0"/>
        <w:spacing w:before="17" w:after="0" w:line="200" w:lineRule="exact"/>
        <w:rPr>
          <w:rFonts w:ascii="Times New Roman" w:hAnsi="Times New Roman"/>
          <w:color w:val="000000"/>
          <w:sz w:val="20"/>
          <w:szCs w:val="20"/>
        </w:rPr>
      </w:pPr>
    </w:p>
    <w:p w:rsidR="00F42301" w:rsidRDefault="00F42301" w:rsidP="001C7D3D">
      <w:pPr>
        <w:widowControl w:val="0"/>
        <w:autoSpaceDE w:val="0"/>
        <w:autoSpaceDN w:val="0"/>
        <w:adjustRightInd w:val="0"/>
        <w:spacing w:after="0"/>
        <w:ind w:left="1947"/>
        <w:rPr>
          <w:rFonts w:ascii="Times New Roman" w:hAnsi="Times New Roman"/>
          <w:color w:val="000000"/>
          <w:sz w:val="28"/>
          <w:szCs w:val="28"/>
        </w:rPr>
      </w:pPr>
      <w:r>
        <w:rPr>
          <w:rFonts w:ascii="Times New Roman" w:hAnsi="Times New Roman"/>
          <w:b/>
          <w:bCs/>
          <w:color w:val="000000"/>
          <w:spacing w:val="-5"/>
          <w:sz w:val="28"/>
          <w:szCs w:val="28"/>
        </w:rPr>
        <w:t>T</w:t>
      </w:r>
      <w:r>
        <w:rPr>
          <w:rFonts w:ascii="Times New Roman" w:hAnsi="Times New Roman"/>
          <w:b/>
          <w:bCs/>
          <w:color w:val="000000"/>
          <w:sz w:val="28"/>
          <w:szCs w:val="28"/>
        </w:rPr>
        <w:t>ime Limit for</w:t>
      </w:r>
      <w:r>
        <w:rPr>
          <w:rFonts w:ascii="Times New Roman" w:hAnsi="Times New Roman"/>
          <w:b/>
          <w:bCs/>
          <w:color w:val="000000"/>
          <w:spacing w:val="-5"/>
          <w:sz w:val="28"/>
          <w:szCs w:val="28"/>
        </w:rPr>
        <w:t xml:space="preserve"> </w:t>
      </w:r>
      <w:r>
        <w:rPr>
          <w:rFonts w:ascii="Times New Roman" w:hAnsi="Times New Roman"/>
          <w:b/>
          <w:bCs/>
          <w:color w:val="000000"/>
          <w:sz w:val="28"/>
          <w:szCs w:val="28"/>
        </w:rPr>
        <w:t>Completion of Deg</w:t>
      </w:r>
      <w:r>
        <w:rPr>
          <w:rFonts w:ascii="Times New Roman" w:hAnsi="Times New Roman"/>
          <w:b/>
          <w:bCs/>
          <w:color w:val="000000"/>
          <w:spacing w:val="-5"/>
          <w:sz w:val="28"/>
          <w:szCs w:val="28"/>
        </w:rPr>
        <w:t>r</w:t>
      </w:r>
      <w:r>
        <w:rPr>
          <w:rFonts w:ascii="Times New Roman" w:hAnsi="Times New Roman"/>
          <w:b/>
          <w:bCs/>
          <w:color w:val="000000"/>
          <w:sz w:val="28"/>
          <w:szCs w:val="28"/>
        </w:rPr>
        <w:t>ee</w:t>
      </w:r>
    </w:p>
    <w:p w:rsidR="00F42301" w:rsidRDefault="00F42301" w:rsidP="001C7D3D">
      <w:pPr>
        <w:widowControl w:val="0"/>
        <w:autoSpaceDE w:val="0"/>
        <w:autoSpaceDN w:val="0"/>
        <w:adjustRightInd w:val="0"/>
        <w:spacing w:before="37" w:after="0" w:line="250" w:lineRule="auto"/>
        <w:ind w:left="1947" w:right="968" w:firstLine="360"/>
        <w:jc w:val="both"/>
        <w:rPr>
          <w:rFonts w:ascii="Times New Roman" w:hAnsi="Times New Roman"/>
          <w:color w:val="000000"/>
          <w:sz w:val="20"/>
          <w:szCs w:val="20"/>
        </w:rPr>
      </w:pPr>
      <w:r>
        <w:rPr>
          <w:rFonts w:ascii="Times New Roman" w:hAnsi="Times New Roman"/>
          <w:color w:val="000000"/>
          <w:sz w:val="20"/>
          <w:szCs w:val="20"/>
        </w:rPr>
        <w:t>The maximum time allowed for the completion of the MBA</w:t>
      </w:r>
      <w:r>
        <w:rPr>
          <w:rFonts w:ascii="Times New Roman" w:hAnsi="Times New Roman"/>
          <w:color w:val="000000"/>
          <w:spacing w:val="-11"/>
          <w:sz w:val="20"/>
          <w:szCs w:val="20"/>
        </w:rPr>
        <w:t xml:space="preserve"> </w:t>
      </w:r>
      <w:r>
        <w:rPr>
          <w:rFonts w:ascii="Times New Roman" w:hAnsi="Times New Roman"/>
          <w:color w:val="000000"/>
          <w:sz w:val="20"/>
          <w:szCs w:val="20"/>
        </w:rPr>
        <w:t xml:space="preserve">degree program is six (6) calen- dar years from admission into the program under </w:t>
      </w:r>
      <w:r>
        <w:rPr>
          <w:rFonts w:ascii="Times New Roman" w:hAnsi="Times New Roman"/>
          <w:color w:val="000000"/>
          <w:sz w:val="20"/>
          <w:szCs w:val="20"/>
          <w:u w:val="single"/>
        </w:rPr>
        <w:t>either provisional or regular statu</w:t>
      </w:r>
      <w:r>
        <w:rPr>
          <w:rFonts w:ascii="Times New Roman" w:hAnsi="Times New Roman"/>
          <w:color w:val="000000"/>
          <w:spacing w:val="-1"/>
          <w:sz w:val="20"/>
          <w:szCs w:val="20"/>
          <w:u w:val="single"/>
        </w:rPr>
        <w:t>s</w:t>
      </w:r>
      <w:r>
        <w:rPr>
          <w:rFonts w:ascii="Times New Roman" w:hAnsi="Times New Roman"/>
          <w:color w:val="000000"/>
          <w:sz w:val="20"/>
          <w:szCs w:val="20"/>
        </w:rPr>
        <w:t>. Students in- ducted into military service, or subjected to other circumstances beyond their control, may apply to the Dean of the College of Business for an extension of time.</w:t>
      </w:r>
    </w:p>
    <w:p w:rsidR="00F42301" w:rsidRDefault="00F42301" w:rsidP="001C7D3D">
      <w:pPr>
        <w:widowControl w:val="0"/>
        <w:autoSpaceDE w:val="0"/>
        <w:autoSpaceDN w:val="0"/>
        <w:adjustRightInd w:val="0"/>
        <w:spacing w:before="17" w:after="0" w:line="200" w:lineRule="exact"/>
        <w:rPr>
          <w:rFonts w:ascii="Times New Roman" w:hAnsi="Times New Roman"/>
          <w:color w:val="000000"/>
          <w:sz w:val="20"/>
          <w:szCs w:val="20"/>
        </w:rPr>
      </w:pPr>
    </w:p>
    <w:p w:rsidR="00F42301" w:rsidRDefault="00F42301" w:rsidP="001C7D3D">
      <w:pPr>
        <w:widowControl w:val="0"/>
        <w:autoSpaceDE w:val="0"/>
        <w:autoSpaceDN w:val="0"/>
        <w:adjustRightInd w:val="0"/>
        <w:spacing w:after="0"/>
        <w:ind w:left="1947"/>
        <w:rPr>
          <w:rFonts w:ascii="Times New Roman" w:hAnsi="Times New Roman"/>
          <w:color w:val="000000"/>
          <w:sz w:val="28"/>
          <w:szCs w:val="28"/>
        </w:rPr>
      </w:pPr>
      <w:r>
        <w:rPr>
          <w:rFonts w:ascii="Times New Roman" w:hAnsi="Times New Roman"/>
          <w:b/>
          <w:bCs/>
          <w:color w:val="000000"/>
          <w:spacing w:val="-21"/>
          <w:sz w:val="28"/>
          <w:szCs w:val="28"/>
        </w:rPr>
        <w:t>T</w:t>
      </w:r>
      <w:r>
        <w:rPr>
          <w:rFonts w:ascii="Times New Roman" w:hAnsi="Times New Roman"/>
          <w:b/>
          <w:bCs/>
          <w:color w:val="000000"/>
          <w:sz w:val="28"/>
          <w:szCs w:val="28"/>
        </w:rPr>
        <w:t>ransfer</w:t>
      </w:r>
      <w:r>
        <w:rPr>
          <w:rFonts w:ascii="Times New Roman" w:hAnsi="Times New Roman"/>
          <w:b/>
          <w:bCs/>
          <w:color w:val="000000"/>
          <w:spacing w:val="-5"/>
          <w:sz w:val="28"/>
          <w:szCs w:val="28"/>
        </w:rPr>
        <w:t xml:space="preserve"> </w:t>
      </w:r>
      <w:r>
        <w:rPr>
          <w:rFonts w:ascii="Times New Roman" w:hAnsi="Times New Roman"/>
          <w:b/>
          <w:bCs/>
          <w:color w:val="000000"/>
          <w:sz w:val="28"/>
          <w:szCs w:val="28"/>
        </w:rPr>
        <w:t>and Other</w:t>
      </w:r>
      <w:r>
        <w:rPr>
          <w:rFonts w:ascii="Times New Roman" w:hAnsi="Times New Roman"/>
          <w:b/>
          <w:bCs/>
          <w:color w:val="000000"/>
          <w:spacing w:val="-5"/>
          <w:sz w:val="28"/>
          <w:szCs w:val="28"/>
        </w:rPr>
        <w:t xml:space="preserve"> </w:t>
      </w:r>
      <w:r>
        <w:rPr>
          <w:rFonts w:ascii="Times New Roman" w:hAnsi="Times New Roman"/>
          <w:b/>
          <w:bCs/>
          <w:color w:val="000000"/>
          <w:sz w:val="28"/>
          <w:szCs w:val="28"/>
        </w:rPr>
        <w:t>C</w:t>
      </w:r>
      <w:r>
        <w:rPr>
          <w:rFonts w:ascii="Times New Roman" w:hAnsi="Times New Roman"/>
          <w:b/>
          <w:bCs/>
          <w:color w:val="000000"/>
          <w:spacing w:val="-5"/>
          <w:sz w:val="28"/>
          <w:szCs w:val="28"/>
        </w:rPr>
        <w:t>r</w:t>
      </w:r>
      <w:r>
        <w:rPr>
          <w:rFonts w:ascii="Times New Roman" w:hAnsi="Times New Roman"/>
          <w:b/>
          <w:bCs/>
          <w:color w:val="000000"/>
          <w:sz w:val="28"/>
          <w:szCs w:val="28"/>
        </w:rPr>
        <w:t>edit</w:t>
      </w:r>
    </w:p>
    <w:p w:rsidR="00F42301" w:rsidRDefault="00F42301" w:rsidP="001C7D3D">
      <w:pPr>
        <w:widowControl w:val="0"/>
        <w:autoSpaceDE w:val="0"/>
        <w:autoSpaceDN w:val="0"/>
        <w:adjustRightInd w:val="0"/>
        <w:spacing w:before="42" w:after="0" w:line="248" w:lineRule="auto"/>
        <w:ind w:left="1947" w:right="876" w:firstLine="360"/>
        <w:rPr>
          <w:rFonts w:ascii="Times New Roman" w:hAnsi="Times New Roman"/>
          <w:color w:val="000000"/>
          <w:sz w:val="20"/>
          <w:szCs w:val="20"/>
        </w:rPr>
      </w:pPr>
      <w:r>
        <w:rPr>
          <w:rFonts w:ascii="Times New Roman" w:hAnsi="Times New Roman"/>
          <w:color w:val="000000"/>
          <w:sz w:val="18"/>
          <w:szCs w:val="18"/>
        </w:rPr>
        <w:t>A</w:t>
      </w:r>
      <w:r>
        <w:rPr>
          <w:rFonts w:ascii="Times New Roman" w:hAnsi="Times New Roman"/>
          <w:color w:val="000000"/>
          <w:spacing w:val="-10"/>
          <w:sz w:val="18"/>
          <w:szCs w:val="18"/>
        </w:rPr>
        <w:t xml:space="preserve"> </w:t>
      </w:r>
      <w:r>
        <w:rPr>
          <w:rFonts w:ascii="Times New Roman" w:hAnsi="Times New Roman"/>
          <w:color w:val="000000"/>
          <w:sz w:val="18"/>
          <w:szCs w:val="18"/>
        </w:rPr>
        <w:t>total of three semester credit hours of graduate-level work may be transferred from another accredited institution to the MBA</w:t>
      </w:r>
      <w:r>
        <w:rPr>
          <w:rFonts w:ascii="Times New Roman" w:hAnsi="Times New Roman"/>
          <w:color w:val="000000"/>
          <w:spacing w:val="-10"/>
          <w:sz w:val="18"/>
          <w:szCs w:val="18"/>
        </w:rPr>
        <w:t xml:space="preserve"> </w:t>
      </w:r>
      <w:r>
        <w:rPr>
          <w:rFonts w:ascii="Times New Roman" w:hAnsi="Times New Roman"/>
          <w:color w:val="000000"/>
          <w:sz w:val="18"/>
          <w:szCs w:val="18"/>
        </w:rPr>
        <w:t>program for the purpose of partially fulfilling requirements for the MBA</w:t>
      </w:r>
      <w:r>
        <w:rPr>
          <w:rFonts w:ascii="Times New Roman" w:hAnsi="Times New Roman"/>
          <w:color w:val="000000"/>
          <w:spacing w:val="-10"/>
          <w:sz w:val="18"/>
          <w:szCs w:val="18"/>
        </w:rPr>
        <w:t xml:space="preserve"> </w:t>
      </w:r>
      <w:r>
        <w:rPr>
          <w:rFonts w:ascii="Times New Roman" w:hAnsi="Times New Roman"/>
          <w:color w:val="000000"/>
          <w:sz w:val="18"/>
          <w:szCs w:val="18"/>
        </w:rPr>
        <w:t>degree. (The number of transfer credits for fulfilling under</w:t>
      </w:r>
      <w:r>
        <w:rPr>
          <w:rFonts w:ascii="Times New Roman" w:hAnsi="Times New Roman"/>
          <w:color w:val="000000"/>
          <w:sz w:val="20"/>
          <w:szCs w:val="20"/>
        </w:rPr>
        <w:t>graduate prerequisite requirements is unlimited.)</w:t>
      </w:r>
      <w:r>
        <w:rPr>
          <w:rFonts w:ascii="Times New Roman" w:hAnsi="Times New Roman"/>
          <w:color w:val="000000"/>
          <w:spacing w:val="-11"/>
          <w:sz w:val="20"/>
          <w:szCs w:val="20"/>
        </w:rPr>
        <w:t xml:space="preserve"> </w:t>
      </w:r>
      <w:r>
        <w:rPr>
          <w:rFonts w:ascii="Times New Roman" w:hAnsi="Times New Roman"/>
          <w:color w:val="000000"/>
          <w:sz w:val="20"/>
          <w:szCs w:val="20"/>
        </w:rPr>
        <w:t xml:space="preserve">All </w:t>
      </w:r>
      <w:r>
        <w:rPr>
          <w:rFonts w:ascii="Times New Roman" w:hAnsi="Times New Roman"/>
          <w:color w:val="000000"/>
          <w:sz w:val="20"/>
          <w:szCs w:val="20"/>
        </w:rPr>
        <w:lastRenderedPageBreak/>
        <w:t>transfer and other credits are subject to the following requirements:</w:t>
      </w:r>
    </w:p>
    <w:p w:rsidR="00F42301" w:rsidRDefault="00F42301" w:rsidP="001C7D3D">
      <w:pPr>
        <w:widowControl w:val="0"/>
        <w:autoSpaceDE w:val="0"/>
        <w:autoSpaceDN w:val="0"/>
        <w:adjustRightInd w:val="0"/>
        <w:spacing w:before="2" w:after="0"/>
        <w:ind w:left="2307"/>
        <w:rPr>
          <w:rFonts w:ascii="Times New Roman" w:hAnsi="Times New Roman"/>
          <w:color w:val="000000"/>
          <w:sz w:val="20"/>
          <w:szCs w:val="20"/>
        </w:rPr>
      </w:pPr>
      <w:r>
        <w:rPr>
          <w:rFonts w:ascii="Times New Roman" w:hAnsi="Times New Roman"/>
          <w:color w:val="000000"/>
          <w:sz w:val="20"/>
          <w:szCs w:val="20"/>
        </w:rPr>
        <w:t>• For graduate-level courses, only those in which a grade of “B” or better was earned and</w:t>
      </w:r>
    </w:p>
    <w:p w:rsidR="00F42301" w:rsidRDefault="00F42301" w:rsidP="001C7D3D">
      <w:pPr>
        <w:widowControl w:val="0"/>
        <w:autoSpaceDE w:val="0"/>
        <w:autoSpaceDN w:val="0"/>
        <w:adjustRightInd w:val="0"/>
        <w:spacing w:before="2" w:after="0"/>
        <w:ind w:left="2307"/>
        <w:rPr>
          <w:rFonts w:ascii="Times New Roman" w:hAnsi="Times New Roman"/>
          <w:color w:val="000000"/>
          <w:sz w:val="20"/>
          <w:szCs w:val="20"/>
        </w:rPr>
        <w:sectPr w:rsidR="00F42301">
          <w:footerReference w:type="even" r:id="rId27"/>
          <w:footerReference w:type="default" r:id="rId28"/>
          <w:pgSz w:w="12240" w:h="15840"/>
          <w:pgMar w:top="260" w:right="1260" w:bottom="280" w:left="260" w:header="0" w:footer="892" w:gutter="0"/>
          <w:pgNumType w:start="38"/>
          <w:cols w:space="720" w:equalWidth="0">
            <w:col w:w="10720"/>
          </w:cols>
          <w:noEndnote/>
        </w:sectPr>
      </w:pPr>
    </w:p>
    <w:tbl>
      <w:tblPr>
        <w:tblW w:w="0" w:type="auto"/>
        <w:tblInd w:w="100" w:type="dxa"/>
        <w:tblLayout w:type="fixed"/>
        <w:tblCellMar>
          <w:left w:w="0" w:type="dxa"/>
          <w:right w:w="0" w:type="dxa"/>
        </w:tblCellMar>
        <w:tblLook w:val="0000"/>
      </w:tblPr>
      <w:tblGrid>
        <w:gridCol w:w="4876"/>
        <w:gridCol w:w="4560"/>
        <w:gridCol w:w="1067"/>
      </w:tblGrid>
      <w:tr w:rsidR="00F42301" w:rsidRPr="00FA7AC7" w:rsidTr="00D346C9">
        <w:trPr>
          <w:trHeight w:hRule="exact" w:val="235"/>
        </w:trPr>
        <w:tc>
          <w:tcPr>
            <w:tcW w:w="4876" w:type="dxa"/>
            <w:tcBorders>
              <w:top w:val="nil"/>
              <w:left w:val="nil"/>
              <w:bottom w:val="single" w:sz="4" w:space="0" w:color="191919"/>
              <w:right w:val="single" w:sz="4" w:space="0" w:color="191919"/>
            </w:tcBorders>
          </w:tcPr>
          <w:p w:rsidR="00F42301" w:rsidRPr="00FA7AC7" w:rsidRDefault="00F42301" w:rsidP="00D346C9">
            <w:pPr>
              <w:widowControl w:val="0"/>
              <w:autoSpaceDE w:val="0"/>
              <w:autoSpaceDN w:val="0"/>
              <w:adjustRightInd w:val="0"/>
              <w:spacing w:after="0"/>
              <w:rPr>
                <w:rFonts w:ascii="Times New Roman" w:hAnsi="Times New Roman"/>
                <w:sz w:val="24"/>
                <w:szCs w:val="24"/>
              </w:rPr>
            </w:pPr>
          </w:p>
        </w:tc>
        <w:tc>
          <w:tcPr>
            <w:tcW w:w="4560" w:type="dxa"/>
            <w:vMerge w:val="restart"/>
            <w:tcBorders>
              <w:top w:val="single" w:sz="4" w:space="0" w:color="191919"/>
              <w:left w:val="single" w:sz="4" w:space="0" w:color="191919"/>
              <w:bottom w:val="single" w:sz="4" w:space="0" w:color="191919"/>
              <w:right w:val="single" w:sz="4" w:space="0" w:color="191919"/>
            </w:tcBorders>
          </w:tcPr>
          <w:p w:rsidR="00F42301" w:rsidRPr="00FA7AC7" w:rsidRDefault="00F42301" w:rsidP="00D346C9">
            <w:pPr>
              <w:widowControl w:val="0"/>
              <w:autoSpaceDE w:val="0"/>
              <w:autoSpaceDN w:val="0"/>
              <w:adjustRightInd w:val="0"/>
              <w:spacing w:before="8" w:after="0" w:line="160" w:lineRule="exact"/>
              <w:rPr>
                <w:rFonts w:ascii="Times New Roman" w:hAnsi="Times New Roman"/>
                <w:sz w:val="16"/>
                <w:szCs w:val="16"/>
              </w:rPr>
            </w:pPr>
          </w:p>
          <w:p w:rsidR="00F42301" w:rsidRPr="00FA7AC7" w:rsidRDefault="00F42301" w:rsidP="00D346C9">
            <w:pPr>
              <w:widowControl w:val="0"/>
              <w:autoSpaceDE w:val="0"/>
              <w:autoSpaceDN w:val="0"/>
              <w:adjustRightInd w:val="0"/>
              <w:spacing w:after="0"/>
              <w:ind w:left="877"/>
              <w:rPr>
                <w:rFonts w:ascii="Times New Roman" w:hAnsi="Times New Roman"/>
                <w:sz w:val="24"/>
                <w:szCs w:val="24"/>
              </w:rPr>
            </w:pPr>
            <w:r w:rsidRPr="00FA7AC7">
              <w:rPr>
                <w:rFonts w:ascii="Times New Roman" w:hAnsi="Times New Roman"/>
                <w:b/>
                <w:bCs/>
                <w:color w:val="191919"/>
                <w:sz w:val="32"/>
                <w:szCs w:val="32"/>
              </w:rPr>
              <w:t>B</w:t>
            </w:r>
            <w:r w:rsidRPr="00FA7AC7">
              <w:rPr>
                <w:rFonts w:ascii="Times New Roman" w:hAnsi="Times New Roman"/>
                <w:b/>
                <w:bCs/>
                <w:color w:val="191919"/>
                <w:sz w:val="24"/>
                <w:szCs w:val="24"/>
              </w:rPr>
              <w:t>USINESS</w:t>
            </w:r>
            <w:r w:rsidRPr="00FA7AC7">
              <w:rPr>
                <w:rFonts w:ascii="Times New Roman" w:hAnsi="Times New Roman"/>
                <w:b/>
                <w:bCs/>
                <w:color w:val="191919"/>
                <w:spacing w:val="2"/>
                <w:sz w:val="24"/>
                <w:szCs w:val="24"/>
              </w:rPr>
              <w:t xml:space="preserve"> </w:t>
            </w:r>
            <w:r w:rsidRPr="00FA7AC7">
              <w:rPr>
                <w:rFonts w:ascii="Times New Roman" w:hAnsi="Times New Roman"/>
                <w:b/>
                <w:bCs/>
                <w:color w:val="191919"/>
                <w:sz w:val="32"/>
                <w:szCs w:val="32"/>
              </w:rPr>
              <w:t>A</w:t>
            </w:r>
            <w:r w:rsidRPr="00FA7AC7">
              <w:rPr>
                <w:rFonts w:ascii="Times New Roman" w:hAnsi="Times New Roman"/>
                <w:b/>
                <w:bCs/>
                <w:color w:val="191919"/>
                <w:sz w:val="24"/>
                <w:szCs w:val="24"/>
              </w:rPr>
              <w:t>DMINISTR</w:t>
            </w:r>
            <w:r w:rsidRPr="00FA7AC7">
              <w:rPr>
                <w:rFonts w:ascii="Times New Roman" w:hAnsi="Times New Roman"/>
                <w:b/>
                <w:bCs/>
                <w:color w:val="191919"/>
                <w:spacing w:val="-18"/>
                <w:sz w:val="24"/>
                <w:szCs w:val="24"/>
              </w:rPr>
              <w:t>A</w:t>
            </w:r>
            <w:r w:rsidRPr="00FA7AC7">
              <w:rPr>
                <w:rFonts w:ascii="Times New Roman" w:hAnsi="Times New Roman"/>
                <w:b/>
                <w:bCs/>
                <w:color w:val="191919"/>
                <w:sz w:val="24"/>
                <w:szCs w:val="24"/>
              </w:rPr>
              <w:t>TION</w:t>
            </w:r>
          </w:p>
        </w:tc>
        <w:tc>
          <w:tcPr>
            <w:tcW w:w="1067" w:type="dxa"/>
            <w:tcBorders>
              <w:top w:val="nil"/>
              <w:left w:val="single" w:sz="4" w:space="0" w:color="191919"/>
              <w:bottom w:val="single" w:sz="4" w:space="0" w:color="191919"/>
              <w:right w:val="nil"/>
            </w:tcBorders>
          </w:tcPr>
          <w:p w:rsidR="00F42301" w:rsidRPr="00FA7AC7" w:rsidRDefault="00F42301" w:rsidP="00D346C9">
            <w:pPr>
              <w:widowControl w:val="0"/>
              <w:autoSpaceDE w:val="0"/>
              <w:autoSpaceDN w:val="0"/>
              <w:adjustRightInd w:val="0"/>
              <w:spacing w:after="0"/>
              <w:rPr>
                <w:rFonts w:ascii="Times New Roman" w:hAnsi="Times New Roman"/>
                <w:sz w:val="24"/>
                <w:szCs w:val="24"/>
              </w:rPr>
            </w:pPr>
          </w:p>
        </w:tc>
      </w:tr>
      <w:tr w:rsidR="00F42301" w:rsidRPr="00FA7AC7" w:rsidTr="00D346C9">
        <w:trPr>
          <w:trHeight w:hRule="exact" w:val="256"/>
        </w:trPr>
        <w:tc>
          <w:tcPr>
            <w:tcW w:w="4876" w:type="dxa"/>
            <w:tcBorders>
              <w:top w:val="single" w:sz="4" w:space="0" w:color="191919"/>
              <w:left w:val="nil"/>
              <w:bottom w:val="single" w:sz="4" w:space="0" w:color="191919"/>
              <w:right w:val="single" w:sz="4" w:space="0" w:color="191919"/>
            </w:tcBorders>
          </w:tcPr>
          <w:p w:rsidR="00F42301" w:rsidRPr="00FA7AC7" w:rsidRDefault="00F42301" w:rsidP="00D346C9">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D346C9">
            <w:pPr>
              <w:widowControl w:val="0"/>
              <w:autoSpaceDE w:val="0"/>
              <w:autoSpaceDN w:val="0"/>
              <w:adjustRightInd w:val="0"/>
              <w:spacing w:after="0"/>
              <w:rPr>
                <w:rFonts w:ascii="Times New Roman" w:hAnsi="Times New Roman"/>
                <w:sz w:val="24"/>
                <w:szCs w:val="24"/>
              </w:rPr>
            </w:pPr>
          </w:p>
        </w:tc>
        <w:tc>
          <w:tcPr>
            <w:tcW w:w="1067" w:type="dxa"/>
            <w:tcBorders>
              <w:top w:val="single" w:sz="4" w:space="0" w:color="191919"/>
              <w:left w:val="single" w:sz="4" w:space="0" w:color="191919"/>
              <w:bottom w:val="single" w:sz="4" w:space="0" w:color="191919"/>
              <w:right w:val="nil"/>
            </w:tcBorders>
          </w:tcPr>
          <w:p w:rsidR="00F42301" w:rsidRPr="00FA7AC7" w:rsidRDefault="00F42301" w:rsidP="00D346C9">
            <w:pPr>
              <w:widowControl w:val="0"/>
              <w:autoSpaceDE w:val="0"/>
              <w:autoSpaceDN w:val="0"/>
              <w:adjustRightInd w:val="0"/>
              <w:spacing w:after="0"/>
              <w:rPr>
                <w:rFonts w:ascii="Times New Roman" w:hAnsi="Times New Roman"/>
                <w:sz w:val="24"/>
                <w:szCs w:val="24"/>
              </w:rPr>
            </w:pPr>
          </w:p>
        </w:tc>
      </w:tr>
      <w:tr w:rsidR="00F42301" w:rsidRPr="00FA7AC7" w:rsidTr="00D346C9">
        <w:trPr>
          <w:trHeight w:hRule="exact" w:val="219"/>
        </w:trPr>
        <w:tc>
          <w:tcPr>
            <w:tcW w:w="4876" w:type="dxa"/>
            <w:tcBorders>
              <w:top w:val="single" w:sz="4" w:space="0" w:color="191919"/>
              <w:left w:val="nil"/>
              <w:bottom w:val="nil"/>
              <w:right w:val="single" w:sz="4" w:space="0" w:color="191919"/>
            </w:tcBorders>
          </w:tcPr>
          <w:p w:rsidR="00F42301" w:rsidRPr="00FA7AC7" w:rsidRDefault="00F42301" w:rsidP="00D346C9">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D346C9">
            <w:pPr>
              <w:widowControl w:val="0"/>
              <w:autoSpaceDE w:val="0"/>
              <w:autoSpaceDN w:val="0"/>
              <w:adjustRightInd w:val="0"/>
              <w:spacing w:after="0"/>
              <w:rPr>
                <w:rFonts w:ascii="Times New Roman" w:hAnsi="Times New Roman"/>
                <w:sz w:val="24"/>
                <w:szCs w:val="24"/>
              </w:rPr>
            </w:pPr>
          </w:p>
        </w:tc>
        <w:tc>
          <w:tcPr>
            <w:tcW w:w="1067" w:type="dxa"/>
            <w:tcBorders>
              <w:top w:val="single" w:sz="4" w:space="0" w:color="191919"/>
              <w:left w:val="single" w:sz="4" w:space="0" w:color="191919"/>
              <w:bottom w:val="nil"/>
              <w:right w:val="nil"/>
            </w:tcBorders>
          </w:tcPr>
          <w:p w:rsidR="00F42301" w:rsidRPr="00FA7AC7" w:rsidRDefault="00F42301" w:rsidP="00D346C9">
            <w:pPr>
              <w:widowControl w:val="0"/>
              <w:autoSpaceDE w:val="0"/>
              <w:autoSpaceDN w:val="0"/>
              <w:adjustRightInd w:val="0"/>
              <w:spacing w:after="0"/>
              <w:rPr>
                <w:rFonts w:ascii="Times New Roman" w:hAnsi="Times New Roman"/>
                <w:sz w:val="24"/>
                <w:szCs w:val="24"/>
              </w:rPr>
            </w:pPr>
          </w:p>
        </w:tc>
      </w:tr>
    </w:tbl>
    <w:p w:rsidR="00F42301" w:rsidRDefault="00F42301" w:rsidP="001C7D3D">
      <w:pPr>
        <w:widowControl w:val="0"/>
        <w:autoSpaceDE w:val="0"/>
        <w:autoSpaceDN w:val="0"/>
        <w:adjustRightInd w:val="0"/>
        <w:spacing w:before="2" w:after="0" w:line="170" w:lineRule="exact"/>
        <w:rPr>
          <w:rFonts w:ascii="Times New Roman" w:hAnsi="Times New Roman"/>
          <w:sz w:val="17"/>
          <w:szCs w:val="17"/>
        </w:rPr>
      </w:pPr>
    </w:p>
    <w:p w:rsidR="00F42301" w:rsidRDefault="00F42301" w:rsidP="001C7D3D">
      <w:pPr>
        <w:widowControl w:val="0"/>
        <w:autoSpaceDE w:val="0"/>
        <w:autoSpaceDN w:val="0"/>
        <w:adjustRightInd w:val="0"/>
        <w:spacing w:before="26" w:after="0" w:line="250" w:lineRule="auto"/>
        <w:ind w:left="1320" w:right="2176" w:hanging="100"/>
        <w:rPr>
          <w:rFonts w:ascii="Times New Roman" w:hAnsi="Times New Roman"/>
          <w:sz w:val="20"/>
          <w:szCs w:val="20"/>
        </w:rPr>
      </w:pPr>
      <w:r>
        <w:rPr>
          <w:rFonts w:ascii="Times New Roman" w:hAnsi="Times New Roman"/>
          <w:sz w:val="20"/>
          <w:szCs w:val="20"/>
        </w:rPr>
        <w:t>• For unde</w:t>
      </w:r>
      <w:r>
        <w:rPr>
          <w:rFonts w:ascii="Times New Roman" w:hAnsi="Times New Roman"/>
          <w:spacing w:val="-4"/>
          <w:sz w:val="20"/>
          <w:szCs w:val="20"/>
        </w:rPr>
        <w:t>r</w:t>
      </w:r>
      <w:r>
        <w:rPr>
          <w:rFonts w:ascii="Times New Roman" w:hAnsi="Times New Roman"/>
          <w:sz w:val="20"/>
          <w:szCs w:val="20"/>
        </w:rPr>
        <w:t>graduate-level courses, only those in which a passing grade of “C” or better was earned will be authorized.</w:t>
      </w:r>
    </w:p>
    <w:p w:rsidR="00F42301" w:rsidRDefault="00F42301" w:rsidP="001C7D3D">
      <w:pPr>
        <w:widowControl w:val="0"/>
        <w:autoSpaceDE w:val="0"/>
        <w:autoSpaceDN w:val="0"/>
        <w:adjustRightInd w:val="0"/>
        <w:spacing w:after="0" w:line="250" w:lineRule="auto"/>
        <w:ind w:left="1320" w:right="2271" w:hanging="100"/>
        <w:rPr>
          <w:rFonts w:ascii="Times New Roman" w:hAnsi="Times New Roman"/>
          <w:sz w:val="20"/>
          <w:szCs w:val="20"/>
        </w:rPr>
      </w:pPr>
      <w:r>
        <w:rPr>
          <w:rFonts w:ascii="Times New Roman" w:hAnsi="Times New Roman"/>
          <w:sz w:val="20"/>
          <w:szCs w:val="20"/>
        </w:rPr>
        <w:t>• Course work o</w:t>
      </w:r>
      <w:r>
        <w:rPr>
          <w:rFonts w:ascii="Times New Roman" w:hAnsi="Times New Roman"/>
          <w:spacing w:val="-4"/>
          <w:sz w:val="20"/>
          <w:szCs w:val="20"/>
        </w:rPr>
        <w:t>f</w:t>
      </w:r>
      <w:r>
        <w:rPr>
          <w:rFonts w:ascii="Times New Roman" w:hAnsi="Times New Roman"/>
          <w:sz w:val="20"/>
          <w:szCs w:val="20"/>
        </w:rPr>
        <w:t>fered for transfer credit must not have been used in fulfillment of another degree.</w:t>
      </w:r>
    </w:p>
    <w:p w:rsidR="00F42301" w:rsidRDefault="00F42301" w:rsidP="001C7D3D">
      <w:pPr>
        <w:widowControl w:val="0"/>
        <w:autoSpaceDE w:val="0"/>
        <w:autoSpaceDN w:val="0"/>
        <w:adjustRightInd w:val="0"/>
        <w:spacing w:after="0" w:line="250" w:lineRule="auto"/>
        <w:ind w:left="1320" w:right="2562" w:hanging="100"/>
        <w:rPr>
          <w:rFonts w:ascii="Times New Roman" w:hAnsi="Times New Roman"/>
          <w:sz w:val="20"/>
          <w:szCs w:val="20"/>
        </w:rPr>
      </w:pPr>
      <w:r w:rsidRPr="00554989">
        <w:rPr>
          <w:rFonts w:ascii="Calibri" w:hAnsi="Calibri"/>
          <w:noProof/>
          <w:lang w:eastAsia="en-US"/>
        </w:rPr>
        <w:pict>
          <v:group id="_x0000_s3417" style="position:absolute;left:0;text-align:left;margin-left:317.05pt;margin-top:-86.15pt;width:31.2pt;height:31.05pt;z-index:-251643904;mso-position-horizontal-relative:page" coordorigin="6341,-1723" coordsize="624,621" o:allowincell="f">
            <v:rect id="_x0000_s3418" style="position:absolute;left:6346;top:-1718;width:613;height:610" o:allowincell="f" stroked="f">
              <v:path arrowok="t"/>
            </v:rect>
            <v:rect id="_x0000_s3419" style="position:absolute;left:6346;top:-1718;width:620;height:620;mso-position-horizontal-relative:page" o:allowincell="f" filled="f" stroked="f">
              <v:textbox inset="0,0,0,0">
                <w:txbxContent>
                  <w:p w:rsidR="00F42301" w:rsidRDefault="00F42301" w:rsidP="001C7D3D">
                    <w:pPr>
                      <w:spacing w:after="0" w:line="620" w:lineRule="atLeast"/>
                      <w:rPr>
                        <w:rFonts w:ascii="Times New Roman" w:hAnsi="Times New Roman"/>
                        <w:sz w:val="24"/>
                        <w:szCs w:val="24"/>
                      </w:rPr>
                    </w:pPr>
                    <w:r>
                      <w:rPr>
                        <w:rFonts w:ascii="Times New Roman" w:hAnsi="Times New Roman"/>
                        <w:noProof/>
                        <w:sz w:val="24"/>
                        <w:szCs w:val="24"/>
                      </w:rPr>
                      <w:drawing>
                        <wp:inline distT="0" distB="0" distL="0" distR="0">
                          <wp:extent cx="390525" cy="390525"/>
                          <wp:effectExtent l="1905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
                                  <a:srcRect/>
                                  <a:stretch>
                                    <a:fillRect/>
                                  </a:stretch>
                                </pic:blipFill>
                                <pic:spPr bwMode="auto">
                                  <a:xfrm>
                                    <a:off x="0" y="0"/>
                                    <a:ext cx="390525" cy="390525"/>
                                  </a:xfrm>
                                  <a:prstGeom prst="rect">
                                    <a:avLst/>
                                  </a:prstGeom>
                                  <a:noFill/>
                                  <a:ln w="9525">
                                    <a:noFill/>
                                    <a:miter lim="800000"/>
                                    <a:headEnd/>
                                    <a:tailEnd/>
                                  </a:ln>
                                </pic:spPr>
                              </pic:pic>
                            </a:graphicData>
                          </a:graphic>
                        </wp:inline>
                      </w:drawing>
                    </w:r>
                  </w:p>
                  <w:p w:rsidR="00F42301" w:rsidRDefault="00F42301" w:rsidP="001C7D3D">
                    <w:pPr>
                      <w:widowControl w:val="0"/>
                      <w:autoSpaceDE w:val="0"/>
                      <w:autoSpaceDN w:val="0"/>
                      <w:adjustRightInd w:val="0"/>
                      <w:spacing w:after="0"/>
                      <w:rPr>
                        <w:rFonts w:ascii="Times New Roman" w:hAnsi="Times New Roman"/>
                        <w:sz w:val="24"/>
                        <w:szCs w:val="24"/>
                      </w:rPr>
                    </w:pPr>
                  </w:p>
                </w:txbxContent>
              </v:textbox>
            </v:rect>
            <w10:wrap anchorx="page"/>
          </v:group>
        </w:pict>
      </w:r>
      <w:r>
        <w:rPr>
          <w:rFonts w:ascii="Times New Roman" w:hAnsi="Times New Roman"/>
          <w:sz w:val="20"/>
          <w:szCs w:val="20"/>
        </w:rPr>
        <w:t>•</w:t>
      </w:r>
      <w:r>
        <w:rPr>
          <w:rFonts w:ascii="Times New Roman" w:hAnsi="Times New Roman"/>
          <w:spacing w:val="-11"/>
          <w:sz w:val="20"/>
          <w:szCs w:val="20"/>
        </w:rPr>
        <w:t xml:space="preserve"> </w:t>
      </w:r>
      <w:r>
        <w:rPr>
          <w:rFonts w:ascii="Times New Roman" w:hAnsi="Times New Roman"/>
          <w:sz w:val="20"/>
          <w:szCs w:val="20"/>
        </w:rPr>
        <w:t>Acceptance of transfer credit cannot reduce the residency requirement of 27 graduate semester credit hours.</w:t>
      </w:r>
    </w:p>
    <w:p w:rsidR="00F42301" w:rsidRDefault="00F42301" w:rsidP="001C7D3D">
      <w:pPr>
        <w:widowControl w:val="0"/>
        <w:autoSpaceDE w:val="0"/>
        <w:autoSpaceDN w:val="0"/>
        <w:adjustRightInd w:val="0"/>
        <w:spacing w:after="0" w:line="250" w:lineRule="auto"/>
        <w:ind w:left="1320" w:right="2016" w:hanging="100"/>
        <w:rPr>
          <w:rFonts w:ascii="Times New Roman" w:hAnsi="Times New Roman"/>
          <w:sz w:val="20"/>
          <w:szCs w:val="20"/>
        </w:rPr>
      </w:pPr>
      <w:r w:rsidRPr="00554989">
        <w:rPr>
          <w:rFonts w:ascii="Calibri" w:hAnsi="Calibri"/>
          <w:noProof/>
          <w:lang w:eastAsia="en-US"/>
        </w:rPr>
        <w:pict>
          <v:group id="_x0000_s3420" style="position:absolute;left:0;text-align:left;margin-left:109.05pt;margin-top:39.2pt;width:352.45pt;height:20.2pt;z-index:-251642880;mso-position-horizontal-relative:page" coordorigin="2181,784" coordsize="7049,404" o:allowincell="f">
            <v:shape id="_x0000_s3421" style="position:absolute;left:2181;top:784;width:7049;height:404;mso-position-horizontal-relative:page;mso-position-vertical-relative:text" coordsize="7049,404" o:allowincell="f" path="m2045,r-21,1l2024,1r-19,4l2004,5r-13,5l1989,11r-3,2l1972,21r-3,4l1960,36r-2,3l1958,39r-6,14l1952,54r-1,4l2144,58r-1,-4l2143,53r-4,-14l2138,39r-2,-3l2128,25r-6,-4l2110,13r-4,-2l2103,10,2089,5r-1,l2069,1r-1,l2047,r-2,xe" fillcolor="#797979" stroked="f">
              <v:path arrowok="t"/>
            </v:shape>
            <v:shape id="_x0000_s3422" style="position:absolute;left:2181;top:784;width:7049;height:404;mso-position-horizontal-relative:page;mso-position-vertical-relative:text" coordsize="7049,404" o:allowincell="f" path="m2271,l2167,361r66,l2336,e" fillcolor="#797979" stroked="f">
              <v:path arrowok="t"/>
            </v:shape>
            <v:shape id="_x0000_s3423" style="position:absolute;left:2181;top:784;width:7049;height:404;mso-position-horizontal-relative:page;mso-position-vertical-relative:text" coordsize="7049,404" o:allowincell="f" path="m,7l,76r153,l153,7e" fillcolor="#797979" stroked="f">
              <v:path arrowok="t"/>
            </v:shape>
            <v:shape id="_x0000_s3424" style="position:absolute;left:2181;top:784;width:7049;height:404;mso-position-horizontal-relative:page;mso-position-vertical-relative:text" coordsize="7049,404" o:allowincell="f" path="m172,7r,45l261,52r,-45e" fillcolor="#797979" stroked="f">
              <v:path arrowok="t"/>
            </v:shape>
            <v:shape id="_x0000_s3425" style="position:absolute;left:2181;top:784;width:7049;height:404;mso-position-horizontal-relative:page;mso-position-vertical-relative:text" coordsize="7049,404" o:allowincell="f" path="m821,7r8,26l836,58r7,23l848,101r5,17l857,132r3,12l926,144r-1,-12l924,118r-3,-17l918,81,914,58,909,33,904,7e" fillcolor="#797979" stroked="f">
              <v:path arrowok="t"/>
            </v:shape>
            <v:shape id="_x0000_s3426" style="position:absolute;left:2181;top:784;width:7049;height:404;mso-position-horizontal-relative:page;mso-position-vertical-relative:text" coordsize="7049,404" o:allowincell="f" path="m951,7r-4,23l942,51r-4,21l935,92r-4,18l929,128r-3,16l994,144r5,-16l1004,110r5,-18l1015,72r6,-21l1028,30r7,-23e" fillcolor="#797979" stroked="f">
              <v:path arrowok="t"/>
            </v:shape>
            <v:shape id="_x0000_s3427" style="position:absolute;left:2181;top:784;width:7049;height:404;mso-position-horizontal-relative:page;mso-position-vertical-relative:text" coordsize="7049,404" o:allowincell="f" path="m1712,7r,l1712,8r,2l1712,13r,2l1712,25r,15l1712,45r,16l1712,66r200,l1911,61r-6,-16l1903,40,1889,25,1871,15r-4,-2l1852,10,1832,8,1809,7e" fillcolor="#797979" stroked="f">
              <v:path arrowok="t"/>
            </v:shape>
            <v:shape id="_x0000_s3428" style="position:absolute;left:2181;top:784;width:7049;height:404;mso-position-horizontal-relative:page;mso-position-vertical-relative:text" coordsize="7049,404" o:allowincell="f" path="m2357,7r,13l2357,38r,21l2357,81r,44l2491,125r-6,-44l2482,59r-3,-21l2476,20,2474,7e" fillcolor="#797979" stroked="f">
              <v:path arrowok="t"/>
            </v:shape>
            <v:shape id="_x0000_s3429" style="position:absolute;left:2181;top:784;width:7049;height:404;mso-position-horizontal-relative:page;mso-position-vertical-relative:text" coordsize="7049,404" o:allowincell="f" path="m2518,7r-15,113l2636,120r,-113e" fillcolor="#797979" stroked="f">
              <v:path arrowok="t"/>
            </v:shape>
            <v:shape id="_x0000_s3430" style="position:absolute;left:2181;top:784;width:7049;height:404;mso-position-horizontal-relative:page;mso-position-vertical-relative:text" coordsize="7049,404" o:allowincell="f" path="m2672,7r,l2672,8r,2l2672,13r,2l2672,25r,15l2672,45r,16l2672,66r200,l2871,61r-6,-16l2863,40,2849,25,2831,15r-4,-2l2812,10,2792,8,2769,7e" fillcolor="#797979" stroked="f">
              <v:path arrowok="t"/>
            </v:shape>
            <v:shape id="_x0000_s3431" style="position:absolute;left:2181;top:784;width:7049;height:404;mso-position-horizontal-relative:page;mso-position-vertical-relative:text" coordsize="7049,404" o:allowincell="f" path="m2940,7r-10,78l3083,85,3071,7e" fillcolor="#797979" stroked="f">
              <v:path arrowok="t"/>
            </v:shape>
            <v:shape id="_x0000_s3432" style="position:absolute;left:2181;top:784;width:7049;height:404;mso-position-horizontal-relative:page;mso-position-vertical-relative:text" coordsize="7049,404" o:allowincell="f" path="m3216,7r,l3216,7r,2l3216,10r,3l3216,13r,8l3216,33r,9l3216,52r,11l3216,66r207,l3422,63r-2,-11l3415,42r-8,-9l3393,21r-20,-8l3372,13r-12,-3l3343,9,3322,7r-26,l3284,7e" fillcolor="#797979" stroked="f">
              <v:path arrowok="t"/>
            </v:shape>
            <v:shape id="_x0000_s3433" style="position:absolute;left:2181;top:784;width:7049;height:404;mso-position-horizontal-relative:page;mso-position-vertical-relative:text" coordsize="7049,404" o:allowincell="f" path="m4595,7r,45l4684,52r,-45e" fillcolor="#797979" stroked="f">
              <v:path arrowok="t"/>
            </v:shape>
            <v:shape id="_x0000_s3434" style="position:absolute;left:2181;top:784;width:7049;height:404;mso-position-horizontal-relative:page;mso-position-vertical-relative:text" coordsize="7049,404" o:allowincell="f" path="m5051,7r-11,78l5193,85,5182,7e" fillcolor="#797979" stroked="f">
              <v:path arrowok="t"/>
            </v:shape>
            <v:shape id="_x0000_s3435" style="position:absolute;left:2181;top:784;width:7049;height:404;mso-position-horizontal-relative:page;mso-position-vertical-relative:text" coordsize="7049,404" o:allowincell="f" path="m6500,7r,45l6590,52r,-45e" fillcolor="#797979" stroked="f">
              <v:path arrowok="t"/>
            </v:shape>
            <v:shape id="_x0000_s3436" style="position:absolute;left:2181;top:784;width:7049;height:404;mso-position-horizontal-relative:page;mso-position-vertical-relative:text" coordsize="7049,404" o:allowincell="f" path="m6371,31r,45l6458,76r,-45e" fillcolor="#797979" stroked="f">
              <v:path arrowok="t"/>
            </v:shape>
            <v:shape id="_x0000_s3437" style="position:absolute;left:2181;top:784;width:7049;height:404;mso-position-horizontal-relative:page;mso-position-vertical-relative:text" coordsize="7049,404" o:allowincell="f" path="m1951,58r-1,9l1949,73r-2,24l1947,97r1,9l1948,111r1,6l1949,119r1,5l1952,133r1,5l1955,143r,1l1960,155r2,3l1966,164r6,6l1973,171r11,9l1986,181r14,11l2001,192r15,10l2018,203r21,15l2041,219r13,10l2060,235r2,6l2066,249r2,17l2068,273r,12l2068,294r-6,9l2151,303r1,-9l2154,285r,-12l2154,266r-1,-17l2153,241r-1,-6l2151,229r-1,-10l2149,218r-4,-15l2144,202r-5,-10l2139,192r-9,-11l2128,180r-10,-9l2118,170r-8,-6l2101,158r-4,-3l2081,144r-2,-1l2071,138r-9,-5l2048,124r-5,-5l2040,117r-3,-6l2034,106r-2,-9l2032,97r,-24l2032,67r6,-9e" fillcolor="#797979" stroked="f">
              <v:path arrowok="t"/>
            </v:shape>
            <v:shape id="_x0000_s3438" style="position:absolute;left:2181;top:784;width:7049;height:404;mso-position-horizontal-relative:page;mso-position-vertical-relative:text" coordsize="7049,404" o:allowincell="f" path="m2059,58r4,4l2063,73r,25l2063,112r84,l2147,98r-1,-25l2144,62r,-4e" fillcolor="#797979" stroked="f">
              <v:path arrowok="t"/>
            </v:shape>
            <v:shape id="_x0000_s3439" style="position:absolute;left:2181;top:784;width:7049;height:404;mso-position-horizontal-relative:page;mso-position-vertical-relative:text" coordsize="7049,404" o:allowincell="f" path="m578,64r,l557,66r,l538,71r,l525,76r-3,2l514,84r-6,3l500,98r-4,5l492,109r-2,6l672,115r-4,-6l665,103r-3,-5l651,87r-4,-3l639,78r-6,-2l622,71r,l603,66r-2,l581,64e" fillcolor="#797979" stroked="f">
              <v:path arrowok="t"/>
            </v:shape>
            <v:shape id="_x0000_s3440" style="position:absolute;left:2181;top:784;width:7049;height:404;mso-position-horizontal-relative:page;mso-position-vertical-relative:text" coordsize="7049,404" o:allowincell="f" path="m1121,64r,l1100,66r-1,l1081,71r,l1068,76r-3,2l1056,84r-5,3l1042,98r-4,5l1035,109r-2,6l1215,115r-4,-6l1208,103r-3,-5l1194,87r-4,-3l1182,78r-6,-2l1165,71r,l1145,66r-1,l1123,64e" fillcolor="#797979" stroked="f">
              <v:path arrowok="t"/>
            </v:shape>
            <v:shape id="_x0000_s3441" style="position:absolute;left:2181;top:784;width:7049;height:404;mso-position-horizontal-relative:page;mso-position-vertical-relative:text" coordsize="7049,404" o:allowincell="f" path="m1347,64r-4,1l1324,66r-5,1l1305,70r-5,2l1288,78r-1,l1285,80r-6,5l1269,92r-6,8l1258,107r-1,3l1255,115r184,l1437,110r-2,-3l1433,100r-8,-8l1419,85r-6,-5l1410,78r-1,l1398,72r-7,-2l1380,67r-12,-1l1357,65e" fillcolor="#797979" stroked="f">
              <v:path arrowok="t"/>
            </v:shape>
            <v:shape id="_x0000_s3442" style="position:absolute;left:2181;top:784;width:7049;height:404;mso-position-horizontal-relative:page;mso-position-vertical-relative:text" coordsize="7049,404" o:allowincell="f" path="m1613,64r-20,5l1577,80r-14,17l1558,107r55,l1613,97r,-17l1613,69e" fillcolor="#797979" stroked="f">
              <v:path arrowok="t"/>
            </v:shape>
            <v:shape id="_x0000_s3443" style="position:absolute;left:2181;top:784;width:7049;height:404;mso-position-horizontal-relative:page;mso-position-vertical-relative:text" coordsize="7049,404" o:allowincell="f" path="m3550,64r,l3529,66r-1,l3510,71r,l3497,76r-3,2l3485,84r-5,3l3471,98r-4,5l3464,109r-2,6l3644,115r-4,-6l3637,103r-3,-5l3623,87r-4,-3l3610,78r-5,-2l3594,71r,l3574,66r-1,l3552,64e" fillcolor="#797979" stroked="f">
              <v:path arrowok="t"/>
            </v:shape>
            <v:shape id="_x0000_s3444" style="position:absolute;left:2181;top:784;width:7049;height:404;mso-position-horizontal-relative:page;mso-position-vertical-relative:text" coordsize="7049,404" o:allowincell="f" path="m3738,64r-22,3l3716,67r-16,9l3699,76r-11,15l3792,91,3777,76r-1,l3758,67r,e" fillcolor="#797979" stroked="f">
              <v:path arrowok="t"/>
            </v:shape>
            <v:shape id="_x0000_s3445" style="position:absolute;left:2181;top:784;width:7049;height:404;mso-position-horizontal-relative:page;mso-position-vertical-relative:text" coordsize="7049,404" o:allowincell="f" path="m4048,64r-19,5l4012,80r-14,17l3993,107r55,l4048,97r,-17l4048,69e" fillcolor="#797979" stroked="f">
              <v:path arrowok="t"/>
            </v:shape>
            <v:shape id="_x0000_s3446" style="position:absolute;left:2181;top:784;width:7049;height:404;mso-position-horizontal-relative:page;mso-position-vertical-relative:text" coordsize="7049,404" o:allowincell="f" path="m4161,64r-1,l4139,66r,l4120,71r,l4108,76r-4,2l4096,84r-6,3l4082,98r-4,5l4075,109r-2,6l4254,115r-3,-6l4247,103r-3,-5l4233,87r-3,-3l4221,78r-5,-2l4204,71r,l4185,66r-2,l4163,64e" fillcolor="#797979" stroked="f">
              <v:path arrowok="t"/>
            </v:shape>
            <v:shape id="_x0000_s3447" style="position:absolute;left:2181;top:784;width:7049;height:404;mso-position-horizontal-relative:page;mso-position-vertical-relative:text" coordsize="7049,404" o:allowincell="f" path="m4386,64r-1,l4364,66r,l4345,71r,l4333,76r-4,2l4321,84r-6,3l4307,98r-4,5l4300,109r-2,6l4479,115r-3,-6l4472,103r-3,-5l4458,87r-3,-3l4446,78r-5,-2l4429,71r,l4410,66r-2,l4388,64e" fillcolor="#797979" stroked="f">
              <v:path arrowok="t"/>
            </v:shape>
            <v:shape id="_x0000_s3448" style="position:absolute;left:2181;top:784;width:7049;height:404;mso-position-horizontal-relative:page;mso-position-vertical-relative:text" coordsize="7049,404" o:allowincell="f" path="m4856,64r-21,4l4835,68r-13,7l4818,77r-5,5l4806,91r-2,2l4802,96r108,l4909,93r-1,-2l4902,82r-6,-5l4893,75r-9,-7l4883,68r-12,-4e" fillcolor="#797979" stroked="f">
              <v:path arrowok="t"/>
            </v:shape>
            <v:shape id="_x0000_s3449" style="position:absolute;left:2181;top:784;width:7049;height:404;mso-position-horizontal-relative:page;mso-position-vertical-relative:text" coordsize="7049,404" o:allowincell="f" path="m5340,64r-21,2l5318,66r-19,5l5299,71r-17,8l5275,84r-11,8l5260,98r-7,10l5251,112r-1,3l5430,115r-2,-3l5426,108r-5,-10l5415,92r-9,-8l5398,79r-17,-8l5381,71r-19,-5l5361,66e" fillcolor="#797979" stroked="f">
              <v:path arrowok="t"/>
            </v:shape>
            <v:shape id="_x0000_s3450" style="position:absolute;left:2181;top:784;width:7049;height:404;mso-position-horizontal-relative:page;mso-position-vertical-relative:text" coordsize="7049,404" o:allowincell="f" path="m5558,64r-21,2l5536,66r-19,5l5517,71r-17,8l5493,84r-11,8l5478,98r-7,10l5469,112r-1,3l5648,115r-2,-3l5644,108r-6,-10l5632,92r-8,-8l5616,79r-17,-8l5598,71r-19,-5l5579,66e" fillcolor="#797979" stroked="f">
              <v:path arrowok="t"/>
            </v:shape>
            <v:shape id="_x0000_s3451" style="position:absolute;left:2181;top:784;width:7049;height:404;mso-position-horizontal-relative:page;mso-position-vertical-relative:text" coordsize="7049,404" o:allowincell="f" path="m5776,64r-6,1l5753,66r-6,2l5734,71r-5,2l5718,78r-1,1l5708,86r-6,5l5699,96r-7,9l5691,107r-4,7l5687,115r,l5871,115r,l5870,114r-3,-7l5866,105r-8,-9l5854,91r-3,-5l5840,79r-2,-1l5826,73r-8,-2l5808,68r-11,-2l5788,65e" fillcolor="#797979" stroked="f">
              <v:path arrowok="t"/>
            </v:shape>
            <v:shape id="_x0000_s3452" style="position:absolute;left:2181;top:784;width:7049;height:404;mso-position-horizontal-relative:page;mso-position-vertical-relative:text" coordsize="7049,404" o:allowincell="f" path="m6278,64r-21,4l6256,68r-13,7l6239,77r-4,5l6227,91r-2,2l6223,96r108,l6330,93r,-2l6324,82r-7,-5l6314,75r-9,-7l6304,68r-12,-4e" fillcolor="#797979" stroked="f">
              <v:path arrowok="t"/>
            </v:shape>
            <v:shape id="_x0000_s3453" style="position:absolute;left:2181;top:784;width:7049;height:404;mso-position-horizontal-relative:page;mso-position-vertical-relative:text" coordsize="7049,404" o:allowincell="f" path="m6762,64r-21,4l6741,68r-13,7l6724,77r-5,5l6711,91r-1,2l6708,96r108,l6815,93r-1,-2l6808,82r-6,-5l6799,75r-10,-7l6788,68r-11,-4e" fillcolor="#797979" stroked="f">
              <v:path arrowok="t"/>
            </v:shape>
            <v:shape id="_x0000_s3454" style="position:absolute;left:2181;top:784;width:7049;height:404;mso-position-horizontal-relative:page;mso-position-vertical-relative:text" coordsize="7049,404" o:allowincell="f" path="m6908,64r-22,3l6885,67r-16,9l6869,76r-11,15l6961,91,6946,76r,l6928,67r,e" fillcolor="#797979" stroked="f">
              <v:path arrowok="t"/>
            </v:shape>
            <v:shape id="_x0000_s3455" style="position:absolute;left:2181;top:784;width:7049;height:404;mso-position-horizontal-relative:page;mso-position-vertical-relative:text" coordsize="7049,404" o:allowincell="f" path="m1712,66r,78l1802,144r,-78e" fillcolor="#797979" stroked="f">
              <v:path arrowok="t"/>
            </v:shape>
            <v:shape id="_x0000_s3456" style="position:absolute;left:2181;top:784;width:7049;height:404;mso-position-horizontal-relative:page;mso-position-vertical-relative:text" coordsize="7049,404" o:allowincell="f" path="m1802,66r10,1l1818,67r7,2l1827,72r2,4l1831,81r,l1832,88r,11l1832,106r-2,23l1830,133r-10,10l1812,143r97,l1909,143r4,-10l1914,129r2,-23l1916,99r-1,-11l1915,81r,l1914,76r-1,-4l1913,69r-1,-2l1912,67r,-1e" fillcolor="#797979" stroked="f">
              <v:path arrowok="t"/>
            </v:shape>
            <v:shape id="_x0000_s3457" style="position:absolute;left:2181;top:784;width:7049;height:404;mso-position-horizontal-relative:page;mso-position-vertical-relative:text" coordsize="7049,404" o:allowincell="f" path="m2672,66r,78l2762,144r,-78e" fillcolor="#797979" stroked="f">
              <v:path arrowok="t"/>
            </v:shape>
            <v:shape id="_x0000_s3458" style="position:absolute;left:2181;top:784;width:7049;height:404;mso-position-horizontal-relative:page;mso-position-vertical-relative:text" coordsize="7049,404" o:allowincell="f" path="m2762,66r10,1l2778,67r7,2l2787,72r2,4l2791,81r,l2792,88r,11l2792,106r-2,23l2790,133r-10,10l2771,143r98,l2869,143r4,-10l2874,129r2,-23l2876,99r-1,-11l2875,81r,l2874,76r-1,-4l2873,69r-1,-2l2872,67r,-1e" fillcolor="#797979" stroked="f">
              <v:path arrowok="t"/>
            </v:shape>
            <v:shape id="_x0000_s3459" style="position:absolute;left:2181;top:784;width:7049;height:404;mso-position-horizontal-relative:page;mso-position-vertical-relative:text" coordsize="7049,404" o:allowincell="f" path="m3216,66r,229l3306,295r,-229e" fillcolor="#797979" stroked="f">
              <v:path arrowok="t"/>
            </v:shape>
            <v:shape id="_x0000_s3460" style="position:absolute;left:2181;top:784;width:7049;height:404;mso-position-horizontal-relative:page;mso-position-vertical-relative:text" coordsize="7049,404" o:allowincell="f" path="m3316,66r3,1l3323,67r7,4l3332,75r1,4l3334,82r1,2l3335,94r,9l3335,129r,116l3334,255r-1,24l3332,281r-8,12l3306,295r118,l3424,293r1,-12l3425,279r,-24l3425,245r,-116l3425,103r,-9l3424,84r,-2l3424,79r,-4l3423,71r,-4l3423,67r,-1e" fillcolor="#797979" stroked="f">
              <v:path arrowok="t"/>
            </v:shape>
            <v:shape id="_x0000_s3461" style="position:absolute;left:2181;top:784;width:7049;height:404;mso-position-horizontal-relative:page;mso-position-vertical-relative:text" coordsize="7049,404" o:allowincell="f" path="m172,70r,285l261,355r,-285e" fillcolor="#797979" stroked="f">
              <v:path arrowok="t"/>
            </v:shape>
            <v:shape id="_x0000_s3462" style="position:absolute;left:2181;top:784;width:7049;height:404;mso-position-horizontal-relative:page;mso-position-vertical-relative:text" coordsize="7049,404" o:allowincell="f" path="m275,70r31,207l376,277,352,70e" fillcolor="#797979" stroked="f">
              <v:path arrowok="t"/>
            </v:shape>
            <v:shape id="_x0000_s3463" style="position:absolute;left:2181;top:784;width:7049;height:404;mso-position-horizontal-relative:page;mso-position-vertical-relative:text" coordsize="7049,404" o:allowincell="f" path="m394,70r-2,19l391,109r-2,20l387,149r-1,17l384,195r-2,26l380,242r-2,17l377,272r-1,5l442,277r1,-5l445,259r2,-17l450,221r4,-26l458,166r3,-17l464,129r2,-20l469,89r3,-19e" fillcolor="#797979" stroked="f">
              <v:path arrowok="t"/>
            </v:shape>
            <v:shape id="_x0000_s3464" style="position:absolute;left:2181;top:784;width:7049;height:404;mso-position-horizontal-relative:page;mso-position-vertical-relative:text" coordsize="7049,404" o:allowincell="f" path="m1474,70r,37l1558,107r3,-37e" fillcolor="#797979" stroked="f">
              <v:path arrowok="t"/>
            </v:shape>
            <v:shape id="_x0000_s3465" style="position:absolute;left:2181;top:784;width:7049;height:404;mso-position-horizontal-relative:page;mso-position-vertical-relative:text" coordsize="7049,404" o:allowincell="f" path="m3798,70r-6,21l3879,91r,-21e" fillcolor="#797979" stroked="f">
              <v:path arrowok="t"/>
            </v:shape>
            <v:shape id="_x0000_s3466" style="position:absolute;left:2181;top:784;width:7049;height:404;mso-position-horizontal-relative:page;mso-position-vertical-relative:text" coordsize="7049,404" o:allowincell="f" path="m3910,70r,37l3993,107r3,-37e" fillcolor="#797979" stroked="f">
              <v:path arrowok="t"/>
            </v:shape>
            <v:shape id="_x0000_s3467" style="position:absolute;left:2181;top:784;width:7049;height:404;mso-position-horizontal-relative:page;mso-position-vertical-relative:text" coordsize="7049,404" o:allowincell="f" path="m4595,70r,285l4684,355r,-285e" fillcolor="#797979" stroked="f">
              <v:path arrowok="t"/>
            </v:shape>
            <v:shape id="_x0000_s3468" style="position:absolute;left:2181;top:784;width:7049;height:404;mso-position-horizontal-relative:page;mso-position-vertical-relative:text" coordsize="7049,404" o:allowincell="f" path="m4715,70r,26l4802,96r1,-26e" fillcolor="#797979" stroked="f">
              <v:path arrowok="t"/>
            </v:shape>
            <v:shape id="_x0000_s3469" style="position:absolute;left:2181;top:784;width:7049;height:404;mso-position-horizontal-relative:page;mso-position-vertical-relative:text" coordsize="7049,404" o:allowincell="f" path="m5905,70r,192l5905,282r,6l5906,305r,1l5906,309r99,l5995,306r,-1l5993,288r-1,-6l5992,262r,-192e" fillcolor="#797979" stroked="f">
              <v:path arrowok="t"/>
            </v:shape>
            <v:shape id="_x0000_s3470" style="position:absolute;left:2181;top:784;width:7049;height:404;mso-position-horizontal-relative:page;mso-position-vertical-relative:text" coordsize="7049,404" o:allowincell="f" path="m6018,70r,191l6017,299r-6,10l6005,309r100,l6105,309r,-10l6105,261r,-191e" fillcolor="#797979" stroked="f">
              <v:path arrowok="t"/>
            </v:shape>
            <v:shape id="_x0000_s3471" style="position:absolute;left:2181;top:784;width:7049;height:404;mso-position-horizontal-relative:page;mso-position-vertical-relative:text" coordsize="7049,404" o:allowincell="f" path="m6136,70r,26l6223,96r2,-26e" fillcolor="#797979" stroked="f">
              <v:path arrowok="t"/>
            </v:shape>
            <v:shape id="_x0000_s3472" style="position:absolute;left:2181;top:784;width:7049;height:404;mso-position-horizontal-relative:page;mso-position-vertical-relative:text" coordsize="7049,404" o:allowincell="f" path="m6500,70r,285l6590,355r,-285e" fillcolor="#797979" stroked="f">
              <v:path arrowok="t"/>
            </v:shape>
            <v:shape id="_x0000_s3473" style="position:absolute;left:2181;top:784;width:7049;height:404;mso-position-horizontal-relative:page;mso-position-vertical-relative:text" coordsize="7049,404" o:allowincell="f" path="m6621,70r,26l6708,96r1,-26e" fillcolor="#797979" stroked="f">
              <v:path arrowok="t"/>
            </v:shape>
            <v:shape id="_x0000_s3474" style="position:absolute;left:2181;top:784;width:7049;height:404;mso-position-horizontal-relative:page;mso-position-vertical-relative:text" coordsize="7049,404" o:allowincell="f" path="m6968,70r,l6961,91r87,l7048,70r,e" fillcolor="#797979" stroked="f">
              <v:path arrowok="t"/>
            </v:shape>
            <v:shape id="_x0000_s3475" style="position:absolute;left:2181;top:784;width:7049;height:404;mso-position-horizontal-relative:page;mso-position-vertical-relative:text" coordsize="7049,404" o:allowincell="f" path="m,76r,66l90,142r,-66e" fillcolor="#797979" stroked="f">
              <v:path arrowok="t"/>
            </v:shape>
            <v:shape id="_x0000_s3476" style="position:absolute;left:2181;top:784;width:7049;height:404;mso-position-horizontal-relative:page;mso-position-vertical-relative:text" coordsize="7049,404" o:allowincell="f" path="m6352,76r,46l6481,122r,-46e" fillcolor="#797979" stroked="f">
              <v:path arrowok="t"/>
            </v:shape>
            <v:shape id="_x0000_s3477" style="position:absolute;left:2181;top:784;width:7049;height:404;mso-position-horizontal-relative:page;mso-position-vertical-relative:text" coordsize="7049,404" o:allowincell="f" path="m2930,85r-1,9l2925,119r-3,24l2919,164r-2,20l2915,201r-2,16l2911,230r81,l2993,217r2,-16l2997,184r2,-20l3002,143r3,-24l3008,94r1,-9e" fillcolor="#797979" stroked="f">
              <v:path arrowok="t"/>
            </v:shape>
            <v:shape id="_x0000_s3478" style="position:absolute;left:2181;top:784;width:7049;height:404;mso-position-horizontal-relative:page;mso-position-vertical-relative:text" coordsize="7049,404" o:allowincell="f" path="m3009,85r2,23l3013,130r2,21l3017,171r2,19l3021,208r2,17l3023,230r81,l3104,225r-3,-17l3098,190r-2,-19l3093,151r-4,-21l3086,108r-3,-23e" fillcolor="#797979" stroked="f">
              <v:path arrowok="t"/>
            </v:shape>
            <v:shape id="_x0000_s3479" style="position:absolute;left:2181;top:784;width:7049;height:404;mso-position-horizontal-relative:page;mso-position-vertical-relative:text" coordsize="7049,404" o:allowincell="f" path="m5040,85r-1,9l5036,119r-3,24l5030,164r-3,20l5025,201r-2,16l5021,230r82,l5104,217r1,-16l5107,184r2,-20l5112,143r3,-24l5119,94r1,-9e" fillcolor="#797979" stroked="f">
              <v:path arrowok="t"/>
            </v:shape>
            <v:shape id="_x0000_s3480" style="position:absolute;left:2181;top:784;width:7049;height:404;mso-position-horizontal-relative:page;mso-position-vertical-relative:text" coordsize="7049,404" o:allowincell="f" path="m5120,85r2,23l5124,130r1,21l5127,171r2,19l5131,208r2,17l5134,230r81,l5214,225r-2,-17l5209,190r-3,-19l5203,151r-3,-21l5197,108r-4,-23e" fillcolor="#797979" stroked="f">
              <v:path arrowok="t"/>
            </v:shape>
            <v:shape id="_x0000_s3481" style="position:absolute;left:2181;top:784;width:7049;height:404;mso-position-horizontal-relative:page;mso-position-vertical-relative:text" coordsize="7049,404" o:allowincell="f" path="m3688,91r-1,1l3681,115r198,l3879,92r,-1e" fillcolor="#797979" stroked="f">
              <v:path arrowok="t"/>
            </v:shape>
            <v:shape id="_x0000_s3482" style="position:absolute;left:2181;top:784;width:7049;height:404;mso-position-horizontal-relative:page;mso-position-vertical-relative:text" coordsize="7049,404" o:allowincell="f" path="m6858,91r-1,1l6850,115r198,l7048,92r,-1e" fillcolor="#797979" stroked="f">
              <v:path arrowok="t"/>
            </v:shape>
            <v:shape id="_x0000_s3483" style="position:absolute;left:2181;top:784;width:7049;height:404;mso-position-horizontal-relative:page;mso-position-vertical-relative:text" coordsize="7049,404" o:allowincell="f" path="m4715,96r,5l4715,111r,4l4913,115r,-4l4911,101r-1,-5e" fillcolor="#797979" stroked="f">
              <v:path arrowok="t"/>
            </v:shape>
            <v:shape id="_x0000_s3484" style="position:absolute;left:2181;top:784;width:7049;height:404;mso-position-horizontal-relative:page;mso-position-vertical-relative:text" coordsize="7049,404" o:allowincell="f" path="m6136,96r,5l6136,111r,4l6335,115r-1,-4l6332,101r-1,-5e" fillcolor="#797979" stroked="f">
              <v:path arrowok="t"/>
            </v:shape>
            <v:shape id="_x0000_s3485" style="position:absolute;left:2181;top:784;width:7049;height:404;mso-position-horizontal-relative:page;mso-position-vertical-relative:text" coordsize="7049,404" o:allowincell="f" path="m6621,96r,5l6621,111r,4l6819,115r,-4l6817,101r-1,-5e" fillcolor="#797979" stroked="f">
              <v:path arrowok="t"/>
            </v:shape>
            <v:shape id="_x0000_s3486" style="position:absolute;left:2181;top:784;width:7049;height:404;mso-position-horizontal-relative:page;mso-position-vertical-relative:text" coordsize="7049,404" o:allowincell="f" path="m1474,107r,58l1613,165r,-58e" fillcolor="#797979" stroked="f">
              <v:path arrowok="t"/>
            </v:shape>
            <v:shape id="_x0000_s3487" style="position:absolute;left:2181;top:784;width:7049;height:404;mso-position-horizontal-relative:page;mso-position-vertical-relative:text" coordsize="7049,404" o:allowincell="f" path="m3910,107r,58l4048,165r,-58e" fillcolor="#797979" stroked="f">
              <v:path arrowok="t"/>
            </v:shape>
            <v:shape id="_x0000_s3488" style="position:absolute;left:2181;top:784;width:7049;height:404;mso-position-horizontal-relative:page;mso-position-vertical-relative:text" coordsize="7049,404" o:allowincell="f" path="m490,115r-1,3l487,125r-4,20l482,168r,3l569,171r,-3l569,145r,-20l569,118r1,-3e" fillcolor="#797979" stroked="f">
              <v:path arrowok="t"/>
            </v:shape>
            <v:shape id="_x0000_s3489" style="position:absolute;left:2181;top:784;width:7049;height:404;mso-position-horizontal-relative:page;mso-position-vertical-relative:text" coordsize="7049,404" o:allowincell="f" path="m592,115r2,4l594,120r,15l594,156r,15l681,171r,-15l678,135r-4,-15l673,119r-1,-4e" fillcolor="#797979" stroked="f">
              <v:path arrowok="t"/>
            </v:shape>
            <v:shape id="_x0000_s3490" style="position:absolute;left:2181;top:784;width:7049;height:404;mso-position-horizontal-relative:page;mso-position-vertical-relative:text" coordsize="7049,404" o:allowincell="f" path="m1033,115r-1,3l1030,125r-4,20l1025,168r,3l1112,171r,-3l1112,145r,-20l1112,118r1,-3e" fillcolor="#797979" stroked="f">
              <v:path arrowok="t"/>
            </v:shape>
            <v:shape id="_x0000_s3491" style="position:absolute;left:2181;top:784;width:7049;height:404;mso-position-horizontal-relative:page;mso-position-vertical-relative:text" coordsize="7049,404" o:allowincell="f" path="m1135,115r2,4l1137,120r,15l1137,156r,15l1224,171r-1,-15l1221,135r-4,-15l1216,119r-1,-4e" fillcolor="#797979" stroked="f">
              <v:path arrowok="t"/>
            </v:shape>
            <v:shape id="_x0000_s3492" style="position:absolute;left:2181;top:784;width:7049;height:404;mso-position-horizontal-relative:page;mso-position-vertical-relative:text" coordsize="7049,404" o:allowincell="f" path="m1255,115r-1,3l1252,126r-3,21l1249,161r,19l1330,180r,-19l1330,147r,-21l1330,118r2,-3e" fillcolor="#797979" stroked="f">
              <v:path arrowok="t"/>
            </v:shape>
            <v:shape id="_x0000_s3493" style="position:absolute;left:2181;top:784;width:7049;height:404;mso-position-horizontal-relative:page;mso-position-vertical-relative:text" coordsize="7049,404" o:allowincell="f" path="m1354,115r2,3l1358,121r,5l1358,141r,10l1358,160r,5l1355,174r-14,10l1340,184r-31,13l1281,209r-5,3l1264,219r181,l1445,212r,-3l1444,197r,-13l1444,184r,-10l1444,165r,-5l1443,151r,-10l1441,126r-1,-5l1440,118r-1,-3e" fillcolor="#797979" stroked="f">
              <v:path arrowok="t"/>
            </v:shape>
            <v:shape id="_x0000_s3494" style="position:absolute;left:2181;top:784;width:7049;height:404;mso-position-horizontal-relative:page;mso-position-vertical-relative:text" coordsize="7049,404" o:allowincell="f" path="m3462,115r-1,3l3458,125r-3,20l3454,168r,3l3541,171r,-3l3541,145r,-20l3541,118r1,-3e" fillcolor="#797979" stroked="f">
              <v:path arrowok="t"/>
            </v:shape>
            <v:shape id="_x0000_s3495" style="position:absolute;left:2181;top:784;width:7049;height:404;mso-position-horizontal-relative:page;mso-position-vertical-relative:text" coordsize="7049,404" o:allowincell="f" path="m3564,115r1,4l3566,120r,15l3566,156r,15l3653,171r-1,-15l3650,135r-4,-15l3645,119r-1,-4e" fillcolor="#797979" stroked="f">
              <v:path arrowok="t"/>
            </v:shape>
            <v:shape id="_x0000_s3496" style="position:absolute;left:2181;top:784;width:7049;height:404;mso-position-horizontal-relative:page;mso-position-vertical-relative:text" coordsize="7049,404" o:allowincell="f" path="m3681,115r,1l3680,121r-1,20l3679,244r1,23l3680,267r1,4l3768,271r-2,-4l3766,267r,-23l3766,141r,-20l3769,116r,-1e" fillcolor="#797979" stroked="f">
              <v:path arrowok="t"/>
            </v:shape>
            <v:shape id="_x0000_s3497" style="position:absolute;left:2181;top:784;width:7049;height:404;mso-position-horizontal-relative:page;mso-position-vertical-relative:text" coordsize="7049,404" o:allowincell="f" path="m3790,115r2,4l3792,233r-3,31l3778,271r-10,l3879,271r,l3879,264r,-31l3879,119r,-4e" fillcolor="#797979" stroked="f">
              <v:path arrowok="t"/>
            </v:shape>
            <v:shape id="_x0000_s3498" style="position:absolute;left:2181;top:784;width:7049;height:404;mso-position-horizontal-relative:page;mso-position-vertical-relative:text" coordsize="7049,404" o:allowincell="f" path="m4073,115r-1,3l4069,125r-3,20l4065,168r,3l4151,171r,-3l4151,145r,-20l4151,118r2,-3e" fillcolor="#797979" stroked="f">
              <v:path arrowok="t"/>
            </v:shape>
            <v:shape id="_x0000_s3499" style="position:absolute;left:2181;top:784;width:7049;height:404;mso-position-horizontal-relative:page;mso-position-vertical-relative:text" coordsize="7049,404" o:allowincell="f" path="m4174,115r2,4l4177,120r,15l4177,156r,15l4263,171r,-15l4260,135r-4,-15l4256,119r-2,-4e" fillcolor="#797979" stroked="f">
              <v:path arrowok="t"/>
            </v:shape>
            <v:shape id="_x0000_s3500" style="position:absolute;left:2181;top:784;width:7049;height:404;mso-position-horizontal-relative:page;mso-position-vertical-relative:text" coordsize="7049,404" o:allowincell="f" path="m4298,115r-2,3l4294,125r-3,20l4290,168r,3l4376,171r,-3l4376,145r,-20l4376,118r2,-3e" fillcolor="#797979" stroked="f">
              <v:path arrowok="t"/>
            </v:shape>
            <v:shape id="_x0000_s3501" style="position:absolute;left:2181;top:784;width:7049;height:404;mso-position-horizontal-relative:page;mso-position-vertical-relative:text" coordsize="7049,404" o:allowincell="f" path="m4399,115r2,4l4402,120r,15l4402,156r,15l4488,171r,-15l4485,135r-4,-15l4481,119r-2,-4e" fillcolor="#797979" stroked="f">
              <v:path arrowok="t"/>
            </v:shape>
            <v:shape id="_x0000_s3502" style="position:absolute;left:2181;top:784;width:7049;height:404;mso-position-horizontal-relative:page;mso-position-vertical-relative:text" coordsize="7049,404" o:allowincell="f" path="m4715,115r,1l4715,126r,36l4715,355r87,l4802,162r1,-36l4810,116r6,-1e" fillcolor="#797979" stroked="f">
              <v:path arrowok="t"/>
            </v:shape>
            <v:shape id="_x0000_s3503" style="position:absolute;left:2181;top:784;width:7049;height:404;mso-position-horizontal-relative:page;mso-position-vertical-relative:text" coordsize="7049,404" o:allowincell="f" path="m4816,115r10,5l4827,130r2,17l4829,155r,200l4915,355r,-200l4915,147r,-17l4914,120r-1,-5e" fillcolor="#797979" stroked="f">
              <v:path arrowok="t"/>
            </v:shape>
            <v:shape id="_x0000_s3504" style="position:absolute;left:2181;top:784;width:7049;height:404;mso-position-horizontal-relative:page;mso-position-vertical-relative:text" coordsize="7049,404" o:allowincell="f" path="m5250,115r-1,4l5247,128r-3,20l5244,167r,81l5244,271r3,21l5249,299r2,9l5252,309r84,l5335,308r-5,-9l5330,292r,-21l5330,248r,-81l5330,148r,-20l5330,119r3,-4e" fillcolor="#797979" stroked="f">
              <v:path arrowok="t"/>
            </v:shape>
            <v:shape id="_x0000_s3505" style="position:absolute;left:2181;top:784;width:7049;height:404;mso-position-horizontal-relative:page;mso-position-vertical-relative:text" coordsize="7049,404" o:allowincell="f" path="m5353,115r,l5354,117r2,4l5356,133r,20l5356,177r82,l5437,153r-2,-20l5432,121r-1,-4l5430,115r,e" fillcolor="#797979" stroked="f">
              <v:path arrowok="t"/>
            </v:shape>
            <v:shape id="_x0000_s3506" style="position:absolute;left:2181;top:784;width:7049;height:404;mso-position-horizontal-relative:page;mso-position-vertical-relative:text" coordsize="7049,404" o:allowincell="f" path="m5468,115r-2,4l5464,128r-2,20l5461,167r,81l5462,271r3,21l5467,299r2,9l5469,309r84,l5553,308r-5,-9l5548,292r,-21l5548,248r,-81l5548,148r,-20l5548,119r3,-4e" fillcolor="#797979" stroked="f">
              <v:path arrowok="t"/>
            </v:shape>
            <v:shape id="_x0000_s3507" style="position:absolute;left:2181;top:784;width:7049;height:404;mso-position-horizontal-relative:page;mso-position-vertical-relative:text" coordsize="7049,404" o:allowincell="f" path="m5571,115r,l5572,117r2,4l5574,133r,20l5574,177r82,l5655,153r-3,-20l5649,121r-1,-4l5648,115r,e" fillcolor="#797979" stroked="f">
              <v:path arrowok="t"/>
            </v:shape>
            <v:shape id="_x0000_s3508" style="position:absolute;left:2181;top:784;width:7049;height:404;mso-position-horizontal-relative:page;mso-position-vertical-relative:text" coordsize="7049,404" o:allowincell="f" path="m5687,115r-1,4l5683,130r-3,19l5679,173r,76l5679,273r2,19l5684,303r,1l5685,309r83,l5766,304r,-1l5766,292r,-19l5766,249r,-76l5766,149r,-19l5766,119r2,-4e" fillcolor="#797979" stroked="f">
              <v:path arrowok="t"/>
            </v:shape>
            <v:shape id="_x0000_s3509" style="position:absolute;left:2181;top:784;width:7049;height:404;mso-position-horizontal-relative:page;mso-position-vertical-relative:text" coordsize="7049,404" o:allowincell="f" path="m5789,115r2,4l5791,125r,3l5791,146r,24l5791,239r,21l5791,281r,15l5791,304r-2,4l5789,309r82,l5871,308r1,-4l5874,296r2,-15l5878,260r,-21l5878,170r-1,-24l5875,128r-1,-3l5872,119r-1,-4e" fillcolor="#797979" stroked="f">
              <v:path arrowok="t"/>
            </v:shape>
            <v:shape id="_x0000_s3510" style="position:absolute;left:2181;top:784;width:7049;height:404;mso-position-horizontal-relative:page;mso-position-vertical-relative:text" coordsize="7049,404" o:allowincell="f" path="m6136,115r,1l6136,126r,36l6136,355r87,l6223,162r2,-36l6231,116r6,-1e" fillcolor="#797979" stroked="f">
              <v:path arrowok="t"/>
            </v:shape>
            <v:shape id="_x0000_s3511" style="position:absolute;left:2181;top:784;width:7049;height:404;mso-position-horizontal-relative:page;mso-position-vertical-relative:text" coordsize="7049,404" o:allowincell="f" path="m6237,115r10,5l6248,130r2,17l6250,155r,200l6337,355r,-200l6336,147r,-17l6335,120r,-5e" fillcolor="#797979" stroked="f">
              <v:path arrowok="t"/>
            </v:shape>
            <v:shape id="_x0000_s3512" style="position:absolute;left:2181;top:784;width:7049;height:404;mso-position-horizontal-relative:page;mso-position-vertical-relative:text" coordsize="7049,404" o:allowincell="f" path="m6621,115r,1l6621,126r,36l6621,355r87,l6708,162r1,-36l6716,116r6,-1e" fillcolor="#797979" stroked="f">
              <v:path arrowok="t"/>
            </v:shape>
            <v:shape id="_x0000_s3513" style="position:absolute;left:2181;top:784;width:7049;height:404;mso-position-horizontal-relative:page;mso-position-vertical-relative:text" coordsize="7049,404" o:allowincell="f" path="m6722,115r10,5l6733,130r1,17l6734,155r,200l6821,355r,-200l6821,147r,-17l6820,120r-1,-5e" fillcolor="#797979" stroked="f">
              <v:path arrowok="t"/>
            </v:shape>
            <v:shape id="_x0000_s3514" style="position:absolute;left:2181;top:784;width:7049;height:404;mso-position-horizontal-relative:page;mso-position-vertical-relative:text" coordsize="7049,404" o:allowincell="f" path="m6850,115r,1l6850,121r-1,20l6849,244r1,23l6850,267r,4l6937,271r-1,-4l6935,267r,-23l6935,141r,-20l6938,116r1,-1e" fillcolor="#797979" stroked="f">
              <v:path arrowok="t"/>
            </v:shape>
            <v:shape id="_x0000_s3515" style="position:absolute;left:2181;top:784;width:7049;height:404;mso-position-horizontal-relative:page;mso-position-vertical-relative:text" coordsize="7049,404" o:allowincell="f" path="m6959,115r2,4l6961,233r-2,31l6948,271r-11,l7048,271r,l7048,264r,-31l7048,119r,-4e" fillcolor="#797979" stroked="f">
              <v:path arrowok="t"/>
            </v:shape>
            <v:shape id="_x0000_s3516" style="position:absolute;left:2181;top:784;width:7049;height:404;mso-position-horizontal-relative:page;mso-position-vertical-relative:text" coordsize="7049,404" o:allowincell="f" path="m2503,120r-6,49l2550,169r7,-49e" fillcolor="#797979" stroked="f">
              <v:path arrowok="t"/>
            </v:shape>
            <v:shape id="_x0000_s3517" style="position:absolute;left:2181;top:784;width:7049;height:404;mso-position-horizontal-relative:page;mso-position-vertical-relative:text" coordsize="7049,404" o:allowincell="f" path="m2557,120r,235l2636,355r,-235e" fillcolor="#797979" stroked="f">
              <v:path arrowok="t"/>
            </v:shape>
            <v:shape id="_x0000_s3518" style="position:absolute;left:2181;top:784;width:7049;height:404;mso-position-horizontal-relative:page;mso-position-vertical-relative:text" coordsize="7049,404" o:allowincell="f" path="m6371,122r,144l6371,292r,2l6372,307r,2l6372,312r1,8l6375,328r4,7l6385,341r7,6l6399,351r9,1l6423,354r24,1l6485,355r,l6485,354r,-2l6485,351r,-4l6485,341r,-6l6485,328r,-8l6485,312r,-3l6463,307r-5,-13l6458,292r,-26l6458,122e" fillcolor="#797979" stroked="f">
              <v:path arrowok="t"/>
            </v:shape>
            <v:shape id="_x0000_s3519" style="position:absolute;left:2181;top:784;width:7049;height:404;mso-position-horizontal-relative:page;mso-position-vertical-relative:text" coordsize="7049,404" o:allowincell="f" path="m2357,125r,230l2436,355r,-230e" fillcolor="#797979" stroked="f">
              <v:path arrowok="t"/>
            </v:shape>
            <v:shape id="_x0000_s3520" style="position:absolute;left:2181;top:784;width:7049;height:404;mso-position-horizontal-relative:page;mso-position-vertical-relative:text" coordsize="7049,404" o:allowincell="f" path="m2436,125r6,44l2497,169r-6,-44e" fillcolor="#797979" stroked="f">
              <v:path arrowok="t"/>
            </v:shape>
            <v:shape id="_x0000_s3521" style="position:absolute;left:2181;top:784;width:7049;height:404;mso-position-horizontal-relative:page;mso-position-vertical-relative:text" coordsize="7049,404" o:allowincell="f" path="m,142r,67l146,209r,-67e" fillcolor="#797979" stroked="f">
              <v:path arrowok="t"/>
            </v:shape>
            <v:shape id="_x0000_s3522" style="position:absolute;left:2181;top:784;width:7049;height:404;mso-position-horizontal-relative:page;mso-position-vertical-relative:text" coordsize="7049,404" o:allowincell="f" path="m1806,143r-4,1l1909,144r,-1e" fillcolor="#797979" stroked="f">
              <v:path arrowok="t"/>
            </v:shape>
            <v:shape id="_x0000_s3523" style="position:absolute;left:2181;top:784;width:7049;height:404;mso-position-horizontal-relative:page;mso-position-vertical-relative:text" coordsize="7049,404" o:allowincell="f" path="m2766,143r-4,1l2869,144r,-1e" fillcolor="#797979" stroked="f">
              <v:path arrowok="t"/>
            </v:shape>
            <v:shape id="_x0000_s3524" style="position:absolute;left:2181;top:784;width:7049;height:404;mso-position-horizontal-relative:page;mso-position-vertical-relative:text" coordsize="7049,404" o:allowincell="f" path="m860,144r25,85l885,355r84,l969,229r25,-85e" fillcolor="#797979" stroked="f">
              <v:path arrowok="t"/>
            </v:shape>
            <v:shape id="_x0000_s3525" style="position:absolute;left:2181;top:784;width:7049;height:404;mso-position-horizontal-relative:page;mso-position-vertical-relative:text" coordsize="7049,404" o:allowincell="f" path="m1712,144r,3l1712,159r,8l1712,171r,10l1712,195r,3l1915,198r-1,-3l1902,181r-19,-10l1869,167r24,-8l1907,147r2,-3e" fillcolor="#797979" stroked="f">
              <v:path arrowok="t"/>
            </v:shape>
            <v:shape id="_x0000_s3526" style="position:absolute;left:2181;top:784;width:7049;height:404;mso-position-horizontal-relative:page;mso-position-vertical-relative:text" coordsize="7049,404" o:allowincell="f" path="m2672,144r,3l2672,159r,8l2672,171r,10l2672,195r,3l2875,198r-1,-3l2862,181r-19,-10l2829,167r24,-8l2867,147r2,-3e" fillcolor="#797979" stroked="f">
              <v:path arrowok="t"/>
            </v:shape>
            <v:shape id="_x0000_s3527" style="position:absolute;left:2181;top:784;width:7049;height:404;mso-position-horizontal-relative:page;mso-position-vertical-relative:text" coordsize="7049,404" o:allowincell="f" path="m1474,165r,2l1474,171r,4l1474,181r,8l1474,197r,18l1474,242r,113l1561,355r,-113l1562,215r1,-18l1564,189r2,-8l1570,175r8,-4l1585,167r12,-2e" fillcolor="#797979" stroked="f">
              <v:path arrowok="t"/>
            </v:shape>
            <v:shape id="_x0000_s3528" style="position:absolute;left:2181;top:784;width:7049;height:404;mso-position-horizontal-relative:page;mso-position-vertical-relative:text" coordsize="7049,404" o:allowincell="f" path="m3910,165r,2l3910,171r,4l3910,181r,8l3910,197r,18l3910,242r,113l3996,355r,-113l3997,215r1,-18l3999,189r2,-8l4005,175r8,-4l4020,167r12,-2e" fillcolor="#797979" stroked="f">
              <v:path arrowok="t"/>
            </v:shape>
            <v:shape id="_x0000_s3529" style="position:absolute;left:2181;top:784;width:7049;height:404;mso-position-horizontal-relative:page;mso-position-vertical-relative:text" coordsize="7049,404" o:allowincell="f" path="m2442,169r27,186l2525,355r25,-186e" fillcolor="#797979" stroked="f">
              <v:path arrowok="t"/>
            </v:shape>
            <v:shape id="_x0000_s3530" style="position:absolute;left:2181;top:784;width:7049;height:404;mso-position-horizontal-relative:page;mso-position-vertical-relative:text" coordsize="7049,404" o:allowincell="f" path="m482,171r,8l482,217r199,l681,179r,-8e" fillcolor="#797979" stroked="f">
              <v:path arrowok="t"/>
            </v:shape>
            <v:shape id="_x0000_s3531" style="position:absolute;left:2181;top:784;width:7049;height:404;mso-position-horizontal-relative:page;mso-position-vertical-relative:text" coordsize="7049,404" o:allowincell="f" path="m1025,171r,8l1025,217r199,l1224,179r,-8e" fillcolor="#797979" stroked="f">
              <v:path arrowok="t"/>
            </v:shape>
            <v:shape id="_x0000_s3532" style="position:absolute;left:2181;top:784;width:7049;height:404;mso-position-horizontal-relative:page;mso-position-vertical-relative:text" coordsize="7049,404" o:allowincell="f" path="m3454,171r,8l3454,217r199,l3653,179r,-8e" fillcolor="#797979" stroked="f">
              <v:path arrowok="t"/>
            </v:shape>
            <v:shape id="_x0000_s3533" style="position:absolute;left:2181;top:784;width:7049;height:404;mso-position-horizontal-relative:page;mso-position-vertical-relative:text" coordsize="7049,404" o:allowincell="f" path="m4065,171r,8l4065,217r199,l4264,179r-1,-8e" fillcolor="#797979" stroked="f">
              <v:path arrowok="t"/>
            </v:shape>
            <v:shape id="_x0000_s3534" style="position:absolute;left:2181;top:784;width:7049;height:404;mso-position-horizontal-relative:page;mso-position-vertical-relative:text" coordsize="7049,404" o:allowincell="f" path="m4290,171r,8l4290,217r199,l4489,179r-1,-8e" fillcolor="#797979" stroked="f">
              <v:path arrowok="t"/>
            </v:shape>
            <v:shape id="_x0000_s3535" style="position:absolute;left:2181;top:784;width:7049;height:404;mso-position-horizontal-relative:page;mso-position-vertical-relative:text" coordsize="7049,404" o:allowincell="f" path="m702,182r,60l816,242r,-60e" fillcolor="#797979" stroked="f">
              <v:path arrowok="t"/>
            </v:shape>
            <v:shape id="_x0000_s3536" style="position:absolute;left:2181;top:784;width:7049;height:404;mso-position-horizontal-relative:page;mso-position-vertical-relative:text" coordsize="7049,404" o:allowincell="f" path="m1712,198r,97l1802,295r,-97e" fillcolor="#797979" stroked="f">
              <v:path arrowok="t"/>
            </v:shape>
            <v:shape id="_x0000_s3537" style="position:absolute;left:2181;top:784;width:7049;height:404;mso-position-horizontal-relative:page;mso-position-vertical-relative:text" coordsize="7049,404" o:allowincell="f" path="m1802,198r24,4l1830,215r2,8l1832,230r,11l1832,263r-2,10l1828,288r-3,1l1809,295r-7,l1921,295r,l1922,289r,-1l1923,273r,-10l1923,241r-1,-11l1921,223r,-8l1917,202r-2,-4e" fillcolor="#797979" stroked="f">
              <v:path arrowok="t"/>
            </v:shape>
            <v:shape id="_x0000_s3538" style="position:absolute;left:2181;top:784;width:7049;height:404;mso-position-horizontal-relative:page;mso-position-vertical-relative:text" coordsize="7049,404" o:allowincell="f" path="m2672,198r,97l2762,295r,-97e" fillcolor="#797979" stroked="f">
              <v:path arrowok="t"/>
            </v:shape>
            <v:shape id="_x0000_s3539" style="position:absolute;left:2181;top:784;width:7049;height:404;mso-position-horizontal-relative:page;mso-position-vertical-relative:text" coordsize="7049,404" o:allowincell="f" path="m2762,198r24,4l2790,215r2,8l2792,230r,11l2792,263r-2,10l2788,288r-3,1l2769,295r-7,l2881,295r,l2882,289r,-1l2883,273r,-10l2883,241r-1,-11l2881,223r,-8l2877,202r-2,-4e" fillcolor="#797979" stroked="f">
              <v:path arrowok="t"/>
            </v:shape>
            <v:shape id="_x0000_s3540" style="position:absolute;left:2181;top:784;width:7049;height:404;mso-position-horizontal-relative:page;mso-position-vertical-relative:text" coordsize="7049,404" o:allowincell="f" path="m,209l,355r90,l90,209e" fillcolor="#797979" stroked="f">
              <v:path arrowok="t"/>
            </v:shape>
            <v:shape id="_x0000_s3541" style="position:absolute;left:2181;top:784;width:7049;height:404;mso-position-horizontal-relative:page;mso-position-vertical-relative:text" coordsize="7049,404" o:allowincell="f" path="m482,217r,34l483,275r2,18l487,299r1,6l489,309r83,l569,305r,-6l569,293r,-18l569,251r,-34e" fillcolor="#797979" stroked="f">
              <v:path arrowok="t"/>
            </v:shape>
            <v:shape id="_x0000_s3542" style="position:absolute;left:2181;top:784;width:7049;height:404;mso-position-horizontal-relative:page;mso-position-vertical-relative:text" coordsize="7049,404" o:allowincell="f" path="m1025,217r,34l1026,275r2,18l1030,299r1,6l1032,309r83,l1112,305r,-6l1112,293r,-18l1112,251r,-34e" fillcolor="#797979" stroked="f">
              <v:path arrowok="t"/>
            </v:shape>
            <v:shape id="_x0000_s3543" style="position:absolute;left:2181;top:784;width:7049;height:404;mso-position-horizontal-relative:page;mso-position-vertical-relative:text" coordsize="7049,404" o:allowincell="f" path="m3454,217r,34l3455,275r2,18l3458,299r2,6l3461,309r83,l3541,305r,-6l3541,293r,-18l3541,251r,-34e" fillcolor="#797979" stroked="f">
              <v:path arrowok="t"/>
            </v:shape>
            <v:shape id="_x0000_s3544" style="position:absolute;left:2181;top:784;width:7049;height:404;mso-position-horizontal-relative:page;mso-position-vertical-relative:text" coordsize="7049,404" o:allowincell="f" path="m4065,217r,34l4065,275r3,18l4069,299r1,6l4072,309r82,l4151,305r,-6l4151,293r,-18l4151,251r,-34e" fillcolor="#797979" stroked="f">
              <v:path arrowok="t"/>
            </v:shape>
            <v:shape id="_x0000_s3545" style="position:absolute;left:2181;top:784;width:7049;height:404;mso-position-horizontal-relative:page;mso-position-vertical-relative:text" coordsize="7049,404" o:allowincell="f" path="m4290,217r,34l4290,275r3,18l4294,299r1,6l4297,309r82,l4376,305r,-6l4376,293r,-18l4376,251r,-34e" fillcolor="#797979" stroked="f">
              <v:path arrowok="t"/>
            </v:shape>
            <v:shape id="_x0000_s3546" style="position:absolute;left:2181;top:784;width:7049;height:404;mso-position-horizontal-relative:page;mso-position-vertical-relative:text" coordsize="7049,404" o:allowincell="f" path="m1264,219r-1,1l1262,221r-9,12l1252,238r-3,14l1249,254r,14l1249,274r,17l1250,304r1,5l1333,309r-3,-5l1330,291r,-17l1331,268r,-14l1332,252r6,-14l1342,233r13,-12l1356,220r2,-1e" fillcolor="#797979" stroked="f">
              <v:path arrowok="t"/>
            </v:shape>
            <v:shape id="_x0000_s3547" style="position:absolute;left:2181;top:784;width:7049;height:404;mso-position-horizontal-relative:page;mso-position-vertical-relative:text" coordsize="7049,404" o:allowincell="f" path="m1358,219r,87l1356,309r89,l1445,306r,-87e" fillcolor="#797979" stroked="f">
              <v:path arrowok="t"/>
            </v:shape>
            <v:shape id="_x0000_s3548" style="position:absolute;left:2181;top:784;width:7049;height:404;mso-position-horizontal-relative:page;mso-position-vertical-relative:text" coordsize="7049,404" o:allowincell="f" path="m1950,230r,23l1951,277r3,19l1954,298r1,5l2038,303r-4,-5l2034,296r,-19l2034,253r,-23e" fillcolor="#797979" stroked="f">
              <v:path arrowok="t"/>
            </v:shape>
            <v:shape id="_x0000_s3549" style="position:absolute;left:2181;top:784;width:7049;height:404;mso-position-horizontal-relative:page;mso-position-vertical-relative:text" coordsize="7049,404" o:allowincell="f" path="m2911,230r-8,62l3114,292r-10,-62e" fillcolor="#797979" stroked="f">
              <v:path arrowok="t"/>
            </v:shape>
            <v:shape id="_x0000_s3550" style="position:absolute;left:2181;top:784;width:7049;height:404;mso-position-horizontal-relative:page;mso-position-vertical-relative:text" coordsize="7049,404" o:allowincell="f" path="m5021,230r-8,62l5224,292r-9,-62e" fillcolor="#797979" stroked="f">
              <v:path arrowok="t"/>
            </v:shape>
            <v:shape id="_x0000_s3551" style="position:absolute;left:2181;top:784;width:7049;height:404;mso-position-horizontal-relative:page;mso-position-vertical-relative:text" coordsize="7049,404" o:allowincell="f" path="m599,236r,22l599,280r,17l599,302r-2,5l596,309r79,l676,307r1,-5l678,297r3,-17l681,258r,-22e" fillcolor="#797979" stroked="f">
              <v:path arrowok="t"/>
            </v:shape>
            <v:shape id="_x0000_s3552" style="position:absolute;left:2181;top:784;width:7049;height:404;mso-position-horizontal-relative:page;mso-position-vertical-relative:text" coordsize="7049,404" o:allowincell="f" path="m1142,236r,22l1142,280r,17l1142,302r-2,5l1139,309r78,l1219,307r1,-5l1221,297r3,-17l1224,258r,-22e" fillcolor="#797979" stroked="f">
              <v:path arrowok="t"/>
            </v:shape>
            <v:shape id="_x0000_s3553" style="position:absolute;left:2181;top:784;width:7049;height:404;mso-position-horizontal-relative:page;mso-position-vertical-relative:text" coordsize="7049,404" o:allowincell="f" path="m3571,236r,22l3571,280r,17l3571,302r-2,5l3567,309r79,l3648,307r1,-5l3650,297r2,-17l3653,258r,-22e" fillcolor="#797979" stroked="f">
              <v:path arrowok="t"/>
            </v:shape>
            <v:shape id="_x0000_s3554" style="position:absolute;left:2181;top:784;width:7049;height:404;mso-position-horizontal-relative:page;mso-position-vertical-relative:text" coordsize="7049,404" o:allowincell="f" path="m4181,236r,22l4181,280r,17l4181,302r-2,5l4178,309r79,l4258,307r1,-5l4261,297r2,-17l4264,258r,-22e" fillcolor="#797979" stroked="f">
              <v:path arrowok="t"/>
            </v:shape>
            <v:shape id="_x0000_s3555" style="position:absolute;left:2181;top:784;width:7049;height:404;mso-position-horizontal-relative:page;mso-position-vertical-relative:text" coordsize="7049,404" o:allowincell="f" path="m4406,236r,22l4406,280r,17l4406,302r-2,5l4403,309r79,l4483,307r1,-5l4485,297r3,-17l4489,258r,-22e" fillcolor="#797979" stroked="f">
              <v:path arrowok="t"/>
            </v:shape>
            <v:shape id="_x0000_s3556" style="position:absolute;left:2181;top:784;width:7049;height:404;mso-position-horizontal-relative:page;mso-position-vertical-relative:text" coordsize="7049,404" o:allowincell="f" path="m5361,237r,14l5361,271r,2l5359,288r-1,12l5358,301r-12,8l5336,309r94,l5430,309r4,-8l5434,300r2,-12l5437,273r,-2l5438,251r,-14e" fillcolor="#797979" stroked="f">
              <v:path arrowok="t"/>
            </v:shape>
            <v:shape id="_x0000_s3557" style="position:absolute;left:2181;top:784;width:7049;height:404;mso-position-horizontal-relative:page;mso-position-vertical-relative:text" coordsize="7049,404" o:allowincell="f" path="m5578,237r,14l5578,271r,2l5577,288r-1,12l5575,301r-11,8l5553,309r95,l5648,309r3,-8l5652,300r1,-12l5655,273r,-2l5655,251r1,-14e" fillcolor="#797979" stroked="f">
              <v:path arrowok="t"/>
            </v:shape>
            <v:shape id="_x0000_s3558" style="position:absolute;left:2181;top:784;width:7049;height:404;mso-position-horizontal-relative:page;mso-position-vertical-relative:text" coordsize="7049,404" o:allowincell="f" path="m3681,271r3,14l3685,288r3,10l3691,302r188,l3879,298r,-10l3879,285r,-14e" fillcolor="#797979" stroked="f">
              <v:path arrowok="t"/>
            </v:shape>
            <v:shape id="_x0000_s3559" style="position:absolute;left:2181;top:784;width:7049;height:404;mso-position-horizontal-relative:page;mso-position-vertical-relative:text" coordsize="7049,404" o:allowincell="f" path="m6850,271r3,14l6854,288r4,10l6861,302r187,l7048,298r,-10l7048,285r,-14e" fillcolor="#797979" stroked="f">
              <v:path arrowok="t"/>
            </v:shape>
            <v:shape id="_x0000_s3560" style="position:absolute;left:2181;top:784;width:7049;height:404;mso-position-horizontal-relative:page;mso-position-vertical-relative:text" coordsize="7049,404" o:allowincell="f" path="m306,277r12,78l431,355r11,-78e" fillcolor="#797979" stroked="f">
              <v:path arrowok="t"/>
            </v:shape>
            <v:shape id="_x0000_s3561" style="position:absolute;left:2181;top:784;width:7049;height:404;mso-position-horizontal-relative:page;mso-position-vertical-relative:text" coordsize="7049,404" o:allowincell="f" path="m2903,292r-9,63l2988,355r5,-63e" fillcolor="#797979" stroked="f">
              <v:path arrowok="t"/>
            </v:shape>
            <v:shape id="_x0000_s3562" style="position:absolute;left:2181;top:784;width:7049;height:404;mso-position-horizontal-relative:page;mso-position-vertical-relative:text" coordsize="7049,404" o:allowincell="f" path="m3026,292r4,63l3123,355r-9,-63e" fillcolor="#797979" stroked="f">
              <v:path arrowok="t"/>
            </v:shape>
            <v:shape id="_x0000_s3563" style="position:absolute;left:2181;top:784;width:7049;height:404;mso-position-horizontal-relative:page;mso-position-vertical-relative:text" coordsize="7049,404" o:allowincell="f" path="m5013,292r-8,63l5098,355r6,-63e" fillcolor="#797979" stroked="f">
              <v:path arrowok="t"/>
            </v:shape>
            <v:shape id="_x0000_s3564" style="position:absolute;left:2181;top:784;width:7049;height:404;mso-position-horizontal-relative:page;mso-position-vertical-relative:text" coordsize="7049,404" o:allowincell="f" path="m5136,292r5,63l5233,355r-9,-63e" fillcolor="#797979" stroked="f">
              <v:path arrowok="t"/>
            </v:shape>
            <v:shape id="_x0000_s3565" style="position:absolute;left:2181;top:784;width:7049;height:404;mso-position-horizontal-relative:page;mso-position-vertical-relative:text" coordsize="7049,404" o:allowincell="f" path="m1712,295r,15l1712,325r,12l1712,344r,4l1712,350r,3l1712,354r,1l1817,355r27,-1l1866,353r16,-3l1889,348r12,-4l1909,337r6,-12l1920,310r1,-15e" fillcolor="#797979" stroked="f">
              <v:path arrowok="t"/>
            </v:shape>
            <v:shape id="_x0000_s3566" style="position:absolute;left:2181;top:784;width:7049;height:404;mso-position-horizontal-relative:page;mso-position-vertical-relative:text" coordsize="7049,404" o:allowincell="f" path="m2672,295r,15l2672,325r,12l2672,344r,4l2672,350r,3l2672,354r,1l2777,355r27,-1l2826,353r16,-3l2849,348r12,-4l2869,337r6,-12l2879,310r2,-15e" fillcolor="#797979" stroked="f">
              <v:path arrowok="t"/>
            </v:shape>
            <v:shape id="_x0000_s3567" style="position:absolute;left:2181;top:784;width:7049;height:404;mso-position-horizontal-relative:page;mso-position-vertical-relative:text" coordsize="7049,404" o:allowincell="f" path="m3216,295r,6l3216,314r,10l3216,333r,6l3216,345r,4l3216,351r,1l3216,354r,1l3330,355r24,-1l3372,352r7,-1l3389,349r9,-4l3406,339r7,-6l3418,324r3,-10l3423,301r1,-6e" fillcolor="#797979" stroked="f">
              <v:path arrowok="t"/>
            </v:shape>
            <v:shape id="_x0000_s3568" style="position:absolute;left:2181;top:784;width:7049;height:404;mso-position-horizontal-relative:page;mso-position-vertical-relative:text" coordsize="7049,404" o:allowincell="f" path="m3691,302r4,5l3702,311r3,2l3715,319r2,l3728,322r16,l3763,319r1,l3777,313r5,-2l3787,307r6,-5e" fillcolor="#797979" stroked="f">
              <v:path arrowok="t"/>
            </v:shape>
            <v:shape id="_x0000_s3569" style="position:absolute;left:2181;top:784;width:7049;height:404;mso-position-horizontal-relative:page;mso-position-vertical-relative:text" coordsize="7049,404" o:allowincell="f" path="m3793,302r,11l3793,334r,12l3793,348r-3,5l3876,353r1,-5l3877,346r1,-12l3879,313r,-11e" fillcolor="#797979" stroked="f">
              <v:path arrowok="t"/>
            </v:shape>
            <v:shape id="_x0000_s3570" style="position:absolute;left:2181;top:784;width:7049;height:404;mso-position-horizontal-relative:page;mso-position-vertical-relative:text" coordsize="7049,404" o:allowincell="f" path="m6861,302r4,5l6872,311r3,2l6885,319r1,l6898,322r15,l6933,319r1,l6947,313r4,-2l6957,307r6,-5e" fillcolor="#797979" stroked="f">
              <v:path arrowok="t"/>
            </v:shape>
            <v:shape id="_x0000_s3571" style="position:absolute;left:2181;top:784;width:7049;height:404;mso-position-horizontal-relative:page;mso-position-vertical-relative:text" coordsize="7049,404" o:allowincell="f" path="m6963,302r,11l6963,334r,12l6963,348r-3,5l7045,353r1,-5l7046,346r1,-12l7048,313r,-11e" fillcolor="#797979" stroked="f">
              <v:path arrowok="t"/>
            </v:shape>
            <v:shape id="_x0000_s3572" style="position:absolute;left:2181;top:784;width:7049;height:404;mso-position-horizontal-relative:page;mso-position-vertical-relative:text" coordsize="7049,404" o:allowincell="f" path="m1955,303r1,2l1958,313r,l1963,320r2,4l1968,329r10,9l1983,343r9,5l1996,350r13,6l2013,357r15,3l2035,361r15,1l2054,362r,l2075,361r3,-1l2095,357r2,-1l2112,350r3,-2l2123,343r8,-5l2139,329r5,-5l2146,320r2,-7l2148,313r3,-8l2151,303e" fillcolor="#797979" stroked="f">
              <v:path arrowok="t"/>
            </v:shape>
            <v:shape id="_x0000_s3573" style="position:absolute;left:2181;top:784;width:7049;height:404;mso-position-horizontal-relative:page;mso-position-vertical-relative:text" coordsize="7049,404" o:allowincell="f" path="m489,309r1,2l493,317r2,4l501,328r2,2l510,338r1,1l521,346r1,l535,352r1,l544,354r10,3l565,358r9,2l584,360r5,l606,358r6,-1l625,354r6,-2l632,352r12,-6l644,346r9,-7l654,338r7,-8l663,328r5,-7l671,317r3,-6l675,309e" fillcolor="#797979" stroked="f">
              <v:path arrowok="t"/>
            </v:shape>
            <v:shape id="_x0000_s3574" style="position:absolute;left:2181;top:784;width:7049;height:404;mso-position-horizontal-relative:page;mso-position-vertical-relative:text" coordsize="7049,404" o:allowincell="f" path="m1032,309r1,2l1036,317r2,4l1044,328r2,2l1053,338r1,1l1064,346r1,l1078,352r1,l1087,354r10,3l1108,358r9,2l1127,360r5,l1149,358r6,-1l1168,354r6,-2l1174,352r12,-6l1187,346r9,-7l1197,338r7,-8l1205,328r6,-7l1214,317r3,-6l1217,309e" fillcolor="#797979" stroked="f">
              <v:path arrowok="t"/>
            </v:shape>
            <v:shape id="_x0000_s3575" style="position:absolute;left:2181;top:784;width:7049;height:404;mso-position-horizontal-relative:page;mso-position-vertical-relative:text" coordsize="7049,404" o:allowincell="f" path="m1251,309r2,13l1256,329r189,l1445,322r,-13e" fillcolor="#797979" stroked="f">
              <v:path arrowok="t"/>
            </v:shape>
            <v:shape id="_x0000_s3576" style="position:absolute;left:2181;top:784;width:7049;height:404;mso-position-horizontal-relative:page;mso-position-vertical-relative:text" coordsize="7049,404" o:allowincell="f" path="m3461,309r1,2l3465,317r2,4l3473,328r2,2l3482,338r1,1l3493,346r1,l3507,352r,l3516,354r10,3l3537,358r9,2l3556,360r4,l3578,358r6,-1l3597,354r6,-2l3603,352r12,-6l3616,346r9,-7l3626,338r6,-8l3634,328r5,-7l3642,317r4,-6l3646,309e" fillcolor="#797979" stroked="f">
              <v:path arrowok="t"/>
            </v:shape>
            <v:shape id="_x0000_s3577" style="position:absolute;left:2181;top:784;width:7049;height:404;mso-position-horizontal-relative:page;mso-position-vertical-relative:text" coordsize="7049,404" o:allowincell="f" path="m4072,309r,2l4075,317r2,4l4083,328r2,2l4092,338r1,1l4104,346r,l4118,352r,l4126,354r10,3l4148,358r9,2l4167,360r4,l4189,358r6,-1l4207,354r6,-2l4214,352r12,-6l4226,346r10,-7l4237,338r6,-8l4245,328r5,-7l4253,317r3,-6l4257,309e" fillcolor="#797979" stroked="f">
              <v:path arrowok="t"/>
            </v:shape>
            <v:shape id="_x0000_s3578" style="position:absolute;left:2181;top:784;width:7049;height:404;mso-position-horizontal-relative:page;mso-position-vertical-relative:text" coordsize="7049,404" o:allowincell="f" path="m4297,309r,2l4300,317r2,4l4308,328r2,2l4317,338r1,1l4329,346r,l4342,352r1,l4351,354r10,3l4373,358r9,2l4392,360r4,l4414,358r6,-1l4432,354r6,-2l4439,352r12,-6l4451,346r9,-7l4462,338r6,-8l4470,328r5,-7l4478,317r3,-6l4482,309e" fillcolor="#797979" stroked="f">
              <v:path arrowok="t"/>
            </v:shape>
            <v:shape id="_x0000_s3579" style="position:absolute;left:2181;top:784;width:7049;height:404;mso-position-horizontal-relative:page;mso-position-vertical-relative:text" coordsize="7049,404" o:allowincell="f" path="m5252,309r1,3l5253,312r6,11l5260,325r3,5l5273,340r4,3l5283,347r8,4l5298,354r1,l5318,358r1,l5341,360r20,-2l5363,358r17,-4l5382,354r8,-3l5395,347r6,-4l5407,340r9,-10l5420,325r1,-2l5429,312r,l5430,309e" fillcolor="#797979" stroked="f">
              <v:path arrowok="t"/>
            </v:shape>
            <v:shape id="_x0000_s3580" style="position:absolute;left:2181;top:784;width:7049;height:404;mso-position-horizontal-relative:page;mso-position-vertical-relative:text" coordsize="7049,404" o:allowincell="f" path="m5469,309r1,3l5470,312r7,11l5478,325r2,5l5491,340r4,3l5501,347r7,4l5515,354r2,l5536,358r,l5559,360r19,-2l5581,358r16,-4l5599,354r8,-3l5613,347r5,-4l5624,340r10,-10l5638,325r1,-2l5647,312r,l5648,309e" fillcolor="#797979" stroked="f">
              <v:path arrowok="t"/>
            </v:shape>
            <v:shape id="_x0000_s3581" style="position:absolute;left:2181;top:784;width:7049;height:404;mso-position-horizontal-relative:page;mso-position-vertical-relative:text" coordsize="7049,404" o:allowincell="f" path="m5685,309r2,7l5689,319r3,7l5695,329r5,5l5704,340r3,3l5714,347r3,2l5727,352r3,1l5734,354r14,4l5757,358r12,2l5779,360r4,l5800,358r5,l5819,354r3,-1l5825,352r8,-3l5838,347r7,-4l5849,340r4,-6l5857,329r3,-3l5866,319r2,-3l5871,309e" fillcolor="#797979" stroked="f">
              <v:path arrowok="t"/>
            </v:shape>
            <v:shape id="_x0000_s3582" style="position:absolute;left:2181;top:784;width:7049;height:404;mso-position-horizontal-relative:page;mso-position-vertical-relative:text" coordsize="7049,404" o:allowincell="f" path="m5906,309r1,2l5908,319r2,8l5912,331r193,l6105,327r,-8l6105,311r,-2e" fillcolor="#797979" stroked="f">
              <v:path arrowok="t"/>
            </v:shape>
            <v:shape id="_x0000_s3583" style="position:absolute;left:2181;top:784;width:7049;height:404;mso-position-horizontal-relative:page;mso-position-vertical-relative:text" coordsize="7049,404" o:allowincell="f" path="m1256,329r8,14l1268,346r11,8l1287,356r11,3l1310,360r3,-1l1331,356r3,-2l1348,346r2,-3l1360,329e" fillcolor="#797979" stroked="f">
              <v:path arrowok="t"/>
            </v:shape>
            <v:shape id="_x0000_s3584" style="position:absolute;left:2181;top:784;width:7049;height:404;mso-position-horizontal-relative:page;mso-position-vertical-relative:text" coordsize="7049,404" o:allowincell="f" path="m1360,329r,26l1445,355r,-26e" fillcolor="#797979" stroked="f">
              <v:path arrowok="t"/>
            </v:shape>
            <v:shape id="_x0000_s3585" style="position:absolute;left:2181;top:784;width:7049;height:404;mso-position-horizontal-relative:page;mso-position-vertical-relative:text" coordsize="7049,404" o:allowincell="f" path="m5912,331r2,4l5918,342r5,5l5925,348r8,5l5940,357r2,l5953,360r13,l5981,357r6,l5994,353r8,-5l6004,347r5,-5l6015,335r3,-4e" fillcolor="#797979" stroked="f">
              <v:path arrowok="t"/>
            </v:shape>
            <v:shape id="_x0000_s3586" style="position:absolute;left:2181;top:784;width:7049;height:404;mso-position-horizontal-relative:page;mso-position-vertical-relative:text" coordsize="7049,404" o:allowincell="f" path="m6018,331r-1,24l6105,355r,-24e" fillcolor="#797979" stroked="f">
              <v:path arrowok="t"/>
            </v:shape>
            <v:shape id="_x0000_s3587" style="position:absolute;left:2181;top:784;width:7049;height:404;mso-position-horizontal-relative:page;mso-position-vertical-relative:text" coordsize="7049,404" o:allowincell="f" path="m3679,334r2,13l3682,353r86,l3763,347r,-13e" fillcolor="#797979" stroked="f">
              <v:path arrowok="t"/>
            </v:shape>
            <v:shape id="_x0000_s3588" style="position:absolute;left:2181;top:784;width:7049;height:404;mso-position-horizontal-relative:page;mso-position-vertical-relative:text" coordsize="7049,404" o:allowincell="f" path="m6849,334r1,13l6851,353r86,l6933,347r,-13e" fillcolor="#797979" stroked="f">
              <v:path arrowok="t"/>
            </v:shape>
            <v:shape id="_x0000_s3589" style="position:absolute;left:2181;top:784;width:7049;height:404;mso-position-horizontal-relative:page;mso-position-vertical-relative:text" coordsize="7049,404" o:allowincell="f" path="m3682,353r,2l3683,359r2,6l3690,374r,1l3692,378r11,9l3707,391r13,5l3726,399r7,1l3750,403r,l3772,404r20,-1l3794,403r20,-3l3818,399r10,-3l3839,391r8,-4l3858,378r4,-3l3862,374r9,-9l3873,359r2,-4l3876,353e" fillcolor="#797979" stroked="f">
              <v:path arrowok="t"/>
            </v:shape>
            <v:shape id="_x0000_s3590" style="position:absolute;left:2181;top:784;width:7049;height:404;mso-position-horizontal-relative:page;mso-position-vertical-relative:text" coordsize="7049,404" o:allowincell="f" path="m6851,353r1,2l6852,359r3,6l6860,374r,1l6862,378r10,9l6876,391r13,5l6896,399r6,1l6919,403r1,l6941,404r20,-1l6964,403r19,-3l6987,399r10,-3l7009,391r7,-4l7027,378r4,-3l7032,374r8,-9l7043,359r2,-4l7045,353e" fillcolor="#797979" stroked="f">
              <v:path arrowok="t"/>
            </v:shape>
            <w10:wrap anchorx="page"/>
          </v:group>
        </w:pict>
      </w:r>
      <w:r>
        <w:rPr>
          <w:rFonts w:ascii="Times New Roman" w:hAnsi="Times New Roman"/>
          <w:sz w:val="20"/>
          <w:szCs w:val="20"/>
        </w:rPr>
        <w:t>•</w:t>
      </w:r>
      <w:r>
        <w:rPr>
          <w:rFonts w:ascii="Times New Roman" w:hAnsi="Times New Roman"/>
          <w:spacing w:val="-11"/>
          <w:sz w:val="20"/>
          <w:szCs w:val="20"/>
        </w:rPr>
        <w:t xml:space="preserve"> </w:t>
      </w:r>
      <w:r>
        <w:rPr>
          <w:rFonts w:ascii="Times New Roman" w:hAnsi="Times New Roman"/>
          <w:sz w:val="20"/>
          <w:szCs w:val="20"/>
        </w:rPr>
        <w:t>At the time of application, a petition for transfer credit must be filed with the MBA</w:t>
      </w:r>
      <w:r>
        <w:rPr>
          <w:rFonts w:ascii="Times New Roman" w:hAnsi="Times New Roman"/>
          <w:spacing w:val="-11"/>
          <w:sz w:val="20"/>
          <w:szCs w:val="20"/>
        </w:rPr>
        <w:t xml:space="preserve"> </w:t>
      </w:r>
      <w:r>
        <w:rPr>
          <w:rFonts w:ascii="Times New Roman" w:hAnsi="Times New Roman"/>
          <w:sz w:val="20"/>
          <w:szCs w:val="20"/>
        </w:rPr>
        <w:t>Director along with a copy of the course description for the institution</w:t>
      </w:r>
      <w:r>
        <w:rPr>
          <w:rFonts w:ascii="Times New Roman" w:hAnsi="Times New Roman"/>
          <w:spacing w:val="-11"/>
          <w:sz w:val="20"/>
          <w:szCs w:val="20"/>
        </w:rPr>
        <w:t>’</w:t>
      </w:r>
      <w:r>
        <w:rPr>
          <w:rFonts w:ascii="Times New Roman" w:hAnsi="Times New Roman"/>
          <w:sz w:val="20"/>
          <w:szCs w:val="20"/>
        </w:rPr>
        <w:t>s academic catalog.</w:t>
      </w:r>
    </w:p>
    <w:p w:rsidR="00F42301" w:rsidRDefault="00F42301" w:rsidP="001C7D3D">
      <w:pPr>
        <w:widowControl w:val="0"/>
        <w:autoSpaceDE w:val="0"/>
        <w:autoSpaceDN w:val="0"/>
        <w:adjustRightInd w:val="0"/>
        <w:spacing w:before="3" w:after="0" w:line="190" w:lineRule="exact"/>
        <w:rPr>
          <w:rFonts w:ascii="Times New Roman" w:hAnsi="Times New Roman"/>
          <w:sz w:val="19"/>
          <w:szCs w:val="19"/>
        </w:rPr>
      </w:pPr>
    </w:p>
    <w:p w:rsidR="00F42301" w:rsidRDefault="00F42301" w:rsidP="001C7D3D">
      <w:pPr>
        <w:widowControl w:val="0"/>
        <w:autoSpaceDE w:val="0"/>
        <w:autoSpaceDN w:val="0"/>
        <w:adjustRightInd w:val="0"/>
        <w:spacing w:after="0" w:line="200" w:lineRule="exact"/>
        <w:rPr>
          <w:rFonts w:ascii="Times New Roman" w:hAnsi="Times New Roman"/>
          <w:sz w:val="20"/>
          <w:szCs w:val="20"/>
        </w:rPr>
      </w:pPr>
    </w:p>
    <w:p w:rsidR="00F42301" w:rsidRDefault="00F42301" w:rsidP="001C7D3D">
      <w:pPr>
        <w:widowControl w:val="0"/>
        <w:autoSpaceDE w:val="0"/>
        <w:autoSpaceDN w:val="0"/>
        <w:adjustRightInd w:val="0"/>
        <w:spacing w:after="0" w:line="200" w:lineRule="exact"/>
        <w:rPr>
          <w:rFonts w:ascii="Times New Roman" w:hAnsi="Times New Roman"/>
          <w:sz w:val="20"/>
          <w:szCs w:val="20"/>
        </w:rPr>
      </w:pPr>
    </w:p>
    <w:p w:rsidR="00F42301" w:rsidRDefault="00F42301" w:rsidP="001C7D3D">
      <w:pPr>
        <w:widowControl w:val="0"/>
        <w:autoSpaceDE w:val="0"/>
        <w:autoSpaceDN w:val="0"/>
        <w:adjustRightInd w:val="0"/>
        <w:spacing w:after="0" w:line="200" w:lineRule="exact"/>
        <w:rPr>
          <w:rFonts w:ascii="Times New Roman" w:hAnsi="Times New Roman"/>
          <w:sz w:val="20"/>
          <w:szCs w:val="20"/>
        </w:rPr>
      </w:pPr>
    </w:p>
    <w:p w:rsidR="00F42301" w:rsidRDefault="00F42301" w:rsidP="001C7D3D">
      <w:pPr>
        <w:widowControl w:val="0"/>
        <w:autoSpaceDE w:val="0"/>
        <w:autoSpaceDN w:val="0"/>
        <w:adjustRightInd w:val="0"/>
        <w:spacing w:after="0"/>
        <w:ind w:left="860"/>
        <w:rPr>
          <w:rFonts w:ascii="Times New Roman" w:hAnsi="Times New Roman"/>
          <w:sz w:val="28"/>
          <w:szCs w:val="28"/>
        </w:rPr>
      </w:pPr>
      <w:r>
        <w:rPr>
          <w:rFonts w:ascii="Times New Roman" w:hAnsi="Times New Roman"/>
          <w:b/>
          <w:bCs/>
          <w:sz w:val="28"/>
          <w:szCs w:val="28"/>
        </w:rPr>
        <w:t>Objectives of the P</w:t>
      </w:r>
      <w:r>
        <w:rPr>
          <w:rFonts w:ascii="Times New Roman" w:hAnsi="Times New Roman"/>
          <w:b/>
          <w:bCs/>
          <w:spacing w:val="-5"/>
          <w:sz w:val="28"/>
          <w:szCs w:val="28"/>
        </w:rPr>
        <w:t>r</w:t>
      </w:r>
      <w:r>
        <w:rPr>
          <w:rFonts w:ascii="Times New Roman" w:hAnsi="Times New Roman"/>
          <w:b/>
          <w:bCs/>
          <w:sz w:val="28"/>
          <w:szCs w:val="28"/>
        </w:rPr>
        <w:t>ogram</w:t>
      </w:r>
    </w:p>
    <w:p w:rsidR="00F42301" w:rsidRDefault="00F42301" w:rsidP="001C7D3D">
      <w:pPr>
        <w:widowControl w:val="0"/>
        <w:autoSpaceDE w:val="0"/>
        <w:autoSpaceDN w:val="0"/>
        <w:adjustRightInd w:val="0"/>
        <w:spacing w:before="37" w:after="0" w:line="250" w:lineRule="auto"/>
        <w:ind w:left="860" w:right="1964" w:firstLine="360"/>
        <w:rPr>
          <w:rFonts w:ascii="Times New Roman" w:hAnsi="Times New Roman"/>
          <w:sz w:val="20"/>
          <w:szCs w:val="20"/>
        </w:rPr>
      </w:pPr>
      <w:r>
        <w:rPr>
          <w:rFonts w:ascii="Times New Roman" w:hAnsi="Times New Roman"/>
          <w:sz w:val="20"/>
          <w:szCs w:val="20"/>
        </w:rPr>
        <w:t>The Five-year BS/MBA</w:t>
      </w:r>
      <w:r>
        <w:rPr>
          <w:rFonts w:ascii="Times New Roman" w:hAnsi="Times New Roman"/>
          <w:spacing w:val="-11"/>
          <w:sz w:val="20"/>
          <w:szCs w:val="20"/>
        </w:rPr>
        <w:t xml:space="preserve"> </w:t>
      </w:r>
      <w:r>
        <w:rPr>
          <w:rFonts w:ascii="Times New Roman" w:hAnsi="Times New Roman"/>
          <w:sz w:val="20"/>
          <w:szCs w:val="20"/>
        </w:rPr>
        <w:t>degree (Accounting Concentration) in the College of Business at</w:t>
      </w:r>
      <w:r>
        <w:rPr>
          <w:rFonts w:ascii="Times New Roman" w:hAnsi="Times New Roman"/>
          <w:spacing w:val="-11"/>
          <w:sz w:val="20"/>
          <w:szCs w:val="20"/>
        </w:rPr>
        <w:t xml:space="preserve"> </w:t>
      </w:r>
      <w:r>
        <w:rPr>
          <w:rFonts w:ascii="Times New Roman" w:hAnsi="Times New Roman"/>
          <w:sz w:val="20"/>
          <w:szCs w:val="20"/>
        </w:rPr>
        <w:t>Al- bany State University is designed to enable students to sit for the C</w:t>
      </w:r>
      <w:r>
        <w:rPr>
          <w:rFonts w:ascii="Times New Roman" w:hAnsi="Times New Roman"/>
          <w:spacing w:val="-18"/>
          <w:sz w:val="20"/>
          <w:szCs w:val="20"/>
        </w:rPr>
        <w:t>P</w:t>
      </w:r>
      <w:r>
        <w:rPr>
          <w:rFonts w:ascii="Times New Roman" w:hAnsi="Times New Roman"/>
          <w:sz w:val="20"/>
          <w:szCs w:val="20"/>
        </w:rPr>
        <w:t>A</w:t>
      </w:r>
      <w:r>
        <w:rPr>
          <w:rFonts w:ascii="Times New Roman" w:hAnsi="Times New Roman"/>
          <w:spacing w:val="-11"/>
          <w:sz w:val="20"/>
          <w:szCs w:val="20"/>
        </w:rPr>
        <w:t xml:space="preserve"> </w:t>
      </w:r>
      <w:r>
        <w:rPr>
          <w:rFonts w:ascii="Times New Roman" w:hAnsi="Times New Roman"/>
          <w:sz w:val="20"/>
          <w:szCs w:val="20"/>
        </w:rPr>
        <w:t>examination and qualify as Certified Public</w:t>
      </w:r>
      <w:r>
        <w:rPr>
          <w:rFonts w:ascii="Times New Roman" w:hAnsi="Times New Roman"/>
          <w:spacing w:val="-11"/>
          <w:sz w:val="20"/>
          <w:szCs w:val="20"/>
        </w:rPr>
        <w:t xml:space="preserve"> </w:t>
      </w:r>
      <w:r>
        <w:rPr>
          <w:rFonts w:ascii="Times New Roman" w:hAnsi="Times New Roman"/>
          <w:sz w:val="20"/>
          <w:szCs w:val="20"/>
        </w:rPr>
        <w:t>Accountants upon completion of degree requirements. Students who successfully complete requirements for the 5-year MBA</w:t>
      </w:r>
      <w:r>
        <w:rPr>
          <w:rFonts w:ascii="Times New Roman" w:hAnsi="Times New Roman"/>
          <w:spacing w:val="-11"/>
          <w:sz w:val="20"/>
          <w:szCs w:val="20"/>
        </w:rPr>
        <w:t xml:space="preserve"> </w:t>
      </w:r>
      <w:r>
        <w:rPr>
          <w:rFonts w:ascii="Times New Roman" w:hAnsi="Times New Roman"/>
          <w:sz w:val="20"/>
          <w:szCs w:val="20"/>
        </w:rPr>
        <w:t>degree will be awarded both a B.S. degree in</w:t>
      </w:r>
      <w:r>
        <w:rPr>
          <w:rFonts w:ascii="Times New Roman" w:hAnsi="Times New Roman"/>
          <w:spacing w:val="-11"/>
          <w:sz w:val="20"/>
          <w:szCs w:val="20"/>
        </w:rPr>
        <w:t xml:space="preserve"> </w:t>
      </w:r>
      <w:r>
        <w:rPr>
          <w:rFonts w:ascii="Times New Roman" w:hAnsi="Times New Roman"/>
          <w:sz w:val="20"/>
          <w:szCs w:val="20"/>
        </w:rPr>
        <w:t>Account- ing and an MBA</w:t>
      </w:r>
      <w:r>
        <w:rPr>
          <w:rFonts w:ascii="Times New Roman" w:hAnsi="Times New Roman"/>
          <w:spacing w:val="-11"/>
          <w:sz w:val="20"/>
          <w:szCs w:val="20"/>
        </w:rPr>
        <w:t xml:space="preserve"> </w:t>
      </w:r>
      <w:r>
        <w:rPr>
          <w:rFonts w:ascii="Times New Roman" w:hAnsi="Times New Roman"/>
          <w:sz w:val="20"/>
          <w:szCs w:val="20"/>
        </w:rPr>
        <w:t>degree.</w:t>
      </w:r>
    </w:p>
    <w:p w:rsidR="00F42301" w:rsidRDefault="00F42301" w:rsidP="001C7D3D">
      <w:pPr>
        <w:widowControl w:val="0"/>
        <w:autoSpaceDE w:val="0"/>
        <w:autoSpaceDN w:val="0"/>
        <w:adjustRightInd w:val="0"/>
        <w:spacing w:after="0" w:line="250" w:lineRule="auto"/>
        <w:ind w:left="860" w:right="2048" w:firstLine="360"/>
        <w:rPr>
          <w:rFonts w:ascii="Times New Roman" w:hAnsi="Times New Roman"/>
          <w:sz w:val="20"/>
          <w:szCs w:val="20"/>
        </w:rPr>
      </w:pPr>
      <w:r>
        <w:rPr>
          <w:rFonts w:ascii="Times New Roman" w:hAnsi="Times New Roman"/>
          <w:sz w:val="20"/>
          <w:szCs w:val="20"/>
        </w:rPr>
        <w:t>The major objective of the program is to prepare students professionally for accounting posi- tions in business corporations and in non-profit o</w:t>
      </w:r>
      <w:r>
        <w:rPr>
          <w:rFonts w:ascii="Times New Roman" w:hAnsi="Times New Roman"/>
          <w:spacing w:val="-4"/>
          <w:sz w:val="20"/>
          <w:szCs w:val="20"/>
        </w:rPr>
        <w:t>r</w:t>
      </w:r>
      <w:r>
        <w:rPr>
          <w:rFonts w:ascii="Times New Roman" w:hAnsi="Times New Roman"/>
          <w:sz w:val="20"/>
          <w:szCs w:val="20"/>
        </w:rPr>
        <w:t>ganizations.  Professional accounting firms re- quire internships and they prefer graduates from 150-hour accounting programs.</w:t>
      </w:r>
      <w:r>
        <w:rPr>
          <w:rFonts w:ascii="Times New Roman" w:hAnsi="Times New Roman"/>
          <w:spacing w:val="-11"/>
          <w:sz w:val="20"/>
          <w:szCs w:val="20"/>
        </w:rPr>
        <w:t xml:space="preserve"> </w:t>
      </w:r>
      <w:r>
        <w:rPr>
          <w:rFonts w:ascii="Times New Roman" w:hAnsi="Times New Roman"/>
          <w:sz w:val="20"/>
          <w:szCs w:val="20"/>
        </w:rPr>
        <w:t>Also, the</w:t>
      </w:r>
    </w:p>
    <w:p w:rsidR="00F42301" w:rsidRDefault="00F42301" w:rsidP="001C7D3D">
      <w:pPr>
        <w:widowControl w:val="0"/>
        <w:autoSpaceDE w:val="0"/>
        <w:autoSpaceDN w:val="0"/>
        <w:adjustRightInd w:val="0"/>
        <w:spacing w:after="0" w:line="250" w:lineRule="auto"/>
        <w:ind w:left="860" w:right="1986"/>
        <w:rPr>
          <w:rFonts w:ascii="Times New Roman" w:hAnsi="Times New Roman"/>
          <w:sz w:val="20"/>
          <w:szCs w:val="20"/>
        </w:rPr>
      </w:pPr>
      <w:r w:rsidRPr="00554989">
        <w:rPr>
          <w:rFonts w:ascii="Calibri" w:hAnsi="Calibri"/>
          <w:noProof/>
          <w:lang w:eastAsia="en-US"/>
        </w:rPr>
        <w:pict>
          <v:shape id="_x0000_s3591" type="#_x0000_t202" style="position:absolute;left:0;text-align:left;margin-left:522.25pt;margin-top:-149.75pt;width:1in;height:184.35pt;z-index:-251641856;mso-position-horizontal-relative:page" o:allowincell="f" filled="f" stroked="f">
            <v:textbox style="layout-flow:vertical" inset="0,0,0,0">
              <w:txbxContent>
                <w:p w:rsidR="00F42301" w:rsidRDefault="00F42301" w:rsidP="001C7D3D">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E</w:t>
                  </w:r>
                  <w:r>
                    <w:rPr>
                      <w:rFonts w:ascii="Impact" w:hAnsi="Impact" w:cs="Impact"/>
                      <w:color w:val="A3A3A3"/>
                      <w:spacing w:val="-115"/>
                      <w:position w:val="1"/>
                      <w:sz w:val="105"/>
                      <w:szCs w:val="105"/>
                    </w:rPr>
                    <w:t xml:space="preserve"> </w:t>
                  </w:r>
                </w:p>
              </w:txbxContent>
            </v:textbox>
            <w10:wrap anchorx="page"/>
          </v:shape>
        </w:pict>
      </w:r>
      <w:r w:rsidRPr="00554989">
        <w:rPr>
          <w:rFonts w:ascii="Calibri" w:hAnsi="Calibri"/>
          <w:noProof/>
          <w:lang w:eastAsia="en-US"/>
        </w:rPr>
        <w:pict>
          <v:shape id="_x0000_s3592" type="#_x0000_t202" style="position:absolute;left:0;text-align:left;margin-left:522.25pt;margin-top:48.45pt;width:1in;height:270.75pt;z-index:-251640832;mso-position-horizontal-relative:page" o:allowincell="f" filled="f" stroked="f">
            <v:textbox style="layout-flow:vertical" inset="0,0,0,0">
              <w:txbxContent>
                <w:p w:rsidR="00F42301" w:rsidRDefault="00F42301" w:rsidP="001C7D3D">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P</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ROGRAM</w:t>
                  </w:r>
                  <w:r>
                    <w:rPr>
                      <w:rFonts w:ascii="Impact" w:hAnsi="Impact" w:cs="Impact"/>
                      <w:color w:val="A3A3A3"/>
                      <w:position w:val="1"/>
                      <w:sz w:val="105"/>
                      <w:szCs w:val="105"/>
                    </w:rPr>
                    <w:t>S</w:t>
                  </w:r>
                  <w:r>
                    <w:rPr>
                      <w:rFonts w:ascii="Impact" w:hAnsi="Impact" w:cs="Impact"/>
                      <w:color w:val="A3A3A3"/>
                      <w:spacing w:val="-115"/>
                      <w:position w:val="1"/>
                      <w:sz w:val="105"/>
                      <w:szCs w:val="105"/>
                    </w:rPr>
                    <w:t xml:space="preserve"> </w:t>
                  </w:r>
                </w:p>
              </w:txbxContent>
            </v:textbox>
            <w10:wrap anchorx="page"/>
          </v:shape>
        </w:pict>
      </w:r>
      <w:r>
        <w:rPr>
          <w:rFonts w:ascii="Times New Roman" w:hAnsi="Times New Roman"/>
          <w:sz w:val="20"/>
          <w:szCs w:val="20"/>
        </w:rPr>
        <w:t>program aims to prepare students for business development and ownership in accounting.  By em- ploying contemporary technologies and innovative techniques in the program, students will de- velop the abilities and market-driven traits to succeed in their business endeavors.</w:t>
      </w:r>
      <w:r>
        <w:rPr>
          <w:rFonts w:ascii="Times New Roman" w:hAnsi="Times New Roman"/>
          <w:spacing w:val="46"/>
          <w:sz w:val="20"/>
          <w:szCs w:val="20"/>
        </w:rPr>
        <w:t xml:space="preserve"> </w:t>
      </w:r>
      <w:r>
        <w:rPr>
          <w:rFonts w:ascii="Times New Roman" w:hAnsi="Times New Roman"/>
          <w:sz w:val="20"/>
          <w:szCs w:val="20"/>
        </w:rPr>
        <w:t>Thus, this program is designed to “provide an innovative educational program to meet the needs of our di- verse student population” and to “enhance the role of the University as a leader in providing qual- ity business education”.</w:t>
      </w:r>
    </w:p>
    <w:p w:rsidR="00F42301" w:rsidRDefault="00F42301" w:rsidP="001C7D3D">
      <w:pPr>
        <w:widowControl w:val="0"/>
        <w:autoSpaceDE w:val="0"/>
        <w:autoSpaceDN w:val="0"/>
        <w:adjustRightInd w:val="0"/>
        <w:spacing w:before="17" w:after="0" w:line="200" w:lineRule="exact"/>
        <w:rPr>
          <w:rFonts w:ascii="Times New Roman" w:hAnsi="Times New Roman"/>
          <w:sz w:val="20"/>
          <w:szCs w:val="20"/>
        </w:rPr>
      </w:pPr>
    </w:p>
    <w:p w:rsidR="00F42301" w:rsidRDefault="00F42301" w:rsidP="001C7D3D">
      <w:pPr>
        <w:widowControl w:val="0"/>
        <w:autoSpaceDE w:val="0"/>
        <w:autoSpaceDN w:val="0"/>
        <w:adjustRightInd w:val="0"/>
        <w:spacing w:after="0"/>
        <w:ind w:left="860"/>
        <w:rPr>
          <w:rFonts w:ascii="Times New Roman" w:hAnsi="Times New Roman"/>
          <w:sz w:val="28"/>
          <w:szCs w:val="28"/>
        </w:rPr>
      </w:pPr>
      <w:r>
        <w:rPr>
          <w:rFonts w:ascii="Times New Roman" w:hAnsi="Times New Roman"/>
          <w:b/>
          <w:bCs/>
          <w:sz w:val="28"/>
          <w:szCs w:val="28"/>
        </w:rPr>
        <w:t>Admission Requi</w:t>
      </w:r>
      <w:r>
        <w:rPr>
          <w:rFonts w:ascii="Times New Roman" w:hAnsi="Times New Roman"/>
          <w:b/>
          <w:bCs/>
          <w:spacing w:val="-5"/>
          <w:sz w:val="28"/>
          <w:szCs w:val="28"/>
        </w:rPr>
        <w:t>r</w:t>
      </w:r>
      <w:r>
        <w:rPr>
          <w:rFonts w:ascii="Times New Roman" w:hAnsi="Times New Roman"/>
          <w:b/>
          <w:bCs/>
          <w:sz w:val="28"/>
          <w:szCs w:val="28"/>
        </w:rPr>
        <w:t>ements</w:t>
      </w:r>
    </w:p>
    <w:p w:rsidR="00F42301" w:rsidRDefault="00F42301" w:rsidP="001C7D3D">
      <w:pPr>
        <w:widowControl w:val="0"/>
        <w:autoSpaceDE w:val="0"/>
        <w:autoSpaceDN w:val="0"/>
        <w:adjustRightInd w:val="0"/>
        <w:spacing w:before="37" w:after="0"/>
        <w:ind w:left="1220"/>
        <w:rPr>
          <w:rFonts w:ascii="Times New Roman" w:hAnsi="Times New Roman"/>
          <w:sz w:val="20"/>
          <w:szCs w:val="20"/>
        </w:rPr>
      </w:pPr>
      <w:r>
        <w:rPr>
          <w:rFonts w:ascii="Times New Roman" w:hAnsi="Times New Roman"/>
          <w:sz w:val="20"/>
          <w:szCs w:val="20"/>
        </w:rPr>
        <w:t>Accounting students must meet the following requirements for admission to MBA:</w:t>
      </w:r>
    </w:p>
    <w:p w:rsidR="00F42301" w:rsidRDefault="00F42301" w:rsidP="001C7D3D">
      <w:pPr>
        <w:widowControl w:val="0"/>
        <w:autoSpaceDE w:val="0"/>
        <w:autoSpaceDN w:val="0"/>
        <w:adjustRightInd w:val="0"/>
        <w:spacing w:before="10" w:after="0"/>
        <w:ind w:left="1220"/>
        <w:rPr>
          <w:rFonts w:ascii="Times New Roman" w:hAnsi="Times New Roman"/>
          <w:sz w:val="20"/>
          <w:szCs w:val="20"/>
        </w:rPr>
      </w:pPr>
      <w:r>
        <w:rPr>
          <w:rFonts w:ascii="Times New Roman" w:hAnsi="Times New Roman"/>
          <w:sz w:val="20"/>
          <w:szCs w:val="20"/>
        </w:rPr>
        <w:t>• Successfully complete all courses in areas</w:t>
      </w:r>
      <w:r>
        <w:rPr>
          <w:rFonts w:ascii="Times New Roman" w:hAnsi="Times New Roman"/>
          <w:spacing w:val="-11"/>
          <w:sz w:val="20"/>
          <w:szCs w:val="20"/>
        </w:rPr>
        <w:t xml:space="preserve"> </w:t>
      </w:r>
      <w:r>
        <w:rPr>
          <w:rFonts w:ascii="Times New Roman" w:hAnsi="Times New Roman"/>
          <w:sz w:val="20"/>
          <w:szCs w:val="20"/>
        </w:rPr>
        <w:t>A-</w:t>
      </w:r>
      <w:r>
        <w:rPr>
          <w:rFonts w:ascii="Times New Roman" w:hAnsi="Times New Roman"/>
          <w:spacing w:val="-16"/>
          <w:sz w:val="20"/>
          <w:szCs w:val="20"/>
        </w:rPr>
        <w:t>F</w:t>
      </w:r>
      <w:r>
        <w:rPr>
          <w:rFonts w:ascii="Times New Roman" w:hAnsi="Times New Roman"/>
          <w:sz w:val="20"/>
          <w:szCs w:val="20"/>
        </w:rPr>
        <w:t>.</w:t>
      </w:r>
    </w:p>
    <w:p w:rsidR="00F42301" w:rsidRDefault="00F42301" w:rsidP="001C7D3D">
      <w:pPr>
        <w:widowControl w:val="0"/>
        <w:autoSpaceDE w:val="0"/>
        <w:autoSpaceDN w:val="0"/>
        <w:adjustRightInd w:val="0"/>
        <w:spacing w:before="10" w:after="0" w:line="250" w:lineRule="auto"/>
        <w:ind w:left="1320" w:right="2156" w:hanging="100"/>
        <w:rPr>
          <w:rFonts w:ascii="Times New Roman" w:hAnsi="Times New Roman"/>
          <w:sz w:val="20"/>
          <w:szCs w:val="20"/>
        </w:rPr>
      </w:pPr>
      <w:r>
        <w:rPr>
          <w:rFonts w:ascii="Times New Roman" w:hAnsi="Times New Roman"/>
          <w:sz w:val="20"/>
          <w:szCs w:val="20"/>
        </w:rPr>
        <w:t>• Successfully complete the following courses with a minimum grade of “C” in each and an overall grade point average of 3.0:</w:t>
      </w:r>
    </w:p>
    <w:p w:rsidR="00F42301" w:rsidRDefault="00F42301" w:rsidP="001C7D3D">
      <w:pPr>
        <w:widowControl w:val="0"/>
        <w:autoSpaceDE w:val="0"/>
        <w:autoSpaceDN w:val="0"/>
        <w:adjustRightInd w:val="0"/>
        <w:spacing w:after="0"/>
        <w:ind w:left="1580"/>
        <w:rPr>
          <w:rFonts w:ascii="Times New Roman" w:hAnsi="Times New Roman"/>
          <w:sz w:val="20"/>
          <w:szCs w:val="20"/>
        </w:rPr>
      </w:pPr>
      <w:r>
        <w:rPr>
          <w:rFonts w:ascii="Times New Roman" w:hAnsi="Times New Roman"/>
          <w:sz w:val="20"/>
          <w:szCs w:val="20"/>
        </w:rPr>
        <w:t>•</w:t>
      </w:r>
      <w:r>
        <w:rPr>
          <w:rFonts w:ascii="Times New Roman" w:hAnsi="Times New Roman"/>
          <w:spacing w:val="-11"/>
          <w:sz w:val="20"/>
          <w:szCs w:val="20"/>
        </w:rPr>
        <w:t xml:space="preserve"> </w:t>
      </w:r>
      <w:r>
        <w:rPr>
          <w:rFonts w:ascii="Times New Roman" w:hAnsi="Times New Roman"/>
          <w:sz w:val="20"/>
          <w:szCs w:val="20"/>
        </w:rPr>
        <w:t>ACCT</w:t>
      </w:r>
      <w:r>
        <w:rPr>
          <w:rFonts w:ascii="Times New Roman" w:hAnsi="Times New Roman"/>
          <w:spacing w:val="-4"/>
          <w:sz w:val="20"/>
          <w:szCs w:val="20"/>
        </w:rPr>
        <w:t xml:space="preserve"> </w:t>
      </w:r>
      <w:r>
        <w:rPr>
          <w:rFonts w:ascii="Times New Roman" w:hAnsi="Times New Roman"/>
          <w:sz w:val="20"/>
          <w:szCs w:val="20"/>
        </w:rPr>
        <w:t>2101 – Principles of</w:t>
      </w:r>
      <w:r>
        <w:rPr>
          <w:rFonts w:ascii="Times New Roman" w:hAnsi="Times New Roman"/>
          <w:spacing w:val="-11"/>
          <w:sz w:val="20"/>
          <w:szCs w:val="20"/>
        </w:rPr>
        <w:t xml:space="preserve"> </w:t>
      </w:r>
      <w:r>
        <w:rPr>
          <w:rFonts w:ascii="Times New Roman" w:hAnsi="Times New Roman"/>
          <w:sz w:val="20"/>
          <w:szCs w:val="20"/>
        </w:rPr>
        <w:t>Accounting I</w:t>
      </w:r>
    </w:p>
    <w:p w:rsidR="00F42301" w:rsidRDefault="00F42301" w:rsidP="001C7D3D">
      <w:pPr>
        <w:widowControl w:val="0"/>
        <w:autoSpaceDE w:val="0"/>
        <w:autoSpaceDN w:val="0"/>
        <w:adjustRightInd w:val="0"/>
        <w:spacing w:before="10" w:after="0"/>
        <w:ind w:left="1580"/>
        <w:rPr>
          <w:rFonts w:ascii="Times New Roman" w:hAnsi="Times New Roman"/>
          <w:sz w:val="20"/>
          <w:szCs w:val="20"/>
        </w:rPr>
      </w:pPr>
      <w:r>
        <w:rPr>
          <w:rFonts w:ascii="Times New Roman" w:hAnsi="Times New Roman"/>
          <w:sz w:val="20"/>
          <w:szCs w:val="20"/>
        </w:rPr>
        <w:t>•</w:t>
      </w:r>
      <w:r>
        <w:rPr>
          <w:rFonts w:ascii="Times New Roman" w:hAnsi="Times New Roman"/>
          <w:spacing w:val="-11"/>
          <w:sz w:val="20"/>
          <w:szCs w:val="20"/>
        </w:rPr>
        <w:t xml:space="preserve"> </w:t>
      </w:r>
      <w:r>
        <w:rPr>
          <w:rFonts w:ascii="Times New Roman" w:hAnsi="Times New Roman"/>
          <w:sz w:val="20"/>
          <w:szCs w:val="20"/>
        </w:rPr>
        <w:t>ACCT</w:t>
      </w:r>
      <w:r>
        <w:rPr>
          <w:rFonts w:ascii="Times New Roman" w:hAnsi="Times New Roman"/>
          <w:spacing w:val="-4"/>
          <w:sz w:val="20"/>
          <w:szCs w:val="20"/>
        </w:rPr>
        <w:t xml:space="preserve"> </w:t>
      </w:r>
      <w:r>
        <w:rPr>
          <w:rFonts w:ascii="Times New Roman" w:hAnsi="Times New Roman"/>
          <w:sz w:val="20"/>
          <w:szCs w:val="20"/>
        </w:rPr>
        <w:t>2102 – Principles of</w:t>
      </w:r>
      <w:r>
        <w:rPr>
          <w:rFonts w:ascii="Times New Roman" w:hAnsi="Times New Roman"/>
          <w:spacing w:val="-11"/>
          <w:sz w:val="20"/>
          <w:szCs w:val="20"/>
        </w:rPr>
        <w:t xml:space="preserve"> </w:t>
      </w:r>
      <w:r>
        <w:rPr>
          <w:rFonts w:ascii="Times New Roman" w:hAnsi="Times New Roman"/>
          <w:sz w:val="20"/>
          <w:szCs w:val="20"/>
        </w:rPr>
        <w:t>Accounting II</w:t>
      </w:r>
    </w:p>
    <w:p w:rsidR="00F42301" w:rsidRDefault="00F42301" w:rsidP="001C7D3D">
      <w:pPr>
        <w:widowControl w:val="0"/>
        <w:autoSpaceDE w:val="0"/>
        <w:autoSpaceDN w:val="0"/>
        <w:adjustRightInd w:val="0"/>
        <w:spacing w:before="10" w:after="0"/>
        <w:ind w:left="1580"/>
        <w:rPr>
          <w:rFonts w:ascii="Times New Roman" w:hAnsi="Times New Roman"/>
          <w:sz w:val="20"/>
          <w:szCs w:val="20"/>
        </w:rPr>
      </w:pPr>
      <w:r>
        <w:rPr>
          <w:rFonts w:ascii="Times New Roman" w:hAnsi="Times New Roman"/>
          <w:sz w:val="20"/>
          <w:szCs w:val="20"/>
        </w:rPr>
        <w:t>• ECON 2105 – Principles of Macroeconomics</w:t>
      </w:r>
    </w:p>
    <w:p w:rsidR="00F42301" w:rsidRDefault="00F42301" w:rsidP="001C7D3D">
      <w:pPr>
        <w:widowControl w:val="0"/>
        <w:autoSpaceDE w:val="0"/>
        <w:autoSpaceDN w:val="0"/>
        <w:adjustRightInd w:val="0"/>
        <w:spacing w:before="10" w:after="0"/>
        <w:ind w:left="1580"/>
        <w:rPr>
          <w:rFonts w:ascii="Times New Roman" w:hAnsi="Times New Roman"/>
          <w:sz w:val="20"/>
          <w:szCs w:val="20"/>
        </w:rPr>
      </w:pPr>
      <w:r>
        <w:rPr>
          <w:rFonts w:ascii="Times New Roman" w:hAnsi="Times New Roman"/>
          <w:sz w:val="20"/>
          <w:szCs w:val="20"/>
        </w:rPr>
        <w:t>• ECON 2106 – Principles of Microeconomics</w:t>
      </w:r>
    </w:p>
    <w:p w:rsidR="00F42301" w:rsidRDefault="00F42301" w:rsidP="001C7D3D">
      <w:pPr>
        <w:widowControl w:val="0"/>
        <w:autoSpaceDE w:val="0"/>
        <w:autoSpaceDN w:val="0"/>
        <w:adjustRightInd w:val="0"/>
        <w:spacing w:before="10" w:after="0"/>
        <w:ind w:left="1580"/>
        <w:rPr>
          <w:rFonts w:ascii="Times New Roman" w:hAnsi="Times New Roman"/>
          <w:sz w:val="20"/>
          <w:szCs w:val="20"/>
        </w:rPr>
      </w:pPr>
      <w:r>
        <w:rPr>
          <w:rFonts w:ascii="Times New Roman" w:hAnsi="Times New Roman"/>
          <w:sz w:val="20"/>
          <w:szCs w:val="20"/>
        </w:rPr>
        <w:t>• ECON 3205 – Economic/Business Statistics</w:t>
      </w:r>
    </w:p>
    <w:p w:rsidR="00F42301" w:rsidRDefault="00F42301" w:rsidP="001C7D3D">
      <w:pPr>
        <w:widowControl w:val="0"/>
        <w:autoSpaceDE w:val="0"/>
        <w:autoSpaceDN w:val="0"/>
        <w:adjustRightInd w:val="0"/>
        <w:spacing w:before="10" w:after="0"/>
        <w:ind w:left="1580"/>
        <w:rPr>
          <w:rFonts w:ascii="Times New Roman" w:hAnsi="Times New Roman"/>
          <w:sz w:val="20"/>
          <w:szCs w:val="20"/>
        </w:rPr>
      </w:pPr>
      <w:r>
        <w:rPr>
          <w:rFonts w:ascii="Times New Roman" w:hAnsi="Times New Roman"/>
          <w:sz w:val="20"/>
          <w:szCs w:val="20"/>
        </w:rPr>
        <w:t>• MGMT</w:t>
      </w:r>
      <w:r>
        <w:rPr>
          <w:rFonts w:ascii="Times New Roman" w:hAnsi="Times New Roman"/>
          <w:spacing w:val="-4"/>
          <w:sz w:val="20"/>
          <w:szCs w:val="20"/>
        </w:rPr>
        <w:t xml:space="preserve"> </w:t>
      </w:r>
      <w:r>
        <w:rPr>
          <w:rFonts w:ascii="Times New Roman" w:hAnsi="Times New Roman"/>
          <w:sz w:val="20"/>
          <w:szCs w:val="20"/>
        </w:rPr>
        <w:t>3105 – Legal Environment of Business</w:t>
      </w:r>
    </w:p>
    <w:p w:rsidR="00F42301" w:rsidRDefault="00F42301" w:rsidP="001C7D3D">
      <w:pPr>
        <w:widowControl w:val="0"/>
        <w:autoSpaceDE w:val="0"/>
        <w:autoSpaceDN w:val="0"/>
        <w:adjustRightInd w:val="0"/>
        <w:spacing w:before="10" w:after="0"/>
        <w:ind w:left="1580"/>
        <w:rPr>
          <w:rFonts w:ascii="Times New Roman" w:hAnsi="Times New Roman"/>
          <w:sz w:val="20"/>
          <w:szCs w:val="20"/>
        </w:rPr>
      </w:pPr>
      <w:r>
        <w:rPr>
          <w:rFonts w:ascii="Times New Roman" w:hAnsi="Times New Roman"/>
          <w:sz w:val="20"/>
          <w:szCs w:val="20"/>
        </w:rPr>
        <w:t>• MGMT</w:t>
      </w:r>
      <w:r>
        <w:rPr>
          <w:rFonts w:ascii="Times New Roman" w:hAnsi="Times New Roman"/>
          <w:spacing w:val="-4"/>
          <w:sz w:val="20"/>
          <w:szCs w:val="20"/>
        </w:rPr>
        <w:t xml:space="preserve"> </w:t>
      </w:r>
      <w:r>
        <w:rPr>
          <w:rFonts w:ascii="Times New Roman" w:hAnsi="Times New Roman"/>
          <w:sz w:val="20"/>
          <w:szCs w:val="20"/>
        </w:rPr>
        <w:t>3106 – Management Science &amp; Operations Management</w:t>
      </w:r>
    </w:p>
    <w:p w:rsidR="00F42301" w:rsidRDefault="00F42301" w:rsidP="001C7D3D">
      <w:pPr>
        <w:widowControl w:val="0"/>
        <w:autoSpaceDE w:val="0"/>
        <w:autoSpaceDN w:val="0"/>
        <w:adjustRightInd w:val="0"/>
        <w:spacing w:before="10" w:after="0"/>
        <w:ind w:left="1580"/>
        <w:rPr>
          <w:rFonts w:ascii="Times New Roman" w:hAnsi="Times New Roman"/>
          <w:sz w:val="20"/>
          <w:szCs w:val="20"/>
        </w:rPr>
      </w:pPr>
      <w:r>
        <w:rPr>
          <w:rFonts w:ascii="Times New Roman" w:hAnsi="Times New Roman"/>
          <w:sz w:val="20"/>
          <w:szCs w:val="20"/>
        </w:rPr>
        <w:t>• MGMT</w:t>
      </w:r>
      <w:r>
        <w:rPr>
          <w:rFonts w:ascii="Times New Roman" w:hAnsi="Times New Roman"/>
          <w:spacing w:val="-4"/>
          <w:sz w:val="20"/>
          <w:szCs w:val="20"/>
        </w:rPr>
        <w:t xml:space="preserve"> </w:t>
      </w:r>
      <w:r>
        <w:rPr>
          <w:rFonts w:ascii="Times New Roman" w:hAnsi="Times New Roman"/>
          <w:sz w:val="20"/>
          <w:szCs w:val="20"/>
        </w:rPr>
        <w:t>4205 – Management Information Systems</w:t>
      </w:r>
    </w:p>
    <w:p w:rsidR="00F42301" w:rsidRDefault="00F42301" w:rsidP="001C7D3D">
      <w:pPr>
        <w:widowControl w:val="0"/>
        <w:autoSpaceDE w:val="0"/>
        <w:autoSpaceDN w:val="0"/>
        <w:adjustRightInd w:val="0"/>
        <w:spacing w:before="10" w:after="0"/>
        <w:ind w:left="1580"/>
        <w:rPr>
          <w:rFonts w:ascii="Times New Roman" w:hAnsi="Times New Roman"/>
          <w:sz w:val="20"/>
          <w:szCs w:val="20"/>
        </w:rPr>
      </w:pPr>
      <w:r>
        <w:rPr>
          <w:rFonts w:ascii="Times New Roman" w:hAnsi="Times New Roman"/>
          <w:sz w:val="20"/>
          <w:szCs w:val="20"/>
        </w:rPr>
        <w:t>• MKTG 3120 – Principles of Marketing</w:t>
      </w:r>
    </w:p>
    <w:p w:rsidR="00F42301" w:rsidRDefault="00F42301" w:rsidP="001C7D3D">
      <w:pPr>
        <w:widowControl w:val="0"/>
        <w:autoSpaceDE w:val="0"/>
        <w:autoSpaceDN w:val="0"/>
        <w:adjustRightInd w:val="0"/>
        <w:spacing w:before="10" w:after="0" w:line="250" w:lineRule="auto"/>
        <w:ind w:left="1320" w:right="1985" w:hanging="100"/>
        <w:rPr>
          <w:rFonts w:ascii="Times New Roman" w:hAnsi="Times New Roman"/>
          <w:sz w:val="20"/>
          <w:szCs w:val="20"/>
        </w:rPr>
      </w:pPr>
      <w:r>
        <w:rPr>
          <w:rFonts w:ascii="Times New Roman" w:hAnsi="Times New Roman"/>
          <w:sz w:val="20"/>
          <w:szCs w:val="20"/>
        </w:rPr>
        <w:t>• Complete</w:t>
      </w:r>
      <w:r>
        <w:rPr>
          <w:rFonts w:ascii="Times New Roman" w:hAnsi="Times New Roman"/>
          <w:spacing w:val="-11"/>
          <w:sz w:val="20"/>
          <w:szCs w:val="20"/>
        </w:rPr>
        <w:t xml:space="preserve"> </w:t>
      </w:r>
      <w:r>
        <w:rPr>
          <w:rFonts w:ascii="Times New Roman" w:hAnsi="Times New Roman"/>
          <w:sz w:val="20"/>
          <w:szCs w:val="20"/>
        </w:rPr>
        <w:t>ACCT</w:t>
      </w:r>
      <w:r>
        <w:rPr>
          <w:rFonts w:ascii="Times New Roman" w:hAnsi="Times New Roman"/>
          <w:spacing w:val="-4"/>
          <w:sz w:val="20"/>
          <w:szCs w:val="20"/>
        </w:rPr>
        <w:t xml:space="preserve"> </w:t>
      </w:r>
      <w:r>
        <w:rPr>
          <w:rFonts w:ascii="Times New Roman" w:hAnsi="Times New Roman"/>
          <w:sz w:val="20"/>
          <w:szCs w:val="20"/>
        </w:rPr>
        <w:t>3101–Intermediate</w:t>
      </w:r>
      <w:r>
        <w:rPr>
          <w:rFonts w:ascii="Times New Roman" w:hAnsi="Times New Roman"/>
          <w:spacing w:val="-11"/>
          <w:sz w:val="20"/>
          <w:szCs w:val="20"/>
        </w:rPr>
        <w:t xml:space="preserve"> </w:t>
      </w:r>
      <w:r>
        <w:rPr>
          <w:rFonts w:ascii="Times New Roman" w:hAnsi="Times New Roman"/>
          <w:sz w:val="20"/>
          <w:szCs w:val="20"/>
        </w:rPr>
        <w:t>Accounting I,</w:t>
      </w:r>
      <w:r>
        <w:rPr>
          <w:rFonts w:ascii="Times New Roman" w:hAnsi="Times New Roman"/>
          <w:spacing w:val="-11"/>
          <w:sz w:val="20"/>
          <w:szCs w:val="20"/>
        </w:rPr>
        <w:t xml:space="preserve"> </w:t>
      </w:r>
      <w:r>
        <w:rPr>
          <w:rFonts w:ascii="Times New Roman" w:hAnsi="Times New Roman"/>
          <w:sz w:val="20"/>
          <w:szCs w:val="20"/>
        </w:rPr>
        <w:t>ACCT</w:t>
      </w:r>
      <w:r>
        <w:rPr>
          <w:rFonts w:ascii="Times New Roman" w:hAnsi="Times New Roman"/>
          <w:spacing w:val="-4"/>
          <w:sz w:val="20"/>
          <w:szCs w:val="20"/>
        </w:rPr>
        <w:t xml:space="preserve"> </w:t>
      </w:r>
      <w:r>
        <w:rPr>
          <w:rFonts w:ascii="Times New Roman" w:hAnsi="Times New Roman"/>
          <w:sz w:val="20"/>
          <w:szCs w:val="20"/>
        </w:rPr>
        <w:t>3102–Intermediate</w:t>
      </w:r>
      <w:r>
        <w:rPr>
          <w:rFonts w:ascii="Times New Roman" w:hAnsi="Times New Roman"/>
          <w:spacing w:val="-11"/>
          <w:sz w:val="20"/>
          <w:szCs w:val="20"/>
        </w:rPr>
        <w:t xml:space="preserve"> </w:t>
      </w:r>
      <w:r>
        <w:rPr>
          <w:rFonts w:ascii="Times New Roman" w:hAnsi="Times New Roman"/>
          <w:sz w:val="20"/>
          <w:szCs w:val="20"/>
        </w:rPr>
        <w:t>Accounting II, and</w:t>
      </w:r>
      <w:r>
        <w:rPr>
          <w:rFonts w:ascii="Times New Roman" w:hAnsi="Times New Roman"/>
          <w:spacing w:val="-11"/>
          <w:sz w:val="20"/>
          <w:szCs w:val="20"/>
        </w:rPr>
        <w:t xml:space="preserve"> </w:t>
      </w:r>
      <w:r>
        <w:rPr>
          <w:rFonts w:ascii="Times New Roman" w:hAnsi="Times New Roman"/>
          <w:sz w:val="20"/>
          <w:szCs w:val="20"/>
        </w:rPr>
        <w:t>ACCT</w:t>
      </w:r>
      <w:r>
        <w:rPr>
          <w:rFonts w:ascii="Times New Roman" w:hAnsi="Times New Roman"/>
          <w:spacing w:val="-4"/>
          <w:sz w:val="20"/>
          <w:szCs w:val="20"/>
        </w:rPr>
        <w:t xml:space="preserve"> </w:t>
      </w:r>
      <w:r>
        <w:rPr>
          <w:rFonts w:ascii="Times New Roman" w:hAnsi="Times New Roman"/>
          <w:sz w:val="20"/>
          <w:szCs w:val="20"/>
        </w:rPr>
        <w:t>3103–Intermediate III, with a grade point average of 3.0 in these three courses and a minimum grade of “C” in each, without repeating any of these courses.</w:t>
      </w:r>
    </w:p>
    <w:p w:rsidR="00F42301" w:rsidRDefault="00F42301" w:rsidP="001C7D3D">
      <w:pPr>
        <w:widowControl w:val="0"/>
        <w:autoSpaceDE w:val="0"/>
        <w:autoSpaceDN w:val="0"/>
        <w:adjustRightInd w:val="0"/>
        <w:spacing w:after="0"/>
        <w:ind w:left="1220"/>
        <w:rPr>
          <w:rFonts w:ascii="Times New Roman" w:hAnsi="Times New Roman"/>
          <w:sz w:val="20"/>
          <w:szCs w:val="20"/>
        </w:rPr>
      </w:pPr>
      <w:r>
        <w:rPr>
          <w:rFonts w:ascii="Times New Roman" w:hAnsi="Times New Roman"/>
          <w:sz w:val="20"/>
          <w:szCs w:val="20"/>
        </w:rPr>
        <w:t>•</w:t>
      </w:r>
      <w:r>
        <w:rPr>
          <w:rFonts w:ascii="Times New Roman" w:hAnsi="Times New Roman"/>
          <w:spacing w:val="-11"/>
          <w:sz w:val="20"/>
          <w:szCs w:val="20"/>
        </w:rPr>
        <w:t xml:space="preserve"> </w:t>
      </w:r>
      <w:r>
        <w:rPr>
          <w:rFonts w:ascii="Times New Roman" w:hAnsi="Times New Roman"/>
          <w:sz w:val="20"/>
          <w:szCs w:val="20"/>
        </w:rPr>
        <w:t>Apply during junior year (admitted after at least 90 semester hours completed) with at least</w:t>
      </w:r>
    </w:p>
    <w:p w:rsidR="00F42301" w:rsidRDefault="00F42301" w:rsidP="001C7D3D">
      <w:pPr>
        <w:widowControl w:val="0"/>
        <w:autoSpaceDE w:val="0"/>
        <w:autoSpaceDN w:val="0"/>
        <w:adjustRightInd w:val="0"/>
        <w:spacing w:before="10" w:after="0" w:line="250" w:lineRule="auto"/>
        <w:ind w:left="1320" w:right="2205"/>
        <w:rPr>
          <w:rFonts w:ascii="Times New Roman" w:hAnsi="Times New Roman"/>
          <w:sz w:val="20"/>
          <w:szCs w:val="20"/>
        </w:rPr>
      </w:pPr>
      <w:r>
        <w:rPr>
          <w:rFonts w:ascii="Times New Roman" w:hAnsi="Times New Roman"/>
          <w:sz w:val="20"/>
          <w:szCs w:val="20"/>
        </w:rPr>
        <w:t>24 semester hours completed at</w:t>
      </w:r>
      <w:r>
        <w:rPr>
          <w:rFonts w:ascii="Times New Roman" w:hAnsi="Times New Roman"/>
          <w:spacing w:val="-11"/>
          <w:sz w:val="20"/>
          <w:szCs w:val="20"/>
        </w:rPr>
        <w:t xml:space="preserve"> </w:t>
      </w:r>
      <w:r>
        <w:rPr>
          <w:rFonts w:ascii="Times New Roman" w:hAnsi="Times New Roman"/>
          <w:sz w:val="20"/>
          <w:szCs w:val="20"/>
        </w:rPr>
        <w:t>Albany State Universit</w:t>
      </w:r>
      <w:r>
        <w:rPr>
          <w:rFonts w:ascii="Times New Roman" w:hAnsi="Times New Roman"/>
          <w:spacing w:val="-13"/>
          <w:sz w:val="20"/>
          <w:szCs w:val="20"/>
        </w:rPr>
        <w:t>y</w:t>
      </w:r>
      <w:r>
        <w:rPr>
          <w:rFonts w:ascii="Times New Roman" w:hAnsi="Times New Roman"/>
          <w:sz w:val="20"/>
          <w:szCs w:val="20"/>
        </w:rPr>
        <w:t>. Courses completed at</w:t>
      </w:r>
      <w:r>
        <w:rPr>
          <w:rFonts w:ascii="Times New Roman" w:hAnsi="Times New Roman"/>
          <w:spacing w:val="-11"/>
          <w:sz w:val="20"/>
          <w:szCs w:val="20"/>
        </w:rPr>
        <w:t xml:space="preserve"> </w:t>
      </w:r>
      <w:r>
        <w:rPr>
          <w:rFonts w:ascii="Times New Roman" w:hAnsi="Times New Roman"/>
          <w:sz w:val="20"/>
          <w:szCs w:val="20"/>
        </w:rPr>
        <w:t>ASU must include at least 12 upper division (3000 or 4000 level) credit hours.</w:t>
      </w:r>
    </w:p>
    <w:p w:rsidR="00F42301" w:rsidRDefault="00F42301" w:rsidP="001C7D3D">
      <w:pPr>
        <w:widowControl w:val="0"/>
        <w:autoSpaceDE w:val="0"/>
        <w:autoSpaceDN w:val="0"/>
        <w:adjustRightInd w:val="0"/>
        <w:spacing w:after="0" w:line="250" w:lineRule="auto"/>
        <w:ind w:left="1220" w:right="2110"/>
        <w:rPr>
          <w:rFonts w:ascii="Times New Roman" w:hAnsi="Times New Roman"/>
          <w:sz w:val="20"/>
          <w:szCs w:val="20"/>
        </w:rPr>
      </w:pPr>
      <w:r>
        <w:rPr>
          <w:rFonts w:ascii="Times New Roman" w:hAnsi="Times New Roman"/>
          <w:sz w:val="20"/>
          <w:szCs w:val="20"/>
        </w:rPr>
        <w:t>• Minimum composite score of 450 on the GM</w:t>
      </w:r>
      <w:r>
        <w:rPr>
          <w:rFonts w:ascii="Times New Roman" w:hAnsi="Times New Roman"/>
          <w:spacing w:val="-22"/>
          <w:sz w:val="20"/>
          <w:szCs w:val="20"/>
        </w:rPr>
        <w:t>A</w:t>
      </w:r>
      <w:r>
        <w:rPr>
          <w:rFonts w:ascii="Times New Roman" w:hAnsi="Times New Roman"/>
          <w:sz w:val="20"/>
          <w:szCs w:val="20"/>
        </w:rPr>
        <w:t>T</w:t>
      </w:r>
      <w:r>
        <w:rPr>
          <w:rFonts w:ascii="Times New Roman" w:hAnsi="Times New Roman"/>
          <w:spacing w:val="-4"/>
          <w:sz w:val="20"/>
          <w:szCs w:val="20"/>
        </w:rPr>
        <w:t xml:space="preserve"> </w:t>
      </w:r>
      <w:r>
        <w:rPr>
          <w:rFonts w:ascii="Times New Roman" w:hAnsi="Times New Roman"/>
          <w:sz w:val="20"/>
          <w:szCs w:val="20"/>
        </w:rPr>
        <w:t>and a minimum cumulative G</w:t>
      </w:r>
      <w:r>
        <w:rPr>
          <w:rFonts w:ascii="Times New Roman" w:hAnsi="Times New Roman"/>
          <w:spacing w:val="-18"/>
          <w:sz w:val="20"/>
          <w:szCs w:val="20"/>
        </w:rPr>
        <w:t>P</w:t>
      </w:r>
      <w:r>
        <w:rPr>
          <w:rFonts w:ascii="Times New Roman" w:hAnsi="Times New Roman"/>
          <w:sz w:val="20"/>
          <w:szCs w:val="20"/>
        </w:rPr>
        <w:t>A</w:t>
      </w:r>
      <w:r>
        <w:rPr>
          <w:rFonts w:ascii="Times New Roman" w:hAnsi="Times New Roman"/>
          <w:spacing w:val="-11"/>
          <w:sz w:val="20"/>
          <w:szCs w:val="20"/>
        </w:rPr>
        <w:t xml:space="preserve"> </w:t>
      </w:r>
      <w:r>
        <w:rPr>
          <w:rFonts w:ascii="Times New Roman" w:hAnsi="Times New Roman"/>
          <w:sz w:val="20"/>
          <w:szCs w:val="20"/>
        </w:rPr>
        <w:t>of 3.0 in all unde</w:t>
      </w:r>
      <w:r>
        <w:rPr>
          <w:rFonts w:ascii="Times New Roman" w:hAnsi="Times New Roman"/>
          <w:spacing w:val="-4"/>
          <w:sz w:val="20"/>
          <w:szCs w:val="20"/>
        </w:rPr>
        <w:t>r</w:t>
      </w:r>
      <w:r>
        <w:rPr>
          <w:rFonts w:ascii="Times New Roman" w:hAnsi="Times New Roman"/>
          <w:sz w:val="20"/>
          <w:szCs w:val="20"/>
        </w:rPr>
        <w:t>graduate courses attempted.</w:t>
      </w:r>
    </w:p>
    <w:p w:rsidR="00F42301" w:rsidRDefault="00F42301" w:rsidP="001C7D3D">
      <w:pPr>
        <w:widowControl w:val="0"/>
        <w:autoSpaceDE w:val="0"/>
        <w:autoSpaceDN w:val="0"/>
        <w:adjustRightInd w:val="0"/>
        <w:spacing w:before="17" w:after="0" w:line="200" w:lineRule="exact"/>
        <w:rPr>
          <w:rFonts w:ascii="Times New Roman" w:hAnsi="Times New Roman"/>
          <w:sz w:val="20"/>
          <w:szCs w:val="20"/>
        </w:rPr>
      </w:pPr>
    </w:p>
    <w:p w:rsidR="00F42301" w:rsidRDefault="00F42301" w:rsidP="001C7D3D">
      <w:pPr>
        <w:widowControl w:val="0"/>
        <w:autoSpaceDE w:val="0"/>
        <w:autoSpaceDN w:val="0"/>
        <w:adjustRightInd w:val="0"/>
        <w:spacing w:after="0"/>
        <w:ind w:left="860"/>
        <w:rPr>
          <w:rFonts w:ascii="Times New Roman" w:hAnsi="Times New Roman"/>
          <w:sz w:val="28"/>
          <w:szCs w:val="28"/>
        </w:rPr>
      </w:pPr>
      <w:r>
        <w:rPr>
          <w:rFonts w:ascii="Times New Roman" w:hAnsi="Times New Roman"/>
          <w:b/>
          <w:bCs/>
          <w:sz w:val="28"/>
          <w:szCs w:val="28"/>
        </w:rPr>
        <w:t>Special Featu</w:t>
      </w:r>
      <w:r>
        <w:rPr>
          <w:rFonts w:ascii="Times New Roman" w:hAnsi="Times New Roman"/>
          <w:b/>
          <w:bCs/>
          <w:spacing w:val="-5"/>
          <w:sz w:val="28"/>
          <w:szCs w:val="28"/>
        </w:rPr>
        <w:t>r</w:t>
      </w:r>
      <w:r>
        <w:rPr>
          <w:rFonts w:ascii="Times New Roman" w:hAnsi="Times New Roman"/>
          <w:b/>
          <w:bCs/>
          <w:sz w:val="28"/>
          <w:szCs w:val="28"/>
        </w:rPr>
        <w:t>es of the P</w:t>
      </w:r>
      <w:r>
        <w:rPr>
          <w:rFonts w:ascii="Times New Roman" w:hAnsi="Times New Roman"/>
          <w:b/>
          <w:bCs/>
          <w:spacing w:val="-5"/>
          <w:sz w:val="28"/>
          <w:szCs w:val="28"/>
        </w:rPr>
        <w:t>r</w:t>
      </w:r>
      <w:r>
        <w:rPr>
          <w:rFonts w:ascii="Times New Roman" w:hAnsi="Times New Roman"/>
          <w:b/>
          <w:bCs/>
          <w:sz w:val="28"/>
          <w:szCs w:val="28"/>
        </w:rPr>
        <w:t>ogram</w:t>
      </w:r>
    </w:p>
    <w:p w:rsidR="00F42301" w:rsidRDefault="00F42301" w:rsidP="001C7D3D">
      <w:pPr>
        <w:widowControl w:val="0"/>
        <w:autoSpaceDE w:val="0"/>
        <w:autoSpaceDN w:val="0"/>
        <w:adjustRightInd w:val="0"/>
        <w:spacing w:before="37" w:after="0" w:line="250" w:lineRule="auto"/>
        <w:ind w:left="860" w:right="2109" w:firstLine="360"/>
        <w:rPr>
          <w:rFonts w:ascii="Times New Roman" w:hAnsi="Times New Roman"/>
          <w:sz w:val="20"/>
          <w:szCs w:val="20"/>
        </w:rPr>
      </w:pPr>
      <w:r>
        <w:rPr>
          <w:rFonts w:ascii="Times New Roman" w:hAnsi="Times New Roman"/>
          <w:sz w:val="20"/>
          <w:szCs w:val="20"/>
        </w:rPr>
        <w:t>Students are required to take golf (2 hours) and tennis (1 hour) to satisfy the physical educa- tion component of the university “above the core.”</w:t>
      </w:r>
      <w:r>
        <w:rPr>
          <w:rFonts w:ascii="Times New Roman" w:hAnsi="Times New Roman"/>
          <w:spacing w:val="46"/>
          <w:sz w:val="20"/>
          <w:szCs w:val="20"/>
        </w:rPr>
        <w:t xml:space="preserve"> </w:t>
      </w:r>
      <w:r>
        <w:rPr>
          <w:rFonts w:ascii="Times New Roman" w:hAnsi="Times New Roman"/>
          <w:sz w:val="20"/>
          <w:szCs w:val="20"/>
        </w:rPr>
        <w:t>The program also requires an internship du</w:t>
      </w:r>
      <w:r>
        <w:rPr>
          <w:rFonts w:ascii="Times New Roman" w:hAnsi="Times New Roman"/>
          <w:spacing w:val="-4"/>
          <w:sz w:val="20"/>
          <w:szCs w:val="20"/>
        </w:rPr>
        <w:t>r</w:t>
      </w:r>
      <w:r>
        <w:rPr>
          <w:rFonts w:ascii="Times New Roman" w:hAnsi="Times New Roman"/>
          <w:sz w:val="20"/>
          <w:szCs w:val="20"/>
        </w:rPr>
        <w:t>- ing a summer term that may include travel abroad. Students may intern with domestic or international businesses with a focus on their area of specialization.</w:t>
      </w:r>
      <w:r>
        <w:rPr>
          <w:rFonts w:ascii="Times New Roman" w:hAnsi="Times New Roman"/>
          <w:spacing w:val="-11"/>
          <w:sz w:val="20"/>
          <w:szCs w:val="20"/>
        </w:rPr>
        <w:t xml:space="preserve"> </w:t>
      </w:r>
      <w:r>
        <w:rPr>
          <w:rFonts w:ascii="Times New Roman" w:hAnsi="Times New Roman"/>
          <w:sz w:val="20"/>
          <w:szCs w:val="20"/>
        </w:rPr>
        <w:t>An international internship</w:t>
      </w:r>
    </w:p>
    <w:p w:rsidR="00F42301" w:rsidRDefault="00F42301" w:rsidP="001C7D3D">
      <w:pPr>
        <w:widowControl w:val="0"/>
        <w:autoSpaceDE w:val="0"/>
        <w:autoSpaceDN w:val="0"/>
        <w:adjustRightInd w:val="0"/>
        <w:spacing w:before="37" w:after="0" w:line="250" w:lineRule="auto"/>
        <w:ind w:left="860" w:right="2109" w:firstLine="360"/>
        <w:rPr>
          <w:rFonts w:ascii="Times New Roman" w:hAnsi="Times New Roman"/>
          <w:sz w:val="20"/>
          <w:szCs w:val="20"/>
        </w:rPr>
        <w:sectPr w:rsidR="00F42301">
          <w:pgSz w:w="12240" w:h="15840"/>
          <w:pgMar w:top="260" w:right="200" w:bottom="280" w:left="1300" w:header="0" w:footer="685" w:gutter="0"/>
          <w:cols w:space="720" w:equalWidth="0">
            <w:col w:w="10740"/>
          </w:cols>
          <w:noEndnote/>
        </w:sectPr>
      </w:pPr>
    </w:p>
    <w:tbl>
      <w:tblPr>
        <w:tblW w:w="0" w:type="auto"/>
        <w:tblInd w:w="120" w:type="dxa"/>
        <w:tblLayout w:type="fixed"/>
        <w:tblCellMar>
          <w:left w:w="0" w:type="dxa"/>
          <w:right w:w="0" w:type="dxa"/>
        </w:tblCellMar>
        <w:tblLook w:val="0000"/>
      </w:tblPr>
      <w:tblGrid>
        <w:gridCol w:w="1085"/>
        <w:gridCol w:w="4560"/>
        <w:gridCol w:w="4858"/>
      </w:tblGrid>
      <w:tr w:rsidR="00F42301" w:rsidRPr="00FA7AC7" w:rsidTr="00D346C9">
        <w:trPr>
          <w:trHeight w:hRule="exact" w:val="235"/>
        </w:trPr>
        <w:tc>
          <w:tcPr>
            <w:tcW w:w="1085" w:type="dxa"/>
            <w:tcBorders>
              <w:top w:val="nil"/>
              <w:left w:val="nil"/>
              <w:bottom w:val="single" w:sz="4" w:space="0" w:color="191919"/>
              <w:right w:val="single" w:sz="4" w:space="0" w:color="191919"/>
            </w:tcBorders>
          </w:tcPr>
          <w:p w:rsidR="00F42301" w:rsidRPr="00FA7AC7" w:rsidRDefault="00F42301" w:rsidP="00D346C9">
            <w:pPr>
              <w:widowControl w:val="0"/>
              <w:autoSpaceDE w:val="0"/>
              <w:autoSpaceDN w:val="0"/>
              <w:adjustRightInd w:val="0"/>
              <w:spacing w:after="0"/>
              <w:rPr>
                <w:rFonts w:ascii="Times New Roman" w:hAnsi="Times New Roman"/>
                <w:sz w:val="24"/>
                <w:szCs w:val="24"/>
              </w:rPr>
            </w:pPr>
          </w:p>
        </w:tc>
        <w:tc>
          <w:tcPr>
            <w:tcW w:w="4560" w:type="dxa"/>
            <w:vMerge w:val="restart"/>
            <w:tcBorders>
              <w:top w:val="single" w:sz="4" w:space="0" w:color="191919"/>
              <w:left w:val="single" w:sz="4" w:space="0" w:color="191919"/>
              <w:bottom w:val="single" w:sz="4" w:space="0" w:color="191919"/>
              <w:right w:val="single" w:sz="4" w:space="0" w:color="191919"/>
            </w:tcBorders>
          </w:tcPr>
          <w:p w:rsidR="00F42301" w:rsidRPr="00FA7AC7" w:rsidRDefault="00F42301" w:rsidP="00D346C9">
            <w:pPr>
              <w:widowControl w:val="0"/>
              <w:autoSpaceDE w:val="0"/>
              <w:autoSpaceDN w:val="0"/>
              <w:adjustRightInd w:val="0"/>
              <w:spacing w:before="9" w:after="0" w:line="140" w:lineRule="exact"/>
              <w:rPr>
                <w:rFonts w:ascii="Times New Roman" w:hAnsi="Times New Roman"/>
                <w:sz w:val="14"/>
                <w:szCs w:val="14"/>
              </w:rPr>
            </w:pPr>
          </w:p>
          <w:p w:rsidR="00F42301" w:rsidRPr="00FA7AC7" w:rsidRDefault="00F42301" w:rsidP="00D346C9">
            <w:pPr>
              <w:widowControl w:val="0"/>
              <w:autoSpaceDE w:val="0"/>
              <w:autoSpaceDN w:val="0"/>
              <w:adjustRightInd w:val="0"/>
              <w:spacing w:after="0"/>
              <w:ind w:left="172"/>
              <w:rPr>
                <w:rFonts w:ascii="Times New Roman" w:hAnsi="Times New Roman"/>
                <w:sz w:val="24"/>
                <w:szCs w:val="24"/>
              </w:rPr>
            </w:pPr>
            <w:r w:rsidRPr="00FA7AC7">
              <w:rPr>
                <w:rFonts w:ascii="Times New Roman" w:hAnsi="Times New Roman"/>
                <w:b/>
                <w:bCs/>
                <w:color w:val="191919"/>
                <w:sz w:val="32"/>
                <w:szCs w:val="32"/>
              </w:rPr>
              <w:t>B</w:t>
            </w:r>
            <w:r w:rsidRPr="00FA7AC7">
              <w:rPr>
                <w:rFonts w:ascii="Times New Roman" w:hAnsi="Times New Roman"/>
                <w:b/>
                <w:bCs/>
                <w:color w:val="191919"/>
                <w:sz w:val="24"/>
                <w:szCs w:val="24"/>
              </w:rPr>
              <w:t>USINESS</w:t>
            </w:r>
            <w:r w:rsidRPr="00FA7AC7">
              <w:rPr>
                <w:rFonts w:ascii="Times New Roman" w:hAnsi="Times New Roman"/>
                <w:b/>
                <w:bCs/>
                <w:color w:val="191919"/>
                <w:spacing w:val="2"/>
                <w:sz w:val="24"/>
                <w:szCs w:val="24"/>
              </w:rPr>
              <w:t xml:space="preserve"> </w:t>
            </w:r>
            <w:r w:rsidRPr="00FA7AC7">
              <w:rPr>
                <w:rFonts w:ascii="Times New Roman" w:hAnsi="Times New Roman"/>
                <w:b/>
                <w:bCs/>
                <w:color w:val="191919"/>
                <w:sz w:val="32"/>
                <w:szCs w:val="32"/>
              </w:rPr>
              <w:t>A</w:t>
            </w:r>
            <w:r w:rsidRPr="00FA7AC7">
              <w:rPr>
                <w:rFonts w:ascii="Times New Roman" w:hAnsi="Times New Roman"/>
                <w:b/>
                <w:bCs/>
                <w:color w:val="191919"/>
                <w:sz w:val="24"/>
                <w:szCs w:val="24"/>
              </w:rPr>
              <w:t>DMINISTR</w:t>
            </w:r>
            <w:r w:rsidRPr="00FA7AC7">
              <w:rPr>
                <w:rFonts w:ascii="Times New Roman" w:hAnsi="Times New Roman"/>
                <w:b/>
                <w:bCs/>
                <w:color w:val="191919"/>
                <w:spacing w:val="-18"/>
                <w:sz w:val="24"/>
                <w:szCs w:val="24"/>
              </w:rPr>
              <w:t>A</w:t>
            </w:r>
            <w:r w:rsidRPr="00FA7AC7">
              <w:rPr>
                <w:rFonts w:ascii="Times New Roman" w:hAnsi="Times New Roman"/>
                <w:b/>
                <w:bCs/>
                <w:color w:val="191919"/>
                <w:sz w:val="24"/>
                <w:szCs w:val="24"/>
              </w:rPr>
              <w:t>TION</w:t>
            </w:r>
          </w:p>
        </w:tc>
        <w:tc>
          <w:tcPr>
            <w:tcW w:w="4858" w:type="dxa"/>
            <w:tcBorders>
              <w:top w:val="nil"/>
              <w:left w:val="single" w:sz="4" w:space="0" w:color="191919"/>
              <w:bottom w:val="single" w:sz="4" w:space="0" w:color="191919"/>
              <w:right w:val="nil"/>
            </w:tcBorders>
          </w:tcPr>
          <w:p w:rsidR="00F42301" w:rsidRPr="00FA7AC7" w:rsidRDefault="00F42301" w:rsidP="00D346C9">
            <w:pPr>
              <w:widowControl w:val="0"/>
              <w:autoSpaceDE w:val="0"/>
              <w:autoSpaceDN w:val="0"/>
              <w:adjustRightInd w:val="0"/>
              <w:spacing w:after="0"/>
              <w:rPr>
                <w:rFonts w:ascii="Times New Roman" w:hAnsi="Times New Roman"/>
                <w:sz w:val="24"/>
                <w:szCs w:val="24"/>
              </w:rPr>
            </w:pPr>
          </w:p>
        </w:tc>
      </w:tr>
      <w:tr w:rsidR="00F42301" w:rsidRPr="00FA7AC7" w:rsidTr="00D346C9">
        <w:trPr>
          <w:trHeight w:hRule="exact" w:val="256"/>
        </w:trPr>
        <w:tc>
          <w:tcPr>
            <w:tcW w:w="1085" w:type="dxa"/>
            <w:tcBorders>
              <w:top w:val="single" w:sz="4" w:space="0" w:color="191919"/>
              <w:left w:val="nil"/>
              <w:bottom w:val="single" w:sz="4" w:space="0" w:color="191919"/>
              <w:right w:val="single" w:sz="4" w:space="0" w:color="191919"/>
            </w:tcBorders>
          </w:tcPr>
          <w:p w:rsidR="00F42301" w:rsidRPr="00FA7AC7" w:rsidRDefault="00F42301" w:rsidP="00D346C9">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D346C9">
            <w:pPr>
              <w:widowControl w:val="0"/>
              <w:autoSpaceDE w:val="0"/>
              <w:autoSpaceDN w:val="0"/>
              <w:adjustRightInd w:val="0"/>
              <w:spacing w:after="0"/>
              <w:rPr>
                <w:rFonts w:ascii="Times New Roman" w:hAnsi="Times New Roman"/>
                <w:sz w:val="24"/>
                <w:szCs w:val="24"/>
              </w:rPr>
            </w:pPr>
          </w:p>
        </w:tc>
        <w:tc>
          <w:tcPr>
            <w:tcW w:w="4858" w:type="dxa"/>
            <w:tcBorders>
              <w:top w:val="single" w:sz="4" w:space="0" w:color="191919"/>
              <w:left w:val="single" w:sz="4" w:space="0" w:color="191919"/>
              <w:bottom w:val="single" w:sz="4" w:space="0" w:color="191919"/>
              <w:right w:val="nil"/>
            </w:tcBorders>
          </w:tcPr>
          <w:p w:rsidR="00F42301" w:rsidRPr="00FA7AC7" w:rsidRDefault="00F42301" w:rsidP="00D346C9">
            <w:pPr>
              <w:widowControl w:val="0"/>
              <w:autoSpaceDE w:val="0"/>
              <w:autoSpaceDN w:val="0"/>
              <w:adjustRightInd w:val="0"/>
              <w:spacing w:after="0"/>
              <w:rPr>
                <w:rFonts w:ascii="Times New Roman" w:hAnsi="Times New Roman"/>
                <w:sz w:val="24"/>
                <w:szCs w:val="24"/>
              </w:rPr>
            </w:pPr>
          </w:p>
        </w:tc>
      </w:tr>
      <w:tr w:rsidR="00F42301" w:rsidRPr="00FA7AC7" w:rsidTr="00D346C9">
        <w:trPr>
          <w:trHeight w:hRule="exact" w:val="219"/>
        </w:trPr>
        <w:tc>
          <w:tcPr>
            <w:tcW w:w="1085" w:type="dxa"/>
            <w:tcBorders>
              <w:top w:val="single" w:sz="4" w:space="0" w:color="191919"/>
              <w:left w:val="nil"/>
              <w:bottom w:val="nil"/>
              <w:right w:val="single" w:sz="4" w:space="0" w:color="191919"/>
            </w:tcBorders>
          </w:tcPr>
          <w:p w:rsidR="00F42301" w:rsidRPr="00FA7AC7" w:rsidRDefault="00F42301" w:rsidP="00D346C9">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D346C9">
            <w:pPr>
              <w:widowControl w:val="0"/>
              <w:autoSpaceDE w:val="0"/>
              <w:autoSpaceDN w:val="0"/>
              <w:adjustRightInd w:val="0"/>
              <w:spacing w:after="0"/>
              <w:rPr>
                <w:rFonts w:ascii="Times New Roman" w:hAnsi="Times New Roman"/>
                <w:sz w:val="24"/>
                <w:szCs w:val="24"/>
              </w:rPr>
            </w:pPr>
          </w:p>
        </w:tc>
        <w:tc>
          <w:tcPr>
            <w:tcW w:w="4858" w:type="dxa"/>
            <w:tcBorders>
              <w:top w:val="single" w:sz="4" w:space="0" w:color="191919"/>
              <w:left w:val="single" w:sz="4" w:space="0" w:color="191919"/>
              <w:bottom w:val="nil"/>
              <w:right w:val="nil"/>
            </w:tcBorders>
          </w:tcPr>
          <w:p w:rsidR="00F42301" w:rsidRPr="00FA7AC7" w:rsidRDefault="00F42301" w:rsidP="00D346C9">
            <w:pPr>
              <w:widowControl w:val="0"/>
              <w:autoSpaceDE w:val="0"/>
              <w:autoSpaceDN w:val="0"/>
              <w:adjustRightInd w:val="0"/>
              <w:spacing w:after="0"/>
              <w:rPr>
                <w:rFonts w:ascii="Times New Roman" w:hAnsi="Times New Roman"/>
                <w:sz w:val="24"/>
                <w:szCs w:val="24"/>
              </w:rPr>
            </w:pPr>
          </w:p>
        </w:tc>
      </w:tr>
    </w:tbl>
    <w:p w:rsidR="00F42301" w:rsidRDefault="00F42301" w:rsidP="001C7D3D">
      <w:pPr>
        <w:widowControl w:val="0"/>
        <w:autoSpaceDE w:val="0"/>
        <w:autoSpaceDN w:val="0"/>
        <w:adjustRightInd w:val="0"/>
        <w:spacing w:before="5" w:after="0" w:line="140" w:lineRule="exact"/>
        <w:rPr>
          <w:rFonts w:ascii="Times New Roman" w:hAnsi="Times New Roman"/>
          <w:sz w:val="14"/>
          <w:szCs w:val="14"/>
        </w:rPr>
      </w:pPr>
    </w:p>
    <w:p w:rsidR="00F42301" w:rsidRDefault="00F42301" w:rsidP="001C7D3D">
      <w:pPr>
        <w:widowControl w:val="0"/>
        <w:autoSpaceDE w:val="0"/>
        <w:autoSpaceDN w:val="0"/>
        <w:adjustRightInd w:val="0"/>
        <w:spacing w:before="26" w:after="0"/>
        <w:ind w:left="1945"/>
        <w:rPr>
          <w:rFonts w:ascii="Times New Roman" w:hAnsi="Times New Roman"/>
          <w:sz w:val="20"/>
          <w:szCs w:val="20"/>
        </w:rPr>
      </w:pPr>
      <w:r w:rsidRPr="00554989">
        <w:rPr>
          <w:rFonts w:ascii="Calibri" w:hAnsi="Calibri"/>
          <w:noProof/>
          <w:lang w:eastAsia="en-US"/>
        </w:rPr>
        <w:pict>
          <v:group id="_x0000_s3593" style="position:absolute;left:0;text-align:left;margin-left:265.6pt;margin-top:-55.5pt;width:31.2pt;height:31pt;z-index:-251639808;mso-position-horizontal-relative:page" coordorigin="5312,-1110" coordsize="624,620" o:allowincell="f">
            <v:rect id="_x0000_s3594" style="position:absolute;left:5317;top:-1105;width:613;height:610" o:allowincell="f" stroked="f">
              <v:path arrowok="t"/>
            </v:rect>
            <v:rect id="_x0000_s3595" style="position:absolute;left:5317;top:-1106;width:620;height:620;mso-position-horizontal-relative:page" o:allowincell="f" filled="f" stroked="f">
              <v:textbox inset="0,0,0,0">
                <w:txbxContent>
                  <w:p w:rsidR="00F42301" w:rsidRDefault="00F42301" w:rsidP="001C7D3D">
                    <w:pPr>
                      <w:spacing w:after="0" w:line="620" w:lineRule="atLeast"/>
                      <w:rPr>
                        <w:rFonts w:ascii="Times New Roman" w:hAnsi="Times New Roman"/>
                        <w:sz w:val="24"/>
                        <w:szCs w:val="24"/>
                      </w:rPr>
                    </w:pPr>
                    <w:r>
                      <w:rPr>
                        <w:rFonts w:ascii="Times New Roman" w:hAnsi="Times New Roman"/>
                        <w:noProof/>
                        <w:sz w:val="24"/>
                        <w:szCs w:val="24"/>
                      </w:rPr>
                      <w:drawing>
                        <wp:inline distT="0" distB="0" distL="0" distR="0">
                          <wp:extent cx="390525" cy="390525"/>
                          <wp:effectExtent l="1905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
                                  <a:srcRect/>
                                  <a:stretch>
                                    <a:fillRect/>
                                  </a:stretch>
                                </pic:blipFill>
                                <pic:spPr bwMode="auto">
                                  <a:xfrm>
                                    <a:off x="0" y="0"/>
                                    <a:ext cx="390525" cy="390525"/>
                                  </a:xfrm>
                                  <a:prstGeom prst="rect">
                                    <a:avLst/>
                                  </a:prstGeom>
                                  <a:noFill/>
                                  <a:ln w="9525">
                                    <a:noFill/>
                                    <a:miter lim="800000"/>
                                    <a:headEnd/>
                                    <a:tailEnd/>
                                  </a:ln>
                                </pic:spPr>
                              </pic:pic>
                            </a:graphicData>
                          </a:graphic>
                        </wp:inline>
                      </w:drawing>
                    </w:r>
                  </w:p>
                  <w:p w:rsidR="00F42301" w:rsidRDefault="00F42301" w:rsidP="001C7D3D">
                    <w:pPr>
                      <w:widowControl w:val="0"/>
                      <w:autoSpaceDE w:val="0"/>
                      <w:autoSpaceDN w:val="0"/>
                      <w:adjustRightInd w:val="0"/>
                      <w:spacing w:after="0"/>
                      <w:rPr>
                        <w:rFonts w:ascii="Times New Roman" w:hAnsi="Times New Roman"/>
                        <w:sz w:val="24"/>
                        <w:szCs w:val="24"/>
                      </w:rPr>
                    </w:pPr>
                  </w:p>
                </w:txbxContent>
              </v:textbox>
            </v:rect>
            <w10:wrap anchorx="page"/>
          </v:group>
        </w:pict>
      </w:r>
      <w:r>
        <w:rPr>
          <w:rFonts w:ascii="Times New Roman" w:hAnsi="Times New Roman"/>
          <w:sz w:val="20"/>
          <w:szCs w:val="20"/>
        </w:rPr>
        <w:t>contemporary global communit</w:t>
      </w:r>
      <w:r>
        <w:rPr>
          <w:rFonts w:ascii="Times New Roman" w:hAnsi="Times New Roman"/>
          <w:spacing w:val="-13"/>
          <w:sz w:val="20"/>
          <w:szCs w:val="20"/>
        </w:rPr>
        <w:t>y</w:t>
      </w:r>
      <w:r>
        <w:rPr>
          <w:rFonts w:ascii="Times New Roman" w:hAnsi="Times New Roman"/>
          <w:sz w:val="20"/>
          <w:szCs w:val="20"/>
        </w:rPr>
        <w:t>.</w:t>
      </w:r>
    </w:p>
    <w:p w:rsidR="00F42301" w:rsidRDefault="00F42301" w:rsidP="001C7D3D">
      <w:pPr>
        <w:widowControl w:val="0"/>
        <w:autoSpaceDE w:val="0"/>
        <w:autoSpaceDN w:val="0"/>
        <w:adjustRightInd w:val="0"/>
        <w:spacing w:before="30" w:after="0" w:line="250" w:lineRule="auto"/>
        <w:ind w:left="1945" w:right="1146" w:firstLine="360"/>
        <w:rPr>
          <w:rFonts w:ascii="Times New Roman" w:hAnsi="Times New Roman"/>
          <w:sz w:val="20"/>
          <w:szCs w:val="20"/>
        </w:rPr>
      </w:pPr>
      <w:r>
        <w:rPr>
          <w:rFonts w:ascii="Times New Roman" w:hAnsi="Times New Roman"/>
          <w:sz w:val="20"/>
          <w:szCs w:val="20"/>
        </w:rPr>
        <w:t>Students admitted to the program will be allowed to take the following graduate courses in partial fulfillment of their unde</w:t>
      </w:r>
      <w:r>
        <w:rPr>
          <w:rFonts w:ascii="Times New Roman" w:hAnsi="Times New Roman"/>
          <w:spacing w:val="-4"/>
          <w:sz w:val="20"/>
          <w:szCs w:val="20"/>
        </w:rPr>
        <w:t>r</w:t>
      </w:r>
      <w:r>
        <w:rPr>
          <w:rFonts w:ascii="Times New Roman" w:hAnsi="Times New Roman"/>
          <w:sz w:val="20"/>
          <w:szCs w:val="20"/>
        </w:rPr>
        <w:t>graduate degree requirements.</w:t>
      </w:r>
    </w:p>
    <w:p w:rsidR="00F42301" w:rsidRDefault="00F42301" w:rsidP="001C7D3D">
      <w:pPr>
        <w:widowControl w:val="0"/>
        <w:autoSpaceDE w:val="0"/>
        <w:autoSpaceDN w:val="0"/>
        <w:adjustRightInd w:val="0"/>
        <w:spacing w:after="0"/>
        <w:ind w:left="2305"/>
        <w:rPr>
          <w:rFonts w:ascii="Times New Roman" w:hAnsi="Times New Roman"/>
          <w:sz w:val="20"/>
          <w:szCs w:val="20"/>
        </w:rPr>
      </w:pPr>
      <w:r>
        <w:rPr>
          <w:rFonts w:ascii="Times New Roman" w:hAnsi="Times New Roman"/>
          <w:sz w:val="20"/>
          <w:szCs w:val="20"/>
        </w:rPr>
        <w:t>•</w:t>
      </w:r>
      <w:r>
        <w:rPr>
          <w:rFonts w:ascii="Times New Roman" w:hAnsi="Times New Roman"/>
          <w:spacing w:val="-11"/>
          <w:sz w:val="20"/>
          <w:szCs w:val="20"/>
        </w:rPr>
        <w:t xml:space="preserve"> </w:t>
      </w:r>
      <w:r>
        <w:rPr>
          <w:rFonts w:ascii="Times New Roman" w:hAnsi="Times New Roman"/>
          <w:sz w:val="20"/>
          <w:szCs w:val="20"/>
        </w:rPr>
        <w:t>ACCT</w:t>
      </w:r>
      <w:r>
        <w:rPr>
          <w:rFonts w:ascii="Times New Roman" w:hAnsi="Times New Roman"/>
          <w:spacing w:val="-4"/>
          <w:sz w:val="20"/>
          <w:szCs w:val="20"/>
        </w:rPr>
        <w:t xml:space="preserve"> </w:t>
      </w:r>
      <w:r>
        <w:rPr>
          <w:rFonts w:ascii="Times New Roman" w:hAnsi="Times New Roman"/>
          <w:sz w:val="20"/>
          <w:szCs w:val="20"/>
        </w:rPr>
        <w:t>6108 – International</w:t>
      </w:r>
      <w:r>
        <w:rPr>
          <w:rFonts w:ascii="Times New Roman" w:hAnsi="Times New Roman"/>
          <w:spacing w:val="-11"/>
          <w:sz w:val="20"/>
          <w:szCs w:val="20"/>
        </w:rPr>
        <w:t xml:space="preserve"> </w:t>
      </w:r>
      <w:r>
        <w:rPr>
          <w:rFonts w:ascii="Times New Roman" w:hAnsi="Times New Roman"/>
          <w:sz w:val="20"/>
          <w:szCs w:val="20"/>
        </w:rPr>
        <w:t>Accounting in lieu of BUSA</w:t>
      </w:r>
      <w:r>
        <w:rPr>
          <w:rFonts w:ascii="Times New Roman" w:hAnsi="Times New Roman"/>
          <w:spacing w:val="-11"/>
          <w:sz w:val="20"/>
          <w:szCs w:val="20"/>
        </w:rPr>
        <w:t xml:space="preserve"> </w:t>
      </w:r>
      <w:r>
        <w:rPr>
          <w:rFonts w:ascii="Times New Roman" w:hAnsi="Times New Roman"/>
          <w:sz w:val="20"/>
          <w:szCs w:val="20"/>
        </w:rPr>
        <w:t>4105 – International Business</w:t>
      </w:r>
    </w:p>
    <w:p w:rsidR="00F42301" w:rsidRDefault="00F42301" w:rsidP="001C7D3D">
      <w:pPr>
        <w:widowControl w:val="0"/>
        <w:autoSpaceDE w:val="0"/>
        <w:autoSpaceDN w:val="0"/>
        <w:adjustRightInd w:val="0"/>
        <w:spacing w:before="10" w:after="0"/>
        <w:ind w:left="2305"/>
        <w:rPr>
          <w:rFonts w:ascii="Times New Roman" w:hAnsi="Times New Roman"/>
          <w:sz w:val="20"/>
          <w:szCs w:val="20"/>
        </w:rPr>
      </w:pPr>
      <w:r>
        <w:rPr>
          <w:rFonts w:ascii="Times New Roman" w:hAnsi="Times New Roman"/>
          <w:sz w:val="20"/>
          <w:szCs w:val="20"/>
        </w:rPr>
        <w:t>• MGMT</w:t>
      </w:r>
      <w:r>
        <w:rPr>
          <w:rFonts w:ascii="Times New Roman" w:hAnsi="Times New Roman"/>
          <w:spacing w:val="-4"/>
          <w:sz w:val="20"/>
          <w:szCs w:val="20"/>
        </w:rPr>
        <w:t xml:space="preserve"> </w:t>
      </w:r>
      <w:r>
        <w:rPr>
          <w:rFonts w:ascii="Times New Roman" w:hAnsi="Times New Roman"/>
          <w:sz w:val="20"/>
          <w:szCs w:val="20"/>
        </w:rPr>
        <w:t>5</w:t>
      </w:r>
      <w:r>
        <w:rPr>
          <w:rFonts w:ascii="Times New Roman" w:hAnsi="Times New Roman"/>
          <w:spacing w:val="-7"/>
          <w:sz w:val="20"/>
          <w:szCs w:val="20"/>
        </w:rPr>
        <w:t>1</w:t>
      </w:r>
      <w:r>
        <w:rPr>
          <w:rFonts w:ascii="Times New Roman" w:hAnsi="Times New Roman"/>
          <w:sz w:val="20"/>
          <w:szCs w:val="20"/>
        </w:rPr>
        <w:t>10 – O</w:t>
      </w:r>
      <w:r>
        <w:rPr>
          <w:rFonts w:ascii="Times New Roman" w:hAnsi="Times New Roman"/>
          <w:spacing w:val="-4"/>
          <w:sz w:val="20"/>
          <w:szCs w:val="20"/>
        </w:rPr>
        <w:t>r</w:t>
      </w:r>
      <w:r>
        <w:rPr>
          <w:rFonts w:ascii="Times New Roman" w:hAnsi="Times New Roman"/>
          <w:sz w:val="20"/>
          <w:szCs w:val="20"/>
        </w:rPr>
        <w:t>ganizational Behavior in lieu of MGMT</w:t>
      </w:r>
      <w:r>
        <w:rPr>
          <w:rFonts w:ascii="Times New Roman" w:hAnsi="Times New Roman"/>
          <w:spacing w:val="-4"/>
          <w:sz w:val="20"/>
          <w:szCs w:val="20"/>
        </w:rPr>
        <w:t xml:space="preserve"> </w:t>
      </w:r>
      <w:r>
        <w:rPr>
          <w:rFonts w:ascii="Times New Roman" w:hAnsi="Times New Roman"/>
          <w:sz w:val="20"/>
          <w:szCs w:val="20"/>
        </w:rPr>
        <w:t>4</w:t>
      </w:r>
      <w:r>
        <w:rPr>
          <w:rFonts w:ascii="Times New Roman" w:hAnsi="Times New Roman"/>
          <w:spacing w:val="-7"/>
          <w:sz w:val="20"/>
          <w:szCs w:val="20"/>
        </w:rPr>
        <w:t>1</w:t>
      </w:r>
      <w:r>
        <w:rPr>
          <w:rFonts w:ascii="Times New Roman" w:hAnsi="Times New Roman"/>
          <w:sz w:val="20"/>
          <w:szCs w:val="20"/>
        </w:rPr>
        <w:t>10 – O</w:t>
      </w:r>
      <w:r>
        <w:rPr>
          <w:rFonts w:ascii="Times New Roman" w:hAnsi="Times New Roman"/>
          <w:spacing w:val="-4"/>
          <w:sz w:val="20"/>
          <w:szCs w:val="20"/>
        </w:rPr>
        <w:t>r</w:t>
      </w:r>
      <w:r>
        <w:rPr>
          <w:rFonts w:ascii="Times New Roman" w:hAnsi="Times New Roman"/>
          <w:sz w:val="20"/>
          <w:szCs w:val="20"/>
        </w:rPr>
        <w:t>ganizational Behavior</w:t>
      </w:r>
    </w:p>
    <w:p w:rsidR="00F42301" w:rsidRDefault="00F42301" w:rsidP="001C7D3D">
      <w:pPr>
        <w:widowControl w:val="0"/>
        <w:autoSpaceDE w:val="0"/>
        <w:autoSpaceDN w:val="0"/>
        <w:adjustRightInd w:val="0"/>
        <w:spacing w:before="10" w:after="0"/>
        <w:ind w:left="2305"/>
        <w:rPr>
          <w:rFonts w:ascii="Times New Roman" w:hAnsi="Times New Roman"/>
          <w:sz w:val="20"/>
          <w:szCs w:val="20"/>
        </w:rPr>
      </w:pPr>
      <w:r>
        <w:rPr>
          <w:rFonts w:ascii="Times New Roman" w:hAnsi="Times New Roman"/>
          <w:sz w:val="20"/>
          <w:szCs w:val="20"/>
        </w:rPr>
        <w:t>• MGMT</w:t>
      </w:r>
      <w:r>
        <w:rPr>
          <w:rFonts w:ascii="Times New Roman" w:hAnsi="Times New Roman"/>
          <w:spacing w:val="-4"/>
          <w:sz w:val="20"/>
          <w:szCs w:val="20"/>
        </w:rPr>
        <w:t xml:space="preserve"> </w:t>
      </w:r>
      <w:r>
        <w:rPr>
          <w:rFonts w:ascii="Times New Roman" w:hAnsi="Times New Roman"/>
          <w:sz w:val="20"/>
          <w:szCs w:val="20"/>
        </w:rPr>
        <w:t>6199 – Business Policy &amp; Strategic Mgt in lieu of MGMT</w:t>
      </w:r>
      <w:r>
        <w:rPr>
          <w:rFonts w:ascii="Times New Roman" w:hAnsi="Times New Roman"/>
          <w:spacing w:val="-4"/>
          <w:sz w:val="20"/>
          <w:szCs w:val="20"/>
        </w:rPr>
        <w:t xml:space="preserve"> </w:t>
      </w:r>
      <w:r>
        <w:rPr>
          <w:rFonts w:ascii="Times New Roman" w:hAnsi="Times New Roman"/>
          <w:sz w:val="20"/>
          <w:szCs w:val="20"/>
        </w:rPr>
        <w:t>4199 – Business Policy</w:t>
      </w:r>
    </w:p>
    <w:p w:rsidR="00F42301" w:rsidRDefault="00F42301" w:rsidP="001C7D3D">
      <w:pPr>
        <w:widowControl w:val="0"/>
        <w:autoSpaceDE w:val="0"/>
        <w:autoSpaceDN w:val="0"/>
        <w:adjustRightInd w:val="0"/>
        <w:spacing w:before="10" w:after="0" w:line="240" w:lineRule="exact"/>
        <w:rPr>
          <w:rFonts w:ascii="Times New Roman" w:hAnsi="Times New Roman"/>
          <w:sz w:val="24"/>
          <w:szCs w:val="24"/>
        </w:rPr>
      </w:pPr>
    </w:p>
    <w:p w:rsidR="00F42301" w:rsidRDefault="00F42301" w:rsidP="001C7D3D">
      <w:pPr>
        <w:widowControl w:val="0"/>
        <w:autoSpaceDE w:val="0"/>
        <w:autoSpaceDN w:val="0"/>
        <w:adjustRightInd w:val="0"/>
        <w:spacing w:after="0" w:line="250" w:lineRule="auto"/>
        <w:ind w:left="1945" w:right="1068" w:firstLine="360"/>
        <w:rPr>
          <w:rFonts w:ascii="Times New Roman" w:hAnsi="Times New Roman"/>
          <w:sz w:val="20"/>
          <w:szCs w:val="20"/>
        </w:rPr>
      </w:pPr>
      <w:r w:rsidRPr="00554989">
        <w:rPr>
          <w:rFonts w:ascii="Calibri" w:hAnsi="Calibri"/>
          <w:noProof/>
          <w:lang w:eastAsia="en-US"/>
        </w:rPr>
        <w:pict>
          <v:shape id="_x0000_s3597" type="#_x0000_t202" style="position:absolute;left:0;text-align:left;margin-left:19.8pt;margin-top:-7.3pt;width:1in;height:270.7pt;z-index:-251637760;mso-position-horizontal-relative:page" o:allowincell="f" filled="f" stroked="f">
            <v:textbox style="layout-flow:vertical;mso-layout-flow-alt:bottom-to-top" inset="0,0,0,0">
              <w:txbxContent>
                <w:p w:rsidR="00F42301" w:rsidRDefault="00F42301" w:rsidP="001C7D3D">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P</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ROGRAM</w:t>
                  </w:r>
                  <w:r>
                    <w:rPr>
                      <w:rFonts w:ascii="Impact" w:hAnsi="Impact" w:cs="Impact"/>
                      <w:color w:val="A3A3A3"/>
                      <w:position w:val="1"/>
                      <w:sz w:val="105"/>
                      <w:szCs w:val="105"/>
                    </w:rPr>
                    <w:t>S</w:t>
                  </w:r>
                  <w:r>
                    <w:rPr>
                      <w:rFonts w:ascii="Impact" w:hAnsi="Impact" w:cs="Impact"/>
                      <w:color w:val="A3A3A3"/>
                      <w:spacing w:val="-115"/>
                      <w:position w:val="1"/>
                      <w:sz w:val="105"/>
                      <w:szCs w:val="105"/>
                    </w:rPr>
                    <w:t xml:space="preserve"> </w:t>
                  </w:r>
                </w:p>
              </w:txbxContent>
            </v:textbox>
            <w10:wrap anchorx="page"/>
          </v:shape>
        </w:pict>
      </w:r>
      <w:r>
        <w:rPr>
          <w:rFonts w:ascii="Times New Roman" w:hAnsi="Times New Roman"/>
          <w:sz w:val="20"/>
          <w:szCs w:val="20"/>
        </w:rPr>
        <w:t>A</w:t>
      </w:r>
      <w:r>
        <w:rPr>
          <w:rFonts w:ascii="Times New Roman" w:hAnsi="Times New Roman"/>
          <w:spacing w:val="-11"/>
          <w:sz w:val="20"/>
          <w:szCs w:val="20"/>
        </w:rPr>
        <w:t xml:space="preserve"> </w:t>
      </w:r>
      <w:r>
        <w:rPr>
          <w:rFonts w:ascii="Times New Roman" w:hAnsi="Times New Roman"/>
          <w:sz w:val="20"/>
          <w:szCs w:val="20"/>
        </w:rPr>
        <w:t>total of 151 semester hours is required for earning the BS Degree (Accounting) and the MBA</w:t>
      </w:r>
      <w:r>
        <w:rPr>
          <w:rFonts w:ascii="Times New Roman" w:hAnsi="Times New Roman"/>
          <w:spacing w:val="-11"/>
          <w:sz w:val="20"/>
          <w:szCs w:val="20"/>
        </w:rPr>
        <w:t xml:space="preserve"> </w:t>
      </w:r>
      <w:r>
        <w:rPr>
          <w:rFonts w:ascii="Times New Roman" w:hAnsi="Times New Roman"/>
          <w:sz w:val="20"/>
          <w:szCs w:val="20"/>
        </w:rPr>
        <w:t>Degree (Accounting Concentration), including 36 semester hours of graduate work as fol- lows:</w:t>
      </w:r>
    </w:p>
    <w:p w:rsidR="00F42301" w:rsidRDefault="00F42301" w:rsidP="001C7D3D">
      <w:pPr>
        <w:widowControl w:val="0"/>
        <w:tabs>
          <w:tab w:val="left" w:pos="4720"/>
          <w:tab w:val="left" w:pos="8420"/>
        </w:tabs>
        <w:autoSpaceDE w:val="0"/>
        <w:autoSpaceDN w:val="0"/>
        <w:adjustRightInd w:val="0"/>
        <w:spacing w:after="0"/>
        <w:ind w:left="2305"/>
        <w:rPr>
          <w:rFonts w:ascii="Times New Roman" w:hAnsi="Times New Roman"/>
          <w:sz w:val="20"/>
          <w:szCs w:val="20"/>
        </w:rPr>
      </w:pPr>
      <w:r>
        <w:rPr>
          <w:rFonts w:ascii="Times New Roman" w:hAnsi="Times New Roman"/>
          <w:sz w:val="20"/>
          <w:szCs w:val="20"/>
          <w:u w:val="single"/>
        </w:rPr>
        <w:t xml:space="preserve">Course Numbers </w:t>
      </w:r>
      <w:r>
        <w:rPr>
          <w:rFonts w:ascii="Times New Roman" w:hAnsi="Times New Roman"/>
          <w:sz w:val="20"/>
          <w:szCs w:val="20"/>
          <w:u w:val="single"/>
        </w:rPr>
        <w:tab/>
        <w:t>Course</w:t>
      </w:r>
      <w:r>
        <w:rPr>
          <w:rFonts w:ascii="Times New Roman" w:hAnsi="Times New Roman"/>
          <w:spacing w:val="-4"/>
          <w:sz w:val="20"/>
          <w:szCs w:val="20"/>
          <w:u w:val="single"/>
        </w:rPr>
        <w:t xml:space="preserve"> </w:t>
      </w:r>
      <w:r>
        <w:rPr>
          <w:rFonts w:ascii="Times New Roman" w:hAnsi="Times New Roman"/>
          <w:spacing w:val="-7"/>
          <w:sz w:val="20"/>
          <w:szCs w:val="20"/>
          <w:u w:val="single"/>
        </w:rPr>
        <w:t>T</w:t>
      </w:r>
      <w:r>
        <w:rPr>
          <w:rFonts w:ascii="Times New Roman" w:hAnsi="Times New Roman"/>
          <w:sz w:val="20"/>
          <w:szCs w:val="20"/>
          <w:u w:val="single"/>
        </w:rPr>
        <w:t xml:space="preserve">itles </w:t>
      </w:r>
      <w:r>
        <w:rPr>
          <w:rFonts w:ascii="Times New Roman" w:hAnsi="Times New Roman"/>
          <w:sz w:val="20"/>
          <w:szCs w:val="20"/>
          <w:u w:val="single"/>
        </w:rPr>
        <w:tab/>
        <w:t>Credit Hours</w:t>
      </w:r>
    </w:p>
    <w:p w:rsidR="00F42301" w:rsidRDefault="00F42301" w:rsidP="001C7D3D">
      <w:pPr>
        <w:widowControl w:val="0"/>
        <w:tabs>
          <w:tab w:val="left" w:pos="4720"/>
          <w:tab w:val="left" w:pos="8900"/>
        </w:tabs>
        <w:autoSpaceDE w:val="0"/>
        <w:autoSpaceDN w:val="0"/>
        <w:adjustRightInd w:val="0"/>
        <w:spacing w:before="10" w:after="0"/>
        <w:ind w:left="2305"/>
        <w:rPr>
          <w:rFonts w:ascii="Times New Roman" w:hAnsi="Times New Roman"/>
          <w:sz w:val="20"/>
          <w:szCs w:val="20"/>
        </w:rPr>
      </w:pPr>
      <w:r>
        <w:rPr>
          <w:rFonts w:ascii="Times New Roman" w:hAnsi="Times New Roman"/>
          <w:sz w:val="20"/>
          <w:szCs w:val="20"/>
        </w:rPr>
        <w:t>ACCT</w:t>
      </w:r>
      <w:r>
        <w:rPr>
          <w:rFonts w:ascii="Times New Roman" w:hAnsi="Times New Roman"/>
          <w:spacing w:val="-4"/>
          <w:sz w:val="20"/>
          <w:szCs w:val="20"/>
        </w:rPr>
        <w:t xml:space="preserve"> </w:t>
      </w:r>
      <w:r>
        <w:rPr>
          <w:rFonts w:ascii="Times New Roman" w:hAnsi="Times New Roman"/>
          <w:sz w:val="20"/>
          <w:szCs w:val="20"/>
        </w:rPr>
        <w:t>6102</w:t>
      </w:r>
      <w:r>
        <w:rPr>
          <w:rFonts w:ascii="Times New Roman" w:hAnsi="Times New Roman"/>
          <w:sz w:val="20"/>
          <w:szCs w:val="20"/>
        </w:rPr>
        <w:tab/>
        <w:t>Managerial/Cost</w:t>
      </w:r>
      <w:r>
        <w:rPr>
          <w:rFonts w:ascii="Times New Roman" w:hAnsi="Times New Roman"/>
          <w:spacing w:val="-11"/>
          <w:sz w:val="20"/>
          <w:szCs w:val="20"/>
        </w:rPr>
        <w:t xml:space="preserve"> </w:t>
      </w:r>
      <w:r>
        <w:rPr>
          <w:rFonts w:ascii="Times New Roman" w:hAnsi="Times New Roman"/>
          <w:sz w:val="20"/>
          <w:szCs w:val="20"/>
        </w:rPr>
        <w:t>Accounting</w:t>
      </w:r>
      <w:r>
        <w:rPr>
          <w:rFonts w:ascii="Times New Roman" w:hAnsi="Times New Roman"/>
          <w:sz w:val="20"/>
          <w:szCs w:val="20"/>
        </w:rPr>
        <w:tab/>
        <w:t>3</w:t>
      </w:r>
    </w:p>
    <w:p w:rsidR="00F42301" w:rsidRDefault="00F42301" w:rsidP="001C7D3D">
      <w:pPr>
        <w:widowControl w:val="0"/>
        <w:tabs>
          <w:tab w:val="left" w:pos="4720"/>
          <w:tab w:val="left" w:pos="8900"/>
        </w:tabs>
        <w:autoSpaceDE w:val="0"/>
        <w:autoSpaceDN w:val="0"/>
        <w:adjustRightInd w:val="0"/>
        <w:spacing w:before="10" w:after="0"/>
        <w:ind w:left="2305"/>
        <w:rPr>
          <w:rFonts w:ascii="Times New Roman" w:hAnsi="Times New Roman"/>
          <w:sz w:val="20"/>
          <w:szCs w:val="20"/>
        </w:rPr>
      </w:pPr>
      <w:r>
        <w:rPr>
          <w:rFonts w:ascii="Times New Roman" w:hAnsi="Times New Roman"/>
          <w:sz w:val="20"/>
          <w:szCs w:val="20"/>
        </w:rPr>
        <w:t>ECON 6106</w:t>
      </w:r>
      <w:r>
        <w:rPr>
          <w:rFonts w:ascii="Times New Roman" w:hAnsi="Times New Roman"/>
          <w:sz w:val="20"/>
          <w:szCs w:val="20"/>
        </w:rPr>
        <w:tab/>
        <w:t>Economics for Manager</w:t>
      </w:r>
      <w:r>
        <w:rPr>
          <w:rFonts w:ascii="Times New Roman" w:hAnsi="Times New Roman"/>
          <w:sz w:val="20"/>
          <w:szCs w:val="20"/>
        </w:rPr>
        <w:tab/>
        <w:t>3</w:t>
      </w:r>
    </w:p>
    <w:p w:rsidR="00F42301" w:rsidRDefault="00F42301" w:rsidP="001C7D3D">
      <w:pPr>
        <w:widowControl w:val="0"/>
        <w:tabs>
          <w:tab w:val="left" w:pos="4720"/>
          <w:tab w:val="left" w:pos="8900"/>
        </w:tabs>
        <w:autoSpaceDE w:val="0"/>
        <w:autoSpaceDN w:val="0"/>
        <w:adjustRightInd w:val="0"/>
        <w:spacing w:before="10" w:after="0"/>
        <w:ind w:left="2305"/>
        <w:rPr>
          <w:rFonts w:ascii="Times New Roman" w:hAnsi="Times New Roman"/>
          <w:sz w:val="20"/>
          <w:szCs w:val="20"/>
        </w:rPr>
      </w:pPr>
      <w:r>
        <w:rPr>
          <w:rFonts w:ascii="Times New Roman" w:hAnsi="Times New Roman"/>
          <w:sz w:val="20"/>
          <w:szCs w:val="20"/>
        </w:rPr>
        <w:t>FINC 6101</w:t>
      </w:r>
      <w:r>
        <w:rPr>
          <w:rFonts w:ascii="Times New Roman" w:hAnsi="Times New Roman"/>
          <w:sz w:val="20"/>
          <w:szCs w:val="20"/>
        </w:rPr>
        <w:tab/>
        <w:t>Financial Management</w:t>
      </w:r>
      <w:r>
        <w:rPr>
          <w:rFonts w:ascii="Times New Roman" w:hAnsi="Times New Roman"/>
          <w:sz w:val="20"/>
          <w:szCs w:val="20"/>
        </w:rPr>
        <w:tab/>
        <w:t>3</w:t>
      </w:r>
    </w:p>
    <w:p w:rsidR="00F42301" w:rsidRDefault="00F42301" w:rsidP="001C7D3D">
      <w:pPr>
        <w:widowControl w:val="0"/>
        <w:tabs>
          <w:tab w:val="left" w:pos="4720"/>
          <w:tab w:val="left" w:pos="8900"/>
        </w:tabs>
        <w:autoSpaceDE w:val="0"/>
        <w:autoSpaceDN w:val="0"/>
        <w:adjustRightInd w:val="0"/>
        <w:spacing w:before="10" w:after="0"/>
        <w:ind w:left="2305"/>
        <w:rPr>
          <w:rFonts w:ascii="Times New Roman" w:hAnsi="Times New Roman"/>
          <w:sz w:val="20"/>
          <w:szCs w:val="20"/>
        </w:rPr>
      </w:pPr>
      <w:r>
        <w:rPr>
          <w:rFonts w:ascii="Times New Roman" w:hAnsi="Times New Roman"/>
          <w:sz w:val="20"/>
          <w:szCs w:val="20"/>
        </w:rPr>
        <w:t>MGMT</w:t>
      </w:r>
      <w:r>
        <w:rPr>
          <w:rFonts w:ascii="Times New Roman" w:hAnsi="Times New Roman"/>
          <w:spacing w:val="-4"/>
          <w:sz w:val="20"/>
          <w:szCs w:val="20"/>
        </w:rPr>
        <w:t xml:space="preserve"> </w:t>
      </w:r>
      <w:r>
        <w:rPr>
          <w:rFonts w:ascii="Times New Roman" w:hAnsi="Times New Roman"/>
          <w:sz w:val="20"/>
          <w:szCs w:val="20"/>
        </w:rPr>
        <w:t>6108</w:t>
      </w:r>
      <w:r>
        <w:rPr>
          <w:rFonts w:ascii="Times New Roman" w:hAnsi="Times New Roman"/>
          <w:sz w:val="20"/>
          <w:szCs w:val="20"/>
        </w:rPr>
        <w:tab/>
        <w:t>Quantitative Methods for Managers</w:t>
      </w:r>
      <w:r>
        <w:rPr>
          <w:rFonts w:ascii="Times New Roman" w:hAnsi="Times New Roman"/>
          <w:sz w:val="20"/>
          <w:szCs w:val="20"/>
        </w:rPr>
        <w:tab/>
        <w:t>3</w:t>
      </w:r>
    </w:p>
    <w:p w:rsidR="00F42301" w:rsidRDefault="00F42301" w:rsidP="001C7D3D">
      <w:pPr>
        <w:widowControl w:val="0"/>
        <w:tabs>
          <w:tab w:val="left" w:pos="4720"/>
          <w:tab w:val="left" w:pos="8900"/>
        </w:tabs>
        <w:autoSpaceDE w:val="0"/>
        <w:autoSpaceDN w:val="0"/>
        <w:adjustRightInd w:val="0"/>
        <w:spacing w:before="10" w:after="0"/>
        <w:ind w:left="2305"/>
        <w:rPr>
          <w:rFonts w:ascii="Times New Roman" w:hAnsi="Times New Roman"/>
          <w:sz w:val="20"/>
          <w:szCs w:val="20"/>
        </w:rPr>
      </w:pPr>
      <w:r>
        <w:rPr>
          <w:rFonts w:ascii="Times New Roman" w:hAnsi="Times New Roman"/>
          <w:sz w:val="20"/>
          <w:szCs w:val="20"/>
        </w:rPr>
        <w:t>MGMT</w:t>
      </w:r>
      <w:r>
        <w:rPr>
          <w:rFonts w:ascii="Times New Roman" w:hAnsi="Times New Roman"/>
          <w:spacing w:val="-4"/>
          <w:sz w:val="20"/>
          <w:szCs w:val="20"/>
        </w:rPr>
        <w:t xml:space="preserve"> </w:t>
      </w:r>
      <w:r>
        <w:rPr>
          <w:rFonts w:ascii="Times New Roman" w:hAnsi="Times New Roman"/>
          <w:sz w:val="20"/>
          <w:szCs w:val="20"/>
        </w:rPr>
        <w:t>5</w:t>
      </w:r>
      <w:r>
        <w:rPr>
          <w:rFonts w:ascii="Times New Roman" w:hAnsi="Times New Roman"/>
          <w:spacing w:val="-7"/>
          <w:sz w:val="20"/>
          <w:szCs w:val="20"/>
        </w:rPr>
        <w:t>1</w:t>
      </w:r>
      <w:r>
        <w:rPr>
          <w:rFonts w:ascii="Times New Roman" w:hAnsi="Times New Roman"/>
          <w:sz w:val="20"/>
          <w:szCs w:val="20"/>
        </w:rPr>
        <w:t>10</w:t>
      </w:r>
      <w:r>
        <w:rPr>
          <w:rFonts w:ascii="Times New Roman" w:hAnsi="Times New Roman"/>
          <w:sz w:val="20"/>
          <w:szCs w:val="20"/>
        </w:rPr>
        <w:tab/>
        <w:t>O</w:t>
      </w:r>
      <w:r>
        <w:rPr>
          <w:rFonts w:ascii="Times New Roman" w:hAnsi="Times New Roman"/>
          <w:spacing w:val="-4"/>
          <w:sz w:val="20"/>
          <w:szCs w:val="20"/>
        </w:rPr>
        <w:t>r</w:t>
      </w:r>
      <w:r>
        <w:rPr>
          <w:rFonts w:ascii="Times New Roman" w:hAnsi="Times New Roman"/>
          <w:sz w:val="20"/>
          <w:szCs w:val="20"/>
        </w:rPr>
        <w:t>ganization Behavior</w:t>
      </w:r>
      <w:r>
        <w:rPr>
          <w:rFonts w:ascii="Times New Roman" w:hAnsi="Times New Roman"/>
          <w:sz w:val="20"/>
          <w:szCs w:val="20"/>
        </w:rPr>
        <w:tab/>
        <w:t>3</w:t>
      </w:r>
    </w:p>
    <w:p w:rsidR="00F42301" w:rsidRDefault="00F42301" w:rsidP="001C7D3D">
      <w:pPr>
        <w:widowControl w:val="0"/>
        <w:tabs>
          <w:tab w:val="left" w:pos="4720"/>
          <w:tab w:val="left" w:pos="8900"/>
        </w:tabs>
        <w:autoSpaceDE w:val="0"/>
        <w:autoSpaceDN w:val="0"/>
        <w:adjustRightInd w:val="0"/>
        <w:spacing w:before="10" w:after="0"/>
        <w:ind w:left="2305"/>
        <w:rPr>
          <w:rFonts w:ascii="Times New Roman" w:hAnsi="Times New Roman"/>
          <w:sz w:val="20"/>
          <w:szCs w:val="20"/>
        </w:rPr>
      </w:pPr>
      <w:r>
        <w:rPr>
          <w:rFonts w:ascii="Times New Roman" w:hAnsi="Times New Roman"/>
          <w:sz w:val="20"/>
          <w:szCs w:val="20"/>
        </w:rPr>
        <w:t>MGMT</w:t>
      </w:r>
      <w:r>
        <w:rPr>
          <w:rFonts w:ascii="Times New Roman" w:hAnsi="Times New Roman"/>
          <w:spacing w:val="-4"/>
          <w:sz w:val="20"/>
          <w:szCs w:val="20"/>
        </w:rPr>
        <w:t xml:space="preserve"> </w:t>
      </w:r>
      <w:r>
        <w:rPr>
          <w:rFonts w:ascii="Times New Roman" w:hAnsi="Times New Roman"/>
          <w:sz w:val="20"/>
          <w:szCs w:val="20"/>
        </w:rPr>
        <w:t>6199</w:t>
      </w:r>
      <w:r>
        <w:rPr>
          <w:rFonts w:ascii="Times New Roman" w:hAnsi="Times New Roman"/>
          <w:sz w:val="20"/>
          <w:szCs w:val="20"/>
        </w:rPr>
        <w:tab/>
        <w:t>Business Policy and Strategic Management</w:t>
      </w:r>
      <w:r>
        <w:rPr>
          <w:rFonts w:ascii="Times New Roman" w:hAnsi="Times New Roman"/>
          <w:sz w:val="20"/>
          <w:szCs w:val="20"/>
        </w:rPr>
        <w:tab/>
        <w:t>3</w:t>
      </w:r>
    </w:p>
    <w:p w:rsidR="00F42301" w:rsidRDefault="00F42301" w:rsidP="001C7D3D">
      <w:pPr>
        <w:widowControl w:val="0"/>
        <w:tabs>
          <w:tab w:val="left" w:pos="4720"/>
          <w:tab w:val="left" w:pos="8900"/>
        </w:tabs>
        <w:autoSpaceDE w:val="0"/>
        <w:autoSpaceDN w:val="0"/>
        <w:adjustRightInd w:val="0"/>
        <w:spacing w:before="10" w:after="0"/>
        <w:ind w:left="2305"/>
        <w:rPr>
          <w:rFonts w:ascii="Times New Roman" w:hAnsi="Times New Roman"/>
          <w:sz w:val="20"/>
          <w:szCs w:val="20"/>
        </w:rPr>
      </w:pPr>
      <w:r>
        <w:rPr>
          <w:rFonts w:ascii="Times New Roman" w:hAnsi="Times New Roman"/>
          <w:sz w:val="20"/>
          <w:szCs w:val="20"/>
        </w:rPr>
        <w:t>MKTG 6170</w:t>
      </w:r>
      <w:r>
        <w:rPr>
          <w:rFonts w:ascii="Times New Roman" w:hAnsi="Times New Roman"/>
          <w:sz w:val="20"/>
          <w:szCs w:val="20"/>
        </w:rPr>
        <w:tab/>
        <w:t>Marketing Management</w:t>
      </w:r>
      <w:r>
        <w:rPr>
          <w:rFonts w:ascii="Times New Roman" w:hAnsi="Times New Roman"/>
          <w:sz w:val="20"/>
          <w:szCs w:val="20"/>
        </w:rPr>
        <w:tab/>
        <w:t>3</w:t>
      </w:r>
    </w:p>
    <w:p w:rsidR="00F42301" w:rsidRDefault="00F42301" w:rsidP="001C7D3D">
      <w:pPr>
        <w:widowControl w:val="0"/>
        <w:tabs>
          <w:tab w:val="left" w:pos="4720"/>
          <w:tab w:val="left" w:pos="8900"/>
        </w:tabs>
        <w:autoSpaceDE w:val="0"/>
        <w:autoSpaceDN w:val="0"/>
        <w:adjustRightInd w:val="0"/>
        <w:spacing w:before="10" w:after="0"/>
        <w:ind w:left="2305"/>
        <w:rPr>
          <w:rFonts w:ascii="Times New Roman" w:hAnsi="Times New Roman"/>
          <w:sz w:val="20"/>
          <w:szCs w:val="20"/>
        </w:rPr>
      </w:pPr>
      <w:r>
        <w:rPr>
          <w:rFonts w:ascii="Times New Roman" w:hAnsi="Times New Roman"/>
          <w:sz w:val="20"/>
          <w:szCs w:val="20"/>
        </w:rPr>
        <w:t>ACCT</w:t>
      </w:r>
      <w:r>
        <w:rPr>
          <w:rFonts w:ascii="Times New Roman" w:hAnsi="Times New Roman"/>
          <w:spacing w:val="-4"/>
          <w:sz w:val="20"/>
          <w:szCs w:val="20"/>
        </w:rPr>
        <w:t xml:space="preserve"> </w:t>
      </w:r>
      <w:r>
        <w:rPr>
          <w:rFonts w:ascii="Times New Roman" w:hAnsi="Times New Roman"/>
          <w:sz w:val="20"/>
          <w:szCs w:val="20"/>
        </w:rPr>
        <w:t>6108</w:t>
      </w:r>
      <w:r>
        <w:rPr>
          <w:rFonts w:ascii="Times New Roman" w:hAnsi="Times New Roman"/>
          <w:sz w:val="20"/>
          <w:szCs w:val="20"/>
        </w:rPr>
        <w:tab/>
        <w:t>International</w:t>
      </w:r>
      <w:r>
        <w:rPr>
          <w:rFonts w:ascii="Times New Roman" w:hAnsi="Times New Roman"/>
          <w:spacing w:val="-11"/>
          <w:sz w:val="20"/>
          <w:szCs w:val="20"/>
        </w:rPr>
        <w:t xml:space="preserve"> </w:t>
      </w:r>
      <w:r>
        <w:rPr>
          <w:rFonts w:ascii="Times New Roman" w:hAnsi="Times New Roman"/>
          <w:sz w:val="20"/>
          <w:szCs w:val="20"/>
        </w:rPr>
        <w:t>Accounting</w:t>
      </w:r>
      <w:r>
        <w:rPr>
          <w:rFonts w:ascii="Times New Roman" w:hAnsi="Times New Roman"/>
          <w:sz w:val="20"/>
          <w:szCs w:val="20"/>
        </w:rPr>
        <w:tab/>
        <w:t>3</w:t>
      </w:r>
    </w:p>
    <w:p w:rsidR="00F42301" w:rsidRDefault="00F42301" w:rsidP="001C7D3D">
      <w:pPr>
        <w:widowControl w:val="0"/>
        <w:tabs>
          <w:tab w:val="left" w:pos="4720"/>
          <w:tab w:val="left" w:pos="8900"/>
        </w:tabs>
        <w:autoSpaceDE w:val="0"/>
        <w:autoSpaceDN w:val="0"/>
        <w:adjustRightInd w:val="0"/>
        <w:spacing w:before="10" w:after="0"/>
        <w:ind w:left="2305"/>
        <w:rPr>
          <w:rFonts w:ascii="Times New Roman" w:hAnsi="Times New Roman"/>
          <w:sz w:val="20"/>
          <w:szCs w:val="20"/>
        </w:rPr>
      </w:pPr>
      <w:r>
        <w:rPr>
          <w:rFonts w:ascii="Times New Roman" w:hAnsi="Times New Roman"/>
          <w:sz w:val="20"/>
          <w:szCs w:val="20"/>
        </w:rPr>
        <w:t>ACCT</w:t>
      </w:r>
      <w:r>
        <w:rPr>
          <w:rFonts w:ascii="Times New Roman" w:hAnsi="Times New Roman"/>
          <w:spacing w:val="-4"/>
          <w:sz w:val="20"/>
          <w:szCs w:val="20"/>
        </w:rPr>
        <w:t xml:space="preserve"> </w:t>
      </w:r>
      <w:r>
        <w:rPr>
          <w:rFonts w:ascii="Times New Roman" w:hAnsi="Times New Roman"/>
          <w:sz w:val="20"/>
          <w:szCs w:val="20"/>
        </w:rPr>
        <w:t>6000</w:t>
      </w:r>
      <w:r>
        <w:rPr>
          <w:rFonts w:ascii="Times New Roman" w:hAnsi="Times New Roman"/>
          <w:sz w:val="20"/>
          <w:szCs w:val="20"/>
        </w:rPr>
        <w:tab/>
        <w:t>Internship in</w:t>
      </w:r>
      <w:r>
        <w:rPr>
          <w:rFonts w:ascii="Times New Roman" w:hAnsi="Times New Roman"/>
          <w:spacing w:val="-11"/>
          <w:sz w:val="20"/>
          <w:szCs w:val="20"/>
        </w:rPr>
        <w:t xml:space="preserve"> </w:t>
      </w:r>
      <w:r>
        <w:rPr>
          <w:rFonts w:ascii="Times New Roman" w:hAnsi="Times New Roman"/>
          <w:sz w:val="20"/>
          <w:szCs w:val="20"/>
        </w:rPr>
        <w:t>Accounting</w:t>
      </w:r>
      <w:r>
        <w:rPr>
          <w:rFonts w:ascii="Times New Roman" w:hAnsi="Times New Roman"/>
          <w:sz w:val="20"/>
          <w:szCs w:val="20"/>
        </w:rPr>
        <w:tab/>
        <w:t>6</w:t>
      </w:r>
    </w:p>
    <w:p w:rsidR="00F42301" w:rsidRDefault="00F42301" w:rsidP="001C7D3D">
      <w:pPr>
        <w:widowControl w:val="0"/>
        <w:autoSpaceDE w:val="0"/>
        <w:autoSpaceDN w:val="0"/>
        <w:adjustRightInd w:val="0"/>
        <w:spacing w:before="10" w:after="0"/>
        <w:ind w:left="2305"/>
        <w:rPr>
          <w:rFonts w:ascii="Times New Roman" w:hAnsi="Times New Roman"/>
          <w:sz w:val="20"/>
          <w:szCs w:val="20"/>
        </w:rPr>
      </w:pPr>
      <w:r>
        <w:rPr>
          <w:rFonts w:ascii="Times New Roman" w:hAnsi="Times New Roman"/>
          <w:sz w:val="20"/>
          <w:szCs w:val="20"/>
        </w:rPr>
        <w:t>Electives:</w:t>
      </w:r>
    </w:p>
    <w:p w:rsidR="00F42301" w:rsidRDefault="00F42301" w:rsidP="001C7D3D">
      <w:pPr>
        <w:widowControl w:val="0"/>
        <w:tabs>
          <w:tab w:val="left" w:pos="4680"/>
          <w:tab w:val="left" w:pos="8860"/>
        </w:tabs>
        <w:autoSpaceDE w:val="0"/>
        <w:autoSpaceDN w:val="0"/>
        <w:adjustRightInd w:val="0"/>
        <w:spacing w:before="10" w:after="0"/>
        <w:ind w:left="2559" w:right="1694"/>
        <w:jc w:val="center"/>
        <w:rPr>
          <w:rFonts w:ascii="Times New Roman" w:hAnsi="Times New Roman"/>
          <w:sz w:val="20"/>
          <w:szCs w:val="20"/>
        </w:rPr>
      </w:pPr>
      <w:r>
        <w:rPr>
          <w:rFonts w:ascii="Times New Roman" w:hAnsi="Times New Roman"/>
          <w:sz w:val="20"/>
          <w:szCs w:val="20"/>
        </w:rPr>
        <w:t>ACCT</w:t>
      </w:r>
      <w:r>
        <w:rPr>
          <w:rFonts w:ascii="Times New Roman" w:hAnsi="Times New Roman"/>
          <w:spacing w:val="-4"/>
          <w:sz w:val="20"/>
          <w:szCs w:val="20"/>
        </w:rPr>
        <w:t xml:space="preserve"> </w:t>
      </w:r>
      <w:r>
        <w:rPr>
          <w:rFonts w:ascii="Times New Roman" w:hAnsi="Times New Roman"/>
          <w:sz w:val="20"/>
          <w:szCs w:val="20"/>
        </w:rPr>
        <w:t>6</w:t>
      </w:r>
      <w:r>
        <w:rPr>
          <w:rFonts w:ascii="Times New Roman" w:hAnsi="Times New Roman"/>
          <w:spacing w:val="-7"/>
          <w:sz w:val="20"/>
          <w:szCs w:val="20"/>
        </w:rPr>
        <w:t>1</w:t>
      </w:r>
      <w:r>
        <w:rPr>
          <w:rFonts w:ascii="Times New Roman" w:hAnsi="Times New Roman"/>
          <w:sz w:val="20"/>
          <w:szCs w:val="20"/>
        </w:rPr>
        <w:t>12</w:t>
      </w:r>
      <w:r>
        <w:rPr>
          <w:rFonts w:ascii="Times New Roman" w:hAnsi="Times New Roman"/>
          <w:sz w:val="20"/>
          <w:szCs w:val="20"/>
        </w:rPr>
        <w:tab/>
        <w:t>Advanced</w:t>
      </w:r>
      <w:r>
        <w:rPr>
          <w:rFonts w:ascii="Times New Roman" w:hAnsi="Times New Roman"/>
          <w:spacing w:val="-11"/>
          <w:sz w:val="20"/>
          <w:szCs w:val="20"/>
        </w:rPr>
        <w:t xml:space="preserve"> </w:t>
      </w:r>
      <w:r>
        <w:rPr>
          <w:rFonts w:ascii="Times New Roman" w:hAnsi="Times New Roman"/>
          <w:sz w:val="20"/>
          <w:szCs w:val="20"/>
        </w:rPr>
        <w:t>Auditing I</w:t>
      </w:r>
      <w:r>
        <w:rPr>
          <w:rFonts w:ascii="Times New Roman" w:hAnsi="Times New Roman"/>
          <w:sz w:val="20"/>
          <w:szCs w:val="20"/>
        </w:rPr>
        <w:tab/>
        <w:t>3</w:t>
      </w:r>
    </w:p>
    <w:p w:rsidR="00F42301" w:rsidRDefault="00F42301" w:rsidP="001C7D3D">
      <w:pPr>
        <w:widowControl w:val="0"/>
        <w:tabs>
          <w:tab w:val="left" w:pos="4720"/>
          <w:tab w:val="left" w:pos="8900"/>
          <w:tab w:val="left" w:pos="9560"/>
        </w:tabs>
        <w:autoSpaceDE w:val="0"/>
        <w:autoSpaceDN w:val="0"/>
        <w:adjustRightInd w:val="0"/>
        <w:spacing w:before="10" w:after="0" w:line="250" w:lineRule="auto"/>
        <w:ind w:left="2305" w:right="1145" w:firstLine="250"/>
        <w:rPr>
          <w:rFonts w:ascii="Times New Roman" w:hAnsi="Times New Roman"/>
          <w:sz w:val="20"/>
          <w:szCs w:val="20"/>
        </w:rPr>
      </w:pPr>
      <w:r>
        <w:rPr>
          <w:rFonts w:ascii="Times New Roman" w:hAnsi="Times New Roman"/>
          <w:spacing w:val="-11"/>
          <w:sz w:val="20"/>
          <w:szCs w:val="20"/>
          <w:u w:val="single"/>
        </w:rPr>
        <w:t xml:space="preserve"> </w:t>
      </w:r>
      <w:r>
        <w:rPr>
          <w:rFonts w:ascii="Times New Roman" w:hAnsi="Times New Roman"/>
          <w:sz w:val="20"/>
          <w:szCs w:val="20"/>
          <w:u w:val="single"/>
        </w:rPr>
        <w:t>ACCT</w:t>
      </w:r>
      <w:r>
        <w:rPr>
          <w:rFonts w:ascii="Times New Roman" w:hAnsi="Times New Roman"/>
          <w:spacing w:val="-4"/>
          <w:sz w:val="20"/>
          <w:szCs w:val="20"/>
          <w:u w:val="single"/>
        </w:rPr>
        <w:t xml:space="preserve"> </w:t>
      </w:r>
      <w:r>
        <w:rPr>
          <w:rFonts w:ascii="Times New Roman" w:hAnsi="Times New Roman"/>
          <w:sz w:val="20"/>
          <w:szCs w:val="20"/>
          <w:u w:val="single"/>
        </w:rPr>
        <w:t xml:space="preserve">6132 </w:t>
      </w:r>
      <w:r>
        <w:rPr>
          <w:rFonts w:ascii="Times New Roman" w:hAnsi="Times New Roman"/>
          <w:sz w:val="20"/>
          <w:szCs w:val="20"/>
          <w:u w:val="single"/>
        </w:rPr>
        <w:tab/>
        <w:t>Advanced</w:t>
      </w:r>
      <w:r>
        <w:rPr>
          <w:rFonts w:ascii="Times New Roman" w:hAnsi="Times New Roman"/>
          <w:spacing w:val="-11"/>
          <w:sz w:val="20"/>
          <w:szCs w:val="20"/>
          <w:u w:val="single"/>
        </w:rPr>
        <w:t xml:space="preserve"> </w:t>
      </w:r>
      <w:r>
        <w:rPr>
          <w:rFonts w:ascii="Times New Roman" w:hAnsi="Times New Roman"/>
          <w:sz w:val="20"/>
          <w:szCs w:val="20"/>
          <w:u w:val="single"/>
        </w:rPr>
        <w:t xml:space="preserve">Accounting II </w:t>
      </w:r>
      <w:r>
        <w:rPr>
          <w:rFonts w:ascii="Times New Roman" w:hAnsi="Times New Roman"/>
          <w:sz w:val="20"/>
          <w:szCs w:val="20"/>
          <w:u w:val="single"/>
        </w:rPr>
        <w:tab/>
        <w:t xml:space="preserve">3 </w:t>
      </w:r>
      <w:r>
        <w:rPr>
          <w:rFonts w:ascii="Times New Roman" w:hAnsi="Times New Roman"/>
          <w:sz w:val="20"/>
          <w:szCs w:val="20"/>
          <w:u w:val="single"/>
        </w:rPr>
        <w:tab/>
      </w:r>
      <w:r>
        <w:rPr>
          <w:rFonts w:ascii="Times New Roman" w:hAnsi="Times New Roman"/>
          <w:sz w:val="20"/>
          <w:szCs w:val="20"/>
        </w:rPr>
        <w:t xml:space="preserve"> </w:t>
      </w:r>
      <w:r>
        <w:rPr>
          <w:rFonts w:ascii="Times New Roman" w:hAnsi="Times New Roman"/>
          <w:spacing w:val="-14"/>
          <w:sz w:val="20"/>
          <w:szCs w:val="20"/>
        </w:rPr>
        <w:t>T</w:t>
      </w:r>
      <w:r>
        <w:rPr>
          <w:rFonts w:ascii="Times New Roman" w:hAnsi="Times New Roman"/>
          <w:sz w:val="20"/>
          <w:szCs w:val="20"/>
        </w:rPr>
        <w:t>otal Hours</w:t>
      </w:r>
      <w:r>
        <w:rPr>
          <w:rFonts w:ascii="Times New Roman" w:hAnsi="Times New Roman"/>
          <w:sz w:val="20"/>
          <w:szCs w:val="20"/>
        </w:rPr>
        <w:tab/>
      </w:r>
      <w:r>
        <w:rPr>
          <w:rFonts w:ascii="Times New Roman" w:hAnsi="Times New Roman"/>
          <w:sz w:val="20"/>
          <w:szCs w:val="20"/>
        </w:rPr>
        <w:tab/>
        <w:t>36</w:t>
      </w:r>
    </w:p>
    <w:p w:rsidR="00F42301" w:rsidRDefault="00F42301" w:rsidP="001C7D3D">
      <w:pPr>
        <w:widowControl w:val="0"/>
        <w:autoSpaceDE w:val="0"/>
        <w:autoSpaceDN w:val="0"/>
        <w:adjustRightInd w:val="0"/>
        <w:spacing w:before="17" w:after="0" w:line="200" w:lineRule="exact"/>
        <w:rPr>
          <w:rFonts w:ascii="Times New Roman" w:hAnsi="Times New Roman"/>
          <w:sz w:val="20"/>
          <w:szCs w:val="20"/>
        </w:rPr>
      </w:pPr>
    </w:p>
    <w:p w:rsidR="00F42301" w:rsidRDefault="00F42301" w:rsidP="001C7D3D">
      <w:pPr>
        <w:widowControl w:val="0"/>
        <w:autoSpaceDE w:val="0"/>
        <w:autoSpaceDN w:val="0"/>
        <w:adjustRightInd w:val="0"/>
        <w:spacing w:after="0"/>
        <w:ind w:left="1945"/>
        <w:rPr>
          <w:rFonts w:ascii="Times New Roman" w:hAnsi="Times New Roman"/>
          <w:sz w:val="28"/>
          <w:szCs w:val="28"/>
        </w:rPr>
      </w:pPr>
      <w:r>
        <w:rPr>
          <w:rFonts w:ascii="Times New Roman" w:hAnsi="Times New Roman"/>
          <w:b/>
          <w:bCs/>
          <w:sz w:val="28"/>
          <w:szCs w:val="28"/>
        </w:rPr>
        <w:t>For</w:t>
      </w:r>
      <w:r>
        <w:rPr>
          <w:rFonts w:ascii="Times New Roman" w:hAnsi="Times New Roman"/>
          <w:b/>
          <w:bCs/>
          <w:spacing w:val="-5"/>
          <w:sz w:val="28"/>
          <w:szCs w:val="28"/>
        </w:rPr>
        <w:t xml:space="preserve"> </w:t>
      </w:r>
      <w:r>
        <w:rPr>
          <w:rFonts w:ascii="Times New Roman" w:hAnsi="Times New Roman"/>
          <w:b/>
          <w:bCs/>
          <w:sz w:val="28"/>
          <w:szCs w:val="28"/>
        </w:rPr>
        <w:t>information, you may contact:</w:t>
      </w:r>
    </w:p>
    <w:p w:rsidR="00F42301" w:rsidRDefault="00F42301" w:rsidP="001C7D3D">
      <w:pPr>
        <w:widowControl w:val="0"/>
        <w:autoSpaceDE w:val="0"/>
        <w:autoSpaceDN w:val="0"/>
        <w:adjustRightInd w:val="0"/>
        <w:spacing w:before="37" w:after="0"/>
        <w:ind w:left="2305"/>
        <w:rPr>
          <w:rFonts w:ascii="Times New Roman" w:hAnsi="Times New Roman"/>
          <w:sz w:val="20"/>
          <w:szCs w:val="20"/>
        </w:rPr>
      </w:pPr>
      <w:r>
        <w:rPr>
          <w:rFonts w:ascii="Times New Roman" w:hAnsi="Times New Roman"/>
          <w:sz w:val="20"/>
          <w:szCs w:val="20"/>
        </w:rPr>
        <w:t>Dr. Jonathan Elimimian, Chair</w:t>
      </w:r>
    </w:p>
    <w:p w:rsidR="00F42301" w:rsidRDefault="00F42301" w:rsidP="001C7D3D">
      <w:pPr>
        <w:widowControl w:val="0"/>
        <w:autoSpaceDE w:val="0"/>
        <w:autoSpaceDN w:val="0"/>
        <w:adjustRightInd w:val="0"/>
        <w:spacing w:before="10" w:after="0" w:line="250" w:lineRule="auto"/>
        <w:ind w:left="2305" w:right="6468"/>
        <w:rPr>
          <w:rFonts w:ascii="Times New Roman" w:hAnsi="Times New Roman"/>
          <w:sz w:val="20"/>
          <w:szCs w:val="20"/>
        </w:rPr>
      </w:pPr>
      <w:r w:rsidRPr="00554989">
        <w:rPr>
          <w:rFonts w:ascii="Calibri" w:hAnsi="Calibri"/>
          <w:noProof/>
          <w:lang w:eastAsia="en-US"/>
        </w:rPr>
        <w:pict>
          <v:shape id="_x0000_s3596" type="#_x0000_t202" style="position:absolute;left:0;text-align:left;margin-left:19.8pt;margin-top:32.95pt;width:1in;height:184.35pt;z-index:-251638784;mso-position-horizontal-relative:page" o:allowincell="f" filled="f" stroked="f">
            <v:textbox style="layout-flow:vertical;mso-layout-flow-alt:bottom-to-top" inset="0,0,0,0">
              <w:txbxContent>
                <w:p w:rsidR="00F42301" w:rsidRDefault="00F42301" w:rsidP="001C7D3D">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E</w:t>
                  </w:r>
                  <w:r>
                    <w:rPr>
                      <w:rFonts w:ascii="Impact" w:hAnsi="Impact" w:cs="Impact"/>
                      <w:color w:val="A3A3A3"/>
                      <w:spacing w:val="-115"/>
                      <w:position w:val="1"/>
                      <w:sz w:val="105"/>
                      <w:szCs w:val="105"/>
                    </w:rPr>
                    <w:t xml:space="preserve"> </w:t>
                  </w:r>
                </w:p>
              </w:txbxContent>
            </v:textbox>
            <w10:wrap anchorx="page"/>
          </v:shape>
        </w:pict>
      </w:r>
      <w:r>
        <w:rPr>
          <w:rFonts w:ascii="Times New Roman" w:hAnsi="Times New Roman"/>
          <w:sz w:val="20"/>
          <w:szCs w:val="20"/>
        </w:rPr>
        <w:t>College of Business Albany State University Alban</w:t>
      </w:r>
      <w:r>
        <w:rPr>
          <w:rFonts w:ascii="Times New Roman" w:hAnsi="Times New Roman"/>
          <w:spacing w:val="-13"/>
          <w:sz w:val="20"/>
          <w:szCs w:val="20"/>
        </w:rPr>
        <w:t>y</w:t>
      </w:r>
      <w:r>
        <w:rPr>
          <w:rFonts w:ascii="Times New Roman" w:hAnsi="Times New Roman"/>
          <w:sz w:val="20"/>
          <w:szCs w:val="20"/>
        </w:rPr>
        <w:t>, Geo</w:t>
      </w:r>
      <w:r>
        <w:rPr>
          <w:rFonts w:ascii="Times New Roman" w:hAnsi="Times New Roman"/>
          <w:spacing w:val="-4"/>
          <w:sz w:val="20"/>
          <w:szCs w:val="20"/>
        </w:rPr>
        <w:t>r</w:t>
      </w:r>
      <w:r>
        <w:rPr>
          <w:rFonts w:ascii="Times New Roman" w:hAnsi="Times New Roman"/>
          <w:sz w:val="20"/>
          <w:szCs w:val="20"/>
        </w:rPr>
        <w:t>gia 31705</w:t>
      </w:r>
    </w:p>
    <w:p w:rsidR="00F42301" w:rsidRPr="009B3357" w:rsidRDefault="00F42301" w:rsidP="001C7D3D">
      <w:pPr>
        <w:widowControl w:val="0"/>
        <w:autoSpaceDE w:val="0"/>
        <w:autoSpaceDN w:val="0"/>
        <w:adjustRightInd w:val="0"/>
        <w:spacing w:after="0"/>
        <w:ind w:left="2305"/>
        <w:rPr>
          <w:rFonts w:ascii="Times New Roman" w:hAnsi="Times New Roman"/>
          <w:sz w:val="20"/>
          <w:szCs w:val="20"/>
          <w:lang w:val="fr-MC"/>
        </w:rPr>
      </w:pPr>
      <w:r w:rsidRPr="009B3357">
        <w:rPr>
          <w:rFonts w:ascii="Times New Roman" w:hAnsi="Times New Roman"/>
          <w:sz w:val="20"/>
          <w:szCs w:val="20"/>
          <w:lang w:val="fr-MC"/>
        </w:rPr>
        <w:t>Phone: (229) 430-47</w:t>
      </w:r>
      <w:r>
        <w:rPr>
          <w:rFonts w:ascii="Times New Roman" w:hAnsi="Times New Roman"/>
          <w:sz w:val="20"/>
          <w:szCs w:val="20"/>
          <w:lang w:val="fr-MC"/>
        </w:rPr>
        <w:t>79</w:t>
      </w:r>
    </w:p>
    <w:p w:rsidR="00F42301" w:rsidRPr="009B3357" w:rsidRDefault="00F42301" w:rsidP="001C7D3D">
      <w:pPr>
        <w:widowControl w:val="0"/>
        <w:autoSpaceDE w:val="0"/>
        <w:autoSpaceDN w:val="0"/>
        <w:adjustRightInd w:val="0"/>
        <w:spacing w:before="10" w:after="0"/>
        <w:ind w:left="2305"/>
        <w:rPr>
          <w:rFonts w:ascii="Times New Roman" w:hAnsi="Times New Roman"/>
          <w:sz w:val="20"/>
          <w:szCs w:val="20"/>
          <w:lang w:val="fr-MC"/>
        </w:rPr>
      </w:pPr>
      <w:r w:rsidRPr="009B3357">
        <w:rPr>
          <w:rFonts w:ascii="Times New Roman" w:hAnsi="Times New Roman"/>
          <w:sz w:val="20"/>
          <w:szCs w:val="20"/>
          <w:lang w:val="fr-MC"/>
        </w:rPr>
        <w:t>Fax: (229) 430-5</w:t>
      </w:r>
      <w:r w:rsidRPr="009B3357">
        <w:rPr>
          <w:rFonts w:ascii="Times New Roman" w:hAnsi="Times New Roman"/>
          <w:spacing w:val="-7"/>
          <w:sz w:val="20"/>
          <w:szCs w:val="20"/>
          <w:lang w:val="fr-MC"/>
        </w:rPr>
        <w:t>1</w:t>
      </w:r>
      <w:r w:rsidRPr="009B3357">
        <w:rPr>
          <w:rFonts w:ascii="Times New Roman" w:hAnsi="Times New Roman"/>
          <w:sz w:val="20"/>
          <w:szCs w:val="20"/>
          <w:lang w:val="fr-MC"/>
        </w:rPr>
        <w:t>19</w:t>
      </w:r>
    </w:p>
    <w:p w:rsidR="00F42301" w:rsidRPr="009B3357" w:rsidRDefault="00F42301" w:rsidP="001C7D3D">
      <w:pPr>
        <w:widowControl w:val="0"/>
        <w:autoSpaceDE w:val="0"/>
        <w:autoSpaceDN w:val="0"/>
        <w:adjustRightInd w:val="0"/>
        <w:spacing w:before="10" w:after="0"/>
        <w:ind w:left="2305"/>
        <w:rPr>
          <w:rFonts w:ascii="Times New Roman" w:hAnsi="Times New Roman"/>
          <w:sz w:val="20"/>
          <w:szCs w:val="20"/>
          <w:lang w:val="fr-MC"/>
        </w:rPr>
      </w:pPr>
      <w:hyperlink r:id="rId29" w:history="1">
        <w:r w:rsidRPr="009B3357">
          <w:rPr>
            <w:rFonts w:ascii="Times New Roman" w:hAnsi="Times New Roman"/>
            <w:sz w:val="20"/>
            <w:szCs w:val="20"/>
            <w:lang w:val="fr-MC"/>
          </w:rPr>
          <w:t>E-mail:</w:t>
        </w:r>
      </w:hyperlink>
      <w:r w:rsidRPr="009B3357">
        <w:rPr>
          <w:rFonts w:ascii="Times New Roman" w:hAnsi="Times New Roman"/>
          <w:sz w:val="20"/>
          <w:szCs w:val="20"/>
          <w:lang w:val="fr-MC"/>
        </w:rPr>
        <w:t xml:space="preserve"> don.snyder@asurams.edu</w:t>
      </w:r>
    </w:p>
    <w:p w:rsidR="00F42301" w:rsidRPr="009B3357" w:rsidRDefault="00F42301" w:rsidP="001C7D3D">
      <w:pPr>
        <w:widowControl w:val="0"/>
        <w:autoSpaceDE w:val="0"/>
        <w:autoSpaceDN w:val="0"/>
        <w:adjustRightInd w:val="0"/>
        <w:spacing w:before="6" w:after="0" w:line="170" w:lineRule="exact"/>
        <w:rPr>
          <w:rFonts w:ascii="Times New Roman" w:hAnsi="Times New Roman"/>
          <w:sz w:val="17"/>
          <w:szCs w:val="17"/>
          <w:lang w:val="fr-MC"/>
        </w:rPr>
      </w:pPr>
    </w:p>
    <w:p w:rsidR="00F42301" w:rsidRDefault="00F42301" w:rsidP="001C7D3D">
      <w:pPr>
        <w:widowControl w:val="0"/>
        <w:autoSpaceDE w:val="0"/>
        <w:autoSpaceDN w:val="0"/>
        <w:adjustRightInd w:val="0"/>
        <w:spacing w:after="0"/>
        <w:ind w:left="1945"/>
        <w:rPr>
          <w:rFonts w:ascii="Impact" w:hAnsi="Impact" w:cs="Impact"/>
          <w:color w:val="000000"/>
          <w:sz w:val="32"/>
          <w:szCs w:val="32"/>
        </w:rPr>
      </w:pPr>
      <w:r>
        <w:rPr>
          <w:rFonts w:ascii="Impact" w:hAnsi="Impact" w:cs="Impact"/>
          <w:color w:val="666666"/>
          <w:sz w:val="32"/>
          <w:szCs w:val="32"/>
        </w:rPr>
        <w:t xml:space="preserve">THE MBA </w:t>
      </w:r>
      <w:r>
        <w:rPr>
          <w:rFonts w:ascii="Impact" w:hAnsi="Impact" w:cs="Impact"/>
          <w:color w:val="666666"/>
          <w:spacing w:val="-6"/>
          <w:sz w:val="32"/>
          <w:szCs w:val="32"/>
        </w:rPr>
        <w:t>F</w:t>
      </w:r>
      <w:r>
        <w:rPr>
          <w:rFonts w:ascii="Impact" w:hAnsi="Impact" w:cs="Impact"/>
          <w:color w:val="666666"/>
          <w:sz w:val="32"/>
          <w:szCs w:val="32"/>
        </w:rPr>
        <w:t>ACU</w:t>
      </w:r>
      <w:r>
        <w:rPr>
          <w:rFonts w:ascii="Impact" w:hAnsi="Impact" w:cs="Impact"/>
          <w:color w:val="666666"/>
          <w:spacing w:val="-23"/>
          <w:sz w:val="32"/>
          <w:szCs w:val="32"/>
        </w:rPr>
        <w:t>L</w:t>
      </w:r>
      <w:r>
        <w:rPr>
          <w:rFonts w:ascii="Impact" w:hAnsi="Impact" w:cs="Impact"/>
          <w:color w:val="666666"/>
          <w:spacing w:val="8"/>
          <w:sz w:val="32"/>
          <w:szCs w:val="32"/>
        </w:rPr>
        <w:t>T</w:t>
      </w:r>
      <w:r>
        <w:rPr>
          <w:rFonts w:ascii="Impact" w:hAnsi="Impact" w:cs="Impact"/>
          <w:color w:val="666666"/>
          <w:sz w:val="32"/>
          <w:szCs w:val="32"/>
        </w:rPr>
        <w:t>Y</w:t>
      </w:r>
    </w:p>
    <w:p w:rsidR="00F42301" w:rsidRDefault="00F42301" w:rsidP="001C7D3D">
      <w:pPr>
        <w:widowControl w:val="0"/>
        <w:autoSpaceDE w:val="0"/>
        <w:autoSpaceDN w:val="0"/>
        <w:adjustRightInd w:val="0"/>
        <w:spacing w:before="8" w:after="0" w:line="140" w:lineRule="exact"/>
        <w:rPr>
          <w:rFonts w:ascii="Impact" w:hAnsi="Impact" w:cs="Impact"/>
          <w:color w:val="000000"/>
          <w:sz w:val="14"/>
          <w:szCs w:val="14"/>
        </w:rPr>
      </w:pPr>
    </w:p>
    <w:p w:rsidR="00F42301" w:rsidRDefault="00F42301" w:rsidP="00013512">
      <w:pPr>
        <w:widowControl w:val="0"/>
        <w:autoSpaceDE w:val="0"/>
        <w:autoSpaceDN w:val="0"/>
        <w:adjustRightInd w:val="0"/>
        <w:spacing w:after="0"/>
        <w:ind w:left="1945"/>
        <w:rPr>
          <w:rFonts w:ascii="Times New Roman" w:hAnsi="Times New Roman"/>
          <w:bCs/>
          <w:color w:val="000000"/>
          <w:sz w:val="20"/>
          <w:szCs w:val="20"/>
        </w:rPr>
      </w:pPr>
      <w:r w:rsidRPr="00013512">
        <w:rPr>
          <w:rFonts w:ascii="Times New Roman" w:hAnsi="Times New Roman"/>
          <w:b/>
          <w:bCs/>
          <w:color w:val="000000"/>
          <w:sz w:val="20"/>
          <w:szCs w:val="20"/>
        </w:rPr>
        <w:t>Akella, Devi, Ph. D</w:t>
      </w:r>
      <w:r w:rsidRPr="00013512">
        <w:rPr>
          <w:rFonts w:ascii="Times New Roman" w:hAnsi="Times New Roman"/>
          <w:bCs/>
          <w:color w:val="000000"/>
          <w:sz w:val="20"/>
          <w:szCs w:val="20"/>
        </w:rPr>
        <w:t>., University of Leeds. Specialty: Organizational Behavior</w:t>
      </w:r>
    </w:p>
    <w:p w:rsidR="00F42301" w:rsidRPr="00013512" w:rsidRDefault="00F42301" w:rsidP="00013512">
      <w:pPr>
        <w:widowControl w:val="0"/>
        <w:autoSpaceDE w:val="0"/>
        <w:autoSpaceDN w:val="0"/>
        <w:adjustRightInd w:val="0"/>
        <w:spacing w:after="0"/>
        <w:ind w:left="1945"/>
        <w:rPr>
          <w:rFonts w:ascii="Times New Roman" w:hAnsi="Times New Roman"/>
          <w:bCs/>
          <w:color w:val="000000"/>
          <w:sz w:val="20"/>
          <w:szCs w:val="20"/>
        </w:rPr>
      </w:pPr>
    </w:p>
    <w:p w:rsidR="00F42301" w:rsidRDefault="00F42301" w:rsidP="00013512">
      <w:pPr>
        <w:widowControl w:val="0"/>
        <w:autoSpaceDE w:val="0"/>
        <w:autoSpaceDN w:val="0"/>
        <w:adjustRightInd w:val="0"/>
        <w:spacing w:after="0"/>
        <w:ind w:left="1945"/>
        <w:rPr>
          <w:rFonts w:ascii="Times New Roman" w:hAnsi="Times New Roman"/>
          <w:bCs/>
          <w:color w:val="000000"/>
          <w:sz w:val="20"/>
          <w:szCs w:val="20"/>
        </w:rPr>
      </w:pPr>
      <w:r w:rsidRPr="00013512">
        <w:rPr>
          <w:rFonts w:ascii="Times New Roman" w:hAnsi="Times New Roman"/>
          <w:b/>
          <w:bCs/>
          <w:color w:val="000000"/>
          <w:sz w:val="20"/>
          <w:szCs w:val="20"/>
        </w:rPr>
        <w:t>Bennett, Cynthia, Ph. D</w:t>
      </w:r>
      <w:r w:rsidRPr="00013512">
        <w:rPr>
          <w:rFonts w:ascii="Times New Roman" w:hAnsi="Times New Roman"/>
          <w:bCs/>
          <w:color w:val="000000"/>
          <w:sz w:val="20"/>
          <w:szCs w:val="20"/>
        </w:rPr>
        <w:t>, Ohio University. Specialty: Business Communication and Business Ethics</w:t>
      </w:r>
    </w:p>
    <w:p w:rsidR="00F42301" w:rsidRPr="00013512" w:rsidRDefault="00F42301" w:rsidP="00013512">
      <w:pPr>
        <w:widowControl w:val="0"/>
        <w:autoSpaceDE w:val="0"/>
        <w:autoSpaceDN w:val="0"/>
        <w:adjustRightInd w:val="0"/>
        <w:spacing w:after="0"/>
        <w:ind w:left="1945"/>
        <w:rPr>
          <w:rFonts w:ascii="Times New Roman" w:hAnsi="Times New Roman"/>
          <w:bCs/>
          <w:color w:val="000000"/>
          <w:sz w:val="20"/>
          <w:szCs w:val="20"/>
        </w:rPr>
      </w:pPr>
    </w:p>
    <w:p w:rsidR="00F42301" w:rsidRPr="00013512" w:rsidRDefault="00F42301" w:rsidP="00013512">
      <w:pPr>
        <w:widowControl w:val="0"/>
        <w:autoSpaceDE w:val="0"/>
        <w:autoSpaceDN w:val="0"/>
        <w:adjustRightInd w:val="0"/>
        <w:spacing w:after="0"/>
        <w:ind w:left="1945"/>
        <w:rPr>
          <w:rFonts w:ascii="Times New Roman" w:hAnsi="Times New Roman"/>
          <w:bCs/>
          <w:color w:val="000000"/>
          <w:sz w:val="20"/>
          <w:szCs w:val="20"/>
        </w:rPr>
      </w:pPr>
      <w:r w:rsidRPr="00013512">
        <w:rPr>
          <w:rFonts w:ascii="Times New Roman" w:hAnsi="Times New Roman"/>
          <w:b/>
          <w:bCs/>
          <w:color w:val="000000"/>
          <w:sz w:val="20"/>
          <w:szCs w:val="20"/>
        </w:rPr>
        <w:t>Elimimian, Jonathan</w:t>
      </w:r>
      <w:r w:rsidRPr="00013512">
        <w:rPr>
          <w:rFonts w:ascii="Times New Roman" w:hAnsi="Times New Roman"/>
          <w:bCs/>
          <w:color w:val="000000"/>
          <w:sz w:val="20"/>
          <w:szCs w:val="20"/>
        </w:rPr>
        <w:t>, Ph. D, DBA, Atlanta University Now (CAU); Specialty: Institutional Research; Alliant (USIU) International University. Specialty: Marketing Strategy and Intl. Business; Program Chair</w:t>
      </w:r>
    </w:p>
    <w:p w:rsidR="00F42301" w:rsidRDefault="00F42301" w:rsidP="00013512">
      <w:pPr>
        <w:widowControl w:val="0"/>
        <w:autoSpaceDE w:val="0"/>
        <w:autoSpaceDN w:val="0"/>
        <w:adjustRightInd w:val="0"/>
        <w:spacing w:after="0"/>
        <w:ind w:left="1945"/>
        <w:rPr>
          <w:rFonts w:ascii="Times New Roman" w:hAnsi="Times New Roman"/>
          <w:b/>
          <w:bCs/>
          <w:color w:val="000000"/>
          <w:sz w:val="20"/>
          <w:szCs w:val="20"/>
        </w:rPr>
      </w:pPr>
    </w:p>
    <w:p w:rsidR="00F42301" w:rsidRPr="00013512" w:rsidRDefault="00F42301" w:rsidP="00013512">
      <w:pPr>
        <w:widowControl w:val="0"/>
        <w:autoSpaceDE w:val="0"/>
        <w:autoSpaceDN w:val="0"/>
        <w:adjustRightInd w:val="0"/>
        <w:spacing w:after="0"/>
        <w:ind w:left="1945"/>
        <w:rPr>
          <w:rFonts w:ascii="Times New Roman" w:hAnsi="Times New Roman"/>
          <w:bCs/>
          <w:color w:val="000000"/>
          <w:sz w:val="20"/>
          <w:szCs w:val="20"/>
        </w:rPr>
      </w:pPr>
      <w:r w:rsidRPr="00013512">
        <w:rPr>
          <w:rFonts w:ascii="Times New Roman" w:hAnsi="Times New Roman"/>
          <w:b/>
          <w:bCs/>
          <w:color w:val="000000"/>
          <w:sz w:val="20"/>
          <w:szCs w:val="20"/>
        </w:rPr>
        <w:t>Jaramillo, Juan, Ph.D.,</w:t>
      </w:r>
      <w:r w:rsidRPr="00013512">
        <w:rPr>
          <w:rFonts w:ascii="Times New Roman" w:hAnsi="Times New Roman"/>
          <w:bCs/>
          <w:color w:val="000000"/>
          <w:sz w:val="20"/>
          <w:szCs w:val="20"/>
        </w:rPr>
        <w:t xml:space="preserve"> West Virginia University. Specialty: Decision Science/Operations Management and Logistics </w:t>
      </w:r>
    </w:p>
    <w:p w:rsidR="00F42301" w:rsidRDefault="00F42301" w:rsidP="00013512">
      <w:pPr>
        <w:widowControl w:val="0"/>
        <w:autoSpaceDE w:val="0"/>
        <w:autoSpaceDN w:val="0"/>
        <w:adjustRightInd w:val="0"/>
        <w:spacing w:after="0"/>
        <w:ind w:left="1945"/>
        <w:rPr>
          <w:rFonts w:ascii="Times New Roman" w:hAnsi="Times New Roman"/>
          <w:b/>
          <w:bCs/>
          <w:color w:val="000000"/>
          <w:sz w:val="20"/>
          <w:szCs w:val="20"/>
        </w:rPr>
      </w:pPr>
    </w:p>
    <w:p w:rsidR="00F42301" w:rsidRPr="00013512" w:rsidRDefault="00F42301" w:rsidP="00013512">
      <w:pPr>
        <w:widowControl w:val="0"/>
        <w:autoSpaceDE w:val="0"/>
        <w:autoSpaceDN w:val="0"/>
        <w:adjustRightInd w:val="0"/>
        <w:spacing w:after="0"/>
        <w:ind w:left="1945"/>
        <w:rPr>
          <w:rFonts w:ascii="Times New Roman" w:hAnsi="Times New Roman"/>
          <w:bCs/>
          <w:color w:val="000000"/>
          <w:sz w:val="20"/>
          <w:szCs w:val="20"/>
        </w:rPr>
      </w:pPr>
      <w:r w:rsidRPr="00013512">
        <w:rPr>
          <w:rFonts w:ascii="Times New Roman" w:hAnsi="Times New Roman"/>
          <w:b/>
          <w:bCs/>
          <w:color w:val="000000"/>
          <w:sz w:val="20"/>
          <w:szCs w:val="20"/>
        </w:rPr>
        <w:t>Jeng-Hong Chen, Ph.D</w:t>
      </w:r>
      <w:r w:rsidRPr="00013512">
        <w:rPr>
          <w:rFonts w:ascii="Times New Roman" w:hAnsi="Times New Roman"/>
          <w:bCs/>
          <w:color w:val="000000"/>
          <w:sz w:val="20"/>
          <w:szCs w:val="20"/>
        </w:rPr>
        <w:t>; University of Memphis TN, Specialty: Finance</w:t>
      </w:r>
    </w:p>
    <w:p w:rsidR="00F42301" w:rsidRDefault="00F42301" w:rsidP="00013512">
      <w:pPr>
        <w:widowControl w:val="0"/>
        <w:autoSpaceDE w:val="0"/>
        <w:autoSpaceDN w:val="0"/>
        <w:adjustRightInd w:val="0"/>
        <w:spacing w:after="0"/>
        <w:ind w:left="1945"/>
        <w:rPr>
          <w:rFonts w:ascii="Times New Roman" w:hAnsi="Times New Roman"/>
          <w:b/>
          <w:bCs/>
          <w:color w:val="000000"/>
          <w:sz w:val="20"/>
          <w:szCs w:val="20"/>
        </w:rPr>
      </w:pPr>
    </w:p>
    <w:p w:rsidR="00F42301" w:rsidRPr="00013512" w:rsidRDefault="00F42301" w:rsidP="00013512">
      <w:pPr>
        <w:widowControl w:val="0"/>
        <w:autoSpaceDE w:val="0"/>
        <w:autoSpaceDN w:val="0"/>
        <w:adjustRightInd w:val="0"/>
        <w:spacing w:after="0"/>
        <w:ind w:left="1945"/>
        <w:rPr>
          <w:rFonts w:ascii="Times New Roman" w:hAnsi="Times New Roman"/>
          <w:bCs/>
          <w:color w:val="000000"/>
          <w:sz w:val="20"/>
          <w:szCs w:val="20"/>
        </w:rPr>
      </w:pPr>
      <w:r w:rsidRPr="00013512">
        <w:rPr>
          <w:rFonts w:ascii="Times New Roman" w:hAnsi="Times New Roman"/>
          <w:b/>
          <w:bCs/>
          <w:color w:val="000000"/>
          <w:sz w:val="20"/>
          <w:szCs w:val="20"/>
        </w:rPr>
        <w:t>Nwaokoro Amaechi, Ph.D</w:t>
      </w:r>
      <w:r w:rsidRPr="00013512">
        <w:rPr>
          <w:rFonts w:ascii="Times New Roman" w:hAnsi="Times New Roman"/>
          <w:bCs/>
          <w:color w:val="000000"/>
          <w:sz w:val="20"/>
          <w:szCs w:val="20"/>
        </w:rPr>
        <w:t>. University of Oklahoma. Specialty: Labor &amp; Industrial Economics.</w:t>
      </w:r>
    </w:p>
    <w:p w:rsidR="00F42301" w:rsidRDefault="00F42301" w:rsidP="00013512">
      <w:pPr>
        <w:widowControl w:val="0"/>
        <w:autoSpaceDE w:val="0"/>
        <w:autoSpaceDN w:val="0"/>
        <w:adjustRightInd w:val="0"/>
        <w:spacing w:after="0"/>
        <w:ind w:left="1945"/>
        <w:rPr>
          <w:rFonts w:ascii="Times New Roman" w:hAnsi="Times New Roman"/>
          <w:b/>
          <w:bCs/>
          <w:color w:val="000000"/>
          <w:sz w:val="20"/>
          <w:szCs w:val="20"/>
        </w:rPr>
      </w:pPr>
    </w:p>
    <w:p w:rsidR="00F42301" w:rsidRPr="00013512" w:rsidRDefault="00F42301" w:rsidP="00013512">
      <w:pPr>
        <w:widowControl w:val="0"/>
        <w:autoSpaceDE w:val="0"/>
        <w:autoSpaceDN w:val="0"/>
        <w:adjustRightInd w:val="0"/>
        <w:spacing w:after="0"/>
        <w:ind w:left="1945"/>
        <w:rPr>
          <w:rFonts w:ascii="Times New Roman" w:hAnsi="Times New Roman"/>
          <w:bCs/>
          <w:color w:val="000000"/>
          <w:sz w:val="20"/>
          <w:szCs w:val="20"/>
        </w:rPr>
      </w:pPr>
      <w:r w:rsidRPr="00013512">
        <w:rPr>
          <w:rFonts w:ascii="Times New Roman" w:hAnsi="Times New Roman"/>
          <w:b/>
          <w:bCs/>
          <w:color w:val="000000"/>
          <w:sz w:val="20"/>
          <w:szCs w:val="20"/>
        </w:rPr>
        <w:t>Rogers, Michael, Ph.D</w:t>
      </w:r>
      <w:r w:rsidRPr="00013512">
        <w:rPr>
          <w:rFonts w:ascii="Times New Roman" w:hAnsi="Times New Roman"/>
          <w:bCs/>
          <w:color w:val="000000"/>
          <w:sz w:val="20"/>
          <w:szCs w:val="20"/>
        </w:rPr>
        <w:t xml:space="preserve">., University of Tennessee. Specialties: Labor and Manpower Economics and      </w:t>
      </w:r>
      <w:r w:rsidRPr="00013512">
        <w:rPr>
          <w:rFonts w:ascii="Times New Roman" w:hAnsi="Times New Roman"/>
          <w:bCs/>
          <w:color w:val="000000"/>
          <w:sz w:val="20"/>
          <w:szCs w:val="20"/>
        </w:rPr>
        <w:tab/>
        <w:t xml:space="preserve">Human Resource Management         </w:t>
      </w:r>
    </w:p>
    <w:p w:rsidR="00F42301" w:rsidRDefault="00F42301" w:rsidP="00013512">
      <w:pPr>
        <w:widowControl w:val="0"/>
        <w:autoSpaceDE w:val="0"/>
        <w:autoSpaceDN w:val="0"/>
        <w:adjustRightInd w:val="0"/>
        <w:spacing w:after="0"/>
        <w:ind w:left="1945"/>
        <w:rPr>
          <w:rFonts w:ascii="Times New Roman" w:hAnsi="Times New Roman"/>
          <w:b/>
          <w:bCs/>
          <w:color w:val="000000"/>
          <w:sz w:val="20"/>
          <w:szCs w:val="20"/>
        </w:rPr>
      </w:pPr>
    </w:p>
    <w:p w:rsidR="00F42301" w:rsidRPr="00013512" w:rsidRDefault="00F42301" w:rsidP="00013512">
      <w:pPr>
        <w:widowControl w:val="0"/>
        <w:autoSpaceDE w:val="0"/>
        <w:autoSpaceDN w:val="0"/>
        <w:adjustRightInd w:val="0"/>
        <w:spacing w:after="0"/>
        <w:ind w:left="1945"/>
        <w:rPr>
          <w:rFonts w:ascii="Times New Roman" w:hAnsi="Times New Roman"/>
          <w:bCs/>
          <w:color w:val="000000"/>
          <w:sz w:val="20"/>
          <w:szCs w:val="20"/>
        </w:rPr>
      </w:pPr>
      <w:r w:rsidRPr="00013512">
        <w:rPr>
          <w:rFonts w:ascii="Times New Roman" w:hAnsi="Times New Roman"/>
          <w:b/>
          <w:bCs/>
          <w:color w:val="000000"/>
          <w:sz w:val="20"/>
          <w:szCs w:val="20"/>
        </w:rPr>
        <w:lastRenderedPageBreak/>
        <w:t>Snyder, Don, Ph.D</w:t>
      </w:r>
      <w:r w:rsidRPr="00013512">
        <w:rPr>
          <w:rFonts w:ascii="Times New Roman" w:hAnsi="Times New Roman"/>
          <w:bCs/>
          <w:color w:val="000000"/>
          <w:sz w:val="20"/>
          <w:szCs w:val="20"/>
        </w:rPr>
        <w:t>., Texas A&amp;M University. Specialty: Marketing and Logistics Management.</w:t>
      </w:r>
    </w:p>
    <w:p w:rsidR="00F42301" w:rsidRDefault="00F42301" w:rsidP="00013512">
      <w:pPr>
        <w:widowControl w:val="0"/>
        <w:autoSpaceDE w:val="0"/>
        <w:autoSpaceDN w:val="0"/>
        <w:adjustRightInd w:val="0"/>
        <w:spacing w:after="0"/>
        <w:ind w:left="1945"/>
        <w:rPr>
          <w:rFonts w:ascii="Times New Roman" w:hAnsi="Times New Roman"/>
          <w:b/>
          <w:bCs/>
          <w:color w:val="000000"/>
          <w:sz w:val="20"/>
          <w:szCs w:val="20"/>
        </w:rPr>
      </w:pPr>
    </w:p>
    <w:p w:rsidR="00F42301" w:rsidRPr="006C1ACB" w:rsidRDefault="00F42301" w:rsidP="00013512">
      <w:pPr>
        <w:widowControl w:val="0"/>
        <w:autoSpaceDE w:val="0"/>
        <w:autoSpaceDN w:val="0"/>
        <w:adjustRightInd w:val="0"/>
        <w:spacing w:after="0"/>
        <w:ind w:left="1945"/>
        <w:rPr>
          <w:rFonts w:ascii="Times New Roman" w:hAnsi="Times New Roman"/>
          <w:bCs/>
          <w:color w:val="000000"/>
          <w:sz w:val="20"/>
          <w:szCs w:val="20"/>
        </w:rPr>
      </w:pPr>
      <w:r w:rsidRPr="00013512">
        <w:rPr>
          <w:rFonts w:ascii="Times New Roman" w:hAnsi="Times New Roman"/>
          <w:b/>
          <w:bCs/>
          <w:color w:val="000000"/>
          <w:sz w:val="20"/>
          <w:szCs w:val="20"/>
        </w:rPr>
        <w:t>Wang, Chiou-Pring</w:t>
      </w:r>
      <w:r w:rsidRPr="00013512">
        <w:rPr>
          <w:rFonts w:ascii="Times New Roman" w:hAnsi="Times New Roman"/>
          <w:bCs/>
          <w:color w:val="000000"/>
          <w:sz w:val="20"/>
          <w:szCs w:val="20"/>
        </w:rPr>
        <w:t>., Ph.D., Texas Tech University</w:t>
      </w:r>
      <w:r w:rsidRPr="006C1ACB">
        <w:rPr>
          <w:rFonts w:ascii="Times New Roman" w:hAnsi="Times New Roman"/>
          <w:bCs/>
          <w:color w:val="000000"/>
          <w:sz w:val="20"/>
          <w:szCs w:val="20"/>
        </w:rPr>
        <w:t>. Specialty: Management Information Systems</w:t>
      </w:r>
    </w:p>
    <w:p w:rsidR="00F42301" w:rsidRDefault="00F42301" w:rsidP="001C7D3D">
      <w:pPr>
        <w:widowControl w:val="0"/>
        <w:autoSpaceDE w:val="0"/>
        <w:autoSpaceDN w:val="0"/>
        <w:adjustRightInd w:val="0"/>
        <w:spacing w:after="0" w:line="250" w:lineRule="auto"/>
        <w:ind w:left="2305" w:right="1002" w:hanging="360"/>
        <w:rPr>
          <w:rFonts w:ascii="Times New Roman" w:hAnsi="Times New Roman"/>
          <w:color w:val="000000"/>
          <w:sz w:val="20"/>
          <w:szCs w:val="20"/>
        </w:rPr>
        <w:sectPr w:rsidR="00F42301">
          <w:footerReference w:type="even" r:id="rId30"/>
          <w:footerReference w:type="default" r:id="rId31"/>
          <w:pgSz w:w="12240" w:h="15840"/>
          <w:pgMar w:top="260" w:right="1260" w:bottom="280" w:left="240" w:header="0" w:footer="1004" w:gutter="0"/>
          <w:pgNumType w:start="40"/>
          <w:cols w:space="720"/>
          <w:noEndnote/>
        </w:sectPr>
      </w:pPr>
    </w:p>
    <w:tbl>
      <w:tblPr>
        <w:tblW w:w="0" w:type="auto"/>
        <w:tblInd w:w="100" w:type="dxa"/>
        <w:tblLayout w:type="fixed"/>
        <w:tblCellMar>
          <w:left w:w="0" w:type="dxa"/>
          <w:right w:w="0" w:type="dxa"/>
        </w:tblCellMar>
        <w:tblLook w:val="0000"/>
      </w:tblPr>
      <w:tblGrid>
        <w:gridCol w:w="4876"/>
        <w:gridCol w:w="4560"/>
        <w:gridCol w:w="1067"/>
      </w:tblGrid>
      <w:tr w:rsidR="00F42301" w:rsidRPr="00FA7AC7" w:rsidTr="00D346C9">
        <w:trPr>
          <w:trHeight w:hRule="exact" w:val="235"/>
        </w:trPr>
        <w:tc>
          <w:tcPr>
            <w:tcW w:w="4876" w:type="dxa"/>
            <w:tcBorders>
              <w:top w:val="nil"/>
              <w:left w:val="nil"/>
              <w:bottom w:val="single" w:sz="4" w:space="0" w:color="191919"/>
              <w:right w:val="single" w:sz="4" w:space="0" w:color="191919"/>
            </w:tcBorders>
          </w:tcPr>
          <w:p w:rsidR="00F42301" w:rsidRPr="00FA7AC7" w:rsidRDefault="00F42301" w:rsidP="00D346C9">
            <w:pPr>
              <w:widowControl w:val="0"/>
              <w:autoSpaceDE w:val="0"/>
              <w:autoSpaceDN w:val="0"/>
              <w:adjustRightInd w:val="0"/>
              <w:spacing w:after="0"/>
              <w:rPr>
                <w:rFonts w:ascii="Times New Roman" w:hAnsi="Times New Roman"/>
                <w:sz w:val="24"/>
                <w:szCs w:val="24"/>
              </w:rPr>
            </w:pPr>
          </w:p>
        </w:tc>
        <w:tc>
          <w:tcPr>
            <w:tcW w:w="4560" w:type="dxa"/>
            <w:vMerge w:val="restart"/>
            <w:tcBorders>
              <w:top w:val="single" w:sz="4" w:space="0" w:color="191919"/>
              <w:left w:val="single" w:sz="4" w:space="0" w:color="191919"/>
              <w:bottom w:val="single" w:sz="4" w:space="0" w:color="191919"/>
              <w:right w:val="single" w:sz="4" w:space="0" w:color="191919"/>
            </w:tcBorders>
          </w:tcPr>
          <w:p w:rsidR="00F42301" w:rsidRPr="00FA7AC7" w:rsidRDefault="00F42301" w:rsidP="00D346C9">
            <w:pPr>
              <w:widowControl w:val="0"/>
              <w:autoSpaceDE w:val="0"/>
              <w:autoSpaceDN w:val="0"/>
              <w:adjustRightInd w:val="0"/>
              <w:spacing w:before="8" w:after="0" w:line="160" w:lineRule="exact"/>
              <w:rPr>
                <w:rFonts w:ascii="Times New Roman" w:hAnsi="Times New Roman"/>
                <w:sz w:val="16"/>
                <w:szCs w:val="16"/>
              </w:rPr>
            </w:pPr>
          </w:p>
          <w:p w:rsidR="00F42301" w:rsidRPr="00FA7AC7" w:rsidRDefault="00F42301" w:rsidP="00D346C9">
            <w:pPr>
              <w:widowControl w:val="0"/>
              <w:autoSpaceDE w:val="0"/>
              <w:autoSpaceDN w:val="0"/>
              <w:adjustRightInd w:val="0"/>
              <w:spacing w:after="0"/>
              <w:ind w:left="877"/>
              <w:rPr>
                <w:rFonts w:ascii="Times New Roman" w:hAnsi="Times New Roman"/>
                <w:sz w:val="24"/>
                <w:szCs w:val="24"/>
              </w:rPr>
            </w:pPr>
            <w:r w:rsidRPr="00FA7AC7">
              <w:rPr>
                <w:rFonts w:ascii="Times New Roman" w:hAnsi="Times New Roman"/>
                <w:b/>
                <w:bCs/>
                <w:color w:val="191919"/>
                <w:sz w:val="32"/>
                <w:szCs w:val="32"/>
              </w:rPr>
              <w:t>B</w:t>
            </w:r>
            <w:r w:rsidRPr="00FA7AC7">
              <w:rPr>
                <w:rFonts w:ascii="Times New Roman" w:hAnsi="Times New Roman"/>
                <w:b/>
                <w:bCs/>
                <w:color w:val="191919"/>
                <w:sz w:val="24"/>
                <w:szCs w:val="24"/>
              </w:rPr>
              <w:t>USINESS</w:t>
            </w:r>
            <w:r w:rsidRPr="00FA7AC7">
              <w:rPr>
                <w:rFonts w:ascii="Times New Roman" w:hAnsi="Times New Roman"/>
                <w:b/>
                <w:bCs/>
                <w:color w:val="191919"/>
                <w:spacing w:val="2"/>
                <w:sz w:val="24"/>
                <w:szCs w:val="24"/>
              </w:rPr>
              <w:t xml:space="preserve"> </w:t>
            </w:r>
            <w:r w:rsidRPr="00FA7AC7">
              <w:rPr>
                <w:rFonts w:ascii="Times New Roman" w:hAnsi="Times New Roman"/>
                <w:b/>
                <w:bCs/>
                <w:color w:val="191919"/>
                <w:sz w:val="32"/>
                <w:szCs w:val="32"/>
              </w:rPr>
              <w:t>A</w:t>
            </w:r>
            <w:r w:rsidRPr="00FA7AC7">
              <w:rPr>
                <w:rFonts w:ascii="Times New Roman" w:hAnsi="Times New Roman"/>
                <w:b/>
                <w:bCs/>
                <w:color w:val="191919"/>
                <w:sz w:val="24"/>
                <w:szCs w:val="24"/>
              </w:rPr>
              <w:t>DMINISTR</w:t>
            </w:r>
            <w:r w:rsidRPr="00FA7AC7">
              <w:rPr>
                <w:rFonts w:ascii="Times New Roman" w:hAnsi="Times New Roman"/>
                <w:b/>
                <w:bCs/>
                <w:color w:val="191919"/>
                <w:spacing w:val="-18"/>
                <w:sz w:val="24"/>
                <w:szCs w:val="24"/>
              </w:rPr>
              <w:t>A</w:t>
            </w:r>
            <w:r w:rsidRPr="00FA7AC7">
              <w:rPr>
                <w:rFonts w:ascii="Times New Roman" w:hAnsi="Times New Roman"/>
                <w:b/>
                <w:bCs/>
                <w:color w:val="191919"/>
                <w:sz w:val="24"/>
                <w:szCs w:val="24"/>
              </w:rPr>
              <w:t>TION</w:t>
            </w:r>
          </w:p>
        </w:tc>
        <w:tc>
          <w:tcPr>
            <w:tcW w:w="1067" w:type="dxa"/>
            <w:tcBorders>
              <w:top w:val="nil"/>
              <w:left w:val="single" w:sz="4" w:space="0" w:color="191919"/>
              <w:bottom w:val="single" w:sz="4" w:space="0" w:color="191919"/>
              <w:right w:val="nil"/>
            </w:tcBorders>
          </w:tcPr>
          <w:p w:rsidR="00F42301" w:rsidRPr="00FA7AC7" w:rsidRDefault="00F42301" w:rsidP="00D346C9">
            <w:pPr>
              <w:widowControl w:val="0"/>
              <w:autoSpaceDE w:val="0"/>
              <w:autoSpaceDN w:val="0"/>
              <w:adjustRightInd w:val="0"/>
              <w:spacing w:after="0"/>
              <w:rPr>
                <w:rFonts w:ascii="Times New Roman" w:hAnsi="Times New Roman"/>
                <w:sz w:val="24"/>
                <w:szCs w:val="24"/>
              </w:rPr>
            </w:pPr>
          </w:p>
        </w:tc>
      </w:tr>
      <w:tr w:rsidR="00F42301" w:rsidRPr="00FA7AC7" w:rsidTr="00D346C9">
        <w:trPr>
          <w:trHeight w:hRule="exact" w:val="256"/>
        </w:trPr>
        <w:tc>
          <w:tcPr>
            <w:tcW w:w="4876" w:type="dxa"/>
            <w:tcBorders>
              <w:top w:val="single" w:sz="4" w:space="0" w:color="191919"/>
              <w:left w:val="nil"/>
              <w:bottom w:val="single" w:sz="4" w:space="0" w:color="191919"/>
              <w:right w:val="single" w:sz="4" w:space="0" w:color="191919"/>
            </w:tcBorders>
          </w:tcPr>
          <w:p w:rsidR="00F42301" w:rsidRPr="00FA7AC7" w:rsidRDefault="00F42301" w:rsidP="00D346C9">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D346C9">
            <w:pPr>
              <w:widowControl w:val="0"/>
              <w:autoSpaceDE w:val="0"/>
              <w:autoSpaceDN w:val="0"/>
              <w:adjustRightInd w:val="0"/>
              <w:spacing w:after="0"/>
              <w:rPr>
                <w:rFonts w:ascii="Times New Roman" w:hAnsi="Times New Roman"/>
                <w:sz w:val="24"/>
                <w:szCs w:val="24"/>
              </w:rPr>
            </w:pPr>
          </w:p>
        </w:tc>
        <w:tc>
          <w:tcPr>
            <w:tcW w:w="1067" w:type="dxa"/>
            <w:tcBorders>
              <w:top w:val="single" w:sz="4" w:space="0" w:color="191919"/>
              <w:left w:val="single" w:sz="4" w:space="0" w:color="191919"/>
              <w:bottom w:val="single" w:sz="4" w:space="0" w:color="191919"/>
              <w:right w:val="nil"/>
            </w:tcBorders>
          </w:tcPr>
          <w:p w:rsidR="00F42301" w:rsidRPr="00FA7AC7" w:rsidRDefault="00F42301" w:rsidP="00D346C9">
            <w:pPr>
              <w:widowControl w:val="0"/>
              <w:autoSpaceDE w:val="0"/>
              <w:autoSpaceDN w:val="0"/>
              <w:adjustRightInd w:val="0"/>
              <w:spacing w:after="0"/>
              <w:rPr>
                <w:rFonts w:ascii="Times New Roman" w:hAnsi="Times New Roman"/>
                <w:sz w:val="24"/>
                <w:szCs w:val="24"/>
              </w:rPr>
            </w:pPr>
          </w:p>
        </w:tc>
      </w:tr>
      <w:tr w:rsidR="00F42301" w:rsidRPr="00FA7AC7" w:rsidTr="00D346C9">
        <w:trPr>
          <w:trHeight w:hRule="exact" w:val="219"/>
        </w:trPr>
        <w:tc>
          <w:tcPr>
            <w:tcW w:w="4876" w:type="dxa"/>
            <w:tcBorders>
              <w:top w:val="single" w:sz="4" w:space="0" w:color="191919"/>
              <w:left w:val="nil"/>
              <w:bottom w:val="nil"/>
              <w:right w:val="single" w:sz="4" w:space="0" w:color="191919"/>
            </w:tcBorders>
          </w:tcPr>
          <w:p w:rsidR="00F42301" w:rsidRPr="00FA7AC7" w:rsidRDefault="00F42301" w:rsidP="00D346C9">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D346C9">
            <w:pPr>
              <w:widowControl w:val="0"/>
              <w:autoSpaceDE w:val="0"/>
              <w:autoSpaceDN w:val="0"/>
              <w:adjustRightInd w:val="0"/>
              <w:spacing w:after="0"/>
              <w:rPr>
                <w:rFonts w:ascii="Times New Roman" w:hAnsi="Times New Roman"/>
                <w:sz w:val="24"/>
                <w:szCs w:val="24"/>
              </w:rPr>
            </w:pPr>
          </w:p>
        </w:tc>
        <w:tc>
          <w:tcPr>
            <w:tcW w:w="1067" w:type="dxa"/>
            <w:tcBorders>
              <w:top w:val="single" w:sz="4" w:space="0" w:color="191919"/>
              <w:left w:val="single" w:sz="4" w:space="0" w:color="191919"/>
              <w:bottom w:val="nil"/>
              <w:right w:val="nil"/>
            </w:tcBorders>
          </w:tcPr>
          <w:p w:rsidR="00F42301" w:rsidRPr="00FA7AC7" w:rsidRDefault="00F42301" w:rsidP="00D346C9">
            <w:pPr>
              <w:widowControl w:val="0"/>
              <w:autoSpaceDE w:val="0"/>
              <w:autoSpaceDN w:val="0"/>
              <w:adjustRightInd w:val="0"/>
              <w:spacing w:after="0"/>
              <w:rPr>
                <w:rFonts w:ascii="Times New Roman" w:hAnsi="Times New Roman"/>
                <w:sz w:val="24"/>
                <w:szCs w:val="24"/>
              </w:rPr>
            </w:pPr>
          </w:p>
        </w:tc>
      </w:tr>
    </w:tbl>
    <w:p w:rsidR="00F42301" w:rsidRDefault="00F42301" w:rsidP="001C7D3D">
      <w:pPr>
        <w:widowControl w:val="0"/>
        <w:autoSpaceDE w:val="0"/>
        <w:autoSpaceDN w:val="0"/>
        <w:adjustRightInd w:val="0"/>
        <w:spacing w:after="0" w:line="200" w:lineRule="exact"/>
        <w:rPr>
          <w:rFonts w:ascii="Times New Roman" w:hAnsi="Times New Roman"/>
          <w:sz w:val="20"/>
          <w:szCs w:val="20"/>
        </w:rPr>
      </w:pPr>
    </w:p>
    <w:p w:rsidR="00F42301" w:rsidRDefault="00F42301" w:rsidP="001C7D3D">
      <w:pPr>
        <w:widowControl w:val="0"/>
        <w:autoSpaceDE w:val="0"/>
        <w:autoSpaceDN w:val="0"/>
        <w:adjustRightInd w:val="0"/>
        <w:spacing w:before="17" w:after="0" w:line="280" w:lineRule="exact"/>
        <w:rPr>
          <w:rFonts w:ascii="Times New Roman" w:hAnsi="Times New Roman"/>
          <w:sz w:val="28"/>
          <w:szCs w:val="28"/>
        </w:rPr>
      </w:pPr>
    </w:p>
    <w:p w:rsidR="00F42301" w:rsidRDefault="00F42301" w:rsidP="001C7D3D">
      <w:pPr>
        <w:widowControl w:val="0"/>
        <w:autoSpaceDE w:val="0"/>
        <w:autoSpaceDN w:val="0"/>
        <w:adjustRightInd w:val="0"/>
        <w:spacing w:after="0"/>
        <w:ind w:left="860"/>
        <w:rPr>
          <w:rFonts w:ascii="Impact" w:hAnsi="Impact" w:cs="Impact"/>
          <w:color w:val="000000"/>
          <w:sz w:val="32"/>
          <w:szCs w:val="32"/>
        </w:rPr>
      </w:pPr>
      <w:r w:rsidRPr="00554989">
        <w:rPr>
          <w:rFonts w:ascii="Calibri" w:hAnsi="Calibri" w:cs="Times New Roman"/>
          <w:noProof/>
          <w:lang w:eastAsia="en-US"/>
        </w:rPr>
        <w:pict>
          <v:group id="_x0000_s3598" style="position:absolute;left:0;text-align:left;margin-left:317.05pt;margin-top:-103.75pt;width:31.2pt;height:31.05pt;z-index:-251636736;mso-position-horizontal-relative:page" coordorigin="6341,-2075" coordsize="624,621" o:allowincell="f">
            <v:rect id="_x0000_s3599" style="position:absolute;left:6346;top:-2070;width:613;height:610" o:allowincell="f" stroked="f">
              <v:path arrowok="t"/>
            </v:rect>
            <v:rect id="_x0000_s3600" style="position:absolute;left:6346;top:-2070;width:620;height:620;mso-position-horizontal-relative:page" o:allowincell="f" filled="f" stroked="f">
              <v:textbox style="mso-next-textbox:#_x0000_s3600" inset="0,0,0,0">
                <w:txbxContent>
                  <w:p w:rsidR="00F42301" w:rsidRDefault="00F42301" w:rsidP="001C7D3D">
                    <w:pPr>
                      <w:spacing w:after="0" w:line="620" w:lineRule="atLeast"/>
                      <w:rPr>
                        <w:rFonts w:ascii="Times New Roman" w:hAnsi="Times New Roman"/>
                        <w:sz w:val="24"/>
                        <w:szCs w:val="24"/>
                      </w:rPr>
                    </w:pPr>
                    <w:r>
                      <w:rPr>
                        <w:rFonts w:ascii="Times New Roman" w:hAnsi="Times New Roman"/>
                        <w:noProof/>
                        <w:sz w:val="24"/>
                        <w:szCs w:val="24"/>
                      </w:rPr>
                      <w:drawing>
                        <wp:inline distT="0" distB="0" distL="0" distR="0">
                          <wp:extent cx="390525" cy="390525"/>
                          <wp:effectExtent l="1905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
                                  <a:srcRect/>
                                  <a:stretch>
                                    <a:fillRect/>
                                  </a:stretch>
                                </pic:blipFill>
                                <pic:spPr bwMode="auto">
                                  <a:xfrm>
                                    <a:off x="0" y="0"/>
                                    <a:ext cx="390525" cy="390525"/>
                                  </a:xfrm>
                                  <a:prstGeom prst="rect">
                                    <a:avLst/>
                                  </a:prstGeom>
                                  <a:noFill/>
                                  <a:ln w="9525">
                                    <a:noFill/>
                                    <a:miter lim="800000"/>
                                    <a:headEnd/>
                                    <a:tailEnd/>
                                  </a:ln>
                                </pic:spPr>
                              </pic:pic>
                            </a:graphicData>
                          </a:graphic>
                        </wp:inline>
                      </w:drawing>
                    </w:r>
                  </w:p>
                  <w:p w:rsidR="00F42301" w:rsidRDefault="00F42301" w:rsidP="001C7D3D">
                    <w:pPr>
                      <w:widowControl w:val="0"/>
                      <w:autoSpaceDE w:val="0"/>
                      <w:autoSpaceDN w:val="0"/>
                      <w:adjustRightInd w:val="0"/>
                      <w:spacing w:after="0"/>
                      <w:rPr>
                        <w:rFonts w:ascii="Times New Roman" w:hAnsi="Times New Roman"/>
                        <w:sz w:val="24"/>
                        <w:szCs w:val="24"/>
                      </w:rPr>
                    </w:pPr>
                  </w:p>
                </w:txbxContent>
              </v:textbox>
            </v:rect>
            <w10:wrap anchorx="page"/>
          </v:group>
        </w:pict>
      </w:r>
      <w:r>
        <w:rPr>
          <w:rFonts w:ascii="Impact" w:hAnsi="Impact" w:cs="Impact"/>
          <w:color w:val="666666"/>
          <w:sz w:val="32"/>
          <w:szCs w:val="32"/>
        </w:rPr>
        <w:t>COURSE DESCRIPTIONS</w:t>
      </w:r>
    </w:p>
    <w:p w:rsidR="00F42301" w:rsidRDefault="00F42301" w:rsidP="001C7D3D">
      <w:pPr>
        <w:widowControl w:val="0"/>
        <w:autoSpaceDE w:val="0"/>
        <w:autoSpaceDN w:val="0"/>
        <w:adjustRightInd w:val="0"/>
        <w:spacing w:before="3" w:after="0" w:line="280" w:lineRule="exact"/>
        <w:rPr>
          <w:rFonts w:ascii="Impact" w:hAnsi="Impact" w:cs="Impact"/>
          <w:color w:val="000000"/>
          <w:sz w:val="28"/>
          <w:szCs w:val="28"/>
        </w:rPr>
      </w:pPr>
    </w:p>
    <w:p w:rsidR="00F42301" w:rsidRDefault="00F42301" w:rsidP="001C7D3D">
      <w:pPr>
        <w:widowControl w:val="0"/>
        <w:autoSpaceDE w:val="0"/>
        <w:autoSpaceDN w:val="0"/>
        <w:adjustRightInd w:val="0"/>
        <w:spacing w:after="0" w:line="251" w:lineRule="auto"/>
        <w:ind w:left="1220" w:right="2010" w:hanging="360"/>
        <w:rPr>
          <w:rFonts w:ascii="Times New Roman" w:hAnsi="Times New Roman"/>
          <w:color w:val="000000"/>
          <w:sz w:val="20"/>
          <w:szCs w:val="20"/>
        </w:rPr>
      </w:pPr>
      <w:r w:rsidRPr="00554989">
        <w:rPr>
          <w:rFonts w:ascii="Calibri" w:hAnsi="Calibri"/>
          <w:noProof/>
          <w:lang w:eastAsia="en-US"/>
        </w:rPr>
        <w:pict>
          <v:shape id="_x0000_s3601" type="#_x0000_t202" style="position:absolute;left:0;text-align:left;margin-left:522.25pt;margin-top:.6pt;width:1in;height:184.35pt;z-index:-251635712;mso-position-horizontal-relative:page" o:allowincell="f" filled="f" stroked="f">
            <v:textbox style="layout-flow:vertical;mso-next-textbox:#_x0000_s3601" inset="0,0,0,0">
              <w:txbxContent>
                <w:p w:rsidR="00F42301" w:rsidRDefault="00F42301" w:rsidP="001C7D3D">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E</w:t>
                  </w:r>
                  <w:r>
                    <w:rPr>
                      <w:rFonts w:ascii="Impact" w:hAnsi="Impact" w:cs="Impact"/>
                      <w:color w:val="A3A3A3"/>
                      <w:spacing w:val="-115"/>
                      <w:position w:val="1"/>
                      <w:sz w:val="105"/>
                      <w:szCs w:val="105"/>
                    </w:rPr>
                    <w:t xml:space="preserve"> </w:t>
                  </w:r>
                </w:p>
              </w:txbxContent>
            </v:textbox>
            <w10:wrap anchorx="page"/>
          </v:shape>
        </w:pict>
      </w:r>
      <w:r>
        <w:rPr>
          <w:rFonts w:ascii="Times New Roman" w:hAnsi="Times New Roman"/>
          <w:b/>
          <w:bCs/>
          <w:color w:val="000000"/>
          <w:sz w:val="20"/>
          <w:szCs w:val="20"/>
        </w:rPr>
        <w:t>ACCT</w:t>
      </w:r>
      <w:r>
        <w:rPr>
          <w:rFonts w:ascii="Times New Roman" w:hAnsi="Times New Roman"/>
          <w:b/>
          <w:bCs/>
          <w:color w:val="000000"/>
          <w:spacing w:val="-4"/>
          <w:sz w:val="20"/>
          <w:szCs w:val="20"/>
        </w:rPr>
        <w:t xml:space="preserve"> </w:t>
      </w:r>
      <w:r>
        <w:rPr>
          <w:rFonts w:ascii="Times New Roman" w:hAnsi="Times New Roman"/>
          <w:b/>
          <w:bCs/>
          <w:color w:val="000000"/>
          <w:sz w:val="20"/>
          <w:szCs w:val="20"/>
        </w:rPr>
        <w:t>5200</w:t>
      </w:r>
      <w:r>
        <w:rPr>
          <w:rFonts w:ascii="Times New Roman" w:hAnsi="Times New Roman"/>
          <w:b/>
          <w:bCs/>
          <w:color w:val="000000"/>
          <w:spacing w:val="39"/>
          <w:sz w:val="20"/>
          <w:szCs w:val="20"/>
        </w:rPr>
        <w:t xml:space="preserve"> </w:t>
      </w:r>
      <w:r>
        <w:rPr>
          <w:rFonts w:ascii="Times New Roman" w:hAnsi="Times New Roman"/>
          <w:b/>
          <w:bCs/>
          <w:color w:val="000000"/>
          <w:sz w:val="20"/>
          <w:szCs w:val="20"/>
        </w:rPr>
        <w:t>ACCOUNTING/FINANCIAL</w:t>
      </w:r>
      <w:r>
        <w:rPr>
          <w:rFonts w:ascii="Times New Roman" w:hAnsi="Times New Roman"/>
          <w:b/>
          <w:bCs/>
          <w:color w:val="000000"/>
          <w:spacing w:val="-11"/>
          <w:sz w:val="20"/>
          <w:szCs w:val="20"/>
        </w:rPr>
        <w:t xml:space="preserve"> </w:t>
      </w:r>
      <w:r>
        <w:rPr>
          <w:rFonts w:ascii="Times New Roman" w:hAnsi="Times New Roman"/>
          <w:b/>
          <w:bCs/>
          <w:color w:val="000000"/>
          <w:sz w:val="20"/>
          <w:szCs w:val="20"/>
        </w:rPr>
        <w:t>MANAGEMENT</w:t>
      </w:r>
      <w:r>
        <w:rPr>
          <w:rFonts w:ascii="Times New Roman" w:hAnsi="Times New Roman"/>
          <w:b/>
          <w:bCs/>
          <w:color w:val="000000"/>
          <w:spacing w:val="-4"/>
          <w:sz w:val="20"/>
          <w:szCs w:val="20"/>
        </w:rPr>
        <w:t xml:space="preserve"> </w:t>
      </w:r>
      <w:r>
        <w:rPr>
          <w:rFonts w:ascii="Times New Roman" w:hAnsi="Times New Roman"/>
          <w:b/>
          <w:bCs/>
          <w:color w:val="000000"/>
          <w:sz w:val="20"/>
          <w:szCs w:val="20"/>
        </w:rPr>
        <w:t>CONCEPTS</w:t>
      </w:r>
      <w:r>
        <w:rPr>
          <w:rFonts w:ascii="Times New Roman" w:hAnsi="Times New Roman"/>
          <w:b/>
          <w:bCs/>
          <w:color w:val="000000"/>
          <w:spacing w:val="-16"/>
          <w:sz w:val="20"/>
          <w:szCs w:val="20"/>
        </w:rPr>
        <w:t xml:space="preserve"> </w:t>
      </w:r>
      <w:r>
        <w:rPr>
          <w:rFonts w:ascii="Times New Roman" w:hAnsi="Times New Roman"/>
          <w:b/>
          <w:bCs/>
          <w:color w:val="000000"/>
          <w:sz w:val="20"/>
          <w:szCs w:val="20"/>
        </w:rPr>
        <w:t xml:space="preserve">..............1(1-0) </w:t>
      </w:r>
      <w:r>
        <w:rPr>
          <w:rFonts w:ascii="Times New Roman" w:hAnsi="Times New Roman"/>
          <w:color w:val="000000"/>
          <w:sz w:val="20"/>
          <w:szCs w:val="20"/>
        </w:rPr>
        <w:t>An overview course of financial and managerial accounting and financial management.</w:t>
      </w:r>
      <w:r>
        <w:rPr>
          <w:rFonts w:ascii="Times New Roman" w:hAnsi="Times New Roman"/>
          <w:color w:val="000000"/>
          <w:spacing w:val="-3"/>
          <w:sz w:val="20"/>
          <w:szCs w:val="20"/>
        </w:rPr>
        <w:t xml:space="preserve"> </w:t>
      </w:r>
      <w:r>
        <w:rPr>
          <w:rFonts w:ascii="Times New Roman" w:hAnsi="Times New Roman"/>
          <w:color w:val="000000"/>
          <w:sz w:val="20"/>
          <w:szCs w:val="20"/>
        </w:rPr>
        <w:t>This is an accelerated prerequisite MBA</w:t>
      </w:r>
      <w:r>
        <w:rPr>
          <w:rFonts w:ascii="Times New Roman" w:hAnsi="Times New Roman"/>
          <w:color w:val="000000"/>
          <w:spacing w:val="-11"/>
          <w:sz w:val="20"/>
          <w:szCs w:val="20"/>
        </w:rPr>
        <w:t xml:space="preserve"> </w:t>
      </w:r>
      <w:r>
        <w:rPr>
          <w:rFonts w:ascii="Times New Roman" w:hAnsi="Times New Roman"/>
          <w:color w:val="000000"/>
          <w:sz w:val="20"/>
          <w:szCs w:val="20"/>
        </w:rPr>
        <w:t>course for</w:t>
      </w:r>
      <w:r>
        <w:rPr>
          <w:rFonts w:ascii="Times New Roman" w:hAnsi="Times New Roman"/>
          <w:color w:val="000000"/>
          <w:spacing w:val="-11"/>
          <w:sz w:val="20"/>
          <w:szCs w:val="20"/>
        </w:rPr>
        <w:t xml:space="preserve"> </w:t>
      </w:r>
      <w:r>
        <w:rPr>
          <w:rFonts w:ascii="Times New Roman" w:hAnsi="Times New Roman"/>
          <w:color w:val="000000"/>
          <w:sz w:val="20"/>
          <w:szCs w:val="20"/>
        </w:rPr>
        <w:t>ACCT</w:t>
      </w:r>
      <w:r>
        <w:rPr>
          <w:rFonts w:ascii="Times New Roman" w:hAnsi="Times New Roman"/>
          <w:color w:val="000000"/>
          <w:spacing w:val="-4"/>
          <w:sz w:val="20"/>
          <w:szCs w:val="20"/>
        </w:rPr>
        <w:t xml:space="preserve"> </w:t>
      </w:r>
      <w:r>
        <w:rPr>
          <w:rFonts w:ascii="Times New Roman" w:hAnsi="Times New Roman"/>
          <w:color w:val="000000"/>
          <w:sz w:val="20"/>
          <w:szCs w:val="20"/>
        </w:rPr>
        <w:t>6102 and FINC 6101.</w:t>
      </w:r>
      <w:r>
        <w:rPr>
          <w:rFonts w:ascii="Times New Roman" w:hAnsi="Times New Roman"/>
          <w:color w:val="000000"/>
          <w:spacing w:val="-4"/>
          <w:sz w:val="20"/>
          <w:szCs w:val="20"/>
        </w:rPr>
        <w:t xml:space="preserve"> </w:t>
      </w:r>
      <w:r>
        <w:rPr>
          <w:rFonts w:ascii="Times New Roman" w:hAnsi="Times New Roman"/>
          <w:color w:val="000000"/>
          <w:spacing w:val="-16"/>
          <w:sz w:val="20"/>
          <w:szCs w:val="20"/>
        </w:rPr>
        <w:t>W</w:t>
      </w:r>
      <w:r>
        <w:rPr>
          <w:rFonts w:ascii="Times New Roman" w:hAnsi="Times New Roman"/>
          <w:color w:val="000000"/>
          <w:sz w:val="20"/>
          <w:szCs w:val="20"/>
        </w:rPr>
        <w:t>aivers will be granted to students who have completed</w:t>
      </w:r>
      <w:r>
        <w:rPr>
          <w:rFonts w:ascii="Times New Roman" w:hAnsi="Times New Roman"/>
          <w:color w:val="000000"/>
          <w:spacing w:val="-11"/>
          <w:sz w:val="20"/>
          <w:szCs w:val="20"/>
        </w:rPr>
        <w:t xml:space="preserve"> </w:t>
      </w:r>
      <w:r>
        <w:rPr>
          <w:rFonts w:ascii="Times New Roman" w:hAnsi="Times New Roman"/>
          <w:color w:val="000000"/>
          <w:sz w:val="20"/>
          <w:szCs w:val="20"/>
        </w:rPr>
        <w:t>ACCT</w:t>
      </w:r>
      <w:r>
        <w:rPr>
          <w:rFonts w:ascii="Times New Roman" w:hAnsi="Times New Roman"/>
          <w:color w:val="000000"/>
          <w:spacing w:val="-4"/>
          <w:sz w:val="20"/>
          <w:szCs w:val="20"/>
        </w:rPr>
        <w:t xml:space="preserve"> </w:t>
      </w:r>
      <w:r>
        <w:rPr>
          <w:rFonts w:ascii="Times New Roman" w:hAnsi="Times New Roman"/>
          <w:color w:val="000000"/>
          <w:sz w:val="20"/>
          <w:szCs w:val="20"/>
        </w:rPr>
        <w:t>2101,</w:t>
      </w:r>
      <w:r>
        <w:rPr>
          <w:rFonts w:ascii="Times New Roman" w:hAnsi="Times New Roman"/>
          <w:color w:val="000000"/>
          <w:spacing w:val="-11"/>
          <w:sz w:val="20"/>
          <w:szCs w:val="20"/>
        </w:rPr>
        <w:t xml:space="preserve"> </w:t>
      </w:r>
      <w:r>
        <w:rPr>
          <w:rFonts w:ascii="Times New Roman" w:hAnsi="Times New Roman"/>
          <w:color w:val="000000"/>
          <w:sz w:val="20"/>
          <w:szCs w:val="20"/>
        </w:rPr>
        <w:t>ACCT</w:t>
      </w:r>
      <w:r>
        <w:rPr>
          <w:rFonts w:ascii="Times New Roman" w:hAnsi="Times New Roman"/>
          <w:color w:val="000000"/>
          <w:spacing w:val="-4"/>
          <w:sz w:val="20"/>
          <w:szCs w:val="20"/>
        </w:rPr>
        <w:t xml:space="preserve"> </w:t>
      </w:r>
      <w:r>
        <w:rPr>
          <w:rFonts w:ascii="Times New Roman" w:hAnsi="Times New Roman"/>
          <w:color w:val="000000"/>
          <w:sz w:val="20"/>
          <w:szCs w:val="20"/>
        </w:rPr>
        <w:t>2102,  and FINC 3105 or equiv- alent courses with grades of “C” or bette</w:t>
      </w:r>
      <w:r>
        <w:rPr>
          <w:rFonts w:ascii="Times New Roman" w:hAnsi="Times New Roman"/>
          <w:color w:val="000000"/>
          <w:spacing w:val="-11"/>
          <w:sz w:val="20"/>
          <w:szCs w:val="20"/>
        </w:rPr>
        <w:t>r</w:t>
      </w:r>
      <w:r>
        <w:rPr>
          <w:rFonts w:ascii="Times New Roman" w:hAnsi="Times New Roman"/>
          <w:color w:val="000000"/>
          <w:sz w:val="20"/>
          <w:szCs w:val="20"/>
        </w:rPr>
        <w:t xml:space="preserve">. </w:t>
      </w:r>
      <w:r>
        <w:rPr>
          <w:rFonts w:ascii="Times New Roman" w:hAnsi="Times New Roman"/>
          <w:color w:val="000000"/>
          <w:spacing w:val="-18"/>
          <w:sz w:val="20"/>
          <w:szCs w:val="20"/>
        </w:rPr>
        <w:t>P</w:t>
      </w:r>
      <w:r>
        <w:rPr>
          <w:rFonts w:ascii="Times New Roman" w:hAnsi="Times New Roman"/>
          <w:color w:val="000000"/>
          <w:sz w:val="20"/>
          <w:szCs w:val="20"/>
        </w:rPr>
        <w:t>ASS/</w:t>
      </w:r>
      <w:r>
        <w:rPr>
          <w:rFonts w:ascii="Times New Roman" w:hAnsi="Times New Roman"/>
          <w:color w:val="000000"/>
          <w:spacing w:val="-15"/>
          <w:sz w:val="20"/>
          <w:szCs w:val="20"/>
        </w:rPr>
        <w:t>F</w:t>
      </w:r>
      <w:r>
        <w:rPr>
          <w:rFonts w:ascii="Times New Roman" w:hAnsi="Times New Roman"/>
          <w:color w:val="000000"/>
          <w:sz w:val="20"/>
          <w:szCs w:val="20"/>
        </w:rPr>
        <w:t>AIL</w:t>
      </w:r>
      <w:r>
        <w:rPr>
          <w:rFonts w:ascii="Times New Roman" w:hAnsi="Times New Roman"/>
          <w:color w:val="000000"/>
          <w:spacing w:val="-7"/>
          <w:sz w:val="20"/>
          <w:szCs w:val="20"/>
        </w:rPr>
        <w:t xml:space="preserve"> </w:t>
      </w:r>
      <w:r>
        <w:rPr>
          <w:rFonts w:ascii="Times New Roman" w:hAnsi="Times New Roman"/>
          <w:color w:val="000000"/>
          <w:sz w:val="20"/>
          <w:szCs w:val="20"/>
        </w:rPr>
        <w:t>Grading.</w:t>
      </w:r>
    </w:p>
    <w:p w:rsidR="00F42301" w:rsidRDefault="00F42301" w:rsidP="001C7D3D">
      <w:pPr>
        <w:widowControl w:val="0"/>
        <w:autoSpaceDE w:val="0"/>
        <w:autoSpaceDN w:val="0"/>
        <w:adjustRightInd w:val="0"/>
        <w:spacing w:before="16" w:after="0" w:line="200" w:lineRule="exact"/>
        <w:rPr>
          <w:rFonts w:ascii="Times New Roman" w:hAnsi="Times New Roman"/>
          <w:color w:val="000000"/>
          <w:sz w:val="20"/>
          <w:szCs w:val="20"/>
        </w:rPr>
      </w:pPr>
    </w:p>
    <w:p w:rsidR="00F42301" w:rsidRDefault="00F42301" w:rsidP="001C7D3D">
      <w:pPr>
        <w:widowControl w:val="0"/>
        <w:autoSpaceDE w:val="0"/>
        <w:autoSpaceDN w:val="0"/>
        <w:adjustRightInd w:val="0"/>
        <w:spacing w:after="0" w:line="251" w:lineRule="auto"/>
        <w:ind w:left="1220" w:right="1989" w:hanging="360"/>
        <w:rPr>
          <w:rFonts w:ascii="Times New Roman" w:hAnsi="Times New Roman"/>
          <w:color w:val="000000"/>
          <w:sz w:val="20"/>
          <w:szCs w:val="20"/>
        </w:rPr>
      </w:pPr>
      <w:r>
        <w:rPr>
          <w:rFonts w:ascii="Times New Roman" w:hAnsi="Times New Roman"/>
          <w:b/>
          <w:bCs/>
          <w:color w:val="000000"/>
          <w:sz w:val="20"/>
          <w:szCs w:val="20"/>
        </w:rPr>
        <w:t>ACCT</w:t>
      </w:r>
      <w:r>
        <w:rPr>
          <w:rFonts w:ascii="Times New Roman" w:hAnsi="Times New Roman"/>
          <w:b/>
          <w:bCs/>
          <w:color w:val="000000"/>
          <w:spacing w:val="-4"/>
          <w:sz w:val="20"/>
          <w:szCs w:val="20"/>
        </w:rPr>
        <w:t xml:space="preserve"> </w:t>
      </w:r>
      <w:r>
        <w:rPr>
          <w:rFonts w:ascii="Times New Roman" w:hAnsi="Times New Roman"/>
          <w:b/>
          <w:bCs/>
          <w:color w:val="000000"/>
          <w:sz w:val="20"/>
          <w:szCs w:val="20"/>
        </w:rPr>
        <w:t xml:space="preserve">6000 </w:t>
      </w:r>
      <w:r>
        <w:rPr>
          <w:rFonts w:ascii="Times New Roman" w:hAnsi="Times New Roman"/>
          <w:b/>
          <w:bCs/>
          <w:color w:val="000000"/>
          <w:position w:val="2"/>
          <w:sz w:val="20"/>
          <w:szCs w:val="20"/>
        </w:rPr>
        <w:t xml:space="preserve">— </w:t>
      </w:r>
      <w:r>
        <w:rPr>
          <w:rFonts w:ascii="Times New Roman" w:hAnsi="Times New Roman"/>
          <w:b/>
          <w:bCs/>
          <w:color w:val="000000"/>
          <w:sz w:val="20"/>
          <w:szCs w:val="20"/>
        </w:rPr>
        <w:t>INTERNSHIP</w:t>
      </w:r>
      <w:r>
        <w:rPr>
          <w:rFonts w:ascii="Times New Roman" w:hAnsi="Times New Roman"/>
          <w:b/>
          <w:bCs/>
          <w:color w:val="000000"/>
          <w:spacing w:val="-11"/>
          <w:sz w:val="20"/>
          <w:szCs w:val="20"/>
        </w:rPr>
        <w:t xml:space="preserve"> </w:t>
      </w:r>
      <w:r>
        <w:rPr>
          <w:rFonts w:ascii="Times New Roman" w:hAnsi="Times New Roman"/>
          <w:b/>
          <w:bCs/>
          <w:color w:val="000000"/>
          <w:sz w:val="20"/>
          <w:szCs w:val="20"/>
        </w:rPr>
        <w:t>IN</w:t>
      </w:r>
      <w:r>
        <w:rPr>
          <w:rFonts w:ascii="Times New Roman" w:hAnsi="Times New Roman"/>
          <w:b/>
          <w:bCs/>
          <w:color w:val="000000"/>
          <w:spacing w:val="-11"/>
          <w:sz w:val="20"/>
          <w:szCs w:val="20"/>
        </w:rPr>
        <w:t xml:space="preserve"> </w:t>
      </w:r>
      <w:r>
        <w:rPr>
          <w:rFonts w:ascii="Times New Roman" w:hAnsi="Times New Roman"/>
          <w:b/>
          <w:bCs/>
          <w:color w:val="000000"/>
          <w:sz w:val="20"/>
          <w:szCs w:val="20"/>
        </w:rPr>
        <w:t>ACCOUNTIN</w:t>
      </w:r>
      <w:r>
        <w:rPr>
          <w:rFonts w:ascii="Times New Roman" w:hAnsi="Times New Roman"/>
          <w:b/>
          <w:bCs/>
          <w:color w:val="000000"/>
          <w:spacing w:val="3"/>
          <w:sz w:val="20"/>
          <w:szCs w:val="20"/>
        </w:rPr>
        <w:t>G</w:t>
      </w:r>
      <w:r>
        <w:rPr>
          <w:rFonts w:ascii="Times New Roman" w:hAnsi="Times New Roman"/>
          <w:b/>
          <w:bCs/>
          <w:color w:val="000000"/>
          <w:sz w:val="20"/>
          <w:szCs w:val="20"/>
        </w:rPr>
        <w:t xml:space="preserve">.........................................................3(3-0) </w:t>
      </w:r>
      <w:r>
        <w:rPr>
          <w:rFonts w:ascii="Times New Roman" w:hAnsi="Times New Roman"/>
          <w:color w:val="000000"/>
          <w:sz w:val="20"/>
          <w:szCs w:val="20"/>
        </w:rPr>
        <w:t>Provides an opportunity for students to gain practical experience while working in a business or governmental agenc</w:t>
      </w:r>
      <w:r>
        <w:rPr>
          <w:rFonts w:ascii="Times New Roman" w:hAnsi="Times New Roman"/>
          <w:color w:val="000000"/>
          <w:spacing w:val="-13"/>
          <w:sz w:val="20"/>
          <w:szCs w:val="20"/>
        </w:rPr>
        <w:t>y</w:t>
      </w:r>
      <w:r>
        <w:rPr>
          <w:rFonts w:ascii="Times New Roman" w:hAnsi="Times New Roman"/>
          <w:color w:val="000000"/>
          <w:sz w:val="20"/>
          <w:szCs w:val="20"/>
        </w:rPr>
        <w:t>. Students are required to work full-time in their area of concentration during a summer term or semeste</w:t>
      </w:r>
      <w:r>
        <w:rPr>
          <w:rFonts w:ascii="Times New Roman" w:hAnsi="Times New Roman"/>
          <w:color w:val="000000"/>
          <w:spacing w:val="-11"/>
          <w:sz w:val="20"/>
          <w:szCs w:val="20"/>
        </w:rPr>
        <w:t>r</w:t>
      </w:r>
      <w:r>
        <w:rPr>
          <w:rFonts w:ascii="Times New Roman" w:hAnsi="Times New Roman"/>
          <w:color w:val="000000"/>
          <w:sz w:val="20"/>
          <w:szCs w:val="20"/>
        </w:rPr>
        <w:t>. Internship is coordinated by faculty member and supe</w:t>
      </w:r>
      <w:r>
        <w:rPr>
          <w:rFonts w:ascii="Times New Roman" w:hAnsi="Times New Roman"/>
          <w:color w:val="000000"/>
          <w:spacing w:val="-4"/>
          <w:sz w:val="20"/>
          <w:szCs w:val="20"/>
        </w:rPr>
        <w:t>r</w:t>
      </w:r>
      <w:r>
        <w:rPr>
          <w:rFonts w:ascii="Times New Roman" w:hAnsi="Times New Roman"/>
          <w:color w:val="000000"/>
          <w:sz w:val="20"/>
          <w:szCs w:val="20"/>
        </w:rPr>
        <w:t>- vised by an approved business superviso</w:t>
      </w:r>
      <w:r>
        <w:rPr>
          <w:rFonts w:ascii="Times New Roman" w:hAnsi="Times New Roman"/>
          <w:color w:val="000000"/>
          <w:spacing w:val="-11"/>
          <w:sz w:val="20"/>
          <w:szCs w:val="20"/>
        </w:rPr>
        <w:t>r</w:t>
      </w:r>
      <w:r>
        <w:rPr>
          <w:rFonts w:ascii="Times New Roman" w:hAnsi="Times New Roman"/>
          <w:color w:val="000000"/>
          <w:sz w:val="20"/>
          <w:szCs w:val="20"/>
        </w:rPr>
        <w:t>.</w:t>
      </w:r>
      <w:r>
        <w:rPr>
          <w:rFonts w:ascii="Times New Roman" w:hAnsi="Times New Roman"/>
          <w:color w:val="000000"/>
          <w:spacing w:val="-11"/>
          <w:sz w:val="20"/>
          <w:szCs w:val="20"/>
        </w:rPr>
        <w:t xml:space="preserve"> </w:t>
      </w:r>
      <w:r>
        <w:rPr>
          <w:rFonts w:ascii="Times New Roman" w:hAnsi="Times New Roman"/>
          <w:color w:val="000000"/>
          <w:sz w:val="20"/>
          <w:szCs w:val="20"/>
        </w:rPr>
        <w:t>A</w:t>
      </w:r>
      <w:r>
        <w:rPr>
          <w:rFonts w:ascii="Times New Roman" w:hAnsi="Times New Roman"/>
          <w:color w:val="000000"/>
          <w:spacing w:val="-11"/>
          <w:sz w:val="20"/>
          <w:szCs w:val="20"/>
        </w:rPr>
        <w:t xml:space="preserve"> </w:t>
      </w:r>
      <w:r>
        <w:rPr>
          <w:rFonts w:ascii="Times New Roman" w:hAnsi="Times New Roman"/>
          <w:color w:val="000000"/>
          <w:sz w:val="20"/>
          <w:szCs w:val="20"/>
        </w:rPr>
        <w:t>final report and oral presentation are required.</w:t>
      </w:r>
    </w:p>
    <w:p w:rsidR="00F42301" w:rsidRDefault="00F42301" w:rsidP="001C7D3D">
      <w:pPr>
        <w:widowControl w:val="0"/>
        <w:autoSpaceDE w:val="0"/>
        <w:autoSpaceDN w:val="0"/>
        <w:adjustRightInd w:val="0"/>
        <w:spacing w:before="20" w:after="0" w:line="200" w:lineRule="exact"/>
        <w:rPr>
          <w:rFonts w:ascii="Times New Roman" w:hAnsi="Times New Roman"/>
          <w:color w:val="000000"/>
          <w:sz w:val="20"/>
          <w:szCs w:val="20"/>
        </w:rPr>
      </w:pPr>
    </w:p>
    <w:p w:rsidR="00F42301" w:rsidRDefault="00F42301" w:rsidP="001C7D3D">
      <w:pPr>
        <w:widowControl w:val="0"/>
        <w:autoSpaceDE w:val="0"/>
        <w:autoSpaceDN w:val="0"/>
        <w:adjustRightInd w:val="0"/>
        <w:spacing w:after="0" w:line="245" w:lineRule="auto"/>
        <w:ind w:left="1220" w:right="1964" w:hanging="360"/>
        <w:rPr>
          <w:rFonts w:ascii="Times New Roman" w:hAnsi="Times New Roman"/>
          <w:color w:val="000000"/>
          <w:sz w:val="20"/>
          <w:szCs w:val="20"/>
        </w:rPr>
      </w:pPr>
      <w:r w:rsidRPr="00554989">
        <w:rPr>
          <w:rFonts w:ascii="Calibri" w:hAnsi="Calibri"/>
          <w:noProof/>
          <w:lang w:eastAsia="en-US"/>
        </w:rPr>
        <w:pict>
          <v:shape id="_x0000_s3602" type="#_x0000_t202" style="position:absolute;left:0;text-align:left;margin-left:522.25pt;margin-top:55.65pt;width:1in;height:270.7pt;z-index:-251634688;mso-position-horizontal-relative:page" o:allowincell="f" filled="f" stroked="f">
            <v:textbox style="layout-flow:vertical;mso-next-textbox:#_x0000_s3602" inset="0,0,0,0">
              <w:txbxContent>
                <w:p w:rsidR="00F42301" w:rsidRDefault="00F42301" w:rsidP="001C7D3D">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P</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ROGRAM</w:t>
                  </w:r>
                  <w:r>
                    <w:rPr>
                      <w:rFonts w:ascii="Impact" w:hAnsi="Impact" w:cs="Impact"/>
                      <w:color w:val="A3A3A3"/>
                      <w:position w:val="1"/>
                      <w:sz w:val="105"/>
                      <w:szCs w:val="105"/>
                    </w:rPr>
                    <w:t>S</w:t>
                  </w:r>
                  <w:r>
                    <w:rPr>
                      <w:rFonts w:ascii="Impact" w:hAnsi="Impact" w:cs="Impact"/>
                      <w:color w:val="A3A3A3"/>
                      <w:spacing w:val="-115"/>
                      <w:position w:val="1"/>
                      <w:sz w:val="105"/>
                      <w:szCs w:val="105"/>
                    </w:rPr>
                    <w:t xml:space="preserve"> </w:t>
                  </w:r>
                </w:p>
              </w:txbxContent>
            </v:textbox>
            <w10:wrap anchorx="page"/>
          </v:shape>
        </w:pict>
      </w:r>
      <w:r>
        <w:rPr>
          <w:rFonts w:ascii="Times New Roman" w:hAnsi="Times New Roman"/>
          <w:b/>
          <w:bCs/>
          <w:color w:val="000000"/>
          <w:sz w:val="20"/>
          <w:szCs w:val="20"/>
        </w:rPr>
        <w:t>ACCT</w:t>
      </w:r>
      <w:r>
        <w:rPr>
          <w:rFonts w:ascii="Times New Roman" w:hAnsi="Times New Roman"/>
          <w:b/>
          <w:bCs/>
          <w:color w:val="000000"/>
          <w:spacing w:val="-4"/>
          <w:sz w:val="20"/>
          <w:szCs w:val="20"/>
        </w:rPr>
        <w:t xml:space="preserve"> </w:t>
      </w:r>
      <w:r>
        <w:rPr>
          <w:rFonts w:ascii="Times New Roman" w:hAnsi="Times New Roman"/>
          <w:b/>
          <w:bCs/>
          <w:color w:val="000000"/>
          <w:sz w:val="20"/>
          <w:szCs w:val="20"/>
        </w:rPr>
        <w:t xml:space="preserve">6101 </w:t>
      </w:r>
      <w:r>
        <w:rPr>
          <w:rFonts w:ascii="Times New Roman" w:hAnsi="Times New Roman"/>
          <w:b/>
          <w:bCs/>
          <w:color w:val="000000"/>
          <w:position w:val="2"/>
          <w:sz w:val="20"/>
          <w:szCs w:val="20"/>
        </w:rPr>
        <w:t>—</w:t>
      </w:r>
      <w:r>
        <w:rPr>
          <w:rFonts w:ascii="Times New Roman" w:hAnsi="Times New Roman"/>
          <w:b/>
          <w:bCs/>
          <w:color w:val="000000"/>
          <w:spacing w:val="-11"/>
          <w:position w:val="2"/>
          <w:sz w:val="20"/>
          <w:szCs w:val="20"/>
        </w:rPr>
        <w:t xml:space="preserve"> </w:t>
      </w:r>
      <w:r>
        <w:rPr>
          <w:rFonts w:ascii="Times New Roman" w:hAnsi="Times New Roman"/>
          <w:b/>
          <w:bCs/>
          <w:color w:val="000000"/>
          <w:sz w:val="20"/>
          <w:szCs w:val="20"/>
        </w:rPr>
        <w:t>Accounting</w:t>
      </w:r>
      <w:r>
        <w:rPr>
          <w:rFonts w:ascii="Times New Roman" w:hAnsi="Times New Roman"/>
          <w:b/>
          <w:bCs/>
          <w:color w:val="000000"/>
          <w:spacing w:val="-11"/>
          <w:sz w:val="20"/>
          <w:szCs w:val="20"/>
        </w:rPr>
        <w:t xml:space="preserve"> </w:t>
      </w:r>
      <w:r>
        <w:rPr>
          <w:rFonts w:ascii="Times New Roman" w:hAnsi="Times New Roman"/>
          <w:b/>
          <w:bCs/>
          <w:color w:val="000000"/>
          <w:sz w:val="20"/>
          <w:szCs w:val="20"/>
        </w:rPr>
        <w:t>Analysis for</w:t>
      </w:r>
      <w:r>
        <w:rPr>
          <w:rFonts w:ascii="Times New Roman" w:hAnsi="Times New Roman"/>
          <w:b/>
          <w:bCs/>
          <w:color w:val="000000"/>
          <w:spacing w:val="-4"/>
          <w:sz w:val="20"/>
          <w:szCs w:val="20"/>
        </w:rPr>
        <w:t xml:space="preserve"> </w:t>
      </w:r>
      <w:r>
        <w:rPr>
          <w:rFonts w:ascii="Times New Roman" w:hAnsi="Times New Roman"/>
          <w:b/>
          <w:bCs/>
          <w:color w:val="000000"/>
          <w:sz w:val="20"/>
          <w:szCs w:val="20"/>
        </w:rPr>
        <w:t>Decision Making</w:t>
      </w:r>
      <w:r>
        <w:rPr>
          <w:rFonts w:ascii="Times New Roman" w:hAnsi="Times New Roman"/>
          <w:b/>
          <w:bCs/>
          <w:color w:val="000000"/>
          <w:spacing w:val="-32"/>
          <w:sz w:val="20"/>
          <w:szCs w:val="20"/>
        </w:rPr>
        <w:t xml:space="preserve"> </w:t>
      </w:r>
      <w:r>
        <w:rPr>
          <w:rFonts w:ascii="Times New Roman" w:hAnsi="Times New Roman"/>
          <w:b/>
          <w:bCs/>
          <w:color w:val="000000"/>
          <w:sz w:val="20"/>
          <w:szCs w:val="20"/>
        </w:rPr>
        <w:t>.............................................</w:t>
      </w:r>
      <w:r>
        <w:rPr>
          <w:rFonts w:ascii="Times New Roman" w:hAnsi="Times New Roman"/>
          <w:b/>
          <w:bCs/>
          <w:color w:val="000000"/>
          <w:position w:val="2"/>
          <w:sz w:val="20"/>
          <w:szCs w:val="20"/>
        </w:rPr>
        <w:t xml:space="preserve">3(3-0) </w:t>
      </w:r>
      <w:r>
        <w:rPr>
          <w:rFonts w:ascii="Times New Roman" w:hAnsi="Times New Roman"/>
          <w:color w:val="000000"/>
          <w:sz w:val="20"/>
          <w:szCs w:val="20"/>
        </w:rPr>
        <w:t>This course is designed to familiarize the student with applications of accounting data in deci- sion-making; cost analysis as applied in the development of budgets and standards as an ac- counting tool for cost control and pricing.</w:t>
      </w:r>
      <w:r>
        <w:rPr>
          <w:rFonts w:ascii="Times New Roman" w:hAnsi="Times New Roman"/>
          <w:color w:val="000000"/>
          <w:spacing w:val="-11"/>
          <w:sz w:val="20"/>
          <w:szCs w:val="20"/>
        </w:rPr>
        <w:t xml:space="preserve"> </w:t>
      </w:r>
      <w:r>
        <w:rPr>
          <w:rFonts w:ascii="Times New Roman" w:hAnsi="Times New Roman"/>
          <w:color w:val="000000"/>
          <w:sz w:val="20"/>
          <w:szCs w:val="20"/>
        </w:rPr>
        <w:t>A</w:t>
      </w:r>
      <w:r>
        <w:rPr>
          <w:rFonts w:ascii="Times New Roman" w:hAnsi="Times New Roman"/>
          <w:color w:val="000000"/>
          <w:spacing w:val="-11"/>
          <w:sz w:val="20"/>
          <w:szCs w:val="20"/>
        </w:rPr>
        <w:t xml:space="preserve"> </w:t>
      </w:r>
      <w:r>
        <w:rPr>
          <w:rFonts w:ascii="Times New Roman" w:hAnsi="Times New Roman"/>
          <w:color w:val="000000"/>
          <w:sz w:val="20"/>
          <w:szCs w:val="20"/>
        </w:rPr>
        <w:t>case problem that requires students to interpret and discuss their analysis in the context of managerial decision-making is used.</w:t>
      </w:r>
      <w:r>
        <w:rPr>
          <w:rFonts w:ascii="Times New Roman" w:hAnsi="Times New Roman"/>
          <w:color w:val="000000"/>
          <w:spacing w:val="-1"/>
          <w:sz w:val="20"/>
          <w:szCs w:val="20"/>
        </w:rPr>
        <w:t xml:space="preserve"> </w:t>
      </w:r>
      <w:r>
        <w:rPr>
          <w:rFonts w:ascii="Times New Roman" w:hAnsi="Times New Roman"/>
          <w:i/>
          <w:iCs/>
          <w:color w:val="000000"/>
          <w:sz w:val="20"/>
          <w:szCs w:val="20"/>
        </w:rPr>
        <w:t>P</w:t>
      </w:r>
      <w:r>
        <w:rPr>
          <w:rFonts w:ascii="Times New Roman" w:hAnsi="Times New Roman"/>
          <w:i/>
          <w:iCs/>
          <w:color w:val="000000"/>
          <w:spacing w:val="-7"/>
          <w:sz w:val="20"/>
          <w:szCs w:val="20"/>
        </w:rPr>
        <w:t>r</w:t>
      </w:r>
      <w:r>
        <w:rPr>
          <w:rFonts w:ascii="Times New Roman" w:hAnsi="Times New Roman"/>
          <w:i/>
          <w:iCs/>
          <w:color w:val="000000"/>
          <w:sz w:val="20"/>
          <w:szCs w:val="20"/>
        </w:rPr>
        <w:t>e</w:t>
      </w:r>
      <w:r>
        <w:rPr>
          <w:rFonts w:ascii="Times New Roman" w:hAnsi="Times New Roman"/>
          <w:i/>
          <w:iCs/>
          <w:color w:val="000000"/>
          <w:spacing w:val="-7"/>
          <w:sz w:val="20"/>
          <w:szCs w:val="20"/>
        </w:rPr>
        <w:t>r</w:t>
      </w:r>
      <w:r>
        <w:rPr>
          <w:rFonts w:ascii="Times New Roman" w:hAnsi="Times New Roman"/>
          <w:i/>
          <w:iCs/>
          <w:color w:val="000000"/>
          <w:sz w:val="20"/>
          <w:szCs w:val="20"/>
        </w:rPr>
        <w:t>equisite: FINC 3105</w:t>
      </w:r>
    </w:p>
    <w:p w:rsidR="00F42301" w:rsidRDefault="00F42301" w:rsidP="001C7D3D">
      <w:pPr>
        <w:widowControl w:val="0"/>
        <w:autoSpaceDE w:val="0"/>
        <w:autoSpaceDN w:val="0"/>
        <w:adjustRightInd w:val="0"/>
        <w:spacing w:before="1" w:after="0" w:line="251" w:lineRule="auto"/>
        <w:ind w:left="1220" w:right="1998" w:hanging="360"/>
        <w:rPr>
          <w:rFonts w:ascii="Times New Roman" w:hAnsi="Times New Roman"/>
          <w:color w:val="000000"/>
          <w:sz w:val="20"/>
          <w:szCs w:val="20"/>
        </w:rPr>
      </w:pPr>
      <w:r>
        <w:rPr>
          <w:rFonts w:ascii="Times New Roman" w:hAnsi="Times New Roman"/>
          <w:b/>
          <w:bCs/>
          <w:color w:val="000000"/>
          <w:sz w:val="20"/>
          <w:szCs w:val="20"/>
        </w:rPr>
        <w:t>ACCT</w:t>
      </w:r>
      <w:r>
        <w:rPr>
          <w:rFonts w:ascii="Times New Roman" w:hAnsi="Times New Roman"/>
          <w:b/>
          <w:bCs/>
          <w:color w:val="000000"/>
          <w:spacing w:val="-4"/>
          <w:sz w:val="20"/>
          <w:szCs w:val="20"/>
        </w:rPr>
        <w:t xml:space="preserve"> </w:t>
      </w:r>
      <w:r>
        <w:rPr>
          <w:rFonts w:ascii="Times New Roman" w:hAnsi="Times New Roman"/>
          <w:b/>
          <w:bCs/>
          <w:color w:val="000000"/>
          <w:sz w:val="20"/>
          <w:szCs w:val="20"/>
        </w:rPr>
        <w:t>6102 — Managerial/Cost</w:t>
      </w:r>
      <w:r>
        <w:rPr>
          <w:rFonts w:ascii="Times New Roman" w:hAnsi="Times New Roman"/>
          <w:b/>
          <w:bCs/>
          <w:color w:val="000000"/>
          <w:spacing w:val="-11"/>
          <w:sz w:val="20"/>
          <w:szCs w:val="20"/>
        </w:rPr>
        <w:t xml:space="preserve"> </w:t>
      </w:r>
      <w:r>
        <w:rPr>
          <w:rFonts w:ascii="Times New Roman" w:hAnsi="Times New Roman"/>
          <w:b/>
          <w:bCs/>
          <w:color w:val="000000"/>
          <w:sz w:val="20"/>
          <w:szCs w:val="20"/>
        </w:rPr>
        <w:t>Accounting II</w:t>
      </w:r>
      <w:r>
        <w:rPr>
          <w:rFonts w:ascii="Times New Roman" w:hAnsi="Times New Roman"/>
          <w:b/>
          <w:bCs/>
          <w:color w:val="000000"/>
          <w:spacing w:val="-19"/>
          <w:sz w:val="20"/>
          <w:szCs w:val="20"/>
        </w:rPr>
        <w:t xml:space="preserve"> </w:t>
      </w:r>
      <w:r>
        <w:rPr>
          <w:rFonts w:ascii="Times New Roman" w:hAnsi="Times New Roman"/>
          <w:b/>
          <w:bCs/>
          <w:color w:val="000000"/>
          <w:sz w:val="20"/>
          <w:szCs w:val="20"/>
        </w:rPr>
        <w:t xml:space="preserve">..............................................................3(3-0) </w:t>
      </w:r>
      <w:r>
        <w:rPr>
          <w:rFonts w:ascii="Times New Roman" w:hAnsi="Times New Roman"/>
          <w:color w:val="000000"/>
          <w:sz w:val="20"/>
          <w:szCs w:val="20"/>
        </w:rPr>
        <w:t>This is a study of budgeting, standard costing, cost-volume-profit analysis, performance eval- uation and variable costing.</w:t>
      </w:r>
      <w:r>
        <w:rPr>
          <w:rFonts w:ascii="Times New Roman" w:hAnsi="Times New Roman"/>
          <w:color w:val="000000"/>
          <w:spacing w:val="-11"/>
          <w:sz w:val="20"/>
          <w:szCs w:val="20"/>
        </w:rPr>
        <w:t xml:space="preserve"> </w:t>
      </w:r>
      <w:r>
        <w:rPr>
          <w:rFonts w:ascii="Times New Roman" w:hAnsi="Times New Roman"/>
          <w:color w:val="000000"/>
          <w:sz w:val="20"/>
          <w:szCs w:val="20"/>
        </w:rPr>
        <w:t>Also covers new developments in the area of costing.</w:t>
      </w:r>
      <w:r>
        <w:rPr>
          <w:rFonts w:ascii="Times New Roman" w:hAnsi="Times New Roman"/>
          <w:color w:val="000000"/>
          <w:spacing w:val="-1"/>
          <w:sz w:val="20"/>
          <w:szCs w:val="20"/>
        </w:rPr>
        <w:t xml:space="preserve"> </w:t>
      </w:r>
      <w:r>
        <w:rPr>
          <w:rFonts w:ascii="Times New Roman" w:hAnsi="Times New Roman"/>
          <w:i/>
          <w:iCs/>
          <w:color w:val="000000"/>
          <w:sz w:val="20"/>
          <w:szCs w:val="20"/>
        </w:rPr>
        <w:t>P</w:t>
      </w:r>
      <w:r>
        <w:rPr>
          <w:rFonts w:ascii="Times New Roman" w:hAnsi="Times New Roman"/>
          <w:i/>
          <w:iCs/>
          <w:color w:val="000000"/>
          <w:spacing w:val="-7"/>
          <w:sz w:val="20"/>
          <w:szCs w:val="20"/>
        </w:rPr>
        <w:t>r</w:t>
      </w:r>
      <w:r>
        <w:rPr>
          <w:rFonts w:ascii="Times New Roman" w:hAnsi="Times New Roman"/>
          <w:i/>
          <w:iCs/>
          <w:color w:val="000000"/>
          <w:sz w:val="20"/>
          <w:szCs w:val="20"/>
        </w:rPr>
        <w:t>e</w:t>
      </w:r>
      <w:r>
        <w:rPr>
          <w:rFonts w:ascii="Times New Roman" w:hAnsi="Times New Roman"/>
          <w:i/>
          <w:iCs/>
          <w:color w:val="000000"/>
          <w:spacing w:val="-7"/>
          <w:sz w:val="20"/>
          <w:szCs w:val="20"/>
        </w:rPr>
        <w:t>r</w:t>
      </w:r>
      <w:r>
        <w:rPr>
          <w:rFonts w:ascii="Times New Roman" w:hAnsi="Times New Roman"/>
          <w:i/>
          <w:iCs/>
          <w:color w:val="000000"/>
          <w:sz w:val="20"/>
          <w:szCs w:val="20"/>
        </w:rPr>
        <w:t>equi- site:</w:t>
      </w:r>
      <w:r>
        <w:rPr>
          <w:rFonts w:ascii="Times New Roman" w:hAnsi="Times New Roman"/>
          <w:i/>
          <w:iCs/>
          <w:color w:val="000000"/>
          <w:spacing w:val="-4"/>
          <w:sz w:val="20"/>
          <w:szCs w:val="20"/>
        </w:rPr>
        <w:t xml:space="preserve"> </w:t>
      </w:r>
      <w:r>
        <w:rPr>
          <w:rFonts w:ascii="Times New Roman" w:hAnsi="Times New Roman"/>
          <w:i/>
          <w:iCs/>
          <w:color w:val="000000"/>
          <w:sz w:val="20"/>
          <w:szCs w:val="20"/>
        </w:rPr>
        <w:t>ACCT</w:t>
      </w:r>
      <w:r>
        <w:rPr>
          <w:rFonts w:ascii="Times New Roman" w:hAnsi="Times New Roman"/>
          <w:i/>
          <w:iCs/>
          <w:color w:val="000000"/>
          <w:spacing w:val="-4"/>
          <w:sz w:val="20"/>
          <w:szCs w:val="20"/>
        </w:rPr>
        <w:t xml:space="preserve"> </w:t>
      </w:r>
      <w:r>
        <w:rPr>
          <w:rFonts w:ascii="Times New Roman" w:hAnsi="Times New Roman"/>
          <w:i/>
          <w:iCs/>
          <w:color w:val="000000"/>
          <w:sz w:val="20"/>
          <w:szCs w:val="20"/>
        </w:rPr>
        <w:t>4101</w:t>
      </w:r>
    </w:p>
    <w:p w:rsidR="00F42301" w:rsidRDefault="00F42301" w:rsidP="001C7D3D">
      <w:pPr>
        <w:widowControl w:val="0"/>
        <w:autoSpaceDE w:val="0"/>
        <w:autoSpaceDN w:val="0"/>
        <w:adjustRightInd w:val="0"/>
        <w:spacing w:after="0" w:line="249" w:lineRule="exact"/>
        <w:ind w:left="860"/>
        <w:rPr>
          <w:rFonts w:ascii="Times New Roman" w:hAnsi="Times New Roman"/>
          <w:color w:val="000000"/>
          <w:sz w:val="20"/>
          <w:szCs w:val="20"/>
        </w:rPr>
      </w:pPr>
      <w:r>
        <w:rPr>
          <w:rFonts w:ascii="Times New Roman" w:hAnsi="Times New Roman"/>
          <w:b/>
          <w:bCs/>
          <w:color w:val="000000"/>
          <w:position w:val="-1"/>
          <w:sz w:val="20"/>
          <w:szCs w:val="20"/>
        </w:rPr>
        <w:t>ACCT</w:t>
      </w:r>
      <w:r>
        <w:rPr>
          <w:rFonts w:ascii="Times New Roman" w:hAnsi="Times New Roman"/>
          <w:b/>
          <w:bCs/>
          <w:color w:val="000000"/>
          <w:spacing w:val="-4"/>
          <w:position w:val="-1"/>
          <w:sz w:val="20"/>
          <w:szCs w:val="20"/>
        </w:rPr>
        <w:t xml:space="preserve"> </w:t>
      </w:r>
      <w:r>
        <w:rPr>
          <w:rFonts w:ascii="Times New Roman" w:hAnsi="Times New Roman"/>
          <w:b/>
          <w:bCs/>
          <w:color w:val="000000"/>
          <w:position w:val="-1"/>
          <w:sz w:val="20"/>
          <w:szCs w:val="20"/>
        </w:rPr>
        <w:t xml:space="preserve">6106 </w:t>
      </w:r>
      <w:r>
        <w:rPr>
          <w:rFonts w:ascii="Times New Roman" w:hAnsi="Times New Roman"/>
          <w:b/>
          <w:bCs/>
          <w:color w:val="000000"/>
          <w:position w:val="2"/>
          <w:sz w:val="20"/>
          <w:szCs w:val="20"/>
        </w:rPr>
        <w:t>—</w:t>
      </w:r>
      <w:r>
        <w:rPr>
          <w:rFonts w:ascii="Times New Roman" w:hAnsi="Times New Roman"/>
          <w:b/>
          <w:bCs/>
          <w:color w:val="000000"/>
          <w:spacing w:val="-4"/>
          <w:position w:val="2"/>
          <w:sz w:val="20"/>
          <w:szCs w:val="20"/>
        </w:rPr>
        <w:t xml:space="preserve"> </w:t>
      </w:r>
      <w:r>
        <w:rPr>
          <w:rFonts w:ascii="Times New Roman" w:hAnsi="Times New Roman"/>
          <w:b/>
          <w:bCs/>
          <w:color w:val="000000"/>
          <w:spacing w:val="-18"/>
          <w:position w:val="-1"/>
          <w:sz w:val="20"/>
          <w:szCs w:val="20"/>
        </w:rPr>
        <w:t>T</w:t>
      </w:r>
      <w:r>
        <w:rPr>
          <w:rFonts w:ascii="Times New Roman" w:hAnsi="Times New Roman"/>
          <w:b/>
          <w:bCs/>
          <w:color w:val="000000"/>
          <w:position w:val="-1"/>
          <w:sz w:val="20"/>
          <w:szCs w:val="20"/>
        </w:rPr>
        <w:t>ax Resea</w:t>
      </w:r>
      <w:r>
        <w:rPr>
          <w:rFonts w:ascii="Times New Roman" w:hAnsi="Times New Roman"/>
          <w:b/>
          <w:bCs/>
          <w:color w:val="000000"/>
          <w:spacing w:val="-4"/>
          <w:position w:val="-1"/>
          <w:sz w:val="20"/>
          <w:szCs w:val="20"/>
        </w:rPr>
        <w:t>r</w:t>
      </w:r>
      <w:r>
        <w:rPr>
          <w:rFonts w:ascii="Times New Roman" w:hAnsi="Times New Roman"/>
          <w:b/>
          <w:bCs/>
          <w:color w:val="000000"/>
          <w:position w:val="-1"/>
          <w:sz w:val="20"/>
          <w:szCs w:val="20"/>
        </w:rPr>
        <w:t>ch</w:t>
      </w:r>
      <w:r>
        <w:rPr>
          <w:rFonts w:ascii="Times New Roman" w:hAnsi="Times New Roman"/>
          <w:b/>
          <w:bCs/>
          <w:color w:val="000000"/>
          <w:spacing w:val="-9"/>
          <w:position w:val="-1"/>
          <w:sz w:val="20"/>
          <w:szCs w:val="20"/>
        </w:rPr>
        <w:t xml:space="preserve"> </w:t>
      </w:r>
      <w:r>
        <w:rPr>
          <w:rFonts w:ascii="Times New Roman" w:hAnsi="Times New Roman"/>
          <w:b/>
          <w:bCs/>
          <w:color w:val="000000"/>
          <w:position w:val="-1"/>
          <w:sz w:val="20"/>
          <w:szCs w:val="20"/>
        </w:rPr>
        <w:t>............................................................................................</w:t>
      </w:r>
      <w:r>
        <w:rPr>
          <w:rFonts w:ascii="Times New Roman" w:hAnsi="Times New Roman"/>
          <w:b/>
          <w:bCs/>
          <w:color w:val="000000"/>
          <w:position w:val="2"/>
          <w:sz w:val="20"/>
          <w:szCs w:val="20"/>
        </w:rPr>
        <w:t>3(3-0)</w:t>
      </w:r>
    </w:p>
    <w:p w:rsidR="00F42301" w:rsidRDefault="00F42301" w:rsidP="001C7D3D">
      <w:pPr>
        <w:widowControl w:val="0"/>
        <w:autoSpaceDE w:val="0"/>
        <w:autoSpaceDN w:val="0"/>
        <w:adjustRightInd w:val="0"/>
        <w:spacing w:after="0" w:line="220" w:lineRule="exact"/>
        <w:ind w:left="1220"/>
        <w:rPr>
          <w:rFonts w:ascii="Times New Roman" w:hAnsi="Times New Roman"/>
          <w:color w:val="000000"/>
          <w:sz w:val="20"/>
          <w:szCs w:val="20"/>
        </w:rPr>
      </w:pPr>
      <w:r>
        <w:rPr>
          <w:rFonts w:ascii="Times New Roman" w:hAnsi="Times New Roman"/>
          <w:color w:val="000000"/>
          <w:sz w:val="20"/>
          <w:szCs w:val="20"/>
        </w:rPr>
        <w:t>A</w:t>
      </w:r>
      <w:r>
        <w:rPr>
          <w:rFonts w:ascii="Times New Roman" w:hAnsi="Times New Roman"/>
          <w:color w:val="000000"/>
          <w:spacing w:val="-11"/>
          <w:sz w:val="20"/>
          <w:szCs w:val="20"/>
        </w:rPr>
        <w:t xml:space="preserve"> </w:t>
      </w:r>
      <w:r>
        <w:rPr>
          <w:rFonts w:ascii="Times New Roman" w:hAnsi="Times New Roman"/>
          <w:color w:val="000000"/>
          <w:sz w:val="20"/>
          <w:szCs w:val="20"/>
        </w:rPr>
        <w:t>course designed to apply the concepts learned in</w:t>
      </w:r>
      <w:r>
        <w:rPr>
          <w:rFonts w:ascii="Times New Roman" w:hAnsi="Times New Roman"/>
          <w:color w:val="000000"/>
          <w:spacing w:val="-4"/>
          <w:sz w:val="20"/>
          <w:szCs w:val="20"/>
        </w:rPr>
        <w:t xml:space="preserve"> </w:t>
      </w:r>
      <w:r>
        <w:rPr>
          <w:rFonts w:ascii="Times New Roman" w:hAnsi="Times New Roman"/>
          <w:color w:val="000000"/>
          <w:spacing w:val="-14"/>
          <w:sz w:val="20"/>
          <w:szCs w:val="20"/>
        </w:rPr>
        <w:t>T</w:t>
      </w:r>
      <w:r>
        <w:rPr>
          <w:rFonts w:ascii="Times New Roman" w:hAnsi="Times New Roman"/>
          <w:color w:val="000000"/>
          <w:sz w:val="20"/>
          <w:szCs w:val="20"/>
        </w:rPr>
        <w:t>ax</w:t>
      </w:r>
      <w:r>
        <w:rPr>
          <w:rFonts w:ascii="Times New Roman" w:hAnsi="Times New Roman"/>
          <w:color w:val="000000"/>
          <w:spacing w:val="-11"/>
          <w:sz w:val="20"/>
          <w:szCs w:val="20"/>
        </w:rPr>
        <w:t xml:space="preserve"> </w:t>
      </w:r>
      <w:r>
        <w:rPr>
          <w:rFonts w:ascii="Times New Roman" w:hAnsi="Times New Roman"/>
          <w:color w:val="000000"/>
          <w:sz w:val="20"/>
          <w:szCs w:val="20"/>
        </w:rPr>
        <w:t>Accounting I. Library research and</w:t>
      </w:r>
    </w:p>
    <w:p w:rsidR="00F42301" w:rsidRDefault="00F42301" w:rsidP="001C7D3D">
      <w:pPr>
        <w:widowControl w:val="0"/>
        <w:autoSpaceDE w:val="0"/>
        <w:autoSpaceDN w:val="0"/>
        <w:adjustRightInd w:val="0"/>
        <w:spacing w:before="10" w:after="0" w:line="250" w:lineRule="auto"/>
        <w:ind w:left="1220" w:right="2070"/>
        <w:rPr>
          <w:rFonts w:ascii="Times New Roman" w:hAnsi="Times New Roman"/>
          <w:color w:val="000000"/>
          <w:sz w:val="20"/>
          <w:szCs w:val="20"/>
        </w:rPr>
      </w:pPr>
      <w:r>
        <w:rPr>
          <w:rFonts w:ascii="Times New Roman" w:hAnsi="Times New Roman"/>
          <w:color w:val="000000"/>
          <w:sz w:val="20"/>
          <w:szCs w:val="20"/>
        </w:rPr>
        <w:t>case analysis are used to develop a deeper understanding of income tax applications.</w:t>
      </w:r>
      <w:r>
        <w:rPr>
          <w:rFonts w:ascii="Times New Roman" w:hAnsi="Times New Roman"/>
          <w:color w:val="000000"/>
          <w:spacing w:val="-1"/>
          <w:sz w:val="20"/>
          <w:szCs w:val="20"/>
        </w:rPr>
        <w:t xml:space="preserve"> </w:t>
      </w:r>
      <w:r>
        <w:rPr>
          <w:rFonts w:ascii="Times New Roman" w:hAnsi="Times New Roman"/>
          <w:i/>
          <w:iCs/>
          <w:color w:val="000000"/>
          <w:sz w:val="20"/>
          <w:szCs w:val="20"/>
        </w:rPr>
        <w:t>P</w:t>
      </w:r>
      <w:r>
        <w:rPr>
          <w:rFonts w:ascii="Times New Roman" w:hAnsi="Times New Roman"/>
          <w:i/>
          <w:iCs/>
          <w:color w:val="000000"/>
          <w:spacing w:val="-7"/>
          <w:sz w:val="20"/>
          <w:szCs w:val="20"/>
        </w:rPr>
        <w:t>r</w:t>
      </w:r>
      <w:r>
        <w:rPr>
          <w:rFonts w:ascii="Times New Roman" w:hAnsi="Times New Roman"/>
          <w:i/>
          <w:iCs/>
          <w:color w:val="000000"/>
          <w:sz w:val="20"/>
          <w:szCs w:val="20"/>
        </w:rPr>
        <w:t>e</w:t>
      </w:r>
      <w:r>
        <w:rPr>
          <w:rFonts w:ascii="Times New Roman" w:hAnsi="Times New Roman"/>
          <w:i/>
          <w:iCs/>
          <w:color w:val="000000"/>
          <w:spacing w:val="-7"/>
          <w:sz w:val="20"/>
          <w:szCs w:val="20"/>
        </w:rPr>
        <w:t>r</w:t>
      </w:r>
      <w:r>
        <w:rPr>
          <w:rFonts w:ascii="Times New Roman" w:hAnsi="Times New Roman"/>
          <w:i/>
          <w:iCs/>
          <w:color w:val="000000"/>
          <w:sz w:val="20"/>
          <w:szCs w:val="20"/>
        </w:rPr>
        <w:t>eq- uisite:</w:t>
      </w:r>
      <w:r>
        <w:rPr>
          <w:rFonts w:ascii="Times New Roman" w:hAnsi="Times New Roman"/>
          <w:i/>
          <w:iCs/>
          <w:color w:val="000000"/>
          <w:spacing w:val="-4"/>
          <w:sz w:val="20"/>
          <w:szCs w:val="20"/>
        </w:rPr>
        <w:t xml:space="preserve"> </w:t>
      </w:r>
      <w:r>
        <w:rPr>
          <w:rFonts w:ascii="Times New Roman" w:hAnsi="Times New Roman"/>
          <w:i/>
          <w:iCs/>
          <w:color w:val="000000"/>
          <w:sz w:val="20"/>
          <w:szCs w:val="20"/>
        </w:rPr>
        <w:t>ACCT4121</w:t>
      </w:r>
    </w:p>
    <w:p w:rsidR="00F42301" w:rsidRDefault="00F42301" w:rsidP="001C7D3D">
      <w:pPr>
        <w:widowControl w:val="0"/>
        <w:autoSpaceDE w:val="0"/>
        <w:autoSpaceDN w:val="0"/>
        <w:adjustRightInd w:val="0"/>
        <w:spacing w:after="0" w:line="245" w:lineRule="exact"/>
        <w:ind w:left="860"/>
        <w:rPr>
          <w:rFonts w:ascii="Times New Roman" w:hAnsi="Times New Roman"/>
          <w:color w:val="000000"/>
          <w:sz w:val="20"/>
          <w:szCs w:val="20"/>
        </w:rPr>
      </w:pPr>
      <w:r>
        <w:rPr>
          <w:rFonts w:ascii="Times New Roman" w:hAnsi="Times New Roman"/>
          <w:b/>
          <w:bCs/>
          <w:color w:val="000000"/>
          <w:position w:val="-1"/>
          <w:sz w:val="20"/>
          <w:szCs w:val="20"/>
        </w:rPr>
        <w:t>ACCT</w:t>
      </w:r>
      <w:r>
        <w:rPr>
          <w:rFonts w:ascii="Times New Roman" w:hAnsi="Times New Roman"/>
          <w:b/>
          <w:bCs/>
          <w:color w:val="000000"/>
          <w:spacing w:val="-4"/>
          <w:position w:val="-1"/>
          <w:sz w:val="20"/>
          <w:szCs w:val="20"/>
        </w:rPr>
        <w:t xml:space="preserve"> </w:t>
      </w:r>
      <w:r>
        <w:rPr>
          <w:rFonts w:ascii="Times New Roman" w:hAnsi="Times New Roman"/>
          <w:b/>
          <w:bCs/>
          <w:color w:val="000000"/>
          <w:position w:val="-1"/>
          <w:sz w:val="20"/>
          <w:szCs w:val="20"/>
        </w:rPr>
        <w:t xml:space="preserve">6107 </w:t>
      </w:r>
      <w:r>
        <w:rPr>
          <w:rFonts w:ascii="Times New Roman" w:hAnsi="Times New Roman"/>
          <w:b/>
          <w:bCs/>
          <w:color w:val="000000"/>
          <w:position w:val="1"/>
          <w:sz w:val="20"/>
          <w:szCs w:val="20"/>
        </w:rPr>
        <w:t>—</w:t>
      </w:r>
      <w:r>
        <w:rPr>
          <w:rFonts w:ascii="Times New Roman" w:hAnsi="Times New Roman"/>
          <w:b/>
          <w:bCs/>
          <w:color w:val="000000"/>
          <w:spacing w:val="-11"/>
          <w:position w:val="1"/>
          <w:sz w:val="20"/>
          <w:szCs w:val="20"/>
        </w:rPr>
        <w:t xml:space="preserve"> </w:t>
      </w:r>
      <w:r>
        <w:rPr>
          <w:rFonts w:ascii="Times New Roman" w:hAnsi="Times New Roman"/>
          <w:b/>
          <w:bCs/>
          <w:color w:val="000000"/>
          <w:position w:val="-1"/>
          <w:sz w:val="20"/>
          <w:szCs w:val="20"/>
        </w:rPr>
        <w:t>Accounting</w:t>
      </w:r>
      <w:r>
        <w:rPr>
          <w:rFonts w:ascii="Times New Roman" w:hAnsi="Times New Roman"/>
          <w:b/>
          <w:bCs/>
          <w:color w:val="000000"/>
          <w:spacing w:val="-4"/>
          <w:position w:val="-1"/>
          <w:sz w:val="20"/>
          <w:szCs w:val="20"/>
        </w:rPr>
        <w:t xml:space="preserve"> </w:t>
      </w:r>
      <w:r>
        <w:rPr>
          <w:rFonts w:ascii="Times New Roman" w:hAnsi="Times New Roman"/>
          <w:b/>
          <w:bCs/>
          <w:color w:val="000000"/>
          <w:position w:val="-1"/>
          <w:sz w:val="20"/>
          <w:szCs w:val="20"/>
        </w:rPr>
        <w:t>Theor</w:t>
      </w:r>
      <w:r>
        <w:rPr>
          <w:rFonts w:ascii="Times New Roman" w:hAnsi="Times New Roman"/>
          <w:b/>
          <w:bCs/>
          <w:color w:val="000000"/>
          <w:spacing w:val="2"/>
          <w:position w:val="-1"/>
          <w:sz w:val="20"/>
          <w:szCs w:val="20"/>
        </w:rPr>
        <w:t>y</w:t>
      </w:r>
      <w:r>
        <w:rPr>
          <w:rFonts w:ascii="Times New Roman" w:hAnsi="Times New Roman"/>
          <w:b/>
          <w:bCs/>
          <w:color w:val="000000"/>
          <w:position w:val="-1"/>
          <w:sz w:val="20"/>
          <w:szCs w:val="20"/>
        </w:rPr>
        <w:t>...................................................................................</w:t>
      </w:r>
      <w:r>
        <w:rPr>
          <w:rFonts w:ascii="Times New Roman" w:hAnsi="Times New Roman"/>
          <w:b/>
          <w:bCs/>
          <w:color w:val="000000"/>
          <w:position w:val="1"/>
          <w:sz w:val="20"/>
          <w:szCs w:val="20"/>
        </w:rPr>
        <w:t>3(3-0)</w:t>
      </w:r>
    </w:p>
    <w:p w:rsidR="00F42301" w:rsidRDefault="00F42301" w:rsidP="001C7D3D">
      <w:pPr>
        <w:widowControl w:val="0"/>
        <w:autoSpaceDE w:val="0"/>
        <w:autoSpaceDN w:val="0"/>
        <w:adjustRightInd w:val="0"/>
        <w:spacing w:after="0" w:line="225" w:lineRule="exact"/>
        <w:ind w:left="1220"/>
        <w:rPr>
          <w:rFonts w:ascii="Times New Roman" w:hAnsi="Times New Roman"/>
          <w:color w:val="000000"/>
          <w:sz w:val="20"/>
          <w:szCs w:val="20"/>
        </w:rPr>
      </w:pPr>
      <w:r>
        <w:rPr>
          <w:rFonts w:ascii="Times New Roman" w:hAnsi="Times New Roman"/>
          <w:color w:val="000000"/>
          <w:sz w:val="20"/>
          <w:szCs w:val="20"/>
        </w:rPr>
        <w:t>The study of the conceptual theory underlying accounting and the development of accounting</w:t>
      </w:r>
    </w:p>
    <w:p w:rsidR="00F42301" w:rsidRDefault="00F42301" w:rsidP="001C7D3D">
      <w:pPr>
        <w:widowControl w:val="0"/>
        <w:autoSpaceDE w:val="0"/>
        <w:autoSpaceDN w:val="0"/>
        <w:adjustRightInd w:val="0"/>
        <w:spacing w:before="10" w:after="0" w:line="250" w:lineRule="auto"/>
        <w:ind w:left="1220" w:right="2072"/>
        <w:rPr>
          <w:rFonts w:ascii="Times New Roman" w:hAnsi="Times New Roman"/>
          <w:color w:val="000000"/>
          <w:sz w:val="20"/>
          <w:szCs w:val="20"/>
        </w:rPr>
      </w:pPr>
      <w:r>
        <w:rPr>
          <w:rFonts w:ascii="Times New Roman" w:hAnsi="Times New Roman"/>
          <w:color w:val="000000"/>
          <w:sz w:val="20"/>
          <w:szCs w:val="20"/>
        </w:rPr>
        <w:t>principles within the conceptual theor</w:t>
      </w:r>
      <w:r>
        <w:rPr>
          <w:rFonts w:ascii="Times New Roman" w:hAnsi="Times New Roman"/>
          <w:color w:val="000000"/>
          <w:spacing w:val="-13"/>
          <w:sz w:val="20"/>
          <w:szCs w:val="20"/>
        </w:rPr>
        <w:t>y</w:t>
      </w:r>
      <w:r>
        <w:rPr>
          <w:rFonts w:ascii="Times New Roman" w:hAnsi="Times New Roman"/>
          <w:color w:val="000000"/>
          <w:sz w:val="20"/>
          <w:szCs w:val="20"/>
        </w:rPr>
        <w:t xml:space="preserve">. Emphasis is placed on accounting objectives and the cost, revenue, income, asset and equity concepts. </w:t>
      </w:r>
      <w:r>
        <w:rPr>
          <w:rFonts w:ascii="Times New Roman" w:hAnsi="Times New Roman"/>
          <w:i/>
          <w:iCs/>
          <w:color w:val="000000"/>
          <w:sz w:val="20"/>
          <w:szCs w:val="20"/>
        </w:rPr>
        <w:t>P</w:t>
      </w:r>
      <w:r>
        <w:rPr>
          <w:rFonts w:ascii="Times New Roman" w:hAnsi="Times New Roman"/>
          <w:i/>
          <w:iCs/>
          <w:color w:val="000000"/>
          <w:spacing w:val="-7"/>
          <w:sz w:val="20"/>
          <w:szCs w:val="20"/>
        </w:rPr>
        <w:t>r</w:t>
      </w:r>
      <w:r>
        <w:rPr>
          <w:rFonts w:ascii="Times New Roman" w:hAnsi="Times New Roman"/>
          <w:i/>
          <w:iCs/>
          <w:color w:val="000000"/>
          <w:sz w:val="20"/>
          <w:szCs w:val="20"/>
        </w:rPr>
        <w:t>e</w:t>
      </w:r>
      <w:r>
        <w:rPr>
          <w:rFonts w:ascii="Times New Roman" w:hAnsi="Times New Roman"/>
          <w:i/>
          <w:iCs/>
          <w:color w:val="000000"/>
          <w:spacing w:val="-7"/>
          <w:sz w:val="20"/>
          <w:szCs w:val="20"/>
        </w:rPr>
        <w:t>r</w:t>
      </w:r>
      <w:r>
        <w:rPr>
          <w:rFonts w:ascii="Times New Roman" w:hAnsi="Times New Roman"/>
          <w:i/>
          <w:iCs/>
          <w:color w:val="000000"/>
          <w:sz w:val="20"/>
          <w:szCs w:val="20"/>
        </w:rPr>
        <w:t>equisite:</w:t>
      </w:r>
      <w:r>
        <w:rPr>
          <w:rFonts w:ascii="Times New Roman" w:hAnsi="Times New Roman"/>
          <w:i/>
          <w:iCs/>
          <w:color w:val="000000"/>
          <w:spacing w:val="-3"/>
          <w:sz w:val="20"/>
          <w:szCs w:val="20"/>
        </w:rPr>
        <w:t xml:space="preserve"> </w:t>
      </w:r>
      <w:r>
        <w:rPr>
          <w:rFonts w:ascii="Times New Roman" w:hAnsi="Times New Roman"/>
          <w:i/>
          <w:iCs/>
          <w:color w:val="000000"/>
          <w:sz w:val="20"/>
          <w:szCs w:val="20"/>
        </w:rPr>
        <w:t>ACCT</w:t>
      </w:r>
      <w:r>
        <w:rPr>
          <w:rFonts w:ascii="Times New Roman" w:hAnsi="Times New Roman"/>
          <w:i/>
          <w:iCs/>
          <w:color w:val="000000"/>
          <w:spacing w:val="-4"/>
          <w:sz w:val="20"/>
          <w:szCs w:val="20"/>
        </w:rPr>
        <w:t xml:space="preserve"> </w:t>
      </w:r>
      <w:r>
        <w:rPr>
          <w:rFonts w:ascii="Times New Roman" w:hAnsi="Times New Roman"/>
          <w:i/>
          <w:iCs/>
          <w:color w:val="000000"/>
          <w:sz w:val="20"/>
          <w:szCs w:val="20"/>
        </w:rPr>
        <w:t>3102</w:t>
      </w:r>
    </w:p>
    <w:p w:rsidR="00F42301" w:rsidRDefault="00F42301" w:rsidP="001C7D3D">
      <w:pPr>
        <w:widowControl w:val="0"/>
        <w:autoSpaceDE w:val="0"/>
        <w:autoSpaceDN w:val="0"/>
        <w:adjustRightInd w:val="0"/>
        <w:spacing w:after="0" w:line="245" w:lineRule="exact"/>
        <w:ind w:left="860"/>
        <w:rPr>
          <w:rFonts w:ascii="Times New Roman" w:hAnsi="Times New Roman"/>
          <w:color w:val="000000"/>
          <w:sz w:val="20"/>
          <w:szCs w:val="20"/>
        </w:rPr>
      </w:pPr>
      <w:r>
        <w:rPr>
          <w:rFonts w:ascii="Times New Roman" w:hAnsi="Times New Roman"/>
          <w:b/>
          <w:bCs/>
          <w:color w:val="000000"/>
          <w:position w:val="-1"/>
          <w:sz w:val="20"/>
          <w:szCs w:val="20"/>
        </w:rPr>
        <w:t>ACCT</w:t>
      </w:r>
      <w:r>
        <w:rPr>
          <w:rFonts w:ascii="Times New Roman" w:hAnsi="Times New Roman"/>
          <w:b/>
          <w:bCs/>
          <w:color w:val="000000"/>
          <w:spacing w:val="-4"/>
          <w:position w:val="-1"/>
          <w:sz w:val="20"/>
          <w:szCs w:val="20"/>
        </w:rPr>
        <w:t xml:space="preserve"> </w:t>
      </w:r>
      <w:r>
        <w:rPr>
          <w:rFonts w:ascii="Times New Roman" w:hAnsi="Times New Roman"/>
          <w:b/>
          <w:bCs/>
          <w:color w:val="000000"/>
          <w:position w:val="-1"/>
          <w:sz w:val="20"/>
          <w:szCs w:val="20"/>
        </w:rPr>
        <w:t xml:space="preserve">6108 </w:t>
      </w:r>
      <w:r>
        <w:rPr>
          <w:rFonts w:ascii="Times New Roman" w:hAnsi="Times New Roman"/>
          <w:b/>
          <w:bCs/>
          <w:color w:val="000000"/>
          <w:position w:val="1"/>
          <w:sz w:val="20"/>
          <w:szCs w:val="20"/>
        </w:rPr>
        <w:t xml:space="preserve">— </w:t>
      </w:r>
      <w:r>
        <w:rPr>
          <w:rFonts w:ascii="Times New Roman" w:hAnsi="Times New Roman"/>
          <w:b/>
          <w:bCs/>
          <w:color w:val="000000"/>
          <w:position w:val="-1"/>
          <w:sz w:val="20"/>
          <w:szCs w:val="20"/>
        </w:rPr>
        <w:t>International</w:t>
      </w:r>
      <w:r>
        <w:rPr>
          <w:rFonts w:ascii="Times New Roman" w:hAnsi="Times New Roman"/>
          <w:b/>
          <w:bCs/>
          <w:color w:val="000000"/>
          <w:spacing w:val="-11"/>
          <w:position w:val="-1"/>
          <w:sz w:val="20"/>
          <w:szCs w:val="20"/>
        </w:rPr>
        <w:t xml:space="preserve"> </w:t>
      </w:r>
      <w:r>
        <w:rPr>
          <w:rFonts w:ascii="Times New Roman" w:hAnsi="Times New Roman"/>
          <w:b/>
          <w:bCs/>
          <w:color w:val="000000"/>
          <w:position w:val="-1"/>
          <w:sz w:val="20"/>
          <w:szCs w:val="20"/>
        </w:rPr>
        <w:t>Accounting</w:t>
      </w:r>
      <w:r>
        <w:rPr>
          <w:rFonts w:ascii="Times New Roman" w:hAnsi="Times New Roman"/>
          <w:b/>
          <w:bCs/>
          <w:color w:val="000000"/>
          <w:spacing w:val="-13"/>
          <w:position w:val="-1"/>
          <w:sz w:val="20"/>
          <w:szCs w:val="20"/>
        </w:rPr>
        <w:t xml:space="preserve"> </w:t>
      </w:r>
      <w:r>
        <w:rPr>
          <w:rFonts w:ascii="Times New Roman" w:hAnsi="Times New Roman"/>
          <w:b/>
          <w:bCs/>
          <w:color w:val="000000"/>
          <w:position w:val="-1"/>
          <w:sz w:val="20"/>
          <w:szCs w:val="20"/>
        </w:rPr>
        <w:t>........................................................................</w:t>
      </w:r>
      <w:r>
        <w:rPr>
          <w:rFonts w:ascii="Times New Roman" w:hAnsi="Times New Roman"/>
          <w:b/>
          <w:bCs/>
          <w:color w:val="000000"/>
          <w:position w:val="1"/>
          <w:sz w:val="20"/>
          <w:szCs w:val="20"/>
        </w:rPr>
        <w:t>3(3-0)</w:t>
      </w:r>
    </w:p>
    <w:p w:rsidR="00F42301" w:rsidRDefault="00F42301" w:rsidP="001C7D3D">
      <w:pPr>
        <w:widowControl w:val="0"/>
        <w:autoSpaceDE w:val="0"/>
        <w:autoSpaceDN w:val="0"/>
        <w:adjustRightInd w:val="0"/>
        <w:spacing w:after="0" w:line="225" w:lineRule="exact"/>
        <w:ind w:left="1220"/>
        <w:rPr>
          <w:rFonts w:ascii="Times New Roman" w:hAnsi="Times New Roman"/>
          <w:color w:val="000000"/>
          <w:sz w:val="20"/>
          <w:szCs w:val="20"/>
        </w:rPr>
      </w:pPr>
      <w:r>
        <w:rPr>
          <w:rFonts w:ascii="Times New Roman" w:hAnsi="Times New Roman"/>
          <w:color w:val="000000"/>
          <w:sz w:val="20"/>
          <w:szCs w:val="20"/>
        </w:rPr>
        <w:t>A</w:t>
      </w:r>
      <w:r>
        <w:rPr>
          <w:rFonts w:ascii="Times New Roman" w:hAnsi="Times New Roman"/>
          <w:color w:val="000000"/>
          <w:spacing w:val="-11"/>
          <w:sz w:val="20"/>
          <w:szCs w:val="20"/>
        </w:rPr>
        <w:t xml:space="preserve"> </w:t>
      </w:r>
      <w:r>
        <w:rPr>
          <w:rFonts w:ascii="Times New Roman" w:hAnsi="Times New Roman"/>
          <w:color w:val="000000"/>
          <w:sz w:val="20"/>
          <w:szCs w:val="20"/>
        </w:rPr>
        <w:t>study of the international dimension of accounting as it relates to the multinational corpor</w:t>
      </w:r>
      <w:r>
        <w:rPr>
          <w:rFonts w:ascii="Times New Roman" w:hAnsi="Times New Roman"/>
          <w:color w:val="000000"/>
          <w:spacing w:val="-4"/>
          <w:sz w:val="20"/>
          <w:szCs w:val="20"/>
        </w:rPr>
        <w:t>a</w:t>
      </w:r>
      <w:r>
        <w:rPr>
          <w:rFonts w:ascii="Times New Roman" w:hAnsi="Times New Roman"/>
          <w:color w:val="000000"/>
          <w:sz w:val="20"/>
          <w:szCs w:val="20"/>
        </w:rPr>
        <w:t>-</w:t>
      </w:r>
    </w:p>
    <w:p w:rsidR="00F42301" w:rsidRDefault="00F42301" w:rsidP="001C7D3D">
      <w:pPr>
        <w:widowControl w:val="0"/>
        <w:autoSpaceDE w:val="0"/>
        <w:autoSpaceDN w:val="0"/>
        <w:adjustRightInd w:val="0"/>
        <w:spacing w:before="10" w:after="0"/>
        <w:ind w:left="1220"/>
        <w:rPr>
          <w:rFonts w:ascii="Times New Roman" w:hAnsi="Times New Roman"/>
          <w:color w:val="000000"/>
          <w:sz w:val="20"/>
          <w:szCs w:val="20"/>
        </w:rPr>
      </w:pPr>
      <w:r>
        <w:rPr>
          <w:rFonts w:ascii="Times New Roman" w:hAnsi="Times New Roman"/>
          <w:color w:val="000000"/>
          <w:sz w:val="20"/>
          <w:szCs w:val="20"/>
        </w:rPr>
        <w:t xml:space="preserve">tion and the international environment. </w:t>
      </w:r>
      <w:r>
        <w:rPr>
          <w:rFonts w:ascii="Times New Roman" w:hAnsi="Times New Roman"/>
          <w:i/>
          <w:iCs/>
          <w:color w:val="000000"/>
          <w:sz w:val="20"/>
          <w:szCs w:val="20"/>
        </w:rPr>
        <w:t>P</w:t>
      </w:r>
      <w:r>
        <w:rPr>
          <w:rFonts w:ascii="Times New Roman" w:hAnsi="Times New Roman"/>
          <w:i/>
          <w:iCs/>
          <w:color w:val="000000"/>
          <w:spacing w:val="-7"/>
          <w:sz w:val="20"/>
          <w:szCs w:val="20"/>
        </w:rPr>
        <w:t>r</w:t>
      </w:r>
      <w:r>
        <w:rPr>
          <w:rFonts w:ascii="Times New Roman" w:hAnsi="Times New Roman"/>
          <w:i/>
          <w:iCs/>
          <w:color w:val="000000"/>
          <w:sz w:val="20"/>
          <w:szCs w:val="20"/>
        </w:rPr>
        <w:t>e</w:t>
      </w:r>
      <w:r>
        <w:rPr>
          <w:rFonts w:ascii="Times New Roman" w:hAnsi="Times New Roman"/>
          <w:i/>
          <w:iCs/>
          <w:color w:val="000000"/>
          <w:spacing w:val="-7"/>
          <w:sz w:val="20"/>
          <w:szCs w:val="20"/>
        </w:rPr>
        <w:t>r</w:t>
      </w:r>
      <w:r>
        <w:rPr>
          <w:rFonts w:ascii="Times New Roman" w:hAnsi="Times New Roman"/>
          <w:i/>
          <w:iCs/>
          <w:color w:val="000000"/>
          <w:sz w:val="20"/>
          <w:szCs w:val="20"/>
        </w:rPr>
        <w:t>equisite:</w:t>
      </w:r>
      <w:r>
        <w:rPr>
          <w:rFonts w:ascii="Times New Roman" w:hAnsi="Times New Roman"/>
          <w:i/>
          <w:iCs/>
          <w:color w:val="000000"/>
          <w:spacing w:val="-3"/>
          <w:sz w:val="20"/>
          <w:szCs w:val="20"/>
        </w:rPr>
        <w:t xml:space="preserve"> </w:t>
      </w:r>
      <w:r>
        <w:rPr>
          <w:rFonts w:ascii="Times New Roman" w:hAnsi="Times New Roman"/>
          <w:i/>
          <w:iCs/>
          <w:color w:val="000000"/>
          <w:sz w:val="20"/>
          <w:szCs w:val="20"/>
        </w:rPr>
        <w:t>ACCT2102</w:t>
      </w:r>
    </w:p>
    <w:p w:rsidR="00F42301" w:rsidRDefault="00F42301" w:rsidP="001C7D3D">
      <w:pPr>
        <w:widowControl w:val="0"/>
        <w:autoSpaceDE w:val="0"/>
        <w:autoSpaceDN w:val="0"/>
        <w:adjustRightInd w:val="0"/>
        <w:spacing w:before="5" w:after="0"/>
        <w:ind w:left="860"/>
        <w:rPr>
          <w:rFonts w:ascii="Times New Roman" w:hAnsi="Times New Roman"/>
          <w:color w:val="000000"/>
          <w:sz w:val="20"/>
          <w:szCs w:val="20"/>
        </w:rPr>
      </w:pPr>
      <w:r>
        <w:rPr>
          <w:rFonts w:ascii="Times New Roman" w:hAnsi="Times New Roman"/>
          <w:b/>
          <w:bCs/>
          <w:color w:val="000000"/>
          <w:sz w:val="20"/>
          <w:szCs w:val="20"/>
        </w:rPr>
        <w:t>ACCT</w:t>
      </w:r>
      <w:r>
        <w:rPr>
          <w:rFonts w:ascii="Times New Roman" w:hAnsi="Times New Roman"/>
          <w:b/>
          <w:bCs/>
          <w:color w:val="000000"/>
          <w:spacing w:val="-4"/>
          <w:sz w:val="20"/>
          <w:szCs w:val="20"/>
        </w:rPr>
        <w:t xml:space="preserve"> </w:t>
      </w:r>
      <w:r>
        <w:rPr>
          <w:rFonts w:ascii="Times New Roman" w:hAnsi="Times New Roman"/>
          <w:b/>
          <w:bCs/>
          <w:color w:val="000000"/>
          <w:sz w:val="20"/>
          <w:szCs w:val="20"/>
        </w:rPr>
        <w:t>6</w:t>
      </w:r>
      <w:r>
        <w:rPr>
          <w:rFonts w:ascii="Times New Roman" w:hAnsi="Times New Roman"/>
          <w:b/>
          <w:bCs/>
          <w:color w:val="000000"/>
          <w:spacing w:val="-11"/>
          <w:sz w:val="20"/>
          <w:szCs w:val="20"/>
        </w:rPr>
        <w:t>1</w:t>
      </w:r>
      <w:r>
        <w:rPr>
          <w:rFonts w:ascii="Times New Roman" w:hAnsi="Times New Roman"/>
          <w:b/>
          <w:bCs/>
          <w:color w:val="000000"/>
          <w:sz w:val="20"/>
          <w:szCs w:val="20"/>
        </w:rPr>
        <w:t xml:space="preserve">12 </w:t>
      </w:r>
      <w:r>
        <w:rPr>
          <w:rFonts w:ascii="Times New Roman" w:hAnsi="Times New Roman"/>
          <w:b/>
          <w:bCs/>
          <w:color w:val="000000"/>
          <w:position w:val="2"/>
          <w:sz w:val="20"/>
          <w:szCs w:val="20"/>
        </w:rPr>
        <w:t>—</w:t>
      </w:r>
      <w:r>
        <w:rPr>
          <w:rFonts w:ascii="Times New Roman" w:hAnsi="Times New Roman"/>
          <w:b/>
          <w:bCs/>
          <w:color w:val="000000"/>
          <w:spacing w:val="-11"/>
          <w:position w:val="2"/>
          <w:sz w:val="20"/>
          <w:szCs w:val="20"/>
        </w:rPr>
        <w:t xml:space="preserve"> </w:t>
      </w:r>
      <w:r>
        <w:rPr>
          <w:rFonts w:ascii="Times New Roman" w:hAnsi="Times New Roman"/>
          <w:b/>
          <w:bCs/>
          <w:color w:val="000000"/>
          <w:sz w:val="20"/>
          <w:szCs w:val="20"/>
        </w:rPr>
        <w:t>Advanced</w:t>
      </w:r>
      <w:r>
        <w:rPr>
          <w:rFonts w:ascii="Times New Roman" w:hAnsi="Times New Roman"/>
          <w:b/>
          <w:bCs/>
          <w:color w:val="000000"/>
          <w:spacing w:val="-11"/>
          <w:sz w:val="20"/>
          <w:szCs w:val="20"/>
        </w:rPr>
        <w:t xml:space="preserve"> </w:t>
      </w:r>
      <w:r>
        <w:rPr>
          <w:rFonts w:ascii="Times New Roman" w:hAnsi="Times New Roman"/>
          <w:b/>
          <w:bCs/>
          <w:color w:val="000000"/>
          <w:sz w:val="20"/>
          <w:szCs w:val="20"/>
        </w:rPr>
        <w:t>Auditing I</w:t>
      </w:r>
      <w:r>
        <w:rPr>
          <w:rFonts w:ascii="Times New Roman" w:hAnsi="Times New Roman"/>
          <w:b/>
          <w:bCs/>
          <w:color w:val="000000"/>
          <w:spacing w:val="-19"/>
          <w:sz w:val="20"/>
          <w:szCs w:val="20"/>
        </w:rPr>
        <w:t xml:space="preserve"> </w:t>
      </w:r>
      <w:r>
        <w:rPr>
          <w:rFonts w:ascii="Times New Roman" w:hAnsi="Times New Roman"/>
          <w:b/>
          <w:bCs/>
          <w:color w:val="000000"/>
          <w:sz w:val="20"/>
          <w:szCs w:val="20"/>
        </w:rPr>
        <w:t>................................................................................</w:t>
      </w:r>
      <w:r>
        <w:rPr>
          <w:rFonts w:ascii="Times New Roman" w:hAnsi="Times New Roman"/>
          <w:b/>
          <w:bCs/>
          <w:color w:val="000000"/>
          <w:position w:val="2"/>
          <w:sz w:val="20"/>
          <w:szCs w:val="20"/>
        </w:rPr>
        <w:t>3(3-0)</w:t>
      </w:r>
    </w:p>
    <w:p w:rsidR="00F42301" w:rsidRDefault="00F42301" w:rsidP="001C7D3D">
      <w:pPr>
        <w:widowControl w:val="0"/>
        <w:autoSpaceDE w:val="0"/>
        <w:autoSpaceDN w:val="0"/>
        <w:adjustRightInd w:val="0"/>
        <w:spacing w:after="0" w:line="225" w:lineRule="exact"/>
        <w:ind w:left="1220"/>
        <w:rPr>
          <w:rFonts w:ascii="Times New Roman" w:hAnsi="Times New Roman"/>
          <w:color w:val="000000"/>
          <w:sz w:val="20"/>
          <w:szCs w:val="20"/>
        </w:rPr>
      </w:pPr>
      <w:r>
        <w:rPr>
          <w:rFonts w:ascii="Times New Roman" w:hAnsi="Times New Roman"/>
          <w:color w:val="000000"/>
          <w:sz w:val="20"/>
          <w:szCs w:val="20"/>
        </w:rPr>
        <w:t>A</w:t>
      </w:r>
      <w:r>
        <w:rPr>
          <w:rFonts w:ascii="Times New Roman" w:hAnsi="Times New Roman"/>
          <w:color w:val="000000"/>
          <w:spacing w:val="-11"/>
          <w:sz w:val="20"/>
          <w:szCs w:val="20"/>
        </w:rPr>
        <w:t xml:space="preserve"> </w:t>
      </w:r>
      <w:r>
        <w:rPr>
          <w:rFonts w:ascii="Times New Roman" w:hAnsi="Times New Roman"/>
          <w:color w:val="000000"/>
          <w:sz w:val="20"/>
          <w:szCs w:val="20"/>
        </w:rPr>
        <w:t>detailed study of audit procedures includes audit sampling, tests of controls and substantive</w:t>
      </w:r>
    </w:p>
    <w:p w:rsidR="00F42301" w:rsidRDefault="00F42301" w:rsidP="001C7D3D">
      <w:pPr>
        <w:widowControl w:val="0"/>
        <w:autoSpaceDE w:val="0"/>
        <w:autoSpaceDN w:val="0"/>
        <w:adjustRightInd w:val="0"/>
        <w:spacing w:before="10" w:after="0"/>
        <w:ind w:left="1220"/>
        <w:rPr>
          <w:rFonts w:ascii="Times New Roman" w:hAnsi="Times New Roman"/>
          <w:color w:val="000000"/>
          <w:sz w:val="20"/>
          <w:szCs w:val="20"/>
        </w:rPr>
      </w:pPr>
      <w:r>
        <w:rPr>
          <w:rFonts w:ascii="Times New Roman" w:hAnsi="Times New Roman"/>
          <w:color w:val="000000"/>
          <w:sz w:val="20"/>
          <w:szCs w:val="20"/>
        </w:rPr>
        <w:t xml:space="preserve">tests. </w:t>
      </w:r>
      <w:r>
        <w:rPr>
          <w:rFonts w:ascii="Times New Roman" w:hAnsi="Times New Roman"/>
          <w:i/>
          <w:iCs/>
          <w:color w:val="000000"/>
          <w:sz w:val="20"/>
          <w:szCs w:val="20"/>
        </w:rPr>
        <w:t>P</w:t>
      </w:r>
      <w:r>
        <w:rPr>
          <w:rFonts w:ascii="Times New Roman" w:hAnsi="Times New Roman"/>
          <w:i/>
          <w:iCs/>
          <w:color w:val="000000"/>
          <w:spacing w:val="-7"/>
          <w:sz w:val="20"/>
          <w:szCs w:val="20"/>
        </w:rPr>
        <w:t>r</w:t>
      </w:r>
      <w:r>
        <w:rPr>
          <w:rFonts w:ascii="Times New Roman" w:hAnsi="Times New Roman"/>
          <w:i/>
          <w:iCs/>
          <w:color w:val="000000"/>
          <w:sz w:val="20"/>
          <w:szCs w:val="20"/>
        </w:rPr>
        <w:t>e</w:t>
      </w:r>
      <w:r>
        <w:rPr>
          <w:rFonts w:ascii="Times New Roman" w:hAnsi="Times New Roman"/>
          <w:i/>
          <w:iCs/>
          <w:color w:val="000000"/>
          <w:spacing w:val="-7"/>
          <w:sz w:val="20"/>
          <w:szCs w:val="20"/>
        </w:rPr>
        <w:t>r</w:t>
      </w:r>
      <w:r>
        <w:rPr>
          <w:rFonts w:ascii="Times New Roman" w:hAnsi="Times New Roman"/>
          <w:i/>
          <w:iCs/>
          <w:color w:val="000000"/>
          <w:sz w:val="20"/>
          <w:szCs w:val="20"/>
        </w:rPr>
        <w:t>equisite:</w:t>
      </w:r>
      <w:r>
        <w:rPr>
          <w:rFonts w:ascii="Times New Roman" w:hAnsi="Times New Roman"/>
          <w:i/>
          <w:iCs/>
          <w:color w:val="000000"/>
          <w:spacing w:val="-3"/>
          <w:sz w:val="20"/>
          <w:szCs w:val="20"/>
        </w:rPr>
        <w:t xml:space="preserve"> </w:t>
      </w:r>
      <w:r>
        <w:rPr>
          <w:rFonts w:ascii="Times New Roman" w:hAnsi="Times New Roman"/>
          <w:i/>
          <w:iCs/>
          <w:color w:val="000000"/>
          <w:sz w:val="20"/>
          <w:szCs w:val="20"/>
        </w:rPr>
        <w:t>ACCT</w:t>
      </w:r>
      <w:r>
        <w:rPr>
          <w:rFonts w:ascii="Times New Roman" w:hAnsi="Times New Roman"/>
          <w:i/>
          <w:iCs/>
          <w:color w:val="000000"/>
          <w:spacing w:val="-4"/>
          <w:sz w:val="20"/>
          <w:szCs w:val="20"/>
        </w:rPr>
        <w:t xml:space="preserve"> </w:t>
      </w:r>
      <w:r>
        <w:rPr>
          <w:rFonts w:ascii="Times New Roman" w:hAnsi="Times New Roman"/>
          <w:i/>
          <w:iCs/>
          <w:color w:val="000000"/>
          <w:sz w:val="20"/>
          <w:szCs w:val="20"/>
        </w:rPr>
        <w:t>4</w:t>
      </w:r>
      <w:r>
        <w:rPr>
          <w:rFonts w:ascii="Times New Roman" w:hAnsi="Times New Roman"/>
          <w:i/>
          <w:iCs/>
          <w:color w:val="000000"/>
          <w:spacing w:val="-15"/>
          <w:sz w:val="20"/>
          <w:szCs w:val="20"/>
        </w:rPr>
        <w:t>11</w:t>
      </w:r>
      <w:r>
        <w:rPr>
          <w:rFonts w:ascii="Times New Roman" w:hAnsi="Times New Roman"/>
          <w:i/>
          <w:iCs/>
          <w:color w:val="000000"/>
          <w:sz w:val="20"/>
          <w:szCs w:val="20"/>
        </w:rPr>
        <w:t>1</w:t>
      </w:r>
    </w:p>
    <w:p w:rsidR="00F42301" w:rsidRDefault="00F42301" w:rsidP="001C7D3D">
      <w:pPr>
        <w:widowControl w:val="0"/>
        <w:autoSpaceDE w:val="0"/>
        <w:autoSpaceDN w:val="0"/>
        <w:adjustRightInd w:val="0"/>
        <w:spacing w:before="13" w:after="0" w:line="242" w:lineRule="auto"/>
        <w:ind w:left="1220" w:right="2174" w:hanging="360"/>
        <w:rPr>
          <w:rFonts w:ascii="Times New Roman" w:hAnsi="Times New Roman"/>
          <w:color w:val="000000"/>
          <w:sz w:val="20"/>
          <w:szCs w:val="20"/>
        </w:rPr>
      </w:pPr>
      <w:r>
        <w:rPr>
          <w:rFonts w:ascii="Times New Roman" w:hAnsi="Times New Roman"/>
          <w:b/>
          <w:bCs/>
          <w:color w:val="000000"/>
          <w:sz w:val="20"/>
          <w:szCs w:val="20"/>
        </w:rPr>
        <w:t>ACCT</w:t>
      </w:r>
      <w:r>
        <w:rPr>
          <w:rFonts w:ascii="Times New Roman" w:hAnsi="Times New Roman"/>
          <w:b/>
          <w:bCs/>
          <w:color w:val="000000"/>
          <w:spacing w:val="-4"/>
          <w:sz w:val="20"/>
          <w:szCs w:val="20"/>
        </w:rPr>
        <w:t xml:space="preserve"> </w:t>
      </w:r>
      <w:r>
        <w:rPr>
          <w:rFonts w:ascii="Times New Roman" w:hAnsi="Times New Roman"/>
          <w:b/>
          <w:bCs/>
          <w:color w:val="000000"/>
          <w:sz w:val="20"/>
          <w:szCs w:val="20"/>
        </w:rPr>
        <w:t xml:space="preserve">6122 </w:t>
      </w:r>
      <w:r>
        <w:rPr>
          <w:rFonts w:ascii="Times New Roman" w:hAnsi="Times New Roman"/>
          <w:b/>
          <w:bCs/>
          <w:color w:val="000000"/>
          <w:position w:val="2"/>
          <w:sz w:val="20"/>
          <w:szCs w:val="20"/>
        </w:rPr>
        <w:t>—</w:t>
      </w:r>
      <w:r>
        <w:rPr>
          <w:rFonts w:ascii="Times New Roman" w:hAnsi="Times New Roman"/>
          <w:b/>
          <w:bCs/>
          <w:color w:val="000000"/>
          <w:spacing w:val="-4"/>
          <w:position w:val="2"/>
          <w:sz w:val="20"/>
          <w:szCs w:val="20"/>
        </w:rPr>
        <w:t xml:space="preserve"> </w:t>
      </w:r>
      <w:r>
        <w:rPr>
          <w:rFonts w:ascii="Times New Roman" w:hAnsi="Times New Roman"/>
          <w:b/>
          <w:bCs/>
          <w:color w:val="000000"/>
          <w:spacing w:val="-18"/>
          <w:sz w:val="20"/>
          <w:szCs w:val="20"/>
        </w:rPr>
        <w:t>T</w:t>
      </w:r>
      <w:r>
        <w:rPr>
          <w:rFonts w:ascii="Times New Roman" w:hAnsi="Times New Roman"/>
          <w:b/>
          <w:bCs/>
          <w:color w:val="000000"/>
          <w:sz w:val="20"/>
          <w:szCs w:val="20"/>
        </w:rPr>
        <w:t>ax</w:t>
      </w:r>
      <w:r>
        <w:rPr>
          <w:rFonts w:ascii="Times New Roman" w:hAnsi="Times New Roman"/>
          <w:b/>
          <w:bCs/>
          <w:color w:val="000000"/>
          <w:spacing w:val="-11"/>
          <w:sz w:val="20"/>
          <w:szCs w:val="20"/>
        </w:rPr>
        <w:t xml:space="preserve"> </w:t>
      </w:r>
      <w:r>
        <w:rPr>
          <w:rFonts w:ascii="Times New Roman" w:hAnsi="Times New Roman"/>
          <w:b/>
          <w:bCs/>
          <w:color w:val="000000"/>
          <w:sz w:val="20"/>
          <w:szCs w:val="20"/>
        </w:rPr>
        <w:t>Accounting I</w:t>
      </w:r>
      <w:r>
        <w:rPr>
          <w:rFonts w:ascii="Times New Roman" w:hAnsi="Times New Roman"/>
          <w:b/>
          <w:bCs/>
          <w:color w:val="000000"/>
          <w:spacing w:val="3"/>
          <w:sz w:val="20"/>
          <w:szCs w:val="20"/>
        </w:rPr>
        <w:t>I</w:t>
      </w:r>
      <w:r>
        <w:rPr>
          <w:rFonts w:ascii="Times New Roman" w:hAnsi="Times New Roman"/>
          <w:b/>
          <w:bCs/>
          <w:color w:val="000000"/>
          <w:sz w:val="20"/>
          <w:szCs w:val="20"/>
        </w:rPr>
        <w:t>.....................................................................................</w:t>
      </w:r>
      <w:r>
        <w:rPr>
          <w:rFonts w:ascii="Times New Roman" w:hAnsi="Times New Roman"/>
          <w:b/>
          <w:bCs/>
          <w:color w:val="000000"/>
          <w:position w:val="2"/>
          <w:sz w:val="20"/>
          <w:szCs w:val="20"/>
        </w:rPr>
        <w:t xml:space="preserve">3(3-0) </w:t>
      </w:r>
      <w:r>
        <w:rPr>
          <w:rFonts w:ascii="Times New Roman" w:hAnsi="Times New Roman"/>
          <w:color w:val="000000"/>
          <w:sz w:val="20"/>
          <w:szCs w:val="20"/>
        </w:rPr>
        <w:t>The study of the income tax law regarding the alternative minimum tax, property transac- tions, corporations, partnerships, estates and trusts, and the gift and estate tax.</w:t>
      </w:r>
      <w:r>
        <w:rPr>
          <w:rFonts w:ascii="Times New Roman" w:hAnsi="Times New Roman"/>
          <w:color w:val="000000"/>
          <w:spacing w:val="-1"/>
          <w:sz w:val="20"/>
          <w:szCs w:val="20"/>
        </w:rPr>
        <w:t xml:space="preserve"> </w:t>
      </w:r>
      <w:r>
        <w:rPr>
          <w:rFonts w:ascii="Times New Roman" w:hAnsi="Times New Roman"/>
          <w:i/>
          <w:iCs/>
          <w:color w:val="000000"/>
          <w:sz w:val="20"/>
          <w:szCs w:val="20"/>
        </w:rPr>
        <w:t>P</w:t>
      </w:r>
      <w:r>
        <w:rPr>
          <w:rFonts w:ascii="Times New Roman" w:hAnsi="Times New Roman"/>
          <w:i/>
          <w:iCs/>
          <w:color w:val="000000"/>
          <w:spacing w:val="-7"/>
          <w:sz w:val="20"/>
          <w:szCs w:val="20"/>
        </w:rPr>
        <w:t>r</w:t>
      </w:r>
      <w:r>
        <w:rPr>
          <w:rFonts w:ascii="Times New Roman" w:hAnsi="Times New Roman"/>
          <w:i/>
          <w:iCs/>
          <w:color w:val="000000"/>
          <w:sz w:val="20"/>
          <w:szCs w:val="20"/>
        </w:rPr>
        <w:t>e</w:t>
      </w:r>
      <w:r>
        <w:rPr>
          <w:rFonts w:ascii="Times New Roman" w:hAnsi="Times New Roman"/>
          <w:i/>
          <w:iCs/>
          <w:color w:val="000000"/>
          <w:spacing w:val="-7"/>
          <w:sz w:val="20"/>
          <w:szCs w:val="20"/>
        </w:rPr>
        <w:t>r</w:t>
      </w:r>
      <w:r>
        <w:rPr>
          <w:rFonts w:ascii="Times New Roman" w:hAnsi="Times New Roman"/>
          <w:i/>
          <w:iCs/>
          <w:color w:val="000000"/>
          <w:sz w:val="20"/>
          <w:szCs w:val="20"/>
        </w:rPr>
        <w:t>equisite: ACCT</w:t>
      </w:r>
      <w:r>
        <w:rPr>
          <w:rFonts w:ascii="Times New Roman" w:hAnsi="Times New Roman"/>
          <w:i/>
          <w:iCs/>
          <w:color w:val="000000"/>
          <w:spacing w:val="-4"/>
          <w:sz w:val="20"/>
          <w:szCs w:val="20"/>
        </w:rPr>
        <w:t xml:space="preserve"> </w:t>
      </w:r>
      <w:r>
        <w:rPr>
          <w:rFonts w:ascii="Times New Roman" w:hAnsi="Times New Roman"/>
          <w:i/>
          <w:iCs/>
          <w:color w:val="000000"/>
          <w:sz w:val="20"/>
          <w:szCs w:val="20"/>
        </w:rPr>
        <w:t>4121.</w:t>
      </w:r>
    </w:p>
    <w:p w:rsidR="00F42301" w:rsidRDefault="00F42301" w:rsidP="001C7D3D">
      <w:pPr>
        <w:widowControl w:val="0"/>
        <w:autoSpaceDE w:val="0"/>
        <w:autoSpaceDN w:val="0"/>
        <w:adjustRightInd w:val="0"/>
        <w:spacing w:before="7" w:after="0" w:line="250" w:lineRule="auto"/>
        <w:ind w:left="1220" w:right="2048" w:hanging="360"/>
        <w:rPr>
          <w:rFonts w:ascii="Times New Roman" w:hAnsi="Times New Roman"/>
          <w:color w:val="000000"/>
          <w:sz w:val="20"/>
          <w:szCs w:val="20"/>
        </w:rPr>
      </w:pPr>
      <w:r>
        <w:rPr>
          <w:rFonts w:ascii="Times New Roman" w:hAnsi="Times New Roman"/>
          <w:b/>
          <w:bCs/>
          <w:color w:val="000000"/>
          <w:sz w:val="20"/>
          <w:szCs w:val="20"/>
        </w:rPr>
        <w:t>ACCT</w:t>
      </w:r>
      <w:r>
        <w:rPr>
          <w:rFonts w:ascii="Times New Roman" w:hAnsi="Times New Roman"/>
          <w:b/>
          <w:bCs/>
          <w:color w:val="000000"/>
          <w:spacing w:val="-4"/>
          <w:sz w:val="20"/>
          <w:szCs w:val="20"/>
        </w:rPr>
        <w:t xml:space="preserve"> </w:t>
      </w:r>
      <w:r>
        <w:rPr>
          <w:rFonts w:ascii="Times New Roman" w:hAnsi="Times New Roman"/>
          <w:b/>
          <w:bCs/>
          <w:color w:val="000000"/>
          <w:sz w:val="20"/>
          <w:szCs w:val="20"/>
        </w:rPr>
        <w:t>6131 —</w:t>
      </w:r>
      <w:r>
        <w:rPr>
          <w:rFonts w:ascii="Times New Roman" w:hAnsi="Times New Roman"/>
          <w:b/>
          <w:bCs/>
          <w:color w:val="000000"/>
          <w:spacing w:val="-11"/>
          <w:sz w:val="20"/>
          <w:szCs w:val="20"/>
        </w:rPr>
        <w:t xml:space="preserve"> </w:t>
      </w:r>
      <w:r>
        <w:rPr>
          <w:rFonts w:ascii="Times New Roman" w:hAnsi="Times New Roman"/>
          <w:b/>
          <w:bCs/>
          <w:color w:val="000000"/>
          <w:sz w:val="20"/>
          <w:szCs w:val="20"/>
        </w:rPr>
        <w:t>Advanced</w:t>
      </w:r>
      <w:r>
        <w:rPr>
          <w:rFonts w:ascii="Times New Roman" w:hAnsi="Times New Roman"/>
          <w:b/>
          <w:bCs/>
          <w:color w:val="000000"/>
          <w:spacing w:val="-11"/>
          <w:sz w:val="20"/>
          <w:szCs w:val="20"/>
        </w:rPr>
        <w:t xml:space="preserve"> </w:t>
      </w:r>
      <w:r>
        <w:rPr>
          <w:rFonts w:ascii="Times New Roman" w:hAnsi="Times New Roman"/>
          <w:b/>
          <w:bCs/>
          <w:color w:val="000000"/>
          <w:sz w:val="20"/>
          <w:szCs w:val="20"/>
        </w:rPr>
        <w:t>Accounting I</w:t>
      </w:r>
      <w:r>
        <w:rPr>
          <w:rFonts w:ascii="Times New Roman" w:hAnsi="Times New Roman"/>
          <w:b/>
          <w:bCs/>
          <w:color w:val="000000"/>
          <w:spacing w:val="-2"/>
          <w:sz w:val="20"/>
          <w:szCs w:val="20"/>
        </w:rPr>
        <w:t xml:space="preserve"> </w:t>
      </w:r>
      <w:r>
        <w:rPr>
          <w:rFonts w:ascii="Times New Roman" w:hAnsi="Times New Roman"/>
          <w:b/>
          <w:bCs/>
          <w:color w:val="000000"/>
          <w:sz w:val="20"/>
          <w:szCs w:val="20"/>
        </w:rPr>
        <w:t xml:space="preserve">...........................................................................3(3-0) </w:t>
      </w:r>
      <w:r>
        <w:rPr>
          <w:rFonts w:ascii="Times New Roman" w:hAnsi="Times New Roman"/>
          <w:color w:val="000000"/>
          <w:sz w:val="20"/>
          <w:szCs w:val="20"/>
        </w:rPr>
        <w:t xml:space="preserve">This course is a study of financial accounting and reporting related to partnerships, branches, segmental and interim reporting. </w:t>
      </w:r>
      <w:r>
        <w:rPr>
          <w:rFonts w:ascii="Times New Roman" w:hAnsi="Times New Roman"/>
          <w:i/>
          <w:iCs/>
          <w:color w:val="000000"/>
          <w:sz w:val="20"/>
          <w:szCs w:val="20"/>
        </w:rPr>
        <w:t>P</w:t>
      </w:r>
      <w:r>
        <w:rPr>
          <w:rFonts w:ascii="Times New Roman" w:hAnsi="Times New Roman"/>
          <w:i/>
          <w:iCs/>
          <w:color w:val="000000"/>
          <w:spacing w:val="-7"/>
          <w:sz w:val="20"/>
          <w:szCs w:val="20"/>
        </w:rPr>
        <w:t>r</w:t>
      </w:r>
      <w:r>
        <w:rPr>
          <w:rFonts w:ascii="Times New Roman" w:hAnsi="Times New Roman"/>
          <w:i/>
          <w:iCs/>
          <w:color w:val="000000"/>
          <w:sz w:val="20"/>
          <w:szCs w:val="20"/>
        </w:rPr>
        <w:t>e</w:t>
      </w:r>
      <w:r>
        <w:rPr>
          <w:rFonts w:ascii="Times New Roman" w:hAnsi="Times New Roman"/>
          <w:i/>
          <w:iCs/>
          <w:color w:val="000000"/>
          <w:spacing w:val="-7"/>
          <w:sz w:val="20"/>
          <w:szCs w:val="20"/>
        </w:rPr>
        <w:t>r</w:t>
      </w:r>
      <w:r>
        <w:rPr>
          <w:rFonts w:ascii="Times New Roman" w:hAnsi="Times New Roman"/>
          <w:i/>
          <w:iCs/>
          <w:color w:val="000000"/>
          <w:sz w:val="20"/>
          <w:szCs w:val="20"/>
        </w:rPr>
        <w:t>equisite:</w:t>
      </w:r>
      <w:r>
        <w:rPr>
          <w:rFonts w:ascii="Times New Roman" w:hAnsi="Times New Roman"/>
          <w:i/>
          <w:iCs/>
          <w:color w:val="000000"/>
          <w:spacing w:val="-3"/>
          <w:sz w:val="20"/>
          <w:szCs w:val="20"/>
        </w:rPr>
        <w:t xml:space="preserve"> </w:t>
      </w:r>
      <w:r>
        <w:rPr>
          <w:rFonts w:ascii="Times New Roman" w:hAnsi="Times New Roman"/>
          <w:i/>
          <w:iCs/>
          <w:color w:val="000000"/>
          <w:sz w:val="20"/>
          <w:szCs w:val="20"/>
        </w:rPr>
        <w:t>ACCT</w:t>
      </w:r>
      <w:r>
        <w:rPr>
          <w:rFonts w:ascii="Times New Roman" w:hAnsi="Times New Roman"/>
          <w:i/>
          <w:iCs/>
          <w:color w:val="000000"/>
          <w:spacing w:val="-4"/>
          <w:sz w:val="20"/>
          <w:szCs w:val="20"/>
        </w:rPr>
        <w:t xml:space="preserve"> </w:t>
      </w:r>
      <w:r>
        <w:rPr>
          <w:rFonts w:ascii="Times New Roman" w:hAnsi="Times New Roman"/>
          <w:i/>
          <w:iCs/>
          <w:color w:val="000000"/>
          <w:sz w:val="20"/>
          <w:szCs w:val="20"/>
        </w:rPr>
        <w:t>3103</w:t>
      </w:r>
    </w:p>
    <w:p w:rsidR="00F42301" w:rsidRDefault="00F42301" w:rsidP="001C7D3D">
      <w:pPr>
        <w:widowControl w:val="0"/>
        <w:autoSpaceDE w:val="0"/>
        <w:autoSpaceDN w:val="0"/>
        <w:adjustRightInd w:val="0"/>
        <w:spacing w:after="0" w:line="250" w:lineRule="auto"/>
        <w:ind w:left="1220" w:right="2153" w:hanging="360"/>
        <w:rPr>
          <w:rFonts w:ascii="Times New Roman" w:hAnsi="Times New Roman"/>
          <w:color w:val="000000"/>
          <w:sz w:val="20"/>
          <w:szCs w:val="20"/>
        </w:rPr>
      </w:pPr>
      <w:r>
        <w:rPr>
          <w:rFonts w:ascii="Times New Roman" w:hAnsi="Times New Roman"/>
          <w:b/>
          <w:bCs/>
          <w:color w:val="000000"/>
          <w:sz w:val="20"/>
          <w:szCs w:val="20"/>
        </w:rPr>
        <w:t>ACCT</w:t>
      </w:r>
      <w:r>
        <w:rPr>
          <w:rFonts w:ascii="Times New Roman" w:hAnsi="Times New Roman"/>
          <w:b/>
          <w:bCs/>
          <w:color w:val="000000"/>
          <w:spacing w:val="-4"/>
          <w:sz w:val="20"/>
          <w:szCs w:val="20"/>
        </w:rPr>
        <w:t xml:space="preserve"> </w:t>
      </w:r>
      <w:r>
        <w:rPr>
          <w:rFonts w:ascii="Times New Roman" w:hAnsi="Times New Roman"/>
          <w:b/>
          <w:bCs/>
          <w:color w:val="000000"/>
          <w:sz w:val="20"/>
          <w:szCs w:val="20"/>
        </w:rPr>
        <w:t>6132 —</w:t>
      </w:r>
      <w:r>
        <w:rPr>
          <w:rFonts w:ascii="Times New Roman" w:hAnsi="Times New Roman"/>
          <w:b/>
          <w:bCs/>
          <w:color w:val="000000"/>
          <w:spacing w:val="-11"/>
          <w:sz w:val="20"/>
          <w:szCs w:val="20"/>
        </w:rPr>
        <w:t xml:space="preserve"> </w:t>
      </w:r>
      <w:r>
        <w:rPr>
          <w:rFonts w:ascii="Times New Roman" w:hAnsi="Times New Roman"/>
          <w:b/>
          <w:bCs/>
          <w:color w:val="000000"/>
          <w:sz w:val="20"/>
          <w:szCs w:val="20"/>
        </w:rPr>
        <w:t>Advanced</w:t>
      </w:r>
      <w:r>
        <w:rPr>
          <w:rFonts w:ascii="Times New Roman" w:hAnsi="Times New Roman"/>
          <w:b/>
          <w:bCs/>
          <w:color w:val="000000"/>
          <w:spacing w:val="-11"/>
          <w:sz w:val="20"/>
          <w:szCs w:val="20"/>
        </w:rPr>
        <w:t xml:space="preserve"> </w:t>
      </w:r>
      <w:r>
        <w:rPr>
          <w:rFonts w:ascii="Times New Roman" w:hAnsi="Times New Roman"/>
          <w:b/>
          <w:bCs/>
          <w:color w:val="000000"/>
          <w:sz w:val="20"/>
          <w:szCs w:val="20"/>
        </w:rPr>
        <w:t>Accounting II</w:t>
      </w:r>
      <w:r>
        <w:rPr>
          <w:rFonts w:ascii="Times New Roman" w:hAnsi="Times New Roman"/>
          <w:b/>
          <w:bCs/>
          <w:color w:val="000000"/>
          <w:spacing w:val="-30"/>
          <w:sz w:val="20"/>
          <w:szCs w:val="20"/>
        </w:rPr>
        <w:t xml:space="preserve"> </w:t>
      </w:r>
      <w:r>
        <w:rPr>
          <w:rFonts w:ascii="Times New Roman" w:hAnsi="Times New Roman"/>
          <w:b/>
          <w:bCs/>
          <w:color w:val="000000"/>
          <w:sz w:val="20"/>
          <w:szCs w:val="20"/>
        </w:rPr>
        <w:t xml:space="preserve">..........................................................................3(3-0) </w:t>
      </w:r>
      <w:r>
        <w:rPr>
          <w:rFonts w:ascii="Times New Roman" w:hAnsi="Times New Roman"/>
          <w:color w:val="000000"/>
          <w:sz w:val="20"/>
          <w:szCs w:val="20"/>
        </w:rPr>
        <w:t xml:space="preserve">Financial accounting and reporting related to business combinations and consolidations and for foreign operations. </w:t>
      </w:r>
      <w:r>
        <w:rPr>
          <w:rFonts w:ascii="Times New Roman" w:hAnsi="Times New Roman"/>
          <w:i/>
          <w:iCs/>
          <w:color w:val="000000"/>
          <w:sz w:val="20"/>
          <w:szCs w:val="20"/>
        </w:rPr>
        <w:t>P</w:t>
      </w:r>
      <w:r>
        <w:rPr>
          <w:rFonts w:ascii="Times New Roman" w:hAnsi="Times New Roman"/>
          <w:i/>
          <w:iCs/>
          <w:color w:val="000000"/>
          <w:spacing w:val="-7"/>
          <w:sz w:val="20"/>
          <w:szCs w:val="20"/>
        </w:rPr>
        <w:t>r</w:t>
      </w:r>
      <w:r>
        <w:rPr>
          <w:rFonts w:ascii="Times New Roman" w:hAnsi="Times New Roman"/>
          <w:i/>
          <w:iCs/>
          <w:color w:val="000000"/>
          <w:sz w:val="20"/>
          <w:szCs w:val="20"/>
        </w:rPr>
        <w:t>e</w:t>
      </w:r>
      <w:r>
        <w:rPr>
          <w:rFonts w:ascii="Times New Roman" w:hAnsi="Times New Roman"/>
          <w:i/>
          <w:iCs/>
          <w:color w:val="000000"/>
          <w:spacing w:val="-7"/>
          <w:sz w:val="20"/>
          <w:szCs w:val="20"/>
        </w:rPr>
        <w:t>r</w:t>
      </w:r>
      <w:r>
        <w:rPr>
          <w:rFonts w:ascii="Times New Roman" w:hAnsi="Times New Roman"/>
          <w:i/>
          <w:iCs/>
          <w:color w:val="000000"/>
          <w:sz w:val="20"/>
          <w:szCs w:val="20"/>
        </w:rPr>
        <w:t>equisite:</w:t>
      </w:r>
      <w:r>
        <w:rPr>
          <w:rFonts w:ascii="Times New Roman" w:hAnsi="Times New Roman"/>
          <w:i/>
          <w:iCs/>
          <w:color w:val="000000"/>
          <w:spacing w:val="-3"/>
          <w:sz w:val="20"/>
          <w:szCs w:val="20"/>
        </w:rPr>
        <w:t xml:space="preserve"> </w:t>
      </w:r>
      <w:r>
        <w:rPr>
          <w:rFonts w:ascii="Times New Roman" w:hAnsi="Times New Roman"/>
          <w:i/>
          <w:iCs/>
          <w:color w:val="000000"/>
          <w:sz w:val="20"/>
          <w:szCs w:val="20"/>
        </w:rPr>
        <w:t>ACCT</w:t>
      </w:r>
      <w:r>
        <w:rPr>
          <w:rFonts w:ascii="Times New Roman" w:hAnsi="Times New Roman"/>
          <w:i/>
          <w:iCs/>
          <w:color w:val="000000"/>
          <w:spacing w:val="-4"/>
          <w:sz w:val="20"/>
          <w:szCs w:val="20"/>
        </w:rPr>
        <w:t xml:space="preserve"> </w:t>
      </w:r>
      <w:r>
        <w:rPr>
          <w:rFonts w:ascii="Times New Roman" w:hAnsi="Times New Roman"/>
          <w:i/>
          <w:iCs/>
          <w:color w:val="000000"/>
          <w:sz w:val="20"/>
          <w:szCs w:val="20"/>
        </w:rPr>
        <w:t>3103</w:t>
      </w:r>
    </w:p>
    <w:p w:rsidR="00F42301" w:rsidRDefault="00F42301" w:rsidP="001C7D3D">
      <w:pPr>
        <w:widowControl w:val="0"/>
        <w:autoSpaceDE w:val="0"/>
        <w:autoSpaceDN w:val="0"/>
        <w:adjustRightInd w:val="0"/>
        <w:spacing w:after="0" w:line="250" w:lineRule="auto"/>
        <w:ind w:left="1220" w:right="2153" w:hanging="360"/>
        <w:rPr>
          <w:rFonts w:ascii="Times New Roman" w:hAnsi="Times New Roman"/>
          <w:color w:val="000000"/>
          <w:sz w:val="20"/>
          <w:szCs w:val="20"/>
        </w:rPr>
        <w:sectPr w:rsidR="00F42301">
          <w:pgSz w:w="12240" w:h="15840"/>
          <w:pgMar w:top="260" w:right="200" w:bottom="280" w:left="1300" w:header="0" w:footer="982" w:gutter="0"/>
          <w:cols w:space="720"/>
          <w:noEndnote/>
        </w:sectPr>
      </w:pPr>
    </w:p>
    <w:tbl>
      <w:tblPr>
        <w:tblW w:w="0" w:type="auto"/>
        <w:tblInd w:w="100" w:type="dxa"/>
        <w:tblLayout w:type="fixed"/>
        <w:tblCellMar>
          <w:left w:w="0" w:type="dxa"/>
          <w:right w:w="0" w:type="dxa"/>
        </w:tblCellMar>
        <w:tblLook w:val="0000"/>
      </w:tblPr>
      <w:tblGrid>
        <w:gridCol w:w="1085"/>
        <w:gridCol w:w="4560"/>
        <w:gridCol w:w="4858"/>
      </w:tblGrid>
      <w:tr w:rsidR="00F42301" w:rsidRPr="00FA7AC7" w:rsidTr="00D346C9">
        <w:trPr>
          <w:trHeight w:hRule="exact" w:val="235"/>
        </w:trPr>
        <w:tc>
          <w:tcPr>
            <w:tcW w:w="1085" w:type="dxa"/>
            <w:tcBorders>
              <w:top w:val="nil"/>
              <w:left w:val="nil"/>
              <w:bottom w:val="single" w:sz="4" w:space="0" w:color="191919"/>
              <w:right w:val="single" w:sz="4" w:space="0" w:color="191919"/>
            </w:tcBorders>
          </w:tcPr>
          <w:p w:rsidR="00F42301" w:rsidRPr="00FA7AC7" w:rsidRDefault="00F42301" w:rsidP="00D346C9">
            <w:pPr>
              <w:widowControl w:val="0"/>
              <w:autoSpaceDE w:val="0"/>
              <w:autoSpaceDN w:val="0"/>
              <w:adjustRightInd w:val="0"/>
              <w:spacing w:after="0"/>
              <w:rPr>
                <w:rFonts w:ascii="Times New Roman" w:hAnsi="Times New Roman"/>
                <w:sz w:val="24"/>
                <w:szCs w:val="24"/>
              </w:rPr>
            </w:pPr>
          </w:p>
        </w:tc>
        <w:tc>
          <w:tcPr>
            <w:tcW w:w="4560" w:type="dxa"/>
            <w:vMerge w:val="restart"/>
            <w:tcBorders>
              <w:top w:val="single" w:sz="4" w:space="0" w:color="191919"/>
              <w:left w:val="single" w:sz="4" w:space="0" w:color="191919"/>
              <w:bottom w:val="single" w:sz="4" w:space="0" w:color="191919"/>
              <w:right w:val="single" w:sz="4" w:space="0" w:color="191919"/>
            </w:tcBorders>
          </w:tcPr>
          <w:p w:rsidR="00F42301" w:rsidRPr="00FA7AC7" w:rsidRDefault="00F42301" w:rsidP="00D346C9">
            <w:pPr>
              <w:widowControl w:val="0"/>
              <w:autoSpaceDE w:val="0"/>
              <w:autoSpaceDN w:val="0"/>
              <w:adjustRightInd w:val="0"/>
              <w:spacing w:before="9" w:after="0" w:line="140" w:lineRule="exact"/>
              <w:rPr>
                <w:rFonts w:ascii="Times New Roman" w:hAnsi="Times New Roman"/>
                <w:sz w:val="14"/>
                <w:szCs w:val="14"/>
              </w:rPr>
            </w:pPr>
          </w:p>
          <w:p w:rsidR="00F42301" w:rsidRPr="00FA7AC7" w:rsidRDefault="00F42301" w:rsidP="00D346C9">
            <w:pPr>
              <w:widowControl w:val="0"/>
              <w:autoSpaceDE w:val="0"/>
              <w:autoSpaceDN w:val="0"/>
              <w:adjustRightInd w:val="0"/>
              <w:spacing w:after="0"/>
              <w:ind w:left="172"/>
              <w:rPr>
                <w:rFonts w:ascii="Times New Roman" w:hAnsi="Times New Roman"/>
                <w:sz w:val="24"/>
                <w:szCs w:val="24"/>
              </w:rPr>
            </w:pPr>
            <w:r w:rsidRPr="00FA7AC7">
              <w:rPr>
                <w:rFonts w:ascii="Times New Roman" w:hAnsi="Times New Roman"/>
                <w:b/>
                <w:bCs/>
                <w:color w:val="191919"/>
                <w:sz w:val="32"/>
                <w:szCs w:val="32"/>
              </w:rPr>
              <w:t>B</w:t>
            </w:r>
            <w:r w:rsidRPr="00FA7AC7">
              <w:rPr>
                <w:rFonts w:ascii="Times New Roman" w:hAnsi="Times New Roman"/>
                <w:b/>
                <w:bCs/>
                <w:color w:val="191919"/>
                <w:sz w:val="24"/>
                <w:szCs w:val="24"/>
              </w:rPr>
              <w:t>USINESS</w:t>
            </w:r>
            <w:r w:rsidRPr="00FA7AC7">
              <w:rPr>
                <w:rFonts w:ascii="Times New Roman" w:hAnsi="Times New Roman"/>
                <w:b/>
                <w:bCs/>
                <w:color w:val="191919"/>
                <w:spacing w:val="2"/>
                <w:sz w:val="24"/>
                <w:szCs w:val="24"/>
              </w:rPr>
              <w:t xml:space="preserve"> </w:t>
            </w:r>
            <w:r w:rsidRPr="00FA7AC7">
              <w:rPr>
                <w:rFonts w:ascii="Times New Roman" w:hAnsi="Times New Roman"/>
                <w:b/>
                <w:bCs/>
                <w:color w:val="191919"/>
                <w:sz w:val="32"/>
                <w:szCs w:val="32"/>
              </w:rPr>
              <w:t>A</w:t>
            </w:r>
            <w:r w:rsidRPr="00FA7AC7">
              <w:rPr>
                <w:rFonts w:ascii="Times New Roman" w:hAnsi="Times New Roman"/>
                <w:b/>
                <w:bCs/>
                <w:color w:val="191919"/>
                <w:sz w:val="24"/>
                <w:szCs w:val="24"/>
              </w:rPr>
              <w:t>DMINISTR</w:t>
            </w:r>
            <w:r w:rsidRPr="00FA7AC7">
              <w:rPr>
                <w:rFonts w:ascii="Times New Roman" w:hAnsi="Times New Roman"/>
                <w:b/>
                <w:bCs/>
                <w:color w:val="191919"/>
                <w:spacing w:val="-18"/>
                <w:sz w:val="24"/>
                <w:szCs w:val="24"/>
              </w:rPr>
              <w:t>A</w:t>
            </w:r>
            <w:r w:rsidRPr="00FA7AC7">
              <w:rPr>
                <w:rFonts w:ascii="Times New Roman" w:hAnsi="Times New Roman"/>
                <w:b/>
                <w:bCs/>
                <w:color w:val="191919"/>
                <w:sz w:val="24"/>
                <w:szCs w:val="24"/>
              </w:rPr>
              <w:t>TION</w:t>
            </w:r>
          </w:p>
        </w:tc>
        <w:tc>
          <w:tcPr>
            <w:tcW w:w="4858" w:type="dxa"/>
            <w:tcBorders>
              <w:top w:val="nil"/>
              <w:left w:val="single" w:sz="4" w:space="0" w:color="191919"/>
              <w:bottom w:val="single" w:sz="4" w:space="0" w:color="191919"/>
              <w:right w:val="nil"/>
            </w:tcBorders>
          </w:tcPr>
          <w:p w:rsidR="00F42301" w:rsidRPr="00FA7AC7" w:rsidRDefault="00F42301" w:rsidP="00D346C9">
            <w:pPr>
              <w:widowControl w:val="0"/>
              <w:autoSpaceDE w:val="0"/>
              <w:autoSpaceDN w:val="0"/>
              <w:adjustRightInd w:val="0"/>
              <w:spacing w:after="0"/>
              <w:rPr>
                <w:rFonts w:ascii="Times New Roman" w:hAnsi="Times New Roman"/>
                <w:sz w:val="24"/>
                <w:szCs w:val="24"/>
              </w:rPr>
            </w:pPr>
          </w:p>
        </w:tc>
      </w:tr>
      <w:tr w:rsidR="00F42301" w:rsidRPr="00FA7AC7" w:rsidTr="00D346C9">
        <w:trPr>
          <w:trHeight w:hRule="exact" w:val="256"/>
        </w:trPr>
        <w:tc>
          <w:tcPr>
            <w:tcW w:w="1085" w:type="dxa"/>
            <w:tcBorders>
              <w:top w:val="single" w:sz="4" w:space="0" w:color="191919"/>
              <w:left w:val="nil"/>
              <w:bottom w:val="single" w:sz="4" w:space="0" w:color="191919"/>
              <w:right w:val="single" w:sz="4" w:space="0" w:color="191919"/>
            </w:tcBorders>
          </w:tcPr>
          <w:p w:rsidR="00F42301" w:rsidRPr="00FA7AC7" w:rsidRDefault="00F42301" w:rsidP="00D346C9">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D346C9">
            <w:pPr>
              <w:widowControl w:val="0"/>
              <w:autoSpaceDE w:val="0"/>
              <w:autoSpaceDN w:val="0"/>
              <w:adjustRightInd w:val="0"/>
              <w:spacing w:after="0"/>
              <w:rPr>
                <w:rFonts w:ascii="Times New Roman" w:hAnsi="Times New Roman"/>
                <w:sz w:val="24"/>
                <w:szCs w:val="24"/>
              </w:rPr>
            </w:pPr>
          </w:p>
        </w:tc>
        <w:tc>
          <w:tcPr>
            <w:tcW w:w="4858" w:type="dxa"/>
            <w:tcBorders>
              <w:top w:val="single" w:sz="4" w:space="0" w:color="191919"/>
              <w:left w:val="single" w:sz="4" w:space="0" w:color="191919"/>
              <w:bottom w:val="single" w:sz="4" w:space="0" w:color="191919"/>
              <w:right w:val="nil"/>
            </w:tcBorders>
          </w:tcPr>
          <w:p w:rsidR="00F42301" w:rsidRPr="00FA7AC7" w:rsidRDefault="00F42301" w:rsidP="00D346C9">
            <w:pPr>
              <w:widowControl w:val="0"/>
              <w:autoSpaceDE w:val="0"/>
              <w:autoSpaceDN w:val="0"/>
              <w:adjustRightInd w:val="0"/>
              <w:spacing w:after="0"/>
              <w:rPr>
                <w:rFonts w:ascii="Times New Roman" w:hAnsi="Times New Roman"/>
                <w:sz w:val="24"/>
                <w:szCs w:val="24"/>
              </w:rPr>
            </w:pPr>
          </w:p>
        </w:tc>
      </w:tr>
      <w:tr w:rsidR="00F42301" w:rsidRPr="00FA7AC7" w:rsidTr="00D346C9">
        <w:trPr>
          <w:trHeight w:hRule="exact" w:val="219"/>
        </w:trPr>
        <w:tc>
          <w:tcPr>
            <w:tcW w:w="1085" w:type="dxa"/>
            <w:tcBorders>
              <w:top w:val="single" w:sz="4" w:space="0" w:color="191919"/>
              <w:left w:val="nil"/>
              <w:bottom w:val="nil"/>
              <w:right w:val="single" w:sz="4" w:space="0" w:color="191919"/>
            </w:tcBorders>
          </w:tcPr>
          <w:p w:rsidR="00F42301" w:rsidRPr="00FA7AC7" w:rsidRDefault="00F42301" w:rsidP="00D346C9">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D346C9">
            <w:pPr>
              <w:widowControl w:val="0"/>
              <w:autoSpaceDE w:val="0"/>
              <w:autoSpaceDN w:val="0"/>
              <w:adjustRightInd w:val="0"/>
              <w:spacing w:after="0"/>
              <w:rPr>
                <w:rFonts w:ascii="Times New Roman" w:hAnsi="Times New Roman"/>
                <w:sz w:val="24"/>
                <w:szCs w:val="24"/>
              </w:rPr>
            </w:pPr>
          </w:p>
        </w:tc>
        <w:tc>
          <w:tcPr>
            <w:tcW w:w="4858" w:type="dxa"/>
            <w:tcBorders>
              <w:top w:val="single" w:sz="4" w:space="0" w:color="191919"/>
              <w:left w:val="single" w:sz="4" w:space="0" w:color="191919"/>
              <w:bottom w:val="nil"/>
              <w:right w:val="nil"/>
            </w:tcBorders>
          </w:tcPr>
          <w:p w:rsidR="00F42301" w:rsidRPr="00FA7AC7" w:rsidRDefault="00F42301" w:rsidP="00D346C9">
            <w:pPr>
              <w:widowControl w:val="0"/>
              <w:autoSpaceDE w:val="0"/>
              <w:autoSpaceDN w:val="0"/>
              <w:adjustRightInd w:val="0"/>
              <w:spacing w:after="0"/>
              <w:rPr>
                <w:rFonts w:ascii="Times New Roman" w:hAnsi="Times New Roman"/>
                <w:sz w:val="24"/>
                <w:szCs w:val="24"/>
              </w:rPr>
            </w:pPr>
          </w:p>
        </w:tc>
      </w:tr>
    </w:tbl>
    <w:p w:rsidR="00F42301" w:rsidRDefault="00F42301" w:rsidP="001C7D3D">
      <w:pPr>
        <w:widowControl w:val="0"/>
        <w:autoSpaceDE w:val="0"/>
        <w:autoSpaceDN w:val="0"/>
        <w:adjustRightInd w:val="0"/>
        <w:spacing w:before="7" w:after="0" w:line="110" w:lineRule="exact"/>
        <w:rPr>
          <w:rFonts w:ascii="Times New Roman" w:hAnsi="Times New Roman"/>
          <w:sz w:val="11"/>
          <w:szCs w:val="11"/>
        </w:rPr>
      </w:pPr>
    </w:p>
    <w:p w:rsidR="00F42301" w:rsidRDefault="00F42301" w:rsidP="001C7D3D">
      <w:pPr>
        <w:widowControl w:val="0"/>
        <w:autoSpaceDE w:val="0"/>
        <w:autoSpaceDN w:val="0"/>
        <w:adjustRightInd w:val="0"/>
        <w:spacing w:after="0" w:line="200" w:lineRule="exact"/>
        <w:rPr>
          <w:rFonts w:ascii="Times New Roman" w:hAnsi="Times New Roman"/>
          <w:sz w:val="20"/>
          <w:szCs w:val="20"/>
        </w:rPr>
      </w:pPr>
    </w:p>
    <w:p w:rsidR="00F42301" w:rsidRDefault="00F42301" w:rsidP="001C7D3D">
      <w:pPr>
        <w:widowControl w:val="0"/>
        <w:autoSpaceDE w:val="0"/>
        <w:autoSpaceDN w:val="0"/>
        <w:adjustRightInd w:val="0"/>
        <w:spacing w:after="0" w:line="200" w:lineRule="exact"/>
        <w:rPr>
          <w:rFonts w:ascii="Times New Roman" w:hAnsi="Times New Roman"/>
          <w:sz w:val="20"/>
          <w:szCs w:val="20"/>
        </w:rPr>
      </w:pPr>
    </w:p>
    <w:p w:rsidR="00F42301" w:rsidRDefault="00F42301" w:rsidP="001C7D3D">
      <w:pPr>
        <w:widowControl w:val="0"/>
        <w:autoSpaceDE w:val="0"/>
        <w:autoSpaceDN w:val="0"/>
        <w:adjustRightInd w:val="0"/>
        <w:spacing w:before="27" w:after="0" w:line="250" w:lineRule="auto"/>
        <w:ind w:left="2285" w:right="1010" w:hanging="360"/>
        <w:rPr>
          <w:rFonts w:ascii="Times New Roman" w:hAnsi="Times New Roman"/>
          <w:sz w:val="20"/>
          <w:szCs w:val="20"/>
        </w:rPr>
      </w:pPr>
      <w:r w:rsidRPr="00554989">
        <w:rPr>
          <w:rFonts w:ascii="Calibri" w:hAnsi="Calibri"/>
          <w:noProof/>
          <w:lang w:eastAsia="en-US"/>
        </w:rPr>
        <w:pict>
          <v:group id="_x0000_s3603" style="position:absolute;left:0;text-align:left;margin-left:264.6pt;margin-top:-54.1pt;width:31.2pt;height:31.05pt;z-index:-251633664;mso-position-horizontal-relative:page" coordorigin="5292,-1082" coordsize="624,621" o:allowincell="f">
            <v:rect id="_x0000_s3604" style="position:absolute;left:5297;top:-1077;width:613;height:610" o:allowincell="f" stroked="f">
              <v:path arrowok="t"/>
            </v:rect>
            <v:rect id="_x0000_s3605" style="position:absolute;left:5297;top:-1077;width:620;height:620;mso-position-horizontal-relative:page" o:allowincell="f" filled="f" stroked="f">
              <v:textbox inset="0,0,0,0">
                <w:txbxContent>
                  <w:p w:rsidR="00F42301" w:rsidRDefault="00F42301" w:rsidP="001C7D3D">
                    <w:pPr>
                      <w:spacing w:after="0" w:line="620" w:lineRule="atLeast"/>
                      <w:rPr>
                        <w:rFonts w:ascii="Times New Roman" w:hAnsi="Times New Roman"/>
                        <w:sz w:val="24"/>
                        <w:szCs w:val="24"/>
                      </w:rPr>
                    </w:pPr>
                    <w:r>
                      <w:rPr>
                        <w:rFonts w:ascii="Times New Roman" w:hAnsi="Times New Roman"/>
                        <w:noProof/>
                        <w:sz w:val="24"/>
                        <w:szCs w:val="24"/>
                      </w:rPr>
                      <w:drawing>
                        <wp:inline distT="0" distB="0" distL="0" distR="0">
                          <wp:extent cx="390525" cy="390525"/>
                          <wp:effectExtent l="1905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
                                  <a:srcRect/>
                                  <a:stretch>
                                    <a:fillRect/>
                                  </a:stretch>
                                </pic:blipFill>
                                <pic:spPr bwMode="auto">
                                  <a:xfrm>
                                    <a:off x="0" y="0"/>
                                    <a:ext cx="390525" cy="390525"/>
                                  </a:xfrm>
                                  <a:prstGeom prst="rect">
                                    <a:avLst/>
                                  </a:prstGeom>
                                  <a:noFill/>
                                  <a:ln w="9525">
                                    <a:noFill/>
                                    <a:miter lim="800000"/>
                                    <a:headEnd/>
                                    <a:tailEnd/>
                                  </a:ln>
                                </pic:spPr>
                              </pic:pic>
                            </a:graphicData>
                          </a:graphic>
                        </wp:inline>
                      </w:drawing>
                    </w:r>
                  </w:p>
                  <w:p w:rsidR="00F42301" w:rsidRDefault="00F42301" w:rsidP="001C7D3D">
                    <w:pPr>
                      <w:widowControl w:val="0"/>
                      <w:autoSpaceDE w:val="0"/>
                      <w:autoSpaceDN w:val="0"/>
                      <w:adjustRightInd w:val="0"/>
                      <w:spacing w:after="0"/>
                      <w:rPr>
                        <w:rFonts w:ascii="Times New Roman" w:hAnsi="Times New Roman"/>
                        <w:sz w:val="24"/>
                        <w:szCs w:val="24"/>
                      </w:rPr>
                    </w:pPr>
                  </w:p>
                </w:txbxContent>
              </v:textbox>
            </v:rect>
            <w10:wrap anchorx="page"/>
          </v:group>
        </w:pict>
      </w:r>
      <w:r>
        <w:rPr>
          <w:rFonts w:ascii="Times New Roman" w:hAnsi="Times New Roman"/>
          <w:b/>
          <w:bCs/>
          <w:sz w:val="20"/>
          <w:szCs w:val="20"/>
        </w:rPr>
        <w:t>ACCT</w:t>
      </w:r>
      <w:r>
        <w:rPr>
          <w:rFonts w:ascii="Times New Roman" w:hAnsi="Times New Roman"/>
          <w:b/>
          <w:bCs/>
          <w:spacing w:val="-4"/>
          <w:sz w:val="20"/>
          <w:szCs w:val="20"/>
        </w:rPr>
        <w:t xml:space="preserve"> </w:t>
      </w:r>
      <w:r>
        <w:rPr>
          <w:rFonts w:ascii="Times New Roman" w:hAnsi="Times New Roman"/>
          <w:b/>
          <w:bCs/>
          <w:sz w:val="20"/>
          <w:szCs w:val="20"/>
        </w:rPr>
        <w:t>6141 — Municipal</w:t>
      </w:r>
      <w:r>
        <w:rPr>
          <w:rFonts w:ascii="Times New Roman" w:hAnsi="Times New Roman"/>
          <w:b/>
          <w:bCs/>
          <w:spacing w:val="-11"/>
          <w:sz w:val="20"/>
          <w:szCs w:val="20"/>
        </w:rPr>
        <w:t xml:space="preserve"> </w:t>
      </w:r>
      <w:r>
        <w:rPr>
          <w:rFonts w:ascii="Times New Roman" w:hAnsi="Times New Roman"/>
          <w:b/>
          <w:bCs/>
          <w:sz w:val="20"/>
          <w:szCs w:val="20"/>
        </w:rPr>
        <w:t>Accounting</w:t>
      </w:r>
      <w:r>
        <w:rPr>
          <w:rFonts w:ascii="Times New Roman" w:hAnsi="Times New Roman"/>
          <w:b/>
          <w:bCs/>
          <w:spacing w:val="-8"/>
          <w:sz w:val="20"/>
          <w:szCs w:val="20"/>
        </w:rPr>
        <w:t xml:space="preserve"> </w:t>
      </w:r>
      <w:r>
        <w:rPr>
          <w:rFonts w:ascii="Times New Roman" w:hAnsi="Times New Roman"/>
          <w:b/>
          <w:bCs/>
          <w:sz w:val="20"/>
          <w:szCs w:val="20"/>
        </w:rPr>
        <w:t xml:space="preserve">.............................................................................3(3-0) </w:t>
      </w:r>
      <w:r>
        <w:rPr>
          <w:rFonts w:ascii="Times New Roman" w:hAnsi="Times New Roman"/>
          <w:sz w:val="20"/>
          <w:szCs w:val="20"/>
        </w:rPr>
        <w:t>Fund theor</w:t>
      </w:r>
      <w:r>
        <w:rPr>
          <w:rFonts w:ascii="Times New Roman" w:hAnsi="Times New Roman"/>
          <w:spacing w:val="-13"/>
          <w:sz w:val="20"/>
          <w:szCs w:val="20"/>
        </w:rPr>
        <w:t>y</w:t>
      </w:r>
      <w:r>
        <w:rPr>
          <w:rFonts w:ascii="Times New Roman" w:hAnsi="Times New Roman"/>
          <w:sz w:val="20"/>
          <w:szCs w:val="20"/>
        </w:rPr>
        <w:t xml:space="preserve">, generally accepted accounting principles and accounting practice and reporting for state and local governments. </w:t>
      </w:r>
      <w:r>
        <w:rPr>
          <w:rFonts w:ascii="Times New Roman" w:hAnsi="Times New Roman"/>
          <w:i/>
          <w:iCs/>
          <w:sz w:val="20"/>
          <w:szCs w:val="20"/>
        </w:rPr>
        <w:t>P</w:t>
      </w:r>
      <w:r>
        <w:rPr>
          <w:rFonts w:ascii="Times New Roman" w:hAnsi="Times New Roman"/>
          <w:i/>
          <w:iCs/>
          <w:spacing w:val="-7"/>
          <w:sz w:val="20"/>
          <w:szCs w:val="20"/>
        </w:rPr>
        <w:t>r</w:t>
      </w:r>
      <w:r>
        <w:rPr>
          <w:rFonts w:ascii="Times New Roman" w:hAnsi="Times New Roman"/>
          <w:i/>
          <w:iCs/>
          <w:sz w:val="20"/>
          <w:szCs w:val="20"/>
        </w:rPr>
        <w:t>e</w:t>
      </w:r>
      <w:r>
        <w:rPr>
          <w:rFonts w:ascii="Times New Roman" w:hAnsi="Times New Roman"/>
          <w:i/>
          <w:iCs/>
          <w:spacing w:val="-7"/>
          <w:sz w:val="20"/>
          <w:szCs w:val="20"/>
        </w:rPr>
        <w:t>r</w:t>
      </w:r>
      <w:r>
        <w:rPr>
          <w:rFonts w:ascii="Times New Roman" w:hAnsi="Times New Roman"/>
          <w:i/>
          <w:iCs/>
          <w:sz w:val="20"/>
          <w:szCs w:val="20"/>
        </w:rPr>
        <w:t>equisite:</w:t>
      </w:r>
      <w:r>
        <w:rPr>
          <w:rFonts w:ascii="Times New Roman" w:hAnsi="Times New Roman"/>
          <w:i/>
          <w:iCs/>
          <w:spacing w:val="-3"/>
          <w:sz w:val="20"/>
          <w:szCs w:val="20"/>
        </w:rPr>
        <w:t xml:space="preserve"> </w:t>
      </w:r>
      <w:r>
        <w:rPr>
          <w:rFonts w:ascii="Times New Roman" w:hAnsi="Times New Roman"/>
          <w:i/>
          <w:iCs/>
          <w:sz w:val="20"/>
          <w:szCs w:val="20"/>
        </w:rPr>
        <w:t>ACCT</w:t>
      </w:r>
      <w:r>
        <w:rPr>
          <w:rFonts w:ascii="Times New Roman" w:hAnsi="Times New Roman"/>
          <w:i/>
          <w:iCs/>
          <w:spacing w:val="-4"/>
          <w:sz w:val="20"/>
          <w:szCs w:val="20"/>
        </w:rPr>
        <w:t xml:space="preserve"> </w:t>
      </w:r>
      <w:r>
        <w:rPr>
          <w:rFonts w:ascii="Times New Roman" w:hAnsi="Times New Roman"/>
          <w:i/>
          <w:iCs/>
          <w:sz w:val="20"/>
          <w:szCs w:val="20"/>
        </w:rPr>
        <w:t>2102</w:t>
      </w:r>
    </w:p>
    <w:p w:rsidR="00F42301" w:rsidRDefault="00F42301" w:rsidP="001C7D3D">
      <w:pPr>
        <w:widowControl w:val="0"/>
        <w:autoSpaceDE w:val="0"/>
        <w:autoSpaceDN w:val="0"/>
        <w:adjustRightInd w:val="0"/>
        <w:spacing w:after="0" w:line="250" w:lineRule="auto"/>
        <w:ind w:left="2285" w:right="1161" w:hanging="360"/>
        <w:rPr>
          <w:rFonts w:ascii="Times New Roman" w:hAnsi="Times New Roman"/>
          <w:sz w:val="20"/>
          <w:szCs w:val="20"/>
        </w:rPr>
      </w:pPr>
      <w:r w:rsidRPr="00554989">
        <w:rPr>
          <w:rFonts w:ascii="Calibri" w:hAnsi="Calibri"/>
          <w:noProof/>
          <w:lang w:eastAsia="en-US"/>
        </w:rPr>
        <w:pict>
          <v:shape id="_x0000_s3607" type="#_x0000_t202" style="position:absolute;left:0;text-align:left;margin-left:18.8pt;margin-top:43.1pt;width:1in;height:270.7pt;z-index:-251631616;mso-position-horizontal-relative:page" o:allowincell="f" filled="f" stroked="f">
            <v:textbox style="layout-flow:vertical;mso-layout-flow-alt:bottom-to-top" inset="0,0,0,0">
              <w:txbxContent>
                <w:p w:rsidR="00F42301" w:rsidRDefault="00F42301" w:rsidP="001C7D3D">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P</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ROGRAM</w:t>
                  </w:r>
                  <w:r>
                    <w:rPr>
                      <w:rFonts w:ascii="Impact" w:hAnsi="Impact" w:cs="Impact"/>
                      <w:color w:val="A3A3A3"/>
                      <w:position w:val="1"/>
                      <w:sz w:val="105"/>
                      <w:szCs w:val="105"/>
                    </w:rPr>
                    <w:t>S</w:t>
                  </w:r>
                  <w:r>
                    <w:rPr>
                      <w:rFonts w:ascii="Impact" w:hAnsi="Impact" w:cs="Impact"/>
                      <w:color w:val="A3A3A3"/>
                      <w:spacing w:val="-115"/>
                      <w:position w:val="1"/>
                      <w:sz w:val="105"/>
                      <w:szCs w:val="105"/>
                    </w:rPr>
                    <w:t xml:space="preserve"> </w:t>
                  </w:r>
                </w:p>
              </w:txbxContent>
            </v:textbox>
            <w10:wrap anchorx="page"/>
          </v:shape>
        </w:pict>
      </w:r>
      <w:r>
        <w:rPr>
          <w:rFonts w:ascii="Times New Roman" w:hAnsi="Times New Roman"/>
          <w:b/>
          <w:bCs/>
          <w:sz w:val="20"/>
          <w:szCs w:val="20"/>
        </w:rPr>
        <w:t>ACCT</w:t>
      </w:r>
      <w:r>
        <w:rPr>
          <w:rFonts w:ascii="Times New Roman" w:hAnsi="Times New Roman"/>
          <w:b/>
          <w:bCs/>
          <w:spacing w:val="-4"/>
          <w:sz w:val="20"/>
          <w:szCs w:val="20"/>
        </w:rPr>
        <w:t xml:space="preserve"> </w:t>
      </w:r>
      <w:r>
        <w:rPr>
          <w:rFonts w:ascii="Times New Roman" w:hAnsi="Times New Roman"/>
          <w:b/>
          <w:bCs/>
          <w:sz w:val="20"/>
          <w:szCs w:val="20"/>
        </w:rPr>
        <w:t>6142 — Not-Fo</w:t>
      </w:r>
      <w:r>
        <w:rPr>
          <w:rFonts w:ascii="Times New Roman" w:hAnsi="Times New Roman"/>
          <w:b/>
          <w:bCs/>
          <w:spacing w:val="-7"/>
          <w:sz w:val="20"/>
          <w:szCs w:val="20"/>
        </w:rPr>
        <w:t>r</w:t>
      </w:r>
      <w:r>
        <w:rPr>
          <w:rFonts w:ascii="Times New Roman" w:hAnsi="Times New Roman"/>
          <w:b/>
          <w:bCs/>
          <w:sz w:val="20"/>
          <w:szCs w:val="20"/>
        </w:rPr>
        <w:t>-P</w:t>
      </w:r>
      <w:r>
        <w:rPr>
          <w:rFonts w:ascii="Times New Roman" w:hAnsi="Times New Roman"/>
          <w:b/>
          <w:bCs/>
          <w:spacing w:val="-4"/>
          <w:sz w:val="20"/>
          <w:szCs w:val="20"/>
        </w:rPr>
        <w:t>r</w:t>
      </w:r>
      <w:r>
        <w:rPr>
          <w:rFonts w:ascii="Times New Roman" w:hAnsi="Times New Roman"/>
          <w:b/>
          <w:bCs/>
          <w:sz w:val="20"/>
          <w:szCs w:val="20"/>
        </w:rPr>
        <w:t>ofit</w:t>
      </w:r>
      <w:r>
        <w:rPr>
          <w:rFonts w:ascii="Times New Roman" w:hAnsi="Times New Roman"/>
          <w:b/>
          <w:bCs/>
          <w:spacing w:val="-11"/>
          <w:sz w:val="20"/>
          <w:szCs w:val="20"/>
        </w:rPr>
        <w:t xml:space="preserve"> </w:t>
      </w:r>
      <w:r>
        <w:rPr>
          <w:rFonts w:ascii="Times New Roman" w:hAnsi="Times New Roman"/>
          <w:b/>
          <w:bCs/>
          <w:sz w:val="20"/>
          <w:szCs w:val="20"/>
        </w:rPr>
        <w:t>Accounting</w:t>
      </w:r>
      <w:r>
        <w:rPr>
          <w:rFonts w:ascii="Times New Roman" w:hAnsi="Times New Roman"/>
          <w:b/>
          <w:bCs/>
          <w:spacing w:val="-24"/>
          <w:sz w:val="20"/>
          <w:szCs w:val="20"/>
        </w:rPr>
        <w:t xml:space="preserve"> </w:t>
      </w:r>
      <w:r>
        <w:rPr>
          <w:rFonts w:ascii="Times New Roman" w:hAnsi="Times New Roman"/>
          <w:b/>
          <w:bCs/>
          <w:sz w:val="20"/>
          <w:szCs w:val="20"/>
        </w:rPr>
        <w:t xml:space="preserve">......................................................................3(3-0) </w:t>
      </w:r>
      <w:r>
        <w:rPr>
          <w:rFonts w:ascii="Times New Roman" w:hAnsi="Times New Roman"/>
          <w:sz w:val="20"/>
          <w:szCs w:val="20"/>
        </w:rPr>
        <w:t>This course covers fund theor</w:t>
      </w:r>
      <w:r>
        <w:rPr>
          <w:rFonts w:ascii="Times New Roman" w:hAnsi="Times New Roman"/>
          <w:spacing w:val="-13"/>
          <w:sz w:val="20"/>
          <w:szCs w:val="20"/>
        </w:rPr>
        <w:t>y</w:t>
      </w:r>
      <w:r>
        <w:rPr>
          <w:rFonts w:ascii="Times New Roman" w:hAnsi="Times New Roman"/>
          <w:sz w:val="20"/>
          <w:szCs w:val="20"/>
        </w:rPr>
        <w:t>, generally accepted accounting principles and accounting practice and reporting for hospitals, colleges and universities, and other not-fo</w:t>
      </w:r>
      <w:r>
        <w:rPr>
          <w:rFonts w:ascii="Times New Roman" w:hAnsi="Times New Roman"/>
          <w:spacing w:val="-4"/>
          <w:sz w:val="20"/>
          <w:szCs w:val="20"/>
        </w:rPr>
        <w:t>r</w:t>
      </w:r>
      <w:r>
        <w:rPr>
          <w:rFonts w:ascii="Times New Roman" w:hAnsi="Times New Roman"/>
          <w:sz w:val="20"/>
          <w:szCs w:val="20"/>
        </w:rPr>
        <w:t xml:space="preserve">-profits. </w:t>
      </w:r>
      <w:r>
        <w:rPr>
          <w:rFonts w:ascii="Times New Roman" w:hAnsi="Times New Roman"/>
          <w:i/>
          <w:iCs/>
          <w:sz w:val="20"/>
          <w:szCs w:val="20"/>
        </w:rPr>
        <w:t>P</w:t>
      </w:r>
      <w:r>
        <w:rPr>
          <w:rFonts w:ascii="Times New Roman" w:hAnsi="Times New Roman"/>
          <w:i/>
          <w:iCs/>
          <w:spacing w:val="-7"/>
          <w:sz w:val="20"/>
          <w:szCs w:val="20"/>
        </w:rPr>
        <w:t>r</w:t>
      </w:r>
      <w:r>
        <w:rPr>
          <w:rFonts w:ascii="Times New Roman" w:hAnsi="Times New Roman"/>
          <w:i/>
          <w:iCs/>
          <w:sz w:val="20"/>
          <w:szCs w:val="20"/>
        </w:rPr>
        <w:t>e</w:t>
      </w:r>
      <w:r>
        <w:rPr>
          <w:rFonts w:ascii="Times New Roman" w:hAnsi="Times New Roman"/>
          <w:i/>
          <w:iCs/>
          <w:spacing w:val="-7"/>
          <w:sz w:val="20"/>
          <w:szCs w:val="20"/>
        </w:rPr>
        <w:t>r</w:t>
      </w:r>
      <w:r>
        <w:rPr>
          <w:rFonts w:ascii="Times New Roman" w:hAnsi="Times New Roman"/>
          <w:i/>
          <w:iCs/>
          <w:sz w:val="20"/>
          <w:szCs w:val="20"/>
        </w:rPr>
        <w:t>equisite:</w:t>
      </w:r>
      <w:r>
        <w:rPr>
          <w:rFonts w:ascii="Times New Roman" w:hAnsi="Times New Roman"/>
          <w:i/>
          <w:iCs/>
          <w:spacing w:val="-3"/>
          <w:sz w:val="20"/>
          <w:szCs w:val="20"/>
        </w:rPr>
        <w:t xml:space="preserve"> </w:t>
      </w:r>
      <w:r>
        <w:rPr>
          <w:rFonts w:ascii="Times New Roman" w:hAnsi="Times New Roman"/>
          <w:i/>
          <w:iCs/>
          <w:sz w:val="20"/>
          <w:szCs w:val="20"/>
        </w:rPr>
        <w:t>ACCT</w:t>
      </w:r>
      <w:r>
        <w:rPr>
          <w:rFonts w:ascii="Times New Roman" w:hAnsi="Times New Roman"/>
          <w:i/>
          <w:iCs/>
          <w:spacing w:val="-4"/>
          <w:sz w:val="20"/>
          <w:szCs w:val="20"/>
        </w:rPr>
        <w:t xml:space="preserve"> </w:t>
      </w:r>
      <w:r>
        <w:rPr>
          <w:rFonts w:ascii="Times New Roman" w:hAnsi="Times New Roman"/>
          <w:i/>
          <w:iCs/>
          <w:sz w:val="20"/>
          <w:szCs w:val="20"/>
        </w:rPr>
        <w:t>6141</w:t>
      </w:r>
    </w:p>
    <w:p w:rsidR="00F42301" w:rsidRDefault="00F42301" w:rsidP="001C7D3D">
      <w:pPr>
        <w:widowControl w:val="0"/>
        <w:autoSpaceDE w:val="0"/>
        <w:autoSpaceDN w:val="0"/>
        <w:adjustRightInd w:val="0"/>
        <w:spacing w:after="0" w:line="250" w:lineRule="auto"/>
        <w:ind w:left="2285" w:right="1013" w:hanging="360"/>
        <w:rPr>
          <w:rFonts w:ascii="Times New Roman" w:hAnsi="Times New Roman"/>
          <w:sz w:val="20"/>
          <w:szCs w:val="20"/>
        </w:rPr>
      </w:pPr>
      <w:r>
        <w:rPr>
          <w:rFonts w:ascii="Times New Roman" w:hAnsi="Times New Roman"/>
          <w:b/>
          <w:bCs/>
          <w:sz w:val="20"/>
          <w:szCs w:val="20"/>
        </w:rPr>
        <w:t>BUSA</w:t>
      </w:r>
      <w:r>
        <w:rPr>
          <w:rFonts w:ascii="Times New Roman" w:hAnsi="Times New Roman"/>
          <w:b/>
          <w:bCs/>
          <w:spacing w:val="-11"/>
          <w:sz w:val="20"/>
          <w:szCs w:val="20"/>
        </w:rPr>
        <w:t xml:space="preserve"> </w:t>
      </w:r>
      <w:r>
        <w:rPr>
          <w:rFonts w:ascii="Times New Roman" w:hAnsi="Times New Roman"/>
          <w:b/>
          <w:bCs/>
          <w:sz w:val="20"/>
          <w:szCs w:val="20"/>
        </w:rPr>
        <w:t>6100 — Independent Study In Business</w:t>
      </w:r>
      <w:r>
        <w:rPr>
          <w:rFonts w:ascii="Times New Roman" w:hAnsi="Times New Roman"/>
          <w:b/>
          <w:bCs/>
          <w:spacing w:val="-11"/>
          <w:sz w:val="20"/>
          <w:szCs w:val="20"/>
        </w:rPr>
        <w:t xml:space="preserve"> </w:t>
      </w:r>
      <w:r>
        <w:rPr>
          <w:rFonts w:ascii="Times New Roman" w:hAnsi="Times New Roman"/>
          <w:b/>
          <w:bCs/>
          <w:sz w:val="20"/>
          <w:szCs w:val="20"/>
        </w:rPr>
        <w:t>Administration</w:t>
      </w:r>
      <w:r>
        <w:rPr>
          <w:rFonts w:ascii="Times New Roman" w:hAnsi="Times New Roman"/>
          <w:b/>
          <w:bCs/>
          <w:spacing w:val="-24"/>
          <w:sz w:val="20"/>
          <w:szCs w:val="20"/>
        </w:rPr>
        <w:t xml:space="preserve"> </w:t>
      </w:r>
      <w:r>
        <w:rPr>
          <w:rFonts w:ascii="Times New Roman" w:hAnsi="Times New Roman"/>
          <w:b/>
          <w:bCs/>
          <w:sz w:val="20"/>
          <w:szCs w:val="20"/>
        </w:rPr>
        <w:t xml:space="preserve">....................................3(3-0) </w:t>
      </w:r>
      <w:r>
        <w:rPr>
          <w:rFonts w:ascii="Times New Roman" w:hAnsi="Times New Roman"/>
          <w:sz w:val="20"/>
          <w:szCs w:val="20"/>
        </w:rPr>
        <w:t>Special research projects undertaken by MBA</w:t>
      </w:r>
      <w:r>
        <w:rPr>
          <w:rFonts w:ascii="Times New Roman" w:hAnsi="Times New Roman"/>
          <w:spacing w:val="-11"/>
          <w:sz w:val="20"/>
          <w:szCs w:val="20"/>
        </w:rPr>
        <w:t xml:space="preserve"> </w:t>
      </w:r>
      <w:r>
        <w:rPr>
          <w:rFonts w:ascii="Times New Roman" w:hAnsi="Times New Roman"/>
          <w:sz w:val="20"/>
          <w:szCs w:val="20"/>
        </w:rPr>
        <w:t>students under the direction of MBA</w:t>
      </w:r>
      <w:r>
        <w:rPr>
          <w:rFonts w:ascii="Times New Roman" w:hAnsi="Times New Roman"/>
          <w:spacing w:val="-11"/>
          <w:sz w:val="20"/>
          <w:szCs w:val="20"/>
        </w:rPr>
        <w:t xml:space="preserve"> </w:t>
      </w:r>
      <w:r>
        <w:rPr>
          <w:rFonts w:ascii="Times New Roman" w:hAnsi="Times New Roman"/>
          <w:sz w:val="20"/>
          <w:szCs w:val="20"/>
        </w:rPr>
        <w:t>graduate facult</w:t>
      </w:r>
      <w:r>
        <w:rPr>
          <w:rFonts w:ascii="Times New Roman" w:hAnsi="Times New Roman"/>
          <w:spacing w:val="-13"/>
          <w:sz w:val="20"/>
          <w:szCs w:val="20"/>
        </w:rPr>
        <w:t>y</w:t>
      </w:r>
      <w:r>
        <w:rPr>
          <w:rFonts w:ascii="Times New Roman" w:hAnsi="Times New Roman"/>
          <w:sz w:val="20"/>
          <w:szCs w:val="20"/>
        </w:rPr>
        <w:t>. Students are required to conduct independent research and write scholarly papers.</w:t>
      </w:r>
    </w:p>
    <w:p w:rsidR="00F42301" w:rsidRDefault="00F42301" w:rsidP="001C7D3D">
      <w:pPr>
        <w:widowControl w:val="0"/>
        <w:autoSpaceDE w:val="0"/>
        <w:autoSpaceDN w:val="0"/>
        <w:adjustRightInd w:val="0"/>
        <w:spacing w:before="42" w:after="0" w:line="258" w:lineRule="auto"/>
        <w:ind w:left="2285" w:right="880" w:hanging="360"/>
        <w:rPr>
          <w:rFonts w:ascii="Times New Roman" w:hAnsi="Times New Roman"/>
          <w:sz w:val="20"/>
          <w:szCs w:val="20"/>
        </w:rPr>
      </w:pPr>
      <w:r>
        <w:rPr>
          <w:rFonts w:ascii="Times New Roman" w:hAnsi="Times New Roman"/>
          <w:b/>
          <w:bCs/>
          <w:sz w:val="20"/>
          <w:szCs w:val="20"/>
        </w:rPr>
        <w:t>BUSA</w:t>
      </w:r>
      <w:r>
        <w:rPr>
          <w:rFonts w:ascii="Times New Roman" w:hAnsi="Times New Roman"/>
          <w:b/>
          <w:bCs/>
          <w:spacing w:val="-11"/>
          <w:sz w:val="20"/>
          <w:szCs w:val="20"/>
        </w:rPr>
        <w:t xml:space="preserve"> </w:t>
      </w:r>
      <w:r>
        <w:rPr>
          <w:rFonts w:ascii="Times New Roman" w:hAnsi="Times New Roman"/>
          <w:b/>
          <w:bCs/>
          <w:sz w:val="20"/>
          <w:szCs w:val="20"/>
        </w:rPr>
        <w:t>6105 — International Busines</w:t>
      </w:r>
      <w:r>
        <w:rPr>
          <w:rFonts w:ascii="Times New Roman" w:hAnsi="Times New Roman"/>
          <w:b/>
          <w:bCs/>
          <w:spacing w:val="10"/>
          <w:sz w:val="20"/>
          <w:szCs w:val="20"/>
        </w:rPr>
        <w:t>s</w:t>
      </w:r>
      <w:r>
        <w:rPr>
          <w:rFonts w:ascii="Times New Roman" w:hAnsi="Times New Roman"/>
          <w:b/>
          <w:bCs/>
          <w:sz w:val="20"/>
          <w:szCs w:val="20"/>
        </w:rPr>
        <w:t xml:space="preserve">..............................................................................3(3-0) </w:t>
      </w:r>
      <w:r>
        <w:rPr>
          <w:rFonts w:ascii="Times New Roman" w:hAnsi="Times New Roman"/>
          <w:sz w:val="20"/>
          <w:szCs w:val="20"/>
        </w:rPr>
        <w:t>Introduction to international business and the multinational corporation.</w:t>
      </w:r>
      <w:r>
        <w:rPr>
          <w:rFonts w:ascii="Times New Roman" w:hAnsi="Times New Roman"/>
          <w:spacing w:val="-3"/>
          <w:sz w:val="20"/>
          <w:szCs w:val="20"/>
        </w:rPr>
        <w:t xml:space="preserve"> </w:t>
      </w:r>
      <w:r>
        <w:rPr>
          <w:rFonts w:ascii="Times New Roman" w:hAnsi="Times New Roman"/>
          <w:spacing w:val="-14"/>
          <w:sz w:val="20"/>
          <w:szCs w:val="20"/>
        </w:rPr>
        <w:t>T</w:t>
      </w:r>
      <w:r>
        <w:rPr>
          <w:rFonts w:ascii="Times New Roman" w:hAnsi="Times New Roman"/>
          <w:sz w:val="20"/>
          <w:szCs w:val="20"/>
        </w:rPr>
        <w:t>opics include devel- opment of international business, the institutional and economic environment of global busi- ness, legal and socioeconomic factors a</w:t>
      </w:r>
      <w:r>
        <w:rPr>
          <w:rFonts w:ascii="Times New Roman" w:hAnsi="Times New Roman"/>
          <w:spacing w:val="-4"/>
          <w:sz w:val="20"/>
          <w:szCs w:val="20"/>
        </w:rPr>
        <w:t>f</w:t>
      </w:r>
      <w:r>
        <w:rPr>
          <w:rFonts w:ascii="Times New Roman" w:hAnsi="Times New Roman"/>
          <w:sz w:val="20"/>
          <w:szCs w:val="20"/>
        </w:rPr>
        <w:t xml:space="preserve">fecting multinational corporations and the planning and operation of international business. </w:t>
      </w:r>
      <w:r>
        <w:rPr>
          <w:rFonts w:ascii="Times New Roman" w:hAnsi="Times New Roman"/>
          <w:i/>
          <w:iCs/>
          <w:sz w:val="20"/>
          <w:szCs w:val="20"/>
        </w:rPr>
        <w:t>P</w:t>
      </w:r>
      <w:r>
        <w:rPr>
          <w:rFonts w:ascii="Times New Roman" w:hAnsi="Times New Roman"/>
          <w:i/>
          <w:iCs/>
          <w:spacing w:val="-7"/>
          <w:sz w:val="20"/>
          <w:szCs w:val="20"/>
        </w:rPr>
        <w:t>r</w:t>
      </w:r>
      <w:r>
        <w:rPr>
          <w:rFonts w:ascii="Times New Roman" w:hAnsi="Times New Roman"/>
          <w:i/>
          <w:iCs/>
          <w:sz w:val="20"/>
          <w:szCs w:val="20"/>
        </w:rPr>
        <w:t>e</w:t>
      </w:r>
      <w:r>
        <w:rPr>
          <w:rFonts w:ascii="Times New Roman" w:hAnsi="Times New Roman"/>
          <w:i/>
          <w:iCs/>
          <w:spacing w:val="-7"/>
          <w:sz w:val="20"/>
          <w:szCs w:val="20"/>
        </w:rPr>
        <w:t>r</w:t>
      </w:r>
      <w:r>
        <w:rPr>
          <w:rFonts w:ascii="Times New Roman" w:hAnsi="Times New Roman"/>
          <w:i/>
          <w:iCs/>
          <w:sz w:val="20"/>
          <w:szCs w:val="20"/>
        </w:rPr>
        <w:t>equisite: ECON 5200</w:t>
      </w:r>
    </w:p>
    <w:p w:rsidR="00F42301" w:rsidRDefault="00F42301" w:rsidP="001C7D3D">
      <w:pPr>
        <w:widowControl w:val="0"/>
        <w:autoSpaceDE w:val="0"/>
        <w:autoSpaceDN w:val="0"/>
        <w:adjustRightInd w:val="0"/>
        <w:spacing w:after="0" w:line="223" w:lineRule="exact"/>
        <w:ind w:left="1925"/>
        <w:rPr>
          <w:rFonts w:ascii="Times New Roman" w:hAnsi="Times New Roman"/>
          <w:sz w:val="20"/>
          <w:szCs w:val="20"/>
        </w:rPr>
      </w:pPr>
      <w:r>
        <w:rPr>
          <w:rFonts w:ascii="Times New Roman" w:hAnsi="Times New Roman"/>
          <w:b/>
          <w:bCs/>
          <w:sz w:val="20"/>
          <w:szCs w:val="20"/>
        </w:rPr>
        <w:t>BUSA</w:t>
      </w:r>
      <w:r>
        <w:rPr>
          <w:rFonts w:ascii="Times New Roman" w:hAnsi="Times New Roman"/>
          <w:b/>
          <w:bCs/>
          <w:spacing w:val="-11"/>
          <w:sz w:val="20"/>
          <w:szCs w:val="20"/>
        </w:rPr>
        <w:t xml:space="preserve"> </w:t>
      </w:r>
      <w:r>
        <w:rPr>
          <w:rFonts w:ascii="Times New Roman" w:hAnsi="Times New Roman"/>
          <w:b/>
          <w:bCs/>
          <w:sz w:val="20"/>
          <w:szCs w:val="20"/>
        </w:rPr>
        <w:t>6205 — Business Resea</w:t>
      </w:r>
      <w:r>
        <w:rPr>
          <w:rFonts w:ascii="Times New Roman" w:hAnsi="Times New Roman"/>
          <w:b/>
          <w:bCs/>
          <w:spacing w:val="-4"/>
          <w:sz w:val="20"/>
          <w:szCs w:val="20"/>
        </w:rPr>
        <w:t>r</w:t>
      </w:r>
      <w:r>
        <w:rPr>
          <w:rFonts w:ascii="Times New Roman" w:hAnsi="Times New Roman"/>
          <w:b/>
          <w:bCs/>
          <w:sz w:val="20"/>
          <w:szCs w:val="20"/>
        </w:rPr>
        <w:t>ch Methods</w:t>
      </w:r>
      <w:r>
        <w:rPr>
          <w:rFonts w:ascii="Times New Roman" w:hAnsi="Times New Roman"/>
          <w:b/>
          <w:bCs/>
          <w:spacing w:val="-36"/>
          <w:sz w:val="20"/>
          <w:szCs w:val="20"/>
        </w:rPr>
        <w:t xml:space="preserve"> </w:t>
      </w:r>
      <w:r>
        <w:rPr>
          <w:rFonts w:ascii="Times New Roman" w:hAnsi="Times New Roman"/>
          <w:b/>
          <w:bCs/>
          <w:sz w:val="20"/>
          <w:szCs w:val="20"/>
        </w:rPr>
        <w:t>.....................................................................3(3-0)</w:t>
      </w:r>
    </w:p>
    <w:p w:rsidR="00F42301" w:rsidRDefault="00F42301" w:rsidP="001C7D3D">
      <w:pPr>
        <w:widowControl w:val="0"/>
        <w:autoSpaceDE w:val="0"/>
        <w:autoSpaceDN w:val="0"/>
        <w:adjustRightInd w:val="0"/>
        <w:spacing w:before="10" w:after="0" w:line="250" w:lineRule="auto"/>
        <w:ind w:left="2285" w:right="969"/>
        <w:rPr>
          <w:rFonts w:ascii="Times New Roman" w:hAnsi="Times New Roman"/>
          <w:sz w:val="20"/>
          <w:szCs w:val="20"/>
        </w:rPr>
      </w:pPr>
      <w:r>
        <w:rPr>
          <w:rFonts w:ascii="Times New Roman" w:hAnsi="Times New Roman"/>
          <w:sz w:val="20"/>
          <w:szCs w:val="20"/>
        </w:rPr>
        <w:t>An evaluation of research methodologies used in business, types of research, research design and application of research results. Includes hands-on application of research methodolog</w:t>
      </w:r>
      <w:r>
        <w:rPr>
          <w:rFonts w:ascii="Times New Roman" w:hAnsi="Times New Roman"/>
          <w:spacing w:val="-13"/>
          <w:sz w:val="20"/>
          <w:szCs w:val="20"/>
        </w:rPr>
        <w:t>y</w:t>
      </w:r>
      <w:r>
        <w:rPr>
          <w:rFonts w:ascii="Times New Roman" w:hAnsi="Times New Roman"/>
          <w:sz w:val="20"/>
          <w:szCs w:val="20"/>
        </w:rPr>
        <w:t xml:space="preserve">. </w:t>
      </w:r>
      <w:r>
        <w:rPr>
          <w:rFonts w:ascii="Times New Roman" w:hAnsi="Times New Roman"/>
          <w:i/>
          <w:iCs/>
          <w:sz w:val="20"/>
          <w:szCs w:val="20"/>
        </w:rPr>
        <w:t>P</w:t>
      </w:r>
      <w:r>
        <w:rPr>
          <w:rFonts w:ascii="Times New Roman" w:hAnsi="Times New Roman"/>
          <w:i/>
          <w:iCs/>
          <w:spacing w:val="-7"/>
          <w:sz w:val="20"/>
          <w:szCs w:val="20"/>
        </w:rPr>
        <w:t>r</w:t>
      </w:r>
      <w:r>
        <w:rPr>
          <w:rFonts w:ascii="Times New Roman" w:hAnsi="Times New Roman"/>
          <w:i/>
          <w:iCs/>
          <w:sz w:val="20"/>
          <w:szCs w:val="20"/>
        </w:rPr>
        <w:t>e</w:t>
      </w:r>
      <w:r>
        <w:rPr>
          <w:rFonts w:ascii="Times New Roman" w:hAnsi="Times New Roman"/>
          <w:i/>
          <w:iCs/>
          <w:spacing w:val="-7"/>
          <w:sz w:val="20"/>
          <w:szCs w:val="20"/>
        </w:rPr>
        <w:t>r</w:t>
      </w:r>
      <w:r>
        <w:rPr>
          <w:rFonts w:ascii="Times New Roman" w:hAnsi="Times New Roman"/>
          <w:i/>
          <w:iCs/>
          <w:sz w:val="20"/>
          <w:szCs w:val="20"/>
        </w:rPr>
        <w:t>equisite: ECON 3205</w:t>
      </w:r>
    </w:p>
    <w:p w:rsidR="00F42301" w:rsidRDefault="00F42301" w:rsidP="001C7D3D">
      <w:pPr>
        <w:widowControl w:val="0"/>
        <w:autoSpaceDE w:val="0"/>
        <w:autoSpaceDN w:val="0"/>
        <w:adjustRightInd w:val="0"/>
        <w:spacing w:after="0" w:line="250" w:lineRule="auto"/>
        <w:ind w:left="2285" w:right="964" w:hanging="360"/>
        <w:rPr>
          <w:rFonts w:ascii="Times New Roman" w:hAnsi="Times New Roman"/>
          <w:sz w:val="20"/>
          <w:szCs w:val="20"/>
        </w:rPr>
      </w:pPr>
      <w:r>
        <w:rPr>
          <w:rFonts w:ascii="Times New Roman" w:hAnsi="Times New Roman"/>
          <w:b/>
          <w:bCs/>
          <w:sz w:val="20"/>
          <w:szCs w:val="20"/>
        </w:rPr>
        <w:t>ECON 5200 — Overview of Economics /Quantitative</w:t>
      </w:r>
      <w:r>
        <w:rPr>
          <w:rFonts w:ascii="Times New Roman" w:hAnsi="Times New Roman"/>
          <w:b/>
          <w:bCs/>
          <w:spacing w:val="-4"/>
          <w:sz w:val="20"/>
          <w:szCs w:val="20"/>
        </w:rPr>
        <w:t xml:space="preserve"> </w:t>
      </w:r>
      <w:r>
        <w:rPr>
          <w:rFonts w:ascii="Times New Roman" w:hAnsi="Times New Roman"/>
          <w:b/>
          <w:bCs/>
          <w:spacing w:val="-18"/>
          <w:sz w:val="20"/>
          <w:szCs w:val="20"/>
        </w:rPr>
        <w:t>T</w:t>
      </w:r>
      <w:r>
        <w:rPr>
          <w:rFonts w:ascii="Times New Roman" w:hAnsi="Times New Roman"/>
          <w:b/>
          <w:bCs/>
          <w:sz w:val="20"/>
          <w:szCs w:val="20"/>
        </w:rPr>
        <w:t>echniques</w:t>
      </w:r>
      <w:r>
        <w:rPr>
          <w:rFonts w:ascii="Times New Roman" w:hAnsi="Times New Roman"/>
          <w:b/>
          <w:bCs/>
          <w:spacing w:val="-28"/>
          <w:sz w:val="20"/>
          <w:szCs w:val="20"/>
        </w:rPr>
        <w:t xml:space="preserve"> </w:t>
      </w:r>
      <w:r>
        <w:rPr>
          <w:rFonts w:ascii="Times New Roman" w:hAnsi="Times New Roman"/>
          <w:b/>
          <w:bCs/>
          <w:sz w:val="20"/>
          <w:szCs w:val="20"/>
        </w:rPr>
        <w:t xml:space="preserve">...............................1(1-0) </w:t>
      </w:r>
      <w:r>
        <w:rPr>
          <w:rFonts w:ascii="Times New Roman" w:hAnsi="Times New Roman"/>
          <w:sz w:val="20"/>
          <w:szCs w:val="20"/>
        </w:rPr>
        <w:t>An overview course of microeconomics and macroeconomics, and quantitative techniques in business.</w:t>
      </w:r>
      <w:r>
        <w:rPr>
          <w:rFonts w:ascii="Times New Roman" w:hAnsi="Times New Roman"/>
          <w:spacing w:val="-4"/>
          <w:sz w:val="20"/>
          <w:szCs w:val="20"/>
        </w:rPr>
        <w:t xml:space="preserve"> </w:t>
      </w:r>
      <w:r>
        <w:rPr>
          <w:rFonts w:ascii="Times New Roman" w:hAnsi="Times New Roman"/>
          <w:sz w:val="20"/>
          <w:szCs w:val="20"/>
        </w:rPr>
        <w:t>This is an accelerated MBA</w:t>
      </w:r>
      <w:r>
        <w:rPr>
          <w:rFonts w:ascii="Times New Roman" w:hAnsi="Times New Roman"/>
          <w:spacing w:val="-11"/>
          <w:sz w:val="20"/>
          <w:szCs w:val="20"/>
        </w:rPr>
        <w:t xml:space="preserve"> </w:t>
      </w:r>
      <w:r>
        <w:rPr>
          <w:rFonts w:ascii="Times New Roman" w:hAnsi="Times New Roman"/>
          <w:sz w:val="20"/>
          <w:szCs w:val="20"/>
        </w:rPr>
        <w:t>prerequisite course for ECON 6106 and MGMT</w:t>
      </w:r>
      <w:r>
        <w:rPr>
          <w:rFonts w:ascii="Times New Roman" w:hAnsi="Times New Roman"/>
          <w:spacing w:val="-4"/>
          <w:sz w:val="20"/>
          <w:szCs w:val="20"/>
        </w:rPr>
        <w:t xml:space="preserve"> </w:t>
      </w:r>
      <w:r>
        <w:rPr>
          <w:rFonts w:ascii="Times New Roman" w:hAnsi="Times New Roman"/>
          <w:sz w:val="20"/>
          <w:szCs w:val="20"/>
        </w:rPr>
        <w:t xml:space="preserve">6108. </w:t>
      </w:r>
      <w:r>
        <w:rPr>
          <w:rFonts w:ascii="Times New Roman" w:hAnsi="Times New Roman"/>
          <w:spacing w:val="-16"/>
          <w:sz w:val="20"/>
          <w:szCs w:val="20"/>
        </w:rPr>
        <w:t>W</w:t>
      </w:r>
      <w:r>
        <w:rPr>
          <w:rFonts w:ascii="Times New Roman" w:hAnsi="Times New Roman"/>
          <w:sz w:val="20"/>
          <w:szCs w:val="20"/>
        </w:rPr>
        <w:t>aivers will be granted to students who completed ECON 2105, ECON 2106, and ECON</w:t>
      </w:r>
    </w:p>
    <w:p w:rsidR="00F42301" w:rsidRDefault="00F42301" w:rsidP="001C7D3D">
      <w:pPr>
        <w:widowControl w:val="0"/>
        <w:autoSpaceDE w:val="0"/>
        <w:autoSpaceDN w:val="0"/>
        <w:adjustRightInd w:val="0"/>
        <w:spacing w:after="0"/>
        <w:ind w:left="2285"/>
        <w:rPr>
          <w:rFonts w:ascii="Times New Roman" w:hAnsi="Times New Roman"/>
          <w:sz w:val="20"/>
          <w:szCs w:val="20"/>
        </w:rPr>
      </w:pPr>
      <w:r>
        <w:rPr>
          <w:rFonts w:ascii="Times New Roman" w:hAnsi="Times New Roman"/>
          <w:sz w:val="20"/>
          <w:szCs w:val="20"/>
        </w:rPr>
        <w:t>3205 or equivalent courses with grades of “C” or bette</w:t>
      </w:r>
      <w:r>
        <w:rPr>
          <w:rFonts w:ascii="Times New Roman" w:hAnsi="Times New Roman"/>
          <w:spacing w:val="-11"/>
          <w:sz w:val="20"/>
          <w:szCs w:val="20"/>
        </w:rPr>
        <w:t>r</w:t>
      </w:r>
      <w:r>
        <w:rPr>
          <w:rFonts w:ascii="Times New Roman" w:hAnsi="Times New Roman"/>
          <w:sz w:val="20"/>
          <w:szCs w:val="20"/>
        </w:rPr>
        <w:t xml:space="preserve">.  </w:t>
      </w:r>
      <w:r>
        <w:rPr>
          <w:rFonts w:ascii="Times New Roman" w:hAnsi="Times New Roman"/>
          <w:spacing w:val="-18"/>
          <w:sz w:val="20"/>
          <w:szCs w:val="20"/>
        </w:rPr>
        <w:t>P</w:t>
      </w:r>
      <w:r>
        <w:rPr>
          <w:rFonts w:ascii="Times New Roman" w:hAnsi="Times New Roman"/>
          <w:sz w:val="20"/>
          <w:szCs w:val="20"/>
        </w:rPr>
        <w:t>ASS/</w:t>
      </w:r>
      <w:r>
        <w:rPr>
          <w:rFonts w:ascii="Times New Roman" w:hAnsi="Times New Roman"/>
          <w:spacing w:val="-15"/>
          <w:sz w:val="20"/>
          <w:szCs w:val="20"/>
        </w:rPr>
        <w:t>F</w:t>
      </w:r>
      <w:r>
        <w:rPr>
          <w:rFonts w:ascii="Times New Roman" w:hAnsi="Times New Roman"/>
          <w:sz w:val="20"/>
          <w:szCs w:val="20"/>
        </w:rPr>
        <w:t>AIL</w:t>
      </w:r>
      <w:r>
        <w:rPr>
          <w:rFonts w:ascii="Times New Roman" w:hAnsi="Times New Roman"/>
          <w:spacing w:val="-7"/>
          <w:sz w:val="20"/>
          <w:szCs w:val="20"/>
        </w:rPr>
        <w:t xml:space="preserve"> </w:t>
      </w:r>
      <w:r>
        <w:rPr>
          <w:rFonts w:ascii="Times New Roman" w:hAnsi="Times New Roman"/>
          <w:sz w:val="20"/>
          <w:szCs w:val="20"/>
        </w:rPr>
        <w:t>Grading.</w:t>
      </w:r>
    </w:p>
    <w:p w:rsidR="00F42301" w:rsidRDefault="00F42301" w:rsidP="001C7D3D">
      <w:pPr>
        <w:widowControl w:val="0"/>
        <w:autoSpaceDE w:val="0"/>
        <w:autoSpaceDN w:val="0"/>
        <w:adjustRightInd w:val="0"/>
        <w:spacing w:before="10" w:after="0" w:line="250" w:lineRule="auto"/>
        <w:ind w:left="2285" w:right="991" w:hanging="360"/>
        <w:rPr>
          <w:rFonts w:ascii="Times New Roman" w:hAnsi="Times New Roman"/>
          <w:sz w:val="20"/>
          <w:szCs w:val="20"/>
        </w:rPr>
      </w:pPr>
      <w:r>
        <w:rPr>
          <w:rFonts w:ascii="Times New Roman" w:hAnsi="Times New Roman"/>
          <w:b/>
          <w:bCs/>
          <w:sz w:val="20"/>
          <w:szCs w:val="20"/>
        </w:rPr>
        <w:t>ECON 6100 — Independent Study in Economic</w:t>
      </w:r>
      <w:r>
        <w:rPr>
          <w:rFonts w:ascii="Times New Roman" w:hAnsi="Times New Roman"/>
          <w:b/>
          <w:bCs/>
          <w:spacing w:val="5"/>
          <w:sz w:val="20"/>
          <w:szCs w:val="20"/>
        </w:rPr>
        <w:t>s</w:t>
      </w:r>
      <w:r>
        <w:rPr>
          <w:rFonts w:ascii="Times New Roman" w:hAnsi="Times New Roman"/>
          <w:b/>
          <w:bCs/>
          <w:sz w:val="20"/>
          <w:szCs w:val="20"/>
        </w:rPr>
        <w:t xml:space="preserve">...........................................................3(3-0) </w:t>
      </w:r>
      <w:r>
        <w:rPr>
          <w:rFonts w:ascii="Times New Roman" w:hAnsi="Times New Roman"/>
          <w:sz w:val="20"/>
          <w:szCs w:val="20"/>
        </w:rPr>
        <w:t>Special economic research projects undertaken by MBA</w:t>
      </w:r>
      <w:r>
        <w:rPr>
          <w:rFonts w:ascii="Times New Roman" w:hAnsi="Times New Roman"/>
          <w:spacing w:val="-11"/>
          <w:sz w:val="20"/>
          <w:szCs w:val="20"/>
        </w:rPr>
        <w:t xml:space="preserve"> </w:t>
      </w:r>
      <w:r>
        <w:rPr>
          <w:rFonts w:ascii="Times New Roman" w:hAnsi="Times New Roman"/>
          <w:sz w:val="20"/>
          <w:szCs w:val="20"/>
        </w:rPr>
        <w:t>students under the direction of Eco- nomics graduate facult</w:t>
      </w:r>
      <w:r>
        <w:rPr>
          <w:rFonts w:ascii="Times New Roman" w:hAnsi="Times New Roman"/>
          <w:spacing w:val="-13"/>
          <w:sz w:val="20"/>
          <w:szCs w:val="20"/>
        </w:rPr>
        <w:t>y</w:t>
      </w:r>
      <w:r>
        <w:rPr>
          <w:rFonts w:ascii="Times New Roman" w:hAnsi="Times New Roman"/>
          <w:sz w:val="20"/>
          <w:szCs w:val="20"/>
        </w:rPr>
        <w:t>. Students are required to conduct independent research and write scholarly papers, after they have completed at least 12   semester hours of MBA</w:t>
      </w:r>
      <w:r>
        <w:rPr>
          <w:rFonts w:ascii="Times New Roman" w:hAnsi="Times New Roman"/>
          <w:spacing w:val="-11"/>
          <w:sz w:val="20"/>
          <w:szCs w:val="20"/>
        </w:rPr>
        <w:t xml:space="preserve"> </w:t>
      </w:r>
      <w:r>
        <w:rPr>
          <w:rFonts w:ascii="Times New Roman" w:hAnsi="Times New Roman"/>
          <w:sz w:val="20"/>
          <w:szCs w:val="20"/>
        </w:rPr>
        <w:t>level course work beyond prerequisites.</w:t>
      </w:r>
    </w:p>
    <w:p w:rsidR="00F42301" w:rsidRDefault="00F42301" w:rsidP="001C7D3D">
      <w:pPr>
        <w:widowControl w:val="0"/>
        <w:autoSpaceDE w:val="0"/>
        <w:autoSpaceDN w:val="0"/>
        <w:adjustRightInd w:val="0"/>
        <w:spacing w:after="0" w:line="250" w:lineRule="auto"/>
        <w:ind w:left="2285" w:right="878" w:hanging="360"/>
        <w:rPr>
          <w:rFonts w:ascii="Times New Roman" w:hAnsi="Times New Roman"/>
          <w:sz w:val="20"/>
          <w:szCs w:val="20"/>
        </w:rPr>
      </w:pPr>
      <w:r w:rsidRPr="00554989">
        <w:rPr>
          <w:rFonts w:ascii="Calibri" w:hAnsi="Calibri"/>
          <w:noProof/>
          <w:lang w:eastAsia="en-US"/>
        </w:rPr>
        <w:pict>
          <v:shape id="_x0000_s3606" type="#_x0000_t202" style="position:absolute;left:0;text-align:left;margin-left:18.8pt;margin-top:12.05pt;width:1in;height:184.35pt;z-index:-251632640;mso-position-horizontal-relative:page" o:allowincell="f" filled="f" stroked="f">
            <v:textbox style="layout-flow:vertical;mso-layout-flow-alt:bottom-to-top" inset="0,0,0,0">
              <w:txbxContent>
                <w:p w:rsidR="00F42301" w:rsidRDefault="00F42301" w:rsidP="001C7D3D">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E</w:t>
                  </w:r>
                  <w:r>
                    <w:rPr>
                      <w:rFonts w:ascii="Impact" w:hAnsi="Impact" w:cs="Impact"/>
                      <w:color w:val="A3A3A3"/>
                      <w:spacing w:val="-115"/>
                      <w:position w:val="1"/>
                      <w:sz w:val="105"/>
                      <w:szCs w:val="105"/>
                    </w:rPr>
                    <w:t xml:space="preserve"> </w:t>
                  </w:r>
                </w:p>
              </w:txbxContent>
            </v:textbox>
            <w10:wrap anchorx="page"/>
          </v:shape>
        </w:pict>
      </w:r>
      <w:r>
        <w:rPr>
          <w:rFonts w:ascii="Times New Roman" w:hAnsi="Times New Roman"/>
          <w:b/>
          <w:bCs/>
          <w:sz w:val="20"/>
          <w:szCs w:val="20"/>
        </w:rPr>
        <w:t>ECON 6101 — Mic</w:t>
      </w:r>
      <w:r>
        <w:rPr>
          <w:rFonts w:ascii="Times New Roman" w:hAnsi="Times New Roman"/>
          <w:b/>
          <w:bCs/>
          <w:spacing w:val="-3"/>
          <w:sz w:val="20"/>
          <w:szCs w:val="20"/>
        </w:rPr>
        <w:t>r</w:t>
      </w:r>
      <w:r>
        <w:rPr>
          <w:rFonts w:ascii="Times New Roman" w:hAnsi="Times New Roman"/>
          <w:b/>
          <w:bCs/>
          <w:sz w:val="20"/>
          <w:szCs w:val="20"/>
        </w:rPr>
        <w:t>oeconomic</w:t>
      </w:r>
      <w:r>
        <w:rPr>
          <w:rFonts w:ascii="Times New Roman" w:hAnsi="Times New Roman"/>
          <w:b/>
          <w:bCs/>
          <w:spacing w:val="-4"/>
          <w:sz w:val="20"/>
          <w:szCs w:val="20"/>
        </w:rPr>
        <w:t xml:space="preserve"> </w:t>
      </w:r>
      <w:r>
        <w:rPr>
          <w:rFonts w:ascii="Times New Roman" w:hAnsi="Times New Roman"/>
          <w:b/>
          <w:bCs/>
          <w:sz w:val="20"/>
          <w:szCs w:val="20"/>
        </w:rPr>
        <w:t>Theory and Price</w:t>
      </w:r>
      <w:r>
        <w:rPr>
          <w:rFonts w:ascii="Times New Roman" w:hAnsi="Times New Roman"/>
          <w:b/>
          <w:bCs/>
          <w:spacing w:val="-11"/>
          <w:sz w:val="20"/>
          <w:szCs w:val="20"/>
        </w:rPr>
        <w:t xml:space="preserve"> </w:t>
      </w:r>
      <w:r>
        <w:rPr>
          <w:rFonts w:ascii="Times New Roman" w:hAnsi="Times New Roman"/>
          <w:b/>
          <w:bCs/>
          <w:sz w:val="20"/>
          <w:szCs w:val="20"/>
        </w:rPr>
        <w:t>Analysi</w:t>
      </w:r>
      <w:r>
        <w:rPr>
          <w:rFonts w:ascii="Times New Roman" w:hAnsi="Times New Roman"/>
          <w:b/>
          <w:bCs/>
          <w:spacing w:val="8"/>
          <w:sz w:val="20"/>
          <w:szCs w:val="20"/>
        </w:rPr>
        <w:t>s</w:t>
      </w:r>
      <w:r>
        <w:rPr>
          <w:rFonts w:ascii="Times New Roman" w:hAnsi="Times New Roman"/>
          <w:b/>
          <w:bCs/>
          <w:sz w:val="20"/>
          <w:szCs w:val="20"/>
        </w:rPr>
        <w:t>...........................................3(3-0</w:t>
      </w:r>
      <w:r>
        <w:rPr>
          <w:rFonts w:ascii="Times New Roman" w:hAnsi="Times New Roman"/>
          <w:sz w:val="20"/>
          <w:szCs w:val="20"/>
        </w:rPr>
        <w:t>) The course studies the e</w:t>
      </w:r>
      <w:r>
        <w:rPr>
          <w:rFonts w:ascii="Times New Roman" w:hAnsi="Times New Roman"/>
          <w:spacing w:val="-4"/>
          <w:sz w:val="20"/>
          <w:szCs w:val="20"/>
        </w:rPr>
        <w:t>f</w:t>
      </w:r>
      <w:r>
        <w:rPr>
          <w:rFonts w:ascii="Times New Roman" w:hAnsi="Times New Roman"/>
          <w:sz w:val="20"/>
          <w:szCs w:val="20"/>
        </w:rPr>
        <w:t>ficient role of price mechanism in the allocation of resources. It ex- amines the individual economic unit, the consume</w:t>
      </w:r>
      <w:r>
        <w:rPr>
          <w:rFonts w:ascii="Times New Roman" w:hAnsi="Times New Roman"/>
          <w:spacing w:val="-8"/>
          <w:sz w:val="20"/>
          <w:szCs w:val="20"/>
        </w:rPr>
        <w:t>r</w:t>
      </w:r>
      <w:r>
        <w:rPr>
          <w:rFonts w:ascii="Times New Roman" w:hAnsi="Times New Roman"/>
          <w:sz w:val="20"/>
          <w:szCs w:val="20"/>
        </w:rPr>
        <w:t>, and the firm.</w:t>
      </w:r>
      <w:r>
        <w:rPr>
          <w:rFonts w:ascii="Times New Roman" w:hAnsi="Times New Roman"/>
          <w:spacing w:val="-4"/>
          <w:sz w:val="20"/>
          <w:szCs w:val="20"/>
        </w:rPr>
        <w:t xml:space="preserve"> </w:t>
      </w:r>
      <w:r>
        <w:rPr>
          <w:rFonts w:ascii="Times New Roman" w:hAnsi="Times New Roman"/>
          <w:sz w:val="20"/>
          <w:szCs w:val="20"/>
        </w:rPr>
        <w:t>The course develops an un- derstanding of the factors underlying the determination of price and output in di</w:t>
      </w:r>
      <w:r>
        <w:rPr>
          <w:rFonts w:ascii="Times New Roman" w:hAnsi="Times New Roman"/>
          <w:spacing w:val="-4"/>
          <w:sz w:val="20"/>
          <w:szCs w:val="20"/>
        </w:rPr>
        <w:t>f</w:t>
      </w:r>
      <w:r>
        <w:rPr>
          <w:rFonts w:ascii="Times New Roman" w:hAnsi="Times New Roman"/>
          <w:sz w:val="20"/>
          <w:szCs w:val="20"/>
        </w:rPr>
        <w:t>ferent market situations.</w:t>
      </w:r>
    </w:p>
    <w:p w:rsidR="00F42301" w:rsidRDefault="00F42301" w:rsidP="001C7D3D">
      <w:pPr>
        <w:widowControl w:val="0"/>
        <w:autoSpaceDE w:val="0"/>
        <w:autoSpaceDN w:val="0"/>
        <w:adjustRightInd w:val="0"/>
        <w:spacing w:after="0"/>
        <w:ind w:left="2285"/>
        <w:rPr>
          <w:rFonts w:ascii="Times New Roman" w:hAnsi="Times New Roman"/>
          <w:sz w:val="20"/>
          <w:szCs w:val="20"/>
        </w:rPr>
      </w:pPr>
      <w:r>
        <w:rPr>
          <w:rFonts w:ascii="Times New Roman" w:hAnsi="Times New Roman"/>
          <w:i/>
          <w:iCs/>
          <w:sz w:val="20"/>
          <w:szCs w:val="20"/>
        </w:rPr>
        <w:t>P</w:t>
      </w:r>
      <w:r>
        <w:rPr>
          <w:rFonts w:ascii="Times New Roman" w:hAnsi="Times New Roman"/>
          <w:i/>
          <w:iCs/>
          <w:spacing w:val="-7"/>
          <w:sz w:val="20"/>
          <w:szCs w:val="20"/>
        </w:rPr>
        <w:t>r</w:t>
      </w:r>
      <w:r>
        <w:rPr>
          <w:rFonts w:ascii="Times New Roman" w:hAnsi="Times New Roman"/>
          <w:i/>
          <w:iCs/>
          <w:sz w:val="20"/>
          <w:szCs w:val="20"/>
        </w:rPr>
        <w:t>e</w:t>
      </w:r>
      <w:r>
        <w:rPr>
          <w:rFonts w:ascii="Times New Roman" w:hAnsi="Times New Roman"/>
          <w:i/>
          <w:iCs/>
          <w:spacing w:val="-7"/>
          <w:sz w:val="20"/>
          <w:szCs w:val="20"/>
        </w:rPr>
        <w:t>r</w:t>
      </w:r>
      <w:r>
        <w:rPr>
          <w:rFonts w:ascii="Times New Roman" w:hAnsi="Times New Roman"/>
          <w:i/>
          <w:iCs/>
          <w:sz w:val="20"/>
          <w:szCs w:val="20"/>
        </w:rPr>
        <w:t>equisite: ECON 2106 or ECON 5200</w:t>
      </w:r>
    </w:p>
    <w:p w:rsidR="00F42301" w:rsidRDefault="00F42301" w:rsidP="001C7D3D">
      <w:pPr>
        <w:widowControl w:val="0"/>
        <w:autoSpaceDE w:val="0"/>
        <w:autoSpaceDN w:val="0"/>
        <w:adjustRightInd w:val="0"/>
        <w:spacing w:before="10" w:after="0" w:line="250" w:lineRule="auto"/>
        <w:ind w:left="2285" w:right="1025" w:hanging="360"/>
        <w:rPr>
          <w:rFonts w:ascii="Times New Roman" w:hAnsi="Times New Roman"/>
          <w:sz w:val="20"/>
          <w:szCs w:val="20"/>
        </w:rPr>
      </w:pPr>
      <w:r>
        <w:rPr>
          <w:rFonts w:ascii="Times New Roman" w:hAnsi="Times New Roman"/>
          <w:b/>
          <w:bCs/>
          <w:sz w:val="20"/>
          <w:szCs w:val="20"/>
        </w:rPr>
        <w:t>ECON 6106 — Economics for</w:t>
      </w:r>
      <w:r>
        <w:rPr>
          <w:rFonts w:ascii="Times New Roman" w:hAnsi="Times New Roman"/>
          <w:b/>
          <w:bCs/>
          <w:spacing w:val="-4"/>
          <w:sz w:val="20"/>
          <w:szCs w:val="20"/>
        </w:rPr>
        <w:t xml:space="preserve"> </w:t>
      </w:r>
      <w:r>
        <w:rPr>
          <w:rFonts w:ascii="Times New Roman" w:hAnsi="Times New Roman"/>
          <w:b/>
          <w:bCs/>
          <w:sz w:val="20"/>
          <w:szCs w:val="20"/>
        </w:rPr>
        <w:t>Managers</w:t>
      </w:r>
      <w:r>
        <w:rPr>
          <w:rFonts w:ascii="Times New Roman" w:hAnsi="Times New Roman"/>
          <w:b/>
          <w:bCs/>
          <w:spacing w:val="-7"/>
          <w:sz w:val="20"/>
          <w:szCs w:val="20"/>
        </w:rPr>
        <w:t xml:space="preserve"> </w:t>
      </w:r>
      <w:r>
        <w:rPr>
          <w:rFonts w:ascii="Times New Roman" w:hAnsi="Times New Roman"/>
          <w:b/>
          <w:bCs/>
          <w:sz w:val="20"/>
          <w:szCs w:val="20"/>
        </w:rPr>
        <w:t xml:space="preserve">........................................................................3(3-0) </w:t>
      </w:r>
      <w:r>
        <w:rPr>
          <w:rFonts w:ascii="Times New Roman" w:hAnsi="Times New Roman"/>
          <w:sz w:val="20"/>
          <w:szCs w:val="20"/>
        </w:rPr>
        <w:t>This course is an overview of basic economic theory applied to modern business decision- making. It will cover major macroeconomic and microeconomic concepts that are important to managers working within the</w:t>
      </w:r>
      <w:r>
        <w:rPr>
          <w:rFonts w:ascii="Times New Roman" w:hAnsi="Times New Roman"/>
          <w:spacing w:val="-11"/>
          <w:sz w:val="20"/>
          <w:szCs w:val="20"/>
        </w:rPr>
        <w:t xml:space="preserve"> </w:t>
      </w:r>
      <w:r>
        <w:rPr>
          <w:rFonts w:ascii="Times New Roman" w:hAnsi="Times New Roman"/>
          <w:sz w:val="20"/>
          <w:szCs w:val="20"/>
        </w:rPr>
        <w:t>American econom</w:t>
      </w:r>
      <w:r>
        <w:rPr>
          <w:rFonts w:ascii="Times New Roman" w:hAnsi="Times New Roman"/>
          <w:spacing w:val="-13"/>
          <w:sz w:val="20"/>
          <w:szCs w:val="20"/>
        </w:rPr>
        <w:t>y</w:t>
      </w:r>
      <w:r>
        <w:rPr>
          <w:rFonts w:ascii="Times New Roman" w:hAnsi="Times New Roman"/>
          <w:sz w:val="20"/>
          <w:szCs w:val="20"/>
        </w:rPr>
        <w:t>.</w:t>
      </w:r>
      <w:r>
        <w:rPr>
          <w:rFonts w:ascii="Times New Roman" w:hAnsi="Times New Roman"/>
          <w:spacing w:val="-4"/>
          <w:sz w:val="20"/>
          <w:szCs w:val="20"/>
        </w:rPr>
        <w:t xml:space="preserve"> </w:t>
      </w:r>
      <w:r>
        <w:rPr>
          <w:rFonts w:ascii="Times New Roman" w:hAnsi="Times New Roman"/>
          <w:sz w:val="20"/>
          <w:szCs w:val="20"/>
        </w:rPr>
        <w:t>The course is designed to develop stu- dents’ understanding of how to e</w:t>
      </w:r>
      <w:r>
        <w:rPr>
          <w:rFonts w:ascii="Times New Roman" w:hAnsi="Times New Roman"/>
          <w:spacing w:val="-4"/>
          <w:sz w:val="20"/>
          <w:szCs w:val="20"/>
        </w:rPr>
        <w:t>f</w:t>
      </w:r>
      <w:r>
        <w:rPr>
          <w:rFonts w:ascii="Times New Roman" w:hAnsi="Times New Roman"/>
          <w:sz w:val="20"/>
          <w:szCs w:val="20"/>
        </w:rPr>
        <w:t>ficiently achieve the goals of the firm and their ability to recognize how economic forces a</w:t>
      </w:r>
      <w:r>
        <w:rPr>
          <w:rFonts w:ascii="Times New Roman" w:hAnsi="Times New Roman"/>
          <w:spacing w:val="-4"/>
          <w:sz w:val="20"/>
          <w:szCs w:val="20"/>
        </w:rPr>
        <w:t>f</w:t>
      </w:r>
      <w:r>
        <w:rPr>
          <w:rFonts w:ascii="Times New Roman" w:hAnsi="Times New Roman"/>
          <w:sz w:val="20"/>
          <w:szCs w:val="20"/>
        </w:rPr>
        <w:t>fect the o</w:t>
      </w:r>
      <w:r>
        <w:rPr>
          <w:rFonts w:ascii="Times New Roman" w:hAnsi="Times New Roman"/>
          <w:spacing w:val="-4"/>
          <w:sz w:val="20"/>
          <w:szCs w:val="20"/>
        </w:rPr>
        <w:t>r</w:t>
      </w:r>
      <w:r>
        <w:rPr>
          <w:rFonts w:ascii="Times New Roman" w:hAnsi="Times New Roman"/>
          <w:sz w:val="20"/>
          <w:szCs w:val="20"/>
        </w:rPr>
        <w:t>ganization.</w:t>
      </w:r>
    </w:p>
    <w:p w:rsidR="00F42301" w:rsidRDefault="00F42301" w:rsidP="001C7D3D">
      <w:pPr>
        <w:widowControl w:val="0"/>
        <w:autoSpaceDE w:val="0"/>
        <w:autoSpaceDN w:val="0"/>
        <w:adjustRightInd w:val="0"/>
        <w:spacing w:after="0"/>
        <w:ind w:left="2285"/>
        <w:rPr>
          <w:rFonts w:ascii="Times New Roman" w:hAnsi="Times New Roman"/>
          <w:sz w:val="20"/>
          <w:szCs w:val="20"/>
        </w:rPr>
      </w:pPr>
      <w:r>
        <w:rPr>
          <w:rFonts w:ascii="Times New Roman" w:hAnsi="Times New Roman"/>
          <w:i/>
          <w:iCs/>
          <w:sz w:val="20"/>
          <w:szCs w:val="20"/>
        </w:rPr>
        <w:t>P</w:t>
      </w:r>
      <w:r>
        <w:rPr>
          <w:rFonts w:ascii="Times New Roman" w:hAnsi="Times New Roman"/>
          <w:i/>
          <w:iCs/>
          <w:spacing w:val="-7"/>
          <w:sz w:val="20"/>
          <w:szCs w:val="20"/>
        </w:rPr>
        <w:t>r</w:t>
      </w:r>
      <w:r>
        <w:rPr>
          <w:rFonts w:ascii="Times New Roman" w:hAnsi="Times New Roman"/>
          <w:i/>
          <w:iCs/>
          <w:sz w:val="20"/>
          <w:szCs w:val="20"/>
        </w:rPr>
        <w:t>e</w:t>
      </w:r>
      <w:r>
        <w:rPr>
          <w:rFonts w:ascii="Times New Roman" w:hAnsi="Times New Roman"/>
          <w:i/>
          <w:iCs/>
          <w:spacing w:val="-7"/>
          <w:sz w:val="20"/>
          <w:szCs w:val="20"/>
        </w:rPr>
        <w:t>r</w:t>
      </w:r>
      <w:r>
        <w:rPr>
          <w:rFonts w:ascii="Times New Roman" w:hAnsi="Times New Roman"/>
          <w:i/>
          <w:iCs/>
          <w:sz w:val="20"/>
          <w:szCs w:val="20"/>
        </w:rPr>
        <w:t>equisite: ECON 2105 and 2106 or ECON 5200</w:t>
      </w:r>
    </w:p>
    <w:p w:rsidR="00F42301" w:rsidRDefault="00F42301" w:rsidP="001C7D3D">
      <w:pPr>
        <w:widowControl w:val="0"/>
        <w:autoSpaceDE w:val="0"/>
        <w:autoSpaceDN w:val="0"/>
        <w:adjustRightInd w:val="0"/>
        <w:spacing w:before="10" w:after="0" w:line="250" w:lineRule="auto"/>
        <w:ind w:left="2285" w:right="1130" w:hanging="360"/>
        <w:jc w:val="both"/>
        <w:rPr>
          <w:rFonts w:ascii="Times New Roman" w:hAnsi="Times New Roman"/>
          <w:sz w:val="20"/>
          <w:szCs w:val="20"/>
        </w:rPr>
      </w:pPr>
      <w:r>
        <w:rPr>
          <w:rFonts w:ascii="Times New Roman" w:hAnsi="Times New Roman"/>
          <w:b/>
          <w:bCs/>
          <w:sz w:val="20"/>
          <w:szCs w:val="20"/>
        </w:rPr>
        <w:t>ECON 6108 — International</w:t>
      </w:r>
      <w:r>
        <w:rPr>
          <w:rFonts w:ascii="Times New Roman" w:hAnsi="Times New Roman"/>
          <w:b/>
          <w:bCs/>
          <w:spacing w:val="-4"/>
          <w:sz w:val="20"/>
          <w:szCs w:val="20"/>
        </w:rPr>
        <w:t xml:space="preserve"> </w:t>
      </w:r>
      <w:r>
        <w:rPr>
          <w:rFonts w:ascii="Times New Roman" w:hAnsi="Times New Roman"/>
          <w:b/>
          <w:bCs/>
          <w:spacing w:val="-15"/>
          <w:sz w:val="20"/>
          <w:szCs w:val="20"/>
        </w:rPr>
        <w:t>T</w:t>
      </w:r>
      <w:r>
        <w:rPr>
          <w:rFonts w:ascii="Times New Roman" w:hAnsi="Times New Roman"/>
          <w:b/>
          <w:bCs/>
          <w:sz w:val="20"/>
          <w:szCs w:val="20"/>
        </w:rPr>
        <w:t>rade and Finance</w:t>
      </w:r>
      <w:r>
        <w:rPr>
          <w:rFonts w:ascii="Times New Roman" w:hAnsi="Times New Roman"/>
          <w:b/>
          <w:bCs/>
          <w:spacing w:val="-15"/>
          <w:sz w:val="20"/>
          <w:szCs w:val="20"/>
        </w:rPr>
        <w:t xml:space="preserve"> </w:t>
      </w:r>
      <w:r>
        <w:rPr>
          <w:rFonts w:ascii="Times New Roman" w:hAnsi="Times New Roman"/>
          <w:b/>
          <w:bCs/>
          <w:sz w:val="20"/>
          <w:szCs w:val="20"/>
        </w:rPr>
        <w:t xml:space="preserve">...........................................................3(3-0) </w:t>
      </w:r>
      <w:r>
        <w:rPr>
          <w:rFonts w:ascii="Times New Roman" w:hAnsi="Times New Roman"/>
          <w:sz w:val="20"/>
          <w:szCs w:val="20"/>
        </w:rPr>
        <w:t>Theory of the international exchange of goods and services. Emphasis on current problems and polic</w:t>
      </w:r>
      <w:r>
        <w:rPr>
          <w:rFonts w:ascii="Times New Roman" w:hAnsi="Times New Roman"/>
          <w:spacing w:val="-13"/>
          <w:sz w:val="20"/>
          <w:szCs w:val="20"/>
        </w:rPr>
        <w:t>y</w:t>
      </w:r>
      <w:r>
        <w:rPr>
          <w:rFonts w:ascii="Times New Roman" w:hAnsi="Times New Roman"/>
          <w:sz w:val="20"/>
          <w:szCs w:val="20"/>
        </w:rPr>
        <w:t>.</w:t>
      </w:r>
    </w:p>
    <w:p w:rsidR="00F42301" w:rsidRDefault="00F42301" w:rsidP="001C7D3D">
      <w:pPr>
        <w:widowControl w:val="0"/>
        <w:autoSpaceDE w:val="0"/>
        <w:autoSpaceDN w:val="0"/>
        <w:adjustRightInd w:val="0"/>
        <w:spacing w:after="0" w:line="250" w:lineRule="auto"/>
        <w:ind w:left="2285" w:right="1030" w:hanging="360"/>
        <w:rPr>
          <w:rFonts w:ascii="Times New Roman" w:hAnsi="Times New Roman"/>
          <w:sz w:val="20"/>
          <w:szCs w:val="20"/>
        </w:rPr>
      </w:pPr>
      <w:r>
        <w:rPr>
          <w:rFonts w:ascii="Times New Roman" w:hAnsi="Times New Roman"/>
          <w:b/>
          <w:bCs/>
          <w:sz w:val="20"/>
          <w:szCs w:val="20"/>
        </w:rPr>
        <w:t xml:space="preserve">ECON 6128 — Contemporary Economic Issues.............................................................3(3-0) </w:t>
      </w:r>
      <w:r>
        <w:rPr>
          <w:rFonts w:ascii="Times New Roman" w:hAnsi="Times New Roman"/>
          <w:sz w:val="20"/>
          <w:szCs w:val="20"/>
        </w:rPr>
        <w:t>The course discusses the economics of social issues. Focus will be on today</w:t>
      </w:r>
      <w:r>
        <w:rPr>
          <w:rFonts w:ascii="Times New Roman" w:hAnsi="Times New Roman"/>
          <w:spacing w:val="-11"/>
          <w:sz w:val="20"/>
          <w:szCs w:val="20"/>
        </w:rPr>
        <w:t>’</w:t>
      </w:r>
      <w:r>
        <w:rPr>
          <w:rFonts w:ascii="Times New Roman" w:hAnsi="Times New Roman"/>
          <w:sz w:val="20"/>
          <w:szCs w:val="20"/>
        </w:rPr>
        <w:t>s most pressing social and economic problems from both domestic and global viewpoints. Students will ex- amine the issues of, but not limited to, Social Security and Medicare, Economic Growth, Poverty Problems, Government Expenditures and</w:t>
      </w:r>
      <w:r>
        <w:rPr>
          <w:rFonts w:ascii="Times New Roman" w:hAnsi="Times New Roman"/>
          <w:spacing w:val="-4"/>
          <w:sz w:val="20"/>
          <w:szCs w:val="20"/>
        </w:rPr>
        <w:t xml:space="preserve"> </w:t>
      </w:r>
      <w:r>
        <w:rPr>
          <w:rFonts w:ascii="Times New Roman" w:hAnsi="Times New Roman"/>
          <w:spacing w:val="-14"/>
          <w:sz w:val="20"/>
          <w:szCs w:val="20"/>
        </w:rPr>
        <w:t>T</w:t>
      </w:r>
      <w:r>
        <w:rPr>
          <w:rFonts w:ascii="Times New Roman" w:hAnsi="Times New Roman"/>
          <w:sz w:val="20"/>
          <w:szCs w:val="20"/>
        </w:rPr>
        <w:t xml:space="preserve">ax Issues, and Protectionism versus Free </w:t>
      </w:r>
      <w:r>
        <w:rPr>
          <w:rFonts w:ascii="Times New Roman" w:hAnsi="Times New Roman"/>
          <w:spacing w:val="-7"/>
          <w:sz w:val="20"/>
          <w:szCs w:val="20"/>
        </w:rPr>
        <w:t>T</w:t>
      </w:r>
      <w:r>
        <w:rPr>
          <w:rFonts w:ascii="Times New Roman" w:hAnsi="Times New Roman"/>
          <w:sz w:val="20"/>
          <w:szCs w:val="20"/>
        </w:rPr>
        <w:t>rade.</w:t>
      </w:r>
      <w:r>
        <w:rPr>
          <w:rFonts w:ascii="Times New Roman" w:hAnsi="Times New Roman"/>
          <w:spacing w:val="-4"/>
          <w:sz w:val="20"/>
          <w:szCs w:val="20"/>
        </w:rPr>
        <w:t xml:space="preserve"> </w:t>
      </w:r>
      <w:r>
        <w:rPr>
          <w:rFonts w:ascii="Times New Roman" w:hAnsi="Times New Roman"/>
          <w:sz w:val="20"/>
          <w:szCs w:val="20"/>
        </w:rPr>
        <w:t xml:space="preserve">The course goes in depth discussing the applicable theories and contemporary issues. </w:t>
      </w:r>
      <w:r>
        <w:rPr>
          <w:rFonts w:ascii="Times New Roman" w:hAnsi="Times New Roman"/>
          <w:i/>
          <w:iCs/>
          <w:sz w:val="20"/>
          <w:szCs w:val="20"/>
        </w:rPr>
        <w:t>P</w:t>
      </w:r>
      <w:r>
        <w:rPr>
          <w:rFonts w:ascii="Times New Roman" w:hAnsi="Times New Roman"/>
          <w:i/>
          <w:iCs/>
          <w:spacing w:val="-7"/>
          <w:sz w:val="20"/>
          <w:szCs w:val="20"/>
        </w:rPr>
        <w:t>r</w:t>
      </w:r>
      <w:r>
        <w:rPr>
          <w:rFonts w:ascii="Times New Roman" w:hAnsi="Times New Roman"/>
          <w:i/>
          <w:iCs/>
          <w:sz w:val="20"/>
          <w:szCs w:val="20"/>
        </w:rPr>
        <w:t>e</w:t>
      </w:r>
      <w:r>
        <w:rPr>
          <w:rFonts w:ascii="Times New Roman" w:hAnsi="Times New Roman"/>
          <w:i/>
          <w:iCs/>
          <w:spacing w:val="-7"/>
          <w:sz w:val="20"/>
          <w:szCs w:val="20"/>
        </w:rPr>
        <w:t>r</w:t>
      </w:r>
      <w:r>
        <w:rPr>
          <w:rFonts w:ascii="Times New Roman" w:hAnsi="Times New Roman"/>
          <w:i/>
          <w:iCs/>
          <w:sz w:val="20"/>
          <w:szCs w:val="20"/>
        </w:rPr>
        <w:t>equisite:  ECON 6106</w:t>
      </w:r>
    </w:p>
    <w:p w:rsidR="00F42301" w:rsidRDefault="00F42301" w:rsidP="001C7D3D">
      <w:pPr>
        <w:widowControl w:val="0"/>
        <w:autoSpaceDE w:val="0"/>
        <w:autoSpaceDN w:val="0"/>
        <w:adjustRightInd w:val="0"/>
        <w:spacing w:after="0" w:line="250" w:lineRule="auto"/>
        <w:ind w:left="2285" w:right="1030" w:hanging="360"/>
        <w:rPr>
          <w:rFonts w:ascii="Times New Roman" w:hAnsi="Times New Roman"/>
          <w:sz w:val="20"/>
          <w:szCs w:val="20"/>
        </w:rPr>
        <w:sectPr w:rsidR="00F42301">
          <w:pgSz w:w="12240" w:h="15840"/>
          <w:pgMar w:top="300" w:right="1280" w:bottom="280" w:left="240" w:header="0" w:footer="1004" w:gutter="0"/>
          <w:cols w:space="720" w:equalWidth="0">
            <w:col w:w="10720"/>
          </w:cols>
          <w:noEndnote/>
        </w:sectPr>
      </w:pPr>
    </w:p>
    <w:tbl>
      <w:tblPr>
        <w:tblW w:w="0" w:type="auto"/>
        <w:tblInd w:w="100" w:type="dxa"/>
        <w:tblLayout w:type="fixed"/>
        <w:tblCellMar>
          <w:left w:w="0" w:type="dxa"/>
          <w:right w:w="0" w:type="dxa"/>
        </w:tblCellMar>
        <w:tblLook w:val="0000"/>
      </w:tblPr>
      <w:tblGrid>
        <w:gridCol w:w="4876"/>
        <w:gridCol w:w="4560"/>
        <w:gridCol w:w="1067"/>
      </w:tblGrid>
      <w:tr w:rsidR="00F42301" w:rsidRPr="00FA7AC7" w:rsidTr="00D346C9">
        <w:trPr>
          <w:trHeight w:hRule="exact" w:val="235"/>
        </w:trPr>
        <w:tc>
          <w:tcPr>
            <w:tcW w:w="4876" w:type="dxa"/>
            <w:tcBorders>
              <w:top w:val="nil"/>
              <w:left w:val="nil"/>
              <w:bottom w:val="single" w:sz="4" w:space="0" w:color="191919"/>
              <w:right w:val="single" w:sz="4" w:space="0" w:color="191919"/>
            </w:tcBorders>
          </w:tcPr>
          <w:p w:rsidR="00F42301" w:rsidRPr="00FA7AC7" w:rsidRDefault="00F42301" w:rsidP="00D346C9">
            <w:pPr>
              <w:widowControl w:val="0"/>
              <w:autoSpaceDE w:val="0"/>
              <w:autoSpaceDN w:val="0"/>
              <w:adjustRightInd w:val="0"/>
              <w:spacing w:after="0"/>
              <w:rPr>
                <w:rFonts w:ascii="Times New Roman" w:hAnsi="Times New Roman"/>
                <w:sz w:val="24"/>
                <w:szCs w:val="24"/>
              </w:rPr>
            </w:pPr>
          </w:p>
        </w:tc>
        <w:tc>
          <w:tcPr>
            <w:tcW w:w="4560" w:type="dxa"/>
            <w:vMerge w:val="restart"/>
            <w:tcBorders>
              <w:top w:val="single" w:sz="4" w:space="0" w:color="191919"/>
              <w:left w:val="single" w:sz="4" w:space="0" w:color="191919"/>
              <w:bottom w:val="single" w:sz="4" w:space="0" w:color="191919"/>
              <w:right w:val="single" w:sz="4" w:space="0" w:color="191919"/>
            </w:tcBorders>
          </w:tcPr>
          <w:p w:rsidR="00F42301" w:rsidRPr="00FA7AC7" w:rsidRDefault="00F42301" w:rsidP="00D346C9">
            <w:pPr>
              <w:widowControl w:val="0"/>
              <w:autoSpaceDE w:val="0"/>
              <w:autoSpaceDN w:val="0"/>
              <w:adjustRightInd w:val="0"/>
              <w:spacing w:before="8" w:after="0" w:line="160" w:lineRule="exact"/>
              <w:rPr>
                <w:rFonts w:ascii="Times New Roman" w:hAnsi="Times New Roman"/>
                <w:sz w:val="16"/>
                <w:szCs w:val="16"/>
              </w:rPr>
            </w:pPr>
          </w:p>
          <w:p w:rsidR="00F42301" w:rsidRPr="00FA7AC7" w:rsidRDefault="00F42301" w:rsidP="00D346C9">
            <w:pPr>
              <w:widowControl w:val="0"/>
              <w:autoSpaceDE w:val="0"/>
              <w:autoSpaceDN w:val="0"/>
              <w:adjustRightInd w:val="0"/>
              <w:spacing w:after="0"/>
              <w:ind w:left="877"/>
              <w:rPr>
                <w:rFonts w:ascii="Times New Roman" w:hAnsi="Times New Roman"/>
                <w:sz w:val="24"/>
                <w:szCs w:val="24"/>
              </w:rPr>
            </w:pPr>
            <w:r w:rsidRPr="00FA7AC7">
              <w:rPr>
                <w:rFonts w:ascii="Times New Roman" w:hAnsi="Times New Roman"/>
                <w:b/>
                <w:bCs/>
                <w:color w:val="191919"/>
                <w:sz w:val="32"/>
                <w:szCs w:val="32"/>
              </w:rPr>
              <w:t>B</w:t>
            </w:r>
            <w:r w:rsidRPr="00FA7AC7">
              <w:rPr>
                <w:rFonts w:ascii="Times New Roman" w:hAnsi="Times New Roman"/>
                <w:b/>
                <w:bCs/>
                <w:color w:val="191919"/>
                <w:sz w:val="24"/>
                <w:szCs w:val="24"/>
              </w:rPr>
              <w:t>USINESS</w:t>
            </w:r>
            <w:r w:rsidRPr="00FA7AC7">
              <w:rPr>
                <w:rFonts w:ascii="Times New Roman" w:hAnsi="Times New Roman"/>
                <w:b/>
                <w:bCs/>
                <w:color w:val="191919"/>
                <w:spacing w:val="2"/>
                <w:sz w:val="24"/>
                <w:szCs w:val="24"/>
              </w:rPr>
              <w:t xml:space="preserve"> </w:t>
            </w:r>
            <w:r w:rsidRPr="00FA7AC7">
              <w:rPr>
                <w:rFonts w:ascii="Times New Roman" w:hAnsi="Times New Roman"/>
                <w:b/>
                <w:bCs/>
                <w:color w:val="191919"/>
                <w:sz w:val="32"/>
                <w:szCs w:val="32"/>
              </w:rPr>
              <w:t>A</w:t>
            </w:r>
            <w:r w:rsidRPr="00FA7AC7">
              <w:rPr>
                <w:rFonts w:ascii="Times New Roman" w:hAnsi="Times New Roman"/>
                <w:b/>
                <w:bCs/>
                <w:color w:val="191919"/>
                <w:sz w:val="24"/>
                <w:szCs w:val="24"/>
              </w:rPr>
              <w:t>DMINISTR</w:t>
            </w:r>
            <w:r w:rsidRPr="00FA7AC7">
              <w:rPr>
                <w:rFonts w:ascii="Times New Roman" w:hAnsi="Times New Roman"/>
                <w:b/>
                <w:bCs/>
                <w:color w:val="191919"/>
                <w:spacing w:val="-18"/>
                <w:sz w:val="24"/>
                <w:szCs w:val="24"/>
              </w:rPr>
              <w:t>A</w:t>
            </w:r>
            <w:r w:rsidRPr="00FA7AC7">
              <w:rPr>
                <w:rFonts w:ascii="Times New Roman" w:hAnsi="Times New Roman"/>
                <w:b/>
                <w:bCs/>
                <w:color w:val="191919"/>
                <w:sz w:val="24"/>
                <w:szCs w:val="24"/>
              </w:rPr>
              <w:t>TION</w:t>
            </w:r>
          </w:p>
        </w:tc>
        <w:tc>
          <w:tcPr>
            <w:tcW w:w="1067" w:type="dxa"/>
            <w:tcBorders>
              <w:top w:val="nil"/>
              <w:left w:val="single" w:sz="4" w:space="0" w:color="191919"/>
              <w:bottom w:val="single" w:sz="4" w:space="0" w:color="191919"/>
              <w:right w:val="nil"/>
            </w:tcBorders>
          </w:tcPr>
          <w:p w:rsidR="00F42301" w:rsidRPr="00FA7AC7" w:rsidRDefault="00F42301" w:rsidP="00D346C9">
            <w:pPr>
              <w:widowControl w:val="0"/>
              <w:autoSpaceDE w:val="0"/>
              <w:autoSpaceDN w:val="0"/>
              <w:adjustRightInd w:val="0"/>
              <w:spacing w:after="0"/>
              <w:rPr>
                <w:rFonts w:ascii="Times New Roman" w:hAnsi="Times New Roman"/>
                <w:sz w:val="24"/>
                <w:szCs w:val="24"/>
              </w:rPr>
            </w:pPr>
          </w:p>
        </w:tc>
      </w:tr>
      <w:tr w:rsidR="00F42301" w:rsidRPr="00FA7AC7" w:rsidTr="00D346C9">
        <w:trPr>
          <w:trHeight w:hRule="exact" w:val="256"/>
        </w:trPr>
        <w:tc>
          <w:tcPr>
            <w:tcW w:w="4876" w:type="dxa"/>
            <w:tcBorders>
              <w:top w:val="single" w:sz="4" w:space="0" w:color="191919"/>
              <w:left w:val="nil"/>
              <w:bottom w:val="single" w:sz="4" w:space="0" w:color="191919"/>
              <w:right w:val="single" w:sz="4" w:space="0" w:color="191919"/>
            </w:tcBorders>
          </w:tcPr>
          <w:p w:rsidR="00F42301" w:rsidRPr="00FA7AC7" w:rsidRDefault="00F42301" w:rsidP="00D346C9">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D346C9">
            <w:pPr>
              <w:widowControl w:val="0"/>
              <w:autoSpaceDE w:val="0"/>
              <w:autoSpaceDN w:val="0"/>
              <w:adjustRightInd w:val="0"/>
              <w:spacing w:after="0"/>
              <w:rPr>
                <w:rFonts w:ascii="Times New Roman" w:hAnsi="Times New Roman"/>
                <w:sz w:val="24"/>
                <w:szCs w:val="24"/>
              </w:rPr>
            </w:pPr>
          </w:p>
        </w:tc>
        <w:tc>
          <w:tcPr>
            <w:tcW w:w="1067" w:type="dxa"/>
            <w:tcBorders>
              <w:top w:val="single" w:sz="4" w:space="0" w:color="191919"/>
              <w:left w:val="single" w:sz="4" w:space="0" w:color="191919"/>
              <w:bottom w:val="single" w:sz="4" w:space="0" w:color="191919"/>
              <w:right w:val="nil"/>
            </w:tcBorders>
          </w:tcPr>
          <w:p w:rsidR="00F42301" w:rsidRPr="00FA7AC7" w:rsidRDefault="00F42301" w:rsidP="00D346C9">
            <w:pPr>
              <w:widowControl w:val="0"/>
              <w:autoSpaceDE w:val="0"/>
              <w:autoSpaceDN w:val="0"/>
              <w:adjustRightInd w:val="0"/>
              <w:spacing w:after="0"/>
              <w:rPr>
                <w:rFonts w:ascii="Times New Roman" w:hAnsi="Times New Roman"/>
                <w:sz w:val="24"/>
                <w:szCs w:val="24"/>
              </w:rPr>
            </w:pPr>
          </w:p>
        </w:tc>
      </w:tr>
      <w:tr w:rsidR="00F42301" w:rsidRPr="00FA7AC7" w:rsidTr="00D346C9">
        <w:trPr>
          <w:trHeight w:hRule="exact" w:val="219"/>
        </w:trPr>
        <w:tc>
          <w:tcPr>
            <w:tcW w:w="4876" w:type="dxa"/>
            <w:tcBorders>
              <w:top w:val="single" w:sz="4" w:space="0" w:color="191919"/>
              <w:left w:val="nil"/>
              <w:bottom w:val="nil"/>
              <w:right w:val="single" w:sz="4" w:space="0" w:color="191919"/>
            </w:tcBorders>
          </w:tcPr>
          <w:p w:rsidR="00F42301" w:rsidRPr="00FA7AC7" w:rsidRDefault="00F42301" w:rsidP="00D346C9">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D346C9">
            <w:pPr>
              <w:widowControl w:val="0"/>
              <w:autoSpaceDE w:val="0"/>
              <w:autoSpaceDN w:val="0"/>
              <w:adjustRightInd w:val="0"/>
              <w:spacing w:after="0"/>
              <w:rPr>
                <w:rFonts w:ascii="Times New Roman" w:hAnsi="Times New Roman"/>
                <w:sz w:val="24"/>
                <w:szCs w:val="24"/>
              </w:rPr>
            </w:pPr>
          </w:p>
        </w:tc>
        <w:tc>
          <w:tcPr>
            <w:tcW w:w="1067" w:type="dxa"/>
            <w:tcBorders>
              <w:top w:val="single" w:sz="4" w:space="0" w:color="191919"/>
              <w:left w:val="single" w:sz="4" w:space="0" w:color="191919"/>
              <w:bottom w:val="nil"/>
              <w:right w:val="nil"/>
            </w:tcBorders>
          </w:tcPr>
          <w:p w:rsidR="00F42301" w:rsidRPr="00FA7AC7" w:rsidRDefault="00F42301" w:rsidP="00D346C9">
            <w:pPr>
              <w:widowControl w:val="0"/>
              <w:autoSpaceDE w:val="0"/>
              <w:autoSpaceDN w:val="0"/>
              <w:adjustRightInd w:val="0"/>
              <w:spacing w:after="0"/>
              <w:rPr>
                <w:rFonts w:ascii="Times New Roman" w:hAnsi="Times New Roman"/>
                <w:sz w:val="24"/>
                <w:szCs w:val="24"/>
              </w:rPr>
            </w:pPr>
          </w:p>
        </w:tc>
      </w:tr>
    </w:tbl>
    <w:p w:rsidR="00F42301" w:rsidRDefault="00F42301" w:rsidP="001C7D3D">
      <w:pPr>
        <w:widowControl w:val="0"/>
        <w:autoSpaceDE w:val="0"/>
        <w:autoSpaceDN w:val="0"/>
        <w:adjustRightInd w:val="0"/>
        <w:spacing w:after="0" w:line="200" w:lineRule="exact"/>
        <w:rPr>
          <w:rFonts w:ascii="Times New Roman" w:hAnsi="Times New Roman"/>
          <w:sz w:val="20"/>
          <w:szCs w:val="20"/>
        </w:rPr>
      </w:pPr>
    </w:p>
    <w:p w:rsidR="00F42301" w:rsidRDefault="00F42301" w:rsidP="001C7D3D">
      <w:pPr>
        <w:widowControl w:val="0"/>
        <w:autoSpaceDE w:val="0"/>
        <w:autoSpaceDN w:val="0"/>
        <w:adjustRightInd w:val="0"/>
        <w:spacing w:before="17" w:after="0" w:line="280" w:lineRule="exact"/>
        <w:rPr>
          <w:rFonts w:ascii="Times New Roman" w:hAnsi="Times New Roman"/>
          <w:sz w:val="28"/>
          <w:szCs w:val="28"/>
        </w:rPr>
      </w:pPr>
    </w:p>
    <w:p w:rsidR="00F42301" w:rsidRDefault="00F42301" w:rsidP="001C7D3D">
      <w:pPr>
        <w:widowControl w:val="0"/>
        <w:autoSpaceDE w:val="0"/>
        <w:autoSpaceDN w:val="0"/>
        <w:adjustRightInd w:val="0"/>
        <w:spacing w:before="27" w:after="0" w:line="250" w:lineRule="auto"/>
        <w:ind w:left="1220" w:right="2187" w:hanging="360"/>
        <w:rPr>
          <w:rFonts w:ascii="Times New Roman" w:hAnsi="Times New Roman"/>
          <w:sz w:val="20"/>
          <w:szCs w:val="20"/>
        </w:rPr>
      </w:pPr>
      <w:r w:rsidRPr="00554989">
        <w:rPr>
          <w:rFonts w:ascii="Calibri" w:hAnsi="Calibri"/>
          <w:noProof/>
          <w:lang w:eastAsia="en-US"/>
        </w:rPr>
        <w:pict>
          <v:group id="_x0000_s3608" style="position:absolute;left:0;text-align:left;margin-left:316.05pt;margin-top:-53.1pt;width:31.2pt;height:31.05pt;z-index:-251630592;mso-position-horizontal-relative:page" coordorigin="6321,-1062" coordsize="624,621" o:allowincell="f">
            <v:rect id="_x0000_s3609" style="position:absolute;left:6326;top:-1057;width:613;height:610" o:allowincell="f" stroked="f">
              <v:path arrowok="t"/>
            </v:rect>
            <v:rect id="_x0000_s3610" style="position:absolute;left:6326;top:-1057;width:620;height:620;mso-position-horizontal-relative:page" o:allowincell="f" filled="f" stroked="f">
              <v:textbox inset="0,0,0,0">
                <w:txbxContent>
                  <w:p w:rsidR="00F42301" w:rsidRDefault="00F42301" w:rsidP="001C7D3D">
                    <w:pPr>
                      <w:spacing w:after="0" w:line="620" w:lineRule="atLeast"/>
                      <w:rPr>
                        <w:rFonts w:ascii="Times New Roman" w:hAnsi="Times New Roman"/>
                        <w:sz w:val="24"/>
                        <w:szCs w:val="24"/>
                      </w:rPr>
                    </w:pPr>
                    <w:r>
                      <w:rPr>
                        <w:rFonts w:ascii="Times New Roman" w:hAnsi="Times New Roman"/>
                        <w:noProof/>
                        <w:sz w:val="24"/>
                        <w:szCs w:val="24"/>
                      </w:rPr>
                      <w:drawing>
                        <wp:inline distT="0" distB="0" distL="0" distR="0">
                          <wp:extent cx="390525" cy="390525"/>
                          <wp:effectExtent l="1905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
                                  <a:srcRect/>
                                  <a:stretch>
                                    <a:fillRect/>
                                  </a:stretch>
                                </pic:blipFill>
                                <pic:spPr bwMode="auto">
                                  <a:xfrm>
                                    <a:off x="0" y="0"/>
                                    <a:ext cx="390525" cy="390525"/>
                                  </a:xfrm>
                                  <a:prstGeom prst="rect">
                                    <a:avLst/>
                                  </a:prstGeom>
                                  <a:noFill/>
                                  <a:ln w="9525">
                                    <a:noFill/>
                                    <a:miter lim="800000"/>
                                    <a:headEnd/>
                                    <a:tailEnd/>
                                  </a:ln>
                                </pic:spPr>
                              </pic:pic>
                            </a:graphicData>
                          </a:graphic>
                        </wp:inline>
                      </w:drawing>
                    </w:r>
                  </w:p>
                  <w:p w:rsidR="00F42301" w:rsidRDefault="00F42301" w:rsidP="001C7D3D">
                    <w:pPr>
                      <w:widowControl w:val="0"/>
                      <w:autoSpaceDE w:val="0"/>
                      <w:autoSpaceDN w:val="0"/>
                      <w:adjustRightInd w:val="0"/>
                      <w:spacing w:after="0"/>
                      <w:rPr>
                        <w:rFonts w:ascii="Times New Roman" w:hAnsi="Times New Roman"/>
                        <w:sz w:val="24"/>
                        <w:szCs w:val="24"/>
                      </w:rPr>
                    </w:pPr>
                  </w:p>
                </w:txbxContent>
              </v:textbox>
            </v:rect>
            <w10:wrap anchorx="page"/>
          </v:group>
        </w:pict>
      </w:r>
      <w:r>
        <w:rPr>
          <w:rFonts w:ascii="Times New Roman" w:hAnsi="Times New Roman"/>
          <w:b/>
          <w:bCs/>
          <w:sz w:val="20"/>
          <w:szCs w:val="20"/>
        </w:rPr>
        <w:t>ECON 6145 — Banking and Fo</w:t>
      </w:r>
      <w:r>
        <w:rPr>
          <w:rFonts w:ascii="Times New Roman" w:hAnsi="Times New Roman"/>
          <w:b/>
          <w:bCs/>
          <w:spacing w:val="-4"/>
          <w:sz w:val="20"/>
          <w:szCs w:val="20"/>
        </w:rPr>
        <w:t>r</w:t>
      </w:r>
      <w:r>
        <w:rPr>
          <w:rFonts w:ascii="Times New Roman" w:hAnsi="Times New Roman"/>
          <w:b/>
          <w:bCs/>
          <w:sz w:val="20"/>
          <w:szCs w:val="20"/>
        </w:rPr>
        <w:t>eign Exchange</w:t>
      </w:r>
      <w:r>
        <w:rPr>
          <w:rFonts w:ascii="Times New Roman" w:hAnsi="Times New Roman"/>
          <w:b/>
          <w:bCs/>
          <w:spacing w:val="-19"/>
          <w:sz w:val="20"/>
          <w:szCs w:val="20"/>
        </w:rPr>
        <w:t xml:space="preserve"> </w:t>
      </w:r>
      <w:r>
        <w:rPr>
          <w:rFonts w:ascii="Times New Roman" w:hAnsi="Times New Roman"/>
          <w:b/>
          <w:bCs/>
          <w:sz w:val="20"/>
          <w:szCs w:val="20"/>
        </w:rPr>
        <w:t xml:space="preserve">.............................................................3(3-0) </w:t>
      </w:r>
      <w:r>
        <w:rPr>
          <w:rFonts w:ascii="Times New Roman" w:hAnsi="Times New Roman"/>
          <w:sz w:val="20"/>
          <w:szCs w:val="20"/>
        </w:rPr>
        <w:t>The nature of money standards, Federal Reserve System, theory of mone</w:t>
      </w:r>
      <w:r>
        <w:rPr>
          <w:rFonts w:ascii="Times New Roman" w:hAnsi="Times New Roman"/>
          <w:spacing w:val="-13"/>
          <w:sz w:val="20"/>
          <w:szCs w:val="20"/>
        </w:rPr>
        <w:t>y</w:t>
      </w:r>
      <w:r>
        <w:rPr>
          <w:rFonts w:ascii="Times New Roman" w:hAnsi="Times New Roman"/>
          <w:sz w:val="20"/>
          <w:szCs w:val="20"/>
        </w:rPr>
        <w:t>, credit and bank- ing.</w:t>
      </w:r>
    </w:p>
    <w:p w:rsidR="00F42301" w:rsidRDefault="00F42301" w:rsidP="001C7D3D">
      <w:pPr>
        <w:widowControl w:val="0"/>
        <w:autoSpaceDE w:val="0"/>
        <w:autoSpaceDN w:val="0"/>
        <w:adjustRightInd w:val="0"/>
        <w:spacing w:after="0"/>
        <w:ind w:left="860"/>
        <w:rPr>
          <w:rFonts w:ascii="Times New Roman" w:hAnsi="Times New Roman"/>
          <w:sz w:val="20"/>
          <w:szCs w:val="20"/>
        </w:rPr>
      </w:pPr>
      <w:r>
        <w:rPr>
          <w:rFonts w:ascii="Times New Roman" w:hAnsi="Times New Roman"/>
          <w:b/>
          <w:bCs/>
          <w:sz w:val="20"/>
          <w:szCs w:val="20"/>
        </w:rPr>
        <w:t>ECON 6205 — Int</w:t>
      </w:r>
      <w:r>
        <w:rPr>
          <w:rFonts w:ascii="Times New Roman" w:hAnsi="Times New Roman"/>
          <w:b/>
          <w:bCs/>
          <w:spacing w:val="-4"/>
          <w:sz w:val="20"/>
          <w:szCs w:val="20"/>
        </w:rPr>
        <w:t>r</w:t>
      </w:r>
      <w:r>
        <w:rPr>
          <w:rFonts w:ascii="Times New Roman" w:hAnsi="Times New Roman"/>
          <w:b/>
          <w:bCs/>
          <w:sz w:val="20"/>
          <w:szCs w:val="20"/>
        </w:rPr>
        <w:t>oduction to Econometric</w:t>
      </w:r>
      <w:r>
        <w:rPr>
          <w:rFonts w:ascii="Times New Roman" w:hAnsi="Times New Roman"/>
          <w:b/>
          <w:bCs/>
          <w:spacing w:val="4"/>
          <w:sz w:val="20"/>
          <w:szCs w:val="20"/>
        </w:rPr>
        <w:t>s</w:t>
      </w:r>
      <w:r>
        <w:rPr>
          <w:rFonts w:ascii="Times New Roman" w:hAnsi="Times New Roman"/>
          <w:b/>
          <w:bCs/>
          <w:sz w:val="20"/>
          <w:szCs w:val="20"/>
        </w:rPr>
        <w:t>.................................................................3(3-0)</w:t>
      </w:r>
    </w:p>
    <w:p w:rsidR="00F42301" w:rsidRDefault="00F42301" w:rsidP="001C7D3D">
      <w:pPr>
        <w:widowControl w:val="0"/>
        <w:autoSpaceDE w:val="0"/>
        <w:autoSpaceDN w:val="0"/>
        <w:adjustRightInd w:val="0"/>
        <w:spacing w:before="10" w:after="0"/>
        <w:ind w:left="1220"/>
        <w:rPr>
          <w:rFonts w:ascii="Times New Roman" w:hAnsi="Times New Roman"/>
          <w:sz w:val="20"/>
          <w:szCs w:val="20"/>
        </w:rPr>
      </w:pPr>
      <w:r>
        <w:rPr>
          <w:rFonts w:ascii="Times New Roman" w:hAnsi="Times New Roman"/>
          <w:sz w:val="20"/>
          <w:szCs w:val="20"/>
        </w:rPr>
        <w:t>The course discusses the mathematical formulation of economic theories. Focus will be on</w:t>
      </w:r>
    </w:p>
    <w:p w:rsidR="00F42301" w:rsidRDefault="00F42301" w:rsidP="001C7D3D">
      <w:pPr>
        <w:widowControl w:val="0"/>
        <w:autoSpaceDE w:val="0"/>
        <w:autoSpaceDN w:val="0"/>
        <w:adjustRightInd w:val="0"/>
        <w:spacing w:before="10" w:after="0" w:line="250" w:lineRule="auto"/>
        <w:ind w:left="1220" w:right="2029"/>
        <w:rPr>
          <w:rFonts w:ascii="Times New Roman" w:hAnsi="Times New Roman"/>
          <w:sz w:val="20"/>
          <w:szCs w:val="20"/>
        </w:rPr>
      </w:pPr>
      <w:r w:rsidRPr="00554989">
        <w:rPr>
          <w:rFonts w:ascii="Calibri" w:hAnsi="Calibri"/>
          <w:noProof/>
          <w:lang w:eastAsia="en-US"/>
        </w:rPr>
        <w:pict>
          <v:shape id="_x0000_s3611" type="#_x0000_t202" style="position:absolute;left:0;text-align:left;margin-left:521.25pt;margin-top:24.05pt;width:1in;height:184.35pt;z-index:-251629568;mso-position-horizontal-relative:page" o:allowincell="f" filled="f" stroked="f">
            <v:textbox style="layout-flow:vertical" inset="0,0,0,0">
              <w:txbxContent>
                <w:p w:rsidR="00F42301" w:rsidRDefault="00F42301" w:rsidP="001C7D3D">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E</w:t>
                  </w:r>
                  <w:r>
                    <w:rPr>
                      <w:rFonts w:ascii="Impact" w:hAnsi="Impact" w:cs="Impact"/>
                      <w:color w:val="A3A3A3"/>
                      <w:spacing w:val="-115"/>
                      <w:position w:val="1"/>
                      <w:sz w:val="105"/>
                      <w:szCs w:val="105"/>
                    </w:rPr>
                    <w:t xml:space="preserve"> </w:t>
                  </w:r>
                </w:p>
              </w:txbxContent>
            </v:textbox>
            <w10:wrap anchorx="page"/>
          </v:shape>
        </w:pict>
      </w:r>
      <w:r>
        <w:rPr>
          <w:rFonts w:ascii="Times New Roman" w:hAnsi="Times New Roman"/>
          <w:sz w:val="20"/>
          <w:szCs w:val="20"/>
        </w:rPr>
        <w:t xml:space="preserve">the use of statistical procedures to measure the theoretical relationships and to verify or reject such theories. </w:t>
      </w:r>
      <w:r>
        <w:rPr>
          <w:rFonts w:ascii="Times New Roman" w:hAnsi="Times New Roman"/>
          <w:i/>
          <w:iCs/>
          <w:sz w:val="20"/>
          <w:szCs w:val="20"/>
        </w:rPr>
        <w:t>P</w:t>
      </w:r>
      <w:r>
        <w:rPr>
          <w:rFonts w:ascii="Times New Roman" w:hAnsi="Times New Roman"/>
          <w:i/>
          <w:iCs/>
          <w:spacing w:val="-7"/>
          <w:sz w:val="20"/>
          <w:szCs w:val="20"/>
        </w:rPr>
        <w:t>r</w:t>
      </w:r>
      <w:r>
        <w:rPr>
          <w:rFonts w:ascii="Times New Roman" w:hAnsi="Times New Roman"/>
          <w:i/>
          <w:iCs/>
          <w:sz w:val="20"/>
          <w:szCs w:val="20"/>
        </w:rPr>
        <w:t>e</w:t>
      </w:r>
      <w:r>
        <w:rPr>
          <w:rFonts w:ascii="Times New Roman" w:hAnsi="Times New Roman"/>
          <w:i/>
          <w:iCs/>
          <w:spacing w:val="-7"/>
          <w:sz w:val="20"/>
          <w:szCs w:val="20"/>
        </w:rPr>
        <w:t>r</w:t>
      </w:r>
      <w:r>
        <w:rPr>
          <w:rFonts w:ascii="Times New Roman" w:hAnsi="Times New Roman"/>
          <w:i/>
          <w:iCs/>
          <w:sz w:val="20"/>
          <w:szCs w:val="20"/>
        </w:rPr>
        <w:t>equisites: ECON 3205 and ECON 6106</w:t>
      </w:r>
    </w:p>
    <w:p w:rsidR="00F42301" w:rsidRDefault="00F42301" w:rsidP="001C7D3D">
      <w:pPr>
        <w:widowControl w:val="0"/>
        <w:autoSpaceDE w:val="0"/>
        <w:autoSpaceDN w:val="0"/>
        <w:adjustRightInd w:val="0"/>
        <w:spacing w:after="0" w:line="250" w:lineRule="auto"/>
        <w:ind w:left="1220" w:right="2051" w:hanging="360"/>
        <w:rPr>
          <w:rFonts w:ascii="Times New Roman" w:hAnsi="Times New Roman"/>
          <w:sz w:val="20"/>
          <w:szCs w:val="20"/>
        </w:rPr>
      </w:pPr>
      <w:r>
        <w:rPr>
          <w:rFonts w:ascii="Times New Roman" w:hAnsi="Times New Roman"/>
          <w:b/>
          <w:bCs/>
          <w:sz w:val="20"/>
          <w:szCs w:val="20"/>
        </w:rPr>
        <w:t>ECON 6605 — Labor</w:t>
      </w:r>
      <w:r>
        <w:rPr>
          <w:rFonts w:ascii="Times New Roman" w:hAnsi="Times New Roman"/>
          <w:b/>
          <w:bCs/>
          <w:spacing w:val="-4"/>
          <w:sz w:val="20"/>
          <w:szCs w:val="20"/>
        </w:rPr>
        <w:t xml:space="preserve"> </w:t>
      </w:r>
      <w:r>
        <w:rPr>
          <w:rFonts w:ascii="Times New Roman" w:hAnsi="Times New Roman"/>
          <w:b/>
          <w:bCs/>
          <w:sz w:val="20"/>
          <w:szCs w:val="20"/>
        </w:rPr>
        <w:t>Economics</w:t>
      </w:r>
      <w:r>
        <w:rPr>
          <w:rFonts w:ascii="Times New Roman" w:hAnsi="Times New Roman"/>
          <w:b/>
          <w:bCs/>
          <w:spacing w:val="-30"/>
          <w:sz w:val="20"/>
          <w:szCs w:val="20"/>
        </w:rPr>
        <w:t xml:space="preserve"> </w:t>
      </w:r>
      <w:r>
        <w:rPr>
          <w:rFonts w:ascii="Times New Roman" w:hAnsi="Times New Roman"/>
          <w:b/>
          <w:bCs/>
          <w:sz w:val="20"/>
          <w:szCs w:val="20"/>
        </w:rPr>
        <w:t xml:space="preserve">.....................................................................................3(3-0) </w:t>
      </w:r>
      <w:r>
        <w:rPr>
          <w:rFonts w:ascii="Times New Roman" w:hAnsi="Times New Roman"/>
          <w:sz w:val="20"/>
          <w:szCs w:val="20"/>
        </w:rPr>
        <w:t>The course focuses on application of economic theory to labor markets and discussion of the impact of market powers such as labor unions, government, and big corporations and the dis- crimination of the resulting distribution of income.</w:t>
      </w:r>
      <w:r>
        <w:rPr>
          <w:rFonts w:ascii="Times New Roman" w:hAnsi="Times New Roman"/>
          <w:spacing w:val="-1"/>
          <w:sz w:val="20"/>
          <w:szCs w:val="20"/>
        </w:rPr>
        <w:t xml:space="preserve"> </w:t>
      </w:r>
      <w:r>
        <w:rPr>
          <w:rFonts w:ascii="Times New Roman" w:hAnsi="Times New Roman"/>
          <w:i/>
          <w:iCs/>
          <w:sz w:val="20"/>
          <w:szCs w:val="20"/>
        </w:rPr>
        <w:t>P</w:t>
      </w:r>
      <w:r>
        <w:rPr>
          <w:rFonts w:ascii="Times New Roman" w:hAnsi="Times New Roman"/>
          <w:i/>
          <w:iCs/>
          <w:spacing w:val="-7"/>
          <w:sz w:val="20"/>
          <w:szCs w:val="20"/>
        </w:rPr>
        <w:t>r</w:t>
      </w:r>
      <w:r>
        <w:rPr>
          <w:rFonts w:ascii="Times New Roman" w:hAnsi="Times New Roman"/>
          <w:i/>
          <w:iCs/>
          <w:sz w:val="20"/>
          <w:szCs w:val="20"/>
        </w:rPr>
        <w:t>e</w:t>
      </w:r>
      <w:r>
        <w:rPr>
          <w:rFonts w:ascii="Times New Roman" w:hAnsi="Times New Roman"/>
          <w:i/>
          <w:iCs/>
          <w:spacing w:val="-7"/>
          <w:sz w:val="20"/>
          <w:szCs w:val="20"/>
        </w:rPr>
        <w:t>r</w:t>
      </w:r>
      <w:r>
        <w:rPr>
          <w:rFonts w:ascii="Times New Roman" w:hAnsi="Times New Roman"/>
          <w:i/>
          <w:iCs/>
          <w:sz w:val="20"/>
          <w:szCs w:val="20"/>
        </w:rPr>
        <w:t>equisite: ECON 6106</w:t>
      </w:r>
    </w:p>
    <w:p w:rsidR="00F42301" w:rsidRDefault="00F42301" w:rsidP="001C7D3D">
      <w:pPr>
        <w:widowControl w:val="0"/>
        <w:autoSpaceDE w:val="0"/>
        <w:autoSpaceDN w:val="0"/>
        <w:adjustRightInd w:val="0"/>
        <w:spacing w:after="0" w:line="250" w:lineRule="auto"/>
        <w:ind w:left="1220" w:right="2001" w:hanging="360"/>
        <w:rPr>
          <w:rFonts w:ascii="Times New Roman" w:hAnsi="Times New Roman"/>
          <w:sz w:val="20"/>
          <w:szCs w:val="20"/>
        </w:rPr>
      </w:pPr>
      <w:r>
        <w:rPr>
          <w:rFonts w:ascii="Times New Roman" w:hAnsi="Times New Roman"/>
          <w:b/>
          <w:bCs/>
          <w:sz w:val="20"/>
          <w:szCs w:val="20"/>
        </w:rPr>
        <w:t>FINC 6101 — Financial Management</w:t>
      </w:r>
      <w:r>
        <w:rPr>
          <w:rFonts w:ascii="Times New Roman" w:hAnsi="Times New Roman"/>
          <w:b/>
          <w:bCs/>
          <w:spacing w:val="-11"/>
          <w:sz w:val="20"/>
          <w:szCs w:val="20"/>
        </w:rPr>
        <w:t xml:space="preserve"> </w:t>
      </w:r>
      <w:r>
        <w:rPr>
          <w:rFonts w:ascii="Times New Roman" w:hAnsi="Times New Roman"/>
          <w:b/>
          <w:bCs/>
          <w:sz w:val="20"/>
          <w:szCs w:val="20"/>
        </w:rPr>
        <w:t xml:space="preserve">.............................................................................3(3-0) </w:t>
      </w:r>
      <w:r>
        <w:rPr>
          <w:rFonts w:ascii="Times New Roman" w:hAnsi="Times New Roman"/>
          <w:sz w:val="20"/>
          <w:szCs w:val="20"/>
        </w:rPr>
        <w:t xml:space="preserve">This course provides an introduction to the fundamental concepts of the finance function with emphasis on the decision-making techniques relevant to financial and nonfinancial managers. </w:t>
      </w:r>
      <w:r>
        <w:rPr>
          <w:rFonts w:ascii="Times New Roman" w:hAnsi="Times New Roman"/>
          <w:spacing w:val="-14"/>
          <w:sz w:val="20"/>
          <w:szCs w:val="20"/>
        </w:rPr>
        <w:t>T</w:t>
      </w:r>
      <w:r>
        <w:rPr>
          <w:rFonts w:ascii="Times New Roman" w:hAnsi="Times New Roman"/>
          <w:sz w:val="20"/>
          <w:szCs w:val="20"/>
        </w:rPr>
        <w:t xml:space="preserve">opics include valuation, risk and return analysis, cost of capital, financial analysis and plan- ning and working capital management. </w:t>
      </w:r>
      <w:r>
        <w:rPr>
          <w:rFonts w:ascii="Times New Roman" w:hAnsi="Times New Roman"/>
          <w:i/>
          <w:iCs/>
          <w:sz w:val="20"/>
          <w:szCs w:val="20"/>
        </w:rPr>
        <w:t>P</w:t>
      </w:r>
      <w:r>
        <w:rPr>
          <w:rFonts w:ascii="Times New Roman" w:hAnsi="Times New Roman"/>
          <w:i/>
          <w:iCs/>
          <w:spacing w:val="-7"/>
          <w:sz w:val="20"/>
          <w:szCs w:val="20"/>
        </w:rPr>
        <w:t>r</w:t>
      </w:r>
      <w:r>
        <w:rPr>
          <w:rFonts w:ascii="Times New Roman" w:hAnsi="Times New Roman"/>
          <w:i/>
          <w:iCs/>
          <w:sz w:val="20"/>
          <w:szCs w:val="20"/>
        </w:rPr>
        <w:t>e</w:t>
      </w:r>
      <w:r>
        <w:rPr>
          <w:rFonts w:ascii="Times New Roman" w:hAnsi="Times New Roman"/>
          <w:i/>
          <w:iCs/>
          <w:spacing w:val="-7"/>
          <w:sz w:val="20"/>
          <w:szCs w:val="20"/>
        </w:rPr>
        <w:t>r</w:t>
      </w:r>
      <w:r>
        <w:rPr>
          <w:rFonts w:ascii="Times New Roman" w:hAnsi="Times New Roman"/>
          <w:i/>
          <w:iCs/>
          <w:sz w:val="20"/>
          <w:szCs w:val="20"/>
        </w:rPr>
        <w:t>equisite: FINC 3105 or</w:t>
      </w:r>
      <w:r>
        <w:rPr>
          <w:rFonts w:ascii="Times New Roman" w:hAnsi="Times New Roman"/>
          <w:i/>
          <w:iCs/>
          <w:spacing w:val="-4"/>
          <w:sz w:val="20"/>
          <w:szCs w:val="20"/>
        </w:rPr>
        <w:t xml:space="preserve"> </w:t>
      </w:r>
      <w:r>
        <w:rPr>
          <w:rFonts w:ascii="Times New Roman" w:hAnsi="Times New Roman"/>
          <w:i/>
          <w:iCs/>
          <w:sz w:val="20"/>
          <w:szCs w:val="20"/>
        </w:rPr>
        <w:t>ACCT 5200</w:t>
      </w:r>
    </w:p>
    <w:p w:rsidR="00F42301" w:rsidRDefault="00F42301" w:rsidP="001C7D3D">
      <w:pPr>
        <w:widowControl w:val="0"/>
        <w:autoSpaceDE w:val="0"/>
        <w:autoSpaceDN w:val="0"/>
        <w:adjustRightInd w:val="0"/>
        <w:spacing w:after="0" w:line="250" w:lineRule="auto"/>
        <w:ind w:left="1220" w:right="1990" w:hanging="360"/>
        <w:rPr>
          <w:rFonts w:ascii="Times New Roman" w:hAnsi="Times New Roman"/>
          <w:sz w:val="20"/>
          <w:szCs w:val="20"/>
        </w:rPr>
      </w:pPr>
      <w:r>
        <w:rPr>
          <w:rFonts w:ascii="Times New Roman" w:hAnsi="Times New Roman"/>
          <w:b/>
          <w:bCs/>
          <w:sz w:val="20"/>
          <w:szCs w:val="20"/>
        </w:rPr>
        <w:t>FINC 6102 — Cases In Financial Managemen</w:t>
      </w:r>
      <w:r>
        <w:rPr>
          <w:rFonts w:ascii="Times New Roman" w:hAnsi="Times New Roman"/>
          <w:b/>
          <w:bCs/>
          <w:spacing w:val="11"/>
          <w:sz w:val="20"/>
          <w:szCs w:val="20"/>
        </w:rPr>
        <w:t>t</w:t>
      </w:r>
      <w:r>
        <w:rPr>
          <w:rFonts w:ascii="Times New Roman" w:hAnsi="Times New Roman"/>
          <w:b/>
          <w:bCs/>
          <w:sz w:val="20"/>
          <w:szCs w:val="20"/>
        </w:rPr>
        <w:t xml:space="preserve">..............................................................3(3-0) </w:t>
      </w:r>
      <w:r>
        <w:rPr>
          <w:rFonts w:ascii="Times New Roman" w:hAnsi="Times New Roman"/>
          <w:sz w:val="20"/>
          <w:szCs w:val="20"/>
        </w:rPr>
        <w:t>An in-depth study of the techniques of financial analysis in solving case problems. Emphasis on blending the theoretical and practical aspects of finance as applied to corporations.</w:t>
      </w:r>
      <w:r>
        <w:rPr>
          <w:rFonts w:ascii="Times New Roman" w:hAnsi="Times New Roman"/>
          <w:spacing w:val="-1"/>
          <w:sz w:val="20"/>
          <w:szCs w:val="20"/>
        </w:rPr>
        <w:t xml:space="preserve"> </w:t>
      </w:r>
      <w:r>
        <w:rPr>
          <w:rFonts w:ascii="Times New Roman" w:hAnsi="Times New Roman"/>
          <w:i/>
          <w:iCs/>
          <w:sz w:val="20"/>
          <w:szCs w:val="20"/>
        </w:rPr>
        <w:t>P</w:t>
      </w:r>
      <w:r>
        <w:rPr>
          <w:rFonts w:ascii="Times New Roman" w:hAnsi="Times New Roman"/>
          <w:i/>
          <w:iCs/>
          <w:spacing w:val="-7"/>
          <w:sz w:val="20"/>
          <w:szCs w:val="20"/>
        </w:rPr>
        <w:t>r</w:t>
      </w:r>
      <w:r>
        <w:rPr>
          <w:rFonts w:ascii="Times New Roman" w:hAnsi="Times New Roman"/>
          <w:i/>
          <w:iCs/>
          <w:sz w:val="20"/>
          <w:szCs w:val="20"/>
        </w:rPr>
        <w:t>e</w:t>
      </w:r>
      <w:r>
        <w:rPr>
          <w:rFonts w:ascii="Times New Roman" w:hAnsi="Times New Roman"/>
          <w:i/>
          <w:iCs/>
          <w:spacing w:val="-7"/>
          <w:sz w:val="20"/>
          <w:szCs w:val="20"/>
        </w:rPr>
        <w:t>r</w:t>
      </w:r>
      <w:r>
        <w:rPr>
          <w:rFonts w:ascii="Times New Roman" w:hAnsi="Times New Roman"/>
          <w:i/>
          <w:iCs/>
          <w:sz w:val="20"/>
          <w:szCs w:val="20"/>
        </w:rPr>
        <w:t>eq- uisite: FINC 6101</w:t>
      </w:r>
    </w:p>
    <w:p w:rsidR="00F42301" w:rsidRDefault="00F42301" w:rsidP="001C7D3D">
      <w:pPr>
        <w:widowControl w:val="0"/>
        <w:autoSpaceDE w:val="0"/>
        <w:autoSpaceDN w:val="0"/>
        <w:adjustRightInd w:val="0"/>
        <w:spacing w:after="0" w:line="245" w:lineRule="exact"/>
        <w:ind w:left="860"/>
        <w:rPr>
          <w:rFonts w:ascii="Times New Roman" w:hAnsi="Times New Roman"/>
          <w:sz w:val="20"/>
          <w:szCs w:val="20"/>
        </w:rPr>
      </w:pPr>
      <w:r>
        <w:rPr>
          <w:rFonts w:ascii="Times New Roman" w:hAnsi="Times New Roman"/>
          <w:b/>
          <w:bCs/>
          <w:position w:val="1"/>
          <w:sz w:val="20"/>
          <w:szCs w:val="20"/>
        </w:rPr>
        <w:t>FINC 6103 — Investment</w:t>
      </w:r>
      <w:r>
        <w:rPr>
          <w:rFonts w:ascii="Times New Roman" w:hAnsi="Times New Roman"/>
          <w:b/>
          <w:bCs/>
          <w:spacing w:val="-11"/>
          <w:position w:val="1"/>
          <w:sz w:val="20"/>
          <w:szCs w:val="20"/>
        </w:rPr>
        <w:t xml:space="preserve"> </w:t>
      </w:r>
      <w:r>
        <w:rPr>
          <w:rFonts w:ascii="Times New Roman" w:hAnsi="Times New Roman"/>
          <w:b/>
          <w:bCs/>
          <w:position w:val="1"/>
          <w:sz w:val="20"/>
          <w:szCs w:val="20"/>
        </w:rPr>
        <w:t>Analysis</w:t>
      </w:r>
      <w:r>
        <w:rPr>
          <w:rFonts w:ascii="Times New Roman" w:hAnsi="Times New Roman"/>
          <w:b/>
          <w:bCs/>
          <w:spacing w:val="-6"/>
          <w:position w:val="1"/>
          <w:sz w:val="20"/>
          <w:szCs w:val="20"/>
        </w:rPr>
        <w:t xml:space="preserve"> </w:t>
      </w:r>
      <w:r>
        <w:rPr>
          <w:rFonts w:ascii="Times New Roman" w:hAnsi="Times New Roman"/>
          <w:b/>
          <w:bCs/>
          <w:position w:val="1"/>
          <w:sz w:val="20"/>
          <w:szCs w:val="20"/>
        </w:rPr>
        <w:t>..................................................................................</w:t>
      </w:r>
      <w:r>
        <w:rPr>
          <w:rFonts w:ascii="Times New Roman" w:hAnsi="Times New Roman"/>
          <w:b/>
          <w:bCs/>
          <w:position w:val="-1"/>
          <w:sz w:val="20"/>
          <w:szCs w:val="20"/>
        </w:rPr>
        <w:t>3(3-0)</w:t>
      </w:r>
    </w:p>
    <w:p w:rsidR="00F42301" w:rsidRDefault="00F42301" w:rsidP="001C7D3D">
      <w:pPr>
        <w:widowControl w:val="0"/>
        <w:autoSpaceDE w:val="0"/>
        <w:autoSpaceDN w:val="0"/>
        <w:adjustRightInd w:val="0"/>
        <w:spacing w:after="0" w:line="225" w:lineRule="exact"/>
        <w:ind w:left="1220"/>
        <w:rPr>
          <w:rFonts w:ascii="Times New Roman" w:hAnsi="Times New Roman"/>
          <w:sz w:val="20"/>
          <w:szCs w:val="20"/>
        </w:rPr>
      </w:pPr>
      <w:r>
        <w:rPr>
          <w:rFonts w:ascii="Times New Roman" w:hAnsi="Times New Roman"/>
          <w:sz w:val="20"/>
          <w:szCs w:val="20"/>
        </w:rPr>
        <w:t>A</w:t>
      </w:r>
      <w:r>
        <w:rPr>
          <w:rFonts w:ascii="Times New Roman" w:hAnsi="Times New Roman"/>
          <w:spacing w:val="-11"/>
          <w:sz w:val="20"/>
          <w:szCs w:val="20"/>
        </w:rPr>
        <w:t xml:space="preserve"> </w:t>
      </w:r>
      <w:r>
        <w:rPr>
          <w:rFonts w:ascii="Times New Roman" w:hAnsi="Times New Roman"/>
          <w:sz w:val="20"/>
          <w:szCs w:val="20"/>
        </w:rPr>
        <w:t>survey of the investment field in theory and practice from the point of view of individuals</w:t>
      </w:r>
    </w:p>
    <w:p w:rsidR="00F42301" w:rsidRDefault="00F42301" w:rsidP="001C7D3D">
      <w:pPr>
        <w:widowControl w:val="0"/>
        <w:autoSpaceDE w:val="0"/>
        <w:autoSpaceDN w:val="0"/>
        <w:adjustRightInd w:val="0"/>
        <w:spacing w:before="10" w:after="0"/>
        <w:ind w:left="1220"/>
        <w:rPr>
          <w:rFonts w:ascii="Times New Roman" w:hAnsi="Times New Roman"/>
          <w:sz w:val="20"/>
          <w:szCs w:val="20"/>
        </w:rPr>
      </w:pPr>
      <w:r>
        <w:rPr>
          <w:rFonts w:ascii="Times New Roman" w:hAnsi="Times New Roman"/>
          <w:sz w:val="20"/>
          <w:szCs w:val="20"/>
        </w:rPr>
        <w:t>and institutional investors. Includes the study of security analysis and portfolio management.</w:t>
      </w:r>
    </w:p>
    <w:p w:rsidR="00F42301" w:rsidRDefault="00F42301" w:rsidP="001C7D3D">
      <w:pPr>
        <w:widowControl w:val="0"/>
        <w:autoSpaceDE w:val="0"/>
        <w:autoSpaceDN w:val="0"/>
        <w:adjustRightInd w:val="0"/>
        <w:spacing w:before="10" w:after="0" w:line="250" w:lineRule="auto"/>
        <w:ind w:left="1220" w:right="1994" w:hanging="360"/>
        <w:rPr>
          <w:rFonts w:ascii="Times New Roman" w:hAnsi="Times New Roman"/>
          <w:sz w:val="20"/>
          <w:szCs w:val="20"/>
        </w:rPr>
      </w:pPr>
      <w:r w:rsidRPr="00554989">
        <w:rPr>
          <w:rFonts w:ascii="Calibri" w:hAnsi="Calibri"/>
          <w:noProof/>
          <w:lang w:eastAsia="en-US"/>
        </w:rPr>
        <w:pict>
          <v:shape id="_x0000_s3612" type="#_x0000_t202" style="position:absolute;left:0;text-align:left;margin-left:521.25pt;margin-top:6.25pt;width:1in;height:270.75pt;z-index:-251628544;mso-position-horizontal-relative:page" o:allowincell="f" filled="f" stroked="f">
            <v:textbox style="layout-flow:vertical" inset="0,0,0,0">
              <w:txbxContent>
                <w:p w:rsidR="00F42301" w:rsidRDefault="00F42301" w:rsidP="001C7D3D">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P</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ROGRAM</w:t>
                  </w:r>
                  <w:r>
                    <w:rPr>
                      <w:rFonts w:ascii="Impact" w:hAnsi="Impact" w:cs="Impact"/>
                      <w:color w:val="A3A3A3"/>
                      <w:position w:val="1"/>
                      <w:sz w:val="105"/>
                      <w:szCs w:val="105"/>
                    </w:rPr>
                    <w:t>S</w:t>
                  </w:r>
                  <w:r>
                    <w:rPr>
                      <w:rFonts w:ascii="Impact" w:hAnsi="Impact" w:cs="Impact"/>
                      <w:color w:val="A3A3A3"/>
                      <w:spacing w:val="-115"/>
                      <w:position w:val="1"/>
                      <w:sz w:val="105"/>
                      <w:szCs w:val="105"/>
                    </w:rPr>
                    <w:t xml:space="preserve"> </w:t>
                  </w:r>
                </w:p>
              </w:txbxContent>
            </v:textbox>
            <w10:wrap anchorx="page"/>
          </v:shape>
        </w:pict>
      </w:r>
      <w:r>
        <w:rPr>
          <w:rFonts w:ascii="Times New Roman" w:hAnsi="Times New Roman"/>
          <w:b/>
          <w:bCs/>
          <w:sz w:val="20"/>
          <w:szCs w:val="20"/>
        </w:rPr>
        <w:t>FINC 6104 — Capital Markets and the Global Economy</w:t>
      </w:r>
      <w:r>
        <w:rPr>
          <w:rFonts w:ascii="Times New Roman" w:hAnsi="Times New Roman"/>
          <w:b/>
          <w:bCs/>
          <w:spacing w:val="-11"/>
          <w:sz w:val="20"/>
          <w:szCs w:val="20"/>
        </w:rPr>
        <w:t xml:space="preserve"> </w:t>
      </w:r>
      <w:r>
        <w:rPr>
          <w:rFonts w:ascii="Times New Roman" w:hAnsi="Times New Roman"/>
          <w:b/>
          <w:bCs/>
          <w:sz w:val="20"/>
          <w:szCs w:val="20"/>
        </w:rPr>
        <w:t xml:space="preserve">.............................................3(3-0) </w:t>
      </w:r>
      <w:r>
        <w:rPr>
          <w:rFonts w:ascii="Times New Roman" w:hAnsi="Times New Roman"/>
          <w:sz w:val="20"/>
          <w:szCs w:val="20"/>
        </w:rPr>
        <w:t>This course will provide an in-depth study of capital markets in instruments, structure and equilibrium and familiarize the students as managers with a changing international scene.</w:t>
      </w:r>
      <w:r>
        <w:rPr>
          <w:rFonts w:ascii="Times New Roman" w:hAnsi="Times New Roman"/>
          <w:spacing w:val="-4"/>
          <w:sz w:val="20"/>
          <w:szCs w:val="20"/>
        </w:rPr>
        <w:t xml:space="preserve"> </w:t>
      </w:r>
      <w:r>
        <w:rPr>
          <w:rFonts w:ascii="Times New Roman" w:hAnsi="Times New Roman"/>
          <w:sz w:val="20"/>
          <w:szCs w:val="20"/>
        </w:rPr>
        <w:t>The use of foreign exchange markets, interest rate, risk, arbitrage, spot and forward rates, swaps and their applicability to hedging will be introduced.</w:t>
      </w:r>
      <w:r>
        <w:rPr>
          <w:rFonts w:ascii="Times New Roman" w:hAnsi="Times New Roman"/>
          <w:spacing w:val="-1"/>
          <w:sz w:val="20"/>
          <w:szCs w:val="20"/>
        </w:rPr>
        <w:t xml:space="preserve"> </w:t>
      </w:r>
      <w:r>
        <w:rPr>
          <w:rFonts w:ascii="Times New Roman" w:hAnsi="Times New Roman"/>
          <w:i/>
          <w:iCs/>
          <w:sz w:val="20"/>
          <w:szCs w:val="20"/>
        </w:rPr>
        <w:t>P</w:t>
      </w:r>
      <w:r>
        <w:rPr>
          <w:rFonts w:ascii="Times New Roman" w:hAnsi="Times New Roman"/>
          <w:i/>
          <w:iCs/>
          <w:spacing w:val="-7"/>
          <w:sz w:val="20"/>
          <w:szCs w:val="20"/>
        </w:rPr>
        <w:t>r</w:t>
      </w:r>
      <w:r>
        <w:rPr>
          <w:rFonts w:ascii="Times New Roman" w:hAnsi="Times New Roman"/>
          <w:i/>
          <w:iCs/>
          <w:sz w:val="20"/>
          <w:szCs w:val="20"/>
        </w:rPr>
        <w:t>e</w:t>
      </w:r>
      <w:r>
        <w:rPr>
          <w:rFonts w:ascii="Times New Roman" w:hAnsi="Times New Roman"/>
          <w:i/>
          <w:iCs/>
          <w:spacing w:val="-7"/>
          <w:sz w:val="20"/>
          <w:szCs w:val="20"/>
        </w:rPr>
        <w:t>r</w:t>
      </w:r>
      <w:r>
        <w:rPr>
          <w:rFonts w:ascii="Times New Roman" w:hAnsi="Times New Roman"/>
          <w:i/>
          <w:iCs/>
          <w:sz w:val="20"/>
          <w:szCs w:val="20"/>
        </w:rPr>
        <w:t>equisites:</w:t>
      </w:r>
      <w:r>
        <w:rPr>
          <w:rFonts w:ascii="Times New Roman" w:hAnsi="Times New Roman"/>
          <w:i/>
          <w:iCs/>
          <w:spacing w:val="-4"/>
          <w:sz w:val="20"/>
          <w:szCs w:val="20"/>
        </w:rPr>
        <w:t xml:space="preserve"> </w:t>
      </w:r>
      <w:r>
        <w:rPr>
          <w:rFonts w:ascii="Times New Roman" w:hAnsi="Times New Roman"/>
          <w:i/>
          <w:iCs/>
          <w:sz w:val="20"/>
          <w:szCs w:val="20"/>
        </w:rPr>
        <w:t>ACCT2102 and ECON3145</w:t>
      </w:r>
    </w:p>
    <w:p w:rsidR="00F42301" w:rsidRDefault="00F42301" w:rsidP="001C7D3D">
      <w:pPr>
        <w:widowControl w:val="0"/>
        <w:autoSpaceDE w:val="0"/>
        <w:autoSpaceDN w:val="0"/>
        <w:adjustRightInd w:val="0"/>
        <w:spacing w:after="0" w:line="245" w:lineRule="exact"/>
        <w:ind w:left="860"/>
        <w:rPr>
          <w:rFonts w:ascii="Times New Roman" w:hAnsi="Times New Roman"/>
          <w:sz w:val="20"/>
          <w:szCs w:val="20"/>
        </w:rPr>
      </w:pPr>
      <w:r>
        <w:rPr>
          <w:rFonts w:ascii="Times New Roman" w:hAnsi="Times New Roman"/>
          <w:b/>
          <w:bCs/>
          <w:sz w:val="20"/>
          <w:szCs w:val="20"/>
        </w:rPr>
        <w:t xml:space="preserve">FINC </w:t>
      </w:r>
      <w:r>
        <w:rPr>
          <w:rFonts w:ascii="Times New Roman" w:hAnsi="Times New Roman"/>
          <w:b/>
          <w:bCs/>
          <w:position w:val="-1"/>
          <w:sz w:val="20"/>
          <w:szCs w:val="20"/>
        </w:rPr>
        <w:t xml:space="preserve">6105 </w:t>
      </w:r>
      <w:r>
        <w:rPr>
          <w:rFonts w:ascii="Times New Roman" w:hAnsi="Times New Roman"/>
          <w:b/>
          <w:bCs/>
          <w:position w:val="1"/>
          <w:sz w:val="20"/>
          <w:szCs w:val="20"/>
        </w:rPr>
        <w:t xml:space="preserve">— </w:t>
      </w:r>
      <w:r>
        <w:rPr>
          <w:rFonts w:ascii="Times New Roman" w:hAnsi="Times New Roman"/>
          <w:b/>
          <w:bCs/>
          <w:position w:val="-1"/>
          <w:sz w:val="20"/>
          <w:szCs w:val="20"/>
        </w:rPr>
        <w:t>Management of Financial Intermediarie</w:t>
      </w:r>
      <w:r>
        <w:rPr>
          <w:rFonts w:ascii="Times New Roman" w:hAnsi="Times New Roman"/>
          <w:b/>
          <w:bCs/>
          <w:spacing w:val="6"/>
          <w:position w:val="-1"/>
          <w:sz w:val="20"/>
          <w:szCs w:val="20"/>
        </w:rPr>
        <w:t>s</w:t>
      </w:r>
      <w:r>
        <w:rPr>
          <w:rFonts w:ascii="Times New Roman" w:hAnsi="Times New Roman"/>
          <w:b/>
          <w:bCs/>
          <w:position w:val="-1"/>
          <w:sz w:val="20"/>
          <w:szCs w:val="20"/>
        </w:rPr>
        <w:t>...............................................</w:t>
      </w:r>
      <w:r>
        <w:rPr>
          <w:rFonts w:ascii="Times New Roman" w:hAnsi="Times New Roman"/>
          <w:b/>
          <w:bCs/>
          <w:position w:val="1"/>
          <w:sz w:val="20"/>
          <w:szCs w:val="20"/>
        </w:rPr>
        <w:t>3(3-0)</w:t>
      </w:r>
    </w:p>
    <w:p w:rsidR="00F42301" w:rsidRDefault="00F42301" w:rsidP="001C7D3D">
      <w:pPr>
        <w:widowControl w:val="0"/>
        <w:autoSpaceDE w:val="0"/>
        <w:autoSpaceDN w:val="0"/>
        <w:adjustRightInd w:val="0"/>
        <w:spacing w:after="0" w:line="225" w:lineRule="exact"/>
        <w:ind w:left="1220"/>
        <w:rPr>
          <w:rFonts w:ascii="Times New Roman" w:hAnsi="Times New Roman"/>
          <w:sz w:val="20"/>
          <w:szCs w:val="20"/>
        </w:rPr>
      </w:pPr>
      <w:r>
        <w:rPr>
          <w:rFonts w:ascii="Times New Roman" w:hAnsi="Times New Roman"/>
          <w:sz w:val="20"/>
          <w:szCs w:val="20"/>
        </w:rPr>
        <w:t>This is an in-depth study of the di</w:t>
      </w:r>
      <w:r>
        <w:rPr>
          <w:rFonts w:ascii="Times New Roman" w:hAnsi="Times New Roman"/>
          <w:spacing w:val="-4"/>
          <w:sz w:val="20"/>
          <w:szCs w:val="20"/>
        </w:rPr>
        <w:t>f</w:t>
      </w:r>
      <w:r>
        <w:rPr>
          <w:rFonts w:ascii="Times New Roman" w:hAnsi="Times New Roman"/>
          <w:sz w:val="20"/>
          <w:szCs w:val="20"/>
        </w:rPr>
        <w:t>ferent types of financial intermediaries. Students will gain</w:t>
      </w:r>
    </w:p>
    <w:p w:rsidR="00F42301" w:rsidRDefault="00F42301" w:rsidP="001C7D3D">
      <w:pPr>
        <w:widowControl w:val="0"/>
        <w:autoSpaceDE w:val="0"/>
        <w:autoSpaceDN w:val="0"/>
        <w:adjustRightInd w:val="0"/>
        <w:spacing w:before="10" w:after="0" w:line="250" w:lineRule="auto"/>
        <w:ind w:left="1220" w:right="2056"/>
        <w:rPr>
          <w:rFonts w:ascii="Times New Roman" w:hAnsi="Times New Roman"/>
          <w:sz w:val="20"/>
          <w:szCs w:val="20"/>
        </w:rPr>
      </w:pPr>
      <w:r>
        <w:rPr>
          <w:rFonts w:ascii="Times New Roman" w:hAnsi="Times New Roman"/>
          <w:sz w:val="20"/>
          <w:szCs w:val="20"/>
        </w:rPr>
        <w:t>insights into the importance of the dual role played by these institutions, learn the procedures and operations in which they participate and be able to identify the characteristics of the fi- nancial assets intermediaries manage in their portfolios.</w:t>
      </w:r>
      <w:r>
        <w:rPr>
          <w:rFonts w:ascii="Times New Roman" w:hAnsi="Times New Roman"/>
          <w:spacing w:val="-1"/>
          <w:sz w:val="20"/>
          <w:szCs w:val="20"/>
        </w:rPr>
        <w:t xml:space="preserve"> </w:t>
      </w:r>
      <w:r>
        <w:rPr>
          <w:rFonts w:ascii="Times New Roman" w:hAnsi="Times New Roman"/>
          <w:i/>
          <w:iCs/>
          <w:sz w:val="20"/>
          <w:szCs w:val="20"/>
        </w:rPr>
        <w:t>P</w:t>
      </w:r>
      <w:r>
        <w:rPr>
          <w:rFonts w:ascii="Times New Roman" w:hAnsi="Times New Roman"/>
          <w:i/>
          <w:iCs/>
          <w:spacing w:val="-7"/>
          <w:sz w:val="20"/>
          <w:szCs w:val="20"/>
        </w:rPr>
        <w:t>r</w:t>
      </w:r>
      <w:r>
        <w:rPr>
          <w:rFonts w:ascii="Times New Roman" w:hAnsi="Times New Roman"/>
          <w:i/>
          <w:iCs/>
          <w:sz w:val="20"/>
          <w:szCs w:val="20"/>
        </w:rPr>
        <w:t>e</w:t>
      </w:r>
      <w:r>
        <w:rPr>
          <w:rFonts w:ascii="Times New Roman" w:hAnsi="Times New Roman"/>
          <w:i/>
          <w:iCs/>
          <w:spacing w:val="-7"/>
          <w:sz w:val="20"/>
          <w:szCs w:val="20"/>
        </w:rPr>
        <w:t>r</w:t>
      </w:r>
      <w:r>
        <w:rPr>
          <w:rFonts w:ascii="Times New Roman" w:hAnsi="Times New Roman"/>
          <w:i/>
          <w:iCs/>
          <w:sz w:val="20"/>
          <w:szCs w:val="20"/>
        </w:rPr>
        <w:t>equisite: FINC3105</w:t>
      </w:r>
    </w:p>
    <w:p w:rsidR="00F42301" w:rsidRDefault="00F42301" w:rsidP="001C7D3D">
      <w:pPr>
        <w:widowControl w:val="0"/>
        <w:autoSpaceDE w:val="0"/>
        <w:autoSpaceDN w:val="0"/>
        <w:adjustRightInd w:val="0"/>
        <w:spacing w:after="0" w:line="250" w:lineRule="auto"/>
        <w:ind w:left="1220" w:right="2123" w:hanging="360"/>
        <w:rPr>
          <w:rFonts w:ascii="Times New Roman" w:hAnsi="Times New Roman"/>
          <w:sz w:val="20"/>
          <w:szCs w:val="20"/>
        </w:rPr>
      </w:pPr>
      <w:r>
        <w:rPr>
          <w:rFonts w:ascii="Times New Roman" w:hAnsi="Times New Roman"/>
          <w:b/>
          <w:bCs/>
          <w:sz w:val="20"/>
          <w:szCs w:val="20"/>
        </w:rPr>
        <w:t>FINC 6106 — Speculative Markets and Financial Engineering</w:t>
      </w:r>
      <w:r>
        <w:rPr>
          <w:rFonts w:ascii="Times New Roman" w:hAnsi="Times New Roman"/>
          <w:b/>
          <w:bCs/>
          <w:spacing w:val="-6"/>
          <w:sz w:val="20"/>
          <w:szCs w:val="20"/>
        </w:rPr>
        <w:t xml:space="preserve"> </w:t>
      </w:r>
      <w:r>
        <w:rPr>
          <w:rFonts w:ascii="Times New Roman" w:hAnsi="Times New Roman"/>
          <w:b/>
          <w:bCs/>
          <w:sz w:val="20"/>
          <w:szCs w:val="20"/>
        </w:rPr>
        <w:t xml:space="preserve">...................................3(3-0) </w:t>
      </w:r>
      <w:r>
        <w:rPr>
          <w:rFonts w:ascii="Times New Roman" w:hAnsi="Times New Roman"/>
          <w:sz w:val="20"/>
          <w:szCs w:val="20"/>
        </w:rPr>
        <w:t>This is an in-depth study of the di</w:t>
      </w:r>
      <w:r>
        <w:rPr>
          <w:rFonts w:ascii="Times New Roman" w:hAnsi="Times New Roman"/>
          <w:spacing w:val="-4"/>
          <w:sz w:val="20"/>
          <w:szCs w:val="20"/>
        </w:rPr>
        <w:t>f</w:t>
      </w:r>
      <w:r>
        <w:rPr>
          <w:rFonts w:ascii="Times New Roman" w:hAnsi="Times New Roman"/>
          <w:sz w:val="20"/>
          <w:szCs w:val="20"/>
        </w:rPr>
        <w:t xml:space="preserve">ferent types of speculative securities, mainly options and futures. Emphasis will be placed on the theoretical foundations of modern contingent claims analysis, the necessary institution details and the significant role of financial engineering. </w:t>
      </w:r>
      <w:r>
        <w:rPr>
          <w:rFonts w:ascii="Times New Roman" w:hAnsi="Times New Roman"/>
          <w:i/>
          <w:iCs/>
          <w:sz w:val="20"/>
          <w:szCs w:val="20"/>
        </w:rPr>
        <w:t>P</w:t>
      </w:r>
      <w:r>
        <w:rPr>
          <w:rFonts w:ascii="Times New Roman" w:hAnsi="Times New Roman"/>
          <w:i/>
          <w:iCs/>
          <w:spacing w:val="-7"/>
          <w:sz w:val="20"/>
          <w:szCs w:val="20"/>
        </w:rPr>
        <w:t>r</w:t>
      </w:r>
      <w:r>
        <w:rPr>
          <w:rFonts w:ascii="Times New Roman" w:hAnsi="Times New Roman"/>
          <w:i/>
          <w:iCs/>
          <w:sz w:val="20"/>
          <w:szCs w:val="20"/>
        </w:rPr>
        <w:t>e</w:t>
      </w:r>
      <w:r>
        <w:rPr>
          <w:rFonts w:ascii="Times New Roman" w:hAnsi="Times New Roman"/>
          <w:i/>
          <w:iCs/>
          <w:spacing w:val="-7"/>
          <w:sz w:val="20"/>
          <w:szCs w:val="20"/>
        </w:rPr>
        <w:t>r</w:t>
      </w:r>
      <w:r>
        <w:rPr>
          <w:rFonts w:ascii="Times New Roman" w:hAnsi="Times New Roman"/>
          <w:i/>
          <w:iCs/>
          <w:sz w:val="20"/>
          <w:szCs w:val="20"/>
        </w:rPr>
        <w:t>equisite: FINC 6103</w:t>
      </w:r>
    </w:p>
    <w:p w:rsidR="00F42301" w:rsidRDefault="00F42301" w:rsidP="001C7D3D">
      <w:pPr>
        <w:widowControl w:val="0"/>
        <w:autoSpaceDE w:val="0"/>
        <w:autoSpaceDN w:val="0"/>
        <w:adjustRightInd w:val="0"/>
        <w:spacing w:after="0" w:line="250" w:lineRule="auto"/>
        <w:ind w:left="1220" w:right="2024" w:hanging="360"/>
        <w:rPr>
          <w:rFonts w:ascii="Times New Roman" w:hAnsi="Times New Roman"/>
          <w:sz w:val="20"/>
          <w:szCs w:val="20"/>
        </w:rPr>
      </w:pPr>
      <w:r>
        <w:rPr>
          <w:rFonts w:ascii="Times New Roman" w:hAnsi="Times New Roman"/>
          <w:b/>
          <w:bCs/>
          <w:sz w:val="20"/>
          <w:szCs w:val="20"/>
        </w:rPr>
        <w:t>MGMT</w:t>
      </w:r>
      <w:r>
        <w:rPr>
          <w:rFonts w:ascii="Times New Roman" w:hAnsi="Times New Roman"/>
          <w:b/>
          <w:bCs/>
          <w:spacing w:val="-4"/>
          <w:sz w:val="20"/>
          <w:szCs w:val="20"/>
        </w:rPr>
        <w:t xml:space="preserve"> </w:t>
      </w:r>
      <w:r>
        <w:rPr>
          <w:rFonts w:ascii="Times New Roman" w:hAnsi="Times New Roman"/>
          <w:b/>
          <w:bCs/>
          <w:sz w:val="20"/>
          <w:szCs w:val="20"/>
        </w:rPr>
        <w:t>5</w:t>
      </w:r>
      <w:r>
        <w:rPr>
          <w:rFonts w:ascii="Times New Roman" w:hAnsi="Times New Roman"/>
          <w:b/>
          <w:bCs/>
          <w:spacing w:val="-11"/>
          <w:sz w:val="20"/>
          <w:szCs w:val="20"/>
        </w:rPr>
        <w:t>1</w:t>
      </w:r>
      <w:r>
        <w:rPr>
          <w:rFonts w:ascii="Times New Roman" w:hAnsi="Times New Roman"/>
          <w:b/>
          <w:bCs/>
          <w:sz w:val="20"/>
          <w:szCs w:val="20"/>
        </w:rPr>
        <w:t>10 — Organizational Behavior</w:t>
      </w:r>
      <w:r>
        <w:rPr>
          <w:rFonts w:ascii="Times New Roman" w:hAnsi="Times New Roman"/>
          <w:b/>
          <w:bCs/>
          <w:spacing w:val="-4"/>
          <w:sz w:val="20"/>
          <w:szCs w:val="20"/>
        </w:rPr>
        <w:t xml:space="preserve"> </w:t>
      </w:r>
      <w:r>
        <w:rPr>
          <w:rFonts w:ascii="Times New Roman" w:hAnsi="Times New Roman"/>
          <w:b/>
          <w:bCs/>
          <w:sz w:val="20"/>
          <w:szCs w:val="20"/>
        </w:rPr>
        <w:t>Effectiveness</w:t>
      </w:r>
      <w:r>
        <w:rPr>
          <w:rFonts w:ascii="Times New Roman" w:hAnsi="Times New Roman"/>
          <w:b/>
          <w:bCs/>
          <w:spacing w:val="-26"/>
          <w:sz w:val="20"/>
          <w:szCs w:val="20"/>
        </w:rPr>
        <w:t xml:space="preserve"> </w:t>
      </w:r>
      <w:r>
        <w:rPr>
          <w:rFonts w:ascii="Times New Roman" w:hAnsi="Times New Roman"/>
          <w:b/>
          <w:bCs/>
          <w:sz w:val="20"/>
          <w:szCs w:val="20"/>
        </w:rPr>
        <w:t xml:space="preserve">................................................3(3-0) </w:t>
      </w:r>
      <w:r>
        <w:rPr>
          <w:rFonts w:ascii="Times New Roman" w:hAnsi="Times New Roman"/>
          <w:sz w:val="20"/>
          <w:szCs w:val="20"/>
        </w:rPr>
        <w:t>This course is designed for students to learn individual and group skills required for e</w:t>
      </w:r>
      <w:r>
        <w:rPr>
          <w:rFonts w:ascii="Times New Roman" w:hAnsi="Times New Roman"/>
          <w:spacing w:val="-4"/>
          <w:sz w:val="20"/>
          <w:szCs w:val="20"/>
        </w:rPr>
        <w:t>f</w:t>
      </w:r>
      <w:r>
        <w:rPr>
          <w:rFonts w:ascii="Times New Roman" w:hAnsi="Times New Roman"/>
          <w:sz w:val="20"/>
          <w:szCs w:val="20"/>
        </w:rPr>
        <w:t>fective functioning in an o</w:t>
      </w:r>
      <w:r>
        <w:rPr>
          <w:rFonts w:ascii="Times New Roman" w:hAnsi="Times New Roman"/>
          <w:spacing w:val="-4"/>
          <w:sz w:val="20"/>
          <w:szCs w:val="20"/>
        </w:rPr>
        <w:t>r</w:t>
      </w:r>
      <w:r>
        <w:rPr>
          <w:rFonts w:ascii="Times New Roman" w:hAnsi="Times New Roman"/>
          <w:sz w:val="20"/>
          <w:szCs w:val="20"/>
        </w:rPr>
        <w:t>ganizational context.</w:t>
      </w:r>
      <w:r>
        <w:rPr>
          <w:rFonts w:ascii="Times New Roman" w:hAnsi="Times New Roman"/>
          <w:spacing w:val="-3"/>
          <w:sz w:val="20"/>
          <w:szCs w:val="20"/>
        </w:rPr>
        <w:t xml:space="preserve"> </w:t>
      </w:r>
      <w:r>
        <w:rPr>
          <w:rFonts w:ascii="Times New Roman" w:hAnsi="Times New Roman"/>
          <w:sz w:val="20"/>
          <w:szCs w:val="20"/>
        </w:rPr>
        <w:t>The course highlights the leadership and managerial competencies needed to create and maintain o</w:t>
      </w:r>
      <w:r>
        <w:rPr>
          <w:rFonts w:ascii="Times New Roman" w:hAnsi="Times New Roman"/>
          <w:spacing w:val="-4"/>
          <w:sz w:val="20"/>
          <w:szCs w:val="20"/>
        </w:rPr>
        <w:t>r</w:t>
      </w:r>
      <w:r>
        <w:rPr>
          <w:rFonts w:ascii="Times New Roman" w:hAnsi="Times New Roman"/>
          <w:sz w:val="20"/>
          <w:szCs w:val="20"/>
        </w:rPr>
        <w:t>ganizations that are e</w:t>
      </w:r>
      <w:r>
        <w:rPr>
          <w:rFonts w:ascii="Times New Roman" w:hAnsi="Times New Roman"/>
          <w:spacing w:val="-4"/>
          <w:sz w:val="20"/>
          <w:szCs w:val="20"/>
        </w:rPr>
        <w:t>f</w:t>
      </w:r>
      <w:r>
        <w:rPr>
          <w:rFonts w:ascii="Times New Roman" w:hAnsi="Times New Roman"/>
          <w:sz w:val="20"/>
          <w:szCs w:val="20"/>
        </w:rPr>
        <w:t>fective, successful, and earn above average returns on their investments. Such knowledge and skills focus on the ac- curate diagnosis, design, deployment, evaluation and enhancement of o</w:t>
      </w:r>
      <w:r>
        <w:rPr>
          <w:rFonts w:ascii="Times New Roman" w:hAnsi="Times New Roman"/>
          <w:spacing w:val="-4"/>
          <w:sz w:val="20"/>
          <w:szCs w:val="20"/>
        </w:rPr>
        <w:t>r</w:t>
      </w:r>
      <w:r>
        <w:rPr>
          <w:rFonts w:ascii="Times New Roman" w:hAnsi="Times New Roman"/>
          <w:sz w:val="20"/>
          <w:szCs w:val="20"/>
        </w:rPr>
        <w:t>ganizations and o</w:t>
      </w:r>
      <w:r>
        <w:rPr>
          <w:rFonts w:ascii="Times New Roman" w:hAnsi="Times New Roman"/>
          <w:spacing w:val="-4"/>
          <w:sz w:val="20"/>
          <w:szCs w:val="20"/>
        </w:rPr>
        <w:t>r</w:t>
      </w:r>
      <w:r>
        <w:rPr>
          <w:rFonts w:ascii="Times New Roman" w:hAnsi="Times New Roman"/>
          <w:sz w:val="20"/>
          <w:szCs w:val="20"/>
        </w:rPr>
        <w:t>g</w:t>
      </w:r>
      <w:r>
        <w:rPr>
          <w:rFonts w:ascii="Times New Roman" w:hAnsi="Times New Roman"/>
          <w:spacing w:val="-4"/>
          <w:sz w:val="20"/>
          <w:szCs w:val="20"/>
        </w:rPr>
        <w:t>a</w:t>
      </w:r>
      <w:r>
        <w:rPr>
          <w:rFonts w:ascii="Times New Roman" w:hAnsi="Times New Roman"/>
          <w:sz w:val="20"/>
          <w:szCs w:val="20"/>
        </w:rPr>
        <w:t>- nizational interventions needed to sustain e</w:t>
      </w:r>
      <w:r>
        <w:rPr>
          <w:rFonts w:ascii="Times New Roman" w:hAnsi="Times New Roman"/>
          <w:spacing w:val="-4"/>
          <w:sz w:val="20"/>
          <w:szCs w:val="20"/>
        </w:rPr>
        <w:t>f</w:t>
      </w:r>
      <w:r>
        <w:rPr>
          <w:rFonts w:ascii="Times New Roman" w:hAnsi="Times New Roman"/>
          <w:sz w:val="20"/>
          <w:szCs w:val="20"/>
        </w:rPr>
        <w:t>fective change.</w:t>
      </w:r>
      <w:r>
        <w:rPr>
          <w:rFonts w:ascii="Times New Roman" w:hAnsi="Times New Roman"/>
          <w:spacing w:val="49"/>
          <w:sz w:val="20"/>
          <w:szCs w:val="20"/>
        </w:rPr>
        <w:t xml:space="preserve"> </w:t>
      </w:r>
      <w:r>
        <w:rPr>
          <w:rFonts w:ascii="Times New Roman" w:hAnsi="Times New Roman"/>
          <w:i/>
          <w:iCs/>
          <w:sz w:val="20"/>
          <w:szCs w:val="20"/>
        </w:rPr>
        <w:t>P</w:t>
      </w:r>
      <w:r>
        <w:rPr>
          <w:rFonts w:ascii="Times New Roman" w:hAnsi="Times New Roman"/>
          <w:i/>
          <w:iCs/>
          <w:spacing w:val="-7"/>
          <w:sz w:val="20"/>
          <w:szCs w:val="20"/>
        </w:rPr>
        <w:t>r</w:t>
      </w:r>
      <w:r>
        <w:rPr>
          <w:rFonts w:ascii="Times New Roman" w:hAnsi="Times New Roman"/>
          <w:i/>
          <w:iCs/>
          <w:sz w:val="20"/>
          <w:szCs w:val="20"/>
        </w:rPr>
        <w:t>e</w:t>
      </w:r>
      <w:r>
        <w:rPr>
          <w:rFonts w:ascii="Times New Roman" w:hAnsi="Times New Roman"/>
          <w:i/>
          <w:iCs/>
          <w:spacing w:val="-7"/>
          <w:sz w:val="20"/>
          <w:szCs w:val="20"/>
        </w:rPr>
        <w:t>r</w:t>
      </w:r>
      <w:r>
        <w:rPr>
          <w:rFonts w:ascii="Times New Roman" w:hAnsi="Times New Roman"/>
          <w:i/>
          <w:iCs/>
          <w:sz w:val="20"/>
          <w:szCs w:val="20"/>
        </w:rPr>
        <w:t>equisite: MGMT</w:t>
      </w:r>
      <w:r>
        <w:rPr>
          <w:rFonts w:ascii="Times New Roman" w:hAnsi="Times New Roman"/>
          <w:i/>
          <w:iCs/>
          <w:spacing w:val="-4"/>
          <w:sz w:val="20"/>
          <w:szCs w:val="20"/>
        </w:rPr>
        <w:t xml:space="preserve"> </w:t>
      </w:r>
      <w:r>
        <w:rPr>
          <w:rFonts w:ascii="Times New Roman" w:hAnsi="Times New Roman"/>
          <w:i/>
          <w:iCs/>
          <w:sz w:val="20"/>
          <w:szCs w:val="20"/>
        </w:rPr>
        <w:t>4</w:t>
      </w:r>
      <w:r>
        <w:rPr>
          <w:rFonts w:ascii="Times New Roman" w:hAnsi="Times New Roman"/>
          <w:i/>
          <w:iCs/>
          <w:spacing w:val="-15"/>
          <w:sz w:val="20"/>
          <w:szCs w:val="20"/>
        </w:rPr>
        <w:t>1</w:t>
      </w:r>
      <w:r>
        <w:rPr>
          <w:rFonts w:ascii="Times New Roman" w:hAnsi="Times New Roman"/>
          <w:i/>
          <w:iCs/>
          <w:sz w:val="20"/>
          <w:szCs w:val="20"/>
        </w:rPr>
        <w:t>10 or MGMT</w:t>
      </w:r>
      <w:r>
        <w:rPr>
          <w:rFonts w:ascii="Times New Roman" w:hAnsi="Times New Roman"/>
          <w:i/>
          <w:iCs/>
          <w:spacing w:val="-4"/>
          <w:sz w:val="20"/>
          <w:szCs w:val="20"/>
        </w:rPr>
        <w:t xml:space="preserve"> </w:t>
      </w:r>
      <w:r>
        <w:rPr>
          <w:rFonts w:ascii="Times New Roman" w:hAnsi="Times New Roman"/>
          <w:i/>
          <w:iCs/>
          <w:sz w:val="20"/>
          <w:szCs w:val="20"/>
        </w:rPr>
        <w:t>5200</w:t>
      </w:r>
    </w:p>
    <w:p w:rsidR="00F42301" w:rsidRDefault="00F42301" w:rsidP="001C7D3D">
      <w:pPr>
        <w:widowControl w:val="0"/>
        <w:autoSpaceDE w:val="0"/>
        <w:autoSpaceDN w:val="0"/>
        <w:adjustRightInd w:val="0"/>
        <w:spacing w:after="0"/>
        <w:ind w:left="860"/>
        <w:rPr>
          <w:rFonts w:ascii="Times New Roman" w:hAnsi="Times New Roman"/>
          <w:sz w:val="20"/>
          <w:szCs w:val="20"/>
        </w:rPr>
      </w:pPr>
      <w:r>
        <w:rPr>
          <w:rFonts w:ascii="Times New Roman" w:hAnsi="Times New Roman"/>
          <w:b/>
          <w:bCs/>
          <w:sz w:val="20"/>
          <w:szCs w:val="20"/>
        </w:rPr>
        <w:t>MGMT</w:t>
      </w:r>
      <w:r>
        <w:rPr>
          <w:rFonts w:ascii="Times New Roman" w:hAnsi="Times New Roman"/>
          <w:b/>
          <w:bCs/>
          <w:spacing w:val="-4"/>
          <w:sz w:val="20"/>
          <w:szCs w:val="20"/>
        </w:rPr>
        <w:t xml:space="preserve"> </w:t>
      </w:r>
      <w:r>
        <w:rPr>
          <w:rFonts w:ascii="Times New Roman" w:hAnsi="Times New Roman"/>
          <w:b/>
          <w:bCs/>
          <w:sz w:val="20"/>
          <w:szCs w:val="20"/>
        </w:rPr>
        <w:t>5200 — Overview of Management/Marketing Concepts</w:t>
      </w:r>
      <w:r>
        <w:rPr>
          <w:rFonts w:ascii="Times New Roman" w:hAnsi="Times New Roman"/>
          <w:b/>
          <w:bCs/>
          <w:spacing w:val="-29"/>
          <w:sz w:val="20"/>
          <w:szCs w:val="20"/>
        </w:rPr>
        <w:t xml:space="preserve"> </w:t>
      </w:r>
      <w:r>
        <w:rPr>
          <w:rFonts w:ascii="Times New Roman" w:hAnsi="Times New Roman"/>
          <w:b/>
          <w:bCs/>
          <w:sz w:val="20"/>
          <w:szCs w:val="20"/>
        </w:rPr>
        <w:t>.................................1(1-0)</w:t>
      </w:r>
    </w:p>
    <w:p w:rsidR="00F42301" w:rsidRDefault="00F42301" w:rsidP="001C7D3D">
      <w:pPr>
        <w:widowControl w:val="0"/>
        <w:autoSpaceDE w:val="0"/>
        <w:autoSpaceDN w:val="0"/>
        <w:adjustRightInd w:val="0"/>
        <w:spacing w:before="10" w:after="0" w:line="250" w:lineRule="auto"/>
        <w:ind w:left="1220" w:right="1989"/>
        <w:rPr>
          <w:rFonts w:ascii="Times New Roman" w:hAnsi="Times New Roman"/>
          <w:sz w:val="20"/>
          <w:szCs w:val="20"/>
        </w:rPr>
      </w:pPr>
      <w:r>
        <w:rPr>
          <w:rFonts w:ascii="Times New Roman" w:hAnsi="Times New Roman"/>
          <w:sz w:val="20"/>
          <w:szCs w:val="20"/>
        </w:rPr>
        <w:t>An overview course of business management and marketing.</w:t>
      </w:r>
      <w:r>
        <w:rPr>
          <w:rFonts w:ascii="Times New Roman" w:hAnsi="Times New Roman"/>
          <w:spacing w:val="-3"/>
          <w:sz w:val="20"/>
          <w:szCs w:val="20"/>
        </w:rPr>
        <w:t xml:space="preserve"> </w:t>
      </w:r>
      <w:r>
        <w:rPr>
          <w:rFonts w:ascii="Times New Roman" w:hAnsi="Times New Roman"/>
          <w:sz w:val="20"/>
          <w:szCs w:val="20"/>
        </w:rPr>
        <w:t>This is an accelerated MBA</w:t>
      </w:r>
      <w:r>
        <w:rPr>
          <w:rFonts w:ascii="Times New Roman" w:hAnsi="Times New Roman"/>
          <w:spacing w:val="-11"/>
          <w:sz w:val="20"/>
          <w:szCs w:val="20"/>
        </w:rPr>
        <w:t xml:space="preserve"> </w:t>
      </w:r>
      <w:r>
        <w:rPr>
          <w:rFonts w:ascii="Times New Roman" w:hAnsi="Times New Roman"/>
          <w:sz w:val="20"/>
          <w:szCs w:val="20"/>
        </w:rPr>
        <w:t>pre- requisite course for MGMT</w:t>
      </w:r>
      <w:r>
        <w:rPr>
          <w:rFonts w:ascii="Times New Roman" w:hAnsi="Times New Roman"/>
          <w:spacing w:val="-4"/>
          <w:sz w:val="20"/>
          <w:szCs w:val="20"/>
        </w:rPr>
        <w:t xml:space="preserve"> </w:t>
      </w:r>
      <w:r>
        <w:rPr>
          <w:rFonts w:ascii="Times New Roman" w:hAnsi="Times New Roman"/>
          <w:sz w:val="20"/>
          <w:szCs w:val="20"/>
        </w:rPr>
        <w:t>5</w:t>
      </w:r>
      <w:r>
        <w:rPr>
          <w:rFonts w:ascii="Times New Roman" w:hAnsi="Times New Roman"/>
          <w:spacing w:val="-7"/>
          <w:sz w:val="20"/>
          <w:szCs w:val="20"/>
        </w:rPr>
        <w:t>1</w:t>
      </w:r>
      <w:r>
        <w:rPr>
          <w:rFonts w:ascii="Times New Roman" w:hAnsi="Times New Roman"/>
          <w:sz w:val="20"/>
          <w:szCs w:val="20"/>
        </w:rPr>
        <w:t>10 and MKTG 6170.</w:t>
      </w:r>
      <w:r>
        <w:rPr>
          <w:rFonts w:ascii="Times New Roman" w:hAnsi="Times New Roman"/>
          <w:spacing w:val="-4"/>
          <w:sz w:val="20"/>
          <w:szCs w:val="20"/>
        </w:rPr>
        <w:t xml:space="preserve"> </w:t>
      </w:r>
      <w:r>
        <w:rPr>
          <w:rFonts w:ascii="Times New Roman" w:hAnsi="Times New Roman"/>
          <w:spacing w:val="-16"/>
          <w:sz w:val="20"/>
          <w:szCs w:val="20"/>
        </w:rPr>
        <w:t>W</w:t>
      </w:r>
      <w:r>
        <w:rPr>
          <w:rFonts w:ascii="Times New Roman" w:hAnsi="Times New Roman"/>
          <w:sz w:val="20"/>
          <w:szCs w:val="20"/>
        </w:rPr>
        <w:t>aivers will be granted to students who have completed any senior (400) level business management course and MKTG 3120 or equivalent courses with grades of “C” of bette</w:t>
      </w:r>
      <w:r>
        <w:rPr>
          <w:rFonts w:ascii="Times New Roman" w:hAnsi="Times New Roman"/>
          <w:spacing w:val="-11"/>
          <w:sz w:val="20"/>
          <w:szCs w:val="20"/>
        </w:rPr>
        <w:t>r</w:t>
      </w:r>
      <w:r>
        <w:rPr>
          <w:rFonts w:ascii="Times New Roman" w:hAnsi="Times New Roman"/>
          <w:sz w:val="20"/>
          <w:szCs w:val="20"/>
        </w:rPr>
        <w:t xml:space="preserve">.  </w:t>
      </w:r>
      <w:r>
        <w:rPr>
          <w:rFonts w:ascii="Times New Roman" w:hAnsi="Times New Roman"/>
          <w:spacing w:val="-18"/>
          <w:sz w:val="20"/>
          <w:szCs w:val="20"/>
        </w:rPr>
        <w:t>P</w:t>
      </w:r>
      <w:r>
        <w:rPr>
          <w:rFonts w:ascii="Times New Roman" w:hAnsi="Times New Roman"/>
          <w:sz w:val="20"/>
          <w:szCs w:val="20"/>
        </w:rPr>
        <w:t>ASS/</w:t>
      </w:r>
      <w:r>
        <w:rPr>
          <w:rFonts w:ascii="Times New Roman" w:hAnsi="Times New Roman"/>
          <w:spacing w:val="-15"/>
          <w:sz w:val="20"/>
          <w:szCs w:val="20"/>
        </w:rPr>
        <w:t>F</w:t>
      </w:r>
      <w:r>
        <w:rPr>
          <w:rFonts w:ascii="Times New Roman" w:hAnsi="Times New Roman"/>
          <w:sz w:val="20"/>
          <w:szCs w:val="20"/>
        </w:rPr>
        <w:t>AIL</w:t>
      </w:r>
      <w:r>
        <w:rPr>
          <w:rFonts w:ascii="Times New Roman" w:hAnsi="Times New Roman"/>
          <w:spacing w:val="-7"/>
          <w:sz w:val="20"/>
          <w:szCs w:val="20"/>
        </w:rPr>
        <w:t xml:space="preserve"> </w:t>
      </w:r>
      <w:r>
        <w:rPr>
          <w:rFonts w:ascii="Times New Roman" w:hAnsi="Times New Roman"/>
          <w:sz w:val="20"/>
          <w:szCs w:val="20"/>
        </w:rPr>
        <w:t>Grading.</w:t>
      </w:r>
    </w:p>
    <w:p w:rsidR="00F42301" w:rsidRDefault="00F42301" w:rsidP="001C7D3D">
      <w:pPr>
        <w:widowControl w:val="0"/>
        <w:autoSpaceDE w:val="0"/>
        <w:autoSpaceDN w:val="0"/>
        <w:adjustRightInd w:val="0"/>
        <w:spacing w:before="10" w:after="0" w:line="250" w:lineRule="auto"/>
        <w:ind w:left="1220" w:right="1989"/>
        <w:rPr>
          <w:rFonts w:ascii="Times New Roman" w:hAnsi="Times New Roman"/>
          <w:sz w:val="20"/>
          <w:szCs w:val="20"/>
        </w:rPr>
        <w:sectPr w:rsidR="00F42301">
          <w:pgSz w:w="12240" w:h="15840"/>
          <w:pgMar w:top="300" w:right="200" w:bottom="280" w:left="1280" w:header="0" w:footer="982" w:gutter="0"/>
          <w:cols w:space="720" w:equalWidth="0">
            <w:col w:w="10760"/>
          </w:cols>
          <w:noEndnote/>
        </w:sectPr>
      </w:pPr>
    </w:p>
    <w:tbl>
      <w:tblPr>
        <w:tblW w:w="0" w:type="auto"/>
        <w:tblInd w:w="119" w:type="dxa"/>
        <w:tblLayout w:type="fixed"/>
        <w:tblCellMar>
          <w:left w:w="0" w:type="dxa"/>
          <w:right w:w="0" w:type="dxa"/>
        </w:tblCellMar>
        <w:tblLook w:val="0000"/>
      </w:tblPr>
      <w:tblGrid>
        <w:gridCol w:w="1085"/>
        <w:gridCol w:w="4560"/>
        <w:gridCol w:w="4858"/>
      </w:tblGrid>
      <w:tr w:rsidR="00F42301" w:rsidRPr="00FA7AC7" w:rsidTr="00D346C9">
        <w:trPr>
          <w:trHeight w:hRule="exact" w:val="235"/>
        </w:trPr>
        <w:tc>
          <w:tcPr>
            <w:tcW w:w="1085" w:type="dxa"/>
            <w:tcBorders>
              <w:top w:val="nil"/>
              <w:left w:val="nil"/>
              <w:bottom w:val="single" w:sz="4" w:space="0" w:color="191919"/>
              <w:right w:val="single" w:sz="4" w:space="0" w:color="191919"/>
            </w:tcBorders>
          </w:tcPr>
          <w:p w:rsidR="00F42301" w:rsidRPr="00FA7AC7" w:rsidRDefault="00F42301" w:rsidP="00D346C9">
            <w:pPr>
              <w:widowControl w:val="0"/>
              <w:autoSpaceDE w:val="0"/>
              <w:autoSpaceDN w:val="0"/>
              <w:adjustRightInd w:val="0"/>
              <w:spacing w:after="0"/>
              <w:rPr>
                <w:rFonts w:ascii="Times New Roman" w:hAnsi="Times New Roman"/>
                <w:sz w:val="24"/>
                <w:szCs w:val="24"/>
              </w:rPr>
            </w:pPr>
          </w:p>
        </w:tc>
        <w:tc>
          <w:tcPr>
            <w:tcW w:w="4560" w:type="dxa"/>
            <w:vMerge w:val="restart"/>
            <w:tcBorders>
              <w:top w:val="single" w:sz="4" w:space="0" w:color="191919"/>
              <w:left w:val="single" w:sz="4" w:space="0" w:color="191919"/>
              <w:bottom w:val="single" w:sz="4" w:space="0" w:color="191919"/>
              <w:right w:val="single" w:sz="4" w:space="0" w:color="191919"/>
            </w:tcBorders>
          </w:tcPr>
          <w:p w:rsidR="00F42301" w:rsidRPr="00FA7AC7" w:rsidRDefault="00F42301" w:rsidP="00D346C9">
            <w:pPr>
              <w:widowControl w:val="0"/>
              <w:autoSpaceDE w:val="0"/>
              <w:autoSpaceDN w:val="0"/>
              <w:adjustRightInd w:val="0"/>
              <w:spacing w:before="9" w:after="0" w:line="140" w:lineRule="exact"/>
              <w:rPr>
                <w:rFonts w:ascii="Times New Roman" w:hAnsi="Times New Roman"/>
                <w:sz w:val="14"/>
                <w:szCs w:val="14"/>
              </w:rPr>
            </w:pPr>
          </w:p>
          <w:p w:rsidR="00F42301" w:rsidRPr="00FA7AC7" w:rsidRDefault="00F42301" w:rsidP="00D346C9">
            <w:pPr>
              <w:widowControl w:val="0"/>
              <w:autoSpaceDE w:val="0"/>
              <w:autoSpaceDN w:val="0"/>
              <w:adjustRightInd w:val="0"/>
              <w:spacing w:after="0"/>
              <w:ind w:left="172"/>
              <w:rPr>
                <w:rFonts w:ascii="Times New Roman" w:hAnsi="Times New Roman"/>
                <w:sz w:val="24"/>
                <w:szCs w:val="24"/>
              </w:rPr>
            </w:pPr>
            <w:r w:rsidRPr="00FA7AC7">
              <w:rPr>
                <w:rFonts w:ascii="Times New Roman" w:hAnsi="Times New Roman"/>
                <w:b/>
                <w:bCs/>
                <w:color w:val="191919"/>
                <w:sz w:val="32"/>
                <w:szCs w:val="32"/>
              </w:rPr>
              <w:t>B</w:t>
            </w:r>
            <w:r w:rsidRPr="00FA7AC7">
              <w:rPr>
                <w:rFonts w:ascii="Times New Roman" w:hAnsi="Times New Roman"/>
                <w:b/>
                <w:bCs/>
                <w:color w:val="191919"/>
                <w:sz w:val="24"/>
                <w:szCs w:val="24"/>
              </w:rPr>
              <w:t>USINESS</w:t>
            </w:r>
            <w:r w:rsidRPr="00FA7AC7">
              <w:rPr>
                <w:rFonts w:ascii="Times New Roman" w:hAnsi="Times New Roman"/>
                <w:b/>
                <w:bCs/>
                <w:color w:val="191919"/>
                <w:spacing w:val="2"/>
                <w:sz w:val="24"/>
                <w:szCs w:val="24"/>
              </w:rPr>
              <w:t xml:space="preserve"> </w:t>
            </w:r>
            <w:r w:rsidRPr="00FA7AC7">
              <w:rPr>
                <w:rFonts w:ascii="Times New Roman" w:hAnsi="Times New Roman"/>
                <w:b/>
                <w:bCs/>
                <w:color w:val="191919"/>
                <w:sz w:val="32"/>
                <w:szCs w:val="32"/>
              </w:rPr>
              <w:t>A</w:t>
            </w:r>
            <w:r w:rsidRPr="00FA7AC7">
              <w:rPr>
                <w:rFonts w:ascii="Times New Roman" w:hAnsi="Times New Roman"/>
                <w:b/>
                <w:bCs/>
                <w:color w:val="191919"/>
                <w:sz w:val="24"/>
                <w:szCs w:val="24"/>
              </w:rPr>
              <w:t>DMINISTR</w:t>
            </w:r>
            <w:r w:rsidRPr="00FA7AC7">
              <w:rPr>
                <w:rFonts w:ascii="Times New Roman" w:hAnsi="Times New Roman"/>
                <w:b/>
                <w:bCs/>
                <w:color w:val="191919"/>
                <w:spacing w:val="-18"/>
                <w:sz w:val="24"/>
                <w:szCs w:val="24"/>
              </w:rPr>
              <w:t>A</w:t>
            </w:r>
            <w:r w:rsidRPr="00FA7AC7">
              <w:rPr>
                <w:rFonts w:ascii="Times New Roman" w:hAnsi="Times New Roman"/>
                <w:b/>
                <w:bCs/>
                <w:color w:val="191919"/>
                <w:sz w:val="24"/>
                <w:szCs w:val="24"/>
              </w:rPr>
              <w:t>TION</w:t>
            </w:r>
          </w:p>
        </w:tc>
        <w:tc>
          <w:tcPr>
            <w:tcW w:w="4858" w:type="dxa"/>
            <w:tcBorders>
              <w:top w:val="nil"/>
              <w:left w:val="single" w:sz="4" w:space="0" w:color="191919"/>
              <w:bottom w:val="single" w:sz="4" w:space="0" w:color="191919"/>
              <w:right w:val="nil"/>
            </w:tcBorders>
          </w:tcPr>
          <w:p w:rsidR="00F42301" w:rsidRPr="00FA7AC7" w:rsidRDefault="00F42301" w:rsidP="00D346C9">
            <w:pPr>
              <w:widowControl w:val="0"/>
              <w:autoSpaceDE w:val="0"/>
              <w:autoSpaceDN w:val="0"/>
              <w:adjustRightInd w:val="0"/>
              <w:spacing w:after="0"/>
              <w:rPr>
                <w:rFonts w:ascii="Times New Roman" w:hAnsi="Times New Roman"/>
                <w:sz w:val="24"/>
                <w:szCs w:val="24"/>
              </w:rPr>
            </w:pPr>
          </w:p>
        </w:tc>
      </w:tr>
      <w:tr w:rsidR="00F42301" w:rsidRPr="00FA7AC7" w:rsidTr="00D346C9">
        <w:trPr>
          <w:trHeight w:hRule="exact" w:val="256"/>
        </w:trPr>
        <w:tc>
          <w:tcPr>
            <w:tcW w:w="1085" w:type="dxa"/>
            <w:tcBorders>
              <w:top w:val="single" w:sz="4" w:space="0" w:color="191919"/>
              <w:left w:val="nil"/>
              <w:bottom w:val="single" w:sz="4" w:space="0" w:color="191919"/>
              <w:right w:val="single" w:sz="4" w:space="0" w:color="191919"/>
            </w:tcBorders>
          </w:tcPr>
          <w:p w:rsidR="00F42301" w:rsidRPr="00FA7AC7" w:rsidRDefault="00F42301" w:rsidP="00D346C9">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D346C9">
            <w:pPr>
              <w:widowControl w:val="0"/>
              <w:autoSpaceDE w:val="0"/>
              <w:autoSpaceDN w:val="0"/>
              <w:adjustRightInd w:val="0"/>
              <w:spacing w:after="0"/>
              <w:rPr>
                <w:rFonts w:ascii="Times New Roman" w:hAnsi="Times New Roman"/>
                <w:sz w:val="24"/>
                <w:szCs w:val="24"/>
              </w:rPr>
            </w:pPr>
          </w:p>
        </w:tc>
        <w:tc>
          <w:tcPr>
            <w:tcW w:w="4858" w:type="dxa"/>
            <w:tcBorders>
              <w:top w:val="single" w:sz="4" w:space="0" w:color="191919"/>
              <w:left w:val="single" w:sz="4" w:space="0" w:color="191919"/>
              <w:bottom w:val="single" w:sz="4" w:space="0" w:color="191919"/>
              <w:right w:val="nil"/>
            </w:tcBorders>
          </w:tcPr>
          <w:p w:rsidR="00F42301" w:rsidRPr="00FA7AC7" w:rsidRDefault="00F42301" w:rsidP="00D346C9">
            <w:pPr>
              <w:widowControl w:val="0"/>
              <w:autoSpaceDE w:val="0"/>
              <w:autoSpaceDN w:val="0"/>
              <w:adjustRightInd w:val="0"/>
              <w:spacing w:after="0"/>
              <w:rPr>
                <w:rFonts w:ascii="Times New Roman" w:hAnsi="Times New Roman"/>
                <w:sz w:val="24"/>
                <w:szCs w:val="24"/>
              </w:rPr>
            </w:pPr>
          </w:p>
        </w:tc>
      </w:tr>
      <w:tr w:rsidR="00F42301" w:rsidRPr="00FA7AC7" w:rsidTr="00D346C9">
        <w:trPr>
          <w:trHeight w:hRule="exact" w:val="219"/>
        </w:trPr>
        <w:tc>
          <w:tcPr>
            <w:tcW w:w="1085" w:type="dxa"/>
            <w:tcBorders>
              <w:top w:val="single" w:sz="4" w:space="0" w:color="191919"/>
              <w:left w:val="nil"/>
              <w:bottom w:val="nil"/>
              <w:right w:val="single" w:sz="4" w:space="0" w:color="191919"/>
            </w:tcBorders>
          </w:tcPr>
          <w:p w:rsidR="00F42301" w:rsidRPr="00FA7AC7" w:rsidRDefault="00F42301" w:rsidP="00D346C9">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D346C9">
            <w:pPr>
              <w:widowControl w:val="0"/>
              <w:autoSpaceDE w:val="0"/>
              <w:autoSpaceDN w:val="0"/>
              <w:adjustRightInd w:val="0"/>
              <w:spacing w:after="0"/>
              <w:rPr>
                <w:rFonts w:ascii="Times New Roman" w:hAnsi="Times New Roman"/>
                <w:sz w:val="24"/>
                <w:szCs w:val="24"/>
              </w:rPr>
            </w:pPr>
          </w:p>
        </w:tc>
        <w:tc>
          <w:tcPr>
            <w:tcW w:w="4858" w:type="dxa"/>
            <w:tcBorders>
              <w:top w:val="single" w:sz="4" w:space="0" w:color="191919"/>
              <w:left w:val="single" w:sz="4" w:space="0" w:color="191919"/>
              <w:bottom w:val="nil"/>
              <w:right w:val="nil"/>
            </w:tcBorders>
          </w:tcPr>
          <w:p w:rsidR="00F42301" w:rsidRPr="00FA7AC7" w:rsidRDefault="00F42301" w:rsidP="00D346C9">
            <w:pPr>
              <w:widowControl w:val="0"/>
              <w:autoSpaceDE w:val="0"/>
              <w:autoSpaceDN w:val="0"/>
              <w:adjustRightInd w:val="0"/>
              <w:spacing w:after="0"/>
              <w:rPr>
                <w:rFonts w:ascii="Times New Roman" w:hAnsi="Times New Roman"/>
                <w:sz w:val="24"/>
                <w:szCs w:val="24"/>
              </w:rPr>
            </w:pPr>
          </w:p>
        </w:tc>
      </w:tr>
    </w:tbl>
    <w:p w:rsidR="00F42301" w:rsidRDefault="00F42301" w:rsidP="001C7D3D">
      <w:pPr>
        <w:widowControl w:val="0"/>
        <w:autoSpaceDE w:val="0"/>
        <w:autoSpaceDN w:val="0"/>
        <w:adjustRightInd w:val="0"/>
        <w:spacing w:before="7" w:after="0" w:line="110" w:lineRule="exact"/>
        <w:rPr>
          <w:rFonts w:ascii="Times New Roman" w:hAnsi="Times New Roman"/>
          <w:sz w:val="11"/>
          <w:szCs w:val="11"/>
        </w:rPr>
      </w:pPr>
    </w:p>
    <w:p w:rsidR="00F42301" w:rsidRDefault="00F42301" w:rsidP="001C7D3D">
      <w:pPr>
        <w:widowControl w:val="0"/>
        <w:autoSpaceDE w:val="0"/>
        <w:autoSpaceDN w:val="0"/>
        <w:adjustRightInd w:val="0"/>
        <w:spacing w:after="0" w:line="200" w:lineRule="exact"/>
        <w:rPr>
          <w:rFonts w:ascii="Times New Roman" w:hAnsi="Times New Roman"/>
          <w:sz w:val="20"/>
          <w:szCs w:val="20"/>
        </w:rPr>
      </w:pPr>
    </w:p>
    <w:p w:rsidR="00F42301" w:rsidRDefault="00F42301" w:rsidP="001C7D3D">
      <w:pPr>
        <w:widowControl w:val="0"/>
        <w:autoSpaceDE w:val="0"/>
        <w:autoSpaceDN w:val="0"/>
        <w:adjustRightInd w:val="0"/>
        <w:spacing w:after="0" w:line="200" w:lineRule="exact"/>
        <w:rPr>
          <w:rFonts w:ascii="Times New Roman" w:hAnsi="Times New Roman"/>
          <w:sz w:val="20"/>
          <w:szCs w:val="20"/>
        </w:rPr>
      </w:pPr>
    </w:p>
    <w:p w:rsidR="00F42301" w:rsidRDefault="00F42301" w:rsidP="001C7D3D">
      <w:pPr>
        <w:widowControl w:val="0"/>
        <w:autoSpaceDE w:val="0"/>
        <w:autoSpaceDN w:val="0"/>
        <w:adjustRightInd w:val="0"/>
        <w:spacing w:before="27" w:after="0" w:line="250" w:lineRule="auto"/>
        <w:ind w:left="2304" w:right="905" w:hanging="360"/>
        <w:rPr>
          <w:rFonts w:ascii="Times New Roman" w:hAnsi="Times New Roman"/>
          <w:sz w:val="20"/>
          <w:szCs w:val="20"/>
        </w:rPr>
      </w:pPr>
      <w:r w:rsidRPr="00554989">
        <w:rPr>
          <w:rFonts w:ascii="Calibri" w:hAnsi="Calibri"/>
          <w:noProof/>
          <w:lang w:eastAsia="en-US"/>
        </w:rPr>
        <w:pict>
          <v:group id="_x0000_s3613" style="position:absolute;left:0;text-align:left;margin-left:263.55pt;margin-top:-54.1pt;width:31.2pt;height:31.05pt;z-index:-251627520;mso-position-horizontal-relative:page" coordorigin="5271,-1082" coordsize="624,621" o:allowincell="f">
            <v:rect id="_x0000_s3614" style="position:absolute;left:5276;top:-1077;width:613;height:610" o:allowincell="f" stroked="f">
              <v:path arrowok="t"/>
            </v:rect>
            <v:rect id="_x0000_s3615" style="position:absolute;left:5276;top:-1077;width:620;height:620;mso-position-horizontal-relative:page" o:allowincell="f" filled="f" stroked="f">
              <v:textbox inset="0,0,0,0">
                <w:txbxContent>
                  <w:p w:rsidR="00F42301" w:rsidRDefault="00F42301" w:rsidP="001C7D3D">
                    <w:pPr>
                      <w:spacing w:after="0" w:line="620" w:lineRule="atLeast"/>
                      <w:rPr>
                        <w:rFonts w:ascii="Times New Roman" w:hAnsi="Times New Roman"/>
                        <w:sz w:val="24"/>
                        <w:szCs w:val="24"/>
                      </w:rPr>
                    </w:pPr>
                    <w:r>
                      <w:rPr>
                        <w:rFonts w:ascii="Times New Roman" w:hAnsi="Times New Roman"/>
                        <w:noProof/>
                        <w:sz w:val="24"/>
                        <w:szCs w:val="24"/>
                      </w:rPr>
                      <w:drawing>
                        <wp:inline distT="0" distB="0" distL="0" distR="0">
                          <wp:extent cx="390525" cy="390525"/>
                          <wp:effectExtent l="1905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
                                  <a:srcRect/>
                                  <a:stretch>
                                    <a:fillRect/>
                                  </a:stretch>
                                </pic:blipFill>
                                <pic:spPr bwMode="auto">
                                  <a:xfrm>
                                    <a:off x="0" y="0"/>
                                    <a:ext cx="390525" cy="390525"/>
                                  </a:xfrm>
                                  <a:prstGeom prst="rect">
                                    <a:avLst/>
                                  </a:prstGeom>
                                  <a:noFill/>
                                  <a:ln w="9525">
                                    <a:noFill/>
                                    <a:miter lim="800000"/>
                                    <a:headEnd/>
                                    <a:tailEnd/>
                                  </a:ln>
                                </pic:spPr>
                              </pic:pic>
                            </a:graphicData>
                          </a:graphic>
                        </wp:inline>
                      </w:drawing>
                    </w:r>
                  </w:p>
                  <w:p w:rsidR="00F42301" w:rsidRDefault="00F42301" w:rsidP="001C7D3D">
                    <w:pPr>
                      <w:widowControl w:val="0"/>
                      <w:autoSpaceDE w:val="0"/>
                      <w:autoSpaceDN w:val="0"/>
                      <w:adjustRightInd w:val="0"/>
                      <w:spacing w:after="0"/>
                      <w:rPr>
                        <w:rFonts w:ascii="Times New Roman" w:hAnsi="Times New Roman"/>
                        <w:sz w:val="24"/>
                        <w:szCs w:val="24"/>
                      </w:rPr>
                    </w:pPr>
                  </w:p>
                </w:txbxContent>
              </v:textbox>
            </v:rect>
            <w10:wrap anchorx="page"/>
          </v:group>
        </w:pict>
      </w:r>
      <w:r>
        <w:rPr>
          <w:rFonts w:ascii="Times New Roman" w:hAnsi="Times New Roman"/>
          <w:b/>
          <w:bCs/>
          <w:sz w:val="20"/>
          <w:szCs w:val="20"/>
        </w:rPr>
        <w:t>MGMT</w:t>
      </w:r>
      <w:r>
        <w:rPr>
          <w:rFonts w:ascii="Times New Roman" w:hAnsi="Times New Roman"/>
          <w:b/>
          <w:bCs/>
          <w:spacing w:val="-4"/>
          <w:sz w:val="20"/>
          <w:szCs w:val="20"/>
        </w:rPr>
        <w:t xml:space="preserve"> </w:t>
      </w:r>
      <w:r>
        <w:rPr>
          <w:rFonts w:ascii="Times New Roman" w:hAnsi="Times New Roman"/>
          <w:b/>
          <w:bCs/>
          <w:sz w:val="20"/>
          <w:szCs w:val="20"/>
        </w:rPr>
        <w:t>6000 — Internship in Management</w:t>
      </w:r>
      <w:r>
        <w:rPr>
          <w:rFonts w:ascii="Times New Roman" w:hAnsi="Times New Roman"/>
          <w:b/>
          <w:bCs/>
          <w:spacing w:val="-2"/>
          <w:sz w:val="20"/>
          <w:szCs w:val="20"/>
        </w:rPr>
        <w:t xml:space="preserve"> </w:t>
      </w:r>
      <w:r>
        <w:rPr>
          <w:rFonts w:ascii="Times New Roman" w:hAnsi="Times New Roman"/>
          <w:b/>
          <w:bCs/>
          <w:sz w:val="20"/>
          <w:szCs w:val="20"/>
        </w:rPr>
        <w:t xml:space="preserve">...................................................................3(3-0) </w:t>
      </w:r>
      <w:r>
        <w:rPr>
          <w:rFonts w:ascii="Times New Roman" w:hAnsi="Times New Roman"/>
          <w:sz w:val="20"/>
          <w:szCs w:val="20"/>
        </w:rPr>
        <w:t>Provides an opportunity for students to gain practical experience while working in a business or governmental agenc</w:t>
      </w:r>
      <w:r>
        <w:rPr>
          <w:rFonts w:ascii="Times New Roman" w:hAnsi="Times New Roman"/>
          <w:spacing w:val="-13"/>
          <w:sz w:val="20"/>
          <w:szCs w:val="20"/>
        </w:rPr>
        <w:t>y</w:t>
      </w:r>
      <w:r>
        <w:rPr>
          <w:rFonts w:ascii="Times New Roman" w:hAnsi="Times New Roman"/>
          <w:sz w:val="20"/>
          <w:szCs w:val="20"/>
        </w:rPr>
        <w:t>. Students are required to work full-time in their area of concentration during a summer term or semeste</w:t>
      </w:r>
      <w:r>
        <w:rPr>
          <w:rFonts w:ascii="Times New Roman" w:hAnsi="Times New Roman"/>
          <w:spacing w:val="-11"/>
          <w:sz w:val="20"/>
          <w:szCs w:val="20"/>
        </w:rPr>
        <w:t>r</w:t>
      </w:r>
      <w:r>
        <w:rPr>
          <w:rFonts w:ascii="Times New Roman" w:hAnsi="Times New Roman"/>
          <w:sz w:val="20"/>
          <w:szCs w:val="20"/>
        </w:rPr>
        <w:t>. Internship is coordinated by a faculty member and supe</w:t>
      </w:r>
      <w:r>
        <w:rPr>
          <w:rFonts w:ascii="Times New Roman" w:hAnsi="Times New Roman"/>
          <w:spacing w:val="-4"/>
          <w:sz w:val="20"/>
          <w:szCs w:val="20"/>
        </w:rPr>
        <w:t>r</w:t>
      </w:r>
      <w:r>
        <w:rPr>
          <w:rFonts w:ascii="Times New Roman" w:hAnsi="Times New Roman"/>
          <w:sz w:val="20"/>
          <w:szCs w:val="20"/>
        </w:rPr>
        <w:t>- vised by an approved business superviso</w:t>
      </w:r>
      <w:r>
        <w:rPr>
          <w:rFonts w:ascii="Times New Roman" w:hAnsi="Times New Roman"/>
          <w:spacing w:val="-11"/>
          <w:sz w:val="20"/>
          <w:szCs w:val="20"/>
        </w:rPr>
        <w:t>r</w:t>
      </w:r>
      <w:r>
        <w:rPr>
          <w:rFonts w:ascii="Times New Roman" w:hAnsi="Times New Roman"/>
          <w:sz w:val="20"/>
          <w:szCs w:val="20"/>
        </w:rPr>
        <w:t>.</w:t>
      </w:r>
      <w:r>
        <w:rPr>
          <w:rFonts w:ascii="Times New Roman" w:hAnsi="Times New Roman"/>
          <w:spacing w:val="-11"/>
          <w:sz w:val="20"/>
          <w:szCs w:val="20"/>
        </w:rPr>
        <w:t xml:space="preserve"> </w:t>
      </w:r>
      <w:r>
        <w:rPr>
          <w:rFonts w:ascii="Times New Roman" w:hAnsi="Times New Roman"/>
          <w:sz w:val="20"/>
          <w:szCs w:val="20"/>
        </w:rPr>
        <w:t>A</w:t>
      </w:r>
      <w:r>
        <w:rPr>
          <w:rFonts w:ascii="Times New Roman" w:hAnsi="Times New Roman"/>
          <w:spacing w:val="-11"/>
          <w:sz w:val="20"/>
          <w:szCs w:val="20"/>
        </w:rPr>
        <w:t xml:space="preserve"> </w:t>
      </w:r>
      <w:r>
        <w:rPr>
          <w:rFonts w:ascii="Times New Roman" w:hAnsi="Times New Roman"/>
          <w:sz w:val="20"/>
          <w:szCs w:val="20"/>
        </w:rPr>
        <w:t>final report and oral presentation are required.</w:t>
      </w:r>
    </w:p>
    <w:p w:rsidR="00F42301" w:rsidRDefault="00F42301" w:rsidP="001C7D3D">
      <w:pPr>
        <w:widowControl w:val="0"/>
        <w:autoSpaceDE w:val="0"/>
        <w:autoSpaceDN w:val="0"/>
        <w:adjustRightInd w:val="0"/>
        <w:spacing w:after="0" w:line="250" w:lineRule="auto"/>
        <w:ind w:left="2304" w:right="988" w:hanging="360"/>
        <w:rPr>
          <w:rFonts w:ascii="Times New Roman" w:hAnsi="Times New Roman"/>
          <w:sz w:val="20"/>
          <w:szCs w:val="20"/>
        </w:rPr>
      </w:pPr>
      <w:r w:rsidRPr="00554989">
        <w:rPr>
          <w:rFonts w:ascii="Calibri" w:hAnsi="Calibri"/>
          <w:noProof/>
          <w:lang w:eastAsia="en-US"/>
        </w:rPr>
        <w:pict>
          <v:shape id="_x0000_s3617" type="#_x0000_t202" style="position:absolute;left:0;text-align:left;margin-left:17.75pt;margin-top:19.1pt;width:1in;height:270.7pt;z-index:-251625472;mso-position-horizontal-relative:page" o:allowincell="f" filled="f" stroked="f">
            <v:textbox style="layout-flow:vertical;mso-layout-flow-alt:bottom-to-top" inset="0,0,0,0">
              <w:txbxContent>
                <w:p w:rsidR="00F42301" w:rsidRDefault="00F42301" w:rsidP="001C7D3D">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P</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ROGRAM</w:t>
                  </w:r>
                  <w:r>
                    <w:rPr>
                      <w:rFonts w:ascii="Impact" w:hAnsi="Impact" w:cs="Impact"/>
                      <w:color w:val="A3A3A3"/>
                      <w:position w:val="1"/>
                      <w:sz w:val="105"/>
                      <w:szCs w:val="105"/>
                    </w:rPr>
                    <w:t>S</w:t>
                  </w:r>
                  <w:r>
                    <w:rPr>
                      <w:rFonts w:ascii="Impact" w:hAnsi="Impact" w:cs="Impact"/>
                      <w:color w:val="A3A3A3"/>
                      <w:spacing w:val="-115"/>
                      <w:position w:val="1"/>
                      <w:sz w:val="105"/>
                      <w:szCs w:val="105"/>
                    </w:rPr>
                    <w:t xml:space="preserve"> </w:t>
                  </w:r>
                </w:p>
              </w:txbxContent>
            </v:textbox>
            <w10:wrap anchorx="page"/>
          </v:shape>
        </w:pict>
      </w:r>
      <w:r>
        <w:rPr>
          <w:rFonts w:ascii="Times New Roman" w:hAnsi="Times New Roman"/>
          <w:b/>
          <w:bCs/>
          <w:sz w:val="20"/>
          <w:szCs w:val="20"/>
        </w:rPr>
        <w:t>MGMT</w:t>
      </w:r>
      <w:r>
        <w:rPr>
          <w:rFonts w:ascii="Times New Roman" w:hAnsi="Times New Roman"/>
          <w:b/>
          <w:bCs/>
          <w:spacing w:val="-4"/>
          <w:sz w:val="20"/>
          <w:szCs w:val="20"/>
        </w:rPr>
        <w:t xml:space="preserve"> </w:t>
      </w:r>
      <w:r>
        <w:rPr>
          <w:rFonts w:ascii="Times New Roman" w:hAnsi="Times New Roman"/>
          <w:b/>
          <w:bCs/>
          <w:sz w:val="20"/>
          <w:szCs w:val="20"/>
        </w:rPr>
        <w:t>6105 —</w:t>
      </w:r>
      <w:r>
        <w:rPr>
          <w:rFonts w:ascii="Times New Roman" w:hAnsi="Times New Roman"/>
          <w:b/>
          <w:bCs/>
          <w:spacing w:val="-4"/>
          <w:sz w:val="20"/>
          <w:szCs w:val="20"/>
        </w:rPr>
        <w:t xml:space="preserve"> </w:t>
      </w:r>
      <w:r>
        <w:rPr>
          <w:rFonts w:ascii="Times New Roman" w:hAnsi="Times New Roman"/>
          <w:b/>
          <w:bCs/>
          <w:sz w:val="20"/>
          <w:szCs w:val="20"/>
        </w:rPr>
        <w:t>The Legal EnvI</w:t>
      </w:r>
      <w:r>
        <w:rPr>
          <w:rFonts w:ascii="Times New Roman" w:hAnsi="Times New Roman"/>
          <w:b/>
          <w:bCs/>
          <w:spacing w:val="-4"/>
          <w:sz w:val="20"/>
          <w:szCs w:val="20"/>
        </w:rPr>
        <w:t>r</w:t>
      </w:r>
      <w:r>
        <w:rPr>
          <w:rFonts w:ascii="Times New Roman" w:hAnsi="Times New Roman"/>
          <w:b/>
          <w:bCs/>
          <w:sz w:val="20"/>
          <w:szCs w:val="20"/>
        </w:rPr>
        <w:t>onment of Business</w:t>
      </w:r>
      <w:r>
        <w:rPr>
          <w:rFonts w:ascii="Times New Roman" w:hAnsi="Times New Roman"/>
          <w:b/>
          <w:bCs/>
          <w:spacing w:val="-23"/>
          <w:sz w:val="20"/>
          <w:szCs w:val="20"/>
        </w:rPr>
        <w:t xml:space="preserve"> </w:t>
      </w:r>
      <w:r>
        <w:rPr>
          <w:rFonts w:ascii="Times New Roman" w:hAnsi="Times New Roman"/>
          <w:b/>
          <w:bCs/>
          <w:sz w:val="20"/>
          <w:szCs w:val="20"/>
        </w:rPr>
        <w:t xml:space="preserve">....................................................3(3-0) </w:t>
      </w:r>
      <w:r>
        <w:rPr>
          <w:rFonts w:ascii="Times New Roman" w:hAnsi="Times New Roman"/>
          <w:sz w:val="20"/>
          <w:szCs w:val="20"/>
        </w:rPr>
        <w:t>Develops an understanding of the interrelationships of law and society and an awareness of the need to recognize the conflicting rights and duties which lead to the formation of la</w:t>
      </w:r>
      <w:r>
        <w:rPr>
          <w:rFonts w:ascii="Times New Roman" w:hAnsi="Times New Roman"/>
          <w:spacing w:val="-13"/>
          <w:sz w:val="20"/>
          <w:szCs w:val="20"/>
        </w:rPr>
        <w:t>w</w:t>
      </w:r>
      <w:r>
        <w:rPr>
          <w:rFonts w:ascii="Times New Roman" w:hAnsi="Times New Roman"/>
          <w:sz w:val="20"/>
          <w:szCs w:val="20"/>
        </w:rPr>
        <w:t>, to- gether with the impact such law has on the business communit</w:t>
      </w:r>
      <w:r>
        <w:rPr>
          <w:rFonts w:ascii="Times New Roman" w:hAnsi="Times New Roman"/>
          <w:spacing w:val="-13"/>
          <w:sz w:val="20"/>
          <w:szCs w:val="20"/>
        </w:rPr>
        <w:t>y</w:t>
      </w:r>
      <w:r>
        <w:rPr>
          <w:rFonts w:ascii="Times New Roman" w:hAnsi="Times New Roman"/>
          <w:sz w:val="20"/>
          <w:szCs w:val="20"/>
        </w:rPr>
        <w:t>.</w:t>
      </w:r>
    </w:p>
    <w:p w:rsidR="00F42301" w:rsidRDefault="00F42301" w:rsidP="001C7D3D">
      <w:pPr>
        <w:widowControl w:val="0"/>
        <w:autoSpaceDE w:val="0"/>
        <w:autoSpaceDN w:val="0"/>
        <w:adjustRightInd w:val="0"/>
        <w:spacing w:after="0" w:line="250" w:lineRule="auto"/>
        <w:ind w:left="2304" w:right="942" w:hanging="360"/>
        <w:rPr>
          <w:rFonts w:ascii="Times New Roman" w:hAnsi="Times New Roman"/>
          <w:sz w:val="20"/>
          <w:szCs w:val="20"/>
        </w:rPr>
      </w:pPr>
      <w:r>
        <w:rPr>
          <w:rFonts w:ascii="Times New Roman" w:hAnsi="Times New Roman"/>
          <w:b/>
          <w:bCs/>
          <w:sz w:val="20"/>
          <w:szCs w:val="20"/>
        </w:rPr>
        <w:t>MGMT</w:t>
      </w:r>
      <w:r>
        <w:rPr>
          <w:rFonts w:ascii="Times New Roman" w:hAnsi="Times New Roman"/>
          <w:b/>
          <w:bCs/>
          <w:spacing w:val="-4"/>
          <w:sz w:val="20"/>
          <w:szCs w:val="20"/>
        </w:rPr>
        <w:t xml:space="preserve"> </w:t>
      </w:r>
      <w:r>
        <w:rPr>
          <w:rFonts w:ascii="Times New Roman" w:hAnsi="Times New Roman"/>
          <w:b/>
          <w:bCs/>
          <w:sz w:val="20"/>
          <w:szCs w:val="20"/>
        </w:rPr>
        <w:t>6108 — Quantitative Methods for</w:t>
      </w:r>
      <w:r>
        <w:rPr>
          <w:rFonts w:ascii="Times New Roman" w:hAnsi="Times New Roman"/>
          <w:b/>
          <w:bCs/>
          <w:spacing w:val="-4"/>
          <w:sz w:val="20"/>
          <w:szCs w:val="20"/>
        </w:rPr>
        <w:t xml:space="preserve"> </w:t>
      </w:r>
      <w:r>
        <w:rPr>
          <w:rFonts w:ascii="Times New Roman" w:hAnsi="Times New Roman"/>
          <w:b/>
          <w:bCs/>
          <w:sz w:val="20"/>
          <w:szCs w:val="20"/>
        </w:rPr>
        <w:t>Manager</w:t>
      </w:r>
      <w:r>
        <w:rPr>
          <w:rFonts w:ascii="Times New Roman" w:hAnsi="Times New Roman"/>
          <w:b/>
          <w:bCs/>
          <w:spacing w:val="8"/>
          <w:sz w:val="20"/>
          <w:szCs w:val="20"/>
        </w:rPr>
        <w:t>s</w:t>
      </w:r>
      <w:r>
        <w:rPr>
          <w:rFonts w:ascii="Times New Roman" w:hAnsi="Times New Roman"/>
          <w:b/>
          <w:bCs/>
          <w:sz w:val="20"/>
          <w:szCs w:val="20"/>
        </w:rPr>
        <w:t xml:space="preserve">....................................................3(3-0) </w:t>
      </w:r>
      <w:r>
        <w:rPr>
          <w:rFonts w:ascii="Times New Roman" w:hAnsi="Times New Roman"/>
          <w:sz w:val="20"/>
          <w:szCs w:val="20"/>
        </w:rPr>
        <w:t>This course introduces students to the major quantitative techniques used in management de- cision making.</w:t>
      </w:r>
      <w:r>
        <w:rPr>
          <w:rFonts w:ascii="Times New Roman" w:hAnsi="Times New Roman"/>
          <w:spacing w:val="-4"/>
          <w:sz w:val="20"/>
          <w:szCs w:val="20"/>
        </w:rPr>
        <w:t xml:space="preserve"> </w:t>
      </w:r>
      <w:r>
        <w:rPr>
          <w:rFonts w:ascii="Times New Roman" w:hAnsi="Times New Roman"/>
          <w:spacing w:val="-14"/>
          <w:sz w:val="20"/>
          <w:szCs w:val="20"/>
        </w:rPr>
        <w:t>T</w:t>
      </w:r>
      <w:r>
        <w:rPr>
          <w:rFonts w:ascii="Times New Roman" w:hAnsi="Times New Roman"/>
          <w:sz w:val="20"/>
          <w:szCs w:val="20"/>
        </w:rPr>
        <w:t>opics include deterministric nad probability models, decision theor</w:t>
      </w:r>
      <w:r>
        <w:rPr>
          <w:rFonts w:ascii="Times New Roman" w:hAnsi="Times New Roman"/>
          <w:spacing w:val="-13"/>
          <w:sz w:val="20"/>
          <w:szCs w:val="20"/>
        </w:rPr>
        <w:t>y</w:t>
      </w:r>
      <w:r>
        <w:rPr>
          <w:rFonts w:ascii="Times New Roman" w:hAnsi="Times New Roman"/>
          <w:sz w:val="20"/>
          <w:szCs w:val="20"/>
        </w:rPr>
        <w:t>, game theor</w:t>
      </w:r>
      <w:r>
        <w:rPr>
          <w:rFonts w:ascii="Times New Roman" w:hAnsi="Times New Roman"/>
          <w:spacing w:val="-13"/>
          <w:sz w:val="20"/>
          <w:szCs w:val="20"/>
        </w:rPr>
        <w:t>y</w:t>
      </w:r>
      <w:r>
        <w:rPr>
          <w:rFonts w:ascii="Times New Roman" w:hAnsi="Times New Roman"/>
          <w:sz w:val="20"/>
          <w:szCs w:val="20"/>
        </w:rPr>
        <w:t>, linear programming, production planning, operating technolog</w:t>
      </w:r>
      <w:r>
        <w:rPr>
          <w:rFonts w:ascii="Times New Roman" w:hAnsi="Times New Roman"/>
          <w:spacing w:val="-13"/>
          <w:sz w:val="20"/>
          <w:szCs w:val="20"/>
        </w:rPr>
        <w:t>y</w:t>
      </w:r>
      <w:r>
        <w:rPr>
          <w:rFonts w:ascii="Times New Roman" w:hAnsi="Times New Roman"/>
          <w:sz w:val="20"/>
          <w:szCs w:val="20"/>
        </w:rPr>
        <w:t xml:space="preserve">, simulation, dynamic programming and advanced applications of statistics. Computer applications are emphasized. </w:t>
      </w:r>
      <w:r>
        <w:rPr>
          <w:rFonts w:ascii="Times New Roman" w:hAnsi="Times New Roman"/>
          <w:i/>
          <w:iCs/>
          <w:sz w:val="20"/>
          <w:szCs w:val="20"/>
        </w:rPr>
        <w:t>P</w:t>
      </w:r>
      <w:r>
        <w:rPr>
          <w:rFonts w:ascii="Times New Roman" w:hAnsi="Times New Roman"/>
          <w:i/>
          <w:iCs/>
          <w:spacing w:val="-7"/>
          <w:sz w:val="20"/>
          <w:szCs w:val="20"/>
        </w:rPr>
        <w:t>r</w:t>
      </w:r>
      <w:r>
        <w:rPr>
          <w:rFonts w:ascii="Times New Roman" w:hAnsi="Times New Roman"/>
          <w:i/>
          <w:iCs/>
          <w:sz w:val="20"/>
          <w:szCs w:val="20"/>
        </w:rPr>
        <w:t>e</w:t>
      </w:r>
      <w:r>
        <w:rPr>
          <w:rFonts w:ascii="Times New Roman" w:hAnsi="Times New Roman"/>
          <w:i/>
          <w:iCs/>
          <w:spacing w:val="-7"/>
          <w:sz w:val="20"/>
          <w:szCs w:val="20"/>
        </w:rPr>
        <w:t>r</w:t>
      </w:r>
      <w:r>
        <w:rPr>
          <w:rFonts w:ascii="Times New Roman" w:hAnsi="Times New Roman"/>
          <w:i/>
          <w:iCs/>
          <w:sz w:val="20"/>
          <w:szCs w:val="20"/>
        </w:rPr>
        <w:t>equisite: MGMT 3106 or ECON 5200</w:t>
      </w:r>
    </w:p>
    <w:p w:rsidR="00F42301" w:rsidRDefault="00F42301" w:rsidP="001C7D3D">
      <w:pPr>
        <w:widowControl w:val="0"/>
        <w:autoSpaceDE w:val="0"/>
        <w:autoSpaceDN w:val="0"/>
        <w:adjustRightInd w:val="0"/>
        <w:spacing w:after="0" w:line="250" w:lineRule="auto"/>
        <w:ind w:left="2304" w:right="927" w:hanging="360"/>
        <w:rPr>
          <w:rFonts w:ascii="Times New Roman" w:hAnsi="Times New Roman"/>
          <w:sz w:val="20"/>
          <w:szCs w:val="20"/>
        </w:rPr>
      </w:pPr>
      <w:r>
        <w:rPr>
          <w:rFonts w:ascii="Times New Roman" w:hAnsi="Times New Roman"/>
          <w:b/>
          <w:bCs/>
          <w:sz w:val="20"/>
          <w:szCs w:val="20"/>
        </w:rPr>
        <w:t>MGMT</w:t>
      </w:r>
      <w:r>
        <w:rPr>
          <w:rFonts w:ascii="Times New Roman" w:hAnsi="Times New Roman"/>
          <w:b/>
          <w:bCs/>
          <w:spacing w:val="-4"/>
          <w:sz w:val="20"/>
          <w:szCs w:val="20"/>
        </w:rPr>
        <w:t xml:space="preserve"> </w:t>
      </w:r>
      <w:r>
        <w:rPr>
          <w:rFonts w:ascii="Times New Roman" w:hAnsi="Times New Roman"/>
          <w:b/>
          <w:bCs/>
          <w:sz w:val="20"/>
          <w:szCs w:val="20"/>
        </w:rPr>
        <w:t>6</w:t>
      </w:r>
      <w:r>
        <w:rPr>
          <w:rFonts w:ascii="Times New Roman" w:hAnsi="Times New Roman"/>
          <w:b/>
          <w:bCs/>
          <w:spacing w:val="-11"/>
          <w:sz w:val="20"/>
          <w:szCs w:val="20"/>
        </w:rPr>
        <w:t>1</w:t>
      </w:r>
      <w:r>
        <w:rPr>
          <w:rFonts w:ascii="Times New Roman" w:hAnsi="Times New Roman"/>
          <w:b/>
          <w:bCs/>
          <w:sz w:val="20"/>
          <w:szCs w:val="20"/>
        </w:rPr>
        <w:t>10 — Organizational Behavior</w:t>
      </w:r>
      <w:r>
        <w:rPr>
          <w:rFonts w:ascii="Times New Roman" w:hAnsi="Times New Roman"/>
          <w:b/>
          <w:bCs/>
          <w:spacing w:val="-4"/>
          <w:sz w:val="20"/>
          <w:szCs w:val="20"/>
        </w:rPr>
        <w:t xml:space="preserve"> </w:t>
      </w:r>
      <w:r>
        <w:rPr>
          <w:rFonts w:ascii="Times New Roman" w:hAnsi="Times New Roman"/>
          <w:b/>
          <w:bCs/>
          <w:sz w:val="20"/>
          <w:szCs w:val="20"/>
        </w:rPr>
        <w:t>and Effectivenes</w:t>
      </w:r>
      <w:r>
        <w:rPr>
          <w:rFonts w:ascii="Times New Roman" w:hAnsi="Times New Roman"/>
          <w:b/>
          <w:bCs/>
          <w:spacing w:val="2"/>
          <w:sz w:val="20"/>
          <w:szCs w:val="20"/>
        </w:rPr>
        <w:t>s</w:t>
      </w:r>
      <w:r>
        <w:rPr>
          <w:rFonts w:ascii="Times New Roman" w:hAnsi="Times New Roman"/>
          <w:b/>
          <w:bCs/>
          <w:sz w:val="20"/>
          <w:szCs w:val="20"/>
        </w:rPr>
        <w:t xml:space="preserve">.........................................3(3-0) </w:t>
      </w:r>
      <w:r>
        <w:rPr>
          <w:rFonts w:ascii="Times New Roman" w:hAnsi="Times New Roman"/>
          <w:sz w:val="20"/>
          <w:szCs w:val="20"/>
        </w:rPr>
        <w:t>This course enhances understanding of all aspects of behavior in o</w:t>
      </w:r>
      <w:r>
        <w:rPr>
          <w:rFonts w:ascii="Times New Roman" w:hAnsi="Times New Roman"/>
          <w:spacing w:val="-4"/>
          <w:sz w:val="20"/>
          <w:szCs w:val="20"/>
        </w:rPr>
        <w:t>r</w:t>
      </w:r>
      <w:r>
        <w:rPr>
          <w:rFonts w:ascii="Times New Roman" w:hAnsi="Times New Roman"/>
          <w:sz w:val="20"/>
          <w:szCs w:val="20"/>
        </w:rPr>
        <w:t>ganizational settings through the systematic study of individual, group and o</w:t>
      </w:r>
      <w:r>
        <w:rPr>
          <w:rFonts w:ascii="Times New Roman" w:hAnsi="Times New Roman"/>
          <w:spacing w:val="-4"/>
          <w:sz w:val="20"/>
          <w:szCs w:val="20"/>
        </w:rPr>
        <w:t>r</w:t>
      </w:r>
      <w:r>
        <w:rPr>
          <w:rFonts w:ascii="Times New Roman" w:hAnsi="Times New Roman"/>
          <w:sz w:val="20"/>
          <w:szCs w:val="20"/>
        </w:rPr>
        <w:t>ganizational processes.</w:t>
      </w:r>
      <w:r>
        <w:rPr>
          <w:rFonts w:ascii="Times New Roman" w:hAnsi="Times New Roman"/>
          <w:spacing w:val="-4"/>
          <w:sz w:val="20"/>
          <w:szCs w:val="20"/>
        </w:rPr>
        <w:t xml:space="preserve"> </w:t>
      </w:r>
      <w:r>
        <w:rPr>
          <w:rFonts w:ascii="Times New Roman" w:hAnsi="Times New Roman"/>
          <w:sz w:val="20"/>
          <w:szCs w:val="20"/>
        </w:rPr>
        <w:t>The approach is experiential and focuses on o</w:t>
      </w:r>
      <w:r>
        <w:rPr>
          <w:rFonts w:ascii="Times New Roman" w:hAnsi="Times New Roman"/>
          <w:spacing w:val="-4"/>
          <w:sz w:val="20"/>
          <w:szCs w:val="20"/>
        </w:rPr>
        <w:t>r</w:t>
      </w:r>
      <w:r>
        <w:rPr>
          <w:rFonts w:ascii="Times New Roman" w:hAnsi="Times New Roman"/>
          <w:sz w:val="20"/>
          <w:szCs w:val="20"/>
        </w:rPr>
        <w:t>ganization development, leadership and teamwork.</w:t>
      </w:r>
      <w:r>
        <w:rPr>
          <w:rFonts w:ascii="Times New Roman" w:hAnsi="Times New Roman"/>
          <w:spacing w:val="-4"/>
          <w:sz w:val="20"/>
          <w:szCs w:val="20"/>
        </w:rPr>
        <w:t xml:space="preserve"> </w:t>
      </w:r>
      <w:r>
        <w:rPr>
          <w:rFonts w:ascii="Times New Roman" w:hAnsi="Times New Roman"/>
          <w:sz w:val="20"/>
          <w:szCs w:val="20"/>
        </w:rPr>
        <w:t>The goal of the course is to gain competencies to improve o</w:t>
      </w:r>
      <w:r>
        <w:rPr>
          <w:rFonts w:ascii="Times New Roman" w:hAnsi="Times New Roman"/>
          <w:spacing w:val="-4"/>
          <w:sz w:val="20"/>
          <w:szCs w:val="20"/>
        </w:rPr>
        <w:t>r</w:t>
      </w:r>
      <w:r>
        <w:rPr>
          <w:rFonts w:ascii="Times New Roman" w:hAnsi="Times New Roman"/>
          <w:sz w:val="20"/>
          <w:szCs w:val="20"/>
        </w:rPr>
        <w:t>ganizational e</w:t>
      </w:r>
      <w:r>
        <w:rPr>
          <w:rFonts w:ascii="Times New Roman" w:hAnsi="Times New Roman"/>
          <w:spacing w:val="-4"/>
          <w:sz w:val="20"/>
          <w:szCs w:val="20"/>
        </w:rPr>
        <w:t>f</w:t>
      </w:r>
      <w:r>
        <w:rPr>
          <w:rFonts w:ascii="Times New Roman" w:hAnsi="Times New Roman"/>
          <w:sz w:val="20"/>
          <w:szCs w:val="20"/>
        </w:rPr>
        <w:t xml:space="preserve">fectiveness and enhance competitive advantage. </w:t>
      </w:r>
      <w:r>
        <w:rPr>
          <w:rFonts w:ascii="Times New Roman" w:hAnsi="Times New Roman"/>
          <w:i/>
          <w:iCs/>
          <w:sz w:val="20"/>
          <w:szCs w:val="20"/>
        </w:rPr>
        <w:t>P</w:t>
      </w:r>
      <w:r>
        <w:rPr>
          <w:rFonts w:ascii="Times New Roman" w:hAnsi="Times New Roman"/>
          <w:i/>
          <w:iCs/>
          <w:spacing w:val="-7"/>
          <w:sz w:val="20"/>
          <w:szCs w:val="20"/>
        </w:rPr>
        <w:t>r</w:t>
      </w:r>
      <w:r>
        <w:rPr>
          <w:rFonts w:ascii="Times New Roman" w:hAnsi="Times New Roman"/>
          <w:i/>
          <w:iCs/>
          <w:sz w:val="20"/>
          <w:szCs w:val="20"/>
        </w:rPr>
        <w:t>e</w:t>
      </w:r>
      <w:r>
        <w:rPr>
          <w:rFonts w:ascii="Times New Roman" w:hAnsi="Times New Roman"/>
          <w:i/>
          <w:iCs/>
          <w:spacing w:val="-7"/>
          <w:sz w:val="20"/>
          <w:szCs w:val="20"/>
        </w:rPr>
        <w:t>r</w:t>
      </w:r>
      <w:r>
        <w:rPr>
          <w:rFonts w:ascii="Times New Roman" w:hAnsi="Times New Roman"/>
          <w:i/>
          <w:iCs/>
          <w:sz w:val="20"/>
          <w:szCs w:val="20"/>
        </w:rPr>
        <w:t>equisite: MGMT 4</w:t>
      </w:r>
      <w:r>
        <w:rPr>
          <w:rFonts w:ascii="Times New Roman" w:hAnsi="Times New Roman"/>
          <w:i/>
          <w:iCs/>
          <w:spacing w:val="-15"/>
          <w:sz w:val="20"/>
          <w:szCs w:val="20"/>
        </w:rPr>
        <w:t>1</w:t>
      </w:r>
      <w:r>
        <w:rPr>
          <w:rFonts w:ascii="Times New Roman" w:hAnsi="Times New Roman"/>
          <w:i/>
          <w:iCs/>
          <w:sz w:val="20"/>
          <w:szCs w:val="20"/>
        </w:rPr>
        <w:t>10 or MGMT</w:t>
      </w:r>
      <w:r>
        <w:rPr>
          <w:rFonts w:ascii="Times New Roman" w:hAnsi="Times New Roman"/>
          <w:i/>
          <w:iCs/>
          <w:spacing w:val="-4"/>
          <w:sz w:val="20"/>
          <w:szCs w:val="20"/>
        </w:rPr>
        <w:t xml:space="preserve"> </w:t>
      </w:r>
      <w:r>
        <w:rPr>
          <w:rFonts w:ascii="Times New Roman" w:hAnsi="Times New Roman"/>
          <w:i/>
          <w:iCs/>
          <w:sz w:val="20"/>
          <w:szCs w:val="20"/>
        </w:rPr>
        <w:t>5200</w:t>
      </w:r>
    </w:p>
    <w:p w:rsidR="00F42301" w:rsidRDefault="00F42301" w:rsidP="001C7D3D">
      <w:pPr>
        <w:widowControl w:val="0"/>
        <w:autoSpaceDE w:val="0"/>
        <w:autoSpaceDN w:val="0"/>
        <w:adjustRightInd w:val="0"/>
        <w:spacing w:after="0" w:line="250" w:lineRule="auto"/>
        <w:ind w:left="2304" w:right="891" w:hanging="360"/>
        <w:rPr>
          <w:rFonts w:ascii="Times New Roman" w:hAnsi="Times New Roman"/>
          <w:sz w:val="20"/>
          <w:szCs w:val="20"/>
        </w:rPr>
      </w:pPr>
      <w:r>
        <w:rPr>
          <w:rFonts w:ascii="Times New Roman" w:hAnsi="Times New Roman"/>
          <w:b/>
          <w:bCs/>
          <w:sz w:val="20"/>
          <w:szCs w:val="20"/>
        </w:rPr>
        <w:t>MGMT</w:t>
      </w:r>
      <w:r>
        <w:rPr>
          <w:rFonts w:ascii="Times New Roman" w:hAnsi="Times New Roman"/>
          <w:b/>
          <w:bCs/>
          <w:spacing w:val="-4"/>
          <w:sz w:val="20"/>
          <w:szCs w:val="20"/>
        </w:rPr>
        <w:t xml:space="preserve"> </w:t>
      </w:r>
      <w:r>
        <w:rPr>
          <w:rFonts w:ascii="Times New Roman" w:hAnsi="Times New Roman"/>
          <w:b/>
          <w:bCs/>
          <w:sz w:val="20"/>
          <w:szCs w:val="20"/>
        </w:rPr>
        <w:t>6120 — Leadership</w:t>
      </w:r>
      <w:r>
        <w:rPr>
          <w:rFonts w:ascii="Times New Roman" w:hAnsi="Times New Roman"/>
          <w:b/>
          <w:bCs/>
          <w:spacing w:val="-30"/>
          <w:sz w:val="20"/>
          <w:szCs w:val="20"/>
        </w:rPr>
        <w:t xml:space="preserve"> </w:t>
      </w:r>
      <w:r>
        <w:rPr>
          <w:rFonts w:ascii="Times New Roman" w:hAnsi="Times New Roman"/>
          <w:b/>
          <w:bCs/>
          <w:sz w:val="20"/>
          <w:szCs w:val="20"/>
        </w:rPr>
        <w:t xml:space="preserve">..............................................................................................3(3-0) </w:t>
      </w:r>
      <w:r>
        <w:rPr>
          <w:rFonts w:ascii="Times New Roman" w:hAnsi="Times New Roman"/>
          <w:sz w:val="20"/>
          <w:szCs w:val="20"/>
        </w:rPr>
        <w:t>This course provides students with a theory-based, integrative and practical view of leade</w:t>
      </w:r>
      <w:r>
        <w:rPr>
          <w:rFonts w:ascii="Times New Roman" w:hAnsi="Times New Roman"/>
          <w:spacing w:val="-4"/>
          <w:sz w:val="20"/>
          <w:szCs w:val="20"/>
        </w:rPr>
        <w:t>r</w:t>
      </w:r>
      <w:r>
        <w:rPr>
          <w:rFonts w:ascii="Times New Roman" w:hAnsi="Times New Roman"/>
          <w:sz w:val="20"/>
          <w:szCs w:val="20"/>
        </w:rPr>
        <w:t>- ship. Contemporary debates adn controversies within the field of leadership are presented, emphasizing integration of theory and practice with a cross-cultural perspective.</w:t>
      </w:r>
      <w:r>
        <w:rPr>
          <w:rFonts w:ascii="Times New Roman" w:hAnsi="Times New Roman"/>
          <w:spacing w:val="-1"/>
          <w:sz w:val="20"/>
          <w:szCs w:val="20"/>
        </w:rPr>
        <w:t xml:space="preserve"> </w:t>
      </w:r>
      <w:r>
        <w:rPr>
          <w:rFonts w:ascii="Times New Roman" w:hAnsi="Times New Roman"/>
          <w:i/>
          <w:iCs/>
          <w:sz w:val="20"/>
          <w:szCs w:val="20"/>
        </w:rPr>
        <w:t>P</w:t>
      </w:r>
      <w:r>
        <w:rPr>
          <w:rFonts w:ascii="Times New Roman" w:hAnsi="Times New Roman"/>
          <w:i/>
          <w:iCs/>
          <w:spacing w:val="-7"/>
          <w:sz w:val="20"/>
          <w:szCs w:val="20"/>
        </w:rPr>
        <w:t>r</w:t>
      </w:r>
      <w:r>
        <w:rPr>
          <w:rFonts w:ascii="Times New Roman" w:hAnsi="Times New Roman"/>
          <w:i/>
          <w:iCs/>
          <w:sz w:val="20"/>
          <w:szCs w:val="20"/>
        </w:rPr>
        <w:t>e</w:t>
      </w:r>
      <w:r>
        <w:rPr>
          <w:rFonts w:ascii="Times New Roman" w:hAnsi="Times New Roman"/>
          <w:i/>
          <w:iCs/>
          <w:spacing w:val="-7"/>
          <w:sz w:val="20"/>
          <w:szCs w:val="20"/>
        </w:rPr>
        <w:t>r</w:t>
      </w:r>
      <w:r>
        <w:rPr>
          <w:rFonts w:ascii="Times New Roman" w:hAnsi="Times New Roman"/>
          <w:i/>
          <w:iCs/>
          <w:sz w:val="20"/>
          <w:szCs w:val="20"/>
        </w:rPr>
        <w:t>equisite: MGMT</w:t>
      </w:r>
      <w:r>
        <w:rPr>
          <w:rFonts w:ascii="Times New Roman" w:hAnsi="Times New Roman"/>
          <w:i/>
          <w:iCs/>
          <w:spacing w:val="-4"/>
          <w:sz w:val="20"/>
          <w:szCs w:val="20"/>
        </w:rPr>
        <w:t xml:space="preserve"> </w:t>
      </w:r>
      <w:r>
        <w:rPr>
          <w:rFonts w:ascii="Times New Roman" w:hAnsi="Times New Roman"/>
          <w:i/>
          <w:iCs/>
          <w:sz w:val="20"/>
          <w:szCs w:val="20"/>
        </w:rPr>
        <w:t>5200</w:t>
      </w:r>
    </w:p>
    <w:p w:rsidR="00F42301" w:rsidRDefault="00F42301" w:rsidP="001C7D3D">
      <w:pPr>
        <w:widowControl w:val="0"/>
        <w:autoSpaceDE w:val="0"/>
        <w:autoSpaceDN w:val="0"/>
        <w:adjustRightInd w:val="0"/>
        <w:spacing w:after="0" w:line="250" w:lineRule="auto"/>
        <w:ind w:left="2304" w:right="887" w:hanging="360"/>
        <w:rPr>
          <w:rFonts w:ascii="Times New Roman" w:hAnsi="Times New Roman"/>
          <w:sz w:val="20"/>
          <w:szCs w:val="20"/>
        </w:rPr>
      </w:pPr>
      <w:r w:rsidRPr="00554989">
        <w:rPr>
          <w:rFonts w:ascii="Calibri" w:hAnsi="Calibri"/>
          <w:noProof/>
          <w:lang w:eastAsia="en-US"/>
        </w:rPr>
        <w:pict>
          <v:shape id="_x0000_s3616" type="#_x0000_t202" style="position:absolute;left:0;text-align:left;margin-left:17.75pt;margin-top:51.65pt;width:1in;height:184.35pt;z-index:-251626496;mso-position-horizontal-relative:page" o:allowincell="f" filled="f" stroked="f">
            <v:textbox style="layout-flow:vertical;mso-layout-flow-alt:bottom-to-top" inset="0,0,0,0">
              <w:txbxContent>
                <w:p w:rsidR="00F42301" w:rsidRDefault="00F42301" w:rsidP="001C7D3D">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E</w:t>
                  </w:r>
                  <w:r>
                    <w:rPr>
                      <w:rFonts w:ascii="Impact" w:hAnsi="Impact" w:cs="Impact"/>
                      <w:color w:val="A3A3A3"/>
                      <w:spacing w:val="-115"/>
                      <w:position w:val="1"/>
                      <w:sz w:val="105"/>
                      <w:szCs w:val="105"/>
                    </w:rPr>
                    <w:t xml:space="preserve"> </w:t>
                  </w:r>
                </w:p>
              </w:txbxContent>
            </v:textbox>
            <w10:wrap anchorx="page"/>
          </v:shape>
        </w:pict>
      </w:r>
      <w:r>
        <w:rPr>
          <w:rFonts w:ascii="Times New Roman" w:hAnsi="Times New Roman"/>
          <w:b/>
          <w:bCs/>
          <w:sz w:val="20"/>
          <w:szCs w:val="20"/>
        </w:rPr>
        <w:t>MGMT</w:t>
      </w:r>
      <w:r>
        <w:rPr>
          <w:rFonts w:ascii="Times New Roman" w:hAnsi="Times New Roman"/>
          <w:b/>
          <w:bCs/>
          <w:spacing w:val="-4"/>
          <w:sz w:val="20"/>
          <w:szCs w:val="20"/>
        </w:rPr>
        <w:t xml:space="preserve"> </w:t>
      </w:r>
      <w:r>
        <w:rPr>
          <w:rFonts w:ascii="Times New Roman" w:hAnsi="Times New Roman"/>
          <w:b/>
          <w:bCs/>
          <w:sz w:val="20"/>
          <w:szCs w:val="20"/>
        </w:rPr>
        <w:t>6125 — Human Resou</w:t>
      </w:r>
      <w:r>
        <w:rPr>
          <w:rFonts w:ascii="Times New Roman" w:hAnsi="Times New Roman"/>
          <w:b/>
          <w:bCs/>
          <w:spacing w:val="-4"/>
          <w:sz w:val="20"/>
          <w:szCs w:val="20"/>
        </w:rPr>
        <w:t>r</w:t>
      </w:r>
      <w:r>
        <w:rPr>
          <w:rFonts w:ascii="Times New Roman" w:hAnsi="Times New Roman"/>
          <w:b/>
          <w:bCs/>
          <w:sz w:val="20"/>
          <w:szCs w:val="20"/>
        </w:rPr>
        <w:t>ces Managemen</w:t>
      </w:r>
      <w:r>
        <w:rPr>
          <w:rFonts w:ascii="Times New Roman" w:hAnsi="Times New Roman"/>
          <w:b/>
          <w:bCs/>
          <w:spacing w:val="8"/>
          <w:sz w:val="20"/>
          <w:szCs w:val="20"/>
        </w:rPr>
        <w:t>t</w:t>
      </w:r>
      <w:r>
        <w:rPr>
          <w:rFonts w:ascii="Times New Roman" w:hAnsi="Times New Roman"/>
          <w:b/>
          <w:bCs/>
          <w:sz w:val="20"/>
          <w:szCs w:val="20"/>
        </w:rPr>
        <w:t xml:space="preserve">...........................................................3(3-0) </w:t>
      </w:r>
      <w:r>
        <w:rPr>
          <w:rFonts w:ascii="Times New Roman" w:hAnsi="Times New Roman"/>
          <w:sz w:val="20"/>
          <w:szCs w:val="20"/>
        </w:rPr>
        <w:t>Explores the process of forecasting and identifying resources in the labor market, determining sta</w:t>
      </w:r>
      <w:r>
        <w:rPr>
          <w:rFonts w:ascii="Times New Roman" w:hAnsi="Times New Roman"/>
          <w:spacing w:val="-4"/>
          <w:sz w:val="20"/>
          <w:szCs w:val="20"/>
        </w:rPr>
        <w:t>f</w:t>
      </w:r>
      <w:r>
        <w:rPr>
          <w:rFonts w:ascii="Times New Roman" w:hAnsi="Times New Roman"/>
          <w:sz w:val="20"/>
          <w:szCs w:val="20"/>
        </w:rPr>
        <w:t>fing needs, developing budgets and employment plans. Includes the creation of job speci- fications, recruitment programs, and interviewing and selection techniques. Emphasis on pro- gram evaluation and legal considerations, equal employment opportunit</w:t>
      </w:r>
      <w:r>
        <w:rPr>
          <w:rFonts w:ascii="Times New Roman" w:hAnsi="Times New Roman"/>
          <w:spacing w:val="-13"/>
          <w:sz w:val="20"/>
          <w:szCs w:val="20"/>
        </w:rPr>
        <w:t>y</w:t>
      </w:r>
      <w:r>
        <w:rPr>
          <w:rFonts w:ascii="Times New Roman" w:hAnsi="Times New Roman"/>
          <w:sz w:val="20"/>
          <w:szCs w:val="20"/>
        </w:rPr>
        <w:t xml:space="preserve">, performance appraisal, compensation management, training and development. Includes discussion of con- temporary issues in the field. </w:t>
      </w:r>
      <w:r>
        <w:rPr>
          <w:rFonts w:ascii="Times New Roman" w:hAnsi="Times New Roman"/>
          <w:i/>
          <w:iCs/>
          <w:sz w:val="20"/>
          <w:szCs w:val="20"/>
        </w:rPr>
        <w:t>P</w:t>
      </w:r>
      <w:r>
        <w:rPr>
          <w:rFonts w:ascii="Times New Roman" w:hAnsi="Times New Roman"/>
          <w:i/>
          <w:iCs/>
          <w:spacing w:val="-7"/>
          <w:sz w:val="20"/>
          <w:szCs w:val="20"/>
        </w:rPr>
        <w:t>r</w:t>
      </w:r>
      <w:r>
        <w:rPr>
          <w:rFonts w:ascii="Times New Roman" w:hAnsi="Times New Roman"/>
          <w:i/>
          <w:iCs/>
          <w:sz w:val="20"/>
          <w:szCs w:val="20"/>
        </w:rPr>
        <w:t>e</w:t>
      </w:r>
      <w:r>
        <w:rPr>
          <w:rFonts w:ascii="Times New Roman" w:hAnsi="Times New Roman"/>
          <w:i/>
          <w:iCs/>
          <w:spacing w:val="-7"/>
          <w:sz w:val="20"/>
          <w:szCs w:val="20"/>
        </w:rPr>
        <w:t>r</w:t>
      </w:r>
      <w:r>
        <w:rPr>
          <w:rFonts w:ascii="Times New Roman" w:hAnsi="Times New Roman"/>
          <w:i/>
          <w:iCs/>
          <w:sz w:val="20"/>
          <w:szCs w:val="20"/>
        </w:rPr>
        <w:t>equisite: MGMT</w:t>
      </w:r>
      <w:r>
        <w:rPr>
          <w:rFonts w:ascii="Times New Roman" w:hAnsi="Times New Roman"/>
          <w:i/>
          <w:iCs/>
          <w:spacing w:val="-4"/>
          <w:sz w:val="20"/>
          <w:szCs w:val="20"/>
        </w:rPr>
        <w:t xml:space="preserve"> </w:t>
      </w:r>
      <w:r>
        <w:rPr>
          <w:rFonts w:ascii="Times New Roman" w:hAnsi="Times New Roman"/>
          <w:i/>
          <w:iCs/>
          <w:sz w:val="20"/>
          <w:szCs w:val="20"/>
        </w:rPr>
        <w:t>4125 or MGMT 5200</w:t>
      </w:r>
    </w:p>
    <w:p w:rsidR="00F42301" w:rsidRDefault="00F42301" w:rsidP="001C7D3D">
      <w:pPr>
        <w:widowControl w:val="0"/>
        <w:autoSpaceDE w:val="0"/>
        <w:autoSpaceDN w:val="0"/>
        <w:adjustRightInd w:val="0"/>
        <w:spacing w:after="0" w:line="250" w:lineRule="auto"/>
        <w:ind w:left="2304" w:right="944" w:hanging="360"/>
        <w:rPr>
          <w:rFonts w:ascii="Times New Roman" w:hAnsi="Times New Roman"/>
          <w:sz w:val="20"/>
          <w:szCs w:val="20"/>
        </w:rPr>
      </w:pPr>
      <w:r>
        <w:rPr>
          <w:rFonts w:ascii="Times New Roman" w:hAnsi="Times New Roman"/>
          <w:b/>
          <w:bCs/>
          <w:sz w:val="20"/>
          <w:szCs w:val="20"/>
        </w:rPr>
        <w:t>MGMT</w:t>
      </w:r>
      <w:r>
        <w:rPr>
          <w:rFonts w:ascii="Times New Roman" w:hAnsi="Times New Roman"/>
          <w:b/>
          <w:bCs/>
          <w:spacing w:val="-4"/>
          <w:sz w:val="20"/>
          <w:szCs w:val="20"/>
        </w:rPr>
        <w:t xml:space="preserve"> </w:t>
      </w:r>
      <w:r>
        <w:rPr>
          <w:rFonts w:ascii="Times New Roman" w:hAnsi="Times New Roman"/>
          <w:b/>
          <w:bCs/>
          <w:sz w:val="20"/>
          <w:szCs w:val="20"/>
        </w:rPr>
        <w:t>6127 — Small Business Management and Ent</w:t>
      </w:r>
      <w:r>
        <w:rPr>
          <w:rFonts w:ascii="Times New Roman" w:hAnsi="Times New Roman"/>
          <w:b/>
          <w:bCs/>
          <w:spacing w:val="-4"/>
          <w:sz w:val="20"/>
          <w:szCs w:val="20"/>
        </w:rPr>
        <w:t>r</w:t>
      </w:r>
      <w:r>
        <w:rPr>
          <w:rFonts w:ascii="Times New Roman" w:hAnsi="Times New Roman"/>
          <w:b/>
          <w:bCs/>
          <w:sz w:val="20"/>
          <w:szCs w:val="20"/>
        </w:rPr>
        <w:t>ep</w:t>
      </w:r>
      <w:r>
        <w:rPr>
          <w:rFonts w:ascii="Times New Roman" w:hAnsi="Times New Roman"/>
          <w:b/>
          <w:bCs/>
          <w:spacing w:val="-4"/>
          <w:sz w:val="20"/>
          <w:szCs w:val="20"/>
        </w:rPr>
        <w:t>r</w:t>
      </w:r>
      <w:r>
        <w:rPr>
          <w:rFonts w:ascii="Times New Roman" w:hAnsi="Times New Roman"/>
          <w:b/>
          <w:bCs/>
          <w:sz w:val="20"/>
          <w:szCs w:val="20"/>
        </w:rPr>
        <w:t>eneurship</w:t>
      </w:r>
      <w:r>
        <w:rPr>
          <w:rFonts w:ascii="Times New Roman" w:hAnsi="Times New Roman"/>
          <w:b/>
          <w:bCs/>
          <w:spacing w:val="-6"/>
          <w:sz w:val="20"/>
          <w:szCs w:val="20"/>
        </w:rPr>
        <w:t xml:space="preserve"> </w:t>
      </w:r>
      <w:r>
        <w:rPr>
          <w:rFonts w:ascii="Times New Roman" w:hAnsi="Times New Roman"/>
          <w:b/>
          <w:bCs/>
          <w:sz w:val="20"/>
          <w:szCs w:val="20"/>
        </w:rPr>
        <w:t xml:space="preserve">.........................3(3-0) </w:t>
      </w:r>
      <w:r>
        <w:rPr>
          <w:rFonts w:ascii="Times New Roman" w:hAnsi="Times New Roman"/>
          <w:sz w:val="20"/>
          <w:szCs w:val="20"/>
        </w:rPr>
        <w:t>Involves teh student under faculty supervision in solving current, real-life and small business situations.</w:t>
      </w:r>
      <w:r>
        <w:rPr>
          <w:rFonts w:ascii="Times New Roman" w:hAnsi="Times New Roman"/>
          <w:spacing w:val="-11"/>
          <w:sz w:val="20"/>
          <w:szCs w:val="20"/>
        </w:rPr>
        <w:t xml:space="preserve"> </w:t>
      </w:r>
      <w:r>
        <w:rPr>
          <w:rFonts w:ascii="Times New Roman" w:hAnsi="Times New Roman"/>
          <w:sz w:val="20"/>
          <w:szCs w:val="20"/>
        </w:rPr>
        <w:t>Actual cases embrace marketing, finance, accounting and o</w:t>
      </w:r>
      <w:r>
        <w:rPr>
          <w:rFonts w:ascii="Times New Roman" w:hAnsi="Times New Roman"/>
          <w:spacing w:val="-4"/>
          <w:sz w:val="20"/>
          <w:szCs w:val="20"/>
        </w:rPr>
        <w:t>r</w:t>
      </w:r>
      <w:r>
        <w:rPr>
          <w:rFonts w:ascii="Times New Roman" w:hAnsi="Times New Roman"/>
          <w:sz w:val="20"/>
          <w:szCs w:val="20"/>
        </w:rPr>
        <w:t>ganizational e</w:t>
      </w:r>
      <w:r>
        <w:rPr>
          <w:rFonts w:ascii="Times New Roman" w:hAnsi="Times New Roman"/>
          <w:spacing w:val="-4"/>
          <w:sz w:val="20"/>
          <w:szCs w:val="20"/>
        </w:rPr>
        <w:t>f</w:t>
      </w:r>
      <w:r>
        <w:rPr>
          <w:rFonts w:ascii="Times New Roman" w:hAnsi="Times New Roman"/>
          <w:sz w:val="20"/>
          <w:szCs w:val="20"/>
        </w:rPr>
        <w:t xml:space="preserve">fective- ness. </w:t>
      </w:r>
      <w:r>
        <w:rPr>
          <w:rFonts w:ascii="Times New Roman" w:hAnsi="Times New Roman"/>
          <w:i/>
          <w:iCs/>
          <w:sz w:val="20"/>
          <w:szCs w:val="20"/>
        </w:rPr>
        <w:t>P</w:t>
      </w:r>
      <w:r>
        <w:rPr>
          <w:rFonts w:ascii="Times New Roman" w:hAnsi="Times New Roman"/>
          <w:i/>
          <w:iCs/>
          <w:spacing w:val="-7"/>
          <w:sz w:val="20"/>
          <w:szCs w:val="20"/>
        </w:rPr>
        <w:t>r</w:t>
      </w:r>
      <w:r>
        <w:rPr>
          <w:rFonts w:ascii="Times New Roman" w:hAnsi="Times New Roman"/>
          <w:i/>
          <w:iCs/>
          <w:sz w:val="20"/>
          <w:szCs w:val="20"/>
        </w:rPr>
        <w:t>e</w:t>
      </w:r>
      <w:r>
        <w:rPr>
          <w:rFonts w:ascii="Times New Roman" w:hAnsi="Times New Roman"/>
          <w:i/>
          <w:iCs/>
          <w:spacing w:val="-7"/>
          <w:sz w:val="20"/>
          <w:szCs w:val="20"/>
        </w:rPr>
        <w:t>r</w:t>
      </w:r>
      <w:r>
        <w:rPr>
          <w:rFonts w:ascii="Times New Roman" w:hAnsi="Times New Roman"/>
          <w:i/>
          <w:iCs/>
          <w:sz w:val="20"/>
          <w:szCs w:val="20"/>
        </w:rPr>
        <w:t>equisiste: MGMT 4127 or MGMT 5200</w:t>
      </w:r>
    </w:p>
    <w:p w:rsidR="00F42301" w:rsidRDefault="00F42301" w:rsidP="001C7D3D">
      <w:pPr>
        <w:widowControl w:val="0"/>
        <w:autoSpaceDE w:val="0"/>
        <w:autoSpaceDN w:val="0"/>
        <w:adjustRightInd w:val="0"/>
        <w:spacing w:after="0" w:line="250" w:lineRule="auto"/>
        <w:ind w:left="2304" w:right="875" w:hanging="360"/>
        <w:rPr>
          <w:rFonts w:ascii="Times New Roman" w:hAnsi="Times New Roman"/>
          <w:sz w:val="20"/>
          <w:szCs w:val="20"/>
        </w:rPr>
      </w:pPr>
      <w:r>
        <w:rPr>
          <w:rFonts w:ascii="Times New Roman" w:hAnsi="Times New Roman"/>
          <w:b/>
          <w:bCs/>
          <w:sz w:val="20"/>
          <w:szCs w:val="20"/>
        </w:rPr>
        <w:t>MGMT</w:t>
      </w:r>
      <w:r>
        <w:rPr>
          <w:rFonts w:ascii="Times New Roman" w:hAnsi="Times New Roman"/>
          <w:b/>
          <w:bCs/>
          <w:spacing w:val="-4"/>
          <w:sz w:val="20"/>
          <w:szCs w:val="20"/>
        </w:rPr>
        <w:t xml:space="preserve"> </w:t>
      </w:r>
      <w:r>
        <w:rPr>
          <w:rFonts w:ascii="Times New Roman" w:hAnsi="Times New Roman"/>
          <w:b/>
          <w:bCs/>
          <w:sz w:val="20"/>
          <w:szCs w:val="20"/>
        </w:rPr>
        <w:t>6199 — Business Policy and Strategic Management</w:t>
      </w:r>
      <w:r>
        <w:rPr>
          <w:rFonts w:ascii="Times New Roman" w:hAnsi="Times New Roman"/>
          <w:b/>
          <w:bCs/>
          <w:spacing w:val="-29"/>
          <w:sz w:val="20"/>
          <w:szCs w:val="20"/>
        </w:rPr>
        <w:t xml:space="preserve"> </w:t>
      </w:r>
      <w:r>
        <w:rPr>
          <w:rFonts w:ascii="Times New Roman" w:hAnsi="Times New Roman"/>
          <w:b/>
          <w:bCs/>
          <w:sz w:val="20"/>
          <w:szCs w:val="20"/>
        </w:rPr>
        <w:t xml:space="preserve">........................................3(3-0) </w:t>
      </w:r>
      <w:r>
        <w:rPr>
          <w:rFonts w:ascii="Times New Roman" w:hAnsi="Times New Roman"/>
          <w:sz w:val="20"/>
          <w:szCs w:val="20"/>
        </w:rPr>
        <w:t>This course can be taken only after completion of at least 24 hours of MBA</w:t>
      </w:r>
      <w:r>
        <w:rPr>
          <w:rFonts w:ascii="Times New Roman" w:hAnsi="Times New Roman"/>
          <w:spacing w:val="-11"/>
          <w:sz w:val="20"/>
          <w:szCs w:val="20"/>
        </w:rPr>
        <w:t xml:space="preserve"> </w:t>
      </w:r>
      <w:r>
        <w:rPr>
          <w:rFonts w:ascii="Times New Roman" w:hAnsi="Times New Roman"/>
          <w:sz w:val="20"/>
          <w:szCs w:val="20"/>
        </w:rPr>
        <w:t>courses.</w:t>
      </w:r>
      <w:r>
        <w:rPr>
          <w:rFonts w:ascii="Times New Roman" w:hAnsi="Times New Roman"/>
          <w:spacing w:val="-4"/>
          <w:sz w:val="20"/>
          <w:szCs w:val="20"/>
        </w:rPr>
        <w:t xml:space="preserve"> </w:t>
      </w:r>
      <w:r>
        <w:rPr>
          <w:rFonts w:ascii="Times New Roman" w:hAnsi="Times New Roman"/>
          <w:sz w:val="20"/>
          <w:szCs w:val="20"/>
        </w:rPr>
        <w:t>The pu</w:t>
      </w:r>
      <w:r>
        <w:rPr>
          <w:rFonts w:ascii="Times New Roman" w:hAnsi="Times New Roman"/>
          <w:spacing w:val="-4"/>
          <w:sz w:val="20"/>
          <w:szCs w:val="20"/>
        </w:rPr>
        <w:t>r</w:t>
      </w:r>
      <w:r>
        <w:rPr>
          <w:rFonts w:ascii="Times New Roman" w:hAnsi="Times New Roman"/>
          <w:sz w:val="20"/>
          <w:szCs w:val="20"/>
        </w:rPr>
        <w:t>- pose of the course is to give the student an opportunity to develop and appreciate skills and perspectives, capabilities needed by highe</w:t>
      </w:r>
      <w:r>
        <w:rPr>
          <w:rFonts w:ascii="Times New Roman" w:hAnsi="Times New Roman"/>
          <w:spacing w:val="-4"/>
          <w:sz w:val="20"/>
          <w:szCs w:val="20"/>
        </w:rPr>
        <w:t>r</w:t>
      </w:r>
      <w:r>
        <w:rPr>
          <w:rFonts w:ascii="Times New Roman" w:hAnsi="Times New Roman"/>
          <w:sz w:val="20"/>
          <w:szCs w:val="20"/>
        </w:rPr>
        <w:t>-level leaders and managers in all types of o</w:t>
      </w:r>
      <w:r>
        <w:rPr>
          <w:rFonts w:ascii="Times New Roman" w:hAnsi="Times New Roman"/>
          <w:spacing w:val="-4"/>
          <w:sz w:val="20"/>
          <w:szCs w:val="20"/>
        </w:rPr>
        <w:t>r</w:t>
      </w:r>
      <w:r>
        <w:rPr>
          <w:rFonts w:ascii="Times New Roman" w:hAnsi="Times New Roman"/>
          <w:sz w:val="20"/>
          <w:szCs w:val="20"/>
        </w:rPr>
        <w:t>gan</w:t>
      </w:r>
      <w:r>
        <w:rPr>
          <w:rFonts w:ascii="Times New Roman" w:hAnsi="Times New Roman"/>
          <w:spacing w:val="-4"/>
          <w:sz w:val="20"/>
          <w:szCs w:val="20"/>
        </w:rPr>
        <w:t>i</w:t>
      </w:r>
      <w:r>
        <w:rPr>
          <w:rFonts w:ascii="Times New Roman" w:hAnsi="Times New Roman"/>
          <w:sz w:val="20"/>
          <w:szCs w:val="20"/>
        </w:rPr>
        <w:t>- zations. Emphasis is given to the integration of subject matter from all business courses and other disciplines in formulating, implementing and evaluating cross-functional decisions that enable the o</w:t>
      </w:r>
      <w:r>
        <w:rPr>
          <w:rFonts w:ascii="Times New Roman" w:hAnsi="Times New Roman"/>
          <w:spacing w:val="-4"/>
          <w:sz w:val="20"/>
          <w:szCs w:val="20"/>
        </w:rPr>
        <w:t>r</w:t>
      </w:r>
      <w:r>
        <w:rPr>
          <w:rFonts w:ascii="Times New Roman" w:hAnsi="Times New Roman"/>
          <w:sz w:val="20"/>
          <w:szCs w:val="20"/>
        </w:rPr>
        <w:t>ganization to achieve its goals and objectives. Comprehensive analysis of o</w:t>
      </w:r>
      <w:r>
        <w:rPr>
          <w:rFonts w:ascii="Times New Roman" w:hAnsi="Times New Roman"/>
          <w:spacing w:val="-4"/>
          <w:sz w:val="20"/>
          <w:szCs w:val="20"/>
        </w:rPr>
        <w:t>r</w:t>
      </w:r>
      <w:r>
        <w:rPr>
          <w:rFonts w:ascii="Times New Roman" w:hAnsi="Times New Roman"/>
          <w:sz w:val="20"/>
          <w:szCs w:val="20"/>
        </w:rPr>
        <w:t>gan</w:t>
      </w:r>
      <w:r>
        <w:rPr>
          <w:rFonts w:ascii="Times New Roman" w:hAnsi="Times New Roman"/>
          <w:spacing w:val="-4"/>
          <w:sz w:val="20"/>
          <w:szCs w:val="20"/>
        </w:rPr>
        <w:t>i</w:t>
      </w:r>
      <w:r>
        <w:rPr>
          <w:rFonts w:ascii="Times New Roman" w:hAnsi="Times New Roman"/>
          <w:sz w:val="20"/>
          <w:szCs w:val="20"/>
        </w:rPr>
        <w:t>- zations in a wide variety of situations is conducted.</w:t>
      </w:r>
      <w:r>
        <w:rPr>
          <w:rFonts w:ascii="Times New Roman" w:hAnsi="Times New Roman"/>
          <w:spacing w:val="-3"/>
          <w:sz w:val="20"/>
          <w:szCs w:val="20"/>
        </w:rPr>
        <w:t xml:space="preserve"> </w:t>
      </w:r>
      <w:r>
        <w:rPr>
          <w:rFonts w:ascii="Times New Roman" w:hAnsi="Times New Roman"/>
          <w:sz w:val="20"/>
          <w:szCs w:val="20"/>
        </w:rPr>
        <w:t>This is the capstone MBA</w:t>
      </w:r>
      <w:r>
        <w:rPr>
          <w:rFonts w:ascii="Times New Roman" w:hAnsi="Times New Roman"/>
          <w:spacing w:val="-11"/>
          <w:sz w:val="20"/>
          <w:szCs w:val="20"/>
        </w:rPr>
        <w:t xml:space="preserve"> </w:t>
      </w:r>
      <w:r>
        <w:rPr>
          <w:rFonts w:ascii="Times New Roman" w:hAnsi="Times New Roman"/>
          <w:sz w:val="20"/>
          <w:szCs w:val="20"/>
        </w:rPr>
        <w:t>course.</w:t>
      </w:r>
    </w:p>
    <w:p w:rsidR="00F42301" w:rsidRDefault="00F42301" w:rsidP="001C7D3D">
      <w:pPr>
        <w:widowControl w:val="0"/>
        <w:autoSpaceDE w:val="0"/>
        <w:autoSpaceDN w:val="0"/>
        <w:adjustRightInd w:val="0"/>
        <w:spacing w:after="0" w:line="250" w:lineRule="auto"/>
        <w:ind w:left="2304" w:right="869" w:hanging="360"/>
        <w:rPr>
          <w:rFonts w:ascii="Times New Roman" w:hAnsi="Times New Roman"/>
          <w:sz w:val="20"/>
          <w:szCs w:val="20"/>
        </w:rPr>
      </w:pPr>
      <w:r>
        <w:rPr>
          <w:rFonts w:ascii="Times New Roman" w:hAnsi="Times New Roman"/>
          <w:b/>
          <w:bCs/>
          <w:sz w:val="20"/>
          <w:szCs w:val="20"/>
        </w:rPr>
        <w:t>MGMT</w:t>
      </w:r>
      <w:r>
        <w:rPr>
          <w:rFonts w:ascii="Times New Roman" w:hAnsi="Times New Roman"/>
          <w:b/>
          <w:bCs/>
          <w:spacing w:val="-4"/>
          <w:sz w:val="20"/>
          <w:szCs w:val="20"/>
        </w:rPr>
        <w:t xml:space="preserve"> </w:t>
      </w:r>
      <w:r>
        <w:rPr>
          <w:rFonts w:ascii="Times New Roman" w:hAnsi="Times New Roman"/>
          <w:b/>
          <w:bCs/>
          <w:sz w:val="20"/>
          <w:szCs w:val="20"/>
        </w:rPr>
        <w:t>6205 — Management Information Systems.</w:t>
      </w:r>
      <w:r>
        <w:rPr>
          <w:rFonts w:ascii="Times New Roman" w:hAnsi="Times New Roman"/>
          <w:b/>
          <w:bCs/>
          <w:spacing w:val="-18"/>
          <w:sz w:val="20"/>
          <w:szCs w:val="20"/>
        </w:rPr>
        <w:t xml:space="preserve"> </w:t>
      </w:r>
      <w:r>
        <w:rPr>
          <w:rFonts w:ascii="Times New Roman" w:hAnsi="Times New Roman"/>
          <w:b/>
          <w:bCs/>
          <w:sz w:val="20"/>
          <w:szCs w:val="20"/>
        </w:rPr>
        <w:t xml:space="preserve">.....................................................3(3-0) </w:t>
      </w:r>
      <w:r>
        <w:rPr>
          <w:rFonts w:ascii="Times New Roman" w:hAnsi="Times New Roman"/>
          <w:sz w:val="20"/>
          <w:szCs w:val="20"/>
        </w:rPr>
        <w:t>An overview course designed to introduce students to the area of information systems. It em- phasizes concepts, components and structures of information systems and their applications in business and managerial decision-making.</w:t>
      </w:r>
      <w:r>
        <w:rPr>
          <w:rFonts w:ascii="Times New Roman" w:hAnsi="Times New Roman"/>
          <w:spacing w:val="-3"/>
          <w:sz w:val="20"/>
          <w:szCs w:val="20"/>
        </w:rPr>
        <w:t xml:space="preserve"> </w:t>
      </w:r>
      <w:r>
        <w:rPr>
          <w:rFonts w:ascii="Times New Roman" w:hAnsi="Times New Roman"/>
          <w:sz w:val="20"/>
          <w:szCs w:val="20"/>
        </w:rPr>
        <w:t xml:space="preserve">The topics include information systems software and hardware, telecommunications, database management, decision support, export systems and management of information technologies. Optional topics may include client/server com- puting and Internet and Intranet development. </w:t>
      </w:r>
      <w:r>
        <w:rPr>
          <w:rFonts w:ascii="Times New Roman" w:hAnsi="Times New Roman"/>
          <w:i/>
          <w:iCs/>
          <w:sz w:val="20"/>
          <w:szCs w:val="20"/>
        </w:rPr>
        <w:t>P</w:t>
      </w:r>
      <w:r>
        <w:rPr>
          <w:rFonts w:ascii="Times New Roman" w:hAnsi="Times New Roman"/>
          <w:i/>
          <w:iCs/>
          <w:spacing w:val="-7"/>
          <w:sz w:val="20"/>
          <w:szCs w:val="20"/>
        </w:rPr>
        <w:t>r</w:t>
      </w:r>
      <w:r>
        <w:rPr>
          <w:rFonts w:ascii="Times New Roman" w:hAnsi="Times New Roman"/>
          <w:i/>
          <w:iCs/>
          <w:sz w:val="20"/>
          <w:szCs w:val="20"/>
        </w:rPr>
        <w:t>e</w:t>
      </w:r>
      <w:r>
        <w:rPr>
          <w:rFonts w:ascii="Times New Roman" w:hAnsi="Times New Roman"/>
          <w:i/>
          <w:iCs/>
          <w:spacing w:val="-7"/>
          <w:sz w:val="20"/>
          <w:szCs w:val="20"/>
        </w:rPr>
        <w:t>r</w:t>
      </w:r>
      <w:r>
        <w:rPr>
          <w:rFonts w:ascii="Times New Roman" w:hAnsi="Times New Roman"/>
          <w:i/>
          <w:iCs/>
          <w:sz w:val="20"/>
          <w:szCs w:val="20"/>
        </w:rPr>
        <w:t>equisite: MGMT 4205 or MGMT</w:t>
      </w:r>
      <w:r>
        <w:rPr>
          <w:rFonts w:ascii="Times New Roman" w:hAnsi="Times New Roman"/>
          <w:i/>
          <w:iCs/>
          <w:spacing w:val="-4"/>
          <w:sz w:val="20"/>
          <w:szCs w:val="20"/>
        </w:rPr>
        <w:t xml:space="preserve"> </w:t>
      </w:r>
      <w:r>
        <w:rPr>
          <w:rFonts w:ascii="Times New Roman" w:hAnsi="Times New Roman"/>
          <w:i/>
          <w:iCs/>
          <w:sz w:val="20"/>
          <w:szCs w:val="20"/>
        </w:rPr>
        <w:t>5200</w:t>
      </w:r>
    </w:p>
    <w:p w:rsidR="00F42301" w:rsidRDefault="00F42301" w:rsidP="001C7D3D">
      <w:pPr>
        <w:widowControl w:val="0"/>
        <w:autoSpaceDE w:val="0"/>
        <w:autoSpaceDN w:val="0"/>
        <w:adjustRightInd w:val="0"/>
        <w:spacing w:after="0" w:line="250" w:lineRule="auto"/>
        <w:ind w:left="2304" w:right="869" w:hanging="360"/>
        <w:rPr>
          <w:rFonts w:ascii="Times New Roman" w:hAnsi="Times New Roman"/>
          <w:sz w:val="20"/>
          <w:szCs w:val="20"/>
        </w:rPr>
        <w:sectPr w:rsidR="00F42301">
          <w:pgSz w:w="12240" w:h="15840"/>
          <w:pgMar w:top="300" w:right="1300" w:bottom="280" w:left="200" w:header="0" w:footer="1004" w:gutter="0"/>
          <w:cols w:space="720" w:equalWidth="0">
            <w:col w:w="10740"/>
          </w:cols>
          <w:noEndnote/>
        </w:sectPr>
      </w:pPr>
    </w:p>
    <w:tbl>
      <w:tblPr>
        <w:tblW w:w="0" w:type="auto"/>
        <w:tblInd w:w="119" w:type="dxa"/>
        <w:tblLayout w:type="fixed"/>
        <w:tblCellMar>
          <w:left w:w="0" w:type="dxa"/>
          <w:right w:w="0" w:type="dxa"/>
        </w:tblCellMar>
        <w:tblLook w:val="0000"/>
      </w:tblPr>
      <w:tblGrid>
        <w:gridCol w:w="4876"/>
        <w:gridCol w:w="4560"/>
        <w:gridCol w:w="1067"/>
      </w:tblGrid>
      <w:tr w:rsidR="00F42301" w:rsidRPr="00FA7AC7" w:rsidTr="00D346C9">
        <w:trPr>
          <w:trHeight w:hRule="exact" w:val="235"/>
        </w:trPr>
        <w:tc>
          <w:tcPr>
            <w:tcW w:w="4876" w:type="dxa"/>
            <w:tcBorders>
              <w:top w:val="nil"/>
              <w:left w:val="nil"/>
              <w:bottom w:val="single" w:sz="4" w:space="0" w:color="191919"/>
              <w:right w:val="single" w:sz="4" w:space="0" w:color="191919"/>
            </w:tcBorders>
          </w:tcPr>
          <w:p w:rsidR="00F42301" w:rsidRPr="00FA7AC7" w:rsidRDefault="00F42301" w:rsidP="00D346C9">
            <w:pPr>
              <w:widowControl w:val="0"/>
              <w:autoSpaceDE w:val="0"/>
              <w:autoSpaceDN w:val="0"/>
              <w:adjustRightInd w:val="0"/>
              <w:spacing w:after="0"/>
              <w:rPr>
                <w:rFonts w:ascii="Times New Roman" w:hAnsi="Times New Roman"/>
                <w:sz w:val="24"/>
                <w:szCs w:val="24"/>
              </w:rPr>
            </w:pPr>
          </w:p>
        </w:tc>
        <w:tc>
          <w:tcPr>
            <w:tcW w:w="4560" w:type="dxa"/>
            <w:vMerge w:val="restart"/>
            <w:tcBorders>
              <w:top w:val="single" w:sz="4" w:space="0" w:color="191919"/>
              <w:left w:val="single" w:sz="4" w:space="0" w:color="191919"/>
              <w:bottom w:val="single" w:sz="4" w:space="0" w:color="191919"/>
              <w:right w:val="single" w:sz="4" w:space="0" w:color="191919"/>
            </w:tcBorders>
          </w:tcPr>
          <w:p w:rsidR="00F42301" w:rsidRPr="00FA7AC7" w:rsidRDefault="00F42301" w:rsidP="00D346C9">
            <w:pPr>
              <w:widowControl w:val="0"/>
              <w:autoSpaceDE w:val="0"/>
              <w:autoSpaceDN w:val="0"/>
              <w:adjustRightInd w:val="0"/>
              <w:spacing w:before="8" w:after="0" w:line="160" w:lineRule="exact"/>
              <w:rPr>
                <w:rFonts w:ascii="Times New Roman" w:hAnsi="Times New Roman"/>
                <w:sz w:val="16"/>
                <w:szCs w:val="16"/>
              </w:rPr>
            </w:pPr>
          </w:p>
          <w:p w:rsidR="00F42301" w:rsidRPr="00FA7AC7" w:rsidRDefault="00F42301" w:rsidP="00D346C9">
            <w:pPr>
              <w:widowControl w:val="0"/>
              <w:autoSpaceDE w:val="0"/>
              <w:autoSpaceDN w:val="0"/>
              <w:adjustRightInd w:val="0"/>
              <w:spacing w:after="0"/>
              <w:ind w:left="877"/>
              <w:rPr>
                <w:rFonts w:ascii="Times New Roman" w:hAnsi="Times New Roman"/>
                <w:sz w:val="24"/>
                <w:szCs w:val="24"/>
              </w:rPr>
            </w:pPr>
            <w:r w:rsidRPr="00FA7AC7">
              <w:rPr>
                <w:rFonts w:ascii="Times New Roman" w:hAnsi="Times New Roman"/>
                <w:b/>
                <w:bCs/>
                <w:color w:val="191919"/>
                <w:sz w:val="32"/>
                <w:szCs w:val="32"/>
              </w:rPr>
              <w:t>B</w:t>
            </w:r>
            <w:r w:rsidRPr="00FA7AC7">
              <w:rPr>
                <w:rFonts w:ascii="Times New Roman" w:hAnsi="Times New Roman"/>
                <w:b/>
                <w:bCs/>
                <w:color w:val="191919"/>
                <w:sz w:val="24"/>
                <w:szCs w:val="24"/>
              </w:rPr>
              <w:t>USINESS</w:t>
            </w:r>
            <w:r w:rsidRPr="00FA7AC7">
              <w:rPr>
                <w:rFonts w:ascii="Times New Roman" w:hAnsi="Times New Roman"/>
                <w:b/>
                <w:bCs/>
                <w:color w:val="191919"/>
                <w:spacing w:val="2"/>
                <w:sz w:val="24"/>
                <w:szCs w:val="24"/>
              </w:rPr>
              <w:t xml:space="preserve"> </w:t>
            </w:r>
            <w:r w:rsidRPr="00FA7AC7">
              <w:rPr>
                <w:rFonts w:ascii="Times New Roman" w:hAnsi="Times New Roman"/>
                <w:b/>
                <w:bCs/>
                <w:color w:val="191919"/>
                <w:sz w:val="32"/>
                <w:szCs w:val="32"/>
              </w:rPr>
              <w:t>A</w:t>
            </w:r>
            <w:r w:rsidRPr="00FA7AC7">
              <w:rPr>
                <w:rFonts w:ascii="Times New Roman" w:hAnsi="Times New Roman"/>
                <w:b/>
                <w:bCs/>
                <w:color w:val="191919"/>
                <w:sz w:val="24"/>
                <w:szCs w:val="24"/>
              </w:rPr>
              <w:t>DMINISTR</w:t>
            </w:r>
            <w:r w:rsidRPr="00FA7AC7">
              <w:rPr>
                <w:rFonts w:ascii="Times New Roman" w:hAnsi="Times New Roman"/>
                <w:b/>
                <w:bCs/>
                <w:color w:val="191919"/>
                <w:spacing w:val="-18"/>
                <w:sz w:val="24"/>
                <w:szCs w:val="24"/>
              </w:rPr>
              <w:t>A</w:t>
            </w:r>
            <w:r w:rsidRPr="00FA7AC7">
              <w:rPr>
                <w:rFonts w:ascii="Times New Roman" w:hAnsi="Times New Roman"/>
                <w:b/>
                <w:bCs/>
                <w:color w:val="191919"/>
                <w:sz w:val="24"/>
                <w:szCs w:val="24"/>
              </w:rPr>
              <w:t>TION</w:t>
            </w:r>
          </w:p>
        </w:tc>
        <w:tc>
          <w:tcPr>
            <w:tcW w:w="1067" w:type="dxa"/>
            <w:tcBorders>
              <w:top w:val="nil"/>
              <w:left w:val="single" w:sz="4" w:space="0" w:color="191919"/>
              <w:bottom w:val="single" w:sz="4" w:space="0" w:color="191919"/>
              <w:right w:val="nil"/>
            </w:tcBorders>
          </w:tcPr>
          <w:p w:rsidR="00F42301" w:rsidRPr="00FA7AC7" w:rsidRDefault="00F42301" w:rsidP="00D346C9">
            <w:pPr>
              <w:widowControl w:val="0"/>
              <w:autoSpaceDE w:val="0"/>
              <w:autoSpaceDN w:val="0"/>
              <w:adjustRightInd w:val="0"/>
              <w:spacing w:after="0"/>
              <w:rPr>
                <w:rFonts w:ascii="Times New Roman" w:hAnsi="Times New Roman"/>
                <w:sz w:val="24"/>
                <w:szCs w:val="24"/>
              </w:rPr>
            </w:pPr>
          </w:p>
        </w:tc>
      </w:tr>
      <w:tr w:rsidR="00F42301" w:rsidRPr="00FA7AC7" w:rsidTr="00D346C9">
        <w:trPr>
          <w:trHeight w:hRule="exact" w:val="256"/>
        </w:trPr>
        <w:tc>
          <w:tcPr>
            <w:tcW w:w="4876" w:type="dxa"/>
            <w:tcBorders>
              <w:top w:val="single" w:sz="4" w:space="0" w:color="191919"/>
              <w:left w:val="nil"/>
              <w:bottom w:val="single" w:sz="4" w:space="0" w:color="191919"/>
              <w:right w:val="single" w:sz="4" w:space="0" w:color="191919"/>
            </w:tcBorders>
          </w:tcPr>
          <w:p w:rsidR="00F42301" w:rsidRPr="00FA7AC7" w:rsidRDefault="00F42301" w:rsidP="00D346C9">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D346C9">
            <w:pPr>
              <w:widowControl w:val="0"/>
              <w:autoSpaceDE w:val="0"/>
              <w:autoSpaceDN w:val="0"/>
              <w:adjustRightInd w:val="0"/>
              <w:spacing w:after="0"/>
              <w:rPr>
                <w:rFonts w:ascii="Times New Roman" w:hAnsi="Times New Roman"/>
                <w:sz w:val="24"/>
                <w:szCs w:val="24"/>
              </w:rPr>
            </w:pPr>
          </w:p>
        </w:tc>
        <w:tc>
          <w:tcPr>
            <w:tcW w:w="1067" w:type="dxa"/>
            <w:tcBorders>
              <w:top w:val="single" w:sz="4" w:space="0" w:color="191919"/>
              <w:left w:val="single" w:sz="4" w:space="0" w:color="191919"/>
              <w:bottom w:val="single" w:sz="4" w:space="0" w:color="191919"/>
              <w:right w:val="nil"/>
            </w:tcBorders>
          </w:tcPr>
          <w:p w:rsidR="00F42301" w:rsidRPr="00FA7AC7" w:rsidRDefault="00F42301" w:rsidP="00D346C9">
            <w:pPr>
              <w:widowControl w:val="0"/>
              <w:autoSpaceDE w:val="0"/>
              <w:autoSpaceDN w:val="0"/>
              <w:adjustRightInd w:val="0"/>
              <w:spacing w:after="0"/>
              <w:rPr>
                <w:rFonts w:ascii="Times New Roman" w:hAnsi="Times New Roman"/>
                <w:sz w:val="24"/>
                <w:szCs w:val="24"/>
              </w:rPr>
            </w:pPr>
          </w:p>
        </w:tc>
      </w:tr>
      <w:tr w:rsidR="00F42301" w:rsidRPr="00FA7AC7" w:rsidTr="00D346C9">
        <w:trPr>
          <w:trHeight w:hRule="exact" w:val="219"/>
        </w:trPr>
        <w:tc>
          <w:tcPr>
            <w:tcW w:w="4876" w:type="dxa"/>
            <w:tcBorders>
              <w:top w:val="single" w:sz="4" w:space="0" w:color="191919"/>
              <w:left w:val="nil"/>
              <w:bottom w:val="nil"/>
              <w:right w:val="single" w:sz="4" w:space="0" w:color="191919"/>
            </w:tcBorders>
          </w:tcPr>
          <w:p w:rsidR="00F42301" w:rsidRPr="00FA7AC7" w:rsidRDefault="00F42301" w:rsidP="00D346C9">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D346C9">
            <w:pPr>
              <w:widowControl w:val="0"/>
              <w:autoSpaceDE w:val="0"/>
              <w:autoSpaceDN w:val="0"/>
              <w:adjustRightInd w:val="0"/>
              <w:spacing w:after="0"/>
              <w:rPr>
                <w:rFonts w:ascii="Times New Roman" w:hAnsi="Times New Roman"/>
                <w:sz w:val="24"/>
                <w:szCs w:val="24"/>
              </w:rPr>
            </w:pPr>
          </w:p>
        </w:tc>
        <w:tc>
          <w:tcPr>
            <w:tcW w:w="1067" w:type="dxa"/>
            <w:tcBorders>
              <w:top w:val="single" w:sz="4" w:space="0" w:color="191919"/>
              <w:left w:val="single" w:sz="4" w:space="0" w:color="191919"/>
              <w:bottom w:val="nil"/>
              <w:right w:val="nil"/>
            </w:tcBorders>
          </w:tcPr>
          <w:p w:rsidR="00F42301" w:rsidRPr="00FA7AC7" w:rsidRDefault="00F42301" w:rsidP="00D346C9">
            <w:pPr>
              <w:widowControl w:val="0"/>
              <w:autoSpaceDE w:val="0"/>
              <w:autoSpaceDN w:val="0"/>
              <w:adjustRightInd w:val="0"/>
              <w:spacing w:after="0"/>
              <w:rPr>
                <w:rFonts w:ascii="Times New Roman" w:hAnsi="Times New Roman"/>
                <w:sz w:val="24"/>
                <w:szCs w:val="24"/>
              </w:rPr>
            </w:pPr>
          </w:p>
        </w:tc>
      </w:tr>
    </w:tbl>
    <w:p w:rsidR="00F42301" w:rsidRDefault="00F42301" w:rsidP="001C7D3D">
      <w:pPr>
        <w:widowControl w:val="0"/>
        <w:autoSpaceDE w:val="0"/>
        <w:autoSpaceDN w:val="0"/>
        <w:adjustRightInd w:val="0"/>
        <w:spacing w:after="0" w:line="200" w:lineRule="exact"/>
        <w:rPr>
          <w:rFonts w:ascii="Times New Roman" w:hAnsi="Times New Roman"/>
          <w:sz w:val="20"/>
          <w:szCs w:val="20"/>
        </w:rPr>
      </w:pPr>
    </w:p>
    <w:p w:rsidR="00F42301" w:rsidRDefault="00F42301" w:rsidP="001C7D3D">
      <w:pPr>
        <w:widowControl w:val="0"/>
        <w:autoSpaceDE w:val="0"/>
        <w:autoSpaceDN w:val="0"/>
        <w:adjustRightInd w:val="0"/>
        <w:spacing w:before="17" w:after="0" w:line="280" w:lineRule="exact"/>
        <w:rPr>
          <w:rFonts w:ascii="Times New Roman" w:hAnsi="Times New Roman"/>
          <w:sz w:val="28"/>
          <w:szCs w:val="28"/>
        </w:rPr>
      </w:pPr>
    </w:p>
    <w:p w:rsidR="00F42301" w:rsidRDefault="00F42301" w:rsidP="001C7D3D">
      <w:pPr>
        <w:widowControl w:val="0"/>
        <w:autoSpaceDE w:val="0"/>
        <w:autoSpaceDN w:val="0"/>
        <w:adjustRightInd w:val="0"/>
        <w:spacing w:before="27" w:after="0" w:line="250" w:lineRule="auto"/>
        <w:ind w:left="1239" w:right="2086" w:hanging="360"/>
        <w:rPr>
          <w:rFonts w:ascii="Times New Roman" w:hAnsi="Times New Roman"/>
          <w:sz w:val="20"/>
          <w:szCs w:val="20"/>
        </w:rPr>
      </w:pPr>
      <w:r w:rsidRPr="00554989">
        <w:rPr>
          <w:rFonts w:ascii="Calibri" w:hAnsi="Calibri"/>
          <w:noProof/>
          <w:lang w:eastAsia="en-US"/>
        </w:rPr>
        <w:pict>
          <v:group id="_x0000_s3618" style="position:absolute;left:0;text-align:left;margin-left:315pt;margin-top:-53.1pt;width:31.2pt;height:31.05pt;z-index:-251624448;mso-position-horizontal-relative:page" coordorigin="6300,-1062" coordsize="624,621" o:allowincell="f">
            <v:rect id="_x0000_s3619" style="position:absolute;left:6305;top:-1057;width:613;height:610" o:allowincell="f" stroked="f">
              <v:path arrowok="t"/>
            </v:rect>
            <v:rect id="_x0000_s3620" style="position:absolute;left:6306;top:-1057;width:620;height:620;mso-position-horizontal-relative:page" o:allowincell="f" filled="f" stroked="f">
              <v:textbox inset="0,0,0,0">
                <w:txbxContent>
                  <w:p w:rsidR="00F42301" w:rsidRDefault="00F42301" w:rsidP="001C7D3D">
                    <w:pPr>
                      <w:spacing w:after="0" w:line="620" w:lineRule="atLeast"/>
                      <w:rPr>
                        <w:rFonts w:ascii="Times New Roman" w:hAnsi="Times New Roman"/>
                        <w:sz w:val="24"/>
                        <w:szCs w:val="24"/>
                      </w:rPr>
                    </w:pPr>
                    <w:r>
                      <w:rPr>
                        <w:rFonts w:ascii="Times New Roman" w:hAnsi="Times New Roman"/>
                        <w:noProof/>
                        <w:sz w:val="24"/>
                        <w:szCs w:val="24"/>
                      </w:rPr>
                      <w:drawing>
                        <wp:inline distT="0" distB="0" distL="0" distR="0">
                          <wp:extent cx="390525" cy="390525"/>
                          <wp:effectExtent l="1905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
                                  <a:srcRect/>
                                  <a:stretch>
                                    <a:fillRect/>
                                  </a:stretch>
                                </pic:blipFill>
                                <pic:spPr bwMode="auto">
                                  <a:xfrm>
                                    <a:off x="0" y="0"/>
                                    <a:ext cx="390525" cy="390525"/>
                                  </a:xfrm>
                                  <a:prstGeom prst="rect">
                                    <a:avLst/>
                                  </a:prstGeom>
                                  <a:noFill/>
                                  <a:ln w="9525">
                                    <a:noFill/>
                                    <a:miter lim="800000"/>
                                    <a:headEnd/>
                                    <a:tailEnd/>
                                  </a:ln>
                                </pic:spPr>
                              </pic:pic>
                            </a:graphicData>
                          </a:graphic>
                        </wp:inline>
                      </w:drawing>
                    </w:r>
                  </w:p>
                  <w:p w:rsidR="00F42301" w:rsidRDefault="00F42301" w:rsidP="001C7D3D">
                    <w:pPr>
                      <w:widowControl w:val="0"/>
                      <w:autoSpaceDE w:val="0"/>
                      <w:autoSpaceDN w:val="0"/>
                      <w:adjustRightInd w:val="0"/>
                      <w:spacing w:after="0"/>
                      <w:rPr>
                        <w:rFonts w:ascii="Times New Roman" w:hAnsi="Times New Roman"/>
                        <w:sz w:val="24"/>
                        <w:szCs w:val="24"/>
                      </w:rPr>
                    </w:pPr>
                  </w:p>
                </w:txbxContent>
              </v:textbox>
            </v:rect>
            <w10:wrap anchorx="page"/>
          </v:group>
        </w:pict>
      </w:r>
      <w:r w:rsidRPr="00554989">
        <w:rPr>
          <w:rFonts w:ascii="Calibri" w:hAnsi="Calibri"/>
          <w:noProof/>
          <w:lang w:eastAsia="en-US"/>
        </w:rPr>
        <w:pict>
          <v:shape id="_x0000_s3621" type="#_x0000_t202" style="position:absolute;left:0;text-align:left;margin-left:520.2pt;margin-top:84.9pt;width:1in;height:184.35pt;z-index:-251623424;mso-position-horizontal-relative:page" o:allowincell="f" filled="f" stroked="f">
            <v:textbox style="layout-flow:vertical" inset="0,0,0,0">
              <w:txbxContent>
                <w:p w:rsidR="00F42301" w:rsidRDefault="00F42301" w:rsidP="001C7D3D">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E</w:t>
                  </w:r>
                  <w:r>
                    <w:rPr>
                      <w:rFonts w:ascii="Impact" w:hAnsi="Impact" w:cs="Impact"/>
                      <w:color w:val="A3A3A3"/>
                      <w:spacing w:val="-115"/>
                      <w:position w:val="1"/>
                      <w:sz w:val="105"/>
                      <w:szCs w:val="105"/>
                    </w:rPr>
                    <w:t xml:space="preserve"> </w:t>
                  </w:r>
                </w:p>
              </w:txbxContent>
            </v:textbox>
            <w10:wrap anchorx="page"/>
          </v:shape>
        </w:pict>
      </w:r>
      <w:r>
        <w:rPr>
          <w:rFonts w:ascii="Times New Roman" w:hAnsi="Times New Roman"/>
          <w:b/>
          <w:bCs/>
          <w:sz w:val="20"/>
          <w:szCs w:val="20"/>
        </w:rPr>
        <w:t>MGMT</w:t>
      </w:r>
      <w:r>
        <w:rPr>
          <w:rFonts w:ascii="Times New Roman" w:hAnsi="Times New Roman"/>
          <w:b/>
          <w:bCs/>
          <w:spacing w:val="-4"/>
          <w:sz w:val="20"/>
          <w:szCs w:val="20"/>
        </w:rPr>
        <w:t xml:space="preserve"> </w:t>
      </w:r>
      <w:r>
        <w:rPr>
          <w:rFonts w:ascii="Times New Roman" w:hAnsi="Times New Roman"/>
          <w:b/>
          <w:bCs/>
          <w:sz w:val="20"/>
          <w:szCs w:val="20"/>
        </w:rPr>
        <w:t>6206 — Database Management Systems</w:t>
      </w:r>
      <w:r>
        <w:rPr>
          <w:rFonts w:ascii="Times New Roman" w:hAnsi="Times New Roman"/>
          <w:b/>
          <w:bCs/>
          <w:spacing w:val="-13"/>
          <w:sz w:val="20"/>
          <w:szCs w:val="20"/>
        </w:rPr>
        <w:t xml:space="preserve"> </w:t>
      </w:r>
      <w:r>
        <w:rPr>
          <w:rFonts w:ascii="Times New Roman" w:hAnsi="Times New Roman"/>
          <w:b/>
          <w:bCs/>
          <w:sz w:val="20"/>
          <w:szCs w:val="20"/>
        </w:rPr>
        <w:t xml:space="preserve">...........................................................3(3-0) </w:t>
      </w:r>
      <w:r>
        <w:rPr>
          <w:rFonts w:ascii="Times New Roman" w:hAnsi="Times New Roman"/>
          <w:sz w:val="20"/>
          <w:szCs w:val="20"/>
        </w:rPr>
        <w:t>This is an introductory course to database management and its system implementation tech- niques. It covers the structure of database management systems, database design, entity-rela- tionship modeling, normal forms, relational database theor</w:t>
      </w:r>
      <w:r>
        <w:rPr>
          <w:rFonts w:ascii="Times New Roman" w:hAnsi="Times New Roman"/>
          <w:spacing w:val="-13"/>
          <w:sz w:val="20"/>
          <w:szCs w:val="20"/>
        </w:rPr>
        <w:t>y</w:t>
      </w:r>
      <w:r>
        <w:rPr>
          <w:rFonts w:ascii="Times New Roman" w:hAnsi="Times New Roman"/>
          <w:sz w:val="20"/>
          <w:szCs w:val="20"/>
        </w:rPr>
        <w:t xml:space="preserve">, the structural query language (SQL), and database system development and management using an industrial leading data- base system such as ORACLE. Optional topics may include object-oriented databases, dis- tributed databases, database programming and advanced database management issues. </w:t>
      </w:r>
      <w:r>
        <w:rPr>
          <w:rFonts w:ascii="Times New Roman" w:hAnsi="Times New Roman"/>
          <w:i/>
          <w:iCs/>
          <w:sz w:val="20"/>
          <w:szCs w:val="20"/>
        </w:rPr>
        <w:t>P</w:t>
      </w:r>
      <w:r>
        <w:rPr>
          <w:rFonts w:ascii="Times New Roman" w:hAnsi="Times New Roman"/>
          <w:i/>
          <w:iCs/>
          <w:spacing w:val="-7"/>
          <w:sz w:val="20"/>
          <w:szCs w:val="20"/>
        </w:rPr>
        <w:t>r</w:t>
      </w:r>
      <w:r>
        <w:rPr>
          <w:rFonts w:ascii="Times New Roman" w:hAnsi="Times New Roman"/>
          <w:i/>
          <w:iCs/>
          <w:sz w:val="20"/>
          <w:szCs w:val="20"/>
        </w:rPr>
        <w:t>e</w:t>
      </w:r>
      <w:r>
        <w:rPr>
          <w:rFonts w:ascii="Times New Roman" w:hAnsi="Times New Roman"/>
          <w:i/>
          <w:iCs/>
          <w:spacing w:val="-7"/>
          <w:sz w:val="20"/>
          <w:szCs w:val="20"/>
        </w:rPr>
        <w:t>r</w:t>
      </w:r>
      <w:r>
        <w:rPr>
          <w:rFonts w:ascii="Times New Roman" w:hAnsi="Times New Roman"/>
          <w:i/>
          <w:iCs/>
          <w:sz w:val="20"/>
          <w:szCs w:val="20"/>
        </w:rPr>
        <w:t>equisite: MGMT</w:t>
      </w:r>
      <w:r>
        <w:rPr>
          <w:rFonts w:ascii="Times New Roman" w:hAnsi="Times New Roman"/>
          <w:i/>
          <w:iCs/>
          <w:spacing w:val="-4"/>
          <w:sz w:val="20"/>
          <w:szCs w:val="20"/>
        </w:rPr>
        <w:t xml:space="preserve"> </w:t>
      </w:r>
      <w:r>
        <w:rPr>
          <w:rFonts w:ascii="Times New Roman" w:hAnsi="Times New Roman"/>
          <w:i/>
          <w:iCs/>
          <w:sz w:val="20"/>
          <w:szCs w:val="20"/>
        </w:rPr>
        <w:t>6205</w:t>
      </w:r>
    </w:p>
    <w:p w:rsidR="00F42301" w:rsidRDefault="00F42301" w:rsidP="001C7D3D">
      <w:pPr>
        <w:widowControl w:val="0"/>
        <w:autoSpaceDE w:val="0"/>
        <w:autoSpaceDN w:val="0"/>
        <w:adjustRightInd w:val="0"/>
        <w:spacing w:after="0"/>
        <w:ind w:left="842" w:right="2264"/>
        <w:jc w:val="center"/>
        <w:rPr>
          <w:rFonts w:ascii="Times New Roman" w:hAnsi="Times New Roman"/>
          <w:sz w:val="20"/>
          <w:szCs w:val="20"/>
        </w:rPr>
      </w:pPr>
      <w:r>
        <w:rPr>
          <w:rFonts w:ascii="Times New Roman" w:hAnsi="Times New Roman"/>
          <w:b/>
          <w:bCs/>
          <w:sz w:val="20"/>
          <w:szCs w:val="20"/>
        </w:rPr>
        <w:t>MGMT</w:t>
      </w:r>
      <w:r>
        <w:rPr>
          <w:rFonts w:ascii="Times New Roman" w:hAnsi="Times New Roman"/>
          <w:b/>
          <w:bCs/>
          <w:spacing w:val="-4"/>
          <w:sz w:val="20"/>
          <w:szCs w:val="20"/>
        </w:rPr>
        <w:t xml:space="preserve"> </w:t>
      </w:r>
      <w:r>
        <w:rPr>
          <w:rFonts w:ascii="Times New Roman" w:hAnsi="Times New Roman"/>
          <w:b/>
          <w:bCs/>
          <w:sz w:val="20"/>
          <w:szCs w:val="20"/>
        </w:rPr>
        <w:t>6207 — Systems</w:t>
      </w:r>
      <w:r>
        <w:rPr>
          <w:rFonts w:ascii="Times New Roman" w:hAnsi="Times New Roman"/>
          <w:b/>
          <w:bCs/>
          <w:spacing w:val="-11"/>
          <w:sz w:val="20"/>
          <w:szCs w:val="20"/>
        </w:rPr>
        <w:t xml:space="preserve"> </w:t>
      </w:r>
      <w:r>
        <w:rPr>
          <w:rFonts w:ascii="Times New Roman" w:hAnsi="Times New Roman"/>
          <w:b/>
          <w:bCs/>
          <w:sz w:val="20"/>
          <w:szCs w:val="20"/>
        </w:rPr>
        <w:t>Analysis and Design</w:t>
      </w:r>
      <w:r>
        <w:rPr>
          <w:rFonts w:ascii="Times New Roman" w:hAnsi="Times New Roman"/>
          <w:b/>
          <w:bCs/>
          <w:spacing w:val="-14"/>
          <w:sz w:val="20"/>
          <w:szCs w:val="20"/>
        </w:rPr>
        <w:t xml:space="preserve"> </w:t>
      </w:r>
      <w:r>
        <w:rPr>
          <w:rFonts w:ascii="Times New Roman" w:hAnsi="Times New Roman"/>
          <w:b/>
          <w:bCs/>
          <w:sz w:val="20"/>
          <w:szCs w:val="20"/>
        </w:rPr>
        <w:t>................................................................3(3-0)</w:t>
      </w:r>
    </w:p>
    <w:p w:rsidR="00F42301" w:rsidRDefault="00F42301" w:rsidP="001C7D3D">
      <w:pPr>
        <w:widowControl w:val="0"/>
        <w:autoSpaceDE w:val="0"/>
        <w:autoSpaceDN w:val="0"/>
        <w:adjustRightInd w:val="0"/>
        <w:spacing w:before="10" w:after="0"/>
        <w:ind w:left="1239"/>
        <w:rPr>
          <w:rFonts w:ascii="Times New Roman" w:hAnsi="Times New Roman"/>
          <w:sz w:val="20"/>
          <w:szCs w:val="20"/>
        </w:rPr>
      </w:pPr>
      <w:r>
        <w:rPr>
          <w:rFonts w:ascii="Times New Roman" w:hAnsi="Times New Roman"/>
          <w:sz w:val="20"/>
          <w:szCs w:val="20"/>
        </w:rPr>
        <w:t>This course covers all the major phases of a complete systems development life cycle</w:t>
      </w:r>
    </w:p>
    <w:p w:rsidR="00F42301" w:rsidRDefault="00F42301" w:rsidP="001C7D3D">
      <w:pPr>
        <w:widowControl w:val="0"/>
        <w:autoSpaceDE w:val="0"/>
        <w:autoSpaceDN w:val="0"/>
        <w:adjustRightInd w:val="0"/>
        <w:spacing w:before="10" w:after="0" w:line="250" w:lineRule="auto"/>
        <w:ind w:left="1239" w:right="1985"/>
        <w:rPr>
          <w:rFonts w:ascii="Times New Roman" w:hAnsi="Times New Roman"/>
          <w:sz w:val="20"/>
          <w:szCs w:val="20"/>
        </w:rPr>
      </w:pPr>
      <w:r>
        <w:rPr>
          <w:rFonts w:ascii="Times New Roman" w:hAnsi="Times New Roman"/>
          <w:sz w:val="20"/>
          <w:szCs w:val="20"/>
        </w:rPr>
        <w:t>(SDLC), business modeling techniques such as entity-relationship diagramming, data flow di- agramming and the use of Integrated Compute</w:t>
      </w:r>
      <w:r>
        <w:rPr>
          <w:rFonts w:ascii="Times New Roman" w:hAnsi="Times New Roman"/>
          <w:spacing w:val="-4"/>
          <w:sz w:val="20"/>
          <w:szCs w:val="20"/>
        </w:rPr>
        <w:t>r</w:t>
      </w:r>
      <w:r>
        <w:rPr>
          <w:rFonts w:ascii="Times New Roman" w:hAnsi="Times New Roman"/>
          <w:sz w:val="20"/>
          <w:szCs w:val="20"/>
        </w:rPr>
        <w:t>-Aided Software Engineering (I-CASE) tools to support systems development. Optional topics may include forms and reports development using rapid application development (RAD) tools, client/server development and</w:t>
      </w:r>
      <w:r>
        <w:rPr>
          <w:rFonts w:ascii="Times New Roman" w:hAnsi="Times New Roman"/>
          <w:spacing w:val="-4"/>
          <w:sz w:val="20"/>
          <w:szCs w:val="20"/>
        </w:rPr>
        <w:t xml:space="preserve"> </w:t>
      </w:r>
      <w:r>
        <w:rPr>
          <w:rFonts w:ascii="Times New Roman" w:hAnsi="Times New Roman"/>
          <w:spacing w:val="-16"/>
          <w:sz w:val="20"/>
          <w:szCs w:val="20"/>
        </w:rPr>
        <w:t>W</w:t>
      </w:r>
      <w:r>
        <w:rPr>
          <w:rFonts w:ascii="Times New Roman" w:hAnsi="Times New Roman"/>
          <w:sz w:val="20"/>
          <w:szCs w:val="20"/>
        </w:rPr>
        <w:t xml:space="preserve">eb-based systems deployment. </w:t>
      </w:r>
      <w:r>
        <w:rPr>
          <w:rFonts w:ascii="Times New Roman" w:hAnsi="Times New Roman"/>
          <w:i/>
          <w:iCs/>
          <w:sz w:val="20"/>
          <w:szCs w:val="20"/>
        </w:rPr>
        <w:t>P</w:t>
      </w:r>
      <w:r>
        <w:rPr>
          <w:rFonts w:ascii="Times New Roman" w:hAnsi="Times New Roman"/>
          <w:i/>
          <w:iCs/>
          <w:spacing w:val="-7"/>
          <w:sz w:val="20"/>
          <w:szCs w:val="20"/>
        </w:rPr>
        <w:t>r</w:t>
      </w:r>
      <w:r>
        <w:rPr>
          <w:rFonts w:ascii="Times New Roman" w:hAnsi="Times New Roman"/>
          <w:i/>
          <w:iCs/>
          <w:sz w:val="20"/>
          <w:szCs w:val="20"/>
        </w:rPr>
        <w:t>e</w:t>
      </w:r>
      <w:r>
        <w:rPr>
          <w:rFonts w:ascii="Times New Roman" w:hAnsi="Times New Roman"/>
          <w:i/>
          <w:iCs/>
          <w:spacing w:val="-7"/>
          <w:sz w:val="20"/>
          <w:szCs w:val="20"/>
        </w:rPr>
        <w:t>r</w:t>
      </w:r>
      <w:r>
        <w:rPr>
          <w:rFonts w:ascii="Times New Roman" w:hAnsi="Times New Roman"/>
          <w:i/>
          <w:iCs/>
          <w:sz w:val="20"/>
          <w:szCs w:val="20"/>
        </w:rPr>
        <w:t>equisite: MGMT</w:t>
      </w:r>
      <w:r>
        <w:rPr>
          <w:rFonts w:ascii="Times New Roman" w:hAnsi="Times New Roman"/>
          <w:i/>
          <w:iCs/>
          <w:spacing w:val="-4"/>
          <w:sz w:val="20"/>
          <w:szCs w:val="20"/>
        </w:rPr>
        <w:t xml:space="preserve"> </w:t>
      </w:r>
      <w:r>
        <w:rPr>
          <w:rFonts w:ascii="Times New Roman" w:hAnsi="Times New Roman"/>
          <w:i/>
          <w:iCs/>
          <w:sz w:val="20"/>
          <w:szCs w:val="20"/>
        </w:rPr>
        <w:t>4206</w:t>
      </w:r>
    </w:p>
    <w:p w:rsidR="00F42301" w:rsidRDefault="00F42301" w:rsidP="001C7D3D">
      <w:pPr>
        <w:widowControl w:val="0"/>
        <w:autoSpaceDE w:val="0"/>
        <w:autoSpaceDN w:val="0"/>
        <w:adjustRightInd w:val="0"/>
        <w:spacing w:after="0" w:line="250" w:lineRule="auto"/>
        <w:ind w:left="1239" w:right="2010" w:hanging="360"/>
        <w:rPr>
          <w:rFonts w:ascii="Times New Roman" w:hAnsi="Times New Roman"/>
          <w:sz w:val="20"/>
          <w:szCs w:val="20"/>
        </w:rPr>
      </w:pPr>
      <w:r>
        <w:rPr>
          <w:rFonts w:ascii="Times New Roman" w:hAnsi="Times New Roman"/>
          <w:b/>
          <w:bCs/>
          <w:sz w:val="20"/>
          <w:szCs w:val="20"/>
        </w:rPr>
        <w:t>MKTG 6000 — Internship in Marketing</w:t>
      </w:r>
      <w:r>
        <w:rPr>
          <w:rFonts w:ascii="Times New Roman" w:hAnsi="Times New Roman"/>
          <w:b/>
          <w:bCs/>
          <w:spacing w:val="-11"/>
          <w:sz w:val="20"/>
          <w:szCs w:val="20"/>
        </w:rPr>
        <w:t xml:space="preserve"> </w:t>
      </w:r>
      <w:r>
        <w:rPr>
          <w:rFonts w:ascii="Times New Roman" w:hAnsi="Times New Roman"/>
          <w:b/>
          <w:bCs/>
          <w:sz w:val="20"/>
          <w:szCs w:val="20"/>
        </w:rPr>
        <w:t xml:space="preserve">........................................................................3(3-0) </w:t>
      </w:r>
      <w:r>
        <w:rPr>
          <w:rFonts w:ascii="Times New Roman" w:hAnsi="Times New Roman"/>
          <w:sz w:val="20"/>
          <w:szCs w:val="20"/>
        </w:rPr>
        <w:t>Provides an opportunity for students to gain practical experience while working in a business or governmental agenc</w:t>
      </w:r>
      <w:r>
        <w:rPr>
          <w:rFonts w:ascii="Times New Roman" w:hAnsi="Times New Roman"/>
          <w:spacing w:val="-13"/>
          <w:sz w:val="20"/>
          <w:szCs w:val="20"/>
        </w:rPr>
        <w:t>y</w:t>
      </w:r>
      <w:r>
        <w:rPr>
          <w:rFonts w:ascii="Times New Roman" w:hAnsi="Times New Roman"/>
          <w:sz w:val="20"/>
          <w:szCs w:val="20"/>
        </w:rPr>
        <w:t>. Students are required to work full-time in their area of concentration during a summer term or semeste</w:t>
      </w:r>
      <w:r>
        <w:rPr>
          <w:rFonts w:ascii="Times New Roman" w:hAnsi="Times New Roman"/>
          <w:spacing w:val="-11"/>
          <w:sz w:val="20"/>
          <w:szCs w:val="20"/>
        </w:rPr>
        <w:t>r</w:t>
      </w:r>
      <w:r>
        <w:rPr>
          <w:rFonts w:ascii="Times New Roman" w:hAnsi="Times New Roman"/>
          <w:sz w:val="20"/>
          <w:szCs w:val="20"/>
        </w:rPr>
        <w:t>. Internship is coordinated by a faculty member and supe</w:t>
      </w:r>
      <w:r>
        <w:rPr>
          <w:rFonts w:ascii="Times New Roman" w:hAnsi="Times New Roman"/>
          <w:spacing w:val="-4"/>
          <w:sz w:val="20"/>
          <w:szCs w:val="20"/>
        </w:rPr>
        <w:t>r</w:t>
      </w:r>
      <w:r>
        <w:rPr>
          <w:rFonts w:ascii="Times New Roman" w:hAnsi="Times New Roman"/>
          <w:sz w:val="20"/>
          <w:szCs w:val="20"/>
        </w:rPr>
        <w:t>- vised by an approved business superviso</w:t>
      </w:r>
      <w:r>
        <w:rPr>
          <w:rFonts w:ascii="Times New Roman" w:hAnsi="Times New Roman"/>
          <w:spacing w:val="-11"/>
          <w:sz w:val="20"/>
          <w:szCs w:val="20"/>
        </w:rPr>
        <w:t>r</w:t>
      </w:r>
      <w:r>
        <w:rPr>
          <w:rFonts w:ascii="Times New Roman" w:hAnsi="Times New Roman"/>
          <w:sz w:val="20"/>
          <w:szCs w:val="20"/>
        </w:rPr>
        <w:t>.</w:t>
      </w:r>
      <w:r>
        <w:rPr>
          <w:rFonts w:ascii="Times New Roman" w:hAnsi="Times New Roman"/>
          <w:spacing w:val="-11"/>
          <w:sz w:val="20"/>
          <w:szCs w:val="20"/>
        </w:rPr>
        <w:t xml:space="preserve"> </w:t>
      </w:r>
      <w:r>
        <w:rPr>
          <w:rFonts w:ascii="Times New Roman" w:hAnsi="Times New Roman"/>
          <w:sz w:val="20"/>
          <w:szCs w:val="20"/>
        </w:rPr>
        <w:t>A final report and oral presentation are required.</w:t>
      </w:r>
    </w:p>
    <w:p w:rsidR="00F42301" w:rsidRDefault="00F42301" w:rsidP="001C7D3D">
      <w:pPr>
        <w:widowControl w:val="0"/>
        <w:autoSpaceDE w:val="0"/>
        <w:autoSpaceDN w:val="0"/>
        <w:adjustRightInd w:val="0"/>
        <w:spacing w:after="0" w:line="250" w:lineRule="auto"/>
        <w:ind w:left="1239" w:right="1978" w:hanging="360"/>
        <w:rPr>
          <w:rFonts w:ascii="Times New Roman" w:hAnsi="Times New Roman"/>
          <w:sz w:val="20"/>
          <w:szCs w:val="20"/>
        </w:rPr>
      </w:pPr>
      <w:r w:rsidRPr="00554989">
        <w:rPr>
          <w:rFonts w:ascii="Calibri" w:hAnsi="Calibri"/>
          <w:noProof/>
          <w:lang w:eastAsia="en-US"/>
        </w:rPr>
        <w:pict>
          <v:shape id="_x0000_s3622" type="#_x0000_t202" style="position:absolute;left:0;text-align:left;margin-left:520.2pt;margin-top:41.75pt;width:1in;height:270.75pt;z-index:-251622400;mso-position-horizontal-relative:page" o:allowincell="f" filled="f" stroked="f">
            <v:textbox style="layout-flow:vertical" inset="0,0,0,0">
              <w:txbxContent>
                <w:p w:rsidR="00F42301" w:rsidRDefault="00F42301" w:rsidP="001C7D3D">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P</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ROGRAM</w:t>
                  </w:r>
                  <w:r>
                    <w:rPr>
                      <w:rFonts w:ascii="Impact" w:hAnsi="Impact" w:cs="Impact"/>
                      <w:color w:val="A3A3A3"/>
                      <w:position w:val="1"/>
                      <w:sz w:val="105"/>
                      <w:szCs w:val="105"/>
                    </w:rPr>
                    <w:t>S</w:t>
                  </w:r>
                  <w:r>
                    <w:rPr>
                      <w:rFonts w:ascii="Impact" w:hAnsi="Impact" w:cs="Impact"/>
                      <w:color w:val="A3A3A3"/>
                      <w:spacing w:val="-115"/>
                      <w:position w:val="1"/>
                      <w:sz w:val="105"/>
                      <w:szCs w:val="105"/>
                    </w:rPr>
                    <w:t xml:space="preserve"> </w:t>
                  </w:r>
                </w:p>
              </w:txbxContent>
            </v:textbox>
            <w10:wrap anchorx="page"/>
          </v:shape>
        </w:pict>
      </w:r>
      <w:r>
        <w:rPr>
          <w:rFonts w:ascii="Times New Roman" w:hAnsi="Times New Roman"/>
          <w:b/>
          <w:bCs/>
          <w:sz w:val="20"/>
          <w:szCs w:val="20"/>
        </w:rPr>
        <w:t>MKTG 6150 — Marketing of Services</w:t>
      </w:r>
      <w:r>
        <w:rPr>
          <w:rFonts w:ascii="Times New Roman" w:hAnsi="Times New Roman"/>
          <w:b/>
          <w:bCs/>
          <w:spacing w:val="-10"/>
          <w:sz w:val="20"/>
          <w:szCs w:val="20"/>
        </w:rPr>
        <w:t xml:space="preserve"> </w:t>
      </w:r>
      <w:r>
        <w:rPr>
          <w:rFonts w:ascii="Times New Roman" w:hAnsi="Times New Roman"/>
          <w:b/>
          <w:bCs/>
          <w:sz w:val="20"/>
          <w:szCs w:val="20"/>
        </w:rPr>
        <w:t xml:space="preserve">............................................................................3(3-0) </w:t>
      </w:r>
      <w:r>
        <w:rPr>
          <w:rFonts w:ascii="Times New Roman" w:hAnsi="Times New Roman"/>
          <w:sz w:val="20"/>
          <w:szCs w:val="20"/>
        </w:rPr>
        <w:t>Designed to highlight the di</w:t>
      </w:r>
      <w:r>
        <w:rPr>
          <w:rFonts w:ascii="Times New Roman" w:hAnsi="Times New Roman"/>
          <w:spacing w:val="-4"/>
          <w:sz w:val="20"/>
          <w:szCs w:val="20"/>
        </w:rPr>
        <w:t>f</w:t>
      </w:r>
      <w:r>
        <w:rPr>
          <w:rFonts w:ascii="Times New Roman" w:hAnsi="Times New Roman"/>
          <w:sz w:val="20"/>
          <w:szCs w:val="20"/>
        </w:rPr>
        <w:t xml:space="preserve">ference between product marketing and the marketing of services and to provide students who are interested in pursuing careers in the service sector of the economy with a more in-depth coverage of the services area than is presently available in the traditional product marketing courses. </w:t>
      </w:r>
      <w:r>
        <w:rPr>
          <w:rFonts w:ascii="Times New Roman" w:hAnsi="Times New Roman"/>
          <w:i/>
          <w:iCs/>
          <w:sz w:val="20"/>
          <w:szCs w:val="20"/>
        </w:rPr>
        <w:t>P</w:t>
      </w:r>
      <w:r>
        <w:rPr>
          <w:rFonts w:ascii="Times New Roman" w:hAnsi="Times New Roman"/>
          <w:i/>
          <w:iCs/>
          <w:spacing w:val="-7"/>
          <w:sz w:val="20"/>
          <w:szCs w:val="20"/>
        </w:rPr>
        <w:t>r</w:t>
      </w:r>
      <w:r>
        <w:rPr>
          <w:rFonts w:ascii="Times New Roman" w:hAnsi="Times New Roman"/>
          <w:i/>
          <w:iCs/>
          <w:sz w:val="20"/>
          <w:szCs w:val="20"/>
        </w:rPr>
        <w:t>e</w:t>
      </w:r>
      <w:r>
        <w:rPr>
          <w:rFonts w:ascii="Times New Roman" w:hAnsi="Times New Roman"/>
          <w:i/>
          <w:iCs/>
          <w:spacing w:val="-7"/>
          <w:sz w:val="20"/>
          <w:szCs w:val="20"/>
        </w:rPr>
        <w:t>r</w:t>
      </w:r>
      <w:r>
        <w:rPr>
          <w:rFonts w:ascii="Times New Roman" w:hAnsi="Times New Roman"/>
          <w:i/>
          <w:iCs/>
          <w:sz w:val="20"/>
          <w:szCs w:val="20"/>
        </w:rPr>
        <w:t>equisite: MKTG 3120 or MGMT 5200</w:t>
      </w:r>
    </w:p>
    <w:p w:rsidR="00F42301" w:rsidRDefault="00F42301" w:rsidP="001C7D3D">
      <w:pPr>
        <w:widowControl w:val="0"/>
        <w:autoSpaceDE w:val="0"/>
        <w:autoSpaceDN w:val="0"/>
        <w:adjustRightInd w:val="0"/>
        <w:spacing w:after="0"/>
        <w:ind w:left="844" w:right="2266"/>
        <w:jc w:val="center"/>
        <w:rPr>
          <w:rFonts w:ascii="Times New Roman" w:hAnsi="Times New Roman"/>
          <w:sz w:val="20"/>
          <w:szCs w:val="20"/>
        </w:rPr>
      </w:pPr>
      <w:r>
        <w:rPr>
          <w:rFonts w:ascii="Times New Roman" w:hAnsi="Times New Roman"/>
          <w:b/>
          <w:bCs/>
          <w:sz w:val="20"/>
          <w:szCs w:val="20"/>
        </w:rPr>
        <w:t>MKTG 6170 — Marketing Management</w:t>
      </w:r>
      <w:r>
        <w:rPr>
          <w:rFonts w:ascii="Times New Roman" w:hAnsi="Times New Roman"/>
          <w:b/>
          <w:bCs/>
          <w:spacing w:val="-16"/>
          <w:sz w:val="20"/>
          <w:szCs w:val="20"/>
        </w:rPr>
        <w:t xml:space="preserve"> </w:t>
      </w:r>
      <w:r>
        <w:rPr>
          <w:rFonts w:ascii="Times New Roman" w:hAnsi="Times New Roman"/>
          <w:b/>
          <w:bCs/>
          <w:sz w:val="20"/>
          <w:szCs w:val="20"/>
        </w:rPr>
        <w:t>........................................................................3(3-0)</w:t>
      </w:r>
    </w:p>
    <w:p w:rsidR="00F42301" w:rsidRDefault="00F42301" w:rsidP="001C7D3D">
      <w:pPr>
        <w:widowControl w:val="0"/>
        <w:autoSpaceDE w:val="0"/>
        <w:autoSpaceDN w:val="0"/>
        <w:adjustRightInd w:val="0"/>
        <w:spacing w:before="10" w:after="0" w:line="250" w:lineRule="auto"/>
        <w:ind w:left="1239" w:right="2034"/>
        <w:rPr>
          <w:rFonts w:ascii="Times New Roman" w:hAnsi="Times New Roman"/>
          <w:sz w:val="20"/>
          <w:szCs w:val="20"/>
        </w:rPr>
      </w:pPr>
      <w:r>
        <w:rPr>
          <w:rFonts w:ascii="Times New Roman" w:hAnsi="Times New Roman"/>
          <w:sz w:val="20"/>
          <w:szCs w:val="20"/>
        </w:rPr>
        <w:t>A</w:t>
      </w:r>
      <w:r>
        <w:rPr>
          <w:rFonts w:ascii="Times New Roman" w:hAnsi="Times New Roman"/>
          <w:spacing w:val="-11"/>
          <w:sz w:val="20"/>
          <w:szCs w:val="20"/>
        </w:rPr>
        <w:t xml:space="preserve"> </w:t>
      </w:r>
      <w:r>
        <w:rPr>
          <w:rFonts w:ascii="Times New Roman" w:hAnsi="Times New Roman"/>
          <w:sz w:val="20"/>
          <w:szCs w:val="20"/>
        </w:rPr>
        <w:t>comprehensive study of marketing practices, theory and decision-making in all types of o</w:t>
      </w:r>
      <w:r>
        <w:rPr>
          <w:rFonts w:ascii="Times New Roman" w:hAnsi="Times New Roman"/>
          <w:spacing w:val="-4"/>
          <w:sz w:val="20"/>
          <w:szCs w:val="20"/>
        </w:rPr>
        <w:t>r</w:t>
      </w:r>
      <w:r>
        <w:rPr>
          <w:rFonts w:ascii="Times New Roman" w:hAnsi="Times New Roman"/>
          <w:sz w:val="20"/>
          <w:szCs w:val="20"/>
        </w:rPr>
        <w:t>- ganizations and enterprises.</w:t>
      </w:r>
      <w:r>
        <w:rPr>
          <w:rFonts w:ascii="Times New Roman" w:hAnsi="Times New Roman"/>
          <w:spacing w:val="-4"/>
          <w:sz w:val="20"/>
          <w:szCs w:val="20"/>
        </w:rPr>
        <w:t xml:space="preserve"> </w:t>
      </w:r>
      <w:r>
        <w:rPr>
          <w:rFonts w:ascii="Times New Roman" w:hAnsi="Times New Roman"/>
          <w:sz w:val="20"/>
          <w:szCs w:val="20"/>
        </w:rPr>
        <w:t xml:space="preserve">The case method and various other methods are emphasized; a managerial perspective is utilized. </w:t>
      </w:r>
      <w:r>
        <w:rPr>
          <w:rFonts w:ascii="Times New Roman" w:hAnsi="Times New Roman"/>
          <w:i/>
          <w:iCs/>
          <w:sz w:val="20"/>
          <w:szCs w:val="20"/>
        </w:rPr>
        <w:t>P</w:t>
      </w:r>
      <w:r>
        <w:rPr>
          <w:rFonts w:ascii="Times New Roman" w:hAnsi="Times New Roman"/>
          <w:i/>
          <w:iCs/>
          <w:spacing w:val="-7"/>
          <w:sz w:val="20"/>
          <w:szCs w:val="20"/>
        </w:rPr>
        <w:t>r</w:t>
      </w:r>
      <w:r>
        <w:rPr>
          <w:rFonts w:ascii="Times New Roman" w:hAnsi="Times New Roman"/>
          <w:i/>
          <w:iCs/>
          <w:sz w:val="20"/>
          <w:szCs w:val="20"/>
        </w:rPr>
        <w:t>e</w:t>
      </w:r>
      <w:r>
        <w:rPr>
          <w:rFonts w:ascii="Times New Roman" w:hAnsi="Times New Roman"/>
          <w:i/>
          <w:iCs/>
          <w:spacing w:val="-7"/>
          <w:sz w:val="20"/>
          <w:szCs w:val="20"/>
        </w:rPr>
        <w:t>r</w:t>
      </w:r>
      <w:r>
        <w:rPr>
          <w:rFonts w:ascii="Times New Roman" w:hAnsi="Times New Roman"/>
          <w:i/>
          <w:iCs/>
          <w:sz w:val="20"/>
          <w:szCs w:val="20"/>
        </w:rPr>
        <w:t>equisite: MKTG 3120 or MGMT 5200</w:t>
      </w:r>
    </w:p>
    <w:p w:rsidR="00F42301" w:rsidRDefault="00F42301" w:rsidP="001C7D3D">
      <w:pPr>
        <w:widowControl w:val="0"/>
        <w:autoSpaceDE w:val="0"/>
        <w:autoSpaceDN w:val="0"/>
        <w:adjustRightInd w:val="0"/>
        <w:spacing w:after="0" w:line="250" w:lineRule="auto"/>
        <w:ind w:left="1239" w:right="2013" w:hanging="360"/>
        <w:rPr>
          <w:rFonts w:ascii="Times New Roman" w:hAnsi="Times New Roman"/>
          <w:sz w:val="20"/>
          <w:szCs w:val="20"/>
        </w:rPr>
      </w:pPr>
      <w:r>
        <w:rPr>
          <w:rFonts w:ascii="Times New Roman" w:hAnsi="Times New Roman"/>
          <w:b/>
          <w:bCs/>
          <w:sz w:val="20"/>
          <w:szCs w:val="20"/>
        </w:rPr>
        <w:t>MKTG 6325 — International Marketing</w:t>
      </w:r>
      <w:r>
        <w:rPr>
          <w:rFonts w:ascii="Times New Roman" w:hAnsi="Times New Roman"/>
          <w:b/>
          <w:bCs/>
          <w:spacing w:val="-28"/>
          <w:sz w:val="20"/>
          <w:szCs w:val="20"/>
        </w:rPr>
        <w:t xml:space="preserve"> </w:t>
      </w:r>
      <w:r>
        <w:rPr>
          <w:rFonts w:ascii="Times New Roman" w:hAnsi="Times New Roman"/>
          <w:b/>
          <w:bCs/>
          <w:sz w:val="20"/>
          <w:szCs w:val="20"/>
        </w:rPr>
        <w:t xml:space="preserve">........................................................................3(3-0) </w:t>
      </w:r>
      <w:r>
        <w:rPr>
          <w:rFonts w:ascii="Times New Roman" w:hAnsi="Times New Roman"/>
          <w:sz w:val="20"/>
          <w:szCs w:val="20"/>
        </w:rPr>
        <w:t>A</w:t>
      </w:r>
      <w:r>
        <w:rPr>
          <w:rFonts w:ascii="Times New Roman" w:hAnsi="Times New Roman"/>
          <w:spacing w:val="-11"/>
          <w:sz w:val="20"/>
          <w:szCs w:val="20"/>
        </w:rPr>
        <w:t xml:space="preserve"> </w:t>
      </w:r>
      <w:r>
        <w:rPr>
          <w:rFonts w:ascii="Times New Roman" w:hAnsi="Times New Roman"/>
          <w:sz w:val="20"/>
          <w:szCs w:val="20"/>
        </w:rPr>
        <w:t>course designed to introduce students to the cultural, institution, political, and economic variables inﬂuencing the international marketing environment, the concept of international trade, and a framework for the development and implementation of a multinational marketing strateg</w:t>
      </w:r>
      <w:r>
        <w:rPr>
          <w:rFonts w:ascii="Times New Roman" w:hAnsi="Times New Roman"/>
          <w:spacing w:val="-13"/>
          <w:sz w:val="20"/>
          <w:szCs w:val="20"/>
        </w:rPr>
        <w:t>y</w:t>
      </w:r>
      <w:r>
        <w:rPr>
          <w:rFonts w:ascii="Times New Roman" w:hAnsi="Times New Roman"/>
          <w:sz w:val="20"/>
          <w:szCs w:val="20"/>
        </w:rPr>
        <w:t xml:space="preserve">.  </w:t>
      </w:r>
      <w:r>
        <w:rPr>
          <w:rFonts w:ascii="Times New Roman" w:hAnsi="Times New Roman"/>
          <w:i/>
          <w:iCs/>
          <w:sz w:val="20"/>
          <w:szCs w:val="20"/>
        </w:rPr>
        <w:t>P</w:t>
      </w:r>
      <w:r>
        <w:rPr>
          <w:rFonts w:ascii="Times New Roman" w:hAnsi="Times New Roman"/>
          <w:i/>
          <w:iCs/>
          <w:spacing w:val="-7"/>
          <w:sz w:val="20"/>
          <w:szCs w:val="20"/>
        </w:rPr>
        <w:t>r</w:t>
      </w:r>
      <w:r>
        <w:rPr>
          <w:rFonts w:ascii="Times New Roman" w:hAnsi="Times New Roman"/>
          <w:i/>
          <w:iCs/>
          <w:sz w:val="20"/>
          <w:szCs w:val="20"/>
        </w:rPr>
        <w:t>e</w:t>
      </w:r>
      <w:r>
        <w:rPr>
          <w:rFonts w:ascii="Times New Roman" w:hAnsi="Times New Roman"/>
          <w:i/>
          <w:iCs/>
          <w:spacing w:val="-7"/>
          <w:sz w:val="20"/>
          <w:szCs w:val="20"/>
        </w:rPr>
        <w:t>r</w:t>
      </w:r>
      <w:r>
        <w:rPr>
          <w:rFonts w:ascii="Times New Roman" w:hAnsi="Times New Roman"/>
          <w:i/>
          <w:iCs/>
          <w:sz w:val="20"/>
          <w:szCs w:val="20"/>
        </w:rPr>
        <w:t>equisite: MKTG 3125 or MGMT</w:t>
      </w:r>
      <w:r>
        <w:rPr>
          <w:rFonts w:ascii="Times New Roman" w:hAnsi="Times New Roman"/>
          <w:i/>
          <w:iCs/>
          <w:spacing w:val="-4"/>
          <w:sz w:val="20"/>
          <w:szCs w:val="20"/>
        </w:rPr>
        <w:t xml:space="preserve"> </w:t>
      </w:r>
      <w:r>
        <w:rPr>
          <w:rFonts w:ascii="Times New Roman" w:hAnsi="Times New Roman"/>
          <w:i/>
          <w:iCs/>
          <w:sz w:val="20"/>
          <w:szCs w:val="20"/>
        </w:rPr>
        <w:t>5200</w:t>
      </w:r>
    </w:p>
    <w:p w:rsidR="00F42301" w:rsidRDefault="00F42301" w:rsidP="001C7D3D">
      <w:pPr>
        <w:widowControl w:val="0"/>
        <w:autoSpaceDE w:val="0"/>
        <w:autoSpaceDN w:val="0"/>
        <w:adjustRightInd w:val="0"/>
        <w:spacing w:after="0" w:line="250" w:lineRule="auto"/>
        <w:ind w:left="1239" w:right="1972" w:hanging="360"/>
        <w:rPr>
          <w:rFonts w:ascii="Times New Roman" w:hAnsi="Times New Roman"/>
          <w:sz w:val="20"/>
          <w:szCs w:val="20"/>
        </w:rPr>
      </w:pPr>
      <w:r>
        <w:rPr>
          <w:rFonts w:ascii="Times New Roman" w:hAnsi="Times New Roman"/>
          <w:b/>
          <w:bCs/>
          <w:sz w:val="20"/>
          <w:szCs w:val="20"/>
        </w:rPr>
        <w:t>MKTG 6400 — Marketing Strategy</w:t>
      </w:r>
      <w:r>
        <w:rPr>
          <w:rFonts w:ascii="Times New Roman" w:hAnsi="Times New Roman"/>
          <w:b/>
          <w:bCs/>
          <w:spacing w:val="-16"/>
          <w:sz w:val="20"/>
          <w:szCs w:val="20"/>
        </w:rPr>
        <w:t xml:space="preserve"> </w:t>
      </w:r>
      <w:r>
        <w:rPr>
          <w:rFonts w:ascii="Times New Roman" w:hAnsi="Times New Roman"/>
          <w:b/>
          <w:bCs/>
          <w:sz w:val="20"/>
          <w:szCs w:val="20"/>
        </w:rPr>
        <w:t xml:space="preserve">................................................................................3(3-0) </w:t>
      </w:r>
      <w:r>
        <w:rPr>
          <w:rFonts w:ascii="Times New Roman" w:hAnsi="Times New Roman"/>
          <w:sz w:val="20"/>
          <w:szCs w:val="20"/>
        </w:rPr>
        <w:t>Emphasized quantitative approaches to strategic marketing decisions, such as pricing, adve</w:t>
      </w:r>
      <w:r>
        <w:rPr>
          <w:rFonts w:ascii="Times New Roman" w:hAnsi="Times New Roman"/>
          <w:spacing w:val="-4"/>
          <w:sz w:val="20"/>
          <w:szCs w:val="20"/>
        </w:rPr>
        <w:t>r</w:t>
      </w:r>
      <w:r>
        <w:rPr>
          <w:rFonts w:ascii="Times New Roman" w:hAnsi="Times New Roman"/>
          <w:sz w:val="20"/>
          <w:szCs w:val="20"/>
        </w:rPr>
        <w:t xml:space="preserve">- tising, new products positioning, promotions, and market segmentation.  </w:t>
      </w:r>
      <w:r>
        <w:rPr>
          <w:rFonts w:ascii="Times New Roman" w:hAnsi="Times New Roman"/>
          <w:i/>
          <w:iCs/>
          <w:sz w:val="20"/>
          <w:szCs w:val="20"/>
        </w:rPr>
        <w:t>P</w:t>
      </w:r>
      <w:r>
        <w:rPr>
          <w:rFonts w:ascii="Times New Roman" w:hAnsi="Times New Roman"/>
          <w:i/>
          <w:iCs/>
          <w:spacing w:val="-7"/>
          <w:sz w:val="20"/>
          <w:szCs w:val="20"/>
        </w:rPr>
        <w:t>r</w:t>
      </w:r>
      <w:r>
        <w:rPr>
          <w:rFonts w:ascii="Times New Roman" w:hAnsi="Times New Roman"/>
          <w:i/>
          <w:iCs/>
          <w:sz w:val="20"/>
          <w:szCs w:val="20"/>
        </w:rPr>
        <w:t>e</w:t>
      </w:r>
      <w:r>
        <w:rPr>
          <w:rFonts w:ascii="Times New Roman" w:hAnsi="Times New Roman"/>
          <w:i/>
          <w:iCs/>
          <w:spacing w:val="-7"/>
          <w:sz w:val="20"/>
          <w:szCs w:val="20"/>
        </w:rPr>
        <w:t>r</w:t>
      </w:r>
      <w:r>
        <w:rPr>
          <w:rFonts w:ascii="Times New Roman" w:hAnsi="Times New Roman"/>
          <w:i/>
          <w:iCs/>
          <w:sz w:val="20"/>
          <w:szCs w:val="20"/>
        </w:rPr>
        <w:t>equisite:  MKTG</w:t>
      </w:r>
    </w:p>
    <w:p w:rsidR="00F42301" w:rsidRDefault="00F42301" w:rsidP="001C7D3D">
      <w:pPr>
        <w:widowControl w:val="0"/>
        <w:autoSpaceDE w:val="0"/>
        <w:autoSpaceDN w:val="0"/>
        <w:adjustRightInd w:val="0"/>
        <w:spacing w:after="0"/>
        <w:ind w:left="1239"/>
        <w:rPr>
          <w:rFonts w:ascii="Times New Roman" w:hAnsi="Times New Roman"/>
          <w:sz w:val="20"/>
          <w:szCs w:val="20"/>
        </w:rPr>
      </w:pPr>
      <w:r>
        <w:rPr>
          <w:rFonts w:ascii="Times New Roman" w:hAnsi="Times New Roman"/>
          <w:i/>
          <w:iCs/>
          <w:sz w:val="20"/>
          <w:szCs w:val="20"/>
        </w:rPr>
        <w:t>6170</w:t>
      </w:r>
    </w:p>
    <w:p w:rsidR="00F42301" w:rsidRDefault="00F42301" w:rsidP="001C7D3D">
      <w:pPr>
        <w:widowControl w:val="0"/>
        <w:autoSpaceDE w:val="0"/>
        <w:autoSpaceDN w:val="0"/>
        <w:adjustRightInd w:val="0"/>
        <w:spacing w:before="10" w:after="0" w:line="250" w:lineRule="auto"/>
        <w:ind w:left="1239" w:right="2030" w:hanging="360"/>
        <w:rPr>
          <w:rFonts w:ascii="Times New Roman" w:hAnsi="Times New Roman"/>
          <w:sz w:val="20"/>
          <w:szCs w:val="20"/>
        </w:rPr>
      </w:pPr>
      <w:r>
        <w:rPr>
          <w:rFonts w:ascii="Times New Roman" w:hAnsi="Times New Roman"/>
          <w:b/>
          <w:bCs/>
          <w:sz w:val="20"/>
          <w:szCs w:val="20"/>
        </w:rPr>
        <w:t>MKTG 6410 — Marketing Resea</w:t>
      </w:r>
      <w:r>
        <w:rPr>
          <w:rFonts w:ascii="Times New Roman" w:hAnsi="Times New Roman"/>
          <w:b/>
          <w:bCs/>
          <w:spacing w:val="-4"/>
          <w:sz w:val="20"/>
          <w:szCs w:val="20"/>
        </w:rPr>
        <w:t>r</w:t>
      </w:r>
      <w:r>
        <w:rPr>
          <w:rFonts w:ascii="Times New Roman" w:hAnsi="Times New Roman"/>
          <w:b/>
          <w:bCs/>
          <w:sz w:val="20"/>
          <w:szCs w:val="20"/>
        </w:rPr>
        <w:t>ch</w:t>
      </w:r>
      <w:r>
        <w:rPr>
          <w:rFonts w:ascii="Times New Roman" w:hAnsi="Times New Roman"/>
          <w:b/>
          <w:bCs/>
          <w:spacing w:val="-29"/>
          <w:sz w:val="20"/>
          <w:szCs w:val="20"/>
        </w:rPr>
        <w:t xml:space="preserve"> </w:t>
      </w:r>
      <w:r>
        <w:rPr>
          <w:rFonts w:ascii="Times New Roman" w:hAnsi="Times New Roman"/>
          <w:b/>
          <w:bCs/>
          <w:sz w:val="20"/>
          <w:szCs w:val="20"/>
        </w:rPr>
        <w:t xml:space="preserve">...............................................................................3(3-0) </w:t>
      </w:r>
      <w:r>
        <w:rPr>
          <w:rFonts w:ascii="Times New Roman" w:hAnsi="Times New Roman"/>
          <w:sz w:val="20"/>
          <w:szCs w:val="20"/>
        </w:rPr>
        <w:t xml:space="preserve">Survey of the problems, data, and methods of marketing research.  Designed for management users of research.  </w:t>
      </w:r>
      <w:r>
        <w:rPr>
          <w:rFonts w:ascii="Times New Roman" w:hAnsi="Times New Roman"/>
          <w:i/>
          <w:iCs/>
          <w:sz w:val="20"/>
          <w:szCs w:val="20"/>
        </w:rPr>
        <w:t>P</w:t>
      </w:r>
      <w:r>
        <w:rPr>
          <w:rFonts w:ascii="Times New Roman" w:hAnsi="Times New Roman"/>
          <w:i/>
          <w:iCs/>
          <w:spacing w:val="-7"/>
          <w:sz w:val="20"/>
          <w:szCs w:val="20"/>
        </w:rPr>
        <w:t>r</w:t>
      </w:r>
      <w:r>
        <w:rPr>
          <w:rFonts w:ascii="Times New Roman" w:hAnsi="Times New Roman"/>
          <w:i/>
          <w:iCs/>
          <w:sz w:val="20"/>
          <w:szCs w:val="20"/>
        </w:rPr>
        <w:t>e</w:t>
      </w:r>
      <w:r>
        <w:rPr>
          <w:rFonts w:ascii="Times New Roman" w:hAnsi="Times New Roman"/>
          <w:i/>
          <w:iCs/>
          <w:spacing w:val="-7"/>
          <w:sz w:val="20"/>
          <w:szCs w:val="20"/>
        </w:rPr>
        <w:t>r</w:t>
      </w:r>
      <w:r>
        <w:rPr>
          <w:rFonts w:ascii="Times New Roman" w:hAnsi="Times New Roman"/>
          <w:i/>
          <w:iCs/>
          <w:sz w:val="20"/>
          <w:szCs w:val="20"/>
        </w:rPr>
        <w:t>equisites:  MKTG 3134 or MKTG 6170</w:t>
      </w:r>
    </w:p>
    <w:p w:rsidR="00F42301" w:rsidRDefault="00F42301" w:rsidP="001C7D3D">
      <w:pPr>
        <w:widowControl w:val="0"/>
        <w:autoSpaceDE w:val="0"/>
        <w:autoSpaceDN w:val="0"/>
        <w:adjustRightInd w:val="0"/>
        <w:spacing w:after="0" w:line="250" w:lineRule="auto"/>
        <w:ind w:left="1239" w:right="1996" w:hanging="360"/>
        <w:rPr>
          <w:rFonts w:ascii="Times New Roman" w:hAnsi="Times New Roman"/>
          <w:sz w:val="20"/>
          <w:szCs w:val="20"/>
        </w:rPr>
      </w:pPr>
      <w:r>
        <w:rPr>
          <w:rFonts w:ascii="Times New Roman" w:hAnsi="Times New Roman"/>
          <w:b/>
          <w:bCs/>
          <w:sz w:val="20"/>
          <w:szCs w:val="20"/>
        </w:rPr>
        <w:t>MKTG 6500 — Marketing Channels and Logistics</w:t>
      </w:r>
      <w:r>
        <w:rPr>
          <w:rFonts w:ascii="Times New Roman" w:hAnsi="Times New Roman"/>
          <w:b/>
          <w:bCs/>
          <w:spacing w:val="-23"/>
          <w:sz w:val="20"/>
          <w:szCs w:val="20"/>
        </w:rPr>
        <w:t xml:space="preserve"> </w:t>
      </w:r>
      <w:r>
        <w:rPr>
          <w:rFonts w:ascii="Times New Roman" w:hAnsi="Times New Roman"/>
          <w:b/>
          <w:bCs/>
          <w:sz w:val="20"/>
          <w:szCs w:val="20"/>
        </w:rPr>
        <w:t xml:space="preserve">.......................................................3(3-0) </w:t>
      </w:r>
      <w:r>
        <w:rPr>
          <w:rFonts w:ascii="Times New Roman" w:hAnsi="Times New Roman"/>
          <w:sz w:val="20"/>
          <w:szCs w:val="20"/>
        </w:rPr>
        <w:t>This course will deal with integrated physical distribution systems, physical distribution func- tions including transportation, warehousing, inventory control, materials handling, purcha</w:t>
      </w:r>
      <w:r>
        <w:rPr>
          <w:rFonts w:ascii="Times New Roman" w:hAnsi="Times New Roman"/>
          <w:spacing w:val="-4"/>
          <w:sz w:val="20"/>
          <w:szCs w:val="20"/>
        </w:rPr>
        <w:t>s</w:t>
      </w:r>
      <w:r>
        <w:rPr>
          <w:rFonts w:ascii="Times New Roman" w:hAnsi="Times New Roman"/>
          <w:sz w:val="20"/>
          <w:szCs w:val="20"/>
        </w:rPr>
        <w:t xml:space="preserve">- ing, production planning, and information systems.  </w:t>
      </w:r>
      <w:r>
        <w:rPr>
          <w:rFonts w:ascii="Times New Roman" w:hAnsi="Times New Roman"/>
          <w:i/>
          <w:iCs/>
          <w:sz w:val="20"/>
          <w:szCs w:val="20"/>
        </w:rPr>
        <w:t>P</w:t>
      </w:r>
      <w:r>
        <w:rPr>
          <w:rFonts w:ascii="Times New Roman" w:hAnsi="Times New Roman"/>
          <w:i/>
          <w:iCs/>
          <w:spacing w:val="-7"/>
          <w:sz w:val="20"/>
          <w:szCs w:val="20"/>
        </w:rPr>
        <w:t>r</w:t>
      </w:r>
      <w:r>
        <w:rPr>
          <w:rFonts w:ascii="Times New Roman" w:hAnsi="Times New Roman"/>
          <w:i/>
          <w:iCs/>
          <w:sz w:val="20"/>
          <w:szCs w:val="20"/>
        </w:rPr>
        <w:t>e</w:t>
      </w:r>
      <w:r>
        <w:rPr>
          <w:rFonts w:ascii="Times New Roman" w:hAnsi="Times New Roman"/>
          <w:i/>
          <w:iCs/>
          <w:spacing w:val="-7"/>
          <w:sz w:val="20"/>
          <w:szCs w:val="20"/>
        </w:rPr>
        <w:t>r</w:t>
      </w:r>
      <w:r>
        <w:rPr>
          <w:rFonts w:ascii="Times New Roman" w:hAnsi="Times New Roman"/>
          <w:i/>
          <w:iCs/>
          <w:sz w:val="20"/>
          <w:szCs w:val="20"/>
        </w:rPr>
        <w:t>equisite: MKTG 4130 or MKTG</w:t>
      </w:r>
    </w:p>
    <w:p w:rsidR="00F42301" w:rsidRDefault="00F42301" w:rsidP="001C7D3D">
      <w:pPr>
        <w:widowControl w:val="0"/>
        <w:autoSpaceDE w:val="0"/>
        <w:autoSpaceDN w:val="0"/>
        <w:adjustRightInd w:val="0"/>
        <w:spacing w:after="0"/>
        <w:ind w:left="1239"/>
        <w:rPr>
          <w:rFonts w:ascii="Times New Roman" w:hAnsi="Times New Roman"/>
          <w:sz w:val="20"/>
          <w:szCs w:val="20"/>
        </w:rPr>
      </w:pPr>
      <w:r>
        <w:rPr>
          <w:rFonts w:ascii="Times New Roman" w:hAnsi="Times New Roman"/>
          <w:i/>
          <w:iCs/>
          <w:sz w:val="20"/>
          <w:szCs w:val="20"/>
        </w:rPr>
        <w:t>6170</w:t>
      </w:r>
    </w:p>
    <w:p w:rsidR="00F42301" w:rsidRDefault="00F42301" w:rsidP="001C7D3D">
      <w:pPr>
        <w:widowControl w:val="0"/>
        <w:autoSpaceDE w:val="0"/>
        <w:autoSpaceDN w:val="0"/>
        <w:adjustRightInd w:val="0"/>
        <w:spacing w:after="0"/>
        <w:ind w:left="1239"/>
        <w:rPr>
          <w:rFonts w:ascii="Times New Roman" w:hAnsi="Times New Roman"/>
          <w:sz w:val="20"/>
          <w:szCs w:val="20"/>
        </w:rPr>
        <w:sectPr w:rsidR="00F42301">
          <w:pgSz w:w="12240" w:h="15840"/>
          <w:pgMar w:top="300" w:right="220" w:bottom="280" w:left="1240" w:header="0" w:footer="982" w:gutter="0"/>
          <w:cols w:space="720" w:equalWidth="0">
            <w:col w:w="10780"/>
          </w:cols>
          <w:noEndnote/>
        </w:sectPr>
      </w:pPr>
    </w:p>
    <w:p w:rsidR="00F42301" w:rsidRDefault="00F42301">
      <w:r>
        <w:lastRenderedPageBreak/>
        <w:fldChar w:fldCharType="begin"/>
      </w:r>
      <w:r>
        <w:instrText xml:space="preserve"> INCLUDETEXT "C:\\Users\\juliette\\Desktop\\raw3\\graduateSchool\\ms_criminalJustice.docx" </w:instrText>
      </w:r>
      <w:r>
        <w:fldChar w:fldCharType="separate"/>
      </w:r>
      <w:r>
        <w:t>Master Criminal Justice</w:t>
      </w:r>
    </w:p>
    <w:p w:rsidR="00F42301" w:rsidRDefault="00F42301"/>
    <w:p w:rsidR="00F42301" w:rsidRDefault="00F42301"/>
    <w:p w:rsidR="00F42301" w:rsidRDefault="00F42301"/>
    <w:p w:rsidR="00F42301" w:rsidRDefault="00F42301"/>
    <w:p w:rsidR="00F42301" w:rsidRDefault="00F42301"/>
    <w:p w:rsidR="00F42301" w:rsidRDefault="00F42301"/>
    <w:p w:rsidR="00F42301" w:rsidRDefault="00F42301"/>
    <w:p w:rsidR="00F42301" w:rsidRDefault="00F42301"/>
    <w:p w:rsidR="00F42301" w:rsidRDefault="00F42301"/>
    <w:p w:rsidR="00F42301" w:rsidRDefault="00F42301"/>
    <w:p w:rsidR="00F42301" w:rsidRDefault="00F42301"/>
    <w:p w:rsidR="00F42301" w:rsidRDefault="00F42301"/>
    <w:p w:rsidR="00F42301" w:rsidRDefault="00F42301"/>
    <w:p w:rsidR="00F42301" w:rsidRDefault="00F42301"/>
    <w:p w:rsidR="00F42301" w:rsidRDefault="00F42301"/>
    <w:p w:rsidR="00F42301" w:rsidRDefault="00F42301"/>
    <w:p w:rsidR="00F42301" w:rsidRDefault="00F42301"/>
    <w:p w:rsidR="00F42301" w:rsidRDefault="00F42301"/>
    <w:p w:rsidR="00F42301" w:rsidRDefault="00F42301"/>
    <w:p w:rsidR="00F42301" w:rsidRDefault="00F42301"/>
    <w:p w:rsidR="00F42301" w:rsidRDefault="00F42301"/>
    <w:p w:rsidR="00F42301" w:rsidRDefault="00F42301"/>
    <w:p w:rsidR="00F42301" w:rsidRDefault="00F42301"/>
    <w:p w:rsidR="00F42301" w:rsidRDefault="00F42301"/>
    <w:p w:rsidR="00F42301" w:rsidRDefault="00F42301"/>
    <w:p w:rsidR="00F42301" w:rsidRDefault="00F42301">
      <w:pPr>
        <w:sectPr w:rsidR="00F42301">
          <w:pgSz w:w="12240" w:h="15840"/>
          <w:pgMar w:top="260" w:right="240" w:bottom="280" w:left="1260" w:header="0" w:footer="712" w:gutter="0"/>
          <w:cols w:space="720" w:equalWidth="0">
            <w:col w:w="10740"/>
          </w:cols>
          <w:noEndnote/>
        </w:sectPr>
      </w:pPr>
      <w:r>
        <w:t>MS in Criminal Justice</w:t>
      </w:r>
    </w:p>
    <w:p w:rsidR="00F42301" w:rsidRDefault="00F42301">
      <w:r>
        <w:lastRenderedPageBreak/>
        <w:fldChar w:fldCharType="begin"/>
      </w:r>
      <w:r>
        <w:instrText xml:space="preserve"> INCLUDETEXT "C:\\Users\\juliette\\Desktop\\raw3\\graduateSchool\\ma_public_administration.docx" </w:instrText>
      </w:r>
      <w:r>
        <w:fldChar w:fldCharType="separate"/>
      </w:r>
      <w:r>
        <w:t>MA Public Administration</w:t>
      </w:r>
    </w:p>
    <w:p w:rsidR="00F42301" w:rsidRDefault="00F42301"/>
    <w:p w:rsidR="00F42301" w:rsidRDefault="00F42301"/>
    <w:p w:rsidR="00F42301" w:rsidRDefault="00F42301"/>
    <w:p w:rsidR="00F42301" w:rsidRDefault="00F42301"/>
    <w:p w:rsidR="00F42301" w:rsidRDefault="00F42301"/>
    <w:p w:rsidR="00F42301" w:rsidRDefault="00F42301"/>
    <w:p w:rsidR="00F42301" w:rsidRDefault="00F42301"/>
    <w:p w:rsidR="00F42301" w:rsidRDefault="00F42301"/>
    <w:p w:rsidR="00F42301" w:rsidRDefault="00F42301"/>
    <w:p w:rsidR="00F42301" w:rsidRDefault="00F42301"/>
    <w:p w:rsidR="00F42301" w:rsidRDefault="00F42301"/>
    <w:p w:rsidR="00F42301" w:rsidRDefault="00F42301"/>
    <w:p w:rsidR="00F42301" w:rsidRDefault="00F42301"/>
    <w:p w:rsidR="00F42301" w:rsidRDefault="00F42301"/>
    <w:p w:rsidR="00F42301" w:rsidRDefault="00F42301"/>
    <w:p w:rsidR="00F42301" w:rsidRDefault="00F42301"/>
    <w:p w:rsidR="00F42301" w:rsidRDefault="00F42301"/>
    <w:p w:rsidR="00F42301" w:rsidRDefault="00F42301"/>
    <w:p w:rsidR="00F42301" w:rsidRDefault="00F42301"/>
    <w:p w:rsidR="00F42301" w:rsidRDefault="00F42301"/>
    <w:p w:rsidR="00F42301" w:rsidRDefault="00F42301"/>
    <w:p w:rsidR="00F42301" w:rsidRDefault="00F42301"/>
    <w:p w:rsidR="00F42301" w:rsidRDefault="00F42301"/>
    <w:p w:rsidR="00F42301" w:rsidRDefault="00F42301"/>
    <w:p w:rsidR="00F42301" w:rsidRDefault="00F42301"/>
    <w:p w:rsidR="00F42301" w:rsidRDefault="00F42301">
      <w:r>
        <w:t>MA Public Administration</w:t>
      </w:r>
    </w:p>
    <w:p w:rsidR="00F42301" w:rsidRDefault="00F42301">
      <w:r>
        <w:fldChar w:fldCharType="end"/>
      </w:r>
    </w:p>
    <w:p w:rsidR="00F42301" w:rsidRDefault="00F42301">
      <w:pPr>
        <w:sectPr w:rsidR="00F42301">
          <w:pgSz w:w="12240" w:h="15840"/>
          <w:pgMar w:top="260" w:right="240" w:bottom="280" w:left="1260" w:header="0" w:footer="712" w:gutter="0"/>
          <w:cols w:space="720" w:equalWidth="0">
            <w:col w:w="10740"/>
          </w:cols>
          <w:noEndnote/>
        </w:sectPr>
      </w:pPr>
      <w:r>
        <w:fldChar w:fldCharType="end"/>
      </w:r>
    </w:p>
    <w:p w:rsidR="00F42301" w:rsidRDefault="00F42301">
      <w:r>
        <w:lastRenderedPageBreak/>
        <w:fldChar w:fldCharType="begin"/>
      </w:r>
      <w:r>
        <w:instrText xml:space="preserve"> INCLUDETEXT "C:\\Users\\juliette\\Desktop\\raw3\\graduateSchool\\GRADUATE NURSING CATALOG 61 TO 67.docx" </w:instrText>
      </w:r>
      <w:r>
        <w:fldChar w:fldCharType="separate"/>
      </w:r>
    </w:p>
    <w:tbl>
      <w:tblPr>
        <w:tblW w:w="0" w:type="auto"/>
        <w:tblInd w:w="119" w:type="dxa"/>
        <w:tblLayout w:type="fixed"/>
        <w:tblCellMar>
          <w:left w:w="0" w:type="dxa"/>
          <w:right w:w="0" w:type="dxa"/>
        </w:tblCellMar>
        <w:tblLook w:val="0000"/>
      </w:tblPr>
      <w:tblGrid>
        <w:gridCol w:w="4876"/>
        <w:gridCol w:w="4560"/>
        <w:gridCol w:w="1067"/>
      </w:tblGrid>
      <w:tr w:rsidR="00F42301" w:rsidRPr="00FA7AC7" w:rsidTr="00F319A1">
        <w:trPr>
          <w:trHeight w:hRule="exact" w:val="235"/>
        </w:trPr>
        <w:tc>
          <w:tcPr>
            <w:tcW w:w="4876" w:type="dxa"/>
            <w:tcBorders>
              <w:top w:val="nil"/>
              <w:left w:val="nil"/>
              <w:bottom w:val="single" w:sz="4" w:space="0" w:color="191919"/>
              <w:right w:val="single" w:sz="4" w:space="0" w:color="191919"/>
            </w:tcBorders>
          </w:tcPr>
          <w:p w:rsidR="00F42301" w:rsidRPr="00FA7AC7" w:rsidRDefault="00F42301" w:rsidP="00F319A1">
            <w:pPr>
              <w:widowControl w:val="0"/>
              <w:autoSpaceDE w:val="0"/>
              <w:autoSpaceDN w:val="0"/>
              <w:adjustRightInd w:val="0"/>
              <w:spacing w:after="0"/>
              <w:rPr>
                <w:rFonts w:ascii="Times New Roman" w:hAnsi="Times New Roman"/>
                <w:sz w:val="24"/>
                <w:szCs w:val="24"/>
              </w:rPr>
            </w:pPr>
          </w:p>
        </w:tc>
        <w:tc>
          <w:tcPr>
            <w:tcW w:w="4560" w:type="dxa"/>
            <w:vMerge w:val="restart"/>
            <w:tcBorders>
              <w:top w:val="single" w:sz="4" w:space="0" w:color="191919"/>
              <w:left w:val="single" w:sz="4" w:space="0" w:color="191919"/>
              <w:bottom w:val="single" w:sz="4" w:space="0" w:color="191919"/>
              <w:right w:val="single" w:sz="4" w:space="0" w:color="191919"/>
            </w:tcBorders>
          </w:tcPr>
          <w:p w:rsidR="00F42301" w:rsidRPr="00FA7AC7" w:rsidRDefault="00F42301" w:rsidP="00F319A1">
            <w:pPr>
              <w:widowControl w:val="0"/>
              <w:autoSpaceDE w:val="0"/>
              <w:autoSpaceDN w:val="0"/>
              <w:adjustRightInd w:val="0"/>
              <w:spacing w:before="3" w:after="0" w:line="140" w:lineRule="exact"/>
              <w:rPr>
                <w:rFonts w:ascii="Times New Roman" w:hAnsi="Times New Roman"/>
                <w:sz w:val="14"/>
                <w:szCs w:val="14"/>
              </w:rPr>
            </w:pPr>
          </w:p>
          <w:p w:rsidR="00F42301" w:rsidRPr="00FA7AC7" w:rsidRDefault="00F42301" w:rsidP="00F319A1">
            <w:pPr>
              <w:widowControl w:val="0"/>
              <w:autoSpaceDE w:val="0"/>
              <w:autoSpaceDN w:val="0"/>
              <w:adjustRightInd w:val="0"/>
              <w:spacing w:after="0"/>
              <w:ind w:left="2010"/>
              <w:rPr>
                <w:rFonts w:ascii="Times New Roman" w:hAnsi="Times New Roman"/>
                <w:sz w:val="24"/>
                <w:szCs w:val="24"/>
              </w:rPr>
            </w:pPr>
            <w:r w:rsidRPr="00FA7AC7">
              <w:rPr>
                <w:rFonts w:ascii="Times New Roman" w:hAnsi="Times New Roman"/>
                <w:b/>
                <w:bCs/>
                <w:color w:val="191919"/>
                <w:sz w:val="34"/>
                <w:szCs w:val="34"/>
              </w:rPr>
              <w:t>N</w:t>
            </w:r>
            <w:r w:rsidRPr="00FA7AC7">
              <w:rPr>
                <w:rFonts w:ascii="Times New Roman" w:hAnsi="Times New Roman"/>
                <w:b/>
                <w:bCs/>
                <w:color w:val="191919"/>
                <w:w w:val="102"/>
                <w:sz w:val="25"/>
                <w:szCs w:val="25"/>
              </w:rPr>
              <w:t>URSING</w:t>
            </w:r>
          </w:p>
        </w:tc>
        <w:tc>
          <w:tcPr>
            <w:tcW w:w="1067" w:type="dxa"/>
            <w:tcBorders>
              <w:top w:val="nil"/>
              <w:left w:val="single" w:sz="4" w:space="0" w:color="191919"/>
              <w:bottom w:val="single" w:sz="4" w:space="0" w:color="191919"/>
              <w:right w:val="nil"/>
            </w:tcBorders>
          </w:tcPr>
          <w:p w:rsidR="00F42301" w:rsidRPr="00FA7AC7" w:rsidRDefault="00F42301" w:rsidP="00F319A1">
            <w:pPr>
              <w:widowControl w:val="0"/>
              <w:autoSpaceDE w:val="0"/>
              <w:autoSpaceDN w:val="0"/>
              <w:adjustRightInd w:val="0"/>
              <w:spacing w:after="0"/>
              <w:rPr>
                <w:rFonts w:ascii="Times New Roman" w:hAnsi="Times New Roman"/>
                <w:sz w:val="24"/>
                <w:szCs w:val="24"/>
              </w:rPr>
            </w:pPr>
          </w:p>
        </w:tc>
      </w:tr>
      <w:tr w:rsidR="00F42301" w:rsidRPr="00FA7AC7" w:rsidTr="00F319A1">
        <w:trPr>
          <w:trHeight w:hRule="exact" w:val="256"/>
        </w:trPr>
        <w:tc>
          <w:tcPr>
            <w:tcW w:w="4876" w:type="dxa"/>
            <w:tcBorders>
              <w:top w:val="single" w:sz="4" w:space="0" w:color="191919"/>
              <w:left w:val="nil"/>
              <w:bottom w:val="single" w:sz="4" w:space="0" w:color="191919"/>
              <w:right w:val="single" w:sz="4" w:space="0" w:color="191919"/>
            </w:tcBorders>
          </w:tcPr>
          <w:p w:rsidR="00F42301" w:rsidRPr="00FA7AC7" w:rsidRDefault="00F42301" w:rsidP="00F319A1">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F319A1">
            <w:pPr>
              <w:widowControl w:val="0"/>
              <w:autoSpaceDE w:val="0"/>
              <w:autoSpaceDN w:val="0"/>
              <w:adjustRightInd w:val="0"/>
              <w:spacing w:after="0"/>
              <w:rPr>
                <w:rFonts w:ascii="Times New Roman" w:hAnsi="Times New Roman"/>
                <w:sz w:val="24"/>
                <w:szCs w:val="24"/>
              </w:rPr>
            </w:pPr>
          </w:p>
        </w:tc>
        <w:tc>
          <w:tcPr>
            <w:tcW w:w="1067" w:type="dxa"/>
            <w:tcBorders>
              <w:top w:val="single" w:sz="4" w:space="0" w:color="191919"/>
              <w:left w:val="single" w:sz="4" w:space="0" w:color="191919"/>
              <w:bottom w:val="single" w:sz="4" w:space="0" w:color="191919"/>
              <w:right w:val="nil"/>
            </w:tcBorders>
          </w:tcPr>
          <w:p w:rsidR="00F42301" w:rsidRPr="00FA7AC7" w:rsidRDefault="00F42301" w:rsidP="00F319A1">
            <w:pPr>
              <w:widowControl w:val="0"/>
              <w:autoSpaceDE w:val="0"/>
              <w:autoSpaceDN w:val="0"/>
              <w:adjustRightInd w:val="0"/>
              <w:spacing w:after="0"/>
              <w:rPr>
                <w:rFonts w:ascii="Times New Roman" w:hAnsi="Times New Roman"/>
                <w:sz w:val="24"/>
                <w:szCs w:val="24"/>
              </w:rPr>
            </w:pPr>
          </w:p>
        </w:tc>
      </w:tr>
      <w:tr w:rsidR="00F42301" w:rsidRPr="00FA7AC7" w:rsidTr="00F319A1">
        <w:trPr>
          <w:trHeight w:hRule="exact" w:val="219"/>
        </w:trPr>
        <w:tc>
          <w:tcPr>
            <w:tcW w:w="4876" w:type="dxa"/>
            <w:tcBorders>
              <w:top w:val="single" w:sz="4" w:space="0" w:color="191919"/>
              <w:left w:val="nil"/>
              <w:bottom w:val="nil"/>
              <w:right w:val="single" w:sz="4" w:space="0" w:color="191919"/>
            </w:tcBorders>
          </w:tcPr>
          <w:p w:rsidR="00F42301" w:rsidRPr="00FA7AC7" w:rsidRDefault="00F42301" w:rsidP="00F319A1">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F319A1">
            <w:pPr>
              <w:widowControl w:val="0"/>
              <w:autoSpaceDE w:val="0"/>
              <w:autoSpaceDN w:val="0"/>
              <w:adjustRightInd w:val="0"/>
              <w:spacing w:after="0"/>
              <w:rPr>
                <w:rFonts w:ascii="Times New Roman" w:hAnsi="Times New Roman"/>
                <w:sz w:val="24"/>
                <w:szCs w:val="24"/>
              </w:rPr>
            </w:pPr>
          </w:p>
        </w:tc>
        <w:tc>
          <w:tcPr>
            <w:tcW w:w="1067" w:type="dxa"/>
            <w:tcBorders>
              <w:top w:val="single" w:sz="4" w:space="0" w:color="191919"/>
              <w:left w:val="single" w:sz="4" w:space="0" w:color="191919"/>
              <w:bottom w:val="nil"/>
              <w:right w:val="nil"/>
            </w:tcBorders>
          </w:tcPr>
          <w:p w:rsidR="00F42301" w:rsidRPr="00FA7AC7" w:rsidRDefault="00F42301" w:rsidP="00F319A1">
            <w:pPr>
              <w:widowControl w:val="0"/>
              <w:autoSpaceDE w:val="0"/>
              <w:autoSpaceDN w:val="0"/>
              <w:adjustRightInd w:val="0"/>
              <w:spacing w:after="0"/>
              <w:rPr>
                <w:rFonts w:ascii="Times New Roman" w:hAnsi="Times New Roman"/>
                <w:sz w:val="24"/>
                <w:szCs w:val="24"/>
              </w:rPr>
            </w:pPr>
          </w:p>
        </w:tc>
      </w:tr>
    </w:tbl>
    <w:p w:rsidR="00F42301" w:rsidRDefault="00F42301" w:rsidP="00963D01">
      <w:pPr>
        <w:widowControl w:val="0"/>
        <w:autoSpaceDE w:val="0"/>
        <w:autoSpaceDN w:val="0"/>
        <w:adjustRightInd w:val="0"/>
        <w:spacing w:before="8" w:after="0" w:line="110" w:lineRule="exact"/>
        <w:rPr>
          <w:rFonts w:ascii="Times New Roman" w:hAnsi="Times New Roman"/>
          <w:sz w:val="11"/>
          <w:szCs w:val="11"/>
        </w:rPr>
      </w:pPr>
    </w:p>
    <w:p w:rsidR="00F42301" w:rsidRDefault="00F42301" w:rsidP="00963D01">
      <w:pPr>
        <w:widowControl w:val="0"/>
        <w:autoSpaceDE w:val="0"/>
        <w:autoSpaceDN w:val="0"/>
        <w:adjustRightInd w:val="0"/>
        <w:spacing w:after="0" w:line="200" w:lineRule="exact"/>
        <w:rPr>
          <w:rFonts w:ascii="Times New Roman" w:hAnsi="Times New Roman"/>
          <w:sz w:val="20"/>
          <w:szCs w:val="20"/>
        </w:rPr>
      </w:pPr>
    </w:p>
    <w:p w:rsidR="00F42301" w:rsidRDefault="00F42301" w:rsidP="00963D01">
      <w:pPr>
        <w:widowControl w:val="0"/>
        <w:autoSpaceDE w:val="0"/>
        <w:autoSpaceDN w:val="0"/>
        <w:adjustRightInd w:val="0"/>
        <w:spacing w:after="0" w:line="200" w:lineRule="exact"/>
        <w:rPr>
          <w:rFonts w:ascii="Times New Roman" w:hAnsi="Times New Roman"/>
          <w:sz w:val="20"/>
          <w:szCs w:val="20"/>
        </w:rPr>
      </w:pPr>
    </w:p>
    <w:p w:rsidR="00F42301" w:rsidRDefault="00F42301" w:rsidP="00963D01">
      <w:pPr>
        <w:widowControl w:val="0"/>
        <w:autoSpaceDE w:val="0"/>
        <w:autoSpaceDN w:val="0"/>
        <w:adjustRightInd w:val="0"/>
        <w:spacing w:after="0" w:line="535" w:lineRule="exact"/>
        <w:ind w:left="1239"/>
        <w:rPr>
          <w:rFonts w:ascii="Impact" w:hAnsi="Impact" w:cs="Impact"/>
          <w:color w:val="000000"/>
          <w:sz w:val="48"/>
          <w:szCs w:val="48"/>
        </w:rPr>
      </w:pPr>
      <w:r w:rsidRPr="00607700">
        <w:rPr>
          <w:rFonts w:ascii="Calibri" w:hAnsi="Calibri" w:cs="Times New Roman"/>
          <w:noProof/>
          <w:lang w:eastAsia="en-US"/>
        </w:rPr>
        <w:pict>
          <v:group id="_x0000_s3624" style="position:absolute;left:0;text-align:left;margin-left:315pt;margin-top:-54.1pt;width:31.2pt;height:31.05pt;z-index:-251619328;mso-position-horizontal-relative:page" coordorigin="6300,-1082" coordsize="624,621" o:allowincell="f">
            <v:rect id="_x0000_s3625" style="position:absolute;left:6305;top:-1077;width:613;height:610" o:allowincell="f" stroked="f">
              <v:path arrowok="t"/>
            </v:rect>
            <v:rect id="_x0000_s3626" style="position:absolute;left:6306;top:-1078;width:620;height:620;mso-position-horizontal-relative:page" o:allowincell="f" filled="f" stroked="f">
              <v:textbox inset="0,0,0,0">
                <w:txbxContent>
                  <w:p w:rsidR="00F42301" w:rsidRDefault="00F42301" w:rsidP="00963D01">
                    <w:pPr>
                      <w:spacing w:after="0" w:line="620" w:lineRule="atLeast"/>
                      <w:rPr>
                        <w:rFonts w:ascii="Times New Roman" w:hAnsi="Times New Roman"/>
                        <w:sz w:val="24"/>
                        <w:szCs w:val="24"/>
                      </w:rPr>
                    </w:pPr>
                    <w:r>
                      <w:rPr>
                        <w:rFonts w:ascii="Times New Roman" w:hAnsi="Times New Roman"/>
                        <w:noProof/>
                        <w:sz w:val="24"/>
                        <w:szCs w:val="24"/>
                      </w:rPr>
                      <w:drawing>
                        <wp:inline distT="0" distB="0" distL="0" distR="0">
                          <wp:extent cx="390525" cy="390525"/>
                          <wp:effectExtent l="19050" t="0" r="9525" b="0"/>
                          <wp:docPr id="64"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5"/>
                                  <a:srcRect/>
                                  <a:stretch>
                                    <a:fillRect/>
                                  </a:stretch>
                                </pic:blipFill>
                                <pic:spPr bwMode="auto">
                                  <a:xfrm>
                                    <a:off x="0" y="0"/>
                                    <a:ext cx="390525" cy="390525"/>
                                  </a:xfrm>
                                  <a:prstGeom prst="rect">
                                    <a:avLst/>
                                  </a:prstGeom>
                                  <a:noFill/>
                                  <a:ln w="9525">
                                    <a:noFill/>
                                    <a:miter lim="800000"/>
                                    <a:headEnd/>
                                    <a:tailEnd/>
                                  </a:ln>
                                </pic:spPr>
                              </pic:pic>
                            </a:graphicData>
                          </a:graphic>
                        </wp:inline>
                      </w:drawing>
                    </w:r>
                  </w:p>
                  <w:p w:rsidR="00F42301" w:rsidRDefault="00F42301" w:rsidP="00963D01">
                    <w:pPr>
                      <w:widowControl w:val="0"/>
                      <w:autoSpaceDE w:val="0"/>
                      <w:autoSpaceDN w:val="0"/>
                      <w:adjustRightInd w:val="0"/>
                      <w:spacing w:after="0"/>
                      <w:rPr>
                        <w:rFonts w:ascii="Times New Roman" w:hAnsi="Times New Roman"/>
                        <w:sz w:val="24"/>
                        <w:szCs w:val="24"/>
                      </w:rPr>
                    </w:pPr>
                  </w:p>
                </w:txbxContent>
              </v:textbox>
            </v:rect>
            <w10:wrap anchorx="page"/>
          </v:group>
        </w:pict>
      </w:r>
      <w:r>
        <w:rPr>
          <w:rFonts w:ascii="Impact" w:hAnsi="Impact" w:cs="Impact"/>
          <w:color w:val="535353"/>
          <w:position w:val="-1"/>
          <w:sz w:val="48"/>
          <w:szCs w:val="48"/>
        </w:rPr>
        <w:t>MASTER OF SCIENCE</w:t>
      </w:r>
      <w:r>
        <w:rPr>
          <w:rFonts w:ascii="Impact" w:hAnsi="Impact" w:cs="Impact"/>
          <w:color w:val="535353"/>
          <w:spacing w:val="1"/>
          <w:position w:val="-1"/>
          <w:sz w:val="48"/>
          <w:szCs w:val="48"/>
        </w:rPr>
        <w:t xml:space="preserve"> </w:t>
      </w:r>
      <w:r>
        <w:rPr>
          <w:rFonts w:ascii="Impact" w:hAnsi="Impact" w:cs="Impact"/>
          <w:color w:val="535353"/>
          <w:position w:val="-1"/>
          <w:sz w:val="48"/>
          <w:szCs w:val="48"/>
        </w:rPr>
        <w:t>IN NURSING</w:t>
      </w:r>
    </w:p>
    <w:p w:rsidR="00F42301" w:rsidRDefault="00F42301" w:rsidP="00963D01">
      <w:pPr>
        <w:widowControl w:val="0"/>
        <w:autoSpaceDE w:val="0"/>
        <w:autoSpaceDN w:val="0"/>
        <w:adjustRightInd w:val="0"/>
        <w:spacing w:before="23" w:after="0"/>
        <w:ind w:left="879"/>
        <w:rPr>
          <w:rFonts w:ascii="Times New Roman" w:hAnsi="Times New Roman"/>
          <w:color w:val="000000"/>
          <w:sz w:val="28"/>
          <w:szCs w:val="28"/>
        </w:rPr>
      </w:pPr>
      <w:r>
        <w:rPr>
          <w:rFonts w:ascii="Times New Roman" w:hAnsi="Times New Roman"/>
          <w:b/>
          <w:bCs/>
          <w:color w:val="000000"/>
          <w:sz w:val="28"/>
          <w:szCs w:val="28"/>
        </w:rPr>
        <w:t>Int</w:t>
      </w:r>
      <w:r>
        <w:rPr>
          <w:rFonts w:ascii="Times New Roman" w:hAnsi="Times New Roman"/>
          <w:b/>
          <w:bCs/>
          <w:color w:val="000000"/>
          <w:spacing w:val="-5"/>
          <w:sz w:val="28"/>
          <w:szCs w:val="28"/>
        </w:rPr>
        <w:t>r</w:t>
      </w:r>
      <w:r>
        <w:rPr>
          <w:rFonts w:ascii="Times New Roman" w:hAnsi="Times New Roman"/>
          <w:b/>
          <w:bCs/>
          <w:color w:val="000000"/>
          <w:sz w:val="28"/>
          <w:szCs w:val="28"/>
        </w:rPr>
        <w:t>oduction</w:t>
      </w:r>
    </w:p>
    <w:p w:rsidR="00F42301" w:rsidRDefault="00F42301" w:rsidP="00963D01">
      <w:pPr>
        <w:widowControl w:val="0"/>
        <w:autoSpaceDE w:val="0"/>
        <w:autoSpaceDN w:val="0"/>
        <w:adjustRightInd w:val="0"/>
        <w:spacing w:before="37" w:after="0" w:line="250" w:lineRule="auto"/>
        <w:ind w:left="879" w:right="1930" w:firstLine="360"/>
        <w:jc w:val="both"/>
        <w:rPr>
          <w:rFonts w:ascii="Times New Roman" w:hAnsi="Times New Roman"/>
          <w:color w:val="000000"/>
          <w:sz w:val="20"/>
          <w:szCs w:val="20"/>
        </w:rPr>
      </w:pPr>
      <w:r w:rsidRPr="00607700">
        <w:rPr>
          <w:rFonts w:ascii="Calibri" w:hAnsi="Calibri"/>
          <w:noProof/>
          <w:lang w:eastAsia="en-US"/>
        </w:rPr>
        <w:pict>
          <v:shape id="_x0000_s3628" type="#_x0000_t202" style="position:absolute;left:0;text-align:left;margin-left:520.2pt;margin-top:39.8pt;width:1in;height:184.35pt;z-index:-251617280;mso-position-horizontal-relative:page" o:allowincell="f" filled="f" stroked="f">
            <v:textbox style="layout-flow:vertical" inset="0,0,0,0">
              <w:txbxContent>
                <w:p w:rsidR="00F42301" w:rsidRDefault="00F42301" w:rsidP="00963D01">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E</w:t>
                  </w:r>
                  <w:r>
                    <w:rPr>
                      <w:rFonts w:ascii="Impact" w:hAnsi="Impact" w:cs="Impact"/>
                      <w:color w:val="A3A3A3"/>
                      <w:spacing w:val="-115"/>
                      <w:position w:val="1"/>
                      <w:sz w:val="105"/>
                      <w:szCs w:val="105"/>
                    </w:rPr>
                    <w:t xml:space="preserve"> </w:t>
                  </w:r>
                </w:p>
              </w:txbxContent>
            </v:textbox>
            <w10:wrap anchorx="page"/>
          </v:shape>
        </w:pict>
      </w:r>
      <w:r>
        <w:rPr>
          <w:rFonts w:ascii="Times New Roman" w:hAnsi="Times New Roman"/>
          <w:color w:val="000000"/>
          <w:spacing w:val="-1"/>
          <w:sz w:val="20"/>
          <w:szCs w:val="20"/>
        </w:rPr>
        <w:t>Th</w:t>
      </w:r>
      <w:r>
        <w:rPr>
          <w:rFonts w:ascii="Times New Roman" w:hAnsi="Times New Roman"/>
          <w:color w:val="000000"/>
          <w:sz w:val="20"/>
          <w:szCs w:val="20"/>
        </w:rPr>
        <w:t>e</w:t>
      </w:r>
      <w:r>
        <w:rPr>
          <w:rFonts w:ascii="Times New Roman" w:hAnsi="Times New Roman"/>
          <w:color w:val="000000"/>
          <w:spacing w:val="-9"/>
          <w:sz w:val="20"/>
          <w:szCs w:val="20"/>
        </w:rPr>
        <w:t xml:space="preserve"> </w:t>
      </w:r>
      <w:r>
        <w:rPr>
          <w:rFonts w:ascii="Times New Roman" w:hAnsi="Times New Roman"/>
          <w:color w:val="000000"/>
          <w:spacing w:val="-1"/>
          <w:sz w:val="20"/>
          <w:szCs w:val="20"/>
        </w:rPr>
        <w:t>graduat</w:t>
      </w:r>
      <w:r>
        <w:rPr>
          <w:rFonts w:ascii="Times New Roman" w:hAnsi="Times New Roman"/>
          <w:color w:val="000000"/>
          <w:sz w:val="20"/>
          <w:szCs w:val="20"/>
        </w:rPr>
        <w:t>e</w:t>
      </w:r>
      <w:r>
        <w:rPr>
          <w:rFonts w:ascii="Times New Roman" w:hAnsi="Times New Roman"/>
          <w:color w:val="000000"/>
          <w:spacing w:val="-9"/>
          <w:sz w:val="20"/>
          <w:szCs w:val="20"/>
        </w:rPr>
        <w:t xml:space="preserve"> </w:t>
      </w:r>
      <w:r>
        <w:rPr>
          <w:rFonts w:ascii="Times New Roman" w:hAnsi="Times New Roman"/>
          <w:color w:val="000000"/>
          <w:spacing w:val="-1"/>
          <w:sz w:val="20"/>
          <w:szCs w:val="20"/>
        </w:rPr>
        <w:t>progra</w:t>
      </w:r>
      <w:r>
        <w:rPr>
          <w:rFonts w:ascii="Times New Roman" w:hAnsi="Times New Roman"/>
          <w:color w:val="000000"/>
          <w:sz w:val="20"/>
          <w:szCs w:val="20"/>
        </w:rPr>
        <w:t>m</w:t>
      </w:r>
      <w:r>
        <w:rPr>
          <w:rFonts w:ascii="Times New Roman" w:hAnsi="Times New Roman"/>
          <w:color w:val="000000"/>
          <w:spacing w:val="-9"/>
          <w:sz w:val="20"/>
          <w:szCs w:val="20"/>
        </w:rPr>
        <w:t xml:space="preserve"> </w:t>
      </w:r>
      <w:r>
        <w:rPr>
          <w:rFonts w:ascii="Times New Roman" w:hAnsi="Times New Roman"/>
          <w:color w:val="000000"/>
          <w:spacing w:val="-1"/>
          <w:sz w:val="20"/>
          <w:szCs w:val="20"/>
        </w:rPr>
        <w:t>i</w:t>
      </w:r>
      <w:r>
        <w:rPr>
          <w:rFonts w:ascii="Times New Roman" w:hAnsi="Times New Roman"/>
          <w:color w:val="000000"/>
          <w:sz w:val="20"/>
          <w:szCs w:val="20"/>
        </w:rPr>
        <w:t>n</w:t>
      </w:r>
      <w:r>
        <w:rPr>
          <w:rFonts w:ascii="Times New Roman" w:hAnsi="Times New Roman"/>
          <w:color w:val="000000"/>
          <w:spacing w:val="-9"/>
          <w:sz w:val="20"/>
          <w:szCs w:val="20"/>
        </w:rPr>
        <w:t xml:space="preserve"> </w:t>
      </w:r>
      <w:r>
        <w:rPr>
          <w:rFonts w:ascii="Times New Roman" w:hAnsi="Times New Roman"/>
          <w:color w:val="000000"/>
          <w:spacing w:val="-1"/>
          <w:sz w:val="20"/>
          <w:szCs w:val="20"/>
        </w:rPr>
        <w:t>Nursin</w:t>
      </w:r>
      <w:r>
        <w:rPr>
          <w:rFonts w:ascii="Times New Roman" w:hAnsi="Times New Roman"/>
          <w:color w:val="000000"/>
          <w:sz w:val="20"/>
          <w:szCs w:val="20"/>
        </w:rPr>
        <w:t>g</w:t>
      </w:r>
      <w:r>
        <w:rPr>
          <w:rFonts w:ascii="Times New Roman" w:hAnsi="Times New Roman"/>
          <w:color w:val="000000"/>
          <w:spacing w:val="-9"/>
          <w:sz w:val="20"/>
          <w:szCs w:val="20"/>
        </w:rPr>
        <w:t xml:space="preserve"> </w:t>
      </w:r>
      <w:r>
        <w:rPr>
          <w:rFonts w:ascii="Times New Roman" w:hAnsi="Times New Roman"/>
          <w:color w:val="000000"/>
          <w:spacing w:val="-1"/>
          <w:sz w:val="20"/>
          <w:szCs w:val="20"/>
        </w:rPr>
        <w:t>i</w:t>
      </w:r>
      <w:r>
        <w:rPr>
          <w:rFonts w:ascii="Times New Roman" w:hAnsi="Times New Roman"/>
          <w:color w:val="000000"/>
          <w:sz w:val="20"/>
          <w:szCs w:val="20"/>
        </w:rPr>
        <w:t>s</w:t>
      </w:r>
      <w:r>
        <w:rPr>
          <w:rFonts w:ascii="Times New Roman" w:hAnsi="Times New Roman"/>
          <w:color w:val="000000"/>
          <w:spacing w:val="-9"/>
          <w:sz w:val="20"/>
          <w:szCs w:val="20"/>
        </w:rPr>
        <w:t xml:space="preserve"> </w:t>
      </w:r>
      <w:r>
        <w:rPr>
          <w:rFonts w:ascii="Times New Roman" w:hAnsi="Times New Roman"/>
          <w:color w:val="000000"/>
          <w:spacing w:val="-1"/>
          <w:sz w:val="20"/>
          <w:szCs w:val="20"/>
        </w:rPr>
        <w:t>buil</w:t>
      </w:r>
      <w:r>
        <w:rPr>
          <w:rFonts w:ascii="Times New Roman" w:hAnsi="Times New Roman"/>
          <w:color w:val="000000"/>
          <w:sz w:val="20"/>
          <w:szCs w:val="20"/>
        </w:rPr>
        <w:t>t</w:t>
      </w:r>
      <w:r>
        <w:rPr>
          <w:rFonts w:ascii="Times New Roman" w:hAnsi="Times New Roman"/>
          <w:color w:val="000000"/>
          <w:spacing w:val="-9"/>
          <w:sz w:val="20"/>
          <w:szCs w:val="20"/>
        </w:rPr>
        <w:t xml:space="preserve"> </w:t>
      </w:r>
      <w:r>
        <w:rPr>
          <w:rFonts w:ascii="Times New Roman" w:hAnsi="Times New Roman"/>
          <w:color w:val="000000"/>
          <w:spacing w:val="-1"/>
          <w:sz w:val="20"/>
          <w:szCs w:val="20"/>
        </w:rPr>
        <w:t>o</w:t>
      </w:r>
      <w:r>
        <w:rPr>
          <w:rFonts w:ascii="Times New Roman" w:hAnsi="Times New Roman"/>
          <w:color w:val="000000"/>
          <w:sz w:val="20"/>
          <w:szCs w:val="20"/>
        </w:rPr>
        <w:t>n</w:t>
      </w:r>
      <w:r>
        <w:rPr>
          <w:rFonts w:ascii="Times New Roman" w:hAnsi="Times New Roman"/>
          <w:color w:val="000000"/>
          <w:spacing w:val="-9"/>
          <w:sz w:val="20"/>
          <w:szCs w:val="20"/>
        </w:rPr>
        <w:t xml:space="preserve"> </w:t>
      </w:r>
      <w:r>
        <w:rPr>
          <w:rFonts w:ascii="Times New Roman" w:hAnsi="Times New Roman"/>
          <w:color w:val="000000"/>
          <w:spacing w:val="-1"/>
          <w:sz w:val="20"/>
          <w:szCs w:val="20"/>
        </w:rPr>
        <w:t>th</w:t>
      </w:r>
      <w:r>
        <w:rPr>
          <w:rFonts w:ascii="Times New Roman" w:hAnsi="Times New Roman"/>
          <w:color w:val="000000"/>
          <w:sz w:val="20"/>
          <w:szCs w:val="20"/>
        </w:rPr>
        <w:t>e</w:t>
      </w:r>
      <w:r>
        <w:rPr>
          <w:rFonts w:ascii="Times New Roman" w:hAnsi="Times New Roman"/>
          <w:color w:val="000000"/>
          <w:spacing w:val="-9"/>
          <w:sz w:val="20"/>
          <w:szCs w:val="20"/>
        </w:rPr>
        <w:t xml:space="preserve"> </w:t>
      </w:r>
      <w:r>
        <w:rPr>
          <w:rFonts w:ascii="Times New Roman" w:hAnsi="Times New Roman"/>
          <w:color w:val="000000"/>
          <w:spacing w:val="-1"/>
          <w:sz w:val="20"/>
          <w:szCs w:val="20"/>
        </w:rPr>
        <w:t>Bachelo</w:t>
      </w:r>
      <w:r>
        <w:rPr>
          <w:rFonts w:ascii="Times New Roman" w:hAnsi="Times New Roman"/>
          <w:color w:val="000000"/>
          <w:sz w:val="20"/>
          <w:szCs w:val="20"/>
        </w:rPr>
        <w:t>r</w:t>
      </w:r>
      <w:r>
        <w:rPr>
          <w:rFonts w:ascii="Times New Roman" w:hAnsi="Times New Roman"/>
          <w:color w:val="000000"/>
          <w:spacing w:val="-9"/>
          <w:sz w:val="20"/>
          <w:szCs w:val="20"/>
        </w:rPr>
        <w:t xml:space="preserve"> </w:t>
      </w:r>
      <w:r>
        <w:rPr>
          <w:rFonts w:ascii="Times New Roman" w:hAnsi="Times New Roman"/>
          <w:color w:val="000000"/>
          <w:spacing w:val="-1"/>
          <w:sz w:val="20"/>
          <w:szCs w:val="20"/>
        </w:rPr>
        <w:t>o</w:t>
      </w:r>
      <w:r>
        <w:rPr>
          <w:rFonts w:ascii="Times New Roman" w:hAnsi="Times New Roman"/>
          <w:color w:val="000000"/>
          <w:sz w:val="20"/>
          <w:szCs w:val="20"/>
        </w:rPr>
        <w:t>f</w:t>
      </w:r>
      <w:r>
        <w:rPr>
          <w:rFonts w:ascii="Times New Roman" w:hAnsi="Times New Roman"/>
          <w:color w:val="000000"/>
          <w:spacing w:val="-9"/>
          <w:sz w:val="20"/>
          <w:szCs w:val="20"/>
        </w:rPr>
        <w:t xml:space="preserve"> </w:t>
      </w:r>
      <w:r>
        <w:rPr>
          <w:rFonts w:ascii="Times New Roman" w:hAnsi="Times New Roman"/>
          <w:color w:val="000000"/>
          <w:spacing w:val="-1"/>
          <w:sz w:val="20"/>
          <w:szCs w:val="20"/>
        </w:rPr>
        <w:t>Scienc</w:t>
      </w:r>
      <w:r>
        <w:rPr>
          <w:rFonts w:ascii="Times New Roman" w:hAnsi="Times New Roman"/>
          <w:color w:val="000000"/>
          <w:sz w:val="20"/>
          <w:szCs w:val="20"/>
        </w:rPr>
        <w:t>e</w:t>
      </w:r>
      <w:r>
        <w:rPr>
          <w:rFonts w:ascii="Times New Roman" w:hAnsi="Times New Roman"/>
          <w:color w:val="000000"/>
          <w:spacing w:val="-9"/>
          <w:sz w:val="20"/>
          <w:szCs w:val="20"/>
        </w:rPr>
        <w:t xml:space="preserve"> </w:t>
      </w:r>
      <w:r>
        <w:rPr>
          <w:rFonts w:ascii="Times New Roman" w:hAnsi="Times New Roman"/>
          <w:color w:val="000000"/>
          <w:spacing w:val="-1"/>
          <w:sz w:val="20"/>
          <w:szCs w:val="20"/>
        </w:rPr>
        <w:t>i</w:t>
      </w:r>
      <w:r>
        <w:rPr>
          <w:rFonts w:ascii="Times New Roman" w:hAnsi="Times New Roman"/>
          <w:color w:val="000000"/>
          <w:sz w:val="20"/>
          <w:szCs w:val="20"/>
        </w:rPr>
        <w:t>n</w:t>
      </w:r>
      <w:r>
        <w:rPr>
          <w:rFonts w:ascii="Times New Roman" w:hAnsi="Times New Roman"/>
          <w:color w:val="000000"/>
          <w:spacing w:val="-9"/>
          <w:sz w:val="20"/>
          <w:szCs w:val="20"/>
        </w:rPr>
        <w:t xml:space="preserve"> </w:t>
      </w:r>
      <w:r>
        <w:rPr>
          <w:rFonts w:ascii="Times New Roman" w:hAnsi="Times New Roman"/>
          <w:color w:val="000000"/>
          <w:spacing w:val="-1"/>
          <w:sz w:val="20"/>
          <w:szCs w:val="20"/>
        </w:rPr>
        <w:t>Nursin</w:t>
      </w:r>
      <w:r>
        <w:rPr>
          <w:rFonts w:ascii="Times New Roman" w:hAnsi="Times New Roman"/>
          <w:color w:val="000000"/>
          <w:sz w:val="20"/>
          <w:szCs w:val="20"/>
        </w:rPr>
        <w:t>g</w:t>
      </w:r>
      <w:r>
        <w:rPr>
          <w:rFonts w:ascii="Times New Roman" w:hAnsi="Times New Roman"/>
          <w:color w:val="000000"/>
          <w:spacing w:val="-9"/>
          <w:sz w:val="20"/>
          <w:szCs w:val="20"/>
        </w:rPr>
        <w:t xml:space="preserve"> </w:t>
      </w:r>
      <w:r>
        <w:rPr>
          <w:rFonts w:ascii="Times New Roman" w:hAnsi="Times New Roman"/>
          <w:color w:val="000000"/>
          <w:spacing w:val="-1"/>
          <w:sz w:val="20"/>
          <w:szCs w:val="20"/>
        </w:rPr>
        <w:t>degree</w:t>
      </w:r>
      <w:r>
        <w:rPr>
          <w:rFonts w:ascii="Times New Roman" w:hAnsi="Times New Roman"/>
          <w:color w:val="000000"/>
          <w:sz w:val="20"/>
          <w:szCs w:val="20"/>
        </w:rPr>
        <w:t>.</w:t>
      </w:r>
      <w:r>
        <w:rPr>
          <w:rFonts w:ascii="Times New Roman" w:hAnsi="Times New Roman"/>
          <w:color w:val="000000"/>
          <w:spacing w:val="-12"/>
          <w:sz w:val="20"/>
          <w:szCs w:val="20"/>
        </w:rPr>
        <w:t xml:space="preserve"> </w:t>
      </w:r>
      <w:r>
        <w:rPr>
          <w:rFonts w:ascii="Times New Roman" w:hAnsi="Times New Roman"/>
          <w:color w:val="000000"/>
          <w:spacing w:val="-1"/>
          <w:sz w:val="20"/>
          <w:szCs w:val="20"/>
        </w:rPr>
        <w:t>Th</w:t>
      </w:r>
      <w:r>
        <w:rPr>
          <w:rFonts w:ascii="Times New Roman" w:hAnsi="Times New Roman"/>
          <w:color w:val="000000"/>
          <w:sz w:val="20"/>
          <w:szCs w:val="20"/>
        </w:rPr>
        <w:t>e</w:t>
      </w:r>
      <w:r>
        <w:rPr>
          <w:rFonts w:ascii="Times New Roman" w:hAnsi="Times New Roman"/>
          <w:color w:val="000000"/>
          <w:spacing w:val="-9"/>
          <w:sz w:val="20"/>
          <w:szCs w:val="20"/>
        </w:rPr>
        <w:t xml:space="preserve"> </w:t>
      </w:r>
      <w:r>
        <w:rPr>
          <w:rFonts w:ascii="Times New Roman" w:hAnsi="Times New Roman"/>
          <w:color w:val="000000"/>
          <w:spacing w:val="-1"/>
          <w:sz w:val="20"/>
          <w:szCs w:val="20"/>
        </w:rPr>
        <w:t xml:space="preserve">pro- </w:t>
      </w:r>
      <w:r>
        <w:rPr>
          <w:rFonts w:ascii="Times New Roman" w:hAnsi="Times New Roman"/>
          <w:color w:val="000000"/>
          <w:sz w:val="20"/>
          <w:szCs w:val="20"/>
        </w:rPr>
        <w:t>gram is designed to prepare students who are highly knowledgeable in advanced clinical nursing and</w:t>
      </w:r>
      <w:r>
        <w:rPr>
          <w:rFonts w:ascii="Times New Roman" w:hAnsi="Times New Roman"/>
          <w:color w:val="000000"/>
          <w:spacing w:val="-6"/>
          <w:sz w:val="20"/>
          <w:szCs w:val="20"/>
        </w:rPr>
        <w:t xml:space="preserve"> </w:t>
      </w:r>
      <w:r>
        <w:rPr>
          <w:rFonts w:ascii="Times New Roman" w:hAnsi="Times New Roman"/>
          <w:color w:val="000000"/>
          <w:sz w:val="20"/>
          <w:szCs w:val="20"/>
        </w:rPr>
        <w:t>whose</w:t>
      </w:r>
      <w:r>
        <w:rPr>
          <w:rFonts w:ascii="Times New Roman" w:hAnsi="Times New Roman"/>
          <w:color w:val="000000"/>
          <w:spacing w:val="-6"/>
          <w:sz w:val="20"/>
          <w:szCs w:val="20"/>
        </w:rPr>
        <w:t xml:space="preserve"> </w:t>
      </w:r>
      <w:r>
        <w:rPr>
          <w:rFonts w:ascii="Times New Roman" w:hAnsi="Times New Roman"/>
          <w:color w:val="000000"/>
          <w:sz w:val="20"/>
          <w:szCs w:val="20"/>
        </w:rPr>
        <w:t>education</w:t>
      </w:r>
      <w:r>
        <w:rPr>
          <w:rFonts w:ascii="Times New Roman" w:hAnsi="Times New Roman"/>
          <w:color w:val="000000"/>
          <w:spacing w:val="-6"/>
          <w:sz w:val="20"/>
          <w:szCs w:val="20"/>
        </w:rPr>
        <w:t xml:space="preserve"> </w:t>
      </w:r>
      <w:r>
        <w:rPr>
          <w:rFonts w:ascii="Times New Roman" w:hAnsi="Times New Roman"/>
          <w:color w:val="000000"/>
          <w:sz w:val="20"/>
          <w:szCs w:val="20"/>
        </w:rPr>
        <w:t>will</w:t>
      </w:r>
      <w:r>
        <w:rPr>
          <w:rFonts w:ascii="Times New Roman" w:hAnsi="Times New Roman"/>
          <w:color w:val="000000"/>
          <w:spacing w:val="-6"/>
          <w:sz w:val="20"/>
          <w:szCs w:val="20"/>
        </w:rPr>
        <w:t xml:space="preserve"> </w:t>
      </w:r>
      <w:r>
        <w:rPr>
          <w:rFonts w:ascii="Times New Roman" w:hAnsi="Times New Roman"/>
          <w:color w:val="000000"/>
          <w:sz w:val="20"/>
          <w:szCs w:val="20"/>
        </w:rPr>
        <w:t>enable</w:t>
      </w:r>
      <w:r>
        <w:rPr>
          <w:rFonts w:ascii="Times New Roman" w:hAnsi="Times New Roman"/>
          <w:color w:val="000000"/>
          <w:spacing w:val="-6"/>
          <w:sz w:val="20"/>
          <w:szCs w:val="20"/>
        </w:rPr>
        <w:t xml:space="preserve"> </w:t>
      </w:r>
      <w:r>
        <w:rPr>
          <w:rFonts w:ascii="Times New Roman" w:hAnsi="Times New Roman"/>
          <w:color w:val="000000"/>
          <w:sz w:val="20"/>
          <w:szCs w:val="20"/>
        </w:rPr>
        <w:t>them</w:t>
      </w:r>
      <w:r>
        <w:rPr>
          <w:rFonts w:ascii="Times New Roman" w:hAnsi="Times New Roman"/>
          <w:color w:val="000000"/>
          <w:spacing w:val="-6"/>
          <w:sz w:val="20"/>
          <w:szCs w:val="20"/>
        </w:rPr>
        <w:t xml:space="preserve"> </w:t>
      </w:r>
      <w:r>
        <w:rPr>
          <w:rFonts w:ascii="Times New Roman" w:hAnsi="Times New Roman"/>
          <w:color w:val="000000"/>
          <w:sz w:val="20"/>
          <w:szCs w:val="20"/>
        </w:rPr>
        <w:t>to</w:t>
      </w:r>
      <w:r>
        <w:rPr>
          <w:rFonts w:ascii="Times New Roman" w:hAnsi="Times New Roman"/>
          <w:color w:val="000000"/>
          <w:spacing w:val="-6"/>
          <w:sz w:val="20"/>
          <w:szCs w:val="20"/>
        </w:rPr>
        <w:t xml:space="preserve"> </w:t>
      </w:r>
      <w:r>
        <w:rPr>
          <w:rFonts w:ascii="Times New Roman" w:hAnsi="Times New Roman"/>
          <w:color w:val="000000"/>
          <w:sz w:val="20"/>
          <w:szCs w:val="20"/>
        </w:rPr>
        <w:t>make</w:t>
      </w:r>
      <w:r>
        <w:rPr>
          <w:rFonts w:ascii="Times New Roman" w:hAnsi="Times New Roman"/>
          <w:color w:val="000000"/>
          <w:spacing w:val="-6"/>
          <w:sz w:val="20"/>
          <w:szCs w:val="20"/>
        </w:rPr>
        <w:t xml:space="preserve"> </w:t>
      </w:r>
      <w:r>
        <w:rPr>
          <w:rFonts w:ascii="Times New Roman" w:hAnsi="Times New Roman"/>
          <w:color w:val="000000"/>
          <w:sz w:val="20"/>
          <w:szCs w:val="20"/>
        </w:rPr>
        <w:t>significant</w:t>
      </w:r>
      <w:r>
        <w:rPr>
          <w:rFonts w:ascii="Times New Roman" w:hAnsi="Times New Roman"/>
          <w:color w:val="000000"/>
          <w:spacing w:val="-6"/>
          <w:sz w:val="20"/>
          <w:szCs w:val="20"/>
        </w:rPr>
        <w:t xml:space="preserve"> </w:t>
      </w:r>
      <w:r>
        <w:rPr>
          <w:rFonts w:ascii="Times New Roman" w:hAnsi="Times New Roman"/>
          <w:color w:val="000000"/>
          <w:sz w:val="20"/>
          <w:szCs w:val="20"/>
        </w:rPr>
        <w:t>contributions</w:t>
      </w:r>
      <w:r>
        <w:rPr>
          <w:rFonts w:ascii="Times New Roman" w:hAnsi="Times New Roman"/>
          <w:color w:val="000000"/>
          <w:spacing w:val="-6"/>
          <w:sz w:val="20"/>
          <w:szCs w:val="20"/>
        </w:rPr>
        <w:t xml:space="preserve"> </w:t>
      </w:r>
      <w:r>
        <w:rPr>
          <w:rFonts w:ascii="Times New Roman" w:hAnsi="Times New Roman"/>
          <w:color w:val="000000"/>
          <w:sz w:val="20"/>
          <w:szCs w:val="20"/>
        </w:rPr>
        <w:t>to</w:t>
      </w:r>
      <w:r>
        <w:rPr>
          <w:rFonts w:ascii="Times New Roman" w:hAnsi="Times New Roman"/>
          <w:color w:val="000000"/>
          <w:spacing w:val="-6"/>
          <w:sz w:val="20"/>
          <w:szCs w:val="20"/>
        </w:rPr>
        <w:t xml:space="preserve"> </w:t>
      </w:r>
      <w:r>
        <w:rPr>
          <w:rFonts w:ascii="Times New Roman" w:hAnsi="Times New Roman"/>
          <w:color w:val="000000"/>
          <w:sz w:val="20"/>
          <w:szCs w:val="20"/>
        </w:rPr>
        <w:t>health</w:t>
      </w:r>
      <w:r>
        <w:rPr>
          <w:rFonts w:ascii="Times New Roman" w:hAnsi="Times New Roman"/>
          <w:color w:val="000000"/>
          <w:spacing w:val="-6"/>
          <w:sz w:val="20"/>
          <w:szCs w:val="20"/>
        </w:rPr>
        <w:t xml:space="preserve"> </w:t>
      </w:r>
      <w:r>
        <w:rPr>
          <w:rFonts w:ascii="Times New Roman" w:hAnsi="Times New Roman"/>
          <w:color w:val="000000"/>
          <w:sz w:val="20"/>
          <w:szCs w:val="20"/>
        </w:rPr>
        <w:t>care.</w:t>
      </w:r>
      <w:r>
        <w:rPr>
          <w:rFonts w:ascii="Times New Roman" w:hAnsi="Times New Roman"/>
          <w:color w:val="000000"/>
          <w:spacing w:val="-9"/>
          <w:sz w:val="20"/>
          <w:szCs w:val="20"/>
        </w:rPr>
        <w:t xml:space="preserve"> </w:t>
      </w:r>
      <w:r>
        <w:rPr>
          <w:rFonts w:ascii="Times New Roman" w:hAnsi="Times New Roman"/>
          <w:color w:val="000000"/>
          <w:sz w:val="20"/>
          <w:szCs w:val="20"/>
        </w:rPr>
        <w:t>The</w:t>
      </w:r>
      <w:r>
        <w:rPr>
          <w:rFonts w:ascii="Times New Roman" w:hAnsi="Times New Roman"/>
          <w:color w:val="000000"/>
          <w:spacing w:val="-6"/>
          <w:sz w:val="20"/>
          <w:szCs w:val="20"/>
        </w:rPr>
        <w:t xml:space="preserve"> </w:t>
      </w:r>
      <w:r>
        <w:rPr>
          <w:rFonts w:ascii="Times New Roman" w:hAnsi="Times New Roman"/>
          <w:color w:val="000000"/>
          <w:sz w:val="20"/>
          <w:szCs w:val="20"/>
        </w:rPr>
        <w:t>Nursing program is accredited by the National League for Nursing.</w:t>
      </w:r>
    </w:p>
    <w:p w:rsidR="00F42301" w:rsidRDefault="00F42301" w:rsidP="00963D01">
      <w:pPr>
        <w:widowControl w:val="0"/>
        <w:autoSpaceDE w:val="0"/>
        <w:autoSpaceDN w:val="0"/>
        <w:adjustRightInd w:val="0"/>
        <w:spacing w:after="0"/>
        <w:ind w:left="1239"/>
        <w:rPr>
          <w:rFonts w:ascii="Times New Roman" w:hAnsi="Times New Roman"/>
          <w:color w:val="000000"/>
          <w:sz w:val="20"/>
          <w:szCs w:val="20"/>
        </w:rPr>
      </w:pPr>
      <w:r>
        <w:rPr>
          <w:rFonts w:ascii="Times New Roman" w:hAnsi="Times New Roman"/>
          <w:color w:val="000000"/>
          <w:sz w:val="20"/>
          <w:szCs w:val="20"/>
        </w:rPr>
        <w:t>The purposes of the Maste</w:t>
      </w:r>
      <w:r>
        <w:rPr>
          <w:rFonts w:ascii="Times New Roman" w:hAnsi="Times New Roman"/>
          <w:color w:val="000000"/>
          <w:spacing w:val="7"/>
          <w:sz w:val="20"/>
          <w:szCs w:val="20"/>
        </w:rPr>
        <w:t>r</w:t>
      </w:r>
      <w:r>
        <w:rPr>
          <w:rFonts w:ascii="Times New Roman" w:hAnsi="Times New Roman"/>
          <w:color w:val="000000"/>
          <w:spacing w:val="-11"/>
          <w:sz w:val="20"/>
          <w:szCs w:val="20"/>
        </w:rPr>
        <w:t>’</w:t>
      </w:r>
      <w:r>
        <w:rPr>
          <w:rFonts w:ascii="Times New Roman" w:hAnsi="Times New Roman"/>
          <w:color w:val="000000"/>
          <w:sz w:val="20"/>
          <w:szCs w:val="20"/>
        </w:rPr>
        <w:t>s program are to prepare students who are:</w:t>
      </w:r>
    </w:p>
    <w:p w:rsidR="00F42301" w:rsidRDefault="00F42301" w:rsidP="00963D01">
      <w:pPr>
        <w:widowControl w:val="0"/>
        <w:autoSpaceDE w:val="0"/>
        <w:autoSpaceDN w:val="0"/>
        <w:adjustRightInd w:val="0"/>
        <w:spacing w:before="10" w:after="0"/>
        <w:ind w:left="951"/>
        <w:rPr>
          <w:rFonts w:ascii="Times New Roman" w:hAnsi="Times New Roman"/>
          <w:color w:val="000000"/>
          <w:sz w:val="20"/>
          <w:szCs w:val="20"/>
        </w:rPr>
      </w:pPr>
      <w:r>
        <w:rPr>
          <w:rFonts w:ascii="Times New Roman" w:hAnsi="Times New Roman"/>
          <w:color w:val="000000"/>
          <w:sz w:val="20"/>
          <w:szCs w:val="20"/>
        </w:rPr>
        <w:t xml:space="preserve">1. </w:t>
      </w:r>
      <w:r>
        <w:rPr>
          <w:rFonts w:ascii="Times New Roman" w:hAnsi="Times New Roman"/>
          <w:color w:val="000000"/>
          <w:spacing w:val="39"/>
          <w:sz w:val="20"/>
          <w:szCs w:val="20"/>
        </w:rPr>
        <w:t xml:space="preserve"> </w:t>
      </w:r>
      <w:r>
        <w:rPr>
          <w:rFonts w:ascii="Times New Roman" w:hAnsi="Times New Roman"/>
          <w:color w:val="000000"/>
          <w:sz w:val="20"/>
          <w:szCs w:val="20"/>
        </w:rPr>
        <w:t>Advanced practice nurses: family nurse practitioners or nurse educators.</w:t>
      </w:r>
    </w:p>
    <w:p w:rsidR="00F42301" w:rsidRDefault="00F42301" w:rsidP="00963D01">
      <w:pPr>
        <w:widowControl w:val="0"/>
        <w:autoSpaceDE w:val="0"/>
        <w:autoSpaceDN w:val="0"/>
        <w:adjustRightInd w:val="0"/>
        <w:spacing w:before="10" w:after="0"/>
        <w:ind w:left="951"/>
        <w:rPr>
          <w:rFonts w:ascii="Times New Roman" w:hAnsi="Times New Roman"/>
          <w:color w:val="000000"/>
          <w:sz w:val="20"/>
          <w:szCs w:val="20"/>
        </w:rPr>
      </w:pPr>
      <w:r>
        <w:rPr>
          <w:rFonts w:ascii="Times New Roman" w:hAnsi="Times New Roman"/>
          <w:color w:val="000000"/>
          <w:sz w:val="20"/>
          <w:szCs w:val="20"/>
        </w:rPr>
        <w:t>2.   Beginning researchers.</w:t>
      </w:r>
    </w:p>
    <w:p w:rsidR="00F42301" w:rsidRDefault="00F42301" w:rsidP="00963D01">
      <w:pPr>
        <w:widowControl w:val="0"/>
        <w:autoSpaceDE w:val="0"/>
        <w:autoSpaceDN w:val="0"/>
        <w:adjustRightInd w:val="0"/>
        <w:spacing w:before="10" w:after="0" w:line="250" w:lineRule="auto"/>
        <w:ind w:left="1239" w:right="1933" w:hanging="288"/>
        <w:rPr>
          <w:rFonts w:ascii="Times New Roman" w:hAnsi="Times New Roman"/>
          <w:color w:val="000000"/>
          <w:sz w:val="20"/>
          <w:szCs w:val="20"/>
        </w:rPr>
      </w:pPr>
      <w:r>
        <w:rPr>
          <w:rFonts w:ascii="Times New Roman" w:hAnsi="Times New Roman"/>
          <w:color w:val="000000"/>
          <w:sz w:val="20"/>
          <w:szCs w:val="20"/>
        </w:rPr>
        <w:t>3.   Highly knowledgeable individuals who are capable of influencing policy-making that impacts health care deliver</w:t>
      </w:r>
      <w:r>
        <w:rPr>
          <w:rFonts w:ascii="Times New Roman" w:hAnsi="Times New Roman"/>
          <w:color w:val="000000"/>
          <w:spacing w:val="-13"/>
          <w:sz w:val="20"/>
          <w:szCs w:val="20"/>
        </w:rPr>
        <w:t>y</w:t>
      </w:r>
      <w:r>
        <w:rPr>
          <w:rFonts w:ascii="Times New Roman" w:hAnsi="Times New Roman"/>
          <w:color w:val="000000"/>
          <w:sz w:val="20"/>
          <w:szCs w:val="20"/>
        </w:rPr>
        <w:t>.</w:t>
      </w:r>
    </w:p>
    <w:p w:rsidR="00F42301" w:rsidRDefault="00F42301" w:rsidP="00963D01">
      <w:pPr>
        <w:widowControl w:val="0"/>
        <w:autoSpaceDE w:val="0"/>
        <w:autoSpaceDN w:val="0"/>
        <w:adjustRightInd w:val="0"/>
        <w:spacing w:after="0"/>
        <w:ind w:left="951"/>
        <w:rPr>
          <w:rFonts w:ascii="Times New Roman" w:hAnsi="Times New Roman"/>
          <w:color w:val="000000"/>
          <w:sz w:val="20"/>
          <w:szCs w:val="20"/>
        </w:rPr>
      </w:pPr>
      <w:r>
        <w:rPr>
          <w:rFonts w:ascii="Times New Roman" w:hAnsi="Times New Roman"/>
          <w:color w:val="000000"/>
          <w:sz w:val="20"/>
          <w:szCs w:val="20"/>
        </w:rPr>
        <w:t>Upon completion of the Master of Science in Nursing degree, the graduate will be able to:</w:t>
      </w:r>
    </w:p>
    <w:p w:rsidR="00F42301" w:rsidRDefault="00F42301" w:rsidP="00963D01">
      <w:pPr>
        <w:widowControl w:val="0"/>
        <w:autoSpaceDE w:val="0"/>
        <w:autoSpaceDN w:val="0"/>
        <w:adjustRightInd w:val="0"/>
        <w:spacing w:before="10" w:after="0"/>
        <w:ind w:left="951"/>
        <w:rPr>
          <w:rFonts w:ascii="Times New Roman" w:hAnsi="Times New Roman"/>
          <w:color w:val="000000"/>
          <w:sz w:val="20"/>
          <w:szCs w:val="20"/>
        </w:rPr>
      </w:pPr>
      <w:r>
        <w:rPr>
          <w:rFonts w:ascii="Times New Roman" w:hAnsi="Times New Roman"/>
          <w:color w:val="000000"/>
          <w:sz w:val="20"/>
          <w:szCs w:val="20"/>
        </w:rPr>
        <w:t>1.   Critically analyze health care data in order to promote optimal health.</w:t>
      </w:r>
    </w:p>
    <w:p w:rsidR="00F42301" w:rsidRDefault="00F42301" w:rsidP="00963D01">
      <w:pPr>
        <w:widowControl w:val="0"/>
        <w:autoSpaceDE w:val="0"/>
        <w:autoSpaceDN w:val="0"/>
        <w:adjustRightInd w:val="0"/>
        <w:spacing w:before="10" w:after="0" w:line="250" w:lineRule="auto"/>
        <w:ind w:left="1239" w:right="1968" w:hanging="288"/>
        <w:rPr>
          <w:rFonts w:ascii="Times New Roman" w:hAnsi="Times New Roman"/>
          <w:color w:val="000000"/>
          <w:sz w:val="20"/>
          <w:szCs w:val="20"/>
        </w:rPr>
      </w:pPr>
      <w:r>
        <w:rPr>
          <w:rFonts w:ascii="Times New Roman" w:hAnsi="Times New Roman"/>
          <w:color w:val="000000"/>
          <w:sz w:val="20"/>
          <w:szCs w:val="20"/>
        </w:rPr>
        <w:t>2.   Participate as a researcher and a consumer of research in advancing nursing science and prac- tice.</w:t>
      </w:r>
    </w:p>
    <w:p w:rsidR="00F42301" w:rsidRDefault="00F42301" w:rsidP="00963D01">
      <w:pPr>
        <w:widowControl w:val="0"/>
        <w:autoSpaceDE w:val="0"/>
        <w:autoSpaceDN w:val="0"/>
        <w:adjustRightInd w:val="0"/>
        <w:spacing w:after="0" w:line="250" w:lineRule="auto"/>
        <w:ind w:left="1239" w:right="2095" w:hanging="288"/>
        <w:rPr>
          <w:rFonts w:ascii="Times New Roman" w:hAnsi="Times New Roman"/>
          <w:color w:val="000000"/>
          <w:sz w:val="20"/>
          <w:szCs w:val="20"/>
        </w:rPr>
      </w:pPr>
      <w:r>
        <w:rPr>
          <w:rFonts w:ascii="Times New Roman" w:hAnsi="Times New Roman"/>
          <w:color w:val="000000"/>
          <w:sz w:val="20"/>
          <w:szCs w:val="20"/>
        </w:rPr>
        <w:t>3.   Integrate synthesized knowledge of behavioral and natural sciences, humanities, technology and nursing science to perform advanced-practice nursing roles.</w:t>
      </w:r>
    </w:p>
    <w:p w:rsidR="00F42301" w:rsidRDefault="00F42301" w:rsidP="00963D01">
      <w:pPr>
        <w:widowControl w:val="0"/>
        <w:autoSpaceDE w:val="0"/>
        <w:autoSpaceDN w:val="0"/>
        <w:adjustRightInd w:val="0"/>
        <w:spacing w:after="0" w:line="250" w:lineRule="auto"/>
        <w:ind w:left="1239" w:right="2134" w:hanging="288"/>
        <w:rPr>
          <w:rFonts w:ascii="Times New Roman" w:hAnsi="Times New Roman"/>
          <w:color w:val="000000"/>
          <w:sz w:val="20"/>
          <w:szCs w:val="20"/>
        </w:rPr>
      </w:pPr>
      <w:r>
        <w:rPr>
          <w:rFonts w:ascii="Times New Roman" w:hAnsi="Times New Roman"/>
          <w:color w:val="000000"/>
          <w:sz w:val="20"/>
          <w:szCs w:val="20"/>
        </w:rPr>
        <w:t>4.   Exhibit expertise in the advanced-practice nursing role of family nurse practitioner or nurse educato</w:t>
      </w:r>
      <w:r>
        <w:rPr>
          <w:rFonts w:ascii="Times New Roman" w:hAnsi="Times New Roman"/>
          <w:color w:val="000000"/>
          <w:spacing w:val="-11"/>
          <w:sz w:val="20"/>
          <w:szCs w:val="20"/>
        </w:rPr>
        <w:t>r</w:t>
      </w:r>
      <w:r>
        <w:rPr>
          <w:rFonts w:ascii="Times New Roman" w:hAnsi="Times New Roman"/>
          <w:color w:val="000000"/>
          <w:sz w:val="20"/>
          <w:szCs w:val="20"/>
        </w:rPr>
        <w:t>.</w:t>
      </w:r>
    </w:p>
    <w:p w:rsidR="00F42301" w:rsidRDefault="00F42301" w:rsidP="00963D01">
      <w:pPr>
        <w:widowControl w:val="0"/>
        <w:autoSpaceDE w:val="0"/>
        <w:autoSpaceDN w:val="0"/>
        <w:adjustRightInd w:val="0"/>
        <w:spacing w:after="0" w:line="250" w:lineRule="auto"/>
        <w:ind w:left="1239" w:right="2005" w:hanging="288"/>
        <w:rPr>
          <w:rFonts w:ascii="Times New Roman" w:hAnsi="Times New Roman"/>
          <w:color w:val="000000"/>
          <w:sz w:val="20"/>
          <w:szCs w:val="20"/>
        </w:rPr>
      </w:pPr>
      <w:r>
        <w:rPr>
          <w:rFonts w:ascii="Times New Roman" w:hAnsi="Times New Roman"/>
          <w:color w:val="000000"/>
          <w:sz w:val="20"/>
          <w:szCs w:val="20"/>
        </w:rPr>
        <w:t>5.   Engage in professional and scholarly activities that promote the profession of nursing and in- divdual development in advanced-practice nursing.</w:t>
      </w:r>
    </w:p>
    <w:p w:rsidR="00F42301" w:rsidRDefault="00F42301" w:rsidP="00963D01">
      <w:pPr>
        <w:widowControl w:val="0"/>
        <w:autoSpaceDE w:val="0"/>
        <w:autoSpaceDN w:val="0"/>
        <w:adjustRightInd w:val="0"/>
        <w:spacing w:after="0" w:line="250" w:lineRule="auto"/>
        <w:ind w:left="1239" w:right="1978" w:hanging="288"/>
        <w:rPr>
          <w:rFonts w:ascii="Times New Roman" w:hAnsi="Times New Roman"/>
          <w:color w:val="000000"/>
          <w:sz w:val="20"/>
          <w:szCs w:val="20"/>
        </w:rPr>
      </w:pPr>
      <w:r w:rsidRPr="00607700">
        <w:rPr>
          <w:rFonts w:ascii="Calibri" w:hAnsi="Calibri"/>
          <w:noProof/>
          <w:lang w:eastAsia="en-US"/>
        </w:rPr>
        <w:pict>
          <v:shape id="_x0000_s3629" type="#_x0000_t202" style="position:absolute;left:0;text-align:left;margin-left:520.2pt;margin-top:8.15pt;width:1in;height:270.75pt;z-index:-251616256;mso-position-horizontal-relative:page" o:allowincell="f" filled="f" stroked="f">
            <v:textbox style="layout-flow:vertical" inset="0,0,0,0">
              <w:txbxContent>
                <w:p w:rsidR="00F42301" w:rsidRDefault="00F42301" w:rsidP="00963D01">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P</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ROGRAM</w:t>
                  </w:r>
                  <w:r>
                    <w:rPr>
                      <w:rFonts w:ascii="Impact" w:hAnsi="Impact" w:cs="Impact"/>
                      <w:color w:val="A3A3A3"/>
                      <w:position w:val="1"/>
                      <w:sz w:val="105"/>
                      <w:szCs w:val="105"/>
                    </w:rPr>
                    <w:t>S</w:t>
                  </w:r>
                  <w:r>
                    <w:rPr>
                      <w:rFonts w:ascii="Impact" w:hAnsi="Impact" w:cs="Impact"/>
                      <w:color w:val="A3A3A3"/>
                      <w:spacing w:val="-115"/>
                      <w:position w:val="1"/>
                      <w:sz w:val="105"/>
                      <w:szCs w:val="105"/>
                    </w:rPr>
                    <w:t xml:space="preserve"> </w:t>
                  </w:r>
                </w:p>
              </w:txbxContent>
            </v:textbox>
            <w10:wrap anchorx="page"/>
          </v:shape>
        </w:pict>
      </w:r>
      <w:r>
        <w:rPr>
          <w:rFonts w:ascii="Times New Roman" w:hAnsi="Times New Roman"/>
          <w:color w:val="000000"/>
          <w:sz w:val="20"/>
          <w:szCs w:val="20"/>
        </w:rPr>
        <w:t xml:space="preserve">6. </w:t>
      </w:r>
      <w:r>
        <w:rPr>
          <w:rFonts w:ascii="Times New Roman" w:hAnsi="Times New Roman"/>
          <w:color w:val="000000"/>
          <w:spacing w:val="39"/>
          <w:sz w:val="20"/>
          <w:szCs w:val="20"/>
        </w:rPr>
        <w:t xml:space="preserve"> </w:t>
      </w:r>
      <w:r>
        <w:rPr>
          <w:rFonts w:ascii="Times New Roman" w:hAnsi="Times New Roman"/>
          <w:color w:val="000000"/>
          <w:sz w:val="20"/>
          <w:szCs w:val="20"/>
        </w:rPr>
        <w:t>Assume advanced leadership roles, including collaborating with members of interdisciplinary teams, and influencing policy-making that impacts positively on health care deliver</w:t>
      </w:r>
      <w:r>
        <w:rPr>
          <w:rFonts w:ascii="Times New Roman" w:hAnsi="Times New Roman"/>
          <w:color w:val="000000"/>
          <w:spacing w:val="-13"/>
          <w:sz w:val="20"/>
          <w:szCs w:val="20"/>
        </w:rPr>
        <w:t>y</w:t>
      </w:r>
      <w:r>
        <w:rPr>
          <w:rFonts w:ascii="Times New Roman" w:hAnsi="Times New Roman"/>
          <w:color w:val="000000"/>
          <w:sz w:val="20"/>
          <w:szCs w:val="20"/>
        </w:rPr>
        <w:t>.</w:t>
      </w:r>
    </w:p>
    <w:p w:rsidR="00F42301" w:rsidRDefault="00F42301" w:rsidP="00963D01">
      <w:pPr>
        <w:widowControl w:val="0"/>
        <w:autoSpaceDE w:val="0"/>
        <w:autoSpaceDN w:val="0"/>
        <w:adjustRightInd w:val="0"/>
        <w:spacing w:before="17" w:after="0" w:line="200" w:lineRule="exact"/>
        <w:rPr>
          <w:rFonts w:ascii="Times New Roman" w:hAnsi="Times New Roman"/>
          <w:color w:val="000000"/>
          <w:sz w:val="20"/>
          <w:szCs w:val="20"/>
        </w:rPr>
      </w:pPr>
    </w:p>
    <w:p w:rsidR="00F42301" w:rsidRDefault="00F42301" w:rsidP="00963D01">
      <w:pPr>
        <w:widowControl w:val="0"/>
        <w:autoSpaceDE w:val="0"/>
        <w:autoSpaceDN w:val="0"/>
        <w:adjustRightInd w:val="0"/>
        <w:spacing w:after="0"/>
        <w:ind w:left="879"/>
        <w:rPr>
          <w:rFonts w:ascii="Times New Roman" w:hAnsi="Times New Roman"/>
          <w:color w:val="000000"/>
          <w:sz w:val="28"/>
          <w:szCs w:val="28"/>
        </w:rPr>
      </w:pPr>
      <w:r>
        <w:rPr>
          <w:rFonts w:ascii="Times New Roman" w:hAnsi="Times New Roman"/>
          <w:b/>
          <w:bCs/>
          <w:color w:val="191919"/>
          <w:sz w:val="28"/>
          <w:szCs w:val="28"/>
        </w:rPr>
        <w:t>Admission Requi</w:t>
      </w:r>
      <w:r>
        <w:rPr>
          <w:rFonts w:ascii="Times New Roman" w:hAnsi="Times New Roman"/>
          <w:b/>
          <w:bCs/>
          <w:color w:val="191919"/>
          <w:spacing w:val="-5"/>
          <w:sz w:val="28"/>
          <w:szCs w:val="28"/>
        </w:rPr>
        <w:t>r</w:t>
      </w:r>
      <w:r>
        <w:rPr>
          <w:rFonts w:ascii="Times New Roman" w:hAnsi="Times New Roman"/>
          <w:b/>
          <w:bCs/>
          <w:color w:val="191919"/>
          <w:sz w:val="28"/>
          <w:szCs w:val="28"/>
        </w:rPr>
        <w:t>ements</w:t>
      </w:r>
    </w:p>
    <w:p w:rsidR="00F42301" w:rsidRDefault="00F42301" w:rsidP="00963D01">
      <w:pPr>
        <w:widowControl w:val="0"/>
        <w:autoSpaceDE w:val="0"/>
        <w:autoSpaceDN w:val="0"/>
        <w:adjustRightInd w:val="0"/>
        <w:spacing w:before="37" w:after="0" w:line="250" w:lineRule="auto"/>
        <w:ind w:left="879" w:right="2055" w:firstLine="360"/>
        <w:rPr>
          <w:rFonts w:ascii="Times New Roman" w:hAnsi="Times New Roman"/>
          <w:color w:val="000000"/>
          <w:sz w:val="20"/>
          <w:szCs w:val="20"/>
        </w:rPr>
      </w:pPr>
      <w:r>
        <w:rPr>
          <w:rFonts w:ascii="Times New Roman" w:hAnsi="Times New Roman"/>
          <w:color w:val="191919"/>
          <w:spacing w:val="-14"/>
          <w:sz w:val="20"/>
          <w:szCs w:val="20"/>
        </w:rPr>
        <w:t>T</w:t>
      </w:r>
      <w:r>
        <w:rPr>
          <w:rFonts w:ascii="Times New Roman" w:hAnsi="Times New Roman"/>
          <w:color w:val="191919"/>
          <w:sz w:val="20"/>
          <w:szCs w:val="20"/>
        </w:rPr>
        <w:t>o enter the program leading to the Master of Science in Nursing degree, the student must meet the requirements established by the Graduate School of</w:t>
      </w:r>
      <w:r>
        <w:rPr>
          <w:rFonts w:ascii="Times New Roman" w:hAnsi="Times New Roman"/>
          <w:color w:val="191919"/>
          <w:spacing w:val="-11"/>
          <w:sz w:val="20"/>
          <w:szCs w:val="20"/>
        </w:rPr>
        <w:t xml:space="preserve"> </w:t>
      </w:r>
      <w:r>
        <w:rPr>
          <w:rFonts w:ascii="Times New Roman" w:hAnsi="Times New Roman"/>
          <w:color w:val="191919"/>
          <w:sz w:val="20"/>
          <w:szCs w:val="20"/>
        </w:rPr>
        <w:t>Albany State Universit</w:t>
      </w:r>
      <w:r>
        <w:rPr>
          <w:rFonts w:ascii="Times New Roman" w:hAnsi="Times New Roman"/>
          <w:color w:val="191919"/>
          <w:spacing w:val="-13"/>
          <w:sz w:val="20"/>
          <w:szCs w:val="20"/>
        </w:rPr>
        <w:t>y</w:t>
      </w:r>
      <w:r>
        <w:rPr>
          <w:rFonts w:ascii="Times New Roman" w:hAnsi="Times New Roman"/>
          <w:color w:val="191919"/>
          <w:sz w:val="20"/>
          <w:szCs w:val="20"/>
        </w:rPr>
        <w:t>.</w:t>
      </w:r>
      <w:r>
        <w:rPr>
          <w:rFonts w:ascii="Times New Roman" w:hAnsi="Times New Roman"/>
          <w:color w:val="191919"/>
          <w:spacing w:val="-4"/>
          <w:sz w:val="20"/>
          <w:szCs w:val="20"/>
        </w:rPr>
        <w:t xml:space="preserve"> </w:t>
      </w:r>
      <w:r>
        <w:rPr>
          <w:rFonts w:ascii="Times New Roman" w:hAnsi="Times New Roman"/>
          <w:color w:val="191919"/>
          <w:sz w:val="20"/>
          <w:szCs w:val="20"/>
        </w:rPr>
        <w:t>The prospective student should contact the Graduate School or the Coordinator of the Graduate Nurs- ing Program well in advance of the planned entry date. In addition, the applicant should have the following:</w:t>
      </w:r>
    </w:p>
    <w:p w:rsidR="00F42301" w:rsidRDefault="00F42301" w:rsidP="00963D01">
      <w:pPr>
        <w:widowControl w:val="0"/>
        <w:tabs>
          <w:tab w:val="left" w:pos="1580"/>
        </w:tabs>
        <w:autoSpaceDE w:val="0"/>
        <w:autoSpaceDN w:val="0"/>
        <w:adjustRightInd w:val="0"/>
        <w:spacing w:after="0"/>
        <w:ind w:left="1239"/>
        <w:rPr>
          <w:rFonts w:ascii="Times New Roman" w:hAnsi="Times New Roman"/>
          <w:color w:val="000000"/>
          <w:sz w:val="20"/>
          <w:szCs w:val="20"/>
        </w:rPr>
      </w:pPr>
      <w:r>
        <w:rPr>
          <w:rFonts w:ascii="Times New Roman" w:hAnsi="Times New Roman"/>
          <w:color w:val="191919"/>
          <w:sz w:val="20"/>
          <w:szCs w:val="20"/>
        </w:rPr>
        <w:t>1.</w:t>
      </w:r>
      <w:r>
        <w:rPr>
          <w:rFonts w:ascii="Times New Roman" w:hAnsi="Times New Roman"/>
          <w:color w:val="191919"/>
          <w:sz w:val="20"/>
          <w:szCs w:val="20"/>
        </w:rPr>
        <w:tab/>
        <w:t>A</w:t>
      </w:r>
      <w:r>
        <w:rPr>
          <w:rFonts w:ascii="Times New Roman" w:hAnsi="Times New Roman"/>
          <w:color w:val="191919"/>
          <w:spacing w:val="-11"/>
          <w:sz w:val="20"/>
          <w:szCs w:val="20"/>
        </w:rPr>
        <w:t xml:space="preserve"> </w:t>
      </w:r>
      <w:r>
        <w:rPr>
          <w:rFonts w:ascii="Times New Roman" w:hAnsi="Times New Roman"/>
          <w:color w:val="191919"/>
          <w:sz w:val="20"/>
          <w:szCs w:val="20"/>
        </w:rPr>
        <w:t>baccalaureate degree in nursing.</w:t>
      </w:r>
    </w:p>
    <w:p w:rsidR="00F42301" w:rsidRDefault="00F42301" w:rsidP="00963D01">
      <w:pPr>
        <w:widowControl w:val="0"/>
        <w:tabs>
          <w:tab w:val="left" w:pos="1580"/>
        </w:tabs>
        <w:autoSpaceDE w:val="0"/>
        <w:autoSpaceDN w:val="0"/>
        <w:adjustRightInd w:val="0"/>
        <w:spacing w:before="10" w:after="0"/>
        <w:ind w:left="1239"/>
        <w:rPr>
          <w:rFonts w:ascii="Times New Roman" w:hAnsi="Times New Roman"/>
          <w:color w:val="000000"/>
          <w:sz w:val="20"/>
          <w:szCs w:val="20"/>
        </w:rPr>
      </w:pPr>
      <w:r>
        <w:rPr>
          <w:rFonts w:ascii="Times New Roman" w:hAnsi="Times New Roman"/>
          <w:color w:val="191919"/>
          <w:sz w:val="20"/>
          <w:szCs w:val="20"/>
        </w:rPr>
        <w:t>2.</w:t>
      </w:r>
      <w:r>
        <w:rPr>
          <w:rFonts w:ascii="Times New Roman" w:hAnsi="Times New Roman"/>
          <w:color w:val="191919"/>
          <w:sz w:val="20"/>
          <w:szCs w:val="20"/>
        </w:rPr>
        <w:tab/>
        <w:t>An unde</w:t>
      </w:r>
      <w:r>
        <w:rPr>
          <w:rFonts w:ascii="Times New Roman" w:hAnsi="Times New Roman"/>
          <w:color w:val="191919"/>
          <w:spacing w:val="-4"/>
          <w:sz w:val="20"/>
          <w:szCs w:val="20"/>
        </w:rPr>
        <w:t>r</w:t>
      </w:r>
      <w:r>
        <w:rPr>
          <w:rFonts w:ascii="Times New Roman" w:hAnsi="Times New Roman"/>
          <w:color w:val="191919"/>
          <w:sz w:val="20"/>
          <w:szCs w:val="20"/>
        </w:rPr>
        <w:t>graduate grade-point average of 3.0.</w:t>
      </w:r>
    </w:p>
    <w:p w:rsidR="00F42301" w:rsidRDefault="00F42301" w:rsidP="00963D01">
      <w:pPr>
        <w:widowControl w:val="0"/>
        <w:tabs>
          <w:tab w:val="left" w:pos="1580"/>
        </w:tabs>
        <w:autoSpaceDE w:val="0"/>
        <w:autoSpaceDN w:val="0"/>
        <w:adjustRightInd w:val="0"/>
        <w:spacing w:before="10" w:after="0"/>
        <w:ind w:left="1239"/>
        <w:rPr>
          <w:rFonts w:ascii="Times New Roman" w:hAnsi="Times New Roman"/>
          <w:color w:val="000000"/>
          <w:sz w:val="20"/>
          <w:szCs w:val="20"/>
        </w:rPr>
      </w:pPr>
      <w:r w:rsidRPr="00607700">
        <w:rPr>
          <w:rFonts w:ascii="Calibri" w:hAnsi="Calibri"/>
          <w:noProof/>
          <w:lang w:eastAsia="en-US"/>
        </w:rPr>
        <w:pict>
          <v:rect id="_x0000_s3627" style="position:absolute;left:0;text-align:left;margin-left:120pt;margin-top:18.9pt;width:359pt;height:238pt;z-index:-251618304;mso-position-horizontal-relative:page" o:allowincell="f" filled="f" stroked="f">
            <v:textbox inset="0,0,0,0">
              <w:txbxContent>
                <w:p w:rsidR="00F42301" w:rsidRDefault="00F42301" w:rsidP="00963D01">
                  <w:pPr>
                    <w:spacing w:after="0" w:line="4760" w:lineRule="atLeast"/>
                    <w:rPr>
                      <w:rFonts w:ascii="Times New Roman" w:hAnsi="Times New Roman"/>
                      <w:sz w:val="24"/>
                      <w:szCs w:val="24"/>
                    </w:rPr>
                  </w:pPr>
                  <w:r>
                    <w:rPr>
                      <w:rFonts w:ascii="Times New Roman" w:hAnsi="Times New Roman"/>
                      <w:noProof/>
                      <w:sz w:val="24"/>
                      <w:szCs w:val="24"/>
                    </w:rPr>
                    <w:drawing>
                      <wp:inline distT="0" distB="0" distL="0" distR="0">
                        <wp:extent cx="4562475" cy="3028950"/>
                        <wp:effectExtent l="19050" t="0" r="9525" b="0"/>
                        <wp:docPr id="65"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2"/>
                                <a:srcRect/>
                                <a:stretch>
                                  <a:fillRect/>
                                </a:stretch>
                              </pic:blipFill>
                              <pic:spPr bwMode="auto">
                                <a:xfrm>
                                  <a:off x="0" y="0"/>
                                  <a:ext cx="4562475" cy="3028950"/>
                                </a:xfrm>
                                <a:prstGeom prst="rect">
                                  <a:avLst/>
                                </a:prstGeom>
                                <a:noFill/>
                                <a:ln w="9525">
                                  <a:noFill/>
                                  <a:miter lim="800000"/>
                                  <a:headEnd/>
                                  <a:tailEnd/>
                                </a:ln>
                              </pic:spPr>
                            </pic:pic>
                          </a:graphicData>
                        </a:graphic>
                      </wp:inline>
                    </w:drawing>
                  </w:r>
                </w:p>
                <w:p w:rsidR="00F42301" w:rsidRDefault="00F42301" w:rsidP="00963D01">
                  <w:pPr>
                    <w:widowControl w:val="0"/>
                    <w:autoSpaceDE w:val="0"/>
                    <w:autoSpaceDN w:val="0"/>
                    <w:adjustRightInd w:val="0"/>
                    <w:spacing w:after="0"/>
                    <w:rPr>
                      <w:rFonts w:ascii="Times New Roman" w:hAnsi="Times New Roman"/>
                      <w:sz w:val="24"/>
                      <w:szCs w:val="24"/>
                    </w:rPr>
                  </w:pPr>
                </w:p>
              </w:txbxContent>
            </v:textbox>
            <w10:wrap anchorx="page"/>
          </v:rect>
        </w:pict>
      </w:r>
      <w:r>
        <w:rPr>
          <w:rFonts w:ascii="Times New Roman" w:hAnsi="Times New Roman"/>
          <w:color w:val="191919"/>
          <w:sz w:val="20"/>
          <w:szCs w:val="20"/>
        </w:rPr>
        <w:t>3.</w:t>
      </w:r>
      <w:r>
        <w:rPr>
          <w:rFonts w:ascii="Times New Roman" w:hAnsi="Times New Roman"/>
          <w:color w:val="191919"/>
          <w:sz w:val="20"/>
          <w:szCs w:val="20"/>
        </w:rPr>
        <w:tab/>
        <w:t>A</w:t>
      </w:r>
      <w:r>
        <w:rPr>
          <w:rFonts w:ascii="Times New Roman" w:hAnsi="Times New Roman"/>
          <w:color w:val="191919"/>
          <w:spacing w:val="-11"/>
          <w:sz w:val="20"/>
          <w:szCs w:val="20"/>
        </w:rPr>
        <w:t xml:space="preserve"> </w:t>
      </w:r>
      <w:r>
        <w:rPr>
          <w:rFonts w:ascii="Times New Roman" w:hAnsi="Times New Roman"/>
          <w:color w:val="191919"/>
          <w:sz w:val="20"/>
          <w:szCs w:val="20"/>
        </w:rPr>
        <w:t>current RN license to practice in Geo</w:t>
      </w:r>
      <w:r>
        <w:rPr>
          <w:rFonts w:ascii="Times New Roman" w:hAnsi="Times New Roman"/>
          <w:color w:val="191919"/>
          <w:spacing w:val="-4"/>
          <w:sz w:val="20"/>
          <w:szCs w:val="20"/>
        </w:rPr>
        <w:t>r</w:t>
      </w:r>
      <w:r>
        <w:rPr>
          <w:rFonts w:ascii="Times New Roman" w:hAnsi="Times New Roman"/>
          <w:color w:val="191919"/>
          <w:sz w:val="20"/>
          <w:szCs w:val="20"/>
        </w:rPr>
        <w:t>gia.</w:t>
      </w:r>
    </w:p>
    <w:p w:rsidR="00F42301" w:rsidRDefault="00F42301" w:rsidP="007F1715">
      <w:pPr>
        <w:widowControl w:val="0"/>
        <w:tabs>
          <w:tab w:val="left" w:pos="1580"/>
        </w:tabs>
        <w:autoSpaceDE w:val="0"/>
        <w:autoSpaceDN w:val="0"/>
        <w:adjustRightInd w:val="0"/>
        <w:spacing w:before="10" w:after="0"/>
        <w:rPr>
          <w:rFonts w:ascii="Times New Roman" w:hAnsi="Times New Roman"/>
          <w:color w:val="000000"/>
          <w:sz w:val="20"/>
          <w:szCs w:val="20"/>
        </w:rPr>
        <w:sectPr w:rsidR="00F42301">
          <w:footerReference w:type="even" r:id="rId33"/>
          <w:footerReference w:type="default" r:id="rId34"/>
          <w:pgSz w:w="12240" w:h="15840"/>
          <w:pgMar w:top="260" w:right="260" w:bottom="280" w:left="1240" w:header="0" w:footer="955" w:gutter="0"/>
          <w:pgNumType w:start="61"/>
          <w:cols w:space="720" w:equalWidth="0">
            <w:col w:w="10740"/>
          </w:cols>
          <w:noEndnote/>
        </w:sectPr>
      </w:pPr>
      <w:ins w:id="23" w:author="Tippins, Margie F." w:date="2011-04-08T10:35:00Z">
        <w:r>
          <w:rPr>
            <w:rFonts w:ascii="Times New Roman" w:hAnsi="Times New Roman"/>
            <w:color w:val="000000"/>
            <w:sz w:val="20"/>
            <w:szCs w:val="20"/>
          </w:rPr>
          <w:t>INSERT NEW PICTURE</w:t>
        </w:r>
      </w:ins>
    </w:p>
    <w:tbl>
      <w:tblPr>
        <w:tblW w:w="0" w:type="auto"/>
        <w:tblInd w:w="119" w:type="dxa"/>
        <w:tblLayout w:type="fixed"/>
        <w:tblCellMar>
          <w:left w:w="0" w:type="dxa"/>
          <w:right w:w="0" w:type="dxa"/>
        </w:tblCellMar>
        <w:tblLook w:val="0000"/>
      </w:tblPr>
      <w:tblGrid>
        <w:gridCol w:w="1085"/>
        <w:gridCol w:w="4560"/>
        <w:gridCol w:w="4858"/>
      </w:tblGrid>
      <w:tr w:rsidR="00F42301" w:rsidRPr="00FA7AC7" w:rsidTr="00F319A1">
        <w:trPr>
          <w:trHeight w:hRule="exact" w:val="235"/>
        </w:trPr>
        <w:tc>
          <w:tcPr>
            <w:tcW w:w="1085" w:type="dxa"/>
            <w:tcBorders>
              <w:top w:val="nil"/>
              <w:left w:val="nil"/>
              <w:bottom w:val="single" w:sz="4" w:space="0" w:color="191919"/>
              <w:right w:val="single" w:sz="4" w:space="0" w:color="191919"/>
            </w:tcBorders>
          </w:tcPr>
          <w:p w:rsidR="00F42301" w:rsidRPr="00FA7AC7" w:rsidRDefault="00F42301" w:rsidP="00F319A1">
            <w:pPr>
              <w:widowControl w:val="0"/>
              <w:autoSpaceDE w:val="0"/>
              <w:autoSpaceDN w:val="0"/>
              <w:adjustRightInd w:val="0"/>
              <w:spacing w:after="0"/>
              <w:rPr>
                <w:rFonts w:ascii="Times New Roman" w:hAnsi="Times New Roman"/>
                <w:sz w:val="24"/>
                <w:szCs w:val="24"/>
              </w:rPr>
            </w:pPr>
          </w:p>
        </w:tc>
        <w:tc>
          <w:tcPr>
            <w:tcW w:w="4560" w:type="dxa"/>
            <w:vMerge w:val="restart"/>
            <w:tcBorders>
              <w:top w:val="single" w:sz="4" w:space="0" w:color="191919"/>
              <w:left w:val="single" w:sz="4" w:space="0" w:color="191919"/>
              <w:bottom w:val="single" w:sz="4" w:space="0" w:color="191919"/>
              <w:right w:val="single" w:sz="4" w:space="0" w:color="191919"/>
            </w:tcBorders>
          </w:tcPr>
          <w:p w:rsidR="00F42301" w:rsidRPr="00FA7AC7" w:rsidRDefault="00F42301" w:rsidP="00F319A1">
            <w:pPr>
              <w:widowControl w:val="0"/>
              <w:autoSpaceDE w:val="0"/>
              <w:autoSpaceDN w:val="0"/>
              <w:adjustRightInd w:val="0"/>
              <w:spacing w:before="9" w:after="0" w:line="140" w:lineRule="exact"/>
              <w:rPr>
                <w:rFonts w:ascii="Times New Roman" w:hAnsi="Times New Roman"/>
                <w:sz w:val="14"/>
                <w:szCs w:val="14"/>
              </w:rPr>
            </w:pPr>
          </w:p>
          <w:p w:rsidR="00F42301" w:rsidRPr="00FA7AC7" w:rsidRDefault="00F42301" w:rsidP="00F319A1">
            <w:pPr>
              <w:widowControl w:val="0"/>
              <w:autoSpaceDE w:val="0"/>
              <w:autoSpaceDN w:val="0"/>
              <w:adjustRightInd w:val="0"/>
              <w:spacing w:after="0"/>
              <w:ind w:left="1268"/>
              <w:rPr>
                <w:rFonts w:ascii="Times New Roman" w:hAnsi="Times New Roman"/>
                <w:sz w:val="24"/>
                <w:szCs w:val="24"/>
              </w:rPr>
            </w:pPr>
            <w:r w:rsidRPr="00FA7AC7">
              <w:rPr>
                <w:rFonts w:ascii="Times New Roman" w:hAnsi="Times New Roman"/>
                <w:b/>
                <w:bCs/>
                <w:color w:val="191919"/>
                <w:sz w:val="36"/>
                <w:szCs w:val="36"/>
              </w:rPr>
              <w:t>N</w:t>
            </w:r>
            <w:r w:rsidRPr="00FA7AC7">
              <w:rPr>
                <w:rFonts w:ascii="Times New Roman" w:hAnsi="Times New Roman"/>
                <w:b/>
                <w:bCs/>
                <w:color w:val="191919"/>
                <w:sz w:val="27"/>
                <w:szCs w:val="27"/>
              </w:rPr>
              <w:t>URSING</w:t>
            </w:r>
          </w:p>
        </w:tc>
        <w:tc>
          <w:tcPr>
            <w:tcW w:w="4858" w:type="dxa"/>
            <w:tcBorders>
              <w:top w:val="nil"/>
              <w:left w:val="single" w:sz="4" w:space="0" w:color="191919"/>
              <w:bottom w:val="single" w:sz="4" w:space="0" w:color="191919"/>
              <w:right w:val="nil"/>
            </w:tcBorders>
          </w:tcPr>
          <w:p w:rsidR="00F42301" w:rsidRPr="00FA7AC7" w:rsidRDefault="00F42301" w:rsidP="00F319A1">
            <w:pPr>
              <w:widowControl w:val="0"/>
              <w:autoSpaceDE w:val="0"/>
              <w:autoSpaceDN w:val="0"/>
              <w:adjustRightInd w:val="0"/>
              <w:spacing w:after="0"/>
              <w:rPr>
                <w:rFonts w:ascii="Times New Roman" w:hAnsi="Times New Roman"/>
                <w:sz w:val="24"/>
                <w:szCs w:val="24"/>
              </w:rPr>
            </w:pPr>
          </w:p>
        </w:tc>
      </w:tr>
      <w:tr w:rsidR="00F42301" w:rsidRPr="00FA7AC7" w:rsidTr="00F319A1">
        <w:trPr>
          <w:trHeight w:hRule="exact" w:val="256"/>
        </w:trPr>
        <w:tc>
          <w:tcPr>
            <w:tcW w:w="1085" w:type="dxa"/>
            <w:tcBorders>
              <w:top w:val="single" w:sz="4" w:space="0" w:color="191919"/>
              <w:left w:val="nil"/>
              <w:bottom w:val="single" w:sz="4" w:space="0" w:color="191919"/>
              <w:right w:val="single" w:sz="4" w:space="0" w:color="191919"/>
            </w:tcBorders>
          </w:tcPr>
          <w:p w:rsidR="00F42301" w:rsidRPr="00FA7AC7" w:rsidRDefault="00F42301" w:rsidP="00F319A1">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F319A1">
            <w:pPr>
              <w:widowControl w:val="0"/>
              <w:autoSpaceDE w:val="0"/>
              <w:autoSpaceDN w:val="0"/>
              <w:adjustRightInd w:val="0"/>
              <w:spacing w:after="0"/>
              <w:rPr>
                <w:rFonts w:ascii="Times New Roman" w:hAnsi="Times New Roman"/>
                <w:sz w:val="24"/>
                <w:szCs w:val="24"/>
              </w:rPr>
            </w:pPr>
          </w:p>
        </w:tc>
        <w:tc>
          <w:tcPr>
            <w:tcW w:w="4858" w:type="dxa"/>
            <w:tcBorders>
              <w:top w:val="single" w:sz="4" w:space="0" w:color="191919"/>
              <w:left w:val="single" w:sz="4" w:space="0" w:color="191919"/>
              <w:bottom w:val="single" w:sz="4" w:space="0" w:color="191919"/>
              <w:right w:val="nil"/>
            </w:tcBorders>
          </w:tcPr>
          <w:p w:rsidR="00F42301" w:rsidRPr="00FA7AC7" w:rsidRDefault="00F42301" w:rsidP="00F319A1">
            <w:pPr>
              <w:widowControl w:val="0"/>
              <w:autoSpaceDE w:val="0"/>
              <w:autoSpaceDN w:val="0"/>
              <w:adjustRightInd w:val="0"/>
              <w:spacing w:after="0"/>
              <w:rPr>
                <w:rFonts w:ascii="Times New Roman" w:hAnsi="Times New Roman"/>
                <w:sz w:val="24"/>
                <w:szCs w:val="24"/>
              </w:rPr>
            </w:pPr>
          </w:p>
        </w:tc>
      </w:tr>
      <w:tr w:rsidR="00F42301" w:rsidRPr="00FA7AC7" w:rsidTr="00F319A1">
        <w:trPr>
          <w:trHeight w:hRule="exact" w:val="219"/>
        </w:trPr>
        <w:tc>
          <w:tcPr>
            <w:tcW w:w="1085" w:type="dxa"/>
            <w:tcBorders>
              <w:top w:val="single" w:sz="4" w:space="0" w:color="191919"/>
              <w:left w:val="nil"/>
              <w:bottom w:val="nil"/>
              <w:right w:val="single" w:sz="4" w:space="0" w:color="191919"/>
            </w:tcBorders>
          </w:tcPr>
          <w:p w:rsidR="00F42301" w:rsidRPr="00FA7AC7" w:rsidRDefault="00F42301" w:rsidP="00F319A1">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F319A1">
            <w:pPr>
              <w:widowControl w:val="0"/>
              <w:autoSpaceDE w:val="0"/>
              <w:autoSpaceDN w:val="0"/>
              <w:adjustRightInd w:val="0"/>
              <w:spacing w:after="0"/>
              <w:rPr>
                <w:rFonts w:ascii="Times New Roman" w:hAnsi="Times New Roman"/>
                <w:sz w:val="24"/>
                <w:szCs w:val="24"/>
              </w:rPr>
            </w:pPr>
          </w:p>
        </w:tc>
        <w:tc>
          <w:tcPr>
            <w:tcW w:w="4858" w:type="dxa"/>
            <w:tcBorders>
              <w:top w:val="single" w:sz="4" w:space="0" w:color="191919"/>
              <w:left w:val="single" w:sz="4" w:space="0" w:color="191919"/>
              <w:bottom w:val="nil"/>
              <w:right w:val="nil"/>
            </w:tcBorders>
          </w:tcPr>
          <w:p w:rsidR="00F42301" w:rsidRPr="00FA7AC7" w:rsidRDefault="00F42301" w:rsidP="00F319A1">
            <w:pPr>
              <w:widowControl w:val="0"/>
              <w:autoSpaceDE w:val="0"/>
              <w:autoSpaceDN w:val="0"/>
              <w:adjustRightInd w:val="0"/>
              <w:spacing w:after="0"/>
              <w:rPr>
                <w:rFonts w:ascii="Times New Roman" w:hAnsi="Times New Roman"/>
                <w:sz w:val="24"/>
                <w:szCs w:val="24"/>
              </w:rPr>
            </w:pPr>
          </w:p>
        </w:tc>
      </w:tr>
    </w:tbl>
    <w:p w:rsidR="00F42301" w:rsidRDefault="00F42301" w:rsidP="00963D01">
      <w:pPr>
        <w:widowControl w:val="0"/>
        <w:autoSpaceDE w:val="0"/>
        <w:autoSpaceDN w:val="0"/>
        <w:adjustRightInd w:val="0"/>
        <w:spacing w:before="8" w:after="0" w:line="110" w:lineRule="exact"/>
        <w:rPr>
          <w:rFonts w:ascii="Times New Roman" w:hAnsi="Times New Roman"/>
          <w:sz w:val="11"/>
          <w:szCs w:val="11"/>
        </w:rPr>
      </w:pPr>
    </w:p>
    <w:p w:rsidR="00F42301" w:rsidRDefault="00F42301" w:rsidP="00963D01">
      <w:pPr>
        <w:widowControl w:val="0"/>
        <w:autoSpaceDE w:val="0"/>
        <w:autoSpaceDN w:val="0"/>
        <w:adjustRightInd w:val="0"/>
        <w:spacing w:after="0" w:line="200" w:lineRule="exact"/>
        <w:rPr>
          <w:rFonts w:ascii="Times New Roman" w:hAnsi="Times New Roman"/>
          <w:sz w:val="20"/>
          <w:szCs w:val="20"/>
        </w:rPr>
      </w:pPr>
    </w:p>
    <w:p w:rsidR="00F42301" w:rsidRDefault="00F42301" w:rsidP="00963D01">
      <w:pPr>
        <w:widowControl w:val="0"/>
        <w:autoSpaceDE w:val="0"/>
        <w:autoSpaceDN w:val="0"/>
        <w:adjustRightInd w:val="0"/>
        <w:spacing w:after="0" w:line="200" w:lineRule="exact"/>
        <w:rPr>
          <w:rFonts w:ascii="Times New Roman" w:hAnsi="Times New Roman"/>
          <w:sz w:val="20"/>
          <w:szCs w:val="20"/>
        </w:rPr>
      </w:pPr>
    </w:p>
    <w:p w:rsidR="00F42301" w:rsidRDefault="00F42301" w:rsidP="00963D01">
      <w:pPr>
        <w:widowControl w:val="0"/>
        <w:autoSpaceDE w:val="0"/>
        <w:autoSpaceDN w:val="0"/>
        <w:adjustRightInd w:val="0"/>
        <w:spacing w:before="26" w:after="0"/>
        <w:ind w:left="2016"/>
        <w:rPr>
          <w:rFonts w:ascii="Times New Roman" w:hAnsi="Times New Roman"/>
          <w:sz w:val="20"/>
          <w:szCs w:val="20"/>
        </w:rPr>
      </w:pPr>
      <w:r>
        <w:rPr>
          <w:rFonts w:ascii="Times New Roman" w:hAnsi="Times New Roman"/>
          <w:sz w:val="20"/>
          <w:szCs w:val="20"/>
        </w:rPr>
        <w:t>4.</w:t>
      </w:r>
      <w:r>
        <w:rPr>
          <w:rFonts w:ascii="Times New Roman" w:hAnsi="Times New Roman"/>
          <w:spacing w:val="-11"/>
          <w:sz w:val="20"/>
          <w:szCs w:val="20"/>
        </w:rPr>
        <w:t xml:space="preserve"> </w:t>
      </w:r>
      <w:r>
        <w:rPr>
          <w:rFonts w:ascii="Times New Roman" w:hAnsi="Times New Roman"/>
          <w:sz w:val="20"/>
          <w:szCs w:val="20"/>
        </w:rPr>
        <w:t>A</w:t>
      </w:r>
      <w:r>
        <w:rPr>
          <w:rFonts w:ascii="Times New Roman" w:hAnsi="Times New Roman"/>
          <w:spacing w:val="-11"/>
          <w:sz w:val="20"/>
          <w:szCs w:val="20"/>
        </w:rPr>
        <w:t xml:space="preserve"> </w:t>
      </w:r>
      <w:r>
        <w:rPr>
          <w:rFonts w:ascii="Times New Roman" w:hAnsi="Times New Roman"/>
          <w:sz w:val="20"/>
          <w:szCs w:val="20"/>
        </w:rPr>
        <w:t>personal interview with the Coordinator of the Graduate Nursing Program.</w:t>
      </w:r>
    </w:p>
    <w:p w:rsidR="00F42301" w:rsidRDefault="00F42301" w:rsidP="00963D01">
      <w:pPr>
        <w:widowControl w:val="0"/>
        <w:autoSpaceDE w:val="0"/>
        <w:autoSpaceDN w:val="0"/>
        <w:adjustRightInd w:val="0"/>
        <w:spacing w:before="10" w:after="0"/>
        <w:ind w:left="2016"/>
        <w:rPr>
          <w:rFonts w:ascii="Times New Roman" w:hAnsi="Times New Roman"/>
          <w:sz w:val="20"/>
          <w:szCs w:val="20"/>
        </w:rPr>
      </w:pPr>
      <w:r>
        <w:rPr>
          <w:rFonts w:ascii="Times New Roman" w:hAnsi="Times New Roman"/>
          <w:sz w:val="20"/>
          <w:szCs w:val="20"/>
        </w:rPr>
        <w:t>5.</w:t>
      </w:r>
      <w:r>
        <w:rPr>
          <w:rFonts w:ascii="Times New Roman" w:hAnsi="Times New Roman"/>
          <w:spacing w:val="-11"/>
          <w:sz w:val="20"/>
          <w:szCs w:val="20"/>
        </w:rPr>
        <w:t xml:space="preserve"> </w:t>
      </w:r>
      <w:r>
        <w:rPr>
          <w:rFonts w:ascii="Times New Roman" w:hAnsi="Times New Roman"/>
          <w:sz w:val="20"/>
          <w:szCs w:val="20"/>
        </w:rPr>
        <w:t>A</w:t>
      </w:r>
      <w:r>
        <w:rPr>
          <w:rFonts w:ascii="Times New Roman" w:hAnsi="Times New Roman"/>
          <w:spacing w:val="-11"/>
          <w:sz w:val="20"/>
          <w:szCs w:val="20"/>
        </w:rPr>
        <w:t xml:space="preserve"> </w:t>
      </w:r>
      <w:r>
        <w:rPr>
          <w:rFonts w:ascii="Times New Roman" w:hAnsi="Times New Roman"/>
          <w:sz w:val="20"/>
          <w:szCs w:val="20"/>
        </w:rPr>
        <w:t>Graduate Record Examination (GRE) score of 800 or better or a Miller</w:t>
      </w:r>
      <w:r>
        <w:rPr>
          <w:rFonts w:ascii="Times New Roman" w:hAnsi="Times New Roman"/>
          <w:spacing w:val="-11"/>
          <w:sz w:val="20"/>
          <w:szCs w:val="20"/>
        </w:rPr>
        <w:t xml:space="preserve"> </w:t>
      </w:r>
      <w:r>
        <w:rPr>
          <w:rFonts w:ascii="Times New Roman" w:hAnsi="Times New Roman"/>
          <w:sz w:val="20"/>
          <w:szCs w:val="20"/>
        </w:rPr>
        <w:t>Analogies</w:t>
      </w:r>
      <w:r>
        <w:rPr>
          <w:rFonts w:ascii="Times New Roman" w:hAnsi="Times New Roman"/>
          <w:spacing w:val="-4"/>
          <w:sz w:val="20"/>
          <w:szCs w:val="20"/>
        </w:rPr>
        <w:t xml:space="preserve"> </w:t>
      </w:r>
      <w:r>
        <w:rPr>
          <w:rFonts w:ascii="Times New Roman" w:hAnsi="Times New Roman"/>
          <w:spacing w:val="-14"/>
          <w:sz w:val="20"/>
          <w:szCs w:val="20"/>
        </w:rPr>
        <w:t>T</w:t>
      </w:r>
      <w:r>
        <w:rPr>
          <w:rFonts w:ascii="Times New Roman" w:hAnsi="Times New Roman"/>
          <w:sz w:val="20"/>
          <w:szCs w:val="20"/>
        </w:rPr>
        <w:t>est</w:t>
      </w:r>
    </w:p>
    <w:p w:rsidR="00F42301" w:rsidRDefault="00F42301" w:rsidP="00963D01">
      <w:pPr>
        <w:widowControl w:val="0"/>
        <w:autoSpaceDE w:val="0"/>
        <w:autoSpaceDN w:val="0"/>
        <w:adjustRightInd w:val="0"/>
        <w:spacing w:before="10" w:after="0"/>
        <w:ind w:left="2304"/>
        <w:rPr>
          <w:rFonts w:ascii="Times New Roman" w:hAnsi="Times New Roman"/>
          <w:sz w:val="20"/>
          <w:szCs w:val="20"/>
        </w:rPr>
      </w:pPr>
      <w:r w:rsidRPr="00607700">
        <w:rPr>
          <w:rFonts w:ascii="Calibri" w:hAnsi="Calibri"/>
          <w:noProof/>
          <w:lang w:eastAsia="en-US"/>
        </w:rPr>
        <w:pict>
          <v:group id="_x0000_s3630" style="position:absolute;left:0;text-align:left;margin-left:263.55pt;margin-top:-78.95pt;width:31.2pt;height:31.05pt;z-index:-251615232;mso-position-horizontal-relative:page" coordorigin="5271,-1579" coordsize="624,621" o:allowincell="f">
            <v:rect id="_x0000_s3631" style="position:absolute;left:5276;top:-1574;width:613;height:610" o:allowincell="f" stroked="f">
              <v:path arrowok="t"/>
            </v:rect>
            <v:rect id="_x0000_s3632" style="position:absolute;left:5276;top:-1574;width:620;height:620;mso-position-horizontal-relative:page" o:allowincell="f" filled="f" stroked="f">
              <v:textbox inset="0,0,0,0">
                <w:txbxContent>
                  <w:p w:rsidR="00F42301" w:rsidRDefault="00F42301" w:rsidP="00963D01">
                    <w:pPr>
                      <w:spacing w:after="0" w:line="620" w:lineRule="atLeast"/>
                      <w:rPr>
                        <w:rFonts w:ascii="Times New Roman" w:hAnsi="Times New Roman"/>
                        <w:sz w:val="24"/>
                        <w:szCs w:val="24"/>
                      </w:rPr>
                    </w:pPr>
                    <w:r>
                      <w:rPr>
                        <w:rFonts w:ascii="Times New Roman" w:hAnsi="Times New Roman"/>
                        <w:noProof/>
                        <w:sz w:val="24"/>
                        <w:szCs w:val="24"/>
                      </w:rPr>
                      <w:drawing>
                        <wp:inline distT="0" distB="0" distL="0" distR="0">
                          <wp:extent cx="390525" cy="390525"/>
                          <wp:effectExtent l="19050" t="0" r="9525" b="0"/>
                          <wp:docPr id="66"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5"/>
                                  <a:srcRect/>
                                  <a:stretch>
                                    <a:fillRect/>
                                  </a:stretch>
                                </pic:blipFill>
                                <pic:spPr bwMode="auto">
                                  <a:xfrm>
                                    <a:off x="0" y="0"/>
                                    <a:ext cx="390525" cy="390525"/>
                                  </a:xfrm>
                                  <a:prstGeom prst="rect">
                                    <a:avLst/>
                                  </a:prstGeom>
                                  <a:noFill/>
                                  <a:ln w="9525">
                                    <a:noFill/>
                                    <a:miter lim="800000"/>
                                    <a:headEnd/>
                                    <a:tailEnd/>
                                  </a:ln>
                                </pic:spPr>
                              </pic:pic>
                            </a:graphicData>
                          </a:graphic>
                        </wp:inline>
                      </w:drawing>
                    </w:r>
                  </w:p>
                  <w:p w:rsidR="00F42301" w:rsidRDefault="00F42301" w:rsidP="00963D01">
                    <w:pPr>
                      <w:widowControl w:val="0"/>
                      <w:autoSpaceDE w:val="0"/>
                      <w:autoSpaceDN w:val="0"/>
                      <w:adjustRightInd w:val="0"/>
                      <w:spacing w:after="0"/>
                      <w:rPr>
                        <w:rFonts w:ascii="Times New Roman" w:hAnsi="Times New Roman"/>
                        <w:sz w:val="24"/>
                        <w:szCs w:val="24"/>
                      </w:rPr>
                    </w:pPr>
                  </w:p>
                </w:txbxContent>
              </v:textbox>
            </v:rect>
            <w10:wrap anchorx="page"/>
          </v:group>
        </w:pict>
      </w:r>
      <w:r>
        <w:rPr>
          <w:rFonts w:ascii="Times New Roman" w:hAnsi="Times New Roman"/>
          <w:sz w:val="20"/>
          <w:szCs w:val="20"/>
        </w:rPr>
        <w:t>(M</w:t>
      </w:r>
      <w:r>
        <w:rPr>
          <w:rFonts w:ascii="Times New Roman" w:hAnsi="Times New Roman"/>
          <w:spacing w:val="-22"/>
          <w:sz w:val="20"/>
          <w:szCs w:val="20"/>
        </w:rPr>
        <w:t>A</w:t>
      </w:r>
      <w:r>
        <w:rPr>
          <w:rFonts w:ascii="Times New Roman" w:hAnsi="Times New Roman"/>
          <w:sz w:val="20"/>
          <w:szCs w:val="20"/>
        </w:rPr>
        <w:t>T) score of 44 or bette</w:t>
      </w:r>
      <w:r>
        <w:rPr>
          <w:rFonts w:ascii="Times New Roman" w:hAnsi="Times New Roman"/>
          <w:spacing w:val="-11"/>
          <w:sz w:val="20"/>
          <w:szCs w:val="20"/>
        </w:rPr>
        <w:t>r</w:t>
      </w:r>
      <w:r>
        <w:rPr>
          <w:rFonts w:ascii="Times New Roman" w:hAnsi="Times New Roman"/>
          <w:sz w:val="20"/>
          <w:szCs w:val="20"/>
        </w:rPr>
        <w:t>.</w:t>
      </w:r>
    </w:p>
    <w:p w:rsidR="00F42301" w:rsidRDefault="00F42301" w:rsidP="00963D01">
      <w:pPr>
        <w:widowControl w:val="0"/>
        <w:autoSpaceDE w:val="0"/>
        <w:autoSpaceDN w:val="0"/>
        <w:adjustRightInd w:val="0"/>
        <w:spacing w:before="10" w:after="0"/>
        <w:ind w:left="2016"/>
        <w:rPr>
          <w:rFonts w:ascii="Times New Roman" w:hAnsi="Times New Roman"/>
          <w:sz w:val="20"/>
          <w:szCs w:val="20"/>
        </w:rPr>
      </w:pPr>
      <w:r>
        <w:rPr>
          <w:rFonts w:ascii="Times New Roman" w:hAnsi="Times New Roman"/>
          <w:sz w:val="20"/>
          <w:szCs w:val="20"/>
        </w:rPr>
        <w:t>6.</w:t>
      </w:r>
      <w:r>
        <w:rPr>
          <w:rFonts w:ascii="Times New Roman" w:hAnsi="Times New Roman"/>
          <w:spacing w:val="-4"/>
          <w:sz w:val="20"/>
          <w:szCs w:val="20"/>
        </w:rPr>
        <w:t xml:space="preserve"> </w:t>
      </w:r>
      <w:r>
        <w:rPr>
          <w:rFonts w:ascii="Times New Roman" w:hAnsi="Times New Roman"/>
          <w:spacing w:val="-14"/>
          <w:sz w:val="20"/>
          <w:szCs w:val="20"/>
        </w:rPr>
        <w:t>T</w:t>
      </w:r>
      <w:r>
        <w:rPr>
          <w:rFonts w:ascii="Times New Roman" w:hAnsi="Times New Roman"/>
          <w:sz w:val="20"/>
          <w:szCs w:val="20"/>
        </w:rPr>
        <w:t>wo letters of reference regarding professional accomplishments and academic potential.</w:t>
      </w:r>
    </w:p>
    <w:p w:rsidR="00F42301" w:rsidRDefault="00F42301" w:rsidP="00963D01">
      <w:pPr>
        <w:widowControl w:val="0"/>
        <w:autoSpaceDE w:val="0"/>
        <w:autoSpaceDN w:val="0"/>
        <w:adjustRightInd w:val="0"/>
        <w:spacing w:before="10" w:after="0" w:line="250" w:lineRule="auto"/>
        <w:ind w:left="2304" w:right="946" w:hanging="288"/>
        <w:rPr>
          <w:rFonts w:ascii="Times New Roman" w:hAnsi="Times New Roman"/>
          <w:sz w:val="20"/>
          <w:szCs w:val="20"/>
        </w:rPr>
      </w:pPr>
      <w:r>
        <w:rPr>
          <w:rFonts w:ascii="Times New Roman" w:hAnsi="Times New Roman"/>
          <w:sz w:val="20"/>
          <w:szCs w:val="20"/>
        </w:rPr>
        <w:t>7.  Completed prerequisite unde</w:t>
      </w:r>
      <w:r>
        <w:rPr>
          <w:rFonts w:ascii="Times New Roman" w:hAnsi="Times New Roman"/>
          <w:spacing w:val="-4"/>
          <w:sz w:val="20"/>
          <w:szCs w:val="20"/>
        </w:rPr>
        <w:t>r</w:t>
      </w:r>
      <w:r>
        <w:rPr>
          <w:rFonts w:ascii="Times New Roman" w:hAnsi="Times New Roman"/>
          <w:sz w:val="20"/>
          <w:szCs w:val="20"/>
        </w:rPr>
        <w:t>graduate courses in statistics, pathophysiolog</w:t>
      </w:r>
      <w:r>
        <w:rPr>
          <w:rFonts w:ascii="Times New Roman" w:hAnsi="Times New Roman"/>
          <w:spacing w:val="-13"/>
          <w:sz w:val="20"/>
          <w:szCs w:val="20"/>
        </w:rPr>
        <w:t>y</w:t>
      </w:r>
      <w:r>
        <w:rPr>
          <w:rFonts w:ascii="Times New Roman" w:hAnsi="Times New Roman"/>
          <w:sz w:val="20"/>
          <w:szCs w:val="20"/>
        </w:rPr>
        <w:t>, nursing research and health assessment.</w:t>
      </w:r>
    </w:p>
    <w:p w:rsidR="00F42301" w:rsidRDefault="00F42301" w:rsidP="00963D01">
      <w:pPr>
        <w:widowControl w:val="0"/>
        <w:autoSpaceDE w:val="0"/>
        <w:autoSpaceDN w:val="0"/>
        <w:adjustRightInd w:val="0"/>
        <w:spacing w:after="0" w:line="250" w:lineRule="auto"/>
        <w:ind w:left="1944" w:right="943" w:firstLine="360"/>
        <w:jc w:val="both"/>
        <w:rPr>
          <w:rFonts w:ascii="Times New Roman" w:hAnsi="Times New Roman"/>
          <w:sz w:val="20"/>
          <w:szCs w:val="20"/>
        </w:rPr>
      </w:pPr>
      <w:r w:rsidRPr="00607700">
        <w:rPr>
          <w:rFonts w:ascii="Calibri" w:hAnsi="Calibri"/>
          <w:noProof/>
          <w:lang w:eastAsia="en-US"/>
        </w:rPr>
        <w:pict>
          <v:shape id="_x0000_s3634" type="#_x0000_t202" style="position:absolute;left:0;text-align:left;margin-left:17.75pt;margin-top:7.1pt;width:1in;height:270.7pt;z-index:-251613184;mso-position-horizontal-relative:page" o:allowincell="f" filled="f" stroked="f">
            <v:textbox style="layout-flow:vertical;mso-layout-flow-alt:bottom-to-top" inset="0,0,0,0">
              <w:txbxContent>
                <w:p w:rsidR="00F42301" w:rsidRDefault="00F42301" w:rsidP="00963D01">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P</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ROGRAM</w:t>
                  </w:r>
                  <w:r>
                    <w:rPr>
                      <w:rFonts w:ascii="Impact" w:hAnsi="Impact" w:cs="Impact"/>
                      <w:color w:val="A3A3A3"/>
                      <w:position w:val="1"/>
                      <w:sz w:val="105"/>
                      <w:szCs w:val="105"/>
                    </w:rPr>
                    <w:t>S</w:t>
                  </w:r>
                  <w:r>
                    <w:rPr>
                      <w:rFonts w:ascii="Impact" w:hAnsi="Impact" w:cs="Impact"/>
                      <w:color w:val="A3A3A3"/>
                      <w:spacing w:val="-115"/>
                      <w:position w:val="1"/>
                      <w:sz w:val="105"/>
                      <w:szCs w:val="105"/>
                    </w:rPr>
                    <w:t xml:space="preserve"> </w:t>
                  </w:r>
                </w:p>
              </w:txbxContent>
            </v:textbox>
            <w10:wrap anchorx="page"/>
          </v:shape>
        </w:pict>
      </w:r>
      <w:r>
        <w:rPr>
          <w:rFonts w:ascii="Times New Roman" w:hAnsi="Times New Roman"/>
          <w:sz w:val="20"/>
          <w:szCs w:val="20"/>
        </w:rPr>
        <w:t>Admission to the Graduate Nursing Program does not ensure admission to the Family Nurse Practitioner program.</w:t>
      </w:r>
      <w:r>
        <w:rPr>
          <w:rFonts w:ascii="Times New Roman" w:hAnsi="Times New Roman"/>
          <w:spacing w:val="-4"/>
          <w:sz w:val="20"/>
          <w:szCs w:val="20"/>
        </w:rPr>
        <w:t xml:space="preserve"> </w:t>
      </w:r>
      <w:r>
        <w:rPr>
          <w:rFonts w:ascii="Times New Roman" w:hAnsi="Times New Roman"/>
          <w:sz w:val="20"/>
          <w:szCs w:val="20"/>
        </w:rPr>
        <w:t>The prospective FNP</w:t>
      </w:r>
      <w:r>
        <w:rPr>
          <w:rFonts w:ascii="Times New Roman" w:hAnsi="Times New Roman"/>
          <w:spacing w:val="-8"/>
          <w:sz w:val="20"/>
          <w:szCs w:val="20"/>
        </w:rPr>
        <w:t xml:space="preserve"> </w:t>
      </w:r>
      <w:r>
        <w:rPr>
          <w:rFonts w:ascii="Times New Roman" w:hAnsi="Times New Roman"/>
          <w:sz w:val="20"/>
          <w:szCs w:val="20"/>
        </w:rPr>
        <w:t>student should have at least one year of nursing expe- rience and should send required items listed below to the Director of the FNP</w:t>
      </w:r>
      <w:r>
        <w:rPr>
          <w:rFonts w:ascii="Times New Roman" w:hAnsi="Times New Roman"/>
          <w:spacing w:val="-8"/>
          <w:sz w:val="20"/>
          <w:szCs w:val="20"/>
        </w:rPr>
        <w:t xml:space="preserve"> </w:t>
      </w:r>
      <w:r>
        <w:rPr>
          <w:rFonts w:ascii="Times New Roman" w:hAnsi="Times New Roman"/>
          <w:sz w:val="20"/>
          <w:szCs w:val="20"/>
        </w:rPr>
        <w:t>program well in ad- vance of the planned entry date:</w:t>
      </w:r>
    </w:p>
    <w:p w:rsidR="00F42301" w:rsidRDefault="00F42301" w:rsidP="00963D01">
      <w:pPr>
        <w:widowControl w:val="0"/>
        <w:autoSpaceDE w:val="0"/>
        <w:autoSpaceDN w:val="0"/>
        <w:adjustRightInd w:val="0"/>
        <w:spacing w:after="0"/>
        <w:ind w:left="2016"/>
        <w:rPr>
          <w:rFonts w:ascii="Times New Roman" w:hAnsi="Times New Roman"/>
          <w:sz w:val="20"/>
          <w:szCs w:val="20"/>
        </w:rPr>
      </w:pPr>
      <w:r>
        <w:rPr>
          <w:rFonts w:ascii="Times New Roman" w:hAnsi="Times New Roman"/>
          <w:sz w:val="20"/>
          <w:szCs w:val="20"/>
        </w:rPr>
        <w:t>1. Letter requesting admission to the FNP</w:t>
      </w:r>
      <w:r>
        <w:rPr>
          <w:rFonts w:ascii="Times New Roman" w:hAnsi="Times New Roman"/>
          <w:spacing w:val="-8"/>
          <w:sz w:val="20"/>
          <w:szCs w:val="20"/>
        </w:rPr>
        <w:t xml:space="preserve"> </w:t>
      </w:r>
      <w:r>
        <w:rPr>
          <w:rFonts w:ascii="Times New Roman" w:hAnsi="Times New Roman"/>
          <w:sz w:val="20"/>
          <w:szCs w:val="20"/>
        </w:rPr>
        <w:t>program.</w:t>
      </w:r>
    </w:p>
    <w:p w:rsidR="00F42301" w:rsidRDefault="00F42301" w:rsidP="00963D01">
      <w:pPr>
        <w:widowControl w:val="0"/>
        <w:autoSpaceDE w:val="0"/>
        <w:autoSpaceDN w:val="0"/>
        <w:adjustRightInd w:val="0"/>
        <w:spacing w:before="10" w:after="0"/>
        <w:ind w:left="2016"/>
        <w:rPr>
          <w:rFonts w:ascii="Times New Roman" w:hAnsi="Times New Roman"/>
          <w:sz w:val="20"/>
          <w:szCs w:val="20"/>
        </w:rPr>
      </w:pPr>
      <w:r>
        <w:rPr>
          <w:rFonts w:ascii="Times New Roman" w:hAnsi="Times New Roman"/>
          <w:sz w:val="20"/>
          <w:szCs w:val="20"/>
        </w:rPr>
        <w:t>2.</w:t>
      </w:r>
      <w:r>
        <w:rPr>
          <w:rFonts w:ascii="Times New Roman" w:hAnsi="Times New Roman"/>
          <w:spacing w:val="-11"/>
          <w:sz w:val="20"/>
          <w:szCs w:val="20"/>
        </w:rPr>
        <w:t xml:space="preserve"> </w:t>
      </w:r>
      <w:r>
        <w:rPr>
          <w:rFonts w:ascii="Times New Roman" w:hAnsi="Times New Roman"/>
          <w:sz w:val="20"/>
          <w:szCs w:val="20"/>
        </w:rPr>
        <w:t>A</w:t>
      </w:r>
      <w:r>
        <w:rPr>
          <w:rFonts w:ascii="Times New Roman" w:hAnsi="Times New Roman"/>
          <w:spacing w:val="-11"/>
          <w:sz w:val="20"/>
          <w:szCs w:val="20"/>
        </w:rPr>
        <w:t xml:space="preserve"> </w:t>
      </w:r>
      <w:r>
        <w:rPr>
          <w:rFonts w:ascii="Times New Roman" w:hAnsi="Times New Roman"/>
          <w:sz w:val="20"/>
          <w:szCs w:val="20"/>
        </w:rPr>
        <w:t>personal statement of approximately 300 words describing the student</w:t>
      </w:r>
      <w:r>
        <w:rPr>
          <w:rFonts w:ascii="Times New Roman" w:hAnsi="Times New Roman"/>
          <w:spacing w:val="-11"/>
          <w:sz w:val="20"/>
          <w:szCs w:val="20"/>
        </w:rPr>
        <w:t>’</w:t>
      </w:r>
      <w:r>
        <w:rPr>
          <w:rFonts w:ascii="Times New Roman" w:hAnsi="Times New Roman"/>
          <w:sz w:val="20"/>
          <w:szCs w:val="20"/>
        </w:rPr>
        <w:t>s professional goals.</w:t>
      </w:r>
    </w:p>
    <w:p w:rsidR="00F42301" w:rsidRDefault="00F42301" w:rsidP="00963D01">
      <w:pPr>
        <w:widowControl w:val="0"/>
        <w:autoSpaceDE w:val="0"/>
        <w:autoSpaceDN w:val="0"/>
        <w:adjustRightInd w:val="0"/>
        <w:spacing w:before="10" w:after="0"/>
        <w:ind w:left="2016"/>
        <w:rPr>
          <w:rFonts w:ascii="Times New Roman" w:hAnsi="Times New Roman"/>
          <w:sz w:val="20"/>
          <w:szCs w:val="20"/>
        </w:rPr>
      </w:pPr>
      <w:r>
        <w:rPr>
          <w:rFonts w:ascii="Times New Roman" w:hAnsi="Times New Roman"/>
          <w:sz w:val="20"/>
          <w:szCs w:val="20"/>
        </w:rPr>
        <w:t>3.</w:t>
      </w:r>
      <w:r>
        <w:rPr>
          <w:rFonts w:ascii="Times New Roman" w:hAnsi="Times New Roman"/>
          <w:spacing w:val="-11"/>
          <w:sz w:val="20"/>
          <w:szCs w:val="20"/>
        </w:rPr>
        <w:t xml:space="preserve"> </w:t>
      </w:r>
      <w:r>
        <w:rPr>
          <w:rFonts w:ascii="Times New Roman" w:hAnsi="Times New Roman"/>
          <w:sz w:val="20"/>
          <w:szCs w:val="20"/>
        </w:rPr>
        <w:t>A</w:t>
      </w:r>
      <w:r>
        <w:rPr>
          <w:rFonts w:ascii="Times New Roman" w:hAnsi="Times New Roman"/>
          <w:spacing w:val="-11"/>
          <w:sz w:val="20"/>
          <w:szCs w:val="20"/>
        </w:rPr>
        <w:t xml:space="preserve"> </w:t>
      </w:r>
      <w:r>
        <w:rPr>
          <w:rFonts w:ascii="Times New Roman" w:hAnsi="Times New Roman"/>
          <w:sz w:val="20"/>
          <w:szCs w:val="20"/>
        </w:rPr>
        <w:t>résumé.</w:t>
      </w:r>
    </w:p>
    <w:p w:rsidR="00F42301" w:rsidRDefault="00F42301" w:rsidP="00963D01">
      <w:pPr>
        <w:widowControl w:val="0"/>
        <w:autoSpaceDE w:val="0"/>
        <w:autoSpaceDN w:val="0"/>
        <w:adjustRightInd w:val="0"/>
        <w:spacing w:before="6" w:after="0" w:line="220" w:lineRule="exact"/>
        <w:rPr>
          <w:rFonts w:ascii="Times New Roman" w:hAnsi="Times New Roman"/>
        </w:rPr>
      </w:pPr>
    </w:p>
    <w:p w:rsidR="00F42301" w:rsidRDefault="00F42301" w:rsidP="00963D01">
      <w:pPr>
        <w:widowControl w:val="0"/>
        <w:autoSpaceDE w:val="0"/>
        <w:autoSpaceDN w:val="0"/>
        <w:adjustRightInd w:val="0"/>
        <w:spacing w:after="0"/>
        <w:ind w:left="1944"/>
        <w:rPr>
          <w:rFonts w:ascii="Times New Roman" w:hAnsi="Times New Roman"/>
          <w:sz w:val="28"/>
          <w:szCs w:val="28"/>
        </w:rPr>
      </w:pPr>
      <w:r>
        <w:rPr>
          <w:rFonts w:ascii="Times New Roman" w:hAnsi="Times New Roman"/>
          <w:b/>
          <w:bCs/>
          <w:sz w:val="28"/>
          <w:szCs w:val="28"/>
        </w:rPr>
        <w:t>Regular</w:t>
      </w:r>
      <w:r>
        <w:rPr>
          <w:rFonts w:ascii="Times New Roman" w:hAnsi="Times New Roman"/>
          <w:b/>
          <w:bCs/>
          <w:spacing w:val="-20"/>
          <w:sz w:val="28"/>
          <w:szCs w:val="28"/>
        </w:rPr>
        <w:t xml:space="preserve"> </w:t>
      </w:r>
      <w:r>
        <w:rPr>
          <w:rFonts w:ascii="Times New Roman" w:hAnsi="Times New Roman"/>
          <w:b/>
          <w:bCs/>
          <w:sz w:val="28"/>
          <w:szCs w:val="28"/>
        </w:rPr>
        <w:t>Admission</w:t>
      </w:r>
    </w:p>
    <w:p w:rsidR="00F42301" w:rsidRDefault="00F42301" w:rsidP="00963D01">
      <w:pPr>
        <w:widowControl w:val="0"/>
        <w:autoSpaceDE w:val="0"/>
        <w:autoSpaceDN w:val="0"/>
        <w:adjustRightInd w:val="0"/>
        <w:spacing w:before="37" w:after="0"/>
        <w:ind w:left="2304"/>
        <w:rPr>
          <w:rFonts w:ascii="Times New Roman" w:hAnsi="Times New Roman"/>
          <w:sz w:val="20"/>
          <w:szCs w:val="20"/>
        </w:rPr>
      </w:pPr>
      <w:r>
        <w:rPr>
          <w:rFonts w:ascii="Times New Roman" w:hAnsi="Times New Roman"/>
          <w:sz w:val="20"/>
          <w:szCs w:val="20"/>
        </w:rPr>
        <w:t>For regular admission, the applicant must meet all admission requirements described above.</w:t>
      </w:r>
    </w:p>
    <w:p w:rsidR="00F42301" w:rsidRDefault="00F42301" w:rsidP="00963D01">
      <w:pPr>
        <w:widowControl w:val="0"/>
        <w:autoSpaceDE w:val="0"/>
        <w:autoSpaceDN w:val="0"/>
        <w:adjustRightInd w:val="0"/>
        <w:spacing w:before="6" w:after="0" w:line="220" w:lineRule="exact"/>
        <w:rPr>
          <w:rFonts w:ascii="Times New Roman" w:hAnsi="Times New Roman"/>
        </w:rPr>
      </w:pPr>
    </w:p>
    <w:p w:rsidR="00F42301" w:rsidRDefault="00F42301" w:rsidP="00963D01">
      <w:pPr>
        <w:widowControl w:val="0"/>
        <w:autoSpaceDE w:val="0"/>
        <w:autoSpaceDN w:val="0"/>
        <w:adjustRightInd w:val="0"/>
        <w:spacing w:after="0"/>
        <w:ind w:left="1944"/>
        <w:rPr>
          <w:rFonts w:ascii="Times New Roman" w:hAnsi="Times New Roman"/>
          <w:sz w:val="28"/>
          <w:szCs w:val="28"/>
        </w:rPr>
      </w:pPr>
      <w:r>
        <w:rPr>
          <w:rFonts w:ascii="Times New Roman" w:hAnsi="Times New Roman"/>
          <w:b/>
          <w:bCs/>
          <w:sz w:val="28"/>
          <w:szCs w:val="28"/>
        </w:rPr>
        <w:t>P</w:t>
      </w:r>
      <w:r>
        <w:rPr>
          <w:rFonts w:ascii="Times New Roman" w:hAnsi="Times New Roman"/>
          <w:b/>
          <w:bCs/>
          <w:spacing w:val="-5"/>
          <w:sz w:val="28"/>
          <w:szCs w:val="28"/>
        </w:rPr>
        <w:t>r</w:t>
      </w:r>
      <w:r>
        <w:rPr>
          <w:rFonts w:ascii="Times New Roman" w:hAnsi="Times New Roman"/>
          <w:b/>
          <w:bCs/>
          <w:sz w:val="28"/>
          <w:szCs w:val="28"/>
        </w:rPr>
        <w:t>ovisional</w:t>
      </w:r>
      <w:r>
        <w:rPr>
          <w:rFonts w:ascii="Times New Roman" w:hAnsi="Times New Roman"/>
          <w:b/>
          <w:bCs/>
          <w:spacing w:val="-15"/>
          <w:sz w:val="28"/>
          <w:szCs w:val="28"/>
        </w:rPr>
        <w:t xml:space="preserve"> </w:t>
      </w:r>
      <w:r>
        <w:rPr>
          <w:rFonts w:ascii="Times New Roman" w:hAnsi="Times New Roman"/>
          <w:b/>
          <w:bCs/>
          <w:sz w:val="28"/>
          <w:szCs w:val="28"/>
        </w:rPr>
        <w:t>Admission</w:t>
      </w:r>
    </w:p>
    <w:p w:rsidR="00F42301" w:rsidRDefault="00F42301" w:rsidP="00963D01">
      <w:pPr>
        <w:widowControl w:val="0"/>
        <w:autoSpaceDE w:val="0"/>
        <w:autoSpaceDN w:val="0"/>
        <w:adjustRightInd w:val="0"/>
        <w:spacing w:before="37" w:after="0" w:line="250" w:lineRule="auto"/>
        <w:ind w:left="1944" w:right="945" w:firstLine="360"/>
        <w:rPr>
          <w:rFonts w:ascii="Times New Roman" w:hAnsi="Times New Roman"/>
          <w:sz w:val="20"/>
          <w:szCs w:val="20"/>
        </w:rPr>
      </w:pPr>
      <w:r>
        <w:rPr>
          <w:rFonts w:ascii="Times New Roman" w:hAnsi="Times New Roman"/>
          <w:sz w:val="20"/>
          <w:szCs w:val="20"/>
        </w:rPr>
        <w:t>Applicants who do not fully meet the requirements for regular admission may be considered for provisional admission.</w:t>
      </w:r>
      <w:r>
        <w:rPr>
          <w:rFonts w:ascii="Times New Roman" w:hAnsi="Times New Roman"/>
          <w:spacing w:val="-4"/>
          <w:sz w:val="20"/>
          <w:szCs w:val="20"/>
        </w:rPr>
        <w:t xml:space="preserve"> </w:t>
      </w:r>
      <w:r>
        <w:rPr>
          <w:rFonts w:ascii="Times New Roman" w:hAnsi="Times New Roman"/>
          <w:sz w:val="20"/>
          <w:szCs w:val="20"/>
        </w:rPr>
        <w:t>The Graduate Nursing</w:t>
      </w:r>
      <w:r>
        <w:rPr>
          <w:rFonts w:ascii="Times New Roman" w:hAnsi="Times New Roman"/>
          <w:spacing w:val="-11"/>
          <w:sz w:val="20"/>
          <w:szCs w:val="20"/>
        </w:rPr>
        <w:t xml:space="preserve"> </w:t>
      </w:r>
      <w:r>
        <w:rPr>
          <w:rFonts w:ascii="Times New Roman" w:hAnsi="Times New Roman"/>
          <w:sz w:val="20"/>
          <w:szCs w:val="20"/>
        </w:rPr>
        <w:t>Admission Committee will evaluate each appli- cant on an individual basis. In some instances, the applicant may be required to fulfill prerequi- sites prior to consideration of this status.</w:t>
      </w:r>
      <w:r>
        <w:rPr>
          <w:rFonts w:ascii="Times New Roman" w:hAnsi="Times New Roman"/>
          <w:spacing w:val="-11"/>
          <w:sz w:val="20"/>
          <w:szCs w:val="20"/>
        </w:rPr>
        <w:t xml:space="preserve"> </w:t>
      </w:r>
      <w:r>
        <w:rPr>
          <w:rFonts w:ascii="Times New Roman" w:hAnsi="Times New Roman"/>
          <w:sz w:val="20"/>
          <w:szCs w:val="20"/>
        </w:rPr>
        <w:t>An applicant admitted under provisional status is limited to nine (9) semester hours and must make a “B” or better in each course attempted.</w:t>
      </w:r>
      <w:r>
        <w:rPr>
          <w:rFonts w:ascii="Times New Roman" w:hAnsi="Times New Roman"/>
          <w:spacing w:val="-11"/>
          <w:sz w:val="20"/>
          <w:szCs w:val="20"/>
        </w:rPr>
        <w:t xml:space="preserve"> </w:t>
      </w:r>
      <w:r>
        <w:rPr>
          <w:rFonts w:ascii="Times New Roman" w:hAnsi="Times New Roman"/>
          <w:sz w:val="20"/>
          <w:szCs w:val="20"/>
        </w:rPr>
        <w:t>An applicant who attains less than a 3.0 cumulative G</w:t>
      </w:r>
      <w:r>
        <w:rPr>
          <w:rFonts w:ascii="Times New Roman" w:hAnsi="Times New Roman"/>
          <w:spacing w:val="-18"/>
          <w:sz w:val="20"/>
          <w:szCs w:val="20"/>
        </w:rPr>
        <w:t>P</w:t>
      </w:r>
      <w:r>
        <w:rPr>
          <w:rFonts w:ascii="Times New Roman" w:hAnsi="Times New Roman"/>
          <w:sz w:val="20"/>
          <w:szCs w:val="20"/>
        </w:rPr>
        <w:t>A</w:t>
      </w:r>
      <w:r>
        <w:rPr>
          <w:rFonts w:ascii="Times New Roman" w:hAnsi="Times New Roman"/>
          <w:spacing w:val="-11"/>
          <w:sz w:val="20"/>
          <w:szCs w:val="20"/>
        </w:rPr>
        <w:t xml:space="preserve"> </w:t>
      </w:r>
      <w:r>
        <w:rPr>
          <w:rFonts w:ascii="Times New Roman" w:hAnsi="Times New Roman"/>
          <w:sz w:val="20"/>
          <w:szCs w:val="20"/>
        </w:rPr>
        <w:t>will be withdrawn from the program.</w:t>
      </w:r>
      <w:r>
        <w:rPr>
          <w:rFonts w:ascii="Times New Roman" w:hAnsi="Times New Roman"/>
          <w:spacing w:val="-4"/>
          <w:sz w:val="20"/>
          <w:szCs w:val="20"/>
        </w:rPr>
        <w:t xml:space="preserve"> </w:t>
      </w:r>
      <w:r>
        <w:rPr>
          <w:rFonts w:ascii="Times New Roman" w:hAnsi="Times New Roman"/>
          <w:sz w:val="20"/>
          <w:szCs w:val="20"/>
        </w:rPr>
        <w:t>The applicant will be admitted to regular graduate status if he/she achieves a “B” or higher in each course taken in provisional status.</w:t>
      </w:r>
    </w:p>
    <w:p w:rsidR="00F42301" w:rsidRDefault="00F42301" w:rsidP="00963D01">
      <w:pPr>
        <w:widowControl w:val="0"/>
        <w:autoSpaceDE w:val="0"/>
        <w:autoSpaceDN w:val="0"/>
        <w:adjustRightInd w:val="0"/>
        <w:spacing w:before="17" w:after="0" w:line="200" w:lineRule="exact"/>
        <w:rPr>
          <w:rFonts w:ascii="Times New Roman" w:hAnsi="Times New Roman"/>
          <w:sz w:val="20"/>
          <w:szCs w:val="20"/>
        </w:rPr>
      </w:pPr>
    </w:p>
    <w:p w:rsidR="00F42301" w:rsidRDefault="00F42301" w:rsidP="00963D01">
      <w:pPr>
        <w:widowControl w:val="0"/>
        <w:autoSpaceDE w:val="0"/>
        <w:autoSpaceDN w:val="0"/>
        <w:adjustRightInd w:val="0"/>
        <w:spacing w:after="0"/>
        <w:ind w:left="1944"/>
        <w:rPr>
          <w:rFonts w:ascii="Times New Roman" w:hAnsi="Times New Roman"/>
          <w:sz w:val="28"/>
          <w:szCs w:val="28"/>
        </w:rPr>
      </w:pPr>
      <w:r>
        <w:rPr>
          <w:rFonts w:ascii="Times New Roman" w:hAnsi="Times New Roman"/>
          <w:b/>
          <w:bCs/>
          <w:sz w:val="28"/>
          <w:szCs w:val="28"/>
        </w:rPr>
        <w:t>Non-deg</w:t>
      </w:r>
      <w:r>
        <w:rPr>
          <w:rFonts w:ascii="Times New Roman" w:hAnsi="Times New Roman"/>
          <w:b/>
          <w:bCs/>
          <w:spacing w:val="-5"/>
          <w:sz w:val="28"/>
          <w:szCs w:val="28"/>
        </w:rPr>
        <w:t>r</w:t>
      </w:r>
      <w:r>
        <w:rPr>
          <w:rFonts w:ascii="Times New Roman" w:hAnsi="Times New Roman"/>
          <w:b/>
          <w:bCs/>
          <w:sz w:val="28"/>
          <w:szCs w:val="28"/>
        </w:rPr>
        <w:t>ee</w:t>
      </w:r>
      <w:r>
        <w:rPr>
          <w:rFonts w:ascii="Times New Roman" w:hAnsi="Times New Roman"/>
          <w:b/>
          <w:bCs/>
          <w:spacing w:val="-15"/>
          <w:sz w:val="28"/>
          <w:szCs w:val="28"/>
        </w:rPr>
        <w:t xml:space="preserve"> </w:t>
      </w:r>
      <w:r>
        <w:rPr>
          <w:rFonts w:ascii="Times New Roman" w:hAnsi="Times New Roman"/>
          <w:b/>
          <w:bCs/>
          <w:sz w:val="28"/>
          <w:szCs w:val="28"/>
        </w:rPr>
        <w:t>Admission</w:t>
      </w:r>
    </w:p>
    <w:p w:rsidR="00F42301" w:rsidRDefault="00F42301" w:rsidP="00963D01">
      <w:pPr>
        <w:widowControl w:val="0"/>
        <w:autoSpaceDE w:val="0"/>
        <w:autoSpaceDN w:val="0"/>
        <w:adjustRightInd w:val="0"/>
        <w:spacing w:before="37" w:after="0" w:line="250" w:lineRule="auto"/>
        <w:ind w:left="1944" w:right="902" w:firstLine="360"/>
        <w:rPr>
          <w:rFonts w:ascii="Times New Roman" w:hAnsi="Times New Roman"/>
          <w:sz w:val="20"/>
          <w:szCs w:val="20"/>
        </w:rPr>
      </w:pPr>
      <w:r w:rsidRPr="00607700">
        <w:rPr>
          <w:rFonts w:ascii="Calibri" w:hAnsi="Calibri"/>
          <w:noProof/>
          <w:lang w:eastAsia="en-US"/>
        </w:rPr>
        <w:pict>
          <v:shape id="_x0000_s3633" type="#_x0000_t202" style="position:absolute;left:0;text-align:left;margin-left:17.75pt;margin-top:15.1pt;width:1in;height:184.35pt;z-index:-251614208;mso-position-horizontal-relative:page" o:allowincell="f" filled="f" stroked="f">
            <v:textbox style="layout-flow:vertical;mso-layout-flow-alt:bottom-to-top" inset="0,0,0,0">
              <w:txbxContent>
                <w:p w:rsidR="00F42301" w:rsidRDefault="00F42301" w:rsidP="00963D01">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E</w:t>
                  </w:r>
                  <w:r>
                    <w:rPr>
                      <w:rFonts w:ascii="Impact" w:hAnsi="Impact" w:cs="Impact"/>
                      <w:color w:val="A3A3A3"/>
                      <w:spacing w:val="-115"/>
                      <w:position w:val="1"/>
                      <w:sz w:val="105"/>
                      <w:szCs w:val="105"/>
                    </w:rPr>
                    <w:t xml:space="preserve"> </w:t>
                  </w:r>
                </w:p>
              </w:txbxContent>
            </v:textbox>
            <w10:wrap anchorx="page"/>
          </v:shape>
        </w:pict>
      </w:r>
      <w:r>
        <w:rPr>
          <w:rFonts w:ascii="Times New Roman" w:hAnsi="Times New Roman"/>
          <w:sz w:val="20"/>
          <w:szCs w:val="20"/>
        </w:rPr>
        <w:t>This category is provided to accommodate the applicant who has the potential for graduate stud</w:t>
      </w:r>
      <w:r>
        <w:rPr>
          <w:rFonts w:ascii="Times New Roman" w:hAnsi="Times New Roman"/>
          <w:spacing w:val="-13"/>
          <w:sz w:val="20"/>
          <w:szCs w:val="20"/>
        </w:rPr>
        <w:t>y</w:t>
      </w:r>
      <w:r>
        <w:rPr>
          <w:rFonts w:ascii="Times New Roman" w:hAnsi="Times New Roman"/>
          <w:sz w:val="20"/>
          <w:szCs w:val="20"/>
        </w:rPr>
        <w:t>, but at the time of the application does not intend to seek a graduate degree; or for the appli- cant who wishes to take a specific course for personal enrichment or job-related requirements.</w:t>
      </w:r>
      <w:r>
        <w:rPr>
          <w:rFonts w:ascii="Times New Roman" w:hAnsi="Times New Roman"/>
          <w:spacing w:val="-11"/>
          <w:sz w:val="20"/>
          <w:szCs w:val="20"/>
        </w:rPr>
        <w:t xml:space="preserve"> </w:t>
      </w:r>
      <w:r>
        <w:rPr>
          <w:rFonts w:ascii="Times New Roman" w:hAnsi="Times New Roman"/>
          <w:sz w:val="20"/>
          <w:szCs w:val="20"/>
        </w:rPr>
        <w:t>A student is admitted to this status at the option of the Department of Nursing on a space-available basis.</w:t>
      </w:r>
      <w:r>
        <w:rPr>
          <w:rFonts w:ascii="Times New Roman" w:hAnsi="Times New Roman"/>
          <w:spacing w:val="-11"/>
          <w:sz w:val="20"/>
          <w:szCs w:val="20"/>
        </w:rPr>
        <w:t xml:space="preserve"> </w:t>
      </w:r>
      <w:r>
        <w:rPr>
          <w:rFonts w:ascii="Times New Roman" w:hAnsi="Times New Roman"/>
          <w:sz w:val="20"/>
          <w:szCs w:val="20"/>
        </w:rPr>
        <w:t>A</w:t>
      </w:r>
      <w:r>
        <w:rPr>
          <w:rFonts w:ascii="Times New Roman" w:hAnsi="Times New Roman"/>
          <w:spacing w:val="-11"/>
          <w:sz w:val="20"/>
          <w:szCs w:val="20"/>
        </w:rPr>
        <w:t xml:space="preserve"> </w:t>
      </w:r>
      <w:r>
        <w:rPr>
          <w:rFonts w:ascii="Times New Roman" w:hAnsi="Times New Roman"/>
          <w:sz w:val="20"/>
          <w:szCs w:val="20"/>
        </w:rPr>
        <w:t>student seeking regular graduate admission status is given preference when the number of applicants to be admitted is limited.</w:t>
      </w:r>
    </w:p>
    <w:p w:rsidR="00F42301" w:rsidRDefault="00F42301" w:rsidP="00963D01">
      <w:pPr>
        <w:widowControl w:val="0"/>
        <w:autoSpaceDE w:val="0"/>
        <w:autoSpaceDN w:val="0"/>
        <w:adjustRightInd w:val="0"/>
        <w:spacing w:after="0" w:line="250" w:lineRule="auto"/>
        <w:ind w:left="1944" w:right="956" w:firstLine="360"/>
        <w:rPr>
          <w:rFonts w:ascii="Times New Roman" w:hAnsi="Times New Roman"/>
          <w:sz w:val="20"/>
          <w:szCs w:val="20"/>
        </w:rPr>
      </w:pPr>
      <w:r>
        <w:rPr>
          <w:rFonts w:ascii="Times New Roman" w:hAnsi="Times New Roman"/>
          <w:sz w:val="20"/>
          <w:szCs w:val="20"/>
        </w:rPr>
        <w:t>An</w:t>
      </w:r>
      <w:r>
        <w:rPr>
          <w:rFonts w:ascii="Times New Roman" w:hAnsi="Times New Roman"/>
          <w:spacing w:val="-11"/>
          <w:sz w:val="20"/>
          <w:szCs w:val="20"/>
        </w:rPr>
        <w:t xml:space="preserve"> </w:t>
      </w:r>
      <w:r>
        <w:rPr>
          <w:rFonts w:ascii="Times New Roman" w:hAnsi="Times New Roman"/>
          <w:sz w:val="20"/>
          <w:szCs w:val="20"/>
        </w:rPr>
        <w:t>Albany State University unde</w:t>
      </w:r>
      <w:r>
        <w:rPr>
          <w:rFonts w:ascii="Times New Roman" w:hAnsi="Times New Roman"/>
          <w:spacing w:val="-4"/>
          <w:sz w:val="20"/>
          <w:szCs w:val="20"/>
        </w:rPr>
        <w:t>r</w:t>
      </w:r>
      <w:r>
        <w:rPr>
          <w:rFonts w:ascii="Times New Roman" w:hAnsi="Times New Roman"/>
          <w:sz w:val="20"/>
          <w:szCs w:val="20"/>
        </w:rPr>
        <w:t>graduate Nursing student with senior standing may register for graduate courses if the following conditions are met:</w:t>
      </w:r>
    </w:p>
    <w:p w:rsidR="00F42301" w:rsidRDefault="00F42301" w:rsidP="00963D01">
      <w:pPr>
        <w:widowControl w:val="0"/>
        <w:autoSpaceDE w:val="0"/>
        <w:autoSpaceDN w:val="0"/>
        <w:adjustRightInd w:val="0"/>
        <w:spacing w:after="0"/>
        <w:ind w:left="2016"/>
        <w:rPr>
          <w:rFonts w:ascii="Times New Roman" w:hAnsi="Times New Roman"/>
          <w:sz w:val="20"/>
          <w:szCs w:val="20"/>
        </w:rPr>
      </w:pPr>
      <w:r>
        <w:rPr>
          <w:rFonts w:ascii="Times New Roman" w:hAnsi="Times New Roman"/>
          <w:sz w:val="20"/>
          <w:szCs w:val="20"/>
        </w:rPr>
        <w:t>1.</w:t>
      </w:r>
      <w:r>
        <w:rPr>
          <w:rFonts w:ascii="Times New Roman" w:hAnsi="Times New Roman"/>
          <w:spacing w:val="-4"/>
          <w:sz w:val="20"/>
          <w:szCs w:val="20"/>
        </w:rPr>
        <w:t xml:space="preserve"> </w:t>
      </w:r>
      <w:r>
        <w:rPr>
          <w:rFonts w:ascii="Times New Roman" w:hAnsi="Times New Roman"/>
          <w:sz w:val="20"/>
          <w:szCs w:val="20"/>
        </w:rPr>
        <w:t>The student has a cumulative 3.0 grade-point average.</w:t>
      </w:r>
    </w:p>
    <w:p w:rsidR="00F42301" w:rsidRDefault="00F42301" w:rsidP="00963D01">
      <w:pPr>
        <w:widowControl w:val="0"/>
        <w:autoSpaceDE w:val="0"/>
        <w:autoSpaceDN w:val="0"/>
        <w:adjustRightInd w:val="0"/>
        <w:spacing w:before="27" w:after="0" w:line="240" w:lineRule="exact"/>
        <w:ind w:left="2304" w:right="890" w:hanging="288"/>
        <w:rPr>
          <w:rFonts w:ascii="Times New Roman" w:hAnsi="Times New Roman"/>
          <w:sz w:val="20"/>
          <w:szCs w:val="20"/>
        </w:rPr>
      </w:pPr>
      <w:r>
        <w:rPr>
          <w:rFonts w:ascii="Times New Roman" w:hAnsi="Times New Roman"/>
          <w:position w:val="2"/>
          <w:sz w:val="20"/>
          <w:szCs w:val="20"/>
        </w:rPr>
        <w:t>2.</w:t>
      </w:r>
      <w:r>
        <w:rPr>
          <w:rFonts w:ascii="Times New Roman" w:hAnsi="Times New Roman"/>
          <w:spacing w:val="-4"/>
          <w:position w:val="2"/>
          <w:sz w:val="20"/>
          <w:szCs w:val="20"/>
        </w:rPr>
        <w:t xml:space="preserve"> </w:t>
      </w:r>
      <w:r>
        <w:rPr>
          <w:rFonts w:ascii="Times New Roman" w:hAnsi="Times New Roman"/>
          <w:sz w:val="20"/>
          <w:szCs w:val="20"/>
        </w:rPr>
        <w:t>The</w:t>
      </w:r>
      <w:r>
        <w:rPr>
          <w:rFonts w:ascii="Times New Roman" w:hAnsi="Times New Roman"/>
          <w:spacing w:val="-4"/>
          <w:sz w:val="20"/>
          <w:szCs w:val="20"/>
        </w:rPr>
        <w:t xml:space="preserve"> </w:t>
      </w:r>
      <w:r>
        <w:rPr>
          <w:rFonts w:ascii="Times New Roman" w:hAnsi="Times New Roman"/>
          <w:spacing w:val="-12"/>
          <w:sz w:val="20"/>
          <w:szCs w:val="20"/>
        </w:rPr>
        <w:t>V</w:t>
      </w:r>
      <w:r>
        <w:rPr>
          <w:rFonts w:ascii="Times New Roman" w:hAnsi="Times New Roman"/>
          <w:sz w:val="20"/>
          <w:szCs w:val="20"/>
        </w:rPr>
        <w:t>ice President for</w:t>
      </w:r>
      <w:r>
        <w:rPr>
          <w:rFonts w:ascii="Times New Roman" w:hAnsi="Times New Roman"/>
          <w:spacing w:val="-11"/>
          <w:sz w:val="20"/>
          <w:szCs w:val="20"/>
        </w:rPr>
        <w:t xml:space="preserve"> </w:t>
      </w:r>
      <w:r>
        <w:rPr>
          <w:rFonts w:ascii="Times New Roman" w:hAnsi="Times New Roman"/>
          <w:sz w:val="20"/>
          <w:szCs w:val="20"/>
        </w:rPr>
        <w:t>Academic</w:t>
      </w:r>
      <w:r>
        <w:rPr>
          <w:rFonts w:ascii="Times New Roman" w:hAnsi="Times New Roman"/>
          <w:spacing w:val="-11"/>
          <w:sz w:val="20"/>
          <w:szCs w:val="20"/>
        </w:rPr>
        <w:t xml:space="preserve"> </w:t>
      </w:r>
      <w:r>
        <w:rPr>
          <w:rFonts w:ascii="Times New Roman" w:hAnsi="Times New Roman"/>
          <w:sz w:val="20"/>
          <w:szCs w:val="20"/>
        </w:rPr>
        <w:t>A</w:t>
      </w:r>
      <w:r>
        <w:rPr>
          <w:rFonts w:ascii="Times New Roman" w:hAnsi="Times New Roman"/>
          <w:spacing w:val="-4"/>
          <w:sz w:val="20"/>
          <w:szCs w:val="20"/>
        </w:rPr>
        <w:t>f</w:t>
      </w:r>
      <w:r>
        <w:rPr>
          <w:rFonts w:ascii="Times New Roman" w:hAnsi="Times New Roman"/>
          <w:sz w:val="20"/>
          <w:szCs w:val="20"/>
        </w:rPr>
        <w:t>fairs approves the academic department</w:t>
      </w:r>
      <w:r>
        <w:rPr>
          <w:rFonts w:ascii="Times New Roman" w:hAnsi="Times New Roman"/>
          <w:spacing w:val="-11"/>
          <w:sz w:val="20"/>
          <w:szCs w:val="20"/>
        </w:rPr>
        <w:t>’</w:t>
      </w:r>
      <w:r>
        <w:rPr>
          <w:rFonts w:ascii="Times New Roman" w:hAnsi="Times New Roman"/>
          <w:sz w:val="20"/>
          <w:szCs w:val="20"/>
        </w:rPr>
        <w:t xml:space="preserve">s recommendation for the student to enroll in </w:t>
      </w:r>
      <w:r>
        <w:rPr>
          <w:rFonts w:ascii="Times New Roman" w:hAnsi="Times New Roman"/>
          <w:position w:val="2"/>
          <w:sz w:val="20"/>
          <w:szCs w:val="20"/>
        </w:rPr>
        <w:t>graduate courses.</w:t>
      </w:r>
    </w:p>
    <w:p w:rsidR="00F42301" w:rsidRDefault="00F42301" w:rsidP="00963D01">
      <w:pPr>
        <w:widowControl w:val="0"/>
        <w:autoSpaceDE w:val="0"/>
        <w:autoSpaceDN w:val="0"/>
        <w:adjustRightInd w:val="0"/>
        <w:spacing w:after="0" w:line="213" w:lineRule="exact"/>
        <w:ind w:left="2016"/>
        <w:rPr>
          <w:rFonts w:ascii="Times New Roman" w:hAnsi="Times New Roman"/>
          <w:sz w:val="20"/>
          <w:szCs w:val="20"/>
        </w:rPr>
      </w:pPr>
      <w:r>
        <w:rPr>
          <w:rFonts w:ascii="Times New Roman" w:hAnsi="Times New Roman"/>
          <w:sz w:val="20"/>
          <w:szCs w:val="20"/>
        </w:rPr>
        <w:t>3.</w:t>
      </w:r>
      <w:r>
        <w:rPr>
          <w:rFonts w:ascii="Times New Roman" w:hAnsi="Times New Roman"/>
          <w:spacing w:val="-4"/>
          <w:sz w:val="20"/>
          <w:szCs w:val="20"/>
        </w:rPr>
        <w:t xml:space="preserve"> </w:t>
      </w:r>
      <w:r>
        <w:rPr>
          <w:rFonts w:ascii="Times New Roman" w:hAnsi="Times New Roman"/>
          <w:sz w:val="20"/>
          <w:szCs w:val="20"/>
        </w:rPr>
        <w:t>The student limits his/her graduate enrollment to a total of 9 semester hours-of stud</w:t>
      </w:r>
      <w:r>
        <w:rPr>
          <w:rFonts w:ascii="Times New Roman" w:hAnsi="Times New Roman"/>
          <w:spacing w:val="-13"/>
          <w:sz w:val="20"/>
          <w:szCs w:val="20"/>
        </w:rPr>
        <w:t>y</w:t>
      </w:r>
      <w:r>
        <w:rPr>
          <w:rFonts w:ascii="Times New Roman" w:hAnsi="Times New Roman"/>
          <w:sz w:val="20"/>
          <w:szCs w:val="20"/>
        </w:rPr>
        <w:t>. No more</w:t>
      </w:r>
    </w:p>
    <w:p w:rsidR="00F42301" w:rsidRDefault="00F42301" w:rsidP="00963D01">
      <w:pPr>
        <w:widowControl w:val="0"/>
        <w:autoSpaceDE w:val="0"/>
        <w:autoSpaceDN w:val="0"/>
        <w:adjustRightInd w:val="0"/>
        <w:spacing w:before="10" w:after="0"/>
        <w:ind w:left="2304"/>
        <w:rPr>
          <w:rFonts w:ascii="Times New Roman" w:hAnsi="Times New Roman"/>
          <w:sz w:val="20"/>
          <w:szCs w:val="20"/>
        </w:rPr>
      </w:pPr>
      <w:r>
        <w:rPr>
          <w:rFonts w:ascii="Times New Roman" w:hAnsi="Times New Roman"/>
          <w:sz w:val="20"/>
          <w:szCs w:val="20"/>
        </w:rPr>
        <w:t xml:space="preserve">than </w:t>
      </w:r>
      <w:r>
        <w:rPr>
          <w:rFonts w:ascii="Times New Roman" w:hAnsi="Times New Roman"/>
          <w:position w:val="-2"/>
          <w:sz w:val="20"/>
          <w:szCs w:val="20"/>
        </w:rPr>
        <w:t xml:space="preserve">6 semester hours of </w:t>
      </w:r>
      <w:r>
        <w:rPr>
          <w:rFonts w:ascii="Times New Roman" w:hAnsi="Times New Roman"/>
          <w:sz w:val="20"/>
          <w:szCs w:val="20"/>
        </w:rPr>
        <w:t>graduate credits may be undertaken in a given semeste</w:t>
      </w:r>
      <w:r>
        <w:rPr>
          <w:rFonts w:ascii="Times New Roman" w:hAnsi="Times New Roman"/>
          <w:spacing w:val="-11"/>
          <w:sz w:val="20"/>
          <w:szCs w:val="20"/>
        </w:rPr>
        <w:t>r</w:t>
      </w:r>
      <w:r>
        <w:rPr>
          <w:rFonts w:ascii="Times New Roman" w:hAnsi="Times New Roman"/>
          <w:sz w:val="20"/>
          <w:szCs w:val="20"/>
        </w:rPr>
        <w:t>.</w:t>
      </w:r>
    </w:p>
    <w:p w:rsidR="00F42301" w:rsidRDefault="00F42301" w:rsidP="00963D01">
      <w:pPr>
        <w:widowControl w:val="0"/>
        <w:autoSpaceDE w:val="0"/>
        <w:autoSpaceDN w:val="0"/>
        <w:adjustRightInd w:val="0"/>
        <w:spacing w:after="0" w:line="220" w:lineRule="exact"/>
        <w:ind w:left="2016"/>
        <w:rPr>
          <w:rFonts w:ascii="Times New Roman" w:hAnsi="Times New Roman"/>
          <w:sz w:val="20"/>
          <w:szCs w:val="20"/>
        </w:rPr>
      </w:pPr>
      <w:r>
        <w:rPr>
          <w:rFonts w:ascii="Times New Roman" w:hAnsi="Times New Roman"/>
          <w:sz w:val="20"/>
          <w:szCs w:val="20"/>
        </w:rPr>
        <w:t>4. During the semester in which graduate enrollment is allowed, the student</w:t>
      </w:r>
      <w:r>
        <w:rPr>
          <w:rFonts w:ascii="Times New Roman" w:hAnsi="Times New Roman"/>
          <w:spacing w:val="-11"/>
          <w:sz w:val="20"/>
          <w:szCs w:val="20"/>
        </w:rPr>
        <w:t>’</w:t>
      </w:r>
      <w:r>
        <w:rPr>
          <w:rFonts w:ascii="Times New Roman" w:hAnsi="Times New Roman"/>
          <w:sz w:val="20"/>
          <w:szCs w:val="20"/>
        </w:rPr>
        <w:t>s registration is lim-</w:t>
      </w:r>
    </w:p>
    <w:p w:rsidR="00F42301" w:rsidRDefault="00F42301" w:rsidP="00963D01">
      <w:pPr>
        <w:widowControl w:val="0"/>
        <w:autoSpaceDE w:val="0"/>
        <w:autoSpaceDN w:val="0"/>
        <w:adjustRightInd w:val="0"/>
        <w:spacing w:before="10" w:after="0"/>
        <w:ind w:left="2304"/>
        <w:rPr>
          <w:rFonts w:ascii="Times New Roman" w:hAnsi="Times New Roman"/>
          <w:sz w:val="20"/>
          <w:szCs w:val="20"/>
        </w:rPr>
      </w:pPr>
      <w:r>
        <w:rPr>
          <w:rFonts w:ascii="Times New Roman" w:hAnsi="Times New Roman"/>
          <w:sz w:val="20"/>
          <w:szCs w:val="20"/>
        </w:rPr>
        <w:t>ited to a total of 9 semester hours (combined graduate and/or unde</w:t>
      </w:r>
      <w:r>
        <w:rPr>
          <w:rFonts w:ascii="Times New Roman" w:hAnsi="Times New Roman"/>
          <w:spacing w:val="-4"/>
          <w:sz w:val="20"/>
          <w:szCs w:val="20"/>
        </w:rPr>
        <w:t>r</w:t>
      </w:r>
      <w:r>
        <w:rPr>
          <w:rFonts w:ascii="Times New Roman" w:hAnsi="Times New Roman"/>
          <w:sz w:val="20"/>
          <w:szCs w:val="20"/>
        </w:rPr>
        <w:t>graduate hours).</w:t>
      </w:r>
    </w:p>
    <w:p w:rsidR="00F42301" w:rsidRDefault="00F42301" w:rsidP="00963D01">
      <w:pPr>
        <w:widowControl w:val="0"/>
        <w:autoSpaceDE w:val="0"/>
        <w:autoSpaceDN w:val="0"/>
        <w:adjustRightInd w:val="0"/>
        <w:spacing w:before="10" w:after="0" w:line="250" w:lineRule="auto"/>
        <w:ind w:left="1944" w:right="864" w:firstLine="360"/>
        <w:jc w:val="both"/>
        <w:rPr>
          <w:rFonts w:ascii="Times New Roman" w:hAnsi="Times New Roman"/>
          <w:sz w:val="20"/>
          <w:szCs w:val="20"/>
        </w:rPr>
      </w:pPr>
      <w:r>
        <w:rPr>
          <w:rFonts w:ascii="Times New Roman" w:hAnsi="Times New Roman"/>
          <w:spacing w:val="1"/>
          <w:sz w:val="20"/>
          <w:szCs w:val="20"/>
        </w:rPr>
        <w:t>A</w:t>
      </w:r>
      <w:r>
        <w:rPr>
          <w:rFonts w:ascii="Times New Roman" w:hAnsi="Times New Roman"/>
          <w:sz w:val="20"/>
          <w:szCs w:val="20"/>
        </w:rPr>
        <w:t xml:space="preserve">n </w:t>
      </w:r>
      <w:r>
        <w:rPr>
          <w:rFonts w:ascii="Times New Roman" w:hAnsi="Times New Roman"/>
          <w:spacing w:val="1"/>
          <w:sz w:val="20"/>
          <w:szCs w:val="20"/>
        </w:rPr>
        <w:t>unde</w:t>
      </w:r>
      <w:r>
        <w:rPr>
          <w:rFonts w:ascii="Times New Roman" w:hAnsi="Times New Roman"/>
          <w:spacing w:val="-2"/>
          <w:sz w:val="20"/>
          <w:szCs w:val="20"/>
        </w:rPr>
        <w:t>r</w:t>
      </w:r>
      <w:r>
        <w:rPr>
          <w:rFonts w:ascii="Times New Roman" w:hAnsi="Times New Roman"/>
          <w:spacing w:val="1"/>
          <w:sz w:val="20"/>
          <w:szCs w:val="20"/>
        </w:rPr>
        <w:t>graduat</w:t>
      </w:r>
      <w:r>
        <w:rPr>
          <w:rFonts w:ascii="Times New Roman" w:hAnsi="Times New Roman"/>
          <w:sz w:val="20"/>
          <w:szCs w:val="20"/>
        </w:rPr>
        <w:t xml:space="preserve">e </w:t>
      </w:r>
      <w:r>
        <w:rPr>
          <w:rFonts w:ascii="Times New Roman" w:hAnsi="Times New Roman"/>
          <w:spacing w:val="1"/>
          <w:sz w:val="20"/>
          <w:szCs w:val="20"/>
        </w:rPr>
        <w:t>studen</w:t>
      </w:r>
      <w:r>
        <w:rPr>
          <w:rFonts w:ascii="Times New Roman" w:hAnsi="Times New Roman"/>
          <w:sz w:val="20"/>
          <w:szCs w:val="20"/>
        </w:rPr>
        <w:t xml:space="preserve">t </w:t>
      </w:r>
      <w:r>
        <w:rPr>
          <w:rFonts w:ascii="Times New Roman" w:hAnsi="Times New Roman"/>
          <w:spacing w:val="1"/>
          <w:sz w:val="20"/>
          <w:szCs w:val="20"/>
        </w:rPr>
        <w:t>fro</w:t>
      </w:r>
      <w:r>
        <w:rPr>
          <w:rFonts w:ascii="Times New Roman" w:hAnsi="Times New Roman"/>
          <w:sz w:val="20"/>
          <w:szCs w:val="20"/>
        </w:rPr>
        <w:t xml:space="preserve">m </w:t>
      </w:r>
      <w:r>
        <w:rPr>
          <w:rFonts w:ascii="Times New Roman" w:hAnsi="Times New Roman"/>
          <w:spacing w:val="1"/>
          <w:sz w:val="20"/>
          <w:szCs w:val="20"/>
        </w:rPr>
        <w:t>anothe</w:t>
      </w:r>
      <w:r>
        <w:rPr>
          <w:rFonts w:ascii="Times New Roman" w:hAnsi="Times New Roman"/>
          <w:sz w:val="20"/>
          <w:szCs w:val="20"/>
        </w:rPr>
        <w:t xml:space="preserve">r </w:t>
      </w:r>
      <w:r>
        <w:rPr>
          <w:rFonts w:ascii="Times New Roman" w:hAnsi="Times New Roman"/>
          <w:spacing w:val="1"/>
          <w:sz w:val="20"/>
          <w:szCs w:val="20"/>
        </w:rPr>
        <w:t>institutio</w:t>
      </w:r>
      <w:r>
        <w:rPr>
          <w:rFonts w:ascii="Times New Roman" w:hAnsi="Times New Roman"/>
          <w:sz w:val="20"/>
          <w:szCs w:val="20"/>
        </w:rPr>
        <w:t xml:space="preserve">n </w:t>
      </w:r>
      <w:r>
        <w:rPr>
          <w:rFonts w:ascii="Times New Roman" w:hAnsi="Times New Roman"/>
          <w:spacing w:val="1"/>
          <w:sz w:val="20"/>
          <w:szCs w:val="20"/>
        </w:rPr>
        <w:t>ma</w:t>
      </w:r>
      <w:r>
        <w:rPr>
          <w:rFonts w:ascii="Times New Roman" w:hAnsi="Times New Roman"/>
          <w:sz w:val="20"/>
          <w:szCs w:val="20"/>
        </w:rPr>
        <w:t xml:space="preserve">y </w:t>
      </w:r>
      <w:r>
        <w:rPr>
          <w:rFonts w:ascii="Times New Roman" w:hAnsi="Times New Roman"/>
          <w:spacing w:val="1"/>
          <w:sz w:val="20"/>
          <w:szCs w:val="20"/>
        </w:rPr>
        <w:t>no</w:t>
      </w:r>
      <w:r>
        <w:rPr>
          <w:rFonts w:ascii="Times New Roman" w:hAnsi="Times New Roman"/>
          <w:sz w:val="20"/>
          <w:szCs w:val="20"/>
        </w:rPr>
        <w:t xml:space="preserve">t </w:t>
      </w:r>
      <w:r>
        <w:rPr>
          <w:rFonts w:ascii="Times New Roman" w:hAnsi="Times New Roman"/>
          <w:spacing w:val="1"/>
          <w:sz w:val="20"/>
          <w:szCs w:val="20"/>
        </w:rPr>
        <w:t>b</w:t>
      </w:r>
      <w:r>
        <w:rPr>
          <w:rFonts w:ascii="Times New Roman" w:hAnsi="Times New Roman"/>
          <w:sz w:val="20"/>
          <w:szCs w:val="20"/>
        </w:rPr>
        <w:t xml:space="preserve">e </w:t>
      </w:r>
      <w:r>
        <w:rPr>
          <w:rFonts w:ascii="Times New Roman" w:hAnsi="Times New Roman"/>
          <w:spacing w:val="1"/>
          <w:sz w:val="20"/>
          <w:szCs w:val="20"/>
        </w:rPr>
        <w:t>admitte</w:t>
      </w:r>
      <w:r>
        <w:rPr>
          <w:rFonts w:ascii="Times New Roman" w:hAnsi="Times New Roman"/>
          <w:sz w:val="20"/>
          <w:szCs w:val="20"/>
        </w:rPr>
        <w:t xml:space="preserve">d </w:t>
      </w:r>
      <w:r>
        <w:rPr>
          <w:rFonts w:ascii="Times New Roman" w:hAnsi="Times New Roman"/>
          <w:spacing w:val="1"/>
          <w:sz w:val="20"/>
          <w:szCs w:val="20"/>
        </w:rPr>
        <w:t>t</w:t>
      </w:r>
      <w:r>
        <w:rPr>
          <w:rFonts w:ascii="Times New Roman" w:hAnsi="Times New Roman"/>
          <w:sz w:val="20"/>
          <w:szCs w:val="20"/>
        </w:rPr>
        <w:t xml:space="preserve">o </w:t>
      </w:r>
      <w:r>
        <w:rPr>
          <w:rFonts w:ascii="Times New Roman" w:hAnsi="Times New Roman"/>
          <w:spacing w:val="1"/>
          <w:sz w:val="20"/>
          <w:szCs w:val="20"/>
        </w:rPr>
        <w:t>graduat</w:t>
      </w:r>
      <w:r>
        <w:rPr>
          <w:rFonts w:ascii="Times New Roman" w:hAnsi="Times New Roman"/>
          <w:sz w:val="20"/>
          <w:szCs w:val="20"/>
        </w:rPr>
        <w:t xml:space="preserve">e </w:t>
      </w:r>
      <w:r>
        <w:rPr>
          <w:rFonts w:ascii="Times New Roman" w:hAnsi="Times New Roman"/>
          <w:spacing w:val="1"/>
          <w:sz w:val="20"/>
          <w:szCs w:val="20"/>
        </w:rPr>
        <w:t xml:space="preserve">nursing </w:t>
      </w:r>
      <w:r>
        <w:rPr>
          <w:rFonts w:ascii="Times New Roman" w:hAnsi="Times New Roman"/>
          <w:sz w:val="20"/>
          <w:szCs w:val="20"/>
        </w:rPr>
        <w:t>courses</w:t>
      </w:r>
      <w:r>
        <w:rPr>
          <w:rFonts w:ascii="Times New Roman" w:hAnsi="Times New Roman"/>
          <w:spacing w:val="4"/>
          <w:sz w:val="20"/>
          <w:szCs w:val="20"/>
        </w:rPr>
        <w:t xml:space="preserve"> </w:t>
      </w:r>
      <w:r>
        <w:rPr>
          <w:rFonts w:ascii="Times New Roman" w:hAnsi="Times New Roman"/>
          <w:sz w:val="20"/>
          <w:szCs w:val="20"/>
        </w:rPr>
        <w:t>at</w:t>
      </w:r>
      <w:r>
        <w:rPr>
          <w:rFonts w:ascii="Times New Roman" w:hAnsi="Times New Roman"/>
          <w:spacing w:val="-7"/>
          <w:sz w:val="20"/>
          <w:szCs w:val="20"/>
        </w:rPr>
        <w:t xml:space="preserve"> </w:t>
      </w:r>
      <w:r>
        <w:rPr>
          <w:rFonts w:ascii="Times New Roman" w:hAnsi="Times New Roman"/>
          <w:sz w:val="20"/>
          <w:szCs w:val="20"/>
        </w:rPr>
        <w:t>Albany</w:t>
      </w:r>
      <w:r>
        <w:rPr>
          <w:rFonts w:ascii="Times New Roman" w:hAnsi="Times New Roman"/>
          <w:spacing w:val="4"/>
          <w:sz w:val="20"/>
          <w:szCs w:val="20"/>
        </w:rPr>
        <w:t xml:space="preserve"> </w:t>
      </w:r>
      <w:r>
        <w:rPr>
          <w:rFonts w:ascii="Times New Roman" w:hAnsi="Times New Roman"/>
          <w:sz w:val="20"/>
          <w:szCs w:val="20"/>
        </w:rPr>
        <w:t>State</w:t>
      </w:r>
      <w:r>
        <w:rPr>
          <w:rFonts w:ascii="Times New Roman" w:hAnsi="Times New Roman"/>
          <w:spacing w:val="4"/>
          <w:sz w:val="20"/>
          <w:szCs w:val="20"/>
        </w:rPr>
        <w:t xml:space="preserve"> </w:t>
      </w:r>
      <w:r>
        <w:rPr>
          <w:rFonts w:ascii="Times New Roman" w:hAnsi="Times New Roman"/>
          <w:sz w:val="20"/>
          <w:szCs w:val="20"/>
        </w:rPr>
        <w:t>Universit</w:t>
      </w:r>
      <w:r>
        <w:rPr>
          <w:rFonts w:ascii="Times New Roman" w:hAnsi="Times New Roman"/>
          <w:spacing w:val="-13"/>
          <w:sz w:val="20"/>
          <w:szCs w:val="20"/>
        </w:rPr>
        <w:t>y</w:t>
      </w:r>
      <w:r>
        <w:rPr>
          <w:rFonts w:ascii="Times New Roman" w:hAnsi="Times New Roman"/>
          <w:sz w:val="20"/>
          <w:szCs w:val="20"/>
        </w:rPr>
        <w:t>.</w:t>
      </w:r>
      <w:r>
        <w:rPr>
          <w:rFonts w:ascii="Times New Roman" w:hAnsi="Times New Roman"/>
          <w:spacing w:val="-7"/>
          <w:sz w:val="20"/>
          <w:szCs w:val="20"/>
        </w:rPr>
        <w:t xml:space="preserve"> </w:t>
      </w:r>
      <w:r>
        <w:rPr>
          <w:rFonts w:ascii="Times New Roman" w:hAnsi="Times New Roman"/>
          <w:sz w:val="20"/>
          <w:szCs w:val="20"/>
        </w:rPr>
        <w:t>Admission</w:t>
      </w:r>
      <w:r>
        <w:rPr>
          <w:rFonts w:ascii="Times New Roman" w:hAnsi="Times New Roman"/>
          <w:spacing w:val="4"/>
          <w:sz w:val="20"/>
          <w:szCs w:val="20"/>
        </w:rPr>
        <w:t xml:space="preserve"> </w:t>
      </w:r>
      <w:r>
        <w:rPr>
          <w:rFonts w:ascii="Times New Roman" w:hAnsi="Times New Roman"/>
          <w:sz w:val="20"/>
          <w:szCs w:val="20"/>
        </w:rPr>
        <w:t>to</w:t>
      </w:r>
      <w:r>
        <w:rPr>
          <w:rFonts w:ascii="Times New Roman" w:hAnsi="Times New Roman"/>
          <w:spacing w:val="4"/>
          <w:sz w:val="20"/>
          <w:szCs w:val="20"/>
        </w:rPr>
        <w:t xml:space="preserve"> </w:t>
      </w:r>
      <w:r>
        <w:rPr>
          <w:rFonts w:ascii="Times New Roman" w:hAnsi="Times New Roman"/>
          <w:sz w:val="20"/>
          <w:szCs w:val="20"/>
        </w:rPr>
        <w:t>non-degree</w:t>
      </w:r>
      <w:r>
        <w:rPr>
          <w:rFonts w:ascii="Times New Roman" w:hAnsi="Times New Roman"/>
          <w:spacing w:val="4"/>
          <w:sz w:val="20"/>
          <w:szCs w:val="20"/>
        </w:rPr>
        <w:t xml:space="preserve"> </w:t>
      </w:r>
      <w:r>
        <w:rPr>
          <w:rFonts w:ascii="Times New Roman" w:hAnsi="Times New Roman"/>
          <w:sz w:val="20"/>
          <w:szCs w:val="20"/>
        </w:rPr>
        <w:t>status</w:t>
      </w:r>
      <w:r>
        <w:rPr>
          <w:rFonts w:ascii="Times New Roman" w:hAnsi="Times New Roman"/>
          <w:spacing w:val="4"/>
          <w:sz w:val="20"/>
          <w:szCs w:val="20"/>
        </w:rPr>
        <w:t xml:space="preserve"> </w:t>
      </w:r>
      <w:r>
        <w:rPr>
          <w:rFonts w:ascii="Times New Roman" w:hAnsi="Times New Roman"/>
          <w:sz w:val="20"/>
          <w:szCs w:val="20"/>
        </w:rPr>
        <w:t>does</w:t>
      </w:r>
      <w:r>
        <w:rPr>
          <w:rFonts w:ascii="Times New Roman" w:hAnsi="Times New Roman"/>
          <w:spacing w:val="4"/>
          <w:sz w:val="20"/>
          <w:szCs w:val="20"/>
        </w:rPr>
        <w:t xml:space="preserve"> </w:t>
      </w:r>
      <w:r>
        <w:rPr>
          <w:rFonts w:ascii="Times New Roman" w:hAnsi="Times New Roman"/>
          <w:sz w:val="20"/>
          <w:szCs w:val="20"/>
        </w:rPr>
        <w:t>not</w:t>
      </w:r>
      <w:r>
        <w:rPr>
          <w:rFonts w:ascii="Times New Roman" w:hAnsi="Times New Roman"/>
          <w:spacing w:val="4"/>
          <w:sz w:val="20"/>
          <w:szCs w:val="20"/>
        </w:rPr>
        <w:t xml:space="preserve"> </w:t>
      </w:r>
      <w:r>
        <w:rPr>
          <w:rFonts w:ascii="Times New Roman" w:hAnsi="Times New Roman"/>
          <w:sz w:val="20"/>
          <w:szCs w:val="20"/>
        </w:rPr>
        <w:t>warrant</w:t>
      </w:r>
      <w:r>
        <w:rPr>
          <w:rFonts w:ascii="Times New Roman" w:hAnsi="Times New Roman"/>
          <w:spacing w:val="4"/>
          <w:sz w:val="20"/>
          <w:szCs w:val="20"/>
        </w:rPr>
        <w:t xml:space="preserve"> </w:t>
      </w:r>
      <w:r>
        <w:rPr>
          <w:rFonts w:ascii="Times New Roman" w:hAnsi="Times New Roman"/>
          <w:sz w:val="20"/>
          <w:szCs w:val="20"/>
        </w:rPr>
        <w:t>or</w:t>
      </w:r>
      <w:r>
        <w:rPr>
          <w:rFonts w:ascii="Times New Roman" w:hAnsi="Times New Roman"/>
          <w:spacing w:val="4"/>
          <w:sz w:val="20"/>
          <w:szCs w:val="20"/>
        </w:rPr>
        <w:t xml:space="preserve"> </w:t>
      </w:r>
      <w:r>
        <w:rPr>
          <w:rFonts w:ascii="Times New Roman" w:hAnsi="Times New Roman"/>
          <w:sz w:val="20"/>
          <w:szCs w:val="20"/>
        </w:rPr>
        <w:t>secure</w:t>
      </w:r>
      <w:r>
        <w:rPr>
          <w:rFonts w:ascii="Times New Roman" w:hAnsi="Times New Roman"/>
          <w:spacing w:val="4"/>
          <w:sz w:val="20"/>
          <w:szCs w:val="20"/>
        </w:rPr>
        <w:t xml:space="preserve"> </w:t>
      </w:r>
      <w:r>
        <w:rPr>
          <w:rFonts w:ascii="Times New Roman" w:hAnsi="Times New Roman"/>
          <w:sz w:val="20"/>
          <w:szCs w:val="20"/>
        </w:rPr>
        <w:t>ad- mission to the Graduate Nursing Program.</w:t>
      </w:r>
    </w:p>
    <w:p w:rsidR="00F42301" w:rsidRDefault="00F42301" w:rsidP="00963D01">
      <w:pPr>
        <w:widowControl w:val="0"/>
        <w:autoSpaceDE w:val="0"/>
        <w:autoSpaceDN w:val="0"/>
        <w:adjustRightInd w:val="0"/>
        <w:spacing w:before="17" w:after="0" w:line="200" w:lineRule="exact"/>
        <w:rPr>
          <w:rFonts w:ascii="Times New Roman" w:hAnsi="Times New Roman"/>
          <w:sz w:val="20"/>
          <w:szCs w:val="20"/>
        </w:rPr>
      </w:pPr>
    </w:p>
    <w:p w:rsidR="00F42301" w:rsidRDefault="00F42301" w:rsidP="00963D01">
      <w:pPr>
        <w:widowControl w:val="0"/>
        <w:autoSpaceDE w:val="0"/>
        <w:autoSpaceDN w:val="0"/>
        <w:adjustRightInd w:val="0"/>
        <w:spacing w:after="0"/>
        <w:ind w:left="1944"/>
        <w:rPr>
          <w:rFonts w:ascii="Times New Roman" w:hAnsi="Times New Roman"/>
          <w:sz w:val="28"/>
          <w:szCs w:val="28"/>
        </w:rPr>
      </w:pPr>
      <w:r>
        <w:rPr>
          <w:rFonts w:ascii="Times New Roman" w:hAnsi="Times New Roman"/>
          <w:b/>
          <w:bCs/>
          <w:sz w:val="28"/>
          <w:szCs w:val="28"/>
        </w:rPr>
        <w:t>RN to MSN-FNP P</w:t>
      </w:r>
      <w:r>
        <w:rPr>
          <w:rFonts w:ascii="Times New Roman" w:hAnsi="Times New Roman"/>
          <w:b/>
          <w:bCs/>
          <w:spacing w:val="-5"/>
          <w:sz w:val="28"/>
          <w:szCs w:val="28"/>
        </w:rPr>
        <w:t>r</w:t>
      </w:r>
      <w:r>
        <w:rPr>
          <w:rFonts w:ascii="Times New Roman" w:hAnsi="Times New Roman"/>
          <w:b/>
          <w:bCs/>
          <w:sz w:val="28"/>
          <w:szCs w:val="28"/>
        </w:rPr>
        <w:t>ogram of Study</w:t>
      </w:r>
    </w:p>
    <w:p w:rsidR="00F42301" w:rsidRDefault="00F42301" w:rsidP="00963D01">
      <w:pPr>
        <w:widowControl w:val="0"/>
        <w:autoSpaceDE w:val="0"/>
        <w:autoSpaceDN w:val="0"/>
        <w:adjustRightInd w:val="0"/>
        <w:spacing w:before="37" w:after="0" w:line="250" w:lineRule="auto"/>
        <w:ind w:left="1944" w:right="908" w:firstLine="360"/>
        <w:rPr>
          <w:rFonts w:ascii="Times New Roman" w:hAnsi="Times New Roman"/>
          <w:color w:val="000000"/>
          <w:sz w:val="20"/>
          <w:szCs w:val="20"/>
        </w:rPr>
      </w:pPr>
      <w:r>
        <w:rPr>
          <w:rFonts w:ascii="Times New Roman" w:hAnsi="Times New Roman"/>
          <w:color w:val="191919"/>
          <w:sz w:val="20"/>
          <w:szCs w:val="20"/>
        </w:rPr>
        <w:t>The RN to MSN concentration provides registered nurses (RNs) an opportunity to complete a graduate degree with two bridge semesters in which the student takes unde</w:t>
      </w:r>
      <w:r>
        <w:rPr>
          <w:rFonts w:ascii="Times New Roman" w:hAnsi="Times New Roman"/>
          <w:color w:val="191919"/>
          <w:spacing w:val="-4"/>
          <w:sz w:val="20"/>
          <w:szCs w:val="20"/>
        </w:rPr>
        <w:t>r</w:t>
      </w:r>
      <w:r>
        <w:rPr>
          <w:rFonts w:ascii="Times New Roman" w:hAnsi="Times New Roman"/>
          <w:color w:val="191919"/>
          <w:sz w:val="20"/>
          <w:szCs w:val="20"/>
        </w:rPr>
        <w:t>graduate and graduate courses following by the remaining semesters of graduate coursework.</w:t>
      </w:r>
      <w:r>
        <w:rPr>
          <w:rFonts w:ascii="Times New Roman" w:hAnsi="Times New Roman"/>
          <w:color w:val="191919"/>
          <w:spacing w:val="46"/>
          <w:sz w:val="20"/>
          <w:szCs w:val="20"/>
        </w:rPr>
        <w:t xml:space="preserve"> </w:t>
      </w:r>
      <w:r>
        <w:rPr>
          <w:rFonts w:ascii="Times New Roman" w:hAnsi="Times New Roman"/>
          <w:color w:val="191919"/>
          <w:sz w:val="20"/>
          <w:szCs w:val="20"/>
        </w:rPr>
        <w:t>The two unde</w:t>
      </w:r>
      <w:r>
        <w:rPr>
          <w:rFonts w:ascii="Times New Roman" w:hAnsi="Times New Roman"/>
          <w:color w:val="191919"/>
          <w:spacing w:val="-4"/>
          <w:sz w:val="20"/>
          <w:szCs w:val="20"/>
        </w:rPr>
        <w:t>r</w:t>
      </w:r>
      <w:r>
        <w:rPr>
          <w:rFonts w:ascii="Times New Roman" w:hAnsi="Times New Roman"/>
          <w:color w:val="191919"/>
          <w:sz w:val="20"/>
          <w:szCs w:val="20"/>
        </w:rPr>
        <w:t>graduate courses specific to the RN-MSN concentration are NURS 4413 and NURS 4346.</w:t>
      </w:r>
    </w:p>
    <w:p w:rsidR="00F42301" w:rsidRDefault="00F42301" w:rsidP="00963D01">
      <w:pPr>
        <w:widowControl w:val="0"/>
        <w:autoSpaceDE w:val="0"/>
        <w:autoSpaceDN w:val="0"/>
        <w:adjustRightInd w:val="0"/>
        <w:spacing w:before="37" w:after="0" w:line="250" w:lineRule="auto"/>
        <w:ind w:left="1944" w:right="908" w:firstLine="360"/>
        <w:rPr>
          <w:rFonts w:ascii="Times New Roman" w:hAnsi="Times New Roman"/>
          <w:color w:val="000000"/>
          <w:sz w:val="20"/>
          <w:szCs w:val="20"/>
        </w:rPr>
        <w:sectPr w:rsidR="00F42301">
          <w:pgSz w:w="12240" w:h="15840"/>
          <w:pgMar w:top="260" w:right="1300" w:bottom="280" w:left="200" w:header="0" w:footer="1044" w:gutter="0"/>
          <w:cols w:space="720"/>
          <w:noEndnote/>
        </w:sectPr>
      </w:pPr>
    </w:p>
    <w:tbl>
      <w:tblPr>
        <w:tblW w:w="0" w:type="auto"/>
        <w:tblInd w:w="119" w:type="dxa"/>
        <w:tblLayout w:type="fixed"/>
        <w:tblCellMar>
          <w:left w:w="0" w:type="dxa"/>
          <w:right w:w="0" w:type="dxa"/>
        </w:tblCellMar>
        <w:tblLook w:val="0000"/>
      </w:tblPr>
      <w:tblGrid>
        <w:gridCol w:w="4876"/>
        <w:gridCol w:w="4560"/>
        <w:gridCol w:w="1067"/>
      </w:tblGrid>
      <w:tr w:rsidR="00F42301" w:rsidRPr="00FA7AC7" w:rsidTr="00F319A1">
        <w:trPr>
          <w:trHeight w:hRule="exact" w:val="235"/>
        </w:trPr>
        <w:tc>
          <w:tcPr>
            <w:tcW w:w="4876" w:type="dxa"/>
            <w:tcBorders>
              <w:top w:val="nil"/>
              <w:left w:val="nil"/>
              <w:bottom w:val="single" w:sz="4" w:space="0" w:color="191919"/>
              <w:right w:val="single" w:sz="4" w:space="0" w:color="191919"/>
            </w:tcBorders>
          </w:tcPr>
          <w:p w:rsidR="00F42301" w:rsidRPr="00FA7AC7" w:rsidRDefault="00F42301" w:rsidP="00F319A1">
            <w:pPr>
              <w:widowControl w:val="0"/>
              <w:autoSpaceDE w:val="0"/>
              <w:autoSpaceDN w:val="0"/>
              <w:adjustRightInd w:val="0"/>
              <w:spacing w:after="0"/>
              <w:rPr>
                <w:rFonts w:ascii="Times New Roman" w:hAnsi="Times New Roman"/>
                <w:sz w:val="24"/>
                <w:szCs w:val="24"/>
              </w:rPr>
            </w:pPr>
          </w:p>
        </w:tc>
        <w:tc>
          <w:tcPr>
            <w:tcW w:w="4560" w:type="dxa"/>
            <w:vMerge w:val="restart"/>
            <w:tcBorders>
              <w:top w:val="single" w:sz="4" w:space="0" w:color="191919"/>
              <w:left w:val="single" w:sz="4" w:space="0" w:color="191919"/>
              <w:bottom w:val="single" w:sz="4" w:space="0" w:color="191919"/>
              <w:right w:val="single" w:sz="4" w:space="0" w:color="191919"/>
            </w:tcBorders>
          </w:tcPr>
          <w:p w:rsidR="00F42301" w:rsidRPr="00FA7AC7" w:rsidRDefault="00F42301" w:rsidP="00F319A1">
            <w:pPr>
              <w:widowControl w:val="0"/>
              <w:autoSpaceDE w:val="0"/>
              <w:autoSpaceDN w:val="0"/>
              <w:adjustRightInd w:val="0"/>
              <w:spacing w:before="8" w:after="0" w:line="150" w:lineRule="exact"/>
              <w:rPr>
                <w:rFonts w:ascii="Times New Roman" w:hAnsi="Times New Roman"/>
                <w:sz w:val="15"/>
                <w:szCs w:val="15"/>
              </w:rPr>
            </w:pPr>
          </w:p>
          <w:p w:rsidR="00F42301" w:rsidRPr="00FA7AC7" w:rsidRDefault="00F42301" w:rsidP="00F319A1">
            <w:pPr>
              <w:widowControl w:val="0"/>
              <w:autoSpaceDE w:val="0"/>
              <w:autoSpaceDN w:val="0"/>
              <w:adjustRightInd w:val="0"/>
              <w:spacing w:after="0"/>
              <w:ind w:left="1973"/>
              <w:rPr>
                <w:rFonts w:ascii="Times New Roman" w:hAnsi="Times New Roman"/>
                <w:sz w:val="24"/>
                <w:szCs w:val="24"/>
              </w:rPr>
            </w:pPr>
            <w:r w:rsidRPr="00FA7AC7">
              <w:rPr>
                <w:rFonts w:ascii="Times New Roman" w:hAnsi="Times New Roman"/>
                <w:b/>
                <w:bCs/>
                <w:color w:val="191919"/>
                <w:sz w:val="36"/>
                <w:szCs w:val="36"/>
              </w:rPr>
              <w:t>N</w:t>
            </w:r>
            <w:r w:rsidRPr="00FA7AC7">
              <w:rPr>
                <w:rFonts w:ascii="Times New Roman" w:hAnsi="Times New Roman"/>
                <w:b/>
                <w:bCs/>
                <w:color w:val="191919"/>
                <w:sz w:val="27"/>
                <w:szCs w:val="27"/>
              </w:rPr>
              <w:t>URSING</w:t>
            </w:r>
          </w:p>
        </w:tc>
        <w:tc>
          <w:tcPr>
            <w:tcW w:w="1067" w:type="dxa"/>
            <w:tcBorders>
              <w:top w:val="nil"/>
              <w:left w:val="single" w:sz="4" w:space="0" w:color="191919"/>
              <w:bottom w:val="single" w:sz="4" w:space="0" w:color="191919"/>
              <w:right w:val="nil"/>
            </w:tcBorders>
          </w:tcPr>
          <w:p w:rsidR="00F42301" w:rsidRPr="00FA7AC7" w:rsidRDefault="00F42301" w:rsidP="00F319A1">
            <w:pPr>
              <w:widowControl w:val="0"/>
              <w:autoSpaceDE w:val="0"/>
              <w:autoSpaceDN w:val="0"/>
              <w:adjustRightInd w:val="0"/>
              <w:spacing w:after="0"/>
              <w:rPr>
                <w:rFonts w:ascii="Times New Roman" w:hAnsi="Times New Roman"/>
                <w:sz w:val="24"/>
                <w:szCs w:val="24"/>
              </w:rPr>
            </w:pPr>
          </w:p>
        </w:tc>
      </w:tr>
      <w:tr w:rsidR="00F42301" w:rsidRPr="00FA7AC7" w:rsidTr="00F319A1">
        <w:trPr>
          <w:trHeight w:hRule="exact" w:val="256"/>
        </w:trPr>
        <w:tc>
          <w:tcPr>
            <w:tcW w:w="4876" w:type="dxa"/>
            <w:tcBorders>
              <w:top w:val="single" w:sz="4" w:space="0" w:color="191919"/>
              <w:left w:val="nil"/>
              <w:bottom w:val="single" w:sz="4" w:space="0" w:color="191919"/>
              <w:right w:val="single" w:sz="4" w:space="0" w:color="191919"/>
            </w:tcBorders>
          </w:tcPr>
          <w:p w:rsidR="00F42301" w:rsidRPr="00FA7AC7" w:rsidRDefault="00F42301" w:rsidP="00F319A1">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F319A1">
            <w:pPr>
              <w:widowControl w:val="0"/>
              <w:autoSpaceDE w:val="0"/>
              <w:autoSpaceDN w:val="0"/>
              <w:adjustRightInd w:val="0"/>
              <w:spacing w:after="0"/>
              <w:rPr>
                <w:rFonts w:ascii="Times New Roman" w:hAnsi="Times New Roman"/>
                <w:sz w:val="24"/>
                <w:szCs w:val="24"/>
              </w:rPr>
            </w:pPr>
          </w:p>
        </w:tc>
        <w:tc>
          <w:tcPr>
            <w:tcW w:w="1067" w:type="dxa"/>
            <w:tcBorders>
              <w:top w:val="single" w:sz="4" w:space="0" w:color="191919"/>
              <w:left w:val="single" w:sz="4" w:space="0" w:color="191919"/>
              <w:bottom w:val="single" w:sz="4" w:space="0" w:color="191919"/>
              <w:right w:val="nil"/>
            </w:tcBorders>
          </w:tcPr>
          <w:p w:rsidR="00F42301" w:rsidRPr="00FA7AC7" w:rsidRDefault="00F42301" w:rsidP="00F319A1">
            <w:pPr>
              <w:widowControl w:val="0"/>
              <w:autoSpaceDE w:val="0"/>
              <w:autoSpaceDN w:val="0"/>
              <w:adjustRightInd w:val="0"/>
              <w:spacing w:after="0"/>
              <w:rPr>
                <w:rFonts w:ascii="Times New Roman" w:hAnsi="Times New Roman"/>
                <w:sz w:val="24"/>
                <w:szCs w:val="24"/>
              </w:rPr>
            </w:pPr>
          </w:p>
        </w:tc>
      </w:tr>
      <w:tr w:rsidR="00F42301" w:rsidRPr="00FA7AC7" w:rsidTr="00F319A1">
        <w:trPr>
          <w:trHeight w:hRule="exact" w:val="219"/>
        </w:trPr>
        <w:tc>
          <w:tcPr>
            <w:tcW w:w="4876" w:type="dxa"/>
            <w:tcBorders>
              <w:top w:val="single" w:sz="4" w:space="0" w:color="191919"/>
              <w:left w:val="nil"/>
              <w:bottom w:val="nil"/>
              <w:right w:val="single" w:sz="4" w:space="0" w:color="191919"/>
            </w:tcBorders>
          </w:tcPr>
          <w:p w:rsidR="00F42301" w:rsidRPr="00FA7AC7" w:rsidRDefault="00F42301" w:rsidP="00F319A1">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F319A1">
            <w:pPr>
              <w:widowControl w:val="0"/>
              <w:autoSpaceDE w:val="0"/>
              <w:autoSpaceDN w:val="0"/>
              <w:adjustRightInd w:val="0"/>
              <w:spacing w:after="0"/>
              <w:rPr>
                <w:rFonts w:ascii="Times New Roman" w:hAnsi="Times New Roman"/>
                <w:sz w:val="24"/>
                <w:szCs w:val="24"/>
              </w:rPr>
            </w:pPr>
          </w:p>
        </w:tc>
        <w:tc>
          <w:tcPr>
            <w:tcW w:w="1067" w:type="dxa"/>
            <w:tcBorders>
              <w:top w:val="single" w:sz="4" w:space="0" w:color="191919"/>
              <w:left w:val="single" w:sz="4" w:space="0" w:color="191919"/>
              <w:bottom w:val="nil"/>
              <w:right w:val="nil"/>
            </w:tcBorders>
          </w:tcPr>
          <w:p w:rsidR="00F42301" w:rsidRPr="00FA7AC7" w:rsidRDefault="00F42301" w:rsidP="00F319A1">
            <w:pPr>
              <w:widowControl w:val="0"/>
              <w:autoSpaceDE w:val="0"/>
              <w:autoSpaceDN w:val="0"/>
              <w:adjustRightInd w:val="0"/>
              <w:spacing w:after="0"/>
              <w:rPr>
                <w:rFonts w:ascii="Times New Roman" w:hAnsi="Times New Roman"/>
                <w:sz w:val="24"/>
                <w:szCs w:val="24"/>
              </w:rPr>
            </w:pPr>
          </w:p>
        </w:tc>
      </w:tr>
    </w:tbl>
    <w:p w:rsidR="00F42301" w:rsidRDefault="00F42301" w:rsidP="00963D01">
      <w:pPr>
        <w:widowControl w:val="0"/>
        <w:autoSpaceDE w:val="0"/>
        <w:autoSpaceDN w:val="0"/>
        <w:adjustRightInd w:val="0"/>
        <w:spacing w:before="6" w:after="0" w:line="120" w:lineRule="exact"/>
        <w:rPr>
          <w:rFonts w:ascii="Times New Roman" w:hAnsi="Times New Roman"/>
          <w:sz w:val="12"/>
          <w:szCs w:val="12"/>
        </w:rPr>
      </w:pPr>
    </w:p>
    <w:p w:rsidR="00F42301" w:rsidRDefault="00F42301" w:rsidP="00963D01">
      <w:pPr>
        <w:widowControl w:val="0"/>
        <w:autoSpaceDE w:val="0"/>
        <w:autoSpaceDN w:val="0"/>
        <w:adjustRightInd w:val="0"/>
        <w:spacing w:after="0" w:line="200" w:lineRule="exact"/>
        <w:rPr>
          <w:rFonts w:ascii="Times New Roman" w:hAnsi="Times New Roman"/>
          <w:sz w:val="20"/>
          <w:szCs w:val="20"/>
        </w:rPr>
      </w:pPr>
    </w:p>
    <w:p w:rsidR="00F42301" w:rsidRDefault="00F42301" w:rsidP="00963D01">
      <w:pPr>
        <w:widowControl w:val="0"/>
        <w:autoSpaceDE w:val="0"/>
        <w:autoSpaceDN w:val="0"/>
        <w:adjustRightInd w:val="0"/>
        <w:spacing w:after="0" w:line="200" w:lineRule="exact"/>
        <w:rPr>
          <w:rFonts w:ascii="Times New Roman" w:hAnsi="Times New Roman"/>
          <w:sz w:val="20"/>
          <w:szCs w:val="20"/>
        </w:rPr>
      </w:pPr>
    </w:p>
    <w:p w:rsidR="00F42301" w:rsidRDefault="00F42301" w:rsidP="00963D01">
      <w:pPr>
        <w:widowControl w:val="0"/>
        <w:autoSpaceDE w:val="0"/>
        <w:autoSpaceDN w:val="0"/>
        <w:adjustRightInd w:val="0"/>
        <w:spacing w:after="0" w:line="200" w:lineRule="exact"/>
        <w:rPr>
          <w:rFonts w:ascii="Times New Roman" w:hAnsi="Times New Roman"/>
          <w:sz w:val="20"/>
          <w:szCs w:val="20"/>
        </w:rPr>
      </w:pPr>
    </w:p>
    <w:p w:rsidR="00F42301" w:rsidRDefault="00F42301" w:rsidP="00963D01">
      <w:pPr>
        <w:widowControl w:val="0"/>
        <w:autoSpaceDE w:val="0"/>
        <w:autoSpaceDN w:val="0"/>
        <w:adjustRightInd w:val="0"/>
        <w:spacing w:before="14" w:after="0"/>
        <w:ind w:left="879"/>
        <w:rPr>
          <w:rFonts w:ascii="Times New Roman" w:hAnsi="Times New Roman"/>
          <w:color w:val="000000"/>
          <w:sz w:val="28"/>
          <w:szCs w:val="28"/>
        </w:rPr>
      </w:pPr>
      <w:r w:rsidRPr="00607700">
        <w:rPr>
          <w:rFonts w:ascii="Calibri" w:hAnsi="Calibri"/>
          <w:noProof/>
          <w:lang w:eastAsia="en-US"/>
        </w:rPr>
        <w:pict>
          <v:group id="_x0000_s3635" style="position:absolute;left:0;text-align:left;margin-left:315pt;margin-top:-64.55pt;width:31.2pt;height:31.05pt;z-index:-251612160;mso-position-horizontal-relative:page" coordorigin="6300,-1291" coordsize="624,621" o:allowincell="f">
            <v:rect id="_x0000_s3636" style="position:absolute;left:6305;top:-1286;width:613;height:610" o:allowincell="f" stroked="f">
              <v:path arrowok="t"/>
            </v:rect>
            <v:rect id="_x0000_s3637" style="position:absolute;left:6306;top:-1286;width:620;height:620;mso-position-horizontal-relative:page" o:allowincell="f" filled="f" stroked="f">
              <v:textbox inset="0,0,0,0">
                <w:txbxContent>
                  <w:p w:rsidR="00F42301" w:rsidRDefault="00F42301" w:rsidP="00963D01">
                    <w:pPr>
                      <w:spacing w:after="0" w:line="620" w:lineRule="atLeast"/>
                      <w:rPr>
                        <w:rFonts w:ascii="Times New Roman" w:hAnsi="Times New Roman"/>
                        <w:sz w:val="24"/>
                        <w:szCs w:val="24"/>
                      </w:rPr>
                    </w:pPr>
                    <w:r>
                      <w:rPr>
                        <w:rFonts w:ascii="Times New Roman" w:hAnsi="Times New Roman"/>
                        <w:noProof/>
                        <w:sz w:val="24"/>
                        <w:szCs w:val="24"/>
                      </w:rPr>
                      <w:drawing>
                        <wp:inline distT="0" distB="0" distL="0" distR="0">
                          <wp:extent cx="390525" cy="390525"/>
                          <wp:effectExtent l="19050" t="0" r="9525" b="0"/>
                          <wp:docPr id="67"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5"/>
                                  <a:srcRect/>
                                  <a:stretch>
                                    <a:fillRect/>
                                  </a:stretch>
                                </pic:blipFill>
                                <pic:spPr bwMode="auto">
                                  <a:xfrm>
                                    <a:off x="0" y="0"/>
                                    <a:ext cx="390525" cy="390525"/>
                                  </a:xfrm>
                                  <a:prstGeom prst="rect">
                                    <a:avLst/>
                                  </a:prstGeom>
                                  <a:noFill/>
                                  <a:ln w="9525">
                                    <a:noFill/>
                                    <a:miter lim="800000"/>
                                    <a:headEnd/>
                                    <a:tailEnd/>
                                  </a:ln>
                                </pic:spPr>
                              </pic:pic>
                            </a:graphicData>
                          </a:graphic>
                        </wp:inline>
                      </w:drawing>
                    </w:r>
                  </w:p>
                  <w:p w:rsidR="00F42301" w:rsidRDefault="00F42301" w:rsidP="00963D01">
                    <w:pPr>
                      <w:widowControl w:val="0"/>
                      <w:autoSpaceDE w:val="0"/>
                      <w:autoSpaceDN w:val="0"/>
                      <w:adjustRightInd w:val="0"/>
                      <w:spacing w:after="0"/>
                      <w:rPr>
                        <w:rFonts w:ascii="Times New Roman" w:hAnsi="Times New Roman"/>
                        <w:sz w:val="24"/>
                        <w:szCs w:val="24"/>
                      </w:rPr>
                    </w:pPr>
                  </w:p>
                </w:txbxContent>
              </v:textbox>
            </v:rect>
            <w10:wrap anchorx="page"/>
          </v:group>
        </w:pict>
      </w:r>
      <w:r>
        <w:rPr>
          <w:rFonts w:ascii="Times New Roman" w:hAnsi="Times New Roman"/>
          <w:b/>
          <w:bCs/>
          <w:color w:val="191919"/>
          <w:sz w:val="28"/>
          <w:szCs w:val="28"/>
        </w:rPr>
        <w:t>RN-MSN</w:t>
      </w:r>
      <w:r>
        <w:rPr>
          <w:rFonts w:ascii="Times New Roman" w:hAnsi="Times New Roman"/>
          <w:b/>
          <w:bCs/>
          <w:color w:val="191919"/>
          <w:spacing w:val="-16"/>
          <w:sz w:val="28"/>
          <w:szCs w:val="28"/>
        </w:rPr>
        <w:t xml:space="preserve"> </w:t>
      </w:r>
      <w:r>
        <w:rPr>
          <w:rFonts w:ascii="Times New Roman" w:hAnsi="Times New Roman"/>
          <w:b/>
          <w:bCs/>
          <w:color w:val="191919"/>
          <w:sz w:val="28"/>
          <w:szCs w:val="28"/>
        </w:rPr>
        <w:t>ADMISSION REQUIREMENTS</w:t>
      </w:r>
    </w:p>
    <w:p w:rsidR="00F42301" w:rsidRDefault="00F42301" w:rsidP="00963D01">
      <w:pPr>
        <w:widowControl w:val="0"/>
        <w:autoSpaceDE w:val="0"/>
        <w:autoSpaceDN w:val="0"/>
        <w:adjustRightInd w:val="0"/>
        <w:spacing w:before="37" w:after="0" w:line="250" w:lineRule="auto"/>
        <w:ind w:left="879" w:right="1977" w:firstLine="360"/>
        <w:rPr>
          <w:rFonts w:ascii="Times New Roman" w:hAnsi="Times New Roman"/>
          <w:color w:val="000000"/>
          <w:sz w:val="20"/>
          <w:szCs w:val="20"/>
        </w:rPr>
      </w:pPr>
      <w:r w:rsidRPr="00607700">
        <w:rPr>
          <w:rFonts w:ascii="Calibri" w:hAnsi="Calibri"/>
          <w:noProof/>
          <w:lang w:eastAsia="en-US"/>
        </w:rPr>
        <w:pict>
          <v:shape id="_x0000_s3638" type="#_x0000_t202" style="position:absolute;left:0;text-align:left;margin-left:520.2pt;margin-top:56.6pt;width:1in;height:184.35pt;z-index:-251611136;mso-position-horizontal-relative:page" o:allowincell="f" filled="f" stroked="f">
            <v:textbox style="layout-flow:vertical" inset="0,0,0,0">
              <w:txbxContent>
                <w:p w:rsidR="00F42301" w:rsidRDefault="00F42301" w:rsidP="00963D01">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E</w:t>
                  </w:r>
                  <w:r>
                    <w:rPr>
                      <w:rFonts w:ascii="Impact" w:hAnsi="Impact" w:cs="Impact"/>
                      <w:color w:val="A3A3A3"/>
                      <w:spacing w:val="-115"/>
                      <w:position w:val="1"/>
                      <w:sz w:val="105"/>
                      <w:szCs w:val="105"/>
                    </w:rPr>
                    <w:t xml:space="preserve"> </w:t>
                  </w:r>
                </w:p>
              </w:txbxContent>
            </v:textbox>
            <w10:wrap anchorx="page"/>
          </v:shape>
        </w:pict>
      </w:r>
      <w:r>
        <w:rPr>
          <w:rFonts w:ascii="Times New Roman" w:hAnsi="Times New Roman"/>
          <w:color w:val="191919"/>
          <w:sz w:val="20"/>
          <w:szCs w:val="20"/>
        </w:rPr>
        <w:t>Graduates of associate degree programs who choose the RN-MSN concentration must com- plete required select core requirements of unde</w:t>
      </w:r>
      <w:r>
        <w:rPr>
          <w:rFonts w:ascii="Times New Roman" w:hAnsi="Times New Roman"/>
          <w:color w:val="191919"/>
          <w:spacing w:val="-4"/>
          <w:sz w:val="20"/>
          <w:szCs w:val="20"/>
        </w:rPr>
        <w:t>r</w:t>
      </w:r>
      <w:r>
        <w:rPr>
          <w:rFonts w:ascii="Times New Roman" w:hAnsi="Times New Roman"/>
          <w:color w:val="191919"/>
          <w:sz w:val="20"/>
          <w:szCs w:val="20"/>
        </w:rPr>
        <w:t>graduate course work prior to admission into the MSN program.</w:t>
      </w:r>
      <w:r>
        <w:rPr>
          <w:rFonts w:ascii="Times New Roman" w:hAnsi="Times New Roman"/>
          <w:color w:val="191919"/>
          <w:spacing w:val="-4"/>
          <w:sz w:val="20"/>
          <w:szCs w:val="20"/>
        </w:rPr>
        <w:t xml:space="preserve"> </w:t>
      </w:r>
      <w:r>
        <w:rPr>
          <w:rFonts w:ascii="Times New Roman" w:hAnsi="Times New Roman"/>
          <w:color w:val="191919"/>
          <w:sz w:val="20"/>
          <w:szCs w:val="20"/>
        </w:rPr>
        <w:t>The students must be eligible for Regular admission to the Graduate School.</w:t>
      </w:r>
      <w:r>
        <w:rPr>
          <w:rFonts w:ascii="Times New Roman" w:hAnsi="Times New Roman"/>
          <w:color w:val="191919"/>
          <w:spacing w:val="46"/>
          <w:sz w:val="20"/>
          <w:szCs w:val="20"/>
        </w:rPr>
        <w:t xml:space="preserve"> </w:t>
      </w:r>
      <w:r>
        <w:rPr>
          <w:rFonts w:ascii="Times New Roman" w:hAnsi="Times New Roman"/>
          <w:color w:val="191919"/>
          <w:sz w:val="20"/>
          <w:szCs w:val="20"/>
        </w:rPr>
        <w:t>The minimum unde</w:t>
      </w:r>
      <w:r>
        <w:rPr>
          <w:rFonts w:ascii="Times New Roman" w:hAnsi="Times New Roman"/>
          <w:color w:val="191919"/>
          <w:spacing w:val="-4"/>
          <w:sz w:val="20"/>
          <w:szCs w:val="20"/>
        </w:rPr>
        <w:t>r</w:t>
      </w:r>
      <w:r>
        <w:rPr>
          <w:rFonts w:ascii="Times New Roman" w:hAnsi="Times New Roman"/>
          <w:color w:val="191919"/>
          <w:sz w:val="20"/>
          <w:szCs w:val="20"/>
        </w:rPr>
        <w:t>graduate G</w:t>
      </w:r>
      <w:r>
        <w:rPr>
          <w:rFonts w:ascii="Times New Roman" w:hAnsi="Times New Roman"/>
          <w:color w:val="191919"/>
          <w:spacing w:val="-18"/>
          <w:sz w:val="20"/>
          <w:szCs w:val="20"/>
        </w:rPr>
        <w:t>P</w:t>
      </w:r>
      <w:r>
        <w:rPr>
          <w:rFonts w:ascii="Times New Roman" w:hAnsi="Times New Roman"/>
          <w:color w:val="191919"/>
          <w:sz w:val="20"/>
          <w:szCs w:val="20"/>
        </w:rPr>
        <w:t>A</w:t>
      </w:r>
      <w:r>
        <w:rPr>
          <w:rFonts w:ascii="Times New Roman" w:hAnsi="Times New Roman"/>
          <w:color w:val="191919"/>
          <w:spacing w:val="-11"/>
          <w:sz w:val="20"/>
          <w:szCs w:val="20"/>
        </w:rPr>
        <w:t xml:space="preserve"> </w:t>
      </w:r>
      <w:r>
        <w:rPr>
          <w:rFonts w:ascii="Times New Roman" w:hAnsi="Times New Roman"/>
          <w:color w:val="191919"/>
          <w:sz w:val="20"/>
          <w:szCs w:val="20"/>
        </w:rPr>
        <w:t>of 3.0 is required.</w:t>
      </w:r>
      <w:r>
        <w:rPr>
          <w:rFonts w:ascii="Times New Roman" w:hAnsi="Times New Roman"/>
          <w:color w:val="191919"/>
          <w:spacing w:val="-11"/>
          <w:sz w:val="20"/>
          <w:szCs w:val="20"/>
        </w:rPr>
        <w:t xml:space="preserve"> </w:t>
      </w:r>
      <w:r>
        <w:rPr>
          <w:rFonts w:ascii="Times New Roman" w:hAnsi="Times New Roman"/>
          <w:color w:val="191919"/>
          <w:sz w:val="20"/>
          <w:szCs w:val="20"/>
        </w:rPr>
        <w:t>A</w:t>
      </w:r>
      <w:r>
        <w:rPr>
          <w:rFonts w:ascii="Times New Roman" w:hAnsi="Times New Roman"/>
          <w:color w:val="191919"/>
          <w:spacing w:val="-11"/>
          <w:sz w:val="20"/>
          <w:szCs w:val="20"/>
        </w:rPr>
        <w:t xml:space="preserve"> </w:t>
      </w:r>
      <w:r>
        <w:rPr>
          <w:rFonts w:ascii="Times New Roman" w:hAnsi="Times New Roman"/>
          <w:color w:val="191919"/>
          <w:sz w:val="20"/>
          <w:szCs w:val="20"/>
        </w:rPr>
        <w:t>minimum score of 800 on the Graduate Record Examination (GRE) of 800, or a minimum score of 402 on the Miller</w:t>
      </w:r>
      <w:r>
        <w:rPr>
          <w:rFonts w:ascii="Times New Roman" w:hAnsi="Times New Roman"/>
          <w:color w:val="191919"/>
          <w:spacing w:val="-11"/>
          <w:sz w:val="20"/>
          <w:szCs w:val="20"/>
        </w:rPr>
        <w:t xml:space="preserve"> </w:t>
      </w:r>
      <w:r>
        <w:rPr>
          <w:rFonts w:ascii="Times New Roman" w:hAnsi="Times New Roman"/>
          <w:color w:val="191919"/>
          <w:sz w:val="20"/>
          <w:szCs w:val="20"/>
        </w:rPr>
        <w:t>Analogy</w:t>
      </w:r>
      <w:r>
        <w:rPr>
          <w:rFonts w:ascii="Times New Roman" w:hAnsi="Times New Roman"/>
          <w:color w:val="191919"/>
          <w:spacing w:val="-4"/>
          <w:sz w:val="20"/>
          <w:szCs w:val="20"/>
        </w:rPr>
        <w:t xml:space="preserve"> </w:t>
      </w:r>
      <w:r>
        <w:rPr>
          <w:rFonts w:ascii="Times New Roman" w:hAnsi="Times New Roman"/>
          <w:color w:val="191919"/>
          <w:spacing w:val="-14"/>
          <w:sz w:val="20"/>
          <w:szCs w:val="20"/>
        </w:rPr>
        <w:t>T</w:t>
      </w:r>
      <w:r>
        <w:rPr>
          <w:rFonts w:ascii="Times New Roman" w:hAnsi="Times New Roman"/>
          <w:color w:val="191919"/>
          <w:sz w:val="20"/>
          <w:szCs w:val="20"/>
        </w:rPr>
        <w:t>est (M</w:t>
      </w:r>
      <w:r>
        <w:rPr>
          <w:rFonts w:ascii="Times New Roman" w:hAnsi="Times New Roman"/>
          <w:color w:val="191919"/>
          <w:spacing w:val="-22"/>
          <w:sz w:val="20"/>
          <w:szCs w:val="20"/>
        </w:rPr>
        <w:t>A</w:t>
      </w:r>
      <w:r>
        <w:rPr>
          <w:rFonts w:ascii="Times New Roman" w:hAnsi="Times New Roman"/>
          <w:color w:val="191919"/>
          <w:sz w:val="20"/>
          <w:szCs w:val="20"/>
        </w:rPr>
        <w:t>T) is re- quired.</w:t>
      </w:r>
      <w:r>
        <w:rPr>
          <w:rFonts w:ascii="Times New Roman" w:hAnsi="Times New Roman"/>
          <w:color w:val="191919"/>
          <w:spacing w:val="46"/>
          <w:sz w:val="20"/>
          <w:szCs w:val="20"/>
        </w:rPr>
        <w:t xml:space="preserve"> </w:t>
      </w:r>
      <w:r>
        <w:rPr>
          <w:rFonts w:ascii="Times New Roman" w:hAnsi="Times New Roman"/>
          <w:color w:val="191919"/>
          <w:sz w:val="20"/>
          <w:szCs w:val="20"/>
        </w:rPr>
        <w:t>The graduate will receive the MSN degree but will not also receive a BSN degree.</w:t>
      </w:r>
    </w:p>
    <w:p w:rsidR="00F42301" w:rsidRDefault="00F42301" w:rsidP="00963D01">
      <w:pPr>
        <w:widowControl w:val="0"/>
        <w:autoSpaceDE w:val="0"/>
        <w:autoSpaceDN w:val="0"/>
        <w:adjustRightInd w:val="0"/>
        <w:spacing w:after="0" w:line="250" w:lineRule="auto"/>
        <w:ind w:left="879" w:right="2262" w:firstLine="360"/>
        <w:rPr>
          <w:rFonts w:ascii="Times New Roman" w:hAnsi="Times New Roman"/>
          <w:color w:val="000000"/>
          <w:sz w:val="20"/>
          <w:szCs w:val="20"/>
        </w:rPr>
      </w:pPr>
      <w:r>
        <w:rPr>
          <w:rFonts w:ascii="Times New Roman" w:hAnsi="Times New Roman"/>
          <w:color w:val="191919"/>
          <w:sz w:val="20"/>
          <w:szCs w:val="20"/>
        </w:rPr>
        <w:t>Students who decide to not complete the MSN degree but want the BSN degree must then complete the courses/electives needed to obtain the BSN.</w:t>
      </w:r>
    </w:p>
    <w:p w:rsidR="00F42301" w:rsidRDefault="00F42301" w:rsidP="00963D01">
      <w:pPr>
        <w:widowControl w:val="0"/>
        <w:autoSpaceDE w:val="0"/>
        <w:autoSpaceDN w:val="0"/>
        <w:adjustRightInd w:val="0"/>
        <w:spacing w:after="0" w:line="250" w:lineRule="auto"/>
        <w:ind w:left="879" w:right="2027" w:firstLine="360"/>
        <w:rPr>
          <w:rFonts w:ascii="Times New Roman" w:hAnsi="Times New Roman"/>
          <w:color w:val="000000"/>
          <w:sz w:val="20"/>
          <w:szCs w:val="20"/>
        </w:rPr>
      </w:pPr>
      <w:r>
        <w:rPr>
          <w:rFonts w:ascii="Times New Roman" w:hAnsi="Times New Roman"/>
          <w:color w:val="191919"/>
          <w:sz w:val="20"/>
          <w:szCs w:val="20"/>
        </w:rPr>
        <w:t>The RN-MSN applicant submits an unde</w:t>
      </w:r>
      <w:r>
        <w:rPr>
          <w:rFonts w:ascii="Times New Roman" w:hAnsi="Times New Roman"/>
          <w:color w:val="191919"/>
          <w:spacing w:val="-4"/>
          <w:sz w:val="20"/>
          <w:szCs w:val="20"/>
        </w:rPr>
        <w:t>r</w:t>
      </w:r>
      <w:r>
        <w:rPr>
          <w:rFonts w:ascii="Times New Roman" w:hAnsi="Times New Roman"/>
          <w:color w:val="191919"/>
          <w:sz w:val="20"/>
          <w:szCs w:val="20"/>
        </w:rPr>
        <w:t>graduate application along with a one time applica- tion fee ($20) to</w:t>
      </w:r>
      <w:r>
        <w:rPr>
          <w:rFonts w:ascii="Times New Roman" w:hAnsi="Times New Roman"/>
          <w:color w:val="191919"/>
          <w:spacing w:val="-11"/>
          <w:sz w:val="20"/>
          <w:szCs w:val="20"/>
        </w:rPr>
        <w:t xml:space="preserve"> </w:t>
      </w:r>
      <w:r>
        <w:rPr>
          <w:rFonts w:ascii="Times New Roman" w:hAnsi="Times New Roman"/>
          <w:color w:val="191919"/>
          <w:sz w:val="20"/>
          <w:szCs w:val="20"/>
        </w:rPr>
        <w:t>Albany State Universit</w:t>
      </w:r>
      <w:r>
        <w:rPr>
          <w:rFonts w:ascii="Times New Roman" w:hAnsi="Times New Roman"/>
          <w:color w:val="191919"/>
          <w:spacing w:val="-13"/>
          <w:sz w:val="20"/>
          <w:szCs w:val="20"/>
        </w:rPr>
        <w:t>y</w:t>
      </w:r>
      <w:r>
        <w:rPr>
          <w:rFonts w:ascii="Times New Roman" w:hAnsi="Times New Roman"/>
          <w:color w:val="191919"/>
          <w:sz w:val="20"/>
          <w:szCs w:val="20"/>
        </w:rPr>
        <w:t>.</w:t>
      </w:r>
      <w:r>
        <w:rPr>
          <w:rFonts w:ascii="Times New Roman" w:hAnsi="Times New Roman"/>
          <w:color w:val="191919"/>
          <w:spacing w:val="46"/>
          <w:sz w:val="20"/>
          <w:szCs w:val="20"/>
        </w:rPr>
        <w:t xml:space="preserve"> </w:t>
      </w:r>
      <w:r>
        <w:rPr>
          <w:rFonts w:ascii="Times New Roman" w:hAnsi="Times New Roman"/>
          <w:color w:val="191919"/>
          <w:sz w:val="20"/>
          <w:szCs w:val="20"/>
        </w:rPr>
        <w:t>The application is to be sent to the</w:t>
      </w:r>
      <w:r>
        <w:rPr>
          <w:rFonts w:ascii="Times New Roman" w:hAnsi="Times New Roman"/>
          <w:color w:val="191919"/>
          <w:spacing w:val="-11"/>
          <w:sz w:val="20"/>
          <w:szCs w:val="20"/>
        </w:rPr>
        <w:t xml:space="preserve"> </w:t>
      </w:r>
      <w:r>
        <w:rPr>
          <w:rFonts w:ascii="Times New Roman" w:hAnsi="Times New Roman"/>
          <w:color w:val="191919"/>
          <w:sz w:val="20"/>
          <w:szCs w:val="20"/>
        </w:rPr>
        <w:t>Admissions O</w:t>
      </w:r>
      <w:r>
        <w:rPr>
          <w:rFonts w:ascii="Times New Roman" w:hAnsi="Times New Roman"/>
          <w:color w:val="191919"/>
          <w:spacing w:val="-4"/>
          <w:sz w:val="20"/>
          <w:szCs w:val="20"/>
        </w:rPr>
        <w:t>f</w:t>
      </w:r>
      <w:r>
        <w:rPr>
          <w:rFonts w:ascii="Times New Roman" w:hAnsi="Times New Roman"/>
          <w:color w:val="191919"/>
          <w:sz w:val="20"/>
          <w:szCs w:val="20"/>
        </w:rPr>
        <w:t>fice.</w:t>
      </w:r>
      <w:hyperlink r:id="rId35" w:history="1">
        <w:r>
          <w:rPr>
            <w:rFonts w:ascii="Times New Roman" w:hAnsi="Times New Roman"/>
            <w:color w:val="191919"/>
            <w:sz w:val="20"/>
            <w:szCs w:val="20"/>
          </w:rPr>
          <w:t xml:space="preserve"> The form is available online at ww</w:t>
        </w:r>
        <w:r>
          <w:rPr>
            <w:rFonts w:ascii="Times New Roman" w:hAnsi="Times New Roman"/>
            <w:color w:val="191919"/>
            <w:spacing w:val="-13"/>
            <w:sz w:val="20"/>
            <w:szCs w:val="20"/>
          </w:rPr>
          <w:t>w</w:t>
        </w:r>
        <w:r>
          <w:rPr>
            <w:rFonts w:ascii="Times New Roman" w:hAnsi="Times New Roman"/>
            <w:color w:val="191919"/>
            <w:sz w:val="20"/>
            <w:szCs w:val="20"/>
          </w:rPr>
          <w:t>.asurams.edu,</w:t>
        </w:r>
      </w:hyperlink>
      <w:r>
        <w:rPr>
          <w:rFonts w:ascii="Times New Roman" w:hAnsi="Times New Roman"/>
          <w:color w:val="191919"/>
          <w:sz w:val="20"/>
          <w:szCs w:val="20"/>
        </w:rPr>
        <w:t xml:space="preserve"> admissions, as well as at GA4</w:t>
      </w:r>
      <w:r>
        <w:rPr>
          <w:rFonts w:ascii="Times New Roman" w:hAnsi="Times New Roman"/>
          <w:color w:val="191919"/>
          <w:spacing w:val="-7"/>
          <w:sz w:val="20"/>
          <w:szCs w:val="20"/>
        </w:rPr>
        <w:t>1</w:t>
      </w:r>
      <w:r>
        <w:rPr>
          <w:rFonts w:ascii="Times New Roman" w:hAnsi="Times New Roman"/>
          <w:color w:val="191919"/>
          <w:sz w:val="20"/>
          <w:szCs w:val="20"/>
        </w:rPr>
        <w:t>1.</w:t>
      </w:r>
      <w:r>
        <w:rPr>
          <w:rFonts w:ascii="Times New Roman" w:hAnsi="Times New Roman"/>
          <w:color w:val="191919"/>
          <w:spacing w:val="46"/>
          <w:sz w:val="20"/>
          <w:szCs w:val="20"/>
        </w:rPr>
        <w:t xml:space="preserve"> </w:t>
      </w:r>
      <w:r>
        <w:rPr>
          <w:rFonts w:ascii="Times New Roman" w:hAnsi="Times New Roman"/>
          <w:color w:val="191919"/>
          <w:sz w:val="20"/>
          <w:szCs w:val="20"/>
        </w:rPr>
        <w:t>The student must check either: RN-MSN Family Nurse Practitioner or RN-MSN Nurse Educato</w:t>
      </w:r>
      <w:r>
        <w:rPr>
          <w:rFonts w:ascii="Times New Roman" w:hAnsi="Times New Roman"/>
          <w:color w:val="191919"/>
          <w:spacing w:val="-11"/>
          <w:sz w:val="20"/>
          <w:szCs w:val="20"/>
        </w:rPr>
        <w:t>r</w:t>
      </w:r>
      <w:r>
        <w:rPr>
          <w:rFonts w:ascii="Times New Roman" w:hAnsi="Times New Roman"/>
          <w:color w:val="191919"/>
          <w:sz w:val="20"/>
          <w:szCs w:val="20"/>
        </w:rPr>
        <w:t>.</w:t>
      </w:r>
    </w:p>
    <w:p w:rsidR="00F42301" w:rsidRDefault="00F42301" w:rsidP="00963D01">
      <w:pPr>
        <w:widowControl w:val="0"/>
        <w:autoSpaceDE w:val="0"/>
        <w:autoSpaceDN w:val="0"/>
        <w:adjustRightInd w:val="0"/>
        <w:spacing w:after="0" w:line="250" w:lineRule="auto"/>
        <w:ind w:left="879" w:right="2168" w:firstLine="360"/>
        <w:rPr>
          <w:rFonts w:ascii="Times New Roman" w:hAnsi="Times New Roman"/>
          <w:color w:val="000000"/>
          <w:sz w:val="20"/>
          <w:szCs w:val="20"/>
        </w:rPr>
      </w:pPr>
      <w:r>
        <w:rPr>
          <w:rFonts w:ascii="Times New Roman" w:hAnsi="Times New Roman"/>
          <w:color w:val="191919"/>
          <w:sz w:val="20"/>
          <w:szCs w:val="20"/>
        </w:rPr>
        <w:t>The applicant is to request that original transcripts from each school the student has previ- ously attended be submitted to the Unde</w:t>
      </w:r>
      <w:r>
        <w:rPr>
          <w:rFonts w:ascii="Times New Roman" w:hAnsi="Times New Roman"/>
          <w:color w:val="191919"/>
          <w:spacing w:val="-4"/>
          <w:sz w:val="20"/>
          <w:szCs w:val="20"/>
        </w:rPr>
        <w:t>r</w:t>
      </w:r>
      <w:r>
        <w:rPr>
          <w:rFonts w:ascii="Times New Roman" w:hAnsi="Times New Roman"/>
          <w:color w:val="191919"/>
          <w:sz w:val="20"/>
          <w:szCs w:val="20"/>
        </w:rPr>
        <w:t>graduate</w:t>
      </w:r>
      <w:r>
        <w:rPr>
          <w:rFonts w:ascii="Times New Roman" w:hAnsi="Times New Roman"/>
          <w:color w:val="191919"/>
          <w:spacing w:val="-11"/>
          <w:sz w:val="20"/>
          <w:szCs w:val="20"/>
        </w:rPr>
        <w:t xml:space="preserve"> </w:t>
      </w:r>
      <w:r>
        <w:rPr>
          <w:rFonts w:ascii="Times New Roman" w:hAnsi="Times New Roman"/>
          <w:color w:val="191919"/>
          <w:sz w:val="20"/>
          <w:szCs w:val="20"/>
        </w:rPr>
        <w:t>Admissions O</w:t>
      </w:r>
      <w:r>
        <w:rPr>
          <w:rFonts w:ascii="Times New Roman" w:hAnsi="Times New Roman"/>
          <w:color w:val="191919"/>
          <w:spacing w:val="-4"/>
          <w:sz w:val="20"/>
          <w:szCs w:val="20"/>
        </w:rPr>
        <w:t>f</w:t>
      </w:r>
      <w:r>
        <w:rPr>
          <w:rFonts w:ascii="Times New Roman" w:hAnsi="Times New Roman"/>
          <w:color w:val="191919"/>
          <w:sz w:val="20"/>
          <w:szCs w:val="20"/>
        </w:rPr>
        <w:t>fice at the time of applying for admission to</w:t>
      </w:r>
      <w:r>
        <w:rPr>
          <w:rFonts w:ascii="Times New Roman" w:hAnsi="Times New Roman"/>
          <w:color w:val="191919"/>
          <w:spacing w:val="-11"/>
          <w:sz w:val="20"/>
          <w:szCs w:val="20"/>
        </w:rPr>
        <w:t xml:space="preserve"> </w:t>
      </w:r>
      <w:r>
        <w:rPr>
          <w:rFonts w:ascii="Times New Roman" w:hAnsi="Times New Roman"/>
          <w:color w:val="191919"/>
          <w:sz w:val="20"/>
          <w:szCs w:val="20"/>
        </w:rPr>
        <w:t>ASU.</w:t>
      </w:r>
    </w:p>
    <w:p w:rsidR="00F42301" w:rsidRDefault="00F42301" w:rsidP="00963D01">
      <w:pPr>
        <w:widowControl w:val="0"/>
        <w:autoSpaceDE w:val="0"/>
        <w:autoSpaceDN w:val="0"/>
        <w:adjustRightInd w:val="0"/>
        <w:spacing w:after="0" w:line="250" w:lineRule="auto"/>
        <w:ind w:left="879" w:right="2009" w:firstLine="360"/>
        <w:rPr>
          <w:rFonts w:ascii="Times New Roman" w:hAnsi="Times New Roman"/>
          <w:color w:val="000000"/>
          <w:sz w:val="20"/>
          <w:szCs w:val="20"/>
        </w:rPr>
      </w:pPr>
      <w:r>
        <w:rPr>
          <w:rFonts w:ascii="Times New Roman" w:hAnsi="Times New Roman"/>
          <w:color w:val="191919"/>
          <w:sz w:val="20"/>
          <w:szCs w:val="20"/>
        </w:rPr>
        <w:t>The student will submit a) a graduate application (available online through the Graduate School), b) copy of current Geo</w:t>
      </w:r>
      <w:r>
        <w:rPr>
          <w:rFonts w:ascii="Times New Roman" w:hAnsi="Times New Roman"/>
          <w:color w:val="191919"/>
          <w:spacing w:val="-4"/>
          <w:sz w:val="20"/>
          <w:szCs w:val="20"/>
        </w:rPr>
        <w:t>r</w:t>
      </w:r>
      <w:r>
        <w:rPr>
          <w:rFonts w:ascii="Times New Roman" w:hAnsi="Times New Roman"/>
          <w:color w:val="191919"/>
          <w:sz w:val="20"/>
          <w:szCs w:val="20"/>
        </w:rPr>
        <w:t>gia nursing license; c) two professional letters of reference; and d) copy of current CPR card to the Department of Nursing.</w:t>
      </w:r>
      <w:r>
        <w:rPr>
          <w:rFonts w:ascii="Times New Roman" w:hAnsi="Times New Roman"/>
          <w:color w:val="191919"/>
          <w:spacing w:val="46"/>
          <w:sz w:val="20"/>
          <w:szCs w:val="20"/>
        </w:rPr>
        <w:t xml:space="preserve"> </w:t>
      </w:r>
      <w:r>
        <w:rPr>
          <w:rFonts w:ascii="Times New Roman" w:hAnsi="Times New Roman"/>
          <w:color w:val="191919"/>
          <w:sz w:val="20"/>
          <w:szCs w:val="20"/>
        </w:rPr>
        <w:t>These materials will be maintained in the student</w:t>
      </w:r>
      <w:r>
        <w:rPr>
          <w:rFonts w:ascii="Times New Roman" w:hAnsi="Times New Roman"/>
          <w:color w:val="191919"/>
          <w:spacing w:val="-11"/>
          <w:sz w:val="20"/>
          <w:szCs w:val="20"/>
        </w:rPr>
        <w:t>’</w:t>
      </w:r>
      <w:r>
        <w:rPr>
          <w:rFonts w:ascii="Times New Roman" w:hAnsi="Times New Roman"/>
          <w:color w:val="191919"/>
          <w:sz w:val="20"/>
          <w:szCs w:val="20"/>
        </w:rPr>
        <w:t>s folder in the Nursing Department until the student completes unde</w:t>
      </w:r>
      <w:r>
        <w:rPr>
          <w:rFonts w:ascii="Times New Roman" w:hAnsi="Times New Roman"/>
          <w:color w:val="191919"/>
          <w:spacing w:val="-4"/>
          <w:sz w:val="20"/>
          <w:szCs w:val="20"/>
        </w:rPr>
        <w:t>r</w:t>
      </w:r>
      <w:r>
        <w:rPr>
          <w:rFonts w:ascii="Times New Roman" w:hAnsi="Times New Roman"/>
          <w:color w:val="191919"/>
          <w:sz w:val="20"/>
          <w:szCs w:val="20"/>
        </w:rPr>
        <w:t>graduate courses. Upon receipt of these documents, the student will be contacted and a program of study will be prepared to ensure completion of required unde</w:t>
      </w:r>
      <w:r>
        <w:rPr>
          <w:rFonts w:ascii="Times New Roman" w:hAnsi="Times New Roman"/>
          <w:color w:val="191919"/>
          <w:spacing w:val="-4"/>
          <w:sz w:val="20"/>
          <w:szCs w:val="20"/>
        </w:rPr>
        <w:t>r</w:t>
      </w:r>
      <w:r>
        <w:rPr>
          <w:rFonts w:ascii="Times New Roman" w:hAnsi="Times New Roman"/>
          <w:color w:val="191919"/>
          <w:sz w:val="20"/>
          <w:szCs w:val="20"/>
        </w:rPr>
        <w:t>graduate courses.</w:t>
      </w:r>
    </w:p>
    <w:p w:rsidR="00F42301" w:rsidRDefault="00F42301" w:rsidP="00963D01">
      <w:pPr>
        <w:widowControl w:val="0"/>
        <w:autoSpaceDE w:val="0"/>
        <w:autoSpaceDN w:val="0"/>
        <w:adjustRightInd w:val="0"/>
        <w:spacing w:after="0"/>
        <w:ind w:left="1239" w:right="2188"/>
        <w:jc w:val="both"/>
        <w:rPr>
          <w:rFonts w:ascii="Times New Roman" w:hAnsi="Times New Roman"/>
          <w:color w:val="000000"/>
          <w:sz w:val="20"/>
          <w:szCs w:val="20"/>
        </w:rPr>
      </w:pPr>
      <w:r w:rsidRPr="00607700">
        <w:rPr>
          <w:rFonts w:ascii="Calibri" w:hAnsi="Calibri"/>
          <w:noProof/>
          <w:lang w:eastAsia="en-US"/>
        </w:rPr>
        <w:pict>
          <v:shape id="_x0000_s3639" type="#_x0000_t202" style="position:absolute;left:0;text-align:left;margin-left:520.2pt;margin-top:.95pt;width:1in;height:270.75pt;z-index:-251610112;mso-position-horizontal-relative:page" o:allowincell="f" filled="f" stroked="f">
            <v:textbox style="layout-flow:vertical" inset="0,0,0,0">
              <w:txbxContent>
                <w:p w:rsidR="00F42301" w:rsidRDefault="00F42301" w:rsidP="00963D01">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P</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ROGRAM</w:t>
                  </w:r>
                  <w:r>
                    <w:rPr>
                      <w:rFonts w:ascii="Impact" w:hAnsi="Impact" w:cs="Impact"/>
                      <w:color w:val="A3A3A3"/>
                      <w:position w:val="1"/>
                      <w:sz w:val="105"/>
                      <w:szCs w:val="105"/>
                    </w:rPr>
                    <w:t>S</w:t>
                  </w:r>
                  <w:r>
                    <w:rPr>
                      <w:rFonts w:ascii="Impact" w:hAnsi="Impact" w:cs="Impact"/>
                      <w:color w:val="A3A3A3"/>
                      <w:spacing w:val="-115"/>
                      <w:position w:val="1"/>
                      <w:sz w:val="105"/>
                      <w:szCs w:val="105"/>
                    </w:rPr>
                    <w:t xml:space="preserve"> </w:t>
                  </w:r>
                </w:p>
              </w:txbxContent>
            </v:textbox>
            <w10:wrap anchorx="page"/>
          </v:shape>
        </w:pict>
      </w:r>
      <w:r>
        <w:rPr>
          <w:rFonts w:ascii="Times New Roman" w:hAnsi="Times New Roman"/>
          <w:color w:val="191919"/>
          <w:sz w:val="20"/>
          <w:szCs w:val="20"/>
        </w:rPr>
        <w:t>No later than midterm during the last semester of unde</w:t>
      </w:r>
      <w:r>
        <w:rPr>
          <w:rFonts w:ascii="Times New Roman" w:hAnsi="Times New Roman"/>
          <w:color w:val="191919"/>
          <w:spacing w:val="-4"/>
          <w:sz w:val="20"/>
          <w:szCs w:val="20"/>
        </w:rPr>
        <w:t>r</w:t>
      </w:r>
      <w:r>
        <w:rPr>
          <w:rFonts w:ascii="Times New Roman" w:hAnsi="Times New Roman"/>
          <w:color w:val="191919"/>
          <w:sz w:val="20"/>
          <w:szCs w:val="20"/>
        </w:rPr>
        <w:t>graduate coursework, the RN-MSN</w:t>
      </w:r>
    </w:p>
    <w:p w:rsidR="00F42301" w:rsidRDefault="00F42301" w:rsidP="00963D01">
      <w:pPr>
        <w:widowControl w:val="0"/>
        <w:autoSpaceDE w:val="0"/>
        <w:autoSpaceDN w:val="0"/>
        <w:adjustRightInd w:val="0"/>
        <w:spacing w:before="10" w:after="0" w:line="303" w:lineRule="auto"/>
        <w:ind w:left="879" w:right="2104"/>
        <w:rPr>
          <w:rFonts w:ascii="Times New Roman" w:hAnsi="Times New Roman"/>
          <w:color w:val="000000"/>
          <w:sz w:val="20"/>
          <w:szCs w:val="20"/>
        </w:rPr>
      </w:pPr>
      <w:r>
        <w:rPr>
          <w:rFonts w:ascii="Times New Roman" w:hAnsi="Times New Roman"/>
          <w:color w:val="191919"/>
          <w:sz w:val="20"/>
          <w:szCs w:val="20"/>
        </w:rPr>
        <w:t>student must take and pass either the GRE (required score of 800) or the M</w:t>
      </w:r>
      <w:r>
        <w:rPr>
          <w:rFonts w:ascii="Times New Roman" w:hAnsi="Times New Roman"/>
          <w:color w:val="191919"/>
          <w:spacing w:val="-22"/>
          <w:sz w:val="20"/>
          <w:szCs w:val="20"/>
        </w:rPr>
        <w:t>A</w:t>
      </w:r>
      <w:r>
        <w:rPr>
          <w:rFonts w:ascii="Times New Roman" w:hAnsi="Times New Roman"/>
          <w:color w:val="191919"/>
          <w:sz w:val="20"/>
          <w:szCs w:val="20"/>
        </w:rPr>
        <w:t>T</w:t>
      </w:r>
      <w:r>
        <w:rPr>
          <w:rFonts w:ascii="Times New Roman" w:hAnsi="Times New Roman"/>
          <w:color w:val="191919"/>
          <w:spacing w:val="-4"/>
          <w:sz w:val="20"/>
          <w:szCs w:val="20"/>
        </w:rPr>
        <w:t xml:space="preserve"> </w:t>
      </w:r>
      <w:r>
        <w:rPr>
          <w:rFonts w:ascii="Times New Roman" w:hAnsi="Times New Roman"/>
          <w:color w:val="191919"/>
          <w:sz w:val="20"/>
          <w:szCs w:val="20"/>
        </w:rPr>
        <w:t>(required score of at least 402).</w:t>
      </w:r>
    </w:p>
    <w:p w:rsidR="00F42301" w:rsidRDefault="00F42301" w:rsidP="00963D01">
      <w:pPr>
        <w:widowControl w:val="0"/>
        <w:autoSpaceDE w:val="0"/>
        <w:autoSpaceDN w:val="0"/>
        <w:adjustRightInd w:val="0"/>
        <w:spacing w:before="9" w:after="0" w:line="100" w:lineRule="exact"/>
        <w:rPr>
          <w:rFonts w:ascii="Times New Roman" w:hAnsi="Times New Roman"/>
          <w:color w:val="000000"/>
          <w:sz w:val="10"/>
          <w:szCs w:val="10"/>
        </w:rPr>
      </w:pPr>
    </w:p>
    <w:p w:rsidR="00F42301" w:rsidRDefault="00F42301" w:rsidP="00963D01">
      <w:pPr>
        <w:widowControl w:val="0"/>
        <w:autoSpaceDE w:val="0"/>
        <w:autoSpaceDN w:val="0"/>
        <w:adjustRightInd w:val="0"/>
        <w:spacing w:after="0" w:line="200" w:lineRule="exact"/>
        <w:rPr>
          <w:rFonts w:ascii="Times New Roman" w:hAnsi="Times New Roman"/>
          <w:color w:val="000000"/>
          <w:sz w:val="20"/>
          <w:szCs w:val="20"/>
        </w:rPr>
      </w:pPr>
    </w:p>
    <w:p w:rsidR="00F42301" w:rsidRDefault="00F42301" w:rsidP="00963D01">
      <w:pPr>
        <w:widowControl w:val="0"/>
        <w:autoSpaceDE w:val="0"/>
        <w:autoSpaceDN w:val="0"/>
        <w:adjustRightInd w:val="0"/>
        <w:spacing w:after="0"/>
        <w:ind w:left="879"/>
        <w:rPr>
          <w:rFonts w:ascii="Times New Roman" w:hAnsi="Times New Roman"/>
          <w:color w:val="000000"/>
          <w:sz w:val="28"/>
          <w:szCs w:val="28"/>
        </w:rPr>
      </w:pPr>
      <w:r>
        <w:rPr>
          <w:rFonts w:ascii="Times New Roman" w:hAnsi="Times New Roman"/>
          <w:b/>
          <w:bCs/>
          <w:color w:val="000000"/>
          <w:sz w:val="28"/>
          <w:szCs w:val="28"/>
        </w:rPr>
        <w:t>Planned P</w:t>
      </w:r>
      <w:r>
        <w:rPr>
          <w:rFonts w:ascii="Times New Roman" w:hAnsi="Times New Roman"/>
          <w:b/>
          <w:bCs/>
          <w:color w:val="000000"/>
          <w:spacing w:val="-5"/>
          <w:sz w:val="28"/>
          <w:szCs w:val="28"/>
        </w:rPr>
        <w:t>r</w:t>
      </w:r>
      <w:r>
        <w:rPr>
          <w:rFonts w:ascii="Times New Roman" w:hAnsi="Times New Roman"/>
          <w:b/>
          <w:bCs/>
          <w:color w:val="000000"/>
          <w:sz w:val="28"/>
          <w:szCs w:val="28"/>
        </w:rPr>
        <w:t>ogram of Study</w:t>
      </w:r>
    </w:p>
    <w:p w:rsidR="00F42301" w:rsidRDefault="00F42301" w:rsidP="00963D01">
      <w:pPr>
        <w:widowControl w:val="0"/>
        <w:autoSpaceDE w:val="0"/>
        <w:autoSpaceDN w:val="0"/>
        <w:adjustRightInd w:val="0"/>
        <w:spacing w:before="37" w:after="0" w:line="250" w:lineRule="auto"/>
        <w:ind w:left="879" w:right="1930" w:firstLine="360"/>
        <w:jc w:val="both"/>
        <w:rPr>
          <w:rFonts w:ascii="Times New Roman" w:hAnsi="Times New Roman"/>
          <w:color w:val="000000"/>
          <w:sz w:val="20"/>
          <w:szCs w:val="20"/>
        </w:rPr>
      </w:pPr>
      <w:r>
        <w:rPr>
          <w:rFonts w:ascii="Times New Roman" w:hAnsi="Times New Roman"/>
          <w:color w:val="000000"/>
          <w:spacing w:val="-8"/>
          <w:sz w:val="20"/>
          <w:szCs w:val="20"/>
        </w:rPr>
        <w:t>W</w:t>
      </w:r>
      <w:r>
        <w:rPr>
          <w:rFonts w:ascii="Times New Roman" w:hAnsi="Times New Roman"/>
          <w:color w:val="000000"/>
          <w:sz w:val="20"/>
          <w:szCs w:val="20"/>
        </w:rPr>
        <w:t>ithin</w:t>
      </w:r>
      <w:r>
        <w:rPr>
          <w:rFonts w:ascii="Times New Roman" w:hAnsi="Times New Roman"/>
          <w:color w:val="000000"/>
          <w:spacing w:val="1"/>
          <w:sz w:val="20"/>
          <w:szCs w:val="20"/>
        </w:rPr>
        <w:t xml:space="preserve"> </w:t>
      </w:r>
      <w:r>
        <w:rPr>
          <w:rFonts w:ascii="Times New Roman" w:hAnsi="Times New Roman"/>
          <w:color w:val="000000"/>
          <w:sz w:val="20"/>
          <w:szCs w:val="20"/>
        </w:rPr>
        <w:t>the</w:t>
      </w:r>
      <w:r>
        <w:rPr>
          <w:rFonts w:ascii="Times New Roman" w:hAnsi="Times New Roman"/>
          <w:color w:val="000000"/>
          <w:spacing w:val="1"/>
          <w:sz w:val="20"/>
          <w:szCs w:val="20"/>
        </w:rPr>
        <w:t xml:space="preserve"> </w:t>
      </w:r>
      <w:r>
        <w:rPr>
          <w:rFonts w:ascii="Times New Roman" w:hAnsi="Times New Roman"/>
          <w:color w:val="000000"/>
          <w:sz w:val="20"/>
          <w:szCs w:val="20"/>
        </w:rPr>
        <w:t>first</w:t>
      </w:r>
      <w:r>
        <w:rPr>
          <w:rFonts w:ascii="Times New Roman" w:hAnsi="Times New Roman"/>
          <w:color w:val="000000"/>
          <w:spacing w:val="1"/>
          <w:sz w:val="20"/>
          <w:szCs w:val="20"/>
        </w:rPr>
        <w:t xml:space="preserve"> </w:t>
      </w:r>
      <w:r>
        <w:rPr>
          <w:rFonts w:ascii="Times New Roman" w:hAnsi="Times New Roman"/>
          <w:color w:val="000000"/>
          <w:sz w:val="20"/>
          <w:szCs w:val="20"/>
        </w:rPr>
        <w:t>nine</w:t>
      </w:r>
      <w:r>
        <w:rPr>
          <w:rFonts w:ascii="Times New Roman" w:hAnsi="Times New Roman"/>
          <w:color w:val="000000"/>
          <w:spacing w:val="1"/>
          <w:sz w:val="20"/>
          <w:szCs w:val="20"/>
        </w:rPr>
        <w:t xml:space="preserve"> </w:t>
      </w:r>
      <w:r>
        <w:rPr>
          <w:rFonts w:ascii="Times New Roman" w:hAnsi="Times New Roman"/>
          <w:color w:val="000000"/>
          <w:sz w:val="20"/>
          <w:szCs w:val="20"/>
        </w:rPr>
        <w:t>semester</w:t>
      </w:r>
      <w:r>
        <w:rPr>
          <w:rFonts w:ascii="Times New Roman" w:hAnsi="Times New Roman"/>
          <w:color w:val="000000"/>
          <w:spacing w:val="1"/>
          <w:sz w:val="20"/>
          <w:szCs w:val="20"/>
        </w:rPr>
        <w:t xml:space="preserve"> </w:t>
      </w:r>
      <w:r>
        <w:rPr>
          <w:rFonts w:ascii="Times New Roman" w:hAnsi="Times New Roman"/>
          <w:color w:val="000000"/>
          <w:sz w:val="20"/>
          <w:szCs w:val="20"/>
        </w:rPr>
        <w:t>hours of</w:t>
      </w:r>
      <w:r>
        <w:rPr>
          <w:rFonts w:ascii="Times New Roman" w:hAnsi="Times New Roman"/>
          <w:color w:val="000000"/>
          <w:spacing w:val="1"/>
          <w:sz w:val="20"/>
          <w:szCs w:val="20"/>
        </w:rPr>
        <w:t xml:space="preserve"> </w:t>
      </w:r>
      <w:r>
        <w:rPr>
          <w:rFonts w:ascii="Times New Roman" w:hAnsi="Times New Roman"/>
          <w:color w:val="000000"/>
          <w:sz w:val="20"/>
          <w:szCs w:val="20"/>
        </w:rPr>
        <w:t>stud</w:t>
      </w:r>
      <w:r>
        <w:rPr>
          <w:rFonts w:ascii="Times New Roman" w:hAnsi="Times New Roman"/>
          <w:color w:val="000000"/>
          <w:spacing w:val="-13"/>
          <w:sz w:val="20"/>
          <w:szCs w:val="20"/>
        </w:rPr>
        <w:t>y</w:t>
      </w:r>
      <w:r>
        <w:rPr>
          <w:rFonts w:ascii="Times New Roman" w:hAnsi="Times New Roman"/>
          <w:color w:val="000000"/>
          <w:sz w:val="20"/>
          <w:szCs w:val="20"/>
        </w:rPr>
        <w:t>,</w:t>
      </w:r>
      <w:r>
        <w:rPr>
          <w:rFonts w:ascii="Times New Roman" w:hAnsi="Times New Roman"/>
          <w:color w:val="000000"/>
          <w:spacing w:val="1"/>
          <w:sz w:val="20"/>
          <w:szCs w:val="20"/>
        </w:rPr>
        <w:t xml:space="preserve"> </w:t>
      </w:r>
      <w:r>
        <w:rPr>
          <w:rFonts w:ascii="Times New Roman" w:hAnsi="Times New Roman"/>
          <w:color w:val="000000"/>
          <w:sz w:val="20"/>
          <w:szCs w:val="20"/>
        </w:rPr>
        <w:t>the</w:t>
      </w:r>
      <w:r>
        <w:rPr>
          <w:rFonts w:ascii="Times New Roman" w:hAnsi="Times New Roman"/>
          <w:color w:val="000000"/>
          <w:spacing w:val="1"/>
          <w:sz w:val="20"/>
          <w:szCs w:val="20"/>
        </w:rPr>
        <w:t xml:space="preserve"> </w:t>
      </w:r>
      <w:r>
        <w:rPr>
          <w:rFonts w:ascii="Times New Roman" w:hAnsi="Times New Roman"/>
          <w:color w:val="000000"/>
          <w:sz w:val="20"/>
          <w:szCs w:val="20"/>
        </w:rPr>
        <w:t>student</w:t>
      </w:r>
      <w:r>
        <w:rPr>
          <w:rFonts w:ascii="Times New Roman" w:hAnsi="Times New Roman"/>
          <w:color w:val="000000"/>
          <w:spacing w:val="1"/>
          <w:sz w:val="20"/>
          <w:szCs w:val="20"/>
        </w:rPr>
        <w:t xml:space="preserve"> </w:t>
      </w:r>
      <w:r>
        <w:rPr>
          <w:rFonts w:ascii="Times New Roman" w:hAnsi="Times New Roman"/>
          <w:color w:val="000000"/>
          <w:sz w:val="20"/>
          <w:szCs w:val="20"/>
        </w:rPr>
        <w:t>is</w:t>
      </w:r>
      <w:r>
        <w:rPr>
          <w:rFonts w:ascii="Times New Roman" w:hAnsi="Times New Roman"/>
          <w:color w:val="000000"/>
          <w:spacing w:val="1"/>
          <w:sz w:val="20"/>
          <w:szCs w:val="20"/>
        </w:rPr>
        <w:t xml:space="preserve"> </w:t>
      </w:r>
      <w:r>
        <w:rPr>
          <w:rFonts w:ascii="Times New Roman" w:hAnsi="Times New Roman"/>
          <w:color w:val="000000"/>
          <w:sz w:val="20"/>
          <w:szCs w:val="20"/>
        </w:rPr>
        <w:t>required</w:t>
      </w:r>
      <w:r>
        <w:rPr>
          <w:rFonts w:ascii="Times New Roman" w:hAnsi="Times New Roman"/>
          <w:color w:val="000000"/>
          <w:spacing w:val="1"/>
          <w:sz w:val="20"/>
          <w:szCs w:val="20"/>
        </w:rPr>
        <w:t xml:space="preserve"> </w:t>
      </w:r>
      <w:r>
        <w:rPr>
          <w:rFonts w:ascii="Times New Roman" w:hAnsi="Times New Roman"/>
          <w:color w:val="000000"/>
          <w:sz w:val="20"/>
          <w:szCs w:val="20"/>
        </w:rPr>
        <w:t>to</w:t>
      </w:r>
      <w:r>
        <w:rPr>
          <w:rFonts w:ascii="Times New Roman" w:hAnsi="Times New Roman"/>
          <w:color w:val="000000"/>
          <w:spacing w:val="1"/>
          <w:sz w:val="20"/>
          <w:szCs w:val="20"/>
        </w:rPr>
        <w:t xml:space="preserve"> </w:t>
      </w:r>
      <w:r>
        <w:rPr>
          <w:rFonts w:ascii="Times New Roman" w:hAnsi="Times New Roman"/>
          <w:color w:val="000000"/>
          <w:sz w:val="20"/>
          <w:szCs w:val="20"/>
        </w:rPr>
        <w:t>complete</w:t>
      </w:r>
      <w:r>
        <w:rPr>
          <w:rFonts w:ascii="Times New Roman" w:hAnsi="Times New Roman"/>
          <w:color w:val="000000"/>
          <w:spacing w:val="1"/>
          <w:sz w:val="20"/>
          <w:szCs w:val="20"/>
        </w:rPr>
        <w:t xml:space="preserve"> </w:t>
      </w:r>
      <w:r>
        <w:rPr>
          <w:rFonts w:ascii="Times New Roman" w:hAnsi="Times New Roman"/>
          <w:color w:val="000000"/>
          <w:sz w:val="20"/>
          <w:szCs w:val="20"/>
        </w:rPr>
        <w:t>a</w:t>
      </w:r>
      <w:r>
        <w:rPr>
          <w:rFonts w:ascii="Times New Roman" w:hAnsi="Times New Roman"/>
          <w:color w:val="000000"/>
          <w:spacing w:val="1"/>
          <w:sz w:val="20"/>
          <w:szCs w:val="20"/>
        </w:rPr>
        <w:t xml:space="preserve"> </w:t>
      </w:r>
      <w:r>
        <w:rPr>
          <w:rFonts w:ascii="Times New Roman" w:hAnsi="Times New Roman"/>
          <w:color w:val="000000"/>
          <w:sz w:val="20"/>
          <w:szCs w:val="20"/>
        </w:rPr>
        <w:t>planned</w:t>
      </w:r>
      <w:r>
        <w:rPr>
          <w:rFonts w:ascii="Times New Roman" w:hAnsi="Times New Roman"/>
          <w:color w:val="000000"/>
          <w:spacing w:val="1"/>
          <w:sz w:val="20"/>
          <w:szCs w:val="20"/>
        </w:rPr>
        <w:t xml:space="preserve"> </w:t>
      </w:r>
      <w:r>
        <w:rPr>
          <w:rFonts w:ascii="Times New Roman" w:hAnsi="Times New Roman"/>
          <w:color w:val="000000"/>
          <w:sz w:val="20"/>
          <w:szCs w:val="20"/>
        </w:rPr>
        <w:t>de- gree</w:t>
      </w:r>
      <w:r>
        <w:rPr>
          <w:rFonts w:ascii="Times New Roman" w:hAnsi="Times New Roman"/>
          <w:color w:val="000000"/>
          <w:spacing w:val="-8"/>
          <w:sz w:val="20"/>
          <w:szCs w:val="20"/>
        </w:rPr>
        <w:t xml:space="preserve"> </w:t>
      </w:r>
      <w:r>
        <w:rPr>
          <w:rFonts w:ascii="Times New Roman" w:hAnsi="Times New Roman"/>
          <w:color w:val="000000"/>
          <w:sz w:val="20"/>
          <w:szCs w:val="20"/>
        </w:rPr>
        <w:t>program</w:t>
      </w:r>
      <w:r>
        <w:rPr>
          <w:rFonts w:ascii="Times New Roman" w:hAnsi="Times New Roman"/>
          <w:color w:val="000000"/>
          <w:spacing w:val="-8"/>
          <w:sz w:val="20"/>
          <w:szCs w:val="20"/>
        </w:rPr>
        <w:t xml:space="preserve"> </w:t>
      </w:r>
      <w:r>
        <w:rPr>
          <w:rFonts w:ascii="Times New Roman" w:hAnsi="Times New Roman"/>
          <w:color w:val="000000"/>
          <w:sz w:val="20"/>
          <w:szCs w:val="20"/>
        </w:rPr>
        <w:t>of</w:t>
      </w:r>
      <w:r>
        <w:rPr>
          <w:rFonts w:ascii="Times New Roman" w:hAnsi="Times New Roman"/>
          <w:color w:val="000000"/>
          <w:spacing w:val="-8"/>
          <w:sz w:val="20"/>
          <w:szCs w:val="20"/>
        </w:rPr>
        <w:t xml:space="preserve"> </w:t>
      </w:r>
      <w:r>
        <w:rPr>
          <w:rFonts w:ascii="Times New Roman" w:hAnsi="Times New Roman"/>
          <w:color w:val="000000"/>
          <w:sz w:val="20"/>
          <w:szCs w:val="20"/>
        </w:rPr>
        <w:t>study</w:t>
      </w:r>
      <w:r>
        <w:rPr>
          <w:rFonts w:ascii="Times New Roman" w:hAnsi="Times New Roman"/>
          <w:color w:val="000000"/>
          <w:spacing w:val="-8"/>
          <w:sz w:val="20"/>
          <w:szCs w:val="20"/>
        </w:rPr>
        <w:t xml:space="preserve"> </w:t>
      </w:r>
      <w:r>
        <w:rPr>
          <w:rFonts w:ascii="Times New Roman" w:hAnsi="Times New Roman"/>
          <w:color w:val="000000"/>
          <w:sz w:val="20"/>
          <w:szCs w:val="20"/>
        </w:rPr>
        <w:t>with</w:t>
      </w:r>
      <w:r>
        <w:rPr>
          <w:rFonts w:ascii="Times New Roman" w:hAnsi="Times New Roman"/>
          <w:color w:val="000000"/>
          <w:spacing w:val="-8"/>
          <w:sz w:val="20"/>
          <w:szCs w:val="20"/>
        </w:rPr>
        <w:t xml:space="preserve"> </w:t>
      </w:r>
      <w:r>
        <w:rPr>
          <w:rFonts w:ascii="Times New Roman" w:hAnsi="Times New Roman"/>
          <w:color w:val="000000"/>
          <w:sz w:val="20"/>
          <w:szCs w:val="20"/>
        </w:rPr>
        <w:t>the</w:t>
      </w:r>
      <w:r>
        <w:rPr>
          <w:rFonts w:ascii="Times New Roman" w:hAnsi="Times New Roman"/>
          <w:color w:val="000000"/>
          <w:spacing w:val="-8"/>
          <w:sz w:val="20"/>
          <w:szCs w:val="20"/>
        </w:rPr>
        <w:t xml:space="preserve"> </w:t>
      </w:r>
      <w:r>
        <w:rPr>
          <w:rFonts w:ascii="Times New Roman" w:hAnsi="Times New Roman"/>
          <w:color w:val="000000"/>
          <w:sz w:val="20"/>
          <w:szCs w:val="20"/>
        </w:rPr>
        <w:t>advice</w:t>
      </w:r>
      <w:r>
        <w:rPr>
          <w:rFonts w:ascii="Times New Roman" w:hAnsi="Times New Roman"/>
          <w:color w:val="000000"/>
          <w:spacing w:val="-8"/>
          <w:sz w:val="20"/>
          <w:szCs w:val="20"/>
        </w:rPr>
        <w:t xml:space="preserve"> </w:t>
      </w:r>
      <w:r>
        <w:rPr>
          <w:rFonts w:ascii="Times New Roman" w:hAnsi="Times New Roman"/>
          <w:color w:val="000000"/>
          <w:sz w:val="20"/>
          <w:szCs w:val="20"/>
        </w:rPr>
        <w:t>and</w:t>
      </w:r>
      <w:r>
        <w:rPr>
          <w:rFonts w:ascii="Times New Roman" w:hAnsi="Times New Roman"/>
          <w:color w:val="000000"/>
          <w:spacing w:val="-8"/>
          <w:sz w:val="20"/>
          <w:szCs w:val="20"/>
        </w:rPr>
        <w:t xml:space="preserve"> </w:t>
      </w:r>
      <w:r>
        <w:rPr>
          <w:rFonts w:ascii="Times New Roman" w:hAnsi="Times New Roman"/>
          <w:color w:val="000000"/>
          <w:sz w:val="20"/>
          <w:szCs w:val="20"/>
        </w:rPr>
        <w:t>approval</w:t>
      </w:r>
      <w:r>
        <w:rPr>
          <w:rFonts w:ascii="Times New Roman" w:hAnsi="Times New Roman"/>
          <w:color w:val="000000"/>
          <w:spacing w:val="-8"/>
          <w:sz w:val="20"/>
          <w:szCs w:val="20"/>
        </w:rPr>
        <w:t xml:space="preserve"> </w:t>
      </w:r>
      <w:r>
        <w:rPr>
          <w:rFonts w:ascii="Times New Roman" w:hAnsi="Times New Roman"/>
          <w:color w:val="000000"/>
          <w:sz w:val="20"/>
          <w:szCs w:val="20"/>
        </w:rPr>
        <w:t>of</w:t>
      </w:r>
      <w:r>
        <w:rPr>
          <w:rFonts w:ascii="Times New Roman" w:hAnsi="Times New Roman"/>
          <w:color w:val="000000"/>
          <w:spacing w:val="-8"/>
          <w:sz w:val="20"/>
          <w:szCs w:val="20"/>
        </w:rPr>
        <w:t xml:space="preserve"> </w:t>
      </w:r>
      <w:r>
        <w:rPr>
          <w:rFonts w:ascii="Times New Roman" w:hAnsi="Times New Roman"/>
          <w:color w:val="000000"/>
          <w:sz w:val="20"/>
          <w:szCs w:val="20"/>
        </w:rPr>
        <w:t>the</w:t>
      </w:r>
      <w:r>
        <w:rPr>
          <w:rFonts w:ascii="Times New Roman" w:hAnsi="Times New Roman"/>
          <w:color w:val="000000"/>
          <w:spacing w:val="-8"/>
          <w:sz w:val="20"/>
          <w:szCs w:val="20"/>
        </w:rPr>
        <w:t xml:space="preserve"> </w:t>
      </w:r>
      <w:r>
        <w:rPr>
          <w:rFonts w:ascii="Times New Roman" w:hAnsi="Times New Roman"/>
          <w:color w:val="000000"/>
          <w:sz w:val="20"/>
          <w:szCs w:val="20"/>
        </w:rPr>
        <w:t>Coordinator</w:t>
      </w:r>
      <w:r>
        <w:rPr>
          <w:rFonts w:ascii="Times New Roman" w:hAnsi="Times New Roman"/>
          <w:color w:val="000000"/>
          <w:spacing w:val="-8"/>
          <w:sz w:val="20"/>
          <w:szCs w:val="20"/>
        </w:rPr>
        <w:t xml:space="preserve"> </w:t>
      </w:r>
      <w:r>
        <w:rPr>
          <w:rFonts w:ascii="Times New Roman" w:hAnsi="Times New Roman"/>
          <w:color w:val="000000"/>
          <w:sz w:val="20"/>
          <w:szCs w:val="20"/>
        </w:rPr>
        <w:t>of</w:t>
      </w:r>
      <w:r>
        <w:rPr>
          <w:rFonts w:ascii="Times New Roman" w:hAnsi="Times New Roman"/>
          <w:color w:val="000000"/>
          <w:spacing w:val="-8"/>
          <w:sz w:val="20"/>
          <w:szCs w:val="20"/>
        </w:rPr>
        <w:t xml:space="preserve"> </w:t>
      </w:r>
      <w:r>
        <w:rPr>
          <w:rFonts w:ascii="Times New Roman" w:hAnsi="Times New Roman"/>
          <w:color w:val="000000"/>
          <w:sz w:val="20"/>
          <w:szCs w:val="20"/>
        </w:rPr>
        <w:t>the</w:t>
      </w:r>
      <w:r>
        <w:rPr>
          <w:rFonts w:ascii="Times New Roman" w:hAnsi="Times New Roman"/>
          <w:color w:val="000000"/>
          <w:spacing w:val="-8"/>
          <w:sz w:val="20"/>
          <w:szCs w:val="20"/>
        </w:rPr>
        <w:t xml:space="preserve"> </w:t>
      </w:r>
      <w:r>
        <w:rPr>
          <w:rFonts w:ascii="Times New Roman" w:hAnsi="Times New Roman"/>
          <w:color w:val="000000"/>
          <w:sz w:val="20"/>
          <w:szCs w:val="20"/>
        </w:rPr>
        <w:t>Graduate</w:t>
      </w:r>
      <w:r>
        <w:rPr>
          <w:rFonts w:ascii="Times New Roman" w:hAnsi="Times New Roman"/>
          <w:color w:val="000000"/>
          <w:spacing w:val="-8"/>
          <w:sz w:val="20"/>
          <w:szCs w:val="20"/>
        </w:rPr>
        <w:t xml:space="preserve"> </w:t>
      </w:r>
      <w:r>
        <w:rPr>
          <w:rFonts w:ascii="Times New Roman" w:hAnsi="Times New Roman"/>
          <w:color w:val="000000"/>
          <w:sz w:val="20"/>
          <w:szCs w:val="20"/>
        </w:rPr>
        <w:t>Nursing</w:t>
      </w:r>
      <w:r>
        <w:rPr>
          <w:rFonts w:ascii="Times New Roman" w:hAnsi="Times New Roman"/>
          <w:color w:val="000000"/>
          <w:spacing w:val="-8"/>
          <w:sz w:val="20"/>
          <w:szCs w:val="20"/>
        </w:rPr>
        <w:t xml:space="preserve"> </w:t>
      </w:r>
      <w:r>
        <w:rPr>
          <w:rFonts w:ascii="Times New Roman" w:hAnsi="Times New Roman"/>
          <w:color w:val="000000"/>
          <w:sz w:val="20"/>
          <w:szCs w:val="20"/>
        </w:rPr>
        <w:t xml:space="preserve">Pro- </w:t>
      </w:r>
      <w:r>
        <w:rPr>
          <w:rFonts w:ascii="Times New Roman" w:hAnsi="Times New Roman"/>
          <w:color w:val="000000"/>
          <w:spacing w:val="-1"/>
          <w:sz w:val="20"/>
          <w:szCs w:val="20"/>
        </w:rPr>
        <w:t>gram</w:t>
      </w:r>
      <w:r>
        <w:rPr>
          <w:rFonts w:ascii="Times New Roman" w:hAnsi="Times New Roman"/>
          <w:color w:val="000000"/>
          <w:sz w:val="20"/>
          <w:szCs w:val="20"/>
        </w:rPr>
        <w:t>.</w:t>
      </w:r>
      <w:r>
        <w:rPr>
          <w:rFonts w:ascii="Times New Roman" w:hAnsi="Times New Roman"/>
          <w:color w:val="000000"/>
          <w:spacing w:val="-8"/>
          <w:sz w:val="20"/>
          <w:szCs w:val="20"/>
        </w:rPr>
        <w:t xml:space="preserve"> </w:t>
      </w:r>
      <w:r>
        <w:rPr>
          <w:rFonts w:ascii="Times New Roman" w:hAnsi="Times New Roman"/>
          <w:color w:val="000000"/>
          <w:spacing w:val="-1"/>
          <w:sz w:val="20"/>
          <w:szCs w:val="20"/>
        </w:rPr>
        <w:t>Copie</w:t>
      </w:r>
      <w:r>
        <w:rPr>
          <w:rFonts w:ascii="Times New Roman" w:hAnsi="Times New Roman"/>
          <w:color w:val="000000"/>
          <w:sz w:val="20"/>
          <w:szCs w:val="20"/>
        </w:rPr>
        <w:t>s</w:t>
      </w:r>
      <w:r>
        <w:rPr>
          <w:rFonts w:ascii="Times New Roman" w:hAnsi="Times New Roman"/>
          <w:color w:val="000000"/>
          <w:spacing w:val="-8"/>
          <w:sz w:val="20"/>
          <w:szCs w:val="20"/>
        </w:rPr>
        <w:t xml:space="preserve"> </w:t>
      </w:r>
      <w:r>
        <w:rPr>
          <w:rFonts w:ascii="Times New Roman" w:hAnsi="Times New Roman"/>
          <w:color w:val="000000"/>
          <w:spacing w:val="-1"/>
          <w:sz w:val="20"/>
          <w:szCs w:val="20"/>
        </w:rPr>
        <w:t>o</w:t>
      </w:r>
      <w:r>
        <w:rPr>
          <w:rFonts w:ascii="Times New Roman" w:hAnsi="Times New Roman"/>
          <w:color w:val="000000"/>
          <w:sz w:val="20"/>
          <w:szCs w:val="20"/>
        </w:rPr>
        <w:t>f</w:t>
      </w:r>
      <w:r>
        <w:rPr>
          <w:rFonts w:ascii="Times New Roman" w:hAnsi="Times New Roman"/>
          <w:color w:val="000000"/>
          <w:spacing w:val="-8"/>
          <w:sz w:val="20"/>
          <w:szCs w:val="20"/>
        </w:rPr>
        <w:t xml:space="preserve"> </w:t>
      </w:r>
      <w:r>
        <w:rPr>
          <w:rFonts w:ascii="Times New Roman" w:hAnsi="Times New Roman"/>
          <w:color w:val="000000"/>
          <w:spacing w:val="-1"/>
          <w:sz w:val="20"/>
          <w:szCs w:val="20"/>
        </w:rPr>
        <w:t>thi</w:t>
      </w:r>
      <w:r>
        <w:rPr>
          <w:rFonts w:ascii="Times New Roman" w:hAnsi="Times New Roman"/>
          <w:color w:val="000000"/>
          <w:sz w:val="20"/>
          <w:szCs w:val="20"/>
        </w:rPr>
        <w:t>s</w:t>
      </w:r>
      <w:r>
        <w:rPr>
          <w:rFonts w:ascii="Times New Roman" w:hAnsi="Times New Roman"/>
          <w:color w:val="000000"/>
          <w:spacing w:val="-8"/>
          <w:sz w:val="20"/>
          <w:szCs w:val="20"/>
        </w:rPr>
        <w:t xml:space="preserve"> </w:t>
      </w:r>
      <w:r>
        <w:rPr>
          <w:rFonts w:ascii="Times New Roman" w:hAnsi="Times New Roman"/>
          <w:color w:val="000000"/>
          <w:spacing w:val="-1"/>
          <w:sz w:val="20"/>
          <w:szCs w:val="20"/>
        </w:rPr>
        <w:t>planne</w:t>
      </w:r>
      <w:r>
        <w:rPr>
          <w:rFonts w:ascii="Times New Roman" w:hAnsi="Times New Roman"/>
          <w:color w:val="000000"/>
          <w:sz w:val="20"/>
          <w:szCs w:val="20"/>
        </w:rPr>
        <w:t>d</w:t>
      </w:r>
      <w:r>
        <w:rPr>
          <w:rFonts w:ascii="Times New Roman" w:hAnsi="Times New Roman"/>
          <w:color w:val="000000"/>
          <w:spacing w:val="-8"/>
          <w:sz w:val="20"/>
          <w:szCs w:val="20"/>
        </w:rPr>
        <w:t xml:space="preserve"> </w:t>
      </w:r>
      <w:r>
        <w:rPr>
          <w:rFonts w:ascii="Times New Roman" w:hAnsi="Times New Roman"/>
          <w:color w:val="000000"/>
          <w:spacing w:val="-1"/>
          <w:sz w:val="20"/>
          <w:szCs w:val="20"/>
        </w:rPr>
        <w:t>degre</w:t>
      </w:r>
      <w:r>
        <w:rPr>
          <w:rFonts w:ascii="Times New Roman" w:hAnsi="Times New Roman"/>
          <w:color w:val="000000"/>
          <w:sz w:val="20"/>
          <w:szCs w:val="20"/>
        </w:rPr>
        <w:t>e</w:t>
      </w:r>
      <w:r>
        <w:rPr>
          <w:rFonts w:ascii="Times New Roman" w:hAnsi="Times New Roman"/>
          <w:color w:val="000000"/>
          <w:spacing w:val="-8"/>
          <w:sz w:val="20"/>
          <w:szCs w:val="20"/>
        </w:rPr>
        <w:t xml:space="preserve"> </w:t>
      </w:r>
      <w:r>
        <w:rPr>
          <w:rFonts w:ascii="Times New Roman" w:hAnsi="Times New Roman"/>
          <w:color w:val="000000"/>
          <w:spacing w:val="-1"/>
          <w:sz w:val="20"/>
          <w:szCs w:val="20"/>
        </w:rPr>
        <w:t>progra</w:t>
      </w:r>
      <w:r>
        <w:rPr>
          <w:rFonts w:ascii="Times New Roman" w:hAnsi="Times New Roman"/>
          <w:color w:val="000000"/>
          <w:sz w:val="20"/>
          <w:szCs w:val="20"/>
        </w:rPr>
        <w:t>m</w:t>
      </w:r>
      <w:r>
        <w:rPr>
          <w:rFonts w:ascii="Times New Roman" w:hAnsi="Times New Roman"/>
          <w:color w:val="000000"/>
          <w:spacing w:val="-8"/>
          <w:sz w:val="20"/>
          <w:szCs w:val="20"/>
        </w:rPr>
        <w:t xml:space="preserve"> </w:t>
      </w:r>
      <w:r>
        <w:rPr>
          <w:rFonts w:ascii="Times New Roman" w:hAnsi="Times New Roman"/>
          <w:color w:val="000000"/>
          <w:spacing w:val="-1"/>
          <w:sz w:val="20"/>
          <w:szCs w:val="20"/>
        </w:rPr>
        <w:t>wil</w:t>
      </w:r>
      <w:r>
        <w:rPr>
          <w:rFonts w:ascii="Times New Roman" w:hAnsi="Times New Roman"/>
          <w:color w:val="000000"/>
          <w:sz w:val="20"/>
          <w:szCs w:val="20"/>
        </w:rPr>
        <w:t>l</w:t>
      </w:r>
      <w:r>
        <w:rPr>
          <w:rFonts w:ascii="Times New Roman" w:hAnsi="Times New Roman"/>
          <w:color w:val="000000"/>
          <w:spacing w:val="-8"/>
          <w:sz w:val="20"/>
          <w:szCs w:val="20"/>
        </w:rPr>
        <w:t xml:space="preserve"> </w:t>
      </w:r>
      <w:r>
        <w:rPr>
          <w:rFonts w:ascii="Times New Roman" w:hAnsi="Times New Roman"/>
          <w:color w:val="000000"/>
          <w:spacing w:val="-1"/>
          <w:sz w:val="20"/>
          <w:szCs w:val="20"/>
        </w:rPr>
        <w:t>b</w:t>
      </w:r>
      <w:r>
        <w:rPr>
          <w:rFonts w:ascii="Times New Roman" w:hAnsi="Times New Roman"/>
          <w:color w:val="000000"/>
          <w:sz w:val="20"/>
          <w:szCs w:val="20"/>
        </w:rPr>
        <w:t>e</w:t>
      </w:r>
      <w:r>
        <w:rPr>
          <w:rFonts w:ascii="Times New Roman" w:hAnsi="Times New Roman"/>
          <w:color w:val="000000"/>
          <w:spacing w:val="-8"/>
          <w:sz w:val="20"/>
          <w:szCs w:val="20"/>
        </w:rPr>
        <w:t xml:space="preserve"> </w:t>
      </w:r>
      <w:r>
        <w:rPr>
          <w:rFonts w:ascii="Times New Roman" w:hAnsi="Times New Roman"/>
          <w:color w:val="000000"/>
          <w:spacing w:val="-1"/>
          <w:sz w:val="20"/>
          <w:szCs w:val="20"/>
        </w:rPr>
        <w:t>file</w:t>
      </w:r>
      <w:r>
        <w:rPr>
          <w:rFonts w:ascii="Times New Roman" w:hAnsi="Times New Roman"/>
          <w:color w:val="000000"/>
          <w:sz w:val="20"/>
          <w:szCs w:val="20"/>
        </w:rPr>
        <w:t>d</w:t>
      </w:r>
      <w:r>
        <w:rPr>
          <w:rFonts w:ascii="Times New Roman" w:hAnsi="Times New Roman"/>
          <w:color w:val="000000"/>
          <w:spacing w:val="-8"/>
          <w:sz w:val="20"/>
          <w:szCs w:val="20"/>
        </w:rPr>
        <w:t xml:space="preserve"> </w:t>
      </w:r>
      <w:r>
        <w:rPr>
          <w:rFonts w:ascii="Times New Roman" w:hAnsi="Times New Roman"/>
          <w:color w:val="000000"/>
          <w:spacing w:val="-1"/>
          <w:sz w:val="20"/>
          <w:szCs w:val="20"/>
        </w:rPr>
        <w:t>wit</w:t>
      </w:r>
      <w:r>
        <w:rPr>
          <w:rFonts w:ascii="Times New Roman" w:hAnsi="Times New Roman"/>
          <w:color w:val="000000"/>
          <w:sz w:val="20"/>
          <w:szCs w:val="20"/>
        </w:rPr>
        <w:t>h</w:t>
      </w:r>
      <w:r>
        <w:rPr>
          <w:rFonts w:ascii="Times New Roman" w:hAnsi="Times New Roman"/>
          <w:color w:val="000000"/>
          <w:spacing w:val="-8"/>
          <w:sz w:val="20"/>
          <w:szCs w:val="20"/>
        </w:rPr>
        <w:t xml:space="preserve"> </w:t>
      </w:r>
      <w:r>
        <w:rPr>
          <w:rFonts w:ascii="Times New Roman" w:hAnsi="Times New Roman"/>
          <w:color w:val="000000"/>
          <w:spacing w:val="-1"/>
          <w:sz w:val="20"/>
          <w:szCs w:val="20"/>
        </w:rPr>
        <w:t>th</w:t>
      </w:r>
      <w:r>
        <w:rPr>
          <w:rFonts w:ascii="Times New Roman" w:hAnsi="Times New Roman"/>
          <w:color w:val="000000"/>
          <w:sz w:val="20"/>
          <w:szCs w:val="20"/>
        </w:rPr>
        <w:t>e</w:t>
      </w:r>
      <w:r>
        <w:rPr>
          <w:rFonts w:ascii="Times New Roman" w:hAnsi="Times New Roman"/>
          <w:color w:val="000000"/>
          <w:spacing w:val="-8"/>
          <w:sz w:val="20"/>
          <w:szCs w:val="20"/>
        </w:rPr>
        <w:t xml:space="preserve"> </w:t>
      </w:r>
      <w:r>
        <w:rPr>
          <w:rFonts w:ascii="Times New Roman" w:hAnsi="Times New Roman"/>
          <w:color w:val="000000"/>
          <w:spacing w:val="-1"/>
          <w:sz w:val="20"/>
          <w:szCs w:val="20"/>
        </w:rPr>
        <w:t>Graduat</w:t>
      </w:r>
      <w:r>
        <w:rPr>
          <w:rFonts w:ascii="Times New Roman" w:hAnsi="Times New Roman"/>
          <w:color w:val="000000"/>
          <w:sz w:val="20"/>
          <w:szCs w:val="20"/>
        </w:rPr>
        <w:t>e</w:t>
      </w:r>
      <w:r>
        <w:rPr>
          <w:rFonts w:ascii="Times New Roman" w:hAnsi="Times New Roman"/>
          <w:color w:val="000000"/>
          <w:spacing w:val="-8"/>
          <w:sz w:val="20"/>
          <w:szCs w:val="20"/>
        </w:rPr>
        <w:t xml:space="preserve"> </w:t>
      </w:r>
      <w:r>
        <w:rPr>
          <w:rFonts w:ascii="Times New Roman" w:hAnsi="Times New Roman"/>
          <w:color w:val="000000"/>
          <w:spacing w:val="-1"/>
          <w:sz w:val="20"/>
          <w:szCs w:val="20"/>
        </w:rPr>
        <w:t>School</w:t>
      </w:r>
      <w:r>
        <w:rPr>
          <w:rFonts w:ascii="Times New Roman" w:hAnsi="Times New Roman"/>
          <w:color w:val="000000"/>
          <w:sz w:val="20"/>
          <w:szCs w:val="20"/>
        </w:rPr>
        <w:t>,</w:t>
      </w:r>
      <w:r>
        <w:rPr>
          <w:rFonts w:ascii="Times New Roman" w:hAnsi="Times New Roman"/>
          <w:color w:val="000000"/>
          <w:spacing w:val="-8"/>
          <w:sz w:val="20"/>
          <w:szCs w:val="20"/>
        </w:rPr>
        <w:t xml:space="preserve"> </w:t>
      </w:r>
      <w:r>
        <w:rPr>
          <w:rFonts w:ascii="Times New Roman" w:hAnsi="Times New Roman"/>
          <w:color w:val="000000"/>
          <w:spacing w:val="-1"/>
          <w:sz w:val="20"/>
          <w:szCs w:val="20"/>
        </w:rPr>
        <w:t>th</w:t>
      </w:r>
      <w:r>
        <w:rPr>
          <w:rFonts w:ascii="Times New Roman" w:hAnsi="Times New Roman"/>
          <w:color w:val="000000"/>
          <w:sz w:val="20"/>
          <w:szCs w:val="20"/>
        </w:rPr>
        <w:t>e</w:t>
      </w:r>
      <w:r>
        <w:rPr>
          <w:rFonts w:ascii="Times New Roman" w:hAnsi="Times New Roman"/>
          <w:color w:val="000000"/>
          <w:spacing w:val="-8"/>
          <w:sz w:val="20"/>
          <w:szCs w:val="20"/>
        </w:rPr>
        <w:t xml:space="preserve"> </w:t>
      </w:r>
      <w:r>
        <w:rPr>
          <w:rFonts w:ascii="Times New Roman" w:hAnsi="Times New Roman"/>
          <w:color w:val="000000"/>
          <w:spacing w:val="-1"/>
          <w:sz w:val="20"/>
          <w:szCs w:val="20"/>
        </w:rPr>
        <w:t xml:space="preserve">Department </w:t>
      </w:r>
      <w:r>
        <w:rPr>
          <w:rFonts w:ascii="Times New Roman" w:hAnsi="Times New Roman"/>
          <w:color w:val="000000"/>
          <w:sz w:val="20"/>
          <w:szCs w:val="20"/>
        </w:rPr>
        <w:t>of Nursing and the Registra</w:t>
      </w:r>
      <w:r>
        <w:rPr>
          <w:rFonts w:ascii="Times New Roman" w:hAnsi="Times New Roman"/>
          <w:color w:val="000000"/>
          <w:spacing w:val="8"/>
          <w:sz w:val="20"/>
          <w:szCs w:val="20"/>
        </w:rPr>
        <w:t>r</w:t>
      </w:r>
      <w:r>
        <w:rPr>
          <w:rFonts w:ascii="Times New Roman" w:hAnsi="Times New Roman"/>
          <w:color w:val="000000"/>
          <w:spacing w:val="-11"/>
          <w:sz w:val="20"/>
          <w:szCs w:val="20"/>
        </w:rPr>
        <w:t>’</w:t>
      </w:r>
      <w:r>
        <w:rPr>
          <w:rFonts w:ascii="Times New Roman" w:hAnsi="Times New Roman"/>
          <w:color w:val="000000"/>
          <w:sz w:val="20"/>
          <w:szCs w:val="20"/>
        </w:rPr>
        <w:t>s o</w:t>
      </w:r>
      <w:r>
        <w:rPr>
          <w:rFonts w:ascii="Times New Roman" w:hAnsi="Times New Roman"/>
          <w:color w:val="000000"/>
          <w:spacing w:val="-4"/>
          <w:sz w:val="20"/>
          <w:szCs w:val="20"/>
        </w:rPr>
        <w:t>f</w:t>
      </w:r>
      <w:r>
        <w:rPr>
          <w:rFonts w:ascii="Times New Roman" w:hAnsi="Times New Roman"/>
          <w:color w:val="000000"/>
          <w:sz w:val="20"/>
          <w:szCs w:val="20"/>
        </w:rPr>
        <w:t>fice.</w:t>
      </w:r>
    </w:p>
    <w:p w:rsidR="00F42301" w:rsidRDefault="00F42301" w:rsidP="00963D01">
      <w:pPr>
        <w:widowControl w:val="0"/>
        <w:autoSpaceDE w:val="0"/>
        <w:autoSpaceDN w:val="0"/>
        <w:adjustRightInd w:val="0"/>
        <w:spacing w:before="17" w:after="0" w:line="200" w:lineRule="exact"/>
        <w:rPr>
          <w:rFonts w:ascii="Times New Roman" w:hAnsi="Times New Roman"/>
          <w:color w:val="000000"/>
          <w:sz w:val="20"/>
          <w:szCs w:val="20"/>
        </w:rPr>
      </w:pPr>
    </w:p>
    <w:p w:rsidR="00F42301" w:rsidRDefault="00F42301" w:rsidP="00963D01">
      <w:pPr>
        <w:widowControl w:val="0"/>
        <w:autoSpaceDE w:val="0"/>
        <w:autoSpaceDN w:val="0"/>
        <w:adjustRightInd w:val="0"/>
        <w:spacing w:after="0"/>
        <w:ind w:left="879"/>
        <w:rPr>
          <w:rFonts w:ascii="Times New Roman" w:hAnsi="Times New Roman"/>
          <w:color w:val="000000"/>
          <w:sz w:val="28"/>
          <w:szCs w:val="28"/>
        </w:rPr>
      </w:pPr>
      <w:r>
        <w:rPr>
          <w:rFonts w:ascii="Times New Roman" w:hAnsi="Times New Roman"/>
          <w:b/>
          <w:bCs/>
          <w:color w:val="000000"/>
          <w:sz w:val="28"/>
          <w:szCs w:val="28"/>
        </w:rPr>
        <w:t>Curriculum</w:t>
      </w:r>
    </w:p>
    <w:p w:rsidR="00F42301" w:rsidRDefault="00F42301" w:rsidP="00963D01">
      <w:pPr>
        <w:widowControl w:val="0"/>
        <w:autoSpaceDE w:val="0"/>
        <w:autoSpaceDN w:val="0"/>
        <w:adjustRightInd w:val="0"/>
        <w:spacing w:before="37" w:after="0" w:line="250" w:lineRule="auto"/>
        <w:ind w:left="879" w:right="1930" w:firstLine="360"/>
        <w:rPr>
          <w:rFonts w:ascii="Times New Roman" w:hAnsi="Times New Roman"/>
          <w:color w:val="000000"/>
          <w:sz w:val="20"/>
          <w:szCs w:val="20"/>
        </w:rPr>
      </w:pPr>
      <w:r>
        <w:rPr>
          <w:rFonts w:ascii="Times New Roman" w:hAnsi="Times New Roman"/>
          <w:color w:val="000000"/>
          <w:sz w:val="20"/>
          <w:szCs w:val="20"/>
        </w:rPr>
        <w:t>The</w:t>
      </w:r>
      <w:r>
        <w:rPr>
          <w:rFonts w:ascii="Times New Roman" w:hAnsi="Times New Roman"/>
          <w:color w:val="000000"/>
          <w:spacing w:val="13"/>
          <w:sz w:val="20"/>
          <w:szCs w:val="20"/>
        </w:rPr>
        <w:t xml:space="preserve"> </w:t>
      </w:r>
      <w:r>
        <w:rPr>
          <w:rFonts w:ascii="Times New Roman" w:hAnsi="Times New Roman"/>
          <w:color w:val="000000"/>
          <w:sz w:val="20"/>
          <w:szCs w:val="20"/>
        </w:rPr>
        <w:t>Family</w:t>
      </w:r>
      <w:r>
        <w:rPr>
          <w:rFonts w:ascii="Times New Roman" w:hAnsi="Times New Roman"/>
          <w:color w:val="000000"/>
          <w:spacing w:val="13"/>
          <w:sz w:val="20"/>
          <w:szCs w:val="20"/>
        </w:rPr>
        <w:t xml:space="preserve"> </w:t>
      </w:r>
      <w:r>
        <w:rPr>
          <w:rFonts w:ascii="Times New Roman" w:hAnsi="Times New Roman"/>
          <w:color w:val="000000"/>
          <w:sz w:val="20"/>
          <w:szCs w:val="20"/>
        </w:rPr>
        <w:t>Nurse</w:t>
      </w:r>
      <w:r>
        <w:rPr>
          <w:rFonts w:ascii="Times New Roman" w:hAnsi="Times New Roman"/>
          <w:color w:val="000000"/>
          <w:spacing w:val="13"/>
          <w:sz w:val="20"/>
          <w:szCs w:val="20"/>
        </w:rPr>
        <w:t xml:space="preserve"> </w:t>
      </w:r>
      <w:r>
        <w:rPr>
          <w:rFonts w:ascii="Times New Roman" w:hAnsi="Times New Roman"/>
          <w:color w:val="000000"/>
          <w:sz w:val="20"/>
          <w:szCs w:val="20"/>
        </w:rPr>
        <w:t>Practitioner</w:t>
      </w:r>
      <w:r>
        <w:rPr>
          <w:rFonts w:ascii="Times New Roman" w:hAnsi="Times New Roman"/>
          <w:color w:val="000000"/>
          <w:spacing w:val="13"/>
          <w:sz w:val="20"/>
          <w:szCs w:val="20"/>
        </w:rPr>
        <w:t xml:space="preserve"> </w:t>
      </w:r>
      <w:r>
        <w:rPr>
          <w:rFonts w:ascii="Times New Roman" w:hAnsi="Times New Roman"/>
          <w:color w:val="000000"/>
          <w:sz w:val="20"/>
          <w:szCs w:val="20"/>
        </w:rPr>
        <w:t>curriculum</w:t>
      </w:r>
      <w:r>
        <w:rPr>
          <w:rFonts w:ascii="Times New Roman" w:hAnsi="Times New Roman"/>
          <w:color w:val="000000"/>
          <w:spacing w:val="13"/>
          <w:sz w:val="20"/>
          <w:szCs w:val="20"/>
        </w:rPr>
        <w:t xml:space="preserve"> </w:t>
      </w:r>
      <w:r>
        <w:rPr>
          <w:rFonts w:ascii="Times New Roman" w:hAnsi="Times New Roman"/>
          <w:color w:val="000000"/>
          <w:sz w:val="20"/>
          <w:szCs w:val="20"/>
        </w:rPr>
        <w:t>consists</w:t>
      </w:r>
      <w:r>
        <w:rPr>
          <w:rFonts w:ascii="Times New Roman" w:hAnsi="Times New Roman"/>
          <w:color w:val="000000"/>
          <w:spacing w:val="13"/>
          <w:sz w:val="20"/>
          <w:szCs w:val="20"/>
        </w:rPr>
        <w:t xml:space="preserve"> </w:t>
      </w:r>
      <w:r>
        <w:rPr>
          <w:rFonts w:ascii="Times New Roman" w:hAnsi="Times New Roman"/>
          <w:color w:val="000000"/>
          <w:sz w:val="20"/>
          <w:szCs w:val="20"/>
        </w:rPr>
        <w:t>of</w:t>
      </w:r>
      <w:r>
        <w:rPr>
          <w:rFonts w:ascii="Times New Roman" w:hAnsi="Times New Roman"/>
          <w:color w:val="000000"/>
          <w:spacing w:val="13"/>
          <w:sz w:val="20"/>
          <w:szCs w:val="20"/>
        </w:rPr>
        <w:t xml:space="preserve"> </w:t>
      </w:r>
      <w:r>
        <w:rPr>
          <w:rFonts w:ascii="Times New Roman" w:hAnsi="Times New Roman"/>
          <w:color w:val="000000"/>
          <w:sz w:val="20"/>
          <w:szCs w:val="20"/>
        </w:rPr>
        <w:t>a</w:t>
      </w:r>
      <w:r>
        <w:rPr>
          <w:rFonts w:ascii="Times New Roman" w:hAnsi="Times New Roman"/>
          <w:color w:val="000000"/>
          <w:spacing w:val="13"/>
          <w:sz w:val="20"/>
          <w:szCs w:val="20"/>
        </w:rPr>
        <w:t xml:space="preserve"> </w:t>
      </w:r>
      <w:r>
        <w:rPr>
          <w:rFonts w:ascii="Times New Roman" w:hAnsi="Times New Roman"/>
          <w:color w:val="000000"/>
          <w:sz w:val="20"/>
          <w:szCs w:val="20"/>
        </w:rPr>
        <w:t>minimum</w:t>
      </w:r>
      <w:r>
        <w:rPr>
          <w:rFonts w:ascii="Times New Roman" w:hAnsi="Times New Roman"/>
          <w:color w:val="000000"/>
          <w:spacing w:val="13"/>
          <w:sz w:val="20"/>
          <w:szCs w:val="20"/>
        </w:rPr>
        <w:t xml:space="preserve"> </w:t>
      </w:r>
      <w:r>
        <w:rPr>
          <w:rFonts w:ascii="Times New Roman" w:hAnsi="Times New Roman"/>
          <w:color w:val="000000"/>
          <w:sz w:val="20"/>
          <w:szCs w:val="20"/>
        </w:rPr>
        <w:t>of</w:t>
      </w:r>
      <w:r>
        <w:rPr>
          <w:rFonts w:ascii="Times New Roman" w:hAnsi="Times New Roman"/>
          <w:color w:val="000000"/>
          <w:spacing w:val="13"/>
          <w:sz w:val="20"/>
          <w:szCs w:val="20"/>
        </w:rPr>
        <w:t xml:space="preserve"> </w:t>
      </w:r>
      <w:r>
        <w:rPr>
          <w:rFonts w:ascii="Times New Roman" w:hAnsi="Times New Roman"/>
          <w:color w:val="000000"/>
          <w:sz w:val="20"/>
          <w:szCs w:val="20"/>
        </w:rPr>
        <w:t>44</w:t>
      </w:r>
      <w:r>
        <w:rPr>
          <w:rFonts w:ascii="Times New Roman" w:hAnsi="Times New Roman"/>
          <w:color w:val="000000"/>
          <w:spacing w:val="13"/>
          <w:sz w:val="20"/>
          <w:szCs w:val="20"/>
        </w:rPr>
        <w:t xml:space="preserve"> </w:t>
      </w:r>
      <w:r>
        <w:rPr>
          <w:rFonts w:ascii="Times New Roman" w:hAnsi="Times New Roman"/>
          <w:color w:val="000000"/>
          <w:sz w:val="20"/>
          <w:szCs w:val="20"/>
        </w:rPr>
        <w:t>semester</w:t>
      </w:r>
      <w:r>
        <w:rPr>
          <w:rFonts w:ascii="Times New Roman" w:hAnsi="Times New Roman"/>
          <w:color w:val="000000"/>
          <w:spacing w:val="13"/>
          <w:sz w:val="20"/>
          <w:szCs w:val="20"/>
        </w:rPr>
        <w:t xml:space="preserve"> </w:t>
      </w:r>
      <w:r>
        <w:rPr>
          <w:rFonts w:ascii="Times New Roman" w:hAnsi="Times New Roman"/>
          <w:color w:val="000000"/>
          <w:sz w:val="20"/>
          <w:szCs w:val="20"/>
        </w:rPr>
        <w:t>hours.</w:t>
      </w:r>
      <w:r>
        <w:rPr>
          <w:rFonts w:ascii="Times New Roman" w:hAnsi="Times New Roman"/>
          <w:color w:val="000000"/>
          <w:spacing w:val="9"/>
          <w:sz w:val="20"/>
          <w:szCs w:val="20"/>
        </w:rPr>
        <w:t xml:space="preserve"> </w:t>
      </w:r>
      <w:r>
        <w:rPr>
          <w:rFonts w:ascii="Times New Roman" w:hAnsi="Times New Roman"/>
          <w:color w:val="000000"/>
          <w:sz w:val="20"/>
          <w:szCs w:val="20"/>
        </w:rPr>
        <w:t>The curriculum for nurse educator concentration consists of a minimum of 36 semester hours.</w:t>
      </w:r>
    </w:p>
    <w:p w:rsidR="00F42301" w:rsidRDefault="00F42301" w:rsidP="00963D01">
      <w:pPr>
        <w:widowControl w:val="0"/>
        <w:autoSpaceDE w:val="0"/>
        <w:autoSpaceDN w:val="0"/>
        <w:adjustRightInd w:val="0"/>
        <w:spacing w:after="0" w:line="240" w:lineRule="exact"/>
        <w:rPr>
          <w:rFonts w:ascii="Times New Roman" w:hAnsi="Times New Roman"/>
          <w:color w:val="000000"/>
          <w:sz w:val="24"/>
          <w:szCs w:val="24"/>
        </w:rPr>
      </w:pPr>
    </w:p>
    <w:p w:rsidR="00F42301" w:rsidRDefault="00F42301" w:rsidP="00963D01">
      <w:pPr>
        <w:widowControl w:val="0"/>
        <w:autoSpaceDE w:val="0"/>
        <w:autoSpaceDN w:val="0"/>
        <w:adjustRightInd w:val="0"/>
        <w:spacing w:after="0"/>
        <w:ind w:left="1239" w:right="2760"/>
        <w:jc w:val="both"/>
        <w:rPr>
          <w:rFonts w:ascii="Times New Roman" w:hAnsi="Times New Roman"/>
          <w:color w:val="000000"/>
          <w:sz w:val="20"/>
          <w:szCs w:val="20"/>
        </w:rPr>
      </w:pPr>
      <w:r>
        <w:rPr>
          <w:rFonts w:ascii="Times New Roman" w:hAnsi="Times New Roman"/>
          <w:b/>
          <w:bCs/>
          <w:color w:val="000000"/>
          <w:sz w:val="20"/>
          <w:szCs w:val="20"/>
        </w:rPr>
        <w:t>1. Family Nurse Practitioner:</w:t>
      </w:r>
      <w:r>
        <w:rPr>
          <w:rFonts w:ascii="Times New Roman" w:hAnsi="Times New Roman"/>
          <w:b/>
          <w:bCs/>
          <w:color w:val="000000"/>
          <w:spacing w:val="-3"/>
          <w:sz w:val="20"/>
          <w:szCs w:val="20"/>
        </w:rPr>
        <w:t xml:space="preserve"> </w:t>
      </w:r>
      <w:r>
        <w:rPr>
          <w:rFonts w:ascii="Times New Roman" w:hAnsi="Times New Roman"/>
          <w:b/>
          <w:bCs/>
          <w:color w:val="000000"/>
          <w:spacing w:val="-18"/>
          <w:sz w:val="20"/>
          <w:szCs w:val="20"/>
        </w:rPr>
        <w:t>V</w:t>
      </w:r>
      <w:r>
        <w:rPr>
          <w:rFonts w:ascii="Times New Roman" w:hAnsi="Times New Roman"/>
          <w:b/>
          <w:bCs/>
          <w:color w:val="000000"/>
          <w:sz w:val="20"/>
          <w:szCs w:val="20"/>
        </w:rPr>
        <w:t>ulnerable Communities (minimum of 44 hours)</w:t>
      </w:r>
    </w:p>
    <w:p w:rsidR="00F42301" w:rsidRDefault="00F42301" w:rsidP="00963D01">
      <w:pPr>
        <w:widowControl w:val="0"/>
        <w:autoSpaceDE w:val="0"/>
        <w:autoSpaceDN w:val="0"/>
        <w:adjustRightInd w:val="0"/>
        <w:spacing w:before="10" w:after="0" w:line="247" w:lineRule="auto"/>
        <w:ind w:left="1239" w:right="2109"/>
        <w:jc w:val="both"/>
        <w:rPr>
          <w:rFonts w:ascii="Times New Roman" w:hAnsi="Times New Roman"/>
          <w:color w:val="000000"/>
          <w:sz w:val="20"/>
          <w:szCs w:val="20"/>
        </w:rPr>
      </w:pPr>
      <w:r>
        <w:rPr>
          <w:rFonts w:ascii="Times New Roman" w:hAnsi="Times New Roman"/>
          <w:color w:val="000000"/>
          <w:sz w:val="20"/>
          <w:szCs w:val="20"/>
        </w:rPr>
        <w:t>NURS 5100</w:t>
      </w:r>
      <w:r>
        <w:rPr>
          <w:rFonts w:ascii="Times New Roman" w:hAnsi="Times New Roman"/>
          <w:color w:val="000000"/>
          <w:spacing w:val="-11"/>
          <w:sz w:val="20"/>
          <w:szCs w:val="20"/>
        </w:rPr>
        <w:t xml:space="preserve"> </w:t>
      </w:r>
      <w:r>
        <w:rPr>
          <w:rFonts w:ascii="Times New Roman" w:hAnsi="Times New Roman"/>
          <w:color w:val="000000"/>
          <w:sz w:val="20"/>
          <w:szCs w:val="20"/>
        </w:rPr>
        <w:t>Advanced Health</w:t>
      </w:r>
      <w:r>
        <w:rPr>
          <w:rFonts w:ascii="Times New Roman" w:hAnsi="Times New Roman"/>
          <w:color w:val="000000"/>
          <w:spacing w:val="-11"/>
          <w:sz w:val="20"/>
          <w:szCs w:val="20"/>
        </w:rPr>
        <w:t xml:space="preserve"> </w:t>
      </w:r>
      <w:r>
        <w:rPr>
          <w:rFonts w:ascii="Times New Roman" w:hAnsi="Times New Roman"/>
          <w:color w:val="000000"/>
          <w:sz w:val="20"/>
          <w:szCs w:val="20"/>
        </w:rPr>
        <w:t>Assessmen</w:t>
      </w:r>
      <w:r>
        <w:rPr>
          <w:rFonts w:ascii="Times New Roman" w:hAnsi="Times New Roman"/>
          <w:color w:val="000000"/>
          <w:spacing w:val="9"/>
          <w:sz w:val="20"/>
          <w:szCs w:val="20"/>
        </w:rPr>
        <w:t>t</w:t>
      </w:r>
      <w:r>
        <w:rPr>
          <w:rFonts w:ascii="Times New Roman" w:hAnsi="Times New Roman"/>
          <w:color w:val="000000"/>
          <w:sz w:val="20"/>
          <w:szCs w:val="20"/>
        </w:rPr>
        <w:t>......................................................................3 hrs. NURS 5</w:t>
      </w:r>
      <w:r>
        <w:rPr>
          <w:rFonts w:ascii="Times New Roman" w:hAnsi="Times New Roman"/>
          <w:color w:val="000000"/>
          <w:spacing w:val="-7"/>
          <w:sz w:val="20"/>
          <w:szCs w:val="20"/>
        </w:rPr>
        <w:t>11</w:t>
      </w:r>
      <w:r>
        <w:rPr>
          <w:rFonts w:ascii="Times New Roman" w:hAnsi="Times New Roman"/>
          <w:color w:val="000000"/>
          <w:sz w:val="20"/>
          <w:szCs w:val="20"/>
        </w:rPr>
        <w:t>1 Nursing</w:t>
      </w:r>
      <w:r>
        <w:rPr>
          <w:rFonts w:ascii="Times New Roman" w:hAnsi="Times New Roman"/>
          <w:color w:val="000000"/>
          <w:spacing w:val="-4"/>
          <w:sz w:val="20"/>
          <w:szCs w:val="20"/>
        </w:rPr>
        <w:t xml:space="preserve"> </w:t>
      </w:r>
      <w:r>
        <w:rPr>
          <w:rFonts w:ascii="Times New Roman" w:hAnsi="Times New Roman"/>
          <w:color w:val="000000"/>
          <w:sz w:val="20"/>
          <w:szCs w:val="20"/>
        </w:rPr>
        <w:t>Theory Development</w:t>
      </w:r>
      <w:r>
        <w:rPr>
          <w:rFonts w:ascii="Times New Roman" w:hAnsi="Times New Roman"/>
          <w:color w:val="000000"/>
          <w:spacing w:val="-5"/>
          <w:sz w:val="20"/>
          <w:szCs w:val="20"/>
        </w:rPr>
        <w:t xml:space="preserve"> </w:t>
      </w:r>
      <w:r>
        <w:rPr>
          <w:rFonts w:ascii="Times New Roman" w:hAnsi="Times New Roman"/>
          <w:color w:val="000000"/>
          <w:sz w:val="20"/>
          <w:szCs w:val="20"/>
        </w:rPr>
        <w:t>.....................................................................3 hrs. NURS 5120</w:t>
      </w:r>
      <w:r>
        <w:rPr>
          <w:rFonts w:ascii="Times New Roman" w:hAnsi="Times New Roman"/>
          <w:color w:val="000000"/>
          <w:spacing w:val="-11"/>
          <w:sz w:val="20"/>
          <w:szCs w:val="20"/>
        </w:rPr>
        <w:t xml:space="preserve"> </w:t>
      </w:r>
      <w:r>
        <w:rPr>
          <w:rFonts w:ascii="Times New Roman" w:hAnsi="Times New Roman"/>
          <w:color w:val="000000"/>
          <w:sz w:val="20"/>
          <w:szCs w:val="20"/>
        </w:rPr>
        <w:t>Advanced Nursing Research</w:t>
      </w:r>
      <w:r>
        <w:rPr>
          <w:rFonts w:ascii="Times New Roman" w:hAnsi="Times New Roman"/>
          <w:color w:val="000000"/>
          <w:spacing w:val="-2"/>
          <w:sz w:val="20"/>
          <w:szCs w:val="20"/>
        </w:rPr>
        <w:t xml:space="preserve"> </w:t>
      </w:r>
      <w:r>
        <w:rPr>
          <w:rFonts w:ascii="Times New Roman" w:hAnsi="Times New Roman"/>
          <w:color w:val="000000"/>
          <w:sz w:val="20"/>
          <w:szCs w:val="20"/>
        </w:rPr>
        <w:t>.......................................................................3 hrs. NURS 5210</w:t>
      </w:r>
      <w:r>
        <w:rPr>
          <w:rFonts w:ascii="Times New Roman" w:hAnsi="Times New Roman"/>
          <w:color w:val="000000"/>
          <w:spacing w:val="-11"/>
          <w:sz w:val="20"/>
          <w:szCs w:val="20"/>
        </w:rPr>
        <w:t xml:space="preserve"> </w:t>
      </w:r>
      <w:r>
        <w:rPr>
          <w:rFonts w:ascii="Times New Roman" w:hAnsi="Times New Roman"/>
          <w:color w:val="000000"/>
          <w:sz w:val="20"/>
          <w:szCs w:val="20"/>
        </w:rPr>
        <w:t>Advanced Pathophysiology</w:t>
      </w:r>
      <w:r>
        <w:rPr>
          <w:rFonts w:ascii="Times New Roman" w:hAnsi="Times New Roman"/>
          <w:color w:val="000000"/>
          <w:spacing w:val="-19"/>
          <w:sz w:val="20"/>
          <w:szCs w:val="20"/>
        </w:rPr>
        <w:t xml:space="preserve"> </w:t>
      </w:r>
      <w:r>
        <w:rPr>
          <w:rFonts w:ascii="Times New Roman" w:hAnsi="Times New Roman"/>
          <w:color w:val="000000"/>
          <w:sz w:val="20"/>
          <w:szCs w:val="20"/>
        </w:rPr>
        <w:t xml:space="preserve">.........................................................................3 hrs. NURS </w:t>
      </w:r>
      <w:r>
        <w:rPr>
          <w:rFonts w:ascii="Times New Roman" w:hAnsi="Times New Roman"/>
          <w:color w:val="000000"/>
          <w:position w:val="-2"/>
          <w:sz w:val="20"/>
          <w:szCs w:val="20"/>
        </w:rPr>
        <w:t xml:space="preserve">5220 </w:t>
      </w:r>
      <w:r>
        <w:rPr>
          <w:rFonts w:ascii="Times New Roman" w:hAnsi="Times New Roman"/>
          <w:color w:val="000000"/>
          <w:sz w:val="20"/>
          <w:szCs w:val="20"/>
        </w:rPr>
        <w:t>Family Diversity in</w:t>
      </w:r>
      <w:r>
        <w:rPr>
          <w:rFonts w:ascii="Times New Roman" w:hAnsi="Times New Roman"/>
          <w:color w:val="000000"/>
          <w:spacing w:val="-4"/>
          <w:sz w:val="20"/>
          <w:szCs w:val="20"/>
        </w:rPr>
        <w:t xml:space="preserve"> </w:t>
      </w:r>
      <w:r>
        <w:rPr>
          <w:rFonts w:ascii="Times New Roman" w:hAnsi="Times New Roman"/>
          <w:color w:val="000000"/>
          <w:spacing w:val="-12"/>
          <w:sz w:val="20"/>
          <w:szCs w:val="20"/>
        </w:rPr>
        <w:t>V</w:t>
      </w:r>
      <w:r>
        <w:rPr>
          <w:rFonts w:ascii="Times New Roman" w:hAnsi="Times New Roman"/>
          <w:color w:val="000000"/>
          <w:sz w:val="20"/>
          <w:szCs w:val="20"/>
        </w:rPr>
        <w:t>ulnerable Communitie</w:t>
      </w:r>
      <w:r>
        <w:rPr>
          <w:rFonts w:ascii="Times New Roman" w:hAnsi="Times New Roman"/>
          <w:color w:val="000000"/>
          <w:spacing w:val="8"/>
          <w:sz w:val="20"/>
          <w:szCs w:val="20"/>
        </w:rPr>
        <w:t>s</w:t>
      </w:r>
      <w:r>
        <w:rPr>
          <w:rFonts w:ascii="Times New Roman" w:hAnsi="Times New Roman"/>
          <w:color w:val="000000"/>
          <w:sz w:val="20"/>
          <w:szCs w:val="20"/>
        </w:rPr>
        <w:t xml:space="preserve">.............................................2 hrs. </w:t>
      </w:r>
      <w:r>
        <w:rPr>
          <w:rFonts w:ascii="Times New Roman" w:hAnsi="Times New Roman"/>
          <w:color w:val="000000"/>
          <w:position w:val="-2"/>
          <w:sz w:val="20"/>
          <w:szCs w:val="20"/>
        </w:rPr>
        <w:t>NURS 5410 Introduction to Family Primary Care</w:t>
      </w:r>
      <w:r>
        <w:rPr>
          <w:rFonts w:ascii="Times New Roman" w:hAnsi="Times New Roman"/>
          <w:color w:val="000000"/>
          <w:spacing w:val="-8"/>
          <w:position w:val="-2"/>
          <w:sz w:val="20"/>
          <w:szCs w:val="20"/>
        </w:rPr>
        <w:t xml:space="preserve"> </w:t>
      </w:r>
      <w:r>
        <w:rPr>
          <w:rFonts w:ascii="Times New Roman" w:hAnsi="Times New Roman"/>
          <w:color w:val="000000"/>
          <w:sz w:val="20"/>
          <w:szCs w:val="20"/>
        </w:rPr>
        <w:t>..........................................................4 hrs. NURS 5421 Primary Care of Children</w:t>
      </w:r>
      <w:r>
        <w:rPr>
          <w:rFonts w:ascii="Times New Roman" w:hAnsi="Times New Roman"/>
          <w:color w:val="000000"/>
          <w:spacing w:val="-13"/>
          <w:sz w:val="20"/>
          <w:szCs w:val="20"/>
        </w:rPr>
        <w:t xml:space="preserve"> </w:t>
      </w:r>
      <w:r>
        <w:rPr>
          <w:rFonts w:ascii="Times New Roman" w:hAnsi="Times New Roman"/>
          <w:color w:val="000000"/>
          <w:sz w:val="20"/>
          <w:szCs w:val="20"/>
        </w:rPr>
        <w:t>............................................................................5 hrs. NURS 5910 Pharmacology in</w:t>
      </w:r>
      <w:r>
        <w:rPr>
          <w:rFonts w:ascii="Times New Roman" w:hAnsi="Times New Roman"/>
          <w:color w:val="000000"/>
          <w:spacing w:val="-11"/>
          <w:sz w:val="20"/>
          <w:szCs w:val="20"/>
        </w:rPr>
        <w:t xml:space="preserve"> </w:t>
      </w:r>
      <w:r>
        <w:rPr>
          <w:rFonts w:ascii="Times New Roman" w:hAnsi="Times New Roman"/>
          <w:color w:val="000000"/>
          <w:sz w:val="20"/>
          <w:szCs w:val="20"/>
        </w:rPr>
        <w:t>Advanced Nursing Practice</w:t>
      </w:r>
      <w:r>
        <w:rPr>
          <w:rFonts w:ascii="Times New Roman" w:hAnsi="Times New Roman"/>
          <w:color w:val="000000"/>
          <w:spacing w:val="-23"/>
          <w:sz w:val="20"/>
          <w:szCs w:val="20"/>
        </w:rPr>
        <w:t xml:space="preserve"> </w:t>
      </w:r>
      <w:r>
        <w:rPr>
          <w:rFonts w:ascii="Times New Roman" w:hAnsi="Times New Roman"/>
          <w:color w:val="000000"/>
          <w:sz w:val="20"/>
          <w:szCs w:val="20"/>
        </w:rPr>
        <w:t>.............................................3 hrs. NURS 6101 Primary Care of</w:t>
      </w:r>
      <w:r>
        <w:rPr>
          <w:rFonts w:ascii="Times New Roman" w:hAnsi="Times New Roman"/>
          <w:color w:val="000000"/>
          <w:spacing w:val="-4"/>
          <w:sz w:val="20"/>
          <w:szCs w:val="20"/>
        </w:rPr>
        <w:t xml:space="preserve"> </w:t>
      </w:r>
      <w:r>
        <w:rPr>
          <w:rFonts w:ascii="Times New Roman" w:hAnsi="Times New Roman"/>
          <w:color w:val="000000"/>
          <w:spacing w:val="-16"/>
          <w:sz w:val="20"/>
          <w:szCs w:val="20"/>
        </w:rPr>
        <w:t>W</w:t>
      </w:r>
      <w:r>
        <w:rPr>
          <w:rFonts w:ascii="Times New Roman" w:hAnsi="Times New Roman"/>
          <w:color w:val="000000"/>
          <w:sz w:val="20"/>
          <w:szCs w:val="20"/>
        </w:rPr>
        <w:t>omen</w:t>
      </w:r>
      <w:r>
        <w:rPr>
          <w:rFonts w:ascii="Times New Roman" w:hAnsi="Times New Roman"/>
          <w:color w:val="000000"/>
          <w:spacing w:val="-27"/>
          <w:sz w:val="20"/>
          <w:szCs w:val="20"/>
        </w:rPr>
        <w:t xml:space="preserve"> </w:t>
      </w:r>
      <w:r>
        <w:rPr>
          <w:rFonts w:ascii="Times New Roman" w:hAnsi="Times New Roman"/>
          <w:color w:val="000000"/>
          <w:sz w:val="20"/>
          <w:szCs w:val="20"/>
        </w:rPr>
        <w:t>..............................................................................4 hrs. NURS 62</w:t>
      </w:r>
      <w:r>
        <w:rPr>
          <w:rFonts w:ascii="Times New Roman" w:hAnsi="Times New Roman"/>
          <w:color w:val="000000"/>
          <w:spacing w:val="-7"/>
          <w:sz w:val="20"/>
          <w:szCs w:val="20"/>
        </w:rPr>
        <w:t>1</w:t>
      </w:r>
      <w:r>
        <w:rPr>
          <w:rFonts w:ascii="Times New Roman" w:hAnsi="Times New Roman"/>
          <w:color w:val="000000"/>
          <w:sz w:val="20"/>
          <w:szCs w:val="20"/>
        </w:rPr>
        <w:t>1 Primary Care of</w:t>
      </w:r>
      <w:r>
        <w:rPr>
          <w:rFonts w:ascii="Times New Roman" w:hAnsi="Times New Roman"/>
          <w:color w:val="000000"/>
          <w:spacing w:val="-11"/>
          <w:sz w:val="20"/>
          <w:szCs w:val="20"/>
        </w:rPr>
        <w:t xml:space="preserve"> </w:t>
      </w:r>
      <w:r>
        <w:rPr>
          <w:rFonts w:ascii="Times New Roman" w:hAnsi="Times New Roman"/>
          <w:color w:val="000000"/>
          <w:sz w:val="20"/>
          <w:szCs w:val="20"/>
        </w:rPr>
        <w:t>Adults</w:t>
      </w:r>
      <w:r>
        <w:rPr>
          <w:rFonts w:ascii="Times New Roman" w:hAnsi="Times New Roman"/>
          <w:color w:val="000000"/>
          <w:spacing w:val="-28"/>
          <w:sz w:val="20"/>
          <w:szCs w:val="20"/>
        </w:rPr>
        <w:t xml:space="preserve"> </w:t>
      </w:r>
      <w:r>
        <w:rPr>
          <w:rFonts w:ascii="Times New Roman" w:hAnsi="Times New Roman"/>
          <w:color w:val="000000"/>
          <w:sz w:val="20"/>
          <w:szCs w:val="20"/>
        </w:rPr>
        <w:t>................................................................................5 hrs. NURS 6310 Primary Care Issues in Health Promotion of Communities.</w:t>
      </w:r>
      <w:r>
        <w:rPr>
          <w:rFonts w:ascii="Times New Roman" w:hAnsi="Times New Roman"/>
          <w:color w:val="000000"/>
          <w:spacing w:val="-13"/>
          <w:sz w:val="20"/>
          <w:szCs w:val="20"/>
        </w:rPr>
        <w:t xml:space="preserve"> </w:t>
      </w:r>
      <w:r>
        <w:rPr>
          <w:rFonts w:ascii="Times New Roman" w:hAnsi="Times New Roman"/>
          <w:color w:val="000000"/>
          <w:sz w:val="20"/>
          <w:szCs w:val="20"/>
        </w:rPr>
        <w:t xml:space="preserve">.......................2 hrs. NURS 6820 </w:t>
      </w:r>
      <w:r>
        <w:rPr>
          <w:rFonts w:ascii="Times New Roman" w:hAnsi="Times New Roman"/>
          <w:color w:val="000000"/>
          <w:sz w:val="20"/>
          <w:szCs w:val="20"/>
        </w:rPr>
        <w:lastRenderedPageBreak/>
        <w:t>Family Nurse Practitioner Practicum</w:t>
      </w:r>
      <w:r>
        <w:rPr>
          <w:rFonts w:ascii="Times New Roman" w:hAnsi="Times New Roman"/>
          <w:color w:val="000000"/>
          <w:spacing w:val="-13"/>
          <w:sz w:val="20"/>
          <w:szCs w:val="20"/>
        </w:rPr>
        <w:t xml:space="preserve"> </w:t>
      </w:r>
      <w:r>
        <w:rPr>
          <w:rFonts w:ascii="Times New Roman" w:hAnsi="Times New Roman"/>
          <w:color w:val="000000"/>
          <w:sz w:val="20"/>
          <w:szCs w:val="20"/>
        </w:rPr>
        <w:t xml:space="preserve">..........................................................4 hrs. NURS </w:t>
      </w:r>
      <w:r>
        <w:rPr>
          <w:rFonts w:ascii="Times New Roman" w:hAnsi="Times New Roman"/>
          <w:color w:val="000000"/>
          <w:position w:val="-2"/>
          <w:sz w:val="20"/>
          <w:szCs w:val="20"/>
        </w:rPr>
        <w:t>6920</w:t>
      </w:r>
      <w:r>
        <w:rPr>
          <w:rFonts w:ascii="Times New Roman" w:hAnsi="Times New Roman"/>
          <w:color w:val="000000"/>
          <w:spacing w:val="-4"/>
          <w:position w:val="-2"/>
          <w:sz w:val="20"/>
          <w:szCs w:val="20"/>
        </w:rPr>
        <w:t xml:space="preserve"> </w:t>
      </w:r>
      <w:r>
        <w:rPr>
          <w:rFonts w:ascii="Times New Roman" w:hAnsi="Times New Roman"/>
          <w:color w:val="000000"/>
          <w:sz w:val="20"/>
          <w:szCs w:val="20"/>
        </w:rPr>
        <w:t>Thesis/Scholarly Project</w:t>
      </w:r>
      <w:r>
        <w:rPr>
          <w:rFonts w:ascii="Times New Roman" w:hAnsi="Times New Roman"/>
          <w:color w:val="000000"/>
          <w:spacing w:val="-32"/>
          <w:sz w:val="20"/>
          <w:szCs w:val="20"/>
        </w:rPr>
        <w:t xml:space="preserve"> </w:t>
      </w:r>
      <w:r>
        <w:rPr>
          <w:rFonts w:ascii="Times New Roman" w:hAnsi="Times New Roman"/>
          <w:color w:val="000000"/>
          <w:sz w:val="20"/>
          <w:szCs w:val="20"/>
        </w:rPr>
        <w:t>..............................................................................3 hrs.</w:t>
      </w:r>
    </w:p>
    <w:p w:rsidR="00F42301" w:rsidRDefault="00F42301" w:rsidP="00963D01">
      <w:pPr>
        <w:widowControl w:val="0"/>
        <w:autoSpaceDE w:val="0"/>
        <w:autoSpaceDN w:val="0"/>
        <w:adjustRightInd w:val="0"/>
        <w:spacing w:before="10" w:after="0" w:line="247" w:lineRule="auto"/>
        <w:ind w:left="1239" w:right="2109"/>
        <w:jc w:val="both"/>
        <w:rPr>
          <w:rFonts w:ascii="Times New Roman" w:hAnsi="Times New Roman"/>
          <w:color w:val="000000"/>
          <w:sz w:val="20"/>
          <w:szCs w:val="20"/>
        </w:rPr>
        <w:sectPr w:rsidR="00F42301">
          <w:pgSz w:w="12240" w:h="15840"/>
          <w:pgMar w:top="260" w:right="260" w:bottom="280" w:left="1240" w:header="0" w:footer="955" w:gutter="0"/>
          <w:cols w:space="720"/>
          <w:noEndnote/>
        </w:sectPr>
      </w:pPr>
    </w:p>
    <w:tbl>
      <w:tblPr>
        <w:tblW w:w="0" w:type="auto"/>
        <w:tblInd w:w="119" w:type="dxa"/>
        <w:tblLayout w:type="fixed"/>
        <w:tblCellMar>
          <w:left w:w="0" w:type="dxa"/>
          <w:right w:w="0" w:type="dxa"/>
        </w:tblCellMar>
        <w:tblLook w:val="0000"/>
      </w:tblPr>
      <w:tblGrid>
        <w:gridCol w:w="1085"/>
        <w:gridCol w:w="4560"/>
        <w:gridCol w:w="4858"/>
      </w:tblGrid>
      <w:tr w:rsidR="00F42301" w:rsidRPr="00FA7AC7" w:rsidTr="00F319A1">
        <w:trPr>
          <w:trHeight w:hRule="exact" w:val="235"/>
        </w:trPr>
        <w:tc>
          <w:tcPr>
            <w:tcW w:w="1085" w:type="dxa"/>
            <w:tcBorders>
              <w:top w:val="nil"/>
              <w:left w:val="nil"/>
              <w:bottom w:val="single" w:sz="4" w:space="0" w:color="191919"/>
              <w:right w:val="single" w:sz="4" w:space="0" w:color="191919"/>
            </w:tcBorders>
          </w:tcPr>
          <w:p w:rsidR="00F42301" w:rsidRPr="00FA7AC7" w:rsidRDefault="00F42301" w:rsidP="00F319A1">
            <w:pPr>
              <w:widowControl w:val="0"/>
              <w:autoSpaceDE w:val="0"/>
              <w:autoSpaceDN w:val="0"/>
              <w:adjustRightInd w:val="0"/>
              <w:spacing w:after="0"/>
              <w:rPr>
                <w:rFonts w:ascii="Times New Roman" w:hAnsi="Times New Roman"/>
                <w:sz w:val="24"/>
                <w:szCs w:val="24"/>
              </w:rPr>
            </w:pPr>
          </w:p>
        </w:tc>
        <w:tc>
          <w:tcPr>
            <w:tcW w:w="4560" w:type="dxa"/>
            <w:vMerge w:val="restart"/>
            <w:tcBorders>
              <w:top w:val="single" w:sz="4" w:space="0" w:color="191919"/>
              <w:left w:val="single" w:sz="4" w:space="0" w:color="191919"/>
              <w:bottom w:val="single" w:sz="4" w:space="0" w:color="191919"/>
              <w:right w:val="single" w:sz="4" w:space="0" w:color="191919"/>
            </w:tcBorders>
          </w:tcPr>
          <w:p w:rsidR="00F42301" w:rsidRPr="00FA7AC7" w:rsidRDefault="00F42301" w:rsidP="00F319A1">
            <w:pPr>
              <w:widowControl w:val="0"/>
              <w:autoSpaceDE w:val="0"/>
              <w:autoSpaceDN w:val="0"/>
              <w:adjustRightInd w:val="0"/>
              <w:spacing w:before="9" w:after="0" w:line="130" w:lineRule="exact"/>
              <w:rPr>
                <w:rFonts w:ascii="Times New Roman" w:hAnsi="Times New Roman"/>
                <w:sz w:val="13"/>
                <w:szCs w:val="13"/>
              </w:rPr>
            </w:pPr>
          </w:p>
          <w:p w:rsidR="00F42301" w:rsidRPr="00FA7AC7" w:rsidRDefault="00F42301" w:rsidP="00F319A1">
            <w:pPr>
              <w:widowControl w:val="0"/>
              <w:autoSpaceDE w:val="0"/>
              <w:autoSpaceDN w:val="0"/>
              <w:adjustRightInd w:val="0"/>
              <w:spacing w:after="0"/>
              <w:ind w:left="1268"/>
              <w:rPr>
                <w:rFonts w:ascii="Times New Roman" w:hAnsi="Times New Roman"/>
                <w:sz w:val="24"/>
                <w:szCs w:val="24"/>
              </w:rPr>
            </w:pPr>
            <w:r w:rsidRPr="00FA7AC7">
              <w:rPr>
                <w:rFonts w:ascii="Times New Roman" w:hAnsi="Times New Roman"/>
                <w:b/>
                <w:bCs/>
                <w:color w:val="191919"/>
                <w:sz w:val="36"/>
                <w:szCs w:val="36"/>
              </w:rPr>
              <w:t>N</w:t>
            </w:r>
            <w:r w:rsidRPr="00FA7AC7">
              <w:rPr>
                <w:rFonts w:ascii="Times New Roman" w:hAnsi="Times New Roman"/>
                <w:b/>
                <w:bCs/>
                <w:color w:val="191919"/>
                <w:sz w:val="27"/>
                <w:szCs w:val="27"/>
              </w:rPr>
              <w:t>URSING</w:t>
            </w:r>
          </w:p>
        </w:tc>
        <w:tc>
          <w:tcPr>
            <w:tcW w:w="4858" w:type="dxa"/>
            <w:tcBorders>
              <w:top w:val="nil"/>
              <w:left w:val="single" w:sz="4" w:space="0" w:color="191919"/>
              <w:bottom w:val="single" w:sz="4" w:space="0" w:color="191919"/>
              <w:right w:val="nil"/>
            </w:tcBorders>
          </w:tcPr>
          <w:p w:rsidR="00F42301" w:rsidRPr="00FA7AC7" w:rsidRDefault="00F42301" w:rsidP="00F319A1">
            <w:pPr>
              <w:widowControl w:val="0"/>
              <w:autoSpaceDE w:val="0"/>
              <w:autoSpaceDN w:val="0"/>
              <w:adjustRightInd w:val="0"/>
              <w:spacing w:after="0"/>
              <w:rPr>
                <w:rFonts w:ascii="Times New Roman" w:hAnsi="Times New Roman"/>
                <w:sz w:val="24"/>
                <w:szCs w:val="24"/>
              </w:rPr>
            </w:pPr>
          </w:p>
        </w:tc>
      </w:tr>
      <w:tr w:rsidR="00F42301" w:rsidRPr="00FA7AC7" w:rsidTr="00F319A1">
        <w:trPr>
          <w:trHeight w:hRule="exact" w:val="256"/>
        </w:trPr>
        <w:tc>
          <w:tcPr>
            <w:tcW w:w="1085" w:type="dxa"/>
            <w:tcBorders>
              <w:top w:val="single" w:sz="4" w:space="0" w:color="191919"/>
              <w:left w:val="nil"/>
              <w:bottom w:val="single" w:sz="4" w:space="0" w:color="191919"/>
              <w:right w:val="single" w:sz="4" w:space="0" w:color="191919"/>
            </w:tcBorders>
          </w:tcPr>
          <w:p w:rsidR="00F42301" w:rsidRPr="00FA7AC7" w:rsidRDefault="00F42301" w:rsidP="00F319A1">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F319A1">
            <w:pPr>
              <w:widowControl w:val="0"/>
              <w:autoSpaceDE w:val="0"/>
              <w:autoSpaceDN w:val="0"/>
              <w:adjustRightInd w:val="0"/>
              <w:spacing w:after="0"/>
              <w:rPr>
                <w:rFonts w:ascii="Times New Roman" w:hAnsi="Times New Roman"/>
                <w:sz w:val="24"/>
                <w:szCs w:val="24"/>
              </w:rPr>
            </w:pPr>
          </w:p>
        </w:tc>
        <w:tc>
          <w:tcPr>
            <w:tcW w:w="4858" w:type="dxa"/>
            <w:tcBorders>
              <w:top w:val="single" w:sz="4" w:space="0" w:color="191919"/>
              <w:left w:val="single" w:sz="4" w:space="0" w:color="191919"/>
              <w:bottom w:val="single" w:sz="4" w:space="0" w:color="191919"/>
              <w:right w:val="nil"/>
            </w:tcBorders>
          </w:tcPr>
          <w:p w:rsidR="00F42301" w:rsidRPr="00FA7AC7" w:rsidRDefault="00F42301" w:rsidP="00F319A1">
            <w:pPr>
              <w:widowControl w:val="0"/>
              <w:autoSpaceDE w:val="0"/>
              <w:autoSpaceDN w:val="0"/>
              <w:adjustRightInd w:val="0"/>
              <w:spacing w:after="0"/>
              <w:rPr>
                <w:rFonts w:ascii="Times New Roman" w:hAnsi="Times New Roman"/>
                <w:sz w:val="24"/>
                <w:szCs w:val="24"/>
              </w:rPr>
            </w:pPr>
          </w:p>
        </w:tc>
      </w:tr>
      <w:tr w:rsidR="00F42301" w:rsidRPr="00FA7AC7" w:rsidTr="00F319A1">
        <w:trPr>
          <w:trHeight w:hRule="exact" w:val="219"/>
        </w:trPr>
        <w:tc>
          <w:tcPr>
            <w:tcW w:w="1085" w:type="dxa"/>
            <w:tcBorders>
              <w:top w:val="single" w:sz="4" w:space="0" w:color="191919"/>
              <w:left w:val="nil"/>
              <w:bottom w:val="nil"/>
              <w:right w:val="single" w:sz="4" w:space="0" w:color="191919"/>
            </w:tcBorders>
          </w:tcPr>
          <w:p w:rsidR="00F42301" w:rsidRPr="00FA7AC7" w:rsidRDefault="00F42301" w:rsidP="00F319A1">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F319A1">
            <w:pPr>
              <w:widowControl w:val="0"/>
              <w:autoSpaceDE w:val="0"/>
              <w:autoSpaceDN w:val="0"/>
              <w:adjustRightInd w:val="0"/>
              <w:spacing w:after="0"/>
              <w:rPr>
                <w:rFonts w:ascii="Times New Roman" w:hAnsi="Times New Roman"/>
                <w:sz w:val="24"/>
                <w:szCs w:val="24"/>
              </w:rPr>
            </w:pPr>
          </w:p>
        </w:tc>
        <w:tc>
          <w:tcPr>
            <w:tcW w:w="4858" w:type="dxa"/>
            <w:tcBorders>
              <w:top w:val="single" w:sz="4" w:space="0" w:color="191919"/>
              <w:left w:val="single" w:sz="4" w:space="0" w:color="191919"/>
              <w:bottom w:val="nil"/>
              <w:right w:val="nil"/>
            </w:tcBorders>
          </w:tcPr>
          <w:p w:rsidR="00F42301" w:rsidRPr="00FA7AC7" w:rsidRDefault="00F42301" w:rsidP="00F319A1">
            <w:pPr>
              <w:widowControl w:val="0"/>
              <w:autoSpaceDE w:val="0"/>
              <w:autoSpaceDN w:val="0"/>
              <w:adjustRightInd w:val="0"/>
              <w:spacing w:after="0"/>
              <w:rPr>
                <w:rFonts w:ascii="Times New Roman" w:hAnsi="Times New Roman"/>
                <w:sz w:val="24"/>
                <w:szCs w:val="24"/>
              </w:rPr>
            </w:pPr>
          </w:p>
        </w:tc>
      </w:tr>
    </w:tbl>
    <w:p w:rsidR="00F42301" w:rsidRDefault="00F42301" w:rsidP="00963D01">
      <w:pPr>
        <w:widowControl w:val="0"/>
        <w:autoSpaceDE w:val="0"/>
        <w:autoSpaceDN w:val="0"/>
        <w:adjustRightInd w:val="0"/>
        <w:spacing w:before="7" w:after="0" w:line="110" w:lineRule="exact"/>
        <w:rPr>
          <w:rFonts w:ascii="Times New Roman" w:hAnsi="Times New Roman"/>
          <w:sz w:val="11"/>
          <w:szCs w:val="11"/>
        </w:rPr>
      </w:pPr>
    </w:p>
    <w:p w:rsidR="00F42301" w:rsidRDefault="00F42301" w:rsidP="00963D01">
      <w:pPr>
        <w:widowControl w:val="0"/>
        <w:autoSpaceDE w:val="0"/>
        <w:autoSpaceDN w:val="0"/>
        <w:adjustRightInd w:val="0"/>
        <w:spacing w:after="0" w:line="200" w:lineRule="exact"/>
        <w:rPr>
          <w:rFonts w:ascii="Times New Roman" w:hAnsi="Times New Roman"/>
          <w:sz w:val="20"/>
          <w:szCs w:val="20"/>
        </w:rPr>
      </w:pPr>
    </w:p>
    <w:p w:rsidR="00F42301" w:rsidRDefault="00F42301" w:rsidP="00963D01">
      <w:pPr>
        <w:widowControl w:val="0"/>
        <w:autoSpaceDE w:val="0"/>
        <w:autoSpaceDN w:val="0"/>
        <w:adjustRightInd w:val="0"/>
        <w:spacing w:after="0" w:line="200" w:lineRule="exact"/>
        <w:rPr>
          <w:rFonts w:ascii="Times New Roman" w:hAnsi="Times New Roman"/>
          <w:sz w:val="20"/>
          <w:szCs w:val="20"/>
        </w:rPr>
      </w:pPr>
    </w:p>
    <w:p w:rsidR="00F42301" w:rsidRDefault="00F42301" w:rsidP="00963D01">
      <w:pPr>
        <w:widowControl w:val="0"/>
        <w:autoSpaceDE w:val="0"/>
        <w:autoSpaceDN w:val="0"/>
        <w:adjustRightInd w:val="0"/>
        <w:spacing w:before="27" w:after="0"/>
        <w:ind w:left="2304" w:right="6934"/>
        <w:jc w:val="both"/>
        <w:rPr>
          <w:rFonts w:ascii="Times New Roman" w:hAnsi="Times New Roman"/>
          <w:sz w:val="20"/>
          <w:szCs w:val="20"/>
        </w:rPr>
      </w:pPr>
      <w:r w:rsidRPr="00607700">
        <w:rPr>
          <w:rFonts w:ascii="Calibri" w:hAnsi="Calibri"/>
          <w:noProof/>
          <w:lang w:eastAsia="en-US"/>
        </w:rPr>
        <w:pict>
          <v:group id="_x0000_s3640" style="position:absolute;left:0;text-align:left;margin-left:263.55pt;margin-top:-54.1pt;width:31.2pt;height:31.05pt;z-index:-251609088;mso-position-horizontal-relative:page" coordorigin="5271,-1082" coordsize="624,621" o:allowincell="f">
            <v:rect id="_x0000_s3641" style="position:absolute;left:5276;top:-1077;width:613;height:610" o:allowincell="f" stroked="f">
              <v:path arrowok="t"/>
            </v:rect>
            <v:rect id="_x0000_s3642" style="position:absolute;left:5276;top:-1077;width:620;height:620;mso-position-horizontal-relative:page" o:allowincell="f" filled="f" stroked="f">
              <v:textbox inset="0,0,0,0">
                <w:txbxContent>
                  <w:p w:rsidR="00F42301" w:rsidRDefault="00F42301" w:rsidP="00963D01">
                    <w:pPr>
                      <w:spacing w:after="0" w:line="620" w:lineRule="atLeast"/>
                      <w:rPr>
                        <w:rFonts w:ascii="Times New Roman" w:hAnsi="Times New Roman"/>
                        <w:sz w:val="24"/>
                        <w:szCs w:val="24"/>
                      </w:rPr>
                    </w:pPr>
                    <w:r>
                      <w:rPr>
                        <w:rFonts w:ascii="Times New Roman" w:hAnsi="Times New Roman"/>
                        <w:noProof/>
                        <w:sz w:val="24"/>
                        <w:szCs w:val="24"/>
                      </w:rPr>
                      <w:drawing>
                        <wp:inline distT="0" distB="0" distL="0" distR="0">
                          <wp:extent cx="390525" cy="390525"/>
                          <wp:effectExtent l="19050" t="0" r="9525" b="0"/>
                          <wp:docPr id="68"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5"/>
                                  <a:srcRect/>
                                  <a:stretch>
                                    <a:fillRect/>
                                  </a:stretch>
                                </pic:blipFill>
                                <pic:spPr bwMode="auto">
                                  <a:xfrm>
                                    <a:off x="0" y="0"/>
                                    <a:ext cx="390525" cy="390525"/>
                                  </a:xfrm>
                                  <a:prstGeom prst="rect">
                                    <a:avLst/>
                                  </a:prstGeom>
                                  <a:noFill/>
                                  <a:ln w="9525">
                                    <a:noFill/>
                                    <a:miter lim="800000"/>
                                    <a:headEnd/>
                                    <a:tailEnd/>
                                  </a:ln>
                                </pic:spPr>
                              </pic:pic>
                            </a:graphicData>
                          </a:graphic>
                        </wp:inline>
                      </w:drawing>
                    </w:r>
                  </w:p>
                  <w:p w:rsidR="00F42301" w:rsidRDefault="00F42301" w:rsidP="00963D01">
                    <w:pPr>
                      <w:widowControl w:val="0"/>
                      <w:autoSpaceDE w:val="0"/>
                      <w:autoSpaceDN w:val="0"/>
                      <w:adjustRightInd w:val="0"/>
                      <w:spacing w:after="0"/>
                      <w:rPr>
                        <w:rFonts w:ascii="Times New Roman" w:hAnsi="Times New Roman"/>
                        <w:sz w:val="24"/>
                        <w:szCs w:val="24"/>
                      </w:rPr>
                    </w:pPr>
                  </w:p>
                </w:txbxContent>
              </v:textbox>
            </v:rect>
            <w10:wrap anchorx="page"/>
          </v:group>
        </w:pict>
      </w:r>
      <w:r>
        <w:rPr>
          <w:rFonts w:ascii="Times New Roman" w:hAnsi="Times New Roman"/>
          <w:b/>
          <w:bCs/>
          <w:sz w:val="20"/>
          <w:szCs w:val="20"/>
        </w:rPr>
        <w:t>Elective Options:</w:t>
      </w:r>
    </w:p>
    <w:p w:rsidR="00F42301" w:rsidRDefault="00F42301" w:rsidP="00963D01">
      <w:pPr>
        <w:widowControl w:val="0"/>
        <w:autoSpaceDE w:val="0"/>
        <w:autoSpaceDN w:val="0"/>
        <w:adjustRightInd w:val="0"/>
        <w:spacing w:before="10" w:after="0" w:line="250" w:lineRule="auto"/>
        <w:ind w:left="2304" w:right="1048"/>
        <w:jc w:val="both"/>
        <w:rPr>
          <w:rFonts w:ascii="Times New Roman" w:hAnsi="Times New Roman"/>
          <w:sz w:val="20"/>
          <w:szCs w:val="20"/>
        </w:rPr>
      </w:pPr>
      <w:r>
        <w:rPr>
          <w:rFonts w:ascii="Times New Roman" w:hAnsi="Times New Roman"/>
          <w:sz w:val="20"/>
          <w:szCs w:val="20"/>
        </w:rPr>
        <w:t>NURS 5510 Family Primary Care Clinica</w:t>
      </w:r>
      <w:r>
        <w:rPr>
          <w:rFonts w:ascii="Times New Roman" w:hAnsi="Times New Roman"/>
          <w:spacing w:val="4"/>
          <w:sz w:val="20"/>
          <w:szCs w:val="20"/>
        </w:rPr>
        <w:t>l</w:t>
      </w:r>
      <w:r>
        <w:rPr>
          <w:rFonts w:ascii="Times New Roman" w:hAnsi="Times New Roman"/>
          <w:sz w:val="20"/>
          <w:szCs w:val="20"/>
        </w:rPr>
        <w:t>......................................................................2 hrs. NURS 5422 Primary Care of Children Clinica</w:t>
      </w:r>
      <w:r>
        <w:rPr>
          <w:rFonts w:ascii="Times New Roman" w:hAnsi="Times New Roman"/>
          <w:spacing w:val="4"/>
          <w:sz w:val="20"/>
          <w:szCs w:val="20"/>
        </w:rPr>
        <w:t>l</w:t>
      </w:r>
      <w:r>
        <w:rPr>
          <w:rFonts w:ascii="Times New Roman" w:hAnsi="Times New Roman"/>
          <w:sz w:val="20"/>
          <w:szCs w:val="20"/>
        </w:rPr>
        <w:t>...............................................................2 hrs. NURS 6102 Primary Care of</w:t>
      </w:r>
      <w:r>
        <w:rPr>
          <w:rFonts w:ascii="Times New Roman" w:hAnsi="Times New Roman"/>
          <w:spacing w:val="-4"/>
          <w:sz w:val="20"/>
          <w:szCs w:val="20"/>
        </w:rPr>
        <w:t xml:space="preserve"> </w:t>
      </w:r>
      <w:r>
        <w:rPr>
          <w:rFonts w:ascii="Times New Roman" w:hAnsi="Times New Roman"/>
          <w:spacing w:val="-16"/>
          <w:sz w:val="20"/>
          <w:szCs w:val="20"/>
        </w:rPr>
        <w:t>W</w:t>
      </w:r>
      <w:r>
        <w:rPr>
          <w:rFonts w:ascii="Times New Roman" w:hAnsi="Times New Roman"/>
          <w:sz w:val="20"/>
          <w:szCs w:val="20"/>
        </w:rPr>
        <w:t>omen Clinical</w:t>
      </w:r>
      <w:r>
        <w:rPr>
          <w:rFonts w:ascii="Times New Roman" w:hAnsi="Times New Roman"/>
          <w:spacing w:val="-10"/>
          <w:sz w:val="20"/>
          <w:szCs w:val="20"/>
        </w:rPr>
        <w:t xml:space="preserve"> </w:t>
      </w:r>
      <w:r>
        <w:rPr>
          <w:rFonts w:ascii="Times New Roman" w:hAnsi="Times New Roman"/>
          <w:sz w:val="20"/>
          <w:szCs w:val="20"/>
        </w:rPr>
        <w:t>................................................................2 hrs. NURS 6212 Primary Care of</w:t>
      </w:r>
      <w:r>
        <w:rPr>
          <w:rFonts w:ascii="Times New Roman" w:hAnsi="Times New Roman"/>
          <w:spacing w:val="-11"/>
          <w:sz w:val="20"/>
          <w:szCs w:val="20"/>
        </w:rPr>
        <w:t xml:space="preserve"> </w:t>
      </w:r>
      <w:r>
        <w:rPr>
          <w:rFonts w:ascii="Times New Roman" w:hAnsi="Times New Roman"/>
          <w:sz w:val="20"/>
          <w:szCs w:val="20"/>
        </w:rPr>
        <w:t>Adults Clinical</w:t>
      </w:r>
      <w:r>
        <w:rPr>
          <w:rFonts w:ascii="Times New Roman" w:hAnsi="Times New Roman"/>
          <w:spacing w:val="-18"/>
          <w:sz w:val="20"/>
          <w:szCs w:val="20"/>
        </w:rPr>
        <w:t xml:space="preserve"> </w:t>
      </w:r>
      <w:r>
        <w:rPr>
          <w:rFonts w:ascii="Times New Roman" w:hAnsi="Times New Roman"/>
          <w:sz w:val="20"/>
          <w:szCs w:val="20"/>
        </w:rPr>
        <w:t>..................................................................2 hrs.</w:t>
      </w:r>
    </w:p>
    <w:p w:rsidR="00F42301" w:rsidRDefault="00F42301" w:rsidP="00963D01">
      <w:pPr>
        <w:widowControl w:val="0"/>
        <w:autoSpaceDE w:val="0"/>
        <w:autoSpaceDN w:val="0"/>
        <w:adjustRightInd w:val="0"/>
        <w:spacing w:before="13" w:after="0" w:line="200" w:lineRule="exact"/>
        <w:rPr>
          <w:rFonts w:ascii="Times New Roman" w:hAnsi="Times New Roman"/>
          <w:sz w:val="20"/>
          <w:szCs w:val="20"/>
        </w:rPr>
      </w:pPr>
    </w:p>
    <w:p w:rsidR="00F42301" w:rsidRDefault="00F42301" w:rsidP="00963D01">
      <w:pPr>
        <w:widowControl w:val="0"/>
        <w:autoSpaceDE w:val="0"/>
        <w:autoSpaceDN w:val="0"/>
        <w:adjustRightInd w:val="0"/>
        <w:spacing w:after="0"/>
        <w:ind w:left="2304" w:right="4771"/>
        <w:jc w:val="both"/>
        <w:rPr>
          <w:rFonts w:ascii="Times New Roman" w:hAnsi="Times New Roman"/>
          <w:sz w:val="20"/>
          <w:szCs w:val="20"/>
        </w:rPr>
      </w:pPr>
      <w:r w:rsidRPr="00607700">
        <w:rPr>
          <w:rFonts w:ascii="Calibri" w:hAnsi="Calibri"/>
          <w:noProof/>
          <w:lang w:eastAsia="en-US"/>
        </w:rPr>
        <w:pict>
          <v:shape id="_x0000_s3644" type="#_x0000_t202" style="position:absolute;left:0;text-align:left;margin-left:17.75pt;margin-top:8.45pt;width:1in;height:270.75pt;z-index:-251607040;mso-position-horizontal-relative:page" o:allowincell="f" filled="f" stroked="f">
            <v:textbox style="layout-flow:vertical;mso-layout-flow-alt:bottom-to-top" inset="0,0,0,0">
              <w:txbxContent>
                <w:p w:rsidR="00F42301" w:rsidRDefault="00F42301" w:rsidP="00963D01">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P</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ROGRAM</w:t>
                  </w:r>
                  <w:r>
                    <w:rPr>
                      <w:rFonts w:ascii="Impact" w:hAnsi="Impact" w:cs="Impact"/>
                      <w:color w:val="A3A3A3"/>
                      <w:position w:val="1"/>
                      <w:sz w:val="105"/>
                      <w:szCs w:val="105"/>
                    </w:rPr>
                    <w:t>S</w:t>
                  </w:r>
                  <w:r>
                    <w:rPr>
                      <w:rFonts w:ascii="Impact" w:hAnsi="Impact" w:cs="Impact"/>
                      <w:color w:val="A3A3A3"/>
                      <w:spacing w:val="-115"/>
                      <w:position w:val="1"/>
                      <w:sz w:val="105"/>
                      <w:szCs w:val="105"/>
                    </w:rPr>
                    <w:t xml:space="preserve"> </w:t>
                  </w:r>
                </w:p>
              </w:txbxContent>
            </v:textbox>
            <w10:wrap anchorx="page"/>
          </v:shape>
        </w:pict>
      </w:r>
      <w:r>
        <w:rPr>
          <w:rFonts w:ascii="Times New Roman" w:hAnsi="Times New Roman"/>
          <w:b/>
          <w:bCs/>
          <w:sz w:val="20"/>
          <w:szCs w:val="20"/>
        </w:rPr>
        <w:t>II. Nurse Educator</w:t>
      </w:r>
      <w:r>
        <w:rPr>
          <w:rFonts w:ascii="Times New Roman" w:hAnsi="Times New Roman"/>
          <w:b/>
          <w:bCs/>
          <w:spacing w:val="-4"/>
          <w:sz w:val="20"/>
          <w:szCs w:val="20"/>
        </w:rPr>
        <w:t xml:space="preserve"> </w:t>
      </w:r>
      <w:r>
        <w:rPr>
          <w:rFonts w:ascii="Times New Roman" w:hAnsi="Times New Roman"/>
          <w:b/>
          <w:bCs/>
          <w:sz w:val="20"/>
          <w:szCs w:val="20"/>
        </w:rPr>
        <w:t>(minimum of 36 hours)</w:t>
      </w:r>
    </w:p>
    <w:p w:rsidR="00F42301" w:rsidRDefault="00F42301" w:rsidP="00963D01">
      <w:pPr>
        <w:widowControl w:val="0"/>
        <w:autoSpaceDE w:val="0"/>
        <w:autoSpaceDN w:val="0"/>
        <w:adjustRightInd w:val="0"/>
        <w:spacing w:before="13" w:after="0" w:line="250" w:lineRule="auto"/>
        <w:ind w:left="2304" w:right="1048"/>
        <w:jc w:val="both"/>
        <w:rPr>
          <w:rFonts w:ascii="Times New Roman" w:hAnsi="Times New Roman"/>
          <w:sz w:val="20"/>
          <w:szCs w:val="20"/>
        </w:rPr>
      </w:pPr>
      <w:r>
        <w:rPr>
          <w:rFonts w:ascii="Times New Roman" w:hAnsi="Times New Roman"/>
          <w:sz w:val="20"/>
          <w:szCs w:val="20"/>
        </w:rPr>
        <w:t>NURS 5</w:t>
      </w:r>
      <w:r>
        <w:rPr>
          <w:rFonts w:ascii="Times New Roman" w:hAnsi="Times New Roman"/>
          <w:spacing w:val="-7"/>
          <w:sz w:val="20"/>
          <w:szCs w:val="20"/>
        </w:rPr>
        <w:t>11</w:t>
      </w:r>
      <w:r>
        <w:rPr>
          <w:rFonts w:ascii="Times New Roman" w:hAnsi="Times New Roman"/>
          <w:sz w:val="20"/>
          <w:szCs w:val="20"/>
        </w:rPr>
        <w:t>1 Nursing</w:t>
      </w:r>
      <w:r>
        <w:rPr>
          <w:rFonts w:ascii="Times New Roman" w:hAnsi="Times New Roman"/>
          <w:spacing w:val="-4"/>
          <w:sz w:val="20"/>
          <w:szCs w:val="20"/>
        </w:rPr>
        <w:t xml:space="preserve"> </w:t>
      </w:r>
      <w:r>
        <w:rPr>
          <w:rFonts w:ascii="Times New Roman" w:hAnsi="Times New Roman"/>
          <w:sz w:val="20"/>
          <w:szCs w:val="20"/>
        </w:rPr>
        <w:t>Theory Development</w:t>
      </w:r>
      <w:r>
        <w:rPr>
          <w:rFonts w:ascii="Times New Roman" w:hAnsi="Times New Roman"/>
          <w:spacing w:val="-5"/>
          <w:sz w:val="20"/>
          <w:szCs w:val="20"/>
        </w:rPr>
        <w:t xml:space="preserve"> </w:t>
      </w:r>
      <w:r>
        <w:rPr>
          <w:rFonts w:ascii="Times New Roman" w:hAnsi="Times New Roman"/>
          <w:sz w:val="20"/>
          <w:szCs w:val="20"/>
        </w:rPr>
        <w:t>.....................................................................3 hrs. NURS 5120</w:t>
      </w:r>
      <w:r>
        <w:rPr>
          <w:rFonts w:ascii="Times New Roman" w:hAnsi="Times New Roman"/>
          <w:spacing w:val="-11"/>
          <w:sz w:val="20"/>
          <w:szCs w:val="20"/>
        </w:rPr>
        <w:t xml:space="preserve"> </w:t>
      </w:r>
      <w:r>
        <w:rPr>
          <w:rFonts w:ascii="Times New Roman" w:hAnsi="Times New Roman"/>
          <w:sz w:val="20"/>
          <w:szCs w:val="20"/>
        </w:rPr>
        <w:t>Advanced Nursing Research</w:t>
      </w:r>
      <w:r>
        <w:rPr>
          <w:rFonts w:ascii="Times New Roman" w:hAnsi="Times New Roman"/>
          <w:spacing w:val="-2"/>
          <w:sz w:val="20"/>
          <w:szCs w:val="20"/>
        </w:rPr>
        <w:t xml:space="preserve"> </w:t>
      </w:r>
      <w:r>
        <w:rPr>
          <w:rFonts w:ascii="Times New Roman" w:hAnsi="Times New Roman"/>
          <w:sz w:val="20"/>
          <w:szCs w:val="20"/>
        </w:rPr>
        <w:t>.......................................................................3 hrs. NURS 5210</w:t>
      </w:r>
      <w:r>
        <w:rPr>
          <w:rFonts w:ascii="Times New Roman" w:hAnsi="Times New Roman"/>
          <w:spacing w:val="-11"/>
          <w:sz w:val="20"/>
          <w:szCs w:val="20"/>
        </w:rPr>
        <w:t xml:space="preserve"> </w:t>
      </w:r>
      <w:r>
        <w:rPr>
          <w:rFonts w:ascii="Times New Roman" w:hAnsi="Times New Roman"/>
          <w:sz w:val="20"/>
          <w:szCs w:val="20"/>
        </w:rPr>
        <w:t>Advanced Pathophysiology</w:t>
      </w:r>
      <w:r>
        <w:rPr>
          <w:rFonts w:ascii="Times New Roman" w:hAnsi="Times New Roman"/>
          <w:spacing w:val="-19"/>
          <w:sz w:val="20"/>
          <w:szCs w:val="20"/>
        </w:rPr>
        <w:t xml:space="preserve"> </w:t>
      </w:r>
      <w:r>
        <w:rPr>
          <w:rFonts w:ascii="Times New Roman" w:hAnsi="Times New Roman"/>
          <w:sz w:val="20"/>
          <w:szCs w:val="20"/>
        </w:rPr>
        <w:t>.........................................................................3 hrs. NURS 5220 Family Diversity in</w:t>
      </w:r>
      <w:r>
        <w:rPr>
          <w:rFonts w:ascii="Times New Roman" w:hAnsi="Times New Roman"/>
          <w:spacing w:val="-4"/>
          <w:sz w:val="20"/>
          <w:szCs w:val="20"/>
        </w:rPr>
        <w:t xml:space="preserve"> </w:t>
      </w:r>
      <w:r>
        <w:rPr>
          <w:rFonts w:ascii="Times New Roman" w:hAnsi="Times New Roman"/>
          <w:spacing w:val="-12"/>
          <w:sz w:val="20"/>
          <w:szCs w:val="20"/>
        </w:rPr>
        <w:t>V</w:t>
      </w:r>
      <w:r>
        <w:rPr>
          <w:rFonts w:ascii="Times New Roman" w:hAnsi="Times New Roman"/>
          <w:sz w:val="20"/>
          <w:szCs w:val="20"/>
        </w:rPr>
        <w:t>ulnerable Communitie</w:t>
      </w:r>
      <w:r>
        <w:rPr>
          <w:rFonts w:ascii="Times New Roman" w:hAnsi="Times New Roman"/>
          <w:spacing w:val="8"/>
          <w:sz w:val="20"/>
          <w:szCs w:val="20"/>
        </w:rPr>
        <w:t>s</w:t>
      </w:r>
      <w:r>
        <w:rPr>
          <w:rFonts w:ascii="Times New Roman" w:hAnsi="Times New Roman"/>
          <w:sz w:val="20"/>
          <w:szCs w:val="20"/>
        </w:rPr>
        <w:t>.............................................2 hrs. NURS 5621</w:t>
      </w:r>
      <w:r>
        <w:rPr>
          <w:rFonts w:ascii="Times New Roman" w:hAnsi="Times New Roman"/>
          <w:spacing w:val="-11"/>
          <w:sz w:val="20"/>
          <w:szCs w:val="20"/>
        </w:rPr>
        <w:t xml:space="preserve"> </w:t>
      </w:r>
      <w:r>
        <w:rPr>
          <w:rFonts w:ascii="Times New Roman" w:hAnsi="Times New Roman"/>
          <w:sz w:val="20"/>
          <w:szCs w:val="20"/>
        </w:rPr>
        <w:t>Advanced Practice Nursing I</w:t>
      </w:r>
      <w:r>
        <w:rPr>
          <w:rFonts w:ascii="Times New Roman" w:hAnsi="Times New Roman"/>
          <w:spacing w:val="-29"/>
          <w:sz w:val="20"/>
          <w:szCs w:val="20"/>
        </w:rPr>
        <w:t xml:space="preserve"> </w:t>
      </w:r>
      <w:r>
        <w:rPr>
          <w:rFonts w:ascii="Times New Roman" w:hAnsi="Times New Roman"/>
          <w:sz w:val="20"/>
          <w:szCs w:val="20"/>
        </w:rPr>
        <w:t>.......................................................................5 hrs. NURS 5910</w:t>
      </w:r>
      <w:r>
        <w:rPr>
          <w:rFonts w:ascii="Times New Roman" w:hAnsi="Times New Roman"/>
          <w:spacing w:val="-11"/>
          <w:sz w:val="20"/>
          <w:szCs w:val="20"/>
        </w:rPr>
        <w:t xml:space="preserve"> </w:t>
      </w:r>
      <w:r>
        <w:rPr>
          <w:rFonts w:ascii="Times New Roman" w:hAnsi="Times New Roman"/>
          <w:sz w:val="20"/>
          <w:szCs w:val="20"/>
        </w:rPr>
        <w:t>Advanced Pharmacology</w:t>
      </w:r>
      <w:r>
        <w:rPr>
          <w:rFonts w:ascii="Times New Roman" w:hAnsi="Times New Roman"/>
          <w:spacing w:val="-29"/>
          <w:sz w:val="20"/>
          <w:szCs w:val="20"/>
        </w:rPr>
        <w:t xml:space="preserve"> </w:t>
      </w:r>
      <w:r>
        <w:rPr>
          <w:rFonts w:ascii="Times New Roman" w:hAnsi="Times New Roman"/>
          <w:sz w:val="20"/>
          <w:szCs w:val="20"/>
        </w:rPr>
        <w:t>.............................................................................3 hrs. NURS 5950 Curriculum Development in Nursing</w:t>
      </w:r>
      <w:r>
        <w:rPr>
          <w:rFonts w:ascii="Times New Roman" w:hAnsi="Times New Roman"/>
          <w:spacing w:val="-24"/>
          <w:sz w:val="20"/>
          <w:szCs w:val="20"/>
        </w:rPr>
        <w:t xml:space="preserve"> </w:t>
      </w:r>
      <w:r>
        <w:rPr>
          <w:rFonts w:ascii="Times New Roman" w:hAnsi="Times New Roman"/>
          <w:sz w:val="20"/>
          <w:szCs w:val="20"/>
        </w:rPr>
        <w:t>..........................................................3 hrs. NURS 6001 Instructional Strategies and Evaluation</w:t>
      </w:r>
      <w:r>
        <w:rPr>
          <w:rFonts w:ascii="Times New Roman" w:hAnsi="Times New Roman"/>
          <w:spacing w:val="-29"/>
          <w:sz w:val="20"/>
          <w:szCs w:val="20"/>
        </w:rPr>
        <w:t xml:space="preserve"> </w:t>
      </w:r>
      <w:r>
        <w:rPr>
          <w:rFonts w:ascii="Times New Roman" w:hAnsi="Times New Roman"/>
          <w:sz w:val="20"/>
          <w:szCs w:val="20"/>
        </w:rPr>
        <w:t>.......................................................3 hrs. NURS 6620</w:t>
      </w:r>
      <w:r>
        <w:rPr>
          <w:rFonts w:ascii="Times New Roman" w:hAnsi="Times New Roman"/>
          <w:spacing w:val="-11"/>
          <w:sz w:val="20"/>
          <w:szCs w:val="20"/>
        </w:rPr>
        <w:t xml:space="preserve"> </w:t>
      </w:r>
      <w:r>
        <w:rPr>
          <w:rFonts w:ascii="Times New Roman" w:hAnsi="Times New Roman"/>
          <w:sz w:val="20"/>
          <w:szCs w:val="20"/>
        </w:rPr>
        <w:t>Advanced</w:t>
      </w:r>
      <w:r>
        <w:rPr>
          <w:rFonts w:ascii="Times New Roman" w:hAnsi="Times New Roman"/>
          <w:spacing w:val="-4"/>
          <w:sz w:val="20"/>
          <w:szCs w:val="20"/>
        </w:rPr>
        <w:t xml:space="preserve"> </w:t>
      </w:r>
      <w:r>
        <w:rPr>
          <w:rFonts w:ascii="Times New Roman" w:hAnsi="Times New Roman"/>
          <w:spacing w:val="-14"/>
          <w:sz w:val="20"/>
          <w:szCs w:val="20"/>
        </w:rPr>
        <w:t>T</w:t>
      </w:r>
      <w:r>
        <w:rPr>
          <w:rFonts w:ascii="Times New Roman" w:hAnsi="Times New Roman"/>
          <w:sz w:val="20"/>
          <w:szCs w:val="20"/>
        </w:rPr>
        <w:t>eaching Practicum</w:t>
      </w:r>
      <w:r>
        <w:rPr>
          <w:rFonts w:ascii="Times New Roman" w:hAnsi="Times New Roman"/>
          <w:spacing w:val="-11"/>
          <w:sz w:val="20"/>
          <w:szCs w:val="20"/>
        </w:rPr>
        <w:t xml:space="preserve"> </w:t>
      </w:r>
      <w:r>
        <w:rPr>
          <w:rFonts w:ascii="Times New Roman" w:hAnsi="Times New Roman"/>
          <w:sz w:val="20"/>
          <w:szCs w:val="20"/>
        </w:rPr>
        <w:t>....................................................................5 hrs. NURS 6622</w:t>
      </w:r>
      <w:r>
        <w:rPr>
          <w:rFonts w:ascii="Times New Roman" w:hAnsi="Times New Roman"/>
          <w:spacing w:val="-11"/>
          <w:sz w:val="20"/>
          <w:szCs w:val="20"/>
        </w:rPr>
        <w:t xml:space="preserve"> </w:t>
      </w:r>
      <w:r>
        <w:rPr>
          <w:rFonts w:ascii="Times New Roman" w:hAnsi="Times New Roman"/>
          <w:sz w:val="20"/>
          <w:szCs w:val="20"/>
        </w:rPr>
        <w:t>Advanced Practice Nursing I</w:t>
      </w:r>
      <w:r>
        <w:rPr>
          <w:rFonts w:ascii="Times New Roman" w:hAnsi="Times New Roman"/>
          <w:spacing w:val="4"/>
          <w:sz w:val="20"/>
          <w:szCs w:val="20"/>
        </w:rPr>
        <w:t>I</w:t>
      </w:r>
      <w:r>
        <w:rPr>
          <w:rFonts w:ascii="Times New Roman" w:hAnsi="Times New Roman"/>
          <w:sz w:val="20"/>
          <w:szCs w:val="20"/>
        </w:rPr>
        <w:t>......................................................................5 hrs. NURS 6920</w:t>
      </w:r>
      <w:r>
        <w:rPr>
          <w:rFonts w:ascii="Times New Roman" w:hAnsi="Times New Roman"/>
          <w:spacing w:val="-4"/>
          <w:sz w:val="20"/>
          <w:szCs w:val="20"/>
        </w:rPr>
        <w:t xml:space="preserve"> </w:t>
      </w:r>
      <w:r>
        <w:rPr>
          <w:rFonts w:ascii="Times New Roman" w:hAnsi="Times New Roman"/>
          <w:sz w:val="20"/>
          <w:szCs w:val="20"/>
        </w:rPr>
        <w:t>Thesis/Scholarly Project</w:t>
      </w:r>
      <w:r>
        <w:rPr>
          <w:rFonts w:ascii="Times New Roman" w:hAnsi="Times New Roman"/>
          <w:spacing w:val="-32"/>
          <w:sz w:val="20"/>
          <w:szCs w:val="20"/>
        </w:rPr>
        <w:t xml:space="preserve"> </w:t>
      </w:r>
      <w:r>
        <w:rPr>
          <w:rFonts w:ascii="Times New Roman" w:hAnsi="Times New Roman"/>
          <w:sz w:val="20"/>
          <w:szCs w:val="20"/>
        </w:rPr>
        <w:t xml:space="preserve">..............................................................................3 hrs. </w:t>
      </w:r>
      <w:r>
        <w:rPr>
          <w:rFonts w:ascii="Times New Roman" w:hAnsi="Times New Roman"/>
          <w:b/>
          <w:bCs/>
          <w:sz w:val="20"/>
          <w:szCs w:val="20"/>
        </w:rPr>
        <w:t>Elective Options</w:t>
      </w:r>
    </w:p>
    <w:p w:rsidR="00F42301" w:rsidRDefault="00F42301" w:rsidP="00963D01">
      <w:pPr>
        <w:widowControl w:val="0"/>
        <w:autoSpaceDE w:val="0"/>
        <w:autoSpaceDN w:val="0"/>
        <w:adjustRightInd w:val="0"/>
        <w:spacing w:after="0" w:line="250" w:lineRule="auto"/>
        <w:ind w:left="2304" w:right="1048"/>
        <w:jc w:val="both"/>
        <w:rPr>
          <w:rFonts w:ascii="Times New Roman" w:hAnsi="Times New Roman"/>
          <w:sz w:val="20"/>
          <w:szCs w:val="20"/>
        </w:rPr>
      </w:pPr>
      <w:r>
        <w:rPr>
          <w:rFonts w:ascii="Times New Roman" w:hAnsi="Times New Roman"/>
          <w:sz w:val="20"/>
          <w:szCs w:val="20"/>
        </w:rPr>
        <w:t>NURS 5100</w:t>
      </w:r>
      <w:r>
        <w:rPr>
          <w:rFonts w:ascii="Times New Roman" w:hAnsi="Times New Roman"/>
          <w:spacing w:val="-11"/>
          <w:sz w:val="20"/>
          <w:szCs w:val="20"/>
        </w:rPr>
        <w:t xml:space="preserve"> </w:t>
      </w:r>
      <w:r>
        <w:rPr>
          <w:rFonts w:ascii="Times New Roman" w:hAnsi="Times New Roman"/>
          <w:sz w:val="20"/>
          <w:szCs w:val="20"/>
        </w:rPr>
        <w:t>Advanced Health</w:t>
      </w:r>
      <w:r>
        <w:rPr>
          <w:rFonts w:ascii="Times New Roman" w:hAnsi="Times New Roman"/>
          <w:spacing w:val="-11"/>
          <w:sz w:val="20"/>
          <w:szCs w:val="20"/>
        </w:rPr>
        <w:t xml:space="preserve"> </w:t>
      </w:r>
      <w:r>
        <w:rPr>
          <w:rFonts w:ascii="Times New Roman" w:hAnsi="Times New Roman"/>
          <w:sz w:val="20"/>
          <w:szCs w:val="20"/>
        </w:rPr>
        <w:t>Assessmen</w:t>
      </w:r>
      <w:r>
        <w:rPr>
          <w:rFonts w:ascii="Times New Roman" w:hAnsi="Times New Roman"/>
          <w:spacing w:val="9"/>
          <w:sz w:val="20"/>
          <w:szCs w:val="20"/>
        </w:rPr>
        <w:t>t</w:t>
      </w:r>
      <w:r>
        <w:rPr>
          <w:rFonts w:ascii="Times New Roman" w:hAnsi="Times New Roman"/>
          <w:sz w:val="20"/>
          <w:szCs w:val="20"/>
        </w:rPr>
        <w:t>......................................................................3 hrs. NURS 5320 Health Care Polic</w:t>
      </w:r>
      <w:r>
        <w:rPr>
          <w:rFonts w:ascii="Times New Roman" w:hAnsi="Times New Roman"/>
          <w:spacing w:val="4"/>
          <w:sz w:val="20"/>
          <w:szCs w:val="20"/>
        </w:rPr>
        <w:t>y</w:t>
      </w:r>
      <w:r>
        <w:rPr>
          <w:rFonts w:ascii="Times New Roman" w:hAnsi="Times New Roman"/>
          <w:sz w:val="20"/>
          <w:szCs w:val="20"/>
        </w:rPr>
        <w:t>.......................................................................................3 hrs.</w:t>
      </w:r>
    </w:p>
    <w:p w:rsidR="00F42301" w:rsidRDefault="00F42301" w:rsidP="00963D01">
      <w:pPr>
        <w:widowControl w:val="0"/>
        <w:autoSpaceDE w:val="0"/>
        <w:autoSpaceDN w:val="0"/>
        <w:adjustRightInd w:val="0"/>
        <w:spacing w:after="0" w:line="250" w:lineRule="auto"/>
        <w:ind w:left="1944" w:right="1223"/>
        <w:rPr>
          <w:rFonts w:ascii="Times New Roman" w:hAnsi="Times New Roman"/>
          <w:sz w:val="20"/>
          <w:szCs w:val="20"/>
        </w:rPr>
      </w:pPr>
      <w:r>
        <w:rPr>
          <w:rFonts w:ascii="Times New Roman" w:hAnsi="Times New Roman"/>
          <w:i/>
          <w:iCs/>
          <w:sz w:val="20"/>
          <w:szCs w:val="20"/>
        </w:rPr>
        <w:t>**An accelerated track is available for students who a</w:t>
      </w:r>
      <w:r>
        <w:rPr>
          <w:rFonts w:ascii="Times New Roman" w:hAnsi="Times New Roman"/>
          <w:i/>
          <w:iCs/>
          <w:spacing w:val="-7"/>
          <w:sz w:val="20"/>
          <w:szCs w:val="20"/>
        </w:rPr>
        <w:t>r</w:t>
      </w:r>
      <w:r>
        <w:rPr>
          <w:rFonts w:ascii="Times New Roman" w:hAnsi="Times New Roman"/>
          <w:i/>
          <w:iCs/>
          <w:sz w:val="20"/>
          <w:szCs w:val="20"/>
        </w:rPr>
        <w:t>e inte</w:t>
      </w:r>
      <w:r>
        <w:rPr>
          <w:rFonts w:ascii="Times New Roman" w:hAnsi="Times New Roman"/>
          <w:i/>
          <w:iCs/>
          <w:spacing w:val="-7"/>
          <w:sz w:val="20"/>
          <w:szCs w:val="20"/>
        </w:rPr>
        <w:t>r</w:t>
      </w:r>
      <w:r>
        <w:rPr>
          <w:rFonts w:ascii="Times New Roman" w:hAnsi="Times New Roman"/>
          <w:i/>
          <w:iCs/>
          <w:sz w:val="20"/>
          <w:szCs w:val="20"/>
        </w:rPr>
        <w:t>ested in completing the p</w:t>
      </w:r>
      <w:r>
        <w:rPr>
          <w:rFonts w:ascii="Times New Roman" w:hAnsi="Times New Roman"/>
          <w:i/>
          <w:iCs/>
          <w:spacing w:val="-7"/>
          <w:sz w:val="20"/>
          <w:szCs w:val="20"/>
        </w:rPr>
        <w:t>r</w:t>
      </w:r>
      <w:r>
        <w:rPr>
          <w:rFonts w:ascii="Times New Roman" w:hAnsi="Times New Roman"/>
          <w:i/>
          <w:iCs/>
          <w:sz w:val="20"/>
          <w:szCs w:val="20"/>
        </w:rPr>
        <w:t>ogram earl</w:t>
      </w:r>
      <w:r>
        <w:rPr>
          <w:rFonts w:ascii="Times New Roman" w:hAnsi="Times New Roman"/>
          <w:i/>
          <w:iCs/>
          <w:spacing w:val="-11"/>
          <w:sz w:val="20"/>
          <w:szCs w:val="20"/>
        </w:rPr>
        <w:t>y</w:t>
      </w:r>
      <w:r>
        <w:rPr>
          <w:rFonts w:ascii="Times New Roman" w:hAnsi="Times New Roman"/>
          <w:i/>
          <w:iCs/>
          <w:sz w:val="20"/>
          <w:szCs w:val="20"/>
        </w:rPr>
        <w:t>, studying in two semesters and two summers.</w:t>
      </w:r>
    </w:p>
    <w:p w:rsidR="00F42301" w:rsidRDefault="00F42301" w:rsidP="00963D01">
      <w:pPr>
        <w:widowControl w:val="0"/>
        <w:autoSpaceDE w:val="0"/>
        <w:autoSpaceDN w:val="0"/>
        <w:adjustRightInd w:val="0"/>
        <w:spacing w:before="16" w:after="0" w:line="200" w:lineRule="exact"/>
        <w:rPr>
          <w:rFonts w:ascii="Times New Roman" w:hAnsi="Times New Roman"/>
          <w:sz w:val="20"/>
          <w:szCs w:val="20"/>
        </w:rPr>
      </w:pPr>
    </w:p>
    <w:p w:rsidR="00F42301" w:rsidRDefault="00F42301" w:rsidP="00963D01">
      <w:pPr>
        <w:widowControl w:val="0"/>
        <w:autoSpaceDE w:val="0"/>
        <w:autoSpaceDN w:val="0"/>
        <w:adjustRightInd w:val="0"/>
        <w:spacing w:after="0"/>
        <w:ind w:left="1944"/>
        <w:rPr>
          <w:rFonts w:ascii="Times New Roman" w:hAnsi="Times New Roman"/>
          <w:sz w:val="28"/>
          <w:szCs w:val="28"/>
        </w:rPr>
      </w:pPr>
      <w:r>
        <w:rPr>
          <w:rFonts w:ascii="Times New Roman" w:hAnsi="Times New Roman"/>
          <w:b/>
          <w:bCs/>
          <w:sz w:val="28"/>
          <w:szCs w:val="28"/>
        </w:rPr>
        <w:t>Comp</w:t>
      </w:r>
      <w:r>
        <w:rPr>
          <w:rFonts w:ascii="Times New Roman" w:hAnsi="Times New Roman"/>
          <w:b/>
          <w:bCs/>
          <w:spacing w:val="-5"/>
          <w:sz w:val="28"/>
          <w:szCs w:val="28"/>
        </w:rPr>
        <w:t>r</w:t>
      </w:r>
      <w:r>
        <w:rPr>
          <w:rFonts w:ascii="Times New Roman" w:hAnsi="Times New Roman"/>
          <w:b/>
          <w:bCs/>
          <w:sz w:val="28"/>
          <w:szCs w:val="28"/>
        </w:rPr>
        <w:t>ehensive Examination Policy</w:t>
      </w:r>
    </w:p>
    <w:p w:rsidR="00F42301" w:rsidRDefault="00F42301" w:rsidP="00963D01">
      <w:pPr>
        <w:widowControl w:val="0"/>
        <w:autoSpaceDE w:val="0"/>
        <w:autoSpaceDN w:val="0"/>
        <w:adjustRightInd w:val="0"/>
        <w:spacing w:before="37" w:after="0" w:line="250" w:lineRule="auto"/>
        <w:ind w:left="1944" w:right="1070" w:firstLine="360"/>
        <w:rPr>
          <w:rFonts w:ascii="Times New Roman" w:hAnsi="Times New Roman"/>
          <w:sz w:val="20"/>
          <w:szCs w:val="20"/>
        </w:rPr>
      </w:pPr>
      <w:r>
        <w:rPr>
          <w:rFonts w:ascii="Times New Roman" w:hAnsi="Times New Roman"/>
          <w:sz w:val="20"/>
          <w:szCs w:val="20"/>
        </w:rPr>
        <w:t>Comprehensive examinations are required of the student who has completed all core course work and has maintained a cumulative G</w:t>
      </w:r>
      <w:r>
        <w:rPr>
          <w:rFonts w:ascii="Times New Roman" w:hAnsi="Times New Roman"/>
          <w:spacing w:val="-18"/>
          <w:sz w:val="20"/>
          <w:szCs w:val="20"/>
        </w:rPr>
        <w:t>P</w:t>
      </w:r>
      <w:r>
        <w:rPr>
          <w:rFonts w:ascii="Times New Roman" w:hAnsi="Times New Roman"/>
          <w:sz w:val="20"/>
          <w:szCs w:val="20"/>
        </w:rPr>
        <w:t>A</w:t>
      </w:r>
      <w:r>
        <w:rPr>
          <w:rFonts w:ascii="Times New Roman" w:hAnsi="Times New Roman"/>
          <w:spacing w:val="-11"/>
          <w:sz w:val="20"/>
          <w:szCs w:val="20"/>
        </w:rPr>
        <w:t xml:space="preserve"> </w:t>
      </w:r>
      <w:r>
        <w:rPr>
          <w:rFonts w:ascii="Times New Roman" w:hAnsi="Times New Roman"/>
          <w:sz w:val="20"/>
          <w:szCs w:val="20"/>
        </w:rPr>
        <w:t>of 3.0 or greate</w:t>
      </w:r>
      <w:r>
        <w:rPr>
          <w:rFonts w:ascii="Times New Roman" w:hAnsi="Times New Roman"/>
          <w:spacing w:val="-11"/>
          <w:sz w:val="20"/>
          <w:szCs w:val="20"/>
        </w:rPr>
        <w:t>r</w:t>
      </w:r>
      <w:r>
        <w:rPr>
          <w:rFonts w:ascii="Times New Roman" w:hAnsi="Times New Roman"/>
          <w:sz w:val="20"/>
          <w:szCs w:val="20"/>
        </w:rPr>
        <w:t>.</w:t>
      </w:r>
      <w:r>
        <w:rPr>
          <w:rFonts w:ascii="Times New Roman" w:hAnsi="Times New Roman"/>
          <w:spacing w:val="-4"/>
          <w:sz w:val="20"/>
          <w:szCs w:val="20"/>
        </w:rPr>
        <w:t xml:space="preserve"> </w:t>
      </w:r>
      <w:r>
        <w:rPr>
          <w:rFonts w:ascii="Times New Roman" w:hAnsi="Times New Roman"/>
          <w:sz w:val="20"/>
          <w:szCs w:val="20"/>
        </w:rPr>
        <w:t>The examinations are designed to test the ability of the student to articulate ideas in a scholarly manner in the core, research and major areas of concentration.</w:t>
      </w:r>
    </w:p>
    <w:p w:rsidR="00F42301" w:rsidRDefault="00F42301" w:rsidP="00963D01">
      <w:pPr>
        <w:widowControl w:val="0"/>
        <w:autoSpaceDE w:val="0"/>
        <w:autoSpaceDN w:val="0"/>
        <w:adjustRightInd w:val="0"/>
        <w:spacing w:after="0" w:line="250" w:lineRule="auto"/>
        <w:ind w:left="1944" w:right="896" w:firstLine="360"/>
        <w:rPr>
          <w:rFonts w:ascii="Times New Roman" w:hAnsi="Times New Roman"/>
          <w:sz w:val="20"/>
          <w:szCs w:val="20"/>
        </w:rPr>
      </w:pPr>
      <w:r w:rsidRPr="00607700">
        <w:rPr>
          <w:rFonts w:ascii="Calibri" w:hAnsi="Calibri"/>
          <w:noProof/>
          <w:lang w:eastAsia="en-US"/>
        </w:rPr>
        <w:pict>
          <v:shape id="_x0000_s3643" type="#_x0000_t202" style="position:absolute;left:0;text-align:left;margin-left:17.75pt;margin-top:12.05pt;width:1in;height:184.35pt;z-index:-251608064;mso-position-horizontal-relative:page" o:allowincell="f" filled="f" stroked="f">
            <v:textbox style="layout-flow:vertical;mso-layout-flow-alt:bottom-to-top" inset="0,0,0,0">
              <w:txbxContent>
                <w:p w:rsidR="00F42301" w:rsidRDefault="00F42301" w:rsidP="00963D01">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E</w:t>
                  </w:r>
                  <w:r>
                    <w:rPr>
                      <w:rFonts w:ascii="Impact" w:hAnsi="Impact" w:cs="Impact"/>
                      <w:color w:val="A3A3A3"/>
                      <w:spacing w:val="-115"/>
                      <w:position w:val="1"/>
                      <w:sz w:val="105"/>
                      <w:szCs w:val="105"/>
                    </w:rPr>
                    <w:t xml:space="preserve"> </w:t>
                  </w:r>
                </w:p>
              </w:txbxContent>
            </v:textbox>
            <w10:wrap anchorx="page"/>
          </v:shape>
        </w:pict>
      </w:r>
      <w:del w:id="24" w:author="Tippins, Margie F." w:date="2011-04-08T10:16:00Z">
        <w:r w:rsidDel="00E32A07">
          <w:rPr>
            <w:rFonts w:ascii="Times New Roman" w:hAnsi="Times New Roman"/>
            <w:sz w:val="20"/>
            <w:szCs w:val="20"/>
          </w:rPr>
          <w:delText>The student will write a preliminary comprehensive exam after completion of the graduate core courses, which will include content from nursing theory development, research and family diversity courses.</w:delText>
        </w:r>
        <w:r w:rsidDel="00E32A07">
          <w:rPr>
            <w:rFonts w:ascii="Times New Roman" w:hAnsi="Times New Roman"/>
            <w:spacing w:val="-11"/>
            <w:sz w:val="20"/>
            <w:szCs w:val="20"/>
          </w:rPr>
          <w:delText xml:space="preserve"> </w:delText>
        </w:r>
        <w:r w:rsidDel="00E32A07">
          <w:rPr>
            <w:rFonts w:ascii="Times New Roman" w:hAnsi="Times New Roman"/>
            <w:sz w:val="20"/>
            <w:szCs w:val="20"/>
          </w:rPr>
          <w:delText>A</w:delText>
        </w:r>
        <w:r w:rsidDel="00E32A07">
          <w:rPr>
            <w:rFonts w:ascii="Times New Roman" w:hAnsi="Times New Roman"/>
            <w:spacing w:val="-11"/>
            <w:sz w:val="20"/>
            <w:szCs w:val="20"/>
          </w:rPr>
          <w:delText xml:space="preserve"> </w:delText>
        </w:r>
        <w:r w:rsidDel="00E32A07">
          <w:rPr>
            <w:rFonts w:ascii="Times New Roman" w:hAnsi="Times New Roman"/>
            <w:sz w:val="20"/>
            <w:szCs w:val="20"/>
          </w:rPr>
          <w:delText>student who does not pass the examination may be required to complete addi- tional study before retaking the exam. In order to progress, a student must satisfactorily complete the Preliminary Comprehensive Exam, If, on the third attempt, a student fails to pass the examina- tion, he/she will not be permitted to continue in the program</w:delText>
        </w:r>
      </w:del>
      <w:r>
        <w:rPr>
          <w:rFonts w:ascii="Times New Roman" w:hAnsi="Times New Roman"/>
          <w:sz w:val="20"/>
          <w:szCs w:val="20"/>
        </w:rPr>
        <w:t>. Each area of concentration in the graduate program will administer a content-specific comprehensive examination after the student has completed the specialty courses.</w:t>
      </w:r>
    </w:p>
    <w:p w:rsidR="00F42301" w:rsidRDefault="00F42301" w:rsidP="00963D01">
      <w:pPr>
        <w:widowControl w:val="0"/>
        <w:autoSpaceDE w:val="0"/>
        <w:autoSpaceDN w:val="0"/>
        <w:adjustRightInd w:val="0"/>
        <w:spacing w:after="0" w:line="250" w:lineRule="auto"/>
        <w:ind w:left="1944" w:right="899" w:firstLine="360"/>
        <w:rPr>
          <w:rFonts w:ascii="Times New Roman" w:hAnsi="Times New Roman"/>
          <w:sz w:val="20"/>
          <w:szCs w:val="20"/>
        </w:rPr>
      </w:pPr>
      <w:r>
        <w:rPr>
          <w:rFonts w:ascii="Times New Roman" w:hAnsi="Times New Roman"/>
          <w:sz w:val="20"/>
          <w:szCs w:val="20"/>
        </w:rPr>
        <w:t>The Preliminary and Final Comprehensive examinations will be administered only once in any given semester during the week of final exams.</w:t>
      </w:r>
      <w:r>
        <w:rPr>
          <w:rFonts w:ascii="Times New Roman" w:hAnsi="Times New Roman"/>
          <w:spacing w:val="-4"/>
          <w:sz w:val="20"/>
          <w:szCs w:val="20"/>
        </w:rPr>
        <w:t xml:space="preserve"> </w:t>
      </w:r>
      <w:r>
        <w:rPr>
          <w:rFonts w:ascii="Times New Roman" w:hAnsi="Times New Roman"/>
          <w:sz w:val="20"/>
          <w:szCs w:val="20"/>
        </w:rPr>
        <w:t>The student should apply in writing to the Co- ordinator of the Graduate Nursing Program to take the preliminary comprehensive exam at least one month prior to the first day of final exams.</w:t>
      </w:r>
    </w:p>
    <w:p w:rsidR="00F42301" w:rsidRDefault="00F42301" w:rsidP="00963D01">
      <w:pPr>
        <w:widowControl w:val="0"/>
        <w:autoSpaceDE w:val="0"/>
        <w:autoSpaceDN w:val="0"/>
        <w:adjustRightInd w:val="0"/>
        <w:spacing w:before="3" w:after="0" w:line="110" w:lineRule="exact"/>
        <w:rPr>
          <w:rFonts w:ascii="Times New Roman" w:hAnsi="Times New Roman"/>
          <w:sz w:val="11"/>
          <w:szCs w:val="11"/>
        </w:rPr>
      </w:pPr>
    </w:p>
    <w:p w:rsidR="00F42301" w:rsidRDefault="00F42301" w:rsidP="00963D01">
      <w:pPr>
        <w:widowControl w:val="0"/>
        <w:autoSpaceDE w:val="0"/>
        <w:autoSpaceDN w:val="0"/>
        <w:adjustRightInd w:val="0"/>
        <w:spacing w:after="0" w:line="200" w:lineRule="exact"/>
        <w:rPr>
          <w:rFonts w:ascii="Times New Roman" w:hAnsi="Times New Roman"/>
          <w:sz w:val="20"/>
          <w:szCs w:val="20"/>
        </w:rPr>
      </w:pPr>
    </w:p>
    <w:p w:rsidR="00F42301" w:rsidDel="008609F1" w:rsidRDefault="00F42301" w:rsidP="00963D01">
      <w:pPr>
        <w:widowControl w:val="0"/>
        <w:autoSpaceDE w:val="0"/>
        <w:autoSpaceDN w:val="0"/>
        <w:adjustRightInd w:val="0"/>
        <w:spacing w:after="0"/>
        <w:ind w:left="1944"/>
        <w:rPr>
          <w:del w:id="25" w:author="Tippins, Margie F." w:date="2011-04-06T12:16:00Z"/>
          <w:rFonts w:ascii="Times New Roman" w:hAnsi="Times New Roman"/>
          <w:sz w:val="28"/>
          <w:szCs w:val="28"/>
        </w:rPr>
      </w:pPr>
      <w:del w:id="26" w:author="Tippins, Margie F." w:date="2011-04-06T12:16:00Z">
        <w:r w:rsidDel="008609F1">
          <w:rPr>
            <w:rFonts w:ascii="Times New Roman" w:hAnsi="Times New Roman"/>
            <w:b/>
            <w:bCs/>
            <w:sz w:val="28"/>
            <w:szCs w:val="28"/>
          </w:rPr>
          <w:delText>P</w:delText>
        </w:r>
        <w:r w:rsidDel="008609F1">
          <w:rPr>
            <w:rFonts w:ascii="Times New Roman" w:hAnsi="Times New Roman"/>
            <w:b/>
            <w:bCs/>
            <w:spacing w:val="-5"/>
            <w:sz w:val="28"/>
            <w:szCs w:val="28"/>
          </w:rPr>
          <w:delText>r</w:delText>
        </w:r>
        <w:r w:rsidDel="008609F1">
          <w:rPr>
            <w:rFonts w:ascii="Times New Roman" w:hAnsi="Times New Roman"/>
            <w:b/>
            <w:bCs/>
            <w:sz w:val="28"/>
            <w:szCs w:val="28"/>
          </w:rPr>
          <w:delText>ocedu</w:delText>
        </w:r>
        <w:r w:rsidDel="008609F1">
          <w:rPr>
            <w:rFonts w:ascii="Times New Roman" w:hAnsi="Times New Roman"/>
            <w:b/>
            <w:bCs/>
            <w:spacing w:val="-5"/>
            <w:sz w:val="28"/>
            <w:szCs w:val="28"/>
          </w:rPr>
          <w:delText>r</w:delText>
        </w:r>
        <w:r w:rsidDel="008609F1">
          <w:rPr>
            <w:rFonts w:ascii="Times New Roman" w:hAnsi="Times New Roman"/>
            <w:b/>
            <w:bCs/>
            <w:sz w:val="28"/>
            <w:szCs w:val="28"/>
          </w:rPr>
          <w:delText>e for</w:delText>
        </w:r>
        <w:r w:rsidDel="008609F1">
          <w:rPr>
            <w:rFonts w:ascii="Times New Roman" w:hAnsi="Times New Roman"/>
            <w:b/>
            <w:bCs/>
            <w:spacing w:val="-5"/>
            <w:sz w:val="28"/>
            <w:szCs w:val="28"/>
          </w:rPr>
          <w:delText xml:space="preserve"> </w:delText>
        </w:r>
        <w:r w:rsidDel="008609F1">
          <w:rPr>
            <w:rFonts w:ascii="Times New Roman" w:hAnsi="Times New Roman"/>
            <w:b/>
            <w:bCs/>
            <w:sz w:val="28"/>
            <w:szCs w:val="28"/>
          </w:rPr>
          <w:delText>Challenging Undergraduate P</w:delText>
        </w:r>
        <w:r w:rsidDel="008609F1">
          <w:rPr>
            <w:rFonts w:ascii="Times New Roman" w:hAnsi="Times New Roman"/>
            <w:b/>
            <w:bCs/>
            <w:spacing w:val="-5"/>
            <w:sz w:val="28"/>
            <w:szCs w:val="28"/>
          </w:rPr>
          <w:delText>r</w:delText>
        </w:r>
        <w:r w:rsidDel="008609F1">
          <w:rPr>
            <w:rFonts w:ascii="Times New Roman" w:hAnsi="Times New Roman"/>
            <w:b/>
            <w:bCs/>
            <w:sz w:val="28"/>
            <w:szCs w:val="28"/>
          </w:rPr>
          <w:delText>e</w:delText>
        </w:r>
        <w:r w:rsidDel="008609F1">
          <w:rPr>
            <w:rFonts w:ascii="Times New Roman" w:hAnsi="Times New Roman"/>
            <w:b/>
            <w:bCs/>
            <w:spacing w:val="-5"/>
            <w:sz w:val="28"/>
            <w:szCs w:val="28"/>
          </w:rPr>
          <w:delText>r</w:delText>
        </w:r>
        <w:r w:rsidDel="008609F1">
          <w:rPr>
            <w:rFonts w:ascii="Times New Roman" w:hAnsi="Times New Roman"/>
            <w:b/>
            <w:bCs/>
            <w:sz w:val="28"/>
            <w:szCs w:val="28"/>
          </w:rPr>
          <w:delText>equisite Courses</w:delText>
        </w:r>
      </w:del>
    </w:p>
    <w:p w:rsidR="00F42301" w:rsidDel="008609F1" w:rsidRDefault="00F42301" w:rsidP="00963D01">
      <w:pPr>
        <w:widowControl w:val="0"/>
        <w:autoSpaceDE w:val="0"/>
        <w:autoSpaceDN w:val="0"/>
        <w:adjustRightInd w:val="0"/>
        <w:spacing w:before="37" w:after="0" w:line="250" w:lineRule="auto"/>
        <w:ind w:left="1944" w:right="988" w:firstLine="360"/>
        <w:rPr>
          <w:del w:id="27" w:author="Tippins, Margie F." w:date="2011-04-06T12:16:00Z"/>
          <w:rFonts w:ascii="Times New Roman" w:hAnsi="Times New Roman"/>
          <w:sz w:val="20"/>
          <w:szCs w:val="20"/>
        </w:rPr>
      </w:pPr>
      <w:del w:id="28" w:author="Tippins, Margie F." w:date="2011-04-06T12:16:00Z">
        <w:r w:rsidDel="008609F1">
          <w:rPr>
            <w:rFonts w:ascii="Times New Roman" w:hAnsi="Times New Roman"/>
            <w:sz w:val="20"/>
            <w:szCs w:val="20"/>
          </w:rPr>
          <w:delText>An applicant to the graduate nursing program may challenge, by a written exam, the unde</w:delText>
        </w:r>
        <w:r w:rsidDel="008609F1">
          <w:rPr>
            <w:rFonts w:ascii="Times New Roman" w:hAnsi="Times New Roman"/>
            <w:spacing w:val="-4"/>
            <w:sz w:val="20"/>
            <w:szCs w:val="20"/>
          </w:rPr>
          <w:delText>r</w:delText>
        </w:r>
        <w:r w:rsidDel="008609F1">
          <w:rPr>
            <w:rFonts w:ascii="Times New Roman" w:hAnsi="Times New Roman"/>
            <w:sz w:val="20"/>
            <w:szCs w:val="20"/>
          </w:rPr>
          <w:delText>- graduate prerequisites of health assessment and pathophysiolog</w:delText>
        </w:r>
        <w:r w:rsidDel="008609F1">
          <w:rPr>
            <w:rFonts w:ascii="Times New Roman" w:hAnsi="Times New Roman"/>
            <w:spacing w:val="-13"/>
            <w:sz w:val="20"/>
            <w:szCs w:val="20"/>
          </w:rPr>
          <w:delText>y</w:delText>
        </w:r>
        <w:r w:rsidDel="008609F1">
          <w:rPr>
            <w:rFonts w:ascii="Times New Roman" w:hAnsi="Times New Roman"/>
            <w:sz w:val="20"/>
            <w:szCs w:val="20"/>
          </w:rPr>
          <w:delText>. Evidence of related work expe- riences with supporting documents must be provided.</w:delText>
        </w:r>
      </w:del>
    </w:p>
    <w:p w:rsidR="00F42301" w:rsidDel="008609F1" w:rsidRDefault="00F42301" w:rsidP="00963D01">
      <w:pPr>
        <w:widowControl w:val="0"/>
        <w:autoSpaceDE w:val="0"/>
        <w:autoSpaceDN w:val="0"/>
        <w:adjustRightInd w:val="0"/>
        <w:spacing w:after="0" w:line="250" w:lineRule="auto"/>
        <w:ind w:left="1944" w:right="970" w:firstLine="360"/>
        <w:rPr>
          <w:del w:id="29" w:author="Tippins, Margie F." w:date="2011-04-06T12:16:00Z"/>
          <w:rFonts w:ascii="Times New Roman" w:hAnsi="Times New Roman"/>
          <w:sz w:val="20"/>
          <w:szCs w:val="20"/>
        </w:rPr>
      </w:pPr>
      <w:del w:id="30" w:author="Tippins, Margie F." w:date="2011-04-06T12:16:00Z">
        <w:r w:rsidDel="008609F1">
          <w:rPr>
            <w:rFonts w:ascii="Times New Roman" w:hAnsi="Times New Roman"/>
            <w:sz w:val="20"/>
            <w:szCs w:val="20"/>
          </w:rPr>
          <w:delText>Request for permission and approval to challenge the above courses must be obtained the se- mester before the courses are o</w:delText>
        </w:r>
        <w:r w:rsidDel="008609F1">
          <w:rPr>
            <w:rFonts w:ascii="Times New Roman" w:hAnsi="Times New Roman"/>
            <w:spacing w:val="-4"/>
            <w:sz w:val="20"/>
            <w:szCs w:val="20"/>
          </w:rPr>
          <w:delText>f</w:delText>
        </w:r>
        <w:r w:rsidDel="008609F1">
          <w:rPr>
            <w:rFonts w:ascii="Times New Roman" w:hAnsi="Times New Roman"/>
            <w:sz w:val="20"/>
            <w:szCs w:val="20"/>
          </w:rPr>
          <w:delText>fered.</w:delText>
        </w:r>
        <w:r w:rsidDel="008609F1">
          <w:rPr>
            <w:rFonts w:ascii="Times New Roman" w:hAnsi="Times New Roman"/>
            <w:spacing w:val="-4"/>
            <w:sz w:val="20"/>
            <w:szCs w:val="20"/>
          </w:rPr>
          <w:delText xml:space="preserve"> </w:delText>
        </w:r>
        <w:r w:rsidDel="008609F1">
          <w:rPr>
            <w:rFonts w:ascii="Times New Roman" w:hAnsi="Times New Roman"/>
            <w:sz w:val="20"/>
            <w:szCs w:val="20"/>
          </w:rPr>
          <w:delText>The schedule of course o</w:delText>
        </w:r>
        <w:r w:rsidDel="008609F1">
          <w:rPr>
            <w:rFonts w:ascii="Times New Roman" w:hAnsi="Times New Roman"/>
            <w:spacing w:val="-4"/>
            <w:sz w:val="20"/>
            <w:szCs w:val="20"/>
          </w:rPr>
          <w:delText>f</w:delText>
        </w:r>
        <w:r w:rsidDel="008609F1">
          <w:rPr>
            <w:rFonts w:ascii="Times New Roman" w:hAnsi="Times New Roman"/>
            <w:sz w:val="20"/>
            <w:szCs w:val="20"/>
          </w:rPr>
          <w:delText>ferings can be obtained from the Department of Nursing.</w:delText>
        </w:r>
      </w:del>
    </w:p>
    <w:p w:rsidR="00F42301" w:rsidRDefault="00F42301" w:rsidP="00963D01">
      <w:pPr>
        <w:widowControl w:val="0"/>
        <w:autoSpaceDE w:val="0"/>
        <w:autoSpaceDN w:val="0"/>
        <w:adjustRightInd w:val="0"/>
        <w:spacing w:after="0" w:line="250" w:lineRule="auto"/>
        <w:ind w:left="1944" w:right="892" w:firstLine="360"/>
        <w:rPr>
          <w:rFonts w:ascii="Times New Roman" w:hAnsi="Times New Roman"/>
          <w:sz w:val="20"/>
          <w:szCs w:val="20"/>
        </w:rPr>
      </w:pPr>
      <w:del w:id="31" w:author="Tippins, Margie F." w:date="2011-04-06T12:16:00Z">
        <w:r w:rsidDel="008609F1">
          <w:rPr>
            <w:rFonts w:ascii="Times New Roman" w:hAnsi="Times New Roman"/>
            <w:sz w:val="20"/>
            <w:szCs w:val="20"/>
          </w:rPr>
          <w:delText>Failure to successfully complete the challenge exam on the first attempt will necessitate a stu- dent</w:delText>
        </w:r>
        <w:r w:rsidDel="008609F1">
          <w:rPr>
            <w:rFonts w:ascii="Times New Roman" w:hAnsi="Times New Roman"/>
            <w:spacing w:val="-11"/>
            <w:sz w:val="20"/>
            <w:szCs w:val="20"/>
          </w:rPr>
          <w:delText>’</w:delText>
        </w:r>
        <w:r w:rsidDel="008609F1">
          <w:rPr>
            <w:rFonts w:ascii="Times New Roman" w:hAnsi="Times New Roman"/>
            <w:sz w:val="20"/>
            <w:szCs w:val="20"/>
          </w:rPr>
          <w:delText>s taking the course.</w:delText>
        </w:r>
        <w:r w:rsidDel="008609F1">
          <w:rPr>
            <w:rFonts w:ascii="Times New Roman" w:hAnsi="Times New Roman"/>
            <w:spacing w:val="-11"/>
            <w:sz w:val="20"/>
            <w:szCs w:val="20"/>
          </w:rPr>
          <w:delText xml:space="preserve"> </w:delText>
        </w:r>
        <w:r w:rsidDel="008609F1">
          <w:rPr>
            <w:rFonts w:ascii="Times New Roman" w:hAnsi="Times New Roman"/>
            <w:sz w:val="20"/>
            <w:szCs w:val="20"/>
          </w:rPr>
          <w:delText>A</w:delText>
        </w:r>
        <w:r w:rsidDel="008609F1">
          <w:rPr>
            <w:rFonts w:ascii="Times New Roman" w:hAnsi="Times New Roman"/>
            <w:spacing w:val="-11"/>
            <w:sz w:val="20"/>
            <w:szCs w:val="20"/>
          </w:rPr>
          <w:delText xml:space="preserve"> </w:delText>
        </w:r>
        <w:r w:rsidDel="008609F1">
          <w:rPr>
            <w:rFonts w:ascii="Times New Roman" w:hAnsi="Times New Roman"/>
            <w:sz w:val="20"/>
            <w:szCs w:val="20"/>
          </w:rPr>
          <w:delText>copy of the course outline and the title of books for the courses listed above may be obtained from the course instructo</w:delText>
        </w:r>
        <w:r w:rsidDel="008609F1">
          <w:rPr>
            <w:rFonts w:ascii="Times New Roman" w:hAnsi="Times New Roman"/>
            <w:spacing w:val="-11"/>
            <w:sz w:val="20"/>
            <w:szCs w:val="20"/>
          </w:rPr>
          <w:delText>r</w:delText>
        </w:r>
      </w:del>
      <w:r>
        <w:rPr>
          <w:rFonts w:ascii="Times New Roman" w:hAnsi="Times New Roman"/>
          <w:sz w:val="20"/>
          <w:szCs w:val="20"/>
        </w:rPr>
        <w:t>.</w:t>
      </w:r>
    </w:p>
    <w:p w:rsidR="00F42301" w:rsidRDefault="00F42301" w:rsidP="00963D01">
      <w:pPr>
        <w:widowControl w:val="0"/>
        <w:autoSpaceDE w:val="0"/>
        <w:autoSpaceDN w:val="0"/>
        <w:adjustRightInd w:val="0"/>
        <w:spacing w:after="0" w:line="250" w:lineRule="auto"/>
        <w:ind w:left="1944" w:right="892" w:firstLine="360"/>
        <w:rPr>
          <w:rFonts w:ascii="Times New Roman" w:hAnsi="Times New Roman"/>
          <w:sz w:val="20"/>
          <w:szCs w:val="20"/>
        </w:rPr>
        <w:sectPr w:rsidR="00F42301">
          <w:pgSz w:w="12240" w:h="15840"/>
          <w:pgMar w:top="260" w:right="1300" w:bottom="280" w:left="200" w:header="0" w:footer="1044" w:gutter="0"/>
          <w:cols w:space="720"/>
          <w:noEndnote/>
        </w:sectPr>
      </w:pPr>
    </w:p>
    <w:tbl>
      <w:tblPr>
        <w:tblW w:w="0" w:type="auto"/>
        <w:tblInd w:w="119" w:type="dxa"/>
        <w:tblLayout w:type="fixed"/>
        <w:tblCellMar>
          <w:left w:w="0" w:type="dxa"/>
          <w:right w:w="0" w:type="dxa"/>
        </w:tblCellMar>
        <w:tblLook w:val="0000"/>
      </w:tblPr>
      <w:tblGrid>
        <w:gridCol w:w="4876"/>
        <w:gridCol w:w="4560"/>
        <w:gridCol w:w="1067"/>
      </w:tblGrid>
      <w:tr w:rsidR="00F42301" w:rsidRPr="00FA7AC7" w:rsidTr="00F319A1">
        <w:trPr>
          <w:trHeight w:hRule="exact" w:val="235"/>
        </w:trPr>
        <w:tc>
          <w:tcPr>
            <w:tcW w:w="4876" w:type="dxa"/>
            <w:tcBorders>
              <w:top w:val="nil"/>
              <w:left w:val="nil"/>
              <w:bottom w:val="single" w:sz="4" w:space="0" w:color="191919"/>
              <w:right w:val="single" w:sz="4" w:space="0" w:color="191919"/>
            </w:tcBorders>
          </w:tcPr>
          <w:p w:rsidR="00F42301" w:rsidRPr="00FA7AC7" w:rsidRDefault="00F42301" w:rsidP="00F319A1">
            <w:pPr>
              <w:widowControl w:val="0"/>
              <w:autoSpaceDE w:val="0"/>
              <w:autoSpaceDN w:val="0"/>
              <w:adjustRightInd w:val="0"/>
              <w:spacing w:after="0"/>
              <w:rPr>
                <w:rFonts w:ascii="Times New Roman" w:hAnsi="Times New Roman"/>
                <w:sz w:val="24"/>
                <w:szCs w:val="24"/>
              </w:rPr>
            </w:pPr>
          </w:p>
        </w:tc>
        <w:tc>
          <w:tcPr>
            <w:tcW w:w="4560" w:type="dxa"/>
            <w:vMerge w:val="restart"/>
            <w:tcBorders>
              <w:top w:val="single" w:sz="4" w:space="0" w:color="191919"/>
              <w:left w:val="single" w:sz="4" w:space="0" w:color="191919"/>
              <w:bottom w:val="single" w:sz="4" w:space="0" w:color="191919"/>
              <w:right w:val="single" w:sz="4" w:space="0" w:color="191919"/>
            </w:tcBorders>
          </w:tcPr>
          <w:p w:rsidR="00F42301" w:rsidRPr="00FA7AC7" w:rsidRDefault="00F42301" w:rsidP="00F319A1">
            <w:pPr>
              <w:widowControl w:val="0"/>
              <w:autoSpaceDE w:val="0"/>
              <w:autoSpaceDN w:val="0"/>
              <w:adjustRightInd w:val="0"/>
              <w:spacing w:before="8" w:after="0" w:line="150" w:lineRule="exact"/>
              <w:rPr>
                <w:rFonts w:ascii="Times New Roman" w:hAnsi="Times New Roman"/>
                <w:sz w:val="15"/>
                <w:szCs w:val="15"/>
              </w:rPr>
            </w:pPr>
          </w:p>
          <w:p w:rsidR="00F42301" w:rsidRPr="00FA7AC7" w:rsidRDefault="00F42301" w:rsidP="00F319A1">
            <w:pPr>
              <w:widowControl w:val="0"/>
              <w:autoSpaceDE w:val="0"/>
              <w:autoSpaceDN w:val="0"/>
              <w:adjustRightInd w:val="0"/>
              <w:spacing w:after="0"/>
              <w:ind w:left="1973"/>
              <w:rPr>
                <w:rFonts w:ascii="Times New Roman" w:hAnsi="Times New Roman"/>
                <w:sz w:val="24"/>
                <w:szCs w:val="24"/>
              </w:rPr>
            </w:pPr>
            <w:r w:rsidRPr="00FA7AC7">
              <w:rPr>
                <w:rFonts w:ascii="Times New Roman" w:hAnsi="Times New Roman"/>
                <w:b/>
                <w:bCs/>
                <w:color w:val="191919"/>
                <w:sz w:val="36"/>
                <w:szCs w:val="36"/>
              </w:rPr>
              <w:t>N</w:t>
            </w:r>
            <w:r w:rsidRPr="00FA7AC7">
              <w:rPr>
                <w:rFonts w:ascii="Times New Roman" w:hAnsi="Times New Roman"/>
                <w:b/>
                <w:bCs/>
                <w:color w:val="191919"/>
                <w:sz w:val="27"/>
                <w:szCs w:val="27"/>
              </w:rPr>
              <w:t>URSING</w:t>
            </w:r>
          </w:p>
        </w:tc>
        <w:tc>
          <w:tcPr>
            <w:tcW w:w="1067" w:type="dxa"/>
            <w:tcBorders>
              <w:top w:val="nil"/>
              <w:left w:val="single" w:sz="4" w:space="0" w:color="191919"/>
              <w:bottom w:val="single" w:sz="4" w:space="0" w:color="191919"/>
              <w:right w:val="nil"/>
            </w:tcBorders>
          </w:tcPr>
          <w:p w:rsidR="00F42301" w:rsidRPr="00FA7AC7" w:rsidRDefault="00F42301" w:rsidP="00F319A1">
            <w:pPr>
              <w:widowControl w:val="0"/>
              <w:autoSpaceDE w:val="0"/>
              <w:autoSpaceDN w:val="0"/>
              <w:adjustRightInd w:val="0"/>
              <w:spacing w:after="0"/>
              <w:rPr>
                <w:rFonts w:ascii="Times New Roman" w:hAnsi="Times New Roman"/>
                <w:sz w:val="24"/>
                <w:szCs w:val="24"/>
              </w:rPr>
            </w:pPr>
          </w:p>
        </w:tc>
      </w:tr>
      <w:tr w:rsidR="00F42301" w:rsidRPr="00FA7AC7" w:rsidTr="00F319A1">
        <w:trPr>
          <w:trHeight w:hRule="exact" w:val="256"/>
        </w:trPr>
        <w:tc>
          <w:tcPr>
            <w:tcW w:w="4876" w:type="dxa"/>
            <w:tcBorders>
              <w:top w:val="single" w:sz="4" w:space="0" w:color="191919"/>
              <w:left w:val="nil"/>
              <w:bottom w:val="single" w:sz="4" w:space="0" w:color="191919"/>
              <w:right w:val="single" w:sz="4" w:space="0" w:color="191919"/>
            </w:tcBorders>
          </w:tcPr>
          <w:p w:rsidR="00F42301" w:rsidRPr="00FA7AC7" w:rsidRDefault="00F42301" w:rsidP="00F319A1">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F319A1">
            <w:pPr>
              <w:widowControl w:val="0"/>
              <w:autoSpaceDE w:val="0"/>
              <w:autoSpaceDN w:val="0"/>
              <w:adjustRightInd w:val="0"/>
              <w:spacing w:after="0"/>
              <w:rPr>
                <w:rFonts w:ascii="Times New Roman" w:hAnsi="Times New Roman"/>
                <w:sz w:val="24"/>
                <w:szCs w:val="24"/>
              </w:rPr>
            </w:pPr>
          </w:p>
        </w:tc>
        <w:tc>
          <w:tcPr>
            <w:tcW w:w="1067" w:type="dxa"/>
            <w:tcBorders>
              <w:top w:val="single" w:sz="4" w:space="0" w:color="191919"/>
              <w:left w:val="single" w:sz="4" w:space="0" w:color="191919"/>
              <w:bottom w:val="single" w:sz="4" w:space="0" w:color="191919"/>
              <w:right w:val="nil"/>
            </w:tcBorders>
          </w:tcPr>
          <w:p w:rsidR="00F42301" w:rsidRPr="00FA7AC7" w:rsidRDefault="00F42301" w:rsidP="00F319A1">
            <w:pPr>
              <w:widowControl w:val="0"/>
              <w:autoSpaceDE w:val="0"/>
              <w:autoSpaceDN w:val="0"/>
              <w:adjustRightInd w:val="0"/>
              <w:spacing w:after="0"/>
              <w:rPr>
                <w:rFonts w:ascii="Times New Roman" w:hAnsi="Times New Roman"/>
                <w:sz w:val="24"/>
                <w:szCs w:val="24"/>
              </w:rPr>
            </w:pPr>
          </w:p>
        </w:tc>
      </w:tr>
      <w:tr w:rsidR="00F42301" w:rsidRPr="00FA7AC7" w:rsidTr="00F319A1">
        <w:trPr>
          <w:trHeight w:hRule="exact" w:val="219"/>
        </w:trPr>
        <w:tc>
          <w:tcPr>
            <w:tcW w:w="4876" w:type="dxa"/>
            <w:tcBorders>
              <w:top w:val="single" w:sz="4" w:space="0" w:color="191919"/>
              <w:left w:val="nil"/>
              <w:bottom w:val="nil"/>
              <w:right w:val="single" w:sz="4" w:space="0" w:color="191919"/>
            </w:tcBorders>
          </w:tcPr>
          <w:p w:rsidR="00F42301" w:rsidRPr="00FA7AC7" w:rsidRDefault="00F42301" w:rsidP="00F319A1">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F319A1">
            <w:pPr>
              <w:widowControl w:val="0"/>
              <w:autoSpaceDE w:val="0"/>
              <w:autoSpaceDN w:val="0"/>
              <w:adjustRightInd w:val="0"/>
              <w:spacing w:after="0"/>
              <w:rPr>
                <w:rFonts w:ascii="Times New Roman" w:hAnsi="Times New Roman"/>
                <w:sz w:val="24"/>
                <w:szCs w:val="24"/>
              </w:rPr>
            </w:pPr>
          </w:p>
        </w:tc>
        <w:tc>
          <w:tcPr>
            <w:tcW w:w="1067" w:type="dxa"/>
            <w:tcBorders>
              <w:top w:val="single" w:sz="4" w:space="0" w:color="191919"/>
              <w:left w:val="single" w:sz="4" w:space="0" w:color="191919"/>
              <w:bottom w:val="nil"/>
              <w:right w:val="nil"/>
            </w:tcBorders>
          </w:tcPr>
          <w:p w:rsidR="00F42301" w:rsidRPr="00FA7AC7" w:rsidRDefault="00F42301" w:rsidP="00F319A1">
            <w:pPr>
              <w:widowControl w:val="0"/>
              <w:autoSpaceDE w:val="0"/>
              <w:autoSpaceDN w:val="0"/>
              <w:adjustRightInd w:val="0"/>
              <w:spacing w:after="0"/>
              <w:rPr>
                <w:rFonts w:ascii="Times New Roman" w:hAnsi="Times New Roman"/>
                <w:sz w:val="24"/>
                <w:szCs w:val="24"/>
              </w:rPr>
            </w:pPr>
          </w:p>
        </w:tc>
      </w:tr>
    </w:tbl>
    <w:p w:rsidR="00F42301" w:rsidRDefault="00F42301" w:rsidP="00963D01">
      <w:pPr>
        <w:widowControl w:val="0"/>
        <w:autoSpaceDE w:val="0"/>
        <w:autoSpaceDN w:val="0"/>
        <w:adjustRightInd w:val="0"/>
        <w:spacing w:after="0" w:line="200" w:lineRule="exact"/>
        <w:rPr>
          <w:rFonts w:ascii="Times New Roman" w:hAnsi="Times New Roman"/>
          <w:sz w:val="20"/>
          <w:szCs w:val="20"/>
        </w:rPr>
      </w:pPr>
    </w:p>
    <w:p w:rsidR="00F42301" w:rsidRDefault="00F42301" w:rsidP="00963D01">
      <w:pPr>
        <w:widowControl w:val="0"/>
        <w:autoSpaceDE w:val="0"/>
        <w:autoSpaceDN w:val="0"/>
        <w:adjustRightInd w:val="0"/>
        <w:spacing w:before="6" w:after="0" w:line="280" w:lineRule="exact"/>
        <w:rPr>
          <w:rFonts w:ascii="Times New Roman" w:hAnsi="Times New Roman"/>
          <w:sz w:val="28"/>
          <w:szCs w:val="28"/>
        </w:rPr>
      </w:pPr>
    </w:p>
    <w:p w:rsidR="00F42301" w:rsidRDefault="00F42301" w:rsidP="00963D01">
      <w:pPr>
        <w:widowControl w:val="0"/>
        <w:autoSpaceDE w:val="0"/>
        <w:autoSpaceDN w:val="0"/>
        <w:adjustRightInd w:val="0"/>
        <w:spacing w:before="14" w:after="0"/>
        <w:ind w:left="879"/>
        <w:rPr>
          <w:rFonts w:ascii="Times New Roman" w:hAnsi="Times New Roman"/>
          <w:sz w:val="28"/>
          <w:szCs w:val="28"/>
        </w:rPr>
      </w:pPr>
      <w:r w:rsidRPr="00607700">
        <w:rPr>
          <w:rFonts w:ascii="Calibri" w:hAnsi="Calibri"/>
          <w:noProof/>
          <w:lang w:eastAsia="en-US"/>
        </w:rPr>
        <w:pict>
          <v:group id="_x0000_s3645" style="position:absolute;left:0;text-align:left;margin-left:315pt;margin-top:-52.55pt;width:31.2pt;height:31.05pt;z-index:-251606016;mso-position-horizontal-relative:page" coordorigin="6300,-1051" coordsize="624,621" o:allowincell="f">
            <v:rect id="_x0000_s3646" style="position:absolute;left:6305;top:-1046;width:613;height:610" o:allowincell="f" stroked="f">
              <v:path arrowok="t"/>
            </v:rect>
            <v:rect id="_x0000_s3647" style="position:absolute;left:6306;top:-1046;width:620;height:620;mso-position-horizontal-relative:page" o:allowincell="f" filled="f" stroked="f">
              <v:textbox inset="0,0,0,0">
                <w:txbxContent>
                  <w:p w:rsidR="00F42301" w:rsidRDefault="00F42301" w:rsidP="00963D01">
                    <w:pPr>
                      <w:spacing w:after="0" w:line="620" w:lineRule="atLeast"/>
                      <w:rPr>
                        <w:rFonts w:ascii="Times New Roman" w:hAnsi="Times New Roman"/>
                        <w:sz w:val="24"/>
                        <w:szCs w:val="24"/>
                      </w:rPr>
                    </w:pPr>
                    <w:r>
                      <w:rPr>
                        <w:rFonts w:ascii="Times New Roman" w:hAnsi="Times New Roman"/>
                        <w:noProof/>
                        <w:sz w:val="24"/>
                        <w:szCs w:val="24"/>
                      </w:rPr>
                      <w:drawing>
                        <wp:inline distT="0" distB="0" distL="0" distR="0">
                          <wp:extent cx="390525" cy="390525"/>
                          <wp:effectExtent l="19050" t="0" r="9525" b="0"/>
                          <wp:docPr id="69"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5"/>
                                  <a:srcRect/>
                                  <a:stretch>
                                    <a:fillRect/>
                                  </a:stretch>
                                </pic:blipFill>
                                <pic:spPr bwMode="auto">
                                  <a:xfrm>
                                    <a:off x="0" y="0"/>
                                    <a:ext cx="390525" cy="390525"/>
                                  </a:xfrm>
                                  <a:prstGeom prst="rect">
                                    <a:avLst/>
                                  </a:prstGeom>
                                  <a:noFill/>
                                  <a:ln w="9525">
                                    <a:noFill/>
                                    <a:miter lim="800000"/>
                                    <a:headEnd/>
                                    <a:tailEnd/>
                                  </a:ln>
                                </pic:spPr>
                              </pic:pic>
                            </a:graphicData>
                          </a:graphic>
                        </wp:inline>
                      </w:drawing>
                    </w:r>
                  </w:p>
                  <w:p w:rsidR="00F42301" w:rsidRDefault="00F42301" w:rsidP="00963D01">
                    <w:pPr>
                      <w:widowControl w:val="0"/>
                      <w:autoSpaceDE w:val="0"/>
                      <w:autoSpaceDN w:val="0"/>
                      <w:adjustRightInd w:val="0"/>
                      <w:spacing w:after="0"/>
                      <w:rPr>
                        <w:rFonts w:ascii="Times New Roman" w:hAnsi="Times New Roman"/>
                        <w:sz w:val="24"/>
                        <w:szCs w:val="24"/>
                      </w:rPr>
                    </w:pPr>
                  </w:p>
                </w:txbxContent>
              </v:textbox>
            </v:rect>
            <w10:wrap anchorx="page"/>
          </v:group>
        </w:pict>
      </w:r>
      <w:r>
        <w:rPr>
          <w:rFonts w:ascii="Times New Roman" w:hAnsi="Times New Roman"/>
          <w:b/>
          <w:bCs/>
          <w:sz w:val="28"/>
          <w:szCs w:val="28"/>
        </w:rPr>
        <w:t>Deg</w:t>
      </w:r>
      <w:r>
        <w:rPr>
          <w:rFonts w:ascii="Times New Roman" w:hAnsi="Times New Roman"/>
          <w:b/>
          <w:bCs/>
          <w:spacing w:val="-5"/>
          <w:sz w:val="28"/>
          <w:szCs w:val="28"/>
        </w:rPr>
        <w:t>r</w:t>
      </w:r>
      <w:r>
        <w:rPr>
          <w:rFonts w:ascii="Times New Roman" w:hAnsi="Times New Roman"/>
          <w:b/>
          <w:bCs/>
          <w:sz w:val="28"/>
          <w:szCs w:val="28"/>
        </w:rPr>
        <w:t>ee Requi</w:t>
      </w:r>
      <w:r>
        <w:rPr>
          <w:rFonts w:ascii="Times New Roman" w:hAnsi="Times New Roman"/>
          <w:b/>
          <w:bCs/>
          <w:spacing w:val="-5"/>
          <w:sz w:val="28"/>
          <w:szCs w:val="28"/>
        </w:rPr>
        <w:t>r</w:t>
      </w:r>
      <w:r>
        <w:rPr>
          <w:rFonts w:ascii="Times New Roman" w:hAnsi="Times New Roman"/>
          <w:b/>
          <w:bCs/>
          <w:sz w:val="28"/>
          <w:szCs w:val="28"/>
        </w:rPr>
        <w:t>ements</w:t>
      </w:r>
    </w:p>
    <w:p w:rsidR="00F42301" w:rsidRDefault="00F42301" w:rsidP="00963D01">
      <w:pPr>
        <w:widowControl w:val="0"/>
        <w:autoSpaceDE w:val="0"/>
        <w:autoSpaceDN w:val="0"/>
        <w:adjustRightInd w:val="0"/>
        <w:spacing w:before="37" w:after="0"/>
        <w:ind w:left="1239"/>
        <w:rPr>
          <w:rFonts w:ascii="Times New Roman" w:hAnsi="Times New Roman"/>
          <w:sz w:val="18"/>
          <w:szCs w:val="18"/>
        </w:rPr>
      </w:pPr>
      <w:r>
        <w:rPr>
          <w:rFonts w:ascii="Times New Roman" w:hAnsi="Times New Roman"/>
          <w:spacing w:val="-14"/>
          <w:sz w:val="20"/>
          <w:szCs w:val="20"/>
        </w:rPr>
        <w:t>T</w:t>
      </w:r>
      <w:r>
        <w:rPr>
          <w:rFonts w:ascii="Times New Roman" w:hAnsi="Times New Roman"/>
          <w:sz w:val="20"/>
          <w:szCs w:val="20"/>
        </w:rPr>
        <w:t>o earn the Master of Science in Nursing degr</w:t>
      </w:r>
      <w:r>
        <w:rPr>
          <w:rFonts w:ascii="Times New Roman" w:hAnsi="Times New Roman"/>
          <w:sz w:val="18"/>
          <w:szCs w:val="18"/>
        </w:rPr>
        <w:t>ee, a student must meet the criteria identified below:</w:t>
      </w:r>
    </w:p>
    <w:p w:rsidR="00F42301" w:rsidRDefault="00F42301" w:rsidP="00963D01">
      <w:pPr>
        <w:widowControl w:val="0"/>
        <w:autoSpaceDE w:val="0"/>
        <w:autoSpaceDN w:val="0"/>
        <w:adjustRightInd w:val="0"/>
        <w:spacing w:before="27" w:after="0" w:line="240" w:lineRule="exact"/>
        <w:ind w:left="1239" w:right="2176" w:hanging="288"/>
        <w:rPr>
          <w:rFonts w:ascii="Times New Roman" w:hAnsi="Times New Roman"/>
          <w:sz w:val="20"/>
          <w:szCs w:val="20"/>
        </w:rPr>
      </w:pPr>
      <w:r>
        <w:rPr>
          <w:rFonts w:ascii="Times New Roman" w:hAnsi="Times New Roman"/>
          <w:position w:val="2"/>
          <w:sz w:val="20"/>
          <w:szCs w:val="20"/>
        </w:rPr>
        <w:t xml:space="preserve">1. </w:t>
      </w:r>
      <w:r>
        <w:rPr>
          <w:rFonts w:ascii="Times New Roman" w:hAnsi="Times New Roman"/>
          <w:sz w:val="20"/>
          <w:szCs w:val="20"/>
        </w:rPr>
        <w:t xml:space="preserve">Earn a </w:t>
      </w:r>
      <w:ins w:id="32" w:author="Tippins, Margie F." w:date="2011-04-06T12:16:00Z">
        <w:r>
          <w:rPr>
            <w:rFonts w:ascii="Times New Roman" w:hAnsi="Times New Roman"/>
            <w:sz w:val="20"/>
            <w:szCs w:val="20"/>
          </w:rPr>
          <w:t xml:space="preserve">grade of “B” or better </w:t>
        </w:r>
      </w:ins>
      <w:del w:id="33" w:author="Tippins, Margie F." w:date="2011-04-06T12:16:00Z">
        <w:r w:rsidDel="00D360BB">
          <w:rPr>
            <w:rFonts w:ascii="Times New Roman" w:hAnsi="Times New Roman"/>
            <w:sz w:val="20"/>
            <w:szCs w:val="20"/>
          </w:rPr>
          <w:delText xml:space="preserve">3.0 grade-point average calculated </w:delText>
        </w:r>
      </w:del>
      <w:r>
        <w:rPr>
          <w:rFonts w:ascii="Times New Roman" w:hAnsi="Times New Roman"/>
          <w:sz w:val="20"/>
          <w:szCs w:val="20"/>
        </w:rPr>
        <w:t xml:space="preserve">on all graduate work attempted, including transfer credits approved in advance of </w:t>
      </w:r>
      <w:r>
        <w:rPr>
          <w:rFonts w:ascii="Times New Roman" w:hAnsi="Times New Roman"/>
          <w:position w:val="2"/>
          <w:sz w:val="20"/>
          <w:szCs w:val="20"/>
        </w:rPr>
        <w:t>enrollment.</w:t>
      </w:r>
    </w:p>
    <w:p w:rsidR="00F42301" w:rsidRDefault="00F42301" w:rsidP="00963D01">
      <w:pPr>
        <w:widowControl w:val="0"/>
        <w:autoSpaceDE w:val="0"/>
        <w:autoSpaceDN w:val="0"/>
        <w:adjustRightInd w:val="0"/>
        <w:spacing w:before="17" w:after="0" w:line="218" w:lineRule="exact"/>
        <w:ind w:left="1239" w:right="2068" w:hanging="288"/>
        <w:rPr>
          <w:rFonts w:ascii="Times New Roman" w:hAnsi="Times New Roman"/>
          <w:sz w:val="20"/>
          <w:szCs w:val="20"/>
        </w:rPr>
      </w:pPr>
      <w:r>
        <w:rPr>
          <w:rFonts w:ascii="Times New Roman" w:hAnsi="Times New Roman"/>
          <w:position w:val="2"/>
          <w:sz w:val="20"/>
          <w:szCs w:val="20"/>
        </w:rPr>
        <w:t xml:space="preserve">2. </w:t>
      </w:r>
      <w:r>
        <w:rPr>
          <w:rFonts w:ascii="Times New Roman" w:hAnsi="Times New Roman"/>
          <w:sz w:val="20"/>
          <w:szCs w:val="20"/>
        </w:rPr>
        <w:t xml:space="preserve">Earn 27 of the 36 hours required for degree for Nurse Educator or 35 of the </w:t>
      </w:r>
      <w:r>
        <w:rPr>
          <w:rFonts w:ascii="Times New Roman" w:hAnsi="Times New Roman"/>
          <w:position w:val="2"/>
          <w:sz w:val="20"/>
          <w:szCs w:val="20"/>
        </w:rPr>
        <w:t xml:space="preserve">44 hours required </w:t>
      </w:r>
      <w:r>
        <w:rPr>
          <w:rFonts w:ascii="Times New Roman" w:hAnsi="Times New Roman"/>
          <w:sz w:val="20"/>
          <w:szCs w:val="20"/>
        </w:rPr>
        <w:t>for degree for the Family Nurse Practitioner in residence at</w:t>
      </w:r>
      <w:r>
        <w:rPr>
          <w:rFonts w:ascii="Times New Roman" w:hAnsi="Times New Roman"/>
          <w:spacing w:val="-11"/>
          <w:sz w:val="20"/>
          <w:szCs w:val="20"/>
        </w:rPr>
        <w:t xml:space="preserve"> </w:t>
      </w:r>
      <w:r>
        <w:rPr>
          <w:rFonts w:ascii="Times New Roman" w:hAnsi="Times New Roman"/>
          <w:sz w:val="20"/>
          <w:szCs w:val="20"/>
        </w:rPr>
        <w:t>Albany State Universit</w:t>
      </w:r>
      <w:r>
        <w:rPr>
          <w:rFonts w:ascii="Times New Roman" w:hAnsi="Times New Roman"/>
          <w:spacing w:val="-13"/>
          <w:sz w:val="20"/>
          <w:szCs w:val="20"/>
        </w:rPr>
        <w:t>y</w:t>
      </w:r>
      <w:r>
        <w:rPr>
          <w:rFonts w:ascii="Times New Roman" w:hAnsi="Times New Roman"/>
          <w:sz w:val="20"/>
          <w:szCs w:val="20"/>
        </w:rPr>
        <w:t>.</w:t>
      </w:r>
    </w:p>
    <w:p w:rsidR="00F42301" w:rsidRDefault="00F42301" w:rsidP="00963D01">
      <w:pPr>
        <w:widowControl w:val="0"/>
        <w:autoSpaceDE w:val="0"/>
        <w:autoSpaceDN w:val="0"/>
        <w:adjustRightInd w:val="0"/>
        <w:spacing w:before="12" w:after="0"/>
        <w:ind w:left="951"/>
        <w:rPr>
          <w:rFonts w:ascii="Times New Roman" w:hAnsi="Times New Roman"/>
          <w:sz w:val="20"/>
          <w:szCs w:val="20"/>
        </w:rPr>
      </w:pPr>
      <w:r w:rsidRPr="00607700">
        <w:rPr>
          <w:rFonts w:ascii="Calibri" w:hAnsi="Calibri"/>
          <w:noProof/>
          <w:lang w:eastAsia="en-US"/>
        </w:rPr>
        <w:pict>
          <v:shape id="_x0000_s3648" type="#_x0000_t202" style="position:absolute;left:0;text-align:left;margin-left:520.2pt;margin-top:7.25pt;width:1in;height:184.35pt;z-index:-251604992;mso-position-horizontal-relative:page" o:allowincell="f" filled="f" stroked="f">
            <v:textbox style="layout-flow:vertical" inset="0,0,0,0">
              <w:txbxContent>
                <w:p w:rsidR="00F42301" w:rsidRDefault="00F42301" w:rsidP="00963D01">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E</w:t>
                  </w:r>
                  <w:r>
                    <w:rPr>
                      <w:rFonts w:ascii="Impact" w:hAnsi="Impact" w:cs="Impact"/>
                      <w:color w:val="A3A3A3"/>
                      <w:spacing w:val="-115"/>
                      <w:position w:val="1"/>
                      <w:sz w:val="105"/>
                      <w:szCs w:val="105"/>
                    </w:rPr>
                    <w:t xml:space="preserve"> </w:t>
                  </w:r>
                </w:p>
              </w:txbxContent>
            </v:textbox>
            <w10:wrap anchorx="page"/>
          </v:shape>
        </w:pict>
      </w:r>
      <w:r>
        <w:rPr>
          <w:rFonts w:ascii="Times New Roman" w:hAnsi="Times New Roman"/>
          <w:position w:val="2"/>
          <w:sz w:val="20"/>
          <w:szCs w:val="20"/>
        </w:rPr>
        <w:t xml:space="preserve">3. </w:t>
      </w:r>
      <w:r>
        <w:rPr>
          <w:rFonts w:ascii="Times New Roman" w:hAnsi="Times New Roman"/>
          <w:sz w:val="20"/>
          <w:szCs w:val="20"/>
        </w:rPr>
        <w:t>Pass a written comprehensive examination in area of concentration.</w:t>
      </w:r>
    </w:p>
    <w:p w:rsidR="00F42301" w:rsidRDefault="00F42301" w:rsidP="00963D01">
      <w:pPr>
        <w:widowControl w:val="0"/>
        <w:autoSpaceDE w:val="0"/>
        <w:autoSpaceDN w:val="0"/>
        <w:adjustRightInd w:val="0"/>
        <w:spacing w:after="0" w:line="218" w:lineRule="exact"/>
        <w:ind w:left="951"/>
        <w:rPr>
          <w:rFonts w:ascii="Times New Roman" w:hAnsi="Times New Roman"/>
          <w:sz w:val="20"/>
          <w:szCs w:val="20"/>
        </w:rPr>
      </w:pPr>
      <w:r>
        <w:rPr>
          <w:rFonts w:ascii="Times New Roman" w:hAnsi="Times New Roman"/>
          <w:sz w:val="20"/>
          <w:szCs w:val="20"/>
        </w:rPr>
        <w:t>4. Complete a thesis or major research project.</w:t>
      </w:r>
    </w:p>
    <w:p w:rsidR="00F42301" w:rsidRDefault="00F42301" w:rsidP="00963D01">
      <w:pPr>
        <w:widowControl w:val="0"/>
        <w:autoSpaceDE w:val="0"/>
        <w:autoSpaceDN w:val="0"/>
        <w:adjustRightInd w:val="0"/>
        <w:spacing w:before="12" w:after="0"/>
        <w:ind w:left="951"/>
        <w:rPr>
          <w:rFonts w:ascii="Times New Roman" w:hAnsi="Times New Roman"/>
          <w:sz w:val="20"/>
          <w:szCs w:val="20"/>
        </w:rPr>
      </w:pPr>
      <w:r>
        <w:rPr>
          <w:rFonts w:ascii="Times New Roman" w:hAnsi="Times New Roman"/>
          <w:position w:val="2"/>
          <w:sz w:val="20"/>
          <w:szCs w:val="20"/>
        </w:rPr>
        <w:t xml:space="preserve">5. </w:t>
      </w:r>
      <w:r>
        <w:rPr>
          <w:rFonts w:ascii="Times New Roman" w:hAnsi="Times New Roman"/>
          <w:sz w:val="20"/>
          <w:szCs w:val="20"/>
        </w:rPr>
        <w:t>Complete all requirements for the degree within six years of time of first enrollment in the</w:t>
      </w:r>
    </w:p>
    <w:p w:rsidR="00F42301" w:rsidRDefault="00F42301" w:rsidP="00963D01">
      <w:pPr>
        <w:widowControl w:val="0"/>
        <w:autoSpaceDE w:val="0"/>
        <w:autoSpaceDN w:val="0"/>
        <w:adjustRightInd w:val="0"/>
        <w:spacing w:before="10" w:after="0"/>
        <w:ind w:left="1239"/>
        <w:rPr>
          <w:rFonts w:ascii="Times New Roman" w:hAnsi="Times New Roman"/>
          <w:sz w:val="20"/>
          <w:szCs w:val="20"/>
        </w:rPr>
      </w:pPr>
      <w:r>
        <w:rPr>
          <w:rFonts w:ascii="Times New Roman" w:hAnsi="Times New Roman"/>
          <w:sz w:val="20"/>
          <w:szCs w:val="20"/>
        </w:rPr>
        <w:t>Graduate Nursing Program.</w:t>
      </w:r>
    </w:p>
    <w:p w:rsidR="00F42301" w:rsidRDefault="00F42301" w:rsidP="00963D01">
      <w:pPr>
        <w:widowControl w:val="0"/>
        <w:autoSpaceDE w:val="0"/>
        <w:autoSpaceDN w:val="0"/>
        <w:adjustRightInd w:val="0"/>
        <w:spacing w:before="10" w:after="0" w:line="140" w:lineRule="exact"/>
        <w:rPr>
          <w:rFonts w:ascii="Times New Roman" w:hAnsi="Times New Roman"/>
          <w:sz w:val="14"/>
          <w:szCs w:val="14"/>
        </w:rPr>
      </w:pPr>
    </w:p>
    <w:p w:rsidR="00F42301" w:rsidRDefault="00F42301" w:rsidP="00963D01">
      <w:pPr>
        <w:widowControl w:val="0"/>
        <w:autoSpaceDE w:val="0"/>
        <w:autoSpaceDN w:val="0"/>
        <w:adjustRightInd w:val="0"/>
        <w:spacing w:after="0" w:line="200" w:lineRule="exact"/>
        <w:rPr>
          <w:rFonts w:ascii="Times New Roman" w:hAnsi="Times New Roman"/>
          <w:sz w:val="20"/>
          <w:szCs w:val="20"/>
        </w:rPr>
      </w:pPr>
    </w:p>
    <w:p w:rsidR="00F42301" w:rsidRDefault="00F42301" w:rsidP="00963D01">
      <w:pPr>
        <w:widowControl w:val="0"/>
        <w:autoSpaceDE w:val="0"/>
        <w:autoSpaceDN w:val="0"/>
        <w:adjustRightInd w:val="0"/>
        <w:spacing w:after="0"/>
        <w:ind w:left="879"/>
        <w:rPr>
          <w:rFonts w:ascii="Impact" w:hAnsi="Impact" w:cs="Impact"/>
          <w:color w:val="000000"/>
          <w:sz w:val="32"/>
          <w:szCs w:val="32"/>
        </w:rPr>
      </w:pPr>
      <w:r>
        <w:rPr>
          <w:rFonts w:ascii="Impact" w:hAnsi="Impact" w:cs="Impact"/>
          <w:color w:val="666666"/>
          <w:sz w:val="32"/>
          <w:szCs w:val="32"/>
        </w:rPr>
        <w:t>GRADU</w:t>
      </w:r>
      <w:r>
        <w:rPr>
          <w:rFonts w:ascii="Impact" w:hAnsi="Impact" w:cs="Impact"/>
          <w:color w:val="666666"/>
          <w:spacing w:val="-17"/>
          <w:sz w:val="32"/>
          <w:szCs w:val="32"/>
        </w:rPr>
        <w:t>A</w:t>
      </w:r>
      <w:r>
        <w:rPr>
          <w:rFonts w:ascii="Impact" w:hAnsi="Impact" w:cs="Impact"/>
          <w:color w:val="666666"/>
          <w:sz w:val="32"/>
          <w:szCs w:val="32"/>
        </w:rPr>
        <w:t xml:space="preserve">TE </w:t>
      </w:r>
      <w:r>
        <w:rPr>
          <w:rFonts w:ascii="Impact" w:hAnsi="Impact" w:cs="Impact"/>
          <w:color w:val="666666"/>
          <w:spacing w:val="-6"/>
          <w:sz w:val="32"/>
          <w:szCs w:val="32"/>
        </w:rPr>
        <w:t>F</w:t>
      </w:r>
      <w:r>
        <w:rPr>
          <w:rFonts w:ascii="Impact" w:hAnsi="Impact" w:cs="Impact"/>
          <w:color w:val="666666"/>
          <w:sz w:val="32"/>
          <w:szCs w:val="32"/>
        </w:rPr>
        <w:t>ACU</w:t>
      </w:r>
      <w:r>
        <w:rPr>
          <w:rFonts w:ascii="Impact" w:hAnsi="Impact" w:cs="Impact"/>
          <w:color w:val="666666"/>
          <w:spacing w:val="-23"/>
          <w:sz w:val="32"/>
          <w:szCs w:val="32"/>
        </w:rPr>
        <w:t>L</w:t>
      </w:r>
      <w:r>
        <w:rPr>
          <w:rFonts w:ascii="Impact" w:hAnsi="Impact" w:cs="Impact"/>
          <w:color w:val="666666"/>
          <w:spacing w:val="8"/>
          <w:sz w:val="32"/>
          <w:szCs w:val="32"/>
        </w:rPr>
        <w:t>T</w:t>
      </w:r>
      <w:r>
        <w:rPr>
          <w:rFonts w:ascii="Impact" w:hAnsi="Impact" w:cs="Impact"/>
          <w:color w:val="666666"/>
          <w:sz w:val="32"/>
          <w:szCs w:val="32"/>
        </w:rPr>
        <w:t>Y</w:t>
      </w:r>
    </w:p>
    <w:p w:rsidR="00F42301" w:rsidRDefault="00F42301" w:rsidP="00963D01">
      <w:pPr>
        <w:widowControl w:val="0"/>
        <w:autoSpaceDE w:val="0"/>
        <w:autoSpaceDN w:val="0"/>
        <w:adjustRightInd w:val="0"/>
        <w:spacing w:before="15" w:after="0" w:line="400" w:lineRule="auto"/>
        <w:ind w:left="879" w:right="1965"/>
        <w:rPr>
          <w:rFonts w:ascii="Times New Roman" w:hAnsi="Times New Roman"/>
          <w:color w:val="000000"/>
          <w:sz w:val="20"/>
          <w:szCs w:val="20"/>
        </w:rPr>
      </w:pPr>
      <w:r>
        <w:rPr>
          <w:rFonts w:ascii="Times New Roman" w:hAnsi="Times New Roman"/>
          <w:b/>
          <w:bCs/>
          <w:color w:val="000000"/>
          <w:sz w:val="20"/>
          <w:szCs w:val="20"/>
        </w:rPr>
        <w:t>Alford, Linda, D.N.</w:t>
      </w:r>
      <w:r>
        <w:rPr>
          <w:rFonts w:ascii="Times New Roman" w:hAnsi="Times New Roman"/>
          <w:b/>
          <w:bCs/>
          <w:color w:val="000000"/>
          <w:spacing w:val="-18"/>
          <w:sz w:val="20"/>
          <w:szCs w:val="20"/>
        </w:rPr>
        <w:t>P</w:t>
      </w:r>
      <w:r>
        <w:rPr>
          <w:rFonts w:ascii="Times New Roman" w:hAnsi="Times New Roman"/>
          <w:b/>
          <w:bCs/>
          <w:color w:val="000000"/>
          <w:sz w:val="20"/>
          <w:szCs w:val="20"/>
        </w:rPr>
        <w:t>.</w:t>
      </w:r>
      <w:r>
        <w:rPr>
          <w:rFonts w:ascii="Times New Roman" w:hAnsi="Times New Roman"/>
          <w:color w:val="000000"/>
          <w:sz w:val="20"/>
          <w:szCs w:val="20"/>
        </w:rPr>
        <w:t>, Medical College of Geo</w:t>
      </w:r>
      <w:r>
        <w:rPr>
          <w:rFonts w:ascii="Times New Roman" w:hAnsi="Times New Roman"/>
          <w:color w:val="000000"/>
          <w:spacing w:val="-4"/>
          <w:sz w:val="20"/>
          <w:szCs w:val="20"/>
        </w:rPr>
        <w:t>r</w:t>
      </w:r>
      <w:r>
        <w:rPr>
          <w:rFonts w:ascii="Times New Roman" w:hAnsi="Times New Roman"/>
          <w:color w:val="000000"/>
          <w:sz w:val="20"/>
          <w:szCs w:val="20"/>
        </w:rPr>
        <w:t xml:space="preserve">gia. </w:t>
      </w:r>
      <w:r>
        <w:rPr>
          <w:rFonts w:ascii="Times New Roman" w:hAnsi="Times New Roman"/>
          <w:i/>
          <w:iCs/>
          <w:color w:val="000000"/>
          <w:sz w:val="20"/>
          <w:szCs w:val="20"/>
        </w:rPr>
        <w:t xml:space="preserve">Specialty: Family Nurse Practitioner </w:t>
      </w:r>
      <w:del w:id="34" w:author="Tippins, Margie F." w:date="2011-04-06T12:22:00Z">
        <w:r w:rsidDel="00370B94">
          <w:rPr>
            <w:rFonts w:ascii="Times New Roman" w:hAnsi="Times New Roman"/>
            <w:b/>
            <w:bCs/>
            <w:color w:val="000000"/>
            <w:sz w:val="20"/>
            <w:szCs w:val="20"/>
          </w:rPr>
          <w:delText>Fabayo,</w:delText>
        </w:r>
        <w:r w:rsidDel="00370B94">
          <w:rPr>
            <w:rFonts w:ascii="Times New Roman" w:hAnsi="Times New Roman"/>
            <w:b/>
            <w:bCs/>
            <w:color w:val="000000"/>
            <w:spacing w:val="-11"/>
            <w:sz w:val="20"/>
            <w:szCs w:val="20"/>
          </w:rPr>
          <w:delText xml:space="preserve"> </w:delText>
        </w:r>
        <w:r w:rsidDel="00370B94">
          <w:rPr>
            <w:rFonts w:ascii="Times New Roman" w:hAnsi="Times New Roman"/>
            <w:b/>
            <w:bCs/>
            <w:color w:val="000000"/>
            <w:sz w:val="20"/>
            <w:szCs w:val="20"/>
          </w:rPr>
          <w:delText>Adebisi, Ph.D.</w:delText>
        </w:r>
        <w:r w:rsidDel="00370B94">
          <w:rPr>
            <w:rFonts w:ascii="Times New Roman" w:hAnsi="Times New Roman"/>
            <w:color w:val="000000"/>
            <w:sz w:val="20"/>
            <w:szCs w:val="20"/>
          </w:rPr>
          <w:delText xml:space="preserve">, University of Connecticut. </w:delText>
        </w:r>
        <w:r w:rsidDel="00370B94">
          <w:rPr>
            <w:rFonts w:ascii="Times New Roman" w:hAnsi="Times New Roman"/>
            <w:i/>
            <w:iCs/>
            <w:color w:val="000000"/>
            <w:sz w:val="20"/>
            <w:szCs w:val="20"/>
          </w:rPr>
          <w:delText xml:space="preserve">Specialty: Nursing Theory and Legal Matters </w:delText>
        </w:r>
        <w:r w:rsidDel="00370B94">
          <w:rPr>
            <w:rFonts w:ascii="Times New Roman" w:hAnsi="Times New Roman"/>
            <w:b/>
            <w:bCs/>
            <w:color w:val="000000"/>
            <w:sz w:val="20"/>
            <w:szCs w:val="20"/>
          </w:rPr>
          <w:delText>Chloe Gaines, Ph.D.</w:delText>
        </w:r>
        <w:r w:rsidDel="00370B94">
          <w:rPr>
            <w:rFonts w:ascii="Times New Roman" w:hAnsi="Times New Roman"/>
            <w:color w:val="000000"/>
            <w:sz w:val="20"/>
            <w:szCs w:val="20"/>
          </w:rPr>
          <w:delText>,</w:delText>
        </w:r>
        <w:r w:rsidDel="00370B94">
          <w:rPr>
            <w:rFonts w:ascii="Times New Roman" w:hAnsi="Times New Roman"/>
            <w:color w:val="000000"/>
            <w:spacing w:val="-4"/>
            <w:sz w:val="20"/>
            <w:szCs w:val="20"/>
          </w:rPr>
          <w:delText xml:space="preserve"> </w:delText>
        </w:r>
        <w:r w:rsidDel="00370B94">
          <w:rPr>
            <w:rFonts w:ascii="Times New Roman" w:hAnsi="Times New Roman"/>
            <w:color w:val="000000"/>
            <w:spacing w:val="-14"/>
            <w:sz w:val="20"/>
            <w:szCs w:val="20"/>
          </w:rPr>
          <w:delText>T</w:delText>
        </w:r>
        <w:r w:rsidDel="00370B94">
          <w:rPr>
            <w:rFonts w:ascii="Times New Roman" w:hAnsi="Times New Roman"/>
            <w:color w:val="000000"/>
            <w:sz w:val="20"/>
            <w:szCs w:val="20"/>
          </w:rPr>
          <w:delText>exas</w:delText>
        </w:r>
        <w:r w:rsidDel="00370B94">
          <w:rPr>
            <w:rFonts w:ascii="Times New Roman" w:hAnsi="Times New Roman"/>
            <w:color w:val="000000"/>
            <w:spacing w:val="-4"/>
            <w:sz w:val="20"/>
            <w:szCs w:val="20"/>
          </w:rPr>
          <w:delText xml:space="preserve"> </w:delText>
        </w:r>
        <w:r w:rsidDel="00370B94">
          <w:rPr>
            <w:rFonts w:ascii="Times New Roman" w:hAnsi="Times New Roman"/>
            <w:color w:val="000000"/>
            <w:spacing w:val="-16"/>
            <w:sz w:val="20"/>
            <w:szCs w:val="20"/>
          </w:rPr>
          <w:delText>W</w:delText>
        </w:r>
        <w:r w:rsidDel="00370B94">
          <w:rPr>
            <w:rFonts w:ascii="Times New Roman" w:hAnsi="Times New Roman"/>
            <w:color w:val="000000"/>
            <w:sz w:val="20"/>
            <w:szCs w:val="20"/>
          </w:rPr>
          <w:delText>omen</w:delText>
        </w:r>
        <w:r w:rsidDel="00370B94">
          <w:rPr>
            <w:rFonts w:ascii="Times New Roman" w:hAnsi="Times New Roman"/>
            <w:color w:val="000000"/>
            <w:spacing w:val="-11"/>
            <w:sz w:val="20"/>
            <w:szCs w:val="20"/>
          </w:rPr>
          <w:delText>’</w:delText>
        </w:r>
        <w:r w:rsidDel="00370B94">
          <w:rPr>
            <w:rFonts w:ascii="Times New Roman" w:hAnsi="Times New Roman"/>
            <w:color w:val="000000"/>
            <w:sz w:val="20"/>
            <w:szCs w:val="20"/>
          </w:rPr>
          <w:delText>s Universit</w:delText>
        </w:r>
        <w:r w:rsidDel="00370B94">
          <w:rPr>
            <w:rFonts w:ascii="Times New Roman" w:hAnsi="Times New Roman"/>
            <w:color w:val="000000"/>
            <w:spacing w:val="-13"/>
            <w:sz w:val="20"/>
            <w:szCs w:val="20"/>
          </w:rPr>
          <w:delText>y</w:delText>
        </w:r>
        <w:r w:rsidDel="00370B94">
          <w:rPr>
            <w:rFonts w:ascii="Times New Roman" w:hAnsi="Times New Roman"/>
            <w:color w:val="000000"/>
            <w:sz w:val="20"/>
            <w:szCs w:val="20"/>
          </w:rPr>
          <w:delText xml:space="preserve">. </w:delText>
        </w:r>
        <w:r w:rsidDel="00370B94">
          <w:rPr>
            <w:rFonts w:ascii="Times New Roman" w:hAnsi="Times New Roman"/>
            <w:i/>
            <w:iCs/>
            <w:color w:val="000000"/>
            <w:sz w:val="20"/>
            <w:szCs w:val="20"/>
          </w:rPr>
          <w:delText>Specialty: Family Nurse Practitioner</w:delText>
        </w:r>
      </w:del>
    </w:p>
    <w:p w:rsidR="00F42301" w:rsidRDefault="00F42301" w:rsidP="00963D01">
      <w:pPr>
        <w:widowControl w:val="0"/>
        <w:autoSpaceDE w:val="0"/>
        <w:autoSpaceDN w:val="0"/>
        <w:adjustRightInd w:val="0"/>
        <w:spacing w:before="5" w:after="0"/>
        <w:ind w:left="879"/>
        <w:rPr>
          <w:rFonts w:ascii="Times New Roman" w:hAnsi="Times New Roman"/>
          <w:color w:val="000000"/>
          <w:sz w:val="20"/>
          <w:szCs w:val="20"/>
        </w:rPr>
      </w:pPr>
      <w:r>
        <w:rPr>
          <w:rFonts w:ascii="Times New Roman" w:hAnsi="Times New Roman"/>
          <w:b/>
          <w:bCs/>
          <w:color w:val="000000"/>
          <w:sz w:val="20"/>
          <w:szCs w:val="20"/>
        </w:rPr>
        <w:t>Grimsle</w:t>
      </w:r>
      <w:r>
        <w:rPr>
          <w:rFonts w:ascii="Times New Roman" w:hAnsi="Times New Roman"/>
          <w:b/>
          <w:bCs/>
          <w:color w:val="000000"/>
          <w:spacing w:val="-11"/>
          <w:sz w:val="20"/>
          <w:szCs w:val="20"/>
        </w:rPr>
        <w:t>y</w:t>
      </w:r>
      <w:r>
        <w:rPr>
          <w:rFonts w:ascii="Times New Roman" w:hAnsi="Times New Roman"/>
          <w:b/>
          <w:bCs/>
          <w:color w:val="000000"/>
          <w:sz w:val="20"/>
          <w:szCs w:val="20"/>
        </w:rPr>
        <w:t>, Linda, D.S.N.</w:t>
      </w:r>
      <w:r>
        <w:rPr>
          <w:rFonts w:ascii="Times New Roman" w:hAnsi="Times New Roman"/>
          <w:color w:val="000000"/>
          <w:sz w:val="20"/>
          <w:szCs w:val="20"/>
        </w:rPr>
        <w:t>, University of</w:t>
      </w:r>
      <w:r>
        <w:rPr>
          <w:rFonts w:ascii="Times New Roman" w:hAnsi="Times New Roman"/>
          <w:color w:val="000000"/>
          <w:spacing w:val="-11"/>
          <w:sz w:val="20"/>
          <w:szCs w:val="20"/>
        </w:rPr>
        <w:t xml:space="preserve"> </w:t>
      </w:r>
      <w:r>
        <w:rPr>
          <w:rFonts w:ascii="Times New Roman" w:hAnsi="Times New Roman"/>
          <w:color w:val="000000"/>
          <w:sz w:val="20"/>
          <w:szCs w:val="20"/>
        </w:rPr>
        <w:t xml:space="preserve">Alabama at Birmingham. </w:t>
      </w:r>
      <w:r>
        <w:rPr>
          <w:rFonts w:ascii="Times New Roman" w:hAnsi="Times New Roman"/>
          <w:i/>
          <w:iCs/>
          <w:color w:val="000000"/>
          <w:sz w:val="20"/>
          <w:szCs w:val="20"/>
        </w:rPr>
        <w:t>Specialty: Community Mental</w:t>
      </w:r>
    </w:p>
    <w:p w:rsidR="00F42301" w:rsidRDefault="00F42301" w:rsidP="00963D01">
      <w:pPr>
        <w:widowControl w:val="0"/>
        <w:autoSpaceDE w:val="0"/>
        <w:autoSpaceDN w:val="0"/>
        <w:adjustRightInd w:val="0"/>
        <w:spacing w:before="10" w:after="0"/>
        <w:ind w:left="1239"/>
        <w:rPr>
          <w:rFonts w:ascii="Times New Roman" w:hAnsi="Times New Roman"/>
          <w:color w:val="000000"/>
          <w:sz w:val="20"/>
          <w:szCs w:val="20"/>
        </w:rPr>
      </w:pPr>
      <w:r>
        <w:rPr>
          <w:rFonts w:ascii="Times New Roman" w:hAnsi="Times New Roman"/>
          <w:i/>
          <w:iCs/>
          <w:color w:val="000000"/>
          <w:sz w:val="20"/>
          <w:szCs w:val="20"/>
        </w:rPr>
        <w:t>Health Nursing</w:t>
      </w:r>
    </w:p>
    <w:p w:rsidR="00F42301" w:rsidRDefault="00F42301" w:rsidP="00963D01">
      <w:pPr>
        <w:widowControl w:val="0"/>
        <w:autoSpaceDE w:val="0"/>
        <w:autoSpaceDN w:val="0"/>
        <w:adjustRightInd w:val="0"/>
        <w:spacing w:before="4" w:after="0" w:line="150" w:lineRule="exact"/>
        <w:rPr>
          <w:rFonts w:ascii="Times New Roman" w:hAnsi="Times New Roman"/>
          <w:color w:val="000000"/>
          <w:sz w:val="15"/>
          <w:szCs w:val="15"/>
        </w:rPr>
      </w:pPr>
    </w:p>
    <w:p w:rsidR="00F42301" w:rsidRDefault="00F42301" w:rsidP="00963D01">
      <w:pPr>
        <w:widowControl w:val="0"/>
        <w:autoSpaceDE w:val="0"/>
        <w:autoSpaceDN w:val="0"/>
        <w:adjustRightInd w:val="0"/>
        <w:spacing w:after="0"/>
        <w:ind w:left="879"/>
        <w:rPr>
          <w:rFonts w:ascii="Times New Roman" w:hAnsi="Times New Roman"/>
          <w:color w:val="000000"/>
          <w:sz w:val="20"/>
          <w:szCs w:val="20"/>
        </w:rPr>
      </w:pPr>
      <w:r>
        <w:rPr>
          <w:rFonts w:ascii="Times New Roman" w:hAnsi="Times New Roman"/>
          <w:b/>
          <w:bCs/>
          <w:color w:val="000000"/>
          <w:sz w:val="20"/>
          <w:szCs w:val="20"/>
        </w:rPr>
        <w:t>Johnson, Joyce, Ph.D.</w:t>
      </w:r>
      <w:r>
        <w:rPr>
          <w:rFonts w:ascii="Times New Roman" w:hAnsi="Times New Roman"/>
          <w:color w:val="000000"/>
          <w:sz w:val="20"/>
          <w:szCs w:val="20"/>
        </w:rPr>
        <w:t xml:space="preserve">, University of Mississippi. </w:t>
      </w:r>
      <w:r>
        <w:rPr>
          <w:rFonts w:ascii="Times New Roman" w:hAnsi="Times New Roman"/>
          <w:i/>
          <w:iCs/>
          <w:color w:val="000000"/>
          <w:sz w:val="20"/>
          <w:szCs w:val="20"/>
        </w:rPr>
        <w:t>Specialty: Ca</w:t>
      </w:r>
      <w:r>
        <w:rPr>
          <w:rFonts w:ascii="Times New Roman" w:hAnsi="Times New Roman"/>
          <w:i/>
          <w:iCs/>
          <w:color w:val="000000"/>
          <w:spacing w:val="-7"/>
          <w:sz w:val="20"/>
          <w:szCs w:val="20"/>
        </w:rPr>
        <w:t>r</w:t>
      </w:r>
      <w:r>
        <w:rPr>
          <w:rFonts w:ascii="Times New Roman" w:hAnsi="Times New Roman"/>
          <w:i/>
          <w:iCs/>
          <w:color w:val="000000"/>
          <w:sz w:val="20"/>
          <w:szCs w:val="20"/>
        </w:rPr>
        <w:t>diovascular and Critical Ca</w:t>
      </w:r>
      <w:r>
        <w:rPr>
          <w:rFonts w:ascii="Times New Roman" w:hAnsi="Times New Roman"/>
          <w:i/>
          <w:iCs/>
          <w:color w:val="000000"/>
          <w:spacing w:val="-7"/>
          <w:sz w:val="20"/>
          <w:szCs w:val="20"/>
        </w:rPr>
        <w:t>r</w:t>
      </w:r>
      <w:r>
        <w:rPr>
          <w:rFonts w:ascii="Times New Roman" w:hAnsi="Times New Roman"/>
          <w:i/>
          <w:iCs/>
          <w:color w:val="000000"/>
          <w:sz w:val="20"/>
          <w:szCs w:val="20"/>
        </w:rPr>
        <w:t>e</w:t>
      </w:r>
    </w:p>
    <w:p w:rsidR="00F42301" w:rsidRDefault="00F42301" w:rsidP="00963D01">
      <w:pPr>
        <w:widowControl w:val="0"/>
        <w:autoSpaceDE w:val="0"/>
        <w:autoSpaceDN w:val="0"/>
        <w:adjustRightInd w:val="0"/>
        <w:spacing w:before="4" w:after="0" w:line="150" w:lineRule="exact"/>
        <w:rPr>
          <w:rFonts w:ascii="Times New Roman" w:hAnsi="Times New Roman"/>
          <w:color w:val="000000"/>
          <w:sz w:val="15"/>
          <w:szCs w:val="15"/>
        </w:rPr>
      </w:pPr>
    </w:p>
    <w:p w:rsidR="00F42301" w:rsidRDefault="00F42301" w:rsidP="00963D01">
      <w:pPr>
        <w:widowControl w:val="0"/>
        <w:autoSpaceDE w:val="0"/>
        <w:autoSpaceDN w:val="0"/>
        <w:adjustRightInd w:val="0"/>
        <w:spacing w:after="0"/>
        <w:ind w:left="879"/>
        <w:rPr>
          <w:ins w:id="35" w:author="Tippins, Margie F." w:date="2011-04-06T12:18:00Z"/>
          <w:rFonts w:ascii="Times New Roman" w:hAnsi="Times New Roman"/>
          <w:b/>
          <w:bCs/>
          <w:color w:val="000000"/>
          <w:sz w:val="20"/>
          <w:szCs w:val="20"/>
        </w:rPr>
      </w:pPr>
      <w:ins w:id="36" w:author="Tippins, Margie F." w:date="2011-04-06T12:17:00Z">
        <w:r w:rsidRPr="00D8572C">
          <w:rPr>
            <w:rFonts w:ascii="Times New Roman" w:hAnsi="Times New Roman"/>
            <w:b/>
            <w:bCs/>
            <w:color w:val="000000"/>
            <w:sz w:val="20"/>
            <w:szCs w:val="20"/>
          </w:rPr>
          <w:t>Miller, Dorothy</w:t>
        </w:r>
        <w:r>
          <w:rPr>
            <w:rFonts w:ascii="Times New Roman" w:hAnsi="Times New Roman"/>
            <w:b/>
            <w:bCs/>
            <w:color w:val="000000"/>
            <w:sz w:val="20"/>
            <w:szCs w:val="20"/>
          </w:rPr>
          <w:t xml:space="preserve">, MSN, Regis University.  </w:t>
        </w:r>
        <w:r w:rsidRPr="00607700">
          <w:rPr>
            <w:rFonts w:ascii="Times New Roman" w:hAnsi="Times New Roman"/>
            <w:b/>
            <w:bCs/>
            <w:i/>
            <w:color w:val="000000"/>
            <w:sz w:val="20"/>
            <w:szCs w:val="20"/>
            <w:rPrChange w:id="37" w:author="Tippins, Margie F." w:date="2011-04-06T12:18:00Z">
              <w:rPr>
                <w:rFonts w:ascii="Times New Roman" w:hAnsi="Times New Roman"/>
                <w:b/>
                <w:bCs/>
                <w:color w:val="000000"/>
                <w:sz w:val="20"/>
                <w:szCs w:val="20"/>
              </w:rPr>
            </w:rPrChange>
          </w:rPr>
          <w:t>Specialty:  Nursing Education</w:t>
        </w:r>
        <w:r>
          <w:rPr>
            <w:rFonts w:ascii="Times New Roman" w:hAnsi="Times New Roman"/>
            <w:b/>
            <w:bCs/>
            <w:color w:val="000000"/>
            <w:sz w:val="20"/>
            <w:szCs w:val="20"/>
          </w:rPr>
          <w:t xml:space="preserve"> </w:t>
        </w:r>
      </w:ins>
    </w:p>
    <w:p w:rsidR="00F42301" w:rsidRDefault="00F42301" w:rsidP="00963D01">
      <w:pPr>
        <w:widowControl w:val="0"/>
        <w:autoSpaceDE w:val="0"/>
        <w:autoSpaceDN w:val="0"/>
        <w:adjustRightInd w:val="0"/>
        <w:spacing w:after="0"/>
        <w:ind w:left="879"/>
        <w:rPr>
          <w:ins w:id="38" w:author="Tippins, Margie F." w:date="2011-04-06T12:16:00Z"/>
          <w:rFonts w:ascii="Times New Roman" w:hAnsi="Times New Roman"/>
          <w:b/>
          <w:bCs/>
          <w:color w:val="000000"/>
          <w:sz w:val="20"/>
          <w:szCs w:val="20"/>
        </w:rPr>
      </w:pPr>
    </w:p>
    <w:p w:rsidR="00F42301" w:rsidRDefault="00F42301" w:rsidP="00963D01">
      <w:pPr>
        <w:widowControl w:val="0"/>
        <w:autoSpaceDE w:val="0"/>
        <w:autoSpaceDN w:val="0"/>
        <w:adjustRightInd w:val="0"/>
        <w:spacing w:after="0"/>
        <w:ind w:left="879"/>
        <w:rPr>
          <w:rFonts w:ascii="Times New Roman" w:hAnsi="Times New Roman"/>
          <w:color w:val="000000"/>
          <w:sz w:val="20"/>
          <w:szCs w:val="20"/>
        </w:rPr>
      </w:pPr>
      <w:r w:rsidRPr="00607700">
        <w:rPr>
          <w:rFonts w:ascii="Calibri" w:hAnsi="Calibri"/>
          <w:noProof/>
          <w:lang w:eastAsia="en-US"/>
        </w:rPr>
        <w:pict>
          <v:shape id="_x0000_s3649" type="#_x0000_t202" style="position:absolute;left:0;text-align:left;margin-left:520.2pt;margin-top:10.55pt;width:1in;height:270.75pt;z-index:-251603968;mso-position-horizontal-relative:page" o:allowincell="f" filled="f" stroked="f">
            <v:textbox style="layout-flow:vertical" inset="0,0,0,0">
              <w:txbxContent>
                <w:p w:rsidR="00F42301" w:rsidRDefault="00F42301" w:rsidP="00963D01">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P</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ROGRAM</w:t>
                  </w:r>
                  <w:r>
                    <w:rPr>
                      <w:rFonts w:ascii="Impact" w:hAnsi="Impact" w:cs="Impact"/>
                      <w:color w:val="A3A3A3"/>
                      <w:position w:val="1"/>
                      <w:sz w:val="105"/>
                      <w:szCs w:val="105"/>
                    </w:rPr>
                    <w:t>S</w:t>
                  </w:r>
                  <w:r>
                    <w:rPr>
                      <w:rFonts w:ascii="Impact" w:hAnsi="Impact" w:cs="Impact"/>
                      <w:color w:val="A3A3A3"/>
                      <w:spacing w:val="-115"/>
                      <w:position w:val="1"/>
                      <w:sz w:val="105"/>
                      <w:szCs w:val="105"/>
                    </w:rPr>
                    <w:t xml:space="preserve"> </w:t>
                  </w:r>
                </w:p>
              </w:txbxContent>
            </v:textbox>
            <w10:wrap anchorx="page"/>
          </v:shape>
        </w:pict>
      </w:r>
      <w:ins w:id="39" w:author="Tippins, Margie F." w:date="2011-04-06T12:19:00Z">
        <w:r>
          <w:rPr>
            <w:rFonts w:ascii="Times New Roman" w:hAnsi="Times New Roman"/>
            <w:b/>
            <w:bCs/>
            <w:color w:val="000000"/>
            <w:sz w:val="20"/>
            <w:szCs w:val="20"/>
          </w:rPr>
          <w:t>Mitchell</w:t>
        </w:r>
      </w:ins>
      <w:del w:id="40" w:author="Tippins, Margie F." w:date="2011-04-06T12:19:00Z">
        <w:r w:rsidDel="007055C0">
          <w:rPr>
            <w:rFonts w:ascii="Times New Roman" w:hAnsi="Times New Roman"/>
            <w:b/>
            <w:bCs/>
            <w:color w:val="000000"/>
            <w:sz w:val="20"/>
            <w:szCs w:val="20"/>
          </w:rPr>
          <w:delText>Moo</w:delText>
        </w:r>
        <w:r w:rsidDel="007055C0">
          <w:rPr>
            <w:rFonts w:ascii="Times New Roman" w:hAnsi="Times New Roman"/>
            <w:b/>
            <w:bCs/>
            <w:color w:val="000000"/>
            <w:spacing w:val="-4"/>
            <w:sz w:val="20"/>
            <w:szCs w:val="20"/>
          </w:rPr>
          <w:delText>r</w:delText>
        </w:r>
        <w:r w:rsidDel="007055C0">
          <w:rPr>
            <w:rFonts w:ascii="Times New Roman" w:hAnsi="Times New Roman"/>
            <w:b/>
            <w:bCs/>
            <w:color w:val="000000"/>
            <w:sz w:val="20"/>
            <w:szCs w:val="20"/>
          </w:rPr>
          <w:delText>e</w:delText>
        </w:r>
      </w:del>
      <w:r>
        <w:rPr>
          <w:rFonts w:ascii="Times New Roman" w:hAnsi="Times New Roman"/>
          <w:b/>
          <w:bCs/>
          <w:color w:val="000000"/>
          <w:sz w:val="20"/>
          <w:szCs w:val="20"/>
        </w:rPr>
        <w:t>,</w:t>
      </w:r>
      <w:r>
        <w:rPr>
          <w:rFonts w:ascii="Times New Roman" w:hAnsi="Times New Roman"/>
          <w:b/>
          <w:bCs/>
          <w:color w:val="000000"/>
          <w:spacing w:val="-4"/>
          <w:sz w:val="20"/>
          <w:szCs w:val="20"/>
        </w:rPr>
        <w:t xml:space="preserve"> </w:t>
      </w:r>
      <w:r>
        <w:rPr>
          <w:rFonts w:ascii="Times New Roman" w:hAnsi="Times New Roman"/>
          <w:b/>
          <w:bCs/>
          <w:color w:val="000000"/>
          <w:spacing w:val="-18"/>
          <w:sz w:val="20"/>
          <w:szCs w:val="20"/>
        </w:rPr>
        <w:t>T</w:t>
      </w:r>
      <w:r>
        <w:rPr>
          <w:rFonts w:ascii="Times New Roman" w:hAnsi="Times New Roman"/>
          <w:b/>
          <w:bCs/>
          <w:color w:val="000000"/>
          <w:sz w:val="20"/>
          <w:szCs w:val="20"/>
        </w:rPr>
        <w:t>e</w:t>
      </w:r>
      <w:r>
        <w:rPr>
          <w:rFonts w:ascii="Times New Roman" w:hAnsi="Times New Roman"/>
          <w:b/>
          <w:bCs/>
          <w:color w:val="000000"/>
          <w:spacing w:val="-4"/>
          <w:sz w:val="20"/>
          <w:szCs w:val="20"/>
        </w:rPr>
        <w:t>r</w:t>
      </w:r>
      <w:r>
        <w:rPr>
          <w:rFonts w:ascii="Times New Roman" w:hAnsi="Times New Roman"/>
          <w:b/>
          <w:bCs/>
          <w:color w:val="000000"/>
          <w:sz w:val="20"/>
          <w:szCs w:val="20"/>
        </w:rPr>
        <w:t>esa, Pharm.D.</w:t>
      </w:r>
      <w:r>
        <w:rPr>
          <w:rFonts w:ascii="Times New Roman" w:hAnsi="Times New Roman"/>
          <w:color w:val="000000"/>
          <w:sz w:val="20"/>
          <w:szCs w:val="20"/>
        </w:rPr>
        <w:t>, Florida</w:t>
      </w:r>
      <w:r>
        <w:rPr>
          <w:rFonts w:ascii="Times New Roman" w:hAnsi="Times New Roman"/>
          <w:color w:val="000000"/>
          <w:spacing w:val="-11"/>
          <w:sz w:val="20"/>
          <w:szCs w:val="20"/>
        </w:rPr>
        <w:t xml:space="preserve"> </w:t>
      </w:r>
      <w:r>
        <w:rPr>
          <w:rFonts w:ascii="Times New Roman" w:hAnsi="Times New Roman"/>
          <w:color w:val="000000"/>
          <w:sz w:val="20"/>
          <w:szCs w:val="20"/>
        </w:rPr>
        <w:t>A&amp;M Universit</w:t>
      </w:r>
      <w:r>
        <w:rPr>
          <w:rFonts w:ascii="Times New Roman" w:hAnsi="Times New Roman"/>
          <w:color w:val="000000"/>
          <w:spacing w:val="-13"/>
          <w:sz w:val="20"/>
          <w:szCs w:val="20"/>
        </w:rPr>
        <w:t>y</w:t>
      </w:r>
      <w:r>
        <w:rPr>
          <w:rFonts w:ascii="Times New Roman" w:hAnsi="Times New Roman"/>
          <w:color w:val="000000"/>
          <w:sz w:val="20"/>
          <w:szCs w:val="20"/>
        </w:rPr>
        <w:t xml:space="preserve">. </w:t>
      </w:r>
      <w:r>
        <w:rPr>
          <w:rFonts w:ascii="Times New Roman" w:hAnsi="Times New Roman"/>
          <w:i/>
          <w:iCs/>
          <w:color w:val="000000"/>
          <w:sz w:val="20"/>
          <w:szCs w:val="20"/>
        </w:rPr>
        <w:t>Specialty: Pharmacy</w:t>
      </w:r>
    </w:p>
    <w:p w:rsidR="00F42301" w:rsidRDefault="00F42301" w:rsidP="00963D01">
      <w:pPr>
        <w:widowControl w:val="0"/>
        <w:autoSpaceDE w:val="0"/>
        <w:autoSpaceDN w:val="0"/>
        <w:adjustRightInd w:val="0"/>
        <w:spacing w:before="4" w:after="0" w:line="150" w:lineRule="exact"/>
        <w:rPr>
          <w:rFonts w:ascii="Times New Roman" w:hAnsi="Times New Roman"/>
          <w:color w:val="000000"/>
          <w:sz w:val="15"/>
          <w:szCs w:val="15"/>
        </w:rPr>
      </w:pPr>
    </w:p>
    <w:p w:rsidR="00F42301" w:rsidRDefault="00F42301" w:rsidP="00963D01">
      <w:pPr>
        <w:widowControl w:val="0"/>
        <w:autoSpaceDE w:val="0"/>
        <w:autoSpaceDN w:val="0"/>
        <w:adjustRightInd w:val="0"/>
        <w:spacing w:after="0"/>
        <w:ind w:left="879"/>
        <w:rPr>
          <w:ins w:id="41" w:author="Tippins, Margie F." w:date="2011-04-06T12:19:00Z"/>
          <w:rFonts w:ascii="Times New Roman" w:hAnsi="Times New Roman"/>
          <w:i/>
          <w:iCs/>
          <w:color w:val="000000"/>
          <w:sz w:val="20"/>
          <w:szCs w:val="20"/>
        </w:rPr>
      </w:pPr>
      <w:r>
        <w:rPr>
          <w:rFonts w:ascii="Times New Roman" w:hAnsi="Times New Roman"/>
          <w:b/>
          <w:bCs/>
          <w:color w:val="000000"/>
          <w:sz w:val="20"/>
          <w:szCs w:val="20"/>
        </w:rPr>
        <w:t>Peters, Zelda, M.S.N.</w:t>
      </w:r>
      <w:r>
        <w:rPr>
          <w:rFonts w:ascii="Times New Roman" w:hAnsi="Times New Roman"/>
          <w:color w:val="000000"/>
          <w:sz w:val="20"/>
          <w:szCs w:val="20"/>
        </w:rPr>
        <w:t>,</w:t>
      </w:r>
      <w:r>
        <w:rPr>
          <w:rFonts w:ascii="Times New Roman" w:hAnsi="Times New Roman"/>
          <w:color w:val="000000"/>
          <w:spacing w:val="-11"/>
          <w:sz w:val="20"/>
          <w:szCs w:val="20"/>
        </w:rPr>
        <w:t xml:space="preserve"> </w:t>
      </w:r>
      <w:r>
        <w:rPr>
          <w:rFonts w:ascii="Times New Roman" w:hAnsi="Times New Roman"/>
          <w:color w:val="000000"/>
          <w:sz w:val="20"/>
          <w:szCs w:val="20"/>
        </w:rPr>
        <w:t>Albany State Universit</w:t>
      </w:r>
      <w:r>
        <w:rPr>
          <w:rFonts w:ascii="Times New Roman" w:hAnsi="Times New Roman"/>
          <w:color w:val="000000"/>
          <w:spacing w:val="-13"/>
          <w:sz w:val="20"/>
          <w:szCs w:val="20"/>
        </w:rPr>
        <w:t>y</w:t>
      </w:r>
      <w:r>
        <w:rPr>
          <w:rFonts w:ascii="Times New Roman" w:hAnsi="Times New Roman"/>
          <w:color w:val="000000"/>
          <w:sz w:val="20"/>
          <w:szCs w:val="20"/>
        </w:rPr>
        <w:t xml:space="preserve">. </w:t>
      </w:r>
      <w:r>
        <w:rPr>
          <w:rFonts w:ascii="Times New Roman" w:hAnsi="Times New Roman"/>
          <w:i/>
          <w:iCs/>
          <w:color w:val="000000"/>
          <w:sz w:val="20"/>
          <w:szCs w:val="20"/>
        </w:rPr>
        <w:t>Specialty: Family Nurse Practitioner</w:t>
      </w:r>
    </w:p>
    <w:p w:rsidR="00F42301" w:rsidRDefault="00F42301" w:rsidP="00963D01">
      <w:pPr>
        <w:widowControl w:val="0"/>
        <w:autoSpaceDE w:val="0"/>
        <w:autoSpaceDN w:val="0"/>
        <w:adjustRightInd w:val="0"/>
        <w:spacing w:after="0"/>
        <w:ind w:left="879"/>
        <w:rPr>
          <w:ins w:id="42" w:author="Tippins, Margie F." w:date="2011-04-06T12:19:00Z"/>
          <w:rFonts w:ascii="Times New Roman" w:hAnsi="Times New Roman"/>
          <w:color w:val="000000"/>
          <w:sz w:val="20"/>
          <w:szCs w:val="20"/>
        </w:rPr>
      </w:pPr>
    </w:p>
    <w:p w:rsidR="00F42301" w:rsidRDefault="00F42301" w:rsidP="00963D01">
      <w:pPr>
        <w:widowControl w:val="0"/>
        <w:autoSpaceDE w:val="0"/>
        <w:autoSpaceDN w:val="0"/>
        <w:adjustRightInd w:val="0"/>
        <w:spacing w:after="0"/>
        <w:ind w:left="879"/>
        <w:rPr>
          <w:rFonts w:ascii="Times New Roman" w:hAnsi="Times New Roman"/>
          <w:color w:val="000000"/>
          <w:sz w:val="20"/>
          <w:szCs w:val="20"/>
        </w:rPr>
      </w:pPr>
      <w:ins w:id="43" w:author="Tippins, Margie F." w:date="2011-04-06T12:19:00Z">
        <w:r w:rsidRPr="00607700">
          <w:rPr>
            <w:rFonts w:ascii="Times New Roman" w:hAnsi="Times New Roman"/>
            <w:b/>
            <w:color w:val="000000"/>
            <w:sz w:val="20"/>
            <w:szCs w:val="20"/>
            <w:rPrChange w:id="44" w:author="Tippins, Margie F." w:date="2011-04-06T12:21:00Z">
              <w:rPr>
                <w:rFonts w:ascii="Times New Roman" w:hAnsi="Times New Roman"/>
                <w:color w:val="000000"/>
                <w:sz w:val="20"/>
                <w:szCs w:val="20"/>
              </w:rPr>
            </w:rPrChange>
          </w:rPr>
          <w:t>Rodd, Jan</w:t>
        </w:r>
        <w:r>
          <w:rPr>
            <w:rFonts w:ascii="Times New Roman" w:hAnsi="Times New Roman"/>
            <w:color w:val="000000"/>
            <w:sz w:val="20"/>
            <w:szCs w:val="20"/>
          </w:rPr>
          <w:t xml:space="preserve">. MN, Emory University.  </w:t>
        </w:r>
        <w:r w:rsidRPr="00607700">
          <w:rPr>
            <w:rFonts w:ascii="Times New Roman" w:hAnsi="Times New Roman"/>
            <w:i/>
            <w:color w:val="000000"/>
            <w:sz w:val="20"/>
            <w:szCs w:val="20"/>
            <w:rPrChange w:id="45" w:author="Tippins, Margie F." w:date="2011-04-06T12:20:00Z">
              <w:rPr>
                <w:rFonts w:ascii="Times New Roman" w:hAnsi="Times New Roman"/>
                <w:color w:val="000000"/>
                <w:sz w:val="20"/>
                <w:szCs w:val="20"/>
              </w:rPr>
            </w:rPrChange>
          </w:rPr>
          <w:t>Specialty;  Nursing Education</w:t>
        </w:r>
      </w:ins>
    </w:p>
    <w:p w:rsidR="00F42301" w:rsidRDefault="00F42301" w:rsidP="00963D01">
      <w:pPr>
        <w:widowControl w:val="0"/>
        <w:autoSpaceDE w:val="0"/>
        <w:autoSpaceDN w:val="0"/>
        <w:adjustRightInd w:val="0"/>
        <w:spacing w:before="4" w:after="0" w:line="150" w:lineRule="exact"/>
        <w:rPr>
          <w:rFonts w:ascii="Times New Roman" w:hAnsi="Times New Roman"/>
          <w:color w:val="000000"/>
          <w:sz w:val="15"/>
          <w:szCs w:val="15"/>
        </w:rPr>
      </w:pPr>
    </w:p>
    <w:p w:rsidR="00F42301" w:rsidRDefault="00F42301" w:rsidP="00963D01">
      <w:pPr>
        <w:widowControl w:val="0"/>
        <w:autoSpaceDE w:val="0"/>
        <w:autoSpaceDN w:val="0"/>
        <w:adjustRightInd w:val="0"/>
        <w:spacing w:after="0"/>
        <w:ind w:left="879"/>
        <w:rPr>
          <w:ins w:id="46" w:author="Tippins, Margie F." w:date="2011-04-06T12:20:00Z"/>
          <w:rFonts w:ascii="Times New Roman" w:hAnsi="Times New Roman"/>
          <w:b/>
          <w:bCs/>
          <w:color w:val="000000"/>
          <w:spacing w:val="-9"/>
          <w:sz w:val="20"/>
          <w:szCs w:val="20"/>
        </w:rPr>
      </w:pPr>
      <w:ins w:id="47" w:author="Tippins, Margie F." w:date="2011-04-06T12:20:00Z">
        <w:r w:rsidRPr="00607700">
          <w:rPr>
            <w:rFonts w:ascii="Times New Roman" w:hAnsi="Times New Roman"/>
            <w:bCs/>
            <w:color w:val="000000"/>
            <w:spacing w:val="-9"/>
            <w:sz w:val="20"/>
            <w:szCs w:val="20"/>
            <w:rPrChange w:id="48" w:author="Tippins, Margie F." w:date="2011-04-06T12:21:00Z">
              <w:rPr>
                <w:rFonts w:ascii="Times New Roman" w:hAnsi="Times New Roman"/>
                <w:b/>
                <w:bCs/>
                <w:color w:val="000000"/>
                <w:spacing w:val="-9"/>
                <w:sz w:val="20"/>
                <w:szCs w:val="20"/>
              </w:rPr>
            </w:rPrChange>
          </w:rPr>
          <w:t>Williams, Cathy</w:t>
        </w:r>
        <w:r>
          <w:rPr>
            <w:rFonts w:ascii="Times New Roman" w:hAnsi="Times New Roman"/>
            <w:b/>
            <w:bCs/>
            <w:color w:val="000000"/>
            <w:spacing w:val="-9"/>
            <w:sz w:val="20"/>
            <w:szCs w:val="20"/>
          </w:rPr>
          <w:t xml:space="preserve">, DNP, Medical College of Georgia.  </w:t>
        </w:r>
        <w:r w:rsidRPr="00607700">
          <w:rPr>
            <w:rFonts w:ascii="Times New Roman" w:hAnsi="Times New Roman"/>
            <w:b/>
            <w:bCs/>
            <w:i/>
            <w:color w:val="000000"/>
            <w:spacing w:val="-9"/>
            <w:sz w:val="20"/>
            <w:szCs w:val="20"/>
            <w:rPrChange w:id="49" w:author="Tippins, Margie F." w:date="2011-04-06T12:21:00Z">
              <w:rPr>
                <w:rFonts w:ascii="Times New Roman" w:hAnsi="Times New Roman"/>
                <w:b/>
                <w:bCs/>
                <w:color w:val="000000"/>
                <w:spacing w:val="-9"/>
                <w:sz w:val="20"/>
                <w:szCs w:val="20"/>
              </w:rPr>
            </w:rPrChange>
          </w:rPr>
          <w:t>Specialty:  Community Health, Education, Leadership</w:t>
        </w:r>
      </w:ins>
    </w:p>
    <w:p w:rsidR="00F42301" w:rsidRDefault="00F42301" w:rsidP="00963D01">
      <w:pPr>
        <w:widowControl w:val="0"/>
        <w:autoSpaceDE w:val="0"/>
        <w:autoSpaceDN w:val="0"/>
        <w:adjustRightInd w:val="0"/>
        <w:spacing w:after="0"/>
        <w:ind w:left="879"/>
        <w:rPr>
          <w:ins w:id="50" w:author="Tippins, Margie F." w:date="2011-04-06T12:21:00Z"/>
          <w:rFonts w:ascii="Times New Roman" w:hAnsi="Times New Roman"/>
          <w:b/>
          <w:bCs/>
          <w:color w:val="000000"/>
          <w:spacing w:val="-9"/>
          <w:sz w:val="20"/>
          <w:szCs w:val="20"/>
        </w:rPr>
      </w:pPr>
    </w:p>
    <w:p w:rsidR="00F42301" w:rsidDel="00743801" w:rsidRDefault="00F42301" w:rsidP="00963D01">
      <w:pPr>
        <w:widowControl w:val="0"/>
        <w:autoSpaceDE w:val="0"/>
        <w:autoSpaceDN w:val="0"/>
        <w:adjustRightInd w:val="0"/>
        <w:spacing w:after="0"/>
        <w:ind w:left="879"/>
        <w:rPr>
          <w:del w:id="51" w:author="Tippins, Margie F." w:date="2011-04-06T12:20:00Z"/>
          <w:rFonts w:ascii="Times New Roman" w:hAnsi="Times New Roman"/>
          <w:color w:val="000000"/>
          <w:sz w:val="20"/>
          <w:szCs w:val="20"/>
        </w:rPr>
      </w:pPr>
      <w:del w:id="52" w:author="Tippins, Margie F." w:date="2011-04-06T12:20:00Z">
        <w:r w:rsidDel="00743801">
          <w:rPr>
            <w:rFonts w:ascii="Times New Roman" w:hAnsi="Times New Roman"/>
            <w:b/>
            <w:bCs/>
            <w:color w:val="000000"/>
            <w:spacing w:val="-9"/>
            <w:sz w:val="20"/>
            <w:szCs w:val="20"/>
          </w:rPr>
          <w:delText>W</w:delText>
        </w:r>
        <w:r w:rsidDel="00743801">
          <w:rPr>
            <w:rFonts w:ascii="Times New Roman" w:hAnsi="Times New Roman"/>
            <w:b/>
            <w:bCs/>
            <w:color w:val="000000"/>
            <w:spacing w:val="2"/>
            <w:sz w:val="20"/>
            <w:szCs w:val="20"/>
          </w:rPr>
          <w:delText>ard</w:delText>
        </w:r>
        <w:r w:rsidDel="00743801">
          <w:rPr>
            <w:rFonts w:ascii="Times New Roman" w:hAnsi="Times New Roman"/>
            <w:b/>
            <w:bCs/>
            <w:color w:val="000000"/>
            <w:sz w:val="20"/>
            <w:szCs w:val="20"/>
          </w:rPr>
          <w:delText xml:space="preserve">, </w:delText>
        </w:r>
        <w:r w:rsidDel="00743801">
          <w:rPr>
            <w:rFonts w:ascii="Times New Roman" w:hAnsi="Times New Roman"/>
            <w:b/>
            <w:bCs/>
            <w:color w:val="000000"/>
            <w:spacing w:val="16"/>
            <w:sz w:val="20"/>
            <w:szCs w:val="20"/>
          </w:rPr>
          <w:delText xml:space="preserve"> </w:delText>
        </w:r>
        <w:r w:rsidDel="00743801">
          <w:rPr>
            <w:rFonts w:ascii="Times New Roman" w:hAnsi="Times New Roman"/>
            <w:b/>
            <w:bCs/>
            <w:color w:val="000000"/>
            <w:spacing w:val="2"/>
            <w:sz w:val="20"/>
            <w:szCs w:val="20"/>
          </w:rPr>
          <w:delText>Sherr</w:delText>
        </w:r>
        <w:r w:rsidDel="00743801">
          <w:rPr>
            <w:rFonts w:ascii="Times New Roman" w:hAnsi="Times New Roman"/>
            <w:b/>
            <w:bCs/>
            <w:color w:val="000000"/>
            <w:spacing w:val="-9"/>
            <w:sz w:val="20"/>
            <w:szCs w:val="20"/>
          </w:rPr>
          <w:delText>y</w:delText>
        </w:r>
        <w:r w:rsidDel="00743801">
          <w:rPr>
            <w:rFonts w:ascii="Times New Roman" w:hAnsi="Times New Roman"/>
            <w:b/>
            <w:bCs/>
            <w:color w:val="000000"/>
            <w:sz w:val="20"/>
            <w:szCs w:val="20"/>
          </w:rPr>
          <w:delText xml:space="preserve">, </w:delText>
        </w:r>
        <w:r w:rsidDel="00743801">
          <w:rPr>
            <w:rFonts w:ascii="Times New Roman" w:hAnsi="Times New Roman"/>
            <w:b/>
            <w:bCs/>
            <w:color w:val="000000"/>
            <w:spacing w:val="16"/>
            <w:sz w:val="20"/>
            <w:szCs w:val="20"/>
          </w:rPr>
          <w:delText xml:space="preserve"> </w:delText>
        </w:r>
        <w:r w:rsidDel="00743801">
          <w:rPr>
            <w:rFonts w:ascii="Times New Roman" w:hAnsi="Times New Roman"/>
            <w:b/>
            <w:bCs/>
            <w:color w:val="000000"/>
            <w:spacing w:val="2"/>
            <w:sz w:val="20"/>
            <w:szCs w:val="20"/>
          </w:rPr>
          <w:delText>M.S.N.</w:delText>
        </w:r>
        <w:r w:rsidDel="00743801">
          <w:rPr>
            <w:rFonts w:ascii="Times New Roman" w:hAnsi="Times New Roman"/>
            <w:color w:val="000000"/>
            <w:sz w:val="20"/>
            <w:szCs w:val="20"/>
          </w:rPr>
          <w:delText xml:space="preserve">, </w:delText>
        </w:r>
        <w:r w:rsidDel="00743801">
          <w:rPr>
            <w:rFonts w:ascii="Times New Roman" w:hAnsi="Times New Roman"/>
            <w:color w:val="000000"/>
            <w:spacing w:val="13"/>
            <w:sz w:val="20"/>
            <w:szCs w:val="20"/>
          </w:rPr>
          <w:delText xml:space="preserve"> </w:delText>
        </w:r>
        <w:r w:rsidDel="00743801">
          <w:rPr>
            <w:rFonts w:ascii="Times New Roman" w:hAnsi="Times New Roman"/>
            <w:color w:val="000000"/>
            <w:spacing w:val="-5"/>
            <w:sz w:val="20"/>
            <w:szCs w:val="20"/>
          </w:rPr>
          <w:delText>T</w:delText>
        </w:r>
        <w:r w:rsidDel="00743801">
          <w:rPr>
            <w:rFonts w:ascii="Times New Roman" w:hAnsi="Times New Roman"/>
            <w:color w:val="000000"/>
            <w:spacing w:val="2"/>
            <w:sz w:val="20"/>
            <w:szCs w:val="20"/>
          </w:rPr>
          <w:delText>ro</w:delText>
        </w:r>
        <w:r w:rsidDel="00743801">
          <w:rPr>
            <w:rFonts w:ascii="Times New Roman" w:hAnsi="Times New Roman"/>
            <w:color w:val="000000"/>
            <w:sz w:val="20"/>
            <w:szCs w:val="20"/>
          </w:rPr>
          <w:delText xml:space="preserve">y </w:delText>
        </w:r>
        <w:r w:rsidDel="00743801">
          <w:rPr>
            <w:rFonts w:ascii="Times New Roman" w:hAnsi="Times New Roman"/>
            <w:color w:val="000000"/>
            <w:spacing w:val="16"/>
            <w:sz w:val="20"/>
            <w:szCs w:val="20"/>
          </w:rPr>
          <w:delText xml:space="preserve"> </w:delText>
        </w:r>
        <w:r w:rsidDel="00743801">
          <w:rPr>
            <w:rFonts w:ascii="Times New Roman" w:hAnsi="Times New Roman"/>
            <w:color w:val="000000"/>
            <w:spacing w:val="2"/>
            <w:sz w:val="20"/>
            <w:szCs w:val="20"/>
          </w:rPr>
          <w:delText>Stat</w:delText>
        </w:r>
        <w:r w:rsidDel="00743801">
          <w:rPr>
            <w:rFonts w:ascii="Times New Roman" w:hAnsi="Times New Roman"/>
            <w:color w:val="000000"/>
            <w:sz w:val="20"/>
            <w:szCs w:val="20"/>
          </w:rPr>
          <w:delText xml:space="preserve">e </w:delText>
        </w:r>
        <w:r w:rsidDel="00743801">
          <w:rPr>
            <w:rFonts w:ascii="Times New Roman" w:hAnsi="Times New Roman"/>
            <w:color w:val="000000"/>
            <w:spacing w:val="16"/>
            <w:sz w:val="20"/>
            <w:szCs w:val="20"/>
          </w:rPr>
          <w:delText xml:space="preserve"> </w:delText>
        </w:r>
        <w:r w:rsidDel="00743801">
          <w:rPr>
            <w:rFonts w:ascii="Times New Roman" w:hAnsi="Times New Roman"/>
            <w:color w:val="000000"/>
            <w:spacing w:val="2"/>
            <w:sz w:val="20"/>
            <w:szCs w:val="20"/>
          </w:rPr>
          <w:delText>Universit</w:delText>
        </w:r>
        <w:r w:rsidDel="00743801">
          <w:rPr>
            <w:rFonts w:ascii="Times New Roman" w:hAnsi="Times New Roman"/>
            <w:color w:val="000000"/>
            <w:spacing w:val="-11"/>
            <w:sz w:val="20"/>
            <w:szCs w:val="20"/>
          </w:rPr>
          <w:delText>y</w:delText>
        </w:r>
        <w:r w:rsidDel="00743801">
          <w:rPr>
            <w:rFonts w:ascii="Times New Roman" w:hAnsi="Times New Roman"/>
            <w:color w:val="000000"/>
            <w:sz w:val="20"/>
            <w:szCs w:val="20"/>
          </w:rPr>
          <w:delText xml:space="preserve">. </w:delText>
        </w:r>
        <w:r w:rsidDel="00743801">
          <w:rPr>
            <w:rFonts w:ascii="Times New Roman" w:hAnsi="Times New Roman"/>
            <w:color w:val="000000"/>
            <w:spacing w:val="16"/>
            <w:sz w:val="20"/>
            <w:szCs w:val="20"/>
          </w:rPr>
          <w:delText xml:space="preserve"> </w:delText>
        </w:r>
        <w:r w:rsidDel="00743801">
          <w:rPr>
            <w:rFonts w:ascii="Times New Roman" w:hAnsi="Times New Roman"/>
            <w:color w:val="000000"/>
            <w:spacing w:val="2"/>
            <w:sz w:val="20"/>
            <w:szCs w:val="20"/>
          </w:rPr>
          <w:delText>S</w:delText>
        </w:r>
        <w:r w:rsidDel="00743801">
          <w:rPr>
            <w:rFonts w:ascii="Times New Roman" w:hAnsi="Times New Roman"/>
            <w:i/>
            <w:iCs/>
            <w:color w:val="000000"/>
            <w:spacing w:val="2"/>
            <w:sz w:val="20"/>
            <w:szCs w:val="20"/>
          </w:rPr>
          <w:delText>pecialty</w:delText>
        </w:r>
        <w:r w:rsidDel="00743801">
          <w:rPr>
            <w:rFonts w:ascii="Times New Roman" w:hAnsi="Times New Roman"/>
            <w:i/>
            <w:iCs/>
            <w:color w:val="000000"/>
            <w:sz w:val="20"/>
            <w:szCs w:val="20"/>
          </w:rPr>
          <w:delText xml:space="preserve">: </w:delText>
        </w:r>
        <w:r w:rsidDel="00743801">
          <w:rPr>
            <w:rFonts w:ascii="Times New Roman" w:hAnsi="Times New Roman"/>
            <w:i/>
            <w:iCs/>
            <w:color w:val="000000"/>
            <w:spacing w:val="17"/>
            <w:sz w:val="20"/>
            <w:szCs w:val="20"/>
          </w:rPr>
          <w:delText xml:space="preserve"> </w:delText>
        </w:r>
        <w:r w:rsidDel="00743801">
          <w:rPr>
            <w:rFonts w:ascii="Times New Roman" w:hAnsi="Times New Roman"/>
            <w:i/>
            <w:iCs/>
            <w:color w:val="000000"/>
            <w:spacing w:val="2"/>
            <w:sz w:val="20"/>
            <w:szCs w:val="20"/>
          </w:rPr>
          <w:delText>Famil</w:delText>
        </w:r>
        <w:r w:rsidDel="00743801">
          <w:rPr>
            <w:rFonts w:ascii="Times New Roman" w:hAnsi="Times New Roman"/>
            <w:i/>
            <w:iCs/>
            <w:color w:val="000000"/>
            <w:sz w:val="20"/>
            <w:szCs w:val="20"/>
          </w:rPr>
          <w:delText xml:space="preserve">y </w:delText>
        </w:r>
        <w:r w:rsidDel="00743801">
          <w:rPr>
            <w:rFonts w:ascii="Times New Roman" w:hAnsi="Times New Roman"/>
            <w:i/>
            <w:iCs/>
            <w:color w:val="000000"/>
            <w:spacing w:val="16"/>
            <w:sz w:val="20"/>
            <w:szCs w:val="20"/>
          </w:rPr>
          <w:delText xml:space="preserve"> </w:delText>
        </w:r>
        <w:r w:rsidDel="00743801">
          <w:rPr>
            <w:rFonts w:ascii="Times New Roman" w:hAnsi="Times New Roman"/>
            <w:i/>
            <w:iCs/>
            <w:color w:val="000000"/>
            <w:spacing w:val="2"/>
            <w:sz w:val="20"/>
            <w:szCs w:val="20"/>
          </w:rPr>
          <w:delText>Nurs</w:delText>
        </w:r>
        <w:r w:rsidDel="00743801">
          <w:rPr>
            <w:rFonts w:ascii="Times New Roman" w:hAnsi="Times New Roman"/>
            <w:i/>
            <w:iCs/>
            <w:color w:val="000000"/>
            <w:sz w:val="20"/>
            <w:szCs w:val="20"/>
          </w:rPr>
          <w:delText xml:space="preserve">e </w:delText>
        </w:r>
        <w:r w:rsidDel="00743801">
          <w:rPr>
            <w:rFonts w:ascii="Times New Roman" w:hAnsi="Times New Roman"/>
            <w:i/>
            <w:iCs/>
            <w:color w:val="000000"/>
            <w:spacing w:val="16"/>
            <w:sz w:val="20"/>
            <w:szCs w:val="20"/>
          </w:rPr>
          <w:delText xml:space="preserve"> </w:delText>
        </w:r>
        <w:r w:rsidDel="00743801">
          <w:rPr>
            <w:rFonts w:ascii="Times New Roman" w:hAnsi="Times New Roman"/>
            <w:i/>
            <w:iCs/>
            <w:color w:val="000000"/>
            <w:spacing w:val="2"/>
            <w:sz w:val="20"/>
            <w:szCs w:val="20"/>
          </w:rPr>
          <w:delText>Practitione</w:delText>
        </w:r>
        <w:r w:rsidDel="00743801">
          <w:rPr>
            <w:rFonts w:ascii="Times New Roman" w:hAnsi="Times New Roman"/>
            <w:i/>
            <w:iCs/>
            <w:color w:val="000000"/>
            <w:sz w:val="20"/>
            <w:szCs w:val="20"/>
          </w:rPr>
          <w:delText xml:space="preserve">r </w:delText>
        </w:r>
        <w:r w:rsidDel="00743801">
          <w:rPr>
            <w:rFonts w:ascii="Times New Roman" w:hAnsi="Times New Roman"/>
            <w:i/>
            <w:iCs/>
            <w:color w:val="000000"/>
            <w:spacing w:val="17"/>
            <w:sz w:val="20"/>
            <w:szCs w:val="20"/>
          </w:rPr>
          <w:delText xml:space="preserve"> </w:delText>
        </w:r>
        <w:r w:rsidDel="00743801">
          <w:rPr>
            <w:rFonts w:ascii="Times New Roman" w:hAnsi="Times New Roman"/>
            <w:i/>
            <w:iCs/>
            <w:color w:val="000000"/>
            <w:spacing w:val="2"/>
            <w:sz w:val="20"/>
            <w:szCs w:val="20"/>
          </w:rPr>
          <w:delText>and</w:delText>
        </w:r>
      </w:del>
    </w:p>
    <w:p w:rsidR="00F42301" w:rsidDel="00743801" w:rsidRDefault="00F42301" w:rsidP="00963D01">
      <w:pPr>
        <w:widowControl w:val="0"/>
        <w:autoSpaceDE w:val="0"/>
        <w:autoSpaceDN w:val="0"/>
        <w:adjustRightInd w:val="0"/>
        <w:spacing w:before="10" w:after="0"/>
        <w:ind w:left="1239"/>
        <w:rPr>
          <w:del w:id="53" w:author="Tippins, Margie F." w:date="2011-04-06T12:20:00Z"/>
          <w:rFonts w:ascii="Times New Roman" w:hAnsi="Times New Roman"/>
          <w:i/>
          <w:iCs/>
          <w:color w:val="000000"/>
          <w:sz w:val="20"/>
          <w:szCs w:val="20"/>
        </w:rPr>
      </w:pPr>
      <w:del w:id="54" w:author="Tippins, Margie F." w:date="2011-04-06T12:20:00Z">
        <w:r w:rsidDel="00743801">
          <w:rPr>
            <w:rFonts w:ascii="Times New Roman" w:hAnsi="Times New Roman"/>
            <w:i/>
            <w:iCs/>
            <w:color w:val="000000"/>
            <w:sz w:val="20"/>
            <w:szCs w:val="20"/>
          </w:rPr>
          <w:delText>Ca</w:delText>
        </w:r>
        <w:r w:rsidDel="00743801">
          <w:rPr>
            <w:rFonts w:ascii="Times New Roman" w:hAnsi="Times New Roman"/>
            <w:i/>
            <w:iCs/>
            <w:color w:val="000000"/>
            <w:spacing w:val="-7"/>
            <w:sz w:val="20"/>
            <w:szCs w:val="20"/>
          </w:rPr>
          <w:delText>r</w:delText>
        </w:r>
        <w:r w:rsidDel="00743801">
          <w:rPr>
            <w:rFonts w:ascii="Times New Roman" w:hAnsi="Times New Roman"/>
            <w:i/>
            <w:iCs/>
            <w:color w:val="000000"/>
            <w:sz w:val="20"/>
            <w:szCs w:val="20"/>
          </w:rPr>
          <w:delText>diovascular Nursing</w:delText>
        </w:r>
      </w:del>
    </w:p>
    <w:p w:rsidR="00F42301" w:rsidRDefault="00F42301" w:rsidP="00607700">
      <w:pPr>
        <w:widowControl w:val="0"/>
        <w:autoSpaceDE w:val="0"/>
        <w:autoSpaceDN w:val="0"/>
        <w:adjustRightInd w:val="0"/>
        <w:spacing w:before="10" w:after="0"/>
        <w:rPr>
          <w:ins w:id="55" w:author="Tippins, Margie F." w:date="2011-04-06T12:20:00Z"/>
          <w:rFonts w:ascii="Times New Roman" w:hAnsi="Times New Roman"/>
          <w:color w:val="000000"/>
          <w:sz w:val="20"/>
          <w:szCs w:val="20"/>
        </w:rPr>
        <w:pPrChange w:id="56" w:author="Tippins, Margie F." w:date="2011-04-06T12:20:00Z">
          <w:pPr>
            <w:widowControl w:val="0"/>
            <w:autoSpaceDE w:val="0"/>
            <w:autoSpaceDN w:val="0"/>
            <w:adjustRightInd w:val="0"/>
            <w:spacing w:before="10" w:after="0"/>
            <w:ind w:left="1239"/>
          </w:pPr>
        </w:pPrChange>
      </w:pPr>
    </w:p>
    <w:p w:rsidR="00F42301" w:rsidRDefault="00F42301" w:rsidP="00963D01">
      <w:pPr>
        <w:widowControl w:val="0"/>
        <w:autoSpaceDE w:val="0"/>
        <w:autoSpaceDN w:val="0"/>
        <w:adjustRightInd w:val="0"/>
        <w:spacing w:before="2" w:after="0" w:line="190" w:lineRule="exact"/>
        <w:rPr>
          <w:rFonts w:ascii="Times New Roman" w:hAnsi="Times New Roman"/>
          <w:color w:val="000000"/>
          <w:sz w:val="19"/>
          <w:szCs w:val="19"/>
        </w:rPr>
      </w:pPr>
    </w:p>
    <w:p w:rsidR="00F42301" w:rsidRDefault="00F42301" w:rsidP="00963D01">
      <w:pPr>
        <w:widowControl w:val="0"/>
        <w:autoSpaceDE w:val="0"/>
        <w:autoSpaceDN w:val="0"/>
        <w:adjustRightInd w:val="0"/>
        <w:spacing w:after="0" w:line="200" w:lineRule="exact"/>
        <w:rPr>
          <w:rFonts w:ascii="Times New Roman" w:hAnsi="Times New Roman"/>
          <w:color w:val="000000"/>
          <w:sz w:val="20"/>
          <w:szCs w:val="20"/>
        </w:rPr>
      </w:pPr>
    </w:p>
    <w:p w:rsidR="00F42301" w:rsidRDefault="00F42301" w:rsidP="00963D01">
      <w:pPr>
        <w:widowControl w:val="0"/>
        <w:autoSpaceDE w:val="0"/>
        <w:autoSpaceDN w:val="0"/>
        <w:adjustRightInd w:val="0"/>
        <w:spacing w:after="0"/>
        <w:ind w:left="879"/>
        <w:rPr>
          <w:rFonts w:ascii="Impact" w:hAnsi="Impact" w:cs="Impact"/>
          <w:color w:val="000000"/>
          <w:sz w:val="32"/>
          <w:szCs w:val="32"/>
        </w:rPr>
      </w:pPr>
      <w:r>
        <w:rPr>
          <w:rFonts w:ascii="Impact" w:hAnsi="Impact" w:cs="Impact"/>
          <w:color w:val="666666"/>
          <w:sz w:val="32"/>
          <w:szCs w:val="32"/>
        </w:rPr>
        <w:t>COURSE DESCRIPTIONS</w:t>
      </w:r>
    </w:p>
    <w:p w:rsidR="00F42301" w:rsidRDefault="00F42301" w:rsidP="00963D01">
      <w:pPr>
        <w:widowControl w:val="0"/>
        <w:autoSpaceDE w:val="0"/>
        <w:autoSpaceDN w:val="0"/>
        <w:adjustRightInd w:val="0"/>
        <w:spacing w:before="3" w:after="0" w:line="260" w:lineRule="exact"/>
        <w:rPr>
          <w:rFonts w:ascii="Impact" w:hAnsi="Impact" w:cs="Impact"/>
          <w:color w:val="000000"/>
          <w:sz w:val="26"/>
          <w:szCs w:val="26"/>
        </w:rPr>
      </w:pPr>
    </w:p>
    <w:p w:rsidR="00F42301" w:rsidRDefault="00F42301" w:rsidP="00963D01">
      <w:pPr>
        <w:widowControl w:val="0"/>
        <w:autoSpaceDE w:val="0"/>
        <w:autoSpaceDN w:val="0"/>
        <w:adjustRightInd w:val="0"/>
        <w:spacing w:after="0" w:line="250" w:lineRule="auto"/>
        <w:ind w:left="1239" w:right="1931" w:hanging="360"/>
        <w:rPr>
          <w:rFonts w:ascii="Times New Roman" w:hAnsi="Times New Roman"/>
          <w:color w:val="000000"/>
          <w:sz w:val="20"/>
          <w:szCs w:val="20"/>
        </w:rPr>
      </w:pPr>
      <w:r>
        <w:rPr>
          <w:rFonts w:ascii="Times New Roman" w:hAnsi="Times New Roman"/>
          <w:b/>
          <w:bCs/>
          <w:color w:val="191919"/>
          <w:sz w:val="20"/>
          <w:szCs w:val="20"/>
        </w:rPr>
        <w:t>NURS</w:t>
      </w:r>
      <w:r>
        <w:rPr>
          <w:rFonts w:ascii="Times New Roman" w:hAnsi="Times New Roman"/>
          <w:b/>
          <w:bCs/>
          <w:color w:val="191919"/>
          <w:spacing w:val="6"/>
          <w:sz w:val="20"/>
          <w:szCs w:val="20"/>
        </w:rPr>
        <w:t xml:space="preserve"> </w:t>
      </w:r>
      <w:r>
        <w:rPr>
          <w:rFonts w:ascii="Times New Roman" w:hAnsi="Times New Roman"/>
          <w:b/>
          <w:bCs/>
          <w:color w:val="191919"/>
          <w:sz w:val="20"/>
          <w:szCs w:val="20"/>
        </w:rPr>
        <w:t>4413</w:t>
      </w:r>
      <w:r>
        <w:rPr>
          <w:rFonts w:ascii="Times New Roman" w:hAnsi="Times New Roman"/>
          <w:b/>
          <w:bCs/>
          <w:color w:val="191919"/>
          <w:spacing w:val="6"/>
          <w:sz w:val="20"/>
          <w:szCs w:val="20"/>
        </w:rPr>
        <w:t xml:space="preserve"> </w:t>
      </w:r>
      <w:r>
        <w:rPr>
          <w:rFonts w:ascii="Times New Roman" w:hAnsi="Times New Roman"/>
          <w:b/>
          <w:bCs/>
          <w:color w:val="191919"/>
          <w:sz w:val="20"/>
          <w:szCs w:val="20"/>
        </w:rPr>
        <w:t>--</w:t>
      </w:r>
      <w:r>
        <w:rPr>
          <w:rFonts w:ascii="Times New Roman" w:hAnsi="Times New Roman"/>
          <w:b/>
          <w:bCs/>
          <w:color w:val="191919"/>
          <w:spacing w:val="6"/>
          <w:sz w:val="20"/>
          <w:szCs w:val="20"/>
        </w:rPr>
        <w:t xml:space="preserve"> </w:t>
      </w:r>
      <w:r>
        <w:rPr>
          <w:rFonts w:ascii="Times New Roman" w:hAnsi="Times New Roman"/>
          <w:b/>
          <w:bCs/>
          <w:color w:val="191919"/>
          <w:sz w:val="20"/>
          <w:szCs w:val="20"/>
        </w:rPr>
        <w:t>RN-MSN</w:t>
      </w:r>
      <w:r>
        <w:rPr>
          <w:rFonts w:ascii="Times New Roman" w:hAnsi="Times New Roman"/>
          <w:b/>
          <w:bCs/>
          <w:color w:val="191919"/>
          <w:spacing w:val="2"/>
          <w:sz w:val="20"/>
          <w:szCs w:val="20"/>
        </w:rPr>
        <w:t xml:space="preserve"> </w:t>
      </w:r>
      <w:r>
        <w:rPr>
          <w:rFonts w:ascii="Times New Roman" w:hAnsi="Times New Roman"/>
          <w:b/>
          <w:bCs/>
          <w:color w:val="191919"/>
          <w:spacing w:val="-15"/>
          <w:sz w:val="20"/>
          <w:szCs w:val="20"/>
        </w:rPr>
        <w:t>T</w:t>
      </w:r>
      <w:r>
        <w:rPr>
          <w:rFonts w:ascii="Times New Roman" w:hAnsi="Times New Roman"/>
          <w:b/>
          <w:bCs/>
          <w:color w:val="191919"/>
          <w:sz w:val="20"/>
          <w:szCs w:val="20"/>
        </w:rPr>
        <w:t>ransitions</w:t>
      </w:r>
      <w:r>
        <w:rPr>
          <w:rFonts w:ascii="Times New Roman" w:hAnsi="Times New Roman"/>
          <w:b/>
          <w:bCs/>
          <w:color w:val="191919"/>
          <w:spacing w:val="6"/>
          <w:sz w:val="20"/>
          <w:szCs w:val="20"/>
        </w:rPr>
        <w:t xml:space="preserve"> </w:t>
      </w:r>
      <w:r>
        <w:rPr>
          <w:rFonts w:ascii="Times New Roman" w:hAnsi="Times New Roman"/>
          <w:b/>
          <w:bCs/>
          <w:color w:val="191919"/>
          <w:sz w:val="20"/>
          <w:szCs w:val="20"/>
        </w:rPr>
        <w:t>.................................................................................6</w:t>
      </w:r>
      <w:r>
        <w:rPr>
          <w:rFonts w:ascii="Times New Roman" w:hAnsi="Times New Roman"/>
          <w:b/>
          <w:bCs/>
          <w:color w:val="191919"/>
          <w:spacing w:val="6"/>
          <w:sz w:val="20"/>
          <w:szCs w:val="20"/>
        </w:rPr>
        <w:t xml:space="preserve"> </w:t>
      </w:r>
      <w:r>
        <w:rPr>
          <w:rFonts w:ascii="Times New Roman" w:hAnsi="Times New Roman"/>
          <w:b/>
          <w:bCs/>
          <w:color w:val="191919"/>
          <w:sz w:val="20"/>
          <w:szCs w:val="20"/>
        </w:rPr>
        <w:t>c</w:t>
      </w:r>
      <w:r>
        <w:rPr>
          <w:rFonts w:ascii="Times New Roman" w:hAnsi="Times New Roman"/>
          <w:b/>
          <w:bCs/>
          <w:color w:val="191919"/>
          <w:spacing w:val="-4"/>
          <w:sz w:val="20"/>
          <w:szCs w:val="20"/>
        </w:rPr>
        <w:t>r</w:t>
      </w:r>
      <w:r>
        <w:rPr>
          <w:rFonts w:ascii="Times New Roman" w:hAnsi="Times New Roman"/>
          <w:b/>
          <w:bCs/>
          <w:color w:val="191919"/>
          <w:sz w:val="20"/>
          <w:szCs w:val="20"/>
        </w:rPr>
        <w:t xml:space="preserve">edits </w:t>
      </w:r>
      <w:r>
        <w:rPr>
          <w:rFonts w:ascii="Times New Roman" w:hAnsi="Times New Roman"/>
          <w:color w:val="191919"/>
          <w:sz w:val="20"/>
          <w:szCs w:val="20"/>
        </w:rPr>
        <w:t>This online course examines nursing histor</w:t>
      </w:r>
      <w:r>
        <w:rPr>
          <w:rFonts w:ascii="Times New Roman" w:hAnsi="Times New Roman"/>
          <w:color w:val="191919"/>
          <w:spacing w:val="-13"/>
          <w:sz w:val="20"/>
          <w:szCs w:val="20"/>
        </w:rPr>
        <w:t>y</w:t>
      </w:r>
      <w:r>
        <w:rPr>
          <w:rFonts w:ascii="Times New Roman" w:hAnsi="Times New Roman"/>
          <w:color w:val="191919"/>
          <w:sz w:val="20"/>
          <w:szCs w:val="20"/>
        </w:rPr>
        <w:t>, trends, and conceptual framework, including</w:t>
      </w:r>
      <w:r>
        <w:rPr>
          <w:rFonts w:ascii="Times New Roman" w:hAnsi="Times New Roman"/>
          <w:color w:val="191919"/>
          <w:spacing w:val="-11"/>
          <w:sz w:val="20"/>
          <w:szCs w:val="20"/>
        </w:rPr>
        <w:t xml:space="preserve"> </w:t>
      </w:r>
      <w:r>
        <w:rPr>
          <w:rFonts w:ascii="Times New Roman" w:hAnsi="Times New Roman"/>
          <w:color w:val="191919"/>
          <w:sz w:val="20"/>
          <w:szCs w:val="20"/>
        </w:rPr>
        <w:t>Al- bany State University</w:t>
      </w:r>
      <w:r>
        <w:rPr>
          <w:rFonts w:ascii="Times New Roman" w:hAnsi="Times New Roman"/>
          <w:color w:val="191919"/>
          <w:spacing w:val="-11"/>
          <w:sz w:val="20"/>
          <w:szCs w:val="20"/>
        </w:rPr>
        <w:t>’</w:t>
      </w:r>
      <w:r>
        <w:rPr>
          <w:rFonts w:ascii="Times New Roman" w:hAnsi="Times New Roman"/>
          <w:color w:val="191919"/>
          <w:sz w:val="20"/>
          <w:szCs w:val="20"/>
        </w:rPr>
        <w:t>s nursing framework. Students examine teaching and learning concepts. The evolving role of the advanced practice nurse is analyzed and evaluated.</w:t>
      </w:r>
      <w:r>
        <w:rPr>
          <w:rFonts w:ascii="Times New Roman" w:hAnsi="Times New Roman"/>
          <w:color w:val="191919"/>
          <w:spacing w:val="-3"/>
          <w:sz w:val="20"/>
          <w:szCs w:val="20"/>
        </w:rPr>
        <w:t xml:space="preserve"> </w:t>
      </w:r>
      <w:r>
        <w:rPr>
          <w:rFonts w:ascii="Times New Roman" w:hAnsi="Times New Roman"/>
          <w:color w:val="191919"/>
          <w:sz w:val="20"/>
          <w:szCs w:val="20"/>
        </w:rPr>
        <w:t>The course exam- ines the leadership, management, and o</w:t>
      </w:r>
      <w:r>
        <w:rPr>
          <w:rFonts w:ascii="Times New Roman" w:hAnsi="Times New Roman"/>
          <w:color w:val="191919"/>
          <w:spacing w:val="-4"/>
          <w:sz w:val="20"/>
          <w:szCs w:val="20"/>
        </w:rPr>
        <w:t>r</w:t>
      </w:r>
      <w:r>
        <w:rPr>
          <w:rFonts w:ascii="Times New Roman" w:hAnsi="Times New Roman"/>
          <w:color w:val="191919"/>
          <w:sz w:val="20"/>
          <w:szCs w:val="20"/>
        </w:rPr>
        <w:t>ganizational theories, including nursing theories that utilize leadership and management concepts. Students plan assignments and leadership/man- agement actions through simulated clinical learning activities.</w:t>
      </w:r>
    </w:p>
    <w:p w:rsidR="00F42301" w:rsidRDefault="00F42301" w:rsidP="00963D01">
      <w:pPr>
        <w:widowControl w:val="0"/>
        <w:autoSpaceDE w:val="0"/>
        <w:autoSpaceDN w:val="0"/>
        <w:adjustRightInd w:val="0"/>
        <w:spacing w:after="0" w:line="250" w:lineRule="auto"/>
        <w:ind w:left="1239" w:right="1931" w:hanging="360"/>
        <w:rPr>
          <w:rFonts w:ascii="Times New Roman" w:hAnsi="Times New Roman"/>
          <w:color w:val="000000"/>
          <w:sz w:val="20"/>
          <w:szCs w:val="20"/>
        </w:rPr>
      </w:pPr>
      <w:r>
        <w:rPr>
          <w:rFonts w:ascii="Times New Roman" w:hAnsi="Times New Roman"/>
          <w:b/>
          <w:bCs/>
          <w:color w:val="191919"/>
          <w:sz w:val="20"/>
          <w:szCs w:val="20"/>
        </w:rPr>
        <w:t>NURS</w:t>
      </w:r>
      <w:r>
        <w:rPr>
          <w:rFonts w:ascii="Times New Roman" w:hAnsi="Times New Roman"/>
          <w:b/>
          <w:bCs/>
          <w:color w:val="191919"/>
          <w:spacing w:val="8"/>
          <w:sz w:val="20"/>
          <w:szCs w:val="20"/>
        </w:rPr>
        <w:t xml:space="preserve"> </w:t>
      </w:r>
      <w:r>
        <w:rPr>
          <w:rFonts w:ascii="Times New Roman" w:hAnsi="Times New Roman"/>
          <w:b/>
          <w:bCs/>
          <w:color w:val="191919"/>
          <w:sz w:val="20"/>
          <w:szCs w:val="20"/>
        </w:rPr>
        <w:t>4346</w:t>
      </w:r>
      <w:r>
        <w:rPr>
          <w:rFonts w:ascii="Times New Roman" w:hAnsi="Times New Roman"/>
          <w:b/>
          <w:bCs/>
          <w:color w:val="191919"/>
          <w:spacing w:val="8"/>
          <w:sz w:val="20"/>
          <w:szCs w:val="20"/>
        </w:rPr>
        <w:t xml:space="preserve"> </w:t>
      </w:r>
      <w:r>
        <w:rPr>
          <w:rFonts w:ascii="Times New Roman" w:hAnsi="Times New Roman"/>
          <w:b/>
          <w:bCs/>
          <w:color w:val="191919"/>
          <w:sz w:val="20"/>
          <w:szCs w:val="20"/>
        </w:rPr>
        <w:t>--</w:t>
      </w:r>
      <w:r>
        <w:rPr>
          <w:rFonts w:ascii="Times New Roman" w:hAnsi="Times New Roman"/>
          <w:b/>
          <w:bCs/>
          <w:color w:val="191919"/>
          <w:spacing w:val="8"/>
          <w:sz w:val="20"/>
          <w:szCs w:val="20"/>
        </w:rPr>
        <w:t xml:space="preserve"> </w:t>
      </w:r>
      <w:r>
        <w:rPr>
          <w:rFonts w:ascii="Times New Roman" w:hAnsi="Times New Roman"/>
          <w:b/>
          <w:bCs/>
          <w:color w:val="191919"/>
          <w:sz w:val="20"/>
          <w:szCs w:val="20"/>
        </w:rPr>
        <w:t>RN-MSN</w:t>
      </w:r>
      <w:r>
        <w:rPr>
          <w:rFonts w:ascii="Times New Roman" w:hAnsi="Times New Roman"/>
          <w:b/>
          <w:bCs/>
          <w:color w:val="191919"/>
          <w:spacing w:val="8"/>
          <w:sz w:val="20"/>
          <w:szCs w:val="20"/>
        </w:rPr>
        <w:t xml:space="preserve"> </w:t>
      </w:r>
      <w:r>
        <w:rPr>
          <w:rFonts w:ascii="Times New Roman" w:hAnsi="Times New Roman"/>
          <w:b/>
          <w:bCs/>
          <w:color w:val="191919"/>
          <w:sz w:val="20"/>
          <w:szCs w:val="20"/>
        </w:rPr>
        <w:t>Semina</w:t>
      </w:r>
      <w:r>
        <w:rPr>
          <w:rFonts w:ascii="Times New Roman" w:hAnsi="Times New Roman"/>
          <w:b/>
          <w:bCs/>
          <w:color w:val="191919"/>
          <w:spacing w:val="-18"/>
          <w:sz w:val="20"/>
          <w:szCs w:val="20"/>
        </w:rPr>
        <w:t>r</w:t>
      </w:r>
      <w:r>
        <w:rPr>
          <w:rFonts w:ascii="Times New Roman" w:hAnsi="Times New Roman"/>
          <w:b/>
          <w:bCs/>
          <w:color w:val="191919"/>
          <w:sz w:val="20"/>
          <w:szCs w:val="20"/>
        </w:rPr>
        <w:t>.......................................................................................2</w:t>
      </w:r>
      <w:r>
        <w:rPr>
          <w:rFonts w:ascii="Times New Roman" w:hAnsi="Times New Roman"/>
          <w:b/>
          <w:bCs/>
          <w:color w:val="191919"/>
          <w:spacing w:val="8"/>
          <w:sz w:val="20"/>
          <w:szCs w:val="20"/>
        </w:rPr>
        <w:t xml:space="preserve"> </w:t>
      </w:r>
      <w:r>
        <w:rPr>
          <w:rFonts w:ascii="Times New Roman" w:hAnsi="Times New Roman"/>
          <w:b/>
          <w:bCs/>
          <w:color w:val="191919"/>
          <w:sz w:val="20"/>
          <w:szCs w:val="20"/>
        </w:rPr>
        <w:t>c</w:t>
      </w:r>
      <w:r>
        <w:rPr>
          <w:rFonts w:ascii="Times New Roman" w:hAnsi="Times New Roman"/>
          <w:b/>
          <w:bCs/>
          <w:color w:val="191919"/>
          <w:spacing w:val="-4"/>
          <w:sz w:val="20"/>
          <w:szCs w:val="20"/>
        </w:rPr>
        <w:t>r</w:t>
      </w:r>
      <w:r>
        <w:rPr>
          <w:rFonts w:ascii="Times New Roman" w:hAnsi="Times New Roman"/>
          <w:b/>
          <w:bCs/>
          <w:color w:val="191919"/>
          <w:sz w:val="20"/>
          <w:szCs w:val="20"/>
        </w:rPr>
        <w:t xml:space="preserve">edits </w:t>
      </w:r>
      <w:r>
        <w:rPr>
          <w:rFonts w:ascii="Times New Roman" w:hAnsi="Times New Roman"/>
          <w:color w:val="191919"/>
          <w:sz w:val="20"/>
          <w:szCs w:val="20"/>
        </w:rPr>
        <w:t>This course is designed to strengthen the student</w:t>
      </w:r>
      <w:r>
        <w:rPr>
          <w:rFonts w:ascii="Times New Roman" w:hAnsi="Times New Roman"/>
          <w:color w:val="191919"/>
          <w:spacing w:val="-11"/>
          <w:sz w:val="20"/>
          <w:szCs w:val="20"/>
        </w:rPr>
        <w:t>’</w:t>
      </w:r>
      <w:r>
        <w:rPr>
          <w:rFonts w:ascii="Times New Roman" w:hAnsi="Times New Roman"/>
          <w:color w:val="191919"/>
          <w:sz w:val="20"/>
          <w:szCs w:val="20"/>
        </w:rPr>
        <w:t>s ability to successfully meet requirements including the Departmental Exit Examination prior to graduation by providing an in-depth critique and assessment of basic nursing content and ensuring an appropriate laboratory sup- port environment for the student</w:t>
      </w:r>
      <w:r>
        <w:rPr>
          <w:rFonts w:ascii="Times New Roman" w:hAnsi="Times New Roman"/>
          <w:color w:val="191919"/>
          <w:spacing w:val="-11"/>
          <w:sz w:val="20"/>
          <w:szCs w:val="20"/>
        </w:rPr>
        <w:t>’</w:t>
      </w:r>
      <w:r>
        <w:rPr>
          <w:rFonts w:ascii="Times New Roman" w:hAnsi="Times New Roman"/>
          <w:color w:val="191919"/>
          <w:sz w:val="20"/>
          <w:szCs w:val="20"/>
        </w:rPr>
        <w:t>s practice and role acquisition.</w:t>
      </w:r>
    </w:p>
    <w:p w:rsidR="00F42301" w:rsidRDefault="00F42301" w:rsidP="00963D01">
      <w:pPr>
        <w:widowControl w:val="0"/>
        <w:autoSpaceDE w:val="0"/>
        <w:autoSpaceDN w:val="0"/>
        <w:adjustRightInd w:val="0"/>
        <w:spacing w:after="0" w:line="250" w:lineRule="auto"/>
        <w:ind w:left="1239" w:right="1930" w:hanging="360"/>
        <w:jc w:val="both"/>
        <w:rPr>
          <w:rFonts w:ascii="Times New Roman" w:hAnsi="Times New Roman"/>
          <w:color w:val="000000"/>
          <w:sz w:val="20"/>
          <w:szCs w:val="20"/>
        </w:rPr>
      </w:pPr>
      <w:r>
        <w:rPr>
          <w:rFonts w:ascii="Times New Roman" w:hAnsi="Times New Roman"/>
          <w:b/>
          <w:bCs/>
          <w:color w:val="000000"/>
          <w:sz w:val="20"/>
          <w:szCs w:val="20"/>
        </w:rPr>
        <w:t>NURS</w:t>
      </w:r>
      <w:r>
        <w:rPr>
          <w:rFonts w:ascii="Times New Roman" w:hAnsi="Times New Roman"/>
          <w:b/>
          <w:bCs/>
          <w:color w:val="000000"/>
          <w:spacing w:val="9"/>
          <w:sz w:val="20"/>
          <w:szCs w:val="20"/>
        </w:rPr>
        <w:t xml:space="preserve"> </w:t>
      </w:r>
      <w:r>
        <w:rPr>
          <w:rFonts w:ascii="Times New Roman" w:hAnsi="Times New Roman"/>
          <w:b/>
          <w:bCs/>
          <w:color w:val="000000"/>
          <w:sz w:val="20"/>
          <w:szCs w:val="20"/>
        </w:rPr>
        <w:t>5100</w:t>
      </w:r>
      <w:r>
        <w:rPr>
          <w:rFonts w:ascii="Times New Roman" w:hAnsi="Times New Roman"/>
          <w:b/>
          <w:bCs/>
          <w:color w:val="000000"/>
          <w:spacing w:val="9"/>
          <w:sz w:val="20"/>
          <w:szCs w:val="20"/>
        </w:rPr>
        <w:t xml:space="preserve"> </w:t>
      </w:r>
      <w:r>
        <w:rPr>
          <w:rFonts w:ascii="Times New Roman" w:hAnsi="Times New Roman"/>
          <w:b/>
          <w:bCs/>
          <w:color w:val="000000"/>
          <w:sz w:val="20"/>
          <w:szCs w:val="20"/>
        </w:rPr>
        <w:t>-</w:t>
      </w:r>
      <w:r>
        <w:rPr>
          <w:rFonts w:ascii="Times New Roman" w:hAnsi="Times New Roman"/>
          <w:b/>
          <w:bCs/>
          <w:color w:val="000000"/>
          <w:spacing w:val="-2"/>
          <w:sz w:val="20"/>
          <w:szCs w:val="20"/>
        </w:rPr>
        <w:t xml:space="preserve"> </w:t>
      </w:r>
      <w:r>
        <w:rPr>
          <w:rFonts w:ascii="Times New Roman" w:hAnsi="Times New Roman"/>
          <w:b/>
          <w:bCs/>
          <w:color w:val="000000"/>
          <w:sz w:val="20"/>
          <w:szCs w:val="20"/>
        </w:rPr>
        <w:t>Advanced</w:t>
      </w:r>
      <w:r>
        <w:rPr>
          <w:rFonts w:ascii="Times New Roman" w:hAnsi="Times New Roman"/>
          <w:b/>
          <w:bCs/>
          <w:color w:val="000000"/>
          <w:spacing w:val="9"/>
          <w:sz w:val="20"/>
          <w:szCs w:val="20"/>
        </w:rPr>
        <w:t xml:space="preserve"> </w:t>
      </w:r>
      <w:r>
        <w:rPr>
          <w:rFonts w:ascii="Times New Roman" w:hAnsi="Times New Roman"/>
          <w:b/>
          <w:bCs/>
          <w:color w:val="000000"/>
          <w:sz w:val="20"/>
          <w:szCs w:val="20"/>
        </w:rPr>
        <w:t>Health</w:t>
      </w:r>
      <w:r>
        <w:rPr>
          <w:rFonts w:ascii="Times New Roman" w:hAnsi="Times New Roman"/>
          <w:b/>
          <w:bCs/>
          <w:color w:val="000000"/>
          <w:spacing w:val="-2"/>
          <w:sz w:val="20"/>
          <w:szCs w:val="20"/>
        </w:rPr>
        <w:t xml:space="preserve"> </w:t>
      </w:r>
      <w:r>
        <w:rPr>
          <w:rFonts w:ascii="Times New Roman" w:hAnsi="Times New Roman"/>
          <w:b/>
          <w:bCs/>
          <w:color w:val="000000"/>
          <w:sz w:val="20"/>
          <w:szCs w:val="20"/>
        </w:rPr>
        <w:t xml:space="preserve">Assessment..........................................................................3(2-4) </w:t>
      </w:r>
      <w:r>
        <w:rPr>
          <w:rFonts w:ascii="Times New Roman" w:hAnsi="Times New Roman"/>
          <w:color w:val="000000"/>
          <w:sz w:val="20"/>
          <w:szCs w:val="20"/>
        </w:rPr>
        <w:t>This</w:t>
      </w:r>
      <w:r>
        <w:rPr>
          <w:rFonts w:ascii="Times New Roman" w:hAnsi="Times New Roman"/>
          <w:color w:val="000000"/>
          <w:spacing w:val="-2"/>
          <w:sz w:val="20"/>
          <w:szCs w:val="20"/>
        </w:rPr>
        <w:t xml:space="preserve"> </w:t>
      </w:r>
      <w:r>
        <w:rPr>
          <w:rFonts w:ascii="Times New Roman" w:hAnsi="Times New Roman"/>
          <w:color w:val="000000"/>
          <w:sz w:val="20"/>
          <w:szCs w:val="20"/>
        </w:rPr>
        <w:t>course</w:t>
      </w:r>
      <w:r>
        <w:rPr>
          <w:rFonts w:ascii="Times New Roman" w:hAnsi="Times New Roman"/>
          <w:color w:val="000000"/>
          <w:spacing w:val="-2"/>
          <w:sz w:val="20"/>
          <w:szCs w:val="20"/>
        </w:rPr>
        <w:t xml:space="preserve"> </w:t>
      </w:r>
      <w:r>
        <w:rPr>
          <w:rFonts w:ascii="Times New Roman" w:hAnsi="Times New Roman"/>
          <w:color w:val="000000"/>
          <w:sz w:val="20"/>
          <w:szCs w:val="20"/>
        </w:rPr>
        <w:t>includes</w:t>
      </w:r>
      <w:r>
        <w:rPr>
          <w:rFonts w:ascii="Times New Roman" w:hAnsi="Times New Roman"/>
          <w:color w:val="000000"/>
          <w:spacing w:val="-2"/>
          <w:sz w:val="20"/>
          <w:szCs w:val="20"/>
        </w:rPr>
        <w:t xml:space="preserve"> </w:t>
      </w:r>
      <w:r>
        <w:rPr>
          <w:rFonts w:ascii="Times New Roman" w:hAnsi="Times New Roman"/>
          <w:color w:val="000000"/>
          <w:sz w:val="20"/>
          <w:szCs w:val="20"/>
        </w:rPr>
        <w:t>the</w:t>
      </w:r>
      <w:r>
        <w:rPr>
          <w:rFonts w:ascii="Times New Roman" w:hAnsi="Times New Roman"/>
          <w:color w:val="000000"/>
          <w:spacing w:val="-2"/>
          <w:sz w:val="20"/>
          <w:szCs w:val="20"/>
        </w:rPr>
        <w:t xml:space="preserve"> </w:t>
      </w:r>
      <w:r>
        <w:rPr>
          <w:rFonts w:ascii="Times New Roman" w:hAnsi="Times New Roman"/>
          <w:color w:val="000000"/>
          <w:sz w:val="20"/>
          <w:szCs w:val="20"/>
        </w:rPr>
        <w:t>processes,</w:t>
      </w:r>
      <w:r>
        <w:rPr>
          <w:rFonts w:ascii="Times New Roman" w:hAnsi="Times New Roman"/>
          <w:color w:val="000000"/>
          <w:spacing w:val="-2"/>
          <w:sz w:val="20"/>
          <w:szCs w:val="20"/>
        </w:rPr>
        <w:t xml:space="preserve"> </w:t>
      </w:r>
      <w:r>
        <w:rPr>
          <w:rFonts w:ascii="Times New Roman" w:hAnsi="Times New Roman"/>
          <w:color w:val="000000"/>
          <w:sz w:val="20"/>
          <w:szCs w:val="20"/>
        </w:rPr>
        <w:t>techniques</w:t>
      </w:r>
      <w:r>
        <w:rPr>
          <w:rFonts w:ascii="Times New Roman" w:hAnsi="Times New Roman"/>
          <w:color w:val="000000"/>
          <w:spacing w:val="-2"/>
          <w:sz w:val="20"/>
          <w:szCs w:val="20"/>
        </w:rPr>
        <w:t xml:space="preserve"> </w:t>
      </w:r>
      <w:r>
        <w:rPr>
          <w:rFonts w:ascii="Times New Roman" w:hAnsi="Times New Roman"/>
          <w:color w:val="000000"/>
          <w:sz w:val="20"/>
          <w:szCs w:val="20"/>
        </w:rPr>
        <w:t>and</w:t>
      </w:r>
      <w:r>
        <w:rPr>
          <w:rFonts w:ascii="Times New Roman" w:hAnsi="Times New Roman"/>
          <w:color w:val="000000"/>
          <w:spacing w:val="-2"/>
          <w:sz w:val="20"/>
          <w:szCs w:val="20"/>
        </w:rPr>
        <w:t xml:space="preserve"> </w:t>
      </w:r>
      <w:r>
        <w:rPr>
          <w:rFonts w:ascii="Times New Roman" w:hAnsi="Times New Roman"/>
          <w:color w:val="000000"/>
          <w:sz w:val="20"/>
          <w:szCs w:val="20"/>
        </w:rPr>
        <w:t>skills</w:t>
      </w:r>
      <w:r>
        <w:rPr>
          <w:rFonts w:ascii="Times New Roman" w:hAnsi="Times New Roman"/>
          <w:color w:val="000000"/>
          <w:spacing w:val="-2"/>
          <w:sz w:val="20"/>
          <w:szCs w:val="20"/>
        </w:rPr>
        <w:t xml:space="preserve"> </w:t>
      </w:r>
      <w:r>
        <w:rPr>
          <w:rFonts w:ascii="Times New Roman" w:hAnsi="Times New Roman"/>
          <w:color w:val="000000"/>
          <w:sz w:val="20"/>
          <w:szCs w:val="20"/>
        </w:rPr>
        <w:t>of</w:t>
      </w:r>
      <w:r>
        <w:rPr>
          <w:rFonts w:ascii="Times New Roman" w:hAnsi="Times New Roman"/>
          <w:color w:val="000000"/>
          <w:spacing w:val="-2"/>
          <w:sz w:val="20"/>
          <w:szCs w:val="20"/>
        </w:rPr>
        <w:t xml:space="preserve"> </w:t>
      </w:r>
      <w:r>
        <w:rPr>
          <w:rFonts w:ascii="Times New Roman" w:hAnsi="Times New Roman"/>
          <w:color w:val="000000"/>
          <w:sz w:val="20"/>
          <w:szCs w:val="20"/>
        </w:rPr>
        <w:t>advanced</w:t>
      </w:r>
      <w:r>
        <w:rPr>
          <w:rFonts w:ascii="Times New Roman" w:hAnsi="Times New Roman"/>
          <w:color w:val="000000"/>
          <w:spacing w:val="-2"/>
          <w:sz w:val="20"/>
          <w:szCs w:val="20"/>
        </w:rPr>
        <w:t xml:space="preserve"> </w:t>
      </w:r>
      <w:r>
        <w:rPr>
          <w:rFonts w:ascii="Times New Roman" w:hAnsi="Times New Roman"/>
          <w:color w:val="000000"/>
          <w:sz w:val="20"/>
          <w:szCs w:val="20"/>
        </w:rPr>
        <w:t>health</w:t>
      </w:r>
      <w:r>
        <w:rPr>
          <w:rFonts w:ascii="Times New Roman" w:hAnsi="Times New Roman"/>
          <w:color w:val="000000"/>
          <w:spacing w:val="-2"/>
          <w:sz w:val="20"/>
          <w:szCs w:val="20"/>
        </w:rPr>
        <w:t xml:space="preserve"> </w:t>
      </w:r>
      <w:r>
        <w:rPr>
          <w:rFonts w:ascii="Times New Roman" w:hAnsi="Times New Roman"/>
          <w:color w:val="000000"/>
          <w:sz w:val="20"/>
          <w:szCs w:val="20"/>
        </w:rPr>
        <w:t>assessment</w:t>
      </w:r>
      <w:r>
        <w:rPr>
          <w:rFonts w:ascii="Times New Roman" w:hAnsi="Times New Roman"/>
          <w:color w:val="000000"/>
          <w:spacing w:val="-2"/>
          <w:sz w:val="20"/>
          <w:szCs w:val="20"/>
        </w:rPr>
        <w:t xml:space="preserve"> </w:t>
      </w:r>
      <w:r>
        <w:rPr>
          <w:rFonts w:ascii="Times New Roman" w:hAnsi="Times New Roman"/>
          <w:color w:val="000000"/>
          <w:sz w:val="20"/>
          <w:szCs w:val="20"/>
        </w:rPr>
        <w:t>which builds</w:t>
      </w:r>
      <w:r>
        <w:rPr>
          <w:rFonts w:ascii="Times New Roman" w:hAnsi="Times New Roman"/>
          <w:color w:val="000000"/>
          <w:spacing w:val="-2"/>
          <w:sz w:val="20"/>
          <w:szCs w:val="20"/>
        </w:rPr>
        <w:t xml:space="preserve"> </w:t>
      </w:r>
      <w:r>
        <w:rPr>
          <w:rFonts w:ascii="Times New Roman" w:hAnsi="Times New Roman"/>
          <w:color w:val="000000"/>
          <w:sz w:val="20"/>
          <w:szCs w:val="20"/>
        </w:rPr>
        <w:t>on</w:t>
      </w:r>
      <w:r>
        <w:rPr>
          <w:rFonts w:ascii="Times New Roman" w:hAnsi="Times New Roman"/>
          <w:color w:val="000000"/>
          <w:spacing w:val="-2"/>
          <w:sz w:val="20"/>
          <w:szCs w:val="20"/>
        </w:rPr>
        <w:t xml:space="preserve"> </w:t>
      </w:r>
      <w:r>
        <w:rPr>
          <w:rFonts w:ascii="Times New Roman" w:hAnsi="Times New Roman"/>
          <w:color w:val="000000"/>
          <w:sz w:val="20"/>
          <w:szCs w:val="20"/>
        </w:rPr>
        <w:t>basic</w:t>
      </w:r>
      <w:r>
        <w:rPr>
          <w:rFonts w:ascii="Times New Roman" w:hAnsi="Times New Roman"/>
          <w:color w:val="000000"/>
          <w:spacing w:val="-2"/>
          <w:sz w:val="20"/>
          <w:szCs w:val="20"/>
        </w:rPr>
        <w:t xml:space="preserve"> </w:t>
      </w:r>
      <w:r>
        <w:rPr>
          <w:rFonts w:ascii="Times New Roman" w:hAnsi="Times New Roman"/>
          <w:color w:val="000000"/>
          <w:sz w:val="20"/>
          <w:szCs w:val="20"/>
        </w:rPr>
        <w:t>and</w:t>
      </w:r>
      <w:r>
        <w:rPr>
          <w:rFonts w:ascii="Times New Roman" w:hAnsi="Times New Roman"/>
          <w:color w:val="000000"/>
          <w:spacing w:val="-2"/>
          <w:sz w:val="20"/>
          <w:szCs w:val="20"/>
        </w:rPr>
        <w:t xml:space="preserve"> </w:t>
      </w:r>
      <w:r>
        <w:rPr>
          <w:rFonts w:ascii="Times New Roman" w:hAnsi="Times New Roman"/>
          <w:color w:val="000000"/>
          <w:sz w:val="20"/>
          <w:szCs w:val="20"/>
        </w:rPr>
        <w:t>experiential</w:t>
      </w:r>
      <w:r>
        <w:rPr>
          <w:rFonts w:ascii="Times New Roman" w:hAnsi="Times New Roman"/>
          <w:color w:val="000000"/>
          <w:spacing w:val="-2"/>
          <w:sz w:val="20"/>
          <w:szCs w:val="20"/>
        </w:rPr>
        <w:t xml:space="preserve"> </w:t>
      </w:r>
      <w:r>
        <w:rPr>
          <w:rFonts w:ascii="Times New Roman" w:hAnsi="Times New Roman"/>
          <w:color w:val="000000"/>
          <w:sz w:val="20"/>
          <w:szCs w:val="20"/>
        </w:rPr>
        <w:t>knowledge</w:t>
      </w:r>
      <w:r>
        <w:rPr>
          <w:rFonts w:ascii="Times New Roman" w:hAnsi="Times New Roman"/>
          <w:color w:val="000000"/>
          <w:spacing w:val="-2"/>
          <w:sz w:val="20"/>
          <w:szCs w:val="20"/>
        </w:rPr>
        <w:t xml:space="preserve"> </w:t>
      </w:r>
      <w:r>
        <w:rPr>
          <w:rFonts w:ascii="Times New Roman" w:hAnsi="Times New Roman"/>
          <w:color w:val="000000"/>
          <w:sz w:val="20"/>
          <w:szCs w:val="20"/>
        </w:rPr>
        <w:t>of</w:t>
      </w:r>
      <w:r>
        <w:rPr>
          <w:rFonts w:ascii="Times New Roman" w:hAnsi="Times New Roman"/>
          <w:color w:val="000000"/>
          <w:spacing w:val="-2"/>
          <w:sz w:val="20"/>
          <w:szCs w:val="20"/>
        </w:rPr>
        <w:t xml:space="preserve"> </w:t>
      </w:r>
      <w:r>
        <w:rPr>
          <w:rFonts w:ascii="Times New Roman" w:hAnsi="Times New Roman"/>
          <w:color w:val="000000"/>
          <w:sz w:val="20"/>
          <w:szCs w:val="20"/>
        </w:rPr>
        <w:t>assessment.</w:t>
      </w:r>
      <w:r>
        <w:rPr>
          <w:rFonts w:ascii="Times New Roman" w:hAnsi="Times New Roman"/>
          <w:color w:val="000000"/>
          <w:spacing w:val="-2"/>
          <w:sz w:val="20"/>
          <w:szCs w:val="20"/>
        </w:rPr>
        <w:t xml:space="preserve"> </w:t>
      </w:r>
      <w:r>
        <w:rPr>
          <w:rFonts w:ascii="Times New Roman" w:hAnsi="Times New Roman"/>
          <w:i/>
          <w:iCs/>
          <w:color w:val="000000"/>
          <w:sz w:val="20"/>
          <w:szCs w:val="20"/>
        </w:rPr>
        <w:t>P</w:t>
      </w:r>
      <w:r>
        <w:rPr>
          <w:rFonts w:ascii="Times New Roman" w:hAnsi="Times New Roman"/>
          <w:i/>
          <w:iCs/>
          <w:color w:val="000000"/>
          <w:spacing w:val="-7"/>
          <w:sz w:val="20"/>
          <w:szCs w:val="20"/>
        </w:rPr>
        <w:t>r</w:t>
      </w:r>
      <w:r>
        <w:rPr>
          <w:rFonts w:ascii="Times New Roman" w:hAnsi="Times New Roman"/>
          <w:i/>
          <w:iCs/>
          <w:color w:val="000000"/>
          <w:sz w:val="20"/>
          <w:szCs w:val="20"/>
        </w:rPr>
        <w:t>e</w:t>
      </w:r>
      <w:r>
        <w:rPr>
          <w:rFonts w:ascii="Times New Roman" w:hAnsi="Times New Roman"/>
          <w:i/>
          <w:iCs/>
          <w:color w:val="000000"/>
          <w:spacing w:val="-7"/>
          <w:sz w:val="20"/>
          <w:szCs w:val="20"/>
        </w:rPr>
        <w:t>r</w:t>
      </w:r>
      <w:r>
        <w:rPr>
          <w:rFonts w:ascii="Times New Roman" w:hAnsi="Times New Roman"/>
          <w:i/>
          <w:iCs/>
          <w:color w:val="000000"/>
          <w:sz w:val="20"/>
          <w:szCs w:val="20"/>
        </w:rPr>
        <w:t>equisites:</w:t>
      </w:r>
      <w:r>
        <w:rPr>
          <w:rFonts w:ascii="Times New Roman" w:hAnsi="Times New Roman"/>
          <w:i/>
          <w:iCs/>
          <w:color w:val="000000"/>
          <w:spacing w:val="-6"/>
          <w:sz w:val="20"/>
          <w:szCs w:val="20"/>
        </w:rPr>
        <w:t xml:space="preserve"> </w:t>
      </w:r>
      <w:r>
        <w:rPr>
          <w:rFonts w:ascii="Times New Roman" w:hAnsi="Times New Roman"/>
          <w:i/>
          <w:iCs/>
          <w:color w:val="000000"/>
          <w:sz w:val="20"/>
          <w:szCs w:val="20"/>
        </w:rPr>
        <w:t>Admission</w:t>
      </w:r>
      <w:r>
        <w:rPr>
          <w:rFonts w:ascii="Times New Roman" w:hAnsi="Times New Roman"/>
          <w:i/>
          <w:iCs/>
          <w:color w:val="000000"/>
          <w:spacing w:val="-2"/>
          <w:sz w:val="20"/>
          <w:szCs w:val="20"/>
        </w:rPr>
        <w:t xml:space="preserve"> </w:t>
      </w:r>
      <w:r>
        <w:rPr>
          <w:rFonts w:ascii="Times New Roman" w:hAnsi="Times New Roman"/>
          <w:i/>
          <w:iCs/>
          <w:color w:val="000000"/>
          <w:sz w:val="20"/>
          <w:szCs w:val="20"/>
        </w:rPr>
        <w:t>to</w:t>
      </w:r>
      <w:r>
        <w:rPr>
          <w:rFonts w:ascii="Times New Roman" w:hAnsi="Times New Roman"/>
          <w:i/>
          <w:iCs/>
          <w:color w:val="000000"/>
          <w:spacing w:val="-2"/>
          <w:sz w:val="20"/>
          <w:szCs w:val="20"/>
        </w:rPr>
        <w:t xml:space="preserve"> </w:t>
      </w:r>
      <w:r>
        <w:rPr>
          <w:rFonts w:ascii="Times New Roman" w:hAnsi="Times New Roman"/>
          <w:i/>
          <w:iCs/>
          <w:color w:val="000000"/>
          <w:sz w:val="20"/>
          <w:szCs w:val="20"/>
        </w:rPr>
        <w:t>Gradu- ate Nursing P</w:t>
      </w:r>
      <w:r>
        <w:rPr>
          <w:rFonts w:ascii="Times New Roman" w:hAnsi="Times New Roman"/>
          <w:i/>
          <w:iCs/>
          <w:color w:val="000000"/>
          <w:spacing w:val="-7"/>
          <w:sz w:val="20"/>
          <w:szCs w:val="20"/>
        </w:rPr>
        <w:t>r</w:t>
      </w:r>
      <w:r>
        <w:rPr>
          <w:rFonts w:ascii="Times New Roman" w:hAnsi="Times New Roman"/>
          <w:i/>
          <w:iCs/>
          <w:color w:val="000000"/>
          <w:sz w:val="20"/>
          <w:szCs w:val="20"/>
        </w:rPr>
        <w:t>ogram or app</w:t>
      </w:r>
      <w:r>
        <w:rPr>
          <w:rFonts w:ascii="Times New Roman" w:hAnsi="Times New Roman"/>
          <w:i/>
          <w:iCs/>
          <w:color w:val="000000"/>
          <w:spacing w:val="-7"/>
          <w:sz w:val="20"/>
          <w:szCs w:val="20"/>
        </w:rPr>
        <w:t>r</w:t>
      </w:r>
      <w:r>
        <w:rPr>
          <w:rFonts w:ascii="Times New Roman" w:hAnsi="Times New Roman"/>
          <w:i/>
          <w:iCs/>
          <w:color w:val="000000"/>
          <w:sz w:val="20"/>
          <w:szCs w:val="20"/>
        </w:rPr>
        <w:t>oval of Coo</w:t>
      </w:r>
      <w:r>
        <w:rPr>
          <w:rFonts w:ascii="Times New Roman" w:hAnsi="Times New Roman"/>
          <w:i/>
          <w:iCs/>
          <w:color w:val="000000"/>
          <w:spacing w:val="-7"/>
          <w:sz w:val="20"/>
          <w:szCs w:val="20"/>
        </w:rPr>
        <w:t>r</w:t>
      </w:r>
      <w:r>
        <w:rPr>
          <w:rFonts w:ascii="Times New Roman" w:hAnsi="Times New Roman"/>
          <w:i/>
          <w:iCs/>
          <w:color w:val="000000"/>
          <w:sz w:val="20"/>
          <w:szCs w:val="20"/>
        </w:rPr>
        <w:t>dinator of Graduate Nursing P</w:t>
      </w:r>
      <w:r>
        <w:rPr>
          <w:rFonts w:ascii="Times New Roman" w:hAnsi="Times New Roman"/>
          <w:i/>
          <w:iCs/>
          <w:color w:val="000000"/>
          <w:spacing w:val="-7"/>
          <w:sz w:val="20"/>
          <w:szCs w:val="20"/>
        </w:rPr>
        <w:t>r</w:t>
      </w:r>
      <w:r>
        <w:rPr>
          <w:rFonts w:ascii="Times New Roman" w:hAnsi="Times New Roman"/>
          <w:i/>
          <w:iCs/>
          <w:color w:val="000000"/>
          <w:sz w:val="20"/>
          <w:szCs w:val="20"/>
        </w:rPr>
        <w:t>ogram.</w:t>
      </w:r>
    </w:p>
    <w:p w:rsidR="00F42301" w:rsidRDefault="00F42301" w:rsidP="00963D01">
      <w:pPr>
        <w:widowControl w:val="0"/>
        <w:autoSpaceDE w:val="0"/>
        <w:autoSpaceDN w:val="0"/>
        <w:adjustRightInd w:val="0"/>
        <w:spacing w:after="0" w:line="250" w:lineRule="auto"/>
        <w:ind w:left="1239" w:right="1929" w:hanging="360"/>
        <w:jc w:val="both"/>
        <w:rPr>
          <w:rFonts w:ascii="Times New Roman" w:hAnsi="Times New Roman"/>
          <w:color w:val="000000"/>
          <w:sz w:val="20"/>
          <w:szCs w:val="20"/>
        </w:rPr>
      </w:pPr>
      <w:r>
        <w:rPr>
          <w:rFonts w:ascii="Times New Roman" w:hAnsi="Times New Roman"/>
          <w:b/>
          <w:bCs/>
          <w:color w:val="000000"/>
          <w:sz w:val="20"/>
          <w:szCs w:val="20"/>
        </w:rPr>
        <w:t>NURS</w:t>
      </w:r>
      <w:r>
        <w:rPr>
          <w:rFonts w:ascii="Times New Roman" w:hAnsi="Times New Roman"/>
          <w:b/>
          <w:bCs/>
          <w:color w:val="000000"/>
          <w:spacing w:val="-5"/>
          <w:sz w:val="20"/>
          <w:szCs w:val="20"/>
        </w:rPr>
        <w:t xml:space="preserve"> </w:t>
      </w:r>
      <w:r>
        <w:rPr>
          <w:rFonts w:ascii="Times New Roman" w:hAnsi="Times New Roman"/>
          <w:b/>
          <w:bCs/>
          <w:color w:val="000000"/>
          <w:sz w:val="20"/>
          <w:szCs w:val="20"/>
        </w:rPr>
        <w:t>5</w:t>
      </w:r>
      <w:r>
        <w:rPr>
          <w:rFonts w:ascii="Times New Roman" w:hAnsi="Times New Roman"/>
          <w:b/>
          <w:bCs/>
          <w:color w:val="000000"/>
          <w:spacing w:val="-11"/>
          <w:sz w:val="20"/>
          <w:szCs w:val="20"/>
        </w:rPr>
        <w:t>11</w:t>
      </w:r>
      <w:r>
        <w:rPr>
          <w:rFonts w:ascii="Times New Roman" w:hAnsi="Times New Roman"/>
          <w:b/>
          <w:bCs/>
          <w:color w:val="000000"/>
          <w:sz w:val="20"/>
          <w:szCs w:val="20"/>
        </w:rPr>
        <w:t>1</w:t>
      </w:r>
      <w:r>
        <w:rPr>
          <w:rFonts w:ascii="Times New Roman" w:hAnsi="Times New Roman"/>
          <w:b/>
          <w:bCs/>
          <w:color w:val="000000"/>
          <w:spacing w:val="-5"/>
          <w:sz w:val="20"/>
          <w:szCs w:val="20"/>
        </w:rPr>
        <w:t xml:space="preserve"> </w:t>
      </w:r>
      <w:r>
        <w:rPr>
          <w:rFonts w:ascii="Times New Roman" w:hAnsi="Times New Roman"/>
          <w:b/>
          <w:bCs/>
          <w:color w:val="000000"/>
          <w:sz w:val="20"/>
          <w:szCs w:val="20"/>
        </w:rPr>
        <w:t>-</w:t>
      </w:r>
      <w:r>
        <w:rPr>
          <w:rFonts w:ascii="Times New Roman" w:hAnsi="Times New Roman"/>
          <w:b/>
          <w:bCs/>
          <w:color w:val="000000"/>
          <w:spacing w:val="-5"/>
          <w:sz w:val="20"/>
          <w:szCs w:val="20"/>
        </w:rPr>
        <w:t xml:space="preserve"> </w:t>
      </w:r>
      <w:r>
        <w:rPr>
          <w:rFonts w:ascii="Times New Roman" w:hAnsi="Times New Roman"/>
          <w:b/>
          <w:bCs/>
          <w:color w:val="000000"/>
          <w:sz w:val="20"/>
          <w:szCs w:val="20"/>
        </w:rPr>
        <w:t>Nursing</w:t>
      </w:r>
      <w:r>
        <w:rPr>
          <w:rFonts w:ascii="Times New Roman" w:hAnsi="Times New Roman"/>
          <w:b/>
          <w:bCs/>
          <w:color w:val="000000"/>
          <w:spacing w:val="-8"/>
          <w:sz w:val="20"/>
          <w:szCs w:val="20"/>
        </w:rPr>
        <w:t xml:space="preserve"> </w:t>
      </w:r>
      <w:r>
        <w:rPr>
          <w:rFonts w:ascii="Times New Roman" w:hAnsi="Times New Roman"/>
          <w:b/>
          <w:bCs/>
          <w:color w:val="000000"/>
          <w:sz w:val="20"/>
          <w:szCs w:val="20"/>
        </w:rPr>
        <w:t>Theory</w:t>
      </w:r>
      <w:r>
        <w:rPr>
          <w:rFonts w:ascii="Times New Roman" w:hAnsi="Times New Roman"/>
          <w:b/>
          <w:bCs/>
          <w:color w:val="000000"/>
          <w:spacing w:val="-5"/>
          <w:sz w:val="20"/>
          <w:szCs w:val="20"/>
        </w:rPr>
        <w:t xml:space="preserve"> </w:t>
      </w:r>
      <w:r>
        <w:rPr>
          <w:rFonts w:ascii="Times New Roman" w:hAnsi="Times New Roman"/>
          <w:b/>
          <w:bCs/>
          <w:color w:val="000000"/>
          <w:sz w:val="20"/>
          <w:szCs w:val="20"/>
        </w:rPr>
        <w:t xml:space="preserve">Development...........................................................................3(3-0) </w:t>
      </w:r>
      <w:r>
        <w:rPr>
          <w:rFonts w:ascii="Times New Roman" w:hAnsi="Times New Roman"/>
          <w:color w:val="000000"/>
          <w:sz w:val="20"/>
          <w:szCs w:val="20"/>
        </w:rPr>
        <w:t>This</w:t>
      </w:r>
      <w:r>
        <w:rPr>
          <w:rFonts w:ascii="Times New Roman" w:hAnsi="Times New Roman"/>
          <w:color w:val="000000"/>
          <w:spacing w:val="-7"/>
          <w:sz w:val="20"/>
          <w:szCs w:val="20"/>
        </w:rPr>
        <w:t xml:space="preserve"> </w:t>
      </w:r>
      <w:r>
        <w:rPr>
          <w:rFonts w:ascii="Times New Roman" w:hAnsi="Times New Roman"/>
          <w:color w:val="000000"/>
          <w:sz w:val="20"/>
          <w:szCs w:val="20"/>
        </w:rPr>
        <w:t>course</w:t>
      </w:r>
      <w:r>
        <w:rPr>
          <w:rFonts w:ascii="Times New Roman" w:hAnsi="Times New Roman"/>
          <w:color w:val="000000"/>
          <w:spacing w:val="-7"/>
          <w:sz w:val="20"/>
          <w:szCs w:val="20"/>
        </w:rPr>
        <w:t xml:space="preserve"> </w:t>
      </w:r>
      <w:r>
        <w:rPr>
          <w:rFonts w:ascii="Times New Roman" w:hAnsi="Times New Roman"/>
          <w:color w:val="000000"/>
          <w:sz w:val="20"/>
          <w:szCs w:val="20"/>
        </w:rPr>
        <w:t>explores</w:t>
      </w:r>
      <w:r>
        <w:rPr>
          <w:rFonts w:ascii="Times New Roman" w:hAnsi="Times New Roman"/>
          <w:color w:val="000000"/>
          <w:spacing w:val="-7"/>
          <w:sz w:val="20"/>
          <w:szCs w:val="20"/>
        </w:rPr>
        <w:t xml:space="preserve"> </w:t>
      </w:r>
      <w:r>
        <w:rPr>
          <w:rFonts w:ascii="Times New Roman" w:hAnsi="Times New Roman"/>
          <w:color w:val="000000"/>
          <w:sz w:val="20"/>
          <w:szCs w:val="20"/>
        </w:rPr>
        <w:t>conceptual</w:t>
      </w:r>
      <w:r>
        <w:rPr>
          <w:rFonts w:ascii="Times New Roman" w:hAnsi="Times New Roman"/>
          <w:color w:val="000000"/>
          <w:spacing w:val="-7"/>
          <w:sz w:val="20"/>
          <w:szCs w:val="20"/>
        </w:rPr>
        <w:t xml:space="preserve"> </w:t>
      </w:r>
      <w:r>
        <w:rPr>
          <w:rFonts w:ascii="Times New Roman" w:hAnsi="Times New Roman"/>
          <w:color w:val="000000"/>
          <w:sz w:val="20"/>
          <w:szCs w:val="20"/>
        </w:rPr>
        <w:t>and</w:t>
      </w:r>
      <w:r>
        <w:rPr>
          <w:rFonts w:ascii="Times New Roman" w:hAnsi="Times New Roman"/>
          <w:color w:val="000000"/>
          <w:spacing w:val="-7"/>
          <w:sz w:val="20"/>
          <w:szCs w:val="20"/>
        </w:rPr>
        <w:t xml:space="preserve"> </w:t>
      </w:r>
      <w:r>
        <w:rPr>
          <w:rFonts w:ascii="Times New Roman" w:hAnsi="Times New Roman"/>
          <w:color w:val="000000"/>
          <w:sz w:val="20"/>
          <w:szCs w:val="20"/>
        </w:rPr>
        <w:t>theoretical</w:t>
      </w:r>
      <w:r>
        <w:rPr>
          <w:rFonts w:ascii="Times New Roman" w:hAnsi="Times New Roman"/>
          <w:color w:val="000000"/>
          <w:spacing w:val="-7"/>
          <w:sz w:val="20"/>
          <w:szCs w:val="20"/>
        </w:rPr>
        <w:t xml:space="preserve"> </w:t>
      </w:r>
      <w:r>
        <w:rPr>
          <w:rFonts w:ascii="Times New Roman" w:hAnsi="Times New Roman"/>
          <w:color w:val="000000"/>
          <w:sz w:val="20"/>
          <w:szCs w:val="20"/>
        </w:rPr>
        <w:t>models</w:t>
      </w:r>
      <w:r>
        <w:rPr>
          <w:rFonts w:ascii="Times New Roman" w:hAnsi="Times New Roman"/>
          <w:color w:val="000000"/>
          <w:spacing w:val="-7"/>
          <w:sz w:val="20"/>
          <w:szCs w:val="20"/>
        </w:rPr>
        <w:t xml:space="preserve"> </w:t>
      </w:r>
      <w:r>
        <w:rPr>
          <w:rFonts w:ascii="Times New Roman" w:hAnsi="Times New Roman"/>
          <w:color w:val="000000"/>
          <w:sz w:val="20"/>
          <w:szCs w:val="20"/>
        </w:rPr>
        <w:t>and</w:t>
      </w:r>
      <w:r>
        <w:rPr>
          <w:rFonts w:ascii="Times New Roman" w:hAnsi="Times New Roman"/>
          <w:color w:val="000000"/>
          <w:spacing w:val="-7"/>
          <w:sz w:val="20"/>
          <w:szCs w:val="20"/>
        </w:rPr>
        <w:t xml:space="preserve"> </w:t>
      </w:r>
      <w:r>
        <w:rPr>
          <w:rFonts w:ascii="Times New Roman" w:hAnsi="Times New Roman"/>
          <w:color w:val="000000"/>
          <w:sz w:val="20"/>
          <w:szCs w:val="20"/>
        </w:rPr>
        <w:t>areas</w:t>
      </w:r>
      <w:r>
        <w:rPr>
          <w:rFonts w:ascii="Times New Roman" w:hAnsi="Times New Roman"/>
          <w:color w:val="000000"/>
          <w:spacing w:val="-7"/>
          <w:sz w:val="20"/>
          <w:szCs w:val="20"/>
        </w:rPr>
        <w:t xml:space="preserve"> </w:t>
      </w:r>
      <w:r>
        <w:rPr>
          <w:rFonts w:ascii="Times New Roman" w:hAnsi="Times New Roman"/>
          <w:color w:val="000000"/>
          <w:sz w:val="20"/>
          <w:szCs w:val="20"/>
        </w:rPr>
        <w:t>of</w:t>
      </w:r>
      <w:r>
        <w:rPr>
          <w:rFonts w:ascii="Times New Roman" w:hAnsi="Times New Roman"/>
          <w:color w:val="000000"/>
          <w:spacing w:val="-7"/>
          <w:sz w:val="20"/>
          <w:szCs w:val="20"/>
        </w:rPr>
        <w:t xml:space="preserve"> </w:t>
      </w:r>
      <w:r>
        <w:rPr>
          <w:rFonts w:ascii="Times New Roman" w:hAnsi="Times New Roman"/>
          <w:color w:val="000000"/>
          <w:sz w:val="20"/>
          <w:szCs w:val="20"/>
        </w:rPr>
        <w:t>advanced</w:t>
      </w:r>
      <w:r>
        <w:rPr>
          <w:rFonts w:ascii="Times New Roman" w:hAnsi="Times New Roman"/>
          <w:color w:val="000000"/>
          <w:spacing w:val="-7"/>
          <w:sz w:val="20"/>
          <w:szCs w:val="20"/>
        </w:rPr>
        <w:t xml:space="preserve"> </w:t>
      </w:r>
      <w:r>
        <w:rPr>
          <w:rFonts w:ascii="Times New Roman" w:hAnsi="Times New Roman"/>
          <w:color w:val="000000"/>
          <w:sz w:val="20"/>
          <w:szCs w:val="20"/>
        </w:rPr>
        <w:t>specialization</w:t>
      </w:r>
      <w:r>
        <w:rPr>
          <w:rFonts w:ascii="Times New Roman" w:hAnsi="Times New Roman"/>
          <w:color w:val="000000"/>
          <w:spacing w:val="-7"/>
          <w:sz w:val="20"/>
          <w:szCs w:val="20"/>
        </w:rPr>
        <w:t xml:space="preserve"> </w:t>
      </w:r>
      <w:r>
        <w:rPr>
          <w:rFonts w:ascii="Times New Roman" w:hAnsi="Times New Roman"/>
          <w:color w:val="000000"/>
          <w:sz w:val="20"/>
          <w:szCs w:val="20"/>
        </w:rPr>
        <w:t>as a</w:t>
      </w:r>
      <w:r>
        <w:rPr>
          <w:rFonts w:ascii="Times New Roman" w:hAnsi="Times New Roman"/>
          <w:color w:val="000000"/>
          <w:spacing w:val="-9"/>
          <w:sz w:val="20"/>
          <w:szCs w:val="20"/>
        </w:rPr>
        <w:t xml:space="preserve"> </w:t>
      </w:r>
      <w:r>
        <w:rPr>
          <w:rFonts w:ascii="Times New Roman" w:hAnsi="Times New Roman"/>
          <w:color w:val="000000"/>
          <w:spacing w:val="-1"/>
          <w:sz w:val="20"/>
          <w:szCs w:val="20"/>
        </w:rPr>
        <w:t>basi</w:t>
      </w:r>
      <w:r>
        <w:rPr>
          <w:rFonts w:ascii="Times New Roman" w:hAnsi="Times New Roman"/>
          <w:color w:val="000000"/>
          <w:sz w:val="20"/>
          <w:szCs w:val="20"/>
        </w:rPr>
        <w:t>s</w:t>
      </w:r>
      <w:r>
        <w:rPr>
          <w:rFonts w:ascii="Times New Roman" w:hAnsi="Times New Roman"/>
          <w:color w:val="000000"/>
          <w:spacing w:val="-9"/>
          <w:sz w:val="20"/>
          <w:szCs w:val="20"/>
        </w:rPr>
        <w:t xml:space="preserve"> </w:t>
      </w:r>
      <w:r>
        <w:rPr>
          <w:rFonts w:ascii="Times New Roman" w:hAnsi="Times New Roman"/>
          <w:color w:val="000000"/>
          <w:spacing w:val="-1"/>
          <w:sz w:val="20"/>
          <w:szCs w:val="20"/>
        </w:rPr>
        <w:t>fo</w:t>
      </w:r>
      <w:r>
        <w:rPr>
          <w:rFonts w:ascii="Times New Roman" w:hAnsi="Times New Roman"/>
          <w:color w:val="000000"/>
          <w:sz w:val="20"/>
          <w:szCs w:val="20"/>
        </w:rPr>
        <w:t>r</w:t>
      </w:r>
      <w:r>
        <w:rPr>
          <w:rFonts w:ascii="Times New Roman" w:hAnsi="Times New Roman"/>
          <w:color w:val="000000"/>
          <w:spacing w:val="-9"/>
          <w:sz w:val="20"/>
          <w:szCs w:val="20"/>
        </w:rPr>
        <w:t xml:space="preserve"> </w:t>
      </w:r>
      <w:r>
        <w:rPr>
          <w:rFonts w:ascii="Times New Roman" w:hAnsi="Times New Roman"/>
          <w:color w:val="000000"/>
          <w:spacing w:val="-1"/>
          <w:sz w:val="20"/>
          <w:szCs w:val="20"/>
        </w:rPr>
        <w:t>rol</w:t>
      </w:r>
      <w:r>
        <w:rPr>
          <w:rFonts w:ascii="Times New Roman" w:hAnsi="Times New Roman"/>
          <w:color w:val="000000"/>
          <w:sz w:val="20"/>
          <w:szCs w:val="20"/>
        </w:rPr>
        <w:t>e</w:t>
      </w:r>
      <w:r>
        <w:rPr>
          <w:rFonts w:ascii="Times New Roman" w:hAnsi="Times New Roman"/>
          <w:color w:val="000000"/>
          <w:spacing w:val="-8"/>
          <w:sz w:val="20"/>
          <w:szCs w:val="20"/>
        </w:rPr>
        <w:t xml:space="preserve"> </w:t>
      </w:r>
      <w:r>
        <w:rPr>
          <w:rFonts w:ascii="Times New Roman" w:hAnsi="Times New Roman"/>
          <w:color w:val="000000"/>
          <w:spacing w:val="-1"/>
          <w:sz w:val="20"/>
          <w:szCs w:val="20"/>
        </w:rPr>
        <w:t>developmen</w:t>
      </w:r>
      <w:r>
        <w:rPr>
          <w:rFonts w:ascii="Times New Roman" w:hAnsi="Times New Roman"/>
          <w:color w:val="000000"/>
          <w:sz w:val="20"/>
          <w:szCs w:val="20"/>
        </w:rPr>
        <w:t>t</w:t>
      </w:r>
      <w:r>
        <w:rPr>
          <w:rFonts w:ascii="Times New Roman" w:hAnsi="Times New Roman"/>
          <w:color w:val="000000"/>
          <w:spacing w:val="-8"/>
          <w:sz w:val="20"/>
          <w:szCs w:val="20"/>
        </w:rPr>
        <w:t xml:space="preserve"> </w:t>
      </w:r>
      <w:r>
        <w:rPr>
          <w:rFonts w:ascii="Times New Roman" w:hAnsi="Times New Roman"/>
          <w:color w:val="000000"/>
          <w:spacing w:val="-1"/>
          <w:sz w:val="20"/>
          <w:szCs w:val="20"/>
        </w:rPr>
        <w:t>an</w:t>
      </w:r>
      <w:r>
        <w:rPr>
          <w:rFonts w:ascii="Times New Roman" w:hAnsi="Times New Roman"/>
          <w:color w:val="000000"/>
          <w:sz w:val="20"/>
          <w:szCs w:val="20"/>
        </w:rPr>
        <w:t>d</w:t>
      </w:r>
      <w:r>
        <w:rPr>
          <w:rFonts w:ascii="Times New Roman" w:hAnsi="Times New Roman"/>
          <w:color w:val="000000"/>
          <w:spacing w:val="-9"/>
          <w:sz w:val="20"/>
          <w:szCs w:val="20"/>
        </w:rPr>
        <w:t xml:space="preserve"> </w:t>
      </w:r>
      <w:r>
        <w:rPr>
          <w:rFonts w:ascii="Times New Roman" w:hAnsi="Times New Roman"/>
          <w:color w:val="000000"/>
          <w:spacing w:val="-1"/>
          <w:sz w:val="20"/>
          <w:szCs w:val="20"/>
        </w:rPr>
        <w:t>nursin</w:t>
      </w:r>
      <w:r>
        <w:rPr>
          <w:rFonts w:ascii="Times New Roman" w:hAnsi="Times New Roman"/>
          <w:color w:val="000000"/>
          <w:sz w:val="20"/>
          <w:szCs w:val="20"/>
        </w:rPr>
        <w:t>g</w:t>
      </w:r>
      <w:r>
        <w:rPr>
          <w:rFonts w:ascii="Times New Roman" w:hAnsi="Times New Roman"/>
          <w:color w:val="000000"/>
          <w:spacing w:val="-9"/>
          <w:sz w:val="20"/>
          <w:szCs w:val="20"/>
        </w:rPr>
        <w:t xml:space="preserve"> </w:t>
      </w:r>
      <w:r>
        <w:rPr>
          <w:rFonts w:ascii="Times New Roman" w:hAnsi="Times New Roman"/>
          <w:color w:val="000000"/>
          <w:spacing w:val="-1"/>
          <w:sz w:val="20"/>
          <w:szCs w:val="20"/>
        </w:rPr>
        <w:t>practice</w:t>
      </w:r>
      <w:r>
        <w:rPr>
          <w:rFonts w:ascii="Times New Roman" w:hAnsi="Times New Roman"/>
          <w:color w:val="000000"/>
          <w:sz w:val="20"/>
          <w:szCs w:val="20"/>
        </w:rPr>
        <w:t>.</w:t>
      </w:r>
      <w:r>
        <w:rPr>
          <w:rFonts w:ascii="Times New Roman" w:hAnsi="Times New Roman"/>
          <w:color w:val="000000"/>
          <w:spacing w:val="-12"/>
          <w:sz w:val="20"/>
          <w:szCs w:val="20"/>
        </w:rPr>
        <w:t xml:space="preserve"> </w:t>
      </w:r>
      <w:r>
        <w:rPr>
          <w:rFonts w:ascii="Times New Roman" w:hAnsi="Times New Roman"/>
          <w:color w:val="000000"/>
          <w:spacing w:val="-1"/>
          <w:sz w:val="20"/>
          <w:szCs w:val="20"/>
        </w:rPr>
        <w:t>Theoretica</w:t>
      </w:r>
      <w:r>
        <w:rPr>
          <w:rFonts w:ascii="Times New Roman" w:hAnsi="Times New Roman"/>
          <w:color w:val="000000"/>
          <w:sz w:val="20"/>
          <w:szCs w:val="20"/>
        </w:rPr>
        <w:t>l</w:t>
      </w:r>
      <w:r>
        <w:rPr>
          <w:rFonts w:ascii="Times New Roman" w:hAnsi="Times New Roman"/>
          <w:color w:val="000000"/>
          <w:spacing w:val="-8"/>
          <w:sz w:val="20"/>
          <w:szCs w:val="20"/>
        </w:rPr>
        <w:t xml:space="preserve"> </w:t>
      </w:r>
      <w:r>
        <w:rPr>
          <w:rFonts w:ascii="Times New Roman" w:hAnsi="Times New Roman"/>
          <w:color w:val="000000"/>
          <w:spacing w:val="-1"/>
          <w:sz w:val="20"/>
          <w:szCs w:val="20"/>
        </w:rPr>
        <w:t>assumption</w:t>
      </w:r>
      <w:r>
        <w:rPr>
          <w:rFonts w:ascii="Times New Roman" w:hAnsi="Times New Roman"/>
          <w:color w:val="000000"/>
          <w:sz w:val="20"/>
          <w:szCs w:val="20"/>
        </w:rPr>
        <w:t>s</w:t>
      </w:r>
      <w:r>
        <w:rPr>
          <w:rFonts w:ascii="Times New Roman" w:hAnsi="Times New Roman"/>
          <w:color w:val="000000"/>
          <w:spacing w:val="-9"/>
          <w:sz w:val="20"/>
          <w:szCs w:val="20"/>
        </w:rPr>
        <w:t xml:space="preserve"> </w:t>
      </w:r>
      <w:r>
        <w:rPr>
          <w:rFonts w:ascii="Times New Roman" w:hAnsi="Times New Roman"/>
          <w:color w:val="000000"/>
          <w:spacing w:val="-1"/>
          <w:sz w:val="20"/>
          <w:szCs w:val="20"/>
        </w:rPr>
        <w:t>an</w:t>
      </w:r>
      <w:r>
        <w:rPr>
          <w:rFonts w:ascii="Times New Roman" w:hAnsi="Times New Roman"/>
          <w:color w:val="000000"/>
          <w:sz w:val="20"/>
          <w:szCs w:val="20"/>
        </w:rPr>
        <w:t>d</w:t>
      </w:r>
      <w:r>
        <w:rPr>
          <w:rFonts w:ascii="Times New Roman" w:hAnsi="Times New Roman"/>
          <w:color w:val="000000"/>
          <w:spacing w:val="-9"/>
          <w:sz w:val="20"/>
          <w:szCs w:val="20"/>
        </w:rPr>
        <w:t xml:space="preserve"> </w:t>
      </w:r>
      <w:r>
        <w:rPr>
          <w:rFonts w:ascii="Times New Roman" w:hAnsi="Times New Roman"/>
          <w:color w:val="000000"/>
          <w:spacing w:val="-1"/>
          <w:sz w:val="20"/>
          <w:szCs w:val="20"/>
        </w:rPr>
        <w:t>conceptua</w:t>
      </w:r>
      <w:r>
        <w:rPr>
          <w:rFonts w:ascii="Times New Roman" w:hAnsi="Times New Roman"/>
          <w:color w:val="000000"/>
          <w:sz w:val="20"/>
          <w:szCs w:val="20"/>
        </w:rPr>
        <w:t>l</w:t>
      </w:r>
      <w:r>
        <w:rPr>
          <w:rFonts w:ascii="Times New Roman" w:hAnsi="Times New Roman"/>
          <w:color w:val="000000"/>
          <w:spacing w:val="-8"/>
          <w:sz w:val="20"/>
          <w:szCs w:val="20"/>
        </w:rPr>
        <w:t xml:space="preserve"> </w:t>
      </w:r>
      <w:r>
        <w:rPr>
          <w:rFonts w:ascii="Times New Roman" w:hAnsi="Times New Roman"/>
          <w:color w:val="000000"/>
          <w:spacing w:val="-1"/>
          <w:sz w:val="20"/>
          <w:szCs w:val="20"/>
        </w:rPr>
        <w:t xml:space="preserve">mod- </w:t>
      </w:r>
      <w:r>
        <w:rPr>
          <w:rFonts w:ascii="Times New Roman" w:hAnsi="Times New Roman"/>
          <w:color w:val="000000"/>
          <w:sz w:val="20"/>
          <w:szCs w:val="20"/>
        </w:rPr>
        <w:lastRenderedPageBreak/>
        <w:t>els</w:t>
      </w:r>
      <w:r>
        <w:rPr>
          <w:rFonts w:ascii="Times New Roman" w:hAnsi="Times New Roman"/>
          <w:color w:val="000000"/>
          <w:spacing w:val="3"/>
          <w:sz w:val="20"/>
          <w:szCs w:val="20"/>
        </w:rPr>
        <w:t xml:space="preserve"> </w:t>
      </w:r>
      <w:r>
        <w:rPr>
          <w:rFonts w:ascii="Times New Roman" w:hAnsi="Times New Roman"/>
          <w:color w:val="000000"/>
          <w:sz w:val="20"/>
          <w:szCs w:val="20"/>
        </w:rPr>
        <w:t>are</w:t>
      </w:r>
      <w:r>
        <w:rPr>
          <w:rFonts w:ascii="Times New Roman" w:hAnsi="Times New Roman"/>
          <w:color w:val="000000"/>
          <w:spacing w:val="3"/>
          <w:sz w:val="20"/>
          <w:szCs w:val="20"/>
        </w:rPr>
        <w:t xml:space="preserve"> </w:t>
      </w:r>
      <w:r>
        <w:rPr>
          <w:rFonts w:ascii="Times New Roman" w:hAnsi="Times New Roman"/>
          <w:color w:val="000000"/>
          <w:sz w:val="20"/>
          <w:szCs w:val="20"/>
        </w:rPr>
        <w:t>related</w:t>
      </w:r>
      <w:r>
        <w:rPr>
          <w:rFonts w:ascii="Times New Roman" w:hAnsi="Times New Roman"/>
          <w:color w:val="000000"/>
          <w:spacing w:val="4"/>
          <w:sz w:val="20"/>
          <w:szCs w:val="20"/>
        </w:rPr>
        <w:t xml:space="preserve"> </w:t>
      </w:r>
      <w:r>
        <w:rPr>
          <w:rFonts w:ascii="Times New Roman" w:hAnsi="Times New Roman"/>
          <w:color w:val="000000"/>
          <w:sz w:val="20"/>
          <w:szCs w:val="20"/>
        </w:rPr>
        <w:t>to</w:t>
      </w:r>
      <w:r>
        <w:rPr>
          <w:rFonts w:ascii="Times New Roman" w:hAnsi="Times New Roman"/>
          <w:color w:val="000000"/>
          <w:spacing w:val="3"/>
          <w:sz w:val="20"/>
          <w:szCs w:val="20"/>
        </w:rPr>
        <w:t xml:space="preserve"> </w:t>
      </w:r>
      <w:r>
        <w:rPr>
          <w:rFonts w:ascii="Times New Roman" w:hAnsi="Times New Roman"/>
          <w:color w:val="000000"/>
          <w:sz w:val="20"/>
          <w:szCs w:val="20"/>
        </w:rPr>
        <w:t>nursing</w:t>
      </w:r>
      <w:r>
        <w:rPr>
          <w:rFonts w:ascii="Times New Roman" w:hAnsi="Times New Roman"/>
          <w:color w:val="000000"/>
          <w:spacing w:val="3"/>
          <w:sz w:val="20"/>
          <w:szCs w:val="20"/>
        </w:rPr>
        <w:t xml:space="preserve"> </w:t>
      </w:r>
      <w:r>
        <w:rPr>
          <w:rFonts w:ascii="Times New Roman" w:hAnsi="Times New Roman"/>
          <w:color w:val="000000"/>
          <w:sz w:val="20"/>
          <w:szCs w:val="20"/>
        </w:rPr>
        <w:t>practice,</w:t>
      </w:r>
      <w:r>
        <w:rPr>
          <w:rFonts w:ascii="Times New Roman" w:hAnsi="Times New Roman"/>
          <w:color w:val="000000"/>
          <w:spacing w:val="4"/>
          <w:sz w:val="20"/>
          <w:szCs w:val="20"/>
        </w:rPr>
        <w:t xml:space="preserve"> </w:t>
      </w:r>
      <w:r>
        <w:rPr>
          <w:rFonts w:ascii="Times New Roman" w:hAnsi="Times New Roman"/>
          <w:color w:val="000000"/>
          <w:sz w:val="20"/>
          <w:szCs w:val="20"/>
        </w:rPr>
        <w:t>nursing</w:t>
      </w:r>
      <w:r>
        <w:rPr>
          <w:rFonts w:ascii="Times New Roman" w:hAnsi="Times New Roman"/>
          <w:color w:val="000000"/>
          <w:spacing w:val="3"/>
          <w:sz w:val="20"/>
          <w:szCs w:val="20"/>
        </w:rPr>
        <w:t xml:space="preserve"> </w:t>
      </w:r>
      <w:r>
        <w:rPr>
          <w:rFonts w:ascii="Times New Roman" w:hAnsi="Times New Roman"/>
          <w:color w:val="000000"/>
          <w:sz w:val="20"/>
          <w:szCs w:val="20"/>
        </w:rPr>
        <w:t>research</w:t>
      </w:r>
      <w:r>
        <w:rPr>
          <w:rFonts w:ascii="Times New Roman" w:hAnsi="Times New Roman"/>
          <w:color w:val="000000"/>
          <w:spacing w:val="3"/>
          <w:sz w:val="20"/>
          <w:szCs w:val="20"/>
        </w:rPr>
        <w:t xml:space="preserve"> </w:t>
      </w:r>
      <w:r>
        <w:rPr>
          <w:rFonts w:ascii="Times New Roman" w:hAnsi="Times New Roman"/>
          <w:color w:val="000000"/>
          <w:sz w:val="20"/>
          <w:szCs w:val="20"/>
        </w:rPr>
        <w:t>and</w:t>
      </w:r>
      <w:r>
        <w:rPr>
          <w:rFonts w:ascii="Times New Roman" w:hAnsi="Times New Roman"/>
          <w:color w:val="000000"/>
          <w:spacing w:val="3"/>
          <w:sz w:val="20"/>
          <w:szCs w:val="20"/>
        </w:rPr>
        <w:t xml:space="preserve"> </w:t>
      </w:r>
      <w:r>
        <w:rPr>
          <w:rFonts w:ascii="Times New Roman" w:hAnsi="Times New Roman"/>
          <w:color w:val="000000"/>
          <w:sz w:val="20"/>
          <w:szCs w:val="20"/>
        </w:rPr>
        <w:t>nursing</w:t>
      </w:r>
      <w:r>
        <w:rPr>
          <w:rFonts w:ascii="Times New Roman" w:hAnsi="Times New Roman"/>
          <w:color w:val="000000"/>
          <w:spacing w:val="3"/>
          <w:sz w:val="20"/>
          <w:szCs w:val="20"/>
        </w:rPr>
        <w:t xml:space="preserve"> </w:t>
      </w:r>
      <w:r>
        <w:rPr>
          <w:rFonts w:ascii="Times New Roman" w:hAnsi="Times New Roman"/>
          <w:color w:val="000000"/>
          <w:sz w:val="20"/>
          <w:szCs w:val="20"/>
        </w:rPr>
        <w:t>education.</w:t>
      </w:r>
      <w:r>
        <w:rPr>
          <w:rFonts w:ascii="Times New Roman" w:hAnsi="Times New Roman"/>
          <w:color w:val="000000"/>
          <w:spacing w:val="3"/>
          <w:sz w:val="20"/>
          <w:szCs w:val="20"/>
        </w:rPr>
        <w:t xml:space="preserve"> </w:t>
      </w:r>
      <w:r>
        <w:rPr>
          <w:rFonts w:ascii="Times New Roman" w:hAnsi="Times New Roman"/>
          <w:i/>
          <w:iCs/>
          <w:color w:val="000000"/>
          <w:sz w:val="20"/>
          <w:szCs w:val="20"/>
        </w:rPr>
        <w:t>P</w:t>
      </w:r>
      <w:r>
        <w:rPr>
          <w:rFonts w:ascii="Times New Roman" w:hAnsi="Times New Roman"/>
          <w:i/>
          <w:iCs/>
          <w:color w:val="000000"/>
          <w:spacing w:val="-7"/>
          <w:sz w:val="20"/>
          <w:szCs w:val="20"/>
        </w:rPr>
        <w:t>r</w:t>
      </w:r>
      <w:r>
        <w:rPr>
          <w:rFonts w:ascii="Times New Roman" w:hAnsi="Times New Roman"/>
          <w:i/>
          <w:iCs/>
          <w:color w:val="000000"/>
          <w:sz w:val="20"/>
          <w:szCs w:val="20"/>
        </w:rPr>
        <w:t>e</w:t>
      </w:r>
      <w:r>
        <w:rPr>
          <w:rFonts w:ascii="Times New Roman" w:hAnsi="Times New Roman"/>
          <w:i/>
          <w:iCs/>
          <w:color w:val="000000"/>
          <w:spacing w:val="-7"/>
          <w:sz w:val="20"/>
          <w:szCs w:val="20"/>
        </w:rPr>
        <w:t>r</w:t>
      </w:r>
      <w:r>
        <w:rPr>
          <w:rFonts w:ascii="Times New Roman" w:hAnsi="Times New Roman"/>
          <w:i/>
          <w:iCs/>
          <w:color w:val="000000"/>
          <w:sz w:val="20"/>
          <w:szCs w:val="20"/>
        </w:rPr>
        <w:t xml:space="preserve">equisites: Ad- </w:t>
      </w:r>
      <w:r>
        <w:rPr>
          <w:rFonts w:ascii="Times New Roman" w:hAnsi="Times New Roman"/>
          <w:i/>
          <w:iCs/>
          <w:color w:val="000000"/>
          <w:spacing w:val="2"/>
          <w:sz w:val="20"/>
          <w:szCs w:val="20"/>
        </w:rPr>
        <w:t>missio</w:t>
      </w:r>
      <w:r>
        <w:rPr>
          <w:rFonts w:ascii="Times New Roman" w:hAnsi="Times New Roman"/>
          <w:i/>
          <w:iCs/>
          <w:color w:val="000000"/>
          <w:sz w:val="20"/>
          <w:szCs w:val="20"/>
        </w:rPr>
        <w:t xml:space="preserve">n </w:t>
      </w:r>
      <w:r>
        <w:rPr>
          <w:rFonts w:ascii="Times New Roman" w:hAnsi="Times New Roman"/>
          <w:i/>
          <w:iCs/>
          <w:color w:val="000000"/>
          <w:spacing w:val="2"/>
          <w:sz w:val="20"/>
          <w:szCs w:val="20"/>
        </w:rPr>
        <w:t>t</w:t>
      </w:r>
      <w:r>
        <w:rPr>
          <w:rFonts w:ascii="Times New Roman" w:hAnsi="Times New Roman"/>
          <w:i/>
          <w:iCs/>
          <w:color w:val="000000"/>
          <w:sz w:val="20"/>
          <w:szCs w:val="20"/>
        </w:rPr>
        <w:t xml:space="preserve">o </w:t>
      </w:r>
      <w:r>
        <w:rPr>
          <w:rFonts w:ascii="Times New Roman" w:hAnsi="Times New Roman"/>
          <w:i/>
          <w:iCs/>
          <w:color w:val="000000"/>
          <w:spacing w:val="2"/>
          <w:sz w:val="20"/>
          <w:szCs w:val="20"/>
        </w:rPr>
        <w:t>Graduat</w:t>
      </w:r>
      <w:r>
        <w:rPr>
          <w:rFonts w:ascii="Times New Roman" w:hAnsi="Times New Roman"/>
          <w:i/>
          <w:iCs/>
          <w:color w:val="000000"/>
          <w:sz w:val="20"/>
          <w:szCs w:val="20"/>
        </w:rPr>
        <w:t xml:space="preserve">e </w:t>
      </w:r>
      <w:r>
        <w:rPr>
          <w:rFonts w:ascii="Times New Roman" w:hAnsi="Times New Roman"/>
          <w:i/>
          <w:iCs/>
          <w:color w:val="000000"/>
          <w:spacing w:val="2"/>
          <w:sz w:val="20"/>
          <w:szCs w:val="20"/>
        </w:rPr>
        <w:t>Nursin</w:t>
      </w:r>
      <w:r>
        <w:rPr>
          <w:rFonts w:ascii="Times New Roman" w:hAnsi="Times New Roman"/>
          <w:i/>
          <w:iCs/>
          <w:color w:val="000000"/>
          <w:sz w:val="20"/>
          <w:szCs w:val="20"/>
        </w:rPr>
        <w:t xml:space="preserve">g </w:t>
      </w:r>
      <w:r>
        <w:rPr>
          <w:rFonts w:ascii="Times New Roman" w:hAnsi="Times New Roman"/>
          <w:i/>
          <w:iCs/>
          <w:color w:val="000000"/>
          <w:spacing w:val="2"/>
          <w:sz w:val="20"/>
          <w:szCs w:val="20"/>
        </w:rPr>
        <w:t>P</w:t>
      </w:r>
      <w:r>
        <w:rPr>
          <w:rFonts w:ascii="Times New Roman" w:hAnsi="Times New Roman"/>
          <w:i/>
          <w:iCs/>
          <w:color w:val="000000"/>
          <w:spacing w:val="-5"/>
          <w:sz w:val="20"/>
          <w:szCs w:val="20"/>
        </w:rPr>
        <w:t>r</w:t>
      </w:r>
      <w:r>
        <w:rPr>
          <w:rFonts w:ascii="Times New Roman" w:hAnsi="Times New Roman"/>
          <w:i/>
          <w:iCs/>
          <w:color w:val="000000"/>
          <w:spacing w:val="2"/>
          <w:sz w:val="20"/>
          <w:szCs w:val="20"/>
        </w:rPr>
        <w:t>ogra</w:t>
      </w:r>
      <w:r>
        <w:rPr>
          <w:rFonts w:ascii="Times New Roman" w:hAnsi="Times New Roman"/>
          <w:i/>
          <w:iCs/>
          <w:color w:val="000000"/>
          <w:sz w:val="20"/>
          <w:szCs w:val="20"/>
        </w:rPr>
        <w:t xml:space="preserve">m </w:t>
      </w:r>
      <w:r>
        <w:rPr>
          <w:rFonts w:ascii="Times New Roman" w:hAnsi="Times New Roman"/>
          <w:i/>
          <w:iCs/>
          <w:color w:val="000000"/>
          <w:spacing w:val="2"/>
          <w:sz w:val="20"/>
          <w:szCs w:val="20"/>
        </w:rPr>
        <w:t>o</w:t>
      </w:r>
      <w:r>
        <w:rPr>
          <w:rFonts w:ascii="Times New Roman" w:hAnsi="Times New Roman"/>
          <w:i/>
          <w:iCs/>
          <w:color w:val="000000"/>
          <w:sz w:val="20"/>
          <w:szCs w:val="20"/>
        </w:rPr>
        <w:t xml:space="preserve">r </w:t>
      </w:r>
      <w:r>
        <w:rPr>
          <w:rFonts w:ascii="Times New Roman" w:hAnsi="Times New Roman"/>
          <w:i/>
          <w:iCs/>
          <w:color w:val="000000"/>
          <w:spacing w:val="2"/>
          <w:sz w:val="20"/>
          <w:szCs w:val="20"/>
        </w:rPr>
        <w:t>app</w:t>
      </w:r>
      <w:r>
        <w:rPr>
          <w:rFonts w:ascii="Times New Roman" w:hAnsi="Times New Roman"/>
          <w:i/>
          <w:iCs/>
          <w:color w:val="000000"/>
          <w:spacing w:val="-5"/>
          <w:sz w:val="20"/>
          <w:szCs w:val="20"/>
        </w:rPr>
        <w:t>r</w:t>
      </w:r>
      <w:r>
        <w:rPr>
          <w:rFonts w:ascii="Times New Roman" w:hAnsi="Times New Roman"/>
          <w:i/>
          <w:iCs/>
          <w:color w:val="000000"/>
          <w:spacing w:val="2"/>
          <w:sz w:val="20"/>
          <w:szCs w:val="20"/>
        </w:rPr>
        <w:t>ova</w:t>
      </w:r>
      <w:r>
        <w:rPr>
          <w:rFonts w:ascii="Times New Roman" w:hAnsi="Times New Roman"/>
          <w:i/>
          <w:iCs/>
          <w:color w:val="000000"/>
          <w:sz w:val="20"/>
          <w:szCs w:val="20"/>
        </w:rPr>
        <w:t xml:space="preserve">l </w:t>
      </w:r>
      <w:r>
        <w:rPr>
          <w:rFonts w:ascii="Times New Roman" w:hAnsi="Times New Roman"/>
          <w:i/>
          <w:iCs/>
          <w:color w:val="000000"/>
          <w:spacing w:val="2"/>
          <w:sz w:val="20"/>
          <w:szCs w:val="20"/>
        </w:rPr>
        <w:t>o</w:t>
      </w:r>
      <w:r>
        <w:rPr>
          <w:rFonts w:ascii="Times New Roman" w:hAnsi="Times New Roman"/>
          <w:i/>
          <w:iCs/>
          <w:color w:val="000000"/>
          <w:sz w:val="20"/>
          <w:szCs w:val="20"/>
        </w:rPr>
        <w:t xml:space="preserve">f </w:t>
      </w:r>
      <w:r>
        <w:rPr>
          <w:rFonts w:ascii="Times New Roman" w:hAnsi="Times New Roman"/>
          <w:i/>
          <w:iCs/>
          <w:color w:val="000000"/>
          <w:spacing w:val="2"/>
          <w:sz w:val="20"/>
          <w:szCs w:val="20"/>
        </w:rPr>
        <w:t>Coo</w:t>
      </w:r>
      <w:r>
        <w:rPr>
          <w:rFonts w:ascii="Times New Roman" w:hAnsi="Times New Roman"/>
          <w:i/>
          <w:iCs/>
          <w:color w:val="000000"/>
          <w:spacing w:val="-5"/>
          <w:sz w:val="20"/>
          <w:szCs w:val="20"/>
        </w:rPr>
        <w:t>r</w:t>
      </w:r>
      <w:r>
        <w:rPr>
          <w:rFonts w:ascii="Times New Roman" w:hAnsi="Times New Roman"/>
          <w:i/>
          <w:iCs/>
          <w:color w:val="000000"/>
          <w:spacing w:val="2"/>
          <w:sz w:val="20"/>
          <w:szCs w:val="20"/>
        </w:rPr>
        <w:t>dinato</w:t>
      </w:r>
      <w:r>
        <w:rPr>
          <w:rFonts w:ascii="Times New Roman" w:hAnsi="Times New Roman"/>
          <w:i/>
          <w:iCs/>
          <w:color w:val="000000"/>
          <w:sz w:val="20"/>
          <w:szCs w:val="20"/>
        </w:rPr>
        <w:t xml:space="preserve">r </w:t>
      </w:r>
      <w:r>
        <w:rPr>
          <w:rFonts w:ascii="Times New Roman" w:hAnsi="Times New Roman"/>
          <w:i/>
          <w:iCs/>
          <w:color w:val="000000"/>
          <w:spacing w:val="2"/>
          <w:sz w:val="20"/>
          <w:szCs w:val="20"/>
        </w:rPr>
        <w:t>o</w:t>
      </w:r>
      <w:r>
        <w:rPr>
          <w:rFonts w:ascii="Times New Roman" w:hAnsi="Times New Roman"/>
          <w:i/>
          <w:iCs/>
          <w:color w:val="000000"/>
          <w:sz w:val="20"/>
          <w:szCs w:val="20"/>
        </w:rPr>
        <w:t xml:space="preserve">f </w:t>
      </w:r>
      <w:r>
        <w:rPr>
          <w:rFonts w:ascii="Times New Roman" w:hAnsi="Times New Roman"/>
          <w:i/>
          <w:iCs/>
          <w:color w:val="000000"/>
          <w:spacing w:val="2"/>
          <w:sz w:val="20"/>
          <w:szCs w:val="20"/>
        </w:rPr>
        <w:t>Graduat</w:t>
      </w:r>
      <w:r>
        <w:rPr>
          <w:rFonts w:ascii="Times New Roman" w:hAnsi="Times New Roman"/>
          <w:i/>
          <w:iCs/>
          <w:color w:val="000000"/>
          <w:sz w:val="20"/>
          <w:szCs w:val="20"/>
        </w:rPr>
        <w:t xml:space="preserve">e </w:t>
      </w:r>
      <w:r>
        <w:rPr>
          <w:rFonts w:ascii="Times New Roman" w:hAnsi="Times New Roman"/>
          <w:i/>
          <w:iCs/>
          <w:color w:val="000000"/>
          <w:spacing w:val="2"/>
          <w:sz w:val="20"/>
          <w:szCs w:val="20"/>
        </w:rPr>
        <w:t xml:space="preserve">Nursing </w:t>
      </w:r>
      <w:r>
        <w:rPr>
          <w:rFonts w:ascii="Times New Roman" w:hAnsi="Times New Roman"/>
          <w:i/>
          <w:iCs/>
          <w:color w:val="000000"/>
          <w:sz w:val="20"/>
          <w:szCs w:val="20"/>
        </w:rPr>
        <w:t>P</w:t>
      </w:r>
      <w:r>
        <w:rPr>
          <w:rFonts w:ascii="Times New Roman" w:hAnsi="Times New Roman"/>
          <w:i/>
          <w:iCs/>
          <w:color w:val="000000"/>
          <w:spacing w:val="-7"/>
          <w:sz w:val="20"/>
          <w:szCs w:val="20"/>
        </w:rPr>
        <w:t>r</w:t>
      </w:r>
      <w:r>
        <w:rPr>
          <w:rFonts w:ascii="Times New Roman" w:hAnsi="Times New Roman"/>
          <w:i/>
          <w:iCs/>
          <w:color w:val="000000"/>
          <w:sz w:val="20"/>
          <w:szCs w:val="20"/>
        </w:rPr>
        <w:t>ogram.</w:t>
      </w:r>
    </w:p>
    <w:p w:rsidR="00F42301" w:rsidRDefault="00F42301" w:rsidP="00963D01">
      <w:pPr>
        <w:widowControl w:val="0"/>
        <w:autoSpaceDE w:val="0"/>
        <w:autoSpaceDN w:val="0"/>
        <w:adjustRightInd w:val="0"/>
        <w:spacing w:after="0" w:line="250" w:lineRule="auto"/>
        <w:ind w:left="1239" w:right="1929" w:hanging="360"/>
        <w:jc w:val="both"/>
        <w:rPr>
          <w:rFonts w:ascii="Times New Roman" w:hAnsi="Times New Roman"/>
          <w:color w:val="000000"/>
          <w:sz w:val="20"/>
          <w:szCs w:val="20"/>
        </w:rPr>
        <w:sectPr w:rsidR="00F42301">
          <w:pgSz w:w="12240" w:h="15840"/>
          <w:pgMar w:top="260" w:right="260" w:bottom="280" w:left="1240" w:header="0" w:footer="955" w:gutter="0"/>
          <w:cols w:space="720"/>
          <w:noEndnote/>
        </w:sectPr>
      </w:pPr>
    </w:p>
    <w:tbl>
      <w:tblPr>
        <w:tblW w:w="0" w:type="auto"/>
        <w:tblInd w:w="141" w:type="dxa"/>
        <w:tblLayout w:type="fixed"/>
        <w:tblCellMar>
          <w:left w:w="0" w:type="dxa"/>
          <w:right w:w="0" w:type="dxa"/>
        </w:tblCellMar>
        <w:tblLook w:val="0000"/>
      </w:tblPr>
      <w:tblGrid>
        <w:gridCol w:w="1085"/>
        <w:gridCol w:w="4560"/>
        <w:gridCol w:w="4858"/>
      </w:tblGrid>
      <w:tr w:rsidR="00F42301" w:rsidRPr="00FA7AC7" w:rsidTr="00F319A1">
        <w:trPr>
          <w:trHeight w:hRule="exact" w:val="235"/>
        </w:trPr>
        <w:tc>
          <w:tcPr>
            <w:tcW w:w="1085" w:type="dxa"/>
            <w:tcBorders>
              <w:top w:val="nil"/>
              <w:left w:val="nil"/>
              <w:bottom w:val="single" w:sz="4" w:space="0" w:color="191919"/>
              <w:right w:val="single" w:sz="4" w:space="0" w:color="191919"/>
            </w:tcBorders>
          </w:tcPr>
          <w:p w:rsidR="00F42301" w:rsidRPr="00FA7AC7" w:rsidRDefault="00F42301" w:rsidP="00F319A1">
            <w:pPr>
              <w:widowControl w:val="0"/>
              <w:autoSpaceDE w:val="0"/>
              <w:autoSpaceDN w:val="0"/>
              <w:adjustRightInd w:val="0"/>
              <w:spacing w:after="0"/>
              <w:rPr>
                <w:rFonts w:ascii="Times New Roman" w:hAnsi="Times New Roman"/>
                <w:sz w:val="24"/>
                <w:szCs w:val="24"/>
              </w:rPr>
            </w:pPr>
          </w:p>
        </w:tc>
        <w:tc>
          <w:tcPr>
            <w:tcW w:w="4560" w:type="dxa"/>
            <w:vMerge w:val="restart"/>
            <w:tcBorders>
              <w:top w:val="single" w:sz="4" w:space="0" w:color="191919"/>
              <w:left w:val="single" w:sz="4" w:space="0" w:color="191919"/>
              <w:bottom w:val="single" w:sz="4" w:space="0" w:color="191919"/>
              <w:right w:val="single" w:sz="4" w:space="0" w:color="191919"/>
            </w:tcBorders>
          </w:tcPr>
          <w:p w:rsidR="00F42301" w:rsidRPr="00FA7AC7" w:rsidRDefault="00F42301" w:rsidP="00F319A1">
            <w:pPr>
              <w:widowControl w:val="0"/>
              <w:autoSpaceDE w:val="0"/>
              <w:autoSpaceDN w:val="0"/>
              <w:adjustRightInd w:val="0"/>
              <w:spacing w:before="9" w:after="0" w:line="130" w:lineRule="exact"/>
              <w:rPr>
                <w:rFonts w:ascii="Times New Roman" w:hAnsi="Times New Roman"/>
                <w:sz w:val="13"/>
                <w:szCs w:val="13"/>
              </w:rPr>
            </w:pPr>
          </w:p>
          <w:p w:rsidR="00F42301" w:rsidRPr="00FA7AC7" w:rsidRDefault="00F42301" w:rsidP="00F319A1">
            <w:pPr>
              <w:widowControl w:val="0"/>
              <w:autoSpaceDE w:val="0"/>
              <w:autoSpaceDN w:val="0"/>
              <w:adjustRightInd w:val="0"/>
              <w:spacing w:after="0"/>
              <w:ind w:left="1268"/>
              <w:rPr>
                <w:rFonts w:ascii="Times New Roman" w:hAnsi="Times New Roman"/>
                <w:sz w:val="24"/>
                <w:szCs w:val="24"/>
              </w:rPr>
            </w:pPr>
            <w:r w:rsidRPr="00FA7AC7">
              <w:rPr>
                <w:rFonts w:ascii="Times New Roman" w:hAnsi="Times New Roman"/>
                <w:b/>
                <w:bCs/>
                <w:color w:val="191919"/>
                <w:sz w:val="36"/>
                <w:szCs w:val="36"/>
              </w:rPr>
              <w:t>N</w:t>
            </w:r>
            <w:r w:rsidRPr="00FA7AC7">
              <w:rPr>
                <w:rFonts w:ascii="Times New Roman" w:hAnsi="Times New Roman"/>
                <w:b/>
                <w:bCs/>
                <w:color w:val="191919"/>
                <w:sz w:val="27"/>
                <w:szCs w:val="27"/>
              </w:rPr>
              <w:t>URSING</w:t>
            </w:r>
          </w:p>
        </w:tc>
        <w:tc>
          <w:tcPr>
            <w:tcW w:w="4858" w:type="dxa"/>
            <w:tcBorders>
              <w:top w:val="nil"/>
              <w:left w:val="single" w:sz="4" w:space="0" w:color="191919"/>
              <w:bottom w:val="single" w:sz="4" w:space="0" w:color="191919"/>
              <w:right w:val="nil"/>
            </w:tcBorders>
          </w:tcPr>
          <w:p w:rsidR="00F42301" w:rsidRPr="00FA7AC7" w:rsidRDefault="00F42301" w:rsidP="00F319A1">
            <w:pPr>
              <w:widowControl w:val="0"/>
              <w:autoSpaceDE w:val="0"/>
              <w:autoSpaceDN w:val="0"/>
              <w:adjustRightInd w:val="0"/>
              <w:spacing w:after="0"/>
              <w:rPr>
                <w:rFonts w:ascii="Times New Roman" w:hAnsi="Times New Roman"/>
                <w:sz w:val="24"/>
                <w:szCs w:val="24"/>
              </w:rPr>
            </w:pPr>
          </w:p>
        </w:tc>
      </w:tr>
      <w:tr w:rsidR="00F42301" w:rsidRPr="00FA7AC7" w:rsidTr="00F319A1">
        <w:trPr>
          <w:trHeight w:hRule="exact" w:val="256"/>
        </w:trPr>
        <w:tc>
          <w:tcPr>
            <w:tcW w:w="1085" w:type="dxa"/>
            <w:tcBorders>
              <w:top w:val="single" w:sz="4" w:space="0" w:color="191919"/>
              <w:left w:val="nil"/>
              <w:bottom w:val="single" w:sz="4" w:space="0" w:color="191919"/>
              <w:right w:val="single" w:sz="4" w:space="0" w:color="191919"/>
            </w:tcBorders>
          </w:tcPr>
          <w:p w:rsidR="00F42301" w:rsidRPr="00FA7AC7" w:rsidRDefault="00F42301" w:rsidP="00F319A1">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F319A1">
            <w:pPr>
              <w:widowControl w:val="0"/>
              <w:autoSpaceDE w:val="0"/>
              <w:autoSpaceDN w:val="0"/>
              <w:adjustRightInd w:val="0"/>
              <w:spacing w:after="0"/>
              <w:rPr>
                <w:rFonts w:ascii="Times New Roman" w:hAnsi="Times New Roman"/>
                <w:sz w:val="24"/>
                <w:szCs w:val="24"/>
              </w:rPr>
            </w:pPr>
          </w:p>
        </w:tc>
        <w:tc>
          <w:tcPr>
            <w:tcW w:w="4858" w:type="dxa"/>
            <w:tcBorders>
              <w:top w:val="single" w:sz="4" w:space="0" w:color="191919"/>
              <w:left w:val="single" w:sz="4" w:space="0" w:color="191919"/>
              <w:bottom w:val="single" w:sz="4" w:space="0" w:color="191919"/>
              <w:right w:val="nil"/>
            </w:tcBorders>
          </w:tcPr>
          <w:p w:rsidR="00F42301" w:rsidRPr="00FA7AC7" w:rsidRDefault="00F42301" w:rsidP="00F319A1">
            <w:pPr>
              <w:widowControl w:val="0"/>
              <w:autoSpaceDE w:val="0"/>
              <w:autoSpaceDN w:val="0"/>
              <w:adjustRightInd w:val="0"/>
              <w:spacing w:after="0"/>
              <w:rPr>
                <w:rFonts w:ascii="Times New Roman" w:hAnsi="Times New Roman"/>
                <w:sz w:val="24"/>
                <w:szCs w:val="24"/>
              </w:rPr>
            </w:pPr>
          </w:p>
        </w:tc>
      </w:tr>
      <w:tr w:rsidR="00F42301" w:rsidRPr="00FA7AC7" w:rsidTr="00F319A1">
        <w:trPr>
          <w:trHeight w:hRule="exact" w:val="219"/>
        </w:trPr>
        <w:tc>
          <w:tcPr>
            <w:tcW w:w="1085" w:type="dxa"/>
            <w:tcBorders>
              <w:top w:val="single" w:sz="4" w:space="0" w:color="191919"/>
              <w:left w:val="nil"/>
              <w:bottom w:val="nil"/>
              <w:right w:val="single" w:sz="4" w:space="0" w:color="191919"/>
            </w:tcBorders>
          </w:tcPr>
          <w:p w:rsidR="00F42301" w:rsidRPr="00FA7AC7" w:rsidRDefault="00F42301" w:rsidP="00F319A1">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F319A1">
            <w:pPr>
              <w:widowControl w:val="0"/>
              <w:autoSpaceDE w:val="0"/>
              <w:autoSpaceDN w:val="0"/>
              <w:adjustRightInd w:val="0"/>
              <w:spacing w:after="0"/>
              <w:rPr>
                <w:rFonts w:ascii="Times New Roman" w:hAnsi="Times New Roman"/>
                <w:sz w:val="24"/>
                <w:szCs w:val="24"/>
              </w:rPr>
            </w:pPr>
          </w:p>
        </w:tc>
        <w:tc>
          <w:tcPr>
            <w:tcW w:w="4858" w:type="dxa"/>
            <w:tcBorders>
              <w:top w:val="single" w:sz="4" w:space="0" w:color="191919"/>
              <w:left w:val="single" w:sz="4" w:space="0" w:color="191919"/>
              <w:bottom w:val="nil"/>
              <w:right w:val="nil"/>
            </w:tcBorders>
          </w:tcPr>
          <w:p w:rsidR="00F42301" w:rsidRPr="00FA7AC7" w:rsidRDefault="00F42301" w:rsidP="00F319A1">
            <w:pPr>
              <w:widowControl w:val="0"/>
              <w:autoSpaceDE w:val="0"/>
              <w:autoSpaceDN w:val="0"/>
              <w:adjustRightInd w:val="0"/>
              <w:spacing w:after="0"/>
              <w:rPr>
                <w:rFonts w:ascii="Times New Roman" w:hAnsi="Times New Roman"/>
                <w:sz w:val="24"/>
                <w:szCs w:val="24"/>
              </w:rPr>
            </w:pPr>
          </w:p>
        </w:tc>
      </w:tr>
    </w:tbl>
    <w:p w:rsidR="00F42301" w:rsidRDefault="00F42301" w:rsidP="00963D01">
      <w:pPr>
        <w:widowControl w:val="0"/>
        <w:autoSpaceDE w:val="0"/>
        <w:autoSpaceDN w:val="0"/>
        <w:adjustRightInd w:val="0"/>
        <w:spacing w:before="7" w:after="0" w:line="110" w:lineRule="exact"/>
        <w:rPr>
          <w:rFonts w:ascii="Times New Roman" w:hAnsi="Times New Roman"/>
          <w:sz w:val="11"/>
          <w:szCs w:val="11"/>
        </w:rPr>
      </w:pPr>
    </w:p>
    <w:p w:rsidR="00F42301" w:rsidRDefault="00F42301" w:rsidP="00963D01">
      <w:pPr>
        <w:widowControl w:val="0"/>
        <w:autoSpaceDE w:val="0"/>
        <w:autoSpaceDN w:val="0"/>
        <w:adjustRightInd w:val="0"/>
        <w:spacing w:after="0" w:line="200" w:lineRule="exact"/>
        <w:rPr>
          <w:rFonts w:ascii="Times New Roman" w:hAnsi="Times New Roman"/>
          <w:sz w:val="20"/>
          <w:szCs w:val="20"/>
        </w:rPr>
      </w:pPr>
    </w:p>
    <w:p w:rsidR="00F42301" w:rsidRDefault="00F42301" w:rsidP="00963D01">
      <w:pPr>
        <w:widowControl w:val="0"/>
        <w:autoSpaceDE w:val="0"/>
        <w:autoSpaceDN w:val="0"/>
        <w:adjustRightInd w:val="0"/>
        <w:spacing w:after="0" w:line="200" w:lineRule="exact"/>
        <w:rPr>
          <w:rFonts w:ascii="Times New Roman" w:hAnsi="Times New Roman"/>
          <w:sz w:val="20"/>
          <w:szCs w:val="20"/>
        </w:rPr>
      </w:pPr>
    </w:p>
    <w:p w:rsidR="00F42301" w:rsidRDefault="00F42301" w:rsidP="00963D01">
      <w:pPr>
        <w:widowControl w:val="0"/>
        <w:autoSpaceDE w:val="0"/>
        <w:autoSpaceDN w:val="0"/>
        <w:adjustRightInd w:val="0"/>
        <w:spacing w:before="27" w:after="0" w:line="250" w:lineRule="auto"/>
        <w:ind w:left="2326" w:right="863" w:hanging="360"/>
        <w:jc w:val="both"/>
        <w:rPr>
          <w:rFonts w:ascii="Times New Roman" w:hAnsi="Times New Roman"/>
          <w:sz w:val="20"/>
          <w:szCs w:val="20"/>
        </w:rPr>
      </w:pPr>
      <w:r w:rsidRPr="00607700">
        <w:rPr>
          <w:rFonts w:ascii="Calibri" w:hAnsi="Calibri"/>
          <w:noProof/>
          <w:lang w:eastAsia="en-US"/>
        </w:rPr>
        <w:pict>
          <v:group id="_x0000_s3650" style="position:absolute;left:0;text-align:left;margin-left:264.65pt;margin-top:-54.1pt;width:31.2pt;height:31.05pt;z-index:-251602944;mso-position-horizontal-relative:page" coordorigin="5293,-1082" coordsize="624,621" o:allowincell="f">
            <v:rect id="_x0000_s3651" style="position:absolute;left:5298;top:-1077;width:613;height:610" o:allowincell="f" stroked="f">
              <v:path arrowok="t"/>
            </v:rect>
            <v:rect id="_x0000_s3652" style="position:absolute;left:5298;top:-1077;width:620;height:620;mso-position-horizontal-relative:page" o:allowincell="f" filled="f" stroked="f">
              <v:textbox inset="0,0,0,0">
                <w:txbxContent>
                  <w:p w:rsidR="00F42301" w:rsidRDefault="00F42301" w:rsidP="00963D01">
                    <w:pPr>
                      <w:spacing w:after="0" w:line="620" w:lineRule="atLeast"/>
                      <w:rPr>
                        <w:rFonts w:ascii="Times New Roman" w:hAnsi="Times New Roman"/>
                        <w:sz w:val="24"/>
                        <w:szCs w:val="24"/>
                      </w:rPr>
                    </w:pPr>
                    <w:r>
                      <w:rPr>
                        <w:rFonts w:ascii="Times New Roman" w:hAnsi="Times New Roman"/>
                        <w:noProof/>
                        <w:sz w:val="24"/>
                        <w:szCs w:val="24"/>
                      </w:rPr>
                      <w:drawing>
                        <wp:inline distT="0" distB="0" distL="0" distR="0">
                          <wp:extent cx="390525" cy="390525"/>
                          <wp:effectExtent l="19050" t="0" r="9525" b="0"/>
                          <wp:docPr id="70"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5"/>
                                  <a:srcRect/>
                                  <a:stretch>
                                    <a:fillRect/>
                                  </a:stretch>
                                </pic:blipFill>
                                <pic:spPr bwMode="auto">
                                  <a:xfrm>
                                    <a:off x="0" y="0"/>
                                    <a:ext cx="390525" cy="390525"/>
                                  </a:xfrm>
                                  <a:prstGeom prst="rect">
                                    <a:avLst/>
                                  </a:prstGeom>
                                  <a:noFill/>
                                  <a:ln w="9525">
                                    <a:noFill/>
                                    <a:miter lim="800000"/>
                                    <a:headEnd/>
                                    <a:tailEnd/>
                                  </a:ln>
                                </pic:spPr>
                              </pic:pic>
                            </a:graphicData>
                          </a:graphic>
                        </wp:inline>
                      </w:drawing>
                    </w:r>
                  </w:p>
                  <w:p w:rsidR="00F42301" w:rsidRDefault="00F42301" w:rsidP="00963D01">
                    <w:pPr>
                      <w:widowControl w:val="0"/>
                      <w:autoSpaceDE w:val="0"/>
                      <w:autoSpaceDN w:val="0"/>
                      <w:adjustRightInd w:val="0"/>
                      <w:spacing w:after="0"/>
                      <w:rPr>
                        <w:rFonts w:ascii="Times New Roman" w:hAnsi="Times New Roman"/>
                        <w:sz w:val="24"/>
                        <w:szCs w:val="24"/>
                      </w:rPr>
                    </w:pPr>
                  </w:p>
                </w:txbxContent>
              </v:textbox>
            </v:rect>
            <w10:wrap anchorx="page"/>
          </v:group>
        </w:pict>
      </w:r>
      <w:r>
        <w:rPr>
          <w:rFonts w:ascii="Times New Roman" w:hAnsi="Times New Roman"/>
          <w:b/>
          <w:bCs/>
          <w:sz w:val="20"/>
          <w:szCs w:val="20"/>
        </w:rPr>
        <w:t>NURS</w:t>
      </w:r>
      <w:r>
        <w:rPr>
          <w:rFonts w:ascii="Times New Roman" w:hAnsi="Times New Roman"/>
          <w:b/>
          <w:bCs/>
          <w:spacing w:val="-7"/>
          <w:sz w:val="20"/>
          <w:szCs w:val="20"/>
        </w:rPr>
        <w:t xml:space="preserve"> </w:t>
      </w:r>
      <w:r>
        <w:rPr>
          <w:rFonts w:ascii="Times New Roman" w:hAnsi="Times New Roman"/>
          <w:b/>
          <w:bCs/>
          <w:sz w:val="20"/>
          <w:szCs w:val="20"/>
        </w:rPr>
        <w:t>5120</w:t>
      </w:r>
      <w:r>
        <w:rPr>
          <w:rFonts w:ascii="Times New Roman" w:hAnsi="Times New Roman"/>
          <w:b/>
          <w:bCs/>
          <w:spacing w:val="-7"/>
          <w:sz w:val="20"/>
          <w:szCs w:val="20"/>
        </w:rPr>
        <w:t xml:space="preserve"> </w:t>
      </w:r>
      <w:r>
        <w:rPr>
          <w:rFonts w:ascii="Times New Roman" w:hAnsi="Times New Roman"/>
          <w:b/>
          <w:bCs/>
          <w:sz w:val="20"/>
          <w:szCs w:val="20"/>
        </w:rPr>
        <w:t>-</w:t>
      </w:r>
      <w:r>
        <w:rPr>
          <w:rFonts w:ascii="Times New Roman" w:hAnsi="Times New Roman"/>
          <w:b/>
          <w:bCs/>
          <w:spacing w:val="-18"/>
          <w:sz w:val="20"/>
          <w:szCs w:val="20"/>
        </w:rPr>
        <w:t xml:space="preserve"> </w:t>
      </w:r>
      <w:r>
        <w:rPr>
          <w:rFonts w:ascii="Times New Roman" w:hAnsi="Times New Roman"/>
          <w:b/>
          <w:bCs/>
          <w:sz w:val="20"/>
          <w:szCs w:val="20"/>
        </w:rPr>
        <w:t>Advanced</w:t>
      </w:r>
      <w:r>
        <w:rPr>
          <w:rFonts w:ascii="Times New Roman" w:hAnsi="Times New Roman"/>
          <w:b/>
          <w:bCs/>
          <w:spacing w:val="-7"/>
          <w:sz w:val="20"/>
          <w:szCs w:val="20"/>
        </w:rPr>
        <w:t xml:space="preserve"> </w:t>
      </w:r>
      <w:r>
        <w:rPr>
          <w:rFonts w:ascii="Times New Roman" w:hAnsi="Times New Roman"/>
          <w:b/>
          <w:bCs/>
          <w:sz w:val="20"/>
          <w:szCs w:val="20"/>
        </w:rPr>
        <w:t>Nursing</w:t>
      </w:r>
      <w:r>
        <w:rPr>
          <w:rFonts w:ascii="Times New Roman" w:hAnsi="Times New Roman"/>
          <w:b/>
          <w:bCs/>
          <w:spacing w:val="-7"/>
          <w:sz w:val="20"/>
          <w:szCs w:val="20"/>
        </w:rPr>
        <w:t xml:space="preserve"> </w:t>
      </w:r>
      <w:r>
        <w:rPr>
          <w:rFonts w:ascii="Times New Roman" w:hAnsi="Times New Roman"/>
          <w:b/>
          <w:bCs/>
          <w:sz w:val="20"/>
          <w:szCs w:val="20"/>
        </w:rPr>
        <w:t>Resea</w:t>
      </w:r>
      <w:r>
        <w:rPr>
          <w:rFonts w:ascii="Times New Roman" w:hAnsi="Times New Roman"/>
          <w:b/>
          <w:bCs/>
          <w:spacing w:val="-4"/>
          <w:sz w:val="20"/>
          <w:szCs w:val="20"/>
        </w:rPr>
        <w:t>r</w:t>
      </w:r>
      <w:r>
        <w:rPr>
          <w:rFonts w:ascii="Times New Roman" w:hAnsi="Times New Roman"/>
          <w:b/>
          <w:bCs/>
          <w:sz w:val="20"/>
          <w:szCs w:val="20"/>
        </w:rPr>
        <w:t xml:space="preserve">ch.............................................................................3(3-0) </w:t>
      </w:r>
      <w:r>
        <w:rPr>
          <w:rFonts w:ascii="Times New Roman" w:hAnsi="Times New Roman"/>
          <w:sz w:val="20"/>
          <w:szCs w:val="20"/>
        </w:rPr>
        <w:t>This course emphasizes quantitative and qualitative research methodologies and the applica- tion of technology</w:t>
      </w:r>
      <w:r>
        <w:rPr>
          <w:rFonts w:ascii="Times New Roman" w:hAnsi="Times New Roman"/>
          <w:spacing w:val="1"/>
          <w:sz w:val="20"/>
          <w:szCs w:val="20"/>
        </w:rPr>
        <w:t xml:space="preserve"> </w:t>
      </w:r>
      <w:r>
        <w:rPr>
          <w:rFonts w:ascii="Times New Roman" w:hAnsi="Times New Roman"/>
          <w:sz w:val="20"/>
          <w:szCs w:val="20"/>
        </w:rPr>
        <w:t>in data analysis. Students formulate</w:t>
      </w:r>
      <w:r>
        <w:rPr>
          <w:rFonts w:ascii="Times New Roman" w:hAnsi="Times New Roman"/>
          <w:spacing w:val="1"/>
          <w:sz w:val="20"/>
          <w:szCs w:val="20"/>
        </w:rPr>
        <w:t xml:space="preserve"> </w:t>
      </w:r>
      <w:r>
        <w:rPr>
          <w:rFonts w:ascii="Times New Roman" w:hAnsi="Times New Roman"/>
          <w:sz w:val="20"/>
          <w:szCs w:val="20"/>
        </w:rPr>
        <w:t xml:space="preserve">a beginning approach to proposal de- </w:t>
      </w:r>
      <w:r>
        <w:rPr>
          <w:rFonts w:ascii="Times New Roman" w:hAnsi="Times New Roman"/>
          <w:spacing w:val="-1"/>
          <w:sz w:val="20"/>
          <w:szCs w:val="20"/>
        </w:rPr>
        <w:t>velopment</w:t>
      </w:r>
      <w:r>
        <w:rPr>
          <w:rFonts w:ascii="Times New Roman" w:hAnsi="Times New Roman"/>
          <w:sz w:val="20"/>
          <w:szCs w:val="20"/>
        </w:rPr>
        <w:t>.</w:t>
      </w:r>
      <w:r>
        <w:rPr>
          <w:rFonts w:ascii="Times New Roman" w:hAnsi="Times New Roman"/>
          <w:spacing w:val="-8"/>
          <w:sz w:val="20"/>
          <w:szCs w:val="20"/>
        </w:rPr>
        <w:t xml:space="preserve"> </w:t>
      </w:r>
      <w:r>
        <w:rPr>
          <w:rFonts w:ascii="Times New Roman" w:hAnsi="Times New Roman"/>
          <w:i/>
          <w:iCs/>
          <w:spacing w:val="-1"/>
          <w:sz w:val="20"/>
          <w:szCs w:val="20"/>
        </w:rPr>
        <w:t>P</w:t>
      </w:r>
      <w:r>
        <w:rPr>
          <w:rFonts w:ascii="Times New Roman" w:hAnsi="Times New Roman"/>
          <w:i/>
          <w:iCs/>
          <w:spacing w:val="-8"/>
          <w:sz w:val="20"/>
          <w:szCs w:val="20"/>
        </w:rPr>
        <w:t>r</w:t>
      </w:r>
      <w:r>
        <w:rPr>
          <w:rFonts w:ascii="Times New Roman" w:hAnsi="Times New Roman"/>
          <w:i/>
          <w:iCs/>
          <w:spacing w:val="-1"/>
          <w:sz w:val="20"/>
          <w:szCs w:val="20"/>
        </w:rPr>
        <w:t>e</w:t>
      </w:r>
      <w:r>
        <w:rPr>
          <w:rFonts w:ascii="Times New Roman" w:hAnsi="Times New Roman"/>
          <w:i/>
          <w:iCs/>
          <w:spacing w:val="-8"/>
          <w:sz w:val="20"/>
          <w:szCs w:val="20"/>
        </w:rPr>
        <w:t>r</w:t>
      </w:r>
      <w:r>
        <w:rPr>
          <w:rFonts w:ascii="Times New Roman" w:hAnsi="Times New Roman"/>
          <w:i/>
          <w:iCs/>
          <w:spacing w:val="-1"/>
          <w:sz w:val="20"/>
          <w:szCs w:val="20"/>
        </w:rPr>
        <w:t>equisites</w:t>
      </w:r>
      <w:r>
        <w:rPr>
          <w:rFonts w:ascii="Times New Roman" w:hAnsi="Times New Roman"/>
          <w:i/>
          <w:iCs/>
          <w:sz w:val="20"/>
          <w:szCs w:val="20"/>
        </w:rPr>
        <w:t>:</w:t>
      </w:r>
      <w:r>
        <w:rPr>
          <w:rFonts w:ascii="Times New Roman" w:hAnsi="Times New Roman"/>
          <w:i/>
          <w:iCs/>
          <w:spacing w:val="-12"/>
          <w:sz w:val="20"/>
          <w:szCs w:val="20"/>
        </w:rPr>
        <w:t xml:space="preserve"> </w:t>
      </w:r>
      <w:r>
        <w:rPr>
          <w:rFonts w:ascii="Times New Roman" w:hAnsi="Times New Roman"/>
          <w:i/>
          <w:iCs/>
          <w:spacing w:val="-1"/>
          <w:sz w:val="20"/>
          <w:szCs w:val="20"/>
        </w:rPr>
        <w:t>Admissio</w:t>
      </w:r>
      <w:r>
        <w:rPr>
          <w:rFonts w:ascii="Times New Roman" w:hAnsi="Times New Roman"/>
          <w:i/>
          <w:iCs/>
          <w:sz w:val="20"/>
          <w:szCs w:val="20"/>
        </w:rPr>
        <w:t>n</w:t>
      </w:r>
      <w:r>
        <w:rPr>
          <w:rFonts w:ascii="Times New Roman" w:hAnsi="Times New Roman"/>
          <w:i/>
          <w:iCs/>
          <w:spacing w:val="-8"/>
          <w:sz w:val="20"/>
          <w:szCs w:val="20"/>
        </w:rPr>
        <w:t xml:space="preserve"> </w:t>
      </w:r>
      <w:r>
        <w:rPr>
          <w:rFonts w:ascii="Times New Roman" w:hAnsi="Times New Roman"/>
          <w:i/>
          <w:iCs/>
          <w:spacing w:val="-1"/>
          <w:sz w:val="20"/>
          <w:szCs w:val="20"/>
        </w:rPr>
        <w:t>t</w:t>
      </w:r>
      <w:r>
        <w:rPr>
          <w:rFonts w:ascii="Times New Roman" w:hAnsi="Times New Roman"/>
          <w:i/>
          <w:iCs/>
          <w:sz w:val="20"/>
          <w:szCs w:val="20"/>
        </w:rPr>
        <w:t>o</w:t>
      </w:r>
      <w:r>
        <w:rPr>
          <w:rFonts w:ascii="Times New Roman" w:hAnsi="Times New Roman"/>
          <w:i/>
          <w:iCs/>
          <w:spacing w:val="-8"/>
          <w:sz w:val="20"/>
          <w:szCs w:val="20"/>
        </w:rPr>
        <w:t xml:space="preserve"> </w:t>
      </w:r>
      <w:r>
        <w:rPr>
          <w:rFonts w:ascii="Times New Roman" w:hAnsi="Times New Roman"/>
          <w:i/>
          <w:iCs/>
          <w:spacing w:val="-1"/>
          <w:sz w:val="20"/>
          <w:szCs w:val="20"/>
        </w:rPr>
        <w:t>Graduat</w:t>
      </w:r>
      <w:r>
        <w:rPr>
          <w:rFonts w:ascii="Times New Roman" w:hAnsi="Times New Roman"/>
          <w:i/>
          <w:iCs/>
          <w:sz w:val="20"/>
          <w:szCs w:val="20"/>
        </w:rPr>
        <w:t>e</w:t>
      </w:r>
      <w:r>
        <w:rPr>
          <w:rFonts w:ascii="Times New Roman" w:hAnsi="Times New Roman"/>
          <w:i/>
          <w:iCs/>
          <w:spacing w:val="-8"/>
          <w:sz w:val="20"/>
          <w:szCs w:val="20"/>
        </w:rPr>
        <w:t xml:space="preserve"> </w:t>
      </w:r>
      <w:r>
        <w:rPr>
          <w:rFonts w:ascii="Times New Roman" w:hAnsi="Times New Roman"/>
          <w:i/>
          <w:iCs/>
          <w:spacing w:val="-1"/>
          <w:sz w:val="20"/>
          <w:szCs w:val="20"/>
        </w:rPr>
        <w:t>Nursin</w:t>
      </w:r>
      <w:r>
        <w:rPr>
          <w:rFonts w:ascii="Times New Roman" w:hAnsi="Times New Roman"/>
          <w:i/>
          <w:iCs/>
          <w:sz w:val="20"/>
          <w:szCs w:val="20"/>
        </w:rPr>
        <w:t>g</w:t>
      </w:r>
      <w:r>
        <w:rPr>
          <w:rFonts w:ascii="Times New Roman" w:hAnsi="Times New Roman"/>
          <w:i/>
          <w:iCs/>
          <w:spacing w:val="-8"/>
          <w:sz w:val="20"/>
          <w:szCs w:val="20"/>
        </w:rPr>
        <w:t xml:space="preserve"> </w:t>
      </w:r>
      <w:r>
        <w:rPr>
          <w:rFonts w:ascii="Times New Roman" w:hAnsi="Times New Roman"/>
          <w:i/>
          <w:iCs/>
          <w:spacing w:val="-1"/>
          <w:sz w:val="20"/>
          <w:szCs w:val="20"/>
        </w:rPr>
        <w:t>P</w:t>
      </w:r>
      <w:r>
        <w:rPr>
          <w:rFonts w:ascii="Times New Roman" w:hAnsi="Times New Roman"/>
          <w:i/>
          <w:iCs/>
          <w:spacing w:val="-8"/>
          <w:sz w:val="20"/>
          <w:szCs w:val="20"/>
        </w:rPr>
        <w:t>r</w:t>
      </w:r>
      <w:r>
        <w:rPr>
          <w:rFonts w:ascii="Times New Roman" w:hAnsi="Times New Roman"/>
          <w:i/>
          <w:iCs/>
          <w:spacing w:val="-1"/>
          <w:sz w:val="20"/>
          <w:szCs w:val="20"/>
        </w:rPr>
        <w:t>ogra</w:t>
      </w:r>
      <w:r>
        <w:rPr>
          <w:rFonts w:ascii="Times New Roman" w:hAnsi="Times New Roman"/>
          <w:i/>
          <w:iCs/>
          <w:sz w:val="20"/>
          <w:szCs w:val="20"/>
        </w:rPr>
        <w:t>m</w:t>
      </w:r>
      <w:r>
        <w:rPr>
          <w:rFonts w:ascii="Times New Roman" w:hAnsi="Times New Roman"/>
          <w:i/>
          <w:iCs/>
          <w:spacing w:val="-8"/>
          <w:sz w:val="20"/>
          <w:szCs w:val="20"/>
        </w:rPr>
        <w:t xml:space="preserve"> </w:t>
      </w:r>
      <w:r>
        <w:rPr>
          <w:rFonts w:ascii="Times New Roman" w:hAnsi="Times New Roman"/>
          <w:i/>
          <w:iCs/>
          <w:spacing w:val="-1"/>
          <w:sz w:val="20"/>
          <w:szCs w:val="20"/>
        </w:rPr>
        <w:t>o</w:t>
      </w:r>
      <w:r>
        <w:rPr>
          <w:rFonts w:ascii="Times New Roman" w:hAnsi="Times New Roman"/>
          <w:i/>
          <w:iCs/>
          <w:sz w:val="20"/>
          <w:szCs w:val="20"/>
        </w:rPr>
        <w:t>r</w:t>
      </w:r>
      <w:r>
        <w:rPr>
          <w:rFonts w:ascii="Times New Roman" w:hAnsi="Times New Roman"/>
          <w:i/>
          <w:iCs/>
          <w:spacing w:val="-8"/>
          <w:sz w:val="20"/>
          <w:szCs w:val="20"/>
        </w:rPr>
        <w:t xml:space="preserve"> </w:t>
      </w:r>
      <w:r>
        <w:rPr>
          <w:rFonts w:ascii="Times New Roman" w:hAnsi="Times New Roman"/>
          <w:i/>
          <w:iCs/>
          <w:spacing w:val="-1"/>
          <w:sz w:val="20"/>
          <w:szCs w:val="20"/>
        </w:rPr>
        <w:t>app</w:t>
      </w:r>
      <w:r>
        <w:rPr>
          <w:rFonts w:ascii="Times New Roman" w:hAnsi="Times New Roman"/>
          <w:i/>
          <w:iCs/>
          <w:spacing w:val="-8"/>
          <w:sz w:val="20"/>
          <w:szCs w:val="20"/>
        </w:rPr>
        <w:t>r</w:t>
      </w:r>
      <w:r>
        <w:rPr>
          <w:rFonts w:ascii="Times New Roman" w:hAnsi="Times New Roman"/>
          <w:i/>
          <w:iCs/>
          <w:spacing w:val="-1"/>
          <w:sz w:val="20"/>
          <w:szCs w:val="20"/>
        </w:rPr>
        <w:t>ova</w:t>
      </w:r>
      <w:r>
        <w:rPr>
          <w:rFonts w:ascii="Times New Roman" w:hAnsi="Times New Roman"/>
          <w:i/>
          <w:iCs/>
          <w:sz w:val="20"/>
          <w:szCs w:val="20"/>
        </w:rPr>
        <w:t>l</w:t>
      </w:r>
      <w:r>
        <w:rPr>
          <w:rFonts w:ascii="Times New Roman" w:hAnsi="Times New Roman"/>
          <w:i/>
          <w:iCs/>
          <w:spacing w:val="-8"/>
          <w:sz w:val="20"/>
          <w:szCs w:val="20"/>
        </w:rPr>
        <w:t xml:space="preserve"> </w:t>
      </w:r>
      <w:r>
        <w:rPr>
          <w:rFonts w:ascii="Times New Roman" w:hAnsi="Times New Roman"/>
          <w:i/>
          <w:iCs/>
          <w:spacing w:val="-1"/>
          <w:sz w:val="20"/>
          <w:szCs w:val="20"/>
        </w:rPr>
        <w:t>o</w:t>
      </w:r>
      <w:r>
        <w:rPr>
          <w:rFonts w:ascii="Times New Roman" w:hAnsi="Times New Roman"/>
          <w:i/>
          <w:iCs/>
          <w:sz w:val="20"/>
          <w:szCs w:val="20"/>
        </w:rPr>
        <w:t>f</w:t>
      </w:r>
      <w:r>
        <w:rPr>
          <w:rFonts w:ascii="Times New Roman" w:hAnsi="Times New Roman"/>
          <w:i/>
          <w:iCs/>
          <w:spacing w:val="-8"/>
          <w:sz w:val="20"/>
          <w:szCs w:val="20"/>
        </w:rPr>
        <w:t xml:space="preserve"> </w:t>
      </w:r>
      <w:r>
        <w:rPr>
          <w:rFonts w:ascii="Times New Roman" w:hAnsi="Times New Roman"/>
          <w:i/>
          <w:iCs/>
          <w:spacing w:val="-1"/>
          <w:sz w:val="20"/>
          <w:szCs w:val="20"/>
        </w:rPr>
        <w:t>Coo</w:t>
      </w:r>
      <w:r>
        <w:rPr>
          <w:rFonts w:ascii="Times New Roman" w:hAnsi="Times New Roman"/>
          <w:i/>
          <w:iCs/>
          <w:spacing w:val="-8"/>
          <w:sz w:val="20"/>
          <w:szCs w:val="20"/>
        </w:rPr>
        <w:t>r</w:t>
      </w:r>
      <w:r>
        <w:rPr>
          <w:rFonts w:ascii="Times New Roman" w:hAnsi="Times New Roman"/>
          <w:i/>
          <w:iCs/>
          <w:spacing w:val="-1"/>
          <w:sz w:val="20"/>
          <w:szCs w:val="20"/>
        </w:rPr>
        <w:t xml:space="preserve">dinator </w:t>
      </w:r>
      <w:r>
        <w:rPr>
          <w:rFonts w:ascii="Times New Roman" w:hAnsi="Times New Roman"/>
          <w:i/>
          <w:iCs/>
          <w:sz w:val="20"/>
          <w:szCs w:val="20"/>
        </w:rPr>
        <w:t>of Graduate Nursing P</w:t>
      </w:r>
      <w:r>
        <w:rPr>
          <w:rFonts w:ascii="Times New Roman" w:hAnsi="Times New Roman"/>
          <w:i/>
          <w:iCs/>
          <w:spacing w:val="-7"/>
          <w:sz w:val="20"/>
          <w:szCs w:val="20"/>
        </w:rPr>
        <w:t>r</w:t>
      </w:r>
      <w:r>
        <w:rPr>
          <w:rFonts w:ascii="Times New Roman" w:hAnsi="Times New Roman"/>
          <w:i/>
          <w:iCs/>
          <w:sz w:val="20"/>
          <w:szCs w:val="20"/>
        </w:rPr>
        <w:t>ogram.</w:t>
      </w:r>
    </w:p>
    <w:p w:rsidR="00F42301" w:rsidRDefault="00F42301" w:rsidP="00963D01">
      <w:pPr>
        <w:widowControl w:val="0"/>
        <w:autoSpaceDE w:val="0"/>
        <w:autoSpaceDN w:val="0"/>
        <w:adjustRightInd w:val="0"/>
        <w:spacing w:after="0" w:line="250" w:lineRule="auto"/>
        <w:ind w:left="2326" w:right="863" w:hanging="360"/>
        <w:jc w:val="both"/>
        <w:rPr>
          <w:rFonts w:ascii="Times New Roman" w:hAnsi="Times New Roman"/>
          <w:sz w:val="20"/>
          <w:szCs w:val="20"/>
        </w:rPr>
      </w:pPr>
      <w:r w:rsidRPr="00607700">
        <w:rPr>
          <w:rFonts w:ascii="Calibri" w:hAnsi="Calibri"/>
          <w:noProof/>
          <w:lang w:eastAsia="en-US"/>
        </w:rPr>
        <w:pict>
          <v:shape id="_x0000_s3654" type="#_x0000_t202" style="position:absolute;left:0;text-align:left;margin-left:18.85pt;margin-top:19.1pt;width:1in;height:270.7pt;z-index:-251600896;mso-position-horizontal-relative:page" o:allowincell="f" filled="f" stroked="f">
            <v:textbox style="layout-flow:vertical;mso-layout-flow-alt:bottom-to-top" inset="0,0,0,0">
              <w:txbxContent>
                <w:p w:rsidR="00F42301" w:rsidRDefault="00F42301" w:rsidP="00963D01">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P</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ROGRAM</w:t>
                  </w:r>
                  <w:r>
                    <w:rPr>
                      <w:rFonts w:ascii="Impact" w:hAnsi="Impact" w:cs="Impact"/>
                      <w:color w:val="A3A3A3"/>
                      <w:position w:val="1"/>
                      <w:sz w:val="105"/>
                      <w:szCs w:val="105"/>
                    </w:rPr>
                    <w:t>S</w:t>
                  </w:r>
                  <w:r>
                    <w:rPr>
                      <w:rFonts w:ascii="Impact" w:hAnsi="Impact" w:cs="Impact"/>
                      <w:color w:val="A3A3A3"/>
                      <w:spacing w:val="-115"/>
                      <w:position w:val="1"/>
                      <w:sz w:val="105"/>
                      <w:szCs w:val="105"/>
                    </w:rPr>
                    <w:t xml:space="preserve"> </w:t>
                  </w:r>
                </w:p>
              </w:txbxContent>
            </v:textbox>
            <w10:wrap anchorx="page"/>
          </v:shape>
        </w:pict>
      </w:r>
      <w:r>
        <w:rPr>
          <w:rFonts w:ascii="Times New Roman" w:hAnsi="Times New Roman"/>
          <w:b/>
          <w:bCs/>
          <w:sz w:val="20"/>
          <w:szCs w:val="20"/>
        </w:rPr>
        <w:t>NURS</w:t>
      </w:r>
      <w:r>
        <w:rPr>
          <w:rFonts w:ascii="Times New Roman" w:hAnsi="Times New Roman"/>
          <w:b/>
          <w:bCs/>
          <w:spacing w:val="-8"/>
          <w:sz w:val="20"/>
          <w:szCs w:val="20"/>
        </w:rPr>
        <w:t xml:space="preserve"> </w:t>
      </w:r>
      <w:r>
        <w:rPr>
          <w:rFonts w:ascii="Times New Roman" w:hAnsi="Times New Roman"/>
          <w:b/>
          <w:bCs/>
          <w:sz w:val="20"/>
          <w:szCs w:val="20"/>
        </w:rPr>
        <w:t>5210</w:t>
      </w:r>
      <w:r>
        <w:rPr>
          <w:rFonts w:ascii="Times New Roman" w:hAnsi="Times New Roman"/>
          <w:b/>
          <w:bCs/>
          <w:spacing w:val="-8"/>
          <w:sz w:val="20"/>
          <w:szCs w:val="20"/>
        </w:rPr>
        <w:t xml:space="preserve"> </w:t>
      </w:r>
      <w:r>
        <w:rPr>
          <w:rFonts w:ascii="Times New Roman" w:hAnsi="Times New Roman"/>
          <w:b/>
          <w:bCs/>
          <w:sz w:val="20"/>
          <w:szCs w:val="20"/>
        </w:rPr>
        <w:t>-</w:t>
      </w:r>
      <w:r>
        <w:rPr>
          <w:rFonts w:ascii="Times New Roman" w:hAnsi="Times New Roman"/>
          <w:b/>
          <w:bCs/>
          <w:spacing w:val="-19"/>
          <w:sz w:val="20"/>
          <w:szCs w:val="20"/>
        </w:rPr>
        <w:t xml:space="preserve"> </w:t>
      </w:r>
      <w:r>
        <w:rPr>
          <w:rFonts w:ascii="Times New Roman" w:hAnsi="Times New Roman"/>
          <w:b/>
          <w:bCs/>
          <w:sz w:val="20"/>
          <w:szCs w:val="20"/>
        </w:rPr>
        <w:t>Advanced</w:t>
      </w:r>
      <w:r>
        <w:rPr>
          <w:rFonts w:ascii="Times New Roman" w:hAnsi="Times New Roman"/>
          <w:b/>
          <w:bCs/>
          <w:spacing w:val="-8"/>
          <w:sz w:val="20"/>
          <w:szCs w:val="20"/>
        </w:rPr>
        <w:t xml:space="preserve"> </w:t>
      </w:r>
      <w:r>
        <w:rPr>
          <w:rFonts w:ascii="Times New Roman" w:hAnsi="Times New Roman"/>
          <w:b/>
          <w:bCs/>
          <w:sz w:val="20"/>
          <w:szCs w:val="20"/>
        </w:rPr>
        <w:t>Pathophysiolog</w:t>
      </w:r>
      <w:r>
        <w:rPr>
          <w:rFonts w:ascii="Times New Roman" w:hAnsi="Times New Roman"/>
          <w:b/>
          <w:bCs/>
          <w:spacing w:val="-11"/>
          <w:sz w:val="20"/>
          <w:szCs w:val="20"/>
        </w:rPr>
        <w:t>y</w:t>
      </w:r>
      <w:r>
        <w:rPr>
          <w:rFonts w:ascii="Times New Roman" w:hAnsi="Times New Roman"/>
          <w:b/>
          <w:bCs/>
          <w:sz w:val="20"/>
          <w:szCs w:val="20"/>
        </w:rPr>
        <w:t xml:space="preserve">................................................................................3(3-0) </w:t>
      </w:r>
      <w:r>
        <w:rPr>
          <w:rFonts w:ascii="Times New Roman" w:hAnsi="Times New Roman"/>
          <w:sz w:val="20"/>
          <w:szCs w:val="20"/>
        </w:rPr>
        <w:t>This course emphasizes the complexity of normal physiological and psychological functions and</w:t>
      </w:r>
      <w:r>
        <w:rPr>
          <w:rFonts w:ascii="Times New Roman" w:hAnsi="Times New Roman"/>
          <w:spacing w:val="4"/>
          <w:sz w:val="20"/>
          <w:szCs w:val="20"/>
        </w:rPr>
        <w:t xml:space="preserve"> </w:t>
      </w:r>
      <w:r>
        <w:rPr>
          <w:rFonts w:ascii="Times New Roman" w:hAnsi="Times New Roman"/>
          <w:sz w:val="20"/>
          <w:szCs w:val="20"/>
        </w:rPr>
        <w:t>the</w:t>
      </w:r>
      <w:r>
        <w:rPr>
          <w:rFonts w:ascii="Times New Roman" w:hAnsi="Times New Roman"/>
          <w:spacing w:val="4"/>
          <w:sz w:val="20"/>
          <w:szCs w:val="20"/>
        </w:rPr>
        <w:t xml:space="preserve"> </w:t>
      </w:r>
      <w:r>
        <w:rPr>
          <w:rFonts w:ascii="Times New Roman" w:hAnsi="Times New Roman"/>
          <w:sz w:val="20"/>
          <w:szCs w:val="20"/>
        </w:rPr>
        <w:t>disruption</w:t>
      </w:r>
      <w:r>
        <w:rPr>
          <w:rFonts w:ascii="Times New Roman" w:hAnsi="Times New Roman"/>
          <w:spacing w:val="4"/>
          <w:sz w:val="20"/>
          <w:szCs w:val="20"/>
        </w:rPr>
        <w:t xml:space="preserve"> </w:t>
      </w:r>
      <w:r>
        <w:rPr>
          <w:rFonts w:ascii="Times New Roman" w:hAnsi="Times New Roman"/>
          <w:sz w:val="20"/>
          <w:szCs w:val="20"/>
        </w:rPr>
        <w:t>of</w:t>
      </w:r>
      <w:r>
        <w:rPr>
          <w:rFonts w:ascii="Times New Roman" w:hAnsi="Times New Roman"/>
          <w:spacing w:val="4"/>
          <w:sz w:val="20"/>
          <w:szCs w:val="20"/>
        </w:rPr>
        <w:t xml:space="preserve"> </w:t>
      </w:r>
      <w:r>
        <w:rPr>
          <w:rFonts w:ascii="Times New Roman" w:hAnsi="Times New Roman"/>
          <w:sz w:val="20"/>
          <w:szCs w:val="20"/>
        </w:rPr>
        <w:t>homeostasis</w:t>
      </w:r>
      <w:r>
        <w:rPr>
          <w:rFonts w:ascii="Times New Roman" w:hAnsi="Times New Roman"/>
          <w:spacing w:val="4"/>
          <w:sz w:val="20"/>
          <w:szCs w:val="20"/>
        </w:rPr>
        <w:t xml:space="preserve"> </w:t>
      </w:r>
      <w:r>
        <w:rPr>
          <w:rFonts w:ascii="Times New Roman" w:hAnsi="Times New Roman"/>
          <w:sz w:val="20"/>
          <w:szCs w:val="20"/>
        </w:rPr>
        <w:t>in</w:t>
      </w:r>
      <w:r>
        <w:rPr>
          <w:rFonts w:ascii="Times New Roman" w:hAnsi="Times New Roman"/>
          <w:spacing w:val="4"/>
          <w:sz w:val="20"/>
          <w:szCs w:val="20"/>
        </w:rPr>
        <w:t xml:space="preserve"> </w:t>
      </w:r>
      <w:r>
        <w:rPr>
          <w:rFonts w:ascii="Times New Roman" w:hAnsi="Times New Roman"/>
          <w:sz w:val="20"/>
          <w:szCs w:val="20"/>
        </w:rPr>
        <w:t>understanding</w:t>
      </w:r>
      <w:r>
        <w:rPr>
          <w:rFonts w:ascii="Times New Roman" w:hAnsi="Times New Roman"/>
          <w:spacing w:val="4"/>
          <w:sz w:val="20"/>
          <w:szCs w:val="20"/>
        </w:rPr>
        <w:t xml:space="preserve"> </w:t>
      </w:r>
      <w:r>
        <w:rPr>
          <w:rFonts w:ascii="Times New Roman" w:hAnsi="Times New Roman"/>
          <w:sz w:val="20"/>
          <w:szCs w:val="20"/>
        </w:rPr>
        <w:t>the</w:t>
      </w:r>
      <w:r>
        <w:rPr>
          <w:rFonts w:ascii="Times New Roman" w:hAnsi="Times New Roman"/>
          <w:spacing w:val="4"/>
          <w:sz w:val="20"/>
          <w:szCs w:val="20"/>
        </w:rPr>
        <w:t xml:space="preserve"> </w:t>
      </w:r>
      <w:r>
        <w:rPr>
          <w:rFonts w:ascii="Times New Roman" w:hAnsi="Times New Roman"/>
          <w:sz w:val="20"/>
          <w:szCs w:val="20"/>
        </w:rPr>
        <w:t>disease</w:t>
      </w:r>
      <w:r>
        <w:rPr>
          <w:rFonts w:ascii="Times New Roman" w:hAnsi="Times New Roman"/>
          <w:spacing w:val="4"/>
          <w:sz w:val="20"/>
          <w:szCs w:val="20"/>
        </w:rPr>
        <w:t xml:space="preserve"> </w:t>
      </w:r>
      <w:r>
        <w:rPr>
          <w:rFonts w:ascii="Times New Roman" w:hAnsi="Times New Roman"/>
          <w:sz w:val="20"/>
          <w:szCs w:val="20"/>
        </w:rPr>
        <w:t>process</w:t>
      </w:r>
      <w:r>
        <w:rPr>
          <w:rFonts w:ascii="Times New Roman" w:hAnsi="Times New Roman"/>
          <w:spacing w:val="4"/>
          <w:sz w:val="20"/>
          <w:szCs w:val="20"/>
        </w:rPr>
        <w:t xml:space="preserve"> </w:t>
      </w:r>
      <w:r>
        <w:rPr>
          <w:rFonts w:ascii="Times New Roman" w:hAnsi="Times New Roman"/>
          <w:sz w:val="20"/>
          <w:szCs w:val="20"/>
        </w:rPr>
        <w:t>and/or</w:t>
      </w:r>
      <w:r>
        <w:rPr>
          <w:rFonts w:ascii="Times New Roman" w:hAnsi="Times New Roman"/>
          <w:spacing w:val="4"/>
          <w:sz w:val="20"/>
          <w:szCs w:val="20"/>
        </w:rPr>
        <w:t xml:space="preserve"> </w:t>
      </w:r>
      <w:r>
        <w:rPr>
          <w:rFonts w:ascii="Times New Roman" w:hAnsi="Times New Roman"/>
          <w:sz w:val="20"/>
          <w:szCs w:val="20"/>
        </w:rPr>
        <w:t>illness. The</w:t>
      </w:r>
      <w:r>
        <w:rPr>
          <w:rFonts w:ascii="Times New Roman" w:hAnsi="Times New Roman"/>
          <w:spacing w:val="4"/>
          <w:sz w:val="20"/>
          <w:szCs w:val="20"/>
        </w:rPr>
        <w:t xml:space="preserve"> </w:t>
      </w:r>
      <w:r>
        <w:rPr>
          <w:rFonts w:ascii="Times New Roman" w:hAnsi="Times New Roman"/>
          <w:sz w:val="20"/>
          <w:szCs w:val="20"/>
        </w:rPr>
        <w:t xml:space="preserve">in- </w:t>
      </w:r>
      <w:r>
        <w:rPr>
          <w:rFonts w:ascii="Times New Roman" w:hAnsi="Times New Roman"/>
          <w:spacing w:val="-2"/>
          <w:sz w:val="20"/>
          <w:szCs w:val="20"/>
        </w:rPr>
        <w:t>volvemen</w:t>
      </w:r>
      <w:r>
        <w:rPr>
          <w:rFonts w:ascii="Times New Roman" w:hAnsi="Times New Roman"/>
          <w:sz w:val="20"/>
          <w:szCs w:val="20"/>
        </w:rPr>
        <w:t>t</w:t>
      </w:r>
      <w:r>
        <w:rPr>
          <w:rFonts w:ascii="Times New Roman" w:hAnsi="Times New Roman"/>
          <w:spacing w:val="-9"/>
          <w:sz w:val="20"/>
          <w:szCs w:val="20"/>
        </w:rPr>
        <w:t xml:space="preserve"> </w:t>
      </w:r>
      <w:r>
        <w:rPr>
          <w:rFonts w:ascii="Times New Roman" w:hAnsi="Times New Roman"/>
          <w:spacing w:val="-2"/>
          <w:sz w:val="20"/>
          <w:szCs w:val="20"/>
        </w:rPr>
        <w:t>o</w:t>
      </w:r>
      <w:r>
        <w:rPr>
          <w:rFonts w:ascii="Times New Roman" w:hAnsi="Times New Roman"/>
          <w:sz w:val="20"/>
          <w:szCs w:val="20"/>
        </w:rPr>
        <w:t>f</w:t>
      </w:r>
      <w:r>
        <w:rPr>
          <w:rFonts w:ascii="Times New Roman" w:hAnsi="Times New Roman"/>
          <w:spacing w:val="-9"/>
          <w:sz w:val="20"/>
          <w:szCs w:val="20"/>
        </w:rPr>
        <w:t xml:space="preserve"> </w:t>
      </w:r>
      <w:r>
        <w:rPr>
          <w:rFonts w:ascii="Times New Roman" w:hAnsi="Times New Roman"/>
          <w:spacing w:val="-2"/>
          <w:sz w:val="20"/>
          <w:szCs w:val="20"/>
        </w:rPr>
        <w:t>multisystem</w:t>
      </w:r>
      <w:r>
        <w:rPr>
          <w:rFonts w:ascii="Times New Roman" w:hAnsi="Times New Roman"/>
          <w:sz w:val="20"/>
          <w:szCs w:val="20"/>
        </w:rPr>
        <w:t>s</w:t>
      </w:r>
      <w:r>
        <w:rPr>
          <w:rFonts w:ascii="Times New Roman" w:hAnsi="Times New Roman"/>
          <w:spacing w:val="-9"/>
          <w:sz w:val="20"/>
          <w:szCs w:val="20"/>
        </w:rPr>
        <w:t xml:space="preserve"> </w:t>
      </w:r>
      <w:r>
        <w:rPr>
          <w:rFonts w:ascii="Times New Roman" w:hAnsi="Times New Roman"/>
          <w:spacing w:val="-2"/>
          <w:sz w:val="20"/>
          <w:szCs w:val="20"/>
        </w:rPr>
        <w:t>i</w:t>
      </w:r>
      <w:r>
        <w:rPr>
          <w:rFonts w:ascii="Times New Roman" w:hAnsi="Times New Roman"/>
          <w:sz w:val="20"/>
          <w:szCs w:val="20"/>
        </w:rPr>
        <w:t>n</w:t>
      </w:r>
      <w:r>
        <w:rPr>
          <w:rFonts w:ascii="Times New Roman" w:hAnsi="Times New Roman"/>
          <w:spacing w:val="-9"/>
          <w:sz w:val="20"/>
          <w:szCs w:val="20"/>
        </w:rPr>
        <w:t xml:space="preserve"> </w:t>
      </w:r>
      <w:r>
        <w:rPr>
          <w:rFonts w:ascii="Times New Roman" w:hAnsi="Times New Roman"/>
          <w:spacing w:val="-2"/>
          <w:sz w:val="20"/>
          <w:szCs w:val="20"/>
        </w:rPr>
        <w:t>th</w:t>
      </w:r>
      <w:r>
        <w:rPr>
          <w:rFonts w:ascii="Times New Roman" w:hAnsi="Times New Roman"/>
          <w:sz w:val="20"/>
          <w:szCs w:val="20"/>
        </w:rPr>
        <w:t>e</w:t>
      </w:r>
      <w:r>
        <w:rPr>
          <w:rFonts w:ascii="Times New Roman" w:hAnsi="Times New Roman"/>
          <w:spacing w:val="-9"/>
          <w:sz w:val="20"/>
          <w:szCs w:val="20"/>
        </w:rPr>
        <w:t xml:space="preserve"> </w:t>
      </w:r>
      <w:r>
        <w:rPr>
          <w:rFonts w:ascii="Times New Roman" w:hAnsi="Times New Roman"/>
          <w:spacing w:val="-2"/>
          <w:sz w:val="20"/>
          <w:szCs w:val="20"/>
        </w:rPr>
        <w:t>clinica</w:t>
      </w:r>
      <w:r>
        <w:rPr>
          <w:rFonts w:ascii="Times New Roman" w:hAnsi="Times New Roman"/>
          <w:sz w:val="20"/>
          <w:szCs w:val="20"/>
        </w:rPr>
        <w:t>l</w:t>
      </w:r>
      <w:r>
        <w:rPr>
          <w:rFonts w:ascii="Times New Roman" w:hAnsi="Times New Roman"/>
          <w:spacing w:val="-9"/>
          <w:sz w:val="20"/>
          <w:szCs w:val="20"/>
        </w:rPr>
        <w:t xml:space="preserve"> </w:t>
      </w:r>
      <w:r>
        <w:rPr>
          <w:rFonts w:ascii="Times New Roman" w:hAnsi="Times New Roman"/>
          <w:spacing w:val="-2"/>
          <w:sz w:val="20"/>
          <w:szCs w:val="20"/>
        </w:rPr>
        <w:t>manifestatio</w:t>
      </w:r>
      <w:r>
        <w:rPr>
          <w:rFonts w:ascii="Times New Roman" w:hAnsi="Times New Roman"/>
          <w:sz w:val="20"/>
          <w:szCs w:val="20"/>
        </w:rPr>
        <w:t>n</w:t>
      </w:r>
      <w:r>
        <w:rPr>
          <w:rFonts w:ascii="Times New Roman" w:hAnsi="Times New Roman"/>
          <w:spacing w:val="-9"/>
          <w:sz w:val="20"/>
          <w:szCs w:val="20"/>
        </w:rPr>
        <w:t xml:space="preserve"> </w:t>
      </w:r>
      <w:r>
        <w:rPr>
          <w:rFonts w:ascii="Times New Roman" w:hAnsi="Times New Roman"/>
          <w:spacing w:val="-2"/>
          <w:sz w:val="20"/>
          <w:szCs w:val="20"/>
        </w:rPr>
        <w:t>o</w:t>
      </w:r>
      <w:r>
        <w:rPr>
          <w:rFonts w:ascii="Times New Roman" w:hAnsi="Times New Roman"/>
          <w:sz w:val="20"/>
          <w:szCs w:val="20"/>
        </w:rPr>
        <w:t>f</w:t>
      </w:r>
      <w:r>
        <w:rPr>
          <w:rFonts w:ascii="Times New Roman" w:hAnsi="Times New Roman"/>
          <w:spacing w:val="-9"/>
          <w:sz w:val="20"/>
          <w:szCs w:val="20"/>
        </w:rPr>
        <w:t xml:space="preserve"> </w:t>
      </w:r>
      <w:r>
        <w:rPr>
          <w:rFonts w:ascii="Times New Roman" w:hAnsi="Times New Roman"/>
          <w:spacing w:val="-2"/>
          <w:sz w:val="20"/>
          <w:szCs w:val="20"/>
        </w:rPr>
        <w:t>th</w:t>
      </w:r>
      <w:r>
        <w:rPr>
          <w:rFonts w:ascii="Times New Roman" w:hAnsi="Times New Roman"/>
          <w:sz w:val="20"/>
          <w:szCs w:val="20"/>
        </w:rPr>
        <w:t>e</w:t>
      </w:r>
      <w:r>
        <w:rPr>
          <w:rFonts w:ascii="Times New Roman" w:hAnsi="Times New Roman"/>
          <w:spacing w:val="-9"/>
          <w:sz w:val="20"/>
          <w:szCs w:val="20"/>
        </w:rPr>
        <w:t xml:space="preserve"> </w:t>
      </w:r>
      <w:r>
        <w:rPr>
          <w:rFonts w:ascii="Times New Roman" w:hAnsi="Times New Roman"/>
          <w:spacing w:val="-2"/>
          <w:sz w:val="20"/>
          <w:szCs w:val="20"/>
        </w:rPr>
        <w:t>diseas</w:t>
      </w:r>
      <w:r>
        <w:rPr>
          <w:rFonts w:ascii="Times New Roman" w:hAnsi="Times New Roman"/>
          <w:sz w:val="20"/>
          <w:szCs w:val="20"/>
        </w:rPr>
        <w:t>e</w:t>
      </w:r>
      <w:r>
        <w:rPr>
          <w:rFonts w:ascii="Times New Roman" w:hAnsi="Times New Roman"/>
          <w:spacing w:val="-9"/>
          <w:sz w:val="20"/>
          <w:szCs w:val="20"/>
        </w:rPr>
        <w:t xml:space="preserve"> </w:t>
      </w:r>
      <w:r>
        <w:rPr>
          <w:rFonts w:ascii="Times New Roman" w:hAnsi="Times New Roman"/>
          <w:spacing w:val="-2"/>
          <w:sz w:val="20"/>
          <w:szCs w:val="20"/>
        </w:rPr>
        <w:t>proces</w:t>
      </w:r>
      <w:r>
        <w:rPr>
          <w:rFonts w:ascii="Times New Roman" w:hAnsi="Times New Roman"/>
          <w:sz w:val="20"/>
          <w:szCs w:val="20"/>
        </w:rPr>
        <w:t>s</w:t>
      </w:r>
      <w:r>
        <w:rPr>
          <w:rFonts w:ascii="Times New Roman" w:hAnsi="Times New Roman"/>
          <w:spacing w:val="-9"/>
          <w:sz w:val="20"/>
          <w:szCs w:val="20"/>
        </w:rPr>
        <w:t xml:space="preserve"> </w:t>
      </w:r>
      <w:r>
        <w:rPr>
          <w:rFonts w:ascii="Times New Roman" w:hAnsi="Times New Roman"/>
          <w:spacing w:val="-2"/>
          <w:sz w:val="20"/>
          <w:szCs w:val="20"/>
        </w:rPr>
        <w:t>an</w:t>
      </w:r>
      <w:r>
        <w:rPr>
          <w:rFonts w:ascii="Times New Roman" w:hAnsi="Times New Roman"/>
          <w:sz w:val="20"/>
          <w:szCs w:val="20"/>
        </w:rPr>
        <w:t>d</w:t>
      </w:r>
      <w:r>
        <w:rPr>
          <w:rFonts w:ascii="Times New Roman" w:hAnsi="Times New Roman"/>
          <w:spacing w:val="-9"/>
          <w:sz w:val="20"/>
          <w:szCs w:val="20"/>
        </w:rPr>
        <w:t xml:space="preserve"> </w:t>
      </w:r>
      <w:r>
        <w:rPr>
          <w:rFonts w:ascii="Times New Roman" w:hAnsi="Times New Roman"/>
          <w:spacing w:val="-2"/>
          <w:sz w:val="20"/>
          <w:szCs w:val="20"/>
        </w:rPr>
        <w:t>diagnose</w:t>
      </w:r>
      <w:r>
        <w:rPr>
          <w:rFonts w:ascii="Times New Roman" w:hAnsi="Times New Roman"/>
          <w:sz w:val="20"/>
          <w:szCs w:val="20"/>
        </w:rPr>
        <w:t>s</w:t>
      </w:r>
      <w:r>
        <w:rPr>
          <w:rFonts w:ascii="Times New Roman" w:hAnsi="Times New Roman"/>
          <w:spacing w:val="-9"/>
          <w:sz w:val="20"/>
          <w:szCs w:val="20"/>
        </w:rPr>
        <w:t xml:space="preserve"> </w:t>
      </w:r>
      <w:r>
        <w:rPr>
          <w:rFonts w:ascii="Times New Roman" w:hAnsi="Times New Roman"/>
          <w:spacing w:val="-2"/>
          <w:sz w:val="20"/>
          <w:szCs w:val="20"/>
        </w:rPr>
        <w:t xml:space="preserve">will </w:t>
      </w:r>
      <w:r>
        <w:rPr>
          <w:rFonts w:ascii="Times New Roman" w:hAnsi="Times New Roman"/>
          <w:sz w:val="20"/>
          <w:szCs w:val="20"/>
        </w:rPr>
        <w:t xml:space="preserve">be delineated. </w:t>
      </w:r>
      <w:r>
        <w:rPr>
          <w:rFonts w:ascii="Times New Roman" w:hAnsi="Times New Roman"/>
          <w:i/>
          <w:iCs/>
          <w:sz w:val="20"/>
          <w:szCs w:val="20"/>
        </w:rPr>
        <w:t>P</w:t>
      </w:r>
      <w:r>
        <w:rPr>
          <w:rFonts w:ascii="Times New Roman" w:hAnsi="Times New Roman"/>
          <w:i/>
          <w:iCs/>
          <w:spacing w:val="-7"/>
          <w:sz w:val="20"/>
          <w:szCs w:val="20"/>
        </w:rPr>
        <w:t>r</w:t>
      </w:r>
      <w:r>
        <w:rPr>
          <w:rFonts w:ascii="Times New Roman" w:hAnsi="Times New Roman"/>
          <w:i/>
          <w:iCs/>
          <w:sz w:val="20"/>
          <w:szCs w:val="20"/>
        </w:rPr>
        <w:t>e</w:t>
      </w:r>
      <w:r>
        <w:rPr>
          <w:rFonts w:ascii="Times New Roman" w:hAnsi="Times New Roman"/>
          <w:i/>
          <w:iCs/>
          <w:spacing w:val="-7"/>
          <w:sz w:val="20"/>
          <w:szCs w:val="20"/>
        </w:rPr>
        <w:t>r</w:t>
      </w:r>
      <w:r>
        <w:rPr>
          <w:rFonts w:ascii="Times New Roman" w:hAnsi="Times New Roman"/>
          <w:i/>
          <w:iCs/>
          <w:sz w:val="20"/>
          <w:szCs w:val="20"/>
        </w:rPr>
        <w:t>equisite:</w:t>
      </w:r>
      <w:r>
        <w:rPr>
          <w:rFonts w:ascii="Times New Roman" w:hAnsi="Times New Roman"/>
          <w:i/>
          <w:iCs/>
          <w:spacing w:val="-3"/>
          <w:sz w:val="20"/>
          <w:szCs w:val="20"/>
        </w:rPr>
        <w:t xml:space="preserve"> </w:t>
      </w:r>
      <w:r>
        <w:rPr>
          <w:rFonts w:ascii="Times New Roman" w:hAnsi="Times New Roman"/>
          <w:i/>
          <w:iCs/>
          <w:sz w:val="20"/>
          <w:szCs w:val="20"/>
        </w:rPr>
        <w:t>Admission to Graduate Nursing P</w:t>
      </w:r>
      <w:r>
        <w:rPr>
          <w:rFonts w:ascii="Times New Roman" w:hAnsi="Times New Roman"/>
          <w:i/>
          <w:iCs/>
          <w:spacing w:val="-7"/>
          <w:sz w:val="20"/>
          <w:szCs w:val="20"/>
        </w:rPr>
        <w:t>r</w:t>
      </w:r>
      <w:r>
        <w:rPr>
          <w:rFonts w:ascii="Times New Roman" w:hAnsi="Times New Roman"/>
          <w:i/>
          <w:iCs/>
          <w:sz w:val="20"/>
          <w:szCs w:val="20"/>
        </w:rPr>
        <w:t>ogram.</w:t>
      </w:r>
    </w:p>
    <w:p w:rsidR="00F42301" w:rsidRDefault="00F42301" w:rsidP="00963D01">
      <w:pPr>
        <w:widowControl w:val="0"/>
        <w:autoSpaceDE w:val="0"/>
        <w:autoSpaceDN w:val="0"/>
        <w:adjustRightInd w:val="0"/>
        <w:spacing w:after="0" w:line="250" w:lineRule="auto"/>
        <w:ind w:left="2326" w:right="863" w:hanging="360"/>
        <w:jc w:val="both"/>
        <w:rPr>
          <w:rFonts w:ascii="Times New Roman" w:hAnsi="Times New Roman"/>
          <w:sz w:val="20"/>
          <w:szCs w:val="20"/>
        </w:rPr>
      </w:pPr>
      <w:r>
        <w:rPr>
          <w:rFonts w:ascii="Times New Roman" w:hAnsi="Times New Roman"/>
          <w:b/>
          <w:bCs/>
          <w:sz w:val="20"/>
          <w:szCs w:val="20"/>
        </w:rPr>
        <w:t>NURS</w:t>
      </w:r>
      <w:r>
        <w:rPr>
          <w:rFonts w:ascii="Times New Roman" w:hAnsi="Times New Roman"/>
          <w:b/>
          <w:bCs/>
          <w:spacing w:val="-6"/>
          <w:sz w:val="20"/>
          <w:szCs w:val="20"/>
        </w:rPr>
        <w:t xml:space="preserve"> </w:t>
      </w:r>
      <w:r>
        <w:rPr>
          <w:rFonts w:ascii="Times New Roman" w:hAnsi="Times New Roman"/>
          <w:b/>
          <w:bCs/>
          <w:sz w:val="20"/>
          <w:szCs w:val="20"/>
        </w:rPr>
        <w:t>5220</w:t>
      </w:r>
      <w:r>
        <w:rPr>
          <w:rFonts w:ascii="Times New Roman" w:hAnsi="Times New Roman"/>
          <w:b/>
          <w:bCs/>
          <w:spacing w:val="-5"/>
          <w:sz w:val="20"/>
          <w:szCs w:val="20"/>
        </w:rPr>
        <w:t xml:space="preserve"> </w:t>
      </w:r>
      <w:r>
        <w:rPr>
          <w:rFonts w:ascii="Times New Roman" w:hAnsi="Times New Roman"/>
          <w:b/>
          <w:bCs/>
          <w:sz w:val="20"/>
          <w:szCs w:val="20"/>
        </w:rPr>
        <w:t>-</w:t>
      </w:r>
      <w:r>
        <w:rPr>
          <w:rFonts w:ascii="Times New Roman" w:hAnsi="Times New Roman"/>
          <w:b/>
          <w:bCs/>
          <w:spacing w:val="-5"/>
          <w:sz w:val="20"/>
          <w:szCs w:val="20"/>
        </w:rPr>
        <w:t xml:space="preserve"> </w:t>
      </w:r>
      <w:r>
        <w:rPr>
          <w:rFonts w:ascii="Times New Roman" w:hAnsi="Times New Roman"/>
          <w:b/>
          <w:bCs/>
          <w:sz w:val="20"/>
          <w:szCs w:val="20"/>
        </w:rPr>
        <w:t>Family</w:t>
      </w:r>
      <w:r>
        <w:rPr>
          <w:rFonts w:ascii="Times New Roman" w:hAnsi="Times New Roman"/>
          <w:b/>
          <w:bCs/>
          <w:spacing w:val="-5"/>
          <w:sz w:val="20"/>
          <w:szCs w:val="20"/>
        </w:rPr>
        <w:t xml:space="preserve"> </w:t>
      </w:r>
      <w:r>
        <w:rPr>
          <w:rFonts w:ascii="Times New Roman" w:hAnsi="Times New Roman"/>
          <w:b/>
          <w:bCs/>
          <w:sz w:val="20"/>
          <w:szCs w:val="20"/>
        </w:rPr>
        <w:t>Diversity</w:t>
      </w:r>
      <w:r>
        <w:rPr>
          <w:rFonts w:ascii="Times New Roman" w:hAnsi="Times New Roman"/>
          <w:b/>
          <w:bCs/>
          <w:spacing w:val="-5"/>
          <w:sz w:val="20"/>
          <w:szCs w:val="20"/>
        </w:rPr>
        <w:t xml:space="preserve"> </w:t>
      </w:r>
      <w:r>
        <w:rPr>
          <w:rFonts w:ascii="Times New Roman" w:hAnsi="Times New Roman"/>
          <w:b/>
          <w:bCs/>
          <w:sz w:val="20"/>
          <w:szCs w:val="20"/>
        </w:rPr>
        <w:t>in</w:t>
      </w:r>
      <w:r>
        <w:rPr>
          <w:rFonts w:ascii="Times New Roman" w:hAnsi="Times New Roman"/>
          <w:b/>
          <w:bCs/>
          <w:spacing w:val="-9"/>
          <w:sz w:val="20"/>
          <w:szCs w:val="20"/>
        </w:rPr>
        <w:t xml:space="preserve"> </w:t>
      </w:r>
      <w:r>
        <w:rPr>
          <w:rFonts w:ascii="Times New Roman" w:hAnsi="Times New Roman"/>
          <w:b/>
          <w:bCs/>
          <w:spacing w:val="-18"/>
          <w:sz w:val="20"/>
          <w:szCs w:val="20"/>
        </w:rPr>
        <w:t>V</w:t>
      </w:r>
      <w:r>
        <w:rPr>
          <w:rFonts w:ascii="Times New Roman" w:hAnsi="Times New Roman"/>
          <w:b/>
          <w:bCs/>
          <w:sz w:val="20"/>
          <w:szCs w:val="20"/>
        </w:rPr>
        <w:t>ulnerable</w:t>
      </w:r>
      <w:r>
        <w:rPr>
          <w:rFonts w:ascii="Times New Roman" w:hAnsi="Times New Roman"/>
          <w:b/>
          <w:bCs/>
          <w:spacing w:val="-5"/>
          <w:sz w:val="20"/>
          <w:szCs w:val="20"/>
        </w:rPr>
        <w:t xml:space="preserve"> </w:t>
      </w:r>
      <w:r>
        <w:rPr>
          <w:rFonts w:ascii="Times New Roman" w:hAnsi="Times New Roman"/>
          <w:b/>
          <w:bCs/>
          <w:sz w:val="20"/>
          <w:szCs w:val="20"/>
        </w:rPr>
        <w:t xml:space="preserve">Communities.................................................2(2-0) </w:t>
      </w:r>
      <w:r>
        <w:rPr>
          <w:rFonts w:ascii="Times New Roman" w:hAnsi="Times New Roman"/>
          <w:sz w:val="20"/>
          <w:szCs w:val="20"/>
        </w:rPr>
        <w:t>The</w:t>
      </w:r>
      <w:r>
        <w:rPr>
          <w:rFonts w:ascii="Times New Roman" w:hAnsi="Times New Roman"/>
          <w:spacing w:val="-6"/>
          <w:sz w:val="20"/>
          <w:szCs w:val="20"/>
        </w:rPr>
        <w:t xml:space="preserve"> </w:t>
      </w:r>
      <w:r>
        <w:rPr>
          <w:rFonts w:ascii="Times New Roman" w:hAnsi="Times New Roman"/>
          <w:sz w:val="20"/>
          <w:szCs w:val="20"/>
        </w:rPr>
        <w:t>students</w:t>
      </w:r>
      <w:r>
        <w:rPr>
          <w:rFonts w:ascii="Times New Roman" w:hAnsi="Times New Roman"/>
          <w:spacing w:val="-7"/>
          <w:sz w:val="20"/>
          <w:szCs w:val="20"/>
        </w:rPr>
        <w:t xml:space="preserve"> </w:t>
      </w:r>
      <w:r>
        <w:rPr>
          <w:rFonts w:ascii="Times New Roman" w:hAnsi="Times New Roman"/>
          <w:sz w:val="20"/>
          <w:szCs w:val="20"/>
        </w:rPr>
        <w:t>apply</w:t>
      </w:r>
      <w:r>
        <w:rPr>
          <w:rFonts w:ascii="Times New Roman" w:hAnsi="Times New Roman"/>
          <w:spacing w:val="-6"/>
          <w:sz w:val="20"/>
          <w:szCs w:val="20"/>
        </w:rPr>
        <w:t xml:space="preserve"> </w:t>
      </w:r>
      <w:r>
        <w:rPr>
          <w:rFonts w:ascii="Times New Roman" w:hAnsi="Times New Roman"/>
          <w:sz w:val="20"/>
          <w:szCs w:val="20"/>
        </w:rPr>
        <w:t>concepts,</w:t>
      </w:r>
      <w:r>
        <w:rPr>
          <w:rFonts w:ascii="Times New Roman" w:hAnsi="Times New Roman"/>
          <w:spacing w:val="-6"/>
          <w:sz w:val="20"/>
          <w:szCs w:val="20"/>
        </w:rPr>
        <w:t xml:space="preserve"> </w:t>
      </w:r>
      <w:r>
        <w:rPr>
          <w:rFonts w:ascii="Times New Roman" w:hAnsi="Times New Roman"/>
          <w:sz w:val="20"/>
          <w:szCs w:val="20"/>
        </w:rPr>
        <w:t>theories</w:t>
      </w:r>
      <w:r>
        <w:rPr>
          <w:rFonts w:ascii="Times New Roman" w:hAnsi="Times New Roman"/>
          <w:spacing w:val="-6"/>
          <w:sz w:val="20"/>
          <w:szCs w:val="20"/>
        </w:rPr>
        <w:t xml:space="preserve"> </w:t>
      </w:r>
      <w:r>
        <w:rPr>
          <w:rFonts w:ascii="Times New Roman" w:hAnsi="Times New Roman"/>
          <w:sz w:val="20"/>
          <w:szCs w:val="20"/>
        </w:rPr>
        <w:t>and</w:t>
      </w:r>
      <w:r>
        <w:rPr>
          <w:rFonts w:ascii="Times New Roman" w:hAnsi="Times New Roman"/>
          <w:spacing w:val="-7"/>
          <w:sz w:val="20"/>
          <w:szCs w:val="20"/>
        </w:rPr>
        <w:t xml:space="preserve"> </w:t>
      </w:r>
      <w:r>
        <w:rPr>
          <w:rFonts w:ascii="Times New Roman" w:hAnsi="Times New Roman"/>
          <w:sz w:val="20"/>
          <w:szCs w:val="20"/>
        </w:rPr>
        <w:t>methodology</w:t>
      </w:r>
      <w:r>
        <w:rPr>
          <w:rFonts w:ascii="Times New Roman" w:hAnsi="Times New Roman"/>
          <w:spacing w:val="-6"/>
          <w:sz w:val="20"/>
          <w:szCs w:val="20"/>
        </w:rPr>
        <w:t xml:space="preserve"> </w:t>
      </w:r>
      <w:r>
        <w:rPr>
          <w:rFonts w:ascii="Times New Roman" w:hAnsi="Times New Roman"/>
          <w:sz w:val="20"/>
          <w:szCs w:val="20"/>
        </w:rPr>
        <w:t>of</w:t>
      </w:r>
      <w:r>
        <w:rPr>
          <w:rFonts w:ascii="Times New Roman" w:hAnsi="Times New Roman"/>
          <w:spacing w:val="-7"/>
          <w:sz w:val="20"/>
          <w:szCs w:val="20"/>
        </w:rPr>
        <w:t xml:space="preserve"> </w:t>
      </w:r>
      <w:r>
        <w:rPr>
          <w:rFonts w:ascii="Times New Roman" w:hAnsi="Times New Roman"/>
          <w:sz w:val="20"/>
          <w:szCs w:val="20"/>
        </w:rPr>
        <w:t>transcultural</w:t>
      </w:r>
      <w:r>
        <w:rPr>
          <w:rFonts w:ascii="Times New Roman" w:hAnsi="Times New Roman"/>
          <w:spacing w:val="-6"/>
          <w:sz w:val="20"/>
          <w:szCs w:val="20"/>
        </w:rPr>
        <w:t xml:space="preserve"> </w:t>
      </w:r>
      <w:r>
        <w:rPr>
          <w:rFonts w:ascii="Times New Roman" w:hAnsi="Times New Roman"/>
          <w:sz w:val="20"/>
          <w:szCs w:val="20"/>
        </w:rPr>
        <w:t>nursing</w:t>
      </w:r>
      <w:r>
        <w:rPr>
          <w:rFonts w:ascii="Times New Roman" w:hAnsi="Times New Roman"/>
          <w:spacing w:val="-7"/>
          <w:sz w:val="20"/>
          <w:szCs w:val="20"/>
        </w:rPr>
        <w:t xml:space="preserve"> </w:t>
      </w:r>
      <w:r>
        <w:rPr>
          <w:rFonts w:ascii="Times New Roman" w:hAnsi="Times New Roman"/>
          <w:sz w:val="20"/>
          <w:szCs w:val="20"/>
        </w:rPr>
        <w:t>to</w:t>
      </w:r>
      <w:r>
        <w:rPr>
          <w:rFonts w:ascii="Times New Roman" w:hAnsi="Times New Roman"/>
          <w:spacing w:val="-7"/>
          <w:sz w:val="20"/>
          <w:szCs w:val="20"/>
        </w:rPr>
        <w:t xml:space="preserve"> </w:t>
      </w:r>
      <w:r>
        <w:rPr>
          <w:rFonts w:ascii="Times New Roman" w:hAnsi="Times New Roman"/>
          <w:sz w:val="20"/>
          <w:szCs w:val="20"/>
        </w:rPr>
        <w:t>clients</w:t>
      </w:r>
      <w:r>
        <w:rPr>
          <w:rFonts w:ascii="Times New Roman" w:hAnsi="Times New Roman"/>
          <w:spacing w:val="-6"/>
          <w:sz w:val="20"/>
          <w:szCs w:val="20"/>
        </w:rPr>
        <w:t xml:space="preserve"> </w:t>
      </w:r>
      <w:r>
        <w:rPr>
          <w:rFonts w:ascii="Times New Roman" w:hAnsi="Times New Roman"/>
          <w:sz w:val="20"/>
          <w:szCs w:val="20"/>
        </w:rPr>
        <w:t>of</w:t>
      </w:r>
      <w:r>
        <w:rPr>
          <w:rFonts w:ascii="Times New Roman" w:hAnsi="Times New Roman"/>
          <w:spacing w:val="-7"/>
          <w:sz w:val="20"/>
          <w:szCs w:val="20"/>
        </w:rPr>
        <w:t xml:space="preserve"> </w:t>
      </w:r>
      <w:r>
        <w:rPr>
          <w:rFonts w:ascii="Times New Roman" w:hAnsi="Times New Roman"/>
          <w:sz w:val="20"/>
          <w:szCs w:val="20"/>
        </w:rPr>
        <w:t xml:space="preserve">di- verse populations. </w:t>
      </w:r>
      <w:r>
        <w:rPr>
          <w:rFonts w:ascii="Times New Roman" w:hAnsi="Times New Roman"/>
          <w:i/>
          <w:iCs/>
          <w:sz w:val="20"/>
          <w:szCs w:val="20"/>
        </w:rPr>
        <w:t>P</w:t>
      </w:r>
      <w:r>
        <w:rPr>
          <w:rFonts w:ascii="Times New Roman" w:hAnsi="Times New Roman"/>
          <w:i/>
          <w:iCs/>
          <w:spacing w:val="-7"/>
          <w:sz w:val="20"/>
          <w:szCs w:val="20"/>
        </w:rPr>
        <w:t>r</w:t>
      </w:r>
      <w:r>
        <w:rPr>
          <w:rFonts w:ascii="Times New Roman" w:hAnsi="Times New Roman"/>
          <w:i/>
          <w:iCs/>
          <w:sz w:val="20"/>
          <w:szCs w:val="20"/>
        </w:rPr>
        <w:t>e</w:t>
      </w:r>
      <w:r>
        <w:rPr>
          <w:rFonts w:ascii="Times New Roman" w:hAnsi="Times New Roman"/>
          <w:i/>
          <w:iCs/>
          <w:spacing w:val="-7"/>
          <w:sz w:val="20"/>
          <w:szCs w:val="20"/>
        </w:rPr>
        <w:t>r</w:t>
      </w:r>
      <w:r>
        <w:rPr>
          <w:rFonts w:ascii="Times New Roman" w:hAnsi="Times New Roman"/>
          <w:i/>
          <w:iCs/>
          <w:sz w:val="20"/>
          <w:szCs w:val="20"/>
        </w:rPr>
        <w:t>equisite:</w:t>
      </w:r>
      <w:r>
        <w:rPr>
          <w:rFonts w:ascii="Times New Roman" w:hAnsi="Times New Roman"/>
          <w:i/>
          <w:iCs/>
          <w:spacing w:val="-3"/>
          <w:sz w:val="20"/>
          <w:szCs w:val="20"/>
        </w:rPr>
        <w:t xml:space="preserve"> </w:t>
      </w:r>
      <w:r>
        <w:rPr>
          <w:rFonts w:ascii="Times New Roman" w:hAnsi="Times New Roman"/>
          <w:i/>
          <w:iCs/>
          <w:sz w:val="20"/>
          <w:szCs w:val="20"/>
        </w:rPr>
        <w:t>Admission to Graduate Nursing P</w:t>
      </w:r>
      <w:r>
        <w:rPr>
          <w:rFonts w:ascii="Times New Roman" w:hAnsi="Times New Roman"/>
          <w:i/>
          <w:iCs/>
          <w:spacing w:val="-7"/>
          <w:sz w:val="20"/>
          <w:szCs w:val="20"/>
        </w:rPr>
        <w:t>r</w:t>
      </w:r>
      <w:r>
        <w:rPr>
          <w:rFonts w:ascii="Times New Roman" w:hAnsi="Times New Roman"/>
          <w:i/>
          <w:iCs/>
          <w:sz w:val="20"/>
          <w:szCs w:val="20"/>
        </w:rPr>
        <w:t>ogram.</w:t>
      </w:r>
    </w:p>
    <w:p w:rsidR="00F42301" w:rsidRDefault="00F42301" w:rsidP="00963D01">
      <w:pPr>
        <w:widowControl w:val="0"/>
        <w:autoSpaceDE w:val="0"/>
        <w:autoSpaceDN w:val="0"/>
        <w:adjustRightInd w:val="0"/>
        <w:spacing w:after="0" w:line="250" w:lineRule="auto"/>
        <w:ind w:left="2326" w:right="863" w:hanging="360"/>
        <w:jc w:val="both"/>
        <w:rPr>
          <w:rFonts w:ascii="Times New Roman" w:hAnsi="Times New Roman"/>
          <w:sz w:val="20"/>
          <w:szCs w:val="20"/>
        </w:rPr>
      </w:pPr>
      <w:r>
        <w:rPr>
          <w:rFonts w:ascii="Times New Roman" w:hAnsi="Times New Roman"/>
          <w:b/>
          <w:bCs/>
          <w:sz w:val="20"/>
          <w:szCs w:val="20"/>
        </w:rPr>
        <w:t>NURS</w:t>
      </w:r>
      <w:r>
        <w:rPr>
          <w:rFonts w:ascii="Times New Roman" w:hAnsi="Times New Roman"/>
          <w:b/>
          <w:bCs/>
          <w:spacing w:val="-6"/>
          <w:sz w:val="20"/>
          <w:szCs w:val="20"/>
        </w:rPr>
        <w:t xml:space="preserve"> </w:t>
      </w:r>
      <w:r>
        <w:rPr>
          <w:rFonts w:ascii="Times New Roman" w:hAnsi="Times New Roman"/>
          <w:b/>
          <w:bCs/>
          <w:sz w:val="20"/>
          <w:szCs w:val="20"/>
        </w:rPr>
        <w:t>5310</w:t>
      </w:r>
      <w:r>
        <w:rPr>
          <w:rFonts w:ascii="Times New Roman" w:hAnsi="Times New Roman"/>
          <w:b/>
          <w:bCs/>
          <w:spacing w:val="-6"/>
          <w:sz w:val="20"/>
          <w:szCs w:val="20"/>
        </w:rPr>
        <w:t xml:space="preserve"> </w:t>
      </w:r>
      <w:r>
        <w:rPr>
          <w:rFonts w:ascii="Times New Roman" w:hAnsi="Times New Roman"/>
          <w:b/>
          <w:bCs/>
          <w:sz w:val="20"/>
          <w:szCs w:val="20"/>
        </w:rPr>
        <w:t>-</w:t>
      </w:r>
      <w:r>
        <w:rPr>
          <w:rFonts w:ascii="Times New Roman" w:hAnsi="Times New Roman"/>
          <w:b/>
          <w:bCs/>
          <w:spacing w:val="-6"/>
          <w:sz w:val="20"/>
          <w:szCs w:val="20"/>
        </w:rPr>
        <w:t xml:space="preserve"> </w:t>
      </w:r>
      <w:r>
        <w:rPr>
          <w:rFonts w:ascii="Times New Roman" w:hAnsi="Times New Roman"/>
          <w:b/>
          <w:bCs/>
          <w:sz w:val="20"/>
          <w:szCs w:val="20"/>
        </w:rPr>
        <w:t>Family</w:t>
      </w:r>
      <w:r>
        <w:rPr>
          <w:rFonts w:ascii="Times New Roman" w:hAnsi="Times New Roman"/>
          <w:b/>
          <w:bCs/>
          <w:spacing w:val="-6"/>
          <w:sz w:val="20"/>
          <w:szCs w:val="20"/>
        </w:rPr>
        <w:t xml:space="preserve"> </w:t>
      </w:r>
      <w:r>
        <w:rPr>
          <w:rFonts w:ascii="Times New Roman" w:hAnsi="Times New Roman"/>
          <w:b/>
          <w:bCs/>
          <w:sz w:val="20"/>
          <w:szCs w:val="20"/>
        </w:rPr>
        <w:t>and</w:t>
      </w:r>
      <w:r>
        <w:rPr>
          <w:rFonts w:ascii="Times New Roman" w:hAnsi="Times New Roman"/>
          <w:b/>
          <w:bCs/>
          <w:spacing w:val="-6"/>
          <w:sz w:val="20"/>
          <w:szCs w:val="20"/>
        </w:rPr>
        <w:t xml:space="preserve"> </w:t>
      </w:r>
      <w:r>
        <w:rPr>
          <w:rFonts w:ascii="Times New Roman" w:hAnsi="Times New Roman"/>
          <w:b/>
          <w:bCs/>
          <w:sz w:val="20"/>
          <w:szCs w:val="20"/>
        </w:rPr>
        <w:t>Community</w:t>
      </w:r>
      <w:r>
        <w:rPr>
          <w:rFonts w:ascii="Times New Roman" w:hAnsi="Times New Roman"/>
          <w:b/>
          <w:bCs/>
          <w:spacing w:val="-6"/>
          <w:sz w:val="20"/>
          <w:szCs w:val="20"/>
        </w:rPr>
        <w:t xml:space="preserve"> </w:t>
      </w:r>
      <w:r>
        <w:rPr>
          <w:rFonts w:ascii="Times New Roman" w:hAnsi="Times New Roman"/>
          <w:b/>
          <w:bCs/>
          <w:sz w:val="20"/>
          <w:szCs w:val="20"/>
        </w:rPr>
        <w:t xml:space="preserve">Health........................................................................3(3-0) </w:t>
      </w:r>
      <w:r>
        <w:rPr>
          <w:rFonts w:ascii="Times New Roman" w:hAnsi="Times New Roman"/>
          <w:spacing w:val="1"/>
          <w:sz w:val="20"/>
          <w:szCs w:val="20"/>
        </w:rPr>
        <w:t>Thi</w:t>
      </w:r>
      <w:r>
        <w:rPr>
          <w:rFonts w:ascii="Times New Roman" w:hAnsi="Times New Roman"/>
          <w:sz w:val="20"/>
          <w:szCs w:val="20"/>
        </w:rPr>
        <w:t>s</w:t>
      </w:r>
      <w:r>
        <w:rPr>
          <w:rFonts w:ascii="Times New Roman" w:hAnsi="Times New Roman"/>
          <w:spacing w:val="4"/>
          <w:sz w:val="20"/>
          <w:szCs w:val="20"/>
        </w:rPr>
        <w:t xml:space="preserve"> </w:t>
      </w:r>
      <w:r>
        <w:rPr>
          <w:rFonts w:ascii="Times New Roman" w:hAnsi="Times New Roman"/>
          <w:spacing w:val="1"/>
          <w:sz w:val="20"/>
          <w:szCs w:val="20"/>
        </w:rPr>
        <w:t>cours</w:t>
      </w:r>
      <w:r>
        <w:rPr>
          <w:rFonts w:ascii="Times New Roman" w:hAnsi="Times New Roman"/>
          <w:sz w:val="20"/>
          <w:szCs w:val="20"/>
        </w:rPr>
        <w:t>e</w:t>
      </w:r>
      <w:r>
        <w:rPr>
          <w:rFonts w:ascii="Times New Roman" w:hAnsi="Times New Roman"/>
          <w:spacing w:val="4"/>
          <w:sz w:val="20"/>
          <w:szCs w:val="20"/>
        </w:rPr>
        <w:t xml:space="preserve"> </w:t>
      </w:r>
      <w:r>
        <w:rPr>
          <w:rFonts w:ascii="Times New Roman" w:hAnsi="Times New Roman"/>
          <w:spacing w:val="1"/>
          <w:sz w:val="20"/>
          <w:szCs w:val="20"/>
        </w:rPr>
        <w:t>present</w:t>
      </w:r>
      <w:r>
        <w:rPr>
          <w:rFonts w:ascii="Times New Roman" w:hAnsi="Times New Roman"/>
          <w:sz w:val="20"/>
          <w:szCs w:val="20"/>
        </w:rPr>
        <w:t>s</w:t>
      </w:r>
      <w:r>
        <w:rPr>
          <w:rFonts w:ascii="Times New Roman" w:hAnsi="Times New Roman"/>
          <w:spacing w:val="4"/>
          <w:sz w:val="20"/>
          <w:szCs w:val="20"/>
        </w:rPr>
        <w:t xml:space="preserve"> </w:t>
      </w:r>
      <w:r>
        <w:rPr>
          <w:rFonts w:ascii="Times New Roman" w:hAnsi="Times New Roman"/>
          <w:spacing w:val="1"/>
          <w:sz w:val="20"/>
          <w:szCs w:val="20"/>
        </w:rPr>
        <w:t>th</w:t>
      </w:r>
      <w:r>
        <w:rPr>
          <w:rFonts w:ascii="Times New Roman" w:hAnsi="Times New Roman"/>
          <w:sz w:val="20"/>
          <w:szCs w:val="20"/>
        </w:rPr>
        <w:t>e</w:t>
      </w:r>
      <w:r>
        <w:rPr>
          <w:rFonts w:ascii="Times New Roman" w:hAnsi="Times New Roman"/>
          <w:spacing w:val="4"/>
          <w:sz w:val="20"/>
          <w:szCs w:val="20"/>
        </w:rPr>
        <w:t xml:space="preserve"> </w:t>
      </w:r>
      <w:r>
        <w:rPr>
          <w:rFonts w:ascii="Times New Roman" w:hAnsi="Times New Roman"/>
          <w:spacing w:val="1"/>
          <w:sz w:val="20"/>
          <w:szCs w:val="20"/>
        </w:rPr>
        <w:t>theoretica</w:t>
      </w:r>
      <w:r>
        <w:rPr>
          <w:rFonts w:ascii="Times New Roman" w:hAnsi="Times New Roman"/>
          <w:sz w:val="20"/>
          <w:szCs w:val="20"/>
        </w:rPr>
        <w:t>l</w:t>
      </w:r>
      <w:r>
        <w:rPr>
          <w:rFonts w:ascii="Times New Roman" w:hAnsi="Times New Roman"/>
          <w:spacing w:val="4"/>
          <w:sz w:val="20"/>
          <w:szCs w:val="20"/>
        </w:rPr>
        <w:t xml:space="preserve"> </w:t>
      </w:r>
      <w:r>
        <w:rPr>
          <w:rFonts w:ascii="Times New Roman" w:hAnsi="Times New Roman"/>
          <w:spacing w:val="1"/>
          <w:sz w:val="20"/>
          <w:szCs w:val="20"/>
        </w:rPr>
        <w:t>an</w:t>
      </w:r>
      <w:r>
        <w:rPr>
          <w:rFonts w:ascii="Times New Roman" w:hAnsi="Times New Roman"/>
          <w:sz w:val="20"/>
          <w:szCs w:val="20"/>
        </w:rPr>
        <w:t>d</w:t>
      </w:r>
      <w:r>
        <w:rPr>
          <w:rFonts w:ascii="Times New Roman" w:hAnsi="Times New Roman"/>
          <w:spacing w:val="4"/>
          <w:sz w:val="20"/>
          <w:szCs w:val="20"/>
        </w:rPr>
        <w:t xml:space="preserve"> </w:t>
      </w:r>
      <w:r>
        <w:rPr>
          <w:rFonts w:ascii="Times New Roman" w:hAnsi="Times New Roman"/>
          <w:spacing w:val="1"/>
          <w:sz w:val="20"/>
          <w:szCs w:val="20"/>
        </w:rPr>
        <w:t>clinica</w:t>
      </w:r>
      <w:r>
        <w:rPr>
          <w:rFonts w:ascii="Times New Roman" w:hAnsi="Times New Roman"/>
          <w:sz w:val="20"/>
          <w:szCs w:val="20"/>
        </w:rPr>
        <w:t>l</w:t>
      </w:r>
      <w:r>
        <w:rPr>
          <w:rFonts w:ascii="Times New Roman" w:hAnsi="Times New Roman"/>
          <w:spacing w:val="4"/>
          <w:sz w:val="20"/>
          <w:szCs w:val="20"/>
        </w:rPr>
        <w:t xml:space="preserve"> </w:t>
      </w:r>
      <w:r>
        <w:rPr>
          <w:rFonts w:ascii="Times New Roman" w:hAnsi="Times New Roman"/>
          <w:spacing w:val="1"/>
          <w:sz w:val="20"/>
          <w:szCs w:val="20"/>
        </w:rPr>
        <w:t>basi</w:t>
      </w:r>
      <w:r>
        <w:rPr>
          <w:rFonts w:ascii="Times New Roman" w:hAnsi="Times New Roman"/>
          <w:sz w:val="20"/>
          <w:szCs w:val="20"/>
        </w:rPr>
        <w:t>s</w:t>
      </w:r>
      <w:r>
        <w:rPr>
          <w:rFonts w:ascii="Times New Roman" w:hAnsi="Times New Roman"/>
          <w:spacing w:val="4"/>
          <w:sz w:val="20"/>
          <w:szCs w:val="20"/>
        </w:rPr>
        <w:t xml:space="preserve"> </w:t>
      </w:r>
      <w:r>
        <w:rPr>
          <w:rFonts w:ascii="Times New Roman" w:hAnsi="Times New Roman"/>
          <w:spacing w:val="1"/>
          <w:sz w:val="20"/>
          <w:szCs w:val="20"/>
        </w:rPr>
        <w:t>o</w:t>
      </w:r>
      <w:r>
        <w:rPr>
          <w:rFonts w:ascii="Times New Roman" w:hAnsi="Times New Roman"/>
          <w:sz w:val="20"/>
          <w:szCs w:val="20"/>
        </w:rPr>
        <w:t>f</w:t>
      </w:r>
      <w:r>
        <w:rPr>
          <w:rFonts w:ascii="Times New Roman" w:hAnsi="Times New Roman"/>
          <w:spacing w:val="4"/>
          <w:sz w:val="20"/>
          <w:szCs w:val="20"/>
        </w:rPr>
        <w:t xml:space="preserve"> </w:t>
      </w:r>
      <w:r>
        <w:rPr>
          <w:rFonts w:ascii="Times New Roman" w:hAnsi="Times New Roman"/>
          <w:spacing w:val="1"/>
          <w:sz w:val="20"/>
          <w:szCs w:val="20"/>
        </w:rPr>
        <w:t>famil</w:t>
      </w:r>
      <w:r>
        <w:rPr>
          <w:rFonts w:ascii="Times New Roman" w:hAnsi="Times New Roman"/>
          <w:sz w:val="20"/>
          <w:szCs w:val="20"/>
        </w:rPr>
        <w:t>y</w:t>
      </w:r>
      <w:r>
        <w:rPr>
          <w:rFonts w:ascii="Times New Roman" w:hAnsi="Times New Roman"/>
          <w:spacing w:val="4"/>
          <w:sz w:val="20"/>
          <w:szCs w:val="20"/>
        </w:rPr>
        <w:t xml:space="preserve"> </w:t>
      </w:r>
      <w:r>
        <w:rPr>
          <w:rFonts w:ascii="Times New Roman" w:hAnsi="Times New Roman"/>
          <w:spacing w:val="1"/>
          <w:sz w:val="20"/>
          <w:szCs w:val="20"/>
        </w:rPr>
        <w:t>an</w:t>
      </w:r>
      <w:r>
        <w:rPr>
          <w:rFonts w:ascii="Times New Roman" w:hAnsi="Times New Roman"/>
          <w:sz w:val="20"/>
          <w:szCs w:val="20"/>
        </w:rPr>
        <w:t>d</w:t>
      </w:r>
      <w:r>
        <w:rPr>
          <w:rFonts w:ascii="Times New Roman" w:hAnsi="Times New Roman"/>
          <w:spacing w:val="4"/>
          <w:sz w:val="20"/>
          <w:szCs w:val="20"/>
        </w:rPr>
        <w:t xml:space="preserve"> </w:t>
      </w:r>
      <w:r>
        <w:rPr>
          <w:rFonts w:ascii="Times New Roman" w:hAnsi="Times New Roman"/>
          <w:spacing w:val="1"/>
          <w:sz w:val="20"/>
          <w:szCs w:val="20"/>
        </w:rPr>
        <w:t>communit</w:t>
      </w:r>
      <w:r>
        <w:rPr>
          <w:rFonts w:ascii="Times New Roman" w:hAnsi="Times New Roman"/>
          <w:sz w:val="20"/>
          <w:szCs w:val="20"/>
        </w:rPr>
        <w:t>y</w:t>
      </w:r>
      <w:r>
        <w:rPr>
          <w:rFonts w:ascii="Times New Roman" w:hAnsi="Times New Roman"/>
          <w:spacing w:val="4"/>
          <w:sz w:val="20"/>
          <w:szCs w:val="20"/>
        </w:rPr>
        <w:t xml:space="preserve"> </w:t>
      </w:r>
      <w:r>
        <w:rPr>
          <w:rFonts w:ascii="Times New Roman" w:hAnsi="Times New Roman"/>
          <w:spacing w:val="1"/>
          <w:sz w:val="20"/>
          <w:szCs w:val="20"/>
        </w:rPr>
        <w:t>health</w:t>
      </w:r>
      <w:r>
        <w:rPr>
          <w:rFonts w:ascii="Times New Roman" w:hAnsi="Times New Roman"/>
          <w:sz w:val="20"/>
          <w:szCs w:val="20"/>
        </w:rPr>
        <w:t xml:space="preserve">. </w:t>
      </w:r>
      <w:r>
        <w:rPr>
          <w:rFonts w:ascii="Times New Roman" w:hAnsi="Times New Roman"/>
          <w:spacing w:val="1"/>
          <w:sz w:val="20"/>
          <w:szCs w:val="20"/>
        </w:rPr>
        <w:t xml:space="preserve">The </w:t>
      </w:r>
      <w:r>
        <w:rPr>
          <w:rFonts w:ascii="Times New Roman" w:hAnsi="Times New Roman"/>
          <w:sz w:val="20"/>
          <w:szCs w:val="20"/>
        </w:rPr>
        <w:t>focus</w:t>
      </w:r>
      <w:r>
        <w:rPr>
          <w:rFonts w:ascii="Times New Roman" w:hAnsi="Times New Roman"/>
          <w:spacing w:val="3"/>
          <w:sz w:val="20"/>
          <w:szCs w:val="20"/>
        </w:rPr>
        <w:t xml:space="preserve"> </w:t>
      </w:r>
      <w:r>
        <w:rPr>
          <w:rFonts w:ascii="Times New Roman" w:hAnsi="Times New Roman"/>
          <w:sz w:val="20"/>
          <w:szCs w:val="20"/>
        </w:rPr>
        <w:t>is</w:t>
      </w:r>
      <w:r>
        <w:rPr>
          <w:rFonts w:ascii="Times New Roman" w:hAnsi="Times New Roman"/>
          <w:spacing w:val="3"/>
          <w:sz w:val="20"/>
          <w:szCs w:val="20"/>
        </w:rPr>
        <w:t xml:space="preserve"> </w:t>
      </w:r>
      <w:r>
        <w:rPr>
          <w:rFonts w:ascii="Times New Roman" w:hAnsi="Times New Roman"/>
          <w:sz w:val="20"/>
          <w:szCs w:val="20"/>
        </w:rPr>
        <w:t>on</w:t>
      </w:r>
      <w:r>
        <w:rPr>
          <w:rFonts w:ascii="Times New Roman" w:hAnsi="Times New Roman"/>
          <w:spacing w:val="3"/>
          <w:sz w:val="20"/>
          <w:szCs w:val="20"/>
        </w:rPr>
        <w:t xml:space="preserve"> </w:t>
      </w:r>
      <w:r>
        <w:rPr>
          <w:rFonts w:ascii="Times New Roman" w:hAnsi="Times New Roman"/>
          <w:sz w:val="20"/>
          <w:szCs w:val="20"/>
        </w:rPr>
        <w:t>primary</w:t>
      </w:r>
      <w:r>
        <w:rPr>
          <w:rFonts w:ascii="Times New Roman" w:hAnsi="Times New Roman"/>
          <w:spacing w:val="3"/>
          <w:sz w:val="20"/>
          <w:szCs w:val="20"/>
        </w:rPr>
        <w:t xml:space="preserve"> </w:t>
      </w:r>
      <w:r>
        <w:rPr>
          <w:rFonts w:ascii="Times New Roman" w:hAnsi="Times New Roman"/>
          <w:sz w:val="20"/>
          <w:szCs w:val="20"/>
        </w:rPr>
        <w:t>prevention,</w:t>
      </w:r>
      <w:r>
        <w:rPr>
          <w:rFonts w:ascii="Times New Roman" w:hAnsi="Times New Roman"/>
          <w:spacing w:val="3"/>
          <w:sz w:val="20"/>
          <w:szCs w:val="20"/>
        </w:rPr>
        <w:t xml:space="preserve"> </w:t>
      </w:r>
      <w:r>
        <w:rPr>
          <w:rFonts w:ascii="Times New Roman" w:hAnsi="Times New Roman"/>
          <w:sz w:val="20"/>
          <w:szCs w:val="20"/>
        </w:rPr>
        <w:t>health</w:t>
      </w:r>
      <w:r>
        <w:rPr>
          <w:rFonts w:ascii="Times New Roman" w:hAnsi="Times New Roman"/>
          <w:spacing w:val="3"/>
          <w:sz w:val="20"/>
          <w:szCs w:val="20"/>
        </w:rPr>
        <w:t xml:space="preserve"> </w:t>
      </w:r>
      <w:r>
        <w:rPr>
          <w:rFonts w:ascii="Times New Roman" w:hAnsi="Times New Roman"/>
          <w:sz w:val="20"/>
          <w:szCs w:val="20"/>
        </w:rPr>
        <w:t>promotion</w:t>
      </w:r>
      <w:r>
        <w:rPr>
          <w:rFonts w:ascii="Times New Roman" w:hAnsi="Times New Roman"/>
          <w:spacing w:val="3"/>
          <w:sz w:val="20"/>
          <w:szCs w:val="20"/>
        </w:rPr>
        <w:t xml:space="preserve"> </w:t>
      </w:r>
      <w:r>
        <w:rPr>
          <w:rFonts w:ascii="Times New Roman" w:hAnsi="Times New Roman"/>
          <w:sz w:val="20"/>
          <w:szCs w:val="20"/>
        </w:rPr>
        <w:t>and</w:t>
      </w:r>
      <w:r>
        <w:rPr>
          <w:rFonts w:ascii="Times New Roman" w:hAnsi="Times New Roman"/>
          <w:spacing w:val="3"/>
          <w:sz w:val="20"/>
          <w:szCs w:val="20"/>
        </w:rPr>
        <w:t xml:space="preserve"> </w:t>
      </w:r>
      <w:r>
        <w:rPr>
          <w:rFonts w:ascii="Times New Roman" w:hAnsi="Times New Roman"/>
          <w:sz w:val="20"/>
          <w:szCs w:val="20"/>
        </w:rPr>
        <w:t>health</w:t>
      </w:r>
      <w:r>
        <w:rPr>
          <w:rFonts w:ascii="Times New Roman" w:hAnsi="Times New Roman"/>
          <w:spacing w:val="3"/>
          <w:sz w:val="20"/>
          <w:szCs w:val="20"/>
        </w:rPr>
        <w:t xml:space="preserve"> </w:t>
      </w:r>
      <w:r>
        <w:rPr>
          <w:rFonts w:ascii="Times New Roman" w:hAnsi="Times New Roman"/>
          <w:sz w:val="20"/>
          <w:szCs w:val="20"/>
        </w:rPr>
        <w:t>risk</w:t>
      </w:r>
      <w:r>
        <w:rPr>
          <w:rFonts w:ascii="Times New Roman" w:hAnsi="Times New Roman"/>
          <w:spacing w:val="3"/>
          <w:sz w:val="20"/>
          <w:szCs w:val="20"/>
        </w:rPr>
        <w:t xml:space="preserve"> </w:t>
      </w:r>
      <w:r>
        <w:rPr>
          <w:rFonts w:ascii="Times New Roman" w:hAnsi="Times New Roman"/>
          <w:sz w:val="20"/>
          <w:szCs w:val="20"/>
        </w:rPr>
        <w:t>reduction.</w:t>
      </w:r>
      <w:r>
        <w:rPr>
          <w:rFonts w:ascii="Times New Roman" w:hAnsi="Times New Roman"/>
          <w:spacing w:val="3"/>
          <w:sz w:val="20"/>
          <w:szCs w:val="20"/>
        </w:rPr>
        <w:t xml:space="preserve"> </w:t>
      </w:r>
      <w:r>
        <w:rPr>
          <w:rFonts w:ascii="Times New Roman" w:hAnsi="Times New Roman"/>
          <w:i/>
          <w:iCs/>
          <w:sz w:val="20"/>
          <w:szCs w:val="20"/>
        </w:rPr>
        <w:t>P</w:t>
      </w:r>
      <w:r>
        <w:rPr>
          <w:rFonts w:ascii="Times New Roman" w:hAnsi="Times New Roman"/>
          <w:i/>
          <w:iCs/>
          <w:spacing w:val="-7"/>
          <w:sz w:val="20"/>
          <w:szCs w:val="20"/>
        </w:rPr>
        <w:t>r</w:t>
      </w:r>
      <w:r>
        <w:rPr>
          <w:rFonts w:ascii="Times New Roman" w:hAnsi="Times New Roman"/>
          <w:i/>
          <w:iCs/>
          <w:sz w:val="20"/>
          <w:szCs w:val="20"/>
        </w:rPr>
        <w:t>e</w:t>
      </w:r>
      <w:r>
        <w:rPr>
          <w:rFonts w:ascii="Times New Roman" w:hAnsi="Times New Roman"/>
          <w:i/>
          <w:iCs/>
          <w:spacing w:val="-7"/>
          <w:sz w:val="20"/>
          <w:szCs w:val="20"/>
        </w:rPr>
        <w:t>r</w:t>
      </w:r>
      <w:r>
        <w:rPr>
          <w:rFonts w:ascii="Times New Roman" w:hAnsi="Times New Roman"/>
          <w:i/>
          <w:iCs/>
          <w:sz w:val="20"/>
          <w:szCs w:val="20"/>
        </w:rPr>
        <w:t>equisite: Ad- mission to Graduate Nursing P</w:t>
      </w:r>
      <w:r>
        <w:rPr>
          <w:rFonts w:ascii="Times New Roman" w:hAnsi="Times New Roman"/>
          <w:i/>
          <w:iCs/>
          <w:spacing w:val="-7"/>
          <w:sz w:val="20"/>
          <w:szCs w:val="20"/>
        </w:rPr>
        <w:t>r</w:t>
      </w:r>
      <w:r>
        <w:rPr>
          <w:rFonts w:ascii="Times New Roman" w:hAnsi="Times New Roman"/>
          <w:i/>
          <w:iCs/>
          <w:sz w:val="20"/>
          <w:szCs w:val="20"/>
        </w:rPr>
        <w:t>ogram.</w:t>
      </w:r>
    </w:p>
    <w:p w:rsidR="00F42301" w:rsidRDefault="00F42301" w:rsidP="00963D01">
      <w:pPr>
        <w:widowControl w:val="0"/>
        <w:autoSpaceDE w:val="0"/>
        <w:autoSpaceDN w:val="0"/>
        <w:adjustRightInd w:val="0"/>
        <w:spacing w:after="0" w:line="250" w:lineRule="auto"/>
        <w:ind w:left="2326" w:right="863" w:hanging="360"/>
        <w:jc w:val="both"/>
        <w:rPr>
          <w:rFonts w:ascii="Times New Roman" w:hAnsi="Times New Roman"/>
          <w:sz w:val="20"/>
          <w:szCs w:val="20"/>
        </w:rPr>
      </w:pPr>
      <w:r>
        <w:rPr>
          <w:rFonts w:ascii="Times New Roman" w:hAnsi="Times New Roman"/>
          <w:b/>
          <w:bCs/>
          <w:spacing w:val="-1"/>
          <w:sz w:val="20"/>
          <w:szCs w:val="20"/>
        </w:rPr>
        <w:t>NUR</w:t>
      </w:r>
      <w:r>
        <w:rPr>
          <w:rFonts w:ascii="Times New Roman" w:hAnsi="Times New Roman"/>
          <w:b/>
          <w:bCs/>
          <w:sz w:val="20"/>
          <w:szCs w:val="20"/>
        </w:rPr>
        <w:t>S</w:t>
      </w:r>
      <w:r>
        <w:rPr>
          <w:rFonts w:ascii="Times New Roman" w:hAnsi="Times New Roman"/>
          <w:b/>
          <w:bCs/>
          <w:spacing w:val="-8"/>
          <w:sz w:val="20"/>
          <w:szCs w:val="20"/>
        </w:rPr>
        <w:t xml:space="preserve"> </w:t>
      </w:r>
      <w:r>
        <w:rPr>
          <w:rFonts w:ascii="Times New Roman" w:hAnsi="Times New Roman"/>
          <w:b/>
          <w:bCs/>
          <w:spacing w:val="-1"/>
          <w:sz w:val="20"/>
          <w:szCs w:val="20"/>
        </w:rPr>
        <w:t>541</w:t>
      </w:r>
      <w:r>
        <w:rPr>
          <w:rFonts w:ascii="Times New Roman" w:hAnsi="Times New Roman"/>
          <w:b/>
          <w:bCs/>
          <w:sz w:val="20"/>
          <w:szCs w:val="20"/>
        </w:rPr>
        <w:t>0</w:t>
      </w:r>
      <w:r>
        <w:rPr>
          <w:rFonts w:ascii="Times New Roman" w:hAnsi="Times New Roman"/>
          <w:b/>
          <w:bCs/>
          <w:spacing w:val="-8"/>
          <w:sz w:val="20"/>
          <w:szCs w:val="20"/>
        </w:rPr>
        <w:t xml:space="preserve"> </w:t>
      </w:r>
      <w:r>
        <w:rPr>
          <w:rFonts w:ascii="Times New Roman" w:hAnsi="Times New Roman"/>
          <w:b/>
          <w:bCs/>
          <w:sz w:val="20"/>
          <w:szCs w:val="20"/>
        </w:rPr>
        <w:t>-</w:t>
      </w:r>
      <w:r>
        <w:rPr>
          <w:rFonts w:ascii="Times New Roman" w:hAnsi="Times New Roman"/>
          <w:b/>
          <w:bCs/>
          <w:spacing w:val="-8"/>
          <w:sz w:val="20"/>
          <w:szCs w:val="20"/>
        </w:rPr>
        <w:t xml:space="preserve"> </w:t>
      </w:r>
      <w:r>
        <w:rPr>
          <w:rFonts w:ascii="Times New Roman" w:hAnsi="Times New Roman"/>
          <w:b/>
          <w:bCs/>
          <w:spacing w:val="-1"/>
          <w:sz w:val="20"/>
          <w:szCs w:val="20"/>
        </w:rPr>
        <w:t>Int</w:t>
      </w:r>
      <w:r>
        <w:rPr>
          <w:rFonts w:ascii="Times New Roman" w:hAnsi="Times New Roman"/>
          <w:b/>
          <w:bCs/>
          <w:spacing w:val="-4"/>
          <w:sz w:val="20"/>
          <w:szCs w:val="20"/>
        </w:rPr>
        <w:t>r</w:t>
      </w:r>
      <w:r>
        <w:rPr>
          <w:rFonts w:ascii="Times New Roman" w:hAnsi="Times New Roman"/>
          <w:b/>
          <w:bCs/>
          <w:spacing w:val="-1"/>
          <w:sz w:val="20"/>
          <w:szCs w:val="20"/>
        </w:rPr>
        <w:t>oductio</w:t>
      </w:r>
      <w:r>
        <w:rPr>
          <w:rFonts w:ascii="Times New Roman" w:hAnsi="Times New Roman"/>
          <w:b/>
          <w:bCs/>
          <w:sz w:val="20"/>
          <w:szCs w:val="20"/>
        </w:rPr>
        <w:t>n</w:t>
      </w:r>
      <w:r>
        <w:rPr>
          <w:rFonts w:ascii="Times New Roman" w:hAnsi="Times New Roman"/>
          <w:b/>
          <w:bCs/>
          <w:spacing w:val="-8"/>
          <w:sz w:val="20"/>
          <w:szCs w:val="20"/>
        </w:rPr>
        <w:t xml:space="preserve"> </w:t>
      </w:r>
      <w:r>
        <w:rPr>
          <w:rFonts w:ascii="Times New Roman" w:hAnsi="Times New Roman"/>
          <w:b/>
          <w:bCs/>
          <w:spacing w:val="-1"/>
          <w:sz w:val="20"/>
          <w:szCs w:val="20"/>
        </w:rPr>
        <w:t>t</w:t>
      </w:r>
      <w:r>
        <w:rPr>
          <w:rFonts w:ascii="Times New Roman" w:hAnsi="Times New Roman"/>
          <w:b/>
          <w:bCs/>
          <w:sz w:val="20"/>
          <w:szCs w:val="20"/>
        </w:rPr>
        <w:t>o</w:t>
      </w:r>
      <w:r>
        <w:rPr>
          <w:rFonts w:ascii="Times New Roman" w:hAnsi="Times New Roman"/>
          <w:b/>
          <w:bCs/>
          <w:spacing w:val="-8"/>
          <w:sz w:val="20"/>
          <w:szCs w:val="20"/>
        </w:rPr>
        <w:t xml:space="preserve"> </w:t>
      </w:r>
      <w:r>
        <w:rPr>
          <w:rFonts w:ascii="Times New Roman" w:hAnsi="Times New Roman"/>
          <w:b/>
          <w:bCs/>
          <w:spacing w:val="-1"/>
          <w:sz w:val="20"/>
          <w:szCs w:val="20"/>
        </w:rPr>
        <w:t>Famil</w:t>
      </w:r>
      <w:r>
        <w:rPr>
          <w:rFonts w:ascii="Times New Roman" w:hAnsi="Times New Roman"/>
          <w:b/>
          <w:bCs/>
          <w:sz w:val="20"/>
          <w:szCs w:val="20"/>
        </w:rPr>
        <w:t>y</w:t>
      </w:r>
      <w:r>
        <w:rPr>
          <w:rFonts w:ascii="Times New Roman" w:hAnsi="Times New Roman"/>
          <w:b/>
          <w:bCs/>
          <w:spacing w:val="-8"/>
          <w:sz w:val="20"/>
          <w:szCs w:val="20"/>
        </w:rPr>
        <w:t xml:space="preserve"> </w:t>
      </w:r>
      <w:r>
        <w:rPr>
          <w:rFonts w:ascii="Times New Roman" w:hAnsi="Times New Roman"/>
          <w:b/>
          <w:bCs/>
          <w:spacing w:val="-1"/>
          <w:sz w:val="20"/>
          <w:szCs w:val="20"/>
        </w:rPr>
        <w:t>Primar</w:t>
      </w:r>
      <w:r>
        <w:rPr>
          <w:rFonts w:ascii="Times New Roman" w:hAnsi="Times New Roman"/>
          <w:b/>
          <w:bCs/>
          <w:sz w:val="20"/>
          <w:szCs w:val="20"/>
        </w:rPr>
        <w:t>y</w:t>
      </w:r>
      <w:r>
        <w:rPr>
          <w:rFonts w:ascii="Times New Roman" w:hAnsi="Times New Roman"/>
          <w:b/>
          <w:bCs/>
          <w:spacing w:val="-8"/>
          <w:sz w:val="20"/>
          <w:szCs w:val="20"/>
        </w:rPr>
        <w:t xml:space="preserve"> </w:t>
      </w:r>
      <w:r>
        <w:rPr>
          <w:rFonts w:ascii="Times New Roman" w:hAnsi="Times New Roman"/>
          <w:b/>
          <w:bCs/>
          <w:spacing w:val="-1"/>
          <w:sz w:val="20"/>
          <w:szCs w:val="20"/>
        </w:rPr>
        <w:t>Ca</w:t>
      </w:r>
      <w:r>
        <w:rPr>
          <w:rFonts w:ascii="Times New Roman" w:hAnsi="Times New Roman"/>
          <w:b/>
          <w:bCs/>
          <w:spacing w:val="-4"/>
          <w:sz w:val="20"/>
          <w:szCs w:val="20"/>
        </w:rPr>
        <w:t>r</w:t>
      </w:r>
      <w:r>
        <w:rPr>
          <w:rFonts w:ascii="Times New Roman" w:hAnsi="Times New Roman"/>
          <w:b/>
          <w:bCs/>
          <w:spacing w:val="-1"/>
          <w:sz w:val="20"/>
          <w:szCs w:val="20"/>
        </w:rPr>
        <w:t xml:space="preserve">e...............................................................4(2-8) </w:t>
      </w:r>
      <w:r>
        <w:rPr>
          <w:rFonts w:ascii="Times New Roman" w:hAnsi="Times New Roman"/>
          <w:sz w:val="20"/>
          <w:szCs w:val="20"/>
        </w:rPr>
        <w:t>This course introduces the concept of primary health care of children, adults and families.</w:t>
      </w:r>
      <w:r>
        <w:rPr>
          <w:rFonts w:ascii="Times New Roman" w:hAnsi="Times New Roman"/>
          <w:spacing w:val="-4"/>
          <w:sz w:val="20"/>
          <w:szCs w:val="20"/>
        </w:rPr>
        <w:t xml:space="preserve"> </w:t>
      </w:r>
      <w:r>
        <w:rPr>
          <w:rFonts w:ascii="Times New Roman" w:hAnsi="Times New Roman"/>
          <w:sz w:val="20"/>
          <w:szCs w:val="20"/>
        </w:rPr>
        <w:t>The focus is on health</w:t>
      </w:r>
      <w:r>
        <w:rPr>
          <w:rFonts w:ascii="Times New Roman" w:hAnsi="Times New Roman"/>
          <w:spacing w:val="1"/>
          <w:sz w:val="20"/>
          <w:szCs w:val="20"/>
        </w:rPr>
        <w:t xml:space="preserve"> </w:t>
      </w:r>
      <w:r>
        <w:rPr>
          <w:rFonts w:ascii="Times New Roman" w:hAnsi="Times New Roman"/>
          <w:sz w:val="20"/>
          <w:szCs w:val="20"/>
        </w:rPr>
        <w:t>promotion and disease prevention</w:t>
      </w:r>
      <w:r>
        <w:rPr>
          <w:rFonts w:ascii="Times New Roman" w:hAnsi="Times New Roman"/>
          <w:spacing w:val="1"/>
          <w:sz w:val="20"/>
          <w:szCs w:val="20"/>
        </w:rPr>
        <w:t xml:space="preserve"> </w:t>
      </w:r>
      <w:r>
        <w:rPr>
          <w:rFonts w:ascii="Times New Roman" w:hAnsi="Times New Roman"/>
          <w:sz w:val="20"/>
          <w:szCs w:val="20"/>
        </w:rPr>
        <w:t>with medically</w:t>
      </w:r>
      <w:r>
        <w:rPr>
          <w:rFonts w:ascii="Times New Roman" w:hAnsi="Times New Roman"/>
          <w:spacing w:val="1"/>
          <w:sz w:val="20"/>
          <w:szCs w:val="20"/>
        </w:rPr>
        <w:t xml:space="preserve"> </w:t>
      </w:r>
      <w:r>
        <w:rPr>
          <w:rFonts w:ascii="Times New Roman" w:hAnsi="Times New Roman"/>
          <w:sz w:val="20"/>
          <w:szCs w:val="20"/>
        </w:rPr>
        <w:t xml:space="preserve">underserved populations. </w:t>
      </w:r>
      <w:r>
        <w:rPr>
          <w:rFonts w:ascii="Times New Roman" w:hAnsi="Times New Roman"/>
          <w:i/>
          <w:iCs/>
          <w:sz w:val="20"/>
          <w:szCs w:val="20"/>
        </w:rPr>
        <w:t>P</w:t>
      </w:r>
      <w:r>
        <w:rPr>
          <w:rFonts w:ascii="Times New Roman" w:hAnsi="Times New Roman"/>
          <w:i/>
          <w:iCs/>
          <w:spacing w:val="-7"/>
          <w:sz w:val="20"/>
          <w:szCs w:val="20"/>
        </w:rPr>
        <w:t>r</w:t>
      </w:r>
      <w:r>
        <w:rPr>
          <w:rFonts w:ascii="Times New Roman" w:hAnsi="Times New Roman"/>
          <w:i/>
          <w:iCs/>
          <w:sz w:val="20"/>
          <w:szCs w:val="20"/>
        </w:rPr>
        <w:t>e</w:t>
      </w:r>
      <w:r>
        <w:rPr>
          <w:rFonts w:ascii="Times New Roman" w:hAnsi="Times New Roman"/>
          <w:i/>
          <w:iCs/>
          <w:spacing w:val="-7"/>
          <w:sz w:val="20"/>
          <w:szCs w:val="20"/>
        </w:rPr>
        <w:t>r</w:t>
      </w:r>
      <w:r>
        <w:rPr>
          <w:rFonts w:ascii="Times New Roman" w:hAnsi="Times New Roman"/>
          <w:i/>
          <w:iCs/>
          <w:sz w:val="20"/>
          <w:szCs w:val="20"/>
        </w:rPr>
        <w:t>equisites: NURS 5100 and 5</w:t>
      </w:r>
      <w:r>
        <w:rPr>
          <w:rFonts w:ascii="Times New Roman" w:hAnsi="Times New Roman"/>
          <w:i/>
          <w:iCs/>
          <w:spacing w:val="-15"/>
          <w:sz w:val="20"/>
          <w:szCs w:val="20"/>
        </w:rPr>
        <w:t>1</w:t>
      </w:r>
      <w:r>
        <w:rPr>
          <w:rFonts w:ascii="Times New Roman" w:hAnsi="Times New Roman"/>
          <w:i/>
          <w:iCs/>
          <w:sz w:val="20"/>
          <w:szCs w:val="20"/>
        </w:rPr>
        <w:t>10 and admission to Family Nurse Practitioner track.</w:t>
      </w:r>
    </w:p>
    <w:p w:rsidR="00F42301" w:rsidRDefault="00F42301" w:rsidP="00963D01">
      <w:pPr>
        <w:widowControl w:val="0"/>
        <w:autoSpaceDE w:val="0"/>
        <w:autoSpaceDN w:val="0"/>
        <w:adjustRightInd w:val="0"/>
        <w:spacing w:after="0" w:line="250" w:lineRule="auto"/>
        <w:ind w:left="2326" w:right="862" w:hanging="360"/>
        <w:jc w:val="both"/>
        <w:rPr>
          <w:rFonts w:ascii="Times New Roman" w:hAnsi="Times New Roman"/>
          <w:sz w:val="20"/>
          <w:szCs w:val="20"/>
        </w:rPr>
      </w:pPr>
      <w:r>
        <w:rPr>
          <w:rFonts w:ascii="Times New Roman" w:hAnsi="Times New Roman"/>
          <w:b/>
          <w:bCs/>
          <w:sz w:val="20"/>
          <w:szCs w:val="20"/>
        </w:rPr>
        <w:t>NURS</w:t>
      </w:r>
      <w:r>
        <w:rPr>
          <w:rFonts w:ascii="Times New Roman" w:hAnsi="Times New Roman"/>
          <w:b/>
          <w:bCs/>
          <w:spacing w:val="-7"/>
          <w:sz w:val="20"/>
          <w:szCs w:val="20"/>
        </w:rPr>
        <w:t xml:space="preserve"> </w:t>
      </w:r>
      <w:r>
        <w:rPr>
          <w:rFonts w:ascii="Times New Roman" w:hAnsi="Times New Roman"/>
          <w:b/>
          <w:bCs/>
          <w:sz w:val="20"/>
          <w:szCs w:val="20"/>
        </w:rPr>
        <w:t>5421-</w:t>
      </w:r>
      <w:r>
        <w:rPr>
          <w:rFonts w:ascii="Times New Roman" w:hAnsi="Times New Roman"/>
          <w:b/>
          <w:bCs/>
          <w:spacing w:val="-7"/>
          <w:sz w:val="20"/>
          <w:szCs w:val="20"/>
        </w:rPr>
        <w:t xml:space="preserve"> </w:t>
      </w:r>
      <w:r>
        <w:rPr>
          <w:rFonts w:ascii="Times New Roman" w:hAnsi="Times New Roman"/>
          <w:b/>
          <w:bCs/>
          <w:sz w:val="20"/>
          <w:szCs w:val="20"/>
        </w:rPr>
        <w:t>Primary</w:t>
      </w:r>
      <w:r>
        <w:rPr>
          <w:rFonts w:ascii="Times New Roman" w:hAnsi="Times New Roman"/>
          <w:b/>
          <w:bCs/>
          <w:spacing w:val="-7"/>
          <w:sz w:val="20"/>
          <w:szCs w:val="20"/>
        </w:rPr>
        <w:t xml:space="preserve"> </w:t>
      </w:r>
      <w:r>
        <w:rPr>
          <w:rFonts w:ascii="Times New Roman" w:hAnsi="Times New Roman"/>
          <w:b/>
          <w:bCs/>
          <w:sz w:val="20"/>
          <w:szCs w:val="20"/>
        </w:rPr>
        <w:t>Ca</w:t>
      </w:r>
      <w:r>
        <w:rPr>
          <w:rFonts w:ascii="Times New Roman" w:hAnsi="Times New Roman"/>
          <w:b/>
          <w:bCs/>
          <w:spacing w:val="-4"/>
          <w:sz w:val="20"/>
          <w:szCs w:val="20"/>
        </w:rPr>
        <w:t>r</w:t>
      </w:r>
      <w:r>
        <w:rPr>
          <w:rFonts w:ascii="Times New Roman" w:hAnsi="Times New Roman"/>
          <w:b/>
          <w:bCs/>
          <w:sz w:val="20"/>
          <w:szCs w:val="20"/>
        </w:rPr>
        <w:t>e</w:t>
      </w:r>
      <w:r>
        <w:rPr>
          <w:rFonts w:ascii="Times New Roman" w:hAnsi="Times New Roman"/>
          <w:b/>
          <w:bCs/>
          <w:spacing w:val="-7"/>
          <w:sz w:val="20"/>
          <w:szCs w:val="20"/>
        </w:rPr>
        <w:t xml:space="preserve"> </w:t>
      </w:r>
      <w:r>
        <w:rPr>
          <w:rFonts w:ascii="Times New Roman" w:hAnsi="Times New Roman"/>
          <w:b/>
          <w:bCs/>
          <w:sz w:val="20"/>
          <w:szCs w:val="20"/>
        </w:rPr>
        <w:t>of</w:t>
      </w:r>
      <w:r>
        <w:rPr>
          <w:rFonts w:ascii="Times New Roman" w:hAnsi="Times New Roman"/>
          <w:b/>
          <w:bCs/>
          <w:spacing w:val="-7"/>
          <w:sz w:val="20"/>
          <w:szCs w:val="20"/>
        </w:rPr>
        <w:t xml:space="preserve"> </w:t>
      </w:r>
      <w:r>
        <w:rPr>
          <w:rFonts w:ascii="Times New Roman" w:hAnsi="Times New Roman"/>
          <w:b/>
          <w:bCs/>
          <w:sz w:val="20"/>
          <w:szCs w:val="20"/>
        </w:rPr>
        <w:t>Child</w:t>
      </w:r>
      <w:r>
        <w:rPr>
          <w:rFonts w:ascii="Times New Roman" w:hAnsi="Times New Roman"/>
          <w:b/>
          <w:bCs/>
          <w:spacing w:val="-4"/>
          <w:sz w:val="20"/>
          <w:szCs w:val="20"/>
        </w:rPr>
        <w:t>r</w:t>
      </w:r>
      <w:r>
        <w:rPr>
          <w:rFonts w:ascii="Times New Roman" w:hAnsi="Times New Roman"/>
          <w:b/>
          <w:bCs/>
          <w:sz w:val="20"/>
          <w:szCs w:val="20"/>
        </w:rPr>
        <w:t xml:space="preserve">en..................................................................................5(3-8) </w:t>
      </w:r>
      <w:r>
        <w:rPr>
          <w:rFonts w:ascii="Times New Roman" w:hAnsi="Times New Roman"/>
          <w:sz w:val="20"/>
          <w:szCs w:val="20"/>
        </w:rPr>
        <w:t>This</w:t>
      </w:r>
      <w:r>
        <w:rPr>
          <w:rFonts w:ascii="Times New Roman" w:hAnsi="Times New Roman"/>
          <w:spacing w:val="-3"/>
          <w:sz w:val="20"/>
          <w:szCs w:val="20"/>
        </w:rPr>
        <w:t xml:space="preserve"> </w:t>
      </w:r>
      <w:r>
        <w:rPr>
          <w:rFonts w:ascii="Times New Roman" w:hAnsi="Times New Roman"/>
          <w:sz w:val="20"/>
          <w:szCs w:val="20"/>
        </w:rPr>
        <w:t>course</w:t>
      </w:r>
      <w:r>
        <w:rPr>
          <w:rFonts w:ascii="Times New Roman" w:hAnsi="Times New Roman"/>
          <w:spacing w:val="-3"/>
          <w:sz w:val="20"/>
          <w:szCs w:val="20"/>
        </w:rPr>
        <w:t xml:space="preserve"> </w:t>
      </w:r>
      <w:r>
        <w:rPr>
          <w:rFonts w:ascii="Times New Roman" w:hAnsi="Times New Roman"/>
          <w:sz w:val="20"/>
          <w:szCs w:val="20"/>
        </w:rPr>
        <w:t>presents</w:t>
      </w:r>
      <w:r>
        <w:rPr>
          <w:rFonts w:ascii="Times New Roman" w:hAnsi="Times New Roman"/>
          <w:spacing w:val="-3"/>
          <w:sz w:val="20"/>
          <w:szCs w:val="20"/>
        </w:rPr>
        <w:t xml:space="preserve"> </w:t>
      </w:r>
      <w:r>
        <w:rPr>
          <w:rFonts w:ascii="Times New Roman" w:hAnsi="Times New Roman"/>
          <w:sz w:val="20"/>
          <w:szCs w:val="20"/>
        </w:rPr>
        <w:t>the</w:t>
      </w:r>
      <w:r>
        <w:rPr>
          <w:rFonts w:ascii="Times New Roman" w:hAnsi="Times New Roman"/>
          <w:spacing w:val="-3"/>
          <w:sz w:val="20"/>
          <w:szCs w:val="20"/>
        </w:rPr>
        <w:t xml:space="preserve"> </w:t>
      </w:r>
      <w:r>
        <w:rPr>
          <w:rFonts w:ascii="Times New Roman" w:hAnsi="Times New Roman"/>
          <w:sz w:val="20"/>
          <w:szCs w:val="20"/>
        </w:rPr>
        <w:t>theoretical</w:t>
      </w:r>
      <w:r>
        <w:rPr>
          <w:rFonts w:ascii="Times New Roman" w:hAnsi="Times New Roman"/>
          <w:spacing w:val="-3"/>
          <w:sz w:val="20"/>
          <w:szCs w:val="20"/>
        </w:rPr>
        <w:t xml:space="preserve"> </w:t>
      </w:r>
      <w:r>
        <w:rPr>
          <w:rFonts w:ascii="Times New Roman" w:hAnsi="Times New Roman"/>
          <w:sz w:val="20"/>
          <w:szCs w:val="20"/>
        </w:rPr>
        <w:t>and</w:t>
      </w:r>
      <w:r>
        <w:rPr>
          <w:rFonts w:ascii="Times New Roman" w:hAnsi="Times New Roman"/>
          <w:spacing w:val="-3"/>
          <w:sz w:val="20"/>
          <w:szCs w:val="20"/>
        </w:rPr>
        <w:t xml:space="preserve"> </w:t>
      </w:r>
      <w:r>
        <w:rPr>
          <w:rFonts w:ascii="Times New Roman" w:hAnsi="Times New Roman"/>
          <w:sz w:val="20"/>
          <w:szCs w:val="20"/>
        </w:rPr>
        <w:t>clinical</w:t>
      </w:r>
      <w:r>
        <w:rPr>
          <w:rFonts w:ascii="Times New Roman" w:hAnsi="Times New Roman"/>
          <w:spacing w:val="-3"/>
          <w:sz w:val="20"/>
          <w:szCs w:val="20"/>
        </w:rPr>
        <w:t xml:space="preserve"> </w:t>
      </w:r>
      <w:r>
        <w:rPr>
          <w:rFonts w:ascii="Times New Roman" w:hAnsi="Times New Roman"/>
          <w:sz w:val="20"/>
          <w:szCs w:val="20"/>
        </w:rPr>
        <w:t>basis</w:t>
      </w:r>
      <w:r>
        <w:rPr>
          <w:rFonts w:ascii="Times New Roman" w:hAnsi="Times New Roman"/>
          <w:spacing w:val="-4"/>
          <w:sz w:val="20"/>
          <w:szCs w:val="20"/>
        </w:rPr>
        <w:t xml:space="preserve"> </w:t>
      </w:r>
      <w:r>
        <w:rPr>
          <w:rFonts w:ascii="Times New Roman" w:hAnsi="Times New Roman"/>
          <w:sz w:val="20"/>
          <w:szCs w:val="20"/>
        </w:rPr>
        <w:t>for</w:t>
      </w:r>
      <w:r>
        <w:rPr>
          <w:rFonts w:ascii="Times New Roman" w:hAnsi="Times New Roman"/>
          <w:spacing w:val="-4"/>
          <w:sz w:val="20"/>
          <w:szCs w:val="20"/>
        </w:rPr>
        <w:t xml:space="preserve"> </w:t>
      </w:r>
      <w:r>
        <w:rPr>
          <w:rFonts w:ascii="Times New Roman" w:hAnsi="Times New Roman"/>
          <w:sz w:val="20"/>
          <w:szCs w:val="20"/>
        </w:rPr>
        <w:t>health</w:t>
      </w:r>
      <w:r>
        <w:rPr>
          <w:rFonts w:ascii="Times New Roman" w:hAnsi="Times New Roman"/>
          <w:spacing w:val="-3"/>
          <w:sz w:val="20"/>
          <w:szCs w:val="20"/>
        </w:rPr>
        <w:t xml:space="preserve"> </w:t>
      </w:r>
      <w:r>
        <w:rPr>
          <w:rFonts w:ascii="Times New Roman" w:hAnsi="Times New Roman"/>
          <w:sz w:val="20"/>
          <w:szCs w:val="20"/>
        </w:rPr>
        <w:t>promotion</w:t>
      </w:r>
      <w:r>
        <w:rPr>
          <w:rFonts w:ascii="Times New Roman" w:hAnsi="Times New Roman"/>
          <w:spacing w:val="-3"/>
          <w:sz w:val="20"/>
          <w:szCs w:val="20"/>
        </w:rPr>
        <w:t xml:space="preserve"> </w:t>
      </w:r>
      <w:r>
        <w:rPr>
          <w:rFonts w:ascii="Times New Roman" w:hAnsi="Times New Roman"/>
          <w:sz w:val="20"/>
          <w:szCs w:val="20"/>
        </w:rPr>
        <w:t>and</w:t>
      </w:r>
      <w:r>
        <w:rPr>
          <w:rFonts w:ascii="Times New Roman" w:hAnsi="Times New Roman"/>
          <w:spacing w:val="-3"/>
          <w:sz w:val="20"/>
          <w:szCs w:val="20"/>
        </w:rPr>
        <w:t xml:space="preserve"> </w:t>
      </w:r>
      <w:r>
        <w:rPr>
          <w:rFonts w:ascii="Times New Roman" w:hAnsi="Times New Roman"/>
          <w:sz w:val="20"/>
          <w:szCs w:val="20"/>
        </w:rPr>
        <w:t>disease</w:t>
      </w:r>
      <w:r>
        <w:rPr>
          <w:rFonts w:ascii="Times New Roman" w:hAnsi="Times New Roman"/>
          <w:spacing w:val="-3"/>
          <w:sz w:val="20"/>
          <w:szCs w:val="20"/>
        </w:rPr>
        <w:t xml:space="preserve"> </w:t>
      </w:r>
      <w:r>
        <w:rPr>
          <w:rFonts w:ascii="Times New Roman" w:hAnsi="Times New Roman"/>
          <w:sz w:val="20"/>
          <w:szCs w:val="20"/>
        </w:rPr>
        <w:t xml:space="preserve">preven- tion for children, adolescents and their families. Content includes health maintenance, health </w:t>
      </w:r>
      <w:r>
        <w:rPr>
          <w:rFonts w:ascii="Times New Roman" w:hAnsi="Times New Roman"/>
          <w:spacing w:val="1"/>
          <w:sz w:val="20"/>
          <w:szCs w:val="20"/>
        </w:rPr>
        <w:t>teachin</w:t>
      </w:r>
      <w:r>
        <w:rPr>
          <w:rFonts w:ascii="Times New Roman" w:hAnsi="Times New Roman"/>
          <w:sz w:val="20"/>
          <w:szCs w:val="20"/>
        </w:rPr>
        <w:t xml:space="preserve">g </w:t>
      </w:r>
      <w:r>
        <w:rPr>
          <w:rFonts w:ascii="Times New Roman" w:hAnsi="Times New Roman"/>
          <w:spacing w:val="1"/>
          <w:sz w:val="20"/>
          <w:szCs w:val="20"/>
        </w:rPr>
        <w:t>an</w:t>
      </w:r>
      <w:r>
        <w:rPr>
          <w:rFonts w:ascii="Times New Roman" w:hAnsi="Times New Roman"/>
          <w:sz w:val="20"/>
          <w:szCs w:val="20"/>
        </w:rPr>
        <w:t xml:space="preserve">d </w:t>
      </w:r>
      <w:r>
        <w:rPr>
          <w:rFonts w:ascii="Times New Roman" w:hAnsi="Times New Roman"/>
          <w:spacing w:val="1"/>
          <w:sz w:val="20"/>
          <w:szCs w:val="20"/>
        </w:rPr>
        <w:t>behavioral/developmenta</w:t>
      </w:r>
      <w:r>
        <w:rPr>
          <w:rFonts w:ascii="Times New Roman" w:hAnsi="Times New Roman"/>
          <w:sz w:val="20"/>
          <w:szCs w:val="20"/>
        </w:rPr>
        <w:t xml:space="preserve">l </w:t>
      </w:r>
      <w:r>
        <w:rPr>
          <w:rFonts w:ascii="Times New Roman" w:hAnsi="Times New Roman"/>
          <w:spacing w:val="1"/>
          <w:sz w:val="20"/>
          <w:szCs w:val="20"/>
        </w:rPr>
        <w:t>issues</w:t>
      </w:r>
      <w:r>
        <w:rPr>
          <w:rFonts w:ascii="Times New Roman" w:hAnsi="Times New Roman"/>
          <w:sz w:val="20"/>
          <w:szCs w:val="20"/>
        </w:rPr>
        <w:t xml:space="preserve">, </w:t>
      </w:r>
      <w:r>
        <w:rPr>
          <w:rFonts w:ascii="Times New Roman" w:hAnsi="Times New Roman"/>
          <w:spacing w:val="1"/>
          <w:sz w:val="20"/>
          <w:szCs w:val="20"/>
        </w:rPr>
        <w:t>counselin</w:t>
      </w:r>
      <w:r>
        <w:rPr>
          <w:rFonts w:ascii="Times New Roman" w:hAnsi="Times New Roman"/>
          <w:sz w:val="20"/>
          <w:szCs w:val="20"/>
        </w:rPr>
        <w:t xml:space="preserve">g </w:t>
      </w:r>
      <w:r>
        <w:rPr>
          <w:rFonts w:ascii="Times New Roman" w:hAnsi="Times New Roman"/>
          <w:spacing w:val="1"/>
          <w:sz w:val="20"/>
          <w:szCs w:val="20"/>
        </w:rPr>
        <w:t>an</w:t>
      </w:r>
      <w:r>
        <w:rPr>
          <w:rFonts w:ascii="Times New Roman" w:hAnsi="Times New Roman"/>
          <w:sz w:val="20"/>
          <w:szCs w:val="20"/>
        </w:rPr>
        <w:t xml:space="preserve">d </w:t>
      </w:r>
      <w:r>
        <w:rPr>
          <w:rFonts w:ascii="Times New Roman" w:hAnsi="Times New Roman"/>
          <w:spacing w:val="1"/>
          <w:sz w:val="20"/>
          <w:szCs w:val="20"/>
        </w:rPr>
        <w:t>nursin</w:t>
      </w:r>
      <w:r>
        <w:rPr>
          <w:rFonts w:ascii="Times New Roman" w:hAnsi="Times New Roman"/>
          <w:sz w:val="20"/>
          <w:szCs w:val="20"/>
        </w:rPr>
        <w:t xml:space="preserve">g </w:t>
      </w:r>
      <w:r>
        <w:rPr>
          <w:rFonts w:ascii="Times New Roman" w:hAnsi="Times New Roman"/>
          <w:spacing w:val="1"/>
          <w:sz w:val="20"/>
          <w:szCs w:val="20"/>
        </w:rPr>
        <w:t>managemen</w:t>
      </w:r>
      <w:r>
        <w:rPr>
          <w:rFonts w:ascii="Times New Roman" w:hAnsi="Times New Roman"/>
          <w:sz w:val="20"/>
          <w:szCs w:val="20"/>
        </w:rPr>
        <w:t xml:space="preserve">t </w:t>
      </w:r>
      <w:r>
        <w:rPr>
          <w:rFonts w:ascii="Times New Roman" w:hAnsi="Times New Roman"/>
          <w:spacing w:val="1"/>
          <w:sz w:val="20"/>
          <w:szCs w:val="20"/>
        </w:rPr>
        <w:t>o</w:t>
      </w:r>
      <w:r>
        <w:rPr>
          <w:rFonts w:ascii="Times New Roman" w:hAnsi="Times New Roman"/>
          <w:sz w:val="20"/>
          <w:szCs w:val="20"/>
        </w:rPr>
        <w:t xml:space="preserve">f </w:t>
      </w:r>
      <w:r>
        <w:rPr>
          <w:rFonts w:ascii="Times New Roman" w:hAnsi="Times New Roman"/>
          <w:spacing w:val="1"/>
          <w:sz w:val="20"/>
          <w:szCs w:val="20"/>
        </w:rPr>
        <w:t xml:space="preserve">well </w:t>
      </w:r>
      <w:r>
        <w:rPr>
          <w:rFonts w:ascii="Times New Roman" w:hAnsi="Times New Roman"/>
          <w:spacing w:val="2"/>
          <w:sz w:val="20"/>
          <w:szCs w:val="20"/>
        </w:rPr>
        <w:t>chil</w:t>
      </w:r>
      <w:r>
        <w:rPr>
          <w:rFonts w:ascii="Times New Roman" w:hAnsi="Times New Roman"/>
          <w:sz w:val="20"/>
          <w:szCs w:val="20"/>
        </w:rPr>
        <w:t>d</w:t>
      </w:r>
      <w:r>
        <w:rPr>
          <w:rFonts w:ascii="Times New Roman" w:hAnsi="Times New Roman"/>
          <w:spacing w:val="1"/>
          <w:sz w:val="20"/>
          <w:szCs w:val="20"/>
        </w:rPr>
        <w:t xml:space="preserve"> </w:t>
      </w:r>
      <w:r>
        <w:rPr>
          <w:rFonts w:ascii="Times New Roman" w:hAnsi="Times New Roman"/>
          <w:spacing w:val="2"/>
          <w:sz w:val="20"/>
          <w:szCs w:val="20"/>
        </w:rPr>
        <w:t>healt</w:t>
      </w:r>
      <w:r>
        <w:rPr>
          <w:rFonts w:ascii="Times New Roman" w:hAnsi="Times New Roman"/>
          <w:sz w:val="20"/>
          <w:szCs w:val="20"/>
        </w:rPr>
        <w:t>h</w:t>
      </w:r>
      <w:r>
        <w:rPr>
          <w:rFonts w:ascii="Times New Roman" w:hAnsi="Times New Roman"/>
          <w:spacing w:val="1"/>
          <w:sz w:val="20"/>
          <w:szCs w:val="20"/>
        </w:rPr>
        <w:t xml:space="preserve"> </w:t>
      </w:r>
      <w:r>
        <w:rPr>
          <w:rFonts w:ascii="Times New Roman" w:hAnsi="Times New Roman"/>
          <w:spacing w:val="2"/>
          <w:sz w:val="20"/>
          <w:szCs w:val="20"/>
        </w:rPr>
        <w:t>an</w:t>
      </w:r>
      <w:r>
        <w:rPr>
          <w:rFonts w:ascii="Times New Roman" w:hAnsi="Times New Roman"/>
          <w:sz w:val="20"/>
          <w:szCs w:val="20"/>
        </w:rPr>
        <w:t>d</w:t>
      </w:r>
      <w:r>
        <w:rPr>
          <w:rFonts w:ascii="Times New Roman" w:hAnsi="Times New Roman"/>
          <w:spacing w:val="1"/>
          <w:sz w:val="20"/>
          <w:szCs w:val="20"/>
        </w:rPr>
        <w:t xml:space="preserve"> </w:t>
      </w:r>
      <w:r>
        <w:rPr>
          <w:rFonts w:ascii="Times New Roman" w:hAnsi="Times New Roman"/>
          <w:spacing w:val="2"/>
          <w:sz w:val="20"/>
          <w:szCs w:val="20"/>
        </w:rPr>
        <w:t>selecte</w:t>
      </w:r>
      <w:r>
        <w:rPr>
          <w:rFonts w:ascii="Times New Roman" w:hAnsi="Times New Roman"/>
          <w:sz w:val="20"/>
          <w:szCs w:val="20"/>
        </w:rPr>
        <w:t>d</w:t>
      </w:r>
      <w:r>
        <w:rPr>
          <w:rFonts w:ascii="Times New Roman" w:hAnsi="Times New Roman"/>
          <w:spacing w:val="1"/>
          <w:sz w:val="20"/>
          <w:szCs w:val="20"/>
        </w:rPr>
        <w:t xml:space="preserve"> </w:t>
      </w:r>
      <w:r>
        <w:rPr>
          <w:rFonts w:ascii="Times New Roman" w:hAnsi="Times New Roman"/>
          <w:spacing w:val="2"/>
          <w:sz w:val="20"/>
          <w:szCs w:val="20"/>
        </w:rPr>
        <w:t>illnesse</w:t>
      </w:r>
      <w:r>
        <w:rPr>
          <w:rFonts w:ascii="Times New Roman" w:hAnsi="Times New Roman"/>
          <w:sz w:val="20"/>
          <w:szCs w:val="20"/>
        </w:rPr>
        <w:t>s</w:t>
      </w:r>
      <w:r>
        <w:rPr>
          <w:rFonts w:ascii="Times New Roman" w:hAnsi="Times New Roman"/>
          <w:spacing w:val="1"/>
          <w:sz w:val="20"/>
          <w:szCs w:val="20"/>
        </w:rPr>
        <w:t xml:space="preserve"> </w:t>
      </w:r>
      <w:r>
        <w:rPr>
          <w:rFonts w:ascii="Times New Roman" w:hAnsi="Times New Roman"/>
          <w:spacing w:val="2"/>
          <w:sz w:val="20"/>
          <w:szCs w:val="20"/>
        </w:rPr>
        <w:t>commo</w:t>
      </w:r>
      <w:r>
        <w:rPr>
          <w:rFonts w:ascii="Times New Roman" w:hAnsi="Times New Roman"/>
          <w:sz w:val="20"/>
          <w:szCs w:val="20"/>
        </w:rPr>
        <w:t>n</w:t>
      </w:r>
      <w:r>
        <w:rPr>
          <w:rFonts w:ascii="Times New Roman" w:hAnsi="Times New Roman"/>
          <w:spacing w:val="1"/>
          <w:sz w:val="20"/>
          <w:szCs w:val="20"/>
        </w:rPr>
        <w:t xml:space="preserve"> </w:t>
      </w:r>
      <w:r>
        <w:rPr>
          <w:rFonts w:ascii="Times New Roman" w:hAnsi="Times New Roman"/>
          <w:spacing w:val="2"/>
          <w:sz w:val="20"/>
          <w:szCs w:val="20"/>
        </w:rPr>
        <w:t>t</w:t>
      </w:r>
      <w:r>
        <w:rPr>
          <w:rFonts w:ascii="Times New Roman" w:hAnsi="Times New Roman"/>
          <w:sz w:val="20"/>
          <w:szCs w:val="20"/>
        </w:rPr>
        <w:t>o</w:t>
      </w:r>
      <w:r>
        <w:rPr>
          <w:rFonts w:ascii="Times New Roman" w:hAnsi="Times New Roman"/>
          <w:spacing w:val="1"/>
          <w:sz w:val="20"/>
          <w:szCs w:val="20"/>
        </w:rPr>
        <w:t xml:space="preserve"> </w:t>
      </w:r>
      <w:r>
        <w:rPr>
          <w:rFonts w:ascii="Times New Roman" w:hAnsi="Times New Roman"/>
          <w:spacing w:val="2"/>
          <w:sz w:val="20"/>
          <w:szCs w:val="20"/>
        </w:rPr>
        <w:t>childhood</w:t>
      </w:r>
      <w:r>
        <w:rPr>
          <w:rFonts w:ascii="Times New Roman" w:hAnsi="Times New Roman"/>
          <w:sz w:val="20"/>
          <w:szCs w:val="20"/>
        </w:rPr>
        <w:t xml:space="preserve">. </w:t>
      </w:r>
      <w:r>
        <w:rPr>
          <w:rFonts w:ascii="Times New Roman" w:hAnsi="Times New Roman"/>
          <w:i/>
          <w:iCs/>
          <w:spacing w:val="2"/>
          <w:sz w:val="20"/>
          <w:szCs w:val="20"/>
        </w:rPr>
        <w:t>P</w:t>
      </w:r>
      <w:r>
        <w:rPr>
          <w:rFonts w:ascii="Times New Roman" w:hAnsi="Times New Roman"/>
          <w:i/>
          <w:iCs/>
          <w:spacing w:val="-5"/>
          <w:sz w:val="20"/>
          <w:szCs w:val="20"/>
        </w:rPr>
        <w:t>r</w:t>
      </w:r>
      <w:r>
        <w:rPr>
          <w:rFonts w:ascii="Times New Roman" w:hAnsi="Times New Roman"/>
          <w:i/>
          <w:iCs/>
          <w:spacing w:val="2"/>
          <w:sz w:val="20"/>
          <w:szCs w:val="20"/>
        </w:rPr>
        <w:t>e</w:t>
      </w:r>
      <w:r>
        <w:rPr>
          <w:rFonts w:ascii="Times New Roman" w:hAnsi="Times New Roman"/>
          <w:i/>
          <w:iCs/>
          <w:spacing w:val="-5"/>
          <w:sz w:val="20"/>
          <w:szCs w:val="20"/>
        </w:rPr>
        <w:t>r</w:t>
      </w:r>
      <w:r>
        <w:rPr>
          <w:rFonts w:ascii="Times New Roman" w:hAnsi="Times New Roman"/>
          <w:i/>
          <w:iCs/>
          <w:spacing w:val="2"/>
          <w:sz w:val="20"/>
          <w:szCs w:val="20"/>
        </w:rPr>
        <w:t>equisites</w:t>
      </w:r>
      <w:r>
        <w:rPr>
          <w:rFonts w:ascii="Times New Roman" w:hAnsi="Times New Roman"/>
          <w:i/>
          <w:iCs/>
          <w:sz w:val="20"/>
          <w:szCs w:val="20"/>
        </w:rPr>
        <w:t>:</w:t>
      </w:r>
      <w:r>
        <w:rPr>
          <w:rFonts w:ascii="Times New Roman" w:hAnsi="Times New Roman"/>
          <w:i/>
          <w:iCs/>
          <w:spacing w:val="1"/>
          <w:sz w:val="20"/>
          <w:szCs w:val="20"/>
        </w:rPr>
        <w:t xml:space="preserve"> </w:t>
      </w:r>
      <w:r>
        <w:rPr>
          <w:rFonts w:ascii="Times New Roman" w:hAnsi="Times New Roman"/>
          <w:i/>
          <w:iCs/>
          <w:spacing w:val="2"/>
          <w:sz w:val="20"/>
          <w:szCs w:val="20"/>
        </w:rPr>
        <w:t>NURS5210</w:t>
      </w:r>
      <w:r>
        <w:rPr>
          <w:rFonts w:ascii="Times New Roman" w:hAnsi="Times New Roman"/>
          <w:i/>
          <w:iCs/>
          <w:sz w:val="20"/>
          <w:szCs w:val="20"/>
        </w:rPr>
        <w:t>,</w:t>
      </w:r>
      <w:r>
        <w:rPr>
          <w:rFonts w:ascii="Times New Roman" w:hAnsi="Times New Roman"/>
          <w:i/>
          <w:iCs/>
          <w:spacing w:val="1"/>
          <w:sz w:val="20"/>
          <w:szCs w:val="20"/>
        </w:rPr>
        <w:t xml:space="preserve"> </w:t>
      </w:r>
      <w:r>
        <w:rPr>
          <w:rFonts w:ascii="Times New Roman" w:hAnsi="Times New Roman"/>
          <w:i/>
          <w:iCs/>
          <w:spacing w:val="2"/>
          <w:sz w:val="20"/>
          <w:szCs w:val="20"/>
        </w:rPr>
        <w:t xml:space="preserve">5410, </w:t>
      </w:r>
      <w:r>
        <w:rPr>
          <w:rFonts w:ascii="Times New Roman" w:hAnsi="Times New Roman"/>
          <w:i/>
          <w:iCs/>
          <w:sz w:val="20"/>
          <w:szCs w:val="20"/>
        </w:rPr>
        <w:t>and5910.</w:t>
      </w:r>
    </w:p>
    <w:p w:rsidR="00F42301" w:rsidRDefault="00F42301" w:rsidP="00963D01">
      <w:pPr>
        <w:widowControl w:val="0"/>
        <w:autoSpaceDE w:val="0"/>
        <w:autoSpaceDN w:val="0"/>
        <w:adjustRightInd w:val="0"/>
        <w:spacing w:after="0" w:line="250" w:lineRule="auto"/>
        <w:ind w:left="2326" w:right="864" w:hanging="360"/>
        <w:rPr>
          <w:rFonts w:ascii="Times New Roman" w:hAnsi="Times New Roman"/>
          <w:sz w:val="20"/>
          <w:szCs w:val="20"/>
        </w:rPr>
      </w:pPr>
      <w:r w:rsidRPr="00607700">
        <w:rPr>
          <w:rFonts w:ascii="Calibri" w:hAnsi="Calibri"/>
          <w:noProof/>
          <w:lang w:eastAsia="en-US"/>
        </w:rPr>
        <w:pict>
          <v:shape id="_x0000_s3653" type="#_x0000_t202" style="position:absolute;left:0;text-align:left;margin-left:18.85pt;margin-top:39.65pt;width:1in;height:184.35pt;z-index:-251601920;mso-position-horizontal-relative:page" o:allowincell="f" filled="f" stroked="f">
            <v:textbox style="layout-flow:vertical;mso-layout-flow-alt:bottom-to-top" inset="0,0,0,0">
              <w:txbxContent>
                <w:p w:rsidR="00F42301" w:rsidRDefault="00F42301" w:rsidP="00963D01">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E</w:t>
                  </w:r>
                  <w:r>
                    <w:rPr>
                      <w:rFonts w:ascii="Impact" w:hAnsi="Impact" w:cs="Impact"/>
                      <w:color w:val="A3A3A3"/>
                      <w:spacing w:val="-115"/>
                      <w:position w:val="1"/>
                      <w:sz w:val="105"/>
                      <w:szCs w:val="105"/>
                    </w:rPr>
                    <w:t xml:space="preserve"> </w:t>
                  </w:r>
                </w:p>
              </w:txbxContent>
            </v:textbox>
            <w10:wrap anchorx="page"/>
          </v:shape>
        </w:pict>
      </w:r>
      <w:r>
        <w:rPr>
          <w:rFonts w:ascii="Times New Roman" w:hAnsi="Times New Roman"/>
          <w:b/>
          <w:bCs/>
          <w:sz w:val="20"/>
          <w:szCs w:val="20"/>
        </w:rPr>
        <w:t>NURS</w:t>
      </w:r>
      <w:r>
        <w:rPr>
          <w:rFonts w:ascii="Times New Roman" w:hAnsi="Times New Roman"/>
          <w:b/>
          <w:bCs/>
          <w:spacing w:val="7"/>
          <w:sz w:val="20"/>
          <w:szCs w:val="20"/>
        </w:rPr>
        <w:t xml:space="preserve"> </w:t>
      </w:r>
      <w:r>
        <w:rPr>
          <w:rFonts w:ascii="Times New Roman" w:hAnsi="Times New Roman"/>
          <w:b/>
          <w:bCs/>
          <w:sz w:val="20"/>
          <w:szCs w:val="20"/>
        </w:rPr>
        <w:t>5422</w:t>
      </w:r>
      <w:r>
        <w:rPr>
          <w:rFonts w:ascii="Times New Roman" w:hAnsi="Times New Roman"/>
          <w:b/>
          <w:bCs/>
          <w:spacing w:val="7"/>
          <w:sz w:val="20"/>
          <w:szCs w:val="20"/>
        </w:rPr>
        <w:t xml:space="preserve"> </w:t>
      </w:r>
      <w:r>
        <w:rPr>
          <w:rFonts w:ascii="Times New Roman" w:hAnsi="Times New Roman"/>
          <w:b/>
          <w:bCs/>
          <w:sz w:val="20"/>
          <w:szCs w:val="20"/>
        </w:rPr>
        <w:t>-</w:t>
      </w:r>
      <w:r>
        <w:rPr>
          <w:rFonts w:ascii="Times New Roman" w:hAnsi="Times New Roman"/>
          <w:b/>
          <w:bCs/>
          <w:spacing w:val="7"/>
          <w:sz w:val="20"/>
          <w:szCs w:val="20"/>
        </w:rPr>
        <w:t xml:space="preserve"> </w:t>
      </w:r>
      <w:r>
        <w:rPr>
          <w:rFonts w:ascii="Times New Roman" w:hAnsi="Times New Roman"/>
          <w:b/>
          <w:bCs/>
          <w:sz w:val="20"/>
          <w:szCs w:val="20"/>
        </w:rPr>
        <w:t>Primary</w:t>
      </w:r>
      <w:r>
        <w:rPr>
          <w:rFonts w:ascii="Times New Roman" w:hAnsi="Times New Roman"/>
          <w:b/>
          <w:bCs/>
          <w:spacing w:val="7"/>
          <w:sz w:val="20"/>
          <w:szCs w:val="20"/>
        </w:rPr>
        <w:t xml:space="preserve"> </w:t>
      </w:r>
      <w:r>
        <w:rPr>
          <w:rFonts w:ascii="Times New Roman" w:hAnsi="Times New Roman"/>
          <w:b/>
          <w:bCs/>
          <w:sz w:val="20"/>
          <w:szCs w:val="20"/>
        </w:rPr>
        <w:t>Ca</w:t>
      </w:r>
      <w:r>
        <w:rPr>
          <w:rFonts w:ascii="Times New Roman" w:hAnsi="Times New Roman"/>
          <w:b/>
          <w:bCs/>
          <w:spacing w:val="-4"/>
          <w:sz w:val="20"/>
          <w:szCs w:val="20"/>
        </w:rPr>
        <w:t>r</w:t>
      </w:r>
      <w:r>
        <w:rPr>
          <w:rFonts w:ascii="Times New Roman" w:hAnsi="Times New Roman"/>
          <w:b/>
          <w:bCs/>
          <w:sz w:val="20"/>
          <w:szCs w:val="20"/>
        </w:rPr>
        <w:t>e</w:t>
      </w:r>
      <w:r>
        <w:rPr>
          <w:rFonts w:ascii="Times New Roman" w:hAnsi="Times New Roman"/>
          <w:b/>
          <w:bCs/>
          <w:spacing w:val="7"/>
          <w:sz w:val="20"/>
          <w:szCs w:val="20"/>
        </w:rPr>
        <w:t xml:space="preserve"> </w:t>
      </w:r>
      <w:r>
        <w:rPr>
          <w:rFonts w:ascii="Times New Roman" w:hAnsi="Times New Roman"/>
          <w:b/>
          <w:bCs/>
          <w:sz w:val="20"/>
          <w:szCs w:val="20"/>
        </w:rPr>
        <w:t>of</w:t>
      </w:r>
      <w:r>
        <w:rPr>
          <w:rFonts w:ascii="Times New Roman" w:hAnsi="Times New Roman"/>
          <w:b/>
          <w:bCs/>
          <w:spacing w:val="7"/>
          <w:sz w:val="20"/>
          <w:szCs w:val="20"/>
        </w:rPr>
        <w:t xml:space="preserve"> </w:t>
      </w:r>
      <w:r>
        <w:rPr>
          <w:rFonts w:ascii="Times New Roman" w:hAnsi="Times New Roman"/>
          <w:b/>
          <w:bCs/>
          <w:sz w:val="20"/>
          <w:szCs w:val="20"/>
        </w:rPr>
        <w:t>Child</w:t>
      </w:r>
      <w:r>
        <w:rPr>
          <w:rFonts w:ascii="Times New Roman" w:hAnsi="Times New Roman"/>
          <w:b/>
          <w:bCs/>
          <w:spacing w:val="-4"/>
          <w:sz w:val="20"/>
          <w:szCs w:val="20"/>
        </w:rPr>
        <w:t>r</w:t>
      </w:r>
      <w:r>
        <w:rPr>
          <w:rFonts w:ascii="Times New Roman" w:hAnsi="Times New Roman"/>
          <w:b/>
          <w:bCs/>
          <w:sz w:val="20"/>
          <w:szCs w:val="20"/>
        </w:rPr>
        <w:t>en</w:t>
      </w:r>
      <w:r>
        <w:rPr>
          <w:rFonts w:ascii="Times New Roman" w:hAnsi="Times New Roman"/>
          <w:b/>
          <w:bCs/>
          <w:spacing w:val="7"/>
          <w:sz w:val="20"/>
          <w:szCs w:val="20"/>
        </w:rPr>
        <w:t xml:space="preserve"> </w:t>
      </w:r>
      <w:r>
        <w:rPr>
          <w:rFonts w:ascii="Times New Roman" w:hAnsi="Times New Roman"/>
          <w:b/>
          <w:bCs/>
          <w:sz w:val="20"/>
          <w:szCs w:val="20"/>
        </w:rPr>
        <w:t xml:space="preserve">Clinical.................................................................2(0-8) </w:t>
      </w:r>
      <w:r>
        <w:rPr>
          <w:rFonts w:ascii="Times New Roman" w:hAnsi="Times New Roman"/>
          <w:sz w:val="20"/>
          <w:szCs w:val="20"/>
        </w:rPr>
        <w:t>A</w:t>
      </w:r>
      <w:r>
        <w:rPr>
          <w:rFonts w:ascii="Times New Roman" w:hAnsi="Times New Roman"/>
          <w:spacing w:val="-11"/>
          <w:sz w:val="20"/>
          <w:szCs w:val="20"/>
        </w:rPr>
        <w:t xml:space="preserve"> </w:t>
      </w:r>
      <w:r>
        <w:rPr>
          <w:rFonts w:ascii="Times New Roman" w:hAnsi="Times New Roman"/>
          <w:sz w:val="20"/>
          <w:szCs w:val="20"/>
        </w:rPr>
        <w:t>clinical elective in child health care designed to enhance advanced nursing practice by pro- viding additional opportunities for analysis, synthesis and application of child health care the- ory with underserved rural and low-income children and their families.</w:t>
      </w:r>
      <w:r>
        <w:rPr>
          <w:rFonts w:ascii="Times New Roman" w:hAnsi="Times New Roman"/>
          <w:spacing w:val="-1"/>
          <w:sz w:val="20"/>
          <w:szCs w:val="20"/>
        </w:rPr>
        <w:t xml:space="preserve"> </w:t>
      </w:r>
      <w:r>
        <w:rPr>
          <w:rFonts w:ascii="Times New Roman" w:hAnsi="Times New Roman"/>
          <w:i/>
          <w:iCs/>
          <w:sz w:val="20"/>
          <w:szCs w:val="20"/>
        </w:rPr>
        <w:t>P</w:t>
      </w:r>
      <w:r>
        <w:rPr>
          <w:rFonts w:ascii="Times New Roman" w:hAnsi="Times New Roman"/>
          <w:i/>
          <w:iCs/>
          <w:spacing w:val="-7"/>
          <w:sz w:val="20"/>
          <w:szCs w:val="20"/>
        </w:rPr>
        <w:t>r</w:t>
      </w:r>
      <w:r>
        <w:rPr>
          <w:rFonts w:ascii="Times New Roman" w:hAnsi="Times New Roman"/>
          <w:i/>
          <w:iCs/>
          <w:sz w:val="20"/>
          <w:szCs w:val="20"/>
        </w:rPr>
        <w:t>e</w:t>
      </w:r>
      <w:r>
        <w:rPr>
          <w:rFonts w:ascii="Times New Roman" w:hAnsi="Times New Roman"/>
          <w:i/>
          <w:iCs/>
          <w:spacing w:val="-7"/>
          <w:sz w:val="20"/>
          <w:szCs w:val="20"/>
        </w:rPr>
        <w:t>r</w:t>
      </w:r>
      <w:r>
        <w:rPr>
          <w:rFonts w:ascii="Times New Roman" w:hAnsi="Times New Roman"/>
          <w:i/>
          <w:iCs/>
          <w:sz w:val="20"/>
          <w:szCs w:val="20"/>
        </w:rPr>
        <w:t>equisite: NURS</w:t>
      </w:r>
    </w:p>
    <w:p w:rsidR="00F42301" w:rsidRDefault="00F42301" w:rsidP="00963D01">
      <w:pPr>
        <w:widowControl w:val="0"/>
        <w:autoSpaceDE w:val="0"/>
        <w:autoSpaceDN w:val="0"/>
        <w:adjustRightInd w:val="0"/>
        <w:spacing w:after="0"/>
        <w:ind w:left="2326" w:right="5845"/>
        <w:jc w:val="both"/>
        <w:rPr>
          <w:rFonts w:ascii="Times New Roman" w:hAnsi="Times New Roman"/>
          <w:sz w:val="20"/>
          <w:szCs w:val="20"/>
        </w:rPr>
      </w:pPr>
      <w:r>
        <w:rPr>
          <w:rFonts w:ascii="Times New Roman" w:hAnsi="Times New Roman"/>
          <w:i/>
          <w:iCs/>
          <w:sz w:val="20"/>
          <w:szCs w:val="20"/>
        </w:rPr>
        <w:t>5410; Co</w:t>
      </w:r>
      <w:r>
        <w:rPr>
          <w:rFonts w:ascii="Times New Roman" w:hAnsi="Times New Roman"/>
          <w:i/>
          <w:iCs/>
          <w:spacing w:val="-7"/>
          <w:sz w:val="20"/>
          <w:szCs w:val="20"/>
        </w:rPr>
        <w:t>r</w:t>
      </w:r>
      <w:r>
        <w:rPr>
          <w:rFonts w:ascii="Times New Roman" w:hAnsi="Times New Roman"/>
          <w:i/>
          <w:iCs/>
          <w:sz w:val="20"/>
          <w:szCs w:val="20"/>
        </w:rPr>
        <w:t>equisite: NURS 5421.</w:t>
      </w:r>
    </w:p>
    <w:p w:rsidR="00F42301" w:rsidRDefault="00F42301" w:rsidP="00963D01">
      <w:pPr>
        <w:widowControl w:val="0"/>
        <w:autoSpaceDE w:val="0"/>
        <w:autoSpaceDN w:val="0"/>
        <w:adjustRightInd w:val="0"/>
        <w:spacing w:before="10" w:after="0" w:line="250" w:lineRule="auto"/>
        <w:ind w:left="2326" w:right="864" w:hanging="360"/>
        <w:rPr>
          <w:rFonts w:ascii="Times New Roman" w:hAnsi="Times New Roman"/>
          <w:sz w:val="20"/>
          <w:szCs w:val="20"/>
        </w:rPr>
      </w:pPr>
      <w:r>
        <w:rPr>
          <w:rFonts w:ascii="Times New Roman" w:hAnsi="Times New Roman"/>
          <w:b/>
          <w:bCs/>
          <w:sz w:val="20"/>
          <w:szCs w:val="20"/>
        </w:rPr>
        <w:t>NURS</w:t>
      </w:r>
      <w:r>
        <w:rPr>
          <w:rFonts w:ascii="Times New Roman" w:hAnsi="Times New Roman"/>
          <w:b/>
          <w:bCs/>
          <w:spacing w:val="4"/>
          <w:sz w:val="20"/>
          <w:szCs w:val="20"/>
        </w:rPr>
        <w:t xml:space="preserve"> </w:t>
      </w:r>
      <w:r>
        <w:rPr>
          <w:rFonts w:ascii="Times New Roman" w:hAnsi="Times New Roman"/>
          <w:b/>
          <w:bCs/>
          <w:sz w:val="20"/>
          <w:szCs w:val="20"/>
        </w:rPr>
        <w:t>5510</w:t>
      </w:r>
      <w:r>
        <w:rPr>
          <w:rFonts w:ascii="Times New Roman" w:hAnsi="Times New Roman"/>
          <w:b/>
          <w:bCs/>
          <w:spacing w:val="5"/>
          <w:sz w:val="20"/>
          <w:szCs w:val="20"/>
        </w:rPr>
        <w:t xml:space="preserve"> </w:t>
      </w:r>
      <w:r>
        <w:rPr>
          <w:rFonts w:ascii="Times New Roman" w:hAnsi="Times New Roman"/>
          <w:b/>
          <w:bCs/>
          <w:sz w:val="20"/>
          <w:szCs w:val="20"/>
        </w:rPr>
        <w:t>-</w:t>
      </w:r>
      <w:r>
        <w:rPr>
          <w:rFonts w:ascii="Times New Roman" w:hAnsi="Times New Roman"/>
          <w:b/>
          <w:bCs/>
          <w:spacing w:val="5"/>
          <w:sz w:val="20"/>
          <w:szCs w:val="20"/>
        </w:rPr>
        <w:t xml:space="preserve"> </w:t>
      </w:r>
      <w:r>
        <w:rPr>
          <w:rFonts w:ascii="Times New Roman" w:hAnsi="Times New Roman"/>
          <w:b/>
          <w:bCs/>
          <w:sz w:val="20"/>
          <w:szCs w:val="20"/>
        </w:rPr>
        <w:t>Family</w:t>
      </w:r>
      <w:r>
        <w:rPr>
          <w:rFonts w:ascii="Times New Roman" w:hAnsi="Times New Roman"/>
          <w:b/>
          <w:bCs/>
          <w:spacing w:val="5"/>
          <w:sz w:val="20"/>
          <w:szCs w:val="20"/>
        </w:rPr>
        <w:t xml:space="preserve"> </w:t>
      </w:r>
      <w:r>
        <w:rPr>
          <w:rFonts w:ascii="Times New Roman" w:hAnsi="Times New Roman"/>
          <w:b/>
          <w:bCs/>
          <w:sz w:val="20"/>
          <w:szCs w:val="20"/>
        </w:rPr>
        <w:t>Primary</w:t>
      </w:r>
      <w:r>
        <w:rPr>
          <w:rFonts w:ascii="Times New Roman" w:hAnsi="Times New Roman"/>
          <w:b/>
          <w:bCs/>
          <w:spacing w:val="5"/>
          <w:sz w:val="20"/>
          <w:szCs w:val="20"/>
        </w:rPr>
        <w:t xml:space="preserve"> </w:t>
      </w:r>
      <w:r>
        <w:rPr>
          <w:rFonts w:ascii="Times New Roman" w:hAnsi="Times New Roman"/>
          <w:b/>
          <w:bCs/>
          <w:sz w:val="20"/>
          <w:szCs w:val="20"/>
        </w:rPr>
        <w:t>Ca</w:t>
      </w:r>
      <w:r>
        <w:rPr>
          <w:rFonts w:ascii="Times New Roman" w:hAnsi="Times New Roman"/>
          <w:b/>
          <w:bCs/>
          <w:spacing w:val="-4"/>
          <w:sz w:val="20"/>
          <w:szCs w:val="20"/>
        </w:rPr>
        <w:t>r</w:t>
      </w:r>
      <w:r>
        <w:rPr>
          <w:rFonts w:ascii="Times New Roman" w:hAnsi="Times New Roman"/>
          <w:b/>
          <w:bCs/>
          <w:sz w:val="20"/>
          <w:szCs w:val="20"/>
        </w:rPr>
        <w:t>e</w:t>
      </w:r>
      <w:r>
        <w:rPr>
          <w:rFonts w:ascii="Times New Roman" w:hAnsi="Times New Roman"/>
          <w:b/>
          <w:bCs/>
          <w:spacing w:val="5"/>
          <w:sz w:val="20"/>
          <w:szCs w:val="20"/>
        </w:rPr>
        <w:t xml:space="preserve"> </w:t>
      </w:r>
      <w:r>
        <w:rPr>
          <w:rFonts w:ascii="Times New Roman" w:hAnsi="Times New Roman"/>
          <w:b/>
          <w:bCs/>
          <w:sz w:val="20"/>
          <w:szCs w:val="20"/>
        </w:rPr>
        <w:t xml:space="preserve">Clinical.........................................................................2(0-8) </w:t>
      </w:r>
      <w:r>
        <w:rPr>
          <w:rFonts w:ascii="Times New Roman" w:hAnsi="Times New Roman"/>
          <w:sz w:val="20"/>
          <w:szCs w:val="20"/>
        </w:rPr>
        <w:t>A</w:t>
      </w:r>
      <w:r>
        <w:rPr>
          <w:rFonts w:ascii="Times New Roman" w:hAnsi="Times New Roman"/>
          <w:spacing w:val="-11"/>
          <w:sz w:val="20"/>
          <w:szCs w:val="20"/>
        </w:rPr>
        <w:t xml:space="preserve"> </w:t>
      </w:r>
      <w:r>
        <w:rPr>
          <w:rFonts w:ascii="Times New Roman" w:hAnsi="Times New Roman"/>
          <w:sz w:val="20"/>
          <w:szCs w:val="20"/>
        </w:rPr>
        <w:t xml:space="preserve">clinical elective in family primary care designed to enhance advanced nursing practice by providing additional opportunities for analysis, synthesis and application of family health care theory with families. </w:t>
      </w:r>
      <w:r>
        <w:rPr>
          <w:rFonts w:ascii="Times New Roman" w:hAnsi="Times New Roman"/>
          <w:i/>
          <w:iCs/>
          <w:sz w:val="20"/>
          <w:szCs w:val="20"/>
        </w:rPr>
        <w:t>Co</w:t>
      </w:r>
      <w:r>
        <w:rPr>
          <w:rFonts w:ascii="Times New Roman" w:hAnsi="Times New Roman"/>
          <w:i/>
          <w:iCs/>
          <w:spacing w:val="-7"/>
          <w:sz w:val="20"/>
          <w:szCs w:val="20"/>
        </w:rPr>
        <w:t>r</w:t>
      </w:r>
      <w:r>
        <w:rPr>
          <w:rFonts w:ascii="Times New Roman" w:hAnsi="Times New Roman"/>
          <w:i/>
          <w:iCs/>
          <w:sz w:val="20"/>
          <w:szCs w:val="20"/>
        </w:rPr>
        <w:t>equisite: NURS 5410.</w:t>
      </w:r>
    </w:p>
    <w:p w:rsidR="00F42301" w:rsidRDefault="00F42301" w:rsidP="00963D01">
      <w:pPr>
        <w:widowControl w:val="0"/>
        <w:autoSpaceDE w:val="0"/>
        <w:autoSpaceDN w:val="0"/>
        <w:adjustRightInd w:val="0"/>
        <w:spacing w:after="0" w:line="250" w:lineRule="auto"/>
        <w:ind w:left="2326" w:right="863" w:hanging="360"/>
        <w:jc w:val="both"/>
        <w:rPr>
          <w:rFonts w:ascii="Times New Roman" w:hAnsi="Times New Roman"/>
          <w:sz w:val="20"/>
          <w:szCs w:val="20"/>
        </w:rPr>
      </w:pPr>
      <w:r>
        <w:rPr>
          <w:rFonts w:ascii="Times New Roman" w:hAnsi="Times New Roman"/>
          <w:b/>
          <w:bCs/>
          <w:sz w:val="20"/>
          <w:szCs w:val="20"/>
        </w:rPr>
        <w:t>NURS</w:t>
      </w:r>
      <w:r>
        <w:rPr>
          <w:rFonts w:ascii="Times New Roman" w:hAnsi="Times New Roman"/>
          <w:b/>
          <w:bCs/>
          <w:spacing w:val="1"/>
          <w:sz w:val="20"/>
          <w:szCs w:val="20"/>
        </w:rPr>
        <w:t xml:space="preserve"> </w:t>
      </w:r>
      <w:r>
        <w:rPr>
          <w:rFonts w:ascii="Times New Roman" w:hAnsi="Times New Roman"/>
          <w:b/>
          <w:bCs/>
          <w:sz w:val="20"/>
          <w:szCs w:val="20"/>
        </w:rPr>
        <w:t>5621</w:t>
      </w:r>
      <w:r>
        <w:rPr>
          <w:rFonts w:ascii="Times New Roman" w:hAnsi="Times New Roman"/>
          <w:b/>
          <w:bCs/>
          <w:spacing w:val="1"/>
          <w:sz w:val="20"/>
          <w:szCs w:val="20"/>
        </w:rPr>
        <w:t xml:space="preserve"> </w:t>
      </w:r>
      <w:r>
        <w:rPr>
          <w:rFonts w:ascii="Times New Roman" w:hAnsi="Times New Roman"/>
          <w:b/>
          <w:bCs/>
          <w:sz w:val="20"/>
          <w:szCs w:val="20"/>
        </w:rPr>
        <w:t>-</w:t>
      </w:r>
      <w:r>
        <w:rPr>
          <w:rFonts w:ascii="Times New Roman" w:hAnsi="Times New Roman"/>
          <w:b/>
          <w:bCs/>
          <w:spacing w:val="-10"/>
          <w:sz w:val="20"/>
          <w:szCs w:val="20"/>
        </w:rPr>
        <w:t xml:space="preserve"> </w:t>
      </w:r>
      <w:r>
        <w:rPr>
          <w:rFonts w:ascii="Times New Roman" w:hAnsi="Times New Roman"/>
          <w:b/>
          <w:bCs/>
          <w:sz w:val="20"/>
          <w:szCs w:val="20"/>
        </w:rPr>
        <w:t>Advanced-Practice</w:t>
      </w:r>
      <w:r>
        <w:rPr>
          <w:rFonts w:ascii="Times New Roman" w:hAnsi="Times New Roman"/>
          <w:b/>
          <w:bCs/>
          <w:spacing w:val="2"/>
          <w:sz w:val="20"/>
          <w:szCs w:val="20"/>
        </w:rPr>
        <w:t xml:space="preserve"> </w:t>
      </w:r>
      <w:r>
        <w:rPr>
          <w:rFonts w:ascii="Times New Roman" w:hAnsi="Times New Roman"/>
          <w:b/>
          <w:bCs/>
          <w:sz w:val="20"/>
          <w:szCs w:val="20"/>
        </w:rPr>
        <w:t>Nursing</w:t>
      </w:r>
      <w:r>
        <w:rPr>
          <w:rFonts w:ascii="Times New Roman" w:hAnsi="Times New Roman"/>
          <w:b/>
          <w:bCs/>
          <w:spacing w:val="1"/>
          <w:sz w:val="20"/>
          <w:szCs w:val="20"/>
        </w:rPr>
        <w:t xml:space="preserve"> </w:t>
      </w:r>
      <w:r>
        <w:rPr>
          <w:rFonts w:ascii="Times New Roman" w:hAnsi="Times New Roman"/>
          <w:b/>
          <w:bCs/>
          <w:sz w:val="20"/>
          <w:szCs w:val="20"/>
        </w:rPr>
        <w:t xml:space="preserve">I...........................................................................5(3-8) </w:t>
      </w:r>
      <w:r>
        <w:rPr>
          <w:rFonts w:ascii="Times New Roman" w:hAnsi="Times New Roman"/>
          <w:sz w:val="20"/>
          <w:szCs w:val="20"/>
        </w:rPr>
        <w:t>The</w:t>
      </w:r>
      <w:r>
        <w:rPr>
          <w:rFonts w:ascii="Times New Roman" w:hAnsi="Times New Roman"/>
          <w:spacing w:val="-7"/>
          <w:sz w:val="20"/>
          <w:szCs w:val="20"/>
        </w:rPr>
        <w:t xml:space="preserve"> </w:t>
      </w:r>
      <w:r>
        <w:rPr>
          <w:rFonts w:ascii="Times New Roman" w:hAnsi="Times New Roman"/>
          <w:sz w:val="20"/>
          <w:szCs w:val="20"/>
        </w:rPr>
        <w:t>first</w:t>
      </w:r>
      <w:r>
        <w:rPr>
          <w:rFonts w:ascii="Times New Roman" w:hAnsi="Times New Roman"/>
          <w:spacing w:val="-7"/>
          <w:sz w:val="20"/>
          <w:szCs w:val="20"/>
        </w:rPr>
        <w:t xml:space="preserve"> </w:t>
      </w:r>
      <w:r>
        <w:rPr>
          <w:rFonts w:ascii="Times New Roman" w:hAnsi="Times New Roman"/>
          <w:sz w:val="20"/>
          <w:szCs w:val="20"/>
        </w:rPr>
        <w:t>of</w:t>
      </w:r>
      <w:r>
        <w:rPr>
          <w:rFonts w:ascii="Times New Roman" w:hAnsi="Times New Roman"/>
          <w:spacing w:val="-8"/>
          <w:sz w:val="20"/>
          <w:szCs w:val="20"/>
        </w:rPr>
        <w:t xml:space="preserve"> </w:t>
      </w:r>
      <w:r>
        <w:rPr>
          <w:rFonts w:ascii="Times New Roman" w:hAnsi="Times New Roman"/>
          <w:sz w:val="20"/>
          <w:szCs w:val="20"/>
        </w:rPr>
        <w:t>a</w:t>
      </w:r>
      <w:r>
        <w:rPr>
          <w:rFonts w:ascii="Times New Roman" w:hAnsi="Times New Roman"/>
          <w:spacing w:val="-7"/>
          <w:sz w:val="20"/>
          <w:szCs w:val="20"/>
        </w:rPr>
        <w:t xml:space="preserve"> </w:t>
      </w:r>
      <w:r>
        <w:rPr>
          <w:rFonts w:ascii="Times New Roman" w:hAnsi="Times New Roman"/>
          <w:sz w:val="20"/>
          <w:szCs w:val="20"/>
        </w:rPr>
        <w:t>two-clinical-course</w:t>
      </w:r>
      <w:r>
        <w:rPr>
          <w:rFonts w:ascii="Times New Roman" w:hAnsi="Times New Roman"/>
          <w:spacing w:val="-7"/>
          <w:sz w:val="20"/>
          <w:szCs w:val="20"/>
        </w:rPr>
        <w:t xml:space="preserve"> </w:t>
      </w:r>
      <w:r>
        <w:rPr>
          <w:rFonts w:ascii="Times New Roman" w:hAnsi="Times New Roman"/>
          <w:sz w:val="20"/>
          <w:szCs w:val="20"/>
        </w:rPr>
        <w:t>sequence</w:t>
      </w:r>
      <w:r>
        <w:rPr>
          <w:rFonts w:ascii="Times New Roman" w:hAnsi="Times New Roman"/>
          <w:spacing w:val="-7"/>
          <w:sz w:val="20"/>
          <w:szCs w:val="20"/>
        </w:rPr>
        <w:t xml:space="preserve"> </w:t>
      </w:r>
      <w:r>
        <w:rPr>
          <w:rFonts w:ascii="Times New Roman" w:hAnsi="Times New Roman"/>
          <w:sz w:val="20"/>
          <w:szCs w:val="20"/>
        </w:rPr>
        <w:t>in</w:t>
      </w:r>
      <w:r>
        <w:rPr>
          <w:rFonts w:ascii="Times New Roman" w:hAnsi="Times New Roman"/>
          <w:spacing w:val="-7"/>
          <w:sz w:val="20"/>
          <w:szCs w:val="20"/>
        </w:rPr>
        <w:t xml:space="preserve"> </w:t>
      </w:r>
      <w:r>
        <w:rPr>
          <w:rFonts w:ascii="Times New Roman" w:hAnsi="Times New Roman"/>
          <w:sz w:val="20"/>
          <w:szCs w:val="20"/>
        </w:rPr>
        <w:t>application</w:t>
      </w:r>
      <w:r>
        <w:rPr>
          <w:rFonts w:ascii="Times New Roman" w:hAnsi="Times New Roman"/>
          <w:spacing w:val="-7"/>
          <w:sz w:val="20"/>
          <w:szCs w:val="20"/>
        </w:rPr>
        <w:t xml:space="preserve"> </w:t>
      </w:r>
      <w:r>
        <w:rPr>
          <w:rFonts w:ascii="Times New Roman" w:hAnsi="Times New Roman"/>
          <w:sz w:val="20"/>
          <w:szCs w:val="20"/>
        </w:rPr>
        <w:t>of</w:t>
      </w:r>
      <w:r>
        <w:rPr>
          <w:rFonts w:ascii="Times New Roman" w:hAnsi="Times New Roman"/>
          <w:spacing w:val="-8"/>
          <w:sz w:val="20"/>
          <w:szCs w:val="20"/>
        </w:rPr>
        <w:t xml:space="preserve"> </w:t>
      </w:r>
      <w:r>
        <w:rPr>
          <w:rFonts w:ascii="Times New Roman" w:hAnsi="Times New Roman"/>
          <w:sz w:val="20"/>
          <w:szCs w:val="20"/>
        </w:rPr>
        <w:t>theories</w:t>
      </w:r>
      <w:r>
        <w:rPr>
          <w:rFonts w:ascii="Times New Roman" w:hAnsi="Times New Roman"/>
          <w:spacing w:val="-7"/>
          <w:sz w:val="20"/>
          <w:szCs w:val="20"/>
        </w:rPr>
        <w:t xml:space="preserve"> </w:t>
      </w:r>
      <w:r>
        <w:rPr>
          <w:rFonts w:ascii="Times New Roman" w:hAnsi="Times New Roman"/>
          <w:sz w:val="20"/>
          <w:szCs w:val="20"/>
        </w:rPr>
        <w:t>and</w:t>
      </w:r>
      <w:r>
        <w:rPr>
          <w:rFonts w:ascii="Times New Roman" w:hAnsi="Times New Roman"/>
          <w:spacing w:val="-7"/>
          <w:sz w:val="20"/>
          <w:szCs w:val="20"/>
        </w:rPr>
        <w:t xml:space="preserve"> </w:t>
      </w:r>
      <w:r>
        <w:rPr>
          <w:rFonts w:ascii="Times New Roman" w:hAnsi="Times New Roman"/>
          <w:sz w:val="20"/>
          <w:szCs w:val="20"/>
        </w:rPr>
        <w:t>concepts</w:t>
      </w:r>
      <w:r>
        <w:rPr>
          <w:rFonts w:ascii="Times New Roman" w:hAnsi="Times New Roman"/>
          <w:spacing w:val="-7"/>
          <w:sz w:val="20"/>
          <w:szCs w:val="20"/>
        </w:rPr>
        <w:t xml:space="preserve"> </w:t>
      </w:r>
      <w:r>
        <w:rPr>
          <w:rFonts w:ascii="Times New Roman" w:hAnsi="Times New Roman"/>
          <w:sz w:val="20"/>
          <w:szCs w:val="20"/>
        </w:rPr>
        <w:t>related</w:t>
      </w:r>
      <w:r>
        <w:rPr>
          <w:rFonts w:ascii="Times New Roman" w:hAnsi="Times New Roman"/>
          <w:spacing w:val="-7"/>
          <w:sz w:val="20"/>
          <w:szCs w:val="20"/>
        </w:rPr>
        <w:t xml:space="preserve"> </w:t>
      </w:r>
      <w:r>
        <w:rPr>
          <w:rFonts w:ascii="Times New Roman" w:hAnsi="Times New Roman"/>
          <w:sz w:val="20"/>
          <w:szCs w:val="20"/>
        </w:rPr>
        <w:t>to</w:t>
      </w:r>
      <w:r>
        <w:rPr>
          <w:rFonts w:ascii="Times New Roman" w:hAnsi="Times New Roman"/>
          <w:spacing w:val="-7"/>
          <w:sz w:val="20"/>
          <w:szCs w:val="20"/>
        </w:rPr>
        <w:t xml:space="preserve"> </w:t>
      </w:r>
      <w:r>
        <w:rPr>
          <w:rFonts w:ascii="Times New Roman" w:hAnsi="Times New Roman"/>
          <w:sz w:val="20"/>
          <w:szCs w:val="20"/>
        </w:rPr>
        <w:t xml:space="preserve">the </w:t>
      </w:r>
      <w:r>
        <w:rPr>
          <w:rFonts w:ascii="Times New Roman" w:hAnsi="Times New Roman"/>
          <w:spacing w:val="1"/>
          <w:sz w:val="20"/>
          <w:szCs w:val="20"/>
        </w:rPr>
        <w:t>clinica</w:t>
      </w:r>
      <w:r>
        <w:rPr>
          <w:rFonts w:ascii="Times New Roman" w:hAnsi="Times New Roman"/>
          <w:sz w:val="20"/>
          <w:szCs w:val="20"/>
        </w:rPr>
        <w:t xml:space="preserve">l </w:t>
      </w:r>
      <w:r>
        <w:rPr>
          <w:rFonts w:ascii="Times New Roman" w:hAnsi="Times New Roman"/>
          <w:spacing w:val="1"/>
          <w:sz w:val="20"/>
          <w:szCs w:val="20"/>
        </w:rPr>
        <w:t>nurs</w:t>
      </w:r>
      <w:r>
        <w:rPr>
          <w:rFonts w:ascii="Times New Roman" w:hAnsi="Times New Roman"/>
          <w:sz w:val="20"/>
          <w:szCs w:val="20"/>
        </w:rPr>
        <w:t xml:space="preserve">e </w:t>
      </w:r>
      <w:r>
        <w:rPr>
          <w:rFonts w:ascii="Times New Roman" w:hAnsi="Times New Roman"/>
          <w:spacing w:val="1"/>
          <w:sz w:val="20"/>
          <w:szCs w:val="20"/>
        </w:rPr>
        <w:t>specialist</w:t>
      </w:r>
      <w:r>
        <w:rPr>
          <w:rFonts w:ascii="Times New Roman" w:hAnsi="Times New Roman"/>
          <w:spacing w:val="-10"/>
          <w:sz w:val="20"/>
          <w:szCs w:val="20"/>
        </w:rPr>
        <w:t>’</w:t>
      </w:r>
      <w:r>
        <w:rPr>
          <w:rFonts w:ascii="Times New Roman" w:hAnsi="Times New Roman"/>
          <w:sz w:val="20"/>
          <w:szCs w:val="20"/>
        </w:rPr>
        <w:t xml:space="preserve">s </w:t>
      </w:r>
      <w:r>
        <w:rPr>
          <w:rFonts w:ascii="Times New Roman" w:hAnsi="Times New Roman"/>
          <w:spacing w:val="1"/>
          <w:sz w:val="20"/>
          <w:szCs w:val="20"/>
        </w:rPr>
        <w:t>rol</w:t>
      </w:r>
      <w:r>
        <w:rPr>
          <w:rFonts w:ascii="Times New Roman" w:hAnsi="Times New Roman"/>
          <w:sz w:val="20"/>
          <w:szCs w:val="20"/>
        </w:rPr>
        <w:t xml:space="preserve">e </w:t>
      </w:r>
      <w:r>
        <w:rPr>
          <w:rFonts w:ascii="Times New Roman" w:hAnsi="Times New Roman"/>
          <w:spacing w:val="1"/>
          <w:sz w:val="20"/>
          <w:szCs w:val="20"/>
        </w:rPr>
        <w:t>i</w:t>
      </w:r>
      <w:r>
        <w:rPr>
          <w:rFonts w:ascii="Times New Roman" w:hAnsi="Times New Roman"/>
          <w:sz w:val="20"/>
          <w:szCs w:val="20"/>
        </w:rPr>
        <w:t xml:space="preserve">n </w:t>
      </w:r>
      <w:r>
        <w:rPr>
          <w:rFonts w:ascii="Times New Roman" w:hAnsi="Times New Roman"/>
          <w:spacing w:val="1"/>
          <w:sz w:val="20"/>
          <w:szCs w:val="20"/>
        </w:rPr>
        <w:t>Communit</w:t>
      </w:r>
      <w:r>
        <w:rPr>
          <w:rFonts w:ascii="Times New Roman" w:hAnsi="Times New Roman"/>
          <w:sz w:val="20"/>
          <w:szCs w:val="20"/>
        </w:rPr>
        <w:t xml:space="preserve">y </w:t>
      </w:r>
      <w:r>
        <w:rPr>
          <w:rFonts w:ascii="Times New Roman" w:hAnsi="Times New Roman"/>
          <w:spacing w:val="1"/>
          <w:sz w:val="20"/>
          <w:szCs w:val="20"/>
        </w:rPr>
        <w:t>Health</w:t>
      </w:r>
      <w:r>
        <w:rPr>
          <w:rFonts w:ascii="Times New Roman" w:hAnsi="Times New Roman"/>
          <w:sz w:val="20"/>
          <w:szCs w:val="20"/>
        </w:rPr>
        <w:t xml:space="preserve">, </w:t>
      </w:r>
      <w:r>
        <w:rPr>
          <w:rFonts w:ascii="Times New Roman" w:hAnsi="Times New Roman"/>
          <w:spacing w:val="1"/>
          <w:sz w:val="20"/>
          <w:szCs w:val="20"/>
        </w:rPr>
        <w:t>Parent-Chil</w:t>
      </w:r>
      <w:r>
        <w:rPr>
          <w:rFonts w:ascii="Times New Roman" w:hAnsi="Times New Roman"/>
          <w:sz w:val="20"/>
          <w:szCs w:val="20"/>
        </w:rPr>
        <w:t xml:space="preserve">d </w:t>
      </w:r>
      <w:r>
        <w:rPr>
          <w:rFonts w:ascii="Times New Roman" w:hAnsi="Times New Roman"/>
          <w:spacing w:val="1"/>
          <w:sz w:val="20"/>
          <w:szCs w:val="20"/>
        </w:rPr>
        <w:t>Healt</w:t>
      </w:r>
      <w:r>
        <w:rPr>
          <w:rFonts w:ascii="Times New Roman" w:hAnsi="Times New Roman"/>
          <w:sz w:val="20"/>
          <w:szCs w:val="20"/>
        </w:rPr>
        <w:t xml:space="preserve">h </w:t>
      </w:r>
      <w:r>
        <w:rPr>
          <w:rFonts w:ascii="Times New Roman" w:hAnsi="Times New Roman"/>
          <w:spacing w:val="1"/>
          <w:sz w:val="20"/>
          <w:szCs w:val="20"/>
        </w:rPr>
        <w:t>an</w:t>
      </w:r>
      <w:r>
        <w:rPr>
          <w:rFonts w:ascii="Times New Roman" w:hAnsi="Times New Roman"/>
          <w:sz w:val="20"/>
          <w:szCs w:val="20"/>
        </w:rPr>
        <w:t xml:space="preserve">d </w:t>
      </w:r>
      <w:r>
        <w:rPr>
          <w:rFonts w:ascii="Times New Roman" w:hAnsi="Times New Roman"/>
          <w:spacing w:val="1"/>
          <w:sz w:val="20"/>
          <w:szCs w:val="20"/>
        </w:rPr>
        <w:t xml:space="preserve">Psych-Mental </w:t>
      </w:r>
      <w:r>
        <w:rPr>
          <w:rFonts w:ascii="Times New Roman" w:hAnsi="Times New Roman"/>
          <w:sz w:val="20"/>
          <w:szCs w:val="20"/>
        </w:rPr>
        <w:t xml:space="preserve">Health. </w:t>
      </w:r>
      <w:r>
        <w:rPr>
          <w:rFonts w:ascii="Times New Roman" w:hAnsi="Times New Roman"/>
          <w:i/>
          <w:iCs/>
          <w:sz w:val="20"/>
          <w:szCs w:val="20"/>
        </w:rPr>
        <w:t>P</w:t>
      </w:r>
      <w:r>
        <w:rPr>
          <w:rFonts w:ascii="Times New Roman" w:hAnsi="Times New Roman"/>
          <w:i/>
          <w:iCs/>
          <w:spacing w:val="-7"/>
          <w:sz w:val="20"/>
          <w:szCs w:val="20"/>
        </w:rPr>
        <w:t>r</w:t>
      </w:r>
      <w:r>
        <w:rPr>
          <w:rFonts w:ascii="Times New Roman" w:hAnsi="Times New Roman"/>
          <w:i/>
          <w:iCs/>
          <w:sz w:val="20"/>
          <w:szCs w:val="20"/>
        </w:rPr>
        <w:t>e</w:t>
      </w:r>
      <w:r>
        <w:rPr>
          <w:rFonts w:ascii="Times New Roman" w:hAnsi="Times New Roman"/>
          <w:i/>
          <w:iCs/>
          <w:spacing w:val="-7"/>
          <w:sz w:val="20"/>
          <w:szCs w:val="20"/>
        </w:rPr>
        <w:t>r</w:t>
      </w:r>
      <w:r>
        <w:rPr>
          <w:rFonts w:ascii="Times New Roman" w:hAnsi="Times New Roman"/>
          <w:i/>
          <w:iCs/>
          <w:sz w:val="20"/>
          <w:szCs w:val="20"/>
        </w:rPr>
        <w:t>equisites: NURS 5210, 5310.</w:t>
      </w:r>
    </w:p>
    <w:p w:rsidR="00F42301" w:rsidRDefault="00F42301" w:rsidP="00963D01">
      <w:pPr>
        <w:widowControl w:val="0"/>
        <w:autoSpaceDE w:val="0"/>
        <w:autoSpaceDN w:val="0"/>
        <w:adjustRightInd w:val="0"/>
        <w:spacing w:after="0" w:line="250" w:lineRule="auto"/>
        <w:ind w:left="2326" w:right="862" w:hanging="360"/>
        <w:jc w:val="both"/>
        <w:rPr>
          <w:rFonts w:ascii="Times New Roman" w:hAnsi="Times New Roman"/>
          <w:sz w:val="20"/>
          <w:szCs w:val="20"/>
        </w:rPr>
      </w:pPr>
      <w:r>
        <w:rPr>
          <w:rFonts w:ascii="Times New Roman" w:hAnsi="Times New Roman"/>
          <w:b/>
          <w:bCs/>
          <w:sz w:val="20"/>
          <w:szCs w:val="20"/>
        </w:rPr>
        <w:t>NURS 5910 - Pharmacology in</w:t>
      </w:r>
      <w:r>
        <w:rPr>
          <w:rFonts w:ascii="Times New Roman" w:hAnsi="Times New Roman"/>
          <w:b/>
          <w:bCs/>
          <w:spacing w:val="-11"/>
          <w:sz w:val="20"/>
          <w:szCs w:val="20"/>
        </w:rPr>
        <w:t xml:space="preserve"> </w:t>
      </w:r>
      <w:r>
        <w:rPr>
          <w:rFonts w:ascii="Times New Roman" w:hAnsi="Times New Roman"/>
          <w:b/>
          <w:bCs/>
          <w:sz w:val="20"/>
          <w:szCs w:val="20"/>
        </w:rPr>
        <w:t xml:space="preserve">Advanced Nursing Practice................................................3(3-0) </w:t>
      </w:r>
      <w:r>
        <w:rPr>
          <w:rFonts w:ascii="Times New Roman" w:hAnsi="Times New Roman"/>
          <w:sz w:val="20"/>
          <w:szCs w:val="20"/>
        </w:rPr>
        <w:t>This</w:t>
      </w:r>
      <w:r>
        <w:rPr>
          <w:rFonts w:ascii="Times New Roman" w:hAnsi="Times New Roman"/>
          <w:spacing w:val="-3"/>
          <w:sz w:val="20"/>
          <w:szCs w:val="20"/>
        </w:rPr>
        <w:t xml:space="preserve"> </w:t>
      </w:r>
      <w:r>
        <w:rPr>
          <w:rFonts w:ascii="Times New Roman" w:hAnsi="Times New Roman"/>
          <w:sz w:val="20"/>
          <w:szCs w:val="20"/>
        </w:rPr>
        <w:t>course</w:t>
      </w:r>
      <w:r>
        <w:rPr>
          <w:rFonts w:ascii="Times New Roman" w:hAnsi="Times New Roman"/>
          <w:spacing w:val="-3"/>
          <w:sz w:val="20"/>
          <w:szCs w:val="20"/>
        </w:rPr>
        <w:t xml:space="preserve"> </w:t>
      </w:r>
      <w:r>
        <w:rPr>
          <w:rFonts w:ascii="Times New Roman" w:hAnsi="Times New Roman"/>
          <w:sz w:val="20"/>
          <w:szCs w:val="20"/>
        </w:rPr>
        <w:t>provides</w:t>
      </w:r>
      <w:r>
        <w:rPr>
          <w:rFonts w:ascii="Times New Roman" w:hAnsi="Times New Roman"/>
          <w:spacing w:val="-3"/>
          <w:sz w:val="20"/>
          <w:szCs w:val="20"/>
        </w:rPr>
        <w:t xml:space="preserve"> </w:t>
      </w:r>
      <w:r>
        <w:rPr>
          <w:rFonts w:ascii="Times New Roman" w:hAnsi="Times New Roman"/>
          <w:sz w:val="20"/>
          <w:szCs w:val="20"/>
        </w:rPr>
        <w:t>the</w:t>
      </w:r>
      <w:r>
        <w:rPr>
          <w:rFonts w:ascii="Times New Roman" w:hAnsi="Times New Roman"/>
          <w:spacing w:val="-3"/>
          <w:sz w:val="20"/>
          <w:szCs w:val="20"/>
        </w:rPr>
        <w:t xml:space="preserve"> </w:t>
      </w:r>
      <w:r>
        <w:rPr>
          <w:rFonts w:ascii="Times New Roman" w:hAnsi="Times New Roman"/>
          <w:sz w:val="20"/>
          <w:szCs w:val="20"/>
        </w:rPr>
        <w:t>advanced-practice</w:t>
      </w:r>
      <w:r>
        <w:rPr>
          <w:rFonts w:ascii="Times New Roman" w:hAnsi="Times New Roman"/>
          <w:spacing w:val="-3"/>
          <w:sz w:val="20"/>
          <w:szCs w:val="20"/>
        </w:rPr>
        <w:t xml:space="preserve"> </w:t>
      </w:r>
      <w:r>
        <w:rPr>
          <w:rFonts w:ascii="Times New Roman" w:hAnsi="Times New Roman"/>
          <w:sz w:val="20"/>
          <w:szCs w:val="20"/>
        </w:rPr>
        <w:t>health</w:t>
      </w:r>
      <w:r>
        <w:rPr>
          <w:rFonts w:ascii="Times New Roman" w:hAnsi="Times New Roman"/>
          <w:spacing w:val="-3"/>
          <w:sz w:val="20"/>
          <w:szCs w:val="20"/>
        </w:rPr>
        <w:t xml:space="preserve"> </w:t>
      </w:r>
      <w:r>
        <w:rPr>
          <w:rFonts w:ascii="Times New Roman" w:hAnsi="Times New Roman"/>
          <w:sz w:val="20"/>
          <w:szCs w:val="20"/>
        </w:rPr>
        <w:t>care</w:t>
      </w:r>
      <w:r>
        <w:rPr>
          <w:rFonts w:ascii="Times New Roman" w:hAnsi="Times New Roman"/>
          <w:spacing w:val="-3"/>
          <w:sz w:val="20"/>
          <w:szCs w:val="20"/>
        </w:rPr>
        <w:t xml:space="preserve"> </w:t>
      </w:r>
      <w:r>
        <w:rPr>
          <w:rFonts w:ascii="Times New Roman" w:hAnsi="Times New Roman"/>
          <w:sz w:val="20"/>
          <w:szCs w:val="20"/>
        </w:rPr>
        <w:t>provider</w:t>
      </w:r>
      <w:r>
        <w:rPr>
          <w:rFonts w:ascii="Times New Roman" w:hAnsi="Times New Roman"/>
          <w:spacing w:val="-3"/>
          <w:sz w:val="20"/>
          <w:szCs w:val="20"/>
        </w:rPr>
        <w:t xml:space="preserve"> </w:t>
      </w:r>
      <w:r>
        <w:rPr>
          <w:rFonts w:ascii="Times New Roman" w:hAnsi="Times New Roman"/>
          <w:sz w:val="20"/>
          <w:szCs w:val="20"/>
        </w:rPr>
        <w:t>with</w:t>
      </w:r>
      <w:r>
        <w:rPr>
          <w:rFonts w:ascii="Times New Roman" w:hAnsi="Times New Roman"/>
          <w:spacing w:val="-3"/>
          <w:sz w:val="20"/>
          <w:szCs w:val="20"/>
        </w:rPr>
        <w:t xml:space="preserve"> </w:t>
      </w:r>
      <w:r>
        <w:rPr>
          <w:rFonts w:ascii="Times New Roman" w:hAnsi="Times New Roman"/>
          <w:sz w:val="20"/>
          <w:szCs w:val="20"/>
        </w:rPr>
        <w:t>knowledge</w:t>
      </w:r>
      <w:r>
        <w:rPr>
          <w:rFonts w:ascii="Times New Roman" w:hAnsi="Times New Roman"/>
          <w:spacing w:val="-3"/>
          <w:sz w:val="20"/>
          <w:szCs w:val="20"/>
        </w:rPr>
        <w:t xml:space="preserve"> </w:t>
      </w:r>
      <w:r>
        <w:rPr>
          <w:rFonts w:ascii="Times New Roman" w:hAnsi="Times New Roman"/>
          <w:sz w:val="20"/>
          <w:szCs w:val="20"/>
        </w:rPr>
        <w:t>of</w:t>
      </w:r>
      <w:r>
        <w:rPr>
          <w:rFonts w:ascii="Times New Roman" w:hAnsi="Times New Roman"/>
          <w:spacing w:val="-3"/>
          <w:sz w:val="20"/>
          <w:szCs w:val="20"/>
        </w:rPr>
        <w:t xml:space="preserve"> </w:t>
      </w:r>
      <w:r>
        <w:rPr>
          <w:rFonts w:ascii="Times New Roman" w:hAnsi="Times New Roman"/>
          <w:sz w:val="20"/>
          <w:szCs w:val="20"/>
        </w:rPr>
        <w:t>pharmac</w:t>
      </w:r>
      <w:r>
        <w:rPr>
          <w:rFonts w:ascii="Times New Roman" w:hAnsi="Times New Roman"/>
          <w:spacing w:val="-4"/>
          <w:sz w:val="20"/>
          <w:szCs w:val="20"/>
        </w:rPr>
        <w:t>o</w:t>
      </w:r>
      <w:r>
        <w:rPr>
          <w:rFonts w:ascii="Times New Roman" w:hAnsi="Times New Roman"/>
          <w:sz w:val="20"/>
          <w:szCs w:val="20"/>
        </w:rPr>
        <w:t xml:space="preserve">- logical agents used in treatment of adults, adolescents and young children. Emphasis is on in- </w:t>
      </w:r>
      <w:r>
        <w:rPr>
          <w:rFonts w:ascii="Times New Roman" w:hAnsi="Times New Roman"/>
          <w:spacing w:val="2"/>
          <w:sz w:val="20"/>
          <w:szCs w:val="20"/>
        </w:rPr>
        <w:t>dications</w:t>
      </w:r>
      <w:r>
        <w:rPr>
          <w:rFonts w:ascii="Times New Roman" w:hAnsi="Times New Roman"/>
          <w:sz w:val="20"/>
          <w:szCs w:val="20"/>
        </w:rPr>
        <w:t xml:space="preserve">, </w:t>
      </w:r>
      <w:r>
        <w:rPr>
          <w:rFonts w:ascii="Times New Roman" w:hAnsi="Times New Roman"/>
          <w:spacing w:val="2"/>
          <w:sz w:val="20"/>
          <w:szCs w:val="20"/>
        </w:rPr>
        <w:t>mechanism</w:t>
      </w:r>
      <w:r>
        <w:rPr>
          <w:rFonts w:ascii="Times New Roman" w:hAnsi="Times New Roman"/>
          <w:sz w:val="20"/>
          <w:szCs w:val="20"/>
        </w:rPr>
        <w:t xml:space="preserve">s </w:t>
      </w:r>
      <w:r>
        <w:rPr>
          <w:rFonts w:ascii="Times New Roman" w:hAnsi="Times New Roman"/>
          <w:spacing w:val="2"/>
          <w:sz w:val="20"/>
          <w:szCs w:val="20"/>
        </w:rPr>
        <w:t>o</w:t>
      </w:r>
      <w:r>
        <w:rPr>
          <w:rFonts w:ascii="Times New Roman" w:hAnsi="Times New Roman"/>
          <w:sz w:val="20"/>
          <w:szCs w:val="20"/>
        </w:rPr>
        <w:t xml:space="preserve">f </w:t>
      </w:r>
      <w:r>
        <w:rPr>
          <w:rFonts w:ascii="Times New Roman" w:hAnsi="Times New Roman"/>
          <w:spacing w:val="2"/>
          <w:sz w:val="20"/>
          <w:szCs w:val="20"/>
        </w:rPr>
        <w:t>action</w:t>
      </w:r>
      <w:r>
        <w:rPr>
          <w:rFonts w:ascii="Times New Roman" w:hAnsi="Times New Roman"/>
          <w:sz w:val="20"/>
          <w:szCs w:val="20"/>
        </w:rPr>
        <w:t xml:space="preserve">, </w:t>
      </w:r>
      <w:r>
        <w:rPr>
          <w:rFonts w:ascii="Times New Roman" w:hAnsi="Times New Roman"/>
          <w:spacing w:val="2"/>
          <w:sz w:val="20"/>
          <w:szCs w:val="20"/>
        </w:rPr>
        <w:t>prescriptiv</w:t>
      </w:r>
      <w:r>
        <w:rPr>
          <w:rFonts w:ascii="Times New Roman" w:hAnsi="Times New Roman"/>
          <w:sz w:val="20"/>
          <w:szCs w:val="20"/>
        </w:rPr>
        <w:t xml:space="preserve">e </w:t>
      </w:r>
      <w:r>
        <w:rPr>
          <w:rFonts w:ascii="Times New Roman" w:hAnsi="Times New Roman"/>
          <w:spacing w:val="2"/>
          <w:sz w:val="20"/>
          <w:szCs w:val="20"/>
        </w:rPr>
        <w:t>drugs</w:t>
      </w:r>
      <w:r>
        <w:rPr>
          <w:rFonts w:ascii="Times New Roman" w:hAnsi="Times New Roman"/>
          <w:sz w:val="20"/>
          <w:szCs w:val="20"/>
        </w:rPr>
        <w:t xml:space="preserve">, </w:t>
      </w:r>
      <w:r>
        <w:rPr>
          <w:rFonts w:ascii="Times New Roman" w:hAnsi="Times New Roman"/>
          <w:spacing w:val="2"/>
          <w:sz w:val="20"/>
          <w:szCs w:val="20"/>
        </w:rPr>
        <w:t>protocols</w:t>
      </w:r>
      <w:r>
        <w:rPr>
          <w:rFonts w:ascii="Times New Roman" w:hAnsi="Times New Roman"/>
          <w:sz w:val="20"/>
          <w:szCs w:val="20"/>
        </w:rPr>
        <w:t xml:space="preserve">, </w:t>
      </w:r>
      <w:r>
        <w:rPr>
          <w:rFonts w:ascii="Times New Roman" w:hAnsi="Times New Roman"/>
          <w:spacing w:val="2"/>
          <w:sz w:val="20"/>
          <w:szCs w:val="20"/>
        </w:rPr>
        <w:t>technique</w:t>
      </w:r>
      <w:r>
        <w:rPr>
          <w:rFonts w:ascii="Times New Roman" w:hAnsi="Times New Roman"/>
          <w:sz w:val="20"/>
          <w:szCs w:val="20"/>
        </w:rPr>
        <w:t xml:space="preserve">s </w:t>
      </w:r>
      <w:r>
        <w:rPr>
          <w:rFonts w:ascii="Times New Roman" w:hAnsi="Times New Roman"/>
          <w:spacing w:val="2"/>
          <w:sz w:val="20"/>
          <w:szCs w:val="20"/>
        </w:rPr>
        <w:t>an</w:t>
      </w:r>
      <w:r>
        <w:rPr>
          <w:rFonts w:ascii="Times New Roman" w:hAnsi="Times New Roman"/>
          <w:sz w:val="20"/>
          <w:szCs w:val="20"/>
        </w:rPr>
        <w:t xml:space="preserve">d </w:t>
      </w:r>
      <w:r>
        <w:rPr>
          <w:rFonts w:ascii="Times New Roman" w:hAnsi="Times New Roman"/>
          <w:spacing w:val="2"/>
          <w:sz w:val="20"/>
          <w:szCs w:val="20"/>
        </w:rPr>
        <w:t xml:space="preserve">dosages. </w:t>
      </w:r>
      <w:r>
        <w:rPr>
          <w:rFonts w:ascii="Times New Roman" w:hAnsi="Times New Roman"/>
          <w:i/>
          <w:iCs/>
          <w:sz w:val="20"/>
          <w:szCs w:val="20"/>
        </w:rPr>
        <w:t>P</w:t>
      </w:r>
      <w:r>
        <w:rPr>
          <w:rFonts w:ascii="Times New Roman" w:hAnsi="Times New Roman"/>
          <w:i/>
          <w:iCs/>
          <w:spacing w:val="-7"/>
          <w:sz w:val="20"/>
          <w:szCs w:val="20"/>
        </w:rPr>
        <w:t>r</w:t>
      </w:r>
      <w:r>
        <w:rPr>
          <w:rFonts w:ascii="Times New Roman" w:hAnsi="Times New Roman"/>
          <w:i/>
          <w:iCs/>
          <w:sz w:val="20"/>
          <w:szCs w:val="20"/>
        </w:rPr>
        <w:t>e</w:t>
      </w:r>
      <w:r>
        <w:rPr>
          <w:rFonts w:ascii="Times New Roman" w:hAnsi="Times New Roman"/>
          <w:i/>
          <w:iCs/>
          <w:spacing w:val="-7"/>
          <w:sz w:val="20"/>
          <w:szCs w:val="20"/>
        </w:rPr>
        <w:t>r</w:t>
      </w:r>
      <w:r>
        <w:rPr>
          <w:rFonts w:ascii="Times New Roman" w:hAnsi="Times New Roman"/>
          <w:i/>
          <w:iCs/>
          <w:sz w:val="20"/>
          <w:szCs w:val="20"/>
        </w:rPr>
        <w:t>equisites:</w:t>
      </w:r>
      <w:r>
        <w:rPr>
          <w:rFonts w:ascii="Times New Roman" w:hAnsi="Times New Roman"/>
          <w:i/>
          <w:iCs/>
          <w:spacing w:val="-6"/>
          <w:sz w:val="20"/>
          <w:szCs w:val="20"/>
        </w:rPr>
        <w:t xml:space="preserve"> </w:t>
      </w:r>
      <w:r>
        <w:rPr>
          <w:rFonts w:ascii="Times New Roman" w:hAnsi="Times New Roman"/>
          <w:i/>
          <w:iCs/>
          <w:sz w:val="20"/>
          <w:szCs w:val="20"/>
        </w:rPr>
        <w:t>Admission</w:t>
      </w:r>
      <w:r>
        <w:rPr>
          <w:rFonts w:ascii="Times New Roman" w:hAnsi="Times New Roman"/>
          <w:i/>
          <w:iCs/>
          <w:spacing w:val="-3"/>
          <w:sz w:val="20"/>
          <w:szCs w:val="20"/>
        </w:rPr>
        <w:t xml:space="preserve"> </w:t>
      </w:r>
      <w:r>
        <w:rPr>
          <w:rFonts w:ascii="Times New Roman" w:hAnsi="Times New Roman"/>
          <w:i/>
          <w:iCs/>
          <w:sz w:val="20"/>
          <w:szCs w:val="20"/>
        </w:rPr>
        <w:t>to</w:t>
      </w:r>
      <w:r>
        <w:rPr>
          <w:rFonts w:ascii="Times New Roman" w:hAnsi="Times New Roman"/>
          <w:i/>
          <w:iCs/>
          <w:spacing w:val="-3"/>
          <w:sz w:val="20"/>
          <w:szCs w:val="20"/>
        </w:rPr>
        <w:t xml:space="preserve"> </w:t>
      </w:r>
      <w:r>
        <w:rPr>
          <w:rFonts w:ascii="Times New Roman" w:hAnsi="Times New Roman"/>
          <w:i/>
          <w:iCs/>
          <w:sz w:val="20"/>
          <w:szCs w:val="20"/>
        </w:rPr>
        <w:t>Graduate</w:t>
      </w:r>
      <w:r>
        <w:rPr>
          <w:rFonts w:ascii="Times New Roman" w:hAnsi="Times New Roman"/>
          <w:i/>
          <w:iCs/>
          <w:spacing w:val="-3"/>
          <w:sz w:val="20"/>
          <w:szCs w:val="20"/>
        </w:rPr>
        <w:t xml:space="preserve"> </w:t>
      </w:r>
      <w:r>
        <w:rPr>
          <w:rFonts w:ascii="Times New Roman" w:hAnsi="Times New Roman"/>
          <w:i/>
          <w:iCs/>
          <w:sz w:val="20"/>
          <w:szCs w:val="20"/>
        </w:rPr>
        <w:t>Nursing</w:t>
      </w:r>
      <w:r>
        <w:rPr>
          <w:rFonts w:ascii="Times New Roman" w:hAnsi="Times New Roman"/>
          <w:i/>
          <w:iCs/>
          <w:spacing w:val="-3"/>
          <w:sz w:val="20"/>
          <w:szCs w:val="20"/>
        </w:rPr>
        <w:t xml:space="preserve"> </w:t>
      </w:r>
      <w:r>
        <w:rPr>
          <w:rFonts w:ascii="Times New Roman" w:hAnsi="Times New Roman"/>
          <w:i/>
          <w:iCs/>
          <w:sz w:val="20"/>
          <w:szCs w:val="20"/>
        </w:rPr>
        <w:t>P</w:t>
      </w:r>
      <w:r>
        <w:rPr>
          <w:rFonts w:ascii="Times New Roman" w:hAnsi="Times New Roman"/>
          <w:i/>
          <w:iCs/>
          <w:spacing w:val="-7"/>
          <w:sz w:val="20"/>
          <w:szCs w:val="20"/>
        </w:rPr>
        <w:t>r</w:t>
      </w:r>
      <w:r>
        <w:rPr>
          <w:rFonts w:ascii="Times New Roman" w:hAnsi="Times New Roman"/>
          <w:i/>
          <w:iCs/>
          <w:sz w:val="20"/>
          <w:szCs w:val="20"/>
        </w:rPr>
        <w:t>ogram</w:t>
      </w:r>
      <w:r>
        <w:rPr>
          <w:rFonts w:ascii="Times New Roman" w:hAnsi="Times New Roman"/>
          <w:i/>
          <w:iCs/>
          <w:spacing w:val="-3"/>
          <w:sz w:val="20"/>
          <w:szCs w:val="20"/>
        </w:rPr>
        <w:t xml:space="preserve"> </w:t>
      </w:r>
      <w:r>
        <w:rPr>
          <w:rFonts w:ascii="Times New Roman" w:hAnsi="Times New Roman"/>
          <w:i/>
          <w:iCs/>
          <w:sz w:val="20"/>
          <w:szCs w:val="20"/>
        </w:rPr>
        <w:t>or</w:t>
      </w:r>
      <w:r>
        <w:rPr>
          <w:rFonts w:ascii="Times New Roman" w:hAnsi="Times New Roman"/>
          <w:i/>
          <w:iCs/>
          <w:spacing w:val="-3"/>
          <w:sz w:val="20"/>
          <w:szCs w:val="20"/>
        </w:rPr>
        <w:t xml:space="preserve"> </w:t>
      </w:r>
      <w:r>
        <w:rPr>
          <w:rFonts w:ascii="Times New Roman" w:hAnsi="Times New Roman"/>
          <w:i/>
          <w:iCs/>
          <w:sz w:val="20"/>
          <w:szCs w:val="20"/>
        </w:rPr>
        <w:t>app</w:t>
      </w:r>
      <w:r>
        <w:rPr>
          <w:rFonts w:ascii="Times New Roman" w:hAnsi="Times New Roman"/>
          <w:i/>
          <w:iCs/>
          <w:spacing w:val="-7"/>
          <w:sz w:val="20"/>
          <w:szCs w:val="20"/>
        </w:rPr>
        <w:t>r</w:t>
      </w:r>
      <w:r>
        <w:rPr>
          <w:rFonts w:ascii="Times New Roman" w:hAnsi="Times New Roman"/>
          <w:i/>
          <w:iCs/>
          <w:sz w:val="20"/>
          <w:szCs w:val="20"/>
        </w:rPr>
        <w:t>oval</w:t>
      </w:r>
      <w:r>
        <w:rPr>
          <w:rFonts w:ascii="Times New Roman" w:hAnsi="Times New Roman"/>
          <w:i/>
          <w:iCs/>
          <w:spacing w:val="-3"/>
          <w:sz w:val="20"/>
          <w:szCs w:val="20"/>
        </w:rPr>
        <w:t xml:space="preserve"> </w:t>
      </w:r>
      <w:r>
        <w:rPr>
          <w:rFonts w:ascii="Times New Roman" w:hAnsi="Times New Roman"/>
          <w:i/>
          <w:iCs/>
          <w:sz w:val="20"/>
          <w:szCs w:val="20"/>
        </w:rPr>
        <w:t>of</w:t>
      </w:r>
      <w:r>
        <w:rPr>
          <w:rFonts w:ascii="Times New Roman" w:hAnsi="Times New Roman"/>
          <w:i/>
          <w:iCs/>
          <w:spacing w:val="-3"/>
          <w:sz w:val="20"/>
          <w:szCs w:val="20"/>
        </w:rPr>
        <w:t xml:space="preserve"> </w:t>
      </w:r>
      <w:r>
        <w:rPr>
          <w:rFonts w:ascii="Times New Roman" w:hAnsi="Times New Roman"/>
          <w:i/>
          <w:iCs/>
          <w:sz w:val="20"/>
          <w:szCs w:val="20"/>
        </w:rPr>
        <w:t>Coo</w:t>
      </w:r>
      <w:r>
        <w:rPr>
          <w:rFonts w:ascii="Times New Roman" w:hAnsi="Times New Roman"/>
          <w:i/>
          <w:iCs/>
          <w:spacing w:val="-7"/>
          <w:sz w:val="20"/>
          <w:szCs w:val="20"/>
        </w:rPr>
        <w:t>r</w:t>
      </w:r>
      <w:r>
        <w:rPr>
          <w:rFonts w:ascii="Times New Roman" w:hAnsi="Times New Roman"/>
          <w:i/>
          <w:iCs/>
          <w:sz w:val="20"/>
          <w:szCs w:val="20"/>
        </w:rPr>
        <w:t>dinato</w:t>
      </w:r>
      <w:r>
        <w:rPr>
          <w:rFonts w:ascii="Times New Roman" w:hAnsi="Times New Roman"/>
          <w:i/>
          <w:iCs/>
          <w:spacing w:val="-22"/>
          <w:sz w:val="20"/>
          <w:szCs w:val="20"/>
        </w:rPr>
        <w:t>r</w:t>
      </w:r>
      <w:r>
        <w:rPr>
          <w:rFonts w:ascii="Times New Roman" w:hAnsi="Times New Roman"/>
          <w:i/>
          <w:iCs/>
          <w:sz w:val="20"/>
          <w:szCs w:val="20"/>
        </w:rPr>
        <w:t>,</w:t>
      </w:r>
      <w:r>
        <w:rPr>
          <w:rFonts w:ascii="Times New Roman" w:hAnsi="Times New Roman"/>
          <w:i/>
          <w:iCs/>
          <w:spacing w:val="-3"/>
          <w:sz w:val="20"/>
          <w:szCs w:val="20"/>
        </w:rPr>
        <w:t xml:space="preserve"> </w:t>
      </w:r>
      <w:r>
        <w:rPr>
          <w:rFonts w:ascii="Times New Roman" w:hAnsi="Times New Roman"/>
          <w:i/>
          <w:iCs/>
          <w:sz w:val="20"/>
          <w:szCs w:val="20"/>
        </w:rPr>
        <w:t>Graduate Nursing P</w:t>
      </w:r>
      <w:r>
        <w:rPr>
          <w:rFonts w:ascii="Times New Roman" w:hAnsi="Times New Roman"/>
          <w:i/>
          <w:iCs/>
          <w:spacing w:val="-7"/>
          <w:sz w:val="20"/>
          <w:szCs w:val="20"/>
        </w:rPr>
        <w:t>r</w:t>
      </w:r>
      <w:r>
        <w:rPr>
          <w:rFonts w:ascii="Times New Roman" w:hAnsi="Times New Roman"/>
          <w:i/>
          <w:iCs/>
          <w:sz w:val="20"/>
          <w:szCs w:val="20"/>
        </w:rPr>
        <w:t>ogram.</w:t>
      </w:r>
    </w:p>
    <w:p w:rsidR="00F42301" w:rsidRDefault="00F42301" w:rsidP="00963D01">
      <w:pPr>
        <w:widowControl w:val="0"/>
        <w:autoSpaceDE w:val="0"/>
        <w:autoSpaceDN w:val="0"/>
        <w:adjustRightInd w:val="0"/>
        <w:spacing w:after="0" w:line="245" w:lineRule="exact"/>
        <w:ind w:left="1966"/>
        <w:rPr>
          <w:rFonts w:ascii="Times New Roman" w:hAnsi="Times New Roman"/>
          <w:sz w:val="20"/>
          <w:szCs w:val="20"/>
        </w:rPr>
      </w:pPr>
      <w:r>
        <w:rPr>
          <w:rFonts w:ascii="Times New Roman" w:hAnsi="Times New Roman"/>
          <w:b/>
          <w:bCs/>
          <w:position w:val="1"/>
          <w:sz w:val="20"/>
          <w:szCs w:val="20"/>
        </w:rPr>
        <w:t>NURS</w:t>
      </w:r>
      <w:r>
        <w:rPr>
          <w:rFonts w:ascii="Times New Roman" w:hAnsi="Times New Roman"/>
          <w:b/>
          <w:bCs/>
          <w:spacing w:val="6"/>
          <w:position w:val="1"/>
          <w:sz w:val="20"/>
          <w:szCs w:val="20"/>
        </w:rPr>
        <w:t xml:space="preserve"> </w:t>
      </w:r>
      <w:r>
        <w:rPr>
          <w:rFonts w:ascii="Times New Roman" w:hAnsi="Times New Roman"/>
          <w:b/>
          <w:bCs/>
          <w:position w:val="1"/>
          <w:sz w:val="20"/>
          <w:szCs w:val="20"/>
        </w:rPr>
        <w:t>5950</w:t>
      </w:r>
      <w:r>
        <w:rPr>
          <w:rFonts w:ascii="Times New Roman" w:hAnsi="Times New Roman"/>
          <w:b/>
          <w:bCs/>
          <w:spacing w:val="6"/>
          <w:position w:val="1"/>
          <w:sz w:val="20"/>
          <w:szCs w:val="20"/>
        </w:rPr>
        <w:t xml:space="preserve"> </w:t>
      </w:r>
      <w:r>
        <w:rPr>
          <w:rFonts w:ascii="Times New Roman" w:hAnsi="Times New Roman"/>
          <w:b/>
          <w:bCs/>
          <w:position w:val="1"/>
          <w:sz w:val="20"/>
          <w:szCs w:val="20"/>
        </w:rPr>
        <w:t>-</w:t>
      </w:r>
      <w:r>
        <w:rPr>
          <w:rFonts w:ascii="Times New Roman" w:hAnsi="Times New Roman"/>
          <w:b/>
          <w:bCs/>
          <w:spacing w:val="6"/>
          <w:position w:val="1"/>
          <w:sz w:val="20"/>
          <w:szCs w:val="20"/>
        </w:rPr>
        <w:t xml:space="preserve"> </w:t>
      </w:r>
      <w:r>
        <w:rPr>
          <w:rFonts w:ascii="Times New Roman" w:hAnsi="Times New Roman"/>
          <w:b/>
          <w:bCs/>
          <w:position w:val="1"/>
          <w:sz w:val="20"/>
          <w:szCs w:val="20"/>
        </w:rPr>
        <w:t>Curriculum</w:t>
      </w:r>
      <w:r>
        <w:rPr>
          <w:rFonts w:ascii="Times New Roman" w:hAnsi="Times New Roman"/>
          <w:b/>
          <w:bCs/>
          <w:spacing w:val="6"/>
          <w:position w:val="1"/>
          <w:sz w:val="20"/>
          <w:szCs w:val="20"/>
        </w:rPr>
        <w:t xml:space="preserve"> </w:t>
      </w:r>
      <w:r>
        <w:rPr>
          <w:rFonts w:ascii="Times New Roman" w:hAnsi="Times New Roman"/>
          <w:b/>
          <w:bCs/>
          <w:position w:val="1"/>
          <w:sz w:val="20"/>
          <w:szCs w:val="20"/>
        </w:rPr>
        <w:t>Development</w:t>
      </w:r>
      <w:r>
        <w:rPr>
          <w:rFonts w:ascii="Times New Roman" w:hAnsi="Times New Roman"/>
          <w:b/>
          <w:bCs/>
          <w:spacing w:val="6"/>
          <w:position w:val="1"/>
          <w:sz w:val="20"/>
          <w:szCs w:val="20"/>
        </w:rPr>
        <w:t xml:space="preserve"> </w:t>
      </w:r>
      <w:r>
        <w:rPr>
          <w:rFonts w:ascii="Times New Roman" w:hAnsi="Times New Roman"/>
          <w:b/>
          <w:bCs/>
          <w:position w:val="1"/>
          <w:sz w:val="20"/>
          <w:szCs w:val="20"/>
        </w:rPr>
        <w:t>in</w:t>
      </w:r>
      <w:r>
        <w:rPr>
          <w:rFonts w:ascii="Times New Roman" w:hAnsi="Times New Roman"/>
          <w:b/>
          <w:bCs/>
          <w:spacing w:val="6"/>
          <w:position w:val="1"/>
          <w:sz w:val="20"/>
          <w:szCs w:val="20"/>
        </w:rPr>
        <w:t xml:space="preserve"> </w:t>
      </w:r>
      <w:r>
        <w:rPr>
          <w:rFonts w:ascii="Times New Roman" w:hAnsi="Times New Roman"/>
          <w:b/>
          <w:bCs/>
          <w:position w:val="1"/>
          <w:sz w:val="20"/>
          <w:szCs w:val="20"/>
        </w:rPr>
        <w:t>Nursing.............................................................</w:t>
      </w:r>
      <w:r>
        <w:rPr>
          <w:rFonts w:ascii="Times New Roman" w:hAnsi="Times New Roman"/>
          <w:b/>
          <w:bCs/>
          <w:position w:val="-1"/>
          <w:sz w:val="20"/>
          <w:szCs w:val="20"/>
        </w:rPr>
        <w:t>3(3-0)</w:t>
      </w:r>
    </w:p>
    <w:p w:rsidR="00F42301" w:rsidRDefault="00F42301" w:rsidP="00963D01">
      <w:pPr>
        <w:widowControl w:val="0"/>
        <w:autoSpaceDE w:val="0"/>
        <w:autoSpaceDN w:val="0"/>
        <w:adjustRightInd w:val="0"/>
        <w:spacing w:after="0" w:line="225" w:lineRule="exact"/>
        <w:ind w:left="2326" w:right="868"/>
        <w:jc w:val="both"/>
        <w:rPr>
          <w:rFonts w:ascii="Times New Roman" w:hAnsi="Times New Roman"/>
          <w:sz w:val="20"/>
          <w:szCs w:val="20"/>
        </w:rPr>
      </w:pPr>
      <w:r>
        <w:rPr>
          <w:rFonts w:ascii="Times New Roman" w:hAnsi="Times New Roman"/>
          <w:sz w:val="20"/>
          <w:szCs w:val="20"/>
        </w:rPr>
        <w:t>This</w:t>
      </w:r>
      <w:r>
        <w:rPr>
          <w:rFonts w:ascii="Times New Roman" w:hAnsi="Times New Roman"/>
          <w:spacing w:val="-7"/>
          <w:sz w:val="20"/>
          <w:szCs w:val="20"/>
        </w:rPr>
        <w:t xml:space="preserve"> </w:t>
      </w:r>
      <w:r>
        <w:rPr>
          <w:rFonts w:ascii="Times New Roman" w:hAnsi="Times New Roman"/>
          <w:sz w:val="20"/>
          <w:szCs w:val="20"/>
        </w:rPr>
        <w:t>course</w:t>
      </w:r>
      <w:r>
        <w:rPr>
          <w:rFonts w:ascii="Times New Roman" w:hAnsi="Times New Roman"/>
          <w:spacing w:val="-7"/>
          <w:sz w:val="20"/>
          <w:szCs w:val="20"/>
        </w:rPr>
        <w:t xml:space="preserve"> </w:t>
      </w:r>
      <w:r>
        <w:rPr>
          <w:rFonts w:ascii="Times New Roman" w:hAnsi="Times New Roman"/>
          <w:sz w:val="20"/>
          <w:szCs w:val="20"/>
        </w:rPr>
        <w:t>is</w:t>
      </w:r>
      <w:r>
        <w:rPr>
          <w:rFonts w:ascii="Times New Roman" w:hAnsi="Times New Roman"/>
          <w:spacing w:val="-7"/>
          <w:sz w:val="20"/>
          <w:szCs w:val="20"/>
        </w:rPr>
        <w:t xml:space="preserve"> </w:t>
      </w:r>
      <w:r>
        <w:rPr>
          <w:rFonts w:ascii="Times New Roman" w:hAnsi="Times New Roman"/>
          <w:sz w:val="20"/>
          <w:szCs w:val="20"/>
        </w:rPr>
        <w:t>designed</w:t>
      </w:r>
      <w:r>
        <w:rPr>
          <w:rFonts w:ascii="Times New Roman" w:hAnsi="Times New Roman"/>
          <w:spacing w:val="-7"/>
          <w:sz w:val="20"/>
          <w:szCs w:val="20"/>
        </w:rPr>
        <w:t xml:space="preserve"> </w:t>
      </w:r>
      <w:r>
        <w:rPr>
          <w:rFonts w:ascii="Times New Roman" w:hAnsi="Times New Roman"/>
          <w:sz w:val="20"/>
          <w:szCs w:val="20"/>
        </w:rPr>
        <w:t>to</w:t>
      </w:r>
      <w:r>
        <w:rPr>
          <w:rFonts w:ascii="Times New Roman" w:hAnsi="Times New Roman"/>
          <w:spacing w:val="-7"/>
          <w:sz w:val="20"/>
          <w:szCs w:val="20"/>
        </w:rPr>
        <w:t xml:space="preserve"> </w:t>
      </w:r>
      <w:r>
        <w:rPr>
          <w:rFonts w:ascii="Times New Roman" w:hAnsi="Times New Roman"/>
          <w:sz w:val="20"/>
          <w:szCs w:val="20"/>
        </w:rPr>
        <w:t>prepare</w:t>
      </w:r>
      <w:r>
        <w:rPr>
          <w:rFonts w:ascii="Times New Roman" w:hAnsi="Times New Roman"/>
          <w:spacing w:val="-7"/>
          <w:sz w:val="20"/>
          <w:szCs w:val="20"/>
        </w:rPr>
        <w:t xml:space="preserve"> </w:t>
      </w:r>
      <w:r>
        <w:rPr>
          <w:rFonts w:ascii="Times New Roman" w:hAnsi="Times New Roman"/>
          <w:sz w:val="20"/>
          <w:szCs w:val="20"/>
        </w:rPr>
        <w:t>the</w:t>
      </w:r>
      <w:r>
        <w:rPr>
          <w:rFonts w:ascii="Times New Roman" w:hAnsi="Times New Roman"/>
          <w:spacing w:val="-7"/>
          <w:sz w:val="20"/>
          <w:szCs w:val="20"/>
        </w:rPr>
        <w:t xml:space="preserve"> </w:t>
      </w:r>
      <w:r>
        <w:rPr>
          <w:rFonts w:ascii="Times New Roman" w:hAnsi="Times New Roman"/>
          <w:sz w:val="20"/>
          <w:szCs w:val="20"/>
        </w:rPr>
        <w:t>nurse</w:t>
      </w:r>
      <w:r>
        <w:rPr>
          <w:rFonts w:ascii="Times New Roman" w:hAnsi="Times New Roman"/>
          <w:spacing w:val="-7"/>
          <w:sz w:val="20"/>
          <w:szCs w:val="20"/>
        </w:rPr>
        <w:t xml:space="preserve"> </w:t>
      </w:r>
      <w:r>
        <w:rPr>
          <w:rFonts w:ascii="Times New Roman" w:hAnsi="Times New Roman"/>
          <w:sz w:val="20"/>
          <w:szCs w:val="20"/>
        </w:rPr>
        <w:t>educator</w:t>
      </w:r>
      <w:r>
        <w:rPr>
          <w:rFonts w:ascii="Times New Roman" w:hAnsi="Times New Roman"/>
          <w:spacing w:val="-7"/>
          <w:sz w:val="20"/>
          <w:szCs w:val="20"/>
        </w:rPr>
        <w:t xml:space="preserve"> </w:t>
      </w:r>
      <w:r>
        <w:rPr>
          <w:rFonts w:ascii="Times New Roman" w:hAnsi="Times New Roman"/>
          <w:sz w:val="20"/>
          <w:szCs w:val="20"/>
        </w:rPr>
        <w:t>for</w:t>
      </w:r>
      <w:r>
        <w:rPr>
          <w:rFonts w:ascii="Times New Roman" w:hAnsi="Times New Roman"/>
          <w:spacing w:val="-7"/>
          <w:sz w:val="20"/>
          <w:szCs w:val="20"/>
        </w:rPr>
        <w:t xml:space="preserve"> </w:t>
      </w:r>
      <w:r>
        <w:rPr>
          <w:rFonts w:ascii="Times New Roman" w:hAnsi="Times New Roman"/>
          <w:sz w:val="20"/>
          <w:szCs w:val="20"/>
        </w:rPr>
        <w:t>a</w:t>
      </w:r>
      <w:r>
        <w:rPr>
          <w:rFonts w:ascii="Times New Roman" w:hAnsi="Times New Roman"/>
          <w:spacing w:val="-7"/>
          <w:sz w:val="20"/>
          <w:szCs w:val="20"/>
        </w:rPr>
        <w:t xml:space="preserve"> </w:t>
      </w:r>
      <w:r>
        <w:rPr>
          <w:rFonts w:ascii="Times New Roman" w:hAnsi="Times New Roman"/>
          <w:sz w:val="20"/>
          <w:szCs w:val="20"/>
        </w:rPr>
        <w:t>role</w:t>
      </w:r>
      <w:r>
        <w:rPr>
          <w:rFonts w:ascii="Times New Roman" w:hAnsi="Times New Roman"/>
          <w:spacing w:val="-7"/>
          <w:sz w:val="20"/>
          <w:szCs w:val="20"/>
        </w:rPr>
        <w:t xml:space="preserve"> </w:t>
      </w:r>
      <w:r>
        <w:rPr>
          <w:rFonts w:ascii="Times New Roman" w:hAnsi="Times New Roman"/>
          <w:sz w:val="20"/>
          <w:szCs w:val="20"/>
        </w:rPr>
        <w:t>in</w:t>
      </w:r>
      <w:r>
        <w:rPr>
          <w:rFonts w:ascii="Times New Roman" w:hAnsi="Times New Roman"/>
          <w:spacing w:val="-7"/>
          <w:sz w:val="20"/>
          <w:szCs w:val="20"/>
        </w:rPr>
        <w:t xml:space="preserve"> </w:t>
      </w:r>
      <w:r>
        <w:rPr>
          <w:rFonts w:ascii="Times New Roman" w:hAnsi="Times New Roman"/>
          <w:sz w:val="20"/>
          <w:szCs w:val="20"/>
        </w:rPr>
        <w:t>curriculum</w:t>
      </w:r>
      <w:r>
        <w:rPr>
          <w:rFonts w:ascii="Times New Roman" w:hAnsi="Times New Roman"/>
          <w:spacing w:val="-7"/>
          <w:sz w:val="20"/>
          <w:szCs w:val="20"/>
        </w:rPr>
        <w:t xml:space="preserve"> </w:t>
      </w:r>
      <w:r>
        <w:rPr>
          <w:rFonts w:ascii="Times New Roman" w:hAnsi="Times New Roman"/>
          <w:sz w:val="20"/>
          <w:szCs w:val="20"/>
        </w:rPr>
        <w:t>development</w:t>
      </w:r>
      <w:r>
        <w:rPr>
          <w:rFonts w:ascii="Times New Roman" w:hAnsi="Times New Roman"/>
          <w:spacing w:val="-7"/>
          <w:sz w:val="20"/>
          <w:szCs w:val="20"/>
        </w:rPr>
        <w:t xml:space="preserve"> </w:t>
      </w:r>
      <w:r>
        <w:rPr>
          <w:rFonts w:ascii="Times New Roman" w:hAnsi="Times New Roman"/>
          <w:sz w:val="20"/>
          <w:szCs w:val="20"/>
        </w:rPr>
        <w:t>with</w:t>
      </w:r>
    </w:p>
    <w:p w:rsidR="00F42301" w:rsidRDefault="00F42301" w:rsidP="00963D01">
      <w:pPr>
        <w:widowControl w:val="0"/>
        <w:autoSpaceDE w:val="0"/>
        <w:autoSpaceDN w:val="0"/>
        <w:adjustRightInd w:val="0"/>
        <w:spacing w:before="10" w:after="0" w:line="250" w:lineRule="auto"/>
        <w:ind w:left="2326" w:right="863"/>
        <w:jc w:val="both"/>
        <w:rPr>
          <w:rFonts w:ascii="Times New Roman" w:hAnsi="Times New Roman"/>
          <w:sz w:val="20"/>
          <w:szCs w:val="20"/>
        </w:rPr>
      </w:pPr>
      <w:r>
        <w:rPr>
          <w:rFonts w:ascii="Times New Roman" w:hAnsi="Times New Roman"/>
          <w:sz w:val="20"/>
          <w:szCs w:val="20"/>
        </w:rPr>
        <w:t>emphasis</w:t>
      </w:r>
      <w:r>
        <w:rPr>
          <w:rFonts w:ascii="Times New Roman" w:hAnsi="Times New Roman"/>
          <w:spacing w:val="-2"/>
          <w:sz w:val="20"/>
          <w:szCs w:val="20"/>
        </w:rPr>
        <w:t xml:space="preserve"> </w:t>
      </w:r>
      <w:r>
        <w:rPr>
          <w:rFonts w:ascii="Times New Roman" w:hAnsi="Times New Roman"/>
          <w:sz w:val="20"/>
          <w:szCs w:val="20"/>
        </w:rPr>
        <w:t>on</w:t>
      </w:r>
      <w:r>
        <w:rPr>
          <w:rFonts w:ascii="Times New Roman" w:hAnsi="Times New Roman"/>
          <w:spacing w:val="-2"/>
          <w:sz w:val="20"/>
          <w:szCs w:val="20"/>
        </w:rPr>
        <w:t xml:space="preserve"> </w:t>
      </w:r>
      <w:r>
        <w:rPr>
          <w:rFonts w:ascii="Times New Roman" w:hAnsi="Times New Roman"/>
          <w:sz w:val="20"/>
          <w:szCs w:val="20"/>
        </w:rPr>
        <w:t>the</w:t>
      </w:r>
      <w:r>
        <w:rPr>
          <w:rFonts w:ascii="Times New Roman" w:hAnsi="Times New Roman"/>
          <w:spacing w:val="-2"/>
          <w:sz w:val="20"/>
          <w:szCs w:val="20"/>
        </w:rPr>
        <w:t xml:space="preserve"> </w:t>
      </w:r>
      <w:r>
        <w:rPr>
          <w:rFonts w:ascii="Times New Roman" w:hAnsi="Times New Roman"/>
          <w:sz w:val="20"/>
          <w:szCs w:val="20"/>
        </w:rPr>
        <w:t>general</w:t>
      </w:r>
      <w:r>
        <w:rPr>
          <w:rFonts w:ascii="Times New Roman" w:hAnsi="Times New Roman"/>
          <w:spacing w:val="-2"/>
          <w:sz w:val="20"/>
          <w:szCs w:val="20"/>
        </w:rPr>
        <w:t xml:space="preserve"> </w:t>
      </w:r>
      <w:r>
        <w:rPr>
          <w:rFonts w:ascii="Times New Roman" w:hAnsi="Times New Roman"/>
          <w:sz w:val="20"/>
          <w:szCs w:val="20"/>
        </w:rPr>
        <w:t>nursing</w:t>
      </w:r>
      <w:r>
        <w:rPr>
          <w:rFonts w:ascii="Times New Roman" w:hAnsi="Times New Roman"/>
          <w:spacing w:val="-2"/>
          <w:sz w:val="20"/>
          <w:szCs w:val="20"/>
        </w:rPr>
        <w:t xml:space="preserve"> </w:t>
      </w:r>
      <w:r>
        <w:rPr>
          <w:rFonts w:ascii="Times New Roman" w:hAnsi="Times New Roman"/>
          <w:sz w:val="20"/>
          <w:szCs w:val="20"/>
        </w:rPr>
        <w:t>curriculum</w:t>
      </w:r>
      <w:r>
        <w:rPr>
          <w:rFonts w:ascii="Times New Roman" w:hAnsi="Times New Roman"/>
          <w:spacing w:val="-2"/>
          <w:sz w:val="20"/>
          <w:szCs w:val="20"/>
        </w:rPr>
        <w:t xml:space="preserve"> </w:t>
      </w:r>
      <w:r>
        <w:rPr>
          <w:rFonts w:ascii="Times New Roman" w:hAnsi="Times New Roman"/>
          <w:sz w:val="20"/>
          <w:szCs w:val="20"/>
        </w:rPr>
        <w:t>and</w:t>
      </w:r>
      <w:r>
        <w:rPr>
          <w:rFonts w:ascii="Times New Roman" w:hAnsi="Times New Roman"/>
          <w:spacing w:val="-2"/>
          <w:sz w:val="20"/>
          <w:szCs w:val="20"/>
        </w:rPr>
        <w:t xml:space="preserve"> </w:t>
      </w:r>
      <w:r>
        <w:rPr>
          <w:rFonts w:ascii="Times New Roman" w:hAnsi="Times New Roman"/>
          <w:sz w:val="20"/>
          <w:szCs w:val="20"/>
        </w:rPr>
        <w:t>those</w:t>
      </w:r>
      <w:r>
        <w:rPr>
          <w:rFonts w:ascii="Times New Roman" w:hAnsi="Times New Roman"/>
          <w:spacing w:val="-2"/>
          <w:sz w:val="20"/>
          <w:szCs w:val="20"/>
        </w:rPr>
        <w:t xml:space="preserve"> </w:t>
      </w:r>
      <w:r>
        <w:rPr>
          <w:rFonts w:ascii="Times New Roman" w:hAnsi="Times New Roman"/>
          <w:sz w:val="20"/>
          <w:szCs w:val="20"/>
        </w:rPr>
        <w:t>of</w:t>
      </w:r>
      <w:r>
        <w:rPr>
          <w:rFonts w:ascii="Times New Roman" w:hAnsi="Times New Roman"/>
          <w:spacing w:val="-2"/>
          <w:sz w:val="20"/>
          <w:szCs w:val="20"/>
        </w:rPr>
        <w:t xml:space="preserve"> </w:t>
      </w:r>
      <w:r>
        <w:rPr>
          <w:rFonts w:ascii="Times New Roman" w:hAnsi="Times New Roman"/>
          <w:sz w:val="20"/>
          <w:szCs w:val="20"/>
        </w:rPr>
        <w:t>its</w:t>
      </w:r>
      <w:r>
        <w:rPr>
          <w:rFonts w:ascii="Times New Roman" w:hAnsi="Times New Roman"/>
          <w:spacing w:val="-2"/>
          <w:sz w:val="20"/>
          <w:szCs w:val="20"/>
        </w:rPr>
        <w:t xml:space="preserve"> </w:t>
      </w:r>
      <w:r>
        <w:rPr>
          <w:rFonts w:ascii="Times New Roman" w:hAnsi="Times New Roman"/>
          <w:sz w:val="20"/>
          <w:szCs w:val="20"/>
        </w:rPr>
        <w:t>specialities.</w:t>
      </w:r>
      <w:r>
        <w:rPr>
          <w:rFonts w:ascii="Times New Roman" w:hAnsi="Times New Roman"/>
          <w:spacing w:val="-2"/>
          <w:sz w:val="20"/>
          <w:szCs w:val="20"/>
        </w:rPr>
        <w:t xml:space="preserve"> </w:t>
      </w:r>
      <w:r>
        <w:rPr>
          <w:rFonts w:ascii="Times New Roman" w:hAnsi="Times New Roman"/>
          <w:sz w:val="20"/>
          <w:szCs w:val="20"/>
        </w:rPr>
        <w:t>It</w:t>
      </w:r>
      <w:r>
        <w:rPr>
          <w:rFonts w:ascii="Times New Roman" w:hAnsi="Times New Roman"/>
          <w:spacing w:val="-2"/>
          <w:sz w:val="20"/>
          <w:szCs w:val="20"/>
        </w:rPr>
        <w:t xml:space="preserve"> </w:t>
      </w:r>
      <w:r>
        <w:rPr>
          <w:rFonts w:ascii="Times New Roman" w:hAnsi="Times New Roman"/>
          <w:sz w:val="20"/>
          <w:szCs w:val="20"/>
        </w:rPr>
        <w:t>explores</w:t>
      </w:r>
      <w:r>
        <w:rPr>
          <w:rFonts w:ascii="Times New Roman" w:hAnsi="Times New Roman"/>
          <w:spacing w:val="-2"/>
          <w:sz w:val="20"/>
          <w:szCs w:val="20"/>
        </w:rPr>
        <w:t xml:space="preserve"> </w:t>
      </w:r>
      <w:r>
        <w:rPr>
          <w:rFonts w:ascii="Times New Roman" w:hAnsi="Times New Roman"/>
          <w:sz w:val="20"/>
          <w:szCs w:val="20"/>
        </w:rPr>
        <w:t>all</w:t>
      </w:r>
      <w:r>
        <w:rPr>
          <w:rFonts w:ascii="Times New Roman" w:hAnsi="Times New Roman"/>
          <w:spacing w:val="-2"/>
          <w:sz w:val="20"/>
          <w:szCs w:val="20"/>
        </w:rPr>
        <w:t xml:space="preserve"> </w:t>
      </w:r>
      <w:r>
        <w:rPr>
          <w:rFonts w:ascii="Times New Roman" w:hAnsi="Times New Roman"/>
          <w:sz w:val="20"/>
          <w:szCs w:val="20"/>
        </w:rPr>
        <w:t>the</w:t>
      </w:r>
      <w:r>
        <w:rPr>
          <w:rFonts w:ascii="Times New Roman" w:hAnsi="Times New Roman"/>
          <w:spacing w:val="-2"/>
          <w:sz w:val="20"/>
          <w:szCs w:val="20"/>
        </w:rPr>
        <w:t xml:space="preserve"> </w:t>
      </w:r>
      <w:r>
        <w:rPr>
          <w:rFonts w:ascii="Times New Roman" w:hAnsi="Times New Roman"/>
          <w:sz w:val="20"/>
          <w:szCs w:val="20"/>
        </w:rPr>
        <w:t>fac- tors</w:t>
      </w:r>
      <w:r>
        <w:rPr>
          <w:rFonts w:ascii="Times New Roman" w:hAnsi="Times New Roman"/>
          <w:spacing w:val="-6"/>
          <w:sz w:val="20"/>
          <w:szCs w:val="20"/>
        </w:rPr>
        <w:t xml:space="preserve"> </w:t>
      </w:r>
      <w:r>
        <w:rPr>
          <w:rFonts w:ascii="Times New Roman" w:hAnsi="Times New Roman"/>
          <w:sz w:val="20"/>
          <w:szCs w:val="20"/>
        </w:rPr>
        <w:t>for</w:t>
      </w:r>
      <w:r>
        <w:rPr>
          <w:rFonts w:ascii="Times New Roman" w:hAnsi="Times New Roman"/>
          <w:spacing w:val="-6"/>
          <w:sz w:val="20"/>
          <w:szCs w:val="20"/>
        </w:rPr>
        <w:t xml:space="preserve"> </w:t>
      </w:r>
      <w:r>
        <w:rPr>
          <w:rFonts w:ascii="Times New Roman" w:hAnsi="Times New Roman"/>
          <w:sz w:val="20"/>
          <w:szCs w:val="20"/>
        </w:rPr>
        <w:t>consideration</w:t>
      </w:r>
      <w:r>
        <w:rPr>
          <w:rFonts w:ascii="Times New Roman" w:hAnsi="Times New Roman"/>
          <w:spacing w:val="-6"/>
          <w:sz w:val="20"/>
          <w:szCs w:val="20"/>
        </w:rPr>
        <w:t xml:space="preserve"> </w:t>
      </w:r>
      <w:r>
        <w:rPr>
          <w:rFonts w:ascii="Times New Roman" w:hAnsi="Times New Roman"/>
          <w:sz w:val="20"/>
          <w:szCs w:val="20"/>
        </w:rPr>
        <w:t>in</w:t>
      </w:r>
      <w:r>
        <w:rPr>
          <w:rFonts w:ascii="Times New Roman" w:hAnsi="Times New Roman"/>
          <w:spacing w:val="-6"/>
          <w:sz w:val="20"/>
          <w:szCs w:val="20"/>
        </w:rPr>
        <w:t xml:space="preserve"> </w:t>
      </w:r>
      <w:r>
        <w:rPr>
          <w:rFonts w:ascii="Times New Roman" w:hAnsi="Times New Roman"/>
          <w:sz w:val="20"/>
          <w:szCs w:val="20"/>
        </w:rPr>
        <w:t>putting</w:t>
      </w:r>
      <w:r>
        <w:rPr>
          <w:rFonts w:ascii="Times New Roman" w:hAnsi="Times New Roman"/>
          <w:spacing w:val="-6"/>
          <w:sz w:val="20"/>
          <w:szCs w:val="20"/>
        </w:rPr>
        <w:t xml:space="preserve"> </w:t>
      </w:r>
      <w:r>
        <w:rPr>
          <w:rFonts w:ascii="Times New Roman" w:hAnsi="Times New Roman"/>
          <w:sz w:val="20"/>
          <w:szCs w:val="20"/>
        </w:rPr>
        <w:t>together</w:t>
      </w:r>
      <w:r>
        <w:rPr>
          <w:rFonts w:ascii="Times New Roman" w:hAnsi="Times New Roman"/>
          <w:spacing w:val="-6"/>
          <w:sz w:val="20"/>
          <w:szCs w:val="20"/>
        </w:rPr>
        <w:t xml:space="preserve"> </w:t>
      </w:r>
      <w:r>
        <w:rPr>
          <w:rFonts w:ascii="Times New Roman" w:hAnsi="Times New Roman"/>
          <w:sz w:val="20"/>
          <w:szCs w:val="20"/>
        </w:rPr>
        <w:t>a</w:t>
      </w:r>
      <w:r>
        <w:rPr>
          <w:rFonts w:ascii="Times New Roman" w:hAnsi="Times New Roman"/>
          <w:spacing w:val="-6"/>
          <w:sz w:val="20"/>
          <w:szCs w:val="20"/>
        </w:rPr>
        <w:t xml:space="preserve"> </w:t>
      </w:r>
      <w:r>
        <w:rPr>
          <w:rFonts w:ascii="Times New Roman" w:hAnsi="Times New Roman"/>
          <w:sz w:val="20"/>
          <w:szCs w:val="20"/>
        </w:rPr>
        <w:t>nursing</w:t>
      </w:r>
      <w:r>
        <w:rPr>
          <w:rFonts w:ascii="Times New Roman" w:hAnsi="Times New Roman"/>
          <w:spacing w:val="-6"/>
          <w:sz w:val="20"/>
          <w:szCs w:val="20"/>
        </w:rPr>
        <w:t xml:space="preserve"> </w:t>
      </w:r>
      <w:r>
        <w:rPr>
          <w:rFonts w:ascii="Times New Roman" w:hAnsi="Times New Roman"/>
          <w:sz w:val="20"/>
          <w:szCs w:val="20"/>
        </w:rPr>
        <w:t>educational</w:t>
      </w:r>
      <w:r>
        <w:rPr>
          <w:rFonts w:ascii="Times New Roman" w:hAnsi="Times New Roman"/>
          <w:spacing w:val="-6"/>
          <w:sz w:val="20"/>
          <w:szCs w:val="20"/>
        </w:rPr>
        <w:t xml:space="preserve"> </w:t>
      </w:r>
      <w:r>
        <w:rPr>
          <w:rFonts w:ascii="Times New Roman" w:hAnsi="Times New Roman"/>
          <w:sz w:val="20"/>
          <w:szCs w:val="20"/>
        </w:rPr>
        <w:t>curriculum</w:t>
      </w:r>
      <w:r>
        <w:rPr>
          <w:rFonts w:ascii="Times New Roman" w:hAnsi="Times New Roman"/>
          <w:spacing w:val="-6"/>
          <w:sz w:val="20"/>
          <w:szCs w:val="20"/>
        </w:rPr>
        <w:t xml:space="preserve"> </w:t>
      </w:r>
      <w:r>
        <w:rPr>
          <w:rFonts w:ascii="Times New Roman" w:hAnsi="Times New Roman"/>
          <w:sz w:val="20"/>
          <w:szCs w:val="20"/>
        </w:rPr>
        <w:t>from</w:t>
      </w:r>
      <w:r>
        <w:rPr>
          <w:rFonts w:ascii="Times New Roman" w:hAnsi="Times New Roman"/>
          <w:spacing w:val="-6"/>
          <w:sz w:val="20"/>
          <w:szCs w:val="20"/>
        </w:rPr>
        <w:t xml:space="preserve"> </w:t>
      </w:r>
      <w:r>
        <w:rPr>
          <w:rFonts w:ascii="Times New Roman" w:hAnsi="Times New Roman"/>
          <w:sz w:val="20"/>
          <w:szCs w:val="20"/>
        </w:rPr>
        <w:t>planning</w:t>
      </w:r>
      <w:r>
        <w:rPr>
          <w:rFonts w:ascii="Times New Roman" w:hAnsi="Times New Roman"/>
          <w:spacing w:val="-6"/>
          <w:sz w:val="20"/>
          <w:szCs w:val="20"/>
        </w:rPr>
        <w:t xml:space="preserve"> </w:t>
      </w:r>
      <w:r>
        <w:rPr>
          <w:rFonts w:ascii="Times New Roman" w:hAnsi="Times New Roman"/>
          <w:sz w:val="20"/>
          <w:szCs w:val="20"/>
        </w:rPr>
        <w:t>to</w:t>
      </w:r>
      <w:r>
        <w:rPr>
          <w:rFonts w:ascii="Times New Roman" w:hAnsi="Times New Roman"/>
          <w:spacing w:val="-6"/>
          <w:sz w:val="20"/>
          <w:szCs w:val="20"/>
        </w:rPr>
        <w:t xml:space="preserve"> </w:t>
      </w:r>
      <w:r>
        <w:rPr>
          <w:rFonts w:ascii="Times New Roman" w:hAnsi="Times New Roman"/>
          <w:sz w:val="20"/>
          <w:szCs w:val="20"/>
        </w:rPr>
        <w:t>the stage</w:t>
      </w:r>
      <w:r>
        <w:rPr>
          <w:rFonts w:ascii="Times New Roman" w:hAnsi="Times New Roman"/>
          <w:spacing w:val="-8"/>
          <w:sz w:val="20"/>
          <w:szCs w:val="20"/>
        </w:rPr>
        <w:t xml:space="preserve"> </w:t>
      </w:r>
      <w:r>
        <w:rPr>
          <w:rFonts w:ascii="Times New Roman" w:hAnsi="Times New Roman"/>
          <w:sz w:val="20"/>
          <w:szCs w:val="20"/>
        </w:rPr>
        <w:t>of</w:t>
      </w:r>
      <w:r>
        <w:rPr>
          <w:rFonts w:ascii="Times New Roman" w:hAnsi="Times New Roman"/>
          <w:spacing w:val="-8"/>
          <w:sz w:val="20"/>
          <w:szCs w:val="20"/>
        </w:rPr>
        <w:t xml:space="preserve"> </w:t>
      </w:r>
      <w:r>
        <w:rPr>
          <w:rFonts w:ascii="Times New Roman" w:hAnsi="Times New Roman"/>
          <w:sz w:val="20"/>
          <w:szCs w:val="20"/>
        </w:rPr>
        <w:t>evaluation.</w:t>
      </w:r>
      <w:r>
        <w:rPr>
          <w:rFonts w:ascii="Times New Roman" w:hAnsi="Times New Roman"/>
          <w:spacing w:val="-8"/>
          <w:sz w:val="20"/>
          <w:szCs w:val="20"/>
        </w:rPr>
        <w:t xml:space="preserve"> </w:t>
      </w:r>
      <w:r>
        <w:rPr>
          <w:rFonts w:ascii="Times New Roman" w:hAnsi="Times New Roman"/>
          <w:sz w:val="20"/>
          <w:szCs w:val="20"/>
        </w:rPr>
        <w:t>Special</w:t>
      </w:r>
      <w:r>
        <w:rPr>
          <w:rFonts w:ascii="Times New Roman" w:hAnsi="Times New Roman"/>
          <w:spacing w:val="-8"/>
          <w:sz w:val="20"/>
          <w:szCs w:val="20"/>
        </w:rPr>
        <w:t xml:space="preserve"> </w:t>
      </w:r>
      <w:r>
        <w:rPr>
          <w:rFonts w:ascii="Times New Roman" w:hAnsi="Times New Roman"/>
          <w:sz w:val="20"/>
          <w:szCs w:val="20"/>
        </w:rPr>
        <w:t>consideration</w:t>
      </w:r>
      <w:r>
        <w:rPr>
          <w:rFonts w:ascii="Times New Roman" w:hAnsi="Times New Roman"/>
          <w:spacing w:val="-8"/>
          <w:sz w:val="20"/>
          <w:szCs w:val="20"/>
        </w:rPr>
        <w:t xml:space="preserve"> </w:t>
      </w:r>
      <w:r>
        <w:rPr>
          <w:rFonts w:ascii="Times New Roman" w:hAnsi="Times New Roman"/>
          <w:sz w:val="20"/>
          <w:szCs w:val="20"/>
        </w:rPr>
        <w:t>will</w:t>
      </w:r>
      <w:r>
        <w:rPr>
          <w:rFonts w:ascii="Times New Roman" w:hAnsi="Times New Roman"/>
          <w:spacing w:val="-8"/>
          <w:sz w:val="20"/>
          <w:szCs w:val="20"/>
        </w:rPr>
        <w:t xml:space="preserve"> </w:t>
      </w:r>
      <w:r>
        <w:rPr>
          <w:rFonts w:ascii="Times New Roman" w:hAnsi="Times New Roman"/>
          <w:sz w:val="20"/>
          <w:szCs w:val="20"/>
        </w:rPr>
        <w:t>be</w:t>
      </w:r>
      <w:r>
        <w:rPr>
          <w:rFonts w:ascii="Times New Roman" w:hAnsi="Times New Roman"/>
          <w:spacing w:val="-8"/>
          <w:sz w:val="20"/>
          <w:szCs w:val="20"/>
        </w:rPr>
        <w:t xml:space="preserve"> </w:t>
      </w:r>
      <w:r>
        <w:rPr>
          <w:rFonts w:ascii="Times New Roman" w:hAnsi="Times New Roman"/>
          <w:sz w:val="20"/>
          <w:szCs w:val="20"/>
        </w:rPr>
        <w:t>given</w:t>
      </w:r>
      <w:r>
        <w:rPr>
          <w:rFonts w:ascii="Times New Roman" w:hAnsi="Times New Roman"/>
          <w:spacing w:val="-8"/>
          <w:sz w:val="20"/>
          <w:szCs w:val="20"/>
        </w:rPr>
        <w:t xml:space="preserve"> </w:t>
      </w:r>
      <w:r>
        <w:rPr>
          <w:rFonts w:ascii="Times New Roman" w:hAnsi="Times New Roman"/>
          <w:sz w:val="20"/>
          <w:szCs w:val="20"/>
        </w:rPr>
        <w:t>to</w:t>
      </w:r>
      <w:r>
        <w:rPr>
          <w:rFonts w:ascii="Times New Roman" w:hAnsi="Times New Roman"/>
          <w:spacing w:val="-8"/>
          <w:sz w:val="20"/>
          <w:szCs w:val="20"/>
        </w:rPr>
        <w:t xml:space="preserve"> </w:t>
      </w:r>
      <w:r>
        <w:rPr>
          <w:rFonts w:ascii="Times New Roman" w:hAnsi="Times New Roman"/>
          <w:sz w:val="20"/>
          <w:szCs w:val="20"/>
        </w:rPr>
        <w:t>philosophies,</w:t>
      </w:r>
      <w:r>
        <w:rPr>
          <w:rFonts w:ascii="Times New Roman" w:hAnsi="Times New Roman"/>
          <w:spacing w:val="-8"/>
          <w:sz w:val="20"/>
          <w:szCs w:val="20"/>
        </w:rPr>
        <w:t xml:space="preserve"> </w:t>
      </w:r>
      <w:r>
        <w:rPr>
          <w:rFonts w:ascii="Times New Roman" w:hAnsi="Times New Roman"/>
          <w:sz w:val="20"/>
          <w:szCs w:val="20"/>
        </w:rPr>
        <w:t>nursing</w:t>
      </w:r>
      <w:r>
        <w:rPr>
          <w:rFonts w:ascii="Times New Roman" w:hAnsi="Times New Roman"/>
          <w:spacing w:val="-8"/>
          <w:sz w:val="20"/>
          <w:szCs w:val="20"/>
        </w:rPr>
        <w:t xml:space="preserve"> </w:t>
      </w:r>
      <w:r>
        <w:rPr>
          <w:rFonts w:ascii="Times New Roman" w:hAnsi="Times New Roman"/>
          <w:sz w:val="20"/>
          <w:szCs w:val="20"/>
        </w:rPr>
        <w:t>theories,</w:t>
      </w:r>
      <w:r>
        <w:rPr>
          <w:rFonts w:ascii="Times New Roman" w:hAnsi="Times New Roman"/>
          <w:spacing w:val="-8"/>
          <w:sz w:val="20"/>
          <w:szCs w:val="20"/>
        </w:rPr>
        <w:t xml:space="preserve"> </w:t>
      </w:r>
      <w:r>
        <w:rPr>
          <w:rFonts w:ascii="Times New Roman" w:hAnsi="Times New Roman"/>
          <w:sz w:val="20"/>
          <w:szCs w:val="20"/>
        </w:rPr>
        <w:t xml:space="preserve">health needs and problems; needed human and material resources; legal and </w:t>
      </w:r>
      <w:r>
        <w:rPr>
          <w:rFonts w:ascii="Times New Roman" w:hAnsi="Times New Roman"/>
          <w:sz w:val="20"/>
          <w:szCs w:val="20"/>
        </w:rPr>
        <w:lastRenderedPageBreak/>
        <w:t>administrative conside</w:t>
      </w:r>
      <w:r>
        <w:rPr>
          <w:rFonts w:ascii="Times New Roman" w:hAnsi="Times New Roman"/>
          <w:spacing w:val="-4"/>
          <w:sz w:val="20"/>
          <w:szCs w:val="20"/>
        </w:rPr>
        <w:t>r</w:t>
      </w:r>
      <w:r>
        <w:rPr>
          <w:rFonts w:ascii="Times New Roman" w:hAnsi="Times New Roman"/>
          <w:sz w:val="20"/>
          <w:szCs w:val="20"/>
        </w:rPr>
        <w:t>- ations; student a</w:t>
      </w:r>
      <w:r>
        <w:rPr>
          <w:rFonts w:ascii="Times New Roman" w:hAnsi="Times New Roman"/>
          <w:spacing w:val="-4"/>
          <w:sz w:val="20"/>
          <w:szCs w:val="20"/>
        </w:rPr>
        <w:t>f</w:t>
      </w:r>
      <w:r>
        <w:rPr>
          <w:rFonts w:ascii="Times New Roman" w:hAnsi="Times New Roman"/>
          <w:sz w:val="20"/>
          <w:szCs w:val="20"/>
        </w:rPr>
        <w:t>fairs and services; curriculum implementation and curriculum evaluation.</w:t>
      </w:r>
    </w:p>
    <w:p w:rsidR="00F42301" w:rsidRDefault="00F42301" w:rsidP="00963D01">
      <w:pPr>
        <w:widowControl w:val="0"/>
        <w:autoSpaceDE w:val="0"/>
        <w:autoSpaceDN w:val="0"/>
        <w:adjustRightInd w:val="0"/>
        <w:spacing w:before="10" w:after="0" w:line="250" w:lineRule="auto"/>
        <w:ind w:left="2326" w:right="863"/>
        <w:jc w:val="both"/>
        <w:rPr>
          <w:rFonts w:ascii="Times New Roman" w:hAnsi="Times New Roman"/>
          <w:sz w:val="20"/>
          <w:szCs w:val="20"/>
        </w:rPr>
        <w:sectPr w:rsidR="00F42301">
          <w:pgSz w:w="12240" w:h="15840"/>
          <w:pgMar w:top="260" w:right="1280" w:bottom="280" w:left="200" w:header="0" w:footer="1044" w:gutter="0"/>
          <w:cols w:space="720" w:equalWidth="0">
            <w:col w:w="10760"/>
          </w:cols>
          <w:noEndnote/>
        </w:sectPr>
      </w:pPr>
    </w:p>
    <w:tbl>
      <w:tblPr>
        <w:tblW w:w="0" w:type="auto"/>
        <w:tblInd w:w="101" w:type="dxa"/>
        <w:tblLayout w:type="fixed"/>
        <w:tblCellMar>
          <w:left w:w="0" w:type="dxa"/>
          <w:right w:w="0" w:type="dxa"/>
        </w:tblCellMar>
        <w:tblLook w:val="0000"/>
      </w:tblPr>
      <w:tblGrid>
        <w:gridCol w:w="4876"/>
        <w:gridCol w:w="4560"/>
        <w:gridCol w:w="1067"/>
      </w:tblGrid>
      <w:tr w:rsidR="00F42301" w:rsidRPr="00FA7AC7" w:rsidTr="00F319A1">
        <w:trPr>
          <w:trHeight w:hRule="exact" w:val="235"/>
        </w:trPr>
        <w:tc>
          <w:tcPr>
            <w:tcW w:w="4876" w:type="dxa"/>
            <w:tcBorders>
              <w:top w:val="nil"/>
              <w:left w:val="nil"/>
              <w:bottom w:val="single" w:sz="4" w:space="0" w:color="191919"/>
              <w:right w:val="single" w:sz="4" w:space="0" w:color="191919"/>
            </w:tcBorders>
          </w:tcPr>
          <w:p w:rsidR="00F42301" w:rsidRPr="00FA7AC7" w:rsidRDefault="00F42301" w:rsidP="00F319A1">
            <w:pPr>
              <w:widowControl w:val="0"/>
              <w:autoSpaceDE w:val="0"/>
              <w:autoSpaceDN w:val="0"/>
              <w:adjustRightInd w:val="0"/>
              <w:spacing w:after="0"/>
              <w:rPr>
                <w:rFonts w:ascii="Times New Roman" w:hAnsi="Times New Roman"/>
                <w:sz w:val="24"/>
                <w:szCs w:val="24"/>
              </w:rPr>
            </w:pPr>
          </w:p>
        </w:tc>
        <w:tc>
          <w:tcPr>
            <w:tcW w:w="4560" w:type="dxa"/>
            <w:vMerge w:val="restart"/>
            <w:tcBorders>
              <w:top w:val="single" w:sz="4" w:space="0" w:color="191919"/>
              <w:left w:val="single" w:sz="4" w:space="0" w:color="191919"/>
              <w:bottom w:val="single" w:sz="4" w:space="0" w:color="191919"/>
              <w:right w:val="single" w:sz="4" w:space="0" w:color="191919"/>
            </w:tcBorders>
          </w:tcPr>
          <w:p w:rsidR="00F42301" w:rsidRPr="00FA7AC7" w:rsidRDefault="00F42301" w:rsidP="00F319A1">
            <w:pPr>
              <w:widowControl w:val="0"/>
              <w:autoSpaceDE w:val="0"/>
              <w:autoSpaceDN w:val="0"/>
              <w:adjustRightInd w:val="0"/>
              <w:spacing w:before="8" w:after="0" w:line="160" w:lineRule="exact"/>
              <w:rPr>
                <w:rFonts w:ascii="Times New Roman" w:hAnsi="Times New Roman"/>
                <w:sz w:val="16"/>
                <w:szCs w:val="16"/>
              </w:rPr>
            </w:pPr>
          </w:p>
          <w:p w:rsidR="00F42301" w:rsidRPr="00FA7AC7" w:rsidRDefault="00F42301" w:rsidP="00F319A1">
            <w:pPr>
              <w:widowControl w:val="0"/>
              <w:autoSpaceDE w:val="0"/>
              <w:autoSpaceDN w:val="0"/>
              <w:adjustRightInd w:val="0"/>
              <w:spacing w:after="0"/>
              <w:ind w:left="1973"/>
              <w:rPr>
                <w:rFonts w:ascii="Times New Roman" w:hAnsi="Times New Roman"/>
                <w:sz w:val="24"/>
                <w:szCs w:val="24"/>
              </w:rPr>
            </w:pPr>
            <w:r w:rsidRPr="00FA7AC7">
              <w:rPr>
                <w:rFonts w:ascii="Times New Roman" w:hAnsi="Times New Roman"/>
                <w:b/>
                <w:bCs/>
                <w:color w:val="191919"/>
                <w:sz w:val="36"/>
                <w:szCs w:val="36"/>
              </w:rPr>
              <w:t>N</w:t>
            </w:r>
            <w:r w:rsidRPr="00FA7AC7">
              <w:rPr>
                <w:rFonts w:ascii="Times New Roman" w:hAnsi="Times New Roman"/>
                <w:b/>
                <w:bCs/>
                <w:color w:val="191919"/>
                <w:sz w:val="27"/>
                <w:szCs w:val="27"/>
              </w:rPr>
              <w:t>URSING</w:t>
            </w:r>
          </w:p>
        </w:tc>
        <w:tc>
          <w:tcPr>
            <w:tcW w:w="1067" w:type="dxa"/>
            <w:tcBorders>
              <w:top w:val="nil"/>
              <w:left w:val="single" w:sz="4" w:space="0" w:color="191919"/>
              <w:bottom w:val="single" w:sz="4" w:space="0" w:color="191919"/>
              <w:right w:val="nil"/>
            </w:tcBorders>
          </w:tcPr>
          <w:p w:rsidR="00F42301" w:rsidRPr="00FA7AC7" w:rsidRDefault="00F42301" w:rsidP="00F319A1">
            <w:pPr>
              <w:widowControl w:val="0"/>
              <w:autoSpaceDE w:val="0"/>
              <w:autoSpaceDN w:val="0"/>
              <w:adjustRightInd w:val="0"/>
              <w:spacing w:after="0"/>
              <w:rPr>
                <w:rFonts w:ascii="Times New Roman" w:hAnsi="Times New Roman"/>
                <w:sz w:val="24"/>
                <w:szCs w:val="24"/>
              </w:rPr>
            </w:pPr>
          </w:p>
        </w:tc>
      </w:tr>
      <w:tr w:rsidR="00F42301" w:rsidRPr="00FA7AC7" w:rsidTr="00F319A1">
        <w:trPr>
          <w:trHeight w:hRule="exact" w:val="256"/>
        </w:trPr>
        <w:tc>
          <w:tcPr>
            <w:tcW w:w="4876" w:type="dxa"/>
            <w:tcBorders>
              <w:top w:val="single" w:sz="4" w:space="0" w:color="191919"/>
              <w:left w:val="nil"/>
              <w:bottom w:val="single" w:sz="4" w:space="0" w:color="191919"/>
              <w:right w:val="single" w:sz="4" w:space="0" w:color="191919"/>
            </w:tcBorders>
          </w:tcPr>
          <w:p w:rsidR="00F42301" w:rsidRPr="00FA7AC7" w:rsidRDefault="00F42301" w:rsidP="00F319A1">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F319A1">
            <w:pPr>
              <w:widowControl w:val="0"/>
              <w:autoSpaceDE w:val="0"/>
              <w:autoSpaceDN w:val="0"/>
              <w:adjustRightInd w:val="0"/>
              <w:spacing w:after="0"/>
              <w:rPr>
                <w:rFonts w:ascii="Times New Roman" w:hAnsi="Times New Roman"/>
                <w:sz w:val="24"/>
                <w:szCs w:val="24"/>
              </w:rPr>
            </w:pPr>
          </w:p>
        </w:tc>
        <w:tc>
          <w:tcPr>
            <w:tcW w:w="1067" w:type="dxa"/>
            <w:tcBorders>
              <w:top w:val="single" w:sz="4" w:space="0" w:color="191919"/>
              <w:left w:val="single" w:sz="4" w:space="0" w:color="191919"/>
              <w:bottom w:val="single" w:sz="4" w:space="0" w:color="191919"/>
              <w:right w:val="nil"/>
            </w:tcBorders>
          </w:tcPr>
          <w:p w:rsidR="00F42301" w:rsidRPr="00FA7AC7" w:rsidRDefault="00F42301" w:rsidP="00F319A1">
            <w:pPr>
              <w:widowControl w:val="0"/>
              <w:autoSpaceDE w:val="0"/>
              <w:autoSpaceDN w:val="0"/>
              <w:adjustRightInd w:val="0"/>
              <w:spacing w:after="0"/>
              <w:rPr>
                <w:rFonts w:ascii="Times New Roman" w:hAnsi="Times New Roman"/>
                <w:sz w:val="24"/>
                <w:szCs w:val="24"/>
              </w:rPr>
            </w:pPr>
          </w:p>
        </w:tc>
      </w:tr>
      <w:tr w:rsidR="00F42301" w:rsidRPr="00FA7AC7" w:rsidTr="00F319A1">
        <w:trPr>
          <w:trHeight w:hRule="exact" w:val="219"/>
        </w:trPr>
        <w:tc>
          <w:tcPr>
            <w:tcW w:w="4876" w:type="dxa"/>
            <w:tcBorders>
              <w:top w:val="single" w:sz="4" w:space="0" w:color="191919"/>
              <w:left w:val="nil"/>
              <w:bottom w:val="nil"/>
              <w:right w:val="single" w:sz="4" w:space="0" w:color="191919"/>
            </w:tcBorders>
          </w:tcPr>
          <w:p w:rsidR="00F42301" w:rsidRPr="00FA7AC7" w:rsidRDefault="00F42301" w:rsidP="00F319A1">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F319A1">
            <w:pPr>
              <w:widowControl w:val="0"/>
              <w:autoSpaceDE w:val="0"/>
              <w:autoSpaceDN w:val="0"/>
              <w:adjustRightInd w:val="0"/>
              <w:spacing w:after="0"/>
              <w:rPr>
                <w:rFonts w:ascii="Times New Roman" w:hAnsi="Times New Roman"/>
                <w:sz w:val="24"/>
                <w:szCs w:val="24"/>
              </w:rPr>
            </w:pPr>
          </w:p>
        </w:tc>
        <w:tc>
          <w:tcPr>
            <w:tcW w:w="1067" w:type="dxa"/>
            <w:tcBorders>
              <w:top w:val="single" w:sz="4" w:space="0" w:color="191919"/>
              <w:left w:val="single" w:sz="4" w:space="0" w:color="191919"/>
              <w:bottom w:val="nil"/>
              <w:right w:val="nil"/>
            </w:tcBorders>
          </w:tcPr>
          <w:p w:rsidR="00F42301" w:rsidRPr="00FA7AC7" w:rsidRDefault="00F42301" w:rsidP="00F319A1">
            <w:pPr>
              <w:widowControl w:val="0"/>
              <w:autoSpaceDE w:val="0"/>
              <w:autoSpaceDN w:val="0"/>
              <w:adjustRightInd w:val="0"/>
              <w:spacing w:after="0"/>
              <w:rPr>
                <w:rFonts w:ascii="Times New Roman" w:hAnsi="Times New Roman"/>
                <w:sz w:val="24"/>
                <w:szCs w:val="24"/>
              </w:rPr>
            </w:pPr>
          </w:p>
        </w:tc>
      </w:tr>
    </w:tbl>
    <w:p w:rsidR="00F42301" w:rsidRDefault="00F42301" w:rsidP="00963D01">
      <w:pPr>
        <w:widowControl w:val="0"/>
        <w:autoSpaceDE w:val="0"/>
        <w:autoSpaceDN w:val="0"/>
        <w:adjustRightInd w:val="0"/>
        <w:spacing w:after="0" w:line="200" w:lineRule="exact"/>
        <w:rPr>
          <w:rFonts w:ascii="Times New Roman" w:hAnsi="Times New Roman"/>
          <w:sz w:val="20"/>
          <w:szCs w:val="20"/>
        </w:rPr>
      </w:pPr>
    </w:p>
    <w:p w:rsidR="00F42301" w:rsidRDefault="00F42301" w:rsidP="00963D01">
      <w:pPr>
        <w:widowControl w:val="0"/>
        <w:autoSpaceDE w:val="0"/>
        <w:autoSpaceDN w:val="0"/>
        <w:adjustRightInd w:val="0"/>
        <w:spacing w:before="17" w:after="0" w:line="280" w:lineRule="exact"/>
        <w:rPr>
          <w:rFonts w:ascii="Times New Roman" w:hAnsi="Times New Roman"/>
          <w:sz w:val="28"/>
          <w:szCs w:val="28"/>
        </w:rPr>
      </w:pPr>
    </w:p>
    <w:p w:rsidR="00F42301" w:rsidRDefault="00F42301" w:rsidP="00963D01">
      <w:pPr>
        <w:widowControl w:val="0"/>
        <w:autoSpaceDE w:val="0"/>
        <w:autoSpaceDN w:val="0"/>
        <w:adjustRightInd w:val="0"/>
        <w:spacing w:before="27" w:after="0" w:line="250" w:lineRule="auto"/>
        <w:ind w:left="1221" w:right="1949" w:hanging="360"/>
        <w:jc w:val="both"/>
        <w:rPr>
          <w:rFonts w:ascii="Times New Roman" w:hAnsi="Times New Roman"/>
          <w:sz w:val="20"/>
          <w:szCs w:val="20"/>
        </w:rPr>
      </w:pPr>
      <w:r w:rsidRPr="00607700">
        <w:rPr>
          <w:rFonts w:ascii="Calibri" w:hAnsi="Calibri"/>
          <w:noProof/>
          <w:lang w:eastAsia="en-US"/>
        </w:rPr>
        <w:pict>
          <v:group id="_x0000_s3655" style="position:absolute;left:0;text-align:left;margin-left:316.1pt;margin-top:-53.1pt;width:31.2pt;height:31.05pt;z-index:-251599872;mso-position-horizontal-relative:page" coordorigin="6322,-1062" coordsize="624,621" o:allowincell="f">
            <v:rect id="_x0000_s3656" style="position:absolute;left:6327;top:-1057;width:613;height:610" o:allowincell="f" stroked="f">
              <v:path arrowok="t"/>
            </v:rect>
            <v:rect id="_x0000_s3657" style="position:absolute;left:6328;top:-1057;width:620;height:620;mso-position-horizontal-relative:page" o:allowincell="f" filled="f" stroked="f">
              <v:textbox inset="0,0,0,0">
                <w:txbxContent>
                  <w:p w:rsidR="00F42301" w:rsidRDefault="00F42301" w:rsidP="00963D01">
                    <w:pPr>
                      <w:spacing w:after="0" w:line="620" w:lineRule="atLeast"/>
                      <w:rPr>
                        <w:rFonts w:ascii="Times New Roman" w:hAnsi="Times New Roman"/>
                        <w:sz w:val="24"/>
                        <w:szCs w:val="24"/>
                      </w:rPr>
                    </w:pPr>
                    <w:r>
                      <w:rPr>
                        <w:rFonts w:ascii="Times New Roman" w:hAnsi="Times New Roman"/>
                        <w:noProof/>
                        <w:sz w:val="24"/>
                        <w:szCs w:val="24"/>
                      </w:rPr>
                      <w:drawing>
                        <wp:inline distT="0" distB="0" distL="0" distR="0">
                          <wp:extent cx="390525" cy="390525"/>
                          <wp:effectExtent l="19050" t="0" r="9525" b="0"/>
                          <wp:docPr id="71"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5"/>
                                  <a:srcRect/>
                                  <a:stretch>
                                    <a:fillRect/>
                                  </a:stretch>
                                </pic:blipFill>
                                <pic:spPr bwMode="auto">
                                  <a:xfrm>
                                    <a:off x="0" y="0"/>
                                    <a:ext cx="390525" cy="390525"/>
                                  </a:xfrm>
                                  <a:prstGeom prst="rect">
                                    <a:avLst/>
                                  </a:prstGeom>
                                  <a:noFill/>
                                  <a:ln w="9525">
                                    <a:noFill/>
                                    <a:miter lim="800000"/>
                                    <a:headEnd/>
                                    <a:tailEnd/>
                                  </a:ln>
                                </pic:spPr>
                              </pic:pic>
                            </a:graphicData>
                          </a:graphic>
                        </wp:inline>
                      </w:drawing>
                    </w:r>
                  </w:p>
                  <w:p w:rsidR="00F42301" w:rsidRDefault="00F42301" w:rsidP="00963D01">
                    <w:pPr>
                      <w:widowControl w:val="0"/>
                      <w:autoSpaceDE w:val="0"/>
                      <w:autoSpaceDN w:val="0"/>
                      <w:adjustRightInd w:val="0"/>
                      <w:spacing w:after="0"/>
                      <w:rPr>
                        <w:rFonts w:ascii="Times New Roman" w:hAnsi="Times New Roman"/>
                        <w:sz w:val="24"/>
                        <w:szCs w:val="24"/>
                      </w:rPr>
                    </w:pPr>
                  </w:p>
                </w:txbxContent>
              </v:textbox>
            </v:rect>
            <w10:wrap anchorx="page"/>
          </v:group>
        </w:pict>
      </w:r>
      <w:r>
        <w:rPr>
          <w:rFonts w:ascii="Times New Roman" w:hAnsi="Times New Roman"/>
          <w:b/>
          <w:bCs/>
          <w:sz w:val="20"/>
          <w:szCs w:val="20"/>
        </w:rPr>
        <w:t>NURS</w:t>
      </w:r>
      <w:r>
        <w:rPr>
          <w:rFonts w:ascii="Times New Roman" w:hAnsi="Times New Roman"/>
          <w:b/>
          <w:bCs/>
          <w:spacing w:val="-3"/>
          <w:sz w:val="20"/>
          <w:szCs w:val="20"/>
        </w:rPr>
        <w:t xml:space="preserve"> </w:t>
      </w:r>
      <w:r>
        <w:rPr>
          <w:rFonts w:ascii="Times New Roman" w:hAnsi="Times New Roman"/>
          <w:b/>
          <w:bCs/>
          <w:sz w:val="20"/>
          <w:szCs w:val="20"/>
        </w:rPr>
        <w:t>6000</w:t>
      </w:r>
      <w:r>
        <w:rPr>
          <w:rFonts w:ascii="Times New Roman" w:hAnsi="Times New Roman"/>
          <w:b/>
          <w:bCs/>
          <w:spacing w:val="-3"/>
          <w:sz w:val="20"/>
          <w:szCs w:val="20"/>
        </w:rPr>
        <w:t xml:space="preserve"> </w:t>
      </w:r>
      <w:r>
        <w:rPr>
          <w:rFonts w:ascii="Times New Roman" w:hAnsi="Times New Roman"/>
          <w:b/>
          <w:bCs/>
          <w:sz w:val="20"/>
          <w:szCs w:val="20"/>
        </w:rPr>
        <w:t>-</w:t>
      </w:r>
      <w:r>
        <w:rPr>
          <w:rFonts w:ascii="Times New Roman" w:hAnsi="Times New Roman"/>
          <w:b/>
          <w:bCs/>
          <w:spacing w:val="-3"/>
          <w:sz w:val="20"/>
          <w:szCs w:val="20"/>
        </w:rPr>
        <w:t xml:space="preserve"> </w:t>
      </w:r>
      <w:r>
        <w:rPr>
          <w:rFonts w:ascii="Times New Roman" w:hAnsi="Times New Roman"/>
          <w:b/>
          <w:bCs/>
          <w:sz w:val="20"/>
          <w:szCs w:val="20"/>
        </w:rPr>
        <w:t>Di</w:t>
      </w:r>
      <w:r>
        <w:rPr>
          <w:rFonts w:ascii="Times New Roman" w:hAnsi="Times New Roman"/>
          <w:b/>
          <w:bCs/>
          <w:spacing w:val="-4"/>
          <w:sz w:val="20"/>
          <w:szCs w:val="20"/>
        </w:rPr>
        <w:t>r</w:t>
      </w:r>
      <w:r>
        <w:rPr>
          <w:rFonts w:ascii="Times New Roman" w:hAnsi="Times New Roman"/>
          <w:b/>
          <w:bCs/>
          <w:sz w:val="20"/>
          <w:szCs w:val="20"/>
        </w:rPr>
        <w:t>ected</w:t>
      </w:r>
      <w:r>
        <w:rPr>
          <w:rFonts w:ascii="Times New Roman" w:hAnsi="Times New Roman"/>
          <w:b/>
          <w:bCs/>
          <w:spacing w:val="-3"/>
          <w:sz w:val="20"/>
          <w:szCs w:val="20"/>
        </w:rPr>
        <w:t xml:space="preserve"> </w:t>
      </w:r>
      <w:r>
        <w:rPr>
          <w:rFonts w:ascii="Times New Roman" w:hAnsi="Times New Roman"/>
          <w:b/>
          <w:bCs/>
          <w:sz w:val="20"/>
          <w:szCs w:val="20"/>
        </w:rPr>
        <w:t>Stud</w:t>
      </w:r>
      <w:r>
        <w:rPr>
          <w:rFonts w:ascii="Times New Roman" w:hAnsi="Times New Roman"/>
          <w:b/>
          <w:bCs/>
          <w:spacing w:val="-11"/>
          <w:sz w:val="20"/>
          <w:szCs w:val="20"/>
        </w:rPr>
        <w:t>y</w:t>
      </w:r>
      <w:r>
        <w:rPr>
          <w:rFonts w:ascii="Times New Roman" w:hAnsi="Times New Roman"/>
          <w:b/>
          <w:bCs/>
          <w:sz w:val="20"/>
          <w:szCs w:val="20"/>
        </w:rPr>
        <w:t>...............................................................................................</w:t>
      </w:r>
      <w:r>
        <w:rPr>
          <w:rFonts w:ascii="Times New Roman" w:hAnsi="Times New Roman"/>
          <w:b/>
          <w:bCs/>
          <w:spacing w:val="-18"/>
          <w:sz w:val="20"/>
          <w:szCs w:val="20"/>
        </w:rPr>
        <w:t>V</w:t>
      </w:r>
      <w:r>
        <w:rPr>
          <w:rFonts w:ascii="Times New Roman" w:hAnsi="Times New Roman"/>
          <w:b/>
          <w:bCs/>
          <w:sz w:val="20"/>
          <w:szCs w:val="20"/>
        </w:rPr>
        <w:t xml:space="preserve">ariable </w:t>
      </w:r>
      <w:r>
        <w:rPr>
          <w:rFonts w:ascii="Times New Roman" w:hAnsi="Times New Roman"/>
          <w:spacing w:val="1"/>
          <w:sz w:val="20"/>
          <w:szCs w:val="20"/>
        </w:rPr>
        <w:t>Independen</w:t>
      </w:r>
      <w:r>
        <w:rPr>
          <w:rFonts w:ascii="Times New Roman" w:hAnsi="Times New Roman"/>
          <w:sz w:val="20"/>
          <w:szCs w:val="20"/>
        </w:rPr>
        <w:t xml:space="preserve">t </w:t>
      </w:r>
      <w:r>
        <w:rPr>
          <w:rFonts w:ascii="Times New Roman" w:hAnsi="Times New Roman"/>
          <w:spacing w:val="1"/>
          <w:sz w:val="20"/>
          <w:szCs w:val="20"/>
        </w:rPr>
        <w:t>exploratio</w:t>
      </w:r>
      <w:r>
        <w:rPr>
          <w:rFonts w:ascii="Times New Roman" w:hAnsi="Times New Roman"/>
          <w:sz w:val="20"/>
          <w:szCs w:val="20"/>
        </w:rPr>
        <w:t xml:space="preserve">n </w:t>
      </w:r>
      <w:r>
        <w:rPr>
          <w:rFonts w:ascii="Times New Roman" w:hAnsi="Times New Roman"/>
          <w:spacing w:val="1"/>
          <w:sz w:val="20"/>
          <w:szCs w:val="20"/>
        </w:rPr>
        <w:t>o</w:t>
      </w:r>
      <w:r>
        <w:rPr>
          <w:rFonts w:ascii="Times New Roman" w:hAnsi="Times New Roman"/>
          <w:sz w:val="20"/>
          <w:szCs w:val="20"/>
        </w:rPr>
        <w:t xml:space="preserve">f a </w:t>
      </w:r>
      <w:r>
        <w:rPr>
          <w:rFonts w:ascii="Times New Roman" w:hAnsi="Times New Roman"/>
          <w:spacing w:val="1"/>
          <w:sz w:val="20"/>
          <w:szCs w:val="20"/>
        </w:rPr>
        <w:t>topi</w:t>
      </w:r>
      <w:r>
        <w:rPr>
          <w:rFonts w:ascii="Times New Roman" w:hAnsi="Times New Roman"/>
          <w:sz w:val="20"/>
          <w:szCs w:val="20"/>
        </w:rPr>
        <w:t xml:space="preserve">c </w:t>
      </w:r>
      <w:r>
        <w:rPr>
          <w:rFonts w:ascii="Times New Roman" w:hAnsi="Times New Roman"/>
          <w:spacing w:val="1"/>
          <w:sz w:val="20"/>
          <w:szCs w:val="20"/>
        </w:rPr>
        <w:t>fro</w:t>
      </w:r>
      <w:r>
        <w:rPr>
          <w:rFonts w:ascii="Times New Roman" w:hAnsi="Times New Roman"/>
          <w:sz w:val="20"/>
          <w:szCs w:val="20"/>
        </w:rPr>
        <w:t xml:space="preserve">m a </w:t>
      </w:r>
      <w:r>
        <w:rPr>
          <w:rFonts w:ascii="Times New Roman" w:hAnsi="Times New Roman"/>
          <w:spacing w:val="1"/>
          <w:sz w:val="20"/>
          <w:szCs w:val="20"/>
        </w:rPr>
        <w:t>nursin</w:t>
      </w:r>
      <w:r>
        <w:rPr>
          <w:rFonts w:ascii="Times New Roman" w:hAnsi="Times New Roman"/>
          <w:sz w:val="20"/>
          <w:szCs w:val="20"/>
        </w:rPr>
        <w:t xml:space="preserve">g </w:t>
      </w:r>
      <w:r>
        <w:rPr>
          <w:rFonts w:ascii="Times New Roman" w:hAnsi="Times New Roman"/>
          <w:spacing w:val="1"/>
          <w:sz w:val="20"/>
          <w:szCs w:val="20"/>
        </w:rPr>
        <w:t>practice</w:t>
      </w:r>
      <w:r>
        <w:rPr>
          <w:rFonts w:ascii="Times New Roman" w:hAnsi="Times New Roman"/>
          <w:sz w:val="20"/>
          <w:szCs w:val="20"/>
        </w:rPr>
        <w:t xml:space="preserve">, </w:t>
      </w:r>
      <w:r>
        <w:rPr>
          <w:rFonts w:ascii="Times New Roman" w:hAnsi="Times New Roman"/>
          <w:spacing w:val="1"/>
          <w:sz w:val="20"/>
          <w:szCs w:val="20"/>
        </w:rPr>
        <w:t>educatio</w:t>
      </w:r>
      <w:r>
        <w:rPr>
          <w:rFonts w:ascii="Times New Roman" w:hAnsi="Times New Roman"/>
          <w:sz w:val="20"/>
          <w:szCs w:val="20"/>
        </w:rPr>
        <w:t xml:space="preserve">n </w:t>
      </w:r>
      <w:r>
        <w:rPr>
          <w:rFonts w:ascii="Times New Roman" w:hAnsi="Times New Roman"/>
          <w:spacing w:val="1"/>
          <w:sz w:val="20"/>
          <w:szCs w:val="20"/>
        </w:rPr>
        <w:t>o</w:t>
      </w:r>
      <w:r>
        <w:rPr>
          <w:rFonts w:ascii="Times New Roman" w:hAnsi="Times New Roman"/>
          <w:sz w:val="20"/>
          <w:szCs w:val="20"/>
        </w:rPr>
        <w:t xml:space="preserve">r </w:t>
      </w:r>
      <w:r>
        <w:rPr>
          <w:rFonts w:ascii="Times New Roman" w:hAnsi="Times New Roman"/>
          <w:spacing w:val="1"/>
          <w:sz w:val="20"/>
          <w:szCs w:val="20"/>
        </w:rPr>
        <w:t>administratio</w:t>
      </w:r>
      <w:r>
        <w:rPr>
          <w:rFonts w:ascii="Times New Roman" w:hAnsi="Times New Roman"/>
          <w:sz w:val="20"/>
          <w:szCs w:val="20"/>
        </w:rPr>
        <w:t xml:space="preserve">n </w:t>
      </w:r>
      <w:r>
        <w:rPr>
          <w:rFonts w:ascii="Times New Roman" w:hAnsi="Times New Roman"/>
          <w:spacing w:val="1"/>
          <w:sz w:val="20"/>
          <w:szCs w:val="20"/>
        </w:rPr>
        <w:t>pe</w:t>
      </w:r>
      <w:r>
        <w:rPr>
          <w:rFonts w:ascii="Times New Roman" w:hAnsi="Times New Roman"/>
          <w:spacing w:val="-3"/>
          <w:sz w:val="20"/>
          <w:szCs w:val="20"/>
        </w:rPr>
        <w:t>r</w:t>
      </w:r>
      <w:r>
        <w:rPr>
          <w:rFonts w:ascii="Times New Roman" w:hAnsi="Times New Roman"/>
          <w:sz w:val="20"/>
          <w:szCs w:val="20"/>
        </w:rPr>
        <w:t xml:space="preserve">- spective. </w:t>
      </w:r>
      <w:r>
        <w:rPr>
          <w:rFonts w:ascii="Times New Roman" w:hAnsi="Times New Roman"/>
          <w:i/>
          <w:iCs/>
          <w:sz w:val="20"/>
          <w:szCs w:val="20"/>
        </w:rPr>
        <w:t>P</w:t>
      </w:r>
      <w:r>
        <w:rPr>
          <w:rFonts w:ascii="Times New Roman" w:hAnsi="Times New Roman"/>
          <w:i/>
          <w:iCs/>
          <w:spacing w:val="-7"/>
          <w:sz w:val="20"/>
          <w:szCs w:val="20"/>
        </w:rPr>
        <w:t>r</w:t>
      </w:r>
      <w:r>
        <w:rPr>
          <w:rFonts w:ascii="Times New Roman" w:hAnsi="Times New Roman"/>
          <w:i/>
          <w:iCs/>
          <w:sz w:val="20"/>
          <w:szCs w:val="20"/>
        </w:rPr>
        <w:t>e</w:t>
      </w:r>
      <w:r>
        <w:rPr>
          <w:rFonts w:ascii="Times New Roman" w:hAnsi="Times New Roman"/>
          <w:i/>
          <w:iCs/>
          <w:spacing w:val="-7"/>
          <w:sz w:val="20"/>
          <w:szCs w:val="20"/>
        </w:rPr>
        <w:t>r</w:t>
      </w:r>
      <w:r>
        <w:rPr>
          <w:rFonts w:ascii="Times New Roman" w:hAnsi="Times New Roman"/>
          <w:i/>
          <w:iCs/>
          <w:sz w:val="20"/>
          <w:szCs w:val="20"/>
        </w:rPr>
        <w:t>equisite:</w:t>
      </w:r>
      <w:r>
        <w:rPr>
          <w:rFonts w:ascii="Times New Roman" w:hAnsi="Times New Roman"/>
          <w:i/>
          <w:iCs/>
          <w:spacing w:val="-3"/>
          <w:sz w:val="20"/>
          <w:szCs w:val="20"/>
        </w:rPr>
        <w:t xml:space="preserve"> </w:t>
      </w:r>
      <w:r>
        <w:rPr>
          <w:rFonts w:ascii="Times New Roman" w:hAnsi="Times New Roman"/>
          <w:i/>
          <w:iCs/>
          <w:sz w:val="20"/>
          <w:szCs w:val="20"/>
        </w:rPr>
        <w:t>App</w:t>
      </w:r>
      <w:r>
        <w:rPr>
          <w:rFonts w:ascii="Times New Roman" w:hAnsi="Times New Roman"/>
          <w:i/>
          <w:iCs/>
          <w:spacing w:val="-7"/>
          <w:sz w:val="20"/>
          <w:szCs w:val="20"/>
        </w:rPr>
        <w:t>r</w:t>
      </w:r>
      <w:r>
        <w:rPr>
          <w:rFonts w:ascii="Times New Roman" w:hAnsi="Times New Roman"/>
          <w:i/>
          <w:iCs/>
          <w:sz w:val="20"/>
          <w:szCs w:val="20"/>
        </w:rPr>
        <w:t>oval of Coo</w:t>
      </w:r>
      <w:r>
        <w:rPr>
          <w:rFonts w:ascii="Times New Roman" w:hAnsi="Times New Roman"/>
          <w:i/>
          <w:iCs/>
          <w:spacing w:val="-7"/>
          <w:sz w:val="20"/>
          <w:szCs w:val="20"/>
        </w:rPr>
        <w:t>r</w:t>
      </w:r>
      <w:r>
        <w:rPr>
          <w:rFonts w:ascii="Times New Roman" w:hAnsi="Times New Roman"/>
          <w:i/>
          <w:iCs/>
          <w:sz w:val="20"/>
          <w:szCs w:val="20"/>
        </w:rPr>
        <w:t>dinato</w:t>
      </w:r>
      <w:r>
        <w:rPr>
          <w:rFonts w:ascii="Times New Roman" w:hAnsi="Times New Roman"/>
          <w:i/>
          <w:iCs/>
          <w:spacing w:val="-22"/>
          <w:sz w:val="20"/>
          <w:szCs w:val="20"/>
        </w:rPr>
        <w:t>r</w:t>
      </w:r>
      <w:r>
        <w:rPr>
          <w:rFonts w:ascii="Times New Roman" w:hAnsi="Times New Roman"/>
          <w:i/>
          <w:iCs/>
          <w:sz w:val="20"/>
          <w:szCs w:val="20"/>
        </w:rPr>
        <w:t>, Graduate Nursing P</w:t>
      </w:r>
      <w:r>
        <w:rPr>
          <w:rFonts w:ascii="Times New Roman" w:hAnsi="Times New Roman"/>
          <w:i/>
          <w:iCs/>
          <w:spacing w:val="-7"/>
          <w:sz w:val="20"/>
          <w:szCs w:val="20"/>
        </w:rPr>
        <w:t>r</w:t>
      </w:r>
      <w:r>
        <w:rPr>
          <w:rFonts w:ascii="Times New Roman" w:hAnsi="Times New Roman"/>
          <w:i/>
          <w:iCs/>
          <w:sz w:val="20"/>
          <w:szCs w:val="20"/>
        </w:rPr>
        <w:t>ogram.</w:t>
      </w:r>
    </w:p>
    <w:p w:rsidR="00F42301" w:rsidRDefault="00F42301" w:rsidP="00963D01">
      <w:pPr>
        <w:widowControl w:val="0"/>
        <w:autoSpaceDE w:val="0"/>
        <w:autoSpaceDN w:val="0"/>
        <w:adjustRightInd w:val="0"/>
        <w:spacing w:after="0" w:line="250" w:lineRule="auto"/>
        <w:ind w:left="1221" w:right="1948" w:hanging="360"/>
        <w:jc w:val="both"/>
        <w:rPr>
          <w:rFonts w:ascii="Times New Roman" w:hAnsi="Times New Roman"/>
          <w:sz w:val="20"/>
          <w:szCs w:val="20"/>
        </w:rPr>
      </w:pPr>
      <w:r w:rsidRPr="00607700">
        <w:rPr>
          <w:rFonts w:ascii="Calibri" w:hAnsi="Calibri"/>
          <w:noProof/>
          <w:lang w:eastAsia="en-US"/>
        </w:rPr>
        <w:pict>
          <v:shape id="_x0000_s3658" type="#_x0000_t202" style="position:absolute;left:0;text-align:left;margin-left:521.3pt;margin-top:47.55pt;width:1in;height:184.35pt;z-index:-251598848;mso-position-horizontal-relative:page" o:allowincell="f" filled="f" stroked="f">
            <v:textbox style="layout-flow:vertical" inset="0,0,0,0">
              <w:txbxContent>
                <w:p w:rsidR="00F42301" w:rsidRDefault="00F42301" w:rsidP="00963D01">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E</w:t>
                  </w:r>
                  <w:r>
                    <w:rPr>
                      <w:rFonts w:ascii="Impact" w:hAnsi="Impact" w:cs="Impact"/>
                      <w:color w:val="A3A3A3"/>
                      <w:spacing w:val="-115"/>
                      <w:position w:val="1"/>
                      <w:sz w:val="105"/>
                      <w:szCs w:val="105"/>
                    </w:rPr>
                    <w:t xml:space="preserve"> </w:t>
                  </w:r>
                </w:p>
              </w:txbxContent>
            </v:textbox>
            <w10:wrap anchorx="page"/>
          </v:shape>
        </w:pict>
      </w:r>
      <w:r>
        <w:rPr>
          <w:rFonts w:ascii="Times New Roman" w:hAnsi="Times New Roman"/>
          <w:b/>
          <w:bCs/>
          <w:sz w:val="20"/>
          <w:szCs w:val="20"/>
        </w:rPr>
        <w:t xml:space="preserve">NURS 6001 - Instructional Strategies and Evaluation.........................................................3(3-0) </w:t>
      </w:r>
      <w:r>
        <w:rPr>
          <w:rFonts w:ascii="Times New Roman" w:hAnsi="Times New Roman"/>
          <w:sz w:val="20"/>
          <w:szCs w:val="20"/>
        </w:rPr>
        <w:t>This</w:t>
      </w:r>
      <w:r>
        <w:rPr>
          <w:rFonts w:ascii="Times New Roman" w:hAnsi="Times New Roman"/>
          <w:spacing w:val="-2"/>
          <w:sz w:val="20"/>
          <w:szCs w:val="20"/>
        </w:rPr>
        <w:t xml:space="preserve"> </w:t>
      </w:r>
      <w:r>
        <w:rPr>
          <w:rFonts w:ascii="Times New Roman" w:hAnsi="Times New Roman"/>
          <w:sz w:val="20"/>
          <w:szCs w:val="20"/>
        </w:rPr>
        <w:t>course</w:t>
      </w:r>
      <w:r>
        <w:rPr>
          <w:rFonts w:ascii="Times New Roman" w:hAnsi="Times New Roman"/>
          <w:spacing w:val="-2"/>
          <w:sz w:val="20"/>
          <w:szCs w:val="20"/>
        </w:rPr>
        <w:t xml:space="preserve"> </w:t>
      </w:r>
      <w:r>
        <w:rPr>
          <w:rFonts w:ascii="Times New Roman" w:hAnsi="Times New Roman"/>
          <w:sz w:val="20"/>
          <w:szCs w:val="20"/>
        </w:rPr>
        <w:t>focuses</w:t>
      </w:r>
      <w:r>
        <w:rPr>
          <w:rFonts w:ascii="Times New Roman" w:hAnsi="Times New Roman"/>
          <w:spacing w:val="-2"/>
          <w:sz w:val="20"/>
          <w:szCs w:val="20"/>
        </w:rPr>
        <w:t xml:space="preserve"> </w:t>
      </w:r>
      <w:r>
        <w:rPr>
          <w:rFonts w:ascii="Times New Roman" w:hAnsi="Times New Roman"/>
          <w:sz w:val="20"/>
          <w:szCs w:val="20"/>
        </w:rPr>
        <w:t>on</w:t>
      </w:r>
      <w:r>
        <w:rPr>
          <w:rFonts w:ascii="Times New Roman" w:hAnsi="Times New Roman"/>
          <w:spacing w:val="-2"/>
          <w:sz w:val="20"/>
          <w:szCs w:val="20"/>
        </w:rPr>
        <w:t xml:space="preserve"> </w:t>
      </w:r>
      <w:r>
        <w:rPr>
          <w:rFonts w:ascii="Times New Roman" w:hAnsi="Times New Roman"/>
          <w:sz w:val="20"/>
          <w:szCs w:val="20"/>
        </w:rPr>
        <w:t>the</w:t>
      </w:r>
      <w:r>
        <w:rPr>
          <w:rFonts w:ascii="Times New Roman" w:hAnsi="Times New Roman"/>
          <w:spacing w:val="-2"/>
          <w:sz w:val="20"/>
          <w:szCs w:val="20"/>
        </w:rPr>
        <w:t xml:space="preserve"> </w:t>
      </w:r>
      <w:r>
        <w:rPr>
          <w:rFonts w:ascii="Times New Roman" w:hAnsi="Times New Roman"/>
          <w:sz w:val="20"/>
          <w:szCs w:val="20"/>
        </w:rPr>
        <w:t>implementation</w:t>
      </w:r>
      <w:r>
        <w:rPr>
          <w:rFonts w:ascii="Times New Roman" w:hAnsi="Times New Roman"/>
          <w:spacing w:val="-2"/>
          <w:sz w:val="20"/>
          <w:szCs w:val="20"/>
        </w:rPr>
        <w:t xml:space="preserve"> </w:t>
      </w:r>
      <w:r>
        <w:rPr>
          <w:rFonts w:ascii="Times New Roman" w:hAnsi="Times New Roman"/>
          <w:sz w:val="20"/>
          <w:szCs w:val="20"/>
        </w:rPr>
        <w:t>of</w:t>
      </w:r>
      <w:r>
        <w:rPr>
          <w:rFonts w:ascii="Times New Roman" w:hAnsi="Times New Roman"/>
          <w:spacing w:val="-2"/>
          <w:sz w:val="20"/>
          <w:szCs w:val="20"/>
        </w:rPr>
        <w:t xml:space="preserve"> </w:t>
      </w:r>
      <w:r>
        <w:rPr>
          <w:rFonts w:ascii="Times New Roman" w:hAnsi="Times New Roman"/>
          <w:sz w:val="20"/>
          <w:szCs w:val="20"/>
        </w:rPr>
        <w:t>various</w:t>
      </w:r>
      <w:r>
        <w:rPr>
          <w:rFonts w:ascii="Times New Roman" w:hAnsi="Times New Roman"/>
          <w:spacing w:val="-2"/>
          <w:sz w:val="20"/>
          <w:szCs w:val="20"/>
        </w:rPr>
        <w:t xml:space="preserve"> </w:t>
      </w:r>
      <w:r>
        <w:rPr>
          <w:rFonts w:ascii="Times New Roman" w:hAnsi="Times New Roman"/>
          <w:sz w:val="20"/>
          <w:szCs w:val="20"/>
        </w:rPr>
        <w:t>teaching</w:t>
      </w:r>
      <w:r>
        <w:rPr>
          <w:rFonts w:ascii="Times New Roman" w:hAnsi="Times New Roman"/>
          <w:spacing w:val="-2"/>
          <w:sz w:val="20"/>
          <w:szCs w:val="20"/>
        </w:rPr>
        <w:t xml:space="preserve"> </w:t>
      </w:r>
      <w:r>
        <w:rPr>
          <w:rFonts w:ascii="Times New Roman" w:hAnsi="Times New Roman"/>
          <w:sz w:val="20"/>
          <w:szCs w:val="20"/>
        </w:rPr>
        <w:t>strategies</w:t>
      </w:r>
      <w:r>
        <w:rPr>
          <w:rFonts w:ascii="Times New Roman" w:hAnsi="Times New Roman"/>
          <w:spacing w:val="-2"/>
          <w:sz w:val="20"/>
          <w:szCs w:val="20"/>
        </w:rPr>
        <w:t xml:space="preserve"> </w:t>
      </w:r>
      <w:r>
        <w:rPr>
          <w:rFonts w:ascii="Times New Roman" w:hAnsi="Times New Roman"/>
          <w:sz w:val="20"/>
          <w:szCs w:val="20"/>
        </w:rPr>
        <w:t>and</w:t>
      </w:r>
      <w:r>
        <w:rPr>
          <w:rFonts w:ascii="Times New Roman" w:hAnsi="Times New Roman"/>
          <w:spacing w:val="-2"/>
          <w:sz w:val="20"/>
          <w:szCs w:val="20"/>
        </w:rPr>
        <w:t xml:space="preserve"> </w:t>
      </w:r>
      <w:r>
        <w:rPr>
          <w:rFonts w:ascii="Times New Roman" w:hAnsi="Times New Roman"/>
          <w:sz w:val="20"/>
          <w:szCs w:val="20"/>
        </w:rPr>
        <w:t>the</w:t>
      </w:r>
      <w:r>
        <w:rPr>
          <w:rFonts w:ascii="Times New Roman" w:hAnsi="Times New Roman"/>
          <w:spacing w:val="-2"/>
          <w:sz w:val="20"/>
          <w:szCs w:val="20"/>
        </w:rPr>
        <w:t xml:space="preserve"> </w:t>
      </w:r>
      <w:r>
        <w:rPr>
          <w:rFonts w:ascii="Times New Roman" w:hAnsi="Times New Roman"/>
          <w:sz w:val="20"/>
          <w:szCs w:val="20"/>
        </w:rPr>
        <w:t>measurement of</w:t>
      </w:r>
      <w:r>
        <w:rPr>
          <w:rFonts w:ascii="Times New Roman" w:hAnsi="Times New Roman"/>
          <w:spacing w:val="3"/>
          <w:sz w:val="20"/>
          <w:szCs w:val="20"/>
        </w:rPr>
        <w:t xml:space="preserve"> </w:t>
      </w:r>
      <w:r>
        <w:rPr>
          <w:rFonts w:ascii="Times New Roman" w:hAnsi="Times New Roman"/>
          <w:sz w:val="20"/>
          <w:szCs w:val="20"/>
        </w:rPr>
        <w:t>learning</w:t>
      </w:r>
      <w:r>
        <w:rPr>
          <w:rFonts w:ascii="Times New Roman" w:hAnsi="Times New Roman"/>
          <w:spacing w:val="3"/>
          <w:sz w:val="20"/>
          <w:szCs w:val="20"/>
        </w:rPr>
        <w:t xml:space="preserve"> </w:t>
      </w:r>
      <w:r>
        <w:rPr>
          <w:rFonts w:ascii="Times New Roman" w:hAnsi="Times New Roman"/>
          <w:sz w:val="20"/>
          <w:szCs w:val="20"/>
        </w:rPr>
        <w:t>outcomes.</w:t>
      </w:r>
      <w:r>
        <w:rPr>
          <w:rFonts w:ascii="Times New Roman" w:hAnsi="Times New Roman"/>
          <w:spacing w:val="3"/>
          <w:sz w:val="20"/>
          <w:szCs w:val="20"/>
        </w:rPr>
        <w:t xml:space="preserve"> </w:t>
      </w:r>
      <w:r>
        <w:rPr>
          <w:rFonts w:ascii="Times New Roman" w:hAnsi="Times New Roman"/>
          <w:i/>
          <w:iCs/>
          <w:sz w:val="20"/>
          <w:szCs w:val="20"/>
        </w:rPr>
        <w:t>P</w:t>
      </w:r>
      <w:r>
        <w:rPr>
          <w:rFonts w:ascii="Times New Roman" w:hAnsi="Times New Roman"/>
          <w:i/>
          <w:iCs/>
          <w:spacing w:val="-7"/>
          <w:sz w:val="20"/>
          <w:szCs w:val="20"/>
        </w:rPr>
        <w:t>r</w:t>
      </w:r>
      <w:r>
        <w:rPr>
          <w:rFonts w:ascii="Times New Roman" w:hAnsi="Times New Roman"/>
          <w:i/>
          <w:iCs/>
          <w:sz w:val="20"/>
          <w:szCs w:val="20"/>
        </w:rPr>
        <w:t>e</w:t>
      </w:r>
      <w:r>
        <w:rPr>
          <w:rFonts w:ascii="Times New Roman" w:hAnsi="Times New Roman"/>
          <w:i/>
          <w:iCs/>
          <w:spacing w:val="-7"/>
          <w:sz w:val="20"/>
          <w:szCs w:val="20"/>
        </w:rPr>
        <w:t>r</w:t>
      </w:r>
      <w:r>
        <w:rPr>
          <w:rFonts w:ascii="Times New Roman" w:hAnsi="Times New Roman"/>
          <w:i/>
          <w:iCs/>
          <w:sz w:val="20"/>
          <w:szCs w:val="20"/>
        </w:rPr>
        <w:t>equisites: Admission</w:t>
      </w:r>
      <w:r>
        <w:rPr>
          <w:rFonts w:ascii="Times New Roman" w:hAnsi="Times New Roman"/>
          <w:i/>
          <w:iCs/>
          <w:spacing w:val="3"/>
          <w:sz w:val="20"/>
          <w:szCs w:val="20"/>
        </w:rPr>
        <w:t xml:space="preserve"> </w:t>
      </w:r>
      <w:r>
        <w:rPr>
          <w:rFonts w:ascii="Times New Roman" w:hAnsi="Times New Roman"/>
          <w:i/>
          <w:iCs/>
          <w:sz w:val="20"/>
          <w:szCs w:val="20"/>
        </w:rPr>
        <w:t>to</w:t>
      </w:r>
      <w:r>
        <w:rPr>
          <w:rFonts w:ascii="Times New Roman" w:hAnsi="Times New Roman"/>
          <w:i/>
          <w:iCs/>
          <w:spacing w:val="3"/>
          <w:sz w:val="20"/>
          <w:szCs w:val="20"/>
        </w:rPr>
        <w:t xml:space="preserve"> </w:t>
      </w:r>
      <w:r>
        <w:rPr>
          <w:rFonts w:ascii="Times New Roman" w:hAnsi="Times New Roman"/>
          <w:i/>
          <w:iCs/>
          <w:sz w:val="20"/>
          <w:szCs w:val="20"/>
        </w:rPr>
        <w:t>Graduate</w:t>
      </w:r>
      <w:r>
        <w:rPr>
          <w:rFonts w:ascii="Times New Roman" w:hAnsi="Times New Roman"/>
          <w:i/>
          <w:iCs/>
          <w:spacing w:val="3"/>
          <w:sz w:val="20"/>
          <w:szCs w:val="20"/>
        </w:rPr>
        <w:t xml:space="preserve"> </w:t>
      </w:r>
      <w:r>
        <w:rPr>
          <w:rFonts w:ascii="Times New Roman" w:hAnsi="Times New Roman"/>
          <w:i/>
          <w:iCs/>
          <w:sz w:val="20"/>
          <w:szCs w:val="20"/>
        </w:rPr>
        <w:t>Nursing</w:t>
      </w:r>
      <w:r>
        <w:rPr>
          <w:rFonts w:ascii="Times New Roman" w:hAnsi="Times New Roman"/>
          <w:i/>
          <w:iCs/>
          <w:spacing w:val="3"/>
          <w:sz w:val="20"/>
          <w:szCs w:val="20"/>
        </w:rPr>
        <w:t xml:space="preserve"> </w:t>
      </w:r>
      <w:r>
        <w:rPr>
          <w:rFonts w:ascii="Times New Roman" w:hAnsi="Times New Roman"/>
          <w:i/>
          <w:iCs/>
          <w:sz w:val="20"/>
          <w:szCs w:val="20"/>
        </w:rPr>
        <w:t>P</w:t>
      </w:r>
      <w:r>
        <w:rPr>
          <w:rFonts w:ascii="Times New Roman" w:hAnsi="Times New Roman"/>
          <w:i/>
          <w:iCs/>
          <w:spacing w:val="-7"/>
          <w:sz w:val="20"/>
          <w:szCs w:val="20"/>
        </w:rPr>
        <w:t>r</w:t>
      </w:r>
      <w:r>
        <w:rPr>
          <w:rFonts w:ascii="Times New Roman" w:hAnsi="Times New Roman"/>
          <w:i/>
          <w:iCs/>
          <w:sz w:val="20"/>
          <w:szCs w:val="20"/>
        </w:rPr>
        <w:t>ogram</w:t>
      </w:r>
      <w:r>
        <w:rPr>
          <w:rFonts w:ascii="Times New Roman" w:hAnsi="Times New Roman"/>
          <w:i/>
          <w:iCs/>
          <w:spacing w:val="3"/>
          <w:sz w:val="20"/>
          <w:szCs w:val="20"/>
        </w:rPr>
        <w:t xml:space="preserve"> </w:t>
      </w:r>
      <w:r>
        <w:rPr>
          <w:rFonts w:ascii="Times New Roman" w:hAnsi="Times New Roman"/>
          <w:i/>
          <w:iCs/>
          <w:sz w:val="20"/>
          <w:szCs w:val="20"/>
        </w:rPr>
        <w:t>or</w:t>
      </w:r>
      <w:r>
        <w:rPr>
          <w:rFonts w:ascii="Times New Roman" w:hAnsi="Times New Roman"/>
          <w:i/>
          <w:iCs/>
          <w:spacing w:val="3"/>
          <w:sz w:val="20"/>
          <w:szCs w:val="20"/>
        </w:rPr>
        <w:t xml:space="preserve"> </w:t>
      </w:r>
      <w:r>
        <w:rPr>
          <w:rFonts w:ascii="Times New Roman" w:hAnsi="Times New Roman"/>
          <w:i/>
          <w:iCs/>
          <w:sz w:val="20"/>
          <w:szCs w:val="20"/>
        </w:rPr>
        <w:t>app</w:t>
      </w:r>
      <w:r>
        <w:rPr>
          <w:rFonts w:ascii="Times New Roman" w:hAnsi="Times New Roman"/>
          <w:i/>
          <w:iCs/>
          <w:spacing w:val="-7"/>
          <w:sz w:val="20"/>
          <w:szCs w:val="20"/>
        </w:rPr>
        <w:t>r</w:t>
      </w:r>
      <w:r>
        <w:rPr>
          <w:rFonts w:ascii="Times New Roman" w:hAnsi="Times New Roman"/>
          <w:i/>
          <w:iCs/>
          <w:sz w:val="20"/>
          <w:szCs w:val="20"/>
        </w:rPr>
        <w:t>oval</w:t>
      </w:r>
      <w:r>
        <w:rPr>
          <w:rFonts w:ascii="Times New Roman" w:hAnsi="Times New Roman"/>
          <w:i/>
          <w:iCs/>
          <w:spacing w:val="3"/>
          <w:sz w:val="20"/>
          <w:szCs w:val="20"/>
        </w:rPr>
        <w:t xml:space="preserve"> </w:t>
      </w:r>
      <w:r>
        <w:rPr>
          <w:rFonts w:ascii="Times New Roman" w:hAnsi="Times New Roman"/>
          <w:i/>
          <w:iCs/>
          <w:sz w:val="20"/>
          <w:szCs w:val="20"/>
        </w:rPr>
        <w:t>of Graduate Nursing Coo</w:t>
      </w:r>
      <w:r>
        <w:rPr>
          <w:rFonts w:ascii="Times New Roman" w:hAnsi="Times New Roman"/>
          <w:i/>
          <w:iCs/>
          <w:spacing w:val="-7"/>
          <w:sz w:val="20"/>
          <w:szCs w:val="20"/>
        </w:rPr>
        <w:t>r</w:t>
      </w:r>
      <w:r>
        <w:rPr>
          <w:rFonts w:ascii="Times New Roman" w:hAnsi="Times New Roman"/>
          <w:i/>
          <w:iCs/>
          <w:sz w:val="20"/>
          <w:szCs w:val="20"/>
        </w:rPr>
        <w:t>dinato</w:t>
      </w:r>
      <w:r>
        <w:rPr>
          <w:rFonts w:ascii="Times New Roman" w:hAnsi="Times New Roman"/>
          <w:i/>
          <w:iCs/>
          <w:spacing w:val="-22"/>
          <w:sz w:val="20"/>
          <w:szCs w:val="20"/>
        </w:rPr>
        <w:t>r</w:t>
      </w:r>
      <w:r>
        <w:rPr>
          <w:rFonts w:ascii="Times New Roman" w:hAnsi="Times New Roman"/>
          <w:i/>
          <w:iCs/>
          <w:sz w:val="20"/>
          <w:szCs w:val="20"/>
        </w:rPr>
        <w:t>.</w:t>
      </w:r>
    </w:p>
    <w:p w:rsidR="00F42301" w:rsidRDefault="00F42301" w:rsidP="00963D01">
      <w:pPr>
        <w:widowControl w:val="0"/>
        <w:autoSpaceDE w:val="0"/>
        <w:autoSpaceDN w:val="0"/>
        <w:adjustRightInd w:val="0"/>
        <w:spacing w:after="0" w:line="245" w:lineRule="exact"/>
        <w:ind w:left="861"/>
        <w:rPr>
          <w:rFonts w:ascii="Times New Roman" w:hAnsi="Times New Roman"/>
          <w:sz w:val="20"/>
          <w:szCs w:val="20"/>
        </w:rPr>
      </w:pPr>
      <w:r>
        <w:rPr>
          <w:rFonts w:ascii="Times New Roman" w:hAnsi="Times New Roman"/>
          <w:b/>
          <w:bCs/>
          <w:position w:val="1"/>
          <w:sz w:val="20"/>
          <w:szCs w:val="20"/>
        </w:rPr>
        <w:t>NURS</w:t>
      </w:r>
      <w:r>
        <w:rPr>
          <w:rFonts w:ascii="Times New Roman" w:hAnsi="Times New Roman"/>
          <w:b/>
          <w:bCs/>
          <w:spacing w:val="5"/>
          <w:position w:val="1"/>
          <w:sz w:val="20"/>
          <w:szCs w:val="20"/>
        </w:rPr>
        <w:t xml:space="preserve"> </w:t>
      </w:r>
      <w:r>
        <w:rPr>
          <w:rFonts w:ascii="Times New Roman" w:hAnsi="Times New Roman"/>
          <w:b/>
          <w:bCs/>
          <w:position w:val="1"/>
          <w:sz w:val="20"/>
          <w:szCs w:val="20"/>
        </w:rPr>
        <w:t>6101-</w:t>
      </w:r>
      <w:r>
        <w:rPr>
          <w:rFonts w:ascii="Times New Roman" w:hAnsi="Times New Roman"/>
          <w:b/>
          <w:bCs/>
          <w:spacing w:val="5"/>
          <w:position w:val="1"/>
          <w:sz w:val="20"/>
          <w:szCs w:val="20"/>
        </w:rPr>
        <w:t xml:space="preserve"> </w:t>
      </w:r>
      <w:r>
        <w:rPr>
          <w:rFonts w:ascii="Times New Roman" w:hAnsi="Times New Roman"/>
          <w:b/>
          <w:bCs/>
          <w:position w:val="1"/>
          <w:sz w:val="20"/>
          <w:szCs w:val="20"/>
        </w:rPr>
        <w:t>Primary</w:t>
      </w:r>
      <w:r>
        <w:rPr>
          <w:rFonts w:ascii="Times New Roman" w:hAnsi="Times New Roman"/>
          <w:b/>
          <w:bCs/>
          <w:spacing w:val="5"/>
          <w:position w:val="1"/>
          <w:sz w:val="20"/>
          <w:szCs w:val="20"/>
        </w:rPr>
        <w:t xml:space="preserve"> </w:t>
      </w:r>
      <w:r>
        <w:rPr>
          <w:rFonts w:ascii="Times New Roman" w:hAnsi="Times New Roman"/>
          <w:b/>
          <w:bCs/>
          <w:position w:val="1"/>
          <w:sz w:val="20"/>
          <w:szCs w:val="20"/>
        </w:rPr>
        <w:t>Ca</w:t>
      </w:r>
      <w:r>
        <w:rPr>
          <w:rFonts w:ascii="Times New Roman" w:hAnsi="Times New Roman"/>
          <w:b/>
          <w:bCs/>
          <w:spacing w:val="-4"/>
          <w:position w:val="1"/>
          <w:sz w:val="20"/>
          <w:szCs w:val="20"/>
        </w:rPr>
        <w:t>r</w:t>
      </w:r>
      <w:r>
        <w:rPr>
          <w:rFonts w:ascii="Times New Roman" w:hAnsi="Times New Roman"/>
          <w:b/>
          <w:bCs/>
          <w:position w:val="1"/>
          <w:sz w:val="20"/>
          <w:szCs w:val="20"/>
        </w:rPr>
        <w:t>e</w:t>
      </w:r>
      <w:r>
        <w:rPr>
          <w:rFonts w:ascii="Times New Roman" w:hAnsi="Times New Roman"/>
          <w:b/>
          <w:bCs/>
          <w:spacing w:val="5"/>
          <w:position w:val="1"/>
          <w:sz w:val="20"/>
          <w:szCs w:val="20"/>
        </w:rPr>
        <w:t xml:space="preserve"> </w:t>
      </w:r>
      <w:r>
        <w:rPr>
          <w:rFonts w:ascii="Times New Roman" w:hAnsi="Times New Roman"/>
          <w:b/>
          <w:bCs/>
          <w:position w:val="1"/>
          <w:sz w:val="20"/>
          <w:szCs w:val="20"/>
        </w:rPr>
        <w:t>of</w:t>
      </w:r>
      <w:r>
        <w:rPr>
          <w:rFonts w:ascii="Times New Roman" w:hAnsi="Times New Roman"/>
          <w:b/>
          <w:bCs/>
          <w:spacing w:val="2"/>
          <w:position w:val="1"/>
          <w:sz w:val="20"/>
          <w:szCs w:val="20"/>
        </w:rPr>
        <w:t xml:space="preserve"> </w:t>
      </w:r>
      <w:r>
        <w:rPr>
          <w:rFonts w:ascii="Times New Roman" w:hAnsi="Times New Roman"/>
          <w:b/>
          <w:bCs/>
          <w:spacing w:val="-11"/>
          <w:position w:val="1"/>
          <w:sz w:val="20"/>
          <w:szCs w:val="20"/>
        </w:rPr>
        <w:t>W</w:t>
      </w:r>
      <w:r>
        <w:rPr>
          <w:rFonts w:ascii="Times New Roman" w:hAnsi="Times New Roman"/>
          <w:b/>
          <w:bCs/>
          <w:position w:val="1"/>
          <w:sz w:val="20"/>
          <w:szCs w:val="20"/>
        </w:rPr>
        <w:t>omen...................................................................................</w:t>
      </w:r>
      <w:r>
        <w:rPr>
          <w:rFonts w:ascii="Times New Roman" w:hAnsi="Times New Roman"/>
          <w:b/>
          <w:bCs/>
          <w:position w:val="-1"/>
          <w:sz w:val="20"/>
          <w:szCs w:val="20"/>
        </w:rPr>
        <w:t>4(2-8)</w:t>
      </w:r>
    </w:p>
    <w:p w:rsidR="00F42301" w:rsidRDefault="00F42301" w:rsidP="00963D01">
      <w:pPr>
        <w:widowControl w:val="0"/>
        <w:autoSpaceDE w:val="0"/>
        <w:autoSpaceDN w:val="0"/>
        <w:adjustRightInd w:val="0"/>
        <w:spacing w:after="0" w:line="225" w:lineRule="exact"/>
        <w:ind w:left="1221" w:right="1952"/>
        <w:jc w:val="both"/>
        <w:rPr>
          <w:rFonts w:ascii="Times New Roman" w:hAnsi="Times New Roman"/>
          <w:sz w:val="20"/>
          <w:szCs w:val="20"/>
        </w:rPr>
      </w:pPr>
      <w:r>
        <w:rPr>
          <w:rFonts w:ascii="Times New Roman" w:hAnsi="Times New Roman"/>
          <w:spacing w:val="1"/>
          <w:sz w:val="20"/>
          <w:szCs w:val="20"/>
        </w:rPr>
        <w:t>Thi</w:t>
      </w:r>
      <w:r>
        <w:rPr>
          <w:rFonts w:ascii="Times New Roman" w:hAnsi="Times New Roman"/>
          <w:sz w:val="20"/>
          <w:szCs w:val="20"/>
        </w:rPr>
        <w:t>s</w:t>
      </w:r>
      <w:r>
        <w:rPr>
          <w:rFonts w:ascii="Times New Roman" w:hAnsi="Times New Roman"/>
          <w:spacing w:val="14"/>
          <w:sz w:val="20"/>
          <w:szCs w:val="20"/>
        </w:rPr>
        <w:t xml:space="preserve"> </w:t>
      </w:r>
      <w:r>
        <w:rPr>
          <w:rFonts w:ascii="Times New Roman" w:hAnsi="Times New Roman"/>
          <w:spacing w:val="1"/>
          <w:sz w:val="20"/>
          <w:szCs w:val="20"/>
        </w:rPr>
        <w:t>cours</w:t>
      </w:r>
      <w:r>
        <w:rPr>
          <w:rFonts w:ascii="Times New Roman" w:hAnsi="Times New Roman"/>
          <w:sz w:val="20"/>
          <w:szCs w:val="20"/>
        </w:rPr>
        <w:t>e</w:t>
      </w:r>
      <w:r>
        <w:rPr>
          <w:rFonts w:ascii="Times New Roman" w:hAnsi="Times New Roman"/>
          <w:spacing w:val="14"/>
          <w:sz w:val="20"/>
          <w:szCs w:val="20"/>
        </w:rPr>
        <w:t xml:space="preserve"> </w:t>
      </w:r>
      <w:r>
        <w:rPr>
          <w:rFonts w:ascii="Times New Roman" w:hAnsi="Times New Roman"/>
          <w:spacing w:val="1"/>
          <w:sz w:val="20"/>
          <w:szCs w:val="20"/>
        </w:rPr>
        <w:t>present</w:t>
      </w:r>
      <w:r>
        <w:rPr>
          <w:rFonts w:ascii="Times New Roman" w:hAnsi="Times New Roman"/>
          <w:sz w:val="20"/>
          <w:szCs w:val="20"/>
        </w:rPr>
        <w:t>s</w:t>
      </w:r>
      <w:r>
        <w:rPr>
          <w:rFonts w:ascii="Times New Roman" w:hAnsi="Times New Roman"/>
          <w:spacing w:val="14"/>
          <w:sz w:val="20"/>
          <w:szCs w:val="20"/>
        </w:rPr>
        <w:t xml:space="preserve"> </w:t>
      </w:r>
      <w:r>
        <w:rPr>
          <w:rFonts w:ascii="Times New Roman" w:hAnsi="Times New Roman"/>
          <w:spacing w:val="1"/>
          <w:sz w:val="20"/>
          <w:szCs w:val="20"/>
        </w:rPr>
        <w:t>th</w:t>
      </w:r>
      <w:r>
        <w:rPr>
          <w:rFonts w:ascii="Times New Roman" w:hAnsi="Times New Roman"/>
          <w:sz w:val="20"/>
          <w:szCs w:val="20"/>
        </w:rPr>
        <w:t>e</w:t>
      </w:r>
      <w:r>
        <w:rPr>
          <w:rFonts w:ascii="Times New Roman" w:hAnsi="Times New Roman"/>
          <w:spacing w:val="14"/>
          <w:sz w:val="20"/>
          <w:szCs w:val="20"/>
        </w:rPr>
        <w:t xml:space="preserve"> </w:t>
      </w:r>
      <w:r>
        <w:rPr>
          <w:rFonts w:ascii="Times New Roman" w:hAnsi="Times New Roman"/>
          <w:spacing w:val="1"/>
          <w:sz w:val="20"/>
          <w:szCs w:val="20"/>
        </w:rPr>
        <w:t>theoretica</w:t>
      </w:r>
      <w:r>
        <w:rPr>
          <w:rFonts w:ascii="Times New Roman" w:hAnsi="Times New Roman"/>
          <w:sz w:val="20"/>
          <w:szCs w:val="20"/>
        </w:rPr>
        <w:t>l</w:t>
      </w:r>
      <w:r>
        <w:rPr>
          <w:rFonts w:ascii="Times New Roman" w:hAnsi="Times New Roman"/>
          <w:spacing w:val="14"/>
          <w:sz w:val="20"/>
          <w:szCs w:val="20"/>
        </w:rPr>
        <w:t xml:space="preserve"> </w:t>
      </w:r>
      <w:r>
        <w:rPr>
          <w:rFonts w:ascii="Times New Roman" w:hAnsi="Times New Roman"/>
          <w:spacing w:val="1"/>
          <w:sz w:val="20"/>
          <w:szCs w:val="20"/>
        </w:rPr>
        <w:t>an</w:t>
      </w:r>
      <w:r>
        <w:rPr>
          <w:rFonts w:ascii="Times New Roman" w:hAnsi="Times New Roman"/>
          <w:sz w:val="20"/>
          <w:szCs w:val="20"/>
        </w:rPr>
        <w:t>d</w:t>
      </w:r>
      <w:r>
        <w:rPr>
          <w:rFonts w:ascii="Times New Roman" w:hAnsi="Times New Roman"/>
          <w:spacing w:val="14"/>
          <w:sz w:val="20"/>
          <w:szCs w:val="20"/>
        </w:rPr>
        <w:t xml:space="preserve"> </w:t>
      </w:r>
      <w:r>
        <w:rPr>
          <w:rFonts w:ascii="Times New Roman" w:hAnsi="Times New Roman"/>
          <w:spacing w:val="1"/>
          <w:sz w:val="20"/>
          <w:szCs w:val="20"/>
        </w:rPr>
        <w:t>clinica</w:t>
      </w:r>
      <w:r>
        <w:rPr>
          <w:rFonts w:ascii="Times New Roman" w:hAnsi="Times New Roman"/>
          <w:sz w:val="20"/>
          <w:szCs w:val="20"/>
        </w:rPr>
        <w:t>l</w:t>
      </w:r>
      <w:r>
        <w:rPr>
          <w:rFonts w:ascii="Times New Roman" w:hAnsi="Times New Roman"/>
          <w:spacing w:val="14"/>
          <w:sz w:val="20"/>
          <w:szCs w:val="20"/>
        </w:rPr>
        <w:t xml:space="preserve"> </w:t>
      </w:r>
      <w:r>
        <w:rPr>
          <w:rFonts w:ascii="Times New Roman" w:hAnsi="Times New Roman"/>
          <w:spacing w:val="1"/>
          <w:sz w:val="20"/>
          <w:szCs w:val="20"/>
        </w:rPr>
        <w:t>basi</w:t>
      </w:r>
      <w:r>
        <w:rPr>
          <w:rFonts w:ascii="Times New Roman" w:hAnsi="Times New Roman"/>
          <w:sz w:val="20"/>
          <w:szCs w:val="20"/>
        </w:rPr>
        <w:t>s</w:t>
      </w:r>
      <w:r>
        <w:rPr>
          <w:rFonts w:ascii="Times New Roman" w:hAnsi="Times New Roman"/>
          <w:spacing w:val="14"/>
          <w:sz w:val="20"/>
          <w:szCs w:val="20"/>
        </w:rPr>
        <w:t xml:space="preserve"> </w:t>
      </w:r>
      <w:r>
        <w:rPr>
          <w:rFonts w:ascii="Times New Roman" w:hAnsi="Times New Roman"/>
          <w:spacing w:val="1"/>
          <w:sz w:val="20"/>
          <w:szCs w:val="20"/>
        </w:rPr>
        <w:t>fo</w:t>
      </w:r>
      <w:r>
        <w:rPr>
          <w:rFonts w:ascii="Times New Roman" w:hAnsi="Times New Roman"/>
          <w:sz w:val="20"/>
          <w:szCs w:val="20"/>
        </w:rPr>
        <w:t>r</w:t>
      </w:r>
      <w:r>
        <w:rPr>
          <w:rFonts w:ascii="Times New Roman" w:hAnsi="Times New Roman"/>
          <w:spacing w:val="14"/>
          <w:sz w:val="20"/>
          <w:szCs w:val="20"/>
        </w:rPr>
        <w:t xml:space="preserve"> </w:t>
      </w:r>
      <w:r>
        <w:rPr>
          <w:rFonts w:ascii="Times New Roman" w:hAnsi="Times New Roman"/>
          <w:spacing w:val="1"/>
          <w:sz w:val="20"/>
          <w:szCs w:val="20"/>
        </w:rPr>
        <w:t>advance</w:t>
      </w:r>
      <w:r>
        <w:rPr>
          <w:rFonts w:ascii="Times New Roman" w:hAnsi="Times New Roman"/>
          <w:sz w:val="20"/>
          <w:szCs w:val="20"/>
        </w:rPr>
        <w:t>d</w:t>
      </w:r>
      <w:r>
        <w:rPr>
          <w:rFonts w:ascii="Times New Roman" w:hAnsi="Times New Roman"/>
          <w:spacing w:val="14"/>
          <w:sz w:val="20"/>
          <w:szCs w:val="20"/>
        </w:rPr>
        <w:t xml:space="preserve"> </w:t>
      </w:r>
      <w:r>
        <w:rPr>
          <w:rFonts w:ascii="Times New Roman" w:hAnsi="Times New Roman"/>
          <w:spacing w:val="1"/>
          <w:sz w:val="20"/>
          <w:szCs w:val="20"/>
        </w:rPr>
        <w:t>nursin</w:t>
      </w:r>
      <w:r>
        <w:rPr>
          <w:rFonts w:ascii="Times New Roman" w:hAnsi="Times New Roman"/>
          <w:sz w:val="20"/>
          <w:szCs w:val="20"/>
        </w:rPr>
        <w:t>g</w:t>
      </w:r>
      <w:r>
        <w:rPr>
          <w:rFonts w:ascii="Times New Roman" w:hAnsi="Times New Roman"/>
          <w:spacing w:val="14"/>
          <w:sz w:val="20"/>
          <w:szCs w:val="20"/>
        </w:rPr>
        <w:t xml:space="preserve"> </w:t>
      </w:r>
      <w:r>
        <w:rPr>
          <w:rFonts w:ascii="Times New Roman" w:hAnsi="Times New Roman"/>
          <w:spacing w:val="1"/>
          <w:sz w:val="20"/>
          <w:szCs w:val="20"/>
        </w:rPr>
        <w:t>managemen</w:t>
      </w:r>
      <w:r>
        <w:rPr>
          <w:rFonts w:ascii="Times New Roman" w:hAnsi="Times New Roman"/>
          <w:sz w:val="20"/>
          <w:szCs w:val="20"/>
        </w:rPr>
        <w:t>t</w:t>
      </w:r>
      <w:r>
        <w:rPr>
          <w:rFonts w:ascii="Times New Roman" w:hAnsi="Times New Roman"/>
          <w:spacing w:val="14"/>
          <w:sz w:val="20"/>
          <w:szCs w:val="20"/>
        </w:rPr>
        <w:t xml:space="preserve"> </w:t>
      </w:r>
      <w:r>
        <w:rPr>
          <w:rFonts w:ascii="Times New Roman" w:hAnsi="Times New Roman"/>
          <w:spacing w:val="1"/>
          <w:sz w:val="20"/>
          <w:szCs w:val="20"/>
        </w:rPr>
        <w:t>of</w:t>
      </w:r>
    </w:p>
    <w:p w:rsidR="00F42301" w:rsidRDefault="00F42301" w:rsidP="00963D01">
      <w:pPr>
        <w:widowControl w:val="0"/>
        <w:autoSpaceDE w:val="0"/>
        <w:autoSpaceDN w:val="0"/>
        <w:adjustRightInd w:val="0"/>
        <w:spacing w:before="10" w:after="0" w:line="250" w:lineRule="auto"/>
        <w:ind w:left="1221" w:right="1947"/>
        <w:jc w:val="both"/>
        <w:rPr>
          <w:rFonts w:ascii="Times New Roman" w:hAnsi="Times New Roman"/>
          <w:sz w:val="20"/>
          <w:szCs w:val="20"/>
        </w:rPr>
      </w:pPr>
      <w:r>
        <w:rPr>
          <w:rFonts w:ascii="Times New Roman" w:hAnsi="Times New Roman"/>
          <w:spacing w:val="1"/>
          <w:sz w:val="20"/>
          <w:szCs w:val="20"/>
        </w:rPr>
        <w:t>women</w:t>
      </w:r>
      <w:r>
        <w:rPr>
          <w:rFonts w:ascii="Times New Roman" w:hAnsi="Times New Roman"/>
          <w:sz w:val="20"/>
          <w:szCs w:val="20"/>
        </w:rPr>
        <w:t xml:space="preserve">. </w:t>
      </w:r>
      <w:r>
        <w:rPr>
          <w:rFonts w:ascii="Times New Roman" w:hAnsi="Times New Roman"/>
          <w:spacing w:val="1"/>
          <w:sz w:val="20"/>
          <w:szCs w:val="20"/>
        </w:rPr>
        <w:t>Conten</w:t>
      </w:r>
      <w:r>
        <w:rPr>
          <w:rFonts w:ascii="Times New Roman" w:hAnsi="Times New Roman"/>
          <w:sz w:val="20"/>
          <w:szCs w:val="20"/>
        </w:rPr>
        <w:t xml:space="preserve">t </w:t>
      </w:r>
      <w:r>
        <w:rPr>
          <w:rFonts w:ascii="Times New Roman" w:hAnsi="Times New Roman"/>
          <w:spacing w:val="1"/>
          <w:sz w:val="20"/>
          <w:szCs w:val="20"/>
        </w:rPr>
        <w:t>include</w:t>
      </w:r>
      <w:r>
        <w:rPr>
          <w:rFonts w:ascii="Times New Roman" w:hAnsi="Times New Roman"/>
          <w:sz w:val="20"/>
          <w:szCs w:val="20"/>
        </w:rPr>
        <w:t xml:space="preserve">s </w:t>
      </w:r>
      <w:r>
        <w:rPr>
          <w:rFonts w:ascii="Times New Roman" w:hAnsi="Times New Roman"/>
          <w:spacing w:val="1"/>
          <w:sz w:val="20"/>
          <w:szCs w:val="20"/>
        </w:rPr>
        <w:t>healt</w:t>
      </w:r>
      <w:r>
        <w:rPr>
          <w:rFonts w:ascii="Times New Roman" w:hAnsi="Times New Roman"/>
          <w:sz w:val="20"/>
          <w:szCs w:val="20"/>
        </w:rPr>
        <w:t xml:space="preserve">h </w:t>
      </w:r>
      <w:r>
        <w:rPr>
          <w:rFonts w:ascii="Times New Roman" w:hAnsi="Times New Roman"/>
          <w:spacing w:val="1"/>
          <w:sz w:val="20"/>
          <w:szCs w:val="20"/>
        </w:rPr>
        <w:t>maintenance</w:t>
      </w:r>
      <w:r>
        <w:rPr>
          <w:rFonts w:ascii="Times New Roman" w:hAnsi="Times New Roman"/>
          <w:sz w:val="20"/>
          <w:szCs w:val="20"/>
        </w:rPr>
        <w:t xml:space="preserve">, </w:t>
      </w:r>
      <w:r>
        <w:rPr>
          <w:rFonts w:ascii="Times New Roman" w:hAnsi="Times New Roman"/>
          <w:spacing w:val="1"/>
          <w:sz w:val="20"/>
          <w:szCs w:val="20"/>
        </w:rPr>
        <w:t>healt</w:t>
      </w:r>
      <w:r>
        <w:rPr>
          <w:rFonts w:ascii="Times New Roman" w:hAnsi="Times New Roman"/>
          <w:sz w:val="20"/>
          <w:szCs w:val="20"/>
        </w:rPr>
        <w:t xml:space="preserve">h </w:t>
      </w:r>
      <w:r>
        <w:rPr>
          <w:rFonts w:ascii="Times New Roman" w:hAnsi="Times New Roman"/>
          <w:spacing w:val="1"/>
          <w:sz w:val="20"/>
          <w:szCs w:val="20"/>
        </w:rPr>
        <w:t>teaching</w:t>
      </w:r>
      <w:r>
        <w:rPr>
          <w:rFonts w:ascii="Times New Roman" w:hAnsi="Times New Roman"/>
          <w:sz w:val="20"/>
          <w:szCs w:val="20"/>
        </w:rPr>
        <w:t xml:space="preserve">, </w:t>
      </w:r>
      <w:r>
        <w:rPr>
          <w:rFonts w:ascii="Times New Roman" w:hAnsi="Times New Roman"/>
          <w:spacing w:val="1"/>
          <w:sz w:val="20"/>
          <w:szCs w:val="20"/>
        </w:rPr>
        <w:t>behavioral/developmenta</w:t>
      </w:r>
      <w:r>
        <w:rPr>
          <w:rFonts w:ascii="Times New Roman" w:hAnsi="Times New Roman"/>
          <w:sz w:val="20"/>
          <w:szCs w:val="20"/>
        </w:rPr>
        <w:t>l</w:t>
      </w:r>
      <w:r>
        <w:rPr>
          <w:rFonts w:ascii="Times New Roman" w:hAnsi="Times New Roman"/>
          <w:spacing w:val="1"/>
          <w:sz w:val="20"/>
          <w:szCs w:val="20"/>
        </w:rPr>
        <w:t xml:space="preserve"> is- </w:t>
      </w:r>
      <w:r>
        <w:rPr>
          <w:rFonts w:ascii="Times New Roman" w:hAnsi="Times New Roman"/>
          <w:sz w:val="20"/>
          <w:szCs w:val="20"/>
        </w:rPr>
        <w:t>sues, counseling</w:t>
      </w:r>
      <w:r>
        <w:rPr>
          <w:rFonts w:ascii="Times New Roman" w:hAnsi="Times New Roman"/>
          <w:spacing w:val="1"/>
          <w:sz w:val="20"/>
          <w:szCs w:val="20"/>
        </w:rPr>
        <w:t xml:space="preserve"> </w:t>
      </w:r>
      <w:r>
        <w:rPr>
          <w:rFonts w:ascii="Times New Roman" w:hAnsi="Times New Roman"/>
          <w:sz w:val="20"/>
          <w:szCs w:val="20"/>
        </w:rPr>
        <w:t>and nursing management</w:t>
      </w:r>
      <w:r>
        <w:rPr>
          <w:rFonts w:ascii="Times New Roman" w:hAnsi="Times New Roman"/>
          <w:spacing w:val="1"/>
          <w:sz w:val="20"/>
          <w:szCs w:val="20"/>
        </w:rPr>
        <w:t xml:space="preserve"> </w:t>
      </w:r>
      <w:r>
        <w:rPr>
          <w:rFonts w:ascii="Times New Roman" w:hAnsi="Times New Roman"/>
          <w:sz w:val="20"/>
          <w:szCs w:val="20"/>
        </w:rPr>
        <w:t>of pregnancy</w:t>
      </w:r>
      <w:r>
        <w:rPr>
          <w:rFonts w:ascii="Times New Roman" w:hAnsi="Times New Roman"/>
          <w:spacing w:val="1"/>
          <w:sz w:val="20"/>
          <w:szCs w:val="20"/>
        </w:rPr>
        <w:t xml:space="preserve"> </w:t>
      </w:r>
      <w:r>
        <w:rPr>
          <w:rFonts w:ascii="Times New Roman" w:hAnsi="Times New Roman"/>
          <w:sz w:val="20"/>
          <w:szCs w:val="20"/>
        </w:rPr>
        <w:t>and health</w:t>
      </w:r>
      <w:r>
        <w:rPr>
          <w:rFonts w:ascii="Times New Roman" w:hAnsi="Times New Roman"/>
          <w:spacing w:val="1"/>
          <w:sz w:val="20"/>
          <w:szCs w:val="20"/>
        </w:rPr>
        <w:t xml:space="preserve"> </w:t>
      </w:r>
      <w:r>
        <w:rPr>
          <w:rFonts w:ascii="Times New Roman" w:hAnsi="Times New Roman"/>
          <w:sz w:val="20"/>
          <w:szCs w:val="20"/>
        </w:rPr>
        <w:t>problems</w:t>
      </w:r>
      <w:r>
        <w:rPr>
          <w:rFonts w:ascii="Times New Roman" w:hAnsi="Times New Roman"/>
          <w:spacing w:val="1"/>
          <w:sz w:val="20"/>
          <w:szCs w:val="20"/>
        </w:rPr>
        <w:t xml:space="preserve"> </w:t>
      </w:r>
      <w:r>
        <w:rPr>
          <w:rFonts w:ascii="Times New Roman" w:hAnsi="Times New Roman"/>
          <w:sz w:val="20"/>
          <w:szCs w:val="20"/>
        </w:rPr>
        <w:t xml:space="preserve">of women. </w:t>
      </w:r>
      <w:r>
        <w:rPr>
          <w:rFonts w:ascii="Times New Roman" w:hAnsi="Times New Roman"/>
          <w:i/>
          <w:iCs/>
          <w:sz w:val="20"/>
          <w:szCs w:val="20"/>
        </w:rPr>
        <w:t>P</w:t>
      </w:r>
      <w:r>
        <w:rPr>
          <w:rFonts w:ascii="Times New Roman" w:hAnsi="Times New Roman"/>
          <w:i/>
          <w:iCs/>
          <w:spacing w:val="-7"/>
          <w:sz w:val="20"/>
          <w:szCs w:val="20"/>
        </w:rPr>
        <w:t>r</w:t>
      </w:r>
      <w:r>
        <w:rPr>
          <w:rFonts w:ascii="Times New Roman" w:hAnsi="Times New Roman"/>
          <w:i/>
          <w:iCs/>
          <w:sz w:val="20"/>
          <w:szCs w:val="20"/>
        </w:rPr>
        <w:t xml:space="preserve">e- </w:t>
      </w:r>
      <w:r>
        <w:rPr>
          <w:rFonts w:ascii="Times New Roman" w:hAnsi="Times New Roman"/>
          <w:i/>
          <w:iCs/>
          <w:spacing w:val="-7"/>
          <w:sz w:val="20"/>
          <w:szCs w:val="20"/>
        </w:rPr>
        <w:t>r</w:t>
      </w:r>
      <w:r>
        <w:rPr>
          <w:rFonts w:ascii="Times New Roman" w:hAnsi="Times New Roman"/>
          <w:i/>
          <w:iCs/>
          <w:sz w:val="20"/>
          <w:szCs w:val="20"/>
        </w:rPr>
        <w:t>equisite: NURS 5421.</w:t>
      </w:r>
    </w:p>
    <w:p w:rsidR="00F42301" w:rsidRDefault="00F42301" w:rsidP="00963D01">
      <w:pPr>
        <w:widowControl w:val="0"/>
        <w:autoSpaceDE w:val="0"/>
        <w:autoSpaceDN w:val="0"/>
        <w:adjustRightInd w:val="0"/>
        <w:spacing w:after="0" w:line="250" w:lineRule="auto"/>
        <w:ind w:left="1221" w:right="1948" w:hanging="360"/>
        <w:jc w:val="both"/>
        <w:rPr>
          <w:rFonts w:ascii="Times New Roman" w:hAnsi="Times New Roman"/>
          <w:sz w:val="20"/>
          <w:szCs w:val="20"/>
        </w:rPr>
      </w:pPr>
      <w:r>
        <w:rPr>
          <w:rFonts w:ascii="Times New Roman" w:hAnsi="Times New Roman"/>
          <w:b/>
          <w:bCs/>
          <w:sz w:val="20"/>
          <w:szCs w:val="20"/>
        </w:rPr>
        <w:t>NURS 6102 - Primary Ca</w:t>
      </w:r>
      <w:r>
        <w:rPr>
          <w:rFonts w:ascii="Times New Roman" w:hAnsi="Times New Roman"/>
          <w:b/>
          <w:bCs/>
          <w:spacing w:val="-4"/>
          <w:sz w:val="20"/>
          <w:szCs w:val="20"/>
        </w:rPr>
        <w:t>r</w:t>
      </w:r>
      <w:r>
        <w:rPr>
          <w:rFonts w:ascii="Times New Roman" w:hAnsi="Times New Roman"/>
          <w:b/>
          <w:bCs/>
          <w:sz w:val="20"/>
          <w:szCs w:val="20"/>
        </w:rPr>
        <w:t>e of</w:t>
      </w:r>
      <w:r>
        <w:rPr>
          <w:rFonts w:ascii="Times New Roman" w:hAnsi="Times New Roman"/>
          <w:b/>
          <w:bCs/>
          <w:spacing w:val="-4"/>
          <w:sz w:val="20"/>
          <w:szCs w:val="20"/>
        </w:rPr>
        <w:t xml:space="preserve"> </w:t>
      </w:r>
      <w:r>
        <w:rPr>
          <w:rFonts w:ascii="Times New Roman" w:hAnsi="Times New Roman"/>
          <w:b/>
          <w:bCs/>
          <w:spacing w:val="-11"/>
          <w:sz w:val="20"/>
          <w:szCs w:val="20"/>
        </w:rPr>
        <w:t>W</w:t>
      </w:r>
      <w:r>
        <w:rPr>
          <w:rFonts w:ascii="Times New Roman" w:hAnsi="Times New Roman"/>
          <w:b/>
          <w:bCs/>
          <w:sz w:val="20"/>
          <w:szCs w:val="20"/>
        </w:rPr>
        <w:t xml:space="preserve">omen Clinical....................................................................2(0-8) </w:t>
      </w:r>
      <w:r>
        <w:rPr>
          <w:rFonts w:ascii="Times New Roman" w:hAnsi="Times New Roman"/>
          <w:sz w:val="20"/>
          <w:szCs w:val="20"/>
        </w:rPr>
        <w:t>A</w:t>
      </w:r>
      <w:r>
        <w:rPr>
          <w:rFonts w:ascii="Times New Roman" w:hAnsi="Times New Roman"/>
          <w:spacing w:val="-8"/>
          <w:sz w:val="20"/>
          <w:szCs w:val="20"/>
        </w:rPr>
        <w:t xml:space="preserve"> </w:t>
      </w:r>
      <w:r>
        <w:rPr>
          <w:rFonts w:ascii="Times New Roman" w:hAnsi="Times New Roman"/>
          <w:sz w:val="20"/>
          <w:szCs w:val="20"/>
        </w:rPr>
        <w:t>clinical</w:t>
      </w:r>
      <w:r>
        <w:rPr>
          <w:rFonts w:ascii="Times New Roman" w:hAnsi="Times New Roman"/>
          <w:spacing w:val="4"/>
          <w:sz w:val="20"/>
          <w:szCs w:val="20"/>
        </w:rPr>
        <w:t xml:space="preserve"> </w:t>
      </w:r>
      <w:r>
        <w:rPr>
          <w:rFonts w:ascii="Times New Roman" w:hAnsi="Times New Roman"/>
          <w:sz w:val="20"/>
          <w:szCs w:val="20"/>
        </w:rPr>
        <w:t>elective</w:t>
      </w:r>
      <w:r>
        <w:rPr>
          <w:rFonts w:ascii="Times New Roman" w:hAnsi="Times New Roman"/>
          <w:spacing w:val="4"/>
          <w:sz w:val="20"/>
          <w:szCs w:val="20"/>
        </w:rPr>
        <w:t xml:space="preserve"> </w:t>
      </w:r>
      <w:r>
        <w:rPr>
          <w:rFonts w:ascii="Times New Roman" w:hAnsi="Times New Roman"/>
          <w:sz w:val="20"/>
          <w:szCs w:val="20"/>
        </w:rPr>
        <w:t>in</w:t>
      </w:r>
      <w:r>
        <w:rPr>
          <w:rFonts w:ascii="Times New Roman" w:hAnsi="Times New Roman"/>
          <w:spacing w:val="4"/>
          <w:sz w:val="20"/>
          <w:szCs w:val="20"/>
        </w:rPr>
        <w:t xml:space="preserve"> </w:t>
      </w:r>
      <w:r>
        <w:rPr>
          <w:rFonts w:ascii="Times New Roman" w:hAnsi="Times New Roman"/>
          <w:sz w:val="20"/>
          <w:szCs w:val="20"/>
        </w:rPr>
        <w:t>women</w:t>
      </w:r>
      <w:r>
        <w:rPr>
          <w:rFonts w:ascii="Times New Roman" w:hAnsi="Times New Roman"/>
          <w:spacing w:val="-11"/>
          <w:sz w:val="20"/>
          <w:szCs w:val="20"/>
        </w:rPr>
        <w:t>’</w:t>
      </w:r>
      <w:r>
        <w:rPr>
          <w:rFonts w:ascii="Times New Roman" w:hAnsi="Times New Roman"/>
          <w:sz w:val="20"/>
          <w:szCs w:val="20"/>
        </w:rPr>
        <w:t>s.health</w:t>
      </w:r>
      <w:r>
        <w:rPr>
          <w:rFonts w:ascii="Times New Roman" w:hAnsi="Times New Roman"/>
          <w:spacing w:val="4"/>
          <w:sz w:val="20"/>
          <w:szCs w:val="20"/>
        </w:rPr>
        <w:t xml:space="preserve"> </w:t>
      </w:r>
      <w:r>
        <w:rPr>
          <w:rFonts w:ascii="Times New Roman" w:hAnsi="Times New Roman"/>
          <w:sz w:val="20"/>
          <w:szCs w:val="20"/>
        </w:rPr>
        <w:t>to</w:t>
      </w:r>
      <w:r>
        <w:rPr>
          <w:rFonts w:ascii="Times New Roman" w:hAnsi="Times New Roman"/>
          <w:spacing w:val="4"/>
          <w:sz w:val="20"/>
          <w:szCs w:val="20"/>
        </w:rPr>
        <w:t xml:space="preserve"> </w:t>
      </w:r>
      <w:r>
        <w:rPr>
          <w:rFonts w:ascii="Times New Roman" w:hAnsi="Times New Roman"/>
          <w:sz w:val="20"/>
          <w:szCs w:val="20"/>
        </w:rPr>
        <w:t>provide</w:t>
      </w:r>
      <w:r>
        <w:rPr>
          <w:rFonts w:ascii="Times New Roman" w:hAnsi="Times New Roman"/>
          <w:spacing w:val="4"/>
          <w:sz w:val="20"/>
          <w:szCs w:val="20"/>
        </w:rPr>
        <w:t xml:space="preserve"> </w:t>
      </w:r>
      <w:r>
        <w:rPr>
          <w:rFonts w:ascii="Times New Roman" w:hAnsi="Times New Roman"/>
          <w:sz w:val="20"/>
          <w:szCs w:val="20"/>
        </w:rPr>
        <w:t>additional</w:t>
      </w:r>
      <w:r>
        <w:rPr>
          <w:rFonts w:ascii="Times New Roman" w:hAnsi="Times New Roman"/>
          <w:spacing w:val="4"/>
          <w:sz w:val="20"/>
          <w:szCs w:val="20"/>
        </w:rPr>
        <w:t xml:space="preserve"> </w:t>
      </w:r>
      <w:r>
        <w:rPr>
          <w:rFonts w:ascii="Times New Roman" w:hAnsi="Times New Roman"/>
          <w:sz w:val="20"/>
          <w:szCs w:val="20"/>
        </w:rPr>
        <w:t>opportunities</w:t>
      </w:r>
      <w:r>
        <w:rPr>
          <w:rFonts w:ascii="Times New Roman" w:hAnsi="Times New Roman"/>
          <w:spacing w:val="4"/>
          <w:sz w:val="20"/>
          <w:szCs w:val="20"/>
        </w:rPr>
        <w:t xml:space="preserve"> </w:t>
      </w:r>
      <w:r>
        <w:rPr>
          <w:rFonts w:ascii="Times New Roman" w:hAnsi="Times New Roman"/>
          <w:sz w:val="20"/>
          <w:szCs w:val="20"/>
        </w:rPr>
        <w:t>for</w:t>
      </w:r>
      <w:r>
        <w:rPr>
          <w:rFonts w:ascii="Times New Roman" w:hAnsi="Times New Roman"/>
          <w:spacing w:val="4"/>
          <w:sz w:val="20"/>
          <w:szCs w:val="20"/>
        </w:rPr>
        <w:t xml:space="preserve"> </w:t>
      </w:r>
      <w:r>
        <w:rPr>
          <w:rFonts w:ascii="Times New Roman" w:hAnsi="Times New Roman"/>
          <w:sz w:val="20"/>
          <w:szCs w:val="20"/>
        </w:rPr>
        <w:t>analysis</w:t>
      </w:r>
      <w:r>
        <w:rPr>
          <w:rFonts w:ascii="Times New Roman" w:hAnsi="Times New Roman"/>
          <w:spacing w:val="4"/>
          <w:sz w:val="20"/>
          <w:szCs w:val="20"/>
        </w:rPr>
        <w:t xml:space="preserve"> </w:t>
      </w:r>
      <w:r>
        <w:rPr>
          <w:rFonts w:ascii="Times New Roman" w:hAnsi="Times New Roman"/>
          <w:sz w:val="20"/>
          <w:szCs w:val="20"/>
        </w:rPr>
        <w:t>and</w:t>
      </w:r>
      <w:r>
        <w:rPr>
          <w:rFonts w:ascii="Times New Roman" w:hAnsi="Times New Roman"/>
          <w:spacing w:val="4"/>
          <w:sz w:val="20"/>
          <w:szCs w:val="20"/>
        </w:rPr>
        <w:t xml:space="preserve"> </w:t>
      </w:r>
      <w:r>
        <w:rPr>
          <w:rFonts w:ascii="Times New Roman" w:hAnsi="Times New Roman"/>
          <w:sz w:val="20"/>
          <w:szCs w:val="20"/>
        </w:rPr>
        <w:t xml:space="preserve">syn- thesis of theory of care with underserved and rural women. </w:t>
      </w:r>
      <w:r>
        <w:rPr>
          <w:rFonts w:ascii="Times New Roman" w:hAnsi="Times New Roman"/>
          <w:i/>
          <w:iCs/>
          <w:sz w:val="20"/>
          <w:szCs w:val="20"/>
        </w:rPr>
        <w:t>Co</w:t>
      </w:r>
      <w:r>
        <w:rPr>
          <w:rFonts w:ascii="Times New Roman" w:hAnsi="Times New Roman"/>
          <w:i/>
          <w:iCs/>
          <w:spacing w:val="-7"/>
          <w:sz w:val="20"/>
          <w:szCs w:val="20"/>
        </w:rPr>
        <w:t>r</w:t>
      </w:r>
      <w:r>
        <w:rPr>
          <w:rFonts w:ascii="Times New Roman" w:hAnsi="Times New Roman"/>
          <w:i/>
          <w:iCs/>
          <w:sz w:val="20"/>
          <w:szCs w:val="20"/>
        </w:rPr>
        <w:t>equisite: NURS 6101.</w:t>
      </w:r>
    </w:p>
    <w:p w:rsidR="00F42301" w:rsidRDefault="00F42301" w:rsidP="00963D01">
      <w:pPr>
        <w:widowControl w:val="0"/>
        <w:autoSpaceDE w:val="0"/>
        <w:autoSpaceDN w:val="0"/>
        <w:adjustRightInd w:val="0"/>
        <w:spacing w:after="0" w:line="250" w:lineRule="auto"/>
        <w:ind w:left="1221" w:right="1982" w:hanging="360"/>
        <w:rPr>
          <w:rFonts w:ascii="Times New Roman" w:hAnsi="Times New Roman"/>
          <w:sz w:val="20"/>
          <w:szCs w:val="20"/>
        </w:rPr>
      </w:pPr>
      <w:r>
        <w:rPr>
          <w:rFonts w:ascii="Times New Roman" w:hAnsi="Times New Roman"/>
          <w:b/>
          <w:bCs/>
          <w:sz w:val="20"/>
          <w:szCs w:val="20"/>
        </w:rPr>
        <w:t>NURS 62</w:t>
      </w:r>
      <w:r>
        <w:rPr>
          <w:rFonts w:ascii="Times New Roman" w:hAnsi="Times New Roman"/>
          <w:b/>
          <w:bCs/>
          <w:spacing w:val="-11"/>
          <w:sz w:val="20"/>
          <w:szCs w:val="20"/>
        </w:rPr>
        <w:t>1</w:t>
      </w:r>
      <w:r>
        <w:rPr>
          <w:rFonts w:ascii="Times New Roman" w:hAnsi="Times New Roman"/>
          <w:b/>
          <w:bCs/>
          <w:sz w:val="20"/>
          <w:szCs w:val="20"/>
        </w:rPr>
        <w:t>1 - Primary Ca</w:t>
      </w:r>
      <w:r>
        <w:rPr>
          <w:rFonts w:ascii="Times New Roman" w:hAnsi="Times New Roman"/>
          <w:b/>
          <w:bCs/>
          <w:spacing w:val="-4"/>
          <w:sz w:val="20"/>
          <w:szCs w:val="20"/>
        </w:rPr>
        <w:t>r</w:t>
      </w:r>
      <w:r>
        <w:rPr>
          <w:rFonts w:ascii="Times New Roman" w:hAnsi="Times New Roman"/>
          <w:b/>
          <w:bCs/>
          <w:sz w:val="20"/>
          <w:szCs w:val="20"/>
        </w:rPr>
        <w:t>e of</w:t>
      </w:r>
      <w:r>
        <w:rPr>
          <w:rFonts w:ascii="Times New Roman" w:hAnsi="Times New Roman"/>
          <w:b/>
          <w:bCs/>
          <w:spacing w:val="-11"/>
          <w:sz w:val="20"/>
          <w:szCs w:val="20"/>
        </w:rPr>
        <w:t xml:space="preserve"> </w:t>
      </w:r>
      <w:r>
        <w:rPr>
          <w:rFonts w:ascii="Times New Roman" w:hAnsi="Times New Roman"/>
          <w:b/>
          <w:bCs/>
          <w:sz w:val="20"/>
          <w:szCs w:val="20"/>
        </w:rPr>
        <w:t xml:space="preserve">Adults....................................................................................5(3-8) </w:t>
      </w:r>
      <w:r>
        <w:rPr>
          <w:rFonts w:ascii="Times New Roman" w:hAnsi="Times New Roman"/>
          <w:sz w:val="20"/>
          <w:szCs w:val="20"/>
        </w:rPr>
        <w:t>This course presents the theoretical and clinical basis for health promotion and disease pre- vention of adults/older adults and their families. Content includes health maintenance, health teaching, developmental issues, counseling and nursing diagnosis and management of com- mon mino</w:t>
      </w:r>
      <w:r>
        <w:rPr>
          <w:rFonts w:ascii="Times New Roman" w:hAnsi="Times New Roman"/>
          <w:spacing w:val="-8"/>
          <w:sz w:val="20"/>
          <w:szCs w:val="20"/>
        </w:rPr>
        <w:t>r</w:t>
      </w:r>
      <w:r>
        <w:rPr>
          <w:rFonts w:ascii="Times New Roman" w:hAnsi="Times New Roman"/>
          <w:sz w:val="20"/>
          <w:szCs w:val="20"/>
        </w:rPr>
        <w:t>, acute and chronic health problems found in adults.</w:t>
      </w:r>
      <w:r>
        <w:rPr>
          <w:rFonts w:ascii="Times New Roman" w:hAnsi="Times New Roman"/>
          <w:spacing w:val="-1"/>
          <w:sz w:val="20"/>
          <w:szCs w:val="20"/>
        </w:rPr>
        <w:t xml:space="preserve"> </w:t>
      </w:r>
      <w:r>
        <w:rPr>
          <w:rFonts w:ascii="Times New Roman" w:hAnsi="Times New Roman"/>
          <w:i/>
          <w:iCs/>
          <w:sz w:val="20"/>
          <w:szCs w:val="20"/>
        </w:rPr>
        <w:t>P</w:t>
      </w:r>
      <w:r>
        <w:rPr>
          <w:rFonts w:ascii="Times New Roman" w:hAnsi="Times New Roman"/>
          <w:i/>
          <w:iCs/>
          <w:spacing w:val="-7"/>
          <w:sz w:val="20"/>
          <w:szCs w:val="20"/>
        </w:rPr>
        <w:t>r</w:t>
      </w:r>
      <w:r>
        <w:rPr>
          <w:rFonts w:ascii="Times New Roman" w:hAnsi="Times New Roman"/>
          <w:i/>
          <w:iCs/>
          <w:sz w:val="20"/>
          <w:szCs w:val="20"/>
        </w:rPr>
        <w:t>e</w:t>
      </w:r>
      <w:r>
        <w:rPr>
          <w:rFonts w:ascii="Times New Roman" w:hAnsi="Times New Roman"/>
          <w:i/>
          <w:iCs/>
          <w:spacing w:val="-7"/>
          <w:sz w:val="20"/>
          <w:szCs w:val="20"/>
        </w:rPr>
        <w:t>r</w:t>
      </w:r>
      <w:r>
        <w:rPr>
          <w:rFonts w:ascii="Times New Roman" w:hAnsi="Times New Roman"/>
          <w:i/>
          <w:iCs/>
          <w:sz w:val="20"/>
          <w:szCs w:val="20"/>
        </w:rPr>
        <w:t>equisite: NURS 6101.</w:t>
      </w:r>
    </w:p>
    <w:p w:rsidR="00F42301" w:rsidRDefault="00F42301" w:rsidP="00963D01">
      <w:pPr>
        <w:widowControl w:val="0"/>
        <w:autoSpaceDE w:val="0"/>
        <w:autoSpaceDN w:val="0"/>
        <w:adjustRightInd w:val="0"/>
        <w:spacing w:after="0" w:line="250" w:lineRule="auto"/>
        <w:ind w:left="1221" w:right="1949" w:hanging="360"/>
        <w:rPr>
          <w:rFonts w:ascii="Times New Roman" w:hAnsi="Times New Roman"/>
          <w:sz w:val="20"/>
          <w:szCs w:val="20"/>
        </w:rPr>
      </w:pPr>
      <w:r>
        <w:rPr>
          <w:rFonts w:ascii="Times New Roman" w:hAnsi="Times New Roman"/>
          <w:b/>
          <w:bCs/>
          <w:sz w:val="20"/>
          <w:szCs w:val="20"/>
        </w:rPr>
        <w:t>NURS</w:t>
      </w:r>
      <w:r>
        <w:rPr>
          <w:rFonts w:ascii="Times New Roman" w:hAnsi="Times New Roman"/>
          <w:b/>
          <w:bCs/>
          <w:spacing w:val="1"/>
          <w:sz w:val="20"/>
          <w:szCs w:val="20"/>
        </w:rPr>
        <w:t xml:space="preserve"> </w:t>
      </w:r>
      <w:r>
        <w:rPr>
          <w:rFonts w:ascii="Times New Roman" w:hAnsi="Times New Roman"/>
          <w:b/>
          <w:bCs/>
          <w:sz w:val="20"/>
          <w:szCs w:val="20"/>
        </w:rPr>
        <w:t>6212</w:t>
      </w:r>
      <w:r>
        <w:rPr>
          <w:rFonts w:ascii="Times New Roman" w:hAnsi="Times New Roman"/>
          <w:b/>
          <w:bCs/>
          <w:spacing w:val="1"/>
          <w:sz w:val="20"/>
          <w:szCs w:val="20"/>
        </w:rPr>
        <w:t xml:space="preserve"> </w:t>
      </w:r>
      <w:r>
        <w:rPr>
          <w:rFonts w:ascii="Times New Roman" w:hAnsi="Times New Roman"/>
          <w:b/>
          <w:bCs/>
          <w:sz w:val="20"/>
          <w:szCs w:val="20"/>
        </w:rPr>
        <w:t>-</w:t>
      </w:r>
      <w:r>
        <w:rPr>
          <w:rFonts w:ascii="Times New Roman" w:hAnsi="Times New Roman"/>
          <w:b/>
          <w:bCs/>
          <w:spacing w:val="1"/>
          <w:sz w:val="20"/>
          <w:szCs w:val="20"/>
        </w:rPr>
        <w:t xml:space="preserve"> </w:t>
      </w:r>
      <w:r>
        <w:rPr>
          <w:rFonts w:ascii="Times New Roman" w:hAnsi="Times New Roman"/>
          <w:b/>
          <w:bCs/>
          <w:sz w:val="20"/>
          <w:szCs w:val="20"/>
        </w:rPr>
        <w:t>Primary</w:t>
      </w:r>
      <w:r>
        <w:rPr>
          <w:rFonts w:ascii="Times New Roman" w:hAnsi="Times New Roman"/>
          <w:b/>
          <w:bCs/>
          <w:spacing w:val="1"/>
          <w:sz w:val="20"/>
          <w:szCs w:val="20"/>
        </w:rPr>
        <w:t xml:space="preserve"> </w:t>
      </w:r>
      <w:r>
        <w:rPr>
          <w:rFonts w:ascii="Times New Roman" w:hAnsi="Times New Roman"/>
          <w:b/>
          <w:bCs/>
          <w:sz w:val="20"/>
          <w:szCs w:val="20"/>
        </w:rPr>
        <w:t>Ca</w:t>
      </w:r>
      <w:r>
        <w:rPr>
          <w:rFonts w:ascii="Times New Roman" w:hAnsi="Times New Roman"/>
          <w:b/>
          <w:bCs/>
          <w:spacing w:val="-4"/>
          <w:sz w:val="20"/>
          <w:szCs w:val="20"/>
        </w:rPr>
        <w:t>r</w:t>
      </w:r>
      <w:r>
        <w:rPr>
          <w:rFonts w:ascii="Times New Roman" w:hAnsi="Times New Roman"/>
          <w:b/>
          <w:bCs/>
          <w:sz w:val="20"/>
          <w:szCs w:val="20"/>
        </w:rPr>
        <w:t>e</w:t>
      </w:r>
      <w:r>
        <w:rPr>
          <w:rFonts w:ascii="Times New Roman" w:hAnsi="Times New Roman"/>
          <w:b/>
          <w:bCs/>
          <w:spacing w:val="1"/>
          <w:sz w:val="20"/>
          <w:szCs w:val="20"/>
        </w:rPr>
        <w:t xml:space="preserve"> </w:t>
      </w:r>
      <w:r>
        <w:rPr>
          <w:rFonts w:ascii="Times New Roman" w:hAnsi="Times New Roman"/>
          <w:b/>
          <w:bCs/>
          <w:sz w:val="20"/>
          <w:szCs w:val="20"/>
        </w:rPr>
        <w:t>of</w:t>
      </w:r>
      <w:r>
        <w:rPr>
          <w:rFonts w:ascii="Times New Roman" w:hAnsi="Times New Roman"/>
          <w:b/>
          <w:bCs/>
          <w:spacing w:val="-10"/>
          <w:sz w:val="20"/>
          <w:szCs w:val="20"/>
        </w:rPr>
        <w:t xml:space="preserve"> </w:t>
      </w:r>
      <w:r>
        <w:rPr>
          <w:rFonts w:ascii="Times New Roman" w:hAnsi="Times New Roman"/>
          <w:b/>
          <w:bCs/>
          <w:sz w:val="20"/>
          <w:szCs w:val="20"/>
        </w:rPr>
        <w:t>Adults</w:t>
      </w:r>
      <w:r>
        <w:rPr>
          <w:rFonts w:ascii="Times New Roman" w:hAnsi="Times New Roman"/>
          <w:b/>
          <w:bCs/>
          <w:spacing w:val="1"/>
          <w:sz w:val="20"/>
          <w:szCs w:val="20"/>
        </w:rPr>
        <w:t xml:space="preserve"> </w:t>
      </w:r>
      <w:r>
        <w:rPr>
          <w:rFonts w:ascii="Times New Roman" w:hAnsi="Times New Roman"/>
          <w:b/>
          <w:bCs/>
          <w:sz w:val="20"/>
          <w:szCs w:val="20"/>
        </w:rPr>
        <w:t xml:space="preserve">Clinical......................................................................2(0-8) </w:t>
      </w:r>
      <w:r>
        <w:rPr>
          <w:rFonts w:ascii="Times New Roman" w:hAnsi="Times New Roman"/>
          <w:sz w:val="20"/>
          <w:szCs w:val="20"/>
        </w:rPr>
        <w:t>Clinical elective in adult health care to enhance advanced-nursing practice.</w:t>
      </w:r>
      <w:r>
        <w:rPr>
          <w:rFonts w:ascii="Times New Roman" w:hAnsi="Times New Roman"/>
          <w:spacing w:val="-1"/>
          <w:sz w:val="20"/>
          <w:szCs w:val="20"/>
        </w:rPr>
        <w:t xml:space="preserve"> </w:t>
      </w:r>
      <w:r>
        <w:rPr>
          <w:rFonts w:ascii="Times New Roman" w:hAnsi="Times New Roman"/>
          <w:i/>
          <w:iCs/>
          <w:sz w:val="20"/>
          <w:szCs w:val="20"/>
        </w:rPr>
        <w:t>Co</w:t>
      </w:r>
      <w:r>
        <w:rPr>
          <w:rFonts w:ascii="Times New Roman" w:hAnsi="Times New Roman"/>
          <w:i/>
          <w:iCs/>
          <w:spacing w:val="-7"/>
          <w:sz w:val="20"/>
          <w:szCs w:val="20"/>
        </w:rPr>
        <w:t>r</w:t>
      </w:r>
      <w:r>
        <w:rPr>
          <w:rFonts w:ascii="Times New Roman" w:hAnsi="Times New Roman"/>
          <w:i/>
          <w:iCs/>
          <w:sz w:val="20"/>
          <w:szCs w:val="20"/>
        </w:rPr>
        <w:t>equisite: NURS62</w:t>
      </w:r>
      <w:r>
        <w:rPr>
          <w:rFonts w:ascii="Times New Roman" w:hAnsi="Times New Roman"/>
          <w:i/>
          <w:iCs/>
          <w:spacing w:val="-15"/>
          <w:sz w:val="20"/>
          <w:szCs w:val="20"/>
        </w:rPr>
        <w:t>1</w:t>
      </w:r>
      <w:r>
        <w:rPr>
          <w:rFonts w:ascii="Times New Roman" w:hAnsi="Times New Roman"/>
          <w:i/>
          <w:iCs/>
          <w:sz w:val="20"/>
          <w:szCs w:val="20"/>
        </w:rPr>
        <w:t>1.</w:t>
      </w:r>
    </w:p>
    <w:p w:rsidR="00F42301" w:rsidRDefault="00F42301" w:rsidP="00963D01">
      <w:pPr>
        <w:widowControl w:val="0"/>
        <w:autoSpaceDE w:val="0"/>
        <w:autoSpaceDN w:val="0"/>
        <w:adjustRightInd w:val="0"/>
        <w:spacing w:after="0" w:line="250" w:lineRule="auto"/>
        <w:ind w:left="1221" w:right="1948" w:hanging="360"/>
        <w:jc w:val="both"/>
        <w:rPr>
          <w:rFonts w:ascii="Times New Roman" w:hAnsi="Times New Roman"/>
          <w:sz w:val="20"/>
          <w:szCs w:val="20"/>
        </w:rPr>
      </w:pPr>
      <w:r w:rsidRPr="00607700">
        <w:rPr>
          <w:rFonts w:ascii="Calibri" w:hAnsi="Calibri"/>
          <w:noProof/>
          <w:lang w:eastAsia="en-US"/>
        </w:rPr>
        <w:pict>
          <v:shape id="_x0000_s3659" type="#_x0000_t202" style="position:absolute;left:0;text-align:left;margin-left:521.3pt;margin-top:5.75pt;width:1in;height:270.75pt;z-index:-251597824;mso-position-horizontal-relative:page" o:allowincell="f" filled="f" stroked="f">
            <v:textbox style="layout-flow:vertical" inset="0,0,0,0">
              <w:txbxContent>
                <w:p w:rsidR="00F42301" w:rsidRDefault="00F42301" w:rsidP="00963D01">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P</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ROGRAM</w:t>
                  </w:r>
                  <w:r>
                    <w:rPr>
                      <w:rFonts w:ascii="Impact" w:hAnsi="Impact" w:cs="Impact"/>
                      <w:color w:val="A3A3A3"/>
                      <w:position w:val="1"/>
                      <w:sz w:val="105"/>
                      <w:szCs w:val="105"/>
                    </w:rPr>
                    <w:t>S</w:t>
                  </w:r>
                  <w:r>
                    <w:rPr>
                      <w:rFonts w:ascii="Impact" w:hAnsi="Impact" w:cs="Impact"/>
                      <w:color w:val="A3A3A3"/>
                      <w:spacing w:val="-115"/>
                      <w:position w:val="1"/>
                      <w:sz w:val="105"/>
                      <w:szCs w:val="105"/>
                    </w:rPr>
                    <w:t xml:space="preserve"> </w:t>
                  </w:r>
                </w:p>
              </w:txbxContent>
            </v:textbox>
            <w10:wrap anchorx="page"/>
          </v:shape>
        </w:pict>
      </w:r>
      <w:r>
        <w:rPr>
          <w:rFonts w:ascii="Times New Roman" w:hAnsi="Times New Roman"/>
          <w:b/>
          <w:bCs/>
          <w:sz w:val="20"/>
          <w:szCs w:val="20"/>
        </w:rPr>
        <w:t>NURS 6310 - Primary Ca</w:t>
      </w:r>
      <w:r>
        <w:rPr>
          <w:rFonts w:ascii="Times New Roman" w:hAnsi="Times New Roman"/>
          <w:b/>
          <w:bCs/>
          <w:spacing w:val="-4"/>
          <w:sz w:val="20"/>
          <w:szCs w:val="20"/>
        </w:rPr>
        <w:t>r</w:t>
      </w:r>
      <w:r>
        <w:rPr>
          <w:rFonts w:ascii="Times New Roman" w:hAnsi="Times New Roman"/>
          <w:b/>
          <w:bCs/>
          <w:sz w:val="20"/>
          <w:szCs w:val="20"/>
        </w:rPr>
        <w:t>e Issues In Health P</w:t>
      </w:r>
      <w:r>
        <w:rPr>
          <w:rFonts w:ascii="Times New Roman" w:hAnsi="Times New Roman"/>
          <w:b/>
          <w:bCs/>
          <w:spacing w:val="-4"/>
          <w:sz w:val="20"/>
          <w:szCs w:val="20"/>
        </w:rPr>
        <w:t>r</w:t>
      </w:r>
      <w:r>
        <w:rPr>
          <w:rFonts w:ascii="Times New Roman" w:hAnsi="Times New Roman"/>
          <w:b/>
          <w:bCs/>
          <w:sz w:val="20"/>
          <w:szCs w:val="20"/>
        </w:rPr>
        <w:t xml:space="preserve">omotion of Communities........................2(2-0) </w:t>
      </w:r>
      <w:r>
        <w:rPr>
          <w:rFonts w:ascii="Times New Roman" w:hAnsi="Times New Roman"/>
          <w:sz w:val="20"/>
          <w:szCs w:val="20"/>
        </w:rPr>
        <w:t>This</w:t>
      </w:r>
      <w:r>
        <w:rPr>
          <w:rFonts w:ascii="Times New Roman" w:hAnsi="Times New Roman"/>
          <w:spacing w:val="-5"/>
          <w:sz w:val="20"/>
          <w:szCs w:val="20"/>
        </w:rPr>
        <w:t xml:space="preserve"> </w:t>
      </w:r>
      <w:r>
        <w:rPr>
          <w:rFonts w:ascii="Times New Roman" w:hAnsi="Times New Roman"/>
          <w:sz w:val="20"/>
          <w:szCs w:val="20"/>
        </w:rPr>
        <w:t>seminar</w:t>
      </w:r>
      <w:r>
        <w:rPr>
          <w:rFonts w:ascii="Times New Roman" w:hAnsi="Times New Roman"/>
          <w:spacing w:val="-5"/>
          <w:sz w:val="20"/>
          <w:szCs w:val="20"/>
        </w:rPr>
        <w:t xml:space="preserve"> </w:t>
      </w:r>
      <w:r>
        <w:rPr>
          <w:rFonts w:ascii="Times New Roman" w:hAnsi="Times New Roman"/>
          <w:sz w:val="20"/>
          <w:szCs w:val="20"/>
        </w:rPr>
        <w:t>focuses</w:t>
      </w:r>
      <w:r>
        <w:rPr>
          <w:rFonts w:ascii="Times New Roman" w:hAnsi="Times New Roman"/>
          <w:spacing w:val="-5"/>
          <w:sz w:val="20"/>
          <w:szCs w:val="20"/>
        </w:rPr>
        <w:t xml:space="preserve"> </w:t>
      </w:r>
      <w:r>
        <w:rPr>
          <w:rFonts w:ascii="Times New Roman" w:hAnsi="Times New Roman"/>
          <w:sz w:val="20"/>
          <w:szCs w:val="20"/>
        </w:rPr>
        <w:t>on</w:t>
      </w:r>
      <w:r>
        <w:rPr>
          <w:rFonts w:ascii="Times New Roman" w:hAnsi="Times New Roman"/>
          <w:spacing w:val="-5"/>
          <w:sz w:val="20"/>
          <w:szCs w:val="20"/>
        </w:rPr>
        <w:t xml:space="preserve"> </w:t>
      </w:r>
      <w:r>
        <w:rPr>
          <w:rFonts w:ascii="Times New Roman" w:hAnsi="Times New Roman"/>
          <w:sz w:val="20"/>
          <w:szCs w:val="20"/>
        </w:rPr>
        <w:t>care</w:t>
      </w:r>
      <w:r>
        <w:rPr>
          <w:rFonts w:ascii="Times New Roman" w:hAnsi="Times New Roman"/>
          <w:spacing w:val="-5"/>
          <w:sz w:val="20"/>
          <w:szCs w:val="20"/>
        </w:rPr>
        <w:t xml:space="preserve"> </w:t>
      </w:r>
      <w:r>
        <w:rPr>
          <w:rFonts w:ascii="Times New Roman" w:hAnsi="Times New Roman"/>
          <w:sz w:val="20"/>
          <w:szCs w:val="20"/>
        </w:rPr>
        <w:t>needed</w:t>
      </w:r>
      <w:r>
        <w:rPr>
          <w:rFonts w:ascii="Times New Roman" w:hAnsi="Times New Roman"/>
          <w:spacing w:val="-5"/>
          <w:sz w:val="20"/>
          <w:szCs w:val="20"/>
        </w:rPr>
        <w:t xml:space="preserve"> </w:t>
      </w:r>
      <w:r>
        <w:rPr>
          <w:rFonts w:ascii="Times New Roman" w:hAnsi="Times New Roman"/>
          <w:sz w:val="20"/>
          <w:szCs w:val="20"/>
        </w:rPr>
        <w:t>to</w:t>
      </w:r>
      <w:r>
        <w:rPr>
          <w:rFonts w:ascii="Times New Roman" w:hAnsi="Times New Roman"/>
          <w:spacing w:val="-5"/>
          <w:sz w:val="20"/>
          <w:szCs w:val="20"/>
        </w:rPr>
        <w:t xml:space="preserve"> </w:t>
      </w:r>
      <w:r>
        <w:rPr>
          <w:rFonts w:ascii="Times New Roman" w:hAnsi="Times New Roman"/>
          <w:sz w:val="20"/>
          <w:szCs w:val="20"/>
        </w:rPr>
        <w:t>meet</w:t>
      </w:r>
      <w:r>
        <w:rPr>
          <w:rFonts w:ascii="Times New Roman" w:hAnsi="Times New Roman"/>
          <w:spacing w:val="-5"/>
          <w:sz w:val="20"/>
          <w:szCs w:val="20"/>
        </w:rPr>
        <w:t xml:space="preserve"> </w:t>
      </w:r>
      <w:r>
        <w:rPr>
          <w:rFonts w:ascii="Times New Roman" w:hAnsi="Times New Roman"/>
          <w:sz w:val="20"/>
          <w:szCs w:val="20"/>
        </w:rPr>
        <w:t>the</w:t>
      </w:r>
      <w:r>
        <w:rPr>
          <w:rFonts w:ascii="Times New Roman" w:hAnsi="Times New Roman"/>
          <w:spacing w:val="-5"/>
          <w:sz w:val="20"/>
          <w:szCs w:val="20"/>
        </w:rPr>
        <w:t xml:space="preserve"> </w:t>
      </w:r>
      <w:r>
        <w:rPr>
          <w:rFonts w:ascii="Times New Roman" w:hAnsi="Times New Roman"/>
          <w:sz w:val="20"/>
          <w:szCs w:val="20"/>
        </w:rPr>
        <w:t>needs</w:t>
      </w:r>
      <w:r>
        <w:rPr>
          <w:rFonts w:ascii="Times New Roman" w:hAnsi="Times New Roman"/>
          <w:spacing w:val="-5"/>
          <w:sz w:val="20"/>
          <w:szCs w:val="20"/>
        </w:rPr>
        <w:t xml:space="preserve"> </w:t>
      </w:r>
      <w:r>
        <w:rPr>
          <w:rFonts w:ascii="Times New Roman" w:hAnsi="Times New Roman"/>
          <w:sz w:val="20"/>
          <w:szCs w:val="20"/>
        </w:rPr>
        <w:t>of</w:t>
      </w:r>
      <w:r>
        <w:rPr>
          <w:rFonts w:ascii="Times New Roman" w:hAnsi="Times New Roman"/>
          <w:spacing w:val="-5"/>
          <w:sz w:val="20"/>
          <w:szCs w:val="20"/>
        </w:rPr>
        <w:t xml:space="preserve"> </w:t>
      </w:r>
      <w:r>
        <w:rPr>
          <w:rFonts w:ascii="Times New Roman" w:hAnsi="Times New Roman"/>
          <w:sz w:val="20"/>
          <w:szCs w:val="20"/>
        </w:rPr>
        <w:t>clients</w:t>
      </w:r>
      <w:r>
        <w:rPr>
          <w:rFonts w:ascii="Times New Roman" w:hAnsi="Times New Roman"/>
          <w:spacing w:val="-5"/>
          <w:sz w:val="20"/>
          <w:szCs w:val="20"/>
        </w:rPr>
        <w:t xml:space="preserve"> </w:t>
      </w:r>
      <w:r>
        <w:rPr>
          <w:rFonts w:ascii="Times New Roman" w:hAnsi="Times New Roman"/>
          <w:sz w:val="20"/>
          <w:szCs w:val="20"/>
        </w:rPr>
        <w:t>with</w:t>
      </w:r>
      <w:r>
        <w:rPr>
          <w:rFonts w:ascii="Times New Roman" w:hAnsi="Times New Roman"/>
          <w:spacing w:val="-5"/>
          <w:sz w:val="20"/>
          <w:szCs w:val="20"/>
        </w:rPr>
        <w:t xml:space="preserve"> </w:t>
      </w:r>
      <w:r>
        <w:rPr>
          <w:rFonts w:ascii="Times New Roman" w:hAnsi="Times New Roman"/>
          <w:sz w:val="20"/>
          <w:szCs w:val="20"/>
        </w:rPr>
        <w:t>sensitivity</w:t>
      </w:r>
      <w:r>
        <w:rPr>
          <w:rFonts w:ascii="Times New Roman" w:hAnsi="Times New Roman"/>
          <w:spacing w:val="-5"/>
          <w:sz w:val="20"/>
          <w:szCs w:val="20"/>
        </w:rPr>
        <w:t xml:space="preserve"> </w:t>
      </w:r>
      <w:r>
        <w:rPr>
          <w:rFonts w:ascii="Times New Roman" w:hAnsi="Times New Roman"/>
          <w:sz w:val="20"/>
          <w:szCs w:val="20"/>
        </w:rPr>
        <w:t>to</w:t>
      </w:r>
      <w:r>
        <w:rPr>
          <w:rFonts w:ascii="Times New Roman" w:hAnsi="Times New Roman"/>
          <w:spacing w:val="-5"/>
          <w:sz w:val="20"/>
          <w:szCs w:val="20"/>
        </w:rPr>
        <w:t xml:space="preserve"> </w:t>
      </w:r>
      <w:r>
        <w:rPr>
          <w:rFonts w:ascii="Times New Roman" w:hAnsi="Times New Roman"/>
          <w:sz w:val="20"/>
          <w:szCs w:val="20"/>
        </w:rPr>
        <w:t>community and cultural di</w:t>
      </w:r>
      <w:r>
        <w:rPr>
          <w:rFonts w:ascii="Times New Roman" w:hAnsi="Times New Roman"/>
          <w:spacing w:val="-4"/>
          <w:sz w:val="20"/>
          <w:szCs w:val="20"/>
        </w:rPr>
        <w:t>f</w:t>
      </w:r>
      <w:r>
        <w:rPr>
          <w:rFonts w:ascii="Times New Roman" w:hAnsi="Times New Roman"/>
          <w:sz w:val="20"/>
          <w:szCs w:val="20"/>
        </w:rPr>
        <w:t xml:space="preserve">ferences. </w:t>
      </w:r>
      <w:r>
        <w:rPr>
          <w:rFonts w:ascii="Times New Roman" w:hAnsi="Times New Roman"/>
          <w:i/>
          <w:iCs/>
          <w:sz w:val="20"/>
          <w:szCs w:val="20"/>
        </w:rPr>
        <w:t>P</w:t>
      </w:r>
      <w:r>
        <w:rPr>
          <w:rFonts w:ascii="Times New Roman" w:hAnsi="Times New Roman"/>
          <w:i/>
          <w:iCs/>
          <w:spacing w:val="-7"/>
          <w:sz w:val="20"/>
          <w:szCs w:val="20"/>
        </w:rPr>
        <w:t>r</w:t>
      </w:r>
      <w:r>
        <w:rPr>
          <w:rFonts w:ascii="Times New Roman" w:hAnsi="Times New Roman"/>
          <w:i/>
          <w:iCs/>
          <w:sz w:val="20"/>
          <w:szCs w:val="20"/>
        </w:rPr>
        <w:t>e</w:t>
      </w:r>
      <w:r>
        <w:rPr>
          <w:rFonts w:ascii="Times New Roman" w:hAnsi="Times New Roman"/>
          <w:i/>
          <w:iCs/>
          <w:spacing w:val="-7"/>
          <w:sz w:val="20"/>
          <w:szCs w:val="20"/>
        </w:rPr>
        <w:t>r</w:t>
      </w:r>
      <w:r>
        <w:rPr>
          <w:rFonts w:ascii="Times New Roman" w:hAnsi="Times New Roman"/>
          <w:i/>
          <w:iCs/>
          <w:sz w:val="20"/>
          <w:szCs w:val="20"/>
        </w:rPr>
        <w:t>equisite: NURS 6101.</w:t>
      </w:r>
    </w:p>
    <w:p w:rsidR="00F42301" w:rsidRDefault="00F42301" w:rsidP="00963D01">
      <w:pPr>
        <w:widowControl w:val="0"/>
        <w:autoSpaceDE w:val="0"/>
        <w:autoSpaceDN w:val="0"/>
        <w:adjustRightInd w:val="0"/>
        <w:spacing w:after="0" w:line="250" w:lineRule="auto"/>
        <w:ind w:left="1221" w:right="1948" w:hanging="360"/>
        <w:jc w:val="both"/>
        <w:rPr>
          <w:rFonts w:ascii="Times New Roman" w:hAnsi="Times New Roman"/>
          <w:sz w:val="20"/>
          <w:szCs w:val="20"/>
        </w:rPr>
      </w:pPr>
      <w:r>
        <w:rPr>
          <w:rFonts w:ascii="Times New Roman" w:hAnsi="Times New Roman"/>
          <w:b/>
          <w:bCs/>
          <w:sz w:val="20"/>
          <w:szCs w:val="20"/>
        </w:rPr>
        <w:t>NURS</w:t>
      </w:r>
      <w:r>
        <w:rPr>
          <w:rFonts w:ascii="Times New Roman" w:hAnsi="Times New Roman"/>
          <w:b/>
          <w:bCs/>
          <w:spacing w:val="7"/>
          <w:sz w:val="20"/>
          <w:szCs w:val="20"/>
        </w:rPr>
        <w:t xml:space="preserve"> </w:t>
      </w:r>
      <w:r>
        <w:rPr>
          <w:rFonts w:ascii="Times New Roman" w:hAnsi="Times New Roman"/>
          <w:b/>
          <w:bCs/>
          <w:sz w:val="20"/>
          <w:szCs w:val="20"/>
        </w:rPr>
        <w:t>6620</w:t>
      </w:r>
      <w:r>
        <w:rPr>
          <w:rFonts w:ascii="Times New Roman" w:hAnsi="Times New Roman"/>
          <w:b/>
          <w:bCs/>
          <w:spacing w:val="7"/>
          <w:sz w:val="20"/>
          <w:szCs w:val="20"/>
        </w:rPr>
        <w:t xml:space="preserve"> </w:t>
      </w:r>
      <w:r>
        <w:rPr>
          <w:rFonts w:ascii="Times New Roman" w:hAnsi="Times New Roman"/>
          <w:b/>
          <w:bCs/>
          <w:sz w:val="20"/>
          <w:szCs w:val="20"/>
        </w:rPr>
        <w:t>-</w:t>
      </w:r>
      <w:r>
        <w:rPr>
          <w:rFonts w:ascii="Times New Roman" w:hAnsi="Times New Roman"/>
          <w:b/>
          <w:bCs/>
          <w:spacing w:val="-4"/>
          <w:sz w:val="20"/>
          <w:szCs w:val="20"/>
        </w:rPr>
        <w:t xml:space="preserve"> </w:t>
      </w:r>
      <w:r>
        <w:rPr>
          <w:rFonts w:ascii="Times New Roman" w:hAnsi="Times New Roman"/>
          <w:b/>
          <w:bCs/>
          <w:sz w:val="20"/>
          <w:szCs w:val="20"/>
        </w:rPr>
        <w:t>Advanced</w:t>
      </w:r>
      <w:r>
        <w:rPr>
          <w:rFonts w:ascii="Times New Roman" w:hAnsi="Times New Roman"/>
          <w:b/>
          <w:bCs/>
          <w:spacing w:val="3"/>
          <w:sz w:val="20"/>
          <w:szCs w:val="20"/>
        </w:rPr>
        <w:t xml:space="preserve"> </w:t>
      </w:r>
      <w:r>
        <w:rPr>
          <w:rFonts w:ascii="Times New Roman" w:hAnsi="Times New Roman"/>
          <w:b/>
          <w:bCs/>
          <w:spacing w:val="-18"/>
          <w:sz w:val="20"/>
          <w:szCs w:val="20"/>
        </w:rPr>
        <w:t>T</w:t>
      </w:r>
      <w:r>
        <w:rPr>
          <w:rFonts w:ascii="Times New Roman" w:hAnsi="Times New Roman"/>
          <w:b/>
          <w:bCs/>
          <w:sz w:val="20"/>
          <w:szCs w:val="20"/>
        </w:rPr>
        <w:t>eaching</w:t>
      </w:r>
      <w:r>
        <w:rPr>
          <w:rFonts w:ascii="Times New Roman" w:hAnsi="Times New Roman"/>
          <w:b/>
          <w:bCs/>
          <w:spacing w:val="7"/>
          <w:sz w:val="20"/>
          <w:szCs w:val="20"/>
        </w:rPr>
        <w:t xml:space="preserve"> </w:t>
      </w:r>
      <w:r>
        <w:rPr>
          <w:rFonts w:ascii="Times New Roman" w:hAnsi="Times New Roman"/>
          <w:b/>
          <w:bCs/>
          <w:sz w:val="20"/>
          <w:szCs w:val="20"/>
        </w:rPr>
        <w:t xml:space="preserve">Practicum........................................................................3(2-6) </w:t>
      </w:r>
      <w:r>
        <w:rPr>
          <w:rFonts w:ascii="Times New Roman" w:hAnsi="Times New Roman"/>
          <w:sz w:val="20"/>
          <w:szCs w:val="20"/>
        </w:rPr>
        <w:t>This</w:t>
      </w:r>
      <w:r>
        <w:rPr>
          <w:rFonts w:ascii="Times New Roman" w:hAnsi="Times New Roman"/>
          <w:spacing w:val="-4"/>
          <w:sz w:val="20"/>
          <w:szCs w:val="20"/>
        </w:rPr>
        <w:t xml:space="preserve"> </w:t>
      </w:r>
      <w:r>
        <w:rPr>
          <w:rFonts w:ascii="Times New Roman" w:hAnsi="Times New Roman"/>
          <w:sz w:val="20"/>
          <w:szCs w:val="20"/>
        </w:rPr>
        <w:t>practicum</w:t>
      </w:r>
      <w:r>
        <w:rPr>
          <w:rFonts w:ascii="Times New Roman" w:hAnsi="Times New Roman"/>
          <w:spacing w:val="-4"/>
          <w:sz w:val="20"/>
          <w:szCs w:val="20"/>
        </w:rPr>
        <w:t xml:space="preserve"> </w:t>
      </w:r>
      <w:r>
        <w:rPr>
          <w:rFonts w:ascii="Times New Roman" w:hAnsi="Times New Roman"/>
          <w:sz w:val="20"/>
          <w:szCs w:val="20"/>
        </w:rPr>
        <w:t>is</w:t>
      </w:r>
      <w:r>
        <w:rPr>
          <w:rFonts w:ascii="Times New Roman" w:hAnsi="Times New Roman"/>
          <w:spacing w:val="-4"/>
          <w:sz w:val="20"/>
          <w:szCs w:val="20"/>
        </w:rPr>
        <w:t xml:space="preserve"> </w:t>
      </w:r>
      <w:r>
        <w:rPr>
          <w:rFonts w:ascii="Times New Roman" w:hAnsi="Times New Roman"/>
          <w:sz w:val="20"/>
          <w:szCs w:val="20"/>
        </w:rPr>
        <w:t>designed</w:t>
      </w:r>
      <w:r>
        <w:rPr>
          <w:rFonts w:ascii="Times New Roman" w:hAnsi="Times New Roman"/>
          <w:spacing w:val="-4"/>
          <w:sz w:val="20"/>
          <w:szCs w:val="20"/>
        </w:rPr>
        <w:t xml:space="preserve"> </w:t>
      </w:r>
      <w:r>
        <w:rPr>
          <w:rFonts w:ascii="Times New Roman" w:hAnsi="Times New Roman"/>
          <w:sz w:val="20"/>
          <w:szCs w:val="20"/>
        </w:rPr>
        <w:t>to</w:t>
      </w:r>
      <w:r>
        <w:rPr>
          <w:rFonts w:ascii="Times New Roman" w:hAnsi="Times New Roman"/>
          <w:spacing w:val="-4"/>
          <w:sz w:val="20"/>
          <w:szCs w:val="20"/>
        </w:rPr>
        <w:t xml:space="preserve"> </w:t>
      </w:r>
      <w:r>
        <w:rPr>
          <w:rFonts w:ascii="Times New Roman" w:hAnsi="Times New Roman"/>
          <w:sz w:val="20"/>
          <w:szCs w:val="20"/>
        </w:rPr>
        <w:t>foster</w:t>
      </w:r>
      <w:r>
        <w:rPr>
          <w:rFonts w:ascii="Times New Roman" w:hAnsi="Times New Roman"/>
          <w:spacing w:val="-4"/>
          <w:sz w:val="20"/>
          <w:szCs w:val="20"/>
        </w:rPr>
        <w:t xml:space="preserve"> </w:t>
      </w:r>
      <w:r>
        <w:rPr>
          <w:rFonts w:ascii="Times New Roman" w:hAnsi="Times New Roman"/>
          <w:sz w:val="20"/>
          <w:szCs w:val="20"/>
        </w:rPr>
        <w:t>the</w:t>
      </w:r>
      <w:r>
        <w:rPr>
          <w:rFonts w:ascii="Times New Roman" w:hAnsi="Times New Roman"/>
          <w:spacing w:val="-4"/>
          <w:sz w:val="20"/>
          <w:szCs w:val="20"/>
        </w:rPr>
        <w:t xml:space="preserve"> </w:t>
      </w:r>
      <w:r>
        <w:rPr>
          <w:rFonts w:ascii="Times New Roman" w:hAnsi="Times New Roman"/>
          <w:sz w:val="20"/>
          <w:szCs w:val="20"/>
        </w:rPr>
        <w:t>student</w:t>
      </w:r>
      <w:r>
        <w:rPr>
          <w:rFonts w:ascii="Times New Roman" w:hAnsi="Times New Roman"/>
          <w:spacing w:val="-11"/>
          <w:sz w:val="20"/>
          <w:szCs w:val="20"/>
        </w:rPr>
        <w:t>’</w:t>
      </w:r>
      <w:r>
        <w:rPr>
          <w:rFonts w:ascii="Times New Roman" w:hAnsi="Times New Roman"/>
          <w:sz w:val="20"/>
          <w:szCs w:val="20"/>
        </w:rPr>
        <w:t>s</w:t>
      </w:r>
      <w:r>
        <w:rPr>
          <w:rFonts w:ascii="Times New Roman" w:hAnsi="Times New Roman"/>
          <w:spacing w:val="-4"/>
          <w:sz w:val="20"/>
          <w:szCs w:val="20"/>
        </w:rPr>
        <w:t xml:space="preserve"> </w:t>
      </w:r>
      <w:r>
        <w:rPr>
          <w:rFonts w:ascii="Times New Roman" w:hAnsi="Times New Roman"/>
          <w:sz w:val="20"/>
          <w:szCs w:val="20"/>
        </w:rPr>
        <w:t>development</w:t>
      </w:r>
      <w:r>
        <w:rPr>
          <w:rFonts w:ascii="Times New Roman" w:hAnsi="Times New Roman"/>
          <w:spacing w:val="-4"/>
          <w:sz w:val="20"/>
          <w:szCs w:val="20"/>
        </w:rPr>
        <w:t xml:space="preserve"> </w:t>
      </w:r>
      <w:r>
        <w:rPr>
          <w:rFonts w:ascii="Times New Roman" w:hAnsi="Times New Roman"/>
          <w:sz w:val="20"/>
          <w:szCs w:val="20"/>
        </w:rPr>
        <w:t>and</w:t>
      </w:r>
      <w:r>
        <w:rPr>
          <w:rFonts w:ascii="Times New Roman" w:hAnsi="Times New Roman"/>
          <w:spacing w:val="-4"/>
          <w:sz w:val="20"/>
          <w:szCs w:val="20"/>
        </w:rPr>
        <w:t xml:space="preserve"> </w:t>
      </w:r>
      <w:r>
        <w:rPr>
          <w:rFonts w:ascii="Times New Roman" w:hAnsi="Times New Roman"/>
          <w:sz w:val="20"/>
          <w:szCs w:val="20"/>
        </w:rPr>
        <w:t>competency</w:t>
      </w:r>
      <w:r>
        <w:rPr>
          <w:rFonts w:ascii="Times New Roman" w:hAnsi="Times New Roman"/>
          <w:spacing w:val="-4"/>
          <w:sz w:val="20"/>
          <w:szCs w:val="20"/>
        </w:rPr>
        <w:t xml:space="preserve"> </w:t>
      </w:r>
      <w:r>
        <w:rPr>
          <w:rFonts w:ascii="Times New Roman" w:hAnsi="Times New Roman"/>
          <w:sz w:val="20"/>
          <w:szCs w:val="20"/>
        </w:rPr>
        <w:t>as</w:t>
      </w:r>
      <w:r>
        <w:rPr>
          <w:rFonts w:ascii="Times New Roman" w:hAnsi="Times New Roman"/>
          <w:spacing w:val="-4"/>
          <w:sz w:val="20"/>
          <w:szCs w:val="20"/>
        </w:rPr>
        <w:t xml:space="preserve"> </w:t>
      </w:r>
      <w:r>
        <w:rPr>
          <w:rFonts w:ascii="Times New Roman" w:hAnsi="Times New Roman"/>
          <w:sz w:val="20"/>
          <w:szCs w:val="20"/>
        </w:rPr>
        <w:t>an</w:t>
      </w:r>
      <w:r>
        <w:rPr>
          <w:rFonts w:ascii="Times New Roman" w:hAnsi="Times New Roman"/>
          <w:spacing w:val="-4"/>
          <w:sz w:val="20"/>
          <w:szCs w:val="20"/>
        </w:rPr>
        <w:t xml:space="preserve"> </w:t>
      </w:r>
      <w:r>
        <w:rPr>
          <w:rFonts w:ascii="Times New Roman" w:hAnsi="Times New Roman"/>
          <w:sz w:val="20"/>
          <w:szCs w:val="20"/>
        </w:rPr>
        <w:t>educato</w:t>
      </w:r>
      <w:r>
        <w:rPr>
          <w:rFonts w:ascii="Times New Roman" w:hAnsi="Times New Roman"/>
          <w:spacing w:val="-11"/>
          <w:sz w:val="20"/>
          <w:szCs w:val="20"/>
        </w:rPr>
        <w:t>r</w:t>
      </w:r>
      <w:r>
        <w:rPr>
          <w:rFonts w:ascii="Times New Roman" w:hAnsi="Times New Roman"/>
          <w:sz w:val="20"/>
          <w:szCs w:val="20"/>
        </w:rPr>
        <w:t>. The</w:t>
      </w:r>
      <w:r>
        <w:rPr>
          <w:rFonts w:ascii="Times New Roman" w:hAnsi="Times New Roman"/>
          <w:spacing w:val="-4"/>
          <w:sz w:val="20"/>
          <w:szCs w:val="20"/>
        </w:rPr>
        <w:t xml:space="preserve"> </w:t>
      </w:r>
      <w:r>
        <w:rPr>
          <w:rFonts w:ascii="Times New Roman" w:hAnsi="Times New Roman"/>
          <w:sz w:val="20"/>
          <w:szCs w:val="20"/>
        </w:rPr>
        <w:t>focus</w:t>
      </w:r>
      <w:r>
        <w:rPr>
          <w:rFonts w:ascii="Times New Roman" w:hAnsi="Times New Roman"/>
          <w:spacing w:val="-4"/>
          <w:sz w:val="20"/>
          <w:szCs w:val="20"/>
        </w:rPr>
        <w:t xml:space="preserve"> </w:t>
      </w:r>
      <w:r>
        <w:rPr>
          <w:rFonts w:ascii="Times New Roman" w:hAnsi="Times New Roman"/>
          <w:sz w:val="20"/>
          <w:szCs w:val="20"/>
        </w:rPr>
        <w:t>of</w:t>
      </w:r>
      <w:r>
        <w:rPr>
          <w:rFonts w:ascii="Times New Roman" w:hAnsi="Times New Roman"/>
          <w:spacing w:val="-4"/>
          <w:sz w:val="20"/>
          <w:szCs w:val="20"/>
        </w:rPr>
        <w:t xml:space="preserve"> </w:t>
      </w:r>
      <w:r>
        <w:rPr>
          <w:rFonts w:ascii="Times New Roman" w:hAnsi="Times New Roman"/>
          <w:sz w:val="20"/>
          <w:szCs w:val="20"/>
        </w:rPr>
        <w:t>the</w:t>
      </w:r>
      <w:r>
        <w:rPr>
          <w:rFonts w:ascii="Times New Roman" w:hAnsi="Times New Roman"/>
          <w:spacing w:val="-4"/>
          <w:sz w:val="20"/>
          <w:szCs w:val="20"/>
        </w:rPr>
        <w:t xml:space="preserve"> </w:t>
      </w:r>
      <w:r>
        <w:rPr>
          <w:rFonts w:ascii="Times New Roman" w:hAnsi="Times New Roman"/>
          <w:sz w:val="20"/>
          <w:szCs w:val="20"/>
        </w:rPr>
        <w:t>experience</w:t>
      </w:r>
      <w:r>
        <w:rPr>
          <w:rFonts w:ascii="Times New Roman" w:hAnsi="Times New Roman"/>
          <w:spacing w:val="-4"/>
          <w:sz w:val="20"/>
          <w:szCs w:val="20"/>
        </w:rPr>
        <w:t xml:space="preserve"> </w:t>
      </w:r>
      <w:r>
        <w:rPr>
          <w:rFonts w:ascii="Times New Roman" w:hAnsi="Times New Roman"/>
          <w:sz w:val="20"/>
          <w:szCs w:val="20"/>
        </w:rPr>
        <w:t>is</w:t>
      </w:r>
      <w:r>
        <w:rPr>
          <w:rFonts w:ascii="Times New Roman" w:hAnsi="Times New Roman"/>
          <w:spacing w:val="-4"/>
          <w:sz w:val="20"/>
          <w:szCs w:val="20"/>
        </w:rPr>
        <w:t xml:space="preserve"> </w:t>
      </w:r>
      <w:r>
        <w:rPr>
          <w:rFonts w:ascii="Times New Roman" w:hAnsi="Times New Roman"/>
          <w:sz w:val="20"/>
          <w:szCs w:val="20"/>
        </w:rPr>
        <w:t>the</w:t>
      </w:r>
      <w:r>
        <w:rPr>
          <w:rFonts w:ascii="Times New Roman" w:hAnsi="Times New Roman"/>
          <w:spacing w:val="-4"/>
          <w:sz w:val="20"/>
          <w:szCs w:val="20"/>
        </w:rPr>
        <w:t xml:space="preserve"> </w:t>
      </w:r>
      <w:r>
        <w:rPr>
          <w:rFonts w:ascii="Times New Roman" w:hAnsi="Times New Roman"/>
          <w:sz w:val="20"/>
          <w:szCs w:val="20"/>
        </w:rPr>
        <w:t>application</w:t>
      </w:r>
      <w:r>
        <w:rPr>
          <w:rFonts w:ascii="Times New Roman" w:hAnsi="Times New Roman"/>
          <w:spacing w:val="-4"/>
          <w:sz w:val="20"/>
          <w:szCs w:val="20"/>
        </w:rPr>
        <w:t xml:space="preserve"> </w:t>
      </w:r>
      <w:r>
        <w:rPr>
          <w:rFonts w:ascii="Times New Roman" w:hAnsi="Times New Roman"/>
          <w:sz w:val="20"/>
          <w:szCs w:val="20"/>
        </w:rPr>
        <w:t>of</w:t>
      </w:r>
      <w:r>
        <w:rPr>
          <w:rFonts w:ascii="Times New Roman" w:hAnsi="Times New Roman"/>
          <w:spacing w:val="-4"/>
          <w:sz w:val="20"/>
          <w:szCs w:val="20"/>
        </w:rPr>
        <w:t xml:space="preserve"> </w:t>
      </w:r>
      <w:r>
        <w:rPr>
          <w:rFonts w:ascii="Times New Roman" w:hAnsi="Times New Roman"/>
          <w:sz w:val="20"/>
          <w:szCs w:val="20"/>
        </w:rPr>
        <w:t>curricula</w:t>
      </w:r>
      <w:r>
        <w:rPr>
          <w:rFonts w:ascii="Times New Roman" w:hAnsi="Times New Roman"/>
          <w:spacing w:val="-4"/>
          <w:sz w:val="20"/>
          <w:szCs w:val="20"/>
        </w:rPr>
        <w:t xml:space="preserve"> </w:t>
      </w:r>
      <w:r>
        <w:rPr>
          <w:rFonts w:ascii="Times New Roman" w:hAnsi="Times New Roman"/>
          <w:sz w:val="20"/>
          <w:szCs w:val="20"/>
        </w:rPr>
        <w:t>and</w:t>
      </w:r>
      <w:r>
        <w:rPr>
          <w:rFonts w:ascii="Times New Roman" w:hAnsi="Times New Roman"/>
          <w:spacing w:val="-4"/>
          <w:sz w:val="20"/>
          <w:szCs w:val="20"/>
        </w:rPr>
        <w:t xml:space="preserve"> </w:t>
      </w:r>
      <w:r>
        <w:rPr>
          <w:rFonts w:ascii="Times New Roman" w:hAnsi="Times New Roman"/>
          <w:sz w:val="20"/>
          <w:szCs w:val="20"/>
        </w:rPr>
        <w:t>learning</w:t>
      </w:r>
      <w:r>
        <w:rPr>
          <w:rFonts w:ascii="Times New Roman" w:hAnsi="Times New Roman"/>
          <w:spacing w:val="-4"/>
          <w:sz w:val="20"/>
          <w:szCs w:val="20"/>
        </w:rPr>
        <w:t xml:space="preserve"> </w:t>
      </w:r>
      <w:r>
        <w:rPr>
          <w:rFonts w:ascii="Times New Roman" w:hAnsi="Times New Roman"/>
          <w:sz w:val="20"/>
          <w:szCs w:val="20"/>
        </w:rPr>
        <w:t>theories</w:t>
      </w:r>
      <w:r>
        <w:rPr>
          <w:rFonts w:ascii="Times New Roman" w:hAnsi="Times New Roman"/>
          <w:spacing w:val="-4"/>
          <w:sz w:val="20"/>
          <w:szCs w:val="20"/>
        </w:rPr>
        <w:t xml:space="preserve"> </w:t>
      </w:r>
      <w:r>
        <w:rPr>
          <w:rFonts w:ascii="Times New Roman" w:hAnsi="Times New Roman"/>
          <w:sz w:val="20"/>
          <w:szCs w:val="20"/>
        </w:rPr>
        <w:t>to</w:t>
      </w:r>
      <w:r>
        <w:rPr>
          <w:rFonts w:ascii="Times New Roman" w:hAnsi="Times New Roman"/>
          <w:spacing w:val="-4"/>
          <w:sz w:val="20"/>
          <w:szCs w:val="20"/>
        </w:rPr>
        <w:t xml:space="preserve"> </w:t>
      </w:r>
      <w:r>
        <w:rPr>
          <w:rFonts w:ascii="Times New Roman" w:hAnsi="Times New Roman"/>
          <w:sz w:val="20"/>
          <w:szCs w:val="20"/>
        </w:rPr>
        <w:t>instructional design</w:t>
      </w:r>
      <w:r>
        <w:rPr>
          <w:rFonts w:ascii="Times New Roman" w:hAnsi="Times New Roman"/>
          <w:spacing w:val="-8"/>
          <w:sz w:val="20"/>
          <w:szCs w:val="20"/>
        </w:rPr>
        <w:t xml:space="preserve"> </w:t>
      </w:r>
      <w:r>
        <w:rPr>
          <w:rFonts w:ascii="Times New Roman" w:hAnsi="Times New Roman"/>
          <w:sz w:val="20"/>
          <w:szCs w:val="20"/>
        </w:rPr>
        <w:t>for</w:t>
      </w:r>
      <w:r>
        <w:rPr>
          <w:rFonts w:ascii="Times New Roman" w:hAnsi="Times New Roman"/>
          <w:spacing w:val="-8"/>
          <w:sz w:val="20"/>
          <w:szCs w:val="20"/>
        </w:rPr>
        <w:t xml:space="preserve"> </w:t>
      </w:r>
      <w:r>
        <w:rPr>
          <w:rFonts w:ascii="Times New Roman" w:hAnsi="Times New Roman"/>
          <w:sz w:val="20"/>
          <w:szCs w:val="20"/>
        </w:rPr>
        <w:t>nursing</w:t>
      </w:r>
      <w:r>
        <w:rPr>
          <w:rFonts w:ascii="Times New Roman" w:hAnsi="Times New Roman"/>
          <w:spacing w:val="-8"/>
          <w:sz w:val="20"/>
          <w:szCs w:val="20"/>
        </w:rPr>
        <w:t xml:space="preserve"> </w:t>
      </w:r>
      <w:r>
        <w:rPr>
          <w:rFonts w:ascii="Times New Roman" w:hAnsi="Times New Roman"/>
          <w:sz w:val="20"/>
          <w:szCs w:val="20"/>
        </w:rPr>
        <w:t>education.</w:t>
      </w:r>
      <w:r>
        <w:rPr>
          <w:rFonts w:ascii="Times New Roman" w:hAnsi="Times New Roman"/>
          <w:spacing w:val="-11"/>
          <w:sz w:val="20"/>
          <w:szCs w:val="20"/>
        </w:rPr>
        <w:t xml:space="preserve"> </w:t>
      </w:r>
      <w:r>
        <w:rPr>
          <w:rFonts w:ascii="Times New Roman" w:hAnsi="Times New Roman"/>
          <w:sz w:val="20"/>
          <w:szCs w:val="20"/>
        </w:rPr>
        <w:t>The</w:t>
      </w:r>
      <w:r>
        <w:rPr>
          <w:rFonts w:ascii="Times New Roman" w:hAnsi="Times New Roman"/>
          <w:spacing w:val="-8"/>
          <w:sz w:val="20"/>
          <w:szCs w:val="20"/>
        </w:rPr>
        <w:t xml:space="preserve"> </w:t>
      </w:r>
      <w:r>
        <w:rPr>
          <w:rFonts w:ascii="Times New Roman" w:hAnsi="Times New Roman"/>
          <w:sz w:val="20"/>
          <w:szCs w:val="20"/>
        </w:rPr>
        <w:t>practicum</w:t>
      </w:r>
      <w:r>
        <w:rPr>
          <w:rFonts w:ascii="Times New Roman" w:hAnsi="Times New Roman"/>
          <w:spacing w:val="-8"/>
          <w:sz w:val="20"/>
          <w:szCs w:val="20"/>
        </w:rPr>
        <w:t xml:space="preserve"> </w:t>
      </w:r>
      <w:r>
        <w:rPr>
          <w:rFonts w:ascii="Times New Roman" w:hAnsi="Times New Roman"/>
          <w:sz w:val="20"/>
          <w:szCs w:val="20"/>
        </w:rPr>
        <w:t>consists</w:t>
      </w:r>
      <w:r>
        <w:rPr>
          <w:rFonts w:ascii="Times New Roman" w:hAnsi="Times New Roman"/>
          <w:spacing w:val="-8"/>
          <w:sz w:val="20"/>
          <w:szCs w:val="20"/>
        </w:rPr>
        <w:t xml:space="preserve"> </w:t>
      </w:r>
      <w:r>
        <w:rPr>
          <w:rFonts w:ascii="Times New Roman" w:hAnsi="Times New Roman"/>
          <w:sz w:val="20"/>
          <w:szCs w:val="20"/>
        </w:rPr>
        <w:t>of</w:t>
      </w:r>
      <w:r>
        <w:rPr>
          <w:rFonts w:ascii="Times New Roman" w:hAnsi="Times New Roman"/>
          <w:spacing w:val="-8"/>
          <w:sz w:val="20"/>
          <w:szCs w:val="20"/>
        </w:rPr>
        <w:t xml:space="preserve"> </w:t>
      </w:r>
      <w:r>
        <w:rPr>
          <w:rFonts w:ascii="Times New Roman" w:hAnsi="Times New Roman"/>
          <w:sz w:val="20"/>
          <w:szCs w:val="20"/>
        </w:rPr>
        <w:t>experiences</w:t>
      </w:r>
      <w:r>
        <w:rPr>
          <w:rFonts w:ascii="Times New Roman" w:hAnsi="Times New Roman"/>
          <w:spacing w:val="-8"/>
          <w:sz w:val="20"/>
          <w:szCs w:val="20"/>
        </w:rPr>
        <w:t xml:space="preserve"> </w:t>
      </w:r>
      <w:r>
        <w:rPr>
          <w:rFonts w:ascii="Times New Roman" w:hAnsi="Times New Roman"/>
          <w:sz w:val="20"/>
          <w:szCs w:val="20"/>
        </w:rPr>
        <w:t>in</w:t>
      </w:r>
      <w:r>
        <w:rPr>
          <w:rFonts w:ascii="Times New Roman" w:hAnsi="Times New Roman"/>
          <w:spacing w:val="-8"/>
          <w:sz w:val="20"/>
          <w:szCs w:val="20"/>
        </w:rPr>
        <w:t xml:space="preserve"> </w:t>
      </w:r>
      <w:r>
        <w:rPr>
          <w:rFonts w:ascii="Times New Roman" w:hAnsi="Times New Roman"/>
          <w:sz w:val="20"/>
          <w:szCs w:val="20"/>
        </w:rPr>
        <w:t>both</w:t>
      </w:r>
      <w:r>
        <w:rPr>
          <w:rFonts w:ascii="Times New Roman" w:hAnsi="Times New Roman"/>
          <w:spacing w:val="-8"/>
          <w:sz w:val="20"/>
          <w:szCs w:val="20"/>
        </w:rPr>
        <w:t xml:space="preserve"> </w:t>
      </w:r>
      <w:r>
        <w:rPr>
          <w:rFonts w:ascii="Times New Roman" w:hAnsi="Times New Roman"/>
          <w:sz w:val="20"/>
          <w:szCs w:val="20"/>
        </w:rPr>
        <w:t>classroom</w:t>
      </w:r>
      <w:r>
        <w:rPr>
          <w:rFonts w:ascii="Times New Roman" w:hAnsi="Times New Roman"/>
          <w:spacing w:val="-8"/>
          <w:sz w:val="20"/>
          <w:szCs w:val="20"/>
        </w:rPr>
        <w:t xml:space="preserve"> </w:t>
      </w:r>
      <w:r>
        <w:rPr>
          <w:rFonts w:ascii="Times New Roman" w:hAnsi="Times New Roman"/>
          <w:sz w:val="20"/>
          <w:szCs w:val="20"/>
        </w:rPr>
        <w:t>and</w:t>
      </w:r>
      <w:r>
        <w:rPr>
          <w:rFonts w:ascii="Times New Roman" w:hAnsi="Times New Roman"/>
          <w:spacing w:val="-8"/>
          <w:sz w:val="20"/>
          <w:szCs w:val="20"/>
        </w:rPr>
        <w:t xml:space="preserve"> </w:t>
      </w:r>
      <w:r>
        <w:rPr>
          <w:rFonts w:ascii="Times New Roman" w:hAnsi="Times New Roman"/>
          <w:sz w:val="20"/>
          <w:szCs w:val="20"/>
        </w:rPr>
        <w:t>clin- ical</w:t>
      </w:r>
      <w:r>
        <w:rPr>
          <w:rFonts w:ascii="Times New Roman" w:hAnsi="Times New Roman"/>
          <w:spacing w:val="-4"/>
          <w:sz w:val="20"/>
          <w:szCs w:val="20"/>
        </w:rPr>
        <w:t xml:space="preserve"> </w:t>
      </w:r>
      <w:r>
        <w:rPr>
          <w:rFonts w:ascii="Times New Roman" w:hAnsi="Times New Roman"/>
          <w:sz w:val="20"/>
          <w:szCs w:val="20"/>
        </w:rPr>
        <w:t>teaching</w:t>
      </w:r>
      <w:r>
        <w:rPr>
          <w:rFonts w:ascii="Times New Roman" w:hAnsi="Times New Roman"/>
          <w:spacing w:val="-4"/>
          <w:sz w:val="20"/>
          <w:szCs w:val="20"/>
        </w:rPr>
        <w:t xml:space="preserve"> </w:t>
      </w:r>
      <w:r>
        <w:rPr>
          <w:rFonts w:ascii="Times New Roman" w:hAnsi="Times New Roman"/>
          <w:sz w:val="20"/>
          <w:szCs w:val="20"/>
        </w:rPr>
        <w:t>under</w:t>
      </w:r>
      <w:r>
        <w:rPr>
          <w:rFonts w:ascii="Times New Roman" w:hAnsi="Times New Roman"/>
          <w:spacing w:val="-4"/>
          <w:sz w:val="20"/>
          <w:szCs w:val="20"/>
        </w:rPr>
        <w:t xml:space="preserve"> </w:t>
      </w:r>
      <w:r>
        <w:rPr>
          <w:rFonts w:ascii="Times New Roman" w:hAnsi="Times New Roman"/>
          <w:sz w:val="20"/>
          <w:szCs w:val="20"/>
        </w:rPr>
        <w:t>the</w:t>
      </w:r>
      <w:r>
        <w:rPr>
          <w:rFonts w:ascii="Times New Roman" w:hAnsi="Times New Roman"/>
          <w:spacing w:val="-4"/>
          <w:sz w:val="20"/>
          <w:szCs w:val="20"/>
        </w:rPr>
        <w:t xml:space="preserve"> </w:t>
      </w:r>
      <w:r>
        <w:rPr>
          <w:rFonts w:ascii="Times New Roman" w:hAnsi="Times New Roman"/>
          <w:sz w:val="20"/>
          <w:szCs w:val="20"/>
        </w:rPr>
        <w:t>supervision</w:t>
      </w:r>
      <w:r>
        <w:rPr>
          <w:rFonts w:ascii="Times New Roman" w:hAnsi="Times New Roman"/>
          <w:spacing w:val="-4"/>
          <w:sz w:val="20"/>
          <w:szCs w:val="20"/>
        </w:rPr>
        <w:t xml:space="preserve"> </w:t>
      </w:r>
      <w:r>
        <w:rPr>
          <w:rFonts w:ascii="Times New Roman" w:hAnsi="Times New Roman"/>
          <w:sz w:val="20"/>
          <w:szCs w:val="20"/>
        </w:rPr>
        <w:t>of</w:t>
      </w:r>
      <w:r>
        <w:rPr>
          <w:rFonts w:ascii="Times New Roman" w:hAnsi="Times New Roman"/>
          <w:spacing w:val="-4"/>
          <w:sz w:val="20"/>
          <w:szCs w:val="20"/>
        </w:rPr>
        <w:t xml:space="preserve"> </w:t>
      </w:r>
      <w:r>
        <w:rPr>
          <w:rFonts w:ascii="Times New Roman" w:hAnsi="Times New Roman"/>
          <w:sz w:val="20"/>
          <w:szCs w:val="20"/>
        </w:rPr>
        <w:t>a</w:t>
      </w:r>
      <w:r>
        <w:rPr>
          <w:rFonts w:ascii="Times New Roman" w:hAnsi="Times New Roman"/>
          <w:spacing w:val="-4"/>
          <w:sz w:val="20"/>
          <w:szCs w:val="20"/>
        </w:rPr>
        <w:t xml:space="preserve"> </w:t>
      </w:r>
      <w:r>
        <w:rPr>
          <w:rFonts w:ascii="Times New Roman" w:hAnsi="Times New Roman"/>
          <w:sz w:val="20"/>
          <w:szCs w:val="20"/>
        </w:rPr>
        <w:t>senior</w:t>
      </w:r>
      <w:r>
        <w:rPr>
          <w:rFonts w:ascii="Times New Roman" w:hAnsi="Times New Roman"/>
          <w:spacing w:val="-4"/>
          <w:sz w:val="20"/>
          <w:szCs w:val="20"/>
        </w:rPr>
        <w:t xml:space="preserve"> </w:t>
      </w:r>
      <w:r>
        <w:rPr>
          <w:rFonts w:ascii="Times New Roman" w:hAnsi="Times New Roman"/>
          <w:sz w:val="20"/>
          <w:szCs w:val="20"/>
        </w:rPr>
        <w:t>facult</w:t>
      </w:r>
      <w:r>
        <w:rPr>
          <w:rFonts w:ascii="Times New Roman" w:hAnsi="Times New Roman"/>
          <w:spacing w:val="-13"/>
          <w:sz w:val="20"/>
          <w:szCs w:val="20"/>
        </w:rPr>
        <w:t>y</w:t>
      </w:r>
      <w:r>
        <w:rPr>
          <w:rFonts w:ascii="Times New Roman" w:hAnsi="Times New Roman"/>
          <w:sz w:val="20"/>
          <w:szCs w:val="20"/>
        </w:rPr>
        <w:t>.</w:t>
      </w:r>
      <w:r>
        <w:rPr>
          <w:rFonts w:ascii="Times New Roman" w:hAnsi="Times New Roman"/>
          <w:spacing w:val="-8"/>
          <w:sz w:val="20"/>
          <w:szCs w:val="20"/>
        </w:rPr>
        <w:t xml:space="preserve"> </w:t>
      </w:r>
      <w:r>
        <w:rPr>
          <w:rFonts w:ascii="Times New Roman" w:hAnsi="Times New Roman"/>
          <w:sz w:val="20"/>
          <w:szCs w:val="20"/>
        </w:rPr>
        <w:t>The</w:t>
      </w:r>
      <w:r>
        <w:rPr>
          <w:rFonts w:ascii="Times New Roman" w:hAnsi="Times New Roman"/>
          <w:spacing w:val="-4"/>
          <w:sz w:val="20"/>
          <w:szCs w:val="20"/>
        </w:rPr>
        <w:t xml:space="preserve"> </w:t>
      </w:r>
      <w:r>
        <w:rPr>
          <w:rFonts w:ascii="Times New Roman" w:hAnsi="Times New Roman"/>
          <w:sz w:val="20"/>
          <w:szCs w:val="20"/>
        </w:rPr>
        <w:t>experiences</w:t>
      </w:r>
      <w:r>
        <w:rPr>
          <w:rFonts w:ascii="Times New Roman" w:hAnsi="Times New Roman"/>
          <w:spacing w:val="-4"/>
          <w:sz w:val="20"/>
          <w:szCs w:val="20"/>
        </w:rPr>
        <w:t xml:space="preserve"> </w:t>
      </w:r>
      <w:r>
        <w:rPr>
          <w:rFonts w:ascii="Times New Roman" w:hAnsi="Times New Roman"/>
          <w:sz w:val="20"/>
          <w:szCs w:val="20"/>
        </w:rPr>
        <w:t>are</w:t>
      </w:r>
      <w:r>
        <w:rPr>
          <w:rFonts w:ascii="Times New Roman" w:hAnsi="Times New Roman"/>
          <w:spacing w:val="-4"/>
          <w:sz w:val="20"/>
          <w:szCs w:val="20"/>
        </w:rPr>
        <w:t xml:space="preserve"> </w:t>
      </w:r>
      <w:r>
        <w:rPr>
          <w:rFonts w:ascii="Times New Roman" w:hAnsi="Times New Roman"/>
          <w:sz w:val="20"/>
          <w:szCs w:val="20"/>
        </w:rPr>
        <w:t>designed</w:t>
      </w:r>
      <w:r>
        <w:rPr>
          <w:rFonts w:ascii="Times New Roman" w:hAnsi="Times New Roman"/>
          <w:spacing w:val="-4"/>
          <w:sz w:val="20"/>
          <w:szCs w:val="20"/>
        </w:rPr>
        <w:t xml:space="preserve"> </w:t>
      </w:r>
      <w:r>
        <w:rPr>
          <w:rFonts w:ascii="Times New Roman" w:hAnsi="Times New Roman"/>
          <w:sz w:val="20"/>
          <w:szCs w:val="20"/>
        </w:rPr>
        <w:t>to</w:t>
      </w:r>
      <w:r>
        <w:rPr>
          <w:rFonts w:ascii="Times New Roman" w:hAnsi="Times New Roman"/>
          <w:spacing w:val="-4"/>
          <w:sz w:val="20"/>
          <w:szCs w:val="20"/>
        </w:rPr>
        <w:t xml:space="preserve"> </w:t>
      </w:r>
      <w:r>
        <w:rPr>
          <w:rFonts w:ascii="Times New Roman" w:hAnsi="Times New Roman"/>
          <w:sz w:val="20"/>
          <w:szCs w:val="20"/>
        </w:rPr>
        <w:t>provide an</w:t>
      </w:r>
      <w:r>
        <w:rPr>
          <w:rFonts w:ascii="Times New Roman" w:hAnsi="Times New Roman"/>
          <w:spacing w:val="-8"/>
          <w:sz w:val="20"/>
          <w:szCs w:val="20"/>
        </w:rPr>
        <w:t xml:space="preserve"> </w:t>
      </w:r>
      <w:r>
        <w:rPr>
          <w:rFonts w:ascii="Times New Roman" w:hAnsi="Times New Roman"/>
          <w:sz w:val="20"/>
          <w:szCs w:val="20"/>
        </w:rPr>
        <w:t>opportunity</w:t>
      </w:r>
      <w:r>
        <w:rPr>
          <w:rFonts w:ascii="Times New Roman" w:hAnsi="Times New Roman"/>
          <w:spacing w:val="-7"/>
          <w:sz w:val="20"/>
          <w:szCs w:val="20"/>
        </w:rPr>
        <w:t xml:space="preserve"> </w:t>
      </w:r>
      <w:r>
        <w:rPr>
          <w:rFonts w:ascii="Times New Roman" w:hAnsi="Times New Roman"/>
          <w:sz w:val="20"/>
          <w:szCs w:val="20"/>
        </w:rPr>
        <w:t>for</w:t>
      </w:r>
      <w:r>
        <w:rPr>
          <w:rFonts w:ascii="Times New Roman" w:hAnsi="Times New Roman"/>
          <w:spacing w:val="-8"/>
          <w:sz w:val="20"/>
          <w:szCs w:val="20"/>
        </w:rPr>
        <w:t xml:space="preserve"> </w:t>
      </w:r>
      <w:r>
        <w:rPr>
          <w:rFonts w:ascii="Times New Roman" w:hAnsi="Times New Roman"/>
          <w:sz w:val="20"/>
          <w:szCs w:val="20"/>
        </w:rPr>
        <w:t>the</w:t>
      </w:r>
      <w:r>
        <w:rPr>
          <w:rFonts w:ascii="Times New Roman" w:hAnsi="Times New Roman"/>
          <w:spacing w:val="-7"/>
          <w:sz w:val="20"/>
          <w:szCs w:val="20"/>
        </w:rPr>
        <w:t xml:space="preserve"> </w:t>
      </w:r>
      <w:r>
        <w:rPr>
          <w:rFonts w:ascii="Times New Roman" w:hAnsi="Times New Roman"/>
          <w:sz w:val="20"/>
          <w:szCs w:val="20"/>
        </w:rPr>
        <w:t>student</w:t>
      </w:r>
      <w:r>
        <w:rPr>
          <w:rFonts w:ascii="Times New Roman" w:hAnsi="Times New Roman"/>
          <w:spacing w:val="-7"/>
          <w:sz w:val="20"/>
          <w:szCs w:val="20"/>
        </w:rPr>
        <w:t xml:space="preserve"> </w:t>
      </w:r>
      <w:r>
        <w:rPr>
          <w:rFonts w:ascii="Times New Roman" w:hAnsi="Times New Roman"/>
          <w:sz w:val="20"/>
          <w:szCs w:val="20"/>
        </w:rPr>
        <w:t>to</w:t>
      </w:r>
      <w:r>
        <w:rPr>
          <w:rFonts w:ascii="Times New Roman" w:hAnsi="Times New Roman"/>
          <w:spacing w:val="-8"/>
          <w:sz w:val="20"/>
          <w:szCs w:val="20"/>
        </w:rPr>
        <w:t xml:space="preserve"> </w:t>
      </w:r>
      <w:r>
        <w:rPr>
          <w:rFonts w:ascii="Times New Roman" w:hAnsi="Times New Roman"/>
          <w:sz w:val="20"/>
          <w:szCs w:val="20"/>
        </w:rPr>
        <w:t>experience</w:t>
      </w:r>
      <w:r>
        <w:rPr>
          <w:rFonts w:ascii="Times New Roman" w:hAnsi="Times New Roman"/>
          <w:spacing w:val="-7"/>
          <w:sz w:val="20"/>
          <w:szCs w:val="20"/>
        </w:rPr>
        <w:t xml:space="preserve"> </w:t>
      </w:r>
      <w:r>
        <w:rPr>
          <w:rFonts w:ascii="Times New Roman" w:hAnsi="Times New Roman"/>
          <w:sz w:val="20"/>
          <w:szCs w:val="20"/>
        </w:rPr>
        <w:t>a</w:t>
      </w:r>
      <w:r>
        <w:rPr>
          <w:rFonts w:ascii="Times New Roman" w:hAnsi="Times New Roman"/>
          <w:spacing w:val="-8"/>
          <w:sz w:val="20"/>
          <w:szCs w:val="20"/>
        </w:rPr>
        <w:t xml:space="preserve"> </w:t>
      </w:r>
      <w:r>
        <w:rPr>
          <w:rFonts w:ascii="Times New Roman" w:hAnsi="Times New Roman"/>
          <w:sz w:val="20"/>
          <w:szCs w:val="20"/>
        </w:rPr>
        <w:t>career</w:t>
      </w:r>
      <w:r>
        <w:rPr>
          <w:rFonts w:ascii="Times New Roman" w:hAnsi="Times New Roman"/>
          <w:spacing w:val="-7"/>
          <w:sz w:val="20"/>
          <w:szCs w:val="20"/>
        </w:rPr>
        <w:t xml:space="preserve"> </w:t>
      </w:r>
      <w:r>
        <w:rPr>
          <w:rFonts w:ascii="Times New Roman" w:hAnsi="Times New Roman"/>
          <w:sz w:val="20"/>
          <w:szCs w:val="20"/>
        </w:rPr>
        <w:t>in</w:t>
      </w:r>
      <w:r>
        <w:rPr>
          <w:rFonts w:ascii="Times New Roman" w:hAnsi="Times New Roman"/>
          <w:spacing w:val="-8"/>
          <w:sz w:val="20"/>
          <w:szCs w:val="20"/>
        </w:rPr>
        <w:t xml:space="preserve"> </w:t>
      </w:r>
      <w:r>
        <w:rPr>
          <w:rFonts w:ascii="Times New Roman" w:hAnsi="Times New Roman"/>
          <w:sz w:val="20"/>
          <w:szCs w:val="20"/>
        </w:rPr>
        <w:t>the</w:t>
      </w:r>
      <w:r>
        <w:rPr>
          <w:rFonts w:ascii="Times New Roman" w:hAnsi="Times New Roman"/>
          <w:spacing w:val="-7"/>
          <w:sz w:val="20"/>
          <w:szCs w:val="20"/>
        </w:rPr>
        <w:t xml:space="preserve"> </w:t>
      </w:r>
      <w:r>
        <w:rPr>
          <w:rFonts w:ascii="Times New Roman" w:hAnsi="Times New Roman"/>
          <w:sz w:val="20"/>
          <w:szCs w:val="20"/>
        </w:rPr>
        <w:t>academic</w:t>
      </w:r>
      <w:r>
        <w:rPr>
          <w:rFonts w:ascii="Times New Roman" w:hAnsi="Times New Roman"/>
          <w:spacing w:val="-7"/>
          <w:sz w:val="20"/>
          <w:szCs w:val="20"/>
        </w:rPr>
        <w:t xml:space="preserve"> </w:t>
      </w:r>
      <w:r>
        <w:rPr>
          <w:rFonts w:ascii="Times New Roman" w:hAnsi="Times New Roman"/>
          <w:sz w:val="20"/>
          <w:szCs w:val="20"/>
        </w:rPr>
        <w:t>world</w:t>
      </w:r>
      <w:r>
        <w:rPr>
          <w:rFonts w:ascii="Times New Roman" w:hAnsi="Times New Roman"/>
          <w:spacing w:val="-8"/>
          <w:sz w:val="20"/>
          <w:szCs w:val="20"/>
        </w:rPr>
        <w:t xml:space="preserve"> </w:t>
      </w:r>
      <w:r>
        <w:rPr>
          <w:rFonts w:ascii="Times New Roman" w:hAnsi="Times New Roman"/>
          <w:sz w:val="20"/>
          <w:szCs w:val="20"/>
        </w:rPr>
        <w:t>of</w:t>
      </w:r>
      <w:r>
        <w:rPr>
          <w:rFonts w:ascii="Times New Roman" w:hAnsi="Times New Roman"/>
          <w:spacing w:val="-8"/>
          <w:sz w:val="20"/>
          <w:szCs w:val="20"/>
        </w:rPr>
        <w:t xml:space="preserve"> </w:t>
      </w:r>
      <w:r>
        <w:rPr>
          <w:rFonts w:ascii="Times New Roman" w:hAnsi="Times New Roman"/>
          <w:sz w:val="20"/>
          <w:szCs w:val="20"/>
        </w:rPr>
        <w:t>higher</w:t>
      </w:r>
      <w:r>
        <w:rPr>
          <w:rFonts w:ascii="Times New Roman" w:hAnsi="Times New Roman"/>
          <w:spacing w:val="-7"/>
          <w:sz w:val="20"/>
          <w:szCs w:val="20"/>
        </w:rPr>
        <w:t xml:space="preserve"> </w:t>
      </w:r>
      <w:r>
        <w:rPr>
          <w:rFonts w:ascii="Times New Roman" w:hAnsi="Times New Roman"/>
          <w:sz w:val="20"/>
          <w:szCs w:val="20"/>
        </w:rPr>
        <w:t>education.</w:t>
      </w:r>
    </w:p>
    <w:p w:rsidR="00F42301" w:rsidRDefault="00F42301" w:rsidP="00963D01">
      <w:pPr>
        <w:widowControl w:val="0"/>
        <w:autoSpaceDE w:val="0"/>
        <w:autoSpaceDN w:val="0"/>
        <w:adjustRightInd w:val="0"/>
        <w:spacing w:after="0" w:line="250" w:lineRule="auto"/>
        <w:ind w:left="1221" w:right="1947" w:hanging="360"/>
        <w:jc w:val="both"/>
        <w:rPr>
          <w:rFonts w:ascii="Times New Roman" w:hAnsi="Times New Roman"/>
          <w:sz w:val="20"/>
          <w:szCs w:val="20"/>
        </w:rPr>
      </w:pPr>
      <w:r>
        <w:rPr>
          <w:rFonts w:ascii="Times New Roman" w:hAnsi="Times New Roman"/>
          <w:b/>
          <w:bCs/>
          <w:sz w:val="20"/>
          <w:szCs w:val="20"/>
        </w:rPr>
        <w:t>NURS</w:t>
      </w:r>
      <w:r>
        <w:rPr>
          <w:rFonts w:ascii="Times New Roman" w:hAnsi="Times New Roman"/>
          <w:b/>
          <w:bCs/>
          <w:spacing w:val="7"/>
          <w:sz w:val="20"/>
          <w:szCs w:val="20"/>
        </w:rPr>
        <w:t xml:space="preserve"> </w:t>
      </w:r>
      <w:r>
        <w:rPr>
          <w:rFonts w:ascii="Times New Roman" w:hAnsi="Times New Roman"/>
          <w:b/>
          <w:bCs/>
          <w:sz w:val="20"/>
          <w:szCs w:val="20"/>
        </w:rPr>
        <w:t>6622</w:t>
      </w:r>
      <w:r>
        <w:rPr>
          <w:rFonts w:ascii="Times New Roman" w:hAnsi="Times New Roman"/>
          <w:b/>
          <w:bCs/>
          <w:spacing w:val="8"/>
          <w:sz w:val="20"/>
          <w:szCs w:val="20"/>
        </w:rPr>
        <w:t xml:space="preserve"> </w:t>
      </w:r>
      <w:r>
        <w:rPr>
          <w:rFonts w:ascii="Times New Roman" w:hAnsi="Times New Roman"/>
          <w:b/>
          <w:bCs/>
          <w:sz w:val="20"/>
          <w:szCs w:val="20"/>
        </w:rPr>
        <w:t>-</w:t>
      </w:r>
      <w:r>
        <w:rPr>
          <w:rFonts w:ascii="Times New Roman" w:hAnsi="Times New Roman"/>
          <w:b/>
          <w:bCs/>
          <w:spacing w:val="-3"/>
          <w:sz w:val="20"/>
          <w:szCs w:val="20"/>
        </w:rPr>
        <w:t xml:space="preserve"> </w:t>
      </w:r>
      <w:r>
        <w:rPr>
          <w:rFonts w:ascii="Times New Roman" w:hAnsi="Times New Roman"/>
          <w:b/>
          <w:bCs/>
          <w:sz w:val="20"/>
          <w:szCs w:val="20"/>
        </w:rPr>
        <w:t>Advanced</w:t>
      </w:r>
      <w:r>
        <w:rPr>
          <w:rFonts w:ascii="Times New Roman" w:hAnsi="Times New Roman"/>
          <w:b/>
          <w:bCs/>
          <w:spacing w:val="8"/>
          <w:sz w:val="20"/>
          <w:szCs w:val="20"/>
        </w:rPr>
        <w:t xml:space="preserve"> </w:t>
      </w:r>
      <w:r>
        <w:rPr>
          <w:rFonts w:ascii="Times New Roman" w:hAnsi="Times New Roman"/>
          <w:b/>
          <w:bCs/>
          <w:sz w:val="20"/>
          <w:szCs w:val="20"/>
        </w:rPr>
        <w:t>Practice</w:t>
      </w:r>
      <w:r>
        <w:rPr>
          <w:rFonts w:ascii="Times New Roman" w:hAnsi="Times New Roman"/>
          <w:b/>
          <w:bCs/>
          <w:spacing w:val="8"/>
          <w:sz w:val="20"/>
          <w:szCs w:val="20"/>
        </w:rPr>
        <w:t xml:space="preserve"> </w:t>
      </w:r>
      <w:r>
        <w:rPr>
          <w:rFonts w:ascii="Times New Roman" w:hAnsi="Times New Roman"/>
          <w:b/>
          <w:bCs/>
          <w:sz w:val="20"/>
          <w:szCs w:val="20"/>
        </w:rPr>
        <w:t>Nursing</w:t>
      </w:r>
      <w:r>
        <w:rPr>
          <w:rFonts w:ascii="Times New Roman" w:hAnsi="Times New Roman"/>
          <w:b/>
          <w:bCs/>
          <w:spacing w:val="8"/>
          <w:sz w:val="20"/>
          <w:szCs w:val="20"/>
        </w:rPr>
        <w:t xml:space="preserve"> </w:t>
      </w:r>
      <w:r>
        <w:rPr>
          <w:rFonts w:ascii="Times New Roman" w:hAnsi="Times New Roman"/>
          <w:b/>
          <w:bCs/>
          <w:sz w:val="20"/>
          <w:szCs w:val="20"/>
        </w:rPr>
        <w:t xml:space="preserve">II.........................................................................5(3-8) </w:t>
      </w:r>
      <w:r>
        <w:rPr>
          <w:rFonts w:ascii="Times New Roman" w:hAnsi="Times New Roman"/>
          <w:sz w:val="20"/>
          <w:szCs w:val="20"/>
        </w:rPr>
        <w:t xml:space="preserve">This is the second of the two-clinical-course sequence in application of theories and concepts </w:t>
      </w:r>
      <w:r>
        <w:rPr>
          <w:rFonts w:ascii="Times New Roman" w:hAnsi="Times New Roman"/>
          <w:spacing w:val="1"/>
          <w:sz w:val="20"/>
          <w:szCs w:val="20"/>
        </w:rPr>
        <w:t>relate</w:t>
      </w:r>
      <w:r>
        <w:rPr>
          <w:rFonts w:ascii="Times New Roman" w:hAnsi="Times New Roman"/>
          <w:sz w:val="20"/>
          <w:szCs w:val="20"/>
        </w:rPr>
        <w:t>d</w:t>
      </w:r>
      <w:r>
        <w:rPr>
          <w:rFonts w:ascii="Times New Roman" w:hAnsi="Times New Roman"/>
          <w:spacing w:val="1"/>
          <w:sz w:val="20"/>
          <w:szCs w:val="20"/>
        </w:rPr>
        <w:t xml:space="preserve"> t</w:t>
      </w:r>
      <w:r>
        <w:rPr>
          <w:rFonts w:ascii="Times New Roman" w:hAnsi="Times New Roman"/>
          <w:sz w:val="20"/>
          <w:szCs w:val="20"/>
        </w:rPr>
        <w:t>o</w:t>
      </w:r>
      <w:r>
        <w:rPr>
          <w:rFonts w:ascii="Times New Roman" w:hAnsi="Times New Roman"/>
          <w:spacing w:val="1"/>
          <w:sz w:val="20"/>
          <w:szCs w:val="20"/>
        </w:rPr>
        <w:t xml:space="preserve"> th</w:t>
      </w:r>
      <w:r>
        <w:rPr>
          <w:rFonts w:ascii="Times New Roman" w:hAnsi="Times New Roman"/>
          <w:sz w:val="20"/>
          <w:szCs w:val="20"/>
        </w:rPr>
        <w:t>e</w:t>
      </w:r>
      <w:r>
        <w:rPr>
          <w:rFonts w:ascii="Times New Roman" w:hAnsi="Times New Roman"/>
          <w:spacing w:val="1"/>
          <w:sz w:val="20"/>
          <w:szCs w:val="20"/>
        </w:rPr>
        <w:t xml:space="preserve"> clinica</w:t>
      </w:r>
      <w:r>
        <w:rPr>
          <w:rFonts w:ascii="Times New Roman" w:hAnsi="Times New Roman"/>
          <w:sz w:val="20"/>
          <w:szCs w:val="20"/>
        </w:rPr>
        <w:t>l</w:t>
      </w:r>
      <w:r>
        <w:rPr>
          <w:rFonts w:ascii="Times New Roman" w:hAnsi="Times New Roman"/>
          <w:spacing w:val="1"/>
          <w:sz w:val="20"/>
          <w:szCs w:val="20"/>
        </w:rPr>
        <w:t xml:space="preserve"> nurs</w:t>
      </w:r>
      <w:r>
        <w:rPr>
          <w:rFonts w:ascii="Times New Roman" w:hAnsi="Times New Roman"/>
          <w:sz w:val="20"/>
          <w:szCs w:val="20"/>
        </w:rPr>
        <w:t xml:space="preserve">e </w:t>
      </w:r>
      <w:r>
        <w:rPr>
          <w:rFonts w:ascii="Times New Roman" w:hAnsi="Times New Roman"/>
          <w:spacing w:val="1"/>
          <w:sz w:val="20"/>
          <w:szCs w:val="20"/>
        </w:rPr>
        <w:t>specialis</w:t>
      </w:r>
      <w:r>
        <w:rPr>
          <w:rFonts w:ascii="Times New Roman" w:hAnsi="Times New Roman"/>
          <w:sz w:val="20"/>
          <w:szCs w:val="20"/>
        </w:rPr>
        <w:t>t</w:t>
      </w:r>
      <w:r>
        <w:rPr>
          <w:rFonts w:ascii="Times New Roman" w:hAnsi="Times New Roman"/>
          <w:spacing w:val="1"/>
          <w:sz w:val="20"/>
          <w:szCs w:val="20"/>
        </w:rPr>
        <w:t xml:space="preserve"> rol</w:t>
      </w:r>
      <w:r>
        <w:rPr>
          <w:rFonts w:ascii="Times New Roman" w:hAnsi="Times New Roman"/>
          <w:sz w:val="20"/>
          <w:szCs w:val="20"/>
        </w:rPr>
        <w:t>e</w:t>
      </w:r>
      <w:r>
        <w:rPr>
          <w:rFonts w:ascii="Times New Roman" w:hAnsi="Times New Roman"/>
          <w:spacing w:val="1"/>
          <w:sz w:val="20"/>
          <w:szCs w:val="20"/>
        </w:rPr>
        <w:t xml:space="preserve"> developmen</w:t>
      </w:r>
      <w:r>
        <w:rPr>
          <w:rFonts w:ascii="Times New Roman" w:hAnsi="Times New Roman"/>
          <w:sz w:val="20"/>
          <w:szCs w:val="20"/>
        </w:rPr>
        <w:t>t</w:t>
      </w:r>
      <w:r>
        <w:rPr>
          <w:rFonts w:ascii="Times New Roman" w:hAnsi="Times New Roman"/>
          <w:spacing w:val="1"/>
          <w:sz w:val="20"/>
          <w:szCs w:val="20"/>
        </w:rPr>
        <w:t xml:space="preserve"> i</w:t>
      </w:r>
      <w:r>
        <w:rPr>
          <w:rFonts w:ascii="Times New Roman" w:hAnsi="Times New Roman"/>
          <w:sz w:val="20"/>
          <w:szCs w:val="20"/>
        </w:rPr>
        <w:t>n</w:t>
      </w:r>
      <w:r>
        <w:rPr>
          <w:rFonts w:ascii="Times New Roman" w:hAnsi="Times New Roman"/>
          <w:spacing w:val="1"/>
          <w:sz w:val="20"/>
          <w:szCs w:val="20"/>
        </w:rPr>
        <w:t xml:space="preserve"> Communit</w:t>
      </w:r>
      <w:r>
        <w:rPr>
          <w:rFonts w:ascii="Times New Roman" w:hAnsi="Times New Roman"/>
          <w:sz w:val="20"/>
          <w:szCs w:val="20"/>
        </w:rPr>
        <w:t>y</w:t>
      </w:r>
      <w:r>
        <w:rPr>
          <w:rFonts w:ascii="Times New Roman" w:hAnsi="Times New Roman"/>
          <w:spacing w:val="1"/>
          <w:sz w:val="20"/>
          <w:szCs w:val="20"/>
        </w:rPr>
        <w:t xml:space="preserve"> Health</w:t>
      </w:r>
      <w:r>
        <w:rPr>
          <w:rFonts w:ascii="Times New Roman" w:hAnsi="Times New Roman"/>
          <w:sz w:val="20"/>
          <w:szCs w:val="20"/>
        </w:rPr>
        <w:t>,</w:t>
      </w:r>
      <w:r>
        <w:rPr>
          <w:rFonts w:ascii="Times New Roman" w:hAnsi="Times New Roman"/>
          <w:spacing w:val="1"/>
          <w:sz w:val="20"/>
          <w:szCs w:val="20"/>
        </w:rPr>
        <w:t xml:space="preserve"> Parent-Child </w:t>
      </w:r>
      <w:r>
        <w:rPr>
          <w:rFonts w:ascii="Times New Roman" w:hAnsi="Times New Roman"/>
          <w:spacing w:val="-1"/>
          <w:sz w:val="20"/>
          <w:szCs w:val="20"/>
        </w:rPr>
        <w:t>Healt</w:t>
      </w:r>
      <w:r>
        <w:rPr>
          <w:rFonts w:ascii="Times New Roman" w:hAnsi="Times New Roman"/>
          <w:sz w:val="20"/>
          <w:szCs w:val="20"/>
        </w:rPr>
        <w:t>h</w:t>
      </w:r>
      <w:r>
        <w:rPr>
          <w:rFonts w:ascii="Times New Roman" w:hAnsi="Times New Roman"/>
          <w:spacing w:val="-8"/>
          <w:sz w:val="20"/>
          <w:szCs w:val="20"/>
        </w:rPr>
        <w:t xml:space="preserve"> </w:t>
      </w:r>
      <w:r>
        <w:rPr>
          <w:rFonts w:ascii="Times New Roman" w:hAnsi="Times New Roman"/>
          <w:spacing w:val="-1"/>
          <w:sz w:val="20"/>
          <w:szCs w:val="20"/>
        </w:rPr>
        <w:t>an</w:t>
      </w:r>
      <w:r>
        <w:rPr>
          <w:rFonts w:ascii="Times New Roman" w:hAnsi="Times New Roman"/>
          <w:sz w:val="20"/>
          <w:szCs w:val="20"/>
        </w:rPr>
        <w:t>d</w:t>
      </w:r>
      <w:r>
        <w:rPr>
          <w:rFonts w:ascii="Times New Roman" w:hAnsi="Times New Roman"/>
          <w:spacing w:val="-8"/>
          <w:sz w:val="20"/>
          <w:szCs w:val="20"/>
        </w:rPr>
        <w:t xml:space="preserve"> </w:t>
      </w:r>
      <w:r>
        <w:rPr>
          <w:rFonts w:ascii="Times New Roman" w:hAnsi="Times New Roman"/>
          <w:spacing w:val="-1"/>
          <w:sz w:val="20"/>
          <w:szCs w:val="20"/>
        </w:rPr>
        <w:t>Psych-Menta</w:t>
      </w:r>
      <w:r>
        <w:rPr>
          <w:rFonts w:ascii="Times New Roman" w:hAnsi="Times New Roman"/>
          <w:sz w:val="20"/>
          <w:szCs w:val="20"/>
        </w:rPr>
        <w:t>l</w:t>
      </w:r>
      <w:r>
        <w:rPr>
          <w:rFonts w:ascii="Times New Roman" w:hAnsi="Times New Roman"/>
          <w:spacing w:val="-8"/>
          <w:sz w:val="20"/>
          <w:szCs w:val="20"/>
        </w:rPr>
        <w:t xml:space="preserve"> </w:t>
      </w:r>
      <w:r>
        <w:rPr>
          <w:rFonts w:ascii="Times New Roman" w:hAnsi="Times New Roman"/>
          <w:spacing w:val="-1"/>
          <w:sz w:val="20"/>
          <w:szCs w:val="20"/>
        </w:rPr>
        <w:t>Health</w:t>
      </w:r>
      <w:r>
        <w:rPr>
          <w:rFonts w:ascii="Times New Roman" w:hAnsi="Times New Roman"/>
          <w:sz w:val="20"/>
          <w:szCs w:val="20"/>
        </w:rPr>
        <w:t>.</w:t>
      </w:r>
      <w:r>
        <w:rPr>
          <w:rFonts w:ascii="Times New Roman" w:hAnsi="Times New Roman"/>
          <w:spacing w:val="-8"/>
          <w:sz w:val="20"/>
          <w:szCs w:val="20"/>
        </w:rPr>
        <w:t xml:space="preserve"> </w:t>
      </w:r>
      <w:r>
        <w:rPr>
          <w:rFonts w:ascii="Times New Roman" w:hAnsi="Times New Roman"/>
          <w:i/>
          <w:iCs/>
          <w:spacing w:val="-1"/>
          <w:sz w:val="20"/>
          <w:szCs w:val="20"/>
        </w:rPr>
        <w:t>P</w:t>
      </w:r>
      <w:r>
        <w:rPr>
          <w:rFonts w:ascii="Times New Roman" w:hAnsi="Times New Roman"/>
          <w:i/>
          <w:iCs/>
          <w:spacing w:val="-8"/>
          <w:sz w:val="20"/>
          <w:szCs w:val="20"/>
        </w:rPr>
        <w:t>r</w:t>
      </w:r>
      <w:r>
        <w:rPr>
          <w:rFonts w:ascii="Times New Roman" w:hAnsi="Times New Roman"/>
          <w:i/>
          <w:iCs/>
          <w:spacing w:val="-1"/>
          <w:sz w:val="20"/>
          <w:szCs w:val="20"/>
        </w:rPr>
        <w:t>e</w:t>
      </w:r>
      <w:r>
        <w:rPr>
          <w:rFonts w:ascii="Times New Roman" w:hAnsi="Times New Roman"/>
          <w:i/>
          <w:iCs/>
          <w:spacing w:val="-8"/>
          <w:sz w:val="20"/>
          <w:szCs w:val="20"/>
        </w:rPr>
        <w:t>r</w:t>
      </w:r>
      <w:r>
        <w:rPr>
          <w:rFonts w:ascii="Times New Roman" w:hAnsi="Times New Roman"/>
          <w:i/>
          <w:iCs/>
          <w:spacing w:val="-1"/>
          <w:sz w:val="20"/>
          <w:szCs w:val="20"/>
        </w:rPr>
        <w:t>equisites</w:t>
      </w:r>
      <w:r>
        <w:rPr>
          <w:rFonts w:ascii="Times New Roman" w:hAnsi="Times New Roman"/>
          <w:i/>
          <w:iCs/>
          <w:sz w:val="20"/>
          <w:szCs w:val="20"/>
        </w:rPr>
        <w:t>:</w:t>
      </w:r>
      <w:r>
        <w:rPr>
          <w:rFonts w:ascii="Times New Roman" w:hAnsi="Times New Roman"/>
          <w:i/>
          <w:iCs/>
          <w:spacing w:val="-8"/>
          <w:sz w:val="20"/>
          <w:szCs w:val="20"/>
        </w:rPr>
        <w:t xml:space="preserve"> </w:t>
      </w:r>
      <w:r>
        <w:rPr>
          <w:rFonts w:ascii="Times New Roman" w:hAnsi="Times New Roman"/>
          <w:i/>
          <w:iCs/>
          <w:spacing w:val="-1"/>
          <w:sz w:val="20"/>
          <w:szCs w:val="20"/>
        </w:rPr>
        <w:t>NURS562</w:t>
      </w:r>
      <w:r>
        <w:rPr>
          <w:rFonts w:ascii="Times New Roman" w:hAnsi="Times New Roman"/>
          <w:i/>
          <w:iCs/>
          <w:sz w:val="20"/>
          <w:szCs w:val="20"/>
        </w:rPr>
        <w:t>1</w:t>
      </w:r>
      <w:r>
        <w:rPr>
          <w:rFonts w:ascii="Times New Roman" w:hAnsi="Times New Roman"/>
          <w:i/>
          <w:iCs/>
          <w:spacing w:val="-8"/>
          <w:sz w:val="20"/>
          <w:szCs w:val="20"/>
        </w:rPr>
        <w:t xml:space="preserve"> </w:t>
      </w:r>
      <w:r>
        <w:rPr>
          <w:rFonts w:ascii="Times New Roman" w:hAnsi="Times New Roman"/>
          <w:i/>
          <w:iCs/>
          <w:spacing w:val="-1"/>
          <w:sz w:val="20"/>
          <w:szCs w:val="20"/>
        </w:rPr>
        <w:t>an</w:t>
      </w:r>
      <w:r>
        <w:rPr>
          <w:rFonts w:ascii="Times New Roman" w:hAnsi="Times New Roman"/>
          <w:i/>
          <w:iCs/>
          <w:sz w:val="20"/>
          <w:szCs w:val="20"/>
        </w:rPr>
        <w:t>d</w:t>
      </w:r>
      <w:r>
        <w:rPr>
          <w:rFonts w:ascii="Times New Roman" w:hAnsi="Times New Roman"/>
          <w:i/>
          <w:iCs/>
          <w:spacing w:val="-8"/>
          <w:sz w:val="20"/>
          <w:szCs w:val="20"/>
        </w:rPr>
        <w:t xml:space="preserve"> </w:t>
      </w:r>
      <w:r>
        <w:rPr>
          <w:rFonts w:ascii="Times New Roman" w:hAnsi="Times New Roman"/>
          <w:i/>
          <w:iCs/>
          <w:spacing w:val="-1"/>
          <w:sz w:val="20"/>
          <w:szCs w:val="20"/>
        </w:rPr>
        <w:t>satisfactor</w:t>
      </w:r>
      <w:r>
        <w:rPr>
          <w:rFonts w:ascii="Times New Roman" w:hAnsi="Times New Roman"/>
          <w:i/>
          <w:iCs/>
          <w:sz w:val="20"/>
          <w:szCs w:val="20"/>
        </w:rPr>
        <w:t>y</w:t>
      </w:r>
      <w:r>
        <w:rPr>
          <w:rFonts w:ascii="Times New Roman" w:hAnsi="Times New Roman"/>
          <w:i/>
          <w:iCs/>
          <w:spacing w:val="-8"/>
          <w:sz w:val="20"/>
          <w:szCs w:val="20"/>
        </w:rPr>
        <w:t xml:space="preserve"> </w:t>
      </w:r>
      <w:r>
        <w:rPr>
          <w:rFonts w:ascii="Times New Roman" w:hAnsi="Times New Roman"/>
          <w:i/>
          <w:iCs/>
          <w:spacing w:val="-1"/>
          <w:sz w:val="20"/>
          <w:szCs w:val="20"/>
        </w:rPr>
        <w:t>completio</w:t>
      </w:r>
      <w:r>
        <w:rPr>
          <w:rFonts w:ascii="Times New Roman" w:hAnsi="Times New Roman"/>
          <w:i/>
          <w:iCs/>
          <w:sz w:val="20"/>
          <w:szCs w:val="20"/>
        </w:rPr>
        <w:t>n</w:t>
      </w:r>
      <w:r>
        <w:rPr>
          <w:rFonts w:ascii="Times New Roman" w:hAnsi="Times New Roman"/>
          <w:i/>
          <w:iCs/>
          <w:spacing w:val="-8"/>
          <w:sz w:val="20"/>
          <w:szCs w:val="20"/>
        </w:rPr>
        <w:t xml:space="preserve"> </w:t>
      </w:r>
      <w:r>
        <w:rPr>
          <w:rFonts w:ascii="Times New Roman" w:hAnsi="Times New Roman"/>
          <w:i/>
          <w:iCs/>
          <w:spacing w:val="-1"/>
          <w:sz w:val="20"/>
          <w:szCs w:val="20"/>
        </w:rPr>
        <w:t>o</w:t>
      </w:r>
      <w:r>
        <w:rPr>
          <w:rFonts w:ascii="Times New Roman" w:hAnsi="Times New Roman"/>
          <w:i/>
          <w:iCs/>
          <w:sz w:val="20"/>
          <w:szCs w:val="20"/>
        </w:rPr>
        <w:t>f</w:t>
      </w:r>
      <w:r>
        <w:rPr>
          <w:rFonts w:ascii="Times New Roman" w:hAnsi="Times New Roman"/>
          <w:i/>
          <w:iCs/>
          <w:spacing w:val="-8"/>
          <w:sz w:val="20"/>
          <w:szCs w:val="20"/>
        </w:rPr>
        <w:t xml:space="preserve"> </w:t>
      </w:r>
      <w:r>
        <w:rPr>
          <w:rFonts w:ascii="Times New Roman" w:hAnsi="Times New Roman"/>
          <w:i/>
          <w:iCs/>
          <w:spacing w:val="-1"/>
          <w:sz w:val="20"/>
          <w:szCs w:val="20"/>
        </w:rPr>
        <w:t>P</w:t>
      </w:r>
      <w:r>
        <w:rPr>
          <w:rFonts w:ascii="Times New Roman" w:hAnsi="Times New Roman"/>
          <w:i/>
          <w:iCs/>
          <w:spacing w:val="-8"/>
          <w:sz w:val="20"/>
          <w:szCs w:val="20"/>
        </w:rPr>
        <w:t>r</w:t>
      </w:r>
      <w:r>
        <w:rPr>
          <w:rFonts w:ascii="Times New Roman" w:hAnsi="Times New Roman"/>
          <w:i/>
          <w:iCs/>
          <w:spacing w:val="-1"/>
          <w:sz w:val="20"/>
          <w:szCs w:val="20"/>
        </w:rPr>
        <w:t xml:space="preserve">e- </w:t>
      </w:r>
      <w:r>
        <w:rPr>
          <w:rFonts w:ascii="Times New Roman" w:hAnsi="Times New Roman"/>
          <w:i/>
          <w:iCs/>
          <w:sz w:val="20"/>
          <w:szCs w:val="20"/>
        </w:rPr>
        <w:t>liminary Comp</w:t>
      </w:r>
      <w:r>
        <w:rPr>
          <w:rFonts w:ascii="Times New Roman" w:hAnsi="Times New Roman"/>
          <w:i/>
          <w:iCs/>
          <w:spacing w:val="-7"/>
          <w:sz w:val="20"/>
          <w:szCs w:val="20"/>
        </w:rPr>
        <w:t>r</w:t>
      </w:r>
      <w:r>
        <w:rPr>
          <w:rFonts w:ascii="Times New Roman" w:hAnsi="Times New Roman"/>
          <w:i/>
          <w:iCs/>
          <w:sz w:val="20"/>
          <w:szCs w:val="20"/>
        </w:rPr>
        <w:t>ehensive exam.</w:t>
      </w:r>
    </w:p>
    <w:p w:rsidR="00F42301" w:rsidRDefault="00F42301" w:rsidP="00963D01">
      <w:pPr>
        <w:widowControl w:val="0"/>
        <w:autoSpaceDE w:val="0"/>
        <w:autoSpaceDN w:val="0"/>
        <w:adjustRightInd w:val="0"/>
        <w:spacing w:after="0" w:line="250" w:lineRule="auto"/>
        <w:ind w:left="1221" w:right="1949" w:hanging="360"/>
        <w:rPr>
          <w:rFonts w:ascii="Times New Roman" w:hAnsi="Times New Roman"/>
          <w:sz w:val="20"/>
          <w:szCs w:val="20"/>
        </w:rPr>
      </w:pPr>
      <w:r>
        <w:rPr>
          <w:rFonts w:ascii="Times New Roman" w:hAnsi="Times New Roman"/>
          <w:b/>
          <w:bCs/>
          <w:sz w:val="20"/>
          <w:szCs w:val="20"/>
        </w:rPr>
        <w:t>NURS</w:t>
      </w:r>
      <w:r>
        <w:rPr>
          <w:rFonts w:ascii="Times New Roman" w:hAnsi="Times New Roman"/>
          <w:b/>
          <w:bCs/>
          <w:spacing w:val="1"/>
          <w:sz w:val="20"/>
          <w:szCs w:val="20"/>
        </w:rPr>
        <w:t xml:space="preserve"> </w:t>
      </w:r>
      <w:r>
        <w:rPr>
          <w:rFonts w:ascii="Times New Roman" w:hAnsi="Times New Roman"/>
          <w:b/>
          <w:bCs/>
          <w:sz w:val="20"/>
          <w:szCs w:val="20"/>
        </w:rPr>
        <w:t>6820</w:t>
      </w:r>
      <w:r>
        <w:rPr>
          <w:rFonts w:ascii="Times New Roman" w:hAnsi="Times New Roman"/>
          <w:b/>
          <w:bCs/>
          <w:spacing w:val="1"/>
          <w:sz w:val="20"/>
          <w:szCs w:val="20"/>
        </w:rPr>
        <w:t xml:space="preserve"> </w:t>
      </w:r>
      <w:r>
        <w:rPr>
          <w:rFonts w:ascii="Times New Roman" w:hAnsi="Times New Roman"/>
          <w:b/>
          <w:bCs/>
          <w:sz w:val="20"/>
          <w:szCs w:val="20"/>
        </w:rPr>
        <w:t>-</w:t>
      </w:r>
      <w:r>
        <w:rPr>
          <w:rFonts w:ascii="Times New Roman" w:hAnsi="Times New Roman"/>
          <w:b/>
          <w:bCs/>
          <w:spacing w:val="1"/>
          <w:sz w:val="20"/>
          <w:szCs w:val="20"/>
        </w:rPr>
        <w:t xml:space="preserve"> </w:t>
      </w:r>
      <w:r>
        <w:rPr>
          <w:rFonts w:ascii="Times New Roman" w:hAnsi="Times New Roman"/>
          <w:b/>
          <w:bCs/>
          <w:sz w:val="20"/>
          <w:szCs w:val="20"/>
        </w:rPr>
        <w:t>Family</w:t>
      </w:r>
      <w:r>
        <w:rPr>
          <w:rFonts w:ascii="Times New Roman" w:hAnsi="Times New Roman"/>
          <w:b/>
          <w:bCs/>
          <w:spacing w:val="1"/>
          <w:sz w:val="20"/>
          <w:szCs w:val="20"/>
        </w:rPr>
        <w:t xml:space="preserve"> </w:t>
      </w:r>
      <w:r>
        <w:rPr>
          <w:rFonts w:ascii="Times New Roman" w:hAnsi="Times New Roman"/>
          <w:b/>
          <w:bCs/>
          <w:sz w:val="20"/>
          <w:szCs w:val="20"/>
        </w:rPr>
        <w:t>Nurse</w:t>
      </w:r>
      <w:r>
        <w:rPr>
          <w:rFonts w:ascii="Times New Roman" w:hAnsi="Times New Roman"/>
          <w:b/>
          <w:bCs/>
          <w:spacing w:val="1"/>
          <w:sz w:val="20"/>
          <w:szCs w:val="20"/>
        </w:rPr>
        <w:t xml:space="preserve"> </w:t>
      </w:r>
      <w:r>
        <w:rPr>
          <w:rFonts w:ascii="Times New Roman" w:hAnsi="Times New Roman"/>
          <w:b/>
          <w:bCs/>
          <w:sz w:val="20"/>
          <w:szCs w:val="20"/>
        </w:rPr>
        <w:t>Practitioner</w:t>
      </w:r>
      <w:r>
        <w:rPr>
          <w:rFonts w:ascii="Times New Roman" w:hAnsi="Times New Roman"/>
          <w:b/>
          <w:bCs/>
          <w:spacing w:val="-2"/>
          <w:sz w:val="20"/>
          <w:szCs w:val="20"/>
        </w:rPr>
        <w:t xml:space="preserve"> </w:t>
      </w:r>
      <w:r>
        <w:rPr>
          <w:rFonts w:ascii="Times New Roman" w:hAnsi="Times New Roman"/>
          <w:b/>
          <w:bCs/>
          <w:sz w:val="20"/>
          <w:szCs w:val="20"/>
        </w:rPr>
        <w:t xml:space="preserve">Practicum...........................................................4(1-12) </w:t>
      </w:r>
      <w:r>
        <w:rPr>
          <w:rFonts w:ascii="Times New Roman" w:hAnsi="Times New Roman"/>
          <w:sz w:val="20"/>
          <w:szCs w:val="20"/>
        </w:rPr>
        <w:t>An integrated clinical practicum focused on development and implementation of the ad- vanced-practitioner role. Students are involved in a preceptorship in rural/urban family prac- tice settings under the supervision of a clinical preceptor and graduate facult</w:t>
      </w:r>
      <w:r>
        <w:rPr>
          <w:rFonts w:ascii="Times New Roman" w:hAnsi="Times New Roman"/>
          <w:spacing w:val="-13"/>
          <w:sz w:val="20"/>
          <w:szCs w:val="20"/>
        </w:rPr>
        <w:t>y</w:t>
      </w:r>
      <w:r>
        <w:rPr>
          <w:rFonts w:ascii="Times New Roman" w:hAnsi="Times New Roman"/>
          <w:sz w:val="20"/>
          <w:szCs w:val="20"/>
        </w:rPr>
        <w:t>.</w:t>
      </w:r>
    </w:p>
    <w:p w:rsidR="00F42301" w:rsidRDefault="00F42301" w:rsidP="00963D01">
      <w:pPr>
        <w:widowControl w:val="0"/>
        <w:autoSpaceDE w:val="0"/>
        <w:autoSpaceDN w:val="0"/>
        <w:adjustRightInd w:val="0"/>
        <w:spacing w:after="0" w:line="250" w:lineRule="auto"/>
        <w:ind w:left="1221" w:right="2046"/>
        <w:jc w:val="both"/>
        <w:rPr>
          <w:rFonts w:ascii="Times New Roman" w:hAnsi="Times New Roman"/>
          <w:sz w:val="20"/>
          <w:szCs w:val="20"/>
        </w:rPr>
      </w:pPr>
      <w:r>
        <w:rPr>
          <w:rFonts w:ascii="Times New Roman" w:hAnsi="Times New Roman"/>
          <w:i/>
          <w:iCs/>
          <w:sz w:val="20"/>
          <w:szCs w:val="20"/>
        </w:rPr>
        <w:t>P</w:t>
      </w:r>
      <w:r>
        <w:rPr>
          <w:rFonts w:ascii="Times New Roman" w:hAnsi="Times New Roman"/>
          <w:i/>
          <w:iCs/>
          <w:spacing w:val="-7"/>
          <w:sz w:val="20"/>
          <w:szCs w:val="20"/>
        </w:rPr>
        <w:t>r</w:t>
      </w:r>
      <w:r>
        <w:rPr>
          <w:rFonts w:ascii="Times New Roman" w:hAnsi="Times New Roman"/>
          <w:i/>
          <w:iCs/>
          <w:sz w:val="20"/>
          <w:szCs w:val="20"/>
        </w:rPr>
        <w:t>e</w:t>
      </w:r>
      <w:r>
        <w:rPr>
          <w:rFonts w:ascii="Times New Roman" w:hAnsi="Times New Roman"/>
          <w:i/>
          <w:iCs/>
          <w:spacing w:val="-7"/>
          <w:sz w:val="20"/>
          <w:szCs w:val="20"/>
        </w:rPr>
        <w:t>r</w:t>
      </w:r>
      <w:r>
        <w:rPr>
          <w:rFonts w:ascii="Times New Roman" w:hAnsi="Times New Roman"/>
          <w:i/>
          <w:iCs/>
          <w:sz w:val="20"/>
          <w:szCs w:val="20"/>
        </w:rPr>
        <w:t>equisite: Completion of all course work and satisfactory completion of p</w:t>
      </w:r>
      <w:r>
        <w:rPr>
          <w:rFonts w:ascii="Times New Roman" w:hAnsi="Times New Roman"/>
          <w:i/>
          <w:iCs/>
          <w:spacing w:val="-7"/>
          <w:sz w:val="20"/>
          <w:szCs w:val="20"/>
        </w:rPr>
        <w:t>r</w:t>
      </w:r>
      <w:r>
        <w:rPr>
          <w:rFonts w:ascii="Times New Roman" w:hAnsi="Times New Roman"/>
          <w:i/>
          <w:iCs/>
          <w:sz w:val="20"/>
          <w:szCs w:val="20"/>
        </w:rPr>
        <w:t>eliminary com- p</w:t>
      </w:r>
      <w:r>
        <w:rPr>
          <w:rFonts w:ascii="Times New Roman" w:hAnsi="Times New Roman"/>
          <w:i/>
          <w:iCs/>
          <w:spacing w:val="-7"/>
          <w:sz w:val="20"/>
          <w:szCs w:val="20"/>
        </w:rPr>
        <w:t>r</w:t>
      </w:r>
      <w:r>
        <w:rPr>
          <w:rFonts w:ascii="Times New Roman" w:hAnsi="Times New Roman"/>
          <w:i/>
          <w:iCs/>
          <w:sz w:val="20"/>
          <w:szCs w:val="20"/>
        </w:rPr>
        <w:t>ehensive examination.</w:t>
      </w:r>
    </w:p>
    <w:p w:rsidR="00F42301" w:rsidRDefault="00F42301" w:rsidP="00963D01">
      <w:pPr>
        <w:widowControl w:val="0"/>
        <w:autoSpaceDE w:val="0"/>
        <w:autoSpaceDN w:val="0"/>
        <w:adjustRightInd w:val="0"/>
        <w:spacing w:after="0"/>
        <w:ind w:left="861"/>
        <w:rPr>
          <w:rFonts w:ascii="Times New Roman" w:hAnsi="Times New Roman"/>
          <w:sz w:val="20"/>
          <w:szCs w:val="20"/>
        </w:rPr>
      </w:pPr>
      <w:r>
        <w:rPr>
          <w:rFonts w:ascii="Times New Roman" w:hAnsi="Times New Roman"/>
          <w:b/>
          <w:bCs/>
          <w:sz w:val="20"/>
          <w:szCs w:val="20"/>
        </w:rPr>
        <w:t>NURS 6920 -</w:t>
      </w:r>
      <w:r>
        <w:rPr>
          <w:rFonts w:ascii="Times New Roman" w:hAnsi="Times New Roman"/>
          <w:b/>
          <w:bCs/>
          <w:spacing w:val="-4"/>
          <w:sz w:val="20"/>
          <w:szCs w:val="20"/>
        </w:rPr>
        <w:t xml:space="preserve"> </w:t>
      </w:r>
      <w:r>
        <w:rPr>
          <w:rFonts w:ascii="Times New Roman" w:hAnsi="Times New Roman"/>
          <w:b/>
          <w:bCs/>
          <w:sz w:val="20"/>
          <w:szCs w:val="20"/>
        </w:rPr>
        <w:t>Thesis/Resea</w:t>
      </w:r>
      <w:r>
        <w:rPr>
          <w:rFonts w:ascii="Times New Roman" w:hAnsi="Times New Roman"/>
          <w:b/>
          <w:bCs/>
          <w:spacing w:val="-4"/>
          <w:sz w:val="20"/>
          <w:szCs w:val="20"/>
        </w:rPr>
        <w:t>r</w:t>
      </w:r>
      <w:r>
        <w:rPr>
          <w:rFonts w:ascii="Times New Roman" w:hAnsi="Times New Roman"/>
          <w:b/>
          <w:bCs/>
          <w:sz w:val="20"/>
          <w:szCs w:val="20"/>
        </w:rPr>
        <w:t>ch P</w:t>
      </w:r>
      <w:r>
        <w:rPr>
          <w:rFonts w:ascii="Times New Roman" w:hAnsi="Times New Roman"/>
          <w:b/>
          <w:bCs/>
          <w:spacing w:val="-4"/>
          <w:sz w:val="20"/>
          <w:szCs w:val="20"/>
        </w:rPr>
        <w:t>r</w:t>
      </w:r>
      <w:r>
        <w:rPr>
          <w:rFonts w:ascii="Times New Roman" w:hAnsi="Times New Roman"/>
          <w:b/>
          <w:bCs/>
          <w:sz w:val="20"/>
          <w:szCs w:val="20"/>
        </w:rPr>
        <w:t>oject...................................................................................3(3-0)</w:t>
      </w:r>
    </w:p>
    <w:p w:rsidR="00F42301" w:rsidRDefault="00F42301" w:rsidP="00963D01">
      <w:r>
        <w:rPr>
          <w:rFonts w:ascii="Times New Roman" w:hAnsi="Times New Roman"/>
          <w:sz w:val="20"/>
          <w:szCs w:val="20"/>
        </w:rPr>
        <w:t>Research methodologies are used to investigate a nursing problem.</w:t>
      </w:r>
      <w:r>
        <w:rPr>
          <w:rFonts w:ascii="Times New Roman" w:hAnsi="Times New Roman"/>
          <w:spacing w:val="-1"/>
          <w:sz w:val="20"/>
          <w:szCs w:val="20"/>
        </w:rPr>
        <w:t xml:space="preserve"> </w:t>
      </w:r>
      <w:r>
        <w:rPr>
          <w:rFonts w:ascii="Times New Roman" w:hAnsi="Times New Roman"/>
          <w:i/>
          <w:iCs/>
          <w:sz w:val="20"/>
          <w:szCs w:val="20"/>
        </w:rPr>
        <w:t>P</w:t>
      </w:r>
      <w:r>
        <w:rPr>
          <w:rFonts w:ascii="Times New Roman" w:hAnsi="Times New Roman"/>
          <w:i/>
          <w:iCs/>
          <w:spacing w:val="-7"/>
          <w:sz w:val="20"/>
          <w:szCs w:val="20"/>
        </w:rPr>
        <w:t>r</w:t>
      </w:r>
      <w:r>
        <w:rPr>
          <w:rFonts w:ascii="Times New Roman" w:hAnsi="Times New Roman"/>
          <w:i/>
          <w:iCs/>
          <w:sz w:val="20"/>
          <w:szCs w:val="20"/>
        </w:rPr>
        <w:t>e</w:t>
      </w:r>
      <w:r>
        <w:rPr>
          <w:rFonts w:ascii="Times New Roman" w:hAnsi="Times New Roman"/>
          <w:i/>
          <w:iCs/>
          <w:spacing w:val="-7"/>
          <w:sz w:val="20"/>
          <w:szCs w:val="20"/>
        </w:rPr>
        <w:t>r</w:t>
      </w:r>
      <w:r>
        <w:rPr>
          <w:rFonts w:ascii="Times New Roman" w:hAnsi="Times New Roman"/>
          <w:i/>
          <w:iCs/>
          <w:sz w:val="20"/>
          <w:szCs w:val="20"/>
        </w:rPr>
        <w:t>equisite: NURS 5120.</w:t>
      </w:r>
    </w:p>
    <w:p w:rsidR="00F42301" w:rsidRDefault="00F42301">
      <w:pPr>
        <w:sectPr w:rsidR="00F42301">
          <w:pgSz w:w="12240" w:h="15840"/>
          <w:pgMar w:top="260" w:right="240" w:bottom="280" w:left="1260" w:header="0" w:footer="712" w:gutter="0"/>
          <w:cols w:space="720" w:equalWidth="0">
            <w:col w:w="10740"/>
          </w:cols>
          <w:noEndnote/>
        </w:sectPr>
      </w:pPr>
      <w:r>
        <w:fldChar w:fldCharType="end"/>
      </w:r>
    </w:p>
    <w:p w:rsidR="00F42301" w:rsidRDefault="00F42301"/>
    <w:p w:rsidR="00F42301" w:rsidRDefault="00F42301">
      <w:r>
        <w:fldChar w:fldCharType="end"/>
      </w:r>
      <w:r>
        <w:fldChar w:fldCharType="begin"/>
      </w:r>
      <w:r>
        <w:instrText xml:space="preserve"> INCLUDETEXT "C:\\Users\\juliette\\Desktop\\raw3\\graduateSchool\\educationMSDegrees docx 4 6 11.docx" </w:instrText>
      </w:r>
      <w:r>
        <w:fldChar w:fldCharType="separate"/>
      </w:r>
    </w:p>
    <w:tbl>
      <w:tblPr>
        <w:tblW w:w="0" w:type="auto"/>
        <w:tblInd w:w="119" w:type="dxa"/>
        <w:tblLayout w:type="fixed"/>
        <w:tblCellMar>
          <w:left w:w="0" w:type="dxa"/>
          <w:right w:w="0" w:type="dxa"/>
        </w:tblCellMar>
        <w:tblLook w:val="0000"/>
      </w:tblPr>
      <w:tblGrid>
        <w:gridCol w:w="1085"/>
        <w:gridCol w:w="4560"/>
        <w:gridCol w:w="4858"/>
      </w:tblGrid>
      <w:tr w:rsidR="00F42301" w:rsidRPr="00FA7AC7" w:rsidTr="00B67EC4">
        <w:trPr>
          <w:trHeight w:hRule="exact" w:val="235"/>
        </w:trPr>
        <w:tc>
          <w:tcPr>
            <w:tcW w:w="1085" w:type="dxa"/>
            <w:tcBorders>
              <w:top w:val="nil"/>
              <w:left w:val="nil"/>
              <w:bottom w:val="single" w:sz="4" w:space="0" w:color="191919"/>
              <w:right w:val="single" w:sz="4" w:space="0" w:color="191919"/>
            </w:tcBorders>
          </w:tcPr>
          <w:p w:rsidR="00F42301" w:rsidRPr="00FA7AC7" w:rsidRDefault="00F42301" w:rsidP="00B67EC4">
            <w:pPr>
              <w:widowControl w:val="0"/>
              <w:autoSpaceDE w:val="0"/>
              <w:autoSpaceDN w:val="0"/>
              <w:adjustRightInd w:val="0"/>
              <w:spacing w:after="0"/>
              <w:rPr>
                <w:rFonts w:ascii="Times New Roman" w:hAnsi="Times New Roman"/>
                <w:sz w:val="24"/>
                <w:szCs w:val="24"/>
              </w:rPr>
            </w:pPr>
          </w:p>
        </w:tc>
        <w:tc>
          <w:tcPr>
            <w:tcW w:w="4560" w:type="dxa"/>
            <w:vMerge w:val="restart"/>
            <w:tcBorders>
              <w:top w:val="single" w:sz="4" w:space="0" w:color="191919"/>
              <w:left w:val="single" w:sz="4" w:space="0" w:color="191919"/>
              <w:bottom w:val="single" w:sz="4" w:space="0" w:color="191919"/>
              <w:right w:val="single" w:sz="4" w:space="0" w:color="191919"/>
            </w:tcBorders>
          </w:tcPr>
          <w:p w:rsidR="00F42301" w:rsidRPr="00FA7AC7" w:rsidRDefault="00F42301" w:rsidP="00B67EC4">
            <w:pPr>
              <w:widowControl w:val="0"/>
              <w:autoSpaceDE w:val="0"/>
              <w:autoSpaceDN w:val="0"/>
              <w:adjustRightInd w:val="0"/>
              <w:spacing w:before="9" w:after="0" w:line="140" w:lineRule="exact"/>
              <w:rPr>
                <w:rFonts w:ascii="Times New Roman" w:hAnsi="Times New Roman"/>
                <w:sz w:val="14"/>
                <w:szCs w:val="14"/>
              </w:rPr>
            </w:pPr>
          </w:p>
          <w:p w:rsidR="00F42301" w:rsidRPr="00FA7AC7" w:rsidRDefault="00F42301" w:rsidP="00B67EC4">
            <w:pPr>
              <w:widowControl w:val="0"/>
              <w:autoSpaceDE w:val="0"/>
              <w:autoSpaceDN w:val="0"/>
              <w:adjustRightInd w:val="0"/>
              <w:spacing w:after="0"/>
              <w:ind w:left="1083"/>
              <w:rPr>
                <w:rFonts w:ascii="Times New Roman" w:hAnsi="Times New Roman"/>
                <w:sz w:val="24"/>
                <w:szCs w:val="24"/>
              </w:rPr>
            </w:pPr>
            <w:r w:rsidRPr="00FA7AC7">
              <w:rPr>
                <w:rFonts w:ascii="Times New Roman" w:hAnsi="Times New Roman"/>
                <w:b/>
                <w:bCs/>
                <w:color w:val="191919"/>
                <w:sz w:val="36"/>
                <w:szCs w:val="36"/>
              </w:rPr>
              <w:t>E</w:t>
            </w:r>
            <w:r w:rsidRPr="00FA7AC7">
              <w:rPr>
                <w:rFonts w:ascii="Times New Roman" w:hAnsi="Times New Roman"/>
                <w:b/>
                <w:bCs/>
                <w:color w:val="191919"/>
                <w:sz w:val="27"/>
                <w:szCs w:val="27"/>
              </w:rPr>
              <w:t>DUC</w:t>
            </w:r>
            <w:r w:rsidRPr="00FA7AC7">
              <w:rPr>
                <w:rFonts w:ascii="Times New Roman" w:hAnsi="Times New Roman"/>
                <w:b/>
                <w:bCs/>
                <w:color w:val="191919"/>
                <w:spacing w:val="-20"/>
                <w:sz w:val="27"/>
                <w:szCs w:val="27"/>
              </w:rPr>
              <w:t>A</w:t>
            </w:r>
            <w:r w:rsidRPr="00FA7AC7">
              <w:rPr>
                <w:rFonts w:ascii="Times New Roman" w:hAnsi="Times New Roman"/>
                <w:b/>
                <w:bCs/>
                <w:color w:val="191919"/>
                <w:sz w:val="27"/>
                <w:szCs w:val="27"/>
              </w:rPr>
              <w:t>TION</w:t>
            </w:r>
          </w:p>
        </w:tc>
        <w:tc>
          <w:tcPr>
            <w:tcW w:w="4858" w:type="dxa"/>
            <w:tcBorders>
              <w:top w:val="nil"/>
              <w:left w:val="single" w:sz="4" w:space="0" w:color="191919"/>
              <w:bottom w:val="single" w:sz="4" w:space="0" w:color="191919"/>
              <w:right w:val="nil"/>
            </w:tcBorders>
          </w:tcPr>
          <w:p w:rsidR="00F42301" w:rsidRPr="00FA7AC7" w:rsidRDefault="00F42301" w:rsidP="00B67EC4">
            <w:pPr>
              <w:widowControl w:val="0"/>
              <w:autoSpaceDE w:val="0"/>
              <w:autoSpaceDN w:val="0"/>
              <w:adjustRightInd w:val="0"/>
              <w:spacing w:after="0"/>
              <w:rPr>
                <w:rFonts w:ascii="Times New Roman" w:hAnsi="Times New Roman"/>
                <w:sz w:val="24"/>
                <w:szCs w:val="24"/>
              </w:rPr>
            </w:pPr>
          </w:p>
        </w:tc>
      </w:tr>
      <w:tr w:rsidR="00F42301" w:rsidRPr="00FA7AC7" w:rsidTr="00B67EC4">
        <w:trPr>
          <w:trHeight w:hRule="exact" w:val="256"/>
        </w:trPr>
        <w:tc>
          <w:tcPr>
            <w:tcW w:w="1085" w:type="dxa"/>
            <w:tcBorders>
              <w:top w:val="single" w:sz="4" w:space="0" w:color="191919"/>
              <w:left w:val="nil"/>
              <w:bottom w:val="single" w:sz="4" w:space="0" w:color="191919"/>
              <w:right w:val="single" w:sz="4" w:space="0" w:color="191919"/>
            </w:tcBorders>
          </w:tcPr>
          <w:p w:rsidR="00F42301" w:rsidRPr="00FA7AC7" w:rsidRDefault="00F42301" w:rsidP="00B67EC4">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B67EC4">
            <w:pPr>
              <w:widowControl w:val="0"/>
              <w:autoSpaceDE w:val="0"/>
              <w:autoSpaceDN w:val="0"/>
              <w:adjustRightInd w:val="0"/>
              <w:spacing w:after="0"/>
              <w:rPr>
                <w:rFonts w:ascii="Times New Roman" w:hAnsi="Times New Roman"/>
                <w:sz w:val="24"/>
                <w:szCs w:val="24"/>
              </w:rPr>
            </w:pPr>
          </w:p>
        </w:tc>
        <w:tc>
          <w:tcPr>
            <w:tcW w:w="4858" w:type="dxa"/>
            <w:tcBorders>
              <w:top w:val="single" w:sz="4" w:space="0" w:color="191919"/>
              <w:left w:val="single" w:sz="4" w:space="0" w:color="191919"/>
              <w:bottom w:val="single" w:sz="4" w:space="0" w:color="191919"/>
              <w:right w:val="nil"/>
            </w:tcBorders>
          </w:tcPr>
          <w:p w:rsidR="00F42301" w:rsidRPr="00FA7AC7" w:rsidRDefault="00F42301" w:rsidP="00B67EC4">
            <w:pPr>
              <w:widowControl w:val="0"/>
              <w:autoSpaceDE w:val="0"/>
              <w:autoSpaceDN w:val="0"/>
              <w:adjustRightInd w:val="0"/>
              <w:spacing w:after="0"/>
              <w:rPr>
                <w:rFonts w:ascii="Times New Roman" w:hAnsi="Times New Roman"/>
                <w:sz w:val="24"/>
                <w:szCs w:val="24"/>
              </w:rPr>
            </w:pPr>
          </w:p>
        </w:tc>
      </w:tr>
      <w:tr w:rsidR="00F42301" w:rsidRPr="00FA7AC7" w:rsidTr="00B67EC4">
        <w:trPr>
          <w:trHeight w:hRule="exact" w:val="219"/>
        </w:trPr>
        <w:tc>
          <w:tcPr>
            <w:tcW w:w="1085" w:type="dxa"/>
            <w:tcBorders>
              <w:top w:val="single" w:sz="4" w:space="0" w:color="191919"/>
              <w:left w:val="nil"/>
              <w:bottom w:val="nil"/>
              <w:right w:val="single" w:sz="4" w:space="0" w:color="191919"/>
            </w:tcBorders>
          </w:tcPr>
          <w:p w:rsidR="00F42301" w:rsidRPr="00FA7AC7" w:rsidRDefault="00F42301" w:rsidP="00B67EC4">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B67EC4">
            <w:pPr>
              <w:widowControl w:val="0"/>
              <w:autoSpaceDE w:val="0"/>
              <w:autoSpaceDN w:val="0"/>
              <w:adjustRightInd w:val="0"/>
              <w:spacing w:after="0"/>
              <w:rPr>
                <w:rFonts w:ascii="Times New Roman" w:hAnsi="Times New Roman"/>
                <w:sz w:val="24"/>
                <w:szCs w:val="24"/>
              </w:rPr>
            </w:pPr>
          </w:p>
        </w:tc>
        <w:tc>
          <w:tcPr>
            <w:tcW w:w="4858" w:type="dxa"/>
            <w:tcBorders>
              <w:top w:val="single" w:sz="4" w:space="0" w:color="191919"/>
              <w:left w:val="single" w:sz="4" w:space="0" w:color="191919"/>
              <w:bottom w:val="nil"/>
              <w:right w:val="nil"/>
            </w:tcBorders>
          </w:tcPr>
          <w:p w:rsidR="00F42301" w:rsidRPr="00FA7AC7" w:rsidRDefault="00F42301" w:rsidP="00B67EC4">
            <w:pPr>
              <w:widowControl w:val="0"/>
              <w:autoSpaceDE w:val="0"/>
              <w:autoSpaceDN w:val="0"/>
              <w:adjustRightInd w:val="0"/>
              <w:spacing w:after="0"/>
              <w:rPr>
                <w:rFonts w:ascii="Times New Roman" w:hAnsi="Times New Roman"/>
                <w:sz w:val="24"/>
                <w:szCs w:val="24"/>
              </w:rPr>
            </w:pPr>
          </w:p>
        </w:tc>
      </w:tr>
    </w:tbl>
    <w:p w:rsidR="00F42301" w:rsidRDefault="00F42301" w:rsidP="00721764">
      <w:pPr>
        <w:widowControl w:val="0"/>
        <w:autoSpaceDE w:val="0"/>
        <w:autoSpaceDN w:val="0"/>
        <w:adjustRightInd w:val="0"/>
        <w:spacing w:after="0" w:line="200" w:lineRule="exact"/>
        <w:rPr>
          <w:rFonts w:ascii="Times New Roman" w:hAnsi="Times New Roman"/>
          <w:sz w:val="20"/>
          <w:szCs w:val="20"/>
        </w:rPr>
      </w:pPr>
    </w:p>
    <w:p w:rsidR="00F42301" w:rsidRDefault="00F42301" w:rsidP="00721764">
      <w:pPr>
        <w:widowControl w:val="0"/>
        <w:autoSpaceDE w:val="0"/>
        <w:autoSpaceDN w:val="0"/>
        <w:adjustRightInd w:val="0"/>
        <w:spacing w:after="0" w:line="200" w:lineRule="exact"/>
        <w:rPr>
          <w:rFonts w:ascii="Times New Roman" w:hAnsi="Times New Roman"/>
          <w:sz w:val="20"/>
          <w:szCs w:val="20"/>
        </w:rPr>
      </w:pPr>
    </w:p>
    <w:p w:rsidR="00F42301" w:rsidRDefault="00F42301" w:rsidP="00721764">
      <w:pPr>
        <w:widowControl w:val="0"/>
        <w:autoSpaceDE w:val="0"/>
        <w:autoSpaceDN w:val="0"/>
        <w:adjustRightInd w:val="0"/>
        <w:spacing w:after="0" w:line="260" w:lineRule="exact"/>
        <w:rPr>
          <w:rFonts w:ascii="Times New Roman" w:hAnsi="Times New Roman"/>
          <w:sz w:val="26"/>
          <w:szCs w:val="26"/>
        </w:rPr>
      </w:pPr>
    </w:p>
    <w:p w:rsidR="00F42301" w:rsidRDefault="00F42301" w:rsidP="00721764">
      <w:pPr>
        <w:widowControl w:val="0"/>
        <w:autoSpaceDE w:val="0"/>
        <w:autoSpaceDN w:val="0"/>
        <w:adjustRightInd w:val="0"/>
        <w:spacing w:after="0" w:line="773" w:lineRule="exact"/>
        <w:ind w:left="1944"/>
        <w:rPr>
          <w:rFonts w:ascii="Impact" w:hAnsi="Impact" w:cs="Impact"/>
          <w:color w:val="000000"/>
          <w:sz w:val="72"/>
          <w:szCs w:val="72"/>
        </w:rPr>
      </w:pPr>
      <w:r>
        <w:rPr>
          <w:rFonts w:ascii="Impact" w:hAnsi="Impact" w:cs="Impact"/>
          <w:color w:val="666666"/>
          <w:sz w:val="72"/>
          <w:szCs w:val="72"/>
        </w:rPr>
        <w:t>COLLEGE OF EDUC</w:t>
      </w:r>
      <w:r>
        <w:rPr>
          <w:rFonts w:ascii="Impact" w:hAnsi="Impact" w:cs="Impact"/>
          <w:color w:val="666666"/>
          <w:spacing w:val="-40"/>
          <w:sz w:val="72"/>
          <w:szCs w:val="72"/>
        </w:rPr>
        <w:t>A</w:t>
      </w:r>
      <w:r>
        <w:rPr>
          <w:rFonts w:ascii="Impact" w:hAnsi="Impact" w:cs="Impact"/>
          <w:color w:val="666666"/>
          <w:sz w:val="72"/>
          <w:szCs w:val="72"/>
        </w:rPr>
        <w:t>TION</w:t>
      </w:r>
    </w:p>
    <w:p w:rsidR="00F42301" w:rsidRDefault="00F42301" w:rsidP="00721764">
      <w:pPr>
        <w:widowControl w:val="0"/>
        <w:autoSpaceDE w:val="0"/>
        <w:autoSpaceDN w:val="0"/>
        <w:adjustRightInd w:val="0"/>
        <w:spacing w:before="71" w:after="0"/>
        <w:ind w:left="1944"/>
        <w:rPr>
          <w:rFonts w:ascii="Times New Roman" w:hAnsi="Times New Roman"/>
          <w:color w:val="000000"/>
          <w:sz w:val="28"/>
          <w:szCs w:val="28"/>
        </w:rPr>
      </w:pPr>
      <w:r w:rsidRPr="003F2CF3">
        <w:rPr>
          <w:rFonts w:ascii="Calibri" w:hAnsi="Calibri"/>
          <w:noProof/>
          <w:lang w:eastAsia="en-US"/>
        </w:rPr>
        <w:pict>
          <v:group id="_x0000_s3660" style="position:absolute;left:0;text-align:left;margin-left:263.55pt;margin-top:-99.9pt;width:31.2pt;height:31.05pt;z-index:-251595776;mso-position-horizontal-relative:page" coordorigin="5271,-1998" coordsize="624,621" o:allowincell="f">
            <v:rect id="_x0000_s3661" style="position:absolute;left:5276;top:-1993;width:613;height:610" o:allowincell="f" stroked="f">
              <v:path arrowok="t"/>
            </v:rect>
            <v:rect id="_x0000_s3662" style="position:absolute;left:5276;top:-1993;width:620;height:620;mso-position-horizontal-relative:page" o:allowincell="f" filled="f" stroked="f">
              <v:textbox inset="0,0,0,0">
                <w:txbxContent>
                  <w:p w:rsidR="00F42301" w:rsidRDefault="00F42301" w:rsidP="00721764">
                    <w:pPr>
                      <w:spacing w:after="0" w:line="620" w:lineRule="atLeast"/>
                      <w:rPr>
                        <w:rFonts w:ascii="Times New Roman" w:hAnsi="Times New Roman"/>
                        <w:sz w:val="24"/>
                        <w:szCs w:val="24"/>
                      </w:rPr>
                    </w:pPr>
                    <w:r>
                      <w:rPr>
                        <w:rFonts w:ascii="Times New Roman" w:hAnsi="Times New Roman"/>
                        <w:noProof/>
                        <w:sz w:val="24"/>
                        <w:szCs w:val="24"/>
                      </w:rPr>
                      <w:drawing>
                        <wp:inline distT="0" distB="0" distL="0" distR="0">
                          <wp:extent cx="390525" cy="390525"/>
                          <wp:effectExtent l="19050" t="0" r="9525" b="0"/>
                          <wp:docPr id="106"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5"/>
                                  <a:srcRect/>
                                  <a:stretch>
                                    <a:fillRect/>
                                  </a:stretch>
                                </pic:blipFill>
                                <pic:spPr bwMode="auto">
                                  <a:xfrm>
                                    <a:off x="0" y="0"/>
                                    <a:ext cx="390525" cy="390525"/>
                                  </a:xfrm>
                                  <a:prstGeom prst="rect">
                                    <a:avLst/>
                                  </a:prstGeom>
                                  <a:noFill/>
                                  <a:ln w="9525">
                                    <a:noFill/>
                                    <a:miter lim="800000"/>
                                    <a:headEnd/>
                                    <a:tailEnd/>
                                  </a:ln>
                                </pic:spPr>
                              </pic:pic>
                            </a:graphicData>
                          </a:graphic>
                        </wp:inline>
                      </w:drawing>
                    </w:r>
                  </w:p>
                  <w:p w:rsidR="00F42301" w:rsidRDefault="00F42301" w:rsidP="00721764">
                    <w:pPr>
                      <w:widowControl w:val="0"/>
                      <w:autoSpaceDE w:val="0"/>
                      <w:autoSpaceDN w:val="0"/>
                      <w:adjustRightInd w:val="0"/>
                      <w:spacing w:after="0"/>
                      <w:rPr>
                        <w:rFonts w:ascii="Times New Roman" w:hAnsi="Times New Roman"/>
                        <w:sz w:val="24"/>
                        <w:szCs w:val="24"/>
                      </w:rPr>
                    </w:pPr>
                  </w:p>
                </w:txbxContent>
              </v:textbox>
            </v:rect>
            <w10:wrap anchorx="page"/>
          </v:group>
        </w:pict>
      </w:r>
      <w:r>
        <w:rPr>
          <w:rFonts w:ascii="Times New Roman" w:hAnsi="Times New Roman"/>
          <w:b/>
          <w:bCs/>
          <w:color w:val="000000"/>
          <w:sz w:val="28"/>
          <w:szCs w:val="28"/>
        </w:rPr>
        <w:t>Mission and Objectives</w:t>
      </w:r>
    </w:p>
    <w:p w:rsidR="00F42301" w:rsidRDefault="00F42301" w:rsidP="00721764">
      <w:pPr>
        <w:widowControl w:val="0"/>
        <w:autoSpaceDE w:val="0"/>
        <w:autoSpaceDN w:val="0"/>
        <w:adjustRightInd w:val="0"/>
        <w:spacing w:before="37" w:after="0" w:line="250" w:lineRule="auto"/>
        <w:ind w:left="1944" w:right="978" w:firstLine="360"/>
        <w:rPr>
          <w:rFonts w:ascii="Times New Roman" w:hAnsi="Times New Roman"/>
          <w:color w:val="000000"/>
          <w:sz w:val="20"/>
          <w:szCs w:val="20"/>
        </w:rPr>
      </w:pPr>
      <w:r w:rsidRPr="003F2CF3">
        <w:rPr>
          <w:rFonts w:ascii="Calibri" w:hAnsi="Calibri"/>
          <w:noProof/>
          <w:lang w:eastAsia="en-US"/>
        </w:rPr>
        <w:pict>
          <v:shape id="_x0000_s3664" type="#_x0000_t202" style="position:absolute;left:0;text-align:left;margin-left:17.75pt;margin-top:14.95pt;width:1in;height:270.7pt;z-index:-251593728;mso-position-horizontal-relative:page" o:allowincell="f" filled="f" stroked="f">
            <v:textbox style="layout-flow:vertical;mso-layout-flow-alt:bottom-to-top" inset="0,0,0,0">
              <w:txbxContent>
                <w:p w:rsidR="00F42301" w:rsidRDefault="00F42301" w:rsidP="00721764">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P</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ROGRAM</w:t>
                  </w:r>
                  <w:r>
                    <w:rPr>
                      <w:rFonts w:ascii="Impact" w:hAnsi="Impact" w:cs="Impact"/>
                      <w:color w:val="A3A3A3"/>
                      <w:position w:val="1"/>
                      <w:sz w:val="105"/>
                      <w:szCs w:val="105"/>
                    </w:rPr>
                    <w:t>S</w:t>
                  </w:r>
                  <w:r>
                    <w:rPr>
                      <w:rFonts w:ascii="Impact" w:hAnsi="Impact" w:cs="Impact"/>
                      <w:color w:val="A3A3A3"/>
                      <w:spacing w:val="-115"/>
                      <w:position w:val="1"/>
                      <w:sz w:val="105"/>
                      <w:szCs w:val="105"/>
                    </w:rPr>
                    <w:t xml:space="preserve"> </w:t>
                  </w:r>
                </w:p>
              </w:txbxContent>
            </v:textbox>
            <w10:wrap anchorx="page"/>
          </v:shape>
        </w:pict>
      </w:r>
      <w:r>
        <w:rPr>
          <w:rFonts w:ascii="Times New Roman" w:hAnsi="Times New Roman"/>
          <w:color w:val="000000"/>
          <w:sz w:val="20"/>
          <w:szCs w:val="20"/>
        </w:rPr>
        <w:t>The College of Education o</w:t>
      </w:r>
      <w:r>
        <w:rPr>
          <w:rFonts w:ascii="Times New Roman" w:hAnsi="Times New Roman"/>
          <w:color w:val="000000"/>
          <w:spacing w:val="-4"/>
          <w:sz w:val="20"/>
          <w:szCs w:val="20"/>
        </w:rPr>
        <w:t>f</w:t>
      </w:r>
      <w:r>
        <w:rPr>
          <w:rFonts w:ascii="Times New Roman" w:hAnsi="Times New Roman"/>
          <w:color w:val="000000"/>
          <w:sz w:val="20"/>
          <w:szCs w:val="20"/>
        </w:rPr>
        <w:t>fers the Master of Education (M.Ed.) degree in the various cert</w:t>
      </w:r>
      <w:r>
        <w:rPr>
          <w:rFonts w:ascii="Times New Roman" w:hAnsi="Times New Roman"/>
          <w:color w:val="000000"/>
          <w:spacing w:val="-4"/>
          <w:sz w:val="20"/>
          <w:szCs w:val="20"/>
        </w:rPr>
        <w:t>i</w:t>
      </w:r>
      <w:r>
        <w:rPr>
          <w:rFonts w:ascii="Times New Roman" w:hAnsi="Times New Roman"/>
          <w:color w:val="000000"/>
          <w:sz w:val="20"/>
          <w:szCs w:val="20"/>
        </w:rPr>
        <w:t>- fication areas shown and the Education Specialist (Ed.S.) degree in educational leadership.</w:t>
      </w:r>
      <w:r>
        <w:rPr>
          <w:rFonts w:ascii="Times New Roman" w:hAnsi="Times New Roman"/>
          <w:color w:val="000000"/>
          <w:spacing w:val="-3"/>
          <w:sz w:val="20"/>
          <w:szCs w:val="20"/>
        </w:rPr>
        <w:t xml:space="preserve"> </w:t>
      </w:r>
      <w:r>
        <w:rPr>
          <w:rFonts w:ascii="Times New Roman" w:hAnsi="Times New Roman"/>
          <w:color w:val="000000"/>
          <w:sz w:val="20"/>
          <w:szCs w:val="20"/>
        </w:rPr>
        <w:t>The purpose of the M.Ed. degree program is to develop responsibility and leadership in classroom teaching, subject matter specialization, and /or supervision and administration in educational sys- tems.</w:t>
      </w:r>
      <w:r>
        <w:rPr>
          <w:rFonts w:ascii="Times New Roman" w:hAnsi="Times New Roman"/>
          <w:color w:val="000000"/>
          <w:spacing w:val="-4"/>
          <w:sz w:val="20"/>
          <w:szCs w:val="20"/>
        </w:rPr>
        <w:t xml:space="preserve"> </w:t>
      </w:r>
      <w:r>
        <w:rPr>
          <w:rFonts w:ascii="Times New Roman" w:hAnsi="Times New Roman"/>
          <w:color w:val="000000"/>
          <w:sz w:val="20"/>
          <w:szCs w:val="20"/>
        </w:rPr>
        <w:t>The program promotes critical thinking and creative reasoning skills in solving educational problems, a continual quest for knowledge and the ability to communicate e</w:t>
      </w:r>
      <w:r>
        <w:rPr>
          <w:rFonts w:ascii="Times New Roman" w:hAnsi="Times New Roman"/>
          <w:color w:val="000000"/>
          <w:spacing w:val="-4"/>
          <w:sz w:val="20"/>
          <w:szCs w:val="20"/>
        </w:rPr>
        <w:t>f</w:t>
      </w:r>
      <w:r>
        <w:rPr>
          <w:rFonts w:ascii="Times New Roman" w:hAnsi="Times New Roman"/>
          <w:color w:val="000000"/>
          <w:sz w:val="20"/>
          <w:szCs w:val="20"/>
        </w:rPr>
        <w:t>fectively with stu- dents, parents, citizens and the community of educators.</w:t>
      </w:r>
      <w:r>
        <w:rPr>
          <w:rFonts w:ascii="Times New Roman" w:hAnsi="Times New Roman"/>
          <w:color w:val="000000"/>
          <w:spacing w:val="-4"/>
          <w:sz w:val="20"/>
          <w:szCs w:val="20"/>
        </w:rPr>
        <w:t xml:space="preserve"> </w:t>
      </w:r>
      <w:r>
        <w:rPr>
          <w:rFonts w:ascii="Times New Roman" w:hAnsi="Times New Roman"/>
          <w:color w:val="000000"/>
          <w:sz w:val="20"/>
          <w:szCs w:val="20"/>
        </w:rPr>
        <w:t>The program has the following objec- tives:</w:t>
      </w:r>
    </w:p>
    <w:p w:rsidR="00F42301" w:rsidRDefault="00F42301" w:rsidP="00721764">
      <w:pPr>
        <w:widowControl w:val="0"/>
        <w:autoSpaceDE w:val="0"/>
        <w:autoSpaceDN w:val="0"/>
        <w:adjustRightInd w:val="0"/>
        <w:spacing w:before="2" w:after="0" w:line="249" w:lineRule="auto"/>
        <w:ind w:left="2304" w:right="1109" w:hanging="288"/>
        <w:rPr>
          <w:rFonts w:ascii="Times New Roman" w:hAnsi="Times New Roman"/>
          <w:color w:val="000000"/>
          <w:sz w:val="20"/>
          <w:szCs w:val="20"/>
        </w:rPr>
      </w:pPr>
      <w:r>
        <w:rPr>
          <w:rFonts w:ascii="Times New Roman" w:hAnsi="Times New Roman"/>
          <w:color w:val="000000"/>
          <w:position w:val="2"/>
          <w:sz w:val="20"/>
          <w:szCs w:val="20"/>
        </w:rPr>
        <w:t>1.</w:t>
      </w:r>
      <w:r>
        <w:rPr>
          <w:rFonts w:ascii="Times New Roman" w:hAnsi="Times New Roman"/>
          <w:color w:val="000000"/>
          <w:spacing w:val="-4"/>
          <w:position w:val="2"/>
          <w:sz w:val="20"/>
          <w:szCs w:val="20"/>
        </w:rPr>
        <w:t xml:space="preserve"> </w:t>
      </w:r>
      <w:r>
        <w:rPr>
          <w:rFonts w:ascii="Times New Roman" w:hAnsi="Times New Roman"/>
          <w:color w:val="000000"/>
          <w:spacing w:val="-14"/>
          <w:sz w:val="20"/>
          <w:szCs w:val="20"/>
        </w:rPr>
        <w:t>T</w:t>
      </w:r>
      <w:r>
        <w:rPr>
          <w:rFonts w:ascii="Times New Roman" w:hAnsi="Times New Roman"/>
          <w:color w:val="000000"/>
          <w:sz w:val="20"/>
          <w:szCs w:val="20"/>
        </w:rPr>
        <w:t>o prepare teachers, educational supervisors and educational leaders to implement basic and applied research in education.</w:t>
      </w:r>
    </w:p>
    <w:p w:rsidR="00F42301" w:rsidRDefault="00F42301" w:rsidP="00721764">
      <w:pPr>
        <w:widowControl w:val="0"/>
        <w:autoSpaceDE w:val="0"/>
        <w:autoSpaceDN w:val="0"/>
        <w:adjustRightInd w:val="0"/>
        <w:spacing w:after="0" w:line="231" w:lineRule="exact"/>
        <w:ind w:left="2016"/>
        <w:rPr>
          <w:rFonts w:ascii="Times New Roman" w:hAnsi="Times New Roman"/>
          <w:color w:val="000000"/>
          <w:sz w:val="20"/>
          <w:szCs w:val="20"/>
        </w:rPr>
      </w:pPr>
      <w:r>
        <w:rPr>
          <w:rFonts w:ascii="Times New Roman" w:hAnsi="Times New Roman"/>
          <w:color w:val="000000"/>
          <w:position w:val="2"/>
          <w:sz w:val="20"/>
          <w:szCs w:val="20"/>
        </w:rPr>
        <w:t>2.</w:t>
      </w:r>
      <w:r>
        <w:rPr>
          <w:rFonts w:ascii="Times New Roman" w:hAnsi="Times New Roman"/>
          <w:color w:val="000000"/>
          <w:spacing w:val="-4"/>
          <w:position w:val="2"/>
          <w:sz w:val="20"/>
          <w:szCs w:val="20"/>
        </w:rPr>
        <w:t xml:space="preserve"> </w:t>
      </w:r>
      <w:r>
        <w:rPr>
          <w:rFonts w:ascii="Times New Roman" w:hAnsi="Times New Roman"/>
          <w:color w:val="000000"/>
          <w:spacing w:val="-14"/>
          <w:sz w:val="20"/>
          <w:szCs w:val="20"/>
        </w:rPr>
        <w:t>T</w:t>
      </w:r>
      <w:r>
        <w:rPr>
          <w:rFonts w:ascii="Times New Roman" w:hAnsi="Times New Roman"/>
          <w:color w:val="000000"/>
          <w:sz w:val="20"/>
          <w:szCs w:val="20"/>
        </w:rPr>
        <w:t>o promote the development of the essential observable competencies deemed significant for</w:t>
      </w:r>
    </w:p>
    <w:p w:rsidR="00F42301" w:rsidRDefault="00F42301" w:rsidP="00721764">
      <w:pPr>
        <w:widowControl w:val="0"/>
        <w:autoSpaceDE w:val="0"/>
        <w:autoSpaceDN w:val="0"/>
        <w:adjustRightInd w:val="0"/>
        <w:spacing w:before="10" w:after="0"/>
        <w:ind w:left="2304"/>
        <w:rPr>
          <w:rFonts w:ascii="Times New Roman" w:hAnsi="Times New Roman"/>
          <w:color w:val="000000"/>
          <w:sz w:val="20"/>
          <w:szCs w:val="20"/>
        </w:rPr>
      </w:pPr>
      <w:r>
        <w:rPr>
          <w:rFonts w:ascii="Times New Roman" w:hAnsi="Times New Roman"/>
          <w:color w:val="000000"/>
          <w:sz w:val="20"/>
          <w:szCs w:val="20"/>
        </w:rPr>
        <w:t>teachers and educational leaders.</w:t>
      </w:r>
    </w:p>
    <w:p w:rsidR="00F42301" w:rsidRDefault="00F42301" w:rsidP="00721764">
      <w:pPr>
        <w:widowControl w:val="0"/>
        <w:autoSpaceDE w:val="0"/>
        <w:autoSpaceDN w:val="0"/>
        <w:adjustRightInd w:val="0"/>
        <w:spacing w:after="0" w:line="238" w:lineRule="exact"/>
        <w:ind w:left="2016"/>
        <w:rPr>
          <w:rFonts w:ascii="Times New Roman" w:hAnsi="Times New Roman"/>
          <w:color w:val="000000"/>
          <w:sz w:val="20"/>
          <w:szCs w:val="20"/>
        </w:rPr>
      </w:pPr>
      <w:r>
        <w:rPr>
          <w:rFonts w:ascii="Times New Roman" w:hAnsi="Times New Roman"/>
          <w:color w:val="000000"/>
          <w:position w:val="2"/>
          <w:sz w:val="20"/>
          <w:szCs w:val="20"/>
        </w:rPr>
        <w:t>3.</w:t>
      </w:r>
      <w:r>
        <w:rPr>
          <w:rFonts w:ascii="Times New Roman" w:hAnsi="Times New Roman"/>
          <w:color w:val="000000"/>
          <w:spacing w:val="-4"/>
          <w:position w:val="2"/>
          <w:sz w:val="20"/>
          <w:szCs w:val="20"/>
        </w:rPr>
        <w:t xml:space="preserve"> </w:t>
      </w:r>
      <w:r>
        <w:rPr>
          <w:rFonts w:ascii="Times New Roman" w:hAnsi="Times New Roman"/>
          <w:color w:val="000000"/>
          <w:spacing w:val="-14"/>
          <w:sz w:val="20"/>
          <w:szCs w:val="20"/>
        </w:rPr>
        <w:t>T</w:t>
      </w:r>
      <w:r>
        <w:rPr>
          <w:rFonts w:ascii="Times New Roman" w:hAnsi="Times New Roman"/>
          <w:color w:val="000000"/>
          <w:sz w:val="20"/>
          <w:szCs w:val="20"/>
        </w:rPr>
        <w:t>o assure the acquisition of knowledge in a field of concentration at an advanced level.</w:t>
      </w:r>
    </w:p>
    <w:p w:rsidR="00F42301" w:rsidRDefault="00F42301" w:rsidP="00721764">
      <w:pPr>
        <w:widowControl w:val="0"/>
        <w:autoSpaceDE w:val="0"/>
        <w:autoSpaceDN w:val="0"/>
        <w:adjustRightInd w:val="0"/>
        <w:spacing w:after="0" w:line="220" w:lineRule="exact"/>
        <w:ind w:left="2016"/>
        <w:rPr>
          <w:rFonts w:ascii="Times New Roman" w:hAnsi="Times New Roman"/>
          <w:color w:val="000000"/>
          <w:sz w:val="20"/>
          <w:szCs w:val="20"/>
        </w:rPr>
      </w:pPr>
      <w:r>
        <w:rPr>
          <w:rFonts w:ascii="Times New Roman" w:hAnsi="Times New Roman"/>
          <w:color w:val="000000"/>
          <w:sz w:val="20"/>
          <w:szCs w:val="20"/>
        </w:rPr>
        <w:t>4.</w:t>
      </w:r>
      <w:r>
        <w:rPr>
          <w:rFonts w:ascii="Times New Roman" w:hAnsi="Times New Roman"/>
          <w:color w:val="000000"/>
          <w:spacing w:val="-4"/>
          <w:sz w:val="20"/>
          <w:szCs w:val="20"/>
        </w:rPr>
        <w:t xml:space="preserve"> </w:t>
      </w:r>
      <w:r>
        <w:rPr>
          <w:rFonts w:ascii="Times New Roman" w:hAnsi="Times New Roman"/>
          <w:color w:val="000000"/>
          <w:spacing w:val="-14"/>
          <w:sz w:val="20"/>
          <w:szCs w:val="20"/>
        </w:rPr>
        <w:t>T</w:t>
      </w:r>
      <w:r>
        <w:rPr>
          <w:rFonts w:ascii="Times New Roman" w:hAnsi="Times New Roman"/>
          <w:color w:val="000000"/>
          <w:sz w:val="20"/>
          <w:szCs w:val="20"/>
        </w:rPr>
        <w:t>o provide a variety of experiences to enhance professional advancement opportunities for</w:t>
      </w:r>
    </w:p>
    <w:p w:rsidR="00F42301" w:rsidRDefault="00F42301" w:rsidP="00721764">
      <w:pPr>
        <w:widowControl w:val="0"/>
        <w:autoSpaceDE w:val="0"/>
        <w:autoSpaceDN w:val="0"/>
        <w:adjustRightInd w:val="0"/>
        <w:spacing w:before="10" w:after="0"/>
        <w:ind w:left="2304"/>
        <w:rPr>
          <w:rFonts w:ascii="Times New Roman" w:hAnsi="Times New Roman"/>
          <w:color w:val="000000"/>
          <w:sz w:val="20"/>
          <w:szCs w:val="20"/>
        </w:rPr>
      </w:pPr>
      <w:r>
        <w:rPr>
          <w:rFonts w:ascii="Times New Roman" w:hAnsi="Times New Roman"/>
          <w:color w:val="000000"/>
          <w:sz w:val="20"/>
          <w:szCs w:val="20"/>
        </w:rPr>
        <w:t>teachers and educational managers.</w:t>
      </w:r>
    </w:p>
    <w:p w:rsidR="00F42301" w:rsidRDefault="00F42301" w:rsidP="00721764">
      <w:pPr>
        <w:widowControl w:val="0"/>
        <w:autoSpaceDE w:val="0"/>
        <w:autoSpaceDN w:val="0"/>
        <w:adjustRightInd w:val="0"/>
        <w:spacing w:before="10" w:after="0"/>
        <w:ind w:left="2016"/>
        <w:rPr>
          <w:rFonts w:ascii="Times New Roman" w:hAnsi="Times New Roman"/>
          <w:color w:val="000000"/>
          <w:sz w:val="20"/>
          <w:szCs w:val="20"/>
        </w:rPr>
      </w:pPr>
      <w:r>
        <w:rPr>
          <w:rFonts w:ascii="Times New Roman" w:hAnsi="Times New Roman"/>
          <w:color w:val="000000"/>
          <w:sz w:val="20"/>
          <w:szCs w:val="20"/>
        </w:rPr>
        <w:t>5.</w:t>
      </w:r>
      <w:r>
        <w:rPr>
          <w:rFonts w:ascii="Times New Roman" w:hAnsi="Times New Roman"/>
          <w:color w:val="000000"/>
          <w:spacing w:val="-4"/>
          <w:sz w:val="20"/>
          <w:szCs w:val="20"/>
        </w:rPr>
        <w:t xml:space="preserve"> </w:t>
      </w:r>
      <w:r>
        <w:rPr>
          <w:rFonts w:ascii="Times New Roman" w:hAnsi="Times New Roman"/>
          <w:color w:val="000000"/>
          <w:spacing w:val="-14"/>
          <w:sz w:val="20"/>
          <w:szCs w:val="20"/>
        </w:rPr>
        <w:t>T</w:t>
      </w:r>
      <w:r>
        <w:rPr>
          <w:rFonts w:ascii="Times New Roman" w:hAnsi="Times New Roman"/>
          <w:color w:val="000000"/>
          <w:sz w:val="20"/>
          <w:szCs w:val="20"/>
        </w:rPr>
        <w:t>o prepare students for further graduate study in the field of education.</w:t>
      </w:r>
    </w:p>
    <w:p w:rsidR="00F42301" w:rsidRDefault="00F42301" w:rsidP="00721764">
      <w:pPr>
        <w:widowControl w:val="0"/>
        <w:autoSpaceDE w:val="0"/>
        <w:autoSpaceDN w:val="0"/>
        <w:adjustRightInd w:val="0"/>
        <w:spacing w:before="3" w:after="0" w:line="190" w:lineRule="exact"/>
        <w:rPr>
          <w:rFonts w:ascii="Times New Roman" w:hAnsi="Times New Roman"/>
          <w:color w:val="000000"/>
          <w:sz w:val="19"/>
          <w:szCs w:val="19"/>
        </w:rPr>
      </w:pPr>
    </w:p>
    <w:p w:rsidR="00F42301" w:rsidRDefault="00F42301" w:rsidP="00721764">
      <w:pPr>
        <w:widowControl w:val="0"/>
        <w:autoSpaceDE w:val="0"/>
        <w:autoSpaceDN w:val="0"/>
        <w:adjustRightInd w:val="0"/>
        <w:spacing w:after="0"/>
        <w:ind w:left="1944"/>
        <w:rPr>
          <w:rFonts w:ascii="Impact" w:hAnsi="Impact" w:cs="Impact"/>
          <w:color w:val="000000"/>
          <w:sz w:val="48"/>
          <w:szCs w:val="48"/>
        </w:rPr>
      </w:pPr>
      <w:r>
        <w:rPr>
          <w:rFonts w:ascii="Impact" w:hAnsi="Impact" w:cs="Impact"/>
          <w:color w:val="666666"/>
          <w:sz w:val="48"/>
          <w:szCs w:val="48"/>
        </w:rPr>
        <w:t>MASTER OF EDUC</w:t>
      </w:r>
      <w:r>
        <w:rPr>
          <w:rFonts w:ascii="Impact" w:hAnsi="Impact" w:cs="Impact"/>
          <w:color w:val="666666"/>
          <w:spacing w:val="-26"/>
          <w:sz w:val="48"/>
          <w:szCs w:val="48"/>
        </w:rPr>
        <w:t>A</w:t>
      </w:r>
      <w:r>
        <w:rPr>
          <w:rFonts w:ascii="Impact" w:hAnsi="Impact" w:cs="Impact"/>
          <w:color w:val="666666"/>
          <w:sz w:val="48"/>
          <w:szCs w:val="48"/>
        </w:rPr>
        <w:t>TION</w:t>
      </w:r>
    </w:p>
    <w:p w:rsidR="00F42301" w:rsidRDefault="00F42301" w:rsidP="00721764">
      <w:pPr>
        <w:widowControl w:val="0"/>
        <w:autoSpaceDE w:val="0"/>
        <w:autoSpaceDN w:val="0"/>
        <w:adjustRightInd w:val="0"/>
        <w:spacing w:before="47" w:after="0" w:line="250" w:lineRule="auto"/>
        <w:ind w:left="1944" w:right="1051" w:firstLine="360"/>
        <w:jc w:val="both"/>
        <w:rPr>
          <w:rFonts w:ascii="Times New Roman" w:hAnsi="Times New Roman"/>
          <w:color w:val="000000"/>
          <w:sz w:val="20"/>
          <w:szCs w:val="20"/>
        </w:rPr>
      </w:pPr>
      <w:r>
        <w:rPr>
          <w:rFonts w:ascii="Times New Roman" w:hAnsi="Times New Roman"/>
          <w:color w:val="000000"/>
          <w:sz w:val="20"/>
          <w:szCs w:val="20"/>
        </w:rPr>
        <w:t>Graduate students may pursue 10 di</w:t>
      </w:r>
      <w:r>
        <w:rPr>
          <w:rFonts w:ascii="Times New Roman" w:hAnsi="Times New Roman"/>
          <w:color w:val="000000"/>
          <w:spacing w:val="-4"/>
          <w:sz w:val="20"/>
          <w:szCs w:val="20"/>
        </w:rPr>
        <w:t>f</w:t>
      </w:r>
      <w:r>
        <w:rPr>
          <w:rFonts w:ascii="Times New Roman" w:hAnsi="Times New Roman"/>
          <w:color w:val="000000"/>
          <w:sz w:val="20"/>
          <w:szCs w:val="20"/>
        </w:rPr>
        <w:t xml:space="preserve">ferent major programs for </w:t>
      </w:r>
      <w:del w:id="57" w:author=" " w:date="2011-04-06T10:23:00Z">
        <w:r w:rsidDel="008369BF">
          <w:rPr>
            <w:rFonts w:ascii="Times New Roman" w:hAnsi="Times New Roman"/>
            <w:color w:val="000000"/>
            <w:sz w:val="20"/>
            <w:szCs w:val="20"/>
          </w:rPr>
          <w:delText>t</w:delText>
        </w:r>
      </w:del>
      <w:del w:id="58" w:author=" " w:date="2011-04-06T10:22:00Z">
        <w:r w:rsidDel="008369BF">
          <w:rPr>
            <w:rFonts w:ascii="Times New Roman" w:hAnsi="Times New Roman"/>
            <w:color w:val="000000"/>
            <w:sz w:val="20"/>
            <w:szCs w:val="20"/>
          </w:rPr>
          <w:delText>eacher</w:delText>
        </w:r>
      </w:del>
      <w:r>
        <w:rPr>
          <w:rFonts w:ascii="Times New Roman" w:hAnsi="Times New Roman"/>
          <w:color w:val="000000"/>
          <w:sz w:val="20"/>
          <w:szCs w:val="20"/>
        </w:rPr>
        <w:t xml:space="preserve"> certification. </w:t>
      </w:r>
      <w:ins w:id="59" w:author=" " w:date="2011-04-06T10:23:00Z">
        <w:r>
          <w:rPr>
            <w:rFonts w:ascii="Times New Roman" w:hAnsi="Times New Roman"/>
            <w:color w:val="000000"/>
            <w:sz w:val="20"/>
            <w:szCs w:val="20"/>
          </w:rPr>
          <w:t xml:space="preserve">With the exception of Educational Leadership, degree </w:t>
        </w:r>
      </w:ins>
      <w:del w:id="60" w:author=" " w:date="2011-04-06T10:23:00Z">
        <w:r w:rsidDel="008369BF">
          <w:rPr>
            <w:rFonts w:ascii="Times New Roman" w:hAnsi="Times New Roman"/>
            <w:color w:val="000000"/>
            <w:sz w:val="20"/>
            <w:szCs w:val="20"/>
          </w:rPr>
          <w:delText>Degree</w:delText>
        </w:r>
      </w:del>
      <w:r>
        <w:rPr>
          <w:rFonts w:ascii="Times New Roman" w:hAnsi="Times New Roman"/>
          <w:color w:val="000000"/>
          <w:sz w:val="20"/>
          <w:szCs w:val="20"/>
        </w:rPr>
        <w:t xml:space="preserve"> programs are designed for fifth-year level certification. Education courses are o</w:t>
      </w:r>
      <w:r>
        <w:rPr>
          <w:rFonts w:ascii="Times New Roman" w:hAnsi="Times New Roman"/>
          <w:color w:val="000000"/>
          <w:spacing w:val="-4"/>
          <w:sz w:val="20"/>
          <w:szCs w:val="20"/>
        </w:rPr>
        <w:t>f</w:t>
      </w:r>
      <w:r>
        <w:rPr>
          <w:rFonts w:ascii="Times New Roman" w:hAnsi="Times New Roman"/>
          <w:color w:val="000000"/>
          <w:sz w:val="20"/>
          <w:szCs w:val="20"/>
        </w:rPr>
        <w:t>fered in founda- tions, teaching fields, research and statistics.</w:t>
      </w:r>
      <w:r>
        <w:rPr>
          <w:rFonts w:ascii="Times New Roman" w:hAnsi="Times New Roman"/>
          <w:color w:val="000000"/>
          <w:spacing w:val="-3"/>
          <w:sz w:val="20"/>
          <w:szCs w:val="20"/>
        </w:rPr>
        <w:t xml:space="preserve"> </w:t>
      </w:r>
      <w:r>
        <w:rPr>
          <w:rFonts w:ascii="Times New Roman" w:hAnsi="Times New Roman"/>
          <w:color w:val="000000"/>
          <w:sz w:val="20"/>
          <w:szCs w:val="20"/>
        </w:rPr>
        <w:t>The following array depicts the 10 major programs</w:t>
      </w:r>
    </w:p>
    <w:p w:rsidR="00F42301" w:rsidRDefault="00F42301" w:rsidP="00721764">
      <w:pPr>
        <w:widowControl w:val="0"/>
        <w:autoSpaceDE w:val="0"/>
        <w:autoSpaceDN w:val="0"/>
        <w:adjustRightInd w:val="0"/>
        <w:spacing w:after="0" w:line="250" w:lineRule="auto"/>
        <w:ind w:left="1944" w:right="913"/>
        <w:rPr>
          <w:rFonts w:ascii="Times New Roman" w:hAnsi="Times New Roman"/>
          <w:color w:val="000000"/>
          <w:sz w:val="20"/>
          <w:szCs w:val="20"/>
        </w:rPr>
      </w:pPr>
      <w:r>
        <w:rPr>
          <w:rFonts w:ascii="Times New Roman" w:hAnsi="Times New Roman"/>
          <w:color w:val="000000"/>
          <w:sz w:val="20"/>
          <w:szCs w:val="20"/>
        </w:rPr>
        <w:t>of stud</w:t>
      </w:r>
      <w:r>
        <w:rPr>
          <w:rFonts w:ascii="Times New Roman" w:hAnsi="Times New Roman"/>
          <w:color w:val="000000"/>
          <w:spacing w:val="-13"/>
          <w:sz w:val="20"/>
          <w:szCs w:val="20"/>
        </w:rPr>
        <w:t>y</w:t>
      </w:r>
      <w:r>
        <w:rPr>
          <w:rFonts w:ascii="Times New Roman" w:hAnsi="Times New Roman"/>
          <w:color w:val="000000"/>
          <w:sz w:val="20"/>
          <w:szCs w:val="20"/>
        </w:rPr>
        <w:t>, identifies the college o</w:t>
      </w:r>
      <w:r>
        <w:rPr>
          <w:rFonts w:ascii="Times New Roman" w:hAnsi="Times New Roman"/>
          <w:color w:val="000000"/>
          <w:spacing w:val="-4"/>
          <w:sz w:val="20"/>
          <w:szCs w:val="20"/>
        </w:rPr>
        <w:t>f</w:t>
      </w:r>
      <w:r>
        <w:rPr>
          <w:rFonts w:ascii="Times New Roman" w:hAnsi="Times New Roman"/>
          <w:color w:val="000000"/>
          <w:sz w:val="20"/>
          <w:szCs w:val="20"/>
        </w:rPr>
        <w:t>fering each specific program and provides the telephone numbers for each.</w:t>
      </w:r>
    </w:p>
    <w:p w:rsidR="00F42301" w:rsidRDefault="00F42301" w:rsidP="00721764">
      <w:pPr>
        <w:widowControl w:val="0"/>
        <w:tabs>
          <w:tab w:val="left" w:pos="4820"/>
          <w:tab w:val="left" w:pos="7680"/>
        </w:tabs>
        <w:autoSpaceDE w:val="0"/>
        <w:autoSpaceDN w:val="0"/>
        <w:adjustRightInd w:val="0"/>
        <w:spacing w:after="0"/>
        <w:ind w:left="1944"/>
        <w:rPr>
          <w:rFonts w:ascii="Times New Roman" w:hAnsi="Times New Roman"/>
          <w:color w:val="000000"/>
          <w:sz w:val="20"/>
          <w:szCs w:val="20"/>
        </w:rPr>
      </w:pPr>
      <w:r w:rsidRPr="003F2CF3">
        <w:rPr>
          <w:rFonts w:ascii="Calibri" w:hAnsi="Calibri"/>
          <w:noProof/>
          <w:lang w:eastAsia="en-US"/>
        </w:rPr>
        <w:pict>
          <v:shape id="_x0000_s3663" type="#_x0000_t202" style="position:absolute;left:0;text-align:left;margin-left:17.75pt;margin-top:4.85pt;width:1in;height:184.35pt;z-index:-251594752;mso-position-horizontal-relative:page" o:allowincell="f" filled="f" stroked="f">
            <v:textbox style="layout-flow:vertical;mso-layout-flow-alt:bottom-to-top" inset="0,0,0,0">
              <w:txbxContent>
                <w:p w:rsidR="00F42301" w:rsidRDefault="00F42301" w:rsidP="00721764">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E</w:t>
                  </w:r>
                  <w:r>
                    <w:rPr>
                      <w:rFonts w:ascii="Impact" w:hAnsi="Impact" w:cs="Impact"/>
                      <w:color w:val="A3A3A3"/>
                      <w:spacing w:val="-115"/>
                      <w:position w:val="1"/>
                      <w:sz w:val="105"/>
                      <w:szCs w:val="105"/>
                    </w:rPr>
                    <w:t xml:space="preserve"> </w:t>
                  </w:r>
                </w:p>
              </w:txbxContent>
            </v:textbox>
            <w10:wrap anchorx="page"/>
          </v:shape>
        </w:pict>
      </w:r>
      <w:r>
        <w:rPr>
          <w:rFonts w:ascii="Times New Roman" w:hAnsi="Times New Roman"/>
          <w:b/>
          <w:bCs/>
          <w:color w:val="000000"/>
          <w:sz w:val="20"/>
          <w:szCs w:val="20"/>
          <w:u w:val="single"/>
        </w:rPr>
        <w:t>M.Ed. P</w:t>
      </w:r>
      <w:r>
        <w:rPr>
          <w:rFonts w:ascii="Times New Roman" w:hAnsi="Times New Roman"/>
          <w:b/>
          <w:bCs/>
          <w:color w:val="000000"/>
          <w:spacing w:val="-4"/>
          <w:sz w:val="20"/>
          <w:szCs w:val="20"/>
          <w:u w:val="single"/>
        </w:rPr>
        <w:t>r</w:t>
      </w:r>
      <w:r>
        <w:rPr>
          <w:rFonts w:ascii="Times New Roman" w:hAnsi="Times New Roman"/>
          <w:b/>
          <w:bCs/>
          <w:color w:val="000000"/>
          <w:sz w:val="20"/>
          <w:szCs w:val="20"/>
          <w:u w:val="single"/>
        </w:rPr>
        <w:t xml:space="preserve">ogram </w:t>
      </w:r>
      <w:r>
        <w:rPr>
          <w:rFonts w:ascii="Times New Roman" w:hAnsi="Times New Roman"/>
          <w:b/>
          <w:bCs/>
          <w:color w:val="000000"/>
          <w:sz w:val="20"/>
          <w:szCs w:val="20"/>
          <w:u w:val="single"/>
        </w:rPr>
        <w:tab/>
        <w:t xml:space="preserve">College </w:t>
      </w:r>
      <w:r>
        <w:rPr>
          <w:rFonts w:ascii="Times New Roman" w:hAnsi="Times New Roman"/>
          <w:b/>
          <w:bCs/>
          <w:color w:val="000000"/>
          <w:sz w:val="20"/>
          <w:szCs w:val="20"/>
          <w:u w:val="single"/>
        </w:rPr>
        <w:tab/>
      </w:r>
      <w:r>
        <w:rPr>
          <w:rFonts w:ascii="Times New Roman" w:hAnsi="Times New Roman"/>
          <w:b/>
          <w:bCs/>
          <w:color w:val="000000"/>
          <w:spacing w:val="-18"/>
          <w:sz w:val="20"/>
          <w:szCs w:val="20"/>
          <w:u w:val="single"/>
        </w:rPr>
        <w:t>T</w:t>
      </w:r>
      <w:r>
        <w:rPr>
          <w:rFonts w:ascii="Times New Roman" w:hAnsi="Times New Roman"/>
          <w:b/>
          <w:bCs/>
          <w:color w:val="000000"/>
          <w:sz w:val="20"/>
          <w:szCs w:val="20"/>
          <w:u w:val="single"/>
        </w:rPr>
        <w:t>elephone</w:t>
      </w:r>
    </w:p>
    <w:p w:rsidR="00F42301" w:rsidRDefault="00F42301" w:rsidP="00721764">
      <w:pPr>
        <w:widowControl w:val="0"/>
        <w:tabs>
          <w:tab w:val="left" w:pos="4820"/>
          <w:tab w:val="left" w:pos="7480"/>
        </w:tabs>
        <w:autoSpaceDE w:val="0"/>
        <w:autoSpaceDN w:val="0"/>
        <w:adjustRightInd w:val="0"/>
        <w:spacing w:before="10" w:after="0"/>
        <w:ind w:left="1944"/>
        <w:rPr>
          <w:rFonts w:ascii="Times New Roman" w:hAnsi="Times New Roman"/>
          <w:color w:val="000000"/>
          <w:sz w:val="20"/>
          <w:szCs w:val="20"/>
        </w:rPr>
      </w:pPr>
      <w:r>
        <w:rPr>
          <w:rFonts w:ascii="Times New Roman" w:hAnsi="Times New Roman"/>
          <w:color w:val="000000"/>
          <w:sz w:val="20"/>
          <w:szCs w:val="20"/>
        </w:rPr>
        <w:t>Early Childhood Education</w:t>
      </w:r>
      <w:r>
        <w:rPr>
          <w:rFonts w:ascii="Times New Roman" w:hAnsi="Times New Roman"/>
          <w:color w:val="000000"/>
          <w:sz w:val="20"/>
          <w:szCs w:val="20"/>
        </w:rPr>
        <w:tab/>
        <w:t>College of Education</w:t>
      </w:r>
      <w:r>
        <w:rPr>
          <w:rFonts w:ascii="Times New Roman" w:hAnsi="Times New Roman"/>
          <w:color w:val="000000"/>
          <w:sz w:val="20"/>
          <w:szCs w:val="20"/>
        </w:rPr>
        <w:tab/>
        <w:t>(229) 430-6471</w:t>
      </w:r>
    </w:p>
    <w:p w:rsidR="00F42301" w:rsidRDefault="00F42301" w:rsidP="00721764">
      <w:pPr>
        <w:widowControl w:val="0"/>
        <w:tabs>
          <w:tab w:val="left" w:pos="4820"/>
          <w:tab w:val="left" w:pos="7480"/>
        </w:tabs>
        <w:autoSpaceDE w:val="0"/>
        <w:autoSpaceDN w:val="0"/>
        <w:adjustRightInd w:val="0"/>
        <w:spacing w:before="10" w:after="0"/>
        <w:ind w:left="1944"/>
        <w:rPr>
          <w:rFonts w:ascii="Times New Roman" w:hAnsi="Times New Roman"/>
          <w:color w:val="000000"/>
          <w:sz w:val="20"/>
          <w:szCs w:val="20"/>
        </w:rPr>
      </w:pPr>
      <w:r>
        <w:rPr>
          <w:rFonts w:ascii="Times New Roman" w:hAnsi="Times New Roman"/>
          <w:color w:val="000000"/>
          <w:sz w:val="20"/>
          <w:szCs w:val="20"/>
        </w:rPr>
        <w:t>Educational Leadership</w:t>
      </w:r>
      <w:r>
        <w:rPr>
          <w:rFonts w:ascii="Times New Roman" w:hAnsi="Times New Roman"/>
          <w:color w:val="000000"/>
          <w:sz w:val="20"/>
          <w:szCs w:val="20"/>
        </w:rPr>
        <w:tab/>
        <w:t>College of Education</w:t>
      </w:r>
      <w:r>
        <w:rPr>
          <w:rFonts w:ascii="Times New Roman" w:hAnsi="Times New Roman"/>
          <w:color w:val="000000"/>
          <w:sz w:val="20"/>
          <w:szCs w:val="20"/>
        </w:rPr>
        <w:tab/>
        <w:t>(229) 430-4715</w:t>
      </w:r>
    </w:p>
    <w:p w:rsidR="00F42301" w:rsidRDefault="00F42301" w:rsidP="00721764">
      <w:pPr>
        <w:widowControl w:val="0"/>
        <w:tabs>
          <w:tab w:val="left" w:pos="4820"/>
        </w:tabs>
        <w:autoSpaceDE w:val="0"/>
        <w:autoSpaceDN w:val="0"/>
        <w:adjustRightInd w:val="0"/>
        <w:spacing w:before="10" w:after="0"/>
        <w:ind w:left="1944"/>
        <w:rPr>
          <w:rFonts w:ascii="Times New Roman" w:hAnsi="Times New Roman"/>
          <w:color w:val="000000"/>
          <w:sz w:val="20"/>
          <w:szCs w:val="20"/>
        </w:rPr>
      </w:pPr>
      <w:r>
        <w:rPr>
          <w:rFonts w:ascii="Times New Roman" w:hAnsi="Times New Roman"/>
          <w:color w:val="000000"/>
          <w:sz w:val="20"/>
          <w:szCs w:val="20"/>
        </w:rPr>
        <w:t>English Education</w:t>
      </w:r>
      <w:r>
        <w:rPr>
          <w:rFonts w:ascii="Times New Roman" w:hAnsi="Times New Roman"/>
          <w:color w:val="000000"/>
          <w:sz w:val="20"/>
          <w:szCs w:val="20"/>
        </w:rPr>
        <w:tab/>
        <w:t>College of</w:t>
      </w:r>
      <w:r>
        <w:rPr>
          <w:rFonts w:ascii="Times New Roman" w:hAnsi="Times New Roman"/>
          <w:color w:val="000000"/>
          <w:spacing w:val="-11"/>
          <w:sz w:val="20"/>
          <w:szCs w:val="20"/>
        </w:rPr>
        <w:t xml:space="preserve"> </w:t>
      </w:r>
      <w:r>
        <w:rPr>
          <w:rFonts w:ascii="Times New Roman" w:hAnsi="Times New Roman"/>
          <w:color w:val="000000"/>
          <w:sz w:val="20"/>
          <w:szCs w:val="20"/>
        </w:rPr>
        <w:t xml:space="preserve">Arts and Humanities </w:t>
      </w:r>
      <w:r>
        <w:rPr>
          <w:rFonts w:ascii="Times New Roman" w:hAnsi="Times New Roman"/>
          <w:color w:val="000000"/>
          <w:spacing w:val="27"/>
          <w:sz w:val="20"/>
          <w:szCs w:val="20"/>
        </w:rPr>
        <w:t xml:space="preserve"> </w:t>
      </w:r>
      <w:r>
        <w:rPr>
          <w:rFonts w:ascii="Times New Roman" w:hAnsi="Times New Roman"/>
          <w:color w:val="000000"/>
          <w:sz w:val="20"/>
          <w:szCs w:val="20"/>
        </w:rPr>
        <w:t>(229) 430-4833</w:t>
      </w:r>
    </w:p>
    <w:p w:rsidR="00F42301" w:rsidRDefault="00F42301" w:rsidP="00721764">
      <w:pPr>
        <w:widowControl w:val="0"/>
        <w:tabs>
          <w:tab w:val="left" w:pos="4820"/>
          <w:tab w:val="left" w:pos="7480"/>
        </w:tabs>
        <w:autoSpaceDE w:val="0"/>
        <w:autoSpaceDN w:val="0"/>
        <w:adjustRightInd w:val="0"/>
        <w:spacing w:before="10" w:after="0"/>
        <w:ind w:left="1944"/>
        <w:rPr>
          <w:rFonts w:ascii="Times New Roman" w:hAnsi="Times New Roman"/>
          <w:color w:val="000000"/>
          <w:sz w:val="20"/>
          <w:szCs w:val="20"/>
        </w:rPr>
      </w:pPr>
      <w:r>
        <w:rPr>
          <w:rFonts w:ascii="Times New Roman" w:hAnsi="Times New Roman"/>
          <w:color w:val="000000"/>
          <w:sz w:val="20"/>
          <w:szCs w:val="20"/>
        </w:rPr>
        <w:t>Health and Physical Education</w:t>
      </w:r>
      <w:r>
        <w:rPr>
          <w:rFonts w:ascii="Times New Roman" w:hAnsi="Times New Roman"/>
          <w:color w:val="000000"/>
          <w:sz w:val="20"/>
          <w:szCs w:val="20"/>
        </w:rPr>
        <w:tab/>
        <w:t>College of Education</w:t>
      </w:r>
      <w:r>
        <w:rPr>
          <w:rFonts w:ascii="Times New Roman" w:hAnsi="Times New Roman"/>
          <w:color w:val="000000"/>
          <w:sz w:val="20"/>
          <w:szCs w:val="20"/>
        </w:rPr>
        <w:tab/>
        <w:t>(229) 430-4762</w:t>
      </w:r>
    </w:p>
    <w:p w:rsidR="00F42301" w:rsidRDefault="00F42301" w:rsidP="00721764">
      <w:pPr>
        <w:widowControl w:val="0"/>
        <w:tabs>
          <w:tab w:val="left" w:pos="4820"/>
        </w:tabs>
        <w:autoSpaceDE w:val="0"/>
        <w:autoSpaceDN w:val="0"/>
        <w:adjustRightInd w:val="0"/>
        <w:spacing w:before="10" w:after="0"/>
        <w:ind w:left="1944"/>
        <w:rPr>
          <w:rFonts w:ascii="Times New Roman" w:hAnsi="Times New Roman"/>
          <w:color w:val="000000"/>
          <w:sz w:val="20"/>
          <w:szCs w:val="20"/>
        </w:rPr>
      </w:pPr>
      <w:r>
        <w:rPr>
          <w:rFonts w:ascii="Times New Roman" w:hAnsi="Times New Roman"/>
          <w:color w:val="000000"/>
          <w:sz w:val="20"/>
          <w:szCs w:val="20"/>
        </w:rPr>
        <w:t>Mathematics Education</w:t>
      </w:r>
      <w:r>
        <w:rPr>
          <w:rFonts w:ascii="Times New Roman" w:hAnsi="Times New Roman"/>
          <w:color w:val="000000"/>
          <w:sz w:val="20"/>
          <w:szCs w:val="20"/>
        </w:rPr>
        <w:tab/>
        <w:t>College of Sciences</w:t>
      </w:r>
    </w:p>
    <w:p w:rsidR="00F42301" w:rsidRDefault="00F42301" w:rsidP="00721764">
      <w:pPr>
        <w:widowControl w:val="0"/>
        <w:tabs>
          <w:tab w:val="left" w:pos="7480"/>
        </w:tabs>
        <w:autoSpaceDE w:val="0"/>
        <w:autoSpaceDN w:val="0"/>
        <w:adjustRightInd w:val="0"/>
        <w:spacing w:before="10" w:after="0"/>
        <w:ind w:left="4835"/>
        <w:rPr>
          <w:rFonts w:ascii="Times New Roman" w:hAnsi="Times New Roman"/>
          <w:color w:val="000000"/>
          <w:sz w:val="20"/>
          <w:szCs w:val="20"/>
        </w:rPr>
      </w:pPr>
      <w:r>
        <w:rPr>
          <w:rFonts w:ascii="Times New Roman" w:hAnsi="Times New Roman"/>
          <w:color w:val="000000"/>
          <w:sz w:val="20"/>
          <w:szCs w:val="20"/>
        </w:rPr>
        <w:t>and Health Professions</w:t>
      </w:r>
      <w:r>
        <w:rPr>
          <w:rFonts w:ascii="Times New Roman" w:hAnsi="Times New Roman"/>
          <w:color w:val="000000"/>
          <w:sz w:val="20"/>
          <w:szCs w:val="20"/>
        </w:rPr>
        <w:tab/>
        <w:t>(229) 430-4886</w:t>
      </w:r>
    </w:p>
    <w:p w:rsidR="00F42301" w:rsidRDefault="00F42301" w:rsidP="00721764">
      <w:pPr>
        <w:widowControl w:val="0"/>
        <w:tabs>
          <w:tab w:val="left" w:pos="4820"/>
          <w:tab w:val="left" w:pos="7480"/>
        </w:tabs>
        <w:autoSpaceDE w:val="0"/>
        <w:autoSpaceDN w:val="0"/>
        <w:adjustRightInd w:val="0"/>
        <w:spacing w:before="10" w:after="0"/>
        <w:ind w:left="1944"/>
        <w:rPr>
          <w:rFonts w:ascii="Times New Roman" w:hAnsi="Times New Roman"/>
          <w:color w:val="000000"/>
          <w:sz w:val="20"/>
          <w:szCs w:val="20"/>
        </w:rPr>
      </w:pPr>
      <w:r>
        <w:rPr>
          <w:rFonts w:ascii="Times New Roman" w:hAnsi="Times New Roman"/>
          <w:color w:val="000000"/>
          <w:sz w:val="20"/>
          <w:szCs w:val="20"/>
        </w:rPr>
        <w:t>Middle Grades Education</w:t>
      </w:r>
      <w:r>
        <w:rPr>
          <w:rFonts w:ascii="Times New Roman" w:hAnsi="Times New Roman"/>
          <w:color w:val="000000"/>
          <w:sz w:val="20"/>
          <w:szCs w:val="20"/>
        </w:rPr>
        <w:tab/>
        <w:t>College of Education</w:t>
      </w:r>
      <w:r>
        <w:rPr>
          <w:rFonts w:ascii="Times New Roman" w:hAnsi="Times New Roman"/>
          <w:color w:val="000000"/>
          <w:sz w:val="20"/>
          <w:szCs w:val="20"/>
        </w:rPr>
        <w:tab/>
        <w:t>(229) 430-4737</w:t>
      </w:r>
    </w:p>
    <w:p w:rsidR="00F42301" w:rsidRDefault="00F42301" w:rsidP="00721764">
      <w:pPr>
        <w:widowControl w:val="0"/>
        <w:tabs>
          <w:tab w:val="left" w:pos="4820"/>
        </w:tabs>
        <w:autoSpaceDE w:val="0"/>
        <w:autoSpaceDN w:val="0"/>
        <w:adjustRightInd w:val="0"/>
        <w:spacing w:before="10" w:after="0"/>
        <w:ind w:left="1944"/>
        <w:rPr>
          <w:rFonts w:ascii="Times New Roman" w:hAnsi="Times New Roman"/>
          <w:color w:val="000000"/>
          <w:sz w:val="20"/>
          <w:szCs w:val="20"/>
        </w:rPr>
      </w:pPr>
      <w:r>
        <w:rPr>
          <w:rFonts w:ascii="Times New Roman" w:hAnsi="Times New Roman"/>
          <w:color w:val="000000"/>
          <w:sz w:val="20"/>
          <w:szCs w:val="20"/>
        </w:rPr>
        <w:t>Music Education*</w:t>
      </w:r>
      <w:r>
        <w:rPr>
          <w:rFonts w:ascii="Times New Roman" w:hAnsi="Times New Roman"/>
          <w:color w:val="000000"/>
          <w:sz w:val="20"/>
          <w:szCs w:val="20"/>
        </w:rPr>
        <w:tab/>
        <w:t>College of</w:t>
      </w:r>
      <w:r>
        <w:rPr>
          <w:rFonts w:ascii="Times New Roman" w:hAnsi="Times New Roman"/>
          <w:color w:val="000000"/>
          <w:spacing w:val="-11"/>
          <w:sz w:val="20"/>
          <w:szCs w:val="20"/>
        </w:rPr>
        <w:t xml:space="preserve"> </w:t>
      </w:r>
      <w:r>
        <w:rPr>
          <w:rFonts w:ascii="Times New Roman" w:hAnsi="Times New Roman"/>
          <w:color w:val="000000"/>
          <w:sz w:val="20"/>
          <w:szCs w:val="20"/>
        </w:rPr>
        <w:t xml:space="preserve">Arts and Humanities </w:t>
      </w:r>
      <w:r>
        <w:rPr>
          <w:rFonts w:ascii="Times New Roman" w:hAnsi="Times New Roman"/>
          <w:color w:val="000000"/>
          <w:spacing w:val="27"/>
          <w:sz w:val="20"/>
          <w:szCs w:val="20"/>
        </w:rPr>
        <w:t xml:space="preserve"> </w:t>
      </w:r>
      <w:r>
        <w:rPr>
          <w:rFonts w:ascii="Times New Roman" w:hAnsi="Times New Roman"/>
          <w:color w:val="000000"/>
          <w:sz w:val="20"/>
          <w:szCs w:val="20"/>
        </w:rPr>
        <w:t>(229) 430-4849</w:t>
      </w:r>
    </w:p>
    <w:p w:rsidR="00F42301" w:rsidRDefault="00F42301" w:rsidP="00721764">
      <w:pPr>
        <w:widowControl w:val="0"/>
        <w:tabs>
          <w:tab w:val="left" w:pos="4820"/>
          <w:tab w:val="left" w:pos="7480"/>
        </w:tabs>
        <w:autoSpaceDE w:val="0"/>
        <w:autoSpaceDN w:val="0"/>
        <w:adjustRightInd w:val="0"/>
        <w:spacing w:before="10" w:after="0" w:line="250" w:lineRule="auto"/>
        <w:ind w:left="4835" w:right="1967" w:hanging="2891"/>
        <w:rPr>
          <w:rFonts w:ascii="Times New Roman" w:hAnsi="Times New Roman"/>
          <w:color w:val="000000"/>
          <w:sz w:val="20"/>
          <w:szCs w:val="20"/>
        </w:rPr>
      </w:pPr>
      <w:r>
        <w:rPr>
          <w:rFonts w:ascii="Times New Roman" w:hAnsi="Times New Roman"/>
          <w:color w:val="000000"/>
          <w:sz w:val="20"/>
          <w:szCs w:val="20"/>
        </w:rPr>
        <w:t>Science Education</w:t>
      </w:r>
      <w:r>
        <w:rPr>
          <w:rFonts w:ascii="Times New Roman" w:hAnsi="Times New Roman"/>
          <w:color w:val="000000"/>
          <w:sz w:val="20"/>
          <w:szCs w:val="20"/>
        </w:rPr>
        <w:tab/>
        <w:t>College of Sciences</w:t>
      </w:r>
      <w:r>
        <w:rPr>
          <w:rFonts w:ascii="Times New Roman" w:hAnsi="Times New Roman"/>
          <w:color w:val="000000"/>
          <w:sz w:val="20"/>
          <w:szCs w:val="20"/>
        </w:rPr>
        <w:tab/>
        <w:t>(229) 430-48</w:t>
      </w:r>
      <w:r>
        <w:rPr>
          <w:rFonts w:ascii="Times New Roman" w:hAnsi="Times New Roman"/>
          <w:color w:val="000000"/>
          <w:spacing w:val="-7"/>
          <w:sz w:val="20"/>
          <w:szCs w:val="20"/>
        </w:rPr>
        <w:t>1</w:t>
      </w:r>
      <w:r>
        <w:rPr>
          <w:rFonts w:ascii="Times New Roman" w:hAnsi="Times New Roman"/>
          <w:color w:val="000000"/>
          <w:sz w:val="20"/>
          <w:szCs w:val="20"/>
        </w:rPr>
        <w:t>1 and Health Professions</w:t>
      </w:r>
    </w:p>
    <w:p w:rsidR="00F42301" w:rsidRDefault="00F42301" w:rsidP="00721764">
      <w:pPr>
        <w:widowControl w:val="0"/>
        <w:tabs>
          <w:tab w:val="left" w:pos="4820"/>
          <w:tab w:val="left" w:pos="7480"/>
        </w:tabs>
        <w:autoSpaceDE w:val="0"/>
        <w:autoSpaceDN w:val="0"/>
        <w:adjustRightInd w:val="0"/>
        <w:spacing w:after="0"/>
        <w:ind w:left="1944"/>
        <w:rPr>
          <w:rFonts w:ascii="Times New Roman" w:hAnsi="Times New Roman"/>
          <w:color w:val="000000"/>
          <w:sz w:val="20"/>
          <w:szCs w:val="20"/>
        </w:rPr>
      </w:pPr>
      <w:r>
        <w:rPr>
          <w:rFonts w:ascii="Times New Roman" w:hAnsi="Times New Roman"/>
          <w:color w:val="000000"/>
          <w:sz w:val="20"/>
          <w:szCs w:val="20"/>
        </w:rPr>
        <w:t>Special Education</w:t>
      </w:r>
      <w:r>
        <w:rPr>
          <w:rFonts w:ascii="Times New Roman" w:hAnsi="Times New Roman"/>
          <w:color w:val="000000"/>
          <w:sz w:val="20"/>
          <w:szCs w:val="20"/>
        </w:rPr>
        <w:tab/>
        <w:t>College of Education</w:t>
      </w:r>
      <w:r>
        <w:rPr>
          <w:rFonts w:ascii="Times New Roman" w:hAnsi="Times New Roman"/>
          <w:color w:val="000000"/>
          <w:sz w:val="20"/>
          <w:szCs w:val="20"/>
        </w:rPr>
        <w:tab/>
        <w:t>(229) 430-6471</w:t>
      </w:r>
    </w:p>
    <w:p w:rsidR="00F42301" w:rsidRDefault="00F42301" w:rsidP="00721764">
      <w:pPr>
        <w:widowControl w:val="0"/>
        <w:tabs>
          <w:tab w:val="left" w:pos="4820"/>
          <w:tab w:val="left" w:pos="7480"/>
        </w:tabs>
        <w:autoSpaceDE w:val="0"/>
        <w:autoSpaceDN w:val="0"/>
        <w:adjustRightInd w:val="0"/>
        <w:spacing w:before="10" w:after="0"/>
        <w:ind w:left="1944"/>
        <w:rPr>
          <w:rFonts w:ascii="Times New Roman" w:hAnsi="Times New Roman"/>
          <w:color w:val="000000"/>
          <w:sz w:val="20"/>
          <w:szCs w:val="20"/>
        </w:rPr>
      </w:pPr>
      <w:r>
        <w:rPr>
          <w:rFonts w:ascii="Times New Roman" w:hAnsi="Times New Roman"/>
          <w:color w:val="000000"/>
          <w:sz w:val="20"/>
          <w:szCs w:val="20"/>
        </w:rPr>
        <w:t>School Counseling</w:t>
      </w:r>
      <w:r>
        <w:rPr>
          <w:rFonts w:ascii="Times New Roman" w:hAnsi="Times New Roman"/>
          <w:color w:val="000000"/>
          <w:sz w:val="20"/>
          <w:szCs w:val="20"/>
        </w:rPr>
        <w:tab/>
        <w:t>College of Education</w:t>
      </w:r>
      <w:r>
        <w:rPr>
          <w:rFonts w:ascii="Times New Roman" w:hAnsi="Times New Roman"/>
          <w:color w:val="000000"/>
          <w:sz w:val="20"/>
          <w:szCs w:val="20"/>
        </w:rPr>
        <w:tab/>
        <w:t>(229) 430-4715</w:t>
      </w:r>
    </w:p>
    <w:p w:rsidR="00F42301" w:rsidRDefault="00F42301" w:rsidP="00721764">
      <w:pPr>
        <w:widowControl w:val="0"/>
        <w:autoSpaceDE w:val="0"/>
        <w:autoSpaceDN w:val="0"/>
        <w:adjustRightInd w:val="0"/>
        <w:spacing w:before="10" w:after="0"/>
        <w:ind w:left="2304"/>
        <w:rPr>
          <w:rFonts w:ascii="Times New Roman" w:hAnsi="Times New Roman"/>
          <w:color w:val="000000"/>
          <w:sz w:val="20"/>
          <w:szCs w:val="20"/>
        </w:rPr>
      </w:pPr>
      <w:r>
        <w:rPr>
          <w:rFonts w:ascii="Times New Roman" w:hAnsi="Times New Roman"/>
          <w:color w:val="000000"/>
          <w:sz w:val="20"/>
          <w:szCs w:val="20"/>
        </w:rPr>
        <w:t>* Not accepting applicants</w:t>
      </w:r>
    </w:p>
    <w:p w:rsidR="00F42301" w:rsidRDefault="00F42301" w:rsidP="00721764">
      <w:pPr>
        <w:widowControl w:val="0"/>
        <w:autoSpaceDE w:val="0"/>
        <w:autoSpaceDN w:val="0"/>
        <w:adjustRightInd w:val="0"/>
        <w:spacing w:before="2" w:after="0" w:line="120" w:lineRule="exact"/>
        <w:rPr>
          <w:rFonts w:ascii="Times New Roman" w:hAnsi="Times New Roman"/>
          <w:color w:val="000000"/>
          <w:sz w:val="12"/>
          <w:szCs w:val="12"/>
        </w:rPr>
      </w:pPr>
    </w:p>
    <w:p w:rsidR="00F42301" w:rsidRDefault="00F42301" w:rsidP="00721764">
      <w:pPr>
        <w:widowControl w:val="0"/>
        <w:autoSpaceDE w:val="0"/>
        <w:autoSpaceDN w:val="0"/>
        <w:adjustRightInd w:val="0"/>
        <w:spacing w:after="0" w:line="200" w:lineRule="exact"/>
        <w:rPr>
          <w:rFonts w:ascii="Times New Roman" w:hAnsi="Times New Roman"/>
          <w:color w:val="000000"/>
          <w:sz w:val="20"/>
          <w:szCs w:val="20"/>
        </w:rPr>
      </w:pPr>
    </w:p>
    <w:p w:rsidR="00F42301" w:rsidRDefault="00F42301" w:rsidP="00721764">
      <w:pPr>
        <w:widowControl w:val="0"/>
        <w:autoSpaceDE w:val="0"/>
        <w:autoSpaceDN w:val="0"/>
        <w:adjustRightInd w:val="0"/>
        <w:spacing w:after="0"/>
        <w:ind w:left="1944"/>
        <w:rPr>
          <w:rFonts w:ascii="Times New Roman" w:hAnsi="Times New Roman"/>
          <w:color w:val="000000"/>
          <w:sz w:val="28"/>
          <w:szCs w:val="28"/>
        </w:rPr>
      </w:pPr>
      <w:r>
        <w:rPr>
          <w:rFonts w:ascii="Times New Roman" w:hAnsi="Times New Roman"/>
          <w:b/>
          <w:bCs/>
          <w:color w:val="000000"/>
          <w:sz w:val="28"/>
          <w:szCs w:val="28"/>
        </w:rPr>
        <w:t>Categories of</w:t>
      </w:r>
      <w:r>
        <w:rPr>
          <w:rFonts w:ascii="Times New Roman" w:hAnsi="Times New Roman"/>
          <w:b/>
          <w:bCs/>
          <w:color w:val="000000"/>
          <w:spacing w:val="-15"/>
          <w:sz w:val="28"/>
          <w:szCs w:val="28"/>
        </w:rPr>
        <w:t xml:space="preserve"> </w:t>
      </w:r>
      <w:r>
        <w:rPr>
          <w:rFonts w:ascii="Times New Roman" w:hAnsi="Times New Roman"/>
          <w:b/>
          <w:bCs/>
          <w:color w:val="000000"/>
          <w:sz w:val="28"/>
          <w:szCs w:val="28"/>
        </w:rPr>
        <w:t>Admission for</w:t>
      </w:r>
      <w:r>
        <w:rPr>
          <w:rFonts w:ascii="Times New Roman" w:hAnsi="Times New Roman"/>
          <w:b/>
          <w:bCs/>
          <w:color w:val="000000"/>
          <w:spacing w:val="-5"/>
          <w:sz w:val="28"/>
          <w:szCs w:val="28"/>
        </w:rPr>
        <w:t xml:space="preserve"> </w:t>
      </w:r>
      <w:r>
        <w:rPr>
          <w:rFonts w:ascii="Times New Roman" w:hAnsi="Times New Roman"/>
          <w:b/>
          <w:bCs/>
          <w:color w:val="000000"/>
          <w:sz w:val="28"/>
          <w:szCs w:val="28"/>
        </w:rPr>
        <w:t>the Master</w:t>
      </w:r>
      <w:r>
        <w:rPr>
          <w:rFonts w:ascii="Times New Roman" w:hAnsi="Times New Roman"/>
          <w:b/>
          <w:bCs/>
          <w:color w:val="000000"/>
          <w:spacing w:val="-5"/>
          <w:sz w:val="28"/>
          <w:szCs w:val="28"/>
        </w:rPr>
        <w:t xml:space="preserve"> </w:t>
      </w:r>
      <w:r>
        <w:rPr>
          <w:rFonts w:ascii="Times New Roman" w:hAnsi="Times New Roman"/>
          <w:b/>
          <w:bCs/>
          <w:color w:val="000000"/>
          <w:sz w:val="28"/>
          <w:szCs w:val="28"/>
        </w:rPr>
        <w:t>of Education Deg</w:t>
      </w:r>
      <w:r>
        <w:rPr>
          <w:rFonts w:ascii="Times New Roman" w:hAnsi="Times New Roman"/>
          <w:b/>
          <w:bCs/>
          <w:color w:val="000000"/>
          <w:spacing w:val="-5"/>
          <w:sz w:val="28"/>
          <w:szCs w:val="28"/>
        </w:rPr>
        <w:t>r</w:t>
      </w:r>
      <w:r>
        <w:rPr>
          <w:rFonts w:ascii="Times New Roman" w:hAnsi="Times New Roman"/>
          <w:b/>
          <w:bCs/>
          <w:color w:val="000000"/>
          <w:sz w:val="28"/>
          <w:szCs w:val="28"/>
        </w:rPr>
        <w:t>ee</w:t>
      </w:r>
    </w:p>
    <w:p w:rsidR="00F42301" w:rsidRDefault="00F42301" w:rsidP="00721764">
      <w:pPr>
        <w:widowControl w:val="0"/>
        <w:autoSpaceDE w:val="0"/>
        <w:autoSpaceDN w:val="0"/>
        <w:adjustRightInd w:val="0"/>
        <w:spacing w:before="37" w:after="0" w:line="250" w:lineRule="auto"/>
        <w:ind w:left="1944" w:right="865" w:firstLine="360"/>
        <w:jc w:val="both"/>
        <w:rPr>
          <w:rFonts w:ascii="Times New Roman" w:hAnsi="Times New Roman"/>
          <w:color w:val="000000"/>
          <w:sz w:val="20"/>
          <w:szCs w:val="20"/>
        </w:rPr>
      </w:pPr>
      <w:r>
        <w:rPr>
          <w:rFonts w:ascii="Times New Roman" w:hAnsi="Times New Roman"/>
          <w:color w:val="000000"/>
          <w:sz w:val="20"/>
          <w:szCs w:val="20"/>
        </w:rPr>
        <w:t>Students</w:t>
      </w:r>
      <w:r>
        <w:rPr>
          <w:rFonts w:ascii="Times New Roman" w:hAnsi="Times New Roman"/>
          <w:color w:val="000000"/>
          <w:spacing w:val="-2"/>
          <w:sz w:val="20"/>
          <w:szCs w:val="20"/>
        </w:rPr>
        <w:t xml:space="preserve"> </w:t>
      </w:r>
      <w:r>
        <w:rPr>
          <w:rFonts w:ascii="Times New Roman" w:hAnsi="Times New Roman"/>
          <w:color w:val="000000"/>
          <w:sz w:val="20"/>
          <w:szCs w:val="20"/>
        </w:rPr>
        <w:t>enrolling</w:t>
      </w:r>
      <w:r>
        <w:rPr>
          <w:rFonts w:ascii="Times New Roman" w:hAnsi="Times New Roman"/>
          <w:color w:val="000000"/>
          <w:spacing w:val="-2"/>
          <w:sz w:val="20"/>
          <w:szCs w:val="20"/>
        </w:rPr>
        <w:t xml:space="preserve"> </w:t>
      </w:r>
      <w:r>
        <w:rPr>
          <w:rFonts w:ascii="Times New Roman" w:hAnsi="Times New Roman"/>
          <w:color w:val="000000"/>
          <w:sz w:val="20"/>
          <w:szCs w:val="20"/>
        </w:rPr>
        <w:t>for</w:t>
      </w:r>
      <w:r>
        <w:rPr>
          <w:rFonts w:ascii="Times New Roman" w:hAnsi="Times New Roman"/>
          <w:color w:val="000000"/>
          <w:spacing w:val="-2"/>
          <w:sz w:val="20"/>
          <w:szCs w:val="20"/>
        </w:rPr>
        <w:t xml:space="preserve"> </w:t>
      </w:r>
      <w:r>
        <w:rPr>
          <w:rFonts w:ascii="Times New Roman" w:hAnsi="Times New Roman"/>
          <w:color w:val="000000"/>
          <w:sz w:val="20"/>
          <w:szCs w:val="20"/>
        </w:rPr>
        <w:t>graduate</w:t>
      </w:r>
      <w:r>
        <w:rPr>
          <w:rFonts w:ascii="Times New Roman" w:hAnsi="Times New Roman"/>
          <w:color w:val="000000"/>
          <w:spacing w:val="-2"/>
          <w:sz w:val="20"/>
          <w:szCs w:val="20"/>
        </w:rPr>
        <w:t xml:space="preserve"> </w:t>
      </w:r>
      <w:r>
        <w:rPr>
          <w:rFonts w:ascii="Times New Roman" w:hAnsi="Times New Roman"/>
          <w:color w:val="000000"/>
          <w:sz w:val="20"/>
          <w:szCs w:val="20"/>
        </w:rPr>
        <w:t>studies</w:t>
      </w:r>
      <w:r>
        <w:rPr>
          <w:rFonts w:ascii="Times New Roman" w:hAnsi="Times New Roman"/>
          <w:color w:val="000000"/>
          <w:spacing w:val="-2"/>
          <w:sz w:val="20"/>
          <w:szCs w:val="20"/>
        </w:rPr>
        <w:t xml:space="preserve"> </w:t>
      </w:r>
      <w:r>
        <w:rPr>
          <w:rFonts w:ascii="Times New Roman" w:hAnsi="Times New Roman"/>
          <w:color w:val="000000"/>
          <w:sz w:val="20"/>
          <w:szCs w:val="20"/>
        </w:rPr>
        <w:t>in</w:t>
      </w:r>
      <w:r>
        <w:rPr>
          <w:rFonts w:ascii="Times New Roman" w:hAnsi="Times New Roman"/>
          <w:color w:val="000000"/>
          <w:spacing w:val="-2"/>
          <w:sz w:val="20"/>
          <w:szCs w:val="20"/>
        </w:rPr>
        <w:t xml:space="preserve"> </w:t>
      </w:r>
      <w:r>
        <w:rPr>
          <w:rFonts w:ascii="Times New Roman" w:hAnsi="Times New Roman"/>
          <w:color w:val="000000"/>
          <w:sz w:val="20"/>
          <w:szCs w:val="20"/>
        </w:rPr>
        <w:t>the</w:t>
      </w:r>
      <w:r>
        <w:rPr>
          <w:rFonts w:ascii="Times New Roman" w:hAnsi="Times New Roman"/>
          <w:color w:val="000000"/>
          <w:spacing w:val="-2"/>
          <w:sz w:val="20"/>
          <w:szCs w:val="20"/>
        </w:rPr>
        <w:t xml:space="preserve"> </w:t>
      </w:r>
      <w:r>
        <w:rPr>
          <w:rFonts w:ascii="Times New Roman" w:hAnsi="Times New Roman"/>
          <w:color w:val="000000"/>
          <w:sz w:val="20"/>
          <w:szCs w:val="20"/>
        </w:rPr>
        <w:t>College</w:t>
      </w:r>
      <w:r>
        <w:rPr>
          <w:rFonts w:ascii="Times New Roman" w:hAnsi="Times New Roman"/>
          <w:color w:val="000000"/>
          <w:spacing w:val="-2"/>
          <w:sz w:val="20"/>
          <w:szCs w:val="20"/>
        </w:rPr>
        <w:t xml:space="preserve"> </w:t>
      </w:r>
      <w:r>
        <w:rPr>
          <w:rFonts w:ascii="Times New Roman" w:hAnsi="Times New Roman"/>
          <w:color w:val="000000"/>
          <w:sz w:val="20"/>
          <w:szCs w:val="20"/>
        </w:rPr>
        <w:t>of</w:t>
      </w:r>
      <w:r>
        <w:rPr>
          <w:rFonts w:ascii="Times New Roman" w:hAnsi="Times New Roman"/>
          <w:color w:val="000000"/>
          <w:spacing w:val="-2"/>
          <w:sz w:val="20"/>
          <w:szCs w:val="20"/>
        </w:rPr>
        <w:t xml:space="preserve"> </w:t>
      </w:r>
      <w:r>
        <w:rPr>
          <w:rFonts w:ascii="Times New Roman" w:hAnsi="Times New Roman"/>
          <w:color w:val="000000"/>
          <w:sz w:val="20"/>
          <w:szCs w:val="20"/>
        </w:rPr>
        <w:t>Education</w:t>
      </w:r>
      <w:r>
        <w:rPr>
          <w:rFonts w:ascii="Times New Roman" w:hAnsi="Times New Roman"/>
          <w:color w:val="000000"/>
          <w:spacing w:val="-2"/>
          <w:sz w:val="20"/>
          <w:szCs w:val="20"/>
        </w:rPr>
        <w:t xml:space="preserve"> </w:t>
      </w:r>
      <w:r>
        <w:rPr>
          <w:rFonts w:ascii="Times New Roman" w:hAnsi="Times New Roman"/>
          <w:color w:val="000000"/>
          <w:sz w:val="20"/>
          <w:szCs w:val="20"/>
        </w:rPr>
        <w:t>will</w:t>
      </w:r>
      <w:r>
        <w:rPr>
          <w:rFonts w:ascii="Times New Roman" w:hAnsi="Times New Roman"/>
          <w:color w:val="000000"/>
          <w:spacing w:val="-2"/>
          <w:sz w:val="20"/>
          <w:szCs w:val="20"/>
        </w:rPr>
        <w:t xml:space="preserve"> </w:t>
      </w:r>
      <w:r>
        <w:rPr>
          <w:rFonts w:ascii="Times New Roman" w:hAnsi="Times New Roman"/>
          <w:color w:val="000000"/>
          <w:sz w:val="20"/>
          <w:szCs w:val="20"/>
        </w:rPr>
        <w:t>enter</w:t>
      </w:r>
      <w:r>
        <w:rPr>
          <w:rFonts w:ascii="Times New Roman" w:hAnsi="Times New Roman"/>
          <w:color w:val="000000"/>
          <w:spacing w:val="-2"/>
          <w:sz w:val="20"/>
          <w:szCs w:val="20"/>
        </w:rPr>
        <w:t xml:space="preserve"> </w:t>
      </w:r>
      <w:r>
        <w:rPr>
          <w:rFonts w:ascii="Times New Roman" w:hAnsi="Times New Roman"/>
          <w:color w:val="000000"/>
          <w:sz w:val="20"/>
          <w:szCs w:val="20"/>
        </w:rPr>
        <w:t>under</w:t>
      </w:r>
      <w:r>
        <w:rPr>
          <w:rFonts w:ascii="Times New Roman" w:hAnsi="Times New Roman"/>
          <w:color w:val="000000"/>
          <w:spacing w:val="-2"/>
          <w:sz w:val="20"/>
          <w:szCs w:val="20"/>
        </w:rPr>
        <w:t xml:space="preserve"> </w:t>
      </w:r>
      <w:r>
        <w:rPr>
          <w:rFonts w:ascii="Times New Roman" w:hAnsi="Times New Roman"/>
          <w:color w:val="000000"/>
          <w:sz w:val="20"/>
          <w:szCs w:val="20"/>
        </w:rPr>
        <w:t>one</w:t>
      </w:r>
      <w:r>
        <w:rPr>
          <w:rFonts w:ascii="Times New Roman" w:hAnsi="Times New Roman"/>
          <w:color w:val="000000"/>
          <w:spacing w:val="-2"/>
          <w:sz w:val="20"/>
          <w:szCs w:val="20"/>
        </w:rPr>
        <w:t xml:space="preserve"> </w:t>
      </w:r>
      <w:r>
        <w:rPr>
          <w:rFonts w:ascii="Times New Roman" w:hAnsi="Times New Roman"/>
          <w:color w:val="000000"/>
          <w:sz w:val="20"/>
          <w:szCs w:val="20"/>
        </w:rPr>
        <w:t>of</w:t>
      </w:r>
      <w:r>
        <w:rPr>
          <w:rFonts w:ascii="Times New Roman" w:hAnsi="Times New Roman"/>
          <w:color w:val="000000"/>
          <w:spacing w:val="-2"/>
          <w:sz w:val="20"/>
          <w:szCs w:val="20"/>
        </w:rPr>
        <w:t xml:space="preserve"> </w:t>
      </w:r>
      <w:r>
        <w:rPr>
          <w:rFonts w:ascii="Times New Roman" w:hAnsi="Times New Roman"/>
          <w:color w:val="000000"/>
          <w:sz w:val="20"/>
          <w:szCs w:val="20"/>
        </w:rPr>
        <w:t>five categories</w:t>
      </w:r>
      <w:r>
        <w:rPr>
          <w:rFonts w:ascii="Times New Roman" w:hAnsi="Times New Roman"/>
          <w:color w:val="000000"/>
          <w:spacing w:val="-2"/>
          <w:sz w:val="20"/>
          <w:szCs w:val="20"/>
        </w:rPr>
        <w:t xml:space="preserve"> </w:t>
      </w:r>
      <w:r>
        <w:rPr>
          <w:rFonts w:ascii="Times New Roman" w:hAnsi="Times New Roman"/>
          <w:color w:val="000000"/>
          <w:sz w:val="20"/>
          <w:szCs w:val="20"/>
        </w:rPr>
        <w:t>described</w:t>
      </w:r>
      <w:r>
        <w:rPr>
          <w:rFonts w:ascii="Times New Roman" w:hAnsi="Times New Roman"/>
          <w:color w:val="000000"/>
          <w:spacing w:val="-2"/>
          <w:sz w:val="20"/>
          <w:szCs w:val="20"/>
        </w:rPr>
        <w:t xml:space="preserve"> </w:t>
      </w:r>
      <w:r>
        <w:rPr>
          <w:rFonts w:ascii="Times New Roman" w:hAnsi="Times New Roman"/>
          <w:color w:val="000000"/>
          <w:sz w:val="20"/>
          <w:szCs w:val="20"/>
        </w:rPr>
        <w:t>belo</w:t>
      </w:r>
      <w:r>
        <w:rPr>
          <w:rFonts w:ascii="Times New Roman" w:hAnsi="Times New Roman"/>
          <w:color w:val="000000"/>
          <w:spacing w:val="-13"/>
          <w:sz w:val="20"/>
          <w:szCs w:val="20"/>
        </w:rPr>
        <w:t>w</w:t>
      </w:r>
      <w:r>
        <w:rPr>
          <w:rFonts w:ascii="Times New Roman" w:hAnsi="Times New Roman"/>
          <w:color w:val="000000"/>
          <w:sz w:val="20"/>
          <w:szCs w:val="20"/>
        </w:rPr>
        <w:t>.</w:t>
      </w:r>
      <w:r>
        <w:rPr>
          <w:rFonts w:ascii="Times New Roman" w:hAnsi="Times New Roman"/>
          <w:color w:val="000000"/>
          <w:spacing w:val="-13"/>
          <w:sz w:val="20"/>
          <w:szCs w:val="20"/>
        </w:rPr>
        <w:t xml:space="preserve"> </w:t>
      </w:r>
      <w:r>
        <w:rPr>
          <w:rFonts w:ascii="Times New Roman" w:hAnsi="Times New Roman"/>
          <w:color w:val="000000"/>
          <w:sz w:val="20"/>
          <w:szCs w:val="20"/>
        </w:rPr>
        <w:t>All</w:t>
      </w:r>
      <w:r>
        <w:rPr>
          <w:rFonts w:ascii="Times New Roman" w:hAnsi="Times New Roman"/>
          <w:color w:val="000000"/>
          <w:spacing w:val="-2"/>
          <w:sz w:val="20"/>
          <w:szCs w:val="20"/>
        </w:rPr>
        <w:t xml:space="preserve"> </w:t>
      </w:r>
      <w:r>
        <w:rPr>
          <w:rFonts w:ascii="Times New Roman" w:hAnsi="Times New Roman"/>
          <w:color w:val="000000"/>
          <w:sz w:val="20"/>
          <w:szCs w:val="20"/>
        </w:rPr>
        <w:t>categories</w:t>
      </w:r>
      <w:r>
        <w:rPr>
          <w:rFonts w:ascii="Times New Roman" w:hAnsi="Times New Roman"/>
          <w:color w:val="000000"/>
          <w:spacing w:val="-2"/>
          <w:sz w:val="20"/>
          <w:szCs w:val="20"/>
        </w:rPr>
        <w:t xml:space="preserve"> </w:t>
      </w:r>
      <w:r>
        <w:rPr>
          <w:rFonts w:ascii="Times New Roman" w:hAnsi="Times New Roman"/>
          <w:color w:val="000000"/>
          <w:sz w:val="20"/>
          <w:szCs w:val="20"/>
        </w:rPr>
        <w:t>require</w:t>
      </w:r>
      <w:r>
        <w:rPr>
          <w:rFonts w:ascii="Times New Roman" w:hAnsi="Times New Roman"/>
          <w:color w:val="000000"/>
          <w:spacing w:val="-2"/>
          <w:sz w:val="20"/>
          <w:szCs w:val="20"/>
        </w:rPr>
        <w:t xml:space="preserve"> </w:t>
      </w:r>
      <w:r>
        <w:rPr>
          <w:rFonts w:ascii="Times New Roman" w:hAnsi="Times New Roman"/>
          <w:color w:val="000000"/>
          <w:sz w:val="20"/>
          <w:szCs w:val="20"/>
        </w:rPr>
        <w:t>that</w:t>
      </w:r>
      <w:r>
        <w:rPr>
          <w:rFonts w:ascii="Times New Roman" w:hAnsi="Times New Roman"/>
          <w:color w:val="000000"/>
          <w:spacing w:val="-2"/>
          <w:sz w:val="20"/>
          <w:szCs w:val="20"/>
        </w:rPr>
        <w:t xml:space="preserve"> </w:t>
      </w:r>
      <w:r>
        <w:rPr>
          <w:rFonts w:ascii="Times New Roman" w:hAnsi="Times New Roman"/>
          <w:color w:val="000000"/>
          <w:sz w:val="20"/>
          <w:szCs w:val="20"/>
        </w:rPr>
        <w:t>applicants</w:t>
      </w:r>
      <w:r>
        <w:rPr>
          <w:rFonts w:ascii="Times New Roman" w:hAnsi="Times New Roman"/>
          <w:color w:val="000000"/>
          <w:spacing w:val="-2"/>
          <w:sz w:val="20"/>
          <w:szCs w:val="20"/>
        </w:rPr>
        <w:t xml:space="preserve"> </w:t>
      </w:r>
      <w:r>
        <w:rPr>
          <w:rFonts w:ascii="Times New Roman" w:hAnsi="Times New Roman"/>
          <w:color w:val="000000"/>
          <w:sz w:val="20"/>
          <w:szCs w:val="20"/>
        </w:rPr>
        <w:t>have</w:t>
      </w:r>
      <w:r>
        <w:rPr>
          <w:rFonts w:ascii="Times New Roman" w:hAnsi="Times New Roman"/>
          <w:color w:val="000000"/>
          <w:spacing w:val="-2"/>
          <w:sz w:val="20"/>
          <w:szCs w:val="20"/>
        </w:rPr>
        <w:t xml:space="preserve"> </w:t>
      </w:r>
      <w:r>
        <w:rPr>
          <w:rFonts w:ascii="Times New Roman" w:hAnsi="Times New Roman"/>
          <w:color w:val="000000"/>
          <w:sz w:val="20"/>
          <w:szCs w:val="20"/>
        </w:rPr>
        <w:t>received</w:t>
      </w:r>
      <w:r>
        <w:rPr>
          <w:rFonts w:ascii="Times New Roman" w:hAnsi="Times New Roman"/>
          <w:color w:val="000000"/>
          <w:spacing w:val="-2"/>
          <w:sz w:val="20"/>
          <w:szCs w:val="20"/>
        </w:rPr>
        <w:t xml:space="preserve"> </w:t>
      </w:r>
      <w:r>
        <w:rPr>
          <w:rFonts w:ascii="Times New Roman" w:hAnsi="Times New Roman"/>
          <w:color w:val="000000"/>
          <w:sz w:val="20"/>
          <w:szCs w:val="20"/>
        </w:rPr>
        <w:t>a</w:t>
      </w:r>
      <w:r>
        <w:rPr>
          <w:rFonts w:ascii="Times New Roman" w:hAnsi="Times New Roman"/>
          <w:color w:val="000000"/>
          <w:spacing w:val="-2"/>
          <w:sz w:val="20"/>
          <w:szCs w:val="20"/>
        </w:rPr>
        <w:t xml:space="preserve"> </w:t>
      </w:r>
      <w:r>
        <w:rPr>
          <w:rFonts w:ascii="Times New Roman" w:hAnsi="Times New Roman"/>
          <w:color w:val="000000"/>
          <w:sz w:val="20"/>
          <w:szCs w:val="20"/>
        </w:rPr>
        <w:t>baccalaureate</w:t>
      </w:r>
      <w:r>
        <w:rPr>
          <w:rFonts w:ascii="Times New Roman" w:hAnsi="Times New Roman"/>
          <w:color w:val="000000"/>
          <w:spacing w:val="-2"/>
          <w:sz w:val="20"/>
          <w:szCs w:val="20"/>
        </w:rPr>
        <w:t xml:space="preserve"> </w:t>
      </w:r>
      <w:r>
        <w:rPr>
          <w:rFonts w:ascii="Times New Roman" w:hAnsi="Times New Roman"/>
          <w:color w:val="000000"/>
          <w:sz w:val="20"/>
          <w:szCs w:val="20"/>
        </w:rPr>
        <w:t>de- gree from an accredited college or university with an unde</w:t>
      </w:r>
      <w:r>
        <w:rPr>
          <w:rFonts w:ascii="Times New Roman" w:hAnsi="Times New Roman"/>
          <w:color w:val="000000"/>
          <w:spacing w:val="-3"/>
          <w:sz w:val="20"/>
          <w:szCs w:val="20"/>
        </w:rPr>
        <w:t>r</w:t>
      </w:r>
      <w:r>
        <w:rPr>
          <w:rFonts w:ascii="Times New Roman" w:hAnsi="Times New Roman"/>
          <w:color w:val="000000"/>
          <w:sz w:val="20"/>
          <w:szCs w:val="20"/>
        </w:rPr>
        <w:t xml:space="preserve">graduate major in (or prerequisite re- </w:t>
      </w:r>
      <w:r>
        <w:rPr>
          <w:rFonts w:ascii="Times New Roman" w:hAnsi="Times New Roman"/>
          <w:color w:val="000000"/>
          <w:sz w:val="20"/>
          <w:szCs w:val="20"/>
        </w:rPr>
        <w:lastRenderedPageBreak/>
        <w:t>quirement</w:t>
      </w:r>
      <w:r>
        <w:rPr>
          <w:rFonts w:ascii="Times New Roman" w:hAnsi="Times New Roman"/>
          <w:color w:val="000000"/>
          <w:spacing w:val="4"/>
          <w:sz w:val="20"/>
          <w:szCs w:val="20"/>
        </w:rPr>
        <w:t xml:space="preserve"> </w:t>
      </w:r>
      <w:r>
        <w:rPr>
          <w:rFonts w:ascii="Times New Roman" w:hAnsi="Times New Roman"/>
          <w:color w:val="000000"/>
          <w:sz w:val="20"/>
          <w:szCs w:val="20"/>
        </w:rPr>
        <w:t>satisfied</w:t>
      </w:r>
      <w:r>
        <w:rPr>
          <w:rFonts w:ascii="Times New Roman" w:hAnsi="Times New Roman"/>
          <w:color w:val="000000"/>
          <w:spacing w:val="4"/>
          <w:sz w:val="20"/>
          <w:szCs w:val="20"/>
        </w:rPr>
        <w:t xml:space="preserve"> </w:t>
      </w:r>
      <w:r>
        <w:rPr>
          <w:rFonts w:ascii="Times New Roman" w:hAnsi="Times New Roman"/>
          <w:color w:val="000000"/>
          <w:sz w:val="20"/>
          <w:szCs w:val="20"/>
        </w:rPr>
        <w:t>for)</w:t>
      </w:r>
      <w:r>
        <w:rPr>
          <w:rFonts w:ascii="Times New Roman" w:hAnsi="Times New Roman"/>
          <w:color w:val="000000"/>
          <w:spacing w:val="4"/>
          <w:sz w:val="20"/>
          <w:szCs w:val="20"/>
        </w:rPr>
        <w:t xml:space="preserve"> </w:t>
      </w:r>
      <w:r>
        <w:rPr>
          <w:rFonts w:ascii="Times New Roman" w:hAnsi="Times New Roman"/>
          <w:color w:val="000000"/>
          <w:sz w:val="20"/>
          <w:szCs w:val="20"/>
        </w:rPr>
        <w:t>the</w:t>
      </w:r>
      <w:r>
        <w:rPr>
          <w:rFonts w:ascii="Times New Roman" w:hAnsi="Times New Roman"/>
          <w:color w:val="000000"/>
          <w:spacing w:val="4"/>
          <w:sz w:val="20"/>
          <w:szCs w:val="20"/>
        </w:rPr>
        <w:t xml:space="preserve"> </w:t>
      </w:r>
      <w:r>
        <w:rPr>
          <w:rFonts w:ascii="Times New Roman" w:hAnsi="Times New Roman"/>
          <w:color w:val="000000"/>
          <w:sz w:val="20"/>
          <w:szCs w:val="20"/>
        </w:rPr>
        <w:t>planned</w:t>
      </w:r>
      <w:r>
        <w:rPr>
          <w:rFonts w:ascii="Times New Roman" w:hAnsi="Times New Roman"/>
          <w:color w:val="000000"/>
          <w:spacing w:val="4"/>
          <w:sz w:val="20"/>
          <w:szCs w:val="20"/>
        </w:rPr>
        <w:t xml:space="preserve"> </w:t>
      </w:r>
      <w:r>
        <w:rPr>
          <w:rFonts w:ascii="Times New Roman" w:hAnsi="Times New Roman"/>
          <w:color w:val="000000"/>
          <w:sz w:val="20"/>
          <w:szCs w:val="20"/>
        </w:rPr>
        <w:t>graduate</w:t>
      </w:r>
      <w:r>
        <w:rPr>
          <w:rFonts w:ascii="Times New Roman" w:hAnsi="Times New Roman"/>
          <w:color w:val="000000"/>
          <w:spacing w:val="4"/>
          <w:sz w:val="20"/>
          <w:szCs w:val="20"/>
        </w:rPr>
        <w:t xml:space="preserve"> </w:t>
      </w:r>
      <w:r>
        <w:rPr>
          <w:rFonts w:ascii="Times New Roman" w:hAnsi="Times New Roman"/>
          <w:color w:val="000000"/>
          <w:sz w:val="20"/>
          <w:szCs w:val="20"/>
        </w:rPr>
        <w:t>field</w:t>
      </w:r>
      <w:r>
        <w:rPr>
          <w:rFonts w:ascii="Times New Roman" w:hAnsi="Times New Roman"/>
          <w:color w:val="000000"/>
          <w:spacing w:val="4"/>
          <w:sz w:val="20"/>
          <w:szCs w:val="20"/>
        </w:rPr>
        <w:t xml:space="preserve"> </w:t>
      </w:r>
      <w:r>
        <w:rPr>
          <w:rFonts w:ascii="Times New Roman" w:hAnsi="Times New Roman"/>
          <w:color w:val="000000"/>
          <w:sz w:val="20"/>
          <w:szCs w:val="20"/>
        </w:rPr>
        <w:t>of</w:t>
      </w:r>
      <w:r>
        <w:rPr>
          <w:rFonts w:ascii="Times New Roman" w:hAnsi="Times New Roman"/>
          <w:color w:val="000000"/>
          <w:spacing w:val="4"/>
          <w:sz w:val="20"/>
          <w:szCs w:val="20"/>
        </w:rPr>
        <w:t xml:space="preserve"> </w:t>
      </w:r>
      <w:r>
        <w:rPr>
          <w:rFonts w:ascii="Times New Roman" w:hAnsi="Times New Roman"/>
          <w:color w:val="000000"/>
          <w:sz w:val="20"/>
          <w:szCs w:val="20"/>
        </w:rPr>
        <w:t>stud</w:t>
      </w:r>
      <w:r>
        <w:rPr>
          <w:rFonts w:ascii="Times New Roman" w:hAnsi="Times New Roman"/>
          <w:color w:val="000000"/>
          <w:spacing w:val="-13"/>
          <w:sz w:val="20"/>
          <w:szCs w:val="20"/>
        </w:rPr>
        <w:t>y</w:t>
      </w:r>
      <w:r>
        <w:rPr>
          <w:rFonts w:ascii="Times New Roman" w:hAnsi="Times New Roman"/>
          <w:color w:val="000000"/>
          <w:sz w:val="20"/>
          <w:szCs w:val="20"/>
        </w:rPr>
        <w:t>. These</w:t>
      </w:r>
      <w:r>
        <w:rPr>
          <w:rFonts w:ascii="Times New Roman" w:hAnsi="Times New Roman"/>
          <w:color w:val="000000"/>
          <w:spacing w:val="4"/>
          <w:sz w:val="20"/>
          <w:szCs w:val="20"/>
        </w:rPr>
        <w:t xml:space="preserve"> </w:t>
      </w:r>
      <w:r>
        <w:rPr>
          <w:rFonts w:ascii="Times New Roman" w:hAnsi="Times New Roman"/>
          <w:color w:val="000000"/>
          <w:sz w:val="20"/>
          <w:szCs w:val="20"/>
        </w:rPr>
        <w:t>categories</w:t>
      </w:r>
      <w:r>
        <w:rPr>
          <w:rFonts w:ascii="Times New Roman" w:hAnsi="Times New Roman"/>
          <w:color w:val="000000"/>
          <w:spacing w:val="4"/>
          <w:sz w:val="20"/>
          <w:szCs w:val="20"/>
        </w:rPr>
        <w:t xml:space="preserve"> </w:t>
      </w:r>
      <w:r>
        <w:rPr>
          <w:rFonts w:ascii="Times New Roman" w:hAnsi="Times New Roman"/>
          <w:color w:val="000000"/>
          <w:sz w:val="20"/>
          <w:szCs w:val="20"/>
        </w:rPr>
        <w:t>do</w:t>
      </w:r>
      <w:r>
        <w:rPr>
          <w:rFonts w:ascii="Times New Roman" w:hAnsi="Times New Roman"/>
          <w:color w:val="000000"/>
          <w:spacing w:val="4"/>
          <w:sz w:val="20"/>
          <w:szCs w:val="20"/>
        </w:rPr>
        <w:t xml:space="preserve"> </w:t>
      </w:r>
      <w:r>
        <w:rPr>
          <w:rFonts w:ascii="Times New Roman" w:hAnsi="Times New Roman"/>
          <w:color w:val="000000"/>
          <w:sz w:val="20"/>
          <w:szCs w:val="20"/>
        </w:rPr>
        <w:t>not</w:t>
      </w:r>
      <w:r>
        <w:rPr>
          <w:rFonts w:ascii="Times New Roman" w:hAnsi="Times New Roman"/>
          <w:color w:val="000000"/>
          <w:spacing w:val="4"/>
          <w:sz w:val="20"/>
          <w:szCs w:val="20"/>
        </w:rPr>
        <w:t xml:space="preserve"> </w:t>
      </w:r>
      <w:r>
        <w:rPr>
          <w:rFonts w:ascii="Times New Roman" w:hAnsi="Times New Roman"/>
          <w:color w:val="000000"/>
          <w:sz w:val="20"/>
          <w:szCs w:val="20"/>
        </w:rPr>
        <w:t>apply</w:t>
      </w:r>
      <w:r>
        <w:rPr>
          <w:rFonts w:ascii="Times New Roman" w:hAnsi="Times New Roman"/>
          <w:color w:val="000000"/>
          <w:spacing w:val="4"/>
          <w:sz w:val="20"/>
          <w:szCs w:val="20"/>
        </w:rPr>
        <w:t xml:space="preserve"> </w:t>
      </w:r>
      <w:r>
        <w:rPr>
          <w:rFonts w:ascii="Times New Roman" w:hAnsi="Times New Roman"/>
          <w:color w:val="000000"/>
          <w:sz w:val="20"/>
          <w:szCs w:val="20"/>
        </w:rPr>
        <w:t>to</w:t>
      </w:r>
      <w:r>
        <w:rPr>
          <w:rFonts w:ascii="Times New Roman" w:hAnsi="Times New Roman"/>
          <w:color w:val="000000"/>
          <w:spacing w:val="4"/>
          <w:sz w:val="20"/>
          <w:szCs w:val="20"/>
        </w:rPr>
        <w:t xml:space="preserve"> </w:t>
      </w:r>
      <w:r>
        <w:rPr>
          <w:rFonts w:ascii="Times New Roman" w:hAnsi="Times New Roman"/>
          <w:color w:val="000000"/>
          <w:sz w:val="20"/>
          <w:szCs w:val="20"/>
        </w:rPr>
        <w:t>the requirements of the Ed.S. program).</w:t>
      </w:r>
    </w:p>
    <w:p w:rsidR="00F42301" w:rsidRDefault="00F42301" w:rsidP="00721764">
      <w:pPr>
        <w:widowControl w:val="0"/>
        <w:autoSpaceDE w:val="0"/>
        <w:autoSpaceDN w:val="0"/>
        <w:adjustRightInd w:val="0"/>
        <w:spacing w:before="17" w:after="0" w:line="200" w:lineRule="exact"/>
        <w:rPr>
          <w:rFonts w:ascii="Times New Roman" w:hAnsi="Times New Roman"/>
          <w:color w:val="000000"/>
          <w:sz w:val="20"/>
          <w:szCs w:val="20"/>
        </w:rPr>
      </w:pPr>
    </w:p>
    <w:p w:rsidR="00F42301" w:rsidRDefault="00F42301" w:rsidP="00721764">
      <w:pPr>
        <w:widowControl w:val="0"/>
        <w:autoSpaceDE w:val="0"/>
        <w:autoSpaceDN w:val="0"/>
        <w:adjustRightInd w:val="0"/>
        <w:spacing w:after="0"/>
        <w:ind w:left="1944"/>
        <w:rPr>
          <w:rFonts w:ascii="Times New Roman" w:hAnsi="Times New Roman"/>
          <w:color w:val="000000"/>
          <w:sz w:val="28"/>
          <w:szCs w:val="28"/>
        </w:rPr>
      </w:pPr>
      <w:r>
        <w:rPr>
          <w:rFonts w:ascii="Times New Roman" w:hAnsi="Times New Roman"/>
          <w:b/>
          <w:bCs/>
          <w:color w:val="000000"/>
          <w:sz w:val="28"/>
          <w:szCs w:val="28"/>
        </w:rPr>
        <w:t>Regular</w:t>
      </w:r>
      <w:r>
        <w:rPr>
          <w:rFonts w:ascii="Times New Roman" w:hAnsi="Times New Roman"/>
          <w:b/>
          <w:bCs/>
          <w:color w:val="000000"/>
          <w:spacing w:val="-20"/>
          <w:sz w:val="28"/>
          <w:szCs w:val="28"/>
        </w:rPr>
        <w:t xml:space="preserve"> </w:t>
      </w:r>
      <w:r>
        <w:rPr>
          <w:rFonts w:ascii="Times New Roman" w:hAnsi="Times New Roman"/>
          <w:b/>
          <w:bCs/>
          <w:color w:val="000000"/>
          <w:sz w:val="28"/>
          <w:szCs w:val="28"/>
        </w:rPr>
        <w:t>Admission</w:t>
      </w:r>
    </w:p>
    <w:p w:rsidR="00F42301" w:rsidRDefault="00F42301" w:rsidP="00721764">
      <w:pPr>
        <w:widowControl w:val="0"/>
        <w:autoSpaceDE w:val="0"/>
        <w:autoSpaceDN w:val="0"/>
        <w:adjustRightInd w:val="0"/>
        <w:spacing w:after="0"/>
        <w:ind w:left="1944"/>
        <w:rPr>
          <w:rFonts w:ascii="Times New Roman" w:hAnsi="Times New Roman"/>
          <w:color w:val="000000"/>
          <w:sz w:val="28"/>
          <w:szCs w:val="28"/>
        </w:rPr>
        <w:sectPr w:rsidR="00F42301">
          <w:footerReference w:type="even" r:id="rId36"/>
          <w:footerReference w:type="default" r:id="rId37"/>
          <w:pgSz w:w="12240" w:h="15840"/>
          <w:pgMar w:top="320" w:right="1300" w:bottom="280" w:left="200" w:header="0" w:footer="906" w:gutter="0"/>
          <w:pgNumType w:start="68"/>
          <w:cols w:space="720"/>
          <w:noEndnote/>
        </w:sectPr>
      </w:pPr>
    </w:p>
    <w:tbl>
      <w:tblPr>
        <w:tblW w:w="0" w:type="auto"/>
        <w:tblInd w:w="119" w:type="dxa"/>
        <w:tblLayout w:type="fixed"/>
        <w:tblCellMar>
          <w:left w:w="0" w:type="dxa"/>
          <w:right w:w="0" w:type="dxa"/>
        </w:tblCellMar>
        <w:tblLook w:val="0000"/>
      </w:tblPr>
      <w:tblGrid>
        <w:gridCol w:w="4876"/>
        <w:gridCol w:w="4560"/>
        <w:gridCol w:w="1067"/>
      </w:tblGrid>
      <w:tr w:rsidR="00F42301" w:rsidRPr="00FA7AC7" w:rsidTr="00B67EC4">
        <w:trPr>
          <w:trHeight w:hRule="exact" w:val="235"/>
        </w:trPr>
        <w:tc>
          <w:tcPr>
            <w:tcW w:w="4876" w:type="dxa"/>
            <w:tcBorders>
              <w:top w:val="nil"/>
              <w:left w:val="nil"/>
              <w:bottom w:val="single" w:sz="4" w:space="0" w:color="191919"/>
              <w:right w:val="single" w:sz="4" w:space="0" w:color="191919"/>
            </w:tcBorders>
          </w:tcPr>
          <w:p w:rsidR="00F42301" w:rsidRPr="00FA7AC7" w:rsidRDefault="00F42301" w:rsidP="00B67EC4">
            <w:pPr>
              <w:widowControl w:val="0"/>
              <w:autoSpaceDE w:val="0"/>
              <w:autoSpaceDN w:val="0"/>
              <w:adjustRightInd w:val="0"/>
              <w:spacing w:after="0"/>
              <w:rPr>
                <w:rFonts w:ascii="Times New Roman" w:hAnsi="Times New Roman"/>
                <w:sz w:val="24"/>
                <w:szCs w:val="24"/>
              </w:rPr>
            </w:pPr>
          </w:p>
        </w:tc>
        <w:tc>
          <w:tcPr>
            <w:tcW w:w="4560" w:type="dxa"/>
            <w:vMerge w:val="restart"/>
            <w:tcBorders>
              <w:top w:val="single" w:sz="4" w:space="0" w:color="191919"/>
              <w:left w:val="single" w:sz="4" w:space="0" w:color="191919"/>
              <w:bottom w:val="single" w:sz="4" w:space="0" w:color="191919"/>
              <w:right w:val="single" w:sz="4" w:space="0" w:color="191919"/>
            </w:tcBorders>
          </w:tcPr>
          <w:p w:rsidR="00F42301" w:rsidRPr="00FA7AC7" w:rsidRDefault="00F42301" w:rsidP="00B67EC4">
            <w:pPr>
              <w:widowControl w:val="0"/>
              <w:autoSpaceDE w:val="0"/>
              <w:autoSpaceDN w:val="0"/>
              <w:adjustRightInd w:val="0"/>
              <w:spacing w:before="8" w:after="0" w:line="150" w:lineRule="exact"/>
              <w:rPr>
                <w:rFonts w:ascii="Times New Roman" w:hAnsi="Times New Roman"/>
                <w:sz w:val="15"/>
                <w:szCs w:val="15"/>
              </w:rPr>
            </w:pPr>
          </w:p>
          <w:p w:rsidR="00F42301" w:rsidRPr="00FA7AC7" w:rsidRDefault="00F42301" w:rsidP="00B67EC4">
            <w:pPr>
              <w:widowControl w:val="0"/>
              <w:autoSpaceDE w:val="0"/>
              <w:autoSpaceDN w:val="0"/>
              <w:adjustRightInd w:val="0"/>
              <w:spacing w:after="0"/>
              <w:ind w:left="1783"/>
              <w:rPr>
                <w:rFonts w:ascii="Times New Roman" w:hAnsi="Times New Roman"/>
                <w:sz w:val="24"/>
                <w:szCs w:val="24"/>
              </w:rPr>
            </w:pPr>
            <w:r w:rsidRPr="00FA7AC7">
              <w:rPr>
                <w:rFonts w:ascii="Times New Roman" w:hAnsi="Times New Roman"/>
                <w:b/>
                <w:bCs/>
                <w:color w:val="191919"/>
                <w:sz w:val="36"/>
                <w:szCs w:val="36"/>
              </w:rPr>
              <w:t>E</w:t>
            </w:r>
            <w:r w:rsidRPr="00FA7AC7">
              <w:rPr>
                <w:rFonts w:ascii="Times New Roman" w:hAnsi="Times New Roman"/>
                <w:b/>
                <w:bCs/>
                <w:color w:val="191919"/>
                <w:sz w:val="27"/>
                <w:szCs w:val="27"/>
              </w:rPr>
              <w:t>DUC</w:t>
            </w:r>
            <w:r w:rsidRPr="00FA7AC7">
              <w:rPr>
                <w:rFonts w:ascii="Times New Roman" w:hAnsi="Times New Roman"/>
                <w:b/>
                <w:bCs/>
                <w:color w:val="191919"/>
                <w:spacing w:val="-20"/>
                <w:sz w:val="27"/>
                <w:szCs w:val="27"/>
              </w:rPr>
              <w:t>A</w:t>
            </w:r>
            <w:r w:rsidRPr="00FA7AC7">
              <w:rPr>
                <w:rFonts w:ascii="Times New Roman" w:hAnsi="Times New Roman"/>
                <w:b/>
                <w:bCs/>
                <w:color w:val="191919"/>
                <w:sz w:val="27"/>
                <w:szCs w:val="27"/>
              </w:rPr>
              <w:t>TION</w:t>
            </w:r>
          </w:p>
        </w:tc>
        <w:tc>
          <w:tcPr>
            <w:tcW w:w="1067" w:type="dxa"/>
            <w:tcBorders>
              <w:top w:val="nil"/>
              <w:left w:val="single" w:sz="4" w:space="0" w:color="191919"/>
              <w:bottom w:val="single" w:sz="4" w:space="0" w:color="191919"/>
              <w:right w:val="nil"/>
            </w:tcBorders>
          </w:tcPr>
          <w:p w:rsidR="00F42301" w:rsidRPr="00FA7AC7" w:rsidRDefault="00F42301" w:rsidP="00B67EC4">
            <w:pPr>
              <w:widowControl w:val="0"/>
              <w:autoSpaceDE w:val="0"/>
              <w:autoSpaceDN w:val="0"/>
              <w:adjustRightInd w:val="0"/>
              <w:spacing w:after="0"/>
              <w:rPr>
                <w:rFonts w:ascii="Times New Roman" w:hAnsi="Times New Roman"/>
                <w:sz w:val="24"/>
                <w:szCs w:val="24"/>
              </w:rPr>
            </w:pPr>
          </w:p>
        </w:tc>
      </w:tr>
      <w:tr w:rsidR="00F42301" w:rsidRPr="00FA7AC7" w:rsidTr="00B67EC4">
        <w:trPr>
          <w:trHeight w:hRule="exact" w:val="256"/>
        </w:trPr>
        <w:tc>
          <w:tcPr>
            <w:tcW w:w="4876" w:type="dxa"/>
            <w:tcBorders>
              <w:top w:val="single" w:sz="4" w:space="0" w:color="191919"/>
              <w:left w:val="nil"/>
              <w:bottom w:val="single" w:sz="4" w:space="0" w:color="191919"/>
              <w:right w:val="single" w:sz="4" w:space="0" w:color="191919"/>
            </w:tcBorders>
          </w:tcPr>
          <w:p w:rsidR="00F42301" w:rsidRPr="00FA7AC7" w:rsidRDefault="00F42301" w:rsidP="00B67EC4">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B67EC4">
            <w:pPr>
              <w:widowControl w:val="0"/>
              <w:autoSpaceDE w:val="0"/>
              <w:autoSpaceDN w:val="0"/>
              <w:adjustRightInd w:val="0"/>
              <w:spacing w:after="0"/>
              <w:rPr>
                <w:rFonts w:ascii="Times New Roman" w:hAnsi="Times New Roman"/>
                <w:sz w:val="24"/>
                <w:szCs w:val="24"/>
              </w:rPr>
            </w:pPr>
          </w:p>
        </w:tc>
        <w:tc>
          <w:tcPr>
            <w:tcW w:w="1067" w:type="dxa"/>
            <w:tcBorders>
              <w:top w:val="single" w:sz="4" w:space="0" w:color="191919"/>
              <w:left w:val="single" w:sz="4" w:space="0" w:color="191919"/>
              <w:bottom w:val="single" w:sz="4" w:space="0" w:color="191919"/>
              <w:right w:val="nil"/>
            </w:tcBorders>
          </w:tcPr>
          <w:p w:rsidR="00F42301" w:rsidRPr="00FA7AC7" w:rsidRDefault="00F42301" w:rsidP="00B67EC4">
            <w:pPr>
              <w:widowControl w:val="0"/>
              <w:autoSpaceDE w:val="0"/>
              <w:autoSpaceDN w:val="0"/>
              <w:adjustRightInd w:val="0"/>
              <w:spacing w:after="0"/>
              <w:rPr>
                <w:rFonts w:ascii="Times New Roman" w:hAnsi="Times New Roman"/>
                <w:sz w:val="24"/>
                <w:szCs w:val="24"/>
              </w:rPr>
            </w:pPr>
          </w:p>
        </w:tc>
      </w:tr>
      <w:tr w:rsidR="00F42301" w:rsidRPr="00FA7AC7" w:rsidTr="00B67EC4">
        <w:trPr>
          <w:trHeight w:hRule="exact" w:val="219"/>
        </w:trPr>
        <w:tc>
          <w:tcPr>
            <w:tcW w:w="4876" w:type="dxa"/>
            <w:tcBorders>
              <w:top w:val="single" w:sz="4" w:space="0" w:color="191919"/>
              <w:left w:val="nil"/>
              <w:bottom w:val="nil"/>
              <w:right w:val="single" w:sz="4" w:space="0" w:color="191919"/>
            </w:tcBorders>
          </w:tcPr>
          <w:p w:rsidR="00F42301" w:rsidRPr="00FA7AC7" w:rsidRDefault="00F42301" w:rsidP="00B67EC4">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B67EC4">
            <w:pPr>
              <w:widowControl w:val="0"/>
              <w:autoSpaceDE w:val="0"/>
              <w:autoSpaceDN w:val="0"/>
              <w:adjustRightInd w:val="0"/>
              <w:spacing w:after="0"/>
              <w:rPr>
                <w:rFonts w:ascii="Times New Roman" w:hAnsi="Times New Roman"/>
                <w:sz w:val="24"/>
                <w:szCs w:val="24"/>
              </w:rPr>
            </w:pPr>
          </w:p>
        </w:tc>
        <w:tc>
          <w:tcPr>
            <w:tcW w:w="1067" w:type="dxa"/>
            <w:tcBorders>
              <w:top w:val="single" w:sz="4" w:space="0" w:color="191919"/>
              <w:left w:val="single" w:sz="4" w:space="0" w:color="191919"/>
              <w:bottom w:val="nil"/>
              <w:right w:val="nil"/>
            </w:tcBorders>
          </w:tcPr>
          <w:p w:rsidR="00F42301" w:rsidRPr="00FA7AC7" w:rsidRDefault="00F42301" w:rsidP="00B67EC4">
            <w:pPr>
              <w:widowControl w:val="0"/>
              <w:autoSpaceDE w:val="0"/>
              <w:autoSpaceDN w:val="0"/>
              <w:adjustRightInd w:val="0"/>
              <w:spacing w:after="0"/>
              <w:rPr>
                <w:rFonts w:ascii="Times New Roman" w:hAnsi="Times New Roman"/>
                <w:sz w:val="24"/>
                <w:szCs w:val="24"/>
              </w:rPr>
            </w:pPr>
          </w:p>
        </w:tc>
      </w:tr>
    </w:tbl>
    <w:p w:rsidR="00F42301" w:rsidRDefault="00F42301" w:rsidP="00721764">
      <w:pPr>
        <w:widowControl w:val="0"/>
        <w:autoSpaceDE w:val="0"/>
        <w:autoSpaceDN w:val="0"/>
        <w:adjustRightInd w:val="0"/>
        <w:spacing w:after="0" w:line="200" w:lineRule="exact"/>
        <w:rPr>
          <w:rFonts w:ascii="Times New Roman" w:hAnsi="Times New Roman"/>
          <w:sz w:val="20"/>
          <w:szCs w:val="20"/>
        </w:rPr>
      </w:pPr>
    </w:p>
    <w:p w:rsidR="00F42301" w:rsidRDefault="00F42301" w:rsidP="00721764">
      <w:pPr>
        <w:widowControl w:val="0"/>
        <w:autoSpaceDE w:val="0"/>
        <w:autoSpaceDN w:val="0"/>
        <w:adjustRightInd w:val="0"/>
        <w:spacing w:before="17" w:after="0" w:line="280" w:lineRule="exact"/>
        <w:rPr>
          <w:rFonts w:ascii="Times New Roman" w:hAnsi="Times New Roman"/>
          <w:sz w:val="28"/>
          <w:szCs w:val="28"/>
        </w:rPr>
      </w:pPr>
    </w:p>
    <w:p w:rsidR="00F42301" w:rsidRDefault="00F42301" w:rsidP="00721764">
      <w:pPr>
        <w:widowControl w:val="0"/>
        <w:autoSpaceDE w:val="0"/>
        <w:autoSpaceDN w:val="0"/>
        <w:adjustRightInd w:val="0"/>
        <w:spacing w:before="27" w:after="0" w:line="250" w:lineRule="auto"/>
        <w:ind w:left="1239" w:right="2305"/>
        <w:rPr>
          <w:rFonts w:ascii="Times New Roman" w:hAnsi="Times New Roman"/>
          <w:sz w:val="20"/>
          <w:szCs w:val="20"/>
        </w:rPr>
      </w:pPr>
      <w:r>
        <w:rPr>
          <w:rFonts w:ascii="Times New Roman" w:hAnsi="Times New Roman"/>
          <w:b/>
          <w:bCs/>
          <w:sz w:val="20"/>
          <w:szCs w:val="20"/>
        </w:rPr>
        <w:t>Admission Requi</w:t>
      </w:r>
      <w:r>
        <w:rPr>
          <w:rFonts w:ascii="Times New Roman" w:hAnsi="Times New Roman"/>
          <w:b/>
          <w:bCs/>
          <w:spacing w:val="-4"/>
          <w:sz w:val="20"/>
          <w:szCs w:val="20"/>
        </w:rPr>
        <w:t>r</w:t>
      </w:r>
      <w:r>
        <w:rPr>
          <w:rFonts w:ascii="Times New Roman" w:hAnsi="Times New Roman"/>
          <w:b/>
          <w:bCs/>
          <w:sz w:val="20"/>
          <w:szCs w:val="20"/>
        </w:rPr>
        <w:t>ement for</w:t>
      </w:r>
      <w:r>
        <w:rPr>
          <w:rFonts w:ascii="Times New Roman" w:hAnsi="Times New Roman"/>
          <w:b/>
          <w:bCs/>
          <w:spacing w:val="-4"/>
          <w:sz w:val="20"/>
          <w:szCs w:val="20"/>
        </w:rPr>
        <w:t xml:space="preserve"> </w:t>
      </w:r>
      <w:r>
        <w:rPr>
          <w:rFonts w:ascii="Times New Roman" w:hAnsi="Times New Roman"/>
          <w:b/>
          <w:bCs/>
          <w:sz w:val="20"/>
          <w:szCs w:val="20"/>
        </w:rPr>
        <w:t>Certified</w:t>
      </w:r>
      <w:r>
        <w:rPr>
          <w:rFonts w:ascii="Times New Roman" w:hAnsi="Times New Roman"/>
          <w:b/>
          <w:bCs/>
          <w:spacing w:val="-4"/>
          <w:sz w:val="20"/>
          <w:szCs w:val="20"/>
        </w:rPr>
        <w:t xml:space="preserve"> </w:t>
      </w:r>
      <w:r>
        <w:rPr>
          <w:rFonts w:ascii="Times New Roman" w:hAnsi="Times New Roman"/>
          <w:b/>
          <w:bCs/>
          <w:spacing w:val="-18"/>
          <w:sz w:val="20"/>
          <w:szCs w:val="20"/>
        </w:rPr>
        <w:t>T</w:t>
      </w:r>
      <w:r>
        <w:rPr>
          <w:rFonts w:ascii="Times New Roman" w:hAnsi="Times New Roman"/>
          <w:b/>
          <w:bCs/>
          <w:sz w:val="20"/>
          <w:szCs w:val="20"/>
        </w:rPr>
        <w:t xml:space="preserve">eachers: </w:t>
      </w:r>
      <w:r>
        <w:rPr>
          <w:rFonts w:ascii="Times New Roman" w:hAnsi="Times New Roman"/>
          <w:sz w:val="20"/>
          <w:szCs w:val="20"/>
        </w:rPr>
        <w:t>Clear Renewable</w:t>
      </w:r>
      <w:r>
        <w:rPr>
          <w:rFonts w:ascii="Times New Roman" w:hAnsi="Times New Roman"/>
          <w:spacing w:val="-3"/>
          <w:sz w:val="20"/>
          <w:szCs w:val="20"/>
        </w:rPr>
        <w:t xml:space="preserve"> </w:t>
      </w:r>
      <w:r>
        <w:rPr>
          <w:rFonts w:ascii="Times New Roman" w:hAnsi="Times New Roman"/>
          <w:spacing w:val="-14"/>
          <w:sz w:val="20"/>
          <w:szCs w:val="20"/>
        </w:rPr>
        <w:t>T</w:t>
      </w:r>
      <w:r>
        <w:rPr>
          <w:rFonts w:ascii="Times New Roman" w:hAnsi="Times New Roman"/>
          <w:sz w:val="20"/>
          <w:szCs w:val="20"/>
        </w:rPr>
        <w:t>eaching Certificate, three work-related letters of recommendation, and a writing sample</w:t>
      </w:r>
    </w:p>
    <w:p w:rsidR="00F42301" w:rsidRDefault="00F42301" w:rsidP="00721764">
      <w:pPr>
        <w:widowControl w:val="0"/>
        <w:autoSpaceDE w:val="0"/>
        <w:autoSpaceDN w:val="0"/>
        <w:adjustRightInd w:val="0"/>
        <w:spacing w:after="0" w:line="250" w:lineRule="auto"/>
        <w:ind w:left="1239" w:right="2003"/>
        <w:rPr>
          <w:rFonts w:ascii="Times New Roman" w:hAnsi="Times New Roman"/>
          <w:sz w:val="20"/>
          <w:szCs w:val="20"/>
        </w:rPr>
      </w:pPr>
      <w:r>
        <w:rPr>
          <w:rFonts w:ascii="Times New Roman" w:hAnsi="Times New Roman"/>
          <w:b/>
          <w:bCs/>
          <w:sz w:val="20"/>
          <w:szCs w:val="20"/>
        </w:rPr>
        <w:t>Admission Requi</w:t>
      </w:r>
      <w:r>
        <w:rPr>
          <w:rFonts w:ascii="Times New Roman" w:hAnsi="Times New Roman"/>
          <w:b/>
          <w:bCs/>
          <w:spacing w:val="-4"/>
          <w:sz w:val="20"/>
          <w:szCs w:val="20"/>
        </w:rPr>
        <w:t>r</w:t>
      </w:r>
      <w:r>
        <w:rPr>
          <w:rFonts w:ascii="Times New Roman" w:hAnsi="Times New Roman"/>
          <w:b/>
          <w:bCs/>
          <w:sz w:val="20"/>
          <w:szCs w:val="20"/>
        </w:rPr>
        <w:t>ement for</w:t>
      </w:r>
      <w:r>
        <w:rPr>
          <w:rFonts w:ascii="Times New Roman" w:hAnsi="Times New Roman"/>
          <w:b/>
          <w:bCs/>
          <w:spacing w:val="-4"/>
          <w:sz w:val="20"/>
          <w:szCs w:val="20"/>
        </w:rPr>
        <w:t xml:space="preserve"> </w:t>
      </w:r>
      <w:r>
        <w:rPr>
          <w:rFonts w:ascii="Times New Roman" w:hAnsi="Times New Roman"/>
          <w:b/>
          <w:bCs/>
          <w:sz w:val="20"/>
          <w:szCs w:val="20"/>
        </w:rPr>
        <w:t>Non-Certified</w:t>
      </w:r>
      <w:r>
        <w:rPr>
          <w:rFonts w:ascii="Times New Roman" w:hAnsi="Times New Roman"/>
          <w:b/>
          <w:bCs/>
          <w:spacing w:val="-4"/>
          <w:sz w:val="20"/>
          <w:szCs w:val="20"/>
        </w:rPr>
        <w:t xml:space="preserve"> </w:t>
      </w:r>
      <w:r>
        <w:rPr>
          <w:rFonts w:ascii="Times New Roman" w:hAnsi="Times New Roman"/>
          <w:b/>
          <w:bCs/>
          <w:spacing w:val="-18"/>
          <w:sz w:val="20"/>
          <w:szCs w:val="20"/>
        </w:rPr>
        <w:t>T</w:t>
      </w:r>
      <w:r>
        <w:rPr>
          <w:rFonts w:ascii="Times New Roman" w:hAnsi="Times New Roman"/>
          <w:b/>
          <w:bCs/>
          <w:sz w:val="20"/>
          <w:szCs w:val="20"/>
        </w:rPr>
        <w:t xml:space="preserve">eachers: </w:t>
      </w:r>
      <w:r>
        <w:rPr>
          <w:rFonts w:ascii="Times New Roman" w:hAnsi="Times New Roman"/>
          <w:sz w:val="20"/>
          <w:szCs w:val="20"/>
        </w:rPr>
        <w:t>GACE Basic, three letters of refe</w:t>
      </w:r>
      <w:r>
        <w:rPr>
          <w:rFonts w:ascii="Times New Roman" w:hAnsi="Times New Roman"/>
          <w:spacing w:val="-4"/>
          <w:sz w:val="20"/>
          <w:szCs w:val="20"/>
        </w:rPr>
        <w:t>r</w:t>
      </w:r>
      <w:r>
        <w:rPr>
          <w:rFonts w:ascii="Times New Roman" w:hAnsi="Times New Roman"/>
          <w:sz w:val="20"/>
          <w:szCs w:val="20"/>
        </w:rPr>
        <w:t>- ence, a writing sample, 2.5 G</w:t>
      </w:r>
      <w:r>
        <w:rPr>
          <w:rFonts w:ascii="Times New Roman" w:hAnsi="Times New Roman"/>
          <w:spacing w:val="-18"/>
          <w:sz w:val="20"/>
          <w:szCs w:val="20"/>
        </w:rPr>
        <w:t>P</w:t>
      </w:r>
      <w:r>
        <w:rPr>
          <w:rFonts w:ascii="Times New Roman" w:hAnsi="Times New Roman"/>
          <w:sz w:val="20"/>
          <w:szCs w:val="20"/>
        </w:rPr>
        <w:t>A, met current M</w:t>
      </w:r>
      <w:r>
        <w:rPr>
          <w:rFonts w:ascii="Times New Roman" w:hAnsi="Times New Roman"/>
          <w:spacing w:val="-22"/>
          <w:sz w:val="20"/>
          <w:szCs w:val="20"/>
        </w:rPr>
        <w:t>A</w:t>
      </w:r>
      <w:r>
        <w:rPr>
          <w:rFonts w:ascii="Times New Roman" w:hAnsi="Times New Roman"/>
          <w:sz w:val="20"/>
          <w:szCs w:val="20"/>
        </w:rPr>
        <w:t>T or GRE admission to Education Standards</w:t>
      </w:r>
    </w:p>
    <w:p w:rsidR="00F42301" w:rsidRDefault="00F42301" w:rsidP="00721764">
      <w:pPr>
        <w:widowControl w:val="0"/>
        <w:autoSpaceDE w:val="0"/>
        <w:autoSpaceDN w:val="0"/>
        <w:adjustRightInd w:val="0"/>
        <w:spacing w:before="17" w:after="0" w:line="200" w:lineRule="exact"/>
        <w:rPr>
          <w:rFonts w:ascii="Times New Roman" w:hAnsi="Times New Roman"/>
          <w:sz w:val="20"/>
          <w:szCs w:val="20"/>
        </w:rPr>
      </w:pPr>
    </w:p>
    <w:p w:rsidR="00F42301" w:rsidRDefault="00F42301" w:rsidP="00721764">
      <w:pPr>
        <w:widowControl w:val="0"/>
        <w:autoSpaceDE w:val="0"/>
        <w:autoSpaceDN w:val="0"/>
        <w:adjustRightInd w:val="0"/>
        <w:spacing w:after="0"/>
        <w:ind w:left="879"/>
        <w:rPr>
          <w:rFonts w:ascii="Times New Roman" w:hAnsi="Times New Roman"/>
          <w:sz w:val="28"/>
          <w:szCs w:val="28"/>
        </w:rPr>
      </w:pPr>
      <w:r w:rsidRPr="003F2CF3">
        <w:rPr>
          <w:rFonts w:ascii="Calibri" w:hAnsi="Calibri"/>
          <w:noProof/>
          <w:lang w:eastAsia="en-US"/>
        </w:rPr>
        <w:pict>
          <v:group id="_x0000_s3665" style="position:absolute;left:0;text-align:left;margin-left:315pt;margin-top:-113.25pt;width:31.2pt;height:31.05pt;z-index:-251592704;mso-position-horizontal-relative:page" coordorigin="6300,-2265" coordsize="624,621" o:allowincell="f">
            <v:rect id="_x0000_s3666" style="position:absolute;left:6305;top:-2260;width:613;height:610" o:allowincell="f" stroked="f">
              <v:path arrowok="t"/>
            </v:rect>
            <v:rect id="_x0000_s3667" style="position:absolute;left:6306;top:-2260;width:620;height:620;mso-position-horizontal-relative:page" o:allowincell="f" filled="f" stroked="f">
              <v:textbox inset="0,0,0,0">
                <w:txbxContent>
                  <w:p w:rsidR="00F42301" w:rsidRDefault="00F42301" w:rsidP="00721764">
                    <w:pPr>
                      <w:spacing w:after="0" w:line="620" w:lineRule="atLeast"/>
                      <w:rPr>
                        <w:rFonts w:ascii="Times New Roman" w:hAnsi="Times New Roman"/>
                        <w:sz w:val="24"/>
                        <w:szCs w:val="24"/>
                      </w:rPr>
                    </w:pPr>
                    <w:r>
                      <w:rPr>
                        <w:rFonts w:ascii="Times New Roman" w:hAnsi="Times New Roman"/>
                        <w:noProof/>
                        <w:sz w:val="24"/>
                        <w:szCs w:val="24"/>
                      </w:rPr>
                      <w:drawing>
                        <wp:inline distT="0" distB="0" distL="0" distR="0">
                          <wp:extent cx="390525" cy="390525"/>
                          <wp:effectExtent l="19050" t="0" r="9525" b="0"/>
                          <wp:docPr id="108"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5"/>
                                  <a:srcRect/>
                                  <a:stretch>
                                    <a:fillRect/>
                                  </a:stretch>
                                </pic:blipFill>
                                <pic:spPr bwMode="auto">
                                  <a:xfrm>
                                    <a:off x="0" y="0"/>
                                    <a:ext cx="390525" cy="390525"/>
                                  </a:xfrm>
                                  <a:prstGeom prst="rect">
                                    <a:avLst/>
                                  </a:prstGeom>
                                  <a:noFill/>
                                  <a:ln w="9525">
                                    <a:noFill/>
                                    <a:miter lim="800000"/>
                                    <a:headEnd/>
                                    <a:tailEnd/>
                                  </a:ln>
                                </pic:spPr>
                              </pic:pic>
                            </a:graphicData>
                          </a:graphic>
                        </wp:inline>
                      </w:drawing>
                    </w:r>
                  </w:p>
                  <w:p w:rsidR="00F42301" w:rsidRDefault="00F42301" w:rsidP="00721764">
                    <w:pPr>
                      <w:widowControl w:val="0"/>
                      <w:autoSpaceDE w:val="0"/>
                      <w:autoSpaceDN w:val="0"/>
                      <w:adjustRightInd w:val="0"/>
                      <w:spacing w:after="0"/>
                      <w:rPr>
                        <w:rFonts w:ascii="Times New Roman" w:hAnsi="Times New Roman"/>
                        <w:sz w:val="24"/>
                        <w:szCs w:val="24"/>
                      </w:rPr>
                    </w:pPr>
                  </w:p>
                </w:txbxContent>
              </v:textbox>
            </v:rect>
            <w10:wrap anchorx="page"/>
          </v:group>
        </w:pict>
      </w:r>
      <w:r>
        <w:rPr>
          <w:rFonts w:ascii="Times New Roman" w:hAnsi="Times New Roman"/>
          <w:b/>
          <w:bCs/>
          <w:sz w:val="28"/>
          <w:szCs w:val="28"/>
        </w:rPr>
        <w:t>P</w:t>
      </w:r>
      <w:r>
        <w:rPr>
          <w:rFonts w:ascii="Times New Roman" w:hAnsi="Times New Roman"/>
          <w:b/>
          <w:bCs/>
          <w:spacing w:val="-5"/>
          <w:sz w:val="28"/>
          <w:szCs w:val="28"/>
        </w:rPr>
        <w:t>r</w:t>
      </w:r>
      <w:r>
        <w:rPr>
          <w:rFonts w:ascii="Times New Roman" w:hAnsi="Times New Roman"/>
          <w:b/>
          <w:bCs/>
          <w:sz w:val="28"/>
          <w:szCs w:val="28"/>
        </w:rPr>
        <w:t>ovisional</w:t>
      </w:r>
      <w:r>
        <w:rPr>
          <w:rFonts w:ascii="Times New Roman" w:hAnsi="Times New Roman"/>
          <w:b/>
          <w:bCs/>
          <w:spacing w:val="-15"/>
          <w:sz w:val="28"/>
          <w:szCs w:val="28"/>
        </w:rPr>
        <w:t xml:space="preserve"> </w:t>
      </w:r>
      <w:r>
        <w:rPr>
          <w:rFonts w:ascii="Times New Roman" w:hAnsi="Times New Roman"/>
          <w:b/>
          <w:bCs/>
          <w:sz w:val="28"/>
          <w:szCs w:val="28"/>
        </w:rPr>
        <w:t>Admission</w:t>
      </w:r>
    </w:p>
    <w:p w:rsidR="00F42301" w:rsidRDefault="00F42301" w:rsidP="00721764">
      <w:pPr>
        <w:widowControl w:val="0"/>
        <w:autoSpaceDE w:val="0"/>
        <w:autoSpaceDN w:val="0"/>
        <w:adjustRightInd w:val="0"/>
        <w:spacing w:before="37" w:after="0" w:line="250" w:lineRule="auto"/>
        <w:ind w:left="879" w:right="2124" w:firstLine="360"/>
        <w:rPr>
          <w:rFonts w:ascii="Times New Roman" w:hAnsi="Times New Roman"/>
          <w:sz w:val="20"/>
          <w:szCs w:val="20"/>
        </w:rPr>
      </w:pPr>
      <w:r w:rsidRPr="003F2CF3">
        <w:rPr>
          <w:rFonts w:ascii="Calibri" w:hAnsi="Calibri"/>
          <w:noProof/>
          <w:lang w:eastAsia="en-US"/>
        </w:rPr>
        <w:pict>
          <v:shape id="_x0000_s3668" type="#_x0000_t202" style="position:absolute;left:0;text-align:left;margin-left:520.2pt;margin-top:8.6pt;width:1in;height:184.35pt;z-index:-251591680;mso-position-horizontal-relative:page" o:allowincell="f" filled="f" stroked="f">
            <v:textbox style="layout-flow:vertical" inset="0,0,0,0">
              <w:txbxContent>
                <w:p w:rsidR="00F42301" w:rsidRDefault="00F42301" w:rsidP="00721764">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E</w:t>
                  </w:r>
                  <w:r>
                    <w:rPr>
                      <w:rFonts w:ascii="Impact" w:hAnsi="Impact" w:cs="Impact"/>
                      <w:color w:val="A3A3A3"/>
                      <w:spacing w:val="-115"/>
                      <w:position w:val="1"/>
                      <w:sz w:val="105"/>
                      <w:szCs w:val="105"/>
                    </w:rPr>
                    <w:t xml:space="preserve"> </w:t>
                  </w:r>
                </w:p>
              </w:txbxContent>
            </v:textbox>
            <w10:wrap anchorx="page"/>
          </v:shape>
        </w:pict>
      </w:r>
      <w:r>
        <w:rPr>
          <w:rFonts w:ascii="Times New Roman" w:hAnsi="Times New Roman"/>
          <w:sz w:val="20"/>
          <w:szCs w:val="20"/>
        </w:rPr>
        <w:t>Applicants who do not fully meet the requirements for regular admission may be considered for provisional admission.</w:t>
      </w:r>
      <w:r>
        <w:rPr>
          <w:rFonts w:ascii="Times New Roman" w:hAnsi="Times New Roman"/>
          <w:spacing w:val="-4"/>
          <w:sz w:val="20"/>
          <w:szCs w:val="20"/>
        </w:rPr>
        <w:t xml:space="preserve"> </w:t>
      </w:r>
      <w:r>
        <w:rPr>
          <w:rFonts w:ascii="Times New Roman" w:hAnsi="Times New Roman"/>
          <w:sz w:val="20"/>
          <w:szCs w:val="20"/>
        </w:rPr>
        <w:t>The following criteria must be met:</w:t>
      </w:r>
    </w:p>
    <w:p w:rsidR="00F42301" w:rsidRDefault="00F42301" w:rsidP="00721764">
      <w:pPr>
        <w:widowControl w:val="0"/>
        <w:autoSpaceDE w:val="0"/>
        <w:autoSpaceDN w:val="0"/>
        <w:adjustRightInd w:val="0"/>
        <w:spacing w:after="0"/>
        <w:ind w:left="1239"/>
        <w:rPr>
          <w:rFonts w:ascii="Times New Roman" w:hAnsi="Times New Roman"/>
          <w:sz w:val="20"/>
          <w:szCs w:val="20"/>
        </w:rPr>
      </w:pPr>
      <w:r>
        <w:rPr>
          <w:rFonts w:ascii="Times New Roman" w:hAnsi="Times New Roman"/>
          <w:sz w:val="20"/>
          <w:szCs w:val="20"/>
        </w:rPr>
        <w:t>1.</w:t>
      </w:r>
      <w:r>
        <w:rPr>
          <w:rFonts w:ascii="Times New Roman" w:hAnsi="Times New Roman"/>
          <w:spacing w:val="-11"/>
          <w:sz w:val="20"/>
          <w:szCs w:val="20"/>
        </w:rPr>
        <w:t xml:space="preserve"> </w:t>
      </w:r>
      <w:r>
        <w:rPr>
          <w:rFonts w:ascii="Times New Roman" w:hAnsi="Times New Roman"/>
          <w:sz w:val="20"/>
          <w:szCs w:val="20"/>
        </w:rPr>
        <w:t>An unde</w:t>
      </w:r>
      <w:r>
        <w:rPr>
          <w:rFonts w:ascii="Times New Roman" w:hAnsi="Times New Roman"/>
          <w:spacing w:val="-4"/>
          <w:sz w:val="20"/>
          <w:szCs w:val="20"/>
        </w:rPr>
        <w:t>r</w:t>
      </w:r>
      <w:r>
        <w:rPr>
          <w:rFonts w:ascii="Times New Roman" w:hAnsi="Times New Roman"/>
          <w:sz w:val="20"/>
          <w:szCs w:val="20"/>
        </w:rPr>
        <w:t>graduate degree from a regionally accredited college or universit</w:t>
      </w:r>
      <w:r>
        <w:rPr>
          <w:rFonts w:ascii="Times New Roman" w:hAnsi="Times New Roman"/>
          <w:spacing w:val="-13"/>
          <w:sz w:val="20"/>
          <w:szCs w:val="20"/>
        </w:rPr>
        <w:t>y</w:t>
      </w:r>
      <w:r>
        <w:rPr>
          <w:rFonts w:ascii="Times New Roman" w:hAnsi="Times New Roman"/>
          <w:sz w:val="20"/>
          <w:szCs w:val="20"/>
        </w:rPr>
        <w:t>.</w:t>
      </w:r>
    </w:p>
    <w:p w:rsidR="00F42301" w:rsidRDefault="00F42301" w:rsidP="00721764">
      <w:pPr>
        <w:widowControl w:val="0"/>
        <w:autoSpaceDE w:val="0"/>
        <w:autoSpaceDN w:val="0"/>
        <w:adjustRightInd w:val="0"/>
        <w:spacing w:before="10" w:after="0"/>
        <w:ind w:left="1239"/>
        <w:rPr>
          <w:rFonts w:ascii="Times New Roman" w:hAnsi="Times New Roman"/>
          <w:sz w:val="20"/>
          <w:szCs w:val="20"/>
        </w:rPr>
      </w:pPr>
      <w:r>
        <w:rPr>
          <w:rFonts w:ascii="Times New Roman" w:hAnsi="Times New Roman"/>
          <w:sz w:val="20"/>
          <w:szCs w:val="20"/>
        </w:rPr>
        <w:t>2.</w:t>
      </w:r>
      <w:r>
        <w:rPr>
          <w:rFonts w:ascii="Times New Roman" w:hAnsi="Times New Roman"/>
          <w:spacing w:val="-11"/>
          <w:sz w:val="20"/>
          <w:szCs w:val="20"/>
        </w:rPr>
        <w:t xml:space="preserve"> </w:t>
      </w:r>
      <w:r>
        <w:rPr>
          <w:rFonts w:ascii="Times New Roman" w:hAnsi="Times New Roman"/>
          <w:sz w:val="20"/>
          <w:szCs w:val="20"/>
        </w:rPr>
        <w:t>An unde</w:t>
      </w:r>
      <w:r>
        <w:rPr>
          <w:rFonts w:ascii="Times New Roman" w:hAnsi="Times New Roman"/>
          <w:spacing w:val="-4"/>
          <w:sz w:val="20"/>
          <w:szCs w:val="20"/>
        </w:rPr>
        <w:t>r</w:t>
      </w:r>
      <w:r>
        <w:rPr>
          <w:rFonts w:ascii="Times New Roman" w:hAnsi="Times New Roman"/>
          <w:sz w:val="20"/>
          <w:szCs w:val="20"/>
        </w:rPr>
        <w:t>graduate grade-point average of at least 2.5.</w:t>
      </w:r>
    </w:p>
    <w:p w:rsidR="00F42301" w:rsidRDefault="00F42301" w:rsidP="00721764">
      <w:pPr>
        <w:widowControl w:val="0"/>
        <w:autoSpaceDE w:val="0"/>
        <w:autoSpaceDN w:val="0"/>
        <w:adjustRightInd w:val="0"/>
        <w:spacing w:before="10" w:after="0" w:line="250" w:lineRule="auto"/>
        <w:ind w:left="1429" w:right="1977" w:hanging="190"/>
        <w:rPr>
          <w:rFonts w:ascii="Times New Roman" w:hAnsi="Times New Roman"/>
          <w:sz w:val="20"/>
          <w:szCs w:val="20"/>
        </w:rPr>
      </w:pPr>
      <w:r>
        <w:rPr>
          <w:rFonts w:ascii="Times New Roman" w:hAnsi="Times New Roman"/>
          <w:sz w:val="20"/>
          <w:szCs w:val="20"/>
        </w:rPr>
        <w:t>3.</w:t>
      </w:r>
      <w:r>
        <w:rPr>
          <w:rFonts w:ascii="Times New Roman" w:hAnsi="Times New Roman"/>
          <w:spacing w:val="-11"/>
          <w:sz w:val="20"/>
          <w:szCs w:val="20"/>
        </w:rPr>
        <w:t xml:space="preserve"> </w:t>
      </w:r>
      <w:r>
        <w:rPr>
          <w:rFonts w:ascii="Times New Roman" w:hAnsi="Times New Roman"/>
          <w:sz w:val="20"/>
          <w:szCs w:val="20"/>
        </w:rPr>
        <w:t>A</w:t>
      </w:r>
      <w:r>
        <w:rPr>
          <w:rFonts w:ascii="Times New Roman" w:hAnsi="Times New Roman"/>
          <w:spacing w:val="-11"/>
          <w:sz w:val="20"/>
          <w:szCs w:val="20"/>
        </w:rPr>
        <w:t xml:space="preserve"> </w:t>
      </w:r>
      <w:r>
        <w:rPr>
          <w:rFonts w:ascii="Times New Roman" w:hAnsi="Times New Roman"/>
          <w:sz w:val="20"/>
          <w:szCs w:val="20"/>
        </w:rPr>
        <w:t>score on the M</w:t>
      </w:r>
      <w:r>
        <w:rPr>
          <w:rFonts w:ascii="Times New Roman" w:hAnsi="Times New Roman"/>
          <w:spacing w:val="-22"/>
          <w:sz w:val="20"/>
          <w:szCs w:val="20"/>
        </w:rPr>
        <w:t>A</w:t>
      </w:r>
      <w:r>
        <w:rPr>
          <w:rFonts w:ascii="Times New Roman" w:hAnsi="Times New Roman"/>
          <w:sz w:val="20"/>
          <w:szCs w:val="20"/>
        </w:rPr>
        <w:t>T</w:t>
      </w:r>
      <w:r>
        <w:rPr>
          <w:rFonts w:ascii="Times New Roman" w:hAnsi="Times New Roman"/>
          <w:spacing w:val="-4"/>
          <w:sz w:val="20"/>
          <w:szCs w:val="20"/>
        </w:rPr>
        <w:t xml:space="preserve"> </w:t>
      </w:r>
      <w:r>
        <w:rPr>
          <w:rFonts w:ascii="Times New Roman" w:hAnsi="Times New Roman"/>
          <w:sz w:val="20"/>
          <w:szCs w:val="20"/>
        </w:rPr>
        <w:t>of no less than 374 (27) or a score on the</w:t>
      </w:r>
      <w:r>
        <w:rPr>
          <w:rFonts w:ascii="Times New Roman" w:hAnsi="Times New Roman"/>
          <w:spacing w:val="-11"/>
          <w:sz w:val="20"/>
          <w:szCs w:val="20"/>
        </w:rPr>
        <w:t xml:space="preserve"> </w:t>
      </w:r>
      <w:r>
        <w:rPr>
          <w:rFonts w:ascii="Times New Roman" w:hAnsi="Times New Roman"/>
          <w:sz w:val="20"/>
          <w:szCs w:val="20"/>
        </w:rPr>
        <w:t>Aptitude</w:t>
      </w:r>
      <w:r>
        <w:rPr>
          <w:rFonts w:ascii="Times New Roman" w:hAnsi="Times New Roman"/>
          <w:spacing w:val="-4"/>
          <w:sz w:val="20"/>
          <w:szCs w:val="20"/>
        </w:rPr>
        <w:t xml:space="preserve"> </w:t>
      </w:r>
      <w:r>
        <w:rPr>
          <w:rFonts w:ascii="Times New Roman" w:hAnsi="Times New Roman"/>
          <w:spacing w:val="-14"/>
          <w:sz w:val="20"/>
          <w:szCs w:val="20"/>
        </w:rPr>
        <w:t>T</w:t>
      </w:r>
      <w:r>
        <w:rPr>
          <w:rFonts w:ascii="Times New Roman" w:hAnsi="Times New Roman"/>
          <w:sz w:val="20"/>
          <w:szCs w:val="20"/>
        </w:rPr>
        <w:t xml:space="preserve">est of the GRE of no less than 700. </w:t>
      </w:r>
      <w:r>
        <w:rPr>
          <w:rFonts w:ascii="Times New Roman" w:hAnsi="Times New Roman"/>
          <w:b/>
          <w:bCs/>
          <w:i/>
          <w:iCs/>
          <w:sz w:val="20"/>
          <w:szCs w:val="20"/>
        </w:rPr>
        <w:t>A</w:t>
      </w:r>
      <w:r>
        <w:rPr>
          <w:rFonts w:ascii="Times New Roman" w:hAnsi="Times New Roman"/>
          <w:b/>
          <w:bCs/>
          <w:i/>
          <w:iCs/>
          <w:spacing w:val="-11"/>
          <w:sz w:val="20"/>
          <w:szCs w:val="20"/>
        </w:rPr>
        <w:t xml:space="preserve"> </w:t>
      </w:r>
      <w:r>
        <w:rPr>
          <w:rFonts w:ascii="Times New Roman" w:hAnsi="Times New Roman"/>
          <w:b/>
          <w:bCs/>
          <w:i/>
          <w:iCs/>
          <w:sz w:val="20"/>
          <w:szCs w:val="20"/>
        </w:rPr>
        <w:t>student satisfying 9 semester hours of course work with no grade of less than a “B” may be admitted to regular status. If the previous criteria are not met, the student will be withdrawn from the program.</w:t>
      </w:r>
    </w:p>
    <w:p w:rsidR="00F42301" w:rsidRDefault="00F42301" w:rsidP="00721764">
      <w:pPr>
        <w:widowControl w:val="0"/>
        <w:autoSpaceDE w:val="0"/>
        <w:autoSpaceDN w:val="0"/>
        <w:adjustRightInd w:val="0"/>
        <w:spacing w:before="17" w:after="0" w:line="200" w:lineRule="exact"/>
        <w:rPr>
          <w:rFonts w:ascii="Times New Roman" w:hAnsi="Times New Roman"/>
          <w:sz w:val="20"/>
          <w:szCs w:val="20"/>
        </w:rPr>
      </w:pPr>
    </w:p>
    <w:p w:rsidR="00F42301" w:rsidRDefault="00F42301" w:rsidP="00721764">
      <w:pPr>
        <w:widowControl w:val="0"/>
        <w:autoSpaceDE w:val="0"/>
        <w:autoSpaceDN w:val="0"/>
        <w:adjustRightInd w:val="0"/>
        <w:spacing w:after="0"/>
        <w:ind w:left="879"/>
        <w:rPr>
          <w:rFonts w:ascii="Times New Roman" w:hAnsi="Times New Roman"/>
          <w:sz w:val="28"/>
          <w:szCs w:val="28"/>
        </w:rPr>
      </w:pPr>
      <w:r>
        <w:rPr>
          <w:rFonts w:ascii="Times New Roman" w:hAnsi="Times New Roman"/>
          <w:b/>
          <w:bCs/>
          <w:sz w:val="28"/>
          <w:szCs w:val="28"/>
        </w:rPr>
        <w:t>Non-Deg</w:t>
      </w:r>
      <w:r>
        <w:rPr>
          <w:rFonts w:ascii="Times New Roman" w:hAnsi="Times New Roman"/>
          <w:b/>
          <w:bCs/>
          <w:spacing w:val="-5"/>
          <w:sz w:val="28"/>
          <w:szCs w:val="28"/>
        </w:rPr>
        <w:t>r</w:t>
      </w:r>
      <w:r>
        <w:rPr>
          <w:rFonts w:ascii="Times New Roman" w:hAnsi="Times New Roman"/>
          <w:b/>
          <w:bCs/>
          <w:sz w:val="28"/>
          <w:szCs w:val="28"/>
        </w:rPr>
        <w:t>ee</w:t>
      </w:r>
      <w:r>
        <w:rPr>
          <w:rFonts w:ascii="Times New Roman" w:hAnsi="Times New Roman"/>
          <w:b/>
          <w:bCs/>
          <w:spacing w:val="-15"/>
          <w:sz w:val="28"/>
          <w:szCs w:val="28"/>
        </w:rPr>
        <w:t xml:space="preserve"> </w:t>
      </w:r>
      <w:r>
        <w:rPr>
          <w:rFonts w:ascii="Times New Roman" w:hAnsi="Times New Roman"/>
          <w:b/>
          <w:bCs/>
          <w:sz w:val="28"/>
          <w:szCs w:val="28"/>
        </w:rPr>
        <w:t>Admission</w:t>
      </w:r>
    </w:p>
    <w:p w:rsidR="00F42301" w:rsidRDefault="00F42301" w:rsidP="00721764">
      <w:pPr>
        <w:widowControl w:val="0"/>
        <w:autoSpaceDE w:val="0"/>
        <w:autoSpaceDN w:val="0"/>
        <w:adjustRightInd w:val="0"/>
        <w:spacing w:before="37" w:after="0" w:line="250" w:lineRule="auto"/>
        <w:ind w:left="879" w:right="2010" w:firstLine="360"/>
        <w:rPr>
          <w:rFonts w:ascii="Times New Roman" w:hAnsi="Times New Roman"/>
          <w:sz w:val="20"/>
          <w:szCs w:val="20"/>
        </w:rPr>
      </w:pPr>
      <w:r>
        <w:rPr>
          <w:rFonts w:ascii="Times New Roman" w:hAnsi="Times New Roman"/>
          <w:sz w:val="20"/>
          <w:szCs w:val="20"/>
        </w:rPr>
        <w:t>Applicants interested in study for personal enrichment or for job-related requirements are ad- mitted under the non-degree status.</w:t>
      </w:r>
      <w:r>
        <w:rPr>
          <w:rFonts w:ascii="Times New Roman" w:hAnsi="Times New Roman"/>
          <w:spacing w:val="-4"/>
          <w:sz w:val="20"/>
          <w:szCs w:val="20"/>
        </w:rPr>
        <w:t xml:space="preserve"> </w:t>
      </w:r>
      <w:r>
        <w:rPr>
          <w:rFonts w:ascii="Times New Roman" w:hAnsi="Times New Roman"/>
          <w:sz w:val="20"/>
          <w:szCs w:val="20"/>
        </w:rPr>
        <w:t>While students may enroll for an unlimited number of courses in the non-degree status, they must be fully aware that a Maste</w:t>
      </w:r>
      <w:r>
        <w:rPr>
          <w:rFonts w:ascii="Times New Roman" w:hAnsi="Times New Roman"/>
          <w:spacing w:val="7"/>
          <w:sz w:val="20"/>
          <w:szCs w:val="20"/>
        </w:rPr>
        <w:t>r</w:t>
      </w:r>
      <w:r>
        <w:rPr>
          <w:rFonts w:ascii="Times New Roman" w:hAnsi="Times New Roman"/>
          <w:spacing w:val="-11"/>
          <w:sz w:val="20"/>
          <w:szCs w:val="20"/>
        </w:rPr>
        <w:t>’</w:t>
      </w:r>
      <w:r>
        <w:rPr>
          <w:rFonts w:ascii="Times New Roman" w:hAnsi="Times New Roman"/>
          <w:sz w:val="20"/>
          <w:szCs w:val="20"/>
        </w:rPr>
        <w:t>s degree is not awarded at the completion of courses in this status. Howeve</w:t>
      </w:r>
      <w:r>
        <w:rPr>
          <w:rFonts w:ascii="Times New Roman" w:hAnsi="Times New Roman"/>
          <w:spacing w:val="-8"/>
          <w:sz w:val="20"/>
          <w:szCs w:val="20"/>
        </w:rPr>
        <w:t>r</w:t>
      </w:r>
      <w:r>
        <w:rPr>
          <w:rFonts w:ascii="Times New Roman" w:hAnsi="Times New Roman"/>
          <w:sz w:val="20"/>
          <w:szCs w:val="20"/>
        </w:rPr>
        <w:t>, only 9 semester hours may be considered toward the Maste</w:t>
      </w:r>
      <w:r>
        <w:rPr>
          <w:rFonts w:ascii="Times New Roman" w:hAnsi="Times New Roman"/>
          <w:spacing w:val="7"/>
          <w:sz w:val="20"/>
          <w:szCs w:val="20"/>
        </w:rPr>
        <w:t>r</w:t>
      </w:r>
      <w:r>
        <w:rPr>
          <w:rFonts w:ascii="Times New Roman" w:hAnsi="Times New Roman"/>
          <w:spacing w:val="-11"/>
          <w:sz w:val="20"/>
          <w:szCs w:val="20"/>
        </w:rPr>
        <w:t>’</w:t>
      </w:r>
      <w:r>
        <w:rPr>
          <w:rFonts w:ascii="Times New Roman" w:hAnsi="Times New Roman"/>
          <w:sz w:val="20"/>
          <w:szCs w:val="20"/>
        </w:rPr>
        <w:t>s degree, provided students meet the criteria of provisional or regular admission status.</w:t>
      </w:r>
    </w:p>
    <w:p w:rsidR="00F42301" w:rsidRDefault="00F42301" w:rsidP="00721764">
      <w:pPr>
        <w:widowControl w:val="0"/>
        <w:autoSpaceDE w:val="0"/>
        <w:autoSpaceDN w:val="0"/>
        <w:adjustRightInd w:val="0"/>
        <w:spacing w:before="17" w:after="0" w:line="200" w:lineRule="exact"/>
        <w:rPr>
          <w:rFonts w:ascii="Times New Roman" w:hAnsi="Times New Roman"/>
          <w:sz w:val="20"/>
          <w:szCs w:val="20"/>
        </w:rPr>
      </w:pPr>
    </w:p>
    <w:p w:rsidR="00F42301" w:rsidRDefault="00F42301" w:rsidP="00721764">
      <w:pPr>
        <w:widowControl w:val="0"/>
        <w:autoSpaceDE w:val="0"/>
        <w:autoSpaceDN w:val="0"/>
        <w:adjustRightInd w:val="0"/>
        <w:spacing w:after="0"/>
        <w:ind w:left="879"/>
        <w:rPr>
          <w:rFonts w:ascii="Times New Roman" w:hAnsi="Times New Roman"/>
          <w:sz w:val="28"/>
          <w:szCs w:val="28"/>
        </w:rPr>
      </w:pPr>
      <w:r w:rsidRPr="003F2CF3">
        <w:rPr>
          <w:rFonts w:ascii="Calibri" w:hAnsi="Calibri"/>
          <w:noProof/>
          <w:lang w:eastAsia="en-US"/>
        </w:rPr>
        <w:pict>
          <v:shape id="_x0000_s3669" type="#_x0000_t202" style="position:absolute;left:0;text-align:left;margin-left:520.2pt;margin-top:359.95pt;width:1in;height:270.75pt;z-index:-251590656;mso-position-horizontal-relative:page;mso-position-vertical-relative:page" o:allowincell="f" filled="f" stroked="f">
            <v:textbox style="layout-flow:vertical" inset="0,0,0,0">
              <w:txbxContent>
                <w:p w:rsidR="00F42301" w:rsidRDefault="00F42301" w:rsidP="00721764">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P</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ROGRAM</w:t>
                  </w:r>
                  <w:r>
                    <w:rPr>
                      <w:rFonts w:ascii="Impact" w:hAnsi="Impact" w:cs="Impact"/>
                      <w:color w:val="A3A3A3"/>
                      <w:position w:val="1"/>
                      <w:sz w:val="105"/>
                      <w:szCs w:val="105"/>
                    </w:rPr>
                    <w:t>S</w:t>
                  </w:r>
                  <w:r>
                    <w:rPr>
                      <w:rFonts w:ascii="Impact" w:hAnsi="Impact" w:cs="Impact"/>
                      <w:color w:val="A3A3A3"/>
                      <w:spacing w:val="-115"/>
                      <w:position w:val="1"/>
                      <w:sz w:val="105"/>
                      <w:szCs w:val="105"/>
                    </w:rPr>
                    <w:t xml:space="preserve"> </w:t>
                  </w:r>
                </w:p>
              </w:txbxContent>
            </v:textbox>
            <w10:wrap anchorx="page" anchory="page"/>
          </v:shape>
        </w:pict>
      </w:r>
      <w:r>
        <w:rPr>
          <w:rFonts w:ascii="Times New Roman" w:hAnsi="Times New Roman"/>
          <w:b/>
          <w:bCs/>
          <w:spacing w:val="-21"/>
          <w:sz w:val="28"/>
          <w:szCs w:val="28"/>
        </w:rPr>
        <w:t>T</w:t>
      </w:r>
      <w:r>
        <w:rPr>
          <w:rFonts w:ascii="Times New Roman" w:hAnsi="Times New Roman"/>
          <w:b/>
          <w:bCs/>
          <w:sz w:val="28"/>
          <w:szCs w:val="28"/>
        </w:rPr>
        <w:t>ransient</w:t>
      </w:r>
      <w:r>
        <w:rPr>
          <w:rFonts w:ascii="Times New Roman" w:hAnsi="Times New Roman"/>
          <w:b/>
          <w:bCs/>
          <w:spacing w:val="-15"/>
          <w:sz w:val="28"/>
          <w:szCs w:val="28"/>
        </w:rPr>
        <w:t xml:space="preserve"> </w:t>
      </w:r>
      <w:r>
        <w:rPr>
          <w:rFonts w:ascii="Times New Roman" w:hAnsi="Times New Roman"/>
          <w:b/>
          <w:bCs/>
          <w:sz w:val="28"/>
          <w:szCs w:val="28"/>
        </w:rPr>
        <w:t>Admission</w:t>
      </w:r>
    </w:p>
    <w:p w:rsidR="00F42301" w:rsidRDefault="00F42301" w:rsidP="00721764">
      <w:pPr>
        <w:widowControl w:val="0"/>
        <w:autoSpaceDE w:val="0"/>
        <w:autoSpaceDN w:val="0"/>
        <w:adjustRightInd w:val="0"/>
        <w:spacing w:before="37" w:after="0" w:line="250" w:lineRule="auto"/>
        <w:ind w:left="879" w:right="2098" w:firstLine="360"/>
        <w:jc w:val="both"/>
        <w:rPr>
          <w:rFonts w:ascii="Times New Roman" w:hAnsi="Times New Roman"/>
          <w:sz w:val="20"/>
          <w:szCs w:val="20"/>
        </w:rPr>
      </w:pPr>
      <w:r>
        <w:rPr>
          <w:rFonts w:ascii="Times New Roman" w:hAnsi="Times New Roman"/>
          <w:sz w:val="20"/>
          <w:szCs w:val="20"/>
        </w:rPr>
        <w:t>A</w:t>
      </w:r>
      <w:r>
        <w:rPr>
          <w:rFonts w:ascii="Times New Roman" w:hAnsi="Times New Roman"/>
          <w:spacing w:val="-11"/>
          <w:sz w:val="20"/>
          <w:szCs w:val="20"/>
        </w:rPr>
        <w:t xml:space="preserve"> </w:t>
      </w:r>
      <w:r>
        <w:rPr>
          <w:rFonts w:ascii="Times New Roman" w:hAnsi="Times New Roman"/>
          <w:sz w:val="20"/>
          <w:szCs w:val="20"/>
        </w:rPr>
        <w:t>graduate student in good academic standing at another institution may enroll as a transient student.</w:t>
      </w:r>
      <w:r>
        <w:rPr>
          <w:rFonts w:ascii="Times New Roman" w:hAnsi="Times New Roman"/>
          <w:spacing w:val="-4"/>
          <w:sz w:val="20"/>
          <w:szCs w:val="20"/>
        </w:rPr>
        <w:t xml:space="preserve"> </w:t>
      </w:r>
      <w:r>
        <w:rPr>
          <w:rFonts w:ascii="Times New Roman" w:hAnsi="Times New Roman"/>
          <w:sz w:val="20"/>
          <w:szCs w:val="20"/>
        </w:rPr>
        <w:t>The residential institution must provide written authorization for students to enroll under this status. Copies of transcripts and standardized test scores are not required.</w:t>
      </w:r>
    </w:p>
    <w:p w:rsidR="00F42301" w:rsidRDefault="00F42301" w:rsidP="00721764">
      <w:pPr>
        <w:widowControl w:val="0"/>
        <w:autoSpaceDE w:val="0"/>
        <w:autoSpaceDN w:val="0"/>
        <w:adjustRightInd w:val="0"/>
        <w:spacing w:before="17" w:after="0" w:line="200" w:lineRule="exact"/>
        <w:rPr>
          <w:rFonts w:ascii="Times New Roman" w:hAnsi="Times New Roman"/>
          <w:sz w:val="20"/>
          <w:szCs w:val="20"/>
        </w:rPr>
      </w:pPr>
    </w:p>
    <w:p w:rsidR="00F42301" w:rsidRDefault="00F42301" w:rsidP="00721764">
      <w:pPr>
        <w:widowControl w:val="0"/>
        <w:autoSpaceDE w:val="0"/>
        <w:autoSpaceDN w:val="0"/>
        <w:adjustRightInd w:val="0"/>
        <w:spacing w:after="0"/>
        <w:ind w:left="879"/>
        <w:rPr>
          <w:rFonts w:ascii="Times New Roman" w:hAnsi="Times New Roman"/>
          <w:sz w:val="28"/>
          <w:szCs w:val="28"/>
        </w:rPr>
      </w:pPr>
      <w:r>
        <w:rPr>
          <w:rFonts w:ascii="Times New Roman" w:hAnsi="Times New Roman"/>
          <w:b/>
          <w:bCs/>
          <w:sz w:val="28"/>
          <w:szCs w:val="28"/>
        </w:rPr>
        <w:t>Special</w:t>
      </w:r>
      <w:r>
        <w:rPr>
          <w:rFonts w:ascii="Times New Roman" w:hAnsi="Times New Roman"/>
          <w:b/>
          <w:bCs/>
          <w:spacing w:val="-15"/>
          <w:sz w:val="28"/>
          <w:szCs w:val="28"/>
        </w:rPr>
        <w:t xml:space="preserve"> </w:t>
      </w:r>
      <w:r>
        <w:rPr>
          <w:rFonts w:ascii="Times New Roman" w:hAnsi="Times New Roman"/>
          <w:b/>
          <w:bCs/>
          <w:sz w:val="28"/>
          <w:szCs w:val="28"/>
        </w:rPr>
        <w:t>Admission</w:t>
      </w:r>
    </w:p>
    <w:p w:rsidR="00F42301" w:rsidRDefault="00F42301" w:rsidP="00721764">
      <w:pPr>
        <w:widowControl w:val="0"/>
        <w:autoSpaceDE w:val="0"/>
        <w:autoSpaceDN w:val="0"/>
        <w:adjustRightInd w:val="0"/>
        <w:spacing w:before="37" w:after="0" w:line="250" w:lineRule="auto"/>
        <w:ind w:left="879" w:right="2307" w:firstLine="360"/>
        <w:rPr>
          <w:rFonts w:ascii="Times New Roman" w:hAnsi="Times New Roman"/>
          <w:sz w:val="20"/>
          <w:szCs w:val="20"/>
        </w:rPr>
      </w:pPr>
      <w:r>
        <w:rPr>
          <w:rFonts w:ascii="Times New Roman" w:hAnsi="Times New Roman"/>
          <w:sz w:val="20"/>
          <w:szCs w:val="20"/>
        </w:rPr>
        <w:t>Albany State University students with senior standing may register for graduate courses if each of the following conditions is met:</w:t>
      </w:r>
    </w:p>
    <w:p w:rsidR="00F42301" w:rsidRDefault="00F42301" w:rsidP="00721764">
      <w:pPr>
        <w:widowControl w:val="0"/>
        <w:autoSpaceDE w:val="0"/>
        <w:autoSpaceDN w:val="0"/>
        <w:adjustRightInd w:val="0"/>
        <w:spacing w:after="0"/>
        <w:ind w:left="937"/>
        <w:rPr>
          <w:rFonts w:ascii="Times New Roman" w:hAnsi="Times New Roman"/>
          <w:sz w:val="20"/>
          <w:szCs w:val="20"/>
        </w:rPr>
      </w:pPr>
      <w:r>
        <w:rPr>
          <w:rFonts w:ascii="Times New Roman" w:hAnsi="Times New Roman"/>
          <w:sz w:val="20"/>
          <w:szCs w:val="20"/>
        </w:rPr>
        <w:t>1.</w:t>
      </w:r>
      <w:r>
        <w:rPr>
          <w:rFonts w:ascii="Times New Roman" w:hAnsi="Times New Roman"/>
          <w:spacing w:val="-4"/>
          <w:sz w:val="20"/>
          <w:szCs w:val="20"/>
        </w:rPr>
        <w:t xml:space="preserve"> </w:t>
      </w:r>
      <w:r>
        <w:rPr>
          <w:rFonts w:ascii="Times New Roman" w:hAnsi="Times New Roman"/>
          <w:sz w:val="20"/>
          <w:szCs w:val="20"/>
        </w:rPr>
        <w:t>The student has an overall G</w:t>
      </w:r>
      <w:r>
        <w:rPr>
          <w:rFonts w:ascii="Times New Roman" w:hAnsi="Times New Roman"/>
          <w:spacing w:val="-18"/>
          <w:sz w:val="20"/>
          <w:szCs w:val="20"/>
        </w:rPr>
        <w:t>P</w:t>
      </w:r>
      <w:r>
        <w:rPr>
          <w:rFonts w:ascii="Times New Roman" w:hAnsi="Times New Roman"/>
          <w:sz w:val="20"/>
          <w:szCs w:val="20"/>
        </w:rPr>
        <w:t>A</w:t>
      </w:r>
      <w:r>
        <w:rPr>
          <w:rFonts w:ascii="Times New Roman" w:hAnsi="Times New Roman"/>
          <w:spacing w:val="-11"/>
          <w:sz w:val="20"/>
          <w:szCs w:val="20"/>
        </w:rPr>
        <w:t xml:space="preserve"> </w:t>
      </w:r>
      <w:r>
        <w:rPr>
          <w:rFonts w:ascii="Times New Roman" w:hAnsi="Times New Roman"/>
          <w:sz w:val="20"/>
          <w:szCs w:val="20"/>
        </w:rPr>
        <w:t>of at least 3.0.</w:t>
      </w:r>
    </w:p>
    <w:p w:rsidR="00F42301" w:rsidRDefault="00F42301" w:rsidP="00721764">
      <w:pPr>
        <w:widowControl w:val="0"/>
        <w:autoSpaceDE w:val="0"/>
        <w:autoSpaceDN w:val="0"/>
        <w:adjustRightInd w:val="0"/>
        <w:spacing w:before="10" w:after="0" w:line="250" w:lineRule="auto"/>
        <w:ind w:left="1239" w:right="1978" w:hanging="302"/>
        <w:rPr>
          <w:rFonts w:ascii="Times New Roman" w:hAnsi="Times New Roman"/>
          <w:sz w:val="20"/>
          <w:szCs w:val="20"/>
        </w:rPr>
      </w:pPr>
      <w:r>
        <w:rPr>
          <w:rFonts w:ascii="Times New Roman" w:hAnsi="Times New Roman"/>
          <w:sz w:val="20"/>
          <w:szCs w:val="20"/>
        </w:rPr>
        <w:t>2.</w:t>
      </w:r>
      <w:r>
        <w:rPr>
          <w:rFonts w:ascii="Times New Roman" w:hAnsi="Times New Roman"/>
          <w:spacing w:val="-4"/>
          <w:sz w:val="20"/>
          <w:szCs w:val="20"/>
        </w:rPr>
        <w:t xml:space="preserve"> </w:t>
      </w:r>
      <w:r>
        <w:rPr>
          <w:rFonts w:ascii="Times New Roman" w:hAnsi="Times New Roman"/>
          <w:sz w:val="20"/>
          <w:szCs w:val="20"/>
        </w:rPr>
        <w:t>The</w:t>
      </w:r>
      <w:r>
        <w:rPr>
          <w:rFonts w:ascii="Times New Roman" w:hAnsi="Times New Roman"/>
          <w:spacing w:val="-4"/>
          <w:sz w:val="20"/>
          <w:szCs w:val="20"/>
        </w:rPr>
        <w:t xml:space="preserve"> </w:t>
      </w:r>
      <w:r>
        <w:rPr>
          <w:rFonts w:ascii="Times New Roman" w:hAnsi="Times New Roman"/>
          <w:spacing w:val="-12"/>
          <w:sz w:val="20"/>
          <w:szCs w:val="20"/>
        </w:rPr>
        <w:t>V</w:t>
      </w:r>
      <w:r>
        <w:rPr>
          <w:rFonts w:ascii="Times New Roman" w:hAnsi="Times New Roman"/>
          <w:sz w:val="20"/>
          <w:szCs w:val="20"/>
        </w:rPr>
        <w:t>ice President for</w:t>
      </w:r>
      <w:r>
        <w:rPr>
          <w:rFonts w:ascii="Times New Roman" w:hAnsi="Times New Roman"/>
          <w:spacing w:val="-11"/>
          <w:sz w:val="20"/>
          <w:szCs w:val="20"/>
        </w:rPr>
        <w:t xml:space="preserve"> </w:t>
      </w:r>
      <w:r>
        <w:rPr>
          <w:rFonts w:ascii="Times New Roman" w:hAnsi="Times New Roman"/>
          <w:sz w:val="20"/>
          <w:szCs w:val="20"/>
        </w:rPr>
        <w:t>Academic</w:t>
      </w:r>
      <w:r>
        <w:rPr>
          <w:rFonts w:ascii="Times New Roman" w:hAnsi="Times New Roman"/>
          <w:spacing w:val="-11"/>
          <w:sz w:val="20"/>
          <w:szCs w:val="20"/>
        </w:rPr>
        <w:t xml:space="preserve"> </w:t>
      </w:r>
      <w:r>
        <w:rPr>
          <w:rFonts w:ascii="Times New Roman" w:hAnsi="Times New Roman"/>
          <w:sz w:val="20"/>
          <w:szCs w:val="20"/>
        </w:rPr>
        <w:t>A</w:t>
      </w:r>
      <w:r>
        <w:rPr>
          <w:rFonts w:ascii="Times New Roman" w:hAnsi="Times New Roman"/>
          <w:spacing w:val="-4"/>
          <w:sz w:val="20"/>
          <w:szCs w:val="20"/>
        </w:rPr>
        <w:t>f</w:t>
      </w:r>
      <w:r>
        <w:rPr>
          <w:rFonts w:ascii="Times New Roman" w:hAnsi="Times New Roman"/>
          <w:sz w:val="20"/>
          <w:szCs w:val="20"/>
        </w:rPr>
        <w:t>fairs approves the academic department</w:t>
      </w:r>
      <w:r>
        <w:rPr>
          <w:rFonts w:ascii="Times New Roman" w:hAnsi="Times New Roman"/>
          <w:spacing w:val="-11"/>
          <w:sz w:val="20"/>
          <w:szCs w:val="20"/>
        </w:rPr>
        <w:t>’</w:t>
      </w:r>
      <w:r>
        <w:rPr>
          <w:rFonts w:ascii="Times New Roman" w:hAnsi="Times New Roman"/>
          <w:sz w:val="20"/>
          <w:szCs w:val="20"/>
        </w:rPr>
        <w:t>s recommenda- tions for the student to enroll in graduate courses. (Such approval is granted on a semeste</w:t>
      </w:r>
      <w:r>
        <w:rPr>
          <w:rFonts w:ascii="Times New Roman" w:hAnsi="Times New Roman"/>
          <w:spacing w:val="-4"/>
          <w:sz w:val="20"/>
          <w:szCs w:val="20"/>
        </w:rPr>
        <w:t>r</w:t>
      </w:r>
      <w:r>
        <w:rPr>
          <w:rFonts w:ascii="Times New Roman" w:hAnsi="Times New Roman"/>
          <w:sz w:val="20"/>
          <w:szCs w:val="20"/>
        </w:rPr>
        <w:t>-by- semester basis; continued enrollment is not provided.)</w:t>
      </w:r>
    </w:p>
    <w:p w:rsidR="00F42301" w:rsidRDefault="00F42301" w:rsidP="00721764">
      <w:pPr>
        <w:widowControl w:val="0"/>
        <w:autoSpaceDE w:val="0"/>
        <w:autoSpaceDN w:val="0"/>
        <w:adjustRightInd w:val="0"/>
        <w:spacing w:after="0" w:line="250" w:lineRule="auto"/>
        <w:ind w:left="1239" w:right="2187" w:hanging="302"/>
        <w:rPr>
          <w:rFonts w:ascii="Times New Roman" w:hAnsi="Times New Roman"/>
          <w:sz w:val="20"/>
          <w:szCs w:val="20"/>
        </w:rPr>
      </w:pPr>
      <w:r>
        <w:rPr>
          <w:rFonts w:ascii="Times New Roman" w:hAnsi="Times New Roman"/>
          <w:sz w:val="20"/>
          <w:szCs w:val="20"/>
        </w:rPr>
        <w:t>3.</w:t>
      </w:r>
      <w:r>
        <w:rPr>
          <w:rFonts w:ascii="Times New Roman" w:hAnsi="Times New Roman"/>
          <w:spacing w:val="-4"/>
          <w:sz w:val="20"/>
          <w:szCs w:val="20"/>
        </w:rPr>
        <w:t xml:space="preserve"> </w:t>
      </w:r>
      <w:r>
        <w:rPr>
          <w:rFonts w:ascii="Times New Roman" w:hAnsi="Times New Roman"/>
          <w:sz w:val="20"/>
          <w:szCs w:val="20"/>
        </w:rPr>
        <w:t>The student limits one</w:t>
      </w:r>
      <w:r>
        <w:rPr>
          <w:rFonts w:ascii="Times New Roman" w:hAnsi="Times New Roman"/>
          <w:spacing w:val="-11"/>
          <w:sz w:val="20"/>
          <w:szCs w:val="20"/>
        </w:rPr>
        <w:t>’</w:t>
      </w:r>
      <w:r>
        <w:rPr>
          <w:rFonts w:ascii="Times New Roman" w:hAnsi="Times New Roman"/>
          <w:sz w:val="20"/>
          <w:szCs w:val="20"/>
        </w:rPr>
        <w:t>s graduate enrollment to a total of 9 semester hours of stud</w:t>
      </w:r>
      <w:r>
        <w:rPr>
          <w:rFonts w:ascii="Times New Roman" w:hAnsi="Times New Roman"/>
          <w:spacing w:val="-13"/>
          <w:sz w:val="20"/>
          <w:szCs w:val="20"/>
        </w:rPr>
        <w:t>y</w:t>
      </w:r>
      <w:r>
        <w:rPr>
          <w:rFonts w:ascii="Times New Roman" w:hAnsi="Times New Roman"/>
          <w:sz w:val="20"/>
          <w:szCs w:val="20"/>
        </w:rPr>
        <w:t>. No more than 6 semester hours of graduate study may be undertaken in a given semeste</w:t>
      </w:r>
      <w:r>
        <w:rPr>
          <w:rFonts w:ascii="Times New Roman" w:hAnsi="Times New Roman"/>
          <w:spacing w:val="-11"/>
          <w:sz w:val="20"/>
          <w:szCs w:val="20"/>
        </w:rPr>
        <w:t>r</w:t>
      </w:r>
      <w:r>
        <w:rPr>
          <w:rFonts w:ascii="Times New Roman" w:hAnsi="Times New Roman"/>
          <w:sz w:val="20"/>
          <w:szCs w:val="20"/>
        </w:rPr>
        <w:t>.</w:t>
      </w:r>
    </w:p>
    <w:p w:rsidR="00F42301" w:rsidRDefault="00F42301" w:rsidP="00721764">
      <w:pPr>
        <w:widowControl w:val="0"/>
        <w:autoSpaceDE w:val="0"/>
        <w:autoSpaceDN w:val="0"/>
        <w:adjustRightInd w:val="0"/>
        <w:spacing w:after="0" w:line="250" w:lineRule="auto"/>
        <w:ind w:left="1239" w:right="2098" w:hanging="302"/>
        <w:rPr>
          <w:rFonts w:ascii="Times New Roman" w:hAnsi="Times New Roman"/>
          <w:sz w:val="20"/>
          <w:szCs w:val="20"/>
        </w:rPr>
      </w:pPr>
      <w:r>
        <w:rPr>
          <w:rFonts w:ascii="Times New Roman" w:hAnsi="Times New Roman"/>
          <w:sz w:val="20"/>
          <w:szCs w:val="20"/>
        </w:rPr>
        <w:t>4. During the semester in which graduate enrollment is allowed, the student</w:t>
      </w:r>
      <w:r>
        <w:rPr>
          <w:rFonts w:ascii="Times New Roman" w:hAnsi="Times New Roman"/>
          <w:spacing w:val="-11"/>
          <w:sz w:val="20"/>
          <w:szCs w:val="20"/>
        </w:rPr>
        <w:t>’</w:t>
      </w:r>
      <w:r>
        <w:rPr>
          <w:rFonts w:ascii="Times New Roman" w:hAnsi="Times New Roman"/>
          <w:sz w:val="20"/>
          <w:szCs w:val="20"/>
        </w:rPr>
        <w:t>s registration is lim- ited to a total of 9 semester hours (combined graduate and/or unde</w:t>
      </w:r>
      <w:r>
        <w:rPr>
          <w:rFonts w:ascii="Times New Roman" w:hAnsi="Times New Roman"/>
          <w:spacing w:val="-4"/>
          <w:sz w:val="20"/>
          <w:szCs w:val="20"/>
        </w:rPr>
        <w:t>r</w:t>
      </w:r>
      <w:r>
        <w:rPr>
          <w:rFonts w:ascii="Times New Roman" w:hAnsi="Times New Roman"/>
          <w:sz w:val="20"/>
          <w:szCs w:val="20"/>
        </w:rPr>
        <w:t>graduate hours).</w:t>
      </w:r>
    </w:p>
    <w:p w:rsidR="00F42301" w:rsidRDefault="00F42301" w:rsidP="00721764">
      <w:pPr>
        <w:widowControl w:val="0"/>
        <w:autoSpaceDE w:val="0"/>
        <w:autoSpaceDN w:val="0"/>
        <w:adjustRightInd w:val="0"/>
        <w:spacing w:before="17" w:after="0" w:line="200" w:lineRule="exact"/>
        <w:rPr>
          <w:rFonts w:ascii="Times New Roman" w:hAnsi="Times New Roman"/>
          <w:sz w:val="20"/>
          <w:szCs w:val="20"/>
        </w:rPr>
      </w:pPr>
    </w:p>
    <w:p w:rsidR="00F42301" w:rsidRDefault="00F42301" w:rsidP="00721764">
      <w:pPr>
        <w:widowControl w:val="0"/>
        <w:autoSpaceDE w:val="0"/>
        <w:autoSpaceDN w:val="0"/>
        <w:adjustRightInd w:val="0"/>
        <w:spacing w:after="0"/>
        <w:ind w:left="879"/>
        <w:rPr>
          <w:rFonts w:ascii="Times New Roman" w:hAnsi="Times New Roman"/>
          <w:sz w:val="28"/>
          <w:szCs w:val="28"/>
        </w:rPr>
      </w:pPr>
      <w:r>
        <w:rPr>
          <w:rFonts w:ascii="Times New Roman" w:hAnsi="Times New Roman"/>
          <w:b/>
          <w:bCs/>
          <w:sz w:val="28"/>
          <w:szCs w:val="28"/>
        </w:rPr>
        <w:t>Change of Status</w:t>
      </w:r>
    </w:p>
    <w:p w:rsidR="00F42301" w:rsidRDefault="00F42301" w:rsidP="00721764">
      <w:pPr>
        <w:widowControl w:val="0"/>
        <w:autoSpaceDE w:val="0"/>
        <w:autoSpaceDN w:val="0"/>
        <w:adjustRightInd w:val="0"/>
        <w:spacing w:before="37" w:after="0" w:line="250" w:lineRule="auto"/>
        <w:ind w:left="879" w:right="2174" w:firstLine="360"/>
        <w:rPr>
          <w:rFonts w:ascii="Times New Roman" w:hAnsi="Times New Roman"/>
          <w:sz w:val="20"/>
          <w:szCs w:val="20"/>
        </w:rPr>
      </w:pPr>
      <w:r>
        <w:rPr>
          <w:rFonts w:ascii="Times New Roman" w:hAnsi="Times New Roman"/>
          <w:sz w:val="20"/>
          <w:szCs w:val="20"/>
        </w:rPr>
        <w:t>A</w:t>
      </w:r>
      <w:r>
        <w:rPr>
          <w:rFonts w:ascii="Times New Roman" w:hAnsi="Times New Roman"/>
          <w:spacing w:val="-11"/>
          <w:sz w:val="20"/>
          <w:szCs w:val="20"/>
        </w:rPr>
        <w:t xml:space="preserve"> </w:t>
      </w:r>
      <w:r>
        <w:rPr>
          <w:rFonts w:ascii="Times New Roman" w:hAnsi="Times New Roman"/>
          <w:sz w:val="20"/>
          <w:szCs w:val="20"/>
        </w:rPr>
        <w:t>student admitted to the graduate school remains in the original academic status until noti- fied in writing by the Graduate School of the approval of a di</w:t>
      </w:r>
      <w:r>
        <w:rPr>
          <w:rFonts w:ascii="Times New Roman" w:hAnsi="Times New Roman"/>
          <w:spacing w:val="-4"/>
          <w:sz w:val="20"/>
          <w:szCs w:val="20"/>
        </w:rPr>
        <w:t>f</w:t>
      </w:r>
      <w:r>
        <w:rPr>
          <w:rFonts w:ascii="Times New Roman" w:hAnsi="Times New Roman"/>
          <w:sz w:val="20"/>
          <w:szCs w:val="20"/>
        </w:rPr>
        <w:t>ferent status.</w:t>
      </w:r>
    </w:p>
    <w:p w:rsidR="00F42301" w:rsidRDefault="00F42301" w:rsidP="00721764">
      <w:pPr>
        <w:widowControl w:val="0"/>
        <w:autoSpaceDE w:val="0"/>
        <w:autoSpaceDN w:val="0"/>
        <w:adjustRightInd w:val="0"/>
        <w:spacing w:before="17" w:after="0" w:line="200" w:lineRule="exact"/>
        <w:rPr>
          <w:rFonts w:ascii="Times New Roman" w:hAnsi="Times New Roman"/>
          <w:sz w:val="20"/>
          <w:szCs w:val="20"/>
        </w:rPr>
      </w:pPr>
    </w:p>
    <w:p w:rsidR="00F42301" w:rsidRDefault="00F42301" w:rsidP="00721764">
      <w:pPr>
        <w:widowControl w:val="0"/>
        <w:autoSpaceDE w:val="0"/>
        <w:autoSpaceDN w:val="0"/>
        <w:adjustRightInd w:val="0"/>
        <w:spacing w:after="0"/>
        <w:ind w:left="879"/>
        <w:rPr>
          <w:rFonts w:ascii="Times New Roman" w:hAnsi="Times New Roman"/>
          <w:sz w:val="28"/>
          <w:szCs w:val="28"/>
        </w:rPr>
      </w:pPr>
      <w:r>
        <w:rPr>
          <w:rFonts w:ascii="Times New Roman" w:hAnsi="Times New Roman"/>
          <w:b/>
          <w:bCs/>
          <w:sz w:val="28"/>
          <w:szCs w:val="28"/>
        </w:rPr>
        <w:t>Appeals of</w:t>
      </w:r>
      <w:r>
        <w:rPr>
          <w:rFonts w:ascii="Times New Roman" w:hAnsi="Times New Roman"/>
          <w:b/>
          <w:bCs/>
          <w:spacing w:val="-15"/>
          <w:sz w:val="28"/>
          <w:szCs w:val="28"/>
        </w:rPr>
        <w:t xml:space="preserve"> </w:t>
      </w:r>
      <w:r>
        <w:rPr>
          <w:rFonts w:ascii="Times New Roman" w:hAnsi="Times New Roman"/>
          <w:b/>
          <w:bCs/>
          <w:sz w:val="28"/>
          <w:szCs w:val="28"/>
        </w:rPr>
        <w:t>Admission Status</w:t>
      </w:r>
    </w:p>
    <w:p w:rsidR="00F42301" w:rsidRDefault="00F42301" w:rsidP="00721764">
      <w:pPr>
        <w:widowControl w:val="0"/>
        <w:autoSpaceDE w:val="0"/>
        <w:autoSpaceDN w:val="0"/>
        <w:adjustRightInd w:val="0"/>
        <w:spacing w:before="37" w:after="0" w:line="250" w:lineRule="auto"/>
        <w:ind w:left="879" w:right="1985" w:firstLine="360"/>
        <w:rPr>
          <w:rFonts w:ascii="Times New Roman" w:hAnsi="Times New Roman"/>
          <w:sz w:val="20"/>
          <w:szCs w:val="20"/>
        </w:rPr>
      </w:pPr>
      <w:r>
        <w:rPr>
          <w:rFonts w:ascii="Times New Roman" w:hAnsi="Times New Roman"/>
          <w:sz w:val="20"/>
          <w:szCs w:val="20"/>
        </w:rPr>
        <w:t>Decisions regarding the student</w:t>
      </w:r>
      <w:r>
        <w:rPr>
          <w:rFonts w:ascii="Times New Roman" w:hAnsi="Times New Roman"/>
          <w:spacing w:val="-11"/>
          <w:sz w:val="20"/>
          <w:szCs w:val="20"/>
        </w:rPr>
        <w:t>’</w:t>
      </w:r>
      <w:r>
        <w:rPr>
          <w:rFonts w:ascii="Times New Roman" w:hAnsi="Times New Roman"/>
          <w:sz w:val="20"/>
          <w:szCs w:val="20"/>
        </w:rPr>
        <w:t>s admission status may be appealed to the graduate admission committee of the degree program concerned. Information regarding appeals may be secured from the Graduate Studies O</w:t>
      </w:r>
      <w:r>
        <w:rPr>
          <w:rFonts w:ascii="Times New Roman" w:hAnsi="Times New Roman"/>
          <w:spacing w:val="-4"/>
          <w:sz w:val="20"/>
          <w:szCs w:val="20"/>
        </w:rPr>
        <w:t>f</w:t>
      </w:r>
      <w:r>
        <w:rPr>
          <w:rFonts w:ascii="Times New Roman" w:hAnsi="Times New Roman"/>
          <w:sz w:val="20"/>
          <w:szCs w:val="20"/>
        </w:rPr>
        <w:t>fice or the graduate coordinator of the College of Education. Such appeals and their associated documentation are referred to the graduate admission committee of the degree program.</w:t>
      </w:r>
      <w:r>
        <w:rPr>
          <w:rFonts w:ascii="Times New Roman" w:hAnsi="Times New Roman"/>
          <w:spacing w:val="-4"/>
          <w:sz w:val="20"/>
          <w:szCs w:val="20"/>
        </w:rPr>
        <w:t xml:space="preserve"> </w:t>
      </w:r>
      <w:r>
        <w:rPr>
          <w:rFonts w:ascii="Times New Roman" w:hAnsi="Times New Roman"/>
          <w:sz w:val="20"/>
          <w:szCs w:val="20"/>
        </w:rPr>
        <w:t>The student has the right of further appeal sequentially to the Chairperson, the Dean of the College, the Graduate Council, the</w:t>
      </w:r>
      <w:r>
        <w:rPr>
          <w:rFonts w:ascii="Times New Roman" w:hAnsi="Times New Roman"/>
          <w:spacing w:val="-4"/>
          <w:sz w:val="20"/>
          <w:szCs w:val="20"/>
        </w:rPr>
        <w:t xml:space="preserve"> </w:t>
      </w:r>
      <w:r>
        <w:rPr>
          <w:rFonts w:ascii="Times New Roman" w:hAnsi="Times New Roman"/>
          <w:spacing w:val="-12"/>
          <w:sz w:val="20"/>
          <w:szCs w:val="20"/>
        </w:rPr>
        <w:t>V</w:t>
      </w:r>
      <w:r>
        <w:rPr>
          <w:rFonts w:ascii="Times New Roman" w:hAnsi="Times New Roman"/>
          <w:sz w:val="20"/>
          <w:szCs w:val="20"/>
        </w:rPr>
        <w:t>ice President for</w:t>
      </w:r>
      <w:r>
        <w:rPr>
          <w:rFonts w:ascii="Times New Roman" w:hAnsi="Times New Roman"/>
          <w:spacing w:val="-11"/>
          <w:sz w:val="20"/>
          <w:szCs w:val="20"/>
        </w:rPr>
        <w:t xml:space="preserve"> </w:t>
      </w:r>
      <w:r>
        <w:rPr>
          <w:rFonts w:ascii="Times New Roman" w:hAnsi="Times New Roman"/>
          <w:sz w:val="20"/>
          <w:szCs w:val="20"/>
        </w:rPr>
        <w:t>Academic</w:t>
      </w:r>
      <w:r>
        <w:rPr>
          <w:rFonts w:ascii="Times New Roman" w:hAnsi="Times New Roman"/>
          <w:spacing w:val="-11"/>
          <w:sz w:val="20"/>
          <w:szCs w:val="20"/>
        </w:rPr>
        <w:t xml:space="preserve"> </w:t>
      </w:r>
      <w:r>
        <w:rPr>
          <w:rFonts w:ascii="Times New Roman" w:hAnsi="Times New Roman"/>
          <w:sz w:val="20"/>
          <w:szCs w:val="20"/>
        </w:rPr>
        <w:t>A</w:t>
      </w:r>
      <w:r>
        <w:rPr>
          <w:rFonts w:ascii="Times New Roman" w:hAnsi="Times New Roman"/>
          <w:spacing w:val="-4"/>
          <w:sz w:val="20"/>
          <w:szCs w:val="20"/>
        </w:rPr>
        <w:t>f</w:t>
      </w:r>
      <w:r>
        <w:rPr>
          <w:rFonts w:ascii="Times New Roman" w:hAnsi="Times New Roman"/>
          <w:sz w:val="20"/>
          <w:szCs w:val="20"/>
        </w:rPr>
        <w:t>fairs, and finall</w:t>
      </w:r>
      <w:r>
        <w:rPr>
          <w:rFonts w:ascii="Times New Roman" w:hAnsi="Times New Roman"/>
          <w:spacing w:val="-13"/>
          <w:sz w:val="20"/>
          <w:szCs w:val="20"/>
        </w:rPr>
        <w:t>y</w:t>
      </w:r>
      <w:r>
        <w:rPr>
          <w:rFonts w:ascii="Times New Roman" w:hAnsi="Times New Roman"/>
          <w:sz w:val="20"/>
          <w:szCs w:val="20"/>
        </w:rPr>
        <w:t>, the Presi- dent of the Universit</w:t>
      </w:r>
      <w:r>
        <w:rPr>
          <w:rFonts w:ascii="Times New Roman" w:hAnsi="Times New Roman"/>
          <w:spacing w:val="-13"/>
          <w:sz w:val="20"/>
          <w:szCs w:val="20"/>
        </w:rPr>
        <w:t>y</w:t>
      </w:r>
      <w:r>
        <w:rPr>
          <w:rFonts w:ascii="Times New Roman" w:hAnsi="Times New Roman"/>
          <w:sz w:val="20"/>
          <w:szCs w:val="20"/>
        </w:rPr>
        <w:t>.</w:t>
      </w:r>
    </w:p>
    <w:p w:rsidR="00F42301" w:rsidRDefault="00F42301" w:rsidP="00721764">
      <w:pPr>
        <w:widowControl w:val="0"/>
        <w:autoSpaceDE w:val="0"/>
        <w:autoSpaceDN w:val="0"/>
        <w:adjustRightInd w:val="0"/>
        <w:spacing w:before="37" w:after="0" w:line="250" w:lineRule="auto"/>
        <w:ind w:left="879" w:right="1985" w:firstLine="360"/>
        <w:rPr>
          <w:rFonts w:ascii="Times New Roman" w:hAnsi="Times New Roman"/>
          <w:sz w:val="20"/>
          <w:szCs w:val="20"/>
        </w:rPr>
        <w:sectPr w:rsidR="00F42301">
          <w:pgSz w:w="12240" w:h="15840"/>
          <w:pgMar w:top="320" w:right="220" w:bottom="280" w:left="1240" w:header="0" w:footer="1044" w:gutter="0"/>
          <w:cols w:space="720" w:equalWidth="0">
            <w:col w:w="10780"/>
          </w:cols>
          <w:noEndnote/>
        </w:sectPr>
      </w:pPr>
    </w:p>
    <w:p w:rsidR="00F42301" w:rsidRDefault="00F42301" w:rsidP="00721764">
      <w:pPr>
        <w:widowControl w:val="0"/>
        <w:autoSpaceDE w:val="0"/>
        <w:autoSpaceDN w:val="0"/>
        <w:adjustRightInd w:val="0"/>
        <w:spacing w:before="1" w:after="0" w:line="100" w:lineRule="exact"/>
        <w:rPr>
          <w:rFonts w:ascii="Times New Roman" w:hAnsi="Times New Roman"/>
          <w:sz w:val="10"/>
          <w:szCs w:val="10"/>
        </w:rPr>
      </w:pPr>
    </w:p>
    <w:tbl>
      <w:tblPr>
        <w:tblW w:w="0" w:type="auto"/>
        <w:tblInd w:w="101" w:type="dxa"/>
        <w:tblLayout w:type="fixed"/>
        <w:tblCellMar>
          <w:left w:w="0" w:type="dxa"/>
          <w:right w:w="0" w:type="dxa"/>
        </w:tblCellMar>
        <w:tblLook w:val="0000"/>
      </w:tblPr>
      <w:tblGrid>
        <w:gridCol w:w="1085"/>
        <w:gridCol w:w="4560"/>
        <w:gridCol w:w="4858"/>
      </w:tblGrid>
      <w:tr w:rsidR="00F42301" w:rsidRPr="00FA7AC7" w:rsidTr="00B67EC4">
        <w:trPr>
          <w:trHeight w:hRule="exact" w:val="235"/>
        </w:trPr>
        <w:tc>
          <w:tcPr>
            <w:tcW w:w="1085" w:type="dxa"/>
            <w:tcBorders>
              <w:top w:val="nil"/>
              <w:left w:val="nil"/>
              <w:bottom w:val="single" w:sz="4" w:space="0" w:color="191919"/>
              <w:right w:val="single" w:sz="4" w:space="0" w:color="191919"/>
            </w:tcBorders>
          </w:tcPr>
          <w:p w:rsidR="00F42301" w:rsidRPr="00FA7AC7" w:rsidRDefault="00F42301" w:rsidP="00B67EC4">
            <w:pPr>
              <w:widowControl w:val="0"/>
              <w:autoSpaceDE w:val="0"/>
              <w:autoSpaceDN w:val="0"/>
              <w:adjustRightInd w:val="0"/>
              <w:spacing w:after="0"/>
              <w:rPr>
                <w:rFonts w:ascii="Times New Roman" w:hAnsi="Times New Roman"/>
                <w:sz w:val="24"/>
                <w:szCs w:val="24"/>
              </w:rPr>
            </w:pPr>
          </w:p>
        </w:tc>
        <w:tc>
          <w:tcPr>
            <w:tcW w:w="4560" w:type="dxa"/>
            <w:vMerge w:val="restart"/>
            <w:tcBorders>
              <w:top w:val="single" w:sz="4" w:space="0" w:color="191919"/>
              <w:left w:val="single" w:sz="4" w:space="0" w:color="191919"/>
              <w:bottom w:val="single" w:sz="4" w:space="0" w:color="191919"/>
              <w:right w:val="single" w:sz="4" w:space="0" w:color="191919"/>
            </w:tcBorders>
          </w:tcPr>
          <w:p w:rsidR="00F42301" w:rsidRPr="00FA7AC7" w:rsidRDefault="00F42301" w:rsidP="00B67EC4">
            <w:pPr>
              <w:widowControl w:val="0"/>
              <w:autoSpaceDE w:val="0"/>
              <w:autoSpaceDN w:val="0"/>
              <w:adjustRightInd w:val="0"/>
              <w:spacing w:before="9" w:after="0" w:line="130" w:lineRule="exact"/>
              <w:rPr>
                <w:rFonts w:ascii="Times New Roman" w:hAnsi="Times New Roman"/>
                <w:sz w:val="13"/>
                <w:szCs w:val="13"/>
              </w:rPr>
            </w:pPr>
          </w:p>
          <w:p w:rsidR="00F42301" w:rsidRPr="00FA7AC7" w:rsidRDefault="00F42301" w:rsidP="00B67EC4">
            <w:pPr>
              <w:widowControl w:val="0"/>
              <w:autoSpaceDE w:val="0"/>
              <w:autoSpaceDN w:val="0"/>
              <w:adjustRightInd w:val="0"/>
              <w:spacing w:after="0"/>
              <w:ind w:left="1078"/>
              <w:rPr>
                <w:rFonts w:ascii="Times New Roman" w:hAnsi="Times New Roman"/>
                <w:sz w:val="24"/>
                <w:szCs w:val="24"/>
              </w:rPr>
            </w:pPr>
            <w:r w:rsidRPr="00FA7AC7">
              <w:rPr>
                <w:rFonts w:ascii="Times New Roman" w:hAnsi="Times New Roman"/>
                <w:b/>
                <w:bCs/>
                <w:color w:val="191919"/>
                <w:sz w:val="36"/>
                <w:szCs w:val="36"/>
              </w:rPr>
              <w:t>E</w:t>
            </w:r>
            <w:r w:rsidRPr="00FA7AC7">
              <w:rPr>
                <w:rFonts w:ascii="Times New Roman" w:hAnsi="Times New Roman"/>
                <w:b/>
                <w:bCs/>
                <w:color w:val="191919"/>
                <w:sz w:val="27"/>
                <w:szCs w:val="27"/>
              </w:rPr>
              <w:t>DUC</w:t>
            </w:r>
            <w:r w:rsidRPr="00FA7AC7">
              <w:rPr>
                <w:rFonts w:ascii="Times New Roman" w:hAnsi="Times New Roman"/>
                <w:b/>
                <w:bCs/>
                <w:color w:val="191919"/>
                <w:spacing w:val="-20"/>
                <w:sz w:val="27"/>
                <w:szCs w:val="27"/>
              </w:rPr>
              <w:t>A</w:t>
            </w:r>
            <w:r w:rsidRPr="00FA7AC7">
              <w:rPr>
                <w:rFonts w:ascii="Times New Roman" w:hAnsi="Times New Roman"/>
                <w:b/>
                <w:bCs/>
                <w:color w:val="191919"/>
                <w:sz w:val="27"/>
                <w:szCs w:val="27"/>
              </w:rPr>
              <w:t>TION</w:t>
            </w:r>
          </w:p>
        </w:tc>
        <w:tc>
          <w:tcPr>
            <w:tcW w:w="4858" w:type="dxa"/>
            <w:tcBorders>
              <w:top w:val="nil"/>
              <w:left w:val="single" w:sz="4" w:space="0" w:color="191919"/>
              <w:bottom w:val="single" w:sz="4" w:space="0" w:color="191919"/>
              <w:right w:val="nil"/>
            </w:tcBorders>
          </w:tcPr>
          <w:p w:rsidR="00F42301" w:rsidRPr="00FA7AC7" w:rsidRDefault="00F42301" w:rsidP="00B67EC4">
            <w:pPr>
              <w:widowControl w:val="0"/>
              <w:autoSpaceDE w:val="0"/>
              <w:autoSpaceDN w:val="0"/>
              <w:adjustRightInd w:val="0"/>
              <w:spacing w:after="0"/>
              <w:rPr>
                <w:rFonts w:ascii="Times New Roman" w:hAnsi="Times New Roman"/>
                <w:sz w:val="24"/>
                <w:szCs w:val="24"/>
              </w:rPr>
            </w:pPr>
          </w:p>
        </w:tc>
      </w:tr>
      <w:tr w:rsidR="00F42301" w:rsidRPr="00FA7AC7" w:rsidTr="00B67EC4">
        <w:trPr>
          <w:trHeight w:hRule="exact" w:val="256"/>
        </w:trPr>
        <w:tc>
          <w:tcPr>
            <w:tcW w:w="1085" w:type="dxa"/>
            <w:tcBorders>
              <w:top w:val="single" w:sz="4" w:space="0" w:color="191919"/>
              <w:left w:val="nil"/>
              <w:bottom w:val="single" w:sz="4" w:space="0" w:color="191919"/>
              <w:right w:val="single" w:sz="4" w:space="0" w:color="191919"/>
            </w:tcBorders>
          </w:tcPr>
          <w:p w:rsidR="00F42301" w:rsidRPr="00FA7AC7" w:rsidRDefault="00F42301" w:rsidP="00B67EC4">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B67EC4">
            <w:pPr>
              <w:widowControl w:val="0"/>
              <w:autoSpaceDE w:val="0"/>
              <w:autoSpaceDN w:val="0"/>
              <w:adjustRightInd w:val="0"/>
              <w:spacing w:after="0"/>
              <w:rPr>
                <w:rFonts w:ascii="Times New Roman" w:hAnsi="Times New Roman"/>
                <w:sz w:val="24"/>
                <w:szCs w:val="24"/>
              </w:rPr>
            </w:pPr>
          </w:p>
        </w:tc>
        <w:tc>
          <w:tcPr>
            <w:tcW w:w="4858" w:type="dxa"/>
            <w:tcBorders>
              <w:top w:val="single" w:sz="4" w:space="0" w:color="191919"/>
              <w:left w:val="single" w:sz="4" w:space="0" w:color="191919"/>
              <w:bottom w:val="single" w:sz="4" w:space="0" w:color="191919"/>
              <w:right w:val="nil"/>
            </w:tcBorders>
          </w:tcPr>
          <w:p w:rsidR="00F42301" w:rsidRPr="00FA7AC7" w:rsidRDefault="00F42301" w:rsidP="00B67EC4">
            <w:pPr>
              <w:widowControl w:val="0"/>
              <w:autoSpaceDE w:val="0"/>
              <w:autoSpaceDN w:val="0"/>
              <w:adjustRightInd w:val="0"/>
              <w:spacing w:after="0"/>
              <w:rPr>
                <w:rFonts w:ascii="Times New Roman" w:hAnsi="Times New Roman"/>
                <w:sz w:val="24"/>
                <w:szCs w:val="24"/>
              </w:rPr>
            </w:pPr>
          </w:p>
        </w:tc>
      </w:tr>
      <w:tr w:rsidR="00F42301" w:rsidRPr="00FA7AC7" w:rsidTr="00B67EC4">
        <w:trPr>
          <w:trHeight w:hRule="exact" w:val="219"/>
        </w:trPr>
        <w:tc>
          <w:tcPr>
            <w:tcW w:w="1085" w:type="dxa"/>
            <w:tcBorders>
              <w:top w:val="single" w:sz="4" w:space="0" w:color="191919"/>
              <w:left w:val="nil"/>
              <w:bottom w:val="nil"/>
              <w:right w:val="single" w:sz="4" w:space="0" w:color="191919"/>
            </w:tcBorders>
          </w:tcPr>
          <w:p w:rsidR="00F42301" w:rsidRPr="00FA7AC7" w:rsidRDefault="00F42301" w:rsidP="00B67EC4">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B67EC4">
            <w:pPr>
              <w:widowControl w:val="0"/>
              <w:autoSpaceDE w:val="0"/>
              <w:autoSpaceDN w:val="0"/>
              <w:adjustRightInd w:val="0"/>
              <w:spacing w:after="0"/>
              <w:rPr>
                <w:rFonts w:ascii="Times New Roman" w:hAnsi="Times New Roman"/>
                <w:sz w:val="24"/>
                <w:szCs w:val="24"/>
              </w:rPr>
            </w:pPr>
          </w:p>
        </w:tc>
        <w:tc>
          <w:tcPr>
            <w:tcW w:w="4858" w:type="dxa"/>
            <w:tcBorders>
              <w:top w:val="single" w:sz="4" w:space="0" w:color="191919"/>
              <w:left w:val="single" w:sz="4" w:space="0" w:color="191919"/>
              <w:bottom w:val="nil"/>
              <w:right w:val="nil"/>
            </w:tcBorders>
          </w:tcPr>
          <w:p w:rsidR="00F42301" w:rsidRPr="00FA7AC7" w:rsidRDefault="00F42301" w:rsidP="00B67EC4">
            <w:pPr>
              <w:widowControl w:val="0"/>
              <w:autoSpaceDE w:val="0"/>
              <w:autoSpaceDN w:val="0"/>
              <w:adjustRightInd w:val="0"/>
              <w:spacing w:after="0"/>
              <w:rPr>
                <w:rFonts w:ascii="Times New Roman" w:hAnsi="Times New Roman"/>
                <w:sz w:val="24"/>
                <w:szCs w:val="24"/>
              </w:rPr>
            </w:pPr>
          </w:p>
        </w:tc>
      </w:tr>
    </w:tbl>
    <w:p w:rsidR="00F42301" w:rsidRDefault="00F42301" w:rsidP="00721764">
      <w:pPr>
        <w:widowControl w:val="0"/>
        <w:autoSpaceDE w:val="0"/>
        <w:autoSpaceDN w:val="0"/>
        <w:adjustRightInd w:val="0"/>
        <w:spacing w:after="0" w:line="200" w:lineRule="exact"/>
        <w:rPr>
          <w:rFonts w:ascii="Times New Roman" w:hAnsi="Times New Roman"/>
          <w:sz w:val="20"/>
          <w:szCs w:val="20"/>
        </w:rPr>
      </w:pPr>
    </w:p>
    <w:p w:rsidR="00F42301" w:rsidRDefault="00F42301" w:rsidP="00721764">
      <w:pPr>
        <w:widowControl w:val="0"/>
        <w:autoSpaceDE w:val="0"/>
        <w:autoSpaceDN w:val="0"/>
        <w:adjustRightInd w:val="0"/>
        <w:spacing w:before="6" w:after="0" w:line="200" w:lineRule="exact"/>
        <w:rPr>
          <w:rFonts w:ascii="Times New Roman" w:hAnsi="Times New Roman"/>
          <w:sz w:val="20"/>
          <w:szCs w:val="20"/>
        </w:rPr>
      </w:pPr>
    </w:p>
    <w:p w:rsidR="00F42301" w:rsidRDefault="00F42301" w:rsidP="00721764">
      <w:pPr>
        <w:widowControl w:val="0"/>
        <w:autoSpaceDE w:val="0"/>
        <w:autoSpaceDN w:val="0"/>
        <w:adjustRightInd w:val="0"/>
        <w:spacing w:before="14" w:after="0"/>
        <w:ind w:left="1926"/>
        <w:rPr>
          <w:rFonts w:ascii="Times New Roman" w:hAnsi="Times New Roman"/>
          <w:sz w:val="28"/>
          <w:szCs w:val="28"/>
        </w:rPr>
      </w:pPr>
      <w:r w:rsidRPr="003F2CF3">
        <w:rPr>
          <w:rFonts w:ascii="Calibri" w:hAnsi="Calibri"/>
          <w:noProof/>
          <w:lang w:eastAsia="en-US"/>
        </w:rPr>
        <w:pict>
          <v:group id="_x0000_s3670" style="position:absolute;left:0;text-align:left;margin-left:263.65pt;margin-top:-53.55pt;width:31.2pt;height:31.05pt;z-index:-251589632;mso-position-horizontal-relative:page" coordorigin="5273,-1071" coordsize="624,621" o:allowincell="f">
            <v:rect id="_x0000_s3671" style="position:absolute;left:5278;top:-1066;width:613;height:610" o:allowincell="f" stroked="f">
              <v:path arrowok="t"/>
            </v:rect>
            <v:rect id="_x0000_s3672" style="position:absolute;left:5278;top:-1066;width:620;height:620;mso-position-horizontal-relative:page" o:allowincell="f" filled="f" stroked="f">
              <v:textbox inset="0,0,0,0">
                <w:txbxContent>
                  <w:p w:rsidR="00F42301" w:rsidRDefault="00F42301" w:rsidP="00721764">
                    <w:pPr>
                      <w:spacing w:after="0" w:line="620" w:lineRule="atLeast"/>
                      <w:rPr>
                        <w:rFonts w:ascii="Times New Roman" w:hAnsi="Times New Roman"/>
                        <w:sz w:val="24"/>
                        <w:szCs w:val="24"/>
                      </w:rPr>
                    </w:pPr>
                    <w:r>
                      <w:rPr>
                        <w:rFonts w:ascii="Times New Roman" w:hAnsi="Times New Roman"/>
                        <w:noProof/>
                        <w:sz w:val="24"/>
                        <w:szCs w:val="24"/>
                      </w:rPr>
                      <w:drawing>
                        <wp:inline distT="0" distB="0" distL="0" distR="0">
                          <wp:extent cx="390525" cy="390525"/>
                          <wp:effectExtent l="19050" t="0" r="9525" b="0"/>
                          <wp:docPr id="110"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5"/>
                                  <a:srcRect/>
                                  <a:stretch>
                                    <a:fillRect/>
                                  </a:stretch>
                                </pic:blipFill>
                                <pic:spPr bwMode="auto">
                                  <a:xfrm>
                                    <a:off x="0" y="0"/>
                                    <a:ext cx="390525" cy="390525"/>
                                  </a:xfrm>
                                  <a:prstGeom prst="rect">
                                    <a:avLst/>
                                  </a:prstGeom>
                                  <a:noFill/>
                                  <a:ln w="9525">
                                    <a:noFill/>
                                    <a:miter lim="800000"/>
                                    <a:headEnd/>
                                    <a:tailEnd/>
                                  </a:ln>
                                </pic:spPr>
                              </pic:pic>
                            </a:graphicData>
                          </a:graphic>
                        </wp:inline>
                      </w:drawing>
                    </w:r>
                  </w:p>
                  <w:p w:rsidR="00F42301" w:rsidRDefault="00F42301" w:rsidP="00721764">
                    <w:pPr>
                      <w:widowControl w:val="0"/>
                      <w:autoSpaceDE w:val="0"/>
                      <w:autoSpaceDN w:val="0"/>
                      <w:adjustRightInd w:val="0"/>
                      <w:spacing w:after="0"/>
                      <w:rPr>
                        <w:rFonts w:ascii="Times New Roman" w:hAnsi="Times New Roman"/>
                        <w:sz w:val="24"/>
                        <w:szCs w:val="24"/>
                      </w:rPr>
                    </w:pPr>
                  </w:p>
                </w:txbxContent>
              </v:textbox>
            </v:rect>
            <w10:wrap anchorx="page"/>
          </v:group>
        </w:pict>
      </w:r>
      <w:r>
        <w:rPr>
          <w:rFonts w:ascii="Times New Roman" w:hAnsi="Times New Roman"/>
          <w:b/>
          <w:bCs/>
          <w:sz w:val="28"/>
          <w:szCs w:val="28"/>
        </w:rPr>
        <w:t>Change of Deg</w:t>
      </w:r>
      <w:r>
        <w:rPr>
          <w:rFonts w:ascii="Times New Roman" w:hAnsi="Times New Roman"/>
          <w:b/>
          <w:bCs/>
          <w:spacing w:val="-5"/>
          <w:sz w:val="28"/>
          <w:szCs w:val="28"/>
        </w:rPr>
        <w:t>r</w:t>
      </w:r>
      <w:r>
        <w:rPr>
          <w:rFonts w:ascii="Times New Roman" w:hAnsi="Times New Roman"/>
          <w:b/>
          <w:bCs/>
          <w:sz w:val="28"/>
          <w:szCs w:val="28"/>
        </w:rPr>
        <w:t>ee P</w:t>
      </w:r>
      <w:r>
        <w:rPr>
          <w:rFonts w:ascii="Times New Roman" w:hAnsi="Times New Roman"/>
          <w:b/>
          <w:bCs/>
          <w:spacing w:val="-5"/>
          <w:sz w:val="28"/>
          <w:szCs w:val="28"/>
        </w:rPr>
        <w:t>r</w:t>
      </w:r>
      <w:r>
        <w:rPr>
          <w:rFonts w:ascii="Times New Roman" w:hAnsi="Times New Roman"/>
          <w:b/>
          <w:bCs/>
          <w:sz w:val="28"/>
          <w:szCs w:val="28"/>
        </w:rPr>
        <w:t>ogram</w:t>
      </w:r>
    </w:p>
    <w:p w:rsidR="00F42301" w:rsidRDefault="00F42301" w:rsidP="00721764">
      <w:pPr>
        <w:widowControl w:val="0"/>
        <w:autoSpaceDE w:val="0"/>
        <w:autoSpaceDN w:val="0"/>
        <w:adjustRightInd w:val="0"/>
        <w:spacing w:before="37" w:after="0" w:line="250" w:lineRule="auto"/>
        <w:ind w:left="1926" w:right="874" w:firstLine="360"/>
        <w:rPr>
          <w:rFonts w:ascii="Times New Roman" w:hAnsi="Times New Roman"/>
          <w:sz w:val="20"/>
          <w:szCs w:val="20"/>
        </w:rPr>
      </w:pPr>
      <w:r>
        <w:rPr>
          <w:rFonts w:ascii="Times New Roman" w:hAnsi="Times New Roman"/>
          <w:sz w:val="20"/>
          <w:szCs w:val="20"/>
        </w:rPr>
        <w:t>Before a student can change a majo</w:t>
      </w:r>
      <w:r>
        <w:rPr>
          <w:rFonts w:ascii="Times New Roman" w:hAnsi="Times New Roman"/>
          <w:spacing w:val="-8"/>
          <w:sz w:val="20"/>
          <w:szCs w:val="20"/>
        </w:rPr>
        <w:t>r</w:t>
      </w:r>
      <w:r>
        <w:rPr>
          <w:rFonts w:ascii="Times New Roman" w:hAnsi="Times New Roman"/>
          <w:sz w:val="20"/>
          <w:szCs w:val="20"/>
        </w:rPr>
        <w:t>, he/she must be o</w:t>
      </w:r>
      <w:r>
        <w:rPr>
          <w:rFonts w:ascii="Times New Roman" w:hAnsi="Times New Roman"/>
          <w:spacing w:val="-4"/>
          <w:sz w:val="20"/>
          <w:szCs w:val="20"/>
        </w:rPr>
        <w:t>f</w:t>
      </w:r>
      <w:r>
        <w:rPr>
          <w:rFonts w:ascii="Times New Roman" w:hAnsi="Times New Roman"/>
          <w:sz w:val="20"/>
          <w:szCs w:val="20"/>
        </w:rPr>
        <w:t>ficially admitted into the majo</w:t>
      </w:r>
      <w:r>
        <w:rPr>
          <w:rFonts w:ascii="Times New Roman" w:hAnsi="Times New Roman"/>
          <w:spacing w:val="-11"/>
          <w:sz w:val="20"/>
          <w:szCs w:val="20"/>
        </w:rPr>
        <w:t>r</w:t>
      </w:r>
      <w:r>
        <w:rPr>
          <w:rFonts w:ascii="Times New Roman" w:hAnsi="Times New Roman"/>
          <w:sz w:val="20"/>
          <w:szCs w:val="20"/>
        </w:rPr>
        <w:t>. Before changing a majo</w:t>
      </w:r>
      <w:r>
        <w:rPr>
          <w:rFonts w:ascii="Times New Roman" w:hAnsi="Times New Roman"/>
          <w:spacing w:val="-8"/>
          <w:sz w:val="20"/>
          <w:szCs w:val="20"/>
        </w:rPr>
        <w:t>r</w:t>
      </w:r>
      <w:r>
        <w:rPr>
          <w:rFonts w:ascii="Times New Roman" w:hAnsi="Times New Roman"/>
          <w:sz w:val="20"/>
          <w:szCs w:val="20"/>
        </w:rPr>
        <w:t>, student must consult with an advisor in the new degree program.</w:t>
      </w:r>
    </w:p>
    <w:p w:rsidR="00F42301" w:rsidRDefault="00F42301" w:rsidP="00721764">
      <w:pPr>
        <w:widowControl w:val="0"/>
        <w:autoSpaceDE w:val="0"/>
        <w:autoSpaceDN w:val="0"/>
        <w:adjustRightInd w:val="0"/>
        <w:spacing w:before="17" w:after="0" w:line="200" w:lineRule="exact"/>
        <w:rPr>
          <w:rFonts w:ascii="Times New Roman" w:hAnsi="Times New Roman"/>
          <w:sz w:val="20"/>
          <w:szCs w:val="20"/>
        </w:rPr>
      </w:pPr>
    </w:p>
    <w:p w:rsidR="00F42301" w:rsidRDefault="00F42301" w:rsidP="00721764">
      <w:pPr>
        <w:widowControl w:val="0"/>
        <w:autoSpaceDE w:val="0"/>
        <w:autoSpaceDN w:val="0"/>
        <w:adjustRightInd w:val="0"/>
        <w:spacing w:after="0"/>
        <w:ind w:left="1926"/>
        <w:rPr>
          <w:rFonts w:ascii="Times New Roman" w:hAnsi="Times New Roman"/>
          <w:sz w:val="28"/>
          <w:szCs w:val="28"/>
        </w:rPr>
      </w:pPr>
      <w:r>
        <w:rPr>
          <w:rFonts w:ascii="Times New Roman" w:hAnsi="Times New Roman"/>
          <w:b/>
          <w:bCs/>
          <w:sz w:val="28"/>
          <w:szCs w:val="28"/>
        </w:rPr>
        <w:t>Application for</w:t>
      </w:r>
      <w:r>
        <w:rPr>
          <w:rFonts w:ascii="Times New Roman" w:hAnsi="Times New Roman"/>
          <w:b/>
          <w:bCs/>
          <w:spacing w:val="-5"/>
          <w:sz w:val="28"/>
          <w:szCs w:val="28"/>
        </w:rPr>
        <w:t xml:space="preserve"> </w:t>
      </w:r>
      <w:r>
        <w:rPr>
          <w:rFonts w:ascii="Times New Roman" w:hAnsi="Times New Roman"/>
          <w:b/>
          <w:bCs/>
          <w:sz w:val="28"/>
          <w:szCs w:val="28"/>
        </w:rPr>
        <w:t>Graduation</w:t>
      </w:r>
    </w:p>
    <w:p w:rsidR="00F42301" w:rsidRDefault="00F42301" w:rsidP="00721764">
      <w:pPr>
        <w:widowControl w:val="0"/>
        <w:autoSpaceDE w:val="0"/>
        <w:autoSpaceDN w:val="0"/>
        <w:adjustRightInd w:val="0"/>
        <w:spacing w:before="37" w:after="0" w:line="250" w:lineRule="auto"/>
        <w:ind w:left="1926" w:right="901" w:firstLine="360"/>
        <w:rPr>
          <w:rFonts w:ascii="Times New Roman" w:hAnsi="Times New Roman"/>
          <w:sz w:val="20"/>
          <w:szCs w:val="20"/>
        </w:rPr>
      </w:pPr>
      <w:r w:rsidRPr="003F2CF3">
        <w:rPr>
          <w:rFonts w:ascii="Calibri" w:hAnsi="Calibri"/>
          <w:noProof/>
          <w:lang w:eastAsia="en-US"/>
        </w:rPr>
        <w:pict>
          <v:shape id="_x0000_s3674" type="#_x0000_t202" style="position:absolute;left:0;text-align:left;margin-left:17.85pt;margin-top:11.35pt;width:1in;height:270.7pt;z-index:-251587584;mso-position-horizontal-relative:page" o:allowincell="f" filled="f" stroked="f">
            <v:textbox style="layout-flow:vertical;mso-layout-flow-alt:bottom-to-top" inset="0,0,0,0">
              <w:txbxContent>
                <w:p w:rsidR="00F42301" w:rsidRDefault="00F42301" w:rsidP="00721764">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P</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ROGRAM</w:t>
                  </w:r>
                  <w:r>
                    <w:rPr>
                      <w:rFonts w:ascii="Impact" w:hAnsi="Impact" w:cs="Impact"/>
                      <w:color w:val="A3A3A3"/>
                      <w:position w:val="1"/>
                      <w:sz w:val="105"/>
                      <w:szCs w:val="105"/>
                    </w:rPr>
                    <w:t>S</w:t>
                  </w:r>
                  <w:r>
                    <w:rPr>
                      <w:rFonts w:ascii="Impact" w:hAnsi="Impact" w:cs="Impact"/>
                      <w:color w:val="A3A3A3"/>
                      <w:spacing w:val="-115"/>
                      <w:position w:val="1"/>
                      <w:sz w:val="105"/>
                      <w:szCs w:val="105"/>
                    </w:rPr>
                    <w:t xml:space="preserve"> </w:t>
                  </w:r>
                </w:p>
              </w:txbxContent>
            </v:textbox>
            <w10:wrap anchorx="page"/>
          </v:shape>
        </w:pict>
      </w:r>
      <w:r>
        <w:rPr>
          <w:rFonts w:ascii="Times New Roman" w:hAnsi="Times New Roman"/>
          <w:sz w:val="20"/>
          <w:szCs w:val="20"/>
        </w:rPr>
        <w:t>Students pursuing a program leading to the Master of Education degree must apply for gradu- ation after gaining full admission to graduate studies and before completing 12 semester credit hours.</w:t>
      </w:r>
      <w:r>
        <w:rPr>
          <w:rFonts w:ascii="Times New Roman" w:hAnsi="Times New Roman"/>
          <w:spacing w:val="-4"/>
          <w:sz w:val="20"/>
          <w:szCs w:val="20"/>
        </w:rPr>
        <w:t xml:space="preserve"> </w:t>
      </w:r>
      <w:r>
        <w:rPr>
          <w:rFonts w:ascii="Times New Roman" w:hAnsi="Times New Roman"/>
          <w:sz w:val="20"/>
          <w:szCs w:val="20"/>
        </w:rPr>
        <w:t>The graduate student is responsible for applying for graduation with the Registra</w:t>
      </w:r>
      <w:r>
        <w:rPr>
          <w:rFonts w:ascii="Times New Roman" w:hAnsi="Times New Roman"/>
          <w:spacing w:val="8"/>
          <w:sz w:val="20"/>
          <w:szCs w:val="20"/>
        </w:rPr>
        <w:t>r</w:t>
      </w:r>
      <w:r>
        <w:rPr>
          <w:rFonts w:ascii="Times New Roman" w:hAnsi="Times New Roman"/>
          <w:spacing w:val="-11"/>
          <w:sz w:val="20"/>
          <w:szCs w:val="20"/>
        </w:rPr>
        <w:t>’</w:t>
      </w:r>
      <w:r>
        <w:rPr>
          <w:rFonts w:ascii="Times New Roman" w:hAnsi="Times New Roman"/>
          <w:sz w:val="20"/>
          <w:szCs w:val="20"/>
        </w:rPr>
        <w:t>s O</w:t>
      </w:r>
      <w:r>
        <w:rPr>
          <w:rFonts w:ascii="Times New Roman" w:hAnsi="Times New Roman"/>
          <w:spacing w:val="-4"/>
          <w:sz w:val="20"/>
          <w:szCs w:val="20"/>
        </w:rPr>
        <w:t>f</w:t>
      </w:r>
      <w:r>
        <w:rPr>
          <w:rFonts w:ascii="Times New Roman" w:hAnsi="Times New Roman"/>
          <w:sz w:val="20"/>
          <w:szCs w:val="20"/>
        </w:rPr>
        <w:t>fice. Approval of the application requires:</w:t>
      </w:r>
    </w:p>
    <w:p w:rsidR="00F42301" w:rsidRDefault="00F42301" w:rsidP="00721764">
      <w:pPr>
        <w:widowControl w:val="0"/>
        <w:autoSpaceDE w:val="0"/>
        <w:autoSpaceDN w:val="0"/>
        <w:adjustRightInd w:val="0"/>
        <w:spacing w:after="0"/>
        <w:ind w:left="1983"/>
        <w:rPr>
          <w:rFonts w:ascii="Times New Roman" w:hAnsi="Times New Roman"/>
          <w:sz w:val="20"/>
          <w:szCs w:val="20"/>
        </w:rPr>
      </w:pPr>
      <w:r>
        <w:rPr>
          <w:rFonts w:ascii="Times New Roman" w:hAnsi="Times New Roman"/>
          <w:sz w:val="20"/>
          <w:szCs w:val="20"/>
        </w:rPr>
        <w:t>1</w:t>
      </w:r>
      <w:r>
        <w:rPr>
          <w:rFonts w:ascii="Times New Roman" w:hAnsi="Times New Roman"/>
          <w:spacing w:val="-4"/>
          <w:sz w:val="20"/>
          <w:szCs w:val="20"/>
        </w:rPr>
        <w:t xml:space="preserve"> </w:t>
      </w:r>
      <w:r>
        <w:rPr>
          <w:rFonts w:ascii="Times New Roman" w:hAnsi="Times New Roman"/>
          <w:sz w:val="20"/>
          <w:szCs w:val="20"/>
        </w:rPr>
        <w:t>The applicant to be fully admitted to graduate studies and recommended by the adviso</w:t>
      </w:r>
      <w:r>
        <w:rPr>
          <w:rFonts w:ascii="Times New Roman" w:hAnsi="Times New Roman"/>
          <w:spacing w:val="-11"/>
          <w:sz w:val="20"/>
          <w:szCs w:val="20"/>
        </w:rPr>
        <w:t>r</w:t>
      </w:r>
      <w:r>
        <w:rPr>
          <w:rFonts w:ascii="Times New Roman" w:hAnsi="Times New Roman"/>
          <w:sz w:val="20"/>
          <w:szCs w:val="20"/>
        </w:rPr>
        <w:t>.</w:t>
      </w:r>
    </w:p>
    <w:p w:rsidR="00F42301" w:rsidRDefault="00F42301" w:rsidP="00721764">
      <w:pPr>
        <w:widowControl w:val="0"/>
        <w:autoSpaceDE w:val="0"/>
        <w:autoSpaceDN w:val="0"/>
        <w:adjustRightInd w:val="0"/>
        <w:spacing w:before="10" w:after="0" w:line="250" w:lineRule="auto"/>
        <w:ind w:left="2286" w:right="902" w:hanging="302"/>
        <w:rPr>
          <w:rFonts w:ascii="Times New Roman" w:hAnsi="Times New Roman"/>
          <w:sz w:val="20"/>
          <w:szCs w:val="20"/>
        </w:rPr>
      </w:pPr>
      <w:r>
        <w:rPr>
          <w:rFonts w:ascii="Times New Roman" w:hAnsi="Times New Roman"/>
          <w:sz w:val="20"/>
          <w:szCs w:val="20"/>
        </w:rPr>
        <w:t>2.</w:t>
      </w:r>
      <w:r>
        <w:rPr>
          <w:rFonts w:ascii="Times New Roman" w:hAnsi="Times New Roman"/>
          <w:spacing w:val="-4"/>
          <w:sz w:val="20"/>
          <w:szCs w:val="20"/>
        </w:rPr>
        <w:t xml:space="preserve"> </w:t>
      </w:r>
      <w:r>
        <w:rPr>
          <w:rFonts w:ascii="Times New Roman" w:hAnsi="Times New Roman"/>
          <w:sz w:val="20"/>
          <w:szCs w:val="20"/>
        </w:rPr>
        <w:t>The applicant to hold the appropriate level four teaching certificate from the Professional Stan- dards Commission or the equivalent.</w:t>
      </w:r>
    </w:p>
    <w:p w:rsidR="00F42301" w:rsidRDefault="00F42301" w:rsidP="00721764">
      <w:pPr>
        <w:widowControl w:val="0"/>
        <w:autoSpaceDE w:val="0"/>
        <w:autoSpaceDN w:val="0"/>
        <w:adjustRightInd w:val="0"/>
        <w:spacing w:after="0"/>
        <w:ind w:left="1983"/>
        <w:rPr>
          <w:rFonts w:ascii="Times New Roman" w:hAnsi="Times New Roman"/>
          <w:sz w:val="20"/>
          <w:szCs w:val="20"/>
        </w:rPr>
      </w:pPr>
      <w:r>
        <w:rPr>
          <w:rFonts w:ascii="Times New Roman" w:hAnsi="Times New Roman"/>
          <w:sz w:val="20"/>
          <w:szCs w:val="20"/>
        </w:rPr>
        <w:t>3.</w:t>
      </w:r>
      <w:r>
        <w:rPr>
          <w:rFonts w:ascii="Times New Roman" w:hAnsi="Times New Roman"/>
          <w:spacing w:val="-4"/>
          <w:sz w:val="20"/>
          <w:szCs w:val="20"/>
        </w:rPr>
        <w:t xml:space="preserve"> </w:t>
      </w:r>
      <w:r>
        <w:rPr>
          <w:rFonts w:ascii="Times New Roman" w:hAnsi="Times New Roman"/>
          <w:sz w:val="20"/>
          <w:szCs w:val="20"/>
        </w:rPr>
        <w:t>The applicant to have made satisfactory progress in the planned program of stud</w:t>
      </w:r>
      <w:r>
        <w:rPr>
          <w:rFonts w:ascii="Times New Roman" w:hAnsi="Times New Roman"/>
          <w:spacing w:val="-13"/>
          <w:sz w:val="20"/>
          <w:szCs w:val="20"/>
        </w:rPr>
        <w:t>y</w:t>
      </w:r>
      <w:r>
        <w:rPr>
          <w:rFonts w:ascii="Times New Roman" w:hAnsi="Times New Roman"/>
          <w:sz w:val="20"/>
          <w:szCs w:val="20"/>
        </w:rPr>
        <w:t>.</w:t>
      </w:r>
    </w:p>
    <w:p w:rsidR="00F42301" w:rsidRDefault="00F42301" w:rsidP="00721764">
      <w:pPr>
        <w:widowControl w:val="0"/>
        <w:autoSpaceDE w:val="0"/>
        <w:autoSpaceDN w:val="0"/>
        <w:adjustRightInd w:val="0"/>
        <w:spacing w:before="10" w:after="0"/>
        <w:ind w:left="1983"/>
        <w:rPr>
          <w:rFonts w:ascii="Times New Roman" w:hAnsi="Times New Roman"/>
          <w:sz w:val="20"/>
          <w:szCs w:val="20"/>
        </w:rPr>
      </w:pPr>
      <w:r>
        <w:rPr>
          <w:rFonts w:ascii="Times New Roman" w:hAnsi="Times New Roman"/>
          <w:sz w:val="20"/>
          <w:szCs w:val="20"/>
        </w:rPr>
        <w:t>4.</w:t>
      </w:r>
      <w:r>
        <w:rPr>
          <w:rFonts w:ascii="Times New Roman" w:hAnsi="Times New Roman"/>
          <w:spacing w:val="-4"/>
          <w:sz w:val="20"/>
          <w:szCs w:val="20"/>
        </w:rPr>
        <w:t xml:space="preserve"> </w:t>
      </w:r>
      <w:r>
        <w:rPr>
          <w:rFonts w:ascii="Times New Roman" w:hAnsi="Times New Roman"/>
          <w:sz w:val="20"/>
          <w:szCs w:val="20"/>
        </w:rPr>
        <w:t>The applicant to be approved by the Chairperson and Dean of the College of Education.</w:t>
      </w:r>
    </w:p>
    <w:p w:rsidR="00F42301" w:rsidRDefault="00F42301" w:rsidP="00721764">
      <w:pPr>
        <w:widowControl w:val="0"/>
        <w:autoSpaceDE w:val="0"/>
        <w:autoSpaceDN w:val="0"/>
        <w:adjustRightInd w:val="0"/>
        <w:spacing w:before="6" w:after="0" w:line="200" w:lineRule="exact"/>
        <w:rPr>
          <w:rFonts w:ascii="Times New Roman" w:hAnsi="Times New Roman"/>
          <w:sz w:val="20"/>
          <w:szCs w:val="20"/>
        </w:rPr>
      </w:pPr>
    </w:p>
    <w:p w:rsidR="00F42301" w:rsidRDefault="00F42301" w:rsidP="00721764">
      <w:pPr>
        <w:widowControl w:val="0"/>
        <w:autoSpaceDE w:val="0"/>
        <w:autoSpaceDN w:val="0"/>
        <w:adjustRightInd w:val="0"/>
        <w:spacing w:after="0"/>
        <w:ind w:left="1926"/>
        <w:rPr>
          <w:rFonts w:ascii="Times New Roman" w:hAnsi="Times New Roman"/>
          <w:sz w:val="36"/>
          <w:szCs w:val="36"/>
        </w:rPr>
      </w:pPr>
      <w:r>
        <w:rPr>
          <w:rFonts w:ascii="Times New Roman" w:hAnsi="Times New Roman"/>
          <w:b/>
          <w:bCs/>
          <w:sz w:val="36"/>
          <w:szCs w:val="36"/>
        </w:rPr>
        <w:t>Deg</w:t>
      </w:r>
      <w:r>
        <w:rPr>
          <w:rFonts w:ascii="Times New Roman" w:hAnsi="Times New Roman"/>
          <w:b/>
          <w:bCs/>
          <w:spacing w:val="-6"/>
          <w:sz w:val="36"/>
          <w:szCs w:val="36"/>
        </w:rPr>
        <w:t>r</w:t>
      </w:r>
      <w:r>
        <w:rPr>
          <w:rFonts w:ascii="Times New Roman" w:hAnsi="Times New Roman"/>
          <w:b/>
          <w:bCs/>
          <w:sz w:val="36"/>
          <w:szCs w:val="36"/>
        </w:rPr>
        <w:t>ee Requi</w:t>
      </w:r>
      <w:r>
        <w:rPr>
          <w:rFonts w:ascii="Times New Roman" w:hAnsi="Times New Roman"/>
          <w:b/>
          <w:bCs/>
          <w:spacing w:val="-7"/>
          <w:sz w:val="36"/>
          <w:szCs w:val="36"/>
        </w:rPr>
        <w:t>r</w:t>
      </w:r>
      <w:r>
        <w:rPr>
          <w:rFonts w:ascii="Times New Roman" w:hAnsi="Times New Roman"/>
          <w:b/>
          <w:bCs/>
          <w:sz w:val="36"/>
          <w:szCs w:val="36"/>
        </w:rPr>
        <w:t>ements</w:t>
      </w:r>
    </w:p>
    <w:p w:rsidR="00F42301" w:rsidRDefault="00F42301" w:rsidP="00721764">
      <w:pPr>
        <w:widowControl w:val="0"/>
        <w:autoSpaceDE w:val="0"/>
        <w:autoSpaceDN w:val="0"/>
        <w:adjustRightInd w:val="0"/>
        <w:spacing w:before="38" w:after="0"/>
        <w:ind w:left="1926"/>
        <w:rPr>
          <w:rFonts w:ascii="Times New Roman" w:hAnsi="Times New Roman"/>
          <w:sz w:val="28"/>
          <w:szCs w:val="28"/>
        </w:rPr>
      </w:pPr>
      <w:r>
        <w:rPr>
          <w:rFonts w:ascii="Times New Roman" w:hAnsi="Times New Roman"/>
          <w:b/>
          <w:bCs/>
          <w:sz w:val="28"/>
          <w:szCs w:val="28"/>
        </w:rPr>
        <w:t>Comp</w:t>
      </w:r>
      <w:r>
        <w:rPr>
          <w:rFonts w:ascii="Times New Roman" w:hAnsi="Times New Roman"/>
          <w:b/>
          <w:bCs/>
          <w:spacing w:val="-5"/>
          <w:sz w:val="28"/>
          <w:szCs w:val="28"/>
        </w:rPr>
        <w:t>r</w:t>
      </w:r>
      <w:r>
        <w:rPr>
          <w:rFonts w:ascii="Times New Roman" w:hAnsi="Times New Roman"/>
          <w:b/>
          <w:bCs/>
          <w:sz w:val="28"/>
          <w:szCs w:val="28"/>
        </w:rPr>
        <w:t>ehensive Examinations</w:t>
      </w:r>
    </w:p>
    <w:p w:rsidR="00F42301" w:rsidRDefault="00F42301" w:rsidP="00721764">
      <w:pPr>
        <w:widowControl w:val="0"/>
        <w:autoSpaceDE w:val="0"/>
        <w:autoSpaceDN w:val="0"/>
        <w:adjustRightInd w:val="0"/>
        <w:spacing w:before="37" w:after="0" w:line="250" w:lineRule="auto"/>
        <w:ind w:left="1926" w:right="869" w:firstLine="360"/>
        <w:rPr>
          <w:rFonts w:ascii="Times New Roman" w:hAnsi="Times New Roman"/>
          <w:sz w:val="20"/>
          <w:szCs w:val="20"/>
        </w:rPr>
      </w:pPr>
      <w:ins w:id="61" w:author=" " w:date="2011-04-06T10:25:00Z">
        <w:r>
          <w:rPr>
            <w:rFonts w:ascii="Times New Roman" w:hAnsi="Times New Roman"/>
            <w:sz w:val="20"/>
            <w:szCs w:val="20"/>
          </w:rPr>
          <w:t>Except for Educational Leadership and School Counseling</w:t>
        </w:r>
      </w:ins>
      <w:ins w:id="62" w:author=" " w:date="2011-04-06T10:26:00Z">
        <w:r>
          <w:rPr>
            <w:rFonts w:ascii="Times New Roman" w:hAnsi="Times New Roman"/>
            <w:sz w:val="20"/>
            <w:szCs w:val="20"/>
          </w:rPr>
          <w:t xml:space="preserve">, in </w:t>
        </w:r>
      </w:ins>
      <w:del w:id="63" w:author=" " w:date="2011-04-06T10:26:00Z">
        <w:r w:rsidDel="008369BF">
          <w:rPr>
            <w:rFonts w:ascii="Times New Roman" w:hAnsi="Times New Roman"/>
            <w:sz w:val="20"/>
            <w:szCs w:val="20"/>
          </w:rPr>
          <w:delText>In</w:delText>
        </w:r>
      </w:del>
      <w:r>
        <w:rPr>
          <w:rFonts w:ascii="Times New Roman" w:hAnsi="Times New Roman"/>
          <w:sz w:val="20"/>
          <w:szCs w:val="20"/>
        </w:rPr>
        <w:t xml:space="preserve"> partial fulfillment of the M.Ed. degree, students are required to satisfactorily pass a </w:t>
      </w:r>
      <w:del w:id="64" w:author=" " w:date="2011-04-06T10:26:00Z">
        <w:r w:rsidDel="008369BF">
          <w:rPr>
            <w:rFonts w:ascii="Times New Roman" w:hAnsi="Times New Roman"/>
            <w:sz w:val="20"/>
            <w:szCs w:val="20"/>
          </w:rPr>
          <w:delText>com- prehensive</w:delText>
        </w:r>
      </w:del>
      <w:ins w:id="65" w:author=" " w:date="2011-04-06T10:26:00Z">
        <w:r>
          <w:rPr>
            <w:rFonts w:ascii="Times New Roman" w:hAnsi="Times New Roman"/>
            <w:sz w:val="20"/>
            <w:szCs w:val="20"/>
          </w:rPr>
          <w:t xml:space="preserve"> comprehensive</w:t>
        </w:r>
      </w:ins>
      <w:r>
        <w:rPr>
          <w:rFonts w:ascii="Times New Roman" w:hAnsi="Times New Roman"/>
          <w:sz w:val="20"/>
          <w:szCs w:val="20"/>
        </w:rPr>
        <w:t xml:space="preserve"> examination.</w:t>
      </w:r>
      <w:r>
        <w:rPr>
          <w:rFonts w:ascii="Times New Roman" w:hAnsi="Times New Roman"/>
          <w:spacing w:val="-11"/>
          <w:sz w:val="20"/>
          <w:szCs w:val="20"/>
        </w:rPr>
        <w:t xml:space="preserve"> </w:t>
      </w:r>
      <w:r>
        <w:rPr>
          <w:rFonts w:ascii="Times New Roman" w:hAnsi="Times New Roman"/>
          <w:sz w:val="20"/>
          <w:szCs w:val="20"/>
        </w:rPr>
        <w:t>A</w:t>
      </w:r>
      <w:r>
        <w:rPr>
          <w:rFonts w:ascii="Times New Roman" w:hAnsi="Times New Roman"/>
          <w:spacing w:val="-11"/>
          <w:sz w:val="20"/>
          <w:szCs w:val="20"/>
        </w:rPr>
        <w:t xml:space="preserve"> </w:t>
      </w:r>
      <w:r>
        <w:rPr>
          <w:rFonts w:ascii="Times New Roman" w:hAnsi="Times New Roman"/>
          <w:sz w:val="20"/>
          <w:szCs w:val="20"/>
        </w:rPr>
        <w:t>student is eligible to take the comprehensive examination only if (a) a passing score on the Praxis II/GACE Content has been filed with the student</w:t>
      </w:r>
      <w:r>
        <w:rPr>
          <w:rFonts w:ascii="Times New Roman" w:hAnsi="Times New Roman"/>
          <w:spacing w:val="-11"/>
          <w:sz w:val="20"/>
          <w:szCs w:val="20"/>
        </w:rPr>
        <w:t>’</w:t>
      </w:r>
      <w:r>
        <w:rPr>
          <w:rFonts w:ascii="Times New Roman" w:hAnsi="Times New Roman"/>
          <w:sz w:val="20"/>
          <w:szCs w:val="20"/>
        </w:rPr>
        <w:t>s adviso</w:t>
      </w:r>
      <w:r>
        <w:rPr>
          <w:rFonts w:ascii="Times New Roman" w:hAnsi="Times New Roman"/>
          <w:spacing w:val="-8"/>
          <w:sz w:val="20"/>
          <w:szCs w:val="20"/>
        </w:rPr>
        <w:t>r</w:t>
      </w:r>
      <w:r>
        <w:rPr>
          <w:rFonts w:ascii="Times New Roman" w:hAnsi="Times New Roman"/>
          <w:sz w:val="20"/>
          <w:szCs w:val="20"/>
        </w:rPr>
        <w:t>, and (b) grades for the major area (Area C or the Professional Courses) should be no less than a “B.” Grades less than “B” in</w:t>
      </w:r>
      <w:r>
        <w:rPr>
          <w:rFonts w:ascii="Times New Roman" w:hAnsi="Times New Roman"/>
          <w:spacing w:val="-11"/>
          <w:sz w:val="20"/>
          <w:szCs w:val="20"/>
        </w:rPr>
        <w:t xml:space="preserve"> </w:t>
      </w:r>
      <w:r>
        <w:rPr>
          <w:rFonts w:ascii="Times New Roman" w:hAnsi="Times New Roman"/>
          <w:sz w:val="20"/>
          <w:szCs w:val="20"/>
        </w:rPr>
        <w:t>Area C of the Program of Study must be repeated.</w:t>
      </w:r>
      <w:r>
        <w:rPr>
          <w:rFonts w:ascii="Times New Roman" w:hAnsi="Times New Roman"/>
          <w:spacing w:val="-3"/>
          <w:sz w:val="20"/>
          <w:szCs w:val="20"/>
        </w:rPr>
        <w:t xml:space="preserve"> </w:t>
      </w:r>
      <w:r>
        <w:rPr>
          <w:rFonts w:ascii="Times New Roman" w:hAnsi="Times New Roman"/>
          <w:sz w:val="20"/>
          <w:szCs w:val="20"/>
        </w:rPr>
        <w:t>The overall grade-point average for all 36 semester credit hours for the Master of Education must be no less than 3.0 on a fou</w:t>
      </w:r>
      <w:r>
        <w:rPr>
          <w:rFonts w:ascii="Times New Roman" w:hAnsi="Times New Roman"/>
          <w:spacing w:val="-4"/>
          <w:sz w:val="20"/>
          <w:szCs w:val="20"/>
        </w:rPr>
        <w:t>r</w:t>
      </w:r>
      <w:r>
        <w:rPr>
          <w:rFonts w:ascii="Times New Roman" w:hAnsi="Times New Roman"/>
          <w:sz w:val="20"/>
          <w:szCs w:val="20"/>
        </w:rPr>
        <w:t>-point scale. No grade less than “C” will be accepted.</w:t>
      </w:r>
      <w:r>
        <w:rPr>
          <w:rFonts w:ascii="Times New Roman" w:hAnsi="Times New Roman"/>
          <w:spacing w:val="-3"/>
          <w:sz w:val="20"/>
          <w:szCs w:val="20"/>
        </w:rPr>
        <w:t xml:space="preserve"> </w:t>
      </w:r>
      <w:r>
        <w:rPr>
          <w:rFonts w:ascii="Times New Roman" w:hAnsi="Times New Roman"/>
          <w:sz w:val="20"/>
          <w:szCs w:val="20"/>
        </w:rPr>
        <w:t>The comprehensive examination may be taken three times.</w:t>
      </w:r>
      <w:r>
        <w:rPr>
          <w:rFonts w:ascii="Times New Roman" w:hAnsi="Times New Roman"/>
          <w:spacing w:val="-11"/>
          <w:sz w:val="20"/>
          <w:szCs w:val="20"/>
        </w:rPr>
        <w:t xml:space="preserve"> </w:t>
      </w:r>
      <w:r>
        <w:rPr>
          <w:rFonts w:ascii="Times New Roman" w:hAnsi="Times New Roman"/>
          <w:sz w:val="20"/>
          <w:szCs w:val="20"/>
        </w:rPr>
        <w:t>A</w:t>
      </w:r>
      <w:r>
        <w:rPr>
          <w:rFonts w:ascii="Times New Roman" w:hAnsi="Times New Roman"/>
          <w:spacing w:val="-11"/>
          <w:sz w:val="20"/>
          <w:szCs w:val="20"/>
        </w:rPr>
        <w:t xml:space="preserve"> </w:t>
      </w:r>
      <w:r>
        <w:rPr>
          <w:rFonts w:ascii="Times New Roman" w:hAnsi="Times New Roman"/>
          <w:sz w:val="20"/>
          <w:szCs w:val="20"/>
        </w:rPr>
        <w:t>third failure on the comprehensive examination results in termination from</w:t>
      </w:r>
    </w:p>
    <w:p w:rsidR="00F42301" w:rsidRDefault="00F42301" w:rsidP="00721764">
      <w:pPr>
        <w:widowControl w:val="0"/>
        <w:autoSpaceDE w:val="0"/>
        <w:autoSpaceDN w:val="0"/>
        <w:adjustRightInd w:val="0"/>
        <w:spacing w:after="0"/>
        <w:ind w:left="1926"/>
        <w:rPr>
          <w:rFonts w:ascii="Times New Roman" w:hAnsi="Times New Roman"/>
          <w:sz w:val="20"/>
          <w:szCs w:val="20"/>
        </w:rPr>
      </w:pPr>
      <w:r>
        <w:rPr>
          <w:rFonts w:ascii="Times New Roman" w:hAnsi="Times New Roman"/>
          <w:sz w:val="20"/>
          <w:szCs w:val="20"/>
        </w:rPr>
        <w:t>the degree program.</w:t>
      </w:r>
    </w:p>
    <w:p w:rsidR="00F42301" w:rsidRDefault="00F42301" w:rsidP="00721764">
      <w:pPr>
        <w:widowControl w:val="0"/>
        <w:autoSpaceDE w:val="0"/>
        <w:autoSpaceDN w:val="0"/>
        <w:adjustRightInd w:val="0"/>
        <w:spacing w:before="6" w:after="0" w:line="200" w:lineRule="exact"/>
        <w:rPr>
          <w:rFonts w:ascii="Times New Roman" w:hAnsi="Times New Roman"/>
          <w:sz w:val="20"/>
          <w:szCs w:val="20"/>
        </w:rPr>
      </w:pPr>
    </w:p>
    <w:p w:rsidR="00F42301" w:rsidRDefault="00F42301" w:rsidP="00721764">
      <w:pPr>
        <w:widowControl w:val="0"/>
        <w:autoSpaceDE w:val="0"/>
        <w:autoSpaceDN w:val="0"/>
        <w:adjustRightInd w:val="0"/>
        <w:spacing w:after="0"/>
        <w:ind w:left="1926"/>
        <w:rPr>
          <w:rFonts w:ascii="Times New Roman" w:hAnsi="Times New Roman"/>
          <w:sz w:val="36"/>
          <w:szCs w:val="36"/>
        </w:rPr>
      </w:pPr>
      <w:r w:rsidRPr="003F2CF3">
        <w:rPr>
          <w:rFonts w:ascii="Calibri" w:hAnsi="Calibri"/>
          <w:noProof/>
          <w:lang w:eastAsia="en-US"/>
        </w:rPr>
        <w:pict>
          <v:shape id="_x0000_s3673" type="#_x0000_t202" style="position:absolute;left:0;text-align:left;margin-left:17.85pt;margin-top:17.9pt;width:1in;height:184.3pt;z-index:-251588608;mso-position-horizontal-relative:page" o:allowincell="f" filled="f" stroked="f">
            <v:textbox style="layout-flow:vertical;mso-layout-flow-alt:bottom-to-top" inset="0,0,0,0">
              <w:txbxContent>
                <w:p w:rsidR="00F42301" w:rsidRDefault="00F42301" w:rsidP="00721764">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E</w:t>
                  </w:r>
                  <w:r>
                    <w:rPr>
                      <w:rFonts w:ascii="Impact" w:hAnsi="Impact" w:cs="Impact"/>
                      <w:color w:val="A3A3A3"/>
                      <w:spacing w:val="-115"/>
                      <w:position w:val="1"/>
                      <w:sz w:val="105"/>
                      <w:szCs w:val="105"/>
                    </w:rPr>
                    <w:t xml:space="preserve"> </w:t>
                  </w:r>
                </w:p>
              </w:txbxContent>
            </v:textbox>
            <w10:wrap anchorx="page"/>
          </v:shape>
        </w:pict>
      </w:r>
      <w:r>
        <w:rPr>
          <w:rFonts w:ascii="Times New Roman" w:hAnsi="Times New Roman"/>
          <w:b/>
          <w:bCs/>
          <w:sz w:val="36"/>
          <w:szCs w:val="36"/>
        </w:rPr>
        <w:t>Comp</w:t>
      </w:r>
      <w:r>
        <w:rPr>
          <w:rFonts w:ascii="Times New Roman" w:hAnsi="Times New Roman"/>
          <w:b/>
          <w:bCs/>
          <w:spacing w:val="-7"/>
          <w:sz w:val="36"/>
          <w:szCs w:val="36"/>
        </w:rPr>
        <w:t>r</w:t>
      </w:r>
      <w:r>
        <w:rPr>
          <w:rFonts w:ascii="Times New Roman" w:hAnsi="Times New Roman"/>
          <w:b/>
          <w:bCs/>
          <w:sz w:val="36"/>
          <w:szCs w:val="36"/>
        </w:rPr>
        <w:t>ehensive Examination Policy</w:t>
      </w:r>
    </w:p>
    <w:p w:rsidR="00F42301" w:rsidRDefault="00F42301" w:rsidP="00721764">
      <w:pPr>
        <w:widowControl w:val="0"/>
        <w:autoSpaceDE w:val="0"/>
        <w:autoSpaceDN w:val="0"/>
        <w:adjustRightInd w:val="0"/>
        <w:spacing w:before="38" w:after="0"/>
        <w:ind w:left="1926"/>
        <w:rPr>
          <w:rFonts w:ascii="Times New Roman" w:hAnsi="Times New Roman"/>
          <w:sz w:val="28"/>
          <w:szCs w:val="28"/>
        </w:rPr>
      </w:pPr>
      <w:r>
        <w:rPr>
          <w:rFonts w:ascii="Times New Roman" w:hAnsi="Times New Roman"/>
          <w:b/>
          <w:bCs/>
          <w:sz w:val="28"/>
          <w:szCs w:val="28"/>
        </w:rPr>
        <w:t>Eligibility</w:t>
      </w:r>
    </w:p>
    <w:p w:rsidR="00F42301" w:rsidRDefault="00F42301" w:rsidP="00721764">
      <w:pPr>
        <w:widowControl w:val="0"/>
        <w:autoSpaceDE w:val="0"/>
        <w:autoSpaceDN w:val="0"/>
        <w:adjustRightInd w:val="0"/>
        <w:spacing w:before="37" w:after="0" w:line="250" w:lineRule="auto"/>
        <w:ind w:left="1926" w:right="1095" w:firstLine="360"/>
        <w:rPr>
          <w:rFonts w:ascii="Times New Roman" w:hAnsi="Times New Roman"/>
          <w:sz w:val="20"/>
          <w:szCs w:val="20"/>
        </w:rPr>
      </w:pPr>
      <w:r>
        <w:rPr>
          <w:rFonts w:ascii="Times New Roman" w:hAnsi="Times New Roman"/>
          <w:sz w:val="20"/>
          <w:szCs w:val="20"/>
        </w:rPr>
        <w:t>Graduate students are eligible to take the M.Ed. comprehensive examination in the last se- mester of their study or when they have completed all the courses in</w:t>
      </w:r>
      <w:r>
        <w:rPr>
          <w:rFonts w:ascii="Times New Roman" w:hAnsi="Times New Roman"/>
          <w:spacing w:val="-11"/>
          <w:sz w:val="20"/>
          <w:szCs w:val="20"/>
        </w:rPr>
        <w:t xml:space="preserve"> </w:t>
      </w:r>
      <w:r>
        <w:rPr>
          <w:rFonts w:ascii="Times New Roman" w:hAnsi="Times New Roman"/>
          <w:sz w:val="20"/>
          <w:szCs w:val="20"/>
        </w:rPr>
        <w:t>Area C of their degree pro- gram and the advisor has granted permission.</w:t>
      </w:r>
    </w:p>
    <w:p w:rsidR="00F42301" w:rsidRDefault="00F42301" w:rsidP="00721764">
      <w:pPr>
        <w:widowControl w:val="0"/>
        <w:autoSpaceDE w:val="0"/>
        <w:autoSpaceDN w:val="0"/>
        <w:adjustRightInd w:val="0"/>
        <w:spacing w:before="17" w:after="0" w:line="200" w:lineRule="exact"/>
        <w:rPr>
          <w:rFonts w:ascii="Times New Roman" w:hAnsi="Times New Roman"/>
          <w:sz w:val="20"/>
          <w:szCs w:val="20"/>
        </w:rPr>
      </w:pPr>
    </w:p>
    <w:p w:rsidR="00F42301" w:rsidRDefault="00F42301" w:rsidP="00721764">
      <w:pPr>
        <w:widowControl w:val="0"/>
        <w:autoSpaceDE w:val="0"/>
        <w:autoSpaceDN w:val="0"/>
        <w:adjustRightInd w:val="0"/>
        <w:spacing w:after="0"/>
        <w:ind w:left="1926"/>
        <w:rPr>
          <w:rFonts w:ascii="Times New Roman" w:hAnsi="Times New Roman"/>
          <w:sz w:val="28"/>
          <w:szCs w:val="28"/>
        </w:rPr>
      </w:pPr>
      <w:r>
        <w:rPr>
          <w:rFonts w:ascii="Times New Roman" w:hAnsi="Times New Roman"/>
          <w:b/>
          <w:bCs/>
          <w:sz w:val="28"/>
          <w:szCs w:val="28"/>
        </w:rPr>
        <w:t>Schedule</w:t>
      </w:r>
    </w:p>
    <w:p w:rsidR="00F42301" w:rsidRDefault="00F42301" w:rsidP="00721764">
      <w:pPr>
        <w:widowControl w:val="0"/>
        <w:autoSpaceDE w:val="0"/>
        <w:autoSpaceDN w:val="0"/>
        <w:adjustRightInd w:val="0"/>
        <w:spacing w:before="37" w:after="0" w:line="250" w:lineRule="auto"/>
        <w:ind w:left="1926" w:right="995" w:firstLine="360"/>
        <w:rPr>
          <w:rFonts w:ascii="Times New Roman" w:hAnsi="Times New Roman"/>
          <w:sz w:val="20"/>
          <w:szCs w:val="20"/>
        </w:rPr>
      </w:pPr>
      <w:r>
        <w:rPr>
          <w:rFonts w:ascii="Times New Roman" w:hAnsi="Times New Roman"/>
          <w:sz w:val="20"/>
          <w:szCs w:val="20"/>
        </w:rPr>
        <w:t>The comprehensive examination shall be given on the first Saturday following mid-semester examinations or as otherwise announced by the Graduate Studies Committee for the College of Education.</w:t>
      </w:r>
    </w:p>
    <w:p w:rsidR="00F42301" w:rsidRDefault="00F42301" w:rsidP="00721764">
      <w:pPr>
        <w:widowControl w:val="0"/>
        <w:autoSpaceDE w:val="0"/>
        <w:autoSpaceDN w:val="0"/>
        <w:adjustRightInd w:val="0"/>
        <w:spacing w:before="17" w:after="0" w:line="200" w:lineRule="exact"/>
        <w:rPr>
          <w:rFonts w:ascii="Times New Roman" w:hAnsi="Times New Roman"/>
          <w:sz w:val="20"/>
          <w:szCs w:val="20"/>
        </w:rPr>
      </w:pPr>
    </w:p>
    <w:p w:rsidR="00F42301" w:rsidRDefault="00F42301" w:rsidP="00721764">
      <w:pPr>
        <w:widowControl w:val="0"/>
        <w:autoSpaceDE w:val="0"/>
        <w:autoSpaceDN w:val="0"/>
        <w:adjustRightInd w:val="0"/>
        <w:spacing w:after="0"/>
        <w:ind w:left="1926"/>
        <w:rPr>
          <w:rFonts w:ascii="Times New Roman" w:hAnsi="Times New Roman"/>
          <w:sz w:val="28"/>
          <w:szCs w:val="28"/>
        </w:rPr>
      </w:pPr>
      <w:r>
        <w:rPr>
          <w:rFonts w:ascii="Times New Roman" w:hAnsi="Times New Roman"/>
          <w:b/>
          <w:bCs/>
          <w:sz w:val="28"/>
          <w:szCs w:val="28"/>
        </w:rPr>
        <w:t>Natu</w:t>
      </w:r>
      <w:r>
        <w:rPr>
          <w:rFonts w:ascii="Times New Roman" w:hAnsi="Times New Roman"/>
          <w:b/>
          <w:bCs/>
          <w:spacing w:val="-5"/>
          <w:sz w:val="28"/>
          <w:szCs w:val="28"/>
        </w:rPr>
        <w:t>r</w:t>
      </w:r>
      <w:r>
        <w:rPr>
          <w:rFonts w:ascii="Times New Roman" w:hAnsi="Times New Roman"/>
          <w:b/>
          <w:bCs/>
          <w:sz w:val="28"/>
          <w:szCs w:val="28"/>
        </w:rPr>
        <w:t>e of the Examination</w:t>
      </w:r>
    </w:p>
    <w:p w:rsidR="00F42301" w:rsidRDefault="00F42301" w:rsidP="00721764">
      <w:pPr>
        <w:widowControl w:val="0"/>
        <w:autoSpaceDE w:val="0"/>
        <w:autoSpaceDN w:val="0"/>
        <w:adjustRightInd w:val="0"/>
        <w:spacing w:before="37" w:after="0" w:line="250" w:lineRule="auto"/>
        <w:ind w:left="1926" w:right="946" w:firstLine="360"/>
        <w:rPr>
          <w:rFonts w:ascii="Times New Roman" w:hAnsi="Times New Roman"/>
          <w:sz w:val="20"/>
          <w:szCs w:val="20"/>
        </w:rPr>
      </w:pPr>
      <w:r>
        <w:rPr>
          <w:rFonts w:ascii="Times New Roman" w:hAnsi="Times New Roman"/>
          <w:sz w:val="20"/>
          <w:szCs w:val="20"/>
        </w:rPr>
        <w:t>The examination shall be made of three or four general essay questions and/or problems cov- ering current research, recent developments and general principles in the student</w:t>
      </w:r>
      <w:r>
        <w:rPr>
          <w:rFonts w:ascii="Times New Roman" w:hAnsi="Times New Roman"/>
          <w:spacing w:val="-11"/>
          <w:sz w:val="20"/>
          <w:szCs w:val="20"/>
        </w:rPr>
        <w:t>’</w:t>
      </w:r>
      <w:r>
        <w:rPr>
          <w:rFonts w:ascii="Times New Roman" w:hAnsi="Times New Roman"/>
          <w:sz w:val="20"/>
          <w:szCs w:val="20"/>
        </w:rPr>
        <w:t>s major area of stud</w:t>
      </w:r>
      <w:r>
        <w:rPr>
          <w:rFonts w:ascii="Times New Roman" w:hAnsi="Times New Roman"/>
          <w:spacing w:val="-13"/>
          <w:sz w:val="20"/>
          <w:szCs w:val="20"/>
        </w:rPr>
        <w:t>y</w:t>
      </w:r>
      <w:r>
        <w:rPr>
          <w:rFonts w:ascii="Times New Roman" w:hAnsi="Times New Roman"/>
          <w:sz w:val="20"/>
          <w:szCs w:val="20"/>
        </w:rPr>
        <w:t>.</w:t>
      </w:r>
      <w:r>
        <w:rPr>
          <w:rFonts w:ascii="Times New Roman" w:hAnsi="Times New Roman"/>
          <w:spacing w:val="-4"/>
          <w:sz w:val="20"/>
          <w:szCs w:val="20"/>
        </w:rPr>
        <w:t xml:space="preserve"> </w:t>
      </w:r>
      <w:r>
        <w:rPr>
          <w:rFonts w:ascii="Times New Roman" w:hAnsi="Times New Roman"/>
          <w:sz w:val="20"/>
          <w:szCs w:val="20"/>
        </w:rPr>
        <w:t>The questions should integrate core courses in the program of stud</w:t>
      </w:r>
      <w:r>
        <w:rPr>
          <w:rFonts w:ascii="Times New Roman" w:hAnsi="Times New Roman"/>
          <w:spacing w:val="-13"/>
          <w:sz w:val="20"/>
          <w:szCs w:val="20"/>
        </w:rPr>
        <w:t>y</w:t>
      </w:r>
      <w:r>
        <w:rPr>
          <w:rFonts w:ascii="Times New Roman" w:hAnsi="Times New Roman"/>
          <w:sz w:val="20"/>
          <w:szCs w:val="20"/>
        </w:rPr>
        <w:t>.</w:t>
      </w:r>
    </w:p>
    <w:p w:rsidR="00F42301" w:rsidRDefault="00F42301" w:rsidP="00721764">
      <w:pPr>
        <w:widowControl w:val="0"/>
        <w:autoSpaceDE w:val="0"/>
        <w:autoSpaceDN w:val="0"/>
        <w:adjustRightInd w:val="0"/>
        <w:spacing w:before="17" w:after="0" w:line="200" w:lineRule="exact"/>
        <w:rPr>
          <w:rFonts w:ascii="Times New Roman" w:hAnsi="Times New Roman"/>
          <w:sz w:val="20"/>
          <w:szCs w:val="20"/>
        </w:rPr>
      </w:pPr>
    </w:p>
    <w:p w:rsidR="00F42301" w:rsidRDefault="00F42301" w:rsidP="00721764">
      <w:pPr>
        <w:widowControl w:val="0"/>
        <w:autoSpaceDE w:val="0"/>
        <w:autoSpaceDN w:val="0"/>
        <w:adjustRightInd w:val="0"/>
        <w:spacing w:after="0"/>
        <w:ind w:left="1926"/>
        <w:rPr>
          <w:rFonts w:ascii="Times New Roman" w:hAnsi="Times New Roman"/>
          <w:sz w:val="28"/>
          <w:szCs w:val="28"/>
        </w:rPr>
      </w:pPr>
      <w:r>
        <w:rPr>
          <w:rFonts w:ascii="Times New Roman" w:hAnsi="Times New Roman"/>
          <w:b/>
          <w:bCs/>
          <w:sz w:val="28"/>
          <w:szCs w:val="28"/>
        </w:rPr>
        <w:t>Examination Committee</w:t>
      </w:r>
    </w:p>
    <w:p w:rsidR="00F42301" w:rsidRDefault="00F42301" w:rsidP="00721764">
      <w:pPr>
        <w:widowControl w:val="0"/>
        <w:autoSpaceDE w:val="0"/>
        <w:autoSpaceDN w:val="0"/>
        <w:adjustRightInd w:val="0"/>
        <w:spacing w:before="37" w:after="0" w:line="250" w:lineRule="auto"/>
        <w:ind w:left="1926" w:right="926" w:firstLine="360"/>
        <w:jc w:val="both"/>
        <w:rPr>
          <w:rFonts w:ascii="Times New Roman" w:hAnsi="Times New Roman"/>
          <w:sz w:val="20"/>
          <w:szCs w:val="20"/>
        </w:rPr>
      </w:pPr>
      <w:r>
        <w:rPr>
          <w:rFonts w:ascii="Times New Roman" w:hAnsi="Times New Roman"/>
          <w:sz w:val="20"/>
          <w:szCs w:val="20"/>
        </w:rPr>
        <w:t>The program coordinator shall assemble and chair an examination committee of at least three instructors for each examinee.</w:t>
      </w:r>
      <w:r>
        <w:rPr>
          <w:rFonts w:ascii="Times New Roman" w:hAnsi="Times New Roman"/>
          <w:spacing w:val="-3"/>
          <w:sz w:val="20"/>
          <w:szCs w:val="20"/>
        </w:rPr>
        <w:t xml:space="preserve"> </w:t>
      </w:r>
      <w:r>
        <w:rPr>
          <w:rFonts w:ascii="Times New Roman" w:hAnsi="Times New Roman"/>
          <w:sz w:val="20"/>
          <w:szCs w:val="20"/>
        </w:rPr>
        <w:t>The examination committee shall construct and grade the examina- tion and report the results via the chairperson.</w:t>
      </w:r>
    </w:p>
    <w:p w:rsidR="00F42301" w:rsidRDefault="00F42301" w:rsidP="00721764">
      <w:pPr>
        <w:widowControl w:val="0"/>
        <w:autoSpaceDE w:val="0"/>
        <w:autoSpaceDN w:val="0"/>
        <w:adjustRightInd w:val="0"/>
        <w:spacing w:before="37" w:after="0" w:line="250" w:lineRule="auto"/>
        <w:ind w:left="1926" w:right="926" w:firstLine="360"/>
        <w:jc w:val="both"/>
        <w:rPr>
          <w:rFonts w:ascii="Times New Roman" w:hAnsi="Times New Roman"/>
          <w:sz w:val="20"/>
          <w:szCs w:val="20"/>
        </w:rPr>
        <w:sectPr w:rsidR="00F42301">
          <w:footerReference w:type="even" r:id="rId38"/>
          <w:footerReference w:type="default" r:id="rId39"/>
          <w:pgSz w:w="12240" w:h="15840"/>
          <w:pgMar w:top="260" w:right="1300" w:bottom="280" w:left="220" w:header="0" w:footer="770" w:gutter="0"/>
          <w:pgNumType w:start="70"/>
          <w:cols w:space="720" w:equalWidth="0">
            <w:col w:w="10720"/>
          </w:cols>
          <w:noEndnote/>
        </w:sectPr>
      </w:pPr>
    </w:p>
    <w:p w:rsidR="00F42301" w:rsidRDefault="00F42301" w:rsidP="00721764">
      <w:pPr>
        <w:widowControl w:val="0"/>
        <w:autoSpaceDE w:val="0"/>
        <w:autoSpaceDN w:val="0"/>
        <w:adjustRightInd w:val="0"/>
        <w:spacing w:before="1" w:after="0" w:line="100" w:lineRule="exact"/>
        <w:rPr>
          <w:rFonts w:ascii="Times New Roman" w:hAnsi="Times New Roman"/>
          <w:sz w:val="10"/>
          <w:szCs w:val="10"/>
        </w:rPr>
      </w:pPr>
    </w:p>
    <w:tbl>
      <w:tblPr>
        <w:tblW w:w="0" w:type="auto"/>
        <w:tblInd w:w="101" w:type="dxa"/>
        <w:tblLayout w:type="fixed"/>
        <w:tblCellMar>
          <w:left w:w="0" w:type="dxa"/>
          <w:right w:w="0" w:type="dxa"/>
        </w:tblCellMar>
        <w:tblLook w:val="0000"/>
      </w:tblPr>
      <w:tblGrid>
        <w:gridCol w:w="4876"/>
        <w:gridCol w:w="4560"/>
        <w:gridCol w:w="1067"/>
      </w:tblGrid>
      <w:tr w:rsidR="00F42301" w:rsidRPr="00FA7AC7" w:rsidTr="00B67EC4">
        <w:trPr>
          <w:trHeight w:hRule="exact" w:val="235"/>
        </w:trPr>
        <w:tc>
          <w:tcPr>
            <w:tcW w:w="4876" w:type="dxa"/>
            <w:tcBorders>
              <w:top w:val="nil"/>
              <w:left w:val="nil"/>
              <w:bottom w:val="single" w:sz="4" w:space="0" w:color="191919"/>
              <w:right w:val="single" w:sz="4" w:space="0" w:color="191919"/>
            </w:tcBorders>
          </w:tcPr>
          <w:p w:rsidR="00F42301" w:rsidRPr="00FA7AC7" w:rsidRDefault="00F42301" w:rsidP="00B67EC4">
            <w:pPr>
              <w:widowControl w:val="0"/>
              <w:autoSpaceDE w:val="0"/>
              <w:autoSpaceDN w:val="0"/>
              <w:adjustRightInd w:val="0"/>
              <w:spacing w:after="0"/>
              <w:rPr>
                <w:rFonts w:ascii="Times New Roman" w:hAnsi="Times New Roman"/>
                <w:sz w:val="24"/>
                <w:szCs w:val="24"/>
              </w:rPr>
            </w:pPr>
          </w:p>
        </w:tc>
        <w:tc>
          <w:tcPr>
            <w:tcW w:w="4560" w:type="dxa"/>
            <w:vMerge w:val="restart"/>
            <w:tcBorders>
              <w:top w:val="single" w:sz="4" w:space="0" w:color="191919"/>
              <w:left w:val="single" w:sz="4" w:space="0" w:color="191919"/>
              <w:bottom w:val="single" w:sz="4" w:space="0" w:color="191919"/>
              <w:right w:val="single" w:sz="4" w:space="0" w:color="191919"/>
            </w:tcBorders>
          </w:tcPr>
          <w:p w:rsidR="00F42301" w:rsidRPr="00FA7AC7" w:rsidRDefault="00F42301" w:rsidP="00B67EC4">
            <w:pPr>
              <w:widowControl w:val="0"/>
              <w:autoSpaceDE w:val="0"/>
              <w:autoSpaceDN w:val="0"/>
              <w:adjustRightInd w:val="0"/>
              <w:spacing w:before="8" w:after="0" w:line="150" w:lineRule="exact"/>
              <w:rPr>
                <w:rFonts w:ascii="Times New Roman" w:hAnsi="Times New Roman"/>
                <w:sz w:val="15"/>
                <w:szCs w:val="15"/>
              </w:rPr>
            </w:pPr>
          </w:p>
          <w:p w:rsidR="00F42301" w:rsidRPr="00FA7AC7" w:rsidRDefault="00F42301" w:rsidP="00B67EC4">
            <w:pPr>
              <w:widowControl w:val="0"/>
              <w:autoSpaceDE w:val="0"/>
              <w:autoSpaceDN w:val="0"/>
              <w:adjustRightInd w:val="0"/>
              <w:spacing w:after="0"/>
              <w:ind w:left="1783"/>
              <w:rPr>
                <w:rFonts w:ascii="Times New Roman" w:hAnsi="Times New Roman"/>
                <w:sz w:val="24"/>
                <w:szCs w:val="24"/>
              </w:rPr>
            </w:pPr>
            <w:r w:rsidRPr="00FA7AC7">
              <w:rPr>
                <w:rFonts w:ascii="Times New Roman" w:hAnsi="Times New Roman"/>
                <w:b/>
                <w:bCs/>
                <w:color w:val="191919"/>
                <w:sz w:val="36"/>
                <w:szCs w:val="36"/>
              </w:rPr>
              <w:t>E</w:t>
            </w:r>
            <w:r w:rsidRPr="00FA7AC7">
              <w:rPr>
                <w:rFonts w:ascii="Times New Roman" w:hAnsi="Times New Roman"/>
                <w:b/>
                <w:bCs/>
                <w:color w:val="191919"/>
                <w:sz w:val="27"/>
                <w:szCs w:val="27"/>
              </w:rPr>
              <w:t>DUC</w:t>
            </w:r>
            <w:r w:rsidRPr="00FA7AC7">
              <w:rPr>
                <w:rFonts w:ascii="Times New Roman" w:hAnsi="Times New Roman"/>
                <w:b/>
                <w:bCs/>
                <w:color w:val="191919"/>
                <w:spacing w:val="-20"/>
                <w:sz w:val="27"/>
                <w:szCs w:val="27"/>
              </w:rPr>
              <w:t>A</w:t>
            </w:r>
            <w:r w:rsidRPr="00FA7AC7">
              <w:rPr>
                <w:rFonts w:ascii="Times New Roman" w:hAnsi="Times New Roman"/>
                <w:b/>
                <w:bCs/>
                <w:color w:val="191919"/>
                <w:sz w:val="27"/>
                <w:szCs w:val="27"/>
              </w:rPr>
              <w:t>TION</w:t>
            </w:r>
          </w:p>
        </w:tc>
        <w:tc>
          <w:tcPr>
            <w:tcW w:w="1067" w:type="dxa"/>
            <w:tcBorders>
              <w:top w:val="nil"/>
              <w:left w:val="single" w:sz="4" w:space="0" w:color="191919"/>
              <w:bottom w:val="single" w:sz="4" w:space="0" w:color="191919"/>
              <w:right w:val="nil"/>
            </w:tcBorders>
          </w:tcPr>
          <w:p w:rsidR="00F42301" w:rsidRPr="00FA7AC7" w:rsidRDefault="00F42301" w:rsidP="00B67EC4">
            <w:pPr>
              <w:widowControl w:val="0"/>
              <w:autoSpaceDE w:val="0"/>
              <w:autoSpaceDN w:val="0"/>
              <w:adjustRightInd w:val="0"/>
              <w:spacing w:after="0"/>
              <w:rPr>
                <w:rFonts w:ascii="Times New Roman" w:hAnsi="Times New Roman"/>
                <w:sz w:val="24"/>
                <w:szCs w:val="24"/>
              </w:rPr>
            </w:pPr>
          </w:p>
        </w:tc>
      </w:tr>
      <w:tr w:rsidR="00F42301" w:rsidRPr="00FA7AC7" w:rsidTr="00B67EC4">
        <w:trPr>
          <w:trHeight w:hRule="exact" w:val="256"/>
        </w:trPr>
        <w:tc>
          <w:tcPr>
            <w:tcW w:w="4876" w:type="dxa"/>
            <w:tcBorders>
              <w:top w:val="single" w:sz="4" w:space="0" w:color="191919"/>
              <w:left w:val="nil"/>
              <w:bottom w:val="single" w:sz="4" w:space="0" w:color="191919"/>
              <w:right w:val="single" w:sz="4" w:space="0" w:color="191919"/>
            </w:tcBorders>
          </w:tcPr>
          <w:p w:rsidR="00F42301" w:rsidRPr="00FA7AC7" w:rsidRDefault="00F42301" w:rsidP="00B67EC4">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B67EC4">
            <w:pPr>
              <w:widowControl w:val="0"/>
              <w:autoSpaceDE w:val="0"/>
              <w:autoSpaceDN w:val="0"/>
              <w:adjustRightInd w:val="0"/>
              <w:spacing w:after="0"/>
              <w:rPr>
                <w:rFonts w:ascii="Times New Roman" w:hAnsi="Times New Roman"/>
                <w:sz w:val="24"/>
                <w:szCs w:val="24"/>
              </w:rPr>
            </w:pPr>
          </w:p>
        </w:tc>
        <w:tc>
          <w:tcPr>
            <w:tcW w:w="1067" w:type="dxa"/>
            <w:tcBorders>
              <w:top w:val="single" w:sz="4" w:space="0" w:color="191919"/>
              <w:left w:val="single" w:sz="4" w:space="0" w:color="191919"/>
              <w:bottom w:val="single" w:sz="4" w:space="0" w:color="191919"/>
              <w:right w:val="nil"/>
            </w:tcBorders>
          </w:tcPr>
          <w:p w:rsidR="00F42301" w:rsidRPr="00FA7AC7" w:rsidRDefault="00F42301" w:rsidP="00B67EC4">
            <w:pPr>
              <w:widowControl w:val="0"/>
              <w:autoSpaceDE w:val="0"/>
              <w:autoSpaceDN w:val="0"/>
              <w:adjustRightInd w:val="0"/>
              <w:spacing w:after="0"/>
              <w:rPr>
                <w:rFonts w:ascii="Times New Roman" w:hAnsi="Times New Roman"/>
                <w:sz w:val="24"/>
                <w:szCs w:val="24"/>
              </w:rPr>
            </w:pPr>
          </w:p>
        </w:tc>
      </w:tr>
      <w:tr w:rsidR="00F42301" w:rsidRPr="00FA7AC7" w:rsidTr="00B67EC4">
        <w:trPr>
          <w:trHeight w:hRule="exact" w:val="219"/>
        </w:trPr>
        <w:tc>
          <w:tcPr>
            <w:tcW w:w="4876" w:type="dxa"/>
            <w:tcBorders>
              <w:top w:val="single" w:sz="4" w:space="0" w:color="191919"/>
              <w:left w:val="nil"/>
              <w:bottom w:val="nil"/>
              <w:right w:val="single" w:sz="4" w:space="0" w:color="191919"/>
            </w:tcBorders>
          </w:tcPr>
          <w:p w:rsidR="00F42301" w:rsidRPr="00FA7AC7" w:rsidRDefault="00F42301" w:rsidP="00B67EC4">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B67EC4">
            <w:pPr>
              <w:widowControl w:val="0"/>
              <w:autoSpaceDE w:val="0"/>
              <w:autoSpaceDN w:val="0"/>
              <w:adjustRightInd w:val="0"/>
              <w:spacing w:after="0"/>
              <w:rPr>
                <w:rFonts w:ascii="Times New Roman" w:hAnsi="Times New Roman"/>
                <w:sz w:val="24"/>
                <w:szCs w:val="24"/>
              </w:rPr>
            </w:pPr>
          </w:p>
        </w:tc>
        <w:tc>
          <w:tcPr>
            <w:tcW w:w="1067" w:type="dxa"/>
            <w:tcBorders>
              <w:top w:val="single" w:sz="4" w:space="0" w:color="191919"/>
              <w:left w:val="single" w:sz="4" w:space="0" w:color="191919"/>
              <w:bottom w:val="nil"/>
              <w:right w:val="nil"/>
            </w:tcBorders>
          </w:tcPr>
          <w:p w:rsidR="00F42301" w:rsidRPr="00FA7AC7" w:rsidRDefault="00F42301" w:rsidP="00B67EC4">
            <w:pPr>
              <w:widowControl w:val="0"/>
              <w:autoSpaceDE w:val="0"/>
              <w:autoSpaceDN w:val="0"/>
              <w:adjustRightInd w:val="0"/>
              <w:spacing w:after="0"/>
              <w:rPr>
                <w:rFonts w:ascii="Times New Roman" w:hAnsi="Times New Roman"/>
                <w:sz w:val="24"/>
                <w:szCs w:val="24"/>
              </w:rPr>
            </w:pPr>
          </w:p>
        </w:tc>
      </w:tr>
    </w:tbl>
    <w:p w:rsidR="00F42301" w:rsidRDefault="00F42301" w:rsidP="00721764">
      <w:pPr>
        <w:widowControl w:val="0"/>
        <w:autoSpaceDE w:val="0"/>
        <w:autoSpaceDN w:val="0"/>
        <w:adjustRightInd w:val="0"/>
        <w:spacing w:before="6" w:after="0" w:line="180" w:lineRule="exact"/>
        <w:rPr>
          <w:rFonts w:ascii="Times New Roman" w:hAnsi="Times New Roman"/>
          <w:sz w:val="18"/>
          <w:szCs w:val="18"/>
        </w:rPr>
      </w:pPr>
    </w:p>
    <w:p w:rsidR="00F42301" w:rsidRDefault="00F42301" w:rsidP="00721764">
      <w:pPr>
        <w:widowControl w:val="0"/>
        <w:autoSpaceDE w:val="0"/>
        <w:autoSpaceDN w:val="0"/>
        <w:adjustRightInd w:val="0"/>
        <w:spacing w:after="0" w:line="200" w:lineRule="exact"/>
        <w:rPr>
          <w:rFonts w:ascii="Times New Roman" w:hAnsi="Times New Roman"/>
          <w:sz w:val="20"/>
          <w:szCs w:val="20"/>
        </w:rPr>
      </w:pPr>
    </w:p>
    <w:p w:rsidR="00F42301" w:rsidRDefault="00F42301" w:rsidP="00721764">
      <w:pPr>
        <w:widowControl w:val="0"/>
        <w:autoSpaceDE w:val="0"/>
        <w:autoSpaceDN w:val="0"/>
        <w:adjustRightInd w:val="0"/>
        <w:spacing w:before="14" w:after="0"/>
        <w:ind w:left="861"/>
        <w:rPr>
          <w:rFonts w:ascii="Times New Roman" w:hAnsi="Times New Roman"/>
          <w:sz w:val="28"/>
          <w:szCs w:val="28"/>
        </w:rPr>
      </w:pPr>
      <w:r>
        <w:rPr>
          <w:rFonts w:ascii="Times New Roman" w:hAnsi="Times New Roman"/>
          <w:b/>
          <w:bCs/>
          <w:sz w:val="28"/>
          <w:szCs w:val="28"/>
        </w:rPr>
        <w:t>Administration</w:t>
      </w:r>
    </w:p>
    <w:p w:rsidR="00F42301" w:rsidRDefault="00F42301" w:rsidP="00721764">
      <w:pPr>
        <w:widowControl w:val="0"/>
        <w:autoSpaceDE w:val="0"/>
        <w:autoSpaceDN w:val="0"/>
        <w:adjustRightInd w:val="0"/>
        <w:spacing w:before="37" w:after="0"/>
        <w:ind w:left="1221"/>
        <w:rPr>
          <w:rFonts w:ascii="Times New Roman" w:hAnsi="Times New Roman"/>
          <w:sz w:val="20"/>
          <w:szCs w:val="20"/>
        </w:rPr>
      </w:pPr>
      <w:r>
        <w:rPr>
          <w:rFonts w:ascii="Times New Roman" w:hAnsi="Times New Roman"/>
          <w:sz w:val="20"/>
          <w:szCs w:val="20"/>
        </w:rPr>
        <w:t>The comprehensive examinations shall be arranged and supervised by the Graduate Studies</w:t>
      </w:r>
    </w:p>
    <w:p w:rsidR="00F42301" w:rsidRDefault="00F42301" w:rsidP="00721764">
      <w:pPr>
        <w:widowControl w:val="0"/>
        <w:autoSpaceDE w:val="0"/>
        <w:autoSpaceDN w:val="0"/>
        <w:adjustRightInd w:val="0"/>
        <w:spacing w:before="10" w:after="0"/>
        <w:ind w:left="861"/>
        <w:rPr>
          <w:rFonts w:ascii="Times New Roman" w:hAnsi="Times New Roman"/>
          <w:sz w:val="20"/>
          <w:szCs w:val="20"/>
        </w:rPr>
      </w:pPr>
      <w:r w:rsidRPr="003F2CF3">
        <w:rPr>
          <w:rFonts w:ascii="Calibri" w:hAnsi="Calibri"/>
          <w:noProof/>
          <w:lang w:eastAsia="en-US"/>
        </w:rPr>
        <w:pict>
          <v:group id="_x0000_s3675" style="position:absolute;left:0;text-align:left;margin-left:315.1pt;margin-top:-82.75pt;width:31.2pt;height:31.05pt;z-index:-251586560;mso-position-horizontal-relative:page" coordorigin="6302,-1655" coordsize="624,621" o:allowincell="f">
            <v:rect id="_x0000_s3676" style="position:absolute;left:6307;top:-1650;width:613;height:610" o:allowincell="f" stroked="f">
              <v:path arrowok="t"/>
            </v:rect>
            <v:rect id="_x0000_s3677" style="position:absolute;left:6308;top:-1650;width:620;height:620;mso-position-horizontal-relative:page" o:allowincell="f" filled="f" stroked="f">
              <v:textbox inset="0,0,0,0">
                <w:txbxContent>
                  <w:p w:rsidR="00F42301" w:rsidRDefault="00F42301" w:rsidP="00721764">
                    <w:pPr>
                      <w:spacing w:after="0" w:line="620" w:lineRule="atLeast"/>
                      <w:rPr>
                        <w:rFonts w:ascii="Times New Roman" w:hAnsi="Times New Roman"/>
                        <w:sz w:val="24"/>
                        <w:szCs w:val="24"/>
                      </w:rPr>
                    </w:pPr>
                    <w:r>
                      <w:rPr>
                        <w:rFonts w:ascii="Times New Roman" w:hAnsi="Times New Roman"/>
                        <w:noProof/>
                        <w:sz w:val="24"/>
                        <w:szCs w:val="24"/>
                      </w:rPr>
                      <w:drawing>
                        <wp:inline distT="0" distB="0" distL="0" distR="0">
                          <wp:extent cx="390525" cy="390525"/>
                          <wp:effectExtent l="19050" t="0" r="9525" b="0"/>
                          <wp:docPr id="112"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5"/>
                                  <a:srcRect/>
                                  <a:stretch>
                                    <a:fillRect/>
                                  </a:stretch>
                                </pic:blipFill>
                                <pic:spPr bwMode="auto">
                                  <a:xfrm>
                                    <a:off x="0" y="0"/>
                                    <a:ext cx="390525" cy="390525"/>
                                  </a:xfrm>
                                  <a:prstGeom prst="rect">
                                    <a:avLst/>
                                  </a:prstGeom>
                                  <a:noFill/>
                                  <a:ln w="9525">
                                    <a:noFill/>
                                    <a:miter lim="800000"/>
                                    <a:headEnd/>
                                    <a:tailEnd/>
                                  </a:ln>
                                </pic:spPr>
                              </pic:pic>
                            </a:graphicData>
                          </a:graphic>
                        </wp:inline>
                      </w:drawing>
                    </w:r>
                  </w:p>
                  <w:p w:rsidR="00F42301" w:rsidRDefault="00F42301" w:rsidP="00721764">
                    <w:pPr>
                      <w:widowControl w:val="0"/>
                      <w:autoSpaceDE w:val="0"/>
                      <w:autoSpaceDN w:val="0"/>
                      <w:adjustRightInd w:val="0"/>
                      <w:spacing w:after="0"/>
                      <w:rPr>
                        <w:rFonts w:ascii="Times New Roman" w:hAnsi="Times New Roman"/>
                        <w:sz w:val="24"/>
                        <w:szCs w:val="24"/>
                      </w:rPr>
                    </w:pPr>
                  </w:p>
                </w:txbxContent>
              </v:textbox>
            </v:rect>
            <w10:wrap anchorx="page"/>
          </v:group>
        </w:pict>
      </w:r>
      <w:r>
        <w:rPr>
          <w:rFonts w:ascii="Times New Roman" w:hAnsi="Times New Roman"/>
          <w:sz w:val="20"/>
          <w:szCs w:val="20"/>
        </w:rPr>
        <w:t>Committee for the College of Education.</w:t>
      </w:r>
    </w:p>
    <w:p w:rsidR="00F42301" w:rsidRDefault="00F42301" w:rsidP="00721764">
      <w:pPr>
        <w:widowControl w:val="0"/>
        <w:autoSpaceDE w:val="0"/>
        <w:autoSpaceDN w:val="0"/>
        <w:adjustRightInd w:val="0"/>
        <w:spacing w:before="6" w:after="0" w:line="220" w:lineRule="exact"/>
        <w:rPr>
          <w:rFonts w:ascii="Times New Roman" w:hAnsi="Times New Roman"/>
        </w:rPr>
      </w:pPr>
    </w:p>
    <w:p w:rsidR="00F42301" w:rsidRDefault="00F42301" w:rsidP="00721764">
      <w:pPr>
        <w:widowControl w:val="0"/>
        <w:autoSpaceDE w:val="0"/>
        <w:autoSpaceDN w:val="0"/>
        <w:adjustRightInd w:val="0"/>
        <w:spacing w:after="0"/>
        <w:ind w:left="861"/>
        <w:rPr>
          <w:rFonts w:ascii="Times New Roman" w:hAnsi="Times New Roman"/>
          <w:sz w:val="28"/>
          <w:szCs w:val="28"/>
        </w:rPr>
      </w:pPr>
      <w:r>
        <w:rPr>
          <w:rFonts w:ascii="Times New Roman" w:hAnsi="Times New Roman"/>
          <w:b/>
          <w:bCs/>
          <w:sz w:val="28"/>
          <w:szCs w:val="28"/>
        </w:rPr>
        <w:t>Grading</w:t>
      </w:r>
    </w:p>
    <w:p w:rsidR="00F42301" w:rsidRDefault="00F42301" w:rsidP="00721764">
      <w:pPr>
        <w:widowControl w:val="0"/>
        <w:autoSpaceDE w:val="0"/>
        <w:autoSpaceDN w:val="0"/>
        <w:adjustRightInd w:val="0"/>
        <w:spacing w:before="37" w:after="0" w:line="250" w:lineRule="auto"/>
        <w:ind w:left="861" w:right="2044" w:firstLine="360"/>
        <w:rPr>
          <w:rFonts w:ascii="Times New Roman" w:hAnsi="Times New Roman"/>
          <w:sz w:val="20"/>
          <w:szCs w:val="20"/>
        </w:rPr>
      </w:pPr>
      <w:r w:rsidRPr="003F2CF3">
        <w:rPr>
          <w:rFonts w:ascii="Calibri" w:hAnsi="Calibri"/>
          <w:noProof/>
          <w:lang w:eastAsia="en-US"/>
        </w:rPr>
        <w:pict>
          <v:shape id="_x0000_s3678" type="#_x0000_t202" style="position:absolute;left:0;text-align:left;margin-left:520.3pt;margin-top:15.8pt;width:1in;height:184.35pt;z-index:-251585536;mso-position-horizontal-relative:page" o:allowincell="f" filled="f" stroked="f">
            <v:textbox style="layout-flow:vertical" inset="0,0,0,0">
              <w:txbxContent>
                <w:p w:rsidR="00F42301" w:rsidRDefault="00F42301" w:rsidP="00721764">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E</w:t>
                  </w:r>
                  <w:r>
                    <w:rPr>
                      <w:rFonts w:ascii="Impact" w:hAnsi="Impact" w:cs="Impact"/>
                      <w:color w:val="A3A3A3"/>
                      <w:spacing w:val="-115"/>
                      <w:position w:val="1"/>
                      <w:sz w:val="105"/>
                      <w:szCs w:val="105"/>
                    </w:rPr>
                    <w:t xml:space="preserve"> </w:t>
                  </w:r>
                </w:p>
              </w:txbxContent>
            </v:textbox>
            <w10:wrap anchorx="page"/>
          </v:shape>
        </w:pict>
      </w:r>
      <w:r>
        <w:rPr>
          <w:rFonts w:ascii="Times New Roman" w:hAnsi="Times New Roman"/>
          <w:sz w:val="20"/>
          <w:szCs w:val="20"/>
        </w:rPr>
        <w:t>A</w:t>
      </w:r>
      <w:r>
        <w:rPr>
          <w:rFonts w:ascii="Times New Roman" w:hAnsi="Times New Roman"/>
          <w:spacing w:val="-11"/>
          <w:sz w:val="20"/>
          <w:szCs w:val="20"/>
        </w:rPr>
        <w:t xml:space="preserve"> </w:t>
      </w:r>
      <w:r>
        <w:rPr>
          <w:rFonts w:ascii="Times New Roman" w:hAnsi="Times New Roman"/>
          <w:sz w:val="20"/>
          <w:szCs w:val="20"/>
        </w:rPr>
        <w:t>member of the examination committee must grade each item.</w:t>
      </w:r>
      <w:r>
        <w:rPr>
          <w:rFonts w:ascii="Times New Roman" w:hAnsi="Times New Roman"/>
          <w:spacing w:val="-3"/>
          <w:sz w:val="20"/>
          <w:szCs w:val="20"/>
        </w:rPr>
        <w:t xml:space="preserve"> </w:t>
      </w:r>
      <w:r>
        <w:rPr>
          <w:rFonts w:ascii="Times New Roman" w:hAnsi="Times New Roman"/>
          <w:sz w:val="20"/>
          <w:szCs w:val="20"/>
        </w:rPr>
        <w:t>Where prudent, the chairpe</w:t>
      </w:r>
      <w:r>
        <w:rPr>
          <w:rFonts w:ascii="Times New Roman" w:hAnsi="Times New Roman"/>
          <w:spacing w:val="-4"/>
          <w:sz w:val="20"/>
          <w:szCs w:val="20"/>
        </w:rPr>
        <w:t>r</w:t>
      </w:r>
      <w:r>
        <w:rPr>
          <w:rFonts w:ascii="Times New Roman" w:hAnsi="Times New Roman"/>
          <w:sz w:val="20"/>
          <w:szCs w:val="20"/>
        </w:rPr>
        <w:t>- son may elect not to participate in the grading of items. Each test item will receive one of the fol- lowing grades: “P” for passing or “F” for failing. If one test item is failed, the student fails the examination.</w:t>
      </w:r>
    </w:p>
    <w:p w:rsidR="00F42301" w:rsidRDefault="00F42301" w:rsidP="00721764">
      <w:pPr>
        <w:widowControl w:val="0"/>
        <w:autoSpaceDE w:val="0"/>
        <w:autoSpaceDN w:val="0"/>
        <w:adjustRightInd w:val="0"/>
        <w:spacing w:before="17" w:after="0" w:line="200" w:lineRule="exact"/>
        <w:rPr>
          <w:rFonts w:ascii="Times New Roman" w:hAnsi="Times New Roman"/>
          <w:sz w:val="20"/>
          <w:szCs w:val="20"/>
        </w:rPr>
      </w:pPr>
    </w:p>
    <w:p w:rsidR="00F42301" w:rsidRDefault="00F42301" w:rsidP="00721764">
      <w:pPr>
        <w:widowControl w:val="0"/>
        <w:autoSpaceDE w:val="0"/>
        <w:autoSpaceDN w:val="0"/>
        <w:adjustRightInd w:val="0"/>
        <w:spacing w:after="0"/>
        <w:ind w:left="861"/>
        <w:rPr>
          <w:rFonts w:ascii="Times New Roman" w:hAnsi="Times New Roman"/>
          <w:sz w:val="28"/>
          <w:szCs w:val="28"/>
        </w:rPr>
      </w:pPr>
      <w:r>
        <w:rPr>
          <w:rFonts w:ascii="Times New Roman" w:hAnsi="Times New Roman"/>
          <w:b/>
          <w:bCs/>
          <w:sz w:val="28"/>
          <w:szCs w:val="28"/>
        </w:rPr>
        <w:t>Retest Sessions</w:t>
      </w:r>
    </w:p>
    <w:p w:rsidR="00F42301" w:rsidRDefault="00F42301" w:rsidP="00721764">
      <w:pPr>
        <w:widowControl w:val="0"/>
        <w:autoSpaceDE w:val="0"/>
        <w:autoSpaceDN w:val="0"/>
        <w:adjustRightInd w:val="0"/>
        <w:spacing w:before="37" w:after="0" w:line="250" w:lineRule="auto"/>
        <w:ind w:left="861" w:right="1990" w:firstLine="360"/>
        <w:rPr>
          <w:rFonts w:ascii="Times New Roman" w:hAnsi="Times New Roman"/>
          <w:sz w:val="20"/>
          <w:szCs w:val="20"/>
        </w:rPr>
      </w:pPr>
      <w:r>
        <w:rPr>
          <w:rFonts w:ascii="Times New Roman" w:hAnsi="Times New Roman"/>
          <w:sz w:val="20"/>
          <w:szCs w:val="20"/>
        </w:rPr>
        <w:t>When the student retakes the examination, a new test will be administered. Retest sessions must not be scheduled later than two weeks prior to the final examinations for potential graduates.</w:t>
      </w:r>
    </w:p>
    <w:p w:rsidR="00F42301" w:rsidRDefault="00F42301" w:rsidP="00721764">
      <w:pPr>
        <w:widowControl w:val="0"/>
        <w:autoSpaceDE w:val="0"/>
        <w:autoSpaceDN w:val="0"/>
        <w:adjustRightInd w:val="0"/>
        <w:spacing w:before="17" w:after="0" w:line="200" w:lineRule="exact"/>
        <w:rPr>
          <w:rFonts w:ascii="Times New Roman" w:hAnsi="Times New Roman"/>
          <w:sz w:val="20"/>
          <w:szCs w:val="20"/>
        </w:rPr>
      </w:pPr>
    </w:p>
    <w:p w:rsidR="00F42301" w:rsidRDefault="00F42301" w:rsidP="00721764">
      <w:pPr>
        <w:widowControl w:val="0"/>
        <w:autoSpaceDE w:val="0"/>
        <w:autoSpaceDN w:val="0"/>
        <w:adjustRightInd w:val="0"/>
        <w:spacing w:after="0"/>
        <w:ind w:left="861"/>
        <w:rPr>
          <w:rFonts w:ascii="Times New Roman" w:hAnsi="Times New Roman"/>
          <w:sz w:val="28"/>
          <w:szCs w:val="28"/>
        </w:rPr>
      </w:pPr>
      <w:r>
        <w:rPr>
          <w:rFonts w:ascii="Times New Roman" w:hAnsi="Times New Roman"/>
          <w:b/>
          <w:bCs/>
          <w:sz w:val="28"/>
          <w:szCs w:val="28"/>
        </w:rPr>
        <w:t>Reporting</w:t>
      </w:r>
    </w:p>
    <w:p w:rsidR="00F42301" w:rsidRDefault="00F42301" w:rsidP="00721764">
      <w:pPr>
        <w:widowControl w:val="0"/>
        <w:autoSpaceDE w:val="0"/>
        <w:autoSpaceDN w:val="0"/>
        <w:adjustRightInd w:val="0"/>
        <w:spacing w:before="37" w:after="0" w:line="250" w:lineRule="auto"/>
        <w:ind w:left="861" w:right="2069" w:firstLine="360"/>
        <w:rPr>
          <w:rFonts w:ascii="Times New Roman" w:hAnsi="Times New Roman"/>
          <w:sz w:val="20"/>
          <w:szCs w:val="20"/>
        </w:rPr>
      </w:pPr>
      <w:r>
        <w:rPr>
          <w:rFonts w:ascii="Times New Roman" w:hAnsi="Times New Roman"/>
          <w:sz w:val="20"/>
          <w:szCs w:val="20"/>
        </w:rPr>
        <w:t>The program coordinator shall report all examination results and seminar paper grades to the Dean within one week of the date of the regular examination.</w:t>
      </w:r>
      <w:r>
        <w:rPr>
          <w:rFonts w:ascii="Times New Roman" w:hAnsi="Times New Roman"/>
          <w:spacing w:val="-3"/>
          <w:sz w:val="20"/>
          <w:szCs w:val="20"/>
        </w:rPr>
        <w:t xml:space="preserve"> </w:t>
      </w:r>
      <w:r>
        <w:rPr>
          <w:rFonts w:ascii="Times New Roman" w:hAnsi="Times New Roman"/>
          <w:sz w:val="20"/>
          <w:szCs w:val="20"/>
        </w:rPr>
        <w:t>The Dean, using the Graduate School</w:t>
      </w:r>
      <w:r>
        <w:rPr>
          <w:rFonts w:ascii="Times New Roman" w:hAnsi="Times New Roman"/>
          <w:spacing w:val="-11"/>
          <w:sz w:val="20"/>
          <w:szCs w:val="20"/>
        </w:rPr>
        <w:t>’</w:t>
      </w:r>
      <w:r>
        <w:rPr>
          <w:rFonts w:ascii="Times New Roman" w:hAnsi="Times New Roman"/>
          <w:sz w:val="20"/>
          <w:szCs w:val="20"/>
        </w:rPr>
        <w:t>s Report of Non-Course</w:t>
      </w:r>
      <w:r>
        <w:rPr>
          <w:rFonts w:ascii="Times New Roman" w:hAnsi="Times New Roman"/>
          <w:spacing w:val="-4"/>
          <w:sz w:val="20"/>
          <w:szCs w:val="20"/>
        </w:rPr>
        <w:t xml:space="preserve"> </w:t>
      </w:r>
      <w:r>
        <w:rPr>
          <w:rFonts w:ascii="Times New Roman" w:hAnsi="Times New Roman"/>
          <w:spacing w:val="-16"/>
          <w:sz w:val="20"/>
          <w:szCs w:val="20"/>
        </w:rPr>
        <w:t>W</w:t>
      </w:r>
      <w:r>
        <w:rPr>
          <w:rFonts w:ascii="Times New Roman" w:hAnsi="Times New Roman"/>
          <w:sz w:val="20"/>
          <w:szCs w:val="20"/>
        </w:rPr>
        <w:t>ork Requirements form, shall report the results of each exami- nation or seminar paper to the Graduate School.</w:t>
      </w:r>
      <w:r>
        <w:rPr>
          <w:rFonts w:ascii="Times New Roman" w:hAnsi="Times New Roman"/>
          <w:spacing w:val="-4"/>
          <w:sz w:val="20"/>
          <w:szCs w:val="20"/>
        </w:rPr>
        <w:t xml:space="preserve"> </w:t>
      </w:r>
      <w:r>
        <w:rPr>
          <w:rFonts w:ascii="Times New Roman" w:hAnsi="Times New Roman"/>
          <w:sz w:val="20"/>
          <w:szCs w:val="20"/>
        </w:rPr>
        <w:t>The Dean of the Graduate School o</w:t>
      </w:r>
      <w:r>
        <w:rPr>
          <w:rFonts w:ascii="Times New Roman" w:hAnsi="Times New Roman"/>
          <w:spacing w:val="-4"/>
          <w:sz w:val="20"/>
          <w:szCs w:val="20"/>
        </w:rPr>
        <w:t>f</w:t>
      </w:r>
      <w:r>
        <w:rPr>
          <w:rFonts w:ascii="Times New Roman" w:hAnsi="Times New Roman"/>
          <w:sz w:val="20"/>
          <w:szCs w:val="20"/>
        </w:rPr>
        <w:t>ficially i forms the student of the results.</w:t>
      </w:r>
    </w:p>
    <w:p w:rsidR="00F42301" w:rsidRDefault="00F42301" w:rsidP="00721764">
      <w:pPr>
        <w:widowControl w:val="0"/>
        <w:autoSpaceDE w:val="0"/>
        <w:autoSpaceDN w:val="0"/>
        <w:adjustRightInd w:val="0"/>
        <w:spacing w:before="17" w:after="0" w:line="200" w:lineRule="exact"/>
        <w:rPr>
          <w:rFonts w:ascii="Times New Roman" w:hAnsi="Times New Roman"/>
          <w:sz w:val="20"/>
          <w:szCs w:val="20"/>
        </w:rPr>
      </w:pPr>
    </w:p>
    <w:p w:rsidR="00F42301" w:rsidRDefault="00F42301" w:rsidP="00721764">
      <w:pPr>
        <w:widowControl w:val="0"/>
        <w:autoSpaceDE w:val="0"/>
        <w:autoSpaceDN w:val="0"/>
        <w:adjustRightInd w:val="0"/>
        <w:spacing w:after="0"/>
        <w:ind w:left="861"/>
        <w:rPr>
          <w:rFonts w:ascii="Times New Roman" w:hAnsi="Times New Roman"/>
          <w:sz w:val="28"/>
          <w:szCs w:val="28"/>
        </w:rPr>
      </w:pPr>
      <w:r w:rsidRPr="003F2CF3">
        <w:rPr>
          <w:rFonts w:ascii="Calibri" w:hAnsi="Calibri"/>
          <w:noProof/>
          <w:lang w:eastAsia="en-US"/>
        </w:rPr>
        <w:pict>
          <v:shape id="_x0000_s3679" type="#_x0000_t202" style="position:absolute;left:0;text-align:left;margin-left:520.3pt;margin-top:357pt;width:1in;height:270.75pt;z-index:-251584512;mso-position-horizontal-relative:page;mso-position-vertical-relative:page" o:allowincell="f" filled="f" stroked="f">
            <v:textbox style="layout-flow:vertical" inset="0,0,0,0">
              <w:txbxContent>
                <w:p w:rsidR="00F42301" w:rsidRDefault="00F42301" w:rsidP="00721764">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P</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ROGRAM</w:t>
                  </w:r>
                  <w:r>
                    <w:rPr>
                      <w:rFonts w:ascii="Impact" w:hAnsi="Impact" w:cs="Impact"/>
                      <w:color w:val="A3A3A3"/>
                      <w:position w:val="1"/>
                      <w:sz w:val="105"/>
                      <w:szCs w:val="105"/>
                    </w:rPr>
                    <w:t>S</w:t>
                  </w:r>
                  <w:r>
                    <w:rPr>
                      <w:rFonts w:ascii="Impact" w:hAnsi="Impact" w:cs="Impact"/>
                      <w:color w:val="A3A3A3"/>
                      <w:spacing w:val="-115"/>
                      <w:position w:val="1"/>
                      <w:sz w:val="105"/>
                      <w:szCs w:val="105"/>
                    </w:rPr>
                    <w:t xml:space="preserve"> </w:t>
                  </w:r>
                </w:p>
              </w:txbxContent>
            </v:textbox>
            <w10:wrap anchorx="page" anchory="page"/>
          </v:shape>
        </w:pict>
      </w:r>
      <w:r>
        <w:rPr>
          <w:rFonts w:ascii="Times New Roman" w:hAnsi="Times New Roman"/>
          <w:b/>
          <w:bCs/>
          <w:sz w:val="28"/>
          <w:szCs w:val="28"/>
        </w:rPr>
        <w:t>Exceptions</w:t>
      </w:r>
    </w:p>
    <w:p w:rsidR="00F42301" w:rsidRDefault="00F42301" w:rsidP="00721764">
      <w:pPr>
        <w:widowControl w:val="0"/>
        <w:autoSpaceDE w:val="0"/>
        <w:autoSpaceDN w:val="0"/>
        <w:adjustRightInd w:val="0"/>
        <w:spacing w:before="37" w:after="0" w:line="250" w:lineRule="auto"/>
        <w:ind w:left="861" w:right="2095" w:firstLine="360"/>
        <w:rPr>
          <w:rFonts w:ascii="Times New Roman" w:hAnsi="Times New Roman"/>
          <w:sz w:val="20"/>
          <w:szCs w:val="20"/>
        </w:rPr>
      </w:pPr>
      <w:r>
        <w:rPr>
          <w:rFonts w:ascii="Times New Roman" w:hAnsi="Times New Roman"/>
          <w:sz w:val="20"/>
          <w:szCs w:val="20"/>
        </w:rPr>
        <w:t>In the event of a condition or event that imposes extreme di</w:t>
      </w:r>
      <w:r>
        <w:rPr>
          <w:rFonts w:ascii="Times New Roman" w:hAnsi="Times New Roman"/>
          <w:spacing w:val="-4"/>
          <w:sz w:val="20"/>
          <w:szCs w:val="20"/>
        </w:rPr>
        <w:t>f</w:t>
      </w:r>
      <w:r>
        <w:rPr>
          <w:rFonts w:ascii="Times New Roman" w:hAnsi="Times New Roman"/>
          <w:sz w:val="20"/>
          <w:szCs w:val="20"/>
        </w:rPr>
        <w:t>ficulty in construction, adminis- tering or grading the examination for a student as expressly stated therein, the Graduate Studies Committee for the College of Education shall make exceptions to these policies as will be re- quired to resolve the situation consistent with overall University policies.</w:t>
      </w:r>
    </w:p>
    <w:p w:rsidR="00F42301" w:rsidRDefault="00F42301" w:rsidP="00721764">
      <w:pPr>
        <w:widowControl w:val="0"/>
        <w:autoSpaceDE w:val="0"/>
        <w:autoSpaceDN w:val="0"/>
        <w:adjustRightInd w:val="0"/>
        <w:spacing w:before="6" w:after="0" w:line="190" w:lineRule="exact"/>
        <w:rPr>
          <w:rFonts w:ascii="Times New Roman" w:hAnsi="Times New Roman"/>
          <w:sz w:val="19"/>
          <w:szCs w:val="19"/>
        </w:rPr>
      </w:pPr>
    </w:p>
    <w:p w:rsidR="00F42301" w:rsidRDefault="00F42301" w:rsidP="00721764">
      <w:pPr>
        <w:widowControl w:val="0"/>
        <w:autoSpaceDE w:val="0"/>
        <w:autoSpaceDN w:val="0"/>
        <w:adjustRightInd w:val="0"/>
        <w:spacing w:after="0"/>
        <w:ind w:left="861"/>
        <w:rPr>
          <w:rFonts w:ascii="Times New Roman" w:hAnsi="Times New Roman"/>
          <w:sz w:val="36"/>
          <w:szCs w:val="36"/>
        </w:rPr>
      </w:pPr>
      <w:r>
        <w:rPr>
          <w:rFonts w:ascii="Times New Roman" w:hAnsi="Times New Roman"/>
          <w:b/>
          <w:bCs/>
          <w:sz w:val="36"/>
          <w:szCs w:val="36"/>
        </w:rPr>
        <w:t>Other</w:t>
      </w:r>
      <w:r>
        <w:rPr>
          <w:rFonts w:ascii="Times New Roman" w:hAnsi="Times New Roman"/>
          <w:b/>
          <w:bCs/>
          <w:spacing w:val="-6"/>
          <w:sz w:val="36"/>
          <w:szCs w:val="36"/>
        </w:rPr>
        <w:t xml:space="preserve"> </w:t>
      </w:r>
      <w:r>
        <w:rPr>
          <w:rFonts w:ascii="Times New Roman" w:hAnsi="Times New Roman"/>
          <w:b/>
          <w:bCs/>
          <w:sz w:val="36"/>
          <w:szCs w:val="36"/>
        </w:rPr>
        <w:t>Policies</w:t>
      </w:r>
    </w:p>
    <w:p w:rsidR="00F42301" w:rsidRDefault="00F42301" w:rsidP="00721764">
      <w:pPr>
        <w:widowControl w:val="0"/>
        <w:autoSpaceDE w:val="0"/>
        <w:autoSpaceDN w:val="0"/>
        <w:adjustRightInd w:val="0"/>
        <w:spacing w:before="38" w:after="0"/>
        <w:ind w:left="861"/>
        <w:rPr>
          <w:rFonts w:ascii="Times New Roman" w:hAnsi="Times New Roman"/>
          <w:sz w:val="28"/>
          <w:szCs w:val="28"/>
        </w:rPr>
      </w:pPr>
      <w:r>
        <w:rPr>
          <w:rFonts w:ascii="Times New Roman" w:hAnsi="Times New Roman"/>
          <w:b/>
          <w:bCs/>
          <w:sz w:val="28"/>
          <w:szCs w:val="28"/>
        </w:rPr>
        <w:t>Cor</w:t>
      </w:r>
      <w:r>
        <w:rPr>
          <w:rFonts w:ascii="Times New Roman" w:hAnsi="Times New Roman"/>
          <w:b/>
          <w:bCs/>
          <w:spacing w:val="-5"/>
          <w:sz w:val="28"/>
          <w:szCs w:val="28"/>
        </w:rPr>
        <w:t>r</w:t>
      </w:r>
      <w:r>
        <w:rPr>
          <w:rFonts w:ascii="Times New Roman" w:hAnsi="Times New Roman"/>
          <w:b/>
          <w:bCs/>
          <w:sz w:val="28"/>
          <w:szCs w:val="28"/>
        </w:rPr>
        <w:t>espondence C</w:t>
      </w:r>
      <w:r>
        <w:rPr>
          <w:rFonts w:ascii="Times New Roman" w:hAnsi="Times New Roman"/>
          <w:b/>
          <w:bCs/>
          <w:spacing w:val="-5"/>
          <w:sz w:val="28"/>
          <w:szCs w:val="28"/>
        </w:rPr>
        <w:t>r</w:t>
      </w:r>
      <w:r>
        <w:rPr>
          <w:rFonts w:ascii="Times New Roman" w:hAnsi="Times New Roman"/>
          <w:b/>
          <w:bCs/>
          <w:sz w:val="28"/>
          <w:szCs w:val="28"/>
        </w:rPr>
        <w:t>edits</w:t>
      </w:r>
    </w:p>
    <w:p w:rsidR="00F42301" w:rsidRDefault="00F42301" w:rsidP="00721764">
      <w:pPr>
        <w:widowControl w:val="0"/>
        <w:autoSpaceDE w:val="0"/>
        <w:autoSpaceDN w:val="0"/>
        <w:adjustRightInd w:val="0"/>
        <w:spacing w:before="37" w:after="0"/>
        <w:ind w:left="1221"/>
        <w:rPr>
          <w:rFonts w:ascii="Times New Roman" w:hAnsi="Times New Roman"/>
          <w:sz w:val="20"/>
          <w:szCs w:val="20"/>
        </w:rPr>
      </w:pPr>
      <w:r>
        <w:rPr>
          <w:rFonts w:ascii="Times New Roman" w:hAnsi="Times New Roman"/>
          <w:sz w:val="20"/>
          <w:szCs w:val="20"/>
        </w:rPr>
        <w:t>No course work taken as correspondence credits is acceptable for degree credits.</w:t>
      </w:r>
    </w:p>
    <w:p w:rsidR="00F42301" w:rsidRDefault="00F42301" w:rsidP="00721764">
      <w:pPr>
        <w:widowControl w:val="0"/>
        <w:autoSpaceDE w:val="0"/>
        <w:autoSpaceDN w:val="0"/>
        <w:adjustRightInd w:val="0"/>
        <w:spacing w:before="6" w:after="0" w:line="220" w:lineRule="exact"/>
        <w:rPr>
          <w:rFonts w:ascii="Times New Roman" w:hAnsi="Times New Roman"/>
        </w:rPr>
      </w:pPr>
    </w:p>
    <w:p w:rsidR="00F42301" w:rsidRDefault="00F42301" w:rsidP="00721764">
      <w:pPr>
        <w:widowControl w:val="0"/>
        <w:autoSpaceDE w:val="0"/>
        <w:autoSpaceDN w:val="0"/>
        <w:adjustRightInd w:val="0"/>
        <w:spacing w:after="0"/>
        <w:ind w:left="861"/>
        <w:rPr>
          <w:rFonts w:ascii="Times New Roman" w:hAnsi="Times New Roman"/>
          <w:sz w:val="28"/>
          <w:szCs w:val="28"/>
        </w:rPr>
      </w:pPr>
      <w:r>
        <w:rPr>
          <w:rFonts w:ascii="Times New Roman" w:hAnsi="Times New Roman"/>
          <w:b/>
          <w:bCs/>
          <w:sz w:val="28"/>
          <w:szCs w:val="28"/>
        </w:rPr>
        <w:t>Grade-Point</w:t>
      </w:r>
      <w:r>
        <w:rPr>
          <w:rFonts w:ascii="Times New Roman" w:hAnsi="Times New Roman"/>
          <w:b/>
          <w:bCs/>
          <w:spacing w:val="-15"/>
          <w:sz w:val="28"/>
          <w:szCs w:val="28"/>
        </w:rPr>
        <w:t xml:space="preserve"> </w:t>
      </w:r>
      <w:r>
        <w:rPr>
          <w:rFonts w:ascii="Times New Roman" w:hAnsi="Times New Roman"/>
          <w:b/>
          <w:bCs/>
          <w:spacing w:val="-21"/>
          <w:sz w:val="28"/>
          <w:szCs w:val="28"/>
        </w:rPr>
        <w:t>A</w:t>
      </w:r>
      <w:r>
        <w:rPr>
          <w:rFonts w:ascii="Times New Roman" w:hAnsi="Times New Roman"/>
          <w:b/>
          <w:bCs/>
          <w:sz w:val="28"/>
          <w:szCs w:val="28"/>
        </w:rPr>
        <w:t>verage</w:t>
      </w:r>
    </w:p>
    <w:p w:rsidR="00F42301" w:rsidRDefault="00F42301" w:rsidP="00721764">
      <w:pPr>
        <w:widowControl w:val="0"/>
        <w:autoSpaceDE w:val="0"/>
        <w:autoSpaceDN w:val="0"/>
        <w:adjustRightInd w:val="0"/>
        <w:spacing w:before="37" w:after="0"/>
        <w:ind w:left="1221"/>
        <w:rPr>
          <w:rFonts w:ascii="Times New Roman" w:hAnsi="Times New Roman"/>
          <w:sz w:val="20"/>
          <w:szCs w:val="20"/>
        </w:rPr>
      </w:pPr>
      <w:r>
        <w:rPr>
          <w:rFonts w:ascii="Times New Roman" w:hAnsi="Times New Roman"/>
          <w:sz w:val="20"/>
          <w:szCs w:val="20"/>
        </w:rPr>
        <w:t>A</w:t>
      </w:r>
      <w:r>
        <w:rPr>
          <w:rFonts w:ascii="Times New Roman" w:hAnsi="Times New Roman"/>
          <w:spacing w:val="-11"/>
          <w:sz w:val="20"/>
          <w:szCs w:val="20"/>
        </w:rPr>
        <w:t xml:space="preserve"> </w:t>
      </w:r>
      <w:r>
        <w:rPr>
          <w:rFonts w:ascii="Times New Roman" w:hAnsi="Times New Roman"/>
          <w:sz w:val="20"/>
          <w:szCs w:val="20"/>
        </w:rPr>
        <w:t>minimum 3.0 grade-point average is required for completion of the degree program.</w:t>
      </w:r>
    </w:p>
    <w:p w:rsidR="00F42301" w:rsidRDefault="00F42301" w:rsidP="00721764">
      <w:pPr>
        <w:widowControl w:val="0"/>
        <w:autoSpaceDE w:val="0"/>
        <w:autoSpaceDN w:val="0"/>
        <w:adjustRightInd w:val="0"/>
        <w:spacing w:before="6" w:after="0" w:line="220" w:lineRule="exact"/>
        <w:rPr>
          <w:rFonts w:ascii="Times New Roman" w:hAnsi="Times New Roman"/>
        </w:rPr>
      </w:pPr>
    </w:p>
    <w:p w:rsidR="00F42301" w:rsidRDefault="00F42301" w:rsidP="00721764">
      <w:pPr>
        <w:widowControl w:val="0"/>
        <w:autoSpaceDE w:val="0"/>
        <w:autoSpaceDN w:val="0"/>
        <w:adjustRightInd w:val="0"/>
        <w:spacing w:after="0"/>
        <w:ind w:left="861"/>
        <w:rPr>
          <w:rFonts w:ascii="Times New Roman" w:hAnsi="Times New Roman"/>
          <w:sz w:val="28"/>
          <w:szCs w:val="28"/>
        </w:rPr>
      </w:pPr>
      <w:r>
        <w:rPr>
          <w:rFonts w:ascii="Times New Roman" w:hAnsi="Times New Roman"/>
          <w:b/>
          <w:bCs/>
          <w:sz w:val="28"/>
          <w:szCs w:val="28"/>
        </w:rPr>
        <w:t>Non-Resident C</w:t>
      </w:r>
      <w:r>
        <w:rPr>
          <w:rFonts w:ascii="Times New Roman" w:hAnsi="Times New Roman"/>
          <w:b/>
          <w:bCs/>
          <w:spacing w:val="-5"/>
          <w:sz w:val="28"/>
          <w:szCs w:val="28"/>
        </w:rPr>
        <w:t>r</w:t>
      </w:r>
      <w:r>
        <w:rPr>
          <w:rFonts w:ascii="Times New Roman" w:hAnsi="Times New Roman"/>
          <w:b/>
          <w:bCs/>
          <w:sz w:val="28"/>
          <w:szCs w:val="28"/>
        </w:rPr>
        <w:t>edits</w:t>
      </w:r>
    </w:p>
    <w:p w:rsidR="00F42301" w:rsidRDefault="00F42301" w:rsidP="00721764">
      <w:pPr>
        <w:widowControl w:val="0"/>
        <w:autoSpaceDE w:val="0"/>
        <w:autoSpaceDN w:val="0"/>
        <w:adjustRightInd w:val="0"/>
        <w:spacing w:before="37" w:after="0" w:line="250" w:lineRule="auto"/>
        <w:ind w:left="861" w:right="2014" w:firstLine="360"/>
        <w:rPr>
          <w:rFonts w:ascii="Times New Roman" w:hAnsi="Times New Roman"/>
          <w:sz w:val="20"/>
          <w:szCs w:val="20"/>
        </w:rPr>
      </w:pPr>
      <w:r>
        <w:rPr>
          <w:rFonts w:ascii="Times New Roman" w:hAnsi="Times New Roman"/>
          <w:sz w:val="20"/>
          <w:szCs w:val="20"/>
        </w:rPr>
        <w:t>All non-resident credits are to be approved in advance. It is recommended that students avoid enrolling in a course for transient credits during the anticipated semester of graduation.</w:t>
      </w:r>
    </w:p>
    <w:p w:rsidR="00F42301" w:rsidRDefault="00F42301" w:rsidP="00721764">
      <w:pPr>
        <w:widowControl w:val="0"/>
        <w:autoSpaceDE w:val="0"/>
        <w:autoSpaceDN w:val="0"/>
        <w:adjustRightInd w:val="0"/>
        <w:spacing w:before="17" w:after="0" w:line="200" w:lineRule="exact"/>
        <w:rPr>
          <w:rFonts w:ascii="Times New Roman" w:hAnsi="Times New Roman"/>
          <w:sz w:val="20"/>
          <w:szCs w:val="20"/>
        </w:rPr>
      </w:pPr>
    </w:p>
    <w:p w:rsidR="00F42301" w:rsidRDefault="00F42301" w:rsidP="00721764">
      <w:pPr>
        <w:widowControl w:val="0"/>
        <w:autoSpaceDE w:val="0"/>
        <w:autoSpaceDN w:val="0"/>
        <w:adjustRightInd w:val="0"/>
        <w:spacing w:after="0"/>
        <w:ind w:left="861"/>
        <w:rPr>
          <w:rFonts w:ascii="Times New Roman" w:hAnsi="Times New Roman"/>
          <w:sz w:val="28"/>
          <w:szCs w:val="28"/>
        </w:rPr>
      </w:pPr>
      <w:r>
        <w:rPr>
          <w:rFonts w:ascii="Times New Roman" w:hAnsi="Times New Roman"/>
          <w:b/>
          <w:bCs/>
          <w:spacing w:val="-21"/>
          <w:sz w:val="28"/>
          <w:szCs w:val="28"/>
        </w:rPr>
        <w:t>T</w:t>
      </w:r>
      <w:r>
        <w:rPr>
          <w:rFonts w:ascii="Times New Roman" w:hAnsi="Times New Roman"/>
          <w:b/>
          <w:bCs/>
          <w:sz w:val="28"/>
          <w:szCs w:val="28"/>
        </w:rPr>
        <w:t>ransfer</w:t>
      </w:r>
      <w:r>
        <w:rPr>
          <w:rFonts w:ascii="Times New Roman" w:hAnsi="Times New Roman"/>
          <w:b/>
          <w:bCs/>
          <w:spacing w:val="-5"/>
          <w:sz w:val="28"/>
          <w:szCs w:val="28"/>
        </w:rPr>
        <w:t xml:space="preserve"> </w:t>
      </w:r>
      <w:r>
        <w:rPr>
          <w:rFonts w:ascii="Times New Roman" w:hAnsi="Times New Roman"/>
          <w:b/>
          <w:bCs/>
          <w:sz w:val="28"/>
          <w:szCs w:val="28"/>
        </w:rPr>
        <w:t>C</w:t>
      </w:r>
      <w:r>
        <w:rPr>
          <w:rFonts w:ascii="Times New Roman" w:hAnsi="Times New Roman"/>
          <w:b/>
          <w:bCs/>
          <w:spacing w:val="-5"/>
          <w:sz w:val="28"/>
          <w:szCs w:val="28"/>
        </w:rPr>
        <w:t>r</w:t>
      </w:r>
      <w:r>
        <w:rPr>
          <w:rFonts w:ascii="Times New Roman" w:hAnsi="Times New Roman"/>
          <w:b/>
          <w:bCs/>
          <w:sz w:val="28"/>
          <w:szCs w:val="28"/>
        </w:rPr>
        <w:t>edit</w:t>
      </w:r>
    </w:p>
    <w:p w:rsidR="00F42301" w:rsidRDefault="00F42301" w:rsidP="00721764">
      <w:pPr>
        <w:widowControl w:val="0"/>
        <w:autoSpaceDE w:val="0"/>
        <w:autoSpaceDN w:val="0"/>
        <w:adjustRightInd w:val="0"/>
        <w:spacing w:before="37" w:after="0" w:line="250" w:lineRule="auto"/>
        <w:ind w:left="861" w:right="2085" w:firstLine="360"/>
        <w:rPr>
          <w:rFonts w:ascii="Times New Roman" w:hAnsi="Times New Roman"/>
          <w:sz w:val="20"/>
          <w:szCs w:val="20"/>
        </w:rPr>
      </w:pPr>
      <w:r>
        <w:rPr>
          <w:rFonts w:ascii="Times New Roman" w:hAnsi="Times New Roman"/>
          <w:sz w:val="20"/>
          <w:szCs w:val="20"/>
        </w:rPr>
        <w:t>Maximum of 9 semester credits of transfer credit may be applied toward the completion of the M.Ed. degree.</w:t>
      </w:r>
      <w:r>
        <w:rPr>
          <w:rFonts w:ascii="Times New Roman" w:hAnsi="Times New Roman"/>
          <w:spacing w:val="-4"/>
          <w:sz w:val="20"/>
          <w:szCs w:val="20"/>
        </w:rPr>
        <w:t xml:space="preserve"> </w:t>
      </w:r>
      <w:r>
        <w:rPr>
          <w:rFonts w:ascii="Times New Roman" w:hAnsi="Times New Roman"/>
          <w:sz w:val="20"/>
          <w:szCs w:val="20"/>
        </w:rPr>
        <w:t>The credit must be indicated on the student</w:t>
      </w:r>
      <w:r>
        <w:rPr>
          <w:rFonts w:ascii="Times New Roman" w:hAnsi="Times New Roman"/>
          <w:spacing w:val="-11"/>
          <w:sz w:val="20"/>
          <w:szCs w:val="20"/>
        </w:rPr>
        <w:t>’</w:t>
      </w:r>
      <w:r>
        <w:rPr>
          <w:rFonts w:ascii="Times New Roman" w:hAnsi="Times New Roman"/>
          <w:sz w:val="20"/>
          <w:szCs w:val="20"/>
        </w:rPr>
        <w:t>s Internal Review of Student</w:t>
      </w:r>
      <w:r>
        <w:rPr>
          <w:rFonts w:ascii="Times New Roman" w:hAnsi="Times New Roman"/>
          <w:spacing w:val="-11"/>
          <w:sz w:val="20"/>
          <w:szCs w:val="20"/>
        </w:rPr>
        <w:t>’</w:t>
      </w:r>
      <w:r>
        <w:rPr>
          <w:rFonts w:ascii="Times New Roman" w:hAnsi="Times New Roman"/>
          <w:sz w:val="20"/>
          <w:szCs w:val="20"/>
        </w:rPr>
        <w:t>s Record and program check sheet. Some program areas do not accept transfer credits in</w:t>
      </w:r>
      <w:r>
        <w:rPr>
          <w:rFonts w:ascii="Times New Roman" w:hAnsi="Times New Roman"/>
          <w:spacing w:val="-11"/>
          <w:sz w:val="20"/>
          <w:szCs w:val="20"/>
        </w:rPr>
        <w:t xml:space="preserve"> </w:t>
      </w:r>
      <w:r>
        <w:rPr>
          <w:rFonts w:ascii="Times New Roman" w:hAnsi="Times New Roman"/>
          <w:sz w:val="20"/>
          <w:szCs w:val="20"/>
        </w:rPr>
        <w:t>Area C of the degree-planned program.</w:t>
      </w:r>
      <w:r>
        <w:rPr>
          <w:rFonts w:ascii="Times New Roman" w:hAnsi="Times New Roman"/>
          <w:spacing w:val="-4"/>
          <w:sz w:val="20"/>
          <w:szCs w:val="20"/>
        </w:rPr>
        <w:t xml:space="preserve"> </w:t>
      </w:r>
      <w:r>
        <w:rPr>
          <w:rFonts w:ascii="Times New Roman" w:hAnsi="Times New Roman"/>
          <w:spacing w:val="-7"/>
          <w:sz w:val="20"/>
          <w:szCs w:val="20"/>
        </w:rPr>
        <w:t>T</w:t>
      </w:r>
      <w:r>
        <w:rPr>
          <w:rFonts w:ascii="Times New Roman" w:hAnsi="Times New Roman"/>
          <w:sz w:val="20"/>
          <w:szCs w:val="20"/>
        </w:rPr>
        <w:t>ransfer credits must have been earned within six years of the se- mester of graduation.</w:t>
      </w:r>
    </w:p>
    <w:p w:rsidR="00F42301" w:rsidRDefault="00F42301" w:rsidP="00721764">
      <w:pPr>
        <w:widowControl w:val="0"/>
        <w:autoSpaceDE w:val="0"/>
        <w:autoSpaceDN w:val="0"/>
        <w:adjustRightInd w:val="0"/>
        <w:spacing w:before="17" w:after="0" w:line="200" w:lineRule="exact"/>
        <w:rPr>
          <w:rFonts w:ascii="Times New Roman" w:hAnsi="Times New Roman"/>
          <w:sz w:val="20"/>
          <w:szCs w:val="20"/>
        </w:rPr>
      </w:pPr>
    </w:p>
    <w:p w:rsidR="00F42301" w:rsidRDefault="00F42301" w:rsidP="00721764">
      <w:pPr>
        <w:widowControl w:val="0"/>
        <w:autoSpaceDE w:val="0"/>
        <w:autoSpaceDN w:val="0"/>
        <w:adjustRightInd w:val="0"/>
        <w:spacing w:after="0"/>
        <w:ind w:left="861"/>
        <w:rPr>
          <w:rFonts w:ascii="Times New Roman" w:hAnsi="Times New Roman"/>
          <w:sz w:val="28"/>
          <w:szCs w:val="28"/>
        </w:rPr>
      </w:pPr>
      <w:r>
        <w:rPr>
          <w:rFonts w:ascii="Times New Roman" w:hAnsi="Times New Roman"/>
          <w:b/>
          <w:bCs/>
          <w:sz w:val="28"/>
          <w:szCs w:val="28"/>
        </w:rPr>
        <w:t>Curricular</w:t>
      </w:r>
      <w:r>
        <w:rPr>
          <w:rFonts w:ascii="Times New Roman" w:hAnsi="Times New Roman"/>
          <w:b/>
          <w:bCs/>
          <w:spacing w:val="-5"/>
          <w:sz w:val="28"/>
          <w:szCs w:val="28"/>
        </w:rPr>
        <w:t xml:space="preserve"> </w:t>
      </w:r>
      <w:r>
        <w:rPr>
          <w:rFonts w:ascii="Times New Roman" w:hAnsi="Times New Roman"/>
          <w:b/>
          <w:bCs/>
          <w:sz w:val="28"/>
          <w:szCs w:val="28"/>
        </w:rPr>
        <w:t>Components of the Deg</w:t>
      </w:r>
      <w:r>
        <w:rPr>
          <w:rFonts w:ascii="Times New Roman" w:hAnsi="Times New Roman"/>
          <w:b/>
          <w:bCs/>
          <w:spacing w:val="-5"/>
          <w:sz w:val="28"/>
          <w:szCs w:val="28"/>
        </w:rPr>
        <w:t>r</w:t>
      </w:r>
      <w:r>
        <w:rPr>
          <w:rFonts w:ascii="Times New Roman" w:hAnsi="Times New Roman"/>
          <w:b/>
          <w:bCs/>
          <w:sz w:val="28"/>
          <w:szCs w:val="28"/>
        </w:rPr>
        <w:t>ee P</w:t>
      </w:r>
      <w:r>
        <w:rPr>
          <w:rFonts w:ascii="Times New Roman" w:hAnsi="Times New Roman"/>
          <w:b/>
          <w:bCs/>
          <w:spacing w:val="-5"/>
          <w:sz w:val="28"/>
          <w:szCs w:val="28"/>
        </w:rPr>
        <w:t>r</w:t>
      </w:r>
      <w:r>
        <w:rPr>
          <w:rFonts w:ascii="Times New Roman" w:hAnsi="Times New Roman"/>
          <w:b/>
          <w:bCs/>
          <w:sz w:val="28"/>
          <w:szCs w:val="28"/>
        </w:rPr>
        <w:t>ogram</w:t>
      </w:r>
    </w:p>
    <w:p w:rsidR="00F42301" w:rsidRDefault="00F42301" w:rsidP="00721764">
      <w:pPr>
        <w:widowControl w:val="0"/>
        <w:autoSpaceDE w:val="0"/>
        <w:autoSpaceDN w:val="0"/>
        <w:adjustRightInd w:val="0"/>
        <w:spacing w:before="37" w:after="0" w:line="250" w:lineRule="auto"/>
        <w:ind w:left="861" w:right="2241" w:firstLine="360"/>
        <w:rPr>
          <w:rFonts w:ascii="Times New Roman" w:hAnsi="Times New Roman"/>
          <w:sz w:val="20"/>
          <w:szCs w:val="20"/>
        </w:rPr>
      </w:pPr>
      <w:r>
        <w:rPr>
          <w:rFonts w:ascii="Times New Roman" w:hAnsi="Times New Roman"/>
          <w:sz w:val="20"/>
          <w:szCs w:val="20"/>
        </w:rPr>
        <w:t>Most M.Ed. programs require 36 semester credit hours (School Counseling requires 48 se- mester credit hours.) to be completed within six years of the semester of graduation. In those</w:t>
      </w:r>
    </w:p>
    <w:p w:rsidR="00F42301" w:rsidRDefault="00F42301" w:rsidP="00721764">
      <w:pPr>
        <w:widowControl w:val="0"/>
        <w:autoSpaceDE w:val="0"/>
        <w:autoSpaceDN w:val="0"/>
        <w:adjustRightInd w:val="0"/>
        <w:spacing w:before="37" w:after="0" w:line="250" w:lineRule="auto"/>
        <w:ind w:left="861" w:right="2241" w:firstLine="360"/>
        <w:rPr>
          <w:rFonts w:ascii="Times New Roman" w:hAnsi="Times New Roman"/>
          <w:sz w:val="20"/>
          <w:szCs w:val="20"/>
        </w:rPr>
        <w:sectPr w:rsidR="00F42301">
          <w:pgSz w:w="12240" w:h="15840"/>
          <w:pgMar w:top="260" w:right="240" w:bottom="280" w:left="1260" w:header="0" w:footer="984" w:gutter="0"/>
          <w:cols w:space="720" w:equalWidth="0">
            <w:col w:w="10740"/>
          </w:cols>
          <w:noEndnote/>
        </w:sectPr>
      </w:pPr>
    </w:p>
    <w:p w:rsidR="00F42301" w:rsidRDefault="00F42301" w:rsidP="00721764">
      <w:pPr>
        <w:widowControl w:val="0"/>
        <w:autoSpaceDE w:val="0"/>
        <w:autoSpaceDN w:val="0"/>
        <w:adjustRightInd w:val="0"/>
        <w:spacing w:before="1" w:after="0" w:line="100" w:lineRule="exact"/>
        <w:rPr>
          <w:rFonts w:ascii="Times New Roman" w:hAnsi="Times New Roman"/>
          <w:sz w:val="10"/>
          <w:szCs w:val="10"/>
        </w:rPr>
      </w:pPr>
    </w:p>
    <w:tbl>
      <w:tblPr>
        <w:tblW w:w="0" w:type="auto"/>
        <w:tblInd w:w="101" w:type="dxa"/>
        <w:tblLayout w:type="fixed"/>
        <w:tblCellMar>
          <w:left w:w="0" w:type="dxa"/>
          <w:right w:w="0" w:type="dxa"/>
        </w:tblCellMar>
        <w:tblLook w:val="0000"/>
      </w:tblPr>
      <w:tblGrid>
        <w:gridCol w:w="1085"/>
        <w:gridCol w:w="4560"/>
        <w:gridCol w:w="4858"/>
      </w:tblGrid>
      <w:tr w:rsidR="00F42301" w:rsidRPr="00FA7AC7" w:rsidTr="00B67EC4">
        <w:trPr>
          <w:trHeight w:hRule="exact" w:val="235"/>
        </w:trPr>
        <w:tc>
          <w:tcPr>
            <w:tcW w:w="1085" w:type="dxa"/>
            <w:tcBorders>
              <w:top w:val="nil"/>
              <w:left w:val="nil"/>
              <w:bottom w:val="single" w:sz="4" w:space="0" w:color="191919"/>
              <w:right w:val="single" w:sz="4" w:space="0" w:color="191919"/>
            </w:tcBorders>
          </w:tcPr>
          <w:p w:rsidR="00F42301" w:rsidRPr="00FA7AC7" w:rsidRDefault="00F42301" w:rsidP="00B67EC4">
            <w:pPr>
              <w:widowControl w:val="0"/>
              <w:autoSpaceDE w:val="0"/>
              <w:autoSpaceDN w:val="0"/>
              <w:adjustRightInd w:val="0"/>
              <w:spacing w:after="0"/>
              <w:rPr>
                <w:rFonts w:ascii="Times New Roman" w:hAnsi="Times New Roman"/>
                <w:sz w:val="24"/>
                <w:szCs w:val="24"/>
              </w:rPr>
            </w:pPr>
          </w:p>
        </w:tc>
        <w:tc>
          <w:tcPr>
            <w:tcW w:w="4560" w:type="dxa"/>
            <w:vMerge w:val="restart"/>
            <w:tcBorders>
              <w:top w:val="single" w:sz="4" w:space="0" w:color="191919"/>
              <w:left w:val="single" w:sz="4" w:space="0" w:color="191919"/>
              <w:bottom w:val="single" w:sz="4" w:space="0" w:color="191919"/>
              <w:right w:val="single" w:sz="4" w:space="0" w:color="191919"/>
            </w:tcBorders>
          </w:tcPr>
          <w:p w:rsidR="00F42301" w:rsidRPr="00FA7AC7" w:rsidRDefault="00F42301" w:rsidP="00B67EC4">
            <w:pPr>
              <w:widowControl w:val="0"/>
              <w:autoSpaceDE w:val="0"/>
              <w:autoSpaceDN w:val="0"/>
              <w:adjustRightInd w:val="0"/>
              <w:spacing w:before="9" w:after="0" w:line="130" w:lineRule="exact"/>
              <w:rPr>
                <w:rFonts w:ascii="Times New Roman" w:hAnsi="Times New Roman"/>
                <w:sz w:val="13"/>
                <w:szCs w:val="13"/>
              </w:rPr>
            </w:pPr>
          </w:p>
          <w:p w:rsidR="00F42301" w:rsidRPr="00FA7AC7" w:rsidRDefault="00F42301" w:rsidP="00B67EC4">
            <w:pPr>
              <w:widowControl w:val="0"/>
              <w:autoSpaceDE w:val="0"/>
              <w:autoSpaceDN w:val="0"/>
              <w:adjustRightInd w:val="0"/>
              <w:spacing w:after="0"/>
              <w:ind w:left="1078"/>
              <w:rPr>
                <w:rFonts w:ascii="Times New Roman" w:hAnsi="Times New Roman"/>
                <w:sz w:val="24"/>
                <w:szCs w:val="24"/>
              </w:rPr>
            </w:pPr>
            <w:r w:rsidRPr="00FA7AC7">
              <w:rPr>
                <w:rFonts w:ascii="Times New Roman" w:hAnsi="Times New Roman"/>
                <w:b/>
                <w:bCs/>
                <w:color w:val="191919"/>
                <w:sz w:val="36"/>
                <w:szCs w:val="36"/>
              </w:rPr>
              <w:t>E</w:t>
            </w:r>
            <w:r w:rsidRPr="00FA7AC7">
              <w:rPr>
                <w:rFonts w:ascii="Times New Roman" w:hAnsi="Times New Roman"/>
                <w:b/>
                <w:bCs/>
                <w:color w:val="191919"/>
                <w:sz w:val="27"/>
                <w:szCs w:val="27"/>
              </w:rPr>
              <w:t>DUC</w:t>
            </w:r>
            <w:r w:rsidRPr="00FA7AC7">
              <w:rPr>
                <w:rFonts w:ascii="Times New Roman" w:hAnsi="Times New Roman"/>
                <w:b/>
                <w:bCs/>
                <w:color w:val="191919"/>
                <w:spacing w:val="-20"/>
                <w:sz w:val="27"/>
                <w:szCs w:val="27"/>
              </w:rPr>
              <w:t>A</w:t>
            </w:r>
            <w:r w:rsidRPr="00FA7AC7">
              <w:rPr>
                <w:rFonts w:ascii="Times New Roman" w:hAnsi="Times New Roman"/>
                <w:b/>
                <w:bCs/>
                <w:color w:val="191919"/>
                <w:sz w:val="27"/>
                <w:szCs w:val="27"/>
              </w:rPr>
              <w:t>TION</w:t>
            </w:r>
          </w:p>
        </w:tc>
        <w:tc>
          <w:tcPr>
            <w:tcW w:w="4858" w:type="dxa"/>
            <w:tcBorders>
              <w:top w:val="nil"/>
              <w:left w:val="single" w:sz="4" w:space="0" w:color="191919"/>
              <w:bottom w:val="single" w:sz="4" w:space="0" w:color="191919"/>
              <w:right w:val="nil"/>
            </w:tcBorders>
          </w:tcPr>
          <w:p w:rsidR="00F42301" w:rsidRPr="00FA7AC7" w:rsidRDefault="00F42301" w:rsidP="00B67EC4">
            <w:pPr>
              <w:widowControl w:val="0"/>
              <w:autoSpaceDE w:val="0"/>
              <w:autoSpaceDN w:val="0"/>
              <w:adjustRightInd w:val="0"/>
              <w:spacing w:after="0"/>
              <w:rPr>
                <w:rFonts w:ascii="Times New Roman" w:hAnsi="Times New Roman"/>
                <w:sz w:val="24"/>
                <w:szCs w:val="24"/>
              </w:rPr>
            </w:pPr>
          </w:p>
        </w:tc>
      </w:tr>
      <w:tr w:rsidR="00F42301" w:rsidRPr="00FA7AC7" w:rsidTr="00B67EC4">
        <w:trPr>
          <w:trHeight w:hRule="exact" w:val="256"/>
        </w:trPr>
        <w:tc>
          <w:tcPr>
            <w:tcW w:w="1085" w:type="dxa"/>
            <w:tcBorders>
              <w:top w:val="single" w:sz="4" w:space="0" w:color="191919"/>
              <w:left w:val="nil"/>
              <w:bottom w:val="single" w:sz="4" w:space="0" w:color="191919"/>
              <w:right w:val="single" w:sz="4" w:space="0" w:color="191919"/>
            </w:tcBorders>
          </w:tcPr>
          <w:p w:rsidR="00F42301" w:rsidRPr="00FA7AC7" w:rsidRDefault="00F42301" w:rsidP="00B67EC4">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B67EC4">
            <w:pPr>
              <w:widowControl w:val="0"/>
              <w:autoSpaceDE w:val="0"/>
              <w:autoSpaceDN w:val="0"/>
              <w:adjustRightInd w:val="0"/>
              <w:spacing w:after="0"/>
              <w:rPr>
                <w:rFonts w:ascii="Times New Roman" w:hAnsi="Times New Roman"/>
                <w:sz w:val="24"/>
                <w:szCs w:val="24"/>
              </w:rPr>
            </w:pPr>
          </w:p>
        </w:tc>
        <w:tc>
          <w:tcPr>
            <w:tcW w:w="4858" w:type="dxa"/>
            <w:tcBorders>
              <w:top w:val="single" w:sz="4" w:space="0" w:color="191919"/>
              <w:left w:val="single" w:sz="4" w:space="0" w:color="191919"/>
              <w:bottom w:val="single" w:sz="4" w:space="0" w:color="191919"/>
              <w:right w:val="nil"/>
            </w:tcBorders>
          </w:tcPr>
          <w:p w:rsidR="00F42301" w:rsidRPr="00FA7AC7" w:rsidRDefault="00F42301" w:rsidP="00B67EC4">
            <w:pPr>
              <w:widowControl w:val="0"/>
              <w:autoSpaceDE w:val="0"/>
              <w:autoSpaceDN w:val="0"/>
              <w:adjustRightInd w:val="0"/>
              <w:spacing w:after="0"/>
              <w:rPr>
                <w:rFonts w:ascii="Times New Roman" w:hAnsi="Times New Roman"/>
                <w:sz w:val="24"/>
                <w:szCs w:val="24"/>
              </w:rPr>
            </w:pPr>
          </w:p>
        </w:tc>
      </w:tr>
      <w:tr w:rsidR="00F42301" w:rsidRPr="00FA7AC7" w:rsidTr="00B67EC4">
        <w:trPr>
          <w:trHeight w:hRule="exact" w:val="219"/>
        </w:trPr>
        <w:tc>
          <w:tcPr>
            <w:tcW w:w="1085" w:type="dxa"/>
            <w:tcBorders>
              <w:top w:val="single" w:sz="4" w:space="0" w:color="191919"/>
              <w:left w:val="nil"/>
              <w:bottom w:val="nil"/>
              <w:right w:val="single" w:sz="4" w:space="0" w:color="191919"/>
            </w:tcBorders>
          </w:tcPr>
          <w:p w:rsidR="00F42301" w:rsidRPr="00FA7AC7" w:rsidRDefault="00F42301" w:rsidP="00B67EC4">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B67EC4">
            <w:pPr>
              <w:widowControl w:val="0"/>
              <w:autoSpaceDE w:val="0"/>
              <w:autoSpaceDN w:val="0"/>
              <w:adjustRightInd w:val="0"/>
              <w:spacing w:after="0"/>
              <w:rPr>
                <w:rFonts w:ascii="Times New Roman" w:hAnsi="Times New Roman"/>
                <w:sz w:val="24"/>
                <w:szCs w:val="24"/>
              </w:rPr>
            </w:pPr>
          </w:p>
        </w:tc>
        <w:tc>
          <w:tcPr>
            <w:tcW w:w="4858" w:type="dxa"/>
            <w:tcBorders>
              <w:top w:val="single" w:sz="4" w:space="0" w:color="191919"/>
              <w:left w:val="single" w:sz="4" w:space="0" w:color="191919"/>
              <w:bottom w:val="nil"/>
              <w:right w:val="nil"/>
            </w:tcBorders>
          </w:tcPr>
          <w:p w:rsidR="00F42301" w:rsidRPr="00FA7AC7" w:rsidRDefault="00F42301" w:rsidP="00B67EC4">
            <w:pPr>
              <w:widowControl w:val="0"/>
              <w:autoSpaceDE w:val="0"/>
              <w:autoSpaceDN w:val="0"/>
              <w:adjustRightInd w:val="0"/>
              <w:spacing w:after="0"/>
              <w:rPr>
                <w:rFonts w:ascii="Times New Roman" w:hAnsi="Times New Roman"/>
                <w:sz w:val="24"/>
                <w:szCs w:val="24"/>
              </w:rPr>
            </w:pPr>
          </w:p>
        </w:tc>
      </w:tr>
    </w:tbl>
    <w:p w:rsidR="00F42301" w:rsidRDefault="00F42301" w:rsidP="00721764">
      <w:pPr>
        <w:widowControl w:val="0"/>
        <w:autoSpaceDE w:val="0"/>
        <w:autoSpaceDN w:val="0"/>
        <w:adjustRightInd w:val="0"/>
        <w:spacing w:after="0" w:line="200" w:lineRule="exact"/>
        <w:rPr>
          <w:rFonts w:ascii="Times New Roman" w:hAnsi="Times New Roman"/>
          <w:sz w:val="20"/>
          <w:szCs w:val="20"/>
        </w:rPr>
      </w:pPr>
    </w:p>
    <w:p w:rsidR="00F42301" w:rsidRDefault="00F42301" w:rsidP="00721764">
      <w:pPr>
        <w:widowControl w:val="0"/>
        <w:autoSpaceDE w:val="0"/>
        <w:autoSpaceDN w:val="0"/>
        <w:adjustRightInd w:val="0"/>
        <w:spacing w:before="18" w:after="0" w:line="200" w:lineRule="exact"/>
        <w:rPr>
          <w:rFonts w:ascii="Times New Roman" w:hAnsi="Times New Roman"/>
          <w:sz w:val="20"/>
          <w:szCs w:val="20"/>
        </w:rPr>
      </w:pPr>
    </w:p>
    <w:p w:rsidR="00F42301" w:rsidRDefault="00F42301" w:rsidP="00721764">
      <w:pPr>
        <w:widowControl w:val="0"/>
        <w:autoSpaceDE w:val="0"/>
        <w:autoSpaceDN w:val="0"/>
        <w:adjustRightInd w:val="0"/>
        <w:spacing w:before="26" w:after="0"/>
        <w:ind w:left="1926"/>
        <w:rPr>
          <w:rFonts w:ascii="Times New Roman" w:hAnsi="Times New Roman"/>
          <w:sz w:val="20"/>
          <w:szCs w:val="20"/>
        </w:rPr>
      </w:pPr>
      <w:r w:rsidRPr="003F2CF3">
        <w:rPr>
          <w:rFonts w:ascii="Calibri" w:hAnsi="Calibri"/>
          <w:noProof/>
          <w:lang w:eastAsia="en-US"/>
        </w:rPr>
        <w:pict>
          <v:group id="_x0000_s3680" style="position:absolute;left:0;text-align:left;margin-left:263.65pt;margin-top:-54.15pt;width:31.2pt;height:31.05pt;z-index:-251583488;mso-position-horizontal-relative:page" coordorigin="5273,-1083" coordsize="624,621" o:allowincell="f">
            <v:rect id="_x0000_s3681" style="position:absolute;left:5278;top:-1078;width:613;height:610" o:allowincell="f" stroked="f">
              <v:path arrowok="t"/>
            </v:rect>
            <v:rect id="_x0000_s3682" style="position:absolute;left:5278;top:-1078;width:620;height:620;mso-position-horizontal-relative:page" o:allowincell="f" filled="f" stroked="f">
              <v:textbox inset="0,0,0,0">
                <w:txbxContent>
                  <w:p w:rsidR="00F42301" w:rsidRDefault="00F42301" w:rsidP="00721764">
                    <w:pPr>
                      <w:spacing w:after="0" w:line="620" w:lineRule="atLeast"/>
                      <w:rPr>
                        <w:rFonts w:ascii="Times New Roman" w:hAnsi="Times New Roman"/>
                        <w:sz w:val="24"/>
                        <w:szCs w:val="24"/>
                      </w:rPr>
                    </w:pPr>
                    <w:r>
                      <w:rPr>
                        <w:rFonts w:ascii="Times New Roman" w:hAnsi="Times New Roman"/>
                        <w:noProof/>
                        <w:sz w:val="24"/>
                        <w:szCs w:val="24"/>
                      </w:rPr>
                      <w:drawing>
                        <wp:inline distT="0" distB="0" distL="0" distR="0">
                          <wp:extent cx="390525" cy="390525"/>
                          <wp:effectExtent l="19050" t="0" r="9525" b="0"/>
                          <wp:docPr id="114"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5"/>
                                  <a:srcRect/>
                                  <a:stretch>
                                    <a:fillRect/>
                                  </a:stretch>
                                </pic:blipFill>
                                <pic:spPr bwMode="auto">
                                  <a:xfrm>
                                    <a:off x="0" y="0"/>
                                    <a:ext cx="390525" cy="390525"/>
                                  </a:xfrm>
                                  <a:prstGeom prst="rect">
                                    <a:avLst/>
                                  </a:prstGeom>
                                  <a:noFill/>
                                  <a:ln w="9525">
                                    <a:noFill/>
                                    <a:miter lim="800000"/>
                                    <a:headEnd/>
                                    <a:tailEnd/>
                                  </a:ln>
                                </pic:spPr>
                              </pic:pic>
                            </a:graphicData>
                          </a:graphic>
                        </wp:inline>
                      </w:drawing>
                    </w:r>
                  </w:p>
                  <w:p w:rsidR="00F42301" w:rsidRDefault="00F42301" w:rsidP="00721764">
                    <w:pPr>
                      <w:widowControl w:val="0"/>
                      <w:autoSpaceDE w:val="0"/>
                      <w:autoSpaceDN w:val="0"/>
                      <w:adjustRightInd w:val="0"/>
                      <w:spacing w:after="0"/>
                      <w:rPr>
                        <w:rFonts w:ascii="Times New Roman" w:hAnsi="Times New Roman"/>
                        <w:sz w:val="24"/>
                        <w:szCs w:val="24"/>
                      </w:rPr>
                    </w:pPr>
                  </w:p>
                </w:txbxContent>
              </v:textbox>
            </v:rect>
            <w10:wrap anchorx="page"/>
          </v:group>
        </w:pict>
      </w:r>
      <w:r>
        <w:rPr>
          <w:rFonts w:ascii="Times New Roman" w:hAnsi="Times New Roman"/>
          <w:sz w:val="20"/>
          <w:szCs w:val="20"/>
        </w:rPr>
        <w:t>cases, credit hours are distributed according to the following general design:</w:t>
      </w:r>
    </w:p>
    <w:p w:rsidR="00F42301" w:rsidRDefault="00F42301" w:rsidP="00721764">
      <w:pPr>
        <w:widowControl w:val="0"/>
        <w:tabs>
          <w:tab w:val="left" w:pos="3740"/>
          <w:tab w:val="left" w:pos="6940"/>
        </w:tabs>
        <w:autoSpaceDE w:val="0"/>
        <w:autoSpaceDN w:val="0"/>
        <w:adjustRightInd w:val="0"/>
        <w:spacing w:before="10" w:after="0"/>
        <w:ind w:left="2286"/>
        <w:rPr>
          <w:rFonts w:ascii="Times New Roman" w:hAnsi="Times New Roman"/>
          <w:sz w:val="20"/>
          <w:szCs w:val="20"/>
        </w:rPr>
      </w:pPr>
      <w:r>
        <w:rPr>
          <w:rFonts w:ascii="Times New Roman" w:hAnsi="Times New Roman"/>
          <w:b/>
          <w:bCs/>
          <w:sz w:val="20"/>
          <w:szCs w:val="20"/>
          <w:u w:val="single"/>
        </w:rPr>
        <w:t xml:space="preserve">Component </w:t>
      </w:r>
      <w:r>
        <w:rPr>
          <w:rFonts w:ascii="Times New Roman" w:hAnsi="Times New Roman"/>
          <w:b/>
          <w:bCs/>
          <w:sz w:val="20"/>
          <w:szCs w:val="20"/>
          <w:u w:val="single"/>
        </w:rPr>
        <w:tab/>
        <w:t xml:space="preserve">Description </w:t>
      </w:r>
      <w:r>
        <w:rPr>
          <w:rFonts w:ascii="Times New Roman" w:hAnsi="Times New Roman"/>
          <w:b/>
          <w:bCs/>
          <w:sz w:val="20"/>
          <w:szCs w:val="20"/>
          <w:u w:val="single"/>
        </w:rPr>
        <w:tab/>
        <w:t>C</w:t>
      </w:r>
      <w:r>
        <w:rPr>
          <w:rFonts w:ascii="Times New Roman" w:hAnsi="Times New Roman"/>
          <w:b/>
          <w:bCs/>
          <w:spacing w:val="-4"/>
          <w:sz w:val="20"/>
          <w:szCs w:val="20"/>
          <w:u w:val="single"/>
        </w:rPr>
        <w:t>r</w:t>
      </w:r>
      <w:r>
        <w:rPr>
          <w:rFonts w:ascii="Times New Roman" w:hAnsi="Times New Roman"/>
          <w:b/>
          <w:bCs/>
          <w:sz w:val="20"/>
          <w:szCs w:val="20"/>
          <w:u w:val="single"/>
        </w:rPr>
        <w:t>edit Hours</w:t>
      </w:r>
    </w:p>
    <w:tbl>
      <w:tblPr>
        <w:tblW w:w="0" w:type="auto"/>
        <w:tblInd w:w="2246" w:type="dxa"/>
        <w:tblLayout w:type="fixed"/>
        <w:tblCellMar>
          <w:left w:w="0" w:type="dxa"/>
          <w:right w:w="0" w:type="dxa"/>
        </w:tblCellMar>
        <w:tblLook w:val="0000"/>
      </w:tblPr>
      <w:tblGrid>
        <w:gridCol w:w="1065"/>
        <w:gridCol w:w="3519"/>
        <w:gridCol w:w="856"/>
      </w:tblGrid>
      <w:tr w:rsidR="00F42301" w:rsidRPr="00FA7AC7" w:rsidTr="00B67EC4">
        <w:trPr>
          <w:trHeight w:hRule="exact" w:val="261"/>
        </w:trPr>
        <w:tc>
          <w:tcPr>
            <w:tcW w:w="1065" w:type="dxa"/>
            <w:tcBorders>
              <w:top w:val="nil"/>
              <w:left w:val="nil"/>
              <w:bottom w:val="nil"/>
              <w:right w:val="nil"/>
            </w:tcBorders>
          </w:tcPr>
          <w:p w:rsidR="00F42301" w:rsidRPr="00FA7AC7" w:rsidRDefault="00F42301" w:rsidP="00B67EC4">
            <w:pPr>
              <w:widowControl w:val="0"/>
              <w:autoSpaceDE w:val="0"/>
              <w:autoSpaceDN w:val="0"/>
              <w:adjustRightInd w:val="0"/>
              <w:spacing w:before="7" w:after="0"/>
              <w:ind w:left="40"/>
              <w:rPr>
                <w:rFonts w:ascii="Times New Roman" w:hAnsi="Times New Roman"/>
                <w:sz w:val="24"/>
                <w:szCs w:val="24"/>
              </w:rPr>
            </w:pPr>
            <w:r w:rsidRPr="00FA7AC7">
              <w:rPr>
                <w:rFonts w:ascii="Times New Roman" w:hAnsi="Times New Roman"/>
                <w:sz w:val="20"/>
                <w:szCs w:val="20"/>
              </w:rPr>
              <w:t>Area</w:t>
            </w:r>
            <w:r w:rsidRPr="00FA7AC7">
              <w:rPr>
                <w:rFonts w:ascii="Times New Roman" w:hAnsi="Times New Roman"/>
                <w:spacing w:val="-11"/>
                <w:sz w:val="20"/>
                <w:szCs w:val="20"/>
              </w:rPr>
              <w:t xml:space="preserve"> </w:t>
            </w:r>
            <w:r w:rsidRPr="00FA7AC7">
              <w:rPr>
                <w:rFonts w:ascii="Times New Roman" w:hAnsi="Times New Roman"/>
                <w:sz w:val="20"/>
                <w:szCs w:val="20"/>
              </w:rPr>
              <w:t>A</w:t>
            </w:r>
          </w:p>
        </w:tc>
        <w:tc>
          <w:tcPr>
            <w:tcW w:w="3519" w:type="dxa"/>
            <w:tcBorders>
              <w:top w:val="nil"/>
              <w:left w:val="nil"/>
              <w:bottom w:val="nil"/>
              <w:right w:val="nil"/>
            </w:tcBorders>
          </w:tcPr>
          <w:p w:rsidR="00F42301" w:rsidRPr="00FA7AC7" w:rsidRDefault="00F42301" w:rsidP="00B67EC4">
            <w:pPr>
              <w:widowControl w:val="0"/>
              <w:autoSpaceDE w:val="0"/>
              <w:autoSpaceDN w:val="0"/>
              <w:adjustRightInd w:val="0"/>
              <w:spacing w:before="7" w:after="0"/>
              <w:ind w:left="442"/>
              <w:rPr>
                <w:rFonts w:ascii="Times New Roman" w:hAnsi="Times New Roman"/>
                <w:sz w:val="24"/>
                <w:szCs w:val="24"/>
              </w:rPr>
            </w:pPr>
            <w:r w:rsidRPr="00FA7AC7">
              <w:rPr>
                <w:rFonts w:ascii="Times New Roman" w:hAnsi="Times New Roman"/>
                <w:sz w:val="20"/>
                <w:szCs w:val="20"/>
              </w:rPr>
              <w:t>Nature of the Learner</w:t>
            </w:r>
          </w:p>
        </w:tc>
        <w:tc>
          <w:tcPr>
            <w:tcW w:w="856" w:type="dxa"/>
            <w:tcBorders>
              <w:top w:val="nil"/>
              <w:left w:val="nil"/>
              <w:bottom w:val="nil"/>
              <w:right w:val="nil"/>
            </w:tcBorders>
          </w:tcPr>
          <w:p w:rsidR="00F42301" w:rsidRPr="00FA7AC7" w:rsidRDefault="00F42301" w:rsidP="00B67EC4">
            <w:pPr>
              <w:widowControl w:val="0"/>
              <w:autoSpaceDE w:val="0"/>
              <w:autoSpaceDN w:val="0"/>
              <w:adjustRightInd w:val="0"/>
              <w:spacing w:before="7" w:after="0"/>
              <w:ind w:left="127"/>
              <w:rPr>
                <w:rFonts w:ascii="Times New Roman" w:hAnsi="Times New Roman"/>
                <w:sz w:val="24"/>
                <w:szCs w:val="24"/>
              </w:rPr>
            </w:pPr>
            <w:r w:rsidRPr="00FA7AC7">
              <w:rPr>
                <w:rFonts w:ascii="Times New Roman" w:hAnsi="Times New Roman"/>
                <w:sz w:val="20"/>
                <w:szCs w:val="20"/>
              </w:rPr>
              <w:t>3-6</w:t>
            </w:r>
          </w:p>
        </w:tc>
      </w:tr>
      <w:tr w:rsidR="00F42301" w:rsidRPr="00FA7AC7" w:rsidTr="00B67EC4">
        <w:trPr>
          <w:trHeight w:hRule="exact" w:val="240"/>
        </w:trPr>
        <w:tc>
          <w:tcPr>
            <w:tcW w:w="1065" w:type="dxa"/>
            <w:tcBorders>
              <w:top w:val="nil"/>
              <w:left w:val="nil"/>
              <w:bottom w:val="nil"/>
              <w:right w:val="nil"/>
            </w:tcBorders>
          </w:tcPr>
          <w:p w:rsidR="00F42301" w:rsidRPr="00FA7AC7" w:rsidRDefault="00F42301" w:rsidP="00B67EC4">
            <w:pPr>
              <w:widowControl w:val="0"/>
              <w:autoSpaceDE w:val="0"/>
              <w:autoSpaceDN w:val="0"/>
              <w:adjustRightInd w:val="0"/>
              <w:spacing w:after="0" w:line="217" w:lineRule="exact"/>
              <w:ind w:left="40"/>
              <w:rPr>
                <w:rFonts w:ascii="Times New Roman" w:hAnsi="Times New Roman"/>
                <w:sz w:val="24"/>
                <w:szCs w:val="24"/>
              </w:rPr>
            </w:pPr>
            <w:r w:rsidRPr="00FA7AC7">
              <w:rPr>
                <w:rFonts w:ascii="Times New Roman" w:hAnsi="Times New Roman"/>
                <w:sz w:val="20"/>
                <w:szCs w:val="20"/>
              </w:rPr>
              <w:t>Area B</w:t>
            </w:r>
          </w:p>
        </w:tc>
        <w:tc>
          <w:tcPr>
            <w:tcW w:w="3519" w:type="dxa"/>
            <w:tcBorders>
              <w:top w:val="nil"/>
              <w:left w:val="nil"/>
              <w:bottom w:val="nil"/>
              <w:right w:val="nil"/>
            </w:tcBorders>
          </w:tcPr>
          <w:p w:rsidR="00F42301" w:rsidRPr="00FA7AC7" w:rsidRDefault="00F42301" w:rsidP="00B67EC4">
            <w:pPr>
              <w:widowControl w:val="0"/>
              <w:autoSpaceDE w:val="0"/>
              <w:autoSpaceDN w:val="0"/>
              <w:adjustRightInd w:val="0"/>
              <w:spacing w:after="0" w:line="217" w:lineRule="exact"/>
              <w:ind w:left="442"/>
              <w:rPr>
                <w:rFonts w:ascii="Times New Roman" w:hAnsi="Times New Roman"/>
                <w:sz w:val="24"/>
                <w:szCs w:val="24"/>
              </w:rPr>
            </w:pPr>
            <w:r w:rsidRPr="00FA7AC7">
              <w:rPr>
                <w:rFonts w:ascii="Times New Roman" w:hAnsi="Times New Roman"/>
                <w:sz w:val="20"/>
                <w:szCs w:val="20"/>
              </w:rPr>
              <w:t>Program and Problems of the School</w:t>
            </w:r>
          </w:p>
        </w:tc>
        <w:tc>
          <w:tcPr>
            <w:tcW w:w="856" w:type="dxa"/>
            <w:tcBorders>
              <w:top w:val="nil"/>
              <w:left w:val="nil"/>
              <w:bottom w:val="nil"/>
              <w:right w:val="nil"/>
            </w:tcBorders>
          </w:tcPr>
          <w:p w:rsidR="00F42301" w:rsidRPr="00FA7AC7" w:rsidRDefault="00F42301" w:rsidP="00B67EC4">
            <w:pPr>
              <w:widowControl w:val="0"/>
              <w:autoSpaceDE w:val="0"/>
              <w:autoSpaceDN w:val="0"/>
              <w:adjustRightInd w:val="0"/>
              <w:spacing w:after="0" w:line="217" w:lineRule="exact"/>
              <w:ind w:left="127"/>
              <w:rPr>
                <w:rFonts w:ascii="Times New Roman" w:hAnsi="Times New Roman"/>
                <w:sz w:val="24"/>
                <w:szCs w:val="24"/>
              </w:rPr>
            </w:pPr>
            <w:r w:rsidRPr="00FA7AC7">
              <w:rPr>
                <w:rFonts w:ascii="Times New Roman" w:hAnsi="Times New Roman"/>
                <w:sz w:val="20"/>
                <w:szCs w:val="20"/>
              </w:rPr>
              <w:t>3-6</w:t>
            </w:r>
          </w:p>
        </w:tc>
      </w:tr>
      <w:tr w:rsidR="00F42301" w:rsidRPr="00FA7AC7" w:rsidTr="00B67EC4">
        <w:trPr>
          <w:trHeight w:hRule="exact" w:val="240"/>
        </w:trPr>
        <w:tc>
          <w:tcPr>
            <w:tcW w:w="1065" w:type="dxa"/>
            <w:tcBorders>
              <w:top w:val="nil"/>
              <w:left w:val="nil"/>
              <w:bottom w:val="nil"/>
              <w:right w:val="nil"/>
            </w:tcBorders>
          </w:tcPr>
          <w:p w:rsidR="00F42301" w:rsidRPr="00FA7AC7" w:rsidRDefault="00F42301" w:rsidP="00B67EC4">
            <w:pPr>
              <w:widowControl w:val="0"/>
              <w:autoSpaceDE w:val="0"/>
              <w:autoSpaceDN w:val="0"/>
              <w:adjustRightInd w:val="0"/>
              <w:spacing w:after="0" w:line="217" w:lineRule="exact"/>
              <w:ind w:left="40"/>
              <w:rPr>
                <w:rFonts w:ascii="Times New Roman" w:hAnsi="Times New Roman"/>
                <w:sz w:val="24"/>
                <w:szCs w:val="24"/>
              </w:rPr>
            </w:pPr>
            <w:r w:rsidRPr="00FA7AC7">
              <w:rPr>
                <w:rFonts w:ascii="Times New Roman" w:hAnsi="Times New Roman"/>
                <w:sz w:val="20"/>
                <w:szCs w:val="20"/>
              </w:rPr>
              <w:t>Area C</w:t>
            </w:r>
          </w:p>
        </w:tc>
        <w:tc>
          <w:tcPr>
            <w:tcW w:w="3519" w:type="dxa"/>
            <w:tcBorders>
              <w:top w:val="nil"/>
              <w:left w:val="nil"/>
              <w:bottom w:val="nil"/>
              <w:right w:val="nil"/>
            </w:tcBorders>
          </w:tcPr>
          <w:p w:rsidR="00F42301" w:rsidRPr="00FA7AC7" w:rsidRDefault="00F42301" w:rsidP="00B67EC4">
            <w:pPr>
              <w:widowControl w:val="0"/>
              <w:autoSpaceDE w:val="0"/>
              <w:autoSpaceDN w:val="0"/>
              <w:adjustRightInd w:val="0"/>
              <w:spacing w:after="0" w:line="217" w:lineRule="exact"/>
              <w:ind w:left="442"/>
              <w:rPr>
                <w:rFonts w:ascii="Times New Roman" w:hAnsi="Times New Roman"/>
                <w:sz w:val="24"/>
                <w:szCs w:val="24"/>
              </w:rPr>
            </w:pPr>
            <w:r w:rsidRPr="00FA7AC7">
              <w:rPr>
                <w:rFonts w:ascii="Times New Roman" w:hAnsi="Times New Roman"/>
                <w:sz w:val="20"/>
                <w:szCs w:val="20"/>
              </w:rPr>
              <w:t>Core courses of the major</w:t>
            </w:r>
          </w:p>
        </w:tc>
        <w:tc>
          <w:tcPr>
            <w:tcW w:w="856" w:type="dxa"/>
            <w:tcBorders>
              <w:top w:val="nil"/>
              <w:left w:val="nil"/>
              <w:bottom w:val="nil"/>
              <w:right w:val="nil"/>
            </w:tcBorders>
          </w:tcPr>
          <w:p w:rsidR="00F42301" w:rsidRPr="00FA7AC7" w:rsidRDefault="00F42301" w:rsidP="00B67EC4">
            <w:pPr>
              <w:widowControl w:val="0"/>
              <w:autoSpaceDE w:val="0"/>
              <w:autoSpaceDN w:val="0"/>
              <w:adjustRightInd w:val="0"/>
              <w:spacing w:after="0" w:line="217" w:lineRule="exact"/>
              <w:ind w:left="127"/>
              <w:rPr>
                <w:rFonts w:ascii="Times New Roman" w:hAnsi="Times New Roman"/>
                <w:sz w:val="24"/>
                <w:szCs w:val="24"/>
              </w:rPr>
            </w:pPr>
            <w:r w:rsidRPr="00FA7AC7">
              <w:rPr>
                <w:rFonts w:ascii="Times New Roman" w:hAnsi="Times New Roman"/>
                <w:sz w:val="20"/>
                <w:szCs w:val="20"/>
              </w:rPr>
              <w:t>15-24</w:t>
            </w:r>
          </w:p>
        </w:tc>
      </w:tr>
      <w:tr w:rsidR="00F42301" w:rsidRPr="00FA7AC7" w:rsidTr="00B67EC4">
        <w:trPr>
          <w:trHeight w:hRule="exact" w:val="680"/>
        </w:trPr>
        <w:tc>
          <w:tcPr>
            <w:tcW w:w="1065" w:type="dxa"/>
            <w:tcBorders>
              <w:top w:val="nil"/>
              <w:left w:val="nil"/>
              <w:bottom w:val="single" w:sz="4" w:space="0" w:color="000000"/>
              <w:right w:val="nil"/>
            </w:tcBorders>
          </w:tcPr>
          <w:p w:rsidR="00F42301" w:rsidRPr="00FA7AC7" w:rsidRDefault="00F42301" w:rsidP="00B67EC4">
            <w:pPr>
              <w:widowControl w:val="0"/>
              <w:autoSpaceDE w:val="0"/>
              <w:autoSpaceDN w:val="0"/>
              <w:adjustRightInd w:val="0"/>
              <w:spacing w:after="0" w:line="217" w:lineRule="exact"/>
              <w:ind w:left="40"/>
              <w:rPr>
                <w:rFonts w:ascii="Times New Roman" w:hAnsi="Times New Roman"/>
                <w:sz w:val="20"/>
                <w:szCs w:val="20"/>
              </w:rPr>
            </w:pPr>
            <w:r w:rsidRPr="00FA7AC7">
              <w:rPr>
                <w:rFonts w:ascii="Times New Roman" w:hAnsi="Times New Roman"/>
                <w:sz w:val="20"/>
                <w:szCs w:val="20"/>
              </w:rPr>
              <w:t>Area D</w:t>
            </w:r>
          </w:p>
          <w:p w:rsidR="00F42301" w:rsidRPr="00FA7AC7" w:rsidRDefault="00F42301" w:rsidP="00B67EC4">
            <w:pPr>
              <w:widowControl w:val="0"/>
              <w:autoSpaceDE w:val="0"/>
              <w:autoSpaceDN w:val="0"/>
              <w:adjustRightInd w:val="0"/>
              <w:spacing w:before="10" w:after="0"/>
              <w:ind w:left="40"/>
              <w:rPr>
                <w:rFonts w:ascii="Times New Roman" w:hAnsi="Times New Roman"/>
                <w:sz w:val="24"/>
                <w:szCs w:val="24"/>
              </w:rPr>
            </w:pPr>
            <w:r w:rsidRPr="00FA7AC7">
              <w:rPr>
                <w:rFonts w:ascii="Times New Roman" w:hAnsi="Times New Roman"/>
                <w:sz w:val="20"/>
                <w:szCs w:val="20"/>
              </w:rPr>
              <w:t>Area E</w:t>
            </w:r>
          </w:p>
        </w:tc>
        <w:tc>
          <w:tcPr>
            <w:tcW w:w="3519" w:type="dxa"/>
            <w:tcBorders>
              <w:top w:val="nil"/>
              <w:left w:val="nil"/>
              <w:bottom w:val="single" w:sz="4" w:space="0" w:color="000000"/>
              <w:right w:val="nil"/>
            </w:tcBorders>
          </w:tcPr>
          <w:p w:rsidR="00F42301" w:rsidRPr="00FA7AC7" w:rsidRDefault="00F42301" w:rsidP="00B67EC4">
            <w:pPr>
              <w:widowControl w:val="0"/>
              <w:autoSpaceDE w:val="0"/>
              <w:autoSpaceDN w:val="0"/>
              <w:adjustRightInd w:val="0"/>
              <w:spacing w:after="0" w:line="217" w:lineRule="exact"/>
              <w:ind w:left="442"/>
              <w:rPr>
                <w:rFonts w:ascii="Times New Roman" w:hAnsi="Times New Roman"/>
                <w:sz w:val="20"/>
                <w:szCs w:val="20"/>
              </w:rPr>
            </w:pPr>
            <w:r w:rsidRPr="00FA7AC7">
              <w:rPr>
                <w:rFonts w:ascii="Times New Roman" w:hAnsi="Times New Roman"/>
                <w:sz w:val="20"/>
                <w:szCs w:val="20"/>
              </w:rPr>
              <w:t>Research in Education</w:t>
            </w:r>
          </w:p>
          <w:p w:rsidR="00F42301" w:rsidRPr="00FA7AC7" w:rsidRDefault="00F42301" w:rsidP="00B67EC4">
            <w:pPr>
              <w:widowControl w:val="0"/>
              <w:autoSpaceDE w:val="0"/>
              <w:autoSpaceDN w:val="0"/>
              <w:adjustRightInd w:val="0"/>
              <w:spacing w:before="10" w:after="0"/>
              <w:ind w:left="442"/>
              <w:rPr>
                <w:rFonts w:ascii="Times New Roman" w:hAnsi="Times New Roman"/>
                <w:sz w:val="24"/>
                <w:szCs w:val="24"/>
              </w:rPr>
            </w:pPr>
            <w:r w:rsidRPr="00FA7AC7">
              <w:rPr>
                <w:rFonts w:ascii="Times New Roman" w:hAnsi="Times New Roman"/>
                <w:sz w:val="20"/>
                <w:szCs w:val="20"/>
              </w:rPr>
              <w:t>Electives*</w:t>
            </w:r>
          </w:p>
        </w:tc>
        <w:tc>
          <w:tcPr>
            <w:tcW w:w="856" w:type="dxa"/>
            <w:tcBorders>
              <w:top w:val="nil"/>
              <w:left w:val="nil"/>
              <w:bottom w:val="single" w:sz="4" w:space="0" w:color="000000"/>
              <w:right w:val="nil"/>
            </w:tcBorders>
          </w:tcPr>
          <w:p w:rsidR="00F42301" w:rsidRPr="00FA7AC7" w:rsidRDefault="00F42301" w:rsidP="00B67EC4">
            <w:pPr>
              <w:widowControl w:val="0"/>
              <w:autoSpaceDE w:val="0"/>
              <w:autoSpaceDN w:val="0"/>
              <w:adjustRightInd w:val="0"/>
              <w:spacing w:before="6" w:after="0"/>
              <w:ind w:left="127"/>
              <w:rPr>
                <w:rFonts w:ascii="Times New Roman" w:hAnsi="Times New Roman"/>
                <w:sz w:val="20"/>
                <w:szCs w:val="20"/>
              </w:rPr>
            </w:pPr>
            <w:r w:rsidRPr="00FA7AC7">
              <w:rPr>
                <w:rFonts w:ascii="Times New Roman" w:hAnsi="Times New Roman"/>
                <w:sz w:val="20"/>
                <w:szCs w:val="20"/>
              </w:rPr>
              <w:t>3-6</w:t>
            </w:r>
          </w:p>
          <w:p w:rsidR="00F42301" w:rsidRPr="00FA7AC7" w:rsidRDefault="00F42301" w:rsidP="00B67EC4">
            <w:pPr>
              <w:widowControl w:val="0"/>
              <w:autoSpaceDE w:val="0"/>
              <w:autoSpaceDN w:val="0"/>
              <w:adjustRightInd w:val="0"/>
              <w:spacing w:after="0" w:line="220" w:lineRule="exact"/>
              <w:ind w:left="127"/>
              <w:rPr>
                <w:rFonts w:ascii="Times New Roman" w:hAnsi="Times New Roman"/>
                <w:sz w:val="24"/>
                <w:szCs w:val="24"/>
              </w:rPr>
            </w:pPr>
            <w:r w:rsidRPr="00FA7AC7">
              <w:rPr>
                <w:rFonts w:ascii="Times New Roman" w:hAnsi="Times New Roman"/>
                <w:sz w:val="20"/>
                <w:szCs w:val="20"/>
              </w:rPr>
              <w:t>3-6</w:t>
            </w:r>
          </w:p>
        </w:tc>
      </w:tr>
    </w:tbl>
    <w:p w:rsidR="00F42301" w:rsidRDefault="00F42301" w:rsidP="00721764">
      <w:pPr>
        <w:widowControl w:val="0"/>
        <w:tabs>
          <w:tab w:val="left" w:pos="6940"/>
        </w:tabs>
        <w:autoSpaceDE w:val="0"/>
        <w:autoSpaceDN w:val="0"/>
        <w:adjustRightInd w:val="0"/>
        <w:spacing w:before="19" w:after="0"/>
        <w:ind w:left="2286"/>
        <w:rPr>
          <w:rFonts w:ascii="Times New Roman" w:hAnsi="Times New Roman"/>
          <w:sz w:val="20"/>
          <w:szCs w:val="20"/>
        </w:rPr>
      </w:pPr>
      <w:r>
        <w:rPr>
          <w:rFonts w:ascii="Times New Roman" w:hAnsi="Times New Roman"/>
          <w:spacing w:val="-14"/>
          <w:sz w:val="20"/>
          <w:szCs w:val="20"/>
        </w:rPr>
        <w:t>T</w:t>
      </w:r>
      <w:r>
        <w:rPr>
          <w:rFonts w:ascii="Times New Roman" w:hAnsi="Times New Roman"/>
          <w:sz w:val="20"/>
          <w:szCs w:val="20"/>
        </w:rPr>
        <w:t>otal Minimum Semester Hours Required</w:t>
      </w:r>
      <w:r>
        <w:rPr>
          <w:rFonts w:ascii="Times New Roman" w:hAnsi="Times New Roman"/>
          <w:sz w:val="20"/>
          <w:szCs w:val="20"/>
        </w:rPr>
        <w:tab/>
        <w:t>36-48</w:t>
      </w:r>
    </w:p>
    <w:p w:rsidR="00F42301" w:rsidRDefault="00F42301" w:rsidP="00721764">
      <w:pPr>
        <w:widowControl w:val="0"/>
        <w:autoSpaceDE w:val="0"/>
        <w:autoSpaceDN w:val="0"/>
        <w:adjustRightInd w:val="0"/>
        <w:spacing w:before="10" w:after="0"/>
        <w:ind w:left="6957"/>
        <w:rPr>
          <w:rFonts w:ascii="Times New Roman" w:hAnsi="Times New Roman"/>
          <w:sz w:val="20"/>
          <w:szCs w:val="20"/>
        </w:rPr>
      </w:pPr>
      <w:r>
        <w:rPr>
          <w:rFonts w:ascii="Times New Roman" w:hAnsi="Times New Roman"/>
          <w:sz w:val="20"/>
          <w:szCs w:val="20"/>
        </w:rPr>
        <w:t>(48 for School Counseling only)</w:t>
      </w:r>
    </w:p>
    <w:p w:rsidR="00F42301" w:rsidRDefault="00F42301" w:rsidP="00721764">
      <w:pPr>
        <w:widowControl w:val="0"/>
        <w:autoSpaceDE w:val="0"/>
        <w:autoSpaceDN w:val="0"/>
        <w:adjustRightInd w:val="0"/>
        <w:spacing w:before="10" w:after="0" w:line="250" w:lineRule="auto"/>
        <w:ind w:left="1926" w:right="329" w:firstLine="360"/>
        <w:jc w:val="both"/>
        <w:rPr>
          <w:rFonts w:ascii="Times New Roman" w:hAnsi="Times New Roman"/>
          <w:sz w:val="20"/>
          <w:szCs w:val="20"/>
        </w:rPr>
      </w:pPr>
      <w:r>
        <w:rPr>
          <w:rFonts w:ascii="Times New Roman" w:hAnsi="Times New Roman"/>
          <w:sz w:val="20"/>
          <w:szCs w:val="20"/>
        </w:rPr>
        <w:t>*An elective is any graduate level course with a grade of “B” or better that is no older than six years, that was taken after graduate admission and that wasn</w:t>
      </w:r>
      <w:r>
        <w:rPr>
          <w:rFonts w:ascii="Times New Roman" w:hAnsi="Times New Roman"/>
          <w:spacing w:val="-4"/>
          <w:sz w:val="20"/>
          <w:szCs w:val="20"/>
        </w:rPr>
        <w:t>’</w:t>
      </w:r>
      <w:r>
        <w:rPr>
          <w:rFonts w:ascii="Times New Roman" w:hAnsi="Times New Roman"/>
          <w:sz w:val="20"/>
          <w:szCs w:val="20"/>
        </w:rPr>
        <w:t>t taken for unde</w:t>
      </w:r>
      <w:r>
        <w:rPr>
          <w:rFonts w:ascii="Times New Roman" w:hAnsi="Times New Roman"/>
          <w:spacing w:val="-4"/>
          <w:sz w:val="20"/>
          <w:szCs w:val="20"/>
        </w:rPr>
        <w:t>r</w:t>
      </w:r>
      <w:r>
        <w:rPr>
          <w:rFonts w:ascii="Times New Roman" w:hAnsi="Times New Roman"/>
          <w:sz w:val="20"/>
          <w:szCs w:val="20"/>
        </w:rPr>
        <w:t>graduate credit.</w:t>
      </w:r>
      <w:r>
        <w:rPr>
          <w:rFonts w:ascii="Times New Roman" w:hAnsi="Times New Roman"/>
          <w:spacing w:val="-3"/>
          <w:sz w:val="20"/>
          <w:szCs w:val="20"/>
        </w:rPr>
        <w:t xml:space="preserve"> </w:t>
      </w:r>
      <w:r>
        <w:rPr>
          <w:rFonts w:ascii="Times New Roman" w:hAnsi="Times New Roman"/>
          <w:sz w:val="20"/>
          <w:szCs w:val="20"/>
        </w:rPr>
        <w:t>The graduate pro- gram advisor must approve electives.</w:t>
      </w:r>
    </w:p>
    <w:p w:rsidR="00F42301" w:rsidRDefault="00F42301" w:rsidP="00721764">
      <w:pPr>
        <w:widowControl w:val="0"/>
        <w:autoSpaceDE w:val="0"/>
        <w:autoSpaceDN w:val="0"/>
        <w:adjustRightInd w:val="0"/>
        <w:spacing w:before="18" w:after="0" w:line="200" w:lineRule="exact"/>
        <w:rPr>
          <w:rFonts w:ascii="Times New Roman" w:hAnsi="Times New Roman"/>
          <w:sz w:val="20"/>
          <w:szCs w:val="20"/>
        </w:rPr>
      </w:pPr>
    </w:p>
    <w:p w:rsidR="00F42301" w:rsidRDefault="00F42301" w:rsidP="00721764">
      <w:pPr>
        <w:widowControl w:val="0"/>
        <w:autoSpaceDE w:val="0"/>
        <w:autoSpaceDN w:val="0"/>
        <w:adjustRightInd w:val="0"/>
        <w:spacing w:after="0"/>
        <w:ind w:left="1926"/>
        <w:rPr>
          <w:rFonts w:ascii="Impact" w:hAnsi="Impact" w:cs="Impact"/>
          <w:color w:val="000000"/>
          <w:sz w:val="32"/>
          <w:szCs w:val="32"/>
        </w:rPr>
      </w:pPr>
      <w:r>
        <w:rPr>
          <w:rFonts w:ascii="Impact" w:hAnsi="Impact" w:cs="Impact"/>
          <w:color w:val="666666"/>
          <w:sz w:val="32"/>
          <w:szCs w:val="32"/>
        </w:rPr>
        <w:t>COLLEGE OF EDUC</w:t>
      </w:r>
      <w:r>
        <w:rPr>
          <w:rFonts w:ascii="Impact" w:hAnsi="Impact" w:cs="Impact"/>
          <w:color w:val="666666"/>
          <w:spacing w:val="-17"/>
          <w:sz w:val="32"/>
          <w:szCs w:val="32"/>
        </w:rPr>
        <w:t>A</w:t>
      </w:r>
      <w:r>
        <w:rPr>
          <w:rFonts w:ascii="Impact" w:hAnsi="Impact" w:cs="Impact"/>
          <w:color w:val="666666"/>
          <w:sz w:val="32"/>
          <w:szCs w:val="32"/>
        </w:rPr>
        <w:t>TION GRADU</w:t>
      </w:r>
      <w:r>
        <w:rPr>
          <w:rFonts w:ascii="Impact" w:hAnsi="Impact" w:cs="Impact"/>
          <w:color w:val="666666"/>
          <w:spacing w:val="-17"/>
          <w:sz w:val="32"/>
          <w:szCs w:val="32"/>
        </w:rPr>
        <w:t>A</w:t>
      </w:r>
      <w:r>
        <w:rPr>
          <w:rFonts w:ascii="Impact" w:hAnsi="Impact" w:cs="Impact"/>
          <w:color w:val="666666"/>
          <w:sz w:val="32"/>
          <w:szCs w:val="32"/>
        </w:rPr>
        <w:t xml:space="preserve">TE </w:t>
      </w:r>
      <w:r>
        <w:rPr>
          <w:rFonts w:ascii="Impact" w:hAnsi="Impact" w:cs="Impact"/>
          <w:color w:val="666666"/>
          <w:spacing w:val="-6"/>
          <w:sz w:val="32"/>
          <w:szCs w:val="32"/>
        </w:rPr>
        <w:t>F</w:t>
      </w:r>
      <w:r>
        <w:rPr>
          <w:rFonts w:ascii="Impact" w:hAnsi="Impact" w:cs="Impact"/>
          <w:color w:val="666666"/>
          <w:sz w:val="32"/>
          <w:szCs w:val="32"/>
        </w:rPr>
        <w:t>ACU</w:t>
      </w:r>
      <w:r>
        <w:rPr>
          <w:rFonts w:ascii="Impact" w:hAnsi="Impact" w:cs="Impact"/>
          <w:color w:val="666666"/>
          <w:spacing w:val="-23"/>
          <w:sz w:val="32"/>
          <w:szCs w:val="32"/>
        </w:rPr>
        <w:t>L</w:t>
      </w:r>
      <w:r>
        <w:rPr>
          <w:rFonts w:ascii="Impact" w:hAnsi="Impact" w:cs="Impact"/>
          <w:color w:val="666666"/>
          <w:spacing w:val="8"/>
          <w:sz w:val="32"/>
          <w:szCs w:val="32"/>
        </w:rPr>
        <w:t>T</w:t>
      </w:r>
      <w:r>
        <w:rPr>
          <w:rFonts w:ascii="Impact" w:hAnsi="Impact" w:cs="Impact"/>
          <w:color w:val="666666"/>
          <w:sz w:val="32"/>
          <w:szCs w:val="32"/>
        </w:rPr>
        <w:t>Y</w:t>
      </w:r>
    </w:p>
    <w:p w:rsidR="00F42301" w:rsidRDefault="00F42301" w:rsidP="00721764">
      <w:pPr>
        <w:widowControl w:val="0"/>
        <w:autoSpaceDE w:val="0"/>
        <w:autoSpaceDN w:val="0"/>
        <w:adjustRightInd w:val="0"/>
        <w:spacing w:before="23" w:after="0"/>
        <w:ind w:left="1983"/>
        <w:rPr>
          <w:rFonts w:ascii="Times New Roman" w:hAnsi="Times New Roman"/>
          <w:color w:val="000000"/>
          <w:sz w:val="20"/>
          <w:szCs w:val="20"/>
        </w:rPr>
      </w:pPr>
      <w:r>
        <w:rPr>
          <w:rFonts w:ascii="Times New Roman" w:hAnsi="Times New Roman"/>
          <w:b/>
          <w:bCs/>
          <w:color w:val="000000"/>
          <w:sz w:val="20"/>
          <w:szCs w:val="20"/>
        </w:rPr>
        <w:t>Abayomi, Babatunde, Ph.D.</w:t>
      </w:r>
      <w:r>
        <w:rPr>
          <w:rFonts w:ascii="Times New Roman" w:hAnsi="Times New Roman"/>
          <w:color w:val="000000"/>
          <w:sz w:val="20"/>
          <w:szCs w:val="20"/>
        </w:rPr>
        <w:t>, Geo</w:t>
      </w:r>
      <w:r>
        <w:rPr>
          <w:rFonts w:ascii="Times New Roman" w:hAnsi="Times New Roman"/>
          <w:color w:val="000000"/>
          <w:spacing w:val="-4"/>
          <w:sz w:val="20"/>
          <w:szCs w:val="20"/>
        </w:rPr>
        <w:t>r</w:t>
      </w:r>
      <w:r>
        <w:rPr>
          <w:rFonts w:ascii="Times New Roman" w:hAnsi="Times New Roman"/>
          <w:color w:val="000000"/>
          <w:sz w:val="20"/>
          <w:szCs w:val="20"/>
        </w:rPr>
        <w:t>gia State Universit</w:t>
      </w:r>
      <w:r>
        <w:rPr>
          <w:rFonts w:ascii="Times New Roman" w:hAnsi="Times New Roman"/>
          <w:color w:val="000000"/>
          <w:spacing w:val="-13"/>
          <w:sz w:val="20"/>
          <w:szCs w:val="20"/>
        </w:rPr>
        <w:t>y</w:t>
      </w:r>
      <w:r>
        <w:rPr>
          <w:rFonts w:ascii="Times New Roman" w:hAnsi="Times New Roman"/>
          <w:color w:val="000000"/>
          <w:sz w:val="20"/>
          <w:szCs w:val="20"/>
        </w:rPr>
        <w:t xml:space="preserve">. </w:t>
      </w:r>
      <w:r>
        <w:rPr>
          <w:rFonts w:ascii="Times New Roman" w:hAnsi="Times New Roman"/>
          <w:i/>
          <w:iCs/>
          <w:color w:val="000000"/>
          <w:sz w:val="20"/>
          <w:szCs w:val="20"/>
        </w:rPr>
        <w:t>Specialty: Science Education and Resea</w:t>
      </w:r>
      <w:r>
        <w:rPr>
          <w:rFonts w:ascii="Times New Roman" w:hAnsi="Times New Roman"/>
          <w:i/>
          <w:iCs/>
          <w:color w:val="000000"/>
          <w:spacing w:val="-7"/>
          <w:sz w:val="20"/>
          <w:szCs w:val="20"/>
        </w:rPr>
        <w:t>r</w:t>
      </w:r>
      <w:r>
        <w:rPr>
          <w:rFonts w:ascii="Times New Roman" w:hAnsi="Times New Roman"/>
          <w:i/>
          <w:iCs/>
          <w:color w:val="000000"/>
          <w:sz w:val="20"/>
          <w:szCs w:val="20"/>
        </w:rPr>
        <w:t>ch</w:t>
      </w:r>
    </w:p>
    <w:p w:rsidR="00F42301" w:rsidRDefault="00F42301" w:rsidP="00721764">
      <w:pPr>
        <w:widowControl w:val="0"/>
        <w:autoSpaceDE w:val="0"/>
        <w:autoSpaceDN w:val="0"/>
        <w:adjustRightInd w:val="0"/>
        <w:spacing w:before="10" w:after="0"/>
        <w:ind w:left="2286"/>
        <w:rPr>
          <w:rFonts w:ascii="Times New Roman" w:hAnsi="Times New Roman"/>
          <w:color w:val="000000"/>
          <w:sz w:val="20"/>
          <w:szCs w:val="20"/>
        </w:rPr>
      </w:pPr>
      <w:r>
        <w:rPr>
          <w:rFonts w:ascii="Times New Roman" w:hAnsi="Times New Roman"/>
          <w:i/>
          <w:iCs/>
          <w:color w:val="000000"/>
          <w:sz w:val="20"/>
          <w:szCs w:val="20"/>
        </w:rPr>
        <w:t>Methodology</w:t>
      </w:r>
    </w:p>
    <w:p w:rsidR="00F42301" w:rsidDel="00B67EC4" w:rsidRDefault="00F42301" w:rsidP="00721764">
      <w:pPr>
        <w:widowControl w:val="0"/>
        <w:autoSpaceDE w:val="0"/>
        <w:autoSpaceDN w:val="0"/>
        <w:adjustRightInd w:val="0"/>
        <w:spacing w:before="10" w:after="0"/>
        <w:ind w:left="1983"/>
        <w:rPr>
          <w:del w:id="66" w:author=" " w:date="2011-04-05T15:02:00Z"/>
          <w:rFonts w:ascii="Times New Roman" w:hAnsi="Times New Roman"/>
          <w:color w:val="000000"/>
          <w:sz w:val="20"/>
          <w:szCs w:val="20"/>
        </w:rPr>
      </w:pPr>
      <w:del w:id="67" w:author=" " w:date="2011-04-05T15:02:00Z">
        <w:r w:rsidDel="00B67EC4">
          <w:rPr>
            <w:rFonts w:ascii="Times New Roman" w:hAnsi="Times New Roman"/>
            <w:b/>
            <w:bCs/>
            <w:color w:val="000000"/>
            <w:sz w:val="20"/>
            <w:szCs w:val="20"/>
          </w:rPr>
          <w:delText>Adams, Robert Joseph, Ed.D.</w:delText>
        </w:r>
        <w:r w:rsidDel="00B67EC4">
          <w:rPr>
            <w:rFonts w:ascii="Times New Roman" w:hAnsi="Times New Roman"/>
            <w:color w:val="000000"/>
            <w:sz w:val="20"/>
            <w:szCs w:val="20"/>
          </w:rPr>
          <w:delText>,</w:delText>
        </w:r>
        <w:r w:rsidDel="00B67EC4">
          <w:rPr>
            <w:rFonts w:ascii="Times New Roman" w:hAnsi="Times New Roman"/>
            <w:color w:val="000000"/>
            <w:spacing w:val="-4"/>
            <w:sz w:val="20"/>
            <w:szCs w:val="20"/>
          </w:rPr>
          <w:delText xml:space="preserve"> </w:delText>
        </w:r>
        <w:r w:rsidDel="00B67EC4">
          <w:rPr>
            <w:rFonts w:ascii="Times New Roman" w:hAnsi="Times New Roman"/>
            <w:color w:val="000000"/>
            <w:spacing w:val="-12"/>
            <w:sz w:val="20"/>
            <w:szCs w:val="20"/>
          </w:rPr>
          <w:delText>V</w:delText>
        </w:r>
        <w:r w:rsidDel="00B67EC4">
          <w:rPr>
            <w:rFonts w:ascii="Times New Roman" w:hAnsi="Times New Roman"/>
            <w:color w:val="000000"/>
            <w:sz w:val="20"/>
            <w:szCs w:val="20"/>
          </w:rPr>
          <w:delText>i</w:delText>
        </w:r>
        <w:r w:rsidDel="00B67EC4">
          <w:rPr>
            <w:rFonts w:ascii="Times New Roman" w:hAnsi="Times New Roman"/>
            <w:color w:val="000000"/>
            <w:spacing w:val="-4"/>
            <w:sz w:val="20"/>
            <w:szCs w:val="20"/>
          </w:rPr>
          <w:delText>r</w:delText>
        </w:r>
        <w:r w:rsidDel="00B67EC4">
          <w:rPr>
            <w:rFonts w:ascii="Times New Roman" w:hAnsi="Times New Roman"/>
            <w:color w:val="000000"/>
            <w:sz w:val="20"/>
            <w:szCs w:val="20"/>
          </w:rPr>
          <w:delText>ginia Polytech Institution &amp; State Universit</w:delText>
        </w:r>
        <w:r w:rsidDel="00B67EC4">
          <w:rPr>
            <w:rFonts w:ascii="Times New Roman" w:hAnsi="Times New Roman"/>
            <w:color w:val="000000"/>
            <w:spacing w:val="-13"/>
            <w:sz w:val="20"/>
            <w:szCs w:val="20"/>
          </w:rPr>
          <w:delText>y</w:delText>
        </w:r>
        <w:r w:rsidDel="00B67EC4">
          <w:rPr>
            <w:rFonts w:ascii="Times New Roman" w:hAnsi="Times New Roman"/>
            <w:color w:val="000000"/>
            <w:sz w:val="20"/>
            <w:szCs w:val="20"/>
          </w:rPr>
          <w:delText xml:space="preserve">. </w:delText>
        </w:r>
        <w:r w:rsidDel="00B67EC4">
          <w:rPr>
            <w:rFonts w:ascii="Times New Roman" w:hAnsi="Times New Roman"/>
            <w:i/>
            <w:iCs/>
            <w:color w:val="000000"/>
            <w:sz w:val="20"/>
            <w:szCs w:val="20"/>
          </w:rPr>
          <w:delText>Specialty: Educational</w:delText>
        </w:r>
      </w:del>
    </w:p>
    <w:p w:rsidR="00F42301" w:rsidRDefault="00F42301">
      <w:pPr>
        <w:widowControl w:val="0"/>
        <w:autoSpaceDE w:val="0"/>
        <w:autoSpaceDN w:val="0"/>
        <w:adjustRightInd w:val="0"/>
        <w:spacing w:before="10" w:after="0"/>
        <w:ind w:left="1983"/>
        <w:rPr>
          <w:rFonts w:ascii="Times New Roman" w:hAnsi="Times New Roman"/>
          <w:color w:val="000000"/>
          <w:sz w:val="20"/>
          <w:szCs w:val="20"/>
        </w:rPr>
        <w:pPrChange w:id="68" w:author=" " w:date="2011-04-05T15:02:00Z">
          <w:pPr>
            <w:widowControl w:val="0"/>
            <w:autoSpaceDE w:val="0"/>
            <w:autoSpaceDN w:val="0"/>
            <w:adjustRightInd w:val="0"/>
            <w:spacing w:before="10" w:after="0"/>
            <w:ind w:left="2286"/>
          </w:pPr>
        </w:pPrChange>
      </w:pPr>
      <w:del w:id="69" w:author=" " w:date="2011-04-05T15:02:00Z">
        <w:r w:rsidDel="00B67EC4">
          <w:rPr>
            <w:rFonts w:ascii="Times New Roman" w:hAnsi="Times New Roman"/>
            <w:i/>
            <w:iCs/>
            <w:color w:val="000000"/>
            <w:sz w:val="20"/>
            <w:szCs w:val="20"/>
          </w:rPr>
          <w:delText>Leadership</w:delText>
        </w:r>
      </w:del>
    </w:p>
    <w:p w:rsidR="00F42301" w:rsidRDefault="00F42301" w:rsidP="00721764">
      <w:pPr>
        <w:widowControl w:val="0"/>
        <w:autoSpaceDE w:val="0"/>
        <w:autoSpaceDN w:val="0"/>
        <w:adjustRightInd w:val="0"/>
        <w:spacing w:before="10" w:after="0" w:line="250" w:lineRule="auto"/>
        <w:ind w:left="2286" w:right="234" w:hanging="302"/>
        <w:rPr>
          <w:rFonts w:ascii="Times New Roman" w:hAnsi="Times New Roman"/>
          <w:color w:val="000000"/>
          <w:sz w:val="20"/>
          <w:szCs w:val="20"/>
        </w:rPr>
      </w:pPr>
      <w:r>
        <w:rPr>
          <w:rFonts w:ascii="Times New Roman" w:hAnsi="Times New Roman"/>
          <w:b/>
          <w:bCs/>
          <w:color w:val="000000"/>
          <w:sz w:val="20"/>
          <w:szCs w:val="20"/>
        </w:rPr>
        <w:t>Ade</w:t>
      </w:r>
      <w:r>
        <w:rPr>
          <w:rFonts w:ascii="Times New Roman" w:hAnsi="Times New Roman"/>
          <w:b/>
          <w:bCs/>
          <w:color w:val="000000"/>
          <w:spacing w:val="-4"/>
          <w:sz w:val="20"/>
          <w:szCs w:val="20"/>
        </w:rPr>
        <w:t>r</w:t>
      </w:r>
      <w:r>
        <w:rPr>
          <w:rFonts w:ascii="Times New Roman" w:hAnsi="Times New Roman"/>
          <w:b/>
          <w:bCs/>
          <w:color w:val="000000"/>
          <w:sz w:val="20"/>
          <w:szCs w:val="20"/>
        </w:rPr>
        <w:t>o,</w:t>
      </w:r>
      <w:r>
        <w:rPr>
          <w:rFonts w:ascii="Times New Roman" w:hAnsi="Times New Roman"/>
          <w:b/>
          <w:bCs/>
          <w:color w:val="000000"/>
          <w:spacing w:val="-11"/>
          <w:sz w:val="20"/>
          <w:szCs w:val="20"/>
        </w:rPr>
        <w:t xml:space="preserve"> </w:t>
      </w:r>
      <w:r>
        <w:rPr>
          <w:rFonts w:ascii="Times New Roman" w:hAnsi="Times New Roman"/>
          <w:b/>
          <w:bCs/>
          <w:color w:val="000000"/>
          <w:sz w:val="20"/>
          <w:szCs w:val="20"/>
        </w:rPr>
        <w:t>Abraham, Ph.D.</w:t>
      </w:r>
      <w:r>
        <w:rPr>
          <w:rFonts w:ascii="Times New Roman" w:hAnsi="Times New Roman"/>
          <w:color w:val="000000"/>
          <w:sz w:val="20"/>
          <w:szCs w:val="20"/>
        </w:rPr>
        <w:t xml:space="preserve">, University of Southern Mississippi. </w:t>
      </w:r>
      <w:r>
        <w:rPr>
          <w:rFonts w:ascii="Times New Roman" w:hAnsi="Times New Roman"/>
          <w:i/>
          <w:iCs/>
          <w:color w:val="000000"/>
          <w:sz w:val="20"/>
          <w:szCs w:val="20"/>
        </w:rPr>
        <w:t>Specialty: Educational Leadership and Re- sea</w:t>
      </w:r>
      <w:r>
        <w:rPr>
          <w:rFonts w:ascii="Times New Roman" w:hAnsi="Times New Roman"/>
          <w:i/>
          <w:iCs/>
          <w:color w:val="000000"/>
          <w:spacing w:val="-7"/>
          <w:sz w:val="20"/>
          <w:szCs w:val="20"/>
        </w:rPr>
        <w:t>r</w:t>
      </w:r>
      <w:r>
        <w:rPr>
          <w:rFonts w:ascii="Times New Roman" w:hAnsi="Times New Roman"/>
          <w:i/>
          <w:iCs/>
          <w:color w:val="000000"/>
          <w:sz w:val="20"/>
          <w:szCs w:val="20"/>
        </w:rPr>
        <w:t>ch</w:t>
      </w:r>
    </w:p>
    <w:p w:rsidR="00F42301" w:rsidDel="00B67EC4" w:rsidRDefault="00F42301" w:rsidP="00721764">
      <w:pPr>
        <w:widowControl w:val="0"/>
        <w:autoSpaceDE w:val="0"/>
        <w:autoSpaceDN w:val="0"/>
        <w:adjustRightInd w:val="0"/>
        <w:spacing w:after="0"/>
        <w:ind w:left="1983"/>
        <w:rPr>
          <w:del w:id="70" w:author=" " w:date="2011-04-05T15:03:00Z"/>
          <w:rFonts w:ascii="Times New Roman" w:hAnsi="Times New Roman"/>
          <w:color w:val="000000"/>
          <w:sz w:val="20"/>
          <w:szCs w:val="20"/>
        </w:rPr>
      </w:pPr>
      <w:del w:id="71" w:author=" " w:date="2011-04-05T15:03:00Z">
        <w:r w:rsidDel="00B67EC4">
          <w:rPr>
            <w:rFonts w:ascii="Times New Roman" w:hAnsi="Times New Roman"/>
            <w:b/>
            <w:bCs/>
            <w:color w:val="000000"/>
            <w:sz w:val="20"/>
            <w:szCs w:val="20"/>
          </w:rPr>
          <w:delText>Adewuyi, David</w:delText>
        </w:r>
        <w:r w:rsidDel="00B67EC4">
          <w:rPr>
            <w:rFonts w:ascii="Times New Roman" w:hAnsi="Times New Roman"/>
            <w:b/>
            <w:bCs/>
            <w:color w:val="000000"/>
            <w:spacing w:val="-11"/>
            <w:sz w:val="20"/>
            <w:szCs w:val="20"/>
          </w:rPr>
          <w:delText xml:space="preserve"> </w:delText>
        </w:r>
        <w:r w:rsidDel="00B67EC4">
          <w:rPr>
            <w:rFonts w:ascii="Times New Roman" w:hAnsi="Times New Roman"/>
            <w:b/>
            <w:bCs/>
            <w:color w:val="000000"/>
            <w:sz w:val="20"/>
            <w:szCs w:val="20"/>
          </w:rPr>
          <w:delText>Ade</w:delText>
        </w:r>
        <w:r w:rsidDel="00B67EC4">
          <w:rPr>
            <w:rFonts w:ascii="Times New Roman" w:hAnsi="Times New Roman"/>
            <w:b/>
            <w:bCs/>
            <w:color w:val="000000"/>
            <w:spacing w:val="-4"/>
            <w:sz w:val="20"/>
            <w:szCs w:val="20"/>
          </w:rPr>
          <w:delText>r</w:delText>
        </w:r>
        <w:r w:rsidDel="00B67EC4">
          <w:rPr>
            <w:rFonts w:ascii="Times New Roman" w:hAnsi="Times New Roman"/>
            <w:b/>
            <w:bCs/>
            <w:color w:val="000000"/>
            <w:sz w:val="20"/>
            <w:szCs w:val="20"/>
          </w:rPr>
          <w:delText>emi, Ph.D.</w:delText>
        </w:r>
        <w:r w:rsidDel="00B67EC4">
          <w:rPr>
            <w:rFonts w:ascii="Times New Roman" w:hAnsi="Times New Roman"/>
            <w:color w:val="000000"/>
            <w:sz w:val="20"/>
            <w:szCs w:val="20"/>
          </w:rPr>
          <w:delText xml:space="preserve">, University of British Columbia. </w:delText>
        </w:r>
        <w:r w:rsidDel="00B67EC4">
          <w:rPr>
            <w:rFonts w:ascii="Times New Roman" w:hAnsi="Times New Roman"/>
            <w:i/>
            <w:iCs/>
            <w:color w:val="000000"/>
            <w:sz w:val="20"/>
            <w:szCs w:val="20"/>
          </w:rPr>
          <w:delText>Specialty: English Education, ESL</w:delText>
        </w:r>
        <w:r w:rsidDel="00B67EC4">
          <w:rPr>
            <w:rFonts w:ascii="Times New Roman" w:hAnsi="Times New Roman"/>
            <w:i/>
            <w:iCs/>
            <w:color w:val="000000"/>
            <w:spacing w:val="-4"/>
            <w:sz w:val="20"/>
            <w:szCs w:val="20"/>
          </w:rPr>
          <w:delText xml:space="preserve"> </w:delText>
        </w:r>
        <w:r w:rsidDel="00B67EC4">
          <w:rPr>
            <w:rFonts w:ascii="Times New Roman" w:hAnsi="Times New Roman"/>
            <w:i/>
            <w:iCs/>
            <w:color w:val="000000"/>
            <w:sz w:val="20"/>
            <w:szCs w:val="20"/>
          </w:rPr>
          <w:delText>and</w:delText>
        </w:r>
      </w:del>
    </w:p>
    <w:p w:rsidR="00F42301" w:rsidRDefault="00F42301">
      <w:pPr>
        <w:widowControl w:val="0"/>
        <w:autoSpaceDE w:val="0"/>
        <w:autoSpaceDN w:val="0"/>
        <w:adjustRightInd w:val="0"/>
        <w:spacing w:after="0"/>
        <w:ind w:left="1983"/>
        <w:rPr>
          <w:rFonts w:ascii="Times New Roman" w:hAnsi="Times New Roman"/>
          <w:color w:val="000000"/>
          <w:sz w:val="20"/>
          <w:szCs w:val="20"/>
        </w:rPr>
        <w:pPrChange w:id="72" w:author=" " w:date="2011-04-05T15:03:00Z">
          <w:pPr>
            <w:widowControl w:val="0"/>
            <w:autoSpaceDE w:val="0"/>
            <w:autoSpaceDN w:val="0"/>
            <w:adjustRightInd w:val="0"/>
            <w:spacing w:before="10" w:after="0"/>
            <w:ind w:left="2286"/>
          </w:pPr>
        </w:pPrChange>
      </w:pPr>
      <w:del w:id="73" w:author=" " w:date="2011-04-05T15:03:00Z">
        <w:r w:rsidDel="00B67EC4">
          <w:rPr>
            <w:rFonts w:ascii="Times New Roman" w:hAnsi="Times New Roman"/>
            <w:i/>
            <w:iCs/>
            <w:color w:val="000000"/>
            <w:sz w:val="20"/>
            <w:szCs w:val="20"/>
          </w:rPr>
          <w:delText>International Educat</w:delText>
        </w:r>
      </w:del>
      <w:del w:id="74" w:author=" " w:date="2011-04-05T15:02:00Z">
        <w:r w:rsidDel="00B67EC4">
          <w:rPr>
            <w:rFonts w:ascii="Times New Roman" w:hAnsi="Times New Roman"/>
            <w:i/>
            <w:iCs/>
            <w:color w:val="000000"/>
            <w:sz w:val="20"/>
            <w:szCs w:val="20"/>
          </w:rPr>
          <w:delText>ion</w:delText>
        </w:r>
      </w:del>
    </w:p>
    <w:p w:rsidR="00F42301" w:rsidRDefault="00F42301" w:rsidP="00721764">
      <w:pPr>
        <w:widowControl w:val="0"/>
        <w:autoSpaceDE w:val="0"/>
        <w:autoSpaceDN w:val="0"/>
        <w:adjustRightInd w:val="0"/>
        <w:spacing w:before="10" w:after="0" w:line="250" w:lineRule="auto"/>
        <w:ind w:left="2286" w:right="772" w:hanging="302"/>
        <w:rPr>
          <w:rFonts w:ascii="Times New Roman" w:hAnsi="Times New Roman"/>
          <w:color w:val="000000"/>
          <w:sz w:val="20"/>
          <w:szCs w:val="20"/>
        </w:rPr>
      </w:pPr>
      <w:r>
        <w:rPr>
          <w:rFonts w:ascii="Times New Roman" w:hAnsi="Times New Roman"/>
          <w:b/>
          <w:bCs/>
          <w:color w:val="000000"/>
          <w:sz w:val="20"/>
          <w:szCs w:val="20"/>
        </w:rPr>
        <w:t>Beard,</w:t>
      </w:r>
      <w:r>
        <w:rPr>
          <w:rFonts w:ascii="Times New Roman" w:hAnsi="Times New Roman"/>
          <w:b/>
          <w:bCs/>
          <w:color w:val="000000"/>
          <w:spacing w:val="-11"/>
          <w:sz w:val="20"/>
          <w:szCs w:val="20"/>
        </w:rPr>
        <w:t xml:space="preserve"> </w:t>
      </w:r>
      <w:r>
        <w:rPr>
          <w:rFonts w:ascii="Times New Roman" w:hAnsi="Times New Roman"/>
          <w:b/>
          <w:bCs/>
          <w:color w:val="000000"/>
          <w:sz w:val="20"/>
          <w:szCs w:val="20"/>
        </w:rPr>
        <w:t>Aud</w:t>
      </w:r>
      <w:r>
        <w:rPr>
          <w:rFonts w:ascii="Times New Roman" w:hAnsi="Times New Roman"/>
          <w:b/>
          <w:bCs/>
          <w:color w:val="000000"/>
          <w:spacing w:val="-4"/>
          <w:sz w:val="20"/>
          <w:szCs w:val="20"/>
        </w:rPr>
        <w:t>r</w:t>
      </w:r>
      <w:r>
        <w:rPr>
          <w:rFonts w:ascii="Times New Roman" w:hAnsi="Times New Roman"/>
          <w:b/>
          <w:bCs/>
          <w:color w:val="000000"/>
          <w:sz w:val="20"/>
          <w:szCs w:val="20"/>
        </w:rPr>
        <w:t>ey</w:t>
      </w:r>
      <w:r>
        <w:rPr>
          <w:rFonts w:ascii="Times New Roman" w:hAnsi="Times New Roman"/>
          <w:b/>
          <w:bCs/>
          <w:color w:val="000000"/>
          <w:spacing w:val="-4"/>
          <w:sz w:val="20"/>
          <w:szCs w:val="20"/>
        </w:rPr>
        <w:t xml:space="preserve"> </w:t>
      </w:r>
      <w:r>
        <w:rPr>
          <w:rFonts w:ascii="Times New Roman" w:hAnsi="Times New Roman"/>
          <w:b/>
          <w:bCs/>
          <w:color w:val="000000"/>
          <w:spacing w:val="-18"/>
          <w:sz w:val="20"/>
          <w:szCs w:val="20"/>
        </w:rPr>
        <w:t>W</w:t>
      </w:r>
      <w:r>
        <w:rPr>
          <w:rFonts w:ascii="Times New Roman" w:hAnsi="Times New Roman"/>
          <w:b/>
          <w:bCs/>
          <w:color w:val="000000"/>
          <w:sz w:val="20"/>
          <w:szCs w:val="20"/>
        </w:rPr>
        <w:t>., Ed.D.</w:t>
      </w:r>
      <w:r>
        <w:rPr>
          <w:rFonts w:ascii="Times New Roman" w:hAnsi="Times New Roman"/>
          <w:color w:val="000000"/>
          <w:sz w:val="20"/>
          <w:szCs w:val="20"/>
        </w:rPr>
        <w:t>, Jackson State Universit</w:t>
      </w:r>
      <w:r>
        <w:rPr>
          <w:rFonts w:ascii="Times New Roman" w:hAnsi="Times New Roman"/>
          <w:color w:val="000000"/>
          <w:spacing w:val="-13"/>
          <w:sz w:val="20"/>
          <w:szCs w:val="20"/>
        </w:rPr>
        <w:t>y</w:t>
      </w:r>
      <w:r>
        <w:rPr>
          <w:rFonts w:ascii="Times New Roman" w:hAnsi="Times New Roman"/>
          <w:color w:val="000000"/>
          <w:sz w:val="20"/>
          <w:szCs w:val="20"/>
        </w:rPr>
        <w:t xml:space="preserve">. </w:t>
      </w:r>
      <w:r>
        <w:rPr>
          <w:rFonts w:ascii="Times New Roman" w:hAnsi="Times New Roman"/>
          <w:i/>
          <w:iCs/>
          <w:color w:val="000000"/>
          <w:sz w:val="20"/>
          <w:szCs w:val="20"/>
        </w:rPr>
        <w:t xml:space="preserve">Specialty: Early Childhood Education. </w:t>
      </w:r>
      <w:r>
        <w:rPr>
          <w:rFonts w:ascii="Times New Roman" w:hAnsi="Times New Roman"/>
          <w:color w:val="000000"/>
          <w:sz w:val="20"/>
          <w:szCs w:val="20"/>
        </w:rPr>
        <w:t>Chai</w:t>
      </w:r>
      <w:r>
        <w:rPr>
          <w:rFonts w:ascii="Times New Roman" w:hAnsi="Times New Roman"/>
          <w:color w:val="000000"/>
          <w:spacing w:val="-8"/>
          <w:sz w:val="20"/>
          <w:szCs w:val="20"/>
        </w:rPr>
        <w:t>r</w:t>
      </w:r>
      <w:r>
        <w:rPr>
          <w:rFonts w:ascii="Times New Roman" w:hAnsi="Times New Roman"/>
          <w:color w:val="000000"/>
          <w:sz w:val="20"/>
          <w:szCs w:val="20"/>
        </w:rPr>
        <w:t xml:space="preserve">, </w:t>
      </w:r>
      <w:r>
        <w:rPr>
          <w:rFonts w:ascii="Times New Roman" w:hAnsi="Times New Roman"/>
          <w:color w:val="000000"/>
          <w:spacing w:val="-14"/>
          <w:sz w:val="20"/>
          <w:szCs w:val="20"/>
        </w:rPr>
        <w:t>T</w:t>
      </w:r>
      <w:r>
        <w:rPr>
          <w:rFonts w:ascii="Times New Roman" w:hAnsi="Times New Roman"/>
          <w:color w:val="000000"/>
          <w:sz w:val="20"/>
          <w:szCs w:val="20"/>
        </w:rPr>
        <w:t>eacher Education</w:t>
      </w:r>
    </w:p>
    <w:p w:rsidR="00F42301" w:rsidRDefault="00F42301" w:rsidP="00721764">
      <w:pPr>
        <w:widowControl w:val="0"/>
        <w:autoSpaceDE w:val="0"/>
        <w:autoSpaceDN w:val="0"/>
        <w:adjustRightInd w:val="0"/>
        <w:spacing w:after="0"/>
        <w:ind w:left="1983"/>
        <w:rPr>
          <w:rFonts w:ascii="Times New Roman" w:hAnsi="Times New Roman"/>
          <w:color w:val="000000"/>
          <w:sz w:val="20"/>
          <w:szCs w:val="20"/>
        </w:rPr>
      </w:pPr>
      <w:r>
        <w:rPr>
          <w:rFonts w:ascii="Times New Roman" w:hAnsi="Times New Roman"/>
          <w:b/>
          <w:bCs/>
          <w:color w:val="000000"/>
          <w:sz w:val="20"/>
          <w:szCs w:val="20"/>
        </w:rPr>
        <w:t>Bembr</w:t>
      </w:r>
      <w:r>
        <w:rPr>
          <w:rFonts w:ascii="Times New Roman" w:hAnsi="Times New Roman"/>
          <w:b/>
          <w:bCs/>
          <w:color w:val="000000"/>
          <w:spacing w:val="-11"/>
          <w:sz w:val="20"/>
          <w:szCs w:val="20"/>
        </w:rPr>
        <w:t>y</w:t>
      </w:r>
      <w:r>
        <w:rPr>
          <w:rFonts w:ascii="Times New Roman" w:hAnsi="Times New Roman"/>
          <w:b/>
          <w:bCs/>
          <w:color w:val="000000"/>
          <w:sz w:val="20"/>
          <w:szCs w:val="20"/>
        </w:rPr>
        <w:t>, Deborah, Ph.D.</w:t>
      </w:r>
      <w:r>
        <w:rPr>
          <w:rFonts w:ascii="Times New Roman" w:hAnsi="Times New Roman"/>
          <w:color w:val="000000"/>
          <w:sz w:val="20"/>
          <w:szCs w:val="20"/>
        </w:rPr>
        <w:t xml:space="preserve">, University of Iowa. </w:t>
      </w:r>
      <w:r>
        <w:rPr>
          <w:rFonts w:ascii="Times New Roman" w:hAnsi="Times New Roman"/>
          <w:i/>
          <w:iCs/>
          <w:color w:val="000000"/>
          <w:sz w:val="20"/>
          <w:szCs w:val="20"/>
        </w:rPr>
        <w:t>Specialty: Early Childhood Education, Foundations and</w:t>
      </w:r>
    </w:p>
    <w:p w:rsidR="00F42301" w:rsidRDefault="00F42301" w:rsidP="00721764">
      <w:pPr>
        <w:widowControl w:val="0"/>
        <w:autoSpaceDE w:val="0"/>
        <w:autoSpaceDN w:val="0"/>
        <w:adjustRightInd w:val="0"/>
        <w:spacing w:before="10" w:after="0"/>
        <w:ind w:left="2286"/>
        <w:rPr>
          <w:rFonts w:ascii="Times New Roman" w:hAnsi="Times New Roman"/>
          <w:color w:val="000000"/>
          <w:sz w:val="20"/>
          <w:szCs w:val="20"/>
        </w:rPr>
      </w:pPr>
      <w:r>
        <w:rPr>
          <w:rFonts w:ascii="Times New Roman" w:hAnsi="Times New Roman"/>
          <w:i/>
          <w:iCs/>
          <w:color w:val="000000"/>
          <w:sz w:val="20"/>
          <w:szCs w:val="20"/>
        </w:rPr>
        <w:t>Educational Leadership</w:t>
      </w:r>
      <w:ins w:id="75" w:author=" " w:date="2011-04-05T15:03:00Z">
        <w:r>
          <w:rPr>
            <w:rFonts w:ascii="Times New Roman" w:hAnsi="Times New Roman"/>
            <w:i/>
            <w:iCs/>
            <w:color w:val="000000"/>
            <w:sz w:val="20"/>
            <w:szCs w:val="20"/>
          </w:rPr>
          <w:t>, interim chair</w:t>
        </w:r>
      </w:ins>
    </w:p>
    <w:p w:rsidR="00F42301" w:rsidRDefault="00F42301" w:rsidP="00721764">
      <w:pPr>
        <w:widowControl w:val="0"/>
        <w:autoSpaceDE w:val="0"/>
        <w:autoSpaceDN w:val="0"/>
        <w:adjustRightInd w:val="0"/>
        <w:spacing w:before="10" w:after="0" w:line="250" w:lineRule="auto"/>
        <w:ind w:left="2286" w:right="267" w:hanging="302"/>
        <w:rPr>
          <w:rFonts w:ascii="Times New Roman" w:hAnsi="Times New Roman"/>
          <w:color w:val="000000"/>
          <w:sz w:val="20"/>
          <w:szCs w:val="20"/>
        </w:rPr>
      </w:pPr>
      <w:r w:rsidRPr="003F2CF3">
        <w:rPr>
          <w:rFonts w:ascii="Calibri" w:hAnsi="Calibri"/>
          <w:noProof/>
          <w:lang w:eastAsia="en-US"/>
        </w:rPr>
        <w:pict>
          <v:shape id="_x0000_s3684" type="#_x0000_t202" style="position:absolute;left:0;text-align:left;margin-left:17.85pt;margin-top:-252pt;width:1in;height:270.75pt;z-index:-251581440;mso-position-horizontal-relative:page" o:allowincell="f" filled="f" stroked="f">
            <v:textbox style="layout-flow:vertical;mso-layout-flow-alt:bottom-to-top" inset="0,0,0,0">
              <w:txbxContent>
                <w:p w:rsidR="00F42301" w:rsidRDefault="00F42301" w:rsidP="00721764">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P</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ROGRAM</w:t>
                  </w:r>
                  <w:r>
                    <w:rPr>
                      <w:rFonts w:ascii="Impact" w:hAnsi="Impact" w:cs="Impact"/>
                      <w:color w:val="A3A3A3"/>
                      <w:position w:val="1"/>
                      <w:sz w:val="105"/>
                      <w:szCs w:val="105"/>
                    </w:rPr>
                    <w:t>S</w:t>
                  </w:r>
                  <w:r>
                    <w:rPr>
                      <w:rFonts w:ascii="Impact" w:hAnsi="Impact" w:cs="Impact"/>
                      <w:color w:val="A3A3A3"/>
                      <w:spacing w:val="-115"/>
                      <w:position w:val="1"/>
                      <w:sz w:val="105"/>
                      <w:szCs w:val="105"/>
                    </w:rPr>
                    <w:t xml:space="preserve"> </w:t>
                  </w:r>
                </w:p>
              </w:txbxContent>
            </v:textbox>
            <w10:wrap anchorx="page"/>
          </v:shape>
        </w:pict>
      </w:r>
      <w:r>
        <w:rPr>
          <w:rFonts w:ascii="Times New Roman" w:hAnsi="Times New Roman"/>
          <w:b/>
          <w:bCs/>
          <w:color w:val="000000"/>
          <w:sz w:val="20"/>
          <w:szCs w:val="20"/>
        </w:rPr>
        <w:t>Biasiotto, Judson, Ed.D.</w:t>
      </w:r>
      <w:r>
        <w:rPr>
          <w:rFonts w:ascii="Times New Roman" w:hAnsi="Times New Roman"/>
          <w:color w:val="000000"/>
          <w:sz w:val="20"/>
          <w:szCs w:val="20"/>
        </w:rPr>
        <w:t>, University of Geo</w:t>
      </w:r>
      <w:r>
        <w:rPr>
          <w:rFonts w:ascii="Times New Roman" w:hAnsi="Times New Roman"/>
          <w:color w:val="000000"/>
          <w:spacing w:val="-4"/>
          <w:sz w:val="20"/>
          <w:szCs w:val="20"/>
        </w:rPr>
        <w:t>r</w:t>
      </w:r>
      <w:r>
        <w:rPr>
          <w:rFonts w:ascii="Times New Roman" w:hAnsi="Times New Roman"/>
          <w:color w:val="000000"/>
          <w:sz w:val="20"/>
          <w:szCs w:val="20"/>
        </w:rPr>
        <w:t xml:space="preserve">gia. </w:t>
      </w:r>
      <w:r>
        <w:rPr>
          <w:rFonts w:ascii="Times New Roman" w:hAnsi="Times New Roman"/>
          <w:i/>
          <w:iCs/>
          <w:color w:val="000000"/>
          <w:sz w:val="20"/>
          <w:szCs w:val="20"/>
        </w:rPr>
        <w:t xml:space="preserve">Specialty: Health, Drug Education and Physical </w:t>
      </w:r>
      <w:r>
        <w:rPr>
          <w:rFonts w:ascii="Times New Roman" w:hAnsi="Times New Roman"/>
          <w:i/>
          <w:iCs/>
          <w:color w:val="000000"/>
          <w:spacing w:val="-11"/>
          <w:sz w:val="20"/>
          <w:szCs w:val="20"/>
        </w:rPr>
        <w:t>T</w:t>
      </w:r>
      <w:r>
        <w:rPr>
          <w:rFonts w:ascii="Times New Roman" w:hAnsi="Times New Roman"/>
          <w:i/>
          <w:iCs/>
          <w:color w:val="000000"/>
          <w:sz w:val="20"/>
          <w:szCs w:val="20"/>
        </w:rPr>
        <w:t>rain- ing</w:t>
      </w:r>
    </w:p>
    <w:p w:rsidR="00F42301" w:rsidDel="00B67EC4" w:rsidRDefault="00F42301" w:rsidP="00721764">
      <w:pPr>
        <w:widowControl w:val="0"/>
        <w:autoSpaceDE w:val="0"/>
        <w:autoSpaceDN w:val="0"/>
        <w:adjustRightInd w:val="0"/>
        <w:spacing w:after="0"/>
        <w:ind w:left="1983"/>
        <w:rPr>
          <w:del w:id="76" w:author=" " w:date="2011-04-05T15:04:00Z"/>
          <w:rFonts w:ascii="Times New Roman" w:hAnsi="Times New Roman"/>
          <w:color w:val="000000"/>
          <w:sz w:val="20"/>
          <w:szCs w:val="20"/>
        </w:rPr>
      </w:pPr>
      <w:r w:rsidRPr="003F2CF3">
        <w:rPr>
          <w:rFonts w:ascii="Calibri" w:hAnsi="Calibri"/>
          <w:noProof/>
          <w:lang w:eastAsia="en-US"/>
        </w:rPr>
        <w:pict>
          <v:shape id="_x0000_s3683" type="#_x0000_t202" style="position:absolute;left:0;text-align:left;margin-left:17.85pt;margin-top:8.1pt;width:1in;height:184.35pt;z-index:-251582464;mso-position-horizontal-relative:page" o:allowincell="f" filled="f" stroked="f">
            <v:textbox style="layout-flow:vertical;mso-layout-flow-alt:bottom-to-top" inset="0,0,0,0">
              <w:txbxContent>
                <w:p w:rsidR="00F42301" w:rsidRDefault="00F42301" w:rsidP="00721764">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E</w:t>
                  </w:r>
                  <w:r>
                    <w:rPr>
                      <w:rFonts w:ascii="Impact" w:hAnsi="Impact" w:cs="Impact"/>
                      <w:color w:val="A3A3A3"/>
                      <w:spacing w:val="-115"/>
                      <w:position w:val="1"/>
                      <w:sz w:val="105"/>
                      <w:szCs w:val="105"/>
                    </w:rPr>
                    <w:t xml:space="preserve"> </w:t>
                  </w:r>
                </w:p>
              </w:txbxContent>
            </v:textbox>
            <w10:wrap anchorx="page"/>
          </v:shape>
        </w:pict>
      </w:r>
      <w:r>
        <w:rPr>
          <w:rFonts w:ascii="Times New Roman" w:hAnsi="Times New Roman"/>
          <w:b/>
          <w:bCs/>
          <w:color w:val="000000"/>
          <w:sz w:val="20"/>
          <w:szCs w:val="20"/>
        </w:rPr>
        <w:t>Bryant, Rhonda, Ph.D.</w:t>
      </w:r>
      <w:r>
        <w:rPr>
          <w:rFonts w:ascii="Times New Roman" w:hAnsi="Times New Roman"/>
          <w:color w:val="000000"/>
          <w:sz w:val="20"/>
          <w:szCs w:val="20"/>
        </w:rPr>
        <w:t>, University of</w:t>
      </w:r>
      <w:r>
        <w:rPr>
          <w:rFonts w:ascii="Times New Roman" w:hAnsi="Times New Roman"/>
          <w:color w:val="000000"/>
          <w:spacing w:val="-4"/>
          <w:sz w:val="20"/>
          <w:szCs w:val="20"/>
        </w:rPr>
        <w:t xml:space="preserve"> </w:t>
      </w:r>
      <w:r>
        <w:rPr>
          <w:rFonts w:ascii="Times New Roman" w:hAnsi="Times New Roman"/>
          <w:color w:val="000000"/>
          <w:spacing w:val="-12"/>
          <w:sz w:val="20"/>
          <w:szCs w:val="20"/>
        </w:rPr>
        <w:t>V</w:t>
      </w:r>
      <w:r>
        <w:rPr>
          <w:rFonts w:ascii="Times New Roman" w:hAnsi="Times New Roman"/>
          <w:color w:val="000000"/>
          <w:sz w:val="20"/>
          <w:szCs w:val="20"/>
        </w:rPr>
        <w:t>i</w:t>
      </w:r>
      <w:r>
        <w:rPr>
          <w:rFonts w:ascii="Times New Roman" w:hAnsi="Times New Roman"/>
          <w:color w:val="000000"/>
          <w:spacing w:val="-4"/>
          <w:sz w:val="20"/>
          <w:szCs w:val="20"/>
        </w:rPr>
        <w:t>r</w:t>
      </w:r>
      <w:r>
        <w:rPr>
          <w:rFonts w:ascii="Times New Roman" w:hAnsi="Times New Roman"/>
          <w:color w:val="000000"/>
          <w:sz w:val="20"/>
          <w:szCs w:val="20"/>
        </w:rPr>
        <w:t xml:space="preserve">ginia. </w:t>
      </w:r>
      <w:r>
        <w:rPr>
          <w:rFonts w:ascii="Times New Roman" w:hAnsi="Times New Roman"/>
          <w:i/>
          <w:iCs/>
          <w:color w:val="000000"/>
          <w:sz w:val="20"/>
          <w:szCs w:val="20"/>
        </w:rPr>
        <w:t>Specialty: School Counselin</w:t>
      </w:r>
      <w:del w:id="77" w:author=" " w:date="2011-04-05T15:04:00Z">
        <w:r w:rsidDel="00B67EC4">
          <w:rPr>
            <w:rFonts w:ascii="Times New Roman" w:hAnsi="Times New Roman"/>
            <w:i/>
            <w:iCs/>
            <w:color w:val="000000"/>
            <w:sz w:val="20"/>
            <w:szCs w:val="20"/>
          </w:rPr>
          <w:delText>g</w:delText>
        </w:r>
      </w:del>
    </w:p>
    <w:p w:rsidR="00F42301" w:rsidRDefault="00F42301">
      <w:pPr>
        <w:widowControl w:val="0"/>
        <w:autoSpaceDE w:val="0"/>
        <w:autoSpaceDN w:val="0"/>
        <w:adjustRightInd w:val="0"/>
        <w:spacing w:after="0"/>
        <w:ind w:left="1983"/>
        <w:rPr>
          <w:del w:id="78" w:author=" " w:date="2011-04-05T15:04:00Z"/>
          <w:rFonts w:ascii="Times New Roman" w:hAnsi="Times New Roman"/>
          <w:color w:val="000000"/>
          <w:sz w:val="20"/>
          <w:szCs w:val="20"/>
        </w:rPr>
        <w:pPrChange w:id="79" w:author=" " w:date="2011-04-05T15:04:00Z">
          <w:pPr>
            <w:widowControl w:val="0"/>
            <w:autoSpaceDE w:val="0"/>
            <w:autoSpaceDN w:val="0"/>
            <w:adjustRightInd w:val="0"/>
            <w:spacing w:before="10" w:after="0"/>
            <w:ind w:left="1983"/>
          </w:pPr>
        </w:pPrChange>
      </w:pPr>
      <w:del w:id="80" w:author=" " w:date="2011-04-05T15:04:00Z">
        <w:r w:rsidDel="00B67EC4">
          <w:rPr>
            <w:rFonts w:ascii="Times New Roman" w:hAnsi="Times New Roman"/>
            <w:b/>
            <w:bCs/>
            <w:color w:val="000000"/>
            <w:sz w:val="20"/>
            <w:szCs w:val="20"/>
          </w:rPr>
          <w:delText>Campbell,</w:delText>
        </w:r>
        <w:r w:rsidDel="00B67EC4">
          <w:rPr>
            <w:rFonts w:ascii="Times New Roman" w:hAnsi="Times New Roman"/>
            <w:b/>
            <w:bCs/>
            <w:color w:val="000000"/>
            <w:spacing w:val="-4"/>
            <w:sz w:val="20"/>
            <w:szCs w:val="20"/>
          </w:rPr>
          <w:delText xml:space="preserve"> W</w:delText>
        </w:r>
        <w:r w:rsidDel="00B67EC4">
          <w:rPr>
            <w:rFonts w:ascii="Times New Roman" w:hAnsi="Times New Roman"/>
            <w:b/>
            <w:bCs/>
            <w:color w:val="000000"/>
            <w:sz w:val="20"/>
            <w:szCs w:val="20"/>
          </w:rPr>
          <w:delText>ilburn</w:delText>
        </w:r>
        <w:r w:rsidDel="00B67EC4">
          <w:rPr>
            <w:rFonts w:ascii="Times New Roman" w:hAnsi="Times New Roman"/>
            <w:b/>
            <w:bCs/>
            <w:color w:val="000000"/>
            <w:spacing w:val="-11"/>
            <w:sz w:val="20"/>
            <w:szCs w:val="20"/>
          </w:rPr>
          <w:delText xml:space="preserve"> </w:delText>
        </w:r>
        <w:r w:rsidDel="00B67EC4">
          <w:rPr>
            <w:rFonts w:ascii="Times New Roman" w:hAnsi="Times New Roman"/>
            <w:b/>
            <w:bCs/>
            <w:color w:val="000000"/>
            <w:sz w:val="20"/>
            <w:szCs w:val="20"/>
          </w:rPr>
          <w:delText>A.</w:delText>
        </w:r>
        <w:r w:rsidDel="00B67EC4">
          <w:rPr>
            <w:rFonts w:ascii="Times New Roman" w:hAnsi="Times New Roman"/>
            <w:color w:val="000000"/>
            <w:sz w:val="20"/>
            <w:szCs w:val="20"/>
          </w:rPr>
          <w:delText>, D.</w:delText>
        </w:r>
        <w:r w:rsidDel="00B67EC4">
          <w:rPr>
            <w:rFonts w:ascii="Times New Roman" w:hAnsi="Times New Roman"/>
            <w:color w:val="000000"/>
            <w:spacing w:val="-22"/>
            <w:sz w:val="20"/>
            <w:szCs w:val="20"/>
          </w:rPr>
          <w:delText>P</w:delText>
        </w:r>
        <w:r w:rsidDel="00B67EC4">
          <w:rPr>
            <w:rFonts w:ascii="Times New Roman" w:hAnsi="Times New Roman"/>
            <w:color w:val="000000"/>
            <w:sz w:val="20"/>
            <w:szCs w:val="20"/>
          </w:rPr>
          <w:delText xml:space="preserve">.E, Springfield College. </w:delText>
        </w:r>
        <w:r w:rsidDel="00B67EC4">
          <w:rPr>
            <w:rFonts w:ascii="Times New Roman" w:hAnsi="Times New Roman"/>
            <w:i/>
            <w:iCs/>
            <w:color w:val="000000"/>
            <w:sz w:val="20"/>
            <w:szCs w:val="20"/>
          </w:rPr>
          <w:delText>Specialty: Health and Physical Education,</w:delText>
        </w:r>
        <w:r w:rsidDel="00B67EC4">
          <w:rPr>
            <w:rFonts w:ascii="Times New Roman" w:hAnsi="Times New Roman"/>
            <w:i/>
            <w:iCs/>
            <w:color w:val="000000"/>
            <w:spacing w:val="-3"/>
            <w:sz w:val="20"/>
            <w:szCs w:val="20"/>
          </w:rPr>
          <w:delText xml:space="preserve"> </w:delText>
        </w:r>
        <w:r w:rsidDel="00B67EC4">
          <w:rPr>
            <w:rFonts w:ascii="Times New Roman" w:hAnsi="Times New Roman"/>
            <w:i/>
            <w:iCs/>
            <w:color w:val="000000"/>
            <w:sz w:val="20"/>
            <w:szCs w:val="20"/>
          </w:rPr>
          <w:delText>Aquatics.</w:delText>
        </w:r>
      </w:del>
    </w:p>
    <w:p w:rsidR="00F42301" w:rsidRDefault="00F42301">
      <w:pPr>
        <w:widowControl w:val="0"/>
        <w:autoSpaceDE w:val="0"/>
        <w:autoSpaceDN w:val="0"/>
        <w:adjustRightInd w:val="0"/>
        <w:spacing w:before="10" w:after="0"/>
        <w:ind w:left="1983"/>
        <w:rPr>
          <w:rFonts w:ascii="Times New Roman" w:hAnsi="Times New Roman"/>
          <w:color w:val="000000"/>
          <w:sz w:val="20"/>
          <w:szCs w:val="20"/>
        </w:rPr>
        <w:pPrChange w:id="81" w:author=" " w:date="2011-04-05T15:04:00Z">
          <w:pPr>
            <w:widowControl w:val="0"/>
            <w:autoSpaceDE w:val="0"/>
            <w:autoSpaceDN w:val="0"/>
            <w:adjustRightInd w:val="0"/>
            <w:spacing w:before="10" w:after="0"/>
            <w:ind w:left="2286"/>
          </w:pPr>
        </w:pPrChange>
      </w:pPr>
      <w:del w:id="82" w:author=" " w:date="2011-04-05T15:04:00Z">
        <w:r w:rsidDel="00B67EC4">
          <w:rPr>
            <w:rFonts w:ascii="Times New Roman" w:hAnsi="Times New Roman"/>
            <w:color w:val="000000"/>
            <w:sz w:val="20"/>
            <w:szCs w:val="20"/>
          </w:rPr>
          <w:delText>Dean of the College of Education</w:delText>
        </w:r>
      </w:del>
    </w:p>
    <w:p w:rsidR="00F42301" w:rsidRDefault="00F42301" w:rsidP="00721764">
      <w:pPr>
        <w:widowControl w:val="0"/>
        <w:autoSpaceDE w:val="0"/>
        <w:autoSpaceDN w:val="0"/>
        <w:adjustRightInd w:val="0"/>
        <w:spacing w:before="10" w:after="0" w:line="250" w:lineRule="auto"/>
        <w:ind w:left="2286" w:right="415" w:hanging="302"/>
        <w:rPr>
          <w:rFonts w:ascii="Times New Roman" w:hAnsi="Times New Roman"/>
          <w:color w:val="000000"/>
          <w:sz w:val="20"/>
          <w:szCs w:val="20"/>
        </w:rPr>
      </w:pPr>
      <w:r>
        <w:rPr>
          <w:rFonts w:ascii="Times New Roman" w:hAnsi="Times New Roman"/>
          <w:b/>
          <w:bCs/>
          <w:color w:val="000000"/>
          <w:sz w:val="20"/>
          <w:szCs w:val="20"/>
        </w:rPr>
        <w:t>Chan, Kwaicho</w:t>
      </w:r>
      <w:r>
        <w:rPr>
          <w:rFonts w:ascii="Times New Roman" w:hAnsi="Times New Roman"/>
          <w:b/>
          <w:bCs/>
          <w:color w:val="000000"/>
          <w:spacing w:val="-11"/>
          <w:sz w:val="20"/>
          <w:szCs w:val="20"/>
        </w:rPr>
        <w:t>w</w:t>
      </w:r>
      <w:r>
        <w:rPr>
          <w:rFonts w:ascii="Times New Roman" w:hAnsi="Times New Roman"/>
          <w:b/>
          <w:bCs/>
          <w:color w:val="000000"/>
          <w:sz w:val="20"/>
          <w:szCs w:val="20"/>
        </w:rPr>
        <w:t>, Ph.D</w:t>
      </w:r>
      <w:r>
        <w:rPr>
          <w:rFonts w:ascii="Times New Roman" w:hAnsi="Times New Roman"/>
          <w:color w:val="000000"/>
          <w:sz w:val="20"/>
          <w:szCs w:val="20"/>
        </w:rPr>
        <w:t>.,</w:t>
      </w:r>
      <w:r>
        <w:rPr>
          <w:rFonts w:ascii="Times New Roman" w:hAnsi="Times New Roman"/>
          <w:color w:val="000000"/>
          <w:spacing w:val="-4"/>
          <w:sz w:val="20"/>
          <w:szCs w:val="20"/>
        </w:rPr>
        <w:t xml:space="preserve"> </w:t>
      </w:r>
      <w:r>
        <w:rPr>
          <w:rFonts w:ascii="Times New Roman" w:hAnsi="Times New Roman"/>
          <w:color w:val="000000"/>
          <w:spacing w:val="-14"/>
          <w:sz w:val="20"/>
          <w:szCs w:val="20"/>
        </w:rPr>
        <w:t>T</w:t>
      </w:r>
      <w:r>
        <w:rPr>
          <w:rFonts w:ascii="Times New Roman" w:hAnsi="Times New Roman"/>
          <w:color w:val="000000"/>
          <w:sz w:val="20"/>
          <w:szCs w:val="20"/>
        </w:rPr>
        <w:t>exas</w:t>
      </w:r>
      <w:r>
        <w:rPr>
          <w:rFonts w:ascii="Times New Roman" w:hAnsi="Times New Roman"/>
          <w:color w:val="000000"/>
          <w:spacing w:val="-4"/>
          <w:sz w:val="20"/>
          <w:szCs w:val="20"/>
        </w:rPr>
        <w:t xml:space="preserve"> </w:t>
      </w:r>
      <w:r>
        <w:rPr>
          <w:rFonts w:ascii="Times New Roman" w:hAnsi="Times New Roman"/>
          <w:color w:val="000000"/>
          <w:spacing w:val="-14"/>
          <w:sz w:val="20"/>
          <w:szCs w:val="20"/>
        </w:rPr>
        <w:t>T</w:t>
      </w:r>
      <w:r>
        <w:rPr>
          <w:rFonts w:ascii="Times New Roman" w:hAnsi="Times New Roman"/>
          <w:color w:val="000000"/>
          <w:sz w:val="20"/>
          <w:szCs w:val="20"/>
        </w:rPr>
        <w:t>ech Universit</w:t>
      </w:r>
      <w:r>
        <w:rPr>
          <w:rFonts w:ascii="Times New Roman" w:hAnsi="Times New Roman"/>
          <w:color w:val="000000"/>
          <w:spacing w:val="-13"/>
          <w:sz w:val="20"/>
          <w:szCs w:val="20"/>
        </w:rPr>
        <w:t>y</w:t>
      </w:r>
      <w:r>
        <w:rPr>
          <w:rFonts w:ascii="Times New Roman" w:hAnsi="Times New Roman"/>
          <w:color w:val="000000"/>
          <w:sz w:val="20"/>
          <w:szCs w:val="20"/>
        </w:rPr>
        <w:t xml:space="preserve">. </w:t>
      </w:r>
      <w:r>
        <w:rPr>
          <w:rFonts w:ascii="Times New Roman" w:hAnsi="Times New Roman"/>
          <w:i/>
          <w:iCs/>
          <w:color w:val="000000"/>
          <w:sz w:val="20"/>
          <w:szCs w:val="20"/>
        </w:rPr>
        <w:t xml:space="preserve">Specialty: Physics. </w:t>
      </w:r>
      <w:r>
        <w:rPr>
          <w:rFonts w:ascii="Times New Roman" w:hAnsi="Times New Roman"/>
          <w:color w:val="000000"/>
          <w:sz w:val="20"/>
          <w:szCs w:val="20"/>
        </w:rPr>
        <w:t>Chai</w:t>
      </w:r>
      <w:r>
        <w:rPr>
          <w:rFonts w:ascii="Times New Roman" w:hAnsi="Times New Roman"/>
          <w:color w:val="000000"/>
          <w:spacing w:val="-8"/>
          <w:sz w:val="20"/>
          <w:szCs w:val="20"/>
        </w:rPr>
        <w:t>r</w:t>
      </w:r>
      <w:r>
        <w:rPr>
          <w:rFonts w:ascii="Times New Roman" w:hAnsi="Times New Roman"/>
          <w:color w:val="000000"/>
          <w:sz w:val="20"/>
          <w:szCs w:val="20"/>
        </w:rPr>
        <w:t>, Department of Natural Sci- ences</w:t>
      </w:r>
    </w:p>
    <w:p w:rsidR="00F42301" w:rsidRDefault="00F42301" w:rsidP="00721764">
      <w:pPr>
        <w:widowControl w:val="0"/>
        <w:autoSpaceDE w:val="0"/>
        <w:autoSpaceDN w:val="0"/>
        <w:adjustRightInd w:val="0"/>
        <w:spacing w:after="0"/>
        <w:ind w:left="2033"/>
        <w:rPr>
          <w:rFonts w:ascii="Times New Roman" w:hAnsi="Times New Roman"/>
          <w:color w:val="000000"/>
          <w:sz w:val="20"/>
          <w:szCs w:val="20"/>
        </w:rPr>
      </w:pPr>
      <w:r>
        <w:rPr>
          <w:rFonts w:ascii="Times New Roman" w:hAnsi="Times New Roman"/>
          <w:b/>
          <w:bCs/>
          <w:color w:val="000000"/>
          <w:sz w:val="20"/>
          <w:szCs w:val="20"/>
        </w:rPr>
        <w:t>Cherr</w:t>
      </w:r>
      <w:r>
        <w:rPr>
          <w:rFonts w:ascii="Times New Roman" w:hAnsi="Times New Roman"/>
          <w:b/>
          <w:bCs/>
          <w:color w:val="000000"/>
          <w:spacing w:val="-11"/>
          <w:sz w:val="20"/>
          <w:szCs w:val="20"/>
        </w:rPr>
        <w:t>y</w:t>
      </w:r>
      <w:r>
        <w:rPr>
          <w:rFonts w:ascii="Times New Roman" w:hAnsi="Times New Roman"/>
          <w:b/>
          <w:bCs/>
          <w:color w:val="000000"/>
          <w:sz w:val="20"/>
          <w:szCs w:val="20"/>
        </w:rPr>
        <w:t>, Joyce L., Ph..D. Emory Universit</w:t>
      </w:r>
      <w:r>
        <w:rPr>
          <w:rFonts w:ascii="Times New Roman" w:hAnsi="Times New Roman"/>
          <w:b/>
          <w:bCs/>
          <w:color w:val="000000"/>
          <w:spacing w:val="-11"/>
          <w:sz w:val="20"/>
          <w:szCs w:val="20"/>
        </w:rPr>
        <w:t>y</w:t>
      </w:r>
      <w:r>
        <w:rPr>
          <w:rFonts w:ascii="Times New Roman" w:hAnsi="Times New Roman"/>
          <w:b/>
          <w:bCs/>
          <w:color w:val="000000"/>
          <w:sz w:val="20"/>
          <w:szCs w:val="20"/>
        </w:rPr>
        <w:t xml:space="preserve">. </w:t>
      </w:r>
      <w:r>
        <w:rPr>
          <w:rFonts w:ascii="Times New Roman" w:hAnsi="Times New Roman"/>
          <w:i/>
          <w:iCs/>
          <w:color w:val="000000"/>
          <w:sz w:val="20"/>
          <w:szCs w:val="20"/>
        </w:rPr>
        <w:t>Specialty: English, Literatu</w:t>
      </w:r>
      <w:r>
        <w:rPr>
          <w:rFonts w:ascii="Times New Roman" w:hAnsi="Times New Roman"/>
          <w:i/>
          <w:iCs/>
          <w:color w:val="000000"/>
          <w:spacing w:val="-7"/>
          <w:sz w:val="20"/>
          <w:szCs w:val="20"/>
        </w:rPr>
        <w:t>r</w:t>
      </w:r>
      <w:r>
        <w:rPr>
          <w:rFonts w:ascii="Times New Roman" w:hAnsi="Times New Roman"/>
          <w:i/>
          <w:iCs/>
          <w:color w:val="000000"/>
          <w:sz w:val="20"/>
          <w:szCs w:val="20"/>
        </w:rPr>
        <w:t>e and Narrative Resea</w:t>
      </w:r>
      <w:r>
        <w:rPr>
          <w:rFonts w:ascii="Times New Roman" w:hAnsi="Times New Roman"/>
          <w:i/>
          <w:iCs/>
          <w:color w:val="000000"/>
          <w:spacing w:val="-7"/>
          <w:sz w:val="20"/>
          <w:szCs w:val="20"/>
        </w:rPr>
        <w:t>r</w:t>
      </w:r>
      <w:r>
        <w:rPr>
          <w:rFonts w:ascii="Times New Roman" w:hAnsi="Times New Roman"/>
          <w:i/>
          <w:iCs/>
          <w:color w:val="000000"/>
          <w:sz w:val="20"/>
          <w:szCs w:val="20"/>
        </w:rPr>
        <w:t>ch</w:t>
      </w:r>
    </w:p>
    <w:p w:rsidR="00F42301" w:rsidRDefault="00F42301" w:rsidP="00721764">
      <w:pPr>
        <w:widowControl w:val="0"/>
        <w:autoSpaceDE w:val="0"/>
        <w:autoSpaceDN w:val="0"/>
        <w:adjustRightInd w:val="0"/>
        <w:spacing w:before="10" w:after="0"/>
        <w:ind w:left="1983"/>
        <w:rPr>
          <w:rFonts w:ascii="Times New Roman" w:hAnsi="Times New Roman"/>
          <w:color w:val="000000"/>
          <w:sz w:val="20"/>
          <w:szCs w:val="20"/>
        </w:rPr>
      </w:pPr>
      <w:r>
        <w:rPr>
          <w:rFonts w:ascii="Times New Roman" w:hAnsi="Times New Roman"/>
          <w:b/>
          <w:bCs/>
          <w:color w:val="000000"/>
          <w:sz w:val="20"/>
          <w:szCs w:val="20"/>
        </w:rPr>
        <w:t>Feng, Li, Ph.D.</w:t>
      </w:r>
      <w:r>
        <w:rPr>
          <w:rFonts w:ascii="Times New Roman" w:hAnsi="Times New Roman"/>
          <w:color w:val="000000"/>
          <w:sz w:val="20"/>
          <w:szCs w:val="20"/>
        </w:rPr>
        <w:t>,</w:t>
      </w:r>
      <w:r>
        <w:rPr>
          <w:rFonts w:ascii="Times New Roman" w:hAnsi="Times New Roman"/>
          <w:color w:val="000000"/>
          <w:spacing w:val="-4"/>
          <w:sz w:val="20"/>
          <w:szCs w:val="20"/>
        </w:rPr>
        <w:t xml:space="preserve"> </w:t>
      </w:r>
      <w:r>
        <w:rPr>
          <w:rFonts w:ascii="Times New Roman" w:hAnsi="Times New Roman"/>
          <w:color w:val="000000"/>
          <w:spacing w:val="-16"/>
          <w:sz w:val="20"/>
          <w:szCs w:val="20"/>
        </w:rPr>
        <w:t>W</w:t>
      </w:r>
      <w:r>
        <w:rPr>
          <w:rFonts w:ascii="Times New Roman" w:hAnsi="Times New Roman"/>
          <w:color w:val="000000"/>
          <w:sz w:val="20"/>
          <w:szCs w:val="20"/>
        </w:rPr>
        <w:t>esleyan Universit</w:t>
      </w:r>
      <w:r>
        <w:rPr>
          <w:rFonts w:ascii="Times New Roman" w:hAnsi="Times New Roman"/>
          <w:color w:val="000000"/>
          <w:spacing w:val="-13"/>
          <w:sz w:val="20"/>
          <w:szCs w:val="20"/>
        </w:rPr>
        <w:t>y</w:t>
      </w:r>
      <w:r>
        <w:rPr>
          <w:rFonts w:ascii="Times New Roman" w:hAnsi="Times New Roman"/>
          <w:color w:val="000000"/>
          <w:sz w:val="20"/>
          <w:szCs w:val="20"/>
        </w:rPr>
        <w:t xml:space="preserve">. </w:t>
      </w:r>
      <w:r>
        <w:rPr>
          <w:rFonts w:ascii="Times New Roman" w:hAnsi="Times New Roman"/>
          <w:i/>
          <w:iCs/>
          <w:color w:val="000000"/>
          <w:sz w:val="20"/>
          <w:szCs w:val="20"/>
        </w:rPr>
        <w:t>Specialty: Mathematics</w:t>
      </w:r>
    </w:p>
    <w:p w:rsidR="00F42301" w:rsidRDefault="00F42301" w:rsidP="00721764">
      <w:pPr>
        <w:widowControl w:val="0"/>
        <w:autoSpaceDE w:val="0"/>
        <w:autoSpaceDN w:val="0"/>
        <w:adjustRightInd w:val="0"/>
        <w:spacing w:before="10" w:after="0"/>
        <w:ind w:left="1983"/>
        <w:rPr>
          <w:ins w:id="83" w:author=" " w:date="2011-04-06T09:42:00Z"/>
          <w:rFonts w:ascii="Times New Roman" w:hAnsi="Times New Roman"/>
          <w:i/>
          <w:iCs/>
          <w:color w:val="000000"/>
          <w:sz w:val="20"/>
          <w:szCs w:val="20"/>
        </w:rPr>
      </w:pPr>
      <w:r>
        <w:rPr>
          <w:rFonts w:ascii="Times New Roman" w:hAnsi="Times New Roman"/>
          <w:b/>
          <w:bCs/>
          <w:color w:val="000000"/>
          <w:sz w:val="20"/>
          <w:szCs w:val="20"/>
        </w:rPr>
        <w:t>George, Rani, Ph.D.</w:t>
      </w:r>
      <w:r>
        <w:rPr>
          <w:rFonts w:ascii="Times New Roman" w:hAnsi="Times New Roman"/>
          <w:color w:val="000000"/>
          <w:sz w:val="20"/>
          <w:szCs w:val="20"/>
        </w:rPr>
        <w:t xml:space="preserve">, University of Delaware. </w:t>
      </w:r>
      <w:r>
        <w:rPr>
          <w:rFonts w:ascii="Times New Roman" w:hAnsi="Times New Roman"/>
          <w:i/>
          <w:iCs/>
          <w:color w:val="000000"/>
          <w:sz w:val="20"/>
          <w:szCs w:val="20"/>
        </w:rPr>
        <w:t>Specialty: Educational Resea</w:t>
      </w:r>
      <w:r>
        <w:rPr>
          <w:rFonts w:ascii="Times New Roman" w:hAnsi="Times New Roman"/>
          <w:i/>
          <w:iCs/>
          <w:color w:val="000000"/>
          <w:spacing w:val="-7"/>
          <w:sz w:val="20"/>
          <w:szCs w:val="20"/>
        </w:rPr>
        <w:t>r</w:t>
      </w:r>
      <w:r>
        <w:rPr>
          <w:rFonts w:ascii="Times New Roman" w:hAnsi="Times New Roman"/>
          <w:i/>
          <w:iCs/>
          <w:color w:val="000000"/>
          <w:sz w:val="20"/>
          <w:szCs w:val="20"/>
        </w:rPr>
        <w:t>ch and Statistics</w:t>
      </w:r>
    </w:p>
    <w:p w:rsidR="00F42301" w:rsidRDefault="00F42301" w:rsidP="00721764">
      <w:pPr>
        <w:widowControl w:val="0"/>
        <w:autoSpaceDE w:val="0"/>
        <w:autoSpaceDN w:val="0"/>
        <w:adjustRightInd w:val="0"/>
        <w:spacing w:before="10" w:after="0"/>
        <w:ind w:left="1983"/>
        <w:rPr>
          <w:rFonts w:ascii="Times New Roman" w:hAnsi="Times New Roman"/>
          <w:color w:val="000000"/>
          <w:sz w:val="20"/>
          <w:szCs w:val="20"/>
        </w:rPr>
      </w:pPr>
      <w:ins w:id="84" w:author=" " w:date="2011-04-06T09:42:00Z">
        <w:r>
          <w:rPr>
            <w:rFonts w:ascii="Times New Roman" w:hAnsi="Times New Roman"/>
            <w:b/>
            <w:bCs/>
            <w:color w:val="000000"/>
            <w:sz w:val="20"/>
            <w:szCs w:val="20"/>
          </w:rPr>
          <w:t xml:space="preserve">Goldsmith, SaDohl, </w:t>
        </w:r>
      </w:ins>
      <w:ins w:id="85" w:author=" " w:date="2011-04-06T13:53:00Z">
        <w:r>
          <w:rPr>
            <w:rFonts w:ascii="Times New Roman" w:hAnsi="Times New Roman"/>
            <w:b/>
            <w:bCs/>
            <w:color w:val="000000"/>
            <w:sz w:val="20"/>
            <w:szCs w:val="20"/>
          </w:rPr>
          <w:t>PhD, University of Iowa</w:t>
        </w:r>
      </w:ins>
      <w:ins w:id="86" w:author=" " w:date="2011-04-06T13:54:00Z">
        <w:r>
          <w:rPr>
            <w:rFonts w:ascii="Times New Roman" w:hAnsi="Times New Roman"/>
            <w:b/>
            <w:bCs/>
            <w:color w:val="000000"/>
            <w:sz w:val="20"/>
            <w:szCs w:val="20"/>
          </w:rPr>
          <w:t xml:space="preserve">; Specialty: School Counseling/ Gifted Education </w:t>
        </w:r>
      </w:ins>
    </w:p>
    <w:p w:rsidR="00F42301" w:rsidRDefault="00F42301" w:rsidP="00721764">
      <w:pPr>
        <w:widowControl w:val="0"/>
        <w:autoSpaceDE w:val="0"/>
        <w:autoSpaceDN w:val="0"/>
        <w:adjustRightInd w:val="0"/>
        <w:spacing w:before="10" w:after="0"/>
        <w:ind w:left="1983"/>
        <w:rPr>
          <w:rFonts w:ascii="Times New Roman" w:hAnsi="Times New Roman"/>
          <w:color w:val="000000"/>
          <w:sz w:val="20"/>
          <w:szCs w:val="20"/>
        </w:rPr>
      </w:pPr>
      <w:r>
        <w:rPr>
          <w:rFonts w:ascii="Times New Roman" w:hAnsi="Times New Roman"/>
          <w:b/>
          <w:bCs/>
          <w:color w:val="000000"/>
          <w:sz w:val="20"/>
          <w:szCs w:val="20"/>
        </w:rPr>
        <w:t>Grimsle</w:t>
      </w:r>
      <w:r>
        <w:rPr>
          <w:rFonts w:ascii="Times New Roman" w:hAnsi="Times New Roman"/>
          <w:b/>
          <w:bCs/>
          <w:color w:val="000000"/>
          <w:spacing w:val="-11"/>
          <w:sz w:val="20"/>
          <w:szCs w:val="20"/>
        </w:rPr>
        <w:t>y</w:t>
      </w:r>
      <w:r>
        <w:rPr>
          <w:rFonts w:ascii="Times New Roman" w:hAnsi="Times New Roman"/>
          <w:b/>
          <w:bCs/>
          <w:color w:val="000000"/>
          <w:sz w:val="20"/>
          <w:szCs w:val="20"/>
        </w:rPr>
        <w:t>,</w:t>
      </w:r>
      <w:r>
        <w:rPr>
          <w:rFonts w:ascii="Times New Roman" w:hAnsi="Times New Roman"/>
          <w:b/>
          <w:bCs/>
          <w:color w:val="000000"/>
          <w:spacing w:val="-11"/>
          <w:sz w:val="20"/>
          <w:szCs w:val="20"/>
        </w:rPr>
        <w:t xml:space="preserve"> </w:t>
      </w:r>
      <w:r>
        <w:rPr>
          <w:rFonts w:ascii="Times New Roman" w:hAnsi="Times New Roman"/>
          <w:b/>
          <w:bCs/>
          <w:color w:val="000000"/>
          <w:sz w:val="20"/>
          <w:szCs w:val="20"/>
        </w:rPr>
        <w:t>Alan Paul, Ph.D.</w:t>
      </w:r>
      <w:r>
        <w:rPr>
          <w:rFonts w:ascii="Times New Roman" w:hAnsi="Times New Roman"/>
          <w:color w:val="000000"/>
          <w:sz w:val="20"/>
          <w:szCs w:val="20"/>
        </w:rPr>
        <w:t>, Geo</w:t>
      </w:r>
      <w:r>
        <w:rPr>
          <w:rFonts w:ascii="Times New Roman" w:hAnsi="Times New Roman"/>
          <w:color w:val="000000"/>
          <w:spacing w:val="-4"/>
          <w:sz w:val="20"/>
          <w:szCs w:val="20"/>
        </w:rPr>
        <w:t>r</w:t>
      </w:r>
      <w:r>
        <w:rPr>
          <w:rFonts w:ascii="Times New Roman" w:hAnsi="Times New Roman"/>
          <w:color w:val="000000"/>
          <w:sz w:val="20"/>
          <w:szCs w:val="20"/>
        </w:rPr>
        <w:t>gia State Universit</w:t>
      </w:r>
      <w:r>
        <w:rPr>
          <w:rFonts w:ascii="Times New Roman" w:hAnsi="Times New Roman"/>
          <w:color w:val="000000"/>
          <w:spacing w:val="-13"/>
          <w:sz w:val="20"/>
          <w:szCs w:val="20"/>
        </w:rPr>
        <w:t>y</w:t>
      </w:r>
      <w:r>
        <w:rPr>
          <w:rFonts w:ascii="Times New Roman" w:hAnsi="Times New Roman"/>
          <w:color w:val="000000"/>
          <w:sz w:val="20"/>
          <w:szCs w:val="20"/>
        </w:rPr>
        <w:t xml:space="preserve">. </w:t>
      </w:r>
      <w:r>
        <w:rPr>
          <w:rFonts w:ascii="Times New Roman" w:hAnsi="Times New Roman"/>
          <w:i/>
          <w:iCs/>
          <w:color w:val="000000"/>
          <w:sz w:val="20"/>
          <w:szCs w:val="20"/>
        </w:rPr>
        <w:t>Specialty: Educational Leadership</w:t>
      </w:r>
    </w:p>
    <w:p w:rsidR="00F42301" w:rsidRDefault="00F42301" w:rsidP="00721764">
      <w:pPr>
        <w:widowControl w:val="0"/>
        <w:autoSpaceDE w:val="0"/>
        <w:autoSpaceDN w:val="0"/>
        <w:adjustRightInd w:val="0"/>
        <w:spacing w:before="10" w:after="0"/>
        <w:ind w:left="1983"/>
        <w:rPr>
          <w:rFonts w:ascii="Times New Roman" w:hAnsi="Times New Roman"/>
          <w:color w:val="000000"/>
          <w:sz w:val="20"/>
          <w:szCs w:val="20"/>
        </w:rPr>
      </w:pPr>
      <w:del w:id="87" w:author=" " w:date="2011-04-05T15:05:00Z">
        <w:r w:rsidDel="00B67EC4">
          <w:rPr>
            <w:rFonts w:ascii="Times New Roman" w:hAnsi="Times New Roman"/>
            <w:b/>
            <w:bCs/>
            <w:color w:val="000000"/>
            <w:sz w:val="20"/>
            <w:szCs w:val="20"/>
          </w:rPr>
          <w:delText>Hatche</w:delText>
        </w:r>
        <w:r w:rsidDel="00B67EC4">
          <w:rPr>
            <w:rFonts w:ascii="Times New Roman" w:hAnsi="Times New Roman"/>
            <w:b/>
            <w:bCs/>
            <w:color w:val="000000"/>
            <w:spacing w:val="-18"/>
            <w:sz w:val="20"/>
            <w:szCs w:val="20"/>
          </w:rPr>
          <w:delText>r</w:delText>
        </w:r>
        <w:r w:rsidDel="00B67EC4">
          <w:rPr>
            <w:rFonts w:ascii="Times New Roman" w:hAnsi="Times New Roman"/>
            <w:b/>
            <w:bCs/>
            <w:color w:val="000000"/>
            <w:sz w:val="20"/>
            <w:szCs w:val="20"/>
          </w:rPr>
          <w:delText>, Bett</w:delText>
        </w:r>
        <w:r w:rsidDel="00B67EC4">
          <w:rPr>
            <w:rFonts w:ascii="Times New Roman" w:hAnsi="Times New Roman"/>
            <w:b/>
            <w:bCs/>
            <w:color w:val="000000"/>
            <w:spacing w:val="-11"/>
            <w:sz w:val="20"/>
            <w:szCs w:val="20"/>
          </w:rPr>
          <w:delText>y</w:delText>
        </w:r>
        <w:r w:rsidDel="00B67EC4">
          <w:rPr>
            <w:rFonts w:ascii="Times New Roman" w:hAnsi="Times New Roman"/>
            <w:b/>
            <w:bCs/>
            <w:color w:val="000000"/>
            <w:sz w:val="20"/>
            <w:szCs w:val="20"/>
          </w:rPr>
          <w:delText>, Ed.D.</w:delText>
        </w:r>
        <w:r w:rsidDel="00B67EC4">
          <w:rPr>
            <w:rFonts w:ascii="Times New Roman" w:hAnsi="Times New Roman"/>
            <w:color w:val="000000"/>
            <w:sz w:val="20"/>
            <w:szCs w:val="20"/>
          </w:rPr>
          <w:delText>, University of Geo</w:delText>
        </w:r>
        <w:r w:rsidDel="00B67EC4">
          <w:rPr>
            <w:rFonts w:ascii="Times New Roman" w:hAnsi="Times New Roman"/>
            <w:color w:val="000000"/>
            <w:spacing w:val="-4"/>
            <w:sz w:val="20"/>
            <w:szCs w:val="20"/>
          </w:rPr>
          <w:delText>r</w:delText>
        </w:r>
        <w:r w:rsidDel="00B67EC4">
          <w:rPr>
            <w:rFonts w:ascii="Times New Roman" w:hAnsi="Times New Roman"/>
            <w:color w:val="000000"/>
            <w:sz w:val="20"/>
            <w:szCs w:val="20"/>
          </w:rPr>
          <w:delText xml:space="preserve">gia. </w:delText>
        </w:r>
        <w:r w:rsidDel="00B67EC4">
          <w:rPr>
            <w:rFonts w:ascii="Times New Roman" w:hAnsi="Times New Roman"/>
            <w:i/>
            <w:iCs/>
            <w:color w:val="000000"/>
            <w:sz w:val="20"/>
            <w:szCs w:val="20"/>
          </w:rPr>
          <w:delText>Specialty: Science Education and Educational Foundations</w:delText>
        </w:r>
      </w:del>
    </w:p>
    <w:p w:rsidR="00F42301" w:rsidRDefault="00F42301" w:rsidP="00721764">
      <w:pPr>
        <w:widowControl w:val="0"/>
        <w:autoSpaceDE w:val="0"/>
        <w:autoSpaceDN w:val="0"/>
        <w:adjustRightInd w:val="0"/>
        <w:spacing w:before="10" w:after="0"/>
        <w:ind w:left="1983"/>
        <w:rPr>
          <w:rFonts w:ascii="Times New Roman" w:hAnsi="Times New Roman"/>
          <w:color w:val="000000"/>
          <w:sz w:val="20"/>
          <w:szCs w:val="20"/>
        </w:rPr>
      </w:pPr>
      <w:r>
        <w:rPr>
          <w:rFonts w:ascii="Times New Roman" w:hAnsi="Times New Roman"/>
          <w:b/>
          <w:bCs/>
          <w:color w:val="000000"/>
          <w:sz w:val="20"/>
          <w:szCs w:val="20"/>
        </w:rPr>
        <w:t>Jenkins, Patricia, Ed.D.</w:t>
      </w:r>
      <w:r>
        <w:rPr>
          <w:rFonts w:ascii="Times New Roman" w:hAnsi="Times New Roman"/>
          <w:color w:val="000000"/>
          <w:sz w:val="20"/>
          <w:szCs w:val="20"/>
        </w:rPr>
        <w:t>,</w:t>
      </w:r>
      <w:r>
        <w:rPr>
          <w:rFonts w:ascii="Times New Roman" w:hAnsi="Times New Roman"/>
          <w:color w:val="000000"/>
          <w:spacing w:val="-4"/>
          <w:sz w:val="20"/>
          <w:szCs w:val="20"/>
        </w:rPr>
        <w:t xml:space="preserve"> </w:t>
      </w:r>
      <w:r>
        <w:rPr>
          <w:rFonts w:ascii="Times New Roman" w:hAnsi="Times New Roman"/>
          <w:color w:val="000000"/>
          <w:spacing w:val="-14"/>
          <w:sz w:val="20"/>
          <w:szCs w:val="20"/>
        </w:rPr>
        <w:t>T</w:t>
      </w:r>
      <w:r>
        <w:rPr>
          <w:rFonts w:ascii="Times New Roman" w:hAnsi="Times New Roman"/>
          <w:color w:val="000000"/>
          <w:sz w:val="20"/>
          <w:szCs w:val="20"/>
        </w:rPr>
        <w:t>ennessee State Universit</w:t>
      </w:r>
      <w:r>
        <w:rPr>
          <w:rFonts w:ascii="Times New Roman" w:hAnsi="Times New Roman"/>
          <w:color w:val="000000"/>
          <w:spacing w:val="-13"/>
          <w:sz w:val="20"/>
          <w:szCs w:val="20"/>
        </w:rPr>
        <w:t>y</w:t>
      </w:r>
      <w:r>
        <w:rPr>
          <w:rFonts w:ascii="Times New Roman" w:hAnsi="Times New Roman"/>
          <w:color w:val="000000"/>
          <w:sz w:val="20"/>
          <w:szCs w:val="20"/>
        </w:rPr>
        <w:t xml:space="preserve">. </w:t>
      </w:r>
      <w:r>
        <w:rPr>
          <w:rFonts w:ascii="Times New Roman" w:hAnsi="Times New Roman"/>
          <w:i/>
          <w:iCs/>
          <w:color w:val="000000"/>
          <w:sz w:val="20"/>
          <w:szCs w:val="20"/>
        </w:rPr>
        <w:t>Specialty: Reading Education</w:t>
      </w:r>
    </w:p>
    <w:p w:rsidR="00F42301" w:rsidRDefault="00F42301" w:rsidP="00721764">
      <w:pPr>
        <w:widowControl w:val="0"/>
        <w:autoSpaceDE w:val="0"/>
        <w:autoSpaceDN w:val="0"/>
        <w:adjustRightInd w:val="0"/>
        <w:spacing w:before="10" w:after="0" w:line="250" w:lineRule="auto"/>
        <w:ind w:left="2286" w:right="326" w:hanging="302"/>
        <w:rPr>
          <w:rFonts w:ascii="Times New Roman" w:hAnsi="Times New Roman"/>
          <w:color w:val="000000"/>
          <w:sz w:val="20"/>
          <w:szCs w:val="20"/>
        </w:rPr>
      </w:pPr>
      <w:r>
        <w:rPr>
          <w:rFonts w:ascii="Times New Roman" w:hAnsi="Times New Roman"/>
          <w:b/>
          <w:bCs/>
          <w:color w:val="000000"/>
          <w:sz w:val="20"/>
          <w:szCs w:val="20"/>
        </w:rPr>
        <w:t>Lupinski, Kirsten, Ph.D.</w:t>
      </w:r>
      <w:r>
        <w:rPr>
          <w:rFonts w:ascii="Times New Roman" w:hAnsi="Times New Roman"/>
          <w:color w:val="000000"/>
          <w:sz w:val="20"/>
          <w:szCs w:val="20"/>
        </w:rPr>
        <w:t xml:space="preserve">, University of Cincinnati. </w:t>
      </w:r>
      <w:r>
        <w:rPr>
          <w:rFonts w:ascii="Times New Roman" w:hAnsi="Times New Roman"/>
          <w:i/>
          <w:iCs/>
          <w:color w:val="000000"/>
          <w:sz w:val="20"/>
          <w:szCs w:val="20"/>
        </w:rPr>
        <w:t>Speciality: Education Foundations and Health P</w:t>
      </w:r>
      <w:r>
        <w:rPr>
          <w:rFonts w:ascii="Times New Roman" w:hAnsi="Times New Roman"/>
          <w:i/>
          <w:iCs/>
          <w:color w:val="000000"/>
          <w:spacing w:val="-7"/>
          <w:sz w:val="20"/>
          <w:szCs w:val="20"/>
        </w:rPr>
        <w:t>r</w:t>
      </w:r>
      <w:r>
        <w:rPr>
          <w:rFonts w:ascii="Times New Roman" w:hAnsi="Times New Roman"/>
          <w:i/>
          <w:iCs/>
          <w:color w:val="000000"/>
          <w:sz w:val="20"/>
          <w:szCs w:val="20"/>
        </w:rPr>
        <w:t>o- motion Education</w:t>
      </w:r>
    </w:p>
    <w:p w:rsidR="00F42301" w:rsidRDefault="00F42301" w:rsidP="00721764">
      <w:pPr>
        <w:widowControl w:val="0"/>
        <w:autoSpaceDE w:val="0"/>
        <w:autoSpaceDN w:val="0"/>
        <w:adjustRightInd w:val="0"/>
        <w:spacing w:after="0"/>
        <w:ind w:left="1983"/>
        <w:rPr>
          <w:rFonts w:ascii="Times New Roman" w:hAnsi="Times New Roman"/>
          <w:color w:val="000000"/>
          <w:sz w:val="20"/>
          <w:szCs w:val="20"/>
        </w:rPr>
      </w:pPr>
      <w:r>
        <w:rPr>
          <w:rFonts w:ascii="Times New Roman" w:hAnsi="Times New Roman"/>
          <w:b/>
          <w:bCs/>
          <w:color w:val="000000"/>
          <w:spacing w:val="-11"/>
          <w:sz w:val="20"/>
          <w:szCs w:val="20"/>
        </w:rPr>
        <w:t>L</w:t>
      </w:r>
      <w:r>
        <w:rPr>
          <w:rFonts w:ascii="Times New Roman" w:hAnsi="Times New Roman"/>
          <w:b/>
          <w:bCs/>
          <w:color w:val="000000"/>
          <w:sz w:val="20"/>
          <w:szCs w:val="20"/>
        </w:rPr>
        <w:t>yons, Edward E., Ph.D.</w:t>
      </w:r>
      <w:r>
        <w:rPr>
          <w:rFonts w:ascii="Times New Roman" w:hAnsi="Times New Roman"/>
          <w:color w:val="000000"/>
          <w:sz w:val="20"/>
          <w:szCs w:val="20"/>
        </w:rPr>
        <w:t>,</w:t>
      </w:r>
      <w:r>
        <w:rPr>
          <w:rFonts w:ascii="Times New Roman" w:hAnsi="Times New Roman"/>
          <w:color w:val="000000"/>
          <w:spacing w:val="-11"/>
          <w:sz w:val="20"/>
          <w:szCs w:val="20"/>
        </w:rPr>
        <w:t xml:space="preserve"> </w:t>
      </w:r>
      <w:r>
        <w:rPr>
          <w:rFonts w:ascii="Times New Roman" w:hAnsi="Times New Roman"/>
          <w:color w:val="000000"/>
          <w:sz w:val="20"/>
          <w:szCs w:val="20"/>
        </w:rPr>
        <w:t>Atlanta Universit</w:t>
      </w:r>
      <w:r>
        <w:rPr>
          <w:rFonts w:ascii="Times New Roman" w:hAnsi="Times New Roman"/>
          <w:color w:val="000000"/>
          <w:spacing w:val="-13"/>
          <w:sz w:val="20"/>
          <w:szCs w:val="20"/>
        </w:rPr>
        <w:t>y</w:t>
      </w:r>
      <w:r>
        <w:rPr>
          <w:rFonts w:ascii="Times New Roman" w:hAnsi="Times New Roman"/>
          <w:color w:val="000000"/>
          <w:sz w:val="20"/>
          <w:szCs w:val="20"/>
        </w:rPr>
        <w:t xml:space="preserve">. </w:t>
      </w:r>
      <w:r>
        <w:rPr>
          <w:rFonts w:ascii="Times New Roman" w:hAnsi="Times New Roman"/>
          <w:i/>
          <w:iCs/>
          <w:color w:val="000000"/>
          <w:sz w:val="20"/>
          <w:szCs w:val="20"/>
        </w:rPr>
        <w:t>Specialty: Biology</w:t>
      </w:r>
    </w:p>
    <w:p w:rsidR="00F42301" w:rsidRDefault="00F42301" w:rsidP="00721764">
      <w:pPr>
        <w:widowControl w:val="0"/>
        <w:autoSpaceDE w:val="0"/>
        <w:autoSpaceDN w:val="0"/>
        <w:adjustRightInd w:val="0"/>
        <w:spacing w:before="10" w:after="0"/>
        <w:ind w:left="1983"/>
        <w:rPr>
          <w:rFonts w:ascii="Times New Roman" w:hAnsi="Times New Roman"/>
          <w:color w:val="000000"/>
          <w:sz w:val="20"/>
          <w:szCs w:val="20"/>
        </w:rPr>
      </w:pPr>
      <w:r>
        <w:rPr>
          <w:rFonts w:ascii="Times New Roman" w:hAnsi="Times New Roman"/>
          <w:b/>
          <w:bCs/>
          <w:color w:val="000000"/>
          <w:sz w:val="20"/>
          <w:szCs w:val="20"/>
        </w:rPr>
        <w:t>McCrar</w:t>
      </w:r>
      <w:r>
        <w:rPr>
          <w:rFonts w:ascii="Times New Roman" w:hAnsi="Times New Roman"/>
          <w:b/>
          <w:bCs/>
          <w:color w:val="000000"/>
          <w:spacing w:val="-11"/>
          <w:sz w:val="20"/>
          <w:szCs w:val="20"/>
        </w:rPr>
        <w:t>y</w:t>
      </w:r>
      <w:r>
        <w:rPr>
          <w:rFonts w:ascii="Times New Roman" w:hAnsi="Times New Roman"/>
          <w:b/>
          <w:bCs/>
          <w:color w:val="000000"/>
          <w:sz w:val="20"/>
          <w:szCs w:val="20"/>
        </w:rPr>
        <w:t>, JoAnn, Ph.D</w:t>
      </w:r>
      <w:r>
        <w:rPr>
          <w:rFonts w:ascii="Times New Roman" w:hAnsi="Times New Roman"/>
          <w:color w:val="000000"/>
          <w:sz w:val="20"/>
          <w:szCs w:val="20"/>
        </w:rPr>
        <w:t>.,</w:t>
      </w:r>
      <w:r>
        <w:rPr>
          <w:rFonts w:ascii="Times New Roman" w:hAnsi="Times New Roman"/>
          <w:color w:val="000000"/>
          <w:spacing w:val="-11"/>
          <w:sz w:val="20"/>
          <w:szCs w:val="20"/>
        </w:rPr>
        <w:t xml:space="preserve"> </w:t>
      </w:r>
      <w:r>
        <w:rPr>
          <w:rFonts w:ascii="Times New Roman" w:hAnsi="Times New Roman"/>
          <w:color w:val="000000"/>
          <w:sz w:val="20"/>
          <w:szCs w:val="20"/>
        </w:rPr>
        <w:t>Atlanta Universit</w:t>
      </w:r>
      <w:r>
        <w:rPr>
          <w:rFonts w:ascii="Times New Roman" w:hAnsi="Times New Roman"/>
          <w:color w:val="000000"/>
          <w:spacing w:val="-13"/>
          <w:sz w:val="20"/>
          <w:szCs w:val="20"/>
        </w:rPr>
        <w:t>y</w:t>
      </w:r>
      <w:r>
        <w:rPr>
          <w:rFonts w:ascii="Times New Roman" w:hAnsi="Times New Roman"/>
          <w:color w:val="000000"/>
          <w:sz w:val="20"/>
          <w:szCs w:val="20"/>
        </w:rPr>
        <w:t xml:space="preserve">. </w:t>
      </w:r>
      <w:r>
        <w:rPr>
          <w:rFonts w:ascii="Times New Roman" w:hAnsi="Times New Roman"/>
          <w:i/>
          <w:iCs/>
          <w:color w:val="000000"/>
          <w:sz w:val="20"/>
          <w:szCs w:val="20"/>
        </w:rPr>
        <w:t>Specialty: Biology</w:t>
      </w:r>
    </w:p>
    <w:p w:rsidR="00F42301" w:rsidRDefault="00F42301" w:rsidP="00721764">
      <w:pPr>
        <w:widowControl w:val="0"/>
        <w:autoSpaceDE w:val="0"/>
        <w:autoSpaceDN w:val="0"/>
        <w:adjustRightInd w:val="0"/>
        <w:spacing w:before="10" w:after="0"/>
        <w:ind w:left="1983"/>
        <w:rPr>
          <w:rFonts w:ascii="Times New Roman" w:hAnsi="Times New Roman"/>
          <w:color w:val="000000"/>
          <w:sz w:val="20"/>
          <w:szCs w:val="20"/>
        </w:rPr>
      </w:pPr>
      <w:r>
        <w:rPr>
          <w:rFonts w:ascii="Times New Roman" w:hAnsi="Times New Roman"/>
          <w:b/>
          <w:bCs/>
          <w:color w:val="000000"/>
          <w:sz w:val="20"/>
          <w:szCs w:val="20"/>
        </w:rPr>
        <w:t>Odio,</w:t>
      </w:r>
      <w:r>
        <w:rPr>
          <w:rFonts w:ascii="Times New Roman" w:hAnsi="Times New Roman"/>
          <w:b/>
          <w:bCs/>
          <w:color w:val="000000"/>
          <w:spacing w:val="-11"/>
          <w:sz w:val="20"/>
          <w:szCs w:val="20"/>
        </w:rPr>
        <w:t xml:space="preserve"> </w:t>
      </w:r>
      <w:r>
        <w:rPr>
          <w:rFonts w:ascii="Times New Roman" w:hAnsi="Times New Roman"/>
          <w:b/>
          <w:bCs/>
          <w:color w:val="000000"/>
          <w:sz w:val="20"/>
          <w:szCs w:val="20"/>
        </w:rPr>
        <w:t>Arnold, Ph.D</w:t>
      </w:r>
      <w:r>
        <w:rPr>
          <w:rFonts w:ascii="Times New Roman" w:hAnsi="Times New Roman"/>
          <w:color w:val="000000"/>
          <w:sz w:val="20"/>
          <w:szCs w:val="20"/>
        </w:rPr>
        <w:t>., University of</w:t>
      </w:r>
      <w:r>
        <w:rPr>
          <w:rFonts w:ascii="Times New Roman" w:hAnsi="Times New Roman"/>
          <w:color w:val="000000"/>
          <w:spacing w:val="-11"/>
          <w:sz w:val="20"/>
          <w:szCs w:val="20"/>
        </w:rPr>
        <w:t xml:space="preserve"> </w:t>
      </w:r>
      <w:r>
        <w:rPr>
          <w:rFonts w:ascii="Times New Roman" w:hAnsi="Times New Roman"/>
          <w:color w:val="000000"/>
          <w:sz w:val="20"/>
          <w:szCs w:val="20"/>
        </w:rPr>
        <w:t xml:space="preserve">Arkansas. </w:t>
      </w:r>
      <w:r>
        <w:rPr>
          <w:rFonts w:ascii="Times New Roman" w:hAnsi="Times New Roman"/>
          <w:i/>
          <w:iCs/>
          <w:color w:val="000000"/>
          <w:sz w:val="20"/>
          <w:szCs w:val="20"/>
        </w:rPr>
        <w:t>Specialty: English and Modern Languages</w:t>
      </w:r>
    </w:p>
    <w:p w:rsidR="00F42301" w:rsidRDefault="00F42301" w:rsidP="00721764">
      <w:pPr>
        <w:widowControl w:val="0"/>
        <w:autoSpaceDE w:val="0"/>
        <w:autoSpaceDN w:val="0"/>
        <w:adjustRightInd w:val="0"/>
        <w:spacing w:before="10" w:after="0"/>
        <w:ind w:left="1983"/>
        <w:rPr>
          <w:rFonts w:ascii="Times New Roman" w:hAnsi="Times New Roman"/>
          <w:color w:val="000000"/>
          <w:sz w:val="20"/>
          <w:szCs w:val="20"/>
        </w:rPr>
      </w:pPr>
      <w:r>
        <w:rPr>
          <w:rFonts w:ascii="Times New Roman" w:hAnsi="Times New Roman"/>
          <w:b/>
          <w:bCs/>
          <w:color w:val="000000"/>
          <w:sz w:val="20"/>
          <w:szCs w:val="20"/>
        </w:rPr>
        <w:t>Okediji, Olatunde, Ph.D.</w:t>
      </w:r>
      <w:r>
        <w:rPr>
          <w:rFonts w:ascii="Times New Roman" w:hAnsi="Times New Roman"/>
          <w:color w:val="000000"/>
          <w:sz w:val="20"/>
          <w:szCs w:val="20"/>
        </w:rPr>
        <w:t>,</w:t>
      </w:r>
      <w:r>
        <w:rPr>
          <w:rFonts w:ascii="Times New Roman" w:hAnsi="Times New Roman"/>
          <w:color w:val="000000"/>
          <w:spacing w:val="-11"/>
          <w:sz w:val="20"/>
          <w:szCs w:val="20"/>
        </w:rPr>
        <w:t xml:space="preserve"> </w:t>
      </w:r>
      <w:r>
        <w:rPr>
          <w:rFonts w:ascii="Times New Roman" w:hAnsi="Times New Roman"/>
          <w:color w:val="000000"/>
          <w:sz w:val="20"/>
          <w:szCs w:val="20"/>
        </w:rPr>
        <w:t>Atlanta Universit</w:t>
      </w:r>
      <w:r>
        <w:rPr>
          <w:rFonts w:ascii="Times New Roman" w:hAnsi="Times New Roman"/>
          <w:color w:val="000000"/>
          <w:spacing w:val="-13"/>
          <w:sz w:val="20"/>
          <w:szCs w:val="20"/>
        </w:rPr>
        <w:t>y</w:t>
      </w:r>
      <w:r>
        <w:rPr>
          <w:rFonts w:ascii="Times New Roman" w:hAnsi="Times New Roman"/>
          <w:color w:val="000000"/>
          <w:sz w:val="20"/>
          <w:szCs w:val="20"/>
        </w:rPr>
        <w:t xml:space="preserve">. </w:t>
      </w:r>
      <w:r>
        <w:rPr>
          <w:rFonts w:ascii="Times New Roman" w:hAnsi="Times New Roman"/>
          <w:i/>
          <w:iCs/>
          <w:color w:val="000000"/>
          <w:sz w:val="20"/>
          <w:szCs w:val="20"/>
        </w:rPr>
        <w:t>Specially: Biology</w:t>
      </w:r>
    </w:p>
    <w:p w:rsidR="00F42301" w:rsidRDefault="00F42301" w:rsidP="00721764">
      <w:pPr>
        <w:widowControl w:val="0"/>
        <w:autoSpaceDE w:val="0"/>
        <w:autoSpaceDN w:val="0"/>
        <w:adjustRightInd w:val="0"/>
        <w:spacing w:before="10" w:after="0"/>
        <w:ind w:left="1983"/>
        <w:rPr>
          <w:rFonts w:ascii="Times New Roman" w:hAnsi="Times New Roman"/>
          <w:color w:val="000000"/>
          <w:sz w:val="20"/>
          <w:szCs w:val="20"/>
        </w:rPr>
      </w:pPr>
      <w:r>
        <w:rPr>
          <w:rFonts w:ascii="Times New Roman" w:hAnsi="Times New Roman"/>
          <w:b/>
          <w:bCs/>
          <w:color w:val="000000"/>
          <w:sz w:val="20"/>
          <w:szCs w:val="20"/>
        </w:rPr>
        <w:t>Okonkwo, Zephyrinus, Ph.D.</w:t>
      </w:r>
      <w:r>
        <w:rPr>
          <w:rFonts w:ascii="Times New Roman" w:hAnsi="Times New Roman"/>
          <w:color w:val="000000"/>
          <w:sz w:val="20"/>
          <w:szCs w:val="20"/>
        </w:rPr>
        <w:t>, University of</w:t>
      </w:r>
      <w:r>
        <w:rPr>
          <w:rFonts w:ascii="Times New Roman" w:hAnsi="Times New Roman"/>
          <w:color w:val="000000"/>
          <w:spacing w:val="-4"/>
          <w:sz w:val="20"/>
          <w:szCs w:val="20"/>
        </w:rPr>
        <w:t xml:space="preserve"> </w:t>
      </w:r>
      <w:r>
        <w:rPr>
          <w:rFonts w:ascii="Times New Roman" w:hAnsi="Times New Roman"/>
          <w:color w:val="000000"/>
          <w:spacing w:val="-14"/>
          <w:sz w:val="20"/>
          <w:szCs w:val="20"/>
        </w:rPr>
        <w:t>T</w:t>
      </w:r>
      <w:r>
        <w:rPr>
          <w:rFonts w:ascii="Times New Roman" w:hAnsi="Times New Roman"/>
          <w:color w:val="000000"/>
          <w:sz w:val="20"/>
          <w:szCs w:val="20"/>
        </w:rPr>
        <w:t xml:space="preserve">exas. </w:t>
      </w:r>
      <w:r>
        <w:rPr>
          <w:rFonts w:ascii="Times New Roman" w:hAnsi="Times New Roman"/>
          <w:i/>
          <w:iCs/>
          <w:color w:val="000000"/>
          <w:sz w:val="20"/>
          <w:szCs w:val="20"/>
        </w:rPr>
        <w:t>Specialty: Mathematics</w:t>
      </w:r>
    </w:p>
    <w:p w:rsidR="00F42301" w:rsidRDefault="00F42301" w:rsidP="00721764">
      <w:pPr>
        <w:widowControl w:val="0"/>
        <w:autoSpaceDE w:val="0"/>
        <w:autoSpaceDN w:val="0"/>
        <w:adjustRightInd w:val="0"/>
        <w:spacing w:before="10" w:after="0"/>
        <w:ind w:left="1983"/>
        <w:rPr>
          <w:rFonts w:ascii="Times New Roman" w:hAnsi="Times New Roman"/>
          <w:color w:val="000000"/>
          <w:sz w:val="20"/>
          <w:szCs w:val="20"/>
        </w:rPr>
      </w:pPr>
      <w:r>
        <w:rPr>
          <w:rFonts w:ascii="Times New Roman" w:hAnsi="Times New Roman"/>
          <w:b/>
          <w:bCs/>
          <w:color w:val="000000"/>
          <w:sz w:val="20"/>
          <w:szCs w:val="20"/>
        </w:rPr>
        <w:t>Oladunjoye, Ganiyu, Ph.D.</w:t>
      </w:r>
      <w:r>
        <w:rPr>
          <w:rFonts w:ascii="Times New Roman" w:hAnsi="Times New Roman"/>
          <w:color w:val="000000"/>
          <w:sz w:val="20"/>
          <w:szCs w:val="20"/>
        </w:rPr>
        <w:t>, Bowling Green State Universit</w:t>
      </w:r>
      <w:r>
        <w:rPr>
          <w:rFonts w:ascii="Times New Roman" w:hAnsi="Times New Roman"/>
          <w:color w:val="000000"/>
          <w:spacing w:val="-13"/>
          <w:sz w:val="20"/>
          <w:szCs w:val="20"/>
        </w:rPr>
        <w:t>y</w:t>
      </w:r>
      <w:r>
        <w:rPr>
          <w:rFonts w:ascii="Times New Roman" w:hAnsi="Times New Roman"/>
          <w:color w:val="000000"/>
          <w:sz w:val="20"/>
          <w:szCs w:val="20"/>
        </w:rPr>
        <w:t xml:space="preserve">. </w:t>
      </w:r>
      <w:r>
        <w:rPr>
          <w:rFonts w:ascii="Times New Roman" w:hAnsi="Times New Roman"/>
          <w:i/>
          <w:iCs/>
          <w:color w:val="000000"/>
          <w:sz w:val="20"/>
          <w:szCs w:val="20"/>
        </w:rPr>
        <w:t>Specialty: Educational Leadership</w:t>
      </w:r>
    </w:p>
    <w:p w:rsidR="00F42301" w:rsidRDefault="00F42301" w:rsidP="00721764">
      <w:pPr>
        <w:widowControl w:val="0"/>
        <w:autoSpaceDE w:val="0"/>
        <w:autoSpaceDN w:val="0"/>
        <w:adjustRightInd w:val="0"/>
        <w:spacing w:before="10" w:after="0"/>
        <w:ind w:left="1983"/>
        <w:rPr>
          <w:rFonts w:ascii="Times New Roman" w:hAnsi="Times New Roman"/>
          <w:color w:val="000000"/>
          <w:sz w:val="20"/>
          <w:szCs w:val="20"/>
        </w:rPr>
      </w:pPr>
      <w:r>
        <w:rPr>
          <w:rFonts w:ascii="Times New Roman" w:hAnsi="Times New Roman"/>
          <w:b/>
          <w:bCs/>
          <w:color w:val="000000"/>
          <w:sz w:val="20"/>
          <w:szCs w:val="20"/>
        </w:rPr>
        <w:t>Rollins, Ca</w:t>
      </w:r>
      <w:r>
        <w:rPr>
          <w:rFonts w:ascii="Times New Roman" w:hAnsi="Times New Roman"/>
          <w:b/>
          <w:bCs/>
          <w:color w:val="000000"/>
          <w:spacing w:val="-4"/>
          <w:sz w:val="20"/>
          <w:szCs w:val="20"/>
        </w:rPr>
        <w:t>r</w:t>
      </w:r>
      <w:r>
        <w:rPr>
          <w:rFonts w:ascii="Times New Roman" w:hAnsi="Times New Roman"/>
          <w:b/>
          <w:bCs/>
          <w:color w:val="000000"/>
          <w:sz w:val="20"/>
          <w:szCs w:val="20"/>
        </w:rPr>
        <w:t>olyn</w:t>
      </w:r>
      <w:r>
        <w:rPr>
          <w:rFonts w:ascii="Times New Roman" w:hAnsi="Times New Roman"/>
          <w:b/>
          <w:bCs/>
          <w:color w:val="000000"/>
          <w:spacing w:val="-4"/>
          <w:sz w:val="20"/>
          <w:szCs w:val="20"/>
        </w:rPr>
        <w:t xml:space="preserve"> </w:t>
      </w:r>
      <w:r>
        <w:rPr>
          <w:rFonts w:ascii="Times New Roman" w:hAnsi="Times New Roman"/>
          <w:b/>
          <w:bCs/>
          <w:color w:val="000000"/>
          <w:spacing w:val="-18"/>
          <w:sz w:val="20"/>
          <w:szCs w:val="20"/>
        </w:rPr>
        <w:t>W</w:t>
      </w:r>
      <w:r>
        <w:rPr>
          <w:rFonts w:ascii="Times New Roman" w:hAnsi="Times New Roman"/>
          <w:b/>
          <w:bCs/>
          <w:color w:val="000000"/>
          <w:sz w:val="20"/>
          <w:szCs w:val="20"/>
        </w:rPr>
        <w:t>., Rh.D.</w:t>
      </w:r>
      <w:r>
        <w:rPr>
          <w:rFonts w:ascii="Times New Roman" w:hAnsi="Times New Roman"/>
          <w:color w:val="000000"/>
          <w:sz w:val="20"/>
          <w:szCs w:val="20"/>
        </w:rPr>
        <w:t xml:space="preserve">, Southern Illinois University-Carbondale. </w:t>
      </w:r>
      <w:r>
        <w:rPr>
          <w:rFonts w:ascii="Times New Roman" w:hAnsi="Times New Roman"/>
          <w:i/>
          <w:iCs/>
          <w:color w:val="000000"/>
          <w:sz w:val="20"/>
          <w:szCs w:val="20"/>
        </w:rPr>
        <w:t>Specialty: Counseling</w:t>
      </w:r>
    </w:p>
    <w:p w:rsidR="00F42301" w:rsidRDefault="00F42301" w:rsidP="00721764">
      <w:pPr>
        <w:widowControl w:val="0"/>
        <w:autoSpaceDE w:val="0"/>
        <w:autoSpaceDN w:val="0"/>
        <w:adjustRightInd w:val="0"/>
        <w:spacing w:before="10" w:after="0" w:line="250" w:lineRule="auto"/>
        <w:ind w:left="2286" w:right="212" w:hanging="302"/>
        <w:rPr>
          <w:rFonts w:ascii="Times New Roman" w:hAnsi="Times New Roman"/>
          <w:color w:val="000000"/>
          <w:sz w:val="20"/>
          <w:szCs w:val="20"/>
        </w:rPr>
      </w:pPr>
      <w:r>
        <w:rPr>
          <w:rFonts w:ascii="Times New Roman" w:hAnsi="Times New Roman"/>
          <w:b/>
          <w:bCs/>
          <w:color w:val="000000"/>
          <w:spacing w:val="-4"/>
          <w:sz w:val="20"/>
          <w:szCs w:val="20"/>
        </w:rPr>
        <w:t>W</w:t>
      </w:r>
      <w:r>
        <w:rPr>
          <w:rFonts w:ascii="Times New Roman" w:hAnsi="Times New Roman"/>
          <w:b/>
          <w:bCs/>
          <w:color w:val="000000"/>
          <w:sz w:val="20"/>
          <w:szCs w:val="20"/>
        </w:rPr>
        <w:t>illiams, Richard, Ed.D.</w:t>
      </w:r>
      <w:r>
        <w:rPr>
          <w:rFonts w:ascii="Times New Roman" w:hAnsi="Times New Roman"/>
          <w:color w:val="000000"/>
          <w:sz w:val="20"/>
          <w:szCs w:val="20"/>
        </w:rPr>
        <w:t>, University of Geo</w:t>
      </w:r>
      <w:r>
        <w:rPr>
          <w:rFonts w:ascii="Times New Roman" w:hAnsi="Times New Roman"/>
          <w:color w:val="000000"/>
          <w:spacing w:val="-4"/>
          <w:sz w:val="20"/>
          <w:szCs w:val="20"/>
        </w:rPr>
        <w:t>r</w:t>
      </w:r>
      <w:r>
        <w:rPr>
          <w:rFonts w:ascii="Times New Roman" w:hAnsi="Times New Roman"/>
          <w:color w:val="000000"/>
          <w:sz w:val="20"/>
          <w:szCs w:val="20"/>
        </w:rPr>
        <w:t>gia. Chai</w:t>
      </w:r>
      <w:r>
        <w:rPr>
          <w:rFonts w:ascii="Times New Roman" w:hAnsi="Times New Roman"/>
          <w:color w:val="000000"/>
          <w:spacing w:val="-8"/>
          <w:sz w:val="20"/>
          <w:szCs w:val="20"/>
        </w:rPr>
        <w:t>r</w:t>
      </w:r>
      <w:r>
        <w:rPr>
          <w:rFonts w:ascii="Times New Roman" w:hAnsi="Times New Roman"/>
          <w:color w:val="000000"/>
          <w:sz w:val="20"/>
          <w:szCs w:val="20"/>
        </w:rPr>
        <w:t xml:space="preserve">, Health and Physical Education. </w:t>
      </w:r>
      <w:r>
        <w:rPr>
          <w:rFonts w:ascii="Times New Roman" w:hAnsi="Times New Roman"/>
          <w:i/>
          <w:iCs/>
          <w:color w:val="000000"/>
          <w:sz w:val="20"/>
          <w:szCs w:val="20"/>
        </w:rPr>
        <w:t>Specialty: Exe</w:t>
      </w:r>
      <w:r>
        <w:rPr>
          <w:rFonts w:ascii="Times New Roman" w:hAnsi="Times New Roman"/>
          <w:i/>
          <w:iCs/>
          <w:color w:val="000000"/>
          <w:spacing w:val="-4"/>
          <w:sz w:val="20"/>
          <w:szCs w:val="20"/>
        </w:rPr>
        <w:t>r</w:t>
      </w:r>
      <w:r>
        <w:rPr>
          <w:rFonts w:ascii="Times New Roman" w:hAnsi="Times New Roman"/>
          <w:i/>
          <w:iCs/>
          <w:color w:val="000000"/>
          <w:sz w:val="20"/>
          <w:szCs w:val="20"/>
        </w:rPr>
        <w:t>- cise and Sport Science.</w:t>
      </w:r>
    </w:p>
    <w:p w:rsidR="00F42301" w:rsidRDefault="00F42301" w:rsidP="00721764">
      <w:pPr>
        <w:widowControl w:val="0"/>
        <w:autoSpaceDE w:val="0"/>
        <w:autoSpaceDN w:val="0"/>
        <w:adjustRightInd w:val="0"/>
        <w:spacing w:after="0" w:line="250" w:lineRule="auto"/>
        <w:ind w:left="2286" w:right="306" w:hanging="302"/>
        <w:rPr>
          <w:rFonts w:ascii="Times New Roman" w:hAnsi="Times New Roman"/>
          <w:color w:val="000000"/>
          <w:sz w:val="20"/>
          <w:szCs w:val="20"/>
        </w:rPr>
      </w:pPr>
      <w:del w:id="88" w:author=" " w:date="2011-04-06T09:44:00Z">
        <w:r w:rsidDel="00064AA8">
          <w:rPr>
            <w:rFonts w:ascii="Times New Roman" w:hAnsi="Times New Roman"/>
            <w:b/>
            <w:bCs/>
            <w:color w:val="000000"/>
            <w:spacing w:val="-4"/>
            <w:sz w:val="20"/>
            <w:szCs w:val="20"/>
          </w:rPr>
          <w:delText>Wr</w:delText>
        </w:r>
        <w:r w:rsidDel="00064AA8">
          <w:rPr>
            <w:rFonts w:ascii="Times New Roman" w:hAnsi="Times New Roman"/>
            <w:b/>
            <w:bCs/>
            <w:color w:val="000000"/>
            <w:sz w:val="20"/>
            <w:szCs w:val="20"/>
          </w:rPr>
          <w:delText>ensford, Granville, Ph.D.</w:delText>
        </w:r>
        <w:r w:rsidDel="00064AA8">
          <w:rPr>
            <w:rFonts w:ascii="Times New Roman" w:hAnsi="Times New Roman"/>
            <w:color w:val="000000"/>
            <w:sz w:val="20"/>
            <w:szCs w:val="20"/>
          </w:rPr>
          <w:delText>, Brown Universit</w:delText>
        </w:r>
        <w:r w:rsidDel="00064AA8">
          <w:rPr>
            <w:rFonts w:ascii="Times New Roman" w:hAnsi="Times New Roman"/>
            <w:color w:val="000000"/>
            <w:spacing w:val="-13"/>
            <w:sz w:val="20"/>
            <w:szCs w:val="20"/>
          </w:rPr>
          <w:delText>y</w:delText>
        </w:r>
        <w:r w:rsidDel="00064AA8">
          <w:rPr>
            <w:rFonts w:ascii="Times New Roman" w:hAnsi="Times New Roman"/>
            <w:color w:val="000000"/>
            <w:sz w:val="20"/>
            <w:szCs w:val="20"/>
          </w:rPr>
          <w:delText xml:space="preserve">. </w:delText>
        </w:r>
        <w:r w:rsidDel="00064AA8">
          <w:rPr>
            <w:rFonts w:ascii="Times New Roman" w:hAnsi="Times New Roman"/>
            <w:i/>
            <w:iCs/>
            <w:color w:val="000000"/>
            <w:sz w:val="20"/>
            <w:szCs w:val="20"/>
          </w:rPr>
          <w:delText>Specialty: Chemistr</w:delText>
        </w:r>
        <w:r w:rsidDel="00064AA8">
          <w:rPr>
            <w:rFonts w:ascii="Times New Roman" w:hAnsi="Times New Roman"/>
            <w:i/>
            <w:iCs/>
            <w:color w:val="000000"/>
            <w:spacing w:val="-11"/>
            <w:sz w:val="20"/>
            <w:szCs w:val="20"/>
          </w:rPr>
          <w:delText>y</w:delText>
        </w:r>
        <w:r w:rsidDel="00064AA8">
          <w:rPr>
            <w:rFonts w:ascii="Times New Roman" w:hAnsi="Times New Roman"/>
            <w:i/>
            <w:iCs/>
            <w:color w:val="000000"/>
            <w:sz w:val="20"/>
            <w:szCs w:val="20"/>
          </w:rPr>
          <w:delText>.</w:delText>
        </w:r>
        <w:r w:rsidDel="00064AA8">
          <w:rPr>
            <w:rFonts w:ascii="Times New Roman" w:hAnsi="Times New Roman"/>
            <w:i/>
            <w:iCs/>
            <w:color w:val="000000"/>
            <w:spacing w:val="-11"/>
            <w:sz w:val="20"/>
            <w:szCs w:val="20"/>
          </w:rPr>
          <w:delText xml:space="preserve"> </w:delText>
        </w:r>
        <w:r w:rsidDel="00064AA8">
          <w:rPr>
            <w:rFonts w:ascii="Times New Roman" w:hAnsi="Times New Roman"/>
            <w:color w:val="000000"/>
            <w:sz w:val="20"/>
            <w:szCs w:val="20"/>
          </w:rPr>
          <w:delText>Associate</w:delText>
        </w:r>
        <w:r w:rsidDel="00064AA8">
          <w:rPr>
            <w:rFonts w:ascii="Times New Roman" w:hAnsi="Times New Roman"/>
            <w:color w:val="000000"/>
            <w:spacing w:val="-4"/>
            <w:sz w:val="20"/>
            <w:szCs w:val="20"/>
          </w:rPr>
          <w:delText xml:space="preserve"> </w:delText>
        </w:r>
        <w:r w:rsidDel="00064AA8">
          <w:rPr>
            <w:rFonts w:ascii="Times New Roman" w:hAnsi="Times New Roman"/>
            <w:color w:val="000000"/>
            <w:spacing w:val="-12"/>
            <w:sz w:val="20"/>
            <w:szCs w:val="20"/>
          </w:rPr>
          <w:delText>V</w:delText>
        </w:r>
        <w:r w:rsidDel="00064AA8">
          <w:rPr>
            <w:rFonts w:ascii="Times New Roman" w:hAnsi="Times New Roman"/>
            <w:color w:val="000000"/>
            <w:sz w:val="20"/>
            <w:szCs w:val="20"/>
          </w:rPr>
          <w:delText>ice</w:delText>
        </w:r>
      </w:del>
      <w:del w:id="89" w:author=" " w:date="2011-04-06T09:43:00Z">
        <w:r w:rsidDel="00064AA8">
          <w:rPr>
            <w:rFonts w:ascii="Times New Roman" w:hAnsi="Times New Roman"/>
            <w:color w:val="000000"/>
            <w:sz w:val="20"/>
            <w:szCs w:val="20"/>
          </w:rPr>
          <w:delText xml:space="preserve"> President for Re- search and Sponsored Programs</w:delText>
        </w:r>
      </w:del>
    </w:p>
    <w:p w:rsidR="00F42301" w:rsidRDefault="00F42301" w:rsidP="00721764">
      <w:pPr>
        <w:widowControl w:val="0"/>
        <w:autoSpaceDE w:val="0"/>
        <w:autoSpaceDN w:val="0"/>
        <w:adjustRightInd w:val="0"/>
        <w:spacing w:after="0"/>
        <w:ind w:left="1983"/>
        <w:rPr>
          <w:rFonts w:ascii="Times New Roman" w:hAnsi="Times New Roman"/>
          <w:color w:val="000000"/>
          <w:sz w:val="20"/>
          <w:szCs w:val="20"/>
        </w:rPr>
      </w:pPr>
      <w:r>
        <w:rPr>
          <w:rFonts w:ascii="Times New Roman" w:hAnsi="Times New Roman"/>
          <w:b/>
          <w:bCs/>
          <w:color w:val="000000"/>
          <w:spacing w:val="-4"/>
          <w:sz w:val="20"/>
          <w:szCs w:val="20"/>
        </w:rPr>
        <w:t>Wr</w:t>
      </w:r>
      <w:r>
        <w:rPr>
          <w:rFonts w:ascii="Times New Roman" w:hAnsi="Times New Roman"/>
          <w:b/>
          <w:bCs/>
          <w:color w:val="000000"/>
          <w:sz w:val="20"/>
          <w:szCs w:val="20"/>
        </w:rPr>
        <w:t>ensford, Louise, Ph.D.</w:t>
      </w:r>
      <w:r>
        <w:rPr>
          <w:rFonts w:ascii="Times New Roman" w:hAnsi="Times New Roman"/>
          <w:color w:val="000000"/>
          <w:sz w:val="20"/>
          <w:szCs w:val="20"/>
        </w:rPr>
        <w:t>, Brown Universit</w:t>
      </w:r>
      <w:r>
        <w:rPr>
          <w:rFonts w:ascii="Times New Roman" w:hAnsi="Times New Roman"/>
          <w:color w:val="000000"/>
          <w:spacing w:val="-13"/>
          <w:sz w:val="20"/>
          <w:szCs w:val="20"/>
        </w:rPr>
        <w:t>y</w:t>
      </w:r>
      <w:r>
        <w:rPr>
          <w:rFonts w:ascii="Times New Roman" w:hAnsi="Times New Roman"/>
          <w:color w:val="000000"/>
          <w:sz w:val="20"/>
          <w:szCs w:val="20"/>
        </w:rPr>
        <w:t xml:space="preserve">. </w:t>
      </w:r>
      <w:r>
        <w:rPr>
          <w:rFonts w:ascii="Times New Roman" w:hAnsi="Times New Roman"/>
          <w:i/>
          <w:iCs/>
          <w:color w:val="000000"/>
          <w:sz w:val="20"/>
          <w:szCs w:val="20"/>
        </w:rPr>
        <w:t>Specialty: Chemistry</w:t>
      </w:r>
    </w:p>
    <w:p w:rsidR="00F42301" w:rsidRDefault="00F42301" w:rsidP="00721764">
      <w:pPr>
        <w:widowControl w:val="0"/>
        <w:autoSpaceDE w:val="0"/>
        <w:autoSpaceDN w:val="0"/>
        <w:adjustRightInd w:val="0"/>
        <w:spacing w:after="0"/>
        <w:ind w:left="1983"/>
        <w:rPr>
          <w:rFonts w:ascii="Times New Roman" w:hAnsi="Times New Roman"/>
          <w:color w:val="000000"/>
          <w:sz w:val="20"/>
          <w:szCs w:val="20"/>
        </w:rPr>
        <w:sectPr w:rsidR="00F42301">
          <w:pgSz w:w="12240" w:h="15840"/>
          <w:pgMar w:top="300" w:right="1300" w:bottom="280" w:left="220" w:header="0" w:footer="770" w:gutter="0"/>
          <w:cols w:space="720" w:equalWidth="0">
            <w:col w:w="10720"/>
          </w:cols>
          <w:noEndnote/>
        </w:sectPr>
      </w:pPr>
    </w:p>
    <w:p w:rsidR="00F42301" w:rsidRDefault="00F42301" w:rsidP="00721764">
      <w:pPr>
        <w:widowControl w:val="0"/>
        <w:autoSpaceDE w:val="0"/>
        <w:autoSpaceDN w:val="0"/>
        <w:adjustRightInd w:val="0"/>
        <w:spacing w:before="1" w:after="0" w:line="100" w:lineRule="exact"/>
        <w:rPr>
          <w:rFonts w:ascii="Times New Roman" w:hAnsi="Times New Roman"/>
          <w:color w:val="000000"/>
          <w:sz w:val="10"/>
          <w:szCs w:val="10"/>
        </w:rPr>
      </w:pPr>
    </w:p>
    <w:tbl>
      <w:tblPr>
        <w:tblW w:w="0" w:type="auto"/>
        <w:tblInd w:w="101" w:type="dxa"/>
        <w:tblLayout w:type="fixed"/>
        <w:tblCellMar>
          <w:left w:w="0" w:type="dxa"/>
          <w:right w:w="0" w:type="dxa"/>
        </w:tblCellMar>
        <w:tblLook w:val="0000"/>
      </w:tblPr>
      <w:tblGrid>
        <w:gridCol w:w="4876"/>
        <w:gridCol w:w="4560"/>
        <w:gridCol w:w="1067"/>
      </w:tblGrid>
      <w:tr w:rsidR="00F42301" w:rsidRPr="00FA7AC7" w:rsidTr="00B67EC4">
        <w:trPr>
          <w:trHeight w:hRule="exact" w:val="235"/>
        </w:trPr>
        <w:tc>
          <w:tcPr>
            <w:tcW w:w="4876" w:type="dxa"/>
            <w:tcBorders>
              <w:top w:val="nil"/>
              <w:left w:val="nil"/>
              <w:bottom w:val="single" w:sz="4" w:space="0" w:color="191919"/>
              <w:right w:val="single" w:sz="4" w:space="0" w:color="191919"/>
            </w:tcBorders>
          </w:tcPr>
          <w:p w:rsidR="00F42301" w:rsidRPr="00FA7AC7" w:rsidRDefault="00F42301" w:rsidP="00B67EC4">
            <w:pPr>
              <w:widowControl w:val="0"/>
              <w:autoSpaceDE w:val="0"/>
              <w:autoSpaceDN w:val="0"/>
              <w:adjustRightInd w:val="0"/>
              <w:spacing w:after="0"/>
              <w:rPr>
                <w:rFonts w:ascii="Times New Roman" w:hAnsi="Times New Roman"/>
                <w:sz w:val="24"/>
                <w:szCs w:val="24"/>
              </w:rPr>
            </w:pPr>
          </w:p>
        </w:tc>
        <w:tc>
          <w:tcPr>
            <w:tcW w:w="4560" w:type="dxa"/>
            <w:vMerge w:val="restart"/>
            <w:tcBorders>
              <w:top w:val="single" w:sz="4" w:space="0" w:color="191919"/>
              <w:left w:val="single" w:sz="4" w:space="0" w:color="191919"/>
              <w:bottom w:val="single" w:sz="4" w:space="0" w:color="191919"/>
              <w:right w:val="single" w:sz="4" w:space="0" w:color="191919"/>
            </w:tcBorders>
          </w:tcPr>
          <w:p w:rsidR="00F42301" w:rsidRPr="00FA7AC7" w:rsidRDefault="00F42301" w:rsidP="00B67EC4">
            <w:pPr>
              <w:widowControl w:val="0"/>
              <w:autoSpaceDE w:val="0"/>
              <w:autoSpaceDN w:val="0"/>
              <w:adjustRightInd w:val="0"/>
              <w:spacing w:after="0" w:line="396" w:lineRule="exact"/>
              <w:ind w:left="1160" w:right="453"/>
              <w:jc w:val="center"/>
              <w:rPr>
                <w:rFonts w:ascii="Times New Roman" w:hAnsi="Times New Roman"/>
                <w:color w:val="000000"/>
                <w:sz w:val="27"/>
                <w:szCs w:val="27"/>
              </w:rPr>
            </w:pPr>
            <w:r w:rsidRPr="00FA7AC7">
              <w:rPr>
                <w:rFonts w:ascii="Times New Roman" w:hAnsi="Times New Roman"/>
                <w:b/>
                <w:bCs/>
                <w:color w:val="191919"/>
                <w:position w:val="-1"/>
                <w:sz w:val="36"/>
                <w:szCs w:val="36"/>
              </w:rPr>
              <w:t>E</w:t>
            </w:r>
            <w:r w:rsidRPr="00FA7AC7">
              <w:rPr>
                <w:rFonts w:ascii="Times New Roman" w:hAnsi="Times New Roman"/>
                <w:b/>
                <w:bCs/>
                <w:color w:val="191919"/>
                <w:position w:val="-1"/>
                <w:sz w:val="27"/>
                <w:szCs w:val="27"/>
              </w:rPr>
              <w:t>AR</w:t>
            </w:r>
            <w:r w:rsidRPr="00FA7AC7">
              <w:rPr>
                <w:rFonts w:ascii="Times New Roman" w:hAnsi="Times New Roman"/>
                <w:b/>
                <w:bCs/>
                <w:color w:val="191919"/>
                <w:spacing w:val="-25"/>
                <w:position w:val="-1"/>
                <w:sz w:val="27"/>
                <w:szCs w:val="27"/>
              </w:rPr>
              <w:t>L</w:t>
            </w:r>
            <w:r w:rsidRPr="00FA7AC7">
              <w:rPr>
                <w:rFonts w:ascii="Times New Roman" w:hAnsi="Times New Roman"/>
                <w:b/>
                <w:bCs/>
                <w:color w:val="191919"/>
                <w:position w:val="-1"/>
                <w:sz w:val="27"/>
                <w:szCs w:val="27"/>
              </w:rPr>
              <w:t>Y</w:t>
            </w:r>
            <w:r w:rsidRPr="00FA7AC7">
              <w:rPr>
                <w:rFonts w:ascii="Times New Roman" w:hAnsi="Times New Roman"/>
                <w:b/>
                <w:bCs/>
                <w:color w:val="191919"/>
                <w:spacing w:val="13"/>
                <w:position w:val="-1"/>
                <w:sz w:val="27"/>
                <w:szCs w:val="27"/>
              </w:rPr>
              <w:t xml:space="preserve"> </w:t>
            </w:r>
            <w:r w:rsidRPr="00FA7AC7">
              <w:rPr>
                <w:rFonts w:ascii="Times New Roman" w:hAnsi="Times New Roman"/>
                <w:b/>
                <w:bCs/>
                <w:color w:val="191919"/>
                <w:position w:val="-1"/>
                <w:sz w:val="36"/>
                <w:szCs w:val="36"/>
              </w:rPr>
              <w:t>C</w:t>
            </w:r>
            <w:r w:rsidRPr="00FA7AC7">
              <w:rPr>
                <w:rFonts w:ascii="Times New Roman" w:hAnsi="Times New Roman"/>
                <w:b/>
                <w:bCs/>
                <w:color w:val="191919"/>
                <w:position w:val="-1"/>
                <w:sz w:val="27"/>
                <w:szCs w:val="27"/>
              </w:rPr>
              <w:t>HILDHOOD</w:t>
            </w:r>
          </w:p>
          <w:p w:rsidR="00F42301" w:rsidRPr="00FA7AC7" w:rsidRDefault="00F42301" w:rsidP="00B67EC4">
            <w:pPr>
              <w:widowControl w:val="0"/>
              <w:autoSpaceDE w:val="0"/>
              <w:autoSpaceDN w:val="0"/>
              <w:adjustRightInd w:val="0"/>
              <w:spacing w:after="0" w:line="304" w:lineRule="exact"/>
              <w:ind w:left="1736" w:right="1030"/>
              <w:jc w:val="center"/>
              <w:rPr>
                <w:rFonts w:ascii="Times New Roman" w:hAnsi="Times New Roman"/>
                <w:sz w:val="24"/>
                <w:szCs w:val="24"/>
              </w:rPr>
            </w:pPr>
            <w:r w:rsidRPr="00FA7AC7">
              <w:rPr>
                <w:rFonts w:ascii="Times New Roman" w:hAnsi="Times New Roman"/>
                <w:b/>
                <w:bCs/>
                <w:color w:val="191919"/>
                <w:position w:val="-3"/>
                <w:sz w:val="36"/>
                <w:szCs w:val="36"/>
              </w:rPr>
              <w:t>E</w:t>
            </w:r>
            <w:r w:rsidRPr="00FA7AC7">
              <w:rPr>
                <w:rFonts w:ascii="Times New Roman" w:hAnsi="Times New Roman"/>
                <w:b/>
                <w:bCs/>
                <w:color w:val="191919"/>
                <w:position w:val="-3"/>
                <w:sz w:val="27"/>
                <w:szCs w:val="27"/>
              </w:rPr>
              <w:t>DUC</w:t>
            </w:r>
            <w:r w:rsidRPr="00FA7AC7">
              <w:rPr>
                <w:rFonts w:ascii="Times New Roman" w:hAnsi="Times New Roman"/>
                <w:b/>
                <w:bCs/>
                <w:color w:val="191919"/>
                <w:spacing w:val="-20"/>
                <w:position w:val="-3"/>
                <w:sz w:val="27"/>
                <w:szCs w:val="27"/>
              </w:rPr>
              <w:t>A</w:t>
            </w:r>
            <w:r w:rsidRPr="00FA7AC7">
              <w:rPr>
                <w:rFonts w:ascii="Times New Roman" w:hAnsi="Times New Roman"/>
                <w:b/>
                <w:bCs/>
                <w:color w:val="191919"/>
                <w:position w:val="-3"/>
                <w:sz w:val="27"/>
                <w:szCs w:val="27"/>
              </w:rPr>
              <w:t>TION</w:t>
            </w:r>
          </w:p>
        </w:tc>
        <w:tc>
          <w:tcPr>
            <w:tcW w:w="1067" w:type="dxa"/>
            <w:tcBorders>
              <w:top w:val="nil"/>
              <w:left w:val="single" w:sz="4" w:space="0" w:color="191919"/>
              <w:bottom w:val="single" w:sz="4" w:space="0" w:color="191919"/>
              <w:right w:val="nil"/>
            </w:tcBorders>
          </w:tcPr>
          <w:p w:rsidR="00F42301" w:rsidRPr="00FA7AC7" w:rsidRDefault="00F42301" w:rsidP="00B67EC4">
            <w:pPr>
              <w:widowControl w:val="0"/>
              <w:autoSpaceDE w:val="0"/>
              <w:autoSpaceDN w:val="0"/>
              <w:adjustRightInd w:val="0"/>
              <w:spacing w:after="0"/>
              <w:rPr>
                <w:rFonts w:ascii="Times New Roman" w:hAnsi="Times New Roman"/>
                <w:sz w:val="24"/>
                <w:szCs w:val="24"/>
              </w:rPr>
            </w:pPr>
          </w:p>
        </w:tc>
      </w:tr>
      <w:tr w:rsidR="00F42301" w:rsidRPr="00FA7AC7" w:rsidTr="00B67EC4">
        <w:trPr>
          <w:trHeight w:hRule="exact" w:val="256"/>
        </w:trPr>
        <w:tc>
          <w:tcPr>
            <w:tcW w:w="4876" w:type="dxa"/>
            <w:tcBorders>
              <w:top w:val="single" w:sz="4" w:space="0" w:color="191919"/>
              <w:left w:val="nil"/>
              <w:bottom w:val="single" w:sz="4" w:space="0" w:color="191919"/>
              <w:right w:val="single" w:sz="4" w:space="0" w:color="191919"/>
            </w:tcBorders>
          </w:tcPr>
          <w:p w:rsidR="00F42301" w:rsidRPr="00FA7AC7" w:rsidRDefault="00F42301" w:rsidP="00B67EC4">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B67EC4">
            <w:pPr>
              <w:widowControl w:val="0"/>
              <w:autoSpaceDE w:val="0"/>
              <w:autoSpaceDN w:val="0"/>
              <w:adjustRightInd w:val="0"/>
              <w:spacing w:after="0"/>
              <w:rPr>
                <w:rFonts w:ascii="Times New Roman" w:hAnsi="Times New Roman"/>
                <w:sz w:val="24"/>
                <w:szCs w:val="24"/>
              </w:rPr>
            </w:pPr>
          </w:p>
        </w:tc>
        <w:tc>
          <w:tcPr>
            <w:tcW w:w="1067" w:type="dxa"/>
            <w:tcBorders>
              <w:top w:val="single" w:sz="4" w:space="0" w:color="191919"/>
              <w:left w:val="single" w:sz="4" w:space="0" w:color="191919"/>
              <w:bottom w:val="single" w:sz="4" w:space="0" w:color="191919"/>
              <w:right w:val="nil"/>
            </w:tcBorders>
          </w:tcPr>
          <w:p w:rsidR="00F42301" w:rsidRPr="00FA7AC7" w:rsidRDefault="00F42301" w:rsidP="00B67EC4">
            <w:pPr>
              <w:widowControl w:val="0"/>
              <w:autoSpaceDE w:val="0"/>
              <w:autoSpaceDN w:val="0"/>
              <w:adjustRightInd w:val="0"/>
              <w:spacing w:after="0"/>
              <w:rPr>
                <w:rFonts w:ascii="Times New Roman" w:hAnsi="Times New Roman"/>
                <w:sz w:val="24"/>
                <w:szCs w:val="24"/>
              </w:rPr>
            </w:pPr>
          </w:p>
        </w:tc>
      </w:tr>
      <w:tr w:rsidR="00F42301" w:rsidRPr="00FA7AC7" w:rsidTr="00B67EC4">
        <w:trPr>
          <w:trHeight w:hRule="exact" w:val="219"/>
        </w:trPr>
        <w:tc>
          <w:tcPr>
            <w:tcW w:w="4876" w:type="dxa"/>
            <w:tcBorders>
              <w:top w:val="single" w:sz="4" w:space="0" w:color="191919"/>
              <w:left w:val="nil"/>
              <w:bottom w:val="nil"/>
              <w:right w:val="single" w:sz="4" w:space="0" w:color="191919"/>
            </w:tcBorders>
          </w:tcPr>
          <w:p w:rsidR="00F42301" w:rsidRPr="00FA7AC7" w:rsidRDefault="00F42301" w:rsidP="00B67EC4">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B67EC4">
            <w:pPr>
              <w:widowControl w:val="0"/>
              <w:autoSpaceDE w:val="0"/>
              <w:autoSpaceDN w:val="0"/>
              <w:adjustRightInd w:val="0"/>
              <w:spacing w:after="0"/>
              <w:rPr>
                <w:rFonts w:ascii="Times New Roman" w:hAnsi="Times New Roman"/>
                <w:sz w:val="24"/>
                <w:szCs w:val="24"/>
              </w:rPr>
            </w:pPr>
          </w:p>
        </w:tc>
        <w:tc>
          <w:tcPr>
            <w:tcW w:w="1067" w:type="dxa"/>
            <w:tcBorders>
              <w:top w:val="single" w:sz="4" w:space="0" w:color="191919"/>
              <w:left w:val="single" w:sz="4" w:space="0" w:color="191919"/>
              <w:bottom w:val="nil"/>
              <w:right w:val="nil"/>
            </w:tcBorders>
          </w:tcPr>
          <w:p w:rsidR="00F42301" w:rsidRPr="00FA7AC7" w:rsidRDefault="00F42301" w:rsidP="00B67EC4">
            <w:pPr>
              <w:widowControl w:val="0"/>
              <w:autoSpaceDE w:val="0"/>
              <w:autoSpaceDN w:val="0"/>
              <w:adjustRightInd w:val="0"/>
              <w:spacing w:after="0"/>
              <w:rPr>
                <w:rFonts w:ascii="Times New Roman" w:hAnsi="Times New Roman"/>
                <w:sz w:val="24"/>
                <w:szCs w:val="24"/>
              </w:rPr>
            </w:pPr>
          </w:p>
        </w:tc>
      </w:tr>
    </w:tbl>
    <w:p w:rsidR="00F42301" w:rsidRDefault="00F42301" w:rsidP="00721764">
      <w:pPr>
        <w:widowControl w:val="0"/>
        <w:autoSpaceDE w:val="0"/>
        <w:autoSpaceDN w:val="0"/>
        <w:adjustRightInd w:val="0"/>
        <w:spacing w:after="0" w:line="200" w:lineRule="exact"/>
        <w:rPr>
          <w:rFonts w:ascii="Times New Roman" w:hAnsi="Times New Roman"/>
          <w:sz w:val="20"/>
          <w:szCs w:val="20"/>
        </w:rPr>
      </w:pPr>
    </w:p>
    <w:p w:rsidR="00F42301" w:rsidRDefault="00F42301" w:rsidP="00721764">
      <w:pPr>
        <w:widowControl w:val="0"/>
        <w:autoSpaceDE w:val="0"/>
        <w:autoSpaceDN w:val="0"/>
        <w:adjustRightInd w:val="0"/>
        <w:spacing w:before="17" w:after="0" w:line="200" w:lineRule="exact"/>
        <w:rPr>
          <w:rFonts w:ascii="Times New Roman" w:hAnsi="Times New Roman"/>
          <w:sz w:val="20"/>
          <w:szCs w:val="20"/>
        </w:rPr>
      </w:pPr>
    </w:p>
    <w:p w:rsidR="00F42301" w:rsidRDefault="00F42301" w:rsidP="00721764">
      <w:pPr>
        <w:widowControl w:val="0"/>
        <w:autoSpaceDE w:val="0"/>
        <w:autoSpaceDN w:val="0"/>
        <w:adjustRightInd w:val="0"/>
        <w:spacing w:after="0" w:line="456" w:lineRule="exact"/>
        <w:ind w:left="861"/>
        <w:rPr>
          <w:rFonts w:ascii="Impact" w:hAnsi="Impact" w:cs="Impact"/>
          <w:color w:val="000000"/>
          <w:sz w:val="40"/>
          <w:szCs w:val="40"/>
        </w:rPr>
      </w:pPr>
      <w:r w:rsidRPr="003F2CF3">
        <w:rPr>
          <w:rFonts w:ascii="Calibri" w:hAnsi="Calibri" w:cs="Times New Roman"/>
          <w:noProof/>
          <w:lang w:eastAsia="en-US"/>
        </w:rPr>
        <w:pict>
          <v:group id="_x0000_s3685" style="position:absolute;left:0;text-align:left;margin-left:315.1pt;margin-top:-54.05pt;width:31.2pt;height:31pt;z-index:-251580416;mso-position-horizontal-relative:page" coordorigin="6302,-1081" coordsize="624,620" o:allowincell="f">
            <v:rect id="_x0000_s3686" style="position:absolute;left:6307;top:-1076;width:613;height:610" o:allowincell="f" stroked="f">
              <v:path arrowok="t"/>
            </v:rect>
            <v:rect id="_x0000_s3687" style="position:absolute;left:6308;top:-1077;width:620;height:620;mso-position-horizontal-relative:page" o:allowincell="f" filled="f" stroked="f">
              <v:textbox inset="0,0,0,0">
                <w:txbxContent>
                  <w:p w:rsidR="00F42301" w:rsidRDefault="00F42301" w:rsidP="00721764">
                    <w:pPr>
                      <w:spacing w:after="0" w:line="620" w:lineRule="atLeast"/>
                      <w:rPr>
                        <w:rFonts w:ascii="Times New Roman" w:hAnsi="Times New Roman"/>
                        <w:sz w:val="24"/>
                        <w:szCs w:val="24"/>
                      </w:rPr>
                    </w:pPr>
                    <w:r>
                      <w:rPr>
                        <w:rFonts w:ascii="Times New Roman" w:hAnsi="Times New Roman"/>
                        <w:noProof/>
                        <w:sz w:val="24"/>
                        <w:szCs w:val="24"/>
                      </w:rPr>
                      <w:drawing>
                        <wp:inline distT="0" distB="0" distL="0" distR="0">
                          <wp:extent cx="390525" cy="390525"/>
                          <wp:effectExtent l="19050" t="0" r="9525" b="0"/>
                          <wp:docPr id="11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5"/>
                                  <a:srcRect/>
                                  <a:stretch>
                                    <a:fillRect/>
                                  </a:stretch>
                                </pic:blipFill>
                                <pic:spPr bwMode="auto">
                                  <a:xfrm>
                                    <a:off x="0" y="0"/>
                                    <a:ext cx="390525" cy="390525"/>
                                  </a:xfrm>
                                  <a:prstGeom prst="rect">
                                    <a:avLst/>
                                  </a:prstGeom>
                                  <a:noFill/>
                                  <a:ln w="9525">
                                    <a:noFill/>
                                    <a:miter lim="800000"/>
                                    <a:headEnd/>
                                    <a:tailEnd/>
                                  </a:ln>
                                </pic:spPr>
                              </pic:pic>
                            </a:graphicData>
                          </a:graphic>
                        </wp:inline>
                      </w:drawing>
                    </w:r>
                  </w:p>
                  <w:p w:rsidR="00F42301" w:rsidRDefault="00F42301" w:rsidP="00721764">
                    <w:pPr>
                      <w:widowControl w:val="0"/>
                      <w:autoSpaceDE w:val="0"/>
                      <w:autoSpaceDN w:val="0"/>
                      <w:adjustRightInd w:val="0"/>
                      <w:spacing w:after="0"/>
                      <w:rPr>
                        <w:rFonts w:ascii="Times New Roman" w:hAnsi="Times New Roman"/>
                        <w:sz w:val="24"/>
                        <w:szCs w:val="24"/>
                      </w:rPr>
                    </w:pPr>
                  </w:p>
                </w:txbxContent>
              </v:textbox>
            </v:rect>
            <w10:wrap anchorx="page"/>
          </v:group>
        </w:pict>
      </w:r>
      <w:r>
        <w:rPr>
          <w:rFonts w:ascii="Impact" w:hAnsi="Impact" w:cs="Impact"/>
          <w:color w:val="666666"/>
          <w:position w:val="-1"/>
          <w:sz w:val="40"/>
          <w:szCs w:val="40"/>
        </w:rPr>
        <w:t>EAR</w:t>
      </w:r>
      <w:r>
        <w:rPr>
          <w:rFonts w:ascii="Impact" w:hAnsi="Impact" w:cs="Impact"/>
          <w:color w:val="666666"/>
          <w:spacing w:val="-26"/>
          <w:position w:val="-1"/>
          <w:sz w:val="40"/>
          <w:szCs w:val="40"/>
        </w:rPr>
        <w:t>L</w:t>
      </w:r>
      <w:r>
        <w:rPr>
          <w:rFonts w:ascii="Impact" w:hAnsi="Impact" w:cs="Impact"/>
          <w:color w:val="666666"/>
          <w:position w:val="-1"/>
          <w:sz w:val="40"/>
          <w:szCs w:val="40"/>
        </w:rPr>
        <w:t>Y CHILDHOOD EDUC</w:t>
      </w:r>
      <w:r>
        <w:rPr>
          <w:rFonts w:ascii="Impact" w:hAnsi="Impact" w:cs="Impact"/>
          <w:color w:val="666666"/>
          <w:spacing w:val="-22"/>
          <w:position w:val="-1"/>
          <w:sz w:val="40"/>
          <w:szCs w:val="40"/>
        </w:rPr>
        <w:t>A</w:t>
      </w:r>
      <w:r>
        <w:rPr>
          <w:rFonts w:ascii="Impact" w:hAnsi="Impact" w:cs="Impact"/>
          <w:color w:val="666666"/>
          <w:position w:val="-1"/>
          <w:sz w:val="40"/>
          <w:szCs w:val="40"/>
        </w:rPr>
        <w:t>TION</w:t>
      </w:r>
    </w:p>
    <w:p w:rsidR="00F42301" w:rsidRDefault="00F42301" w:rsidP="00721764">
      <w:pPr>
        <w:widowControl w:val="0"/>
        <w:autoSpaceDE w:val="0"/>
        <w:autoSpaceDN w:val="0"/>
        <w:adjustRightInd w:val="0"/>
        <w:spacing w:before="23" w:after="0"/>
        <w:ind w:left="861"/>
        <w:rPr>
          <w:rFonts w:ascii="Times New Roman" w:hAnsi="Times New Roman"/>
          <w:color w:val="000000"/>
          <w:sz w:val="28"/>
          <w:szCs w:val="28"/>
        </w:rPr>
      </w:pPr>
      <w:r>
        <w:rPr>
          <w:rFonts w:ascii="Times New Roman" w:hAnsi="Times New Roman"/>
          <w:b/>
          <w:bCs/>
          <w:color w:val="000000"/>
          <w:sz w:val="28"/>
          <w:szCs w:val="28"/>
        </w:rPr>
        <w:t>Deg</w:t>
      </w:r>
      <w:r>
        <w:rPr>
          <w:rFonts w:ascii="Times New Roman" w:hAnsi="Times New Roman"/>
          <w:b/>
          <w:bCs/>
          <w:color w:val="000000"/>
          <w:spacing w:val="-5"/>
          <w:sz w:val="28"/>
          <w:szCs w:val="28"/>
        </w:rPr>
        <w:t>r</w:t>
      </w:r>
      <w:r>
        <w:rPr>
          <w:rFonts w:ascii="Times New Roman" w:hAnsi="Times New Roman"/>
          <w:b/>
          <w:bCs/>
          <w:color w:val="000000"/>
          <w:sz w:val="28"/>
          <w:szCs w:val="28"/>
        </w:rPr>
        <w:t>ee P</w:t>
      </w:r>
      <w:r>
        <w:rPr>
          <w:rFonts w:ascii="Times New Roman" w:hAnsi="Times New Roman"/>
          <w:b/>
          <w:bCs/>
          <w:color w:val="000000"/>
          <w:spacing w:val="-5"/>
          <w:sz w:val="28"/>
          <w:szCs w:val="28"/>
        </w:rPr>
        <w:t>r</w:t>
      </w:r>
      <w:r>
        <w:rPr>
          <w:rFonts w:ascii="Times New Roman" w:hAnsi="Times New Roman"/>
          <w:b/>
          <w:bCs/>
          <w:color w:val="000000"/>
          <w:sz w:val="28"/>
          <w:szCs w:val="28"/>
        </w:rPr>
        <w:t>ogram</w:t>
      </w:r>
    </w:p>
    <w:p w:rsidR="00F42301" w:rsidRDefault="00F42301" w:rsidP="00721764">
      <w:pPr>
        <w:widowControl w:val="0"/>
        <w:autoSpaceDE w:val="0"/>
        <w:autoSpaceDN w:val="0"/>
        <w:adjustRightInd w:val="0"/>
        <w:spacing w:before="37" w:after="0" w:line="250" w:lineRule="auto"/>
        <w:ind w:left="861" w:right="1948" w:firstLine="360"/>
        <w:jc w:val="both"/>
        <w:rPr>
          <w:rFonts w:ascii="Times New Roman" w:hAnsi="Times New Roman"/>
          <w:color w:val="000000"/>
          <w:sz w:val="20"/>
          <w:szCs w:val="20"/>
        </w:rPr>
      </w:pPr>
      <w:r w:rsidRPr="003F2CF3">
        <w:rPr>
          <w:rFonts w:ascii="Calibri" w:hAnsi="Calibri"/>
          <w:noProof/>
          <w:lang w:eastAsia="en-US"/>
        </w:rPr>
        <w:pict>
          <v:shape id="_x0000_s3688" type="#_x0000_t202" style="position:absolute;left:0;text-align:left;margin-left:520.3pt;margin-top:43.85pt;width:1in;height:184.3pt;z-index:-251579392;mso-position-horizontal-relative:page" o:allowincell="f" filled="f" stroked="f">
            <v:textbox style="layout-flow:vertical" inset="0,0,0,0">
              <w:txbxContent>
                <w:p w:rsidR="00F42301" w:rsidRDefault="00F42301" w:rsidP="00721764">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E</w:t>
                  </w:r>
                  <w:r>
                    <w:rPr>
                      <w:rFonts w:ascii="Impact" w:hAnsi="Impact" w:cs="Impact"/>
                      <w:color w:val="A3A3A3"/>
                      <w:spacing w:val="-115"/>
                      <w:position w:val="1"/>
                      <w:sz w:val="105"/>
                      <w:szCs w:val="105"/>
                    </w:rPr>
                    <w:t xml:space="preserve"> </w:t>
                  </w:r>
                </w:p>
              </w:txbxContent>
            </v:textbox>
            <w10:wrap anchorx="page"/>
          </v:shape>
        </w:pict>
      </w:r>
      <w:r>
        <w:rPr>
          <w:rFonts w:ascii="Times New Roman" w:hAnsi="Times New Roman"/>
          <w:color w:val="000000"/>
          <w:sz w:val="20"/>
          <w:szCs w:val="20"/>
        </w:rPr>
        <w:t>This</w:t>
      </w:r>
      <w:r>
        <w:rPr>
          <w:rFonts w:ascii="Times New Roman" w:hAnsi="Times New Roman"/>
          <w:color w:val="000000"/>
          <w:spacing w:val="-8"/>
          <w:sz w:val="20"/>
          <w:szCs w:val="20"/>
        </w:rPr>
        <w:t xml:space="preserve"> </w:t>
      </w:r>
      <w:r>
        <w:rPr>
          <w:rFonts w:ascii="Times New Roman" w:hAnsi="Times New Roman"/>
          <w:color w:val="000000"/>
          <w:sz w:val="20"/>
          <w:szCs w:val="20"/>
        </w:rPr>
        <w:t>program</w:t>
      </w:r>
      <w:r>
        <w:rPr>
          <w:rFonts w:ascii="Times New Roman" w:hAnsi="Times New Roman"/>
          <w:color w:val="000000"/>
          <w:spacing w:val="-8"/>
          <w:sz w:val="20"/>
          <w:szCs w:val="20"/>
        </w:rPr>
        <w:t xml:space="preserve"> </w:t>
      </w:r>
      <w:r>
        <w:rPr>
          <w:rFonts w:ascii="Times New Roman" w:hAnsi="Times New Roman"/>
          <w:color w:val="000000"/>
          <w:sz w:val="20"/>
          <w:szCs w:val="20"/>
        </w:rPr>
        <w:t>leads</w:t>
      </w:r>
      <w:r>
        <w:rPr>
          <w:rFonts w:ascii="Times New Roman" w:hAnsi="Times New Roman"/>
          <w:color w:val="000000"/>
          <w:spacing w:val="-8"/>
          <w:sz w:val="20"/>
          <w:szCs w:val="20"/>
        </w:rPr>
        <w:t xml:space="preserve"> </w:t>
      </w:r>
      <w:r>
        <w:rPr>
          <w:rFonts w:ascii="Times New Roman" w:hAnsi="Times New Roman"/>
          <w:color w:val="000000"/>
          <w:sz w:val="20"/>
          <w:szCs w:val="20"/>
        </w:rPr>
        <w:t>to</w:t>
      </w:r>
      <w:r>
        <w:rPr>
          <w:rFonts w:ascii="Times New Roman" w:hAnsi="Times New Roman"/>
          <w:color w:val="000000"/>
          <w:spacing w:val="-8"/>
          <w:sz w:val="20"/>
          <w:szCs w:val="20"/>
        </w:rPr>
        <w:t xml:space="preserve"> </w:t>
      </w:r>
      <w:r>
        <w:rPr>
          <w:rFonts w:ascii="Times New Roman" w:hAnsi="Times New Roman"/>
          <w:color w:val="000000"/>
          <w:sz w:val="20"/>
          <w:szCs w:val="20"/>
        </w:rPr>
        <w:t>the</w:t>
      </w:r>
      <w:r>
        <w:rPr>
          <w:rFonts w:ascii="Times New Roman" w:hAnsi="Times New Roman"/>
          <w:color w:val="000000"/>
          <w:spacing w:val="-11"/>
          <w:sz w:val="20"/>
          <w:szCs w:val="20"/>
        </w:rPr>
        <w:t xml:space="preserve"> </w:t>
      </w:r>
      <w:r>
        <w:rPr>
          <w:rFonts w:ascii="Times New Roman" w:hAnsi="Times New Roman"/>
          <w:color w:val="000000"/>
          <w:spacing w:val="-19"/>
          <w:sz w:val="20"/>
          <w:szCs w:val="20"/>
        </w:rPr>
        <w:t>T</w:t>
      </w:r>
      <w:r>
        <w:rPr>
          <w:rFonts w:ascii="Times New Roman" w:hAnsi="Times New Roman"/>
          <w:color w:val="000000"/>
          <w:sz w:val="20"/>
          <w:szCs w:val="20"/>
        </w:rPr>
        <w:t>-5</w:t>
      </w:r>
      <w:r>
        <w:rPr>
          <w:rFonts w:ascii="Times New Roman" w:hAnsi="Times New Roman"/>
          <w:color w:val="000000"/>
          <w:spacing w:val="-8"/>
          <w:sz w:val="20"/>
          <w:szCs w:val="20"/>
        </w:rPr>
        <w:t xml:space="preserve"> </w:t>
      </w:r>
      <w:r>
        <w:rPr>
          <w:rFonts w:ascii="Times New Roman" w:hAnsi="Times New Roman"/>
          <w:color w:val="000000"/>
          <w:sz w:val="20"/>
          <w:szCs w:val="20"/>
        </w:rPr>
        <w:t>certification</w:t>
      </w:r>
      <w:r>
        <w:rPr>
          <w:rFonts w:ascii="Times New Roman" w:hAnsi="Times New Roman"/>
          <w:color w:val="000000"/>
          <w:spacing w:val="-8"/>
          <w:sz w:val="20"/>
          <w:szCs w:val="20"/>
        </w:rPr>
        <w:t xml:space="preserve"> </w:t>
      </w:r>
      <w:r>
        <w:rPr>
          <w:rFonts w:ascii="Times New Roman" w:hAnsi="Times New Roman"/>
          <w:color w:val="000000"/>
          <w:sz w:val="20"/>
          <w:szCs w:val="20"/>
        </w:rPr>
        <w:t>in</w:t>
      </w:r>
      <w:r>
        <w:rPr>
          <w:rFonts w:ascii="Times New Roman" w:hAnsi="Times New Roman"/>
          <w:color w:val="000000"/>
          <w:spacing w:val="-8"/>
          <w:sz w:val="20"/>
          <w:szCs w:val="20"/>
        </w:rPr>
        <w:t xml:space="preserve"> </w:t>
      </w:r>
      <w:r>
        <w:rPr>
          <w:rFonts w:ascii="Times New Roman" w:hAnsi="Times New Roman"/>
          <w:color w:val="000000"/>
          <w:sz w:val="20"/>
          <w:szCs w:val="20"/>
        </w:rPr>
        <w:t>Early</w:t>
      </w:r>
      <w:r>
        <w:rPr>
          <w:rFonts w:ascii="Times New Roman" w:hAnsi="Times New Roman"/>
          <w:color w:val="000000"/>
          <w:spacing w:val="-8"/>
          <w:sz w:val="20"/>
          <w:szCs w:val="20"/>
        </w:rPr>
        <w:t xml:space="preserve"> </w:t>
      </w:r>
      <w:r>
        <w:rPr>
          <w:rFonts w:ascii="Times New Roman" w:hAnsi="Times New Roman"/>
          <w:color w:val="000000"/>
          <w:sz w:val="20"/>
          <w:szCs w:val="20"/>
        </w:rPr>
        <w:t>Childhood</w:t>
      </w:r>
      <w:r>
        <w:rPr>
          <w:rFonts w:ascii="Times New Roman" w:hAnsi="Times New Roman"/>
          <w:color w:val="000000"/>
          <w:spacing w:val="-8"/>
          <w:sz w:val="20"/>
          <w:szCs w:val="20"/>
        </w:rPr>
        <w:t xml:space="preserve"> </w:t>
      </w:r>
      <w:r>
        <w:rPr>
          <w:rFonts w:ascii="Times New Roman" w:hAnsi="Times New Roman"/>
          <w:color w:val="000000"/>
          <w:sz w:val="20"/>
          <w:szCs w:val="20"/>
        </w:rPr>
        <w:t>Education</w:t>
      </w:r>
      <w:r>
        <w:rPr>
          <w:rFonts w:ascii="Times New Roman" w:hAnsi="Times New Roman"/>
          <w:color w:val="000000"/>
          <w:spacing w:val="-8"/>
          <w:sz w:val="20"/>
          <w:szCs w:val="20"/>
        </w:rPr>
        <w:t xml:space="preserve"> </w:t>
      </w:r>
      <w:r>
        <w:rPr>
          <w:rFonts w:ascii="Times New Roman" w:hAnsi="Times New Roman"/>
          <w:color w:val="000000"/>
          <w:sz w:val="20"/>
          <w:szCs w:val="20"/>
        </w:rPr>
        <w:t>and</w:t>
      </w:r>
      <w:r>
        <w:rPr>
          <w:rFonts w:ascii="Times New Roman" w:hAnsi="Times New Roman"/>
          <w:color w:val="000000"/>
          <w:spacing w:val="-8"/>
          <w:sz w:val="20"/>
          <w:szCs w:val="20"/>
        </w:rPr>
        <w:t xml:space="preserve"> </w:t>
      </w:r>
      <w:r>
        <w:rPr>
          <w:rFonts w:ascii="Times New Roman" w:hAnsi="Times New Roman"/>
          <w:color w:val="000000"/>
          <w:sz w:val="20"/>
          <w:szCs w:val="20"/>
        </w:rPr>
        <w:t>is</w:t>
      </w:r>
      <w:r>
        <w:rPr>
          <w:rFonts w:ascii="Times New Roman" w:hAnsi="Times New Roman"/>
          <w:color w:val="000000"/>
          <w:spacing w:val="-8"/>
          <w:sz w:val="20"/>
          <w:szCs w:val="20"/>
        </w:rPr>
        <w:t xml:space="preserve"> </w:t>
      </w:r>
      <w:r>
        <w:rPr>
          <w:rFonts w:ascii="Times New Roman" w:hAnsi="Times New Roman"/>
          <w:color w:val="000000"/>
          <w:sz w:val="20"/>
          <w:szCs w:val="20"/>
        </w:rPr>
        <w:t>designed</w:t>
      </w:r>
      <w:r>
        <w:rPr>
          <w:rFonts w:ascii="Times New Roman" w:hAnsi="Times New Roman"/>
          <w:color w:val="000000"/>
          <w:spacing w:val="-8"/>
          <w:sz w:val="20"/>
          <w:szCs w:val="20"/>
        </w:rPr>
        <w:t xml:space="preserve"> </w:t>
      </w:r>
      <w:r>
        <w:rPr>
          <w:rFonts w:ascii="Times New Roman" w:hAnsi="Times New Roman"/>
          <w:color w:val="000000"/>
          <w:sz w:val="20"/>
          <w:szCs w:val="20"/>
        </w:rPr>
        <w:t>to</w:t>
      </w:r>
      <w:r>
        <w:rPr>
          <w:rFonts w:ascii="Times New Roman" w:hAnsi="Times New Roman"/>
          <w:color w:val="000000"/>
          <w:spacing w:val="-8"/>
          <w:sz w:val="20"/>
          <w:szCs w:val="20"/>
        </w:rPr>
        <w:t xml:space="preserve"> </w:t>
      </w:r>
      <w:r>
        <w:rPr>
          <w:rFonts w:ascii="Times New Roman" w:hAnsi="Times New Roman"/>
          <w:color w:val="000000"/>
          <w:sz w:val="20"/>
          <w:szCs w:val="20"/>
        </w:rPr>
        <w:t>pre- pare</w:t>
      </w:r>
      <w:r>
        <w:rPr>
          <w:rFonts w:ascii="Times New Roman" w:hAnsi="Times New Roman"/>
          <w:color w:val="000000"/>
          <w:spacing w:val="4"/>
          <w:sz w:val="20"/>
          <w:szCs w:val="20"/>
        </w:rPr>
        <w:t xml:space="preserve"> </w:t>
      </w:r>
      <w:r>
        <w:rPr>
          <w:rFonts w:ascii="Times New Roman" w:hAnsi="Times New Roman"/>
          <w:color w:val="000000"/>
          <w:sz w:val="20"/>
          <w:szCs w:val="20"/>
        </w:rPr>
        <w:t>master</w:t>
      </w:r>
      <w:r>
        <w:rPr>
          <w:rFonts w:ascii="Times New Roman" w:hAnsi="Times New Roman"/>
          <w:color w:val="000000"/>
          <w:spacing w:val="4"/>
          <w:sz w:val="20"/>
          <w:szCs w:val="20"/>
        </w:rPr>
        <w:t xml:space="preserve"> </w:t>
      </w:r>
      <w:r>
        <w:rPr>
          <w:rFonts w:ascii="Times New Roman" w:hAnsi="Times New Roman"/>
          <w:color w:val="000000"/>
          <w:sz w:val="20"/>
          <w:szCs w:val="20"/>
        </w:rPr>
        <w:t>teachers</w:t>
      </w:r>
      <w:r>
        <w:rPr>
          <w:rFonts w:ascii="Times New Roman" w:hAnsi="Times New Roman"/>
          <w:color w:val="000000"/>
          <w:spacing w:val="4"/>
          <w:sz w:val="20"/>
          <w:szCs w:val="20"/>
        </w:rPr>
        <w:t xml:space="preserve"> </w:t>
      </w:r>
      <w:r>
        <w:rPr>
          <w:rFonts w:ascii="Times New Roman" w:hAnsi="Times New Roman"/>
          <w:color w:val="000000"/>
          <w:sz w:val="20"/>
          <w:szCs w:val="20"/>
        </w:rPr>
        <w:t>to</w:t>
      </w:r>
      <w:r>
        <w:rPr>
          <w:rFonts w:ascii="Times New Roman" w:hAnsi="Times New Roman"/>
          <w:color w:val="000000"/>
          <w:spacing w:val="4"/>
          <w:sz w:val="20"/>
          <w:szCs w:val="20"/>
        </w:rPr>
        <w:t xml:space="preserve"> </w:t>
      </w:r>
      <w:r>
        <w:rPr>
          <w:rFonts w:ascii="Times New Roman" w:hAnsi="Times New Roman"/>
          <w:color w:val="000000"/>
          <w:sz w:val="20"/>
          <w:szCs w:val="20"/>
        </w:rPr>
        <w:t>work</w:t>
      </w:r>
      <w:r>
        <w:rPr>
          <w:rFonts w:ascii="Times New Roman" w:hAnsi="Times New Roman"/>
          <w:color w:val="000000"/>
          <w:spacing w:val="4"/>
          <w:sz w:val="20"/>
          <w:szCs w:val="20"/>
        </w:rPr>
        <w:t xml:space="preserve"> </w:t>
      </w:r>
      <w:r>
        <w:rPr>
          <w:rFonts w:ascii="Times New Roman" w:hAnsi="Times New Roman"/>
          <w:color w:val="000000"/>
          <w:sz w:val="20"/>
          <w:szCs w:val="20"/>
        </w:rPr>
        <w:t>with</w:t>
      </w:r>
      <w:r>
        <w:rPr>
          <w:rFonts w:ascii="Times New Roman" w:hAnsi="Times New Roman"/>
          <w:color w:val="000000"/>
          <w:spacing w:val="4"/>
          <w:sz w:val="20"/>
          <w:szCs w:val="20"/>
        </w:rPr>
        <w:t xml:space="preserve"> </w:t>
      </w:r>
      <w:r>
        <w:rPr>
          <w:rFonts w:ascii="Times New Roman" w:hAnsi="Times New Roman"/>
          <w:color w:val="000000"/>
          <w:sz w:val="20"/>
          <w:szCs w:val="20"/>
        </w:rPr>
        <w:t>children</w:t>
      </w:r>
      <w:r>
        <w:rPr>
          <w:rFonts w:ascii="Times New Roman" w:hAnsi="Times New Roman"/>
          <w:color w:val="000000"/>
          <w:spacing w:val="4"/>
          <w:sz w:val="20"/>
          <w:szCs w:val="20"/>
        </w:rPr>
        <w:t xml:space="preserve"> </w:t>
      </w:r>
      <w:r>
        <w:rPr>
          <w:rFonts w:ascii="Times New Roman" w:hAnsi="Times New Roman"/>
          <w:color w:val="000000"/>
          <w:sz w:val="20"/>
          <w:szCs w:val="20"/>
        </w:rPr>
        <w:t>in</w:t>
      </w:r>
      <w:r>
        <w:rPr>
          <w:rFonts w:ascii="Times New Roman" w:hAnsi="Times New Roman"/>
          <w:color w:val="000000"/>
          <w:spacing w:val="4"/>
          <w:sz w:val="20"/>
          <w:szCs w:val="20"/>
        </w:rPr>
        <w:t xml:space="preserve"> </w:t>
      </w:r>
      <w:r>
        <w:rPr>
          <w:rFonts w:ascii="Times New Roman" w:hAnsi="Times New Roman"/>
          <w:color w:val="000000"/>
          <w:sz w:val="20"/>
          <w:szCs w:val="20"/>
        </w:rPr>
        <w:t>PreK-5. This</w:t>
      </w:r>
      <w:r>
        <w:rPr>
          <w:rFonts w:ascii="Times New Roman" w:hAnsi="Times New Roman"/>
          <w:color w:val="000000"/>
          <w:spacing w:val="4"/>
          <w:sz w:val="20"/>
          <w:szCs w:val="20"/>
        </w:rPr>
        <w:t xml:space="preserve"> </w:t>
      </w:r>
      <w:r>
        <w:rPr>
          <w:rFonts w:ascii="Times New Roman" w:hAnsi="Times New Roman"/>
          <w:color w:val="000000"/>
          <w:sz w:val="20"/>
          <w:szCs w:val="20"/>
        </w:rPr>
        <w:t>program</w:t>
      </w:r>
      <w:r>
        <w:rPr>
          <w:rFonts w:ascii="Times New Roman" w:hAnsi="Times New Roman"/>
          <w:color w:val="000000"/>
          <w:spacing w:val="4"/>
          <w:sz w:val="20"/>
          <w:szCs w:val="20"/>
        </w:rPr>
        <w:t xml:space="preserve"> </w:t>
      </w:r>
      <w:r>
        <w:rPr>
          <w:rFonts w:ascii="Times New Roman" w:hAnsi="Times New Roman"/>
          <w:color w:val="000000"/>
          <w:sz w:val="20"/>
          <w:szCs w:val="20"/>
        </w:rPr>
        <w:t>also</w:t>
      </w:r>
      <w:r>
        <w:rPr>
          <w:rFonts w:ascii="Times New Roman" w:hAnsi="Times New Roman"/>
          <w:color w:val="000000"/>
          <w:spacing w:val="4"/>
          <w:sz w:val="20"/>
          <w:szCs w:val="20"/>
        </w:rPr>
        <w:t xml:space="preserve"> </w:t>
      </w:r>
      <w:r>
        <w:rPr>
          <w:rFonts w:ascii="Times New Roman" w:hAnsi="Times New Roman"/>
          <w:color w:val="000000"/>
          <w:sz w:val="20"/>
          <w:szCs w:val="20"/>
        </w:rPr>
        <w:t>provides</w:t>
      </w:r>
      <w:r>
        <w:rPr>
          <w:rFonts w:ascii="Times New Roman" w:hAnsi="Times New Roman"/>
          <w:color w:val="000000"/>
          <w:spacing w:val="4"/>
          <w:sz w:val="20"/>
          <w:szCs w:val="20"/>
        </w:rPr>
        <w:t xml:space="preserve"> </w:t>
      </w:r>
      <w:r>
        <w:rPr>
          <w:rFonts w:ascii="Times New Roman" w:hAnsi="Times New Roman"/>
          <w:color w:val="000000"/>
          <w:sz w:val="20"/>
          <w:szCs w:val="20"/>
        </w:rPr>
        <w:t>knowledge</w:t>
      </w:r>
      <w:r>
        <w:rPr>
          <w:rFonts w:ascii="Times New Roman" w:hAnsi="Times New Roman"/>
          <w:color w:val="000000"/>
          <w:spacing w:val="4"/>
          <w:sz w:val="20"/>
          <w:szCs w:val="20"/>
        </w:rPr>
        <w:t xml:space="preserve"> </w:t>
      </w:r>
      <w:r>
        <w:rPr>
          <w:rFonts w:ascii="Times New Roman" w:hAnsi="Times New Roman"/>
          <w:color w:val="000000"/>
          <w:sz w:val="20"/>
          <w:szCs w:val="20"/>
        </w:rPr>
        <w:t>and skills for teachers to serve in leadership roles in curriculum development supervision and research in the field of Early Childhood Education.</w:t>
      </w:r>
    </w:p>
    <w:p w:rsidR="00F42301" w:rsidRDefault="00F42301" w:rsidP="00721764">
      <w:pPr>
        <w:widowControl w:val="0"/>
        <w:tabs>
          <w:tab w:val="left" w:pos="8220"/>
        </w:tabs>
        <w:autoSpaceDE w:val="0"/>
        <w:autoSpaceDN w:val="0"/>
        <w:adjustRightInd w:val="0"/>
        <w:spacing w:after="0" w:line="299" w:lineRule="exact"/>
        <w:ind w:left="861"/>
        <w:rPr>
          <w:rFonts w:ascii="Times New Roman" w:hAnsi="Times New Roman"/>
          <w:color w:val="000000"/>
          <w:sz w:val="28"/>
          <w:szCs w:val="28"/>
        </w:rPr>
      </w:pPr>
      <w:r>
        <w:rPr>
          <w:rFonts w:ascii="Times New Roman" w:hAnsi="Times New Roman"/>
          <w:b/>
          <w:bCs/>
          <w:color w:val="000000"/>
          <w:sz w:val="28"/>
          <w:szCs w:val="28"/>
        </w:rPr>
        <w:t>A</w:t>
      </w:r>
      <w:r>
        <w:rPr>
          <w:rFonts w:ascii="Times New Roman" w:hAnsi="Times New Roman"/>
          <w:b/>
          <w:bCs/>
          <w:color w:val="000000"/>
          <w:spacing w:val="-5"/>
          <w:sz w:val="28"/>
          <w:szCs w:val="28"/>
        </w:rPr>
        <w:t>r</w:t>
      </w:r>
      <w:r>
        <w:rPr>
          <w:rFonts w:ascii="Times New Roman" w:hAnsi="Times New Roman"/>
          <w:b/>
          <w:bCs/>
          <w:color w:val="000000"/>
          <w:sz w:val="28"/>
          <w:szCs w:val="28"/>
        </w:rPr>
        <w:t>ea</w:t>
      </w:r>
      <w:r>
        <w:rPr>
          <w:rFonts w:ascii="Times New Roman" w:hAnsi="Times New Roman"/>
          <w:b/>
          <w:bCs/>
          <w:color w:val="000000"/>
          <w:spacing w:val="-15"/>
          <w:sz w:val="28"/>
          <w:szCs w:val="28"/>
        </w:rPr>
        <w:t xml:space="preserve"> </w:t>
      </w:r>
      <w:r>
        <w:rPr>
          <w:rFonts w:ascii="Times New Roman" w:hAnsi="Times New Roman"/>
          <w:b/>
          <w:bCs/>
          <w:color w:val="000000"/>
          <w:sz w:val="28"/>
          <w:szCs w:val="28"/>
        </w:rPr>
        <w:t>A</w:t>
      </w:r>
      <w:r>
        <w:rPr>
          <w:rFonts w:ascii="Times New Roman" w:hAnsi="Times New Roman"/>
          <w:b/>
          <w:bCs/>
          <w:color w:val="000000"/>
          <w:spacing w:val="-16"/>
          <w:sz w:val="28"/>
          <w:szCs w:val="28"/>
        </w:rPr>
        <w:t xml:space="preserve"> </w:t>
      </w:r>
      <w:r>
        <w:rPr>
          <w:rFonts w:ascii="Times New Roman" w:hAnsi="Times New Roman"/>
          <w:b/>
          <w:bCs/>
          <w:color w:val="000000"/>
          <w:sz w:val="28"/>
          <w:szCs w:val="28"/>
        </w:rPr>
        <w:t>- Natu</w:t>
      </w:r>
      <w:r>
        <w:rPr>
          <w:rFonts w:ascii="Times New Roman" w:hAnsi="Times New Roman"/>
          <w:b/>
          <w:bCs/>
          <w:color w:val="000000"/>
          <w:spacing w:val="-5"/>
          <w:sz w:val="28"/>
          <w:szCs w:val="28"/>
        </w:rPr>
        <w:t>r</w:t>
      </w:r>
      <w:r>
        <w:rPr>
          <w:rFonts w:ascii="Times New Roman" w:hAnsi="Times New Roman"/>
          <w:b/>
          <w:bCs/>
          <w:color w:val="000000"/>
          <w:sz w:val="28"/>
          <w:szCs w:val="28"/>
        </w:rPr>
        <w:t>e of Learners and Learning P</w:t>
      </w:r>
      <w:r>
        <w:rPr>
          <w:rFonts w:ascii="Times New Roman" w:hAnsi="Times New Roman"/>
          <w:b/>
          <w:bCs/>
          <w:color w:val="000000"/>
          <w:spacing w:val="-5"/>
          <w:sz w:val="28"/>
          <w:szCs w:val="28"/>
        </w:rPr>
        <w:t>r</w:t>
      </w:r>
      <w:r>
        <w:rPr>
          <w:rFonts w:ascii="Times New Roman" w:hAnsi="Times New Roman"/>
          <w:b/>
          <w:bCs/>
          <w:color w:val="000000"/>
          <w:sz w:val="28"/>
          <w:szCs w:val="28"/>
        </w:rPr>
        <w:t>oblems</w:t>
      </w:r>
      <w:r>
        <w:rPr>
          <w:rFonts w:ascii="Times New Roman" w:hAnsi="Times New Roman"/>
          <w:b/>
          <w:bCs/>
          <w:color w:val="000000"/>
          <w:sz w:val="28"/>
          <w:szCs w:val="28"/>
        </w:rPr>
        <w:tab/>
        <w:t>3hrs</w:t>
      </w:r>
    </w:p>
    <w:tbl>
      <w:tblPr>
        <w:tblW w:w="0" w:type="auto"/>
        <w:tblInd w:w="1181" w:type="dxa"/>
        <w:tblLayout w:type="fixed"/>
        <w:tblCellMar>
          <w:left w:w="0" w:type="dxa"/>
          <w:right w:w="0" w:type="dxa"/>
        </w:tblCellMar>
        <w:tblLook w:val="0000"/>
      </w:tblPr>
      <w:tblGrid>
        <w:gridCol w:w="979"/>
        <w:gridCol w:w="885"/>
        <w:gridCol w:w="2581"/>
      </w:tblGrid>
      <w:tr w:rsidR="00F42301" w:rsidRPr="00FA7AC7" w:rsidTr="00B67EC4">
        <w:trPr>
          <w:trHeight w:hRule="exact" w:val="287"/>
        </w:trPr>
        <w:tc>
          <w:tcPr>
            <w:tcW w:w="979" w:type="dxa"/>
            <w:tcBorders>
              <w:top w:val="nil"/>
              <w:left w:val="nil"/>
              <w:bottom w:val="nil"/>
              <w:right w:val="nil"/>
            </w:tcBorders>
          </w:tcPr>
          <w:p w:rsidR="00F42301" w:rsidRPr="00FA7AC7" w:rsidRDefault="00F42301" w:rsidP="00B67EC4">
            <w:pPr>
              <w:widowControl w:val="0"/>
              <w:autoSpaceDE w:val="0"/>
              <w:autoSpaceDN w:val="0"/>
              <w:adjustRightInd w:val="0"/>
              <w:spacing w:before="34" w:after="0"/>
              <w:ind w:left="40"/>
              <w:rPr>
                <w:rFonts w:ascii="Times New Roman" w:hAnsi="Times New Roman"/>
                <w:sz w:val="24"/>
                <w:szCs w:val="24"/>
              </w:rPr>
            </w:pPr>
            <w:r w:rsidRPr="00FA7AC7">
              <w:rPr>
                <w:rFonts w:ascii="Times New Roman" w:hAnsi="Times New Roman"/>
                <w:sz w:val="20"/>
                <w:szCs w:val="20"/>
              </w:rPr>
              <w:t>ECEC</w:t>
            </w:r>
          </w:p>
        </w:tc>
        <w:tc>
          <w:tcPr>
            <w:tcW w:w="885" w:type="dxa"/>
            <w:tcBorders>
              <w:top w:val="nil"/>
              <w:left w:val="nil"/>
              <w:bottom w:val="nil"/>
              <w:right w:val="nil"/>
            </w:tcBorders>
          </w:tcPr>
          <w:p w:rsidR="00F42301" w:rsidRPr="00FA7AC7" w:rsidRDefault="00F42301" w:rsidP="00B67EC4">
            <w:pPr>
              <w:widowControl w:val="0"/>
              <w:autoSpaceDE w:val="0"/>
              <w:autoSpaceDN w:val="0"/>
              <w:adjustRightInd w:val="0"/>
              <w:spacing w:before="34" w:after="0"/>
              <w:ind w:left="395"/>
              <w:rPr>
                <w:rFonts w:ascii="Times New Roman" w:hAnsi="Times New Roman"/>
                <w:sz w:val="24"/>
                <w:szCs w:val="24"/>
              </w:rPr>
            </w:pPr>
            <w:r w:rsidRPr="00FA7AC7">
              <w:rPr>
                <w:rFonts w:ascii="Times New Roman" w:hAnsi="Times New Roman"/>
                <w:sz w:val="20"/>
                <w:szCs w:val="20"/>
              </w:rPr>
              <w:t>5500</w:t>
            </w:r>
          </w:p>
        </w:tc>
        <w:tc>
          <w:tcPr>
            <w:tcW w:w="2581" w:type="dxa"/>
            <w:tcBorders>
              <w:top w:val="nil"/>
              <w:left w:val="nil"/>
              <w:bottom w:val="nil"/>
              <w:right w:val="nil"/>
            </w:tcBorders>
          </w:tcPr>
          <w:p w:rsidR="00F42301" w:rsidRPr="00FA7AC7" w:rsidRDefault="00F42301" w:rsidP="00B67EC4">
            <w:pPr>
              <w:widowControl w:val="0"/>
              <w:autoSpaceDE w:val="0"/>
              <w:autoSpaceDN w:val="0"/>
              <w:adjustRightInd w:val="0"/>
              <w:spacing w:before="34" w:after="0"/>
              <w:ind w:left="86"/>
              <w:rPr>
                <w:rFonts w:ascii="Times New Roman" w:hAnsi="Times New Roman"/>
                <w:sz w:val="24"/>
                <w:szCs w:val="24"/>
              </w:rPr>
            </w:pPr>
            <w:r w:rsidRPr="00FA7AC7">
              <w:rPr>
                <w:rFonts w:ascii="Times New Roman" w:hAnsi="Times New Roman"/>
                <w:sz w:val="20"/>
                <w:szCs w:val="20"/>
              </w:rPr>
              <w:t>Early Childhood Development</w:t>
            </w:r>
          </w:p>
        </w:tc>
      </w:tr>
      <w:tr w:rsidR="00F42301" w:rsidRPr="00FA7AC7" w:rsidTr="00B67EC4">
        <w:trPr>
          <w:trHeight w:hRule="exact" w:val="240"/>
        </w:trPr>
        <w:tc>
          <w:tcPr>
            <w:tcW w:w="979" w:type="dxa"/>
            <w:tcBorders>
              <w:top w:val="nil"/>
              <w:left w:val="nil"/>
              <w:bottom w:val="nil"/>
              <w:right w:val="nil"/>
            </w:tcBorders>
          </w:tcPr>
          <w:p w:rsidR="00F42301" w:rsidRPr="00FA7AC7" w:rsidRDefault="00F42301" w:rsidP="00B67EC4">
            <w:pPr>
              <w:widowControl w:val="0"/>
              <w:autoSpaceDE w:val="0"/>
              <w:autoSpaceDN w:val="0"/>
              <w:adjustRightInd w:val="0"/>
              <w:spacing w:after="0" w:line="217" w:lineRule="exact"/>
              <w:ind w:left="40"/>
              <w:rPr>
                <w:rFonts w:ascii="Times New Roman" w:hAnsi="Times New Roman"/>
                <w:sz w:val="24"/>
                <w:szCs w:val="24"/>
              </w:rPr>
            </w:pPr>
            <w:r w:rsidRPr="00FA7AC7">
              <w:rPr>
                <w:rFonts w:ascii="Times New Roman" w:hAnsi="Times New Roman"/>
                <w:sz w:val="20"/>
                <w:szCs w:val="20"/>
              </w:rPr>
              <w:t>EDUC</w:t>
            </w:r>
          </w:p>
        </w:tc>
        <w:tc>
          <w:tcPr>
            <w:tcW w:w="885" w:type="dxa"/>
            <w:tcBorders>
              <w:top w:val="nil"/>
              <w:left w:val="nil"/>
              <w:bottom w:val="nil"/>
              <w:right w:val="nil"/>
            </w:tcBorders>
          </w:tcPr>
          <w:p w:rsidR="00F42301" w:rsidRPr="00FA7AC7" w:rsidRDefault="00F42301" w:rsidP="00B67EC4">
            <w:pPr>
              <w:widowControl w:val="0"/>
              <w:autoSpaceDE w:val="0"/>
              <w:autoSpaceDN w:val="0"/>
              <w:adjustRightInd w:val="0"/>
              <w:spacing w:after="0" w:line="217" w:lineRule="exact"/>
              <w:ind w:left="395"/>
              <w:rPr>
                <w:rFonts w:ascii="Times New Roman" w:hAnsi="Times New Roman"/>
                <w:sz w:val="24"/>
                <w:szCs w:val="24"/>
              </w:rPr>
            </w:pPr>
            <w:r w:rsidRPr="00FA7AC7">
              <w:rPr>
                <w:rFonts w:ascii="Times New Roman" w:hAnsi="Times New Roman"/>
                <w:sz w:val="20"/>
                <w:szCs w:val="20"/>
              </w:rPr>
              <w:t>5554</w:t>
            </w:r>
          </w:p>
        </w:tc>
        <w:tc>
          <w:tcPr>
            <w:tcW w:w="2581" w:type="dxa"/>
            <w:tcBorders>
              <w:top w:val="nil"/>
              <w:left w:val="nil"/>
              <w:bottom w:val="nil"/>
              <w:right w:val="nil"/>
            </w:tcBorders>
          </w:tcPr>
          <w:p w:rsidR="00F42301" w:rsidRPr="00FA7AC7" w:rsidRDefault="00F42301" w:rsidP="00B67EC4">
            <w:pPr>
              <w:widowControl w:val="0"/>
              <w:autoSpaceDE w:val="0"/>
              <w:autoSpaceDN w:val="0"/>
              <w:adjustRightInd w:val="0"/>
              <w:spacing w:after="0" w:line="217" w:lineRule="exact"/>
              <w:ind w:left="86"/>
              <w:rPr>
                <w:rFonts w:ascii="Times New Roman" w:hAnsi="Times New Roman"/>
                <w:sz w:val="24"/>
                <w:szCs w:val="24"/>
              </w:rPr>
            </w:pPr>
            <w:r w:rsidRPr="00FA7AC7">
              <w:rPr>
                <w:rFonts w:ascii="Times New Roman" w:hAnsi="Times New Roman"/>
                <w:sz w:val="20"/>
                <w:szCs w:val="20"/>
              </w:rPr>
              <w:t>Psychology of</w:t>
            </w:r>
            <w:r w:rsidRPr="00FA7AC7">
              <w:rPr>
                <w:rFonts w:ascii="Times New Roman" w:hAnsi="Times New Roman"/>
                <w:spacing w:val="-4"/>
                <w:sz w:val="20"/>
                <w:szCs w:val="20"/>
              </w:rPr>
              <w:t xml:space="preserve"> </w:t>
            </w:r>
            <w:r w:rsidRPr="00FA7AC7">
              <w:rPr>
                <w:rFonts w:ascii="Times New Roman" w:hAnsi="Times New Roman"/>
                <w:spacing w:val="-14"/>
                <w:sz w:val="20"/>
                <w:szCs w:val="20"/>
              </w:rPr>
              <w:t>T</w:t>
            </w:r>
            <w:r w:rsidRPr="00FA7AC7">
              <w:rPr>
                <w:rFonts w:ascii="Times New Roman" w:hAnsi="Times New Roman"/>
                <w:sz w:val="20"/>
                <w:szCs w:val="20"/>
              </w:rPr>
              <w:t>eacher</w:t>
            </w:r>
          </w:p>
        </w:tc>
      </w:tr>
      <w:tr w:rsidR="00F42301" w:rsidRPr="00FA7AC7" w:rsidTr="00B67EC4">
        <w:trPr>
          <w:trHeight w:hRule="exact" w:val="240"/>
        </w:trPr>
        <w:tc>
          <w:tcPr>
            <w:tcW w:w="979" w:type="dxa"/>
            <w:tcBorders>
              <w:top w:val="nil"/>
              <w:left w:val="nil"/>
              <w:bottom w:val="nil"/>
              <w:right w:val="nil"/>
            </w:tcBorders>
          </w:tcPr>
          <w:p w:rsidR="00F42301" w:rsidRPr="00FA7AC7" w:rsidRDefault="00F42301" w:rsidP="00B67EC4">
            <w:pPr>
              <w:widowControl w:val="0"/>
              <w:autoSpaceDE w:val="0"/>
              <w:autoSpaceDN w:val="0"/>
              <w:adjustRightInd w:val="0"/>
              <w:spacing w:after="0" w:line="217" w:lineRule="exact"/>
              <w:ind w:left="40"/>
              <w:rPr>
                <w:rFonts w:ascii="Times New Roman" w:hAnsi="Times New Roman"/>
                <w:sz w:val="24"/>
                <w:szCs w:val="24"/>
              </w:rPr>
            </w:pPr>
            <w:r w:rsidRPr="00FA7AC7">
              <w:rPr>
                <w:rFonts w:ascii="Times New Roman" w:hAnsi="Times New Roman"/>
                <w:sz w:val="20"/>
                <w:szCs w:val="20"/>
              </w:rPr>
              <w:t>EDUC</w:t>
            </w:r>
          </w:p>
        </w:tc>
        <w:tc>
          <w:tcPr>
            <w:tcW w:w="885" w:type="dxa"/>
            <w:tcBorders>
              <w:top w:val="nil"/>
              <w:left w:val="nil"/>
              <w:bottom w:val="nil"/>
              <w:right w:val="nil"/>
            </w:tcBorders>
          </w:tcPr>
          <w:p w:rsidR="00F42301" w:rsidRPr="00FA7AC7" w:rsidRDefault="00F42301" w:rsidP="00B67EC4">
            <w:pPr>
              <w:widowControl w:val="0"/>
              <w:autoSpaceDE w:val="0"/>
              <w:autoSpaceDN w:val="0"/>
              <w:adjustRightInd w:val="0"/>
              <w:spacing w:after="0" w:line="217" w:lineRule="exact"/>
              <w:ind w:left="395"/>
              <w:rPr>
                <w:rFonts w:ascii="Times New Roman" w:hAnsi="Times New Roman"/>
                <w:sz w:val="24"/>
                <w:szCs w:val="24"/>
              </w:rPr>
            </w:pPr>
            <w:r w:rsidRPr="00FA7AC7">
              <w:rPr>
                <w:rFonts w:ascii="Times New Roman" w:hAnsi="Times New Roman"/>
                <w:sz w:val="20"/>
                <w:szCs w:val="20"/>
              </w:rPr>
              <w:t>5563</w:t>
            </w:r>
          </w:p>
        </w:tc>
        <w:tc>
          <w:tcPr>
            <w:tcW w:w="2581" w:type="dxa"/>
            <w:tcBorders>
              <w:top w:val="nil"/>
              <w:left w:val="nil"/>
              <w:bottom w:val="nil"/>
              <w:right w:val="nil"/>
            </w:tcBorders>
          </w:tcPr>
          <w:p w:rsidR="00F42301" w:rsidRPr="00FA7AC7" w:rsidRDefault="00F42301" w:rsidP="00B67EC4">
            <w:pPr>
              <w:widowControl w:val="0"/>
              <w:autoSpaceDE w:val="0"/>
              <w:autoSpaceDN w:val="0"/>
              <w:adjustRightInd w:val="0"/>
              <w:spacing w:after="0" w:line="217" w:lineRule="exact"/>
              <w:ind w:left="81"/>
              <w:rPr>
                <w:rFonts w:ascii="Times New Roman" w:hAnsi="Times New Roman"/>
                <w:sz w:val="24"/>
                <w:szCs w:val="24"/>
              </w:rPr>
            </w:pPr>
            <w:r w:rsidRPr="00FA7AC7">
              <w:rPr>
                <w:rFonts w:ascii="Times New Roman" w:hAnsi="Times New Roman"/>
                <w:sz w:val="20"/>
                <w:szCs w:val="20"/>
              </w:rPr>
              <w:t>Methods of Child Study</w:t>
            </w:r>
          </w:p>
        </w:tc>
      </w:tr>
      <w:tr w:rsidR="00F42301" w:rsidRPr="00FA7AC7" w:rsidTr="00B67EC4">
        <w:trPr>
          <w:trHeight w:hRule="exact" w:val="240"/>
        </w:trPr>
        <w:tc>
          <w:tcPr>
            <w:tcW w:w="979" w:type="dxa"/>
            <w:tcBorders>
              <w:top w:val="nil"/>
              <w:left w:val="nil"/>
              <w:bottom w:val="nil"/>
              <w:right w:val="nil"/>
            </w:tcBorders>
          </w:tcPr>
          <w:p w:rsidR="00F42301" w:rsidRPr="00FA7AC7" w:rsidRDefault="00F42301" w:rsidP="00B67EC4">
            <w:pPr>
              <w:widowControl w:val="0"/>
              <w:autoSpaceDE w:val="0"/>
              <w:autoSpaceDN w:val="0"/>
              <w:adjustRightInd w:val="0"/>
              <w:spacing w:after="0" w:line="217" w:lineRule="exact"/>
              <w:ind w:left="40"/>
              <w:rPr>
                <w:rFonts w:ascii="Times New Roman" w:hAnsi="Times New Roman"/>
                <w:sz w:val="24"/>
                <w:szCs w:val="24"/>
              </w:rPr>
            </w:pPr>
            <w:r w:rsidRPr="00FA7AC7">
              <w:rPr>
                <w:rFonts w:ascii="Times New Roman" w:hAnsi="Times New Roman"/>
                <w:sz w:val="20"/>
                <w:szCs w:val="20"/>
              </w:rPr>
              <w:t>PSYC</w:t>
            </w:r>
          </w:p>
        </w:tc>
        <w:tc>
          <w:tcPr>
            <w:tcW w:w="885" w:type="dxa"/>
            <w:tcBorders>
              <w:top w:val="nil"/>
              <w:left w:val="nil"/>
              <w:bottom w:val="nil"/>
              <w:right w:val="nil"/>
            </w:tcBorders>
          </w:tcPr>
          <w:p w:rsidR="00F42301" w:rsidRPr="00FA7AC7" w:rsidRDefault="00F42301" w:rsidP="00B67EC4">
            <w:pPr>
              <w:widowControl w:val="0"/>
              <w:autoSpaceDE w:val="0"/>
              <w:autoSpaceDN w:val="0"/>
              <w:adjustRightInd w:val="0"/>
              <w:spacing w:after="0" w:line="217" w:lineRule="exact"/>
              <w:ind w:left="399"/>
              <w:rPr>
                <w:rFonts w:ascii="Times New Roman" w:hAnsi="Times New Roman"/>
                <w:sz w:val="24"/>
                <w:szCs w:val="24"/>
              </w:rPr>
            </w:pPr>
            <w:r w:rsidRPr="00FA7AC7">
              <w:rPr>
                <w:rFonts w:ascii="Times New Roman" w:hAnsi="Times New Roman"/>
                <w:sz w:val="20"/>
                <w:szCs w:val="20"/>
              </w:rPr>
              <w:t>5515</w:t>
            </w:r>
          </w:p>
        </w:tc>
        <w:tc>
          <w:tcPr>
            <w:tcW w:w="2581" w:type="dxa"/>
            <w:tcBorders>
              <w:top w:val="nil"/>
              <w:left w:val="nil"/>
              <w:bottom w:val="nil"/>
              <w:right w:val="nil"/>
            </w:tcBorders>
          </w:tcPr>
          <w:p w:rsidR="00F42301" w:rsidRPr="00FA7AC7" w:rsidRDefault="00F42301" w:rsidP="00B67EC4">
            <w:pPr>
              <w:widowControl w:val="0"/>
              <w:autoSpaceDE w:val="0"/>
              <w:autoSpaceDN w:val="0"/>
              <w:adjustRightInd w:val="0"/>
              <w:spacing w:after="0" w:line="217" w:lineRule="exact"/>
              <w:ind w:left="91"/>
              <w:rPr>
                <w:rFonts w:ascii="Times New Roman" w:hAnsi="Times New Roman"/>
                <w:sz w:val="24"/>
                <w:szCs w:val="24"/>
              </w:rPr>
            </w:pPr>
            <w:r w:rsidRPr="00FA7AC7">
              <w:rPr>
                <w:rFonts w:ascii="Times New Roman" w:hAnsi="Times New Roman"/>
                <w:sz w:val="20"/>
                <w:szCs w:val="20"/>
              </w:rPr>
              <w:t>Educational Psychology</w:t>
            </w:r>
          </w:p>
        </w:tc>
      </w:tr>
      <w:tr w:rsidR="00F42301" w:rsidRPr="00FA7AC7" w:rsidTr="00B67EC4">
        <w:trPr>
          <w:trHeight w:hRule="exact" w:val="240"/>
        </w:trPr>
        <w:tc>
          <w:tcPr>
            <w:tcW w:w="979" w:type="dxa"/>
            <w:tcBorders>
              <w:top w:val="nil"/>
              <w:left w:val="nil"/>
              <w:bottom w:val="nil"/>
              <w:right w:val="nil"/>
            </w:tcBorders>
          </w:tcPr>
          <w:p w:rsidR="00F42301" w:rsidRPr="00FA7AC7" w:rsidRDefault="00F42301" w:rsidP="00B67EC4">
            <w:pPr>
              <w:widowControl w:val="0"/>
              <w:autoSpaceDE w:val="0"/>
              <w:autoSpaceDN w:val="0"/>
              <w:adjustRightInd w:val="0"/>
              <w:spacing w:after="0" w:line="217" w:lineRule="exact"/>
              <w:ind w:left="40"/>
              <w:rPr>
                <w:rFonts w:ascii="Times New Roman" w:hAnsi="Times New Roman"/>
                <w:sz w:val="24"/>
                <w:szCs w:val="24"/>
              </w:rPr>
            </w:pPr>
            <w:r w:rsidRPr="00FA7AC7">
              <w:rPr>
                <w:rFonts w:ascii="Times New Roman" w:hAnsi="Times New Roman"/>
                <w:sz w:val="20"/>
                <w:szCs w:val="20"/>
              </w:rPr>
              <w:t>PSYC</w:t>
            </w:r>
          </w:p>
        </w:tc>
        <w:tc>
          <w:tcPr>
            <w:tcW w:w="885" w:type="dxa"/>
            <w:tcBorders>
              <w:top w:val="nil"/>
              <w:left w:val="nil"/>
              <w:bottom w:val="nil"/>
              <w:right w:val="nil"/>
            </w:tcBorders>
          </w:tcPr>
          <w:p w:rsidR="00F42301" w:rsidRPr="00FA7AC7" w:rsidRDefault="00F42301" w:rsidP="00B67EC4">
            <w:pPr>
              <w:widowControl w:val="0"/>
              <w:autoSpaceDE w:val="0"/>
              <w:autoSpaceDN w:val="0"/>
              <w:adjustRightInd w:val="0"/>
              <w:spacing w:after="0" w:line="217" w:lineRule="exact"/>
              <w:ind w:left="399"/>
              <w:rPr>
                <w:rFonts w:ascii="Times New Roman" w:hAnsi="Times New Roman"/>
                <w:sz w:val="24"/>
                <w:szCs w:val="24"/>
              </w:rPr>
            </w:pPr>
            <w:r w:rsidRPr="00FA7AC7">
              <w:rPr>
                <w:rFonts w:ascii="Times New Roman" w:hAnsi="Times New Roman"/>
                <w:sz w:val="20"/>
                <w:szCs w:val="20"/>
              </w:rPr>
              <w:t>5520</w:t>
            </w:r>
          </w:p>
        </w:tc>
        <w:tc>
          <w:tcPr>
            <w:tcW w:w="2581" w:type="dxa"/>
            <w:tcBorders>
              <w:top w:val="nil"/>
              <w:left w:val="nil"/>
              <w:bottom w:val="nil"/>
              <w:right w:val="nil"/>
            </w:tcBorders>
          </w:tcPr>
          <w:p w:rsidR="00F42301" w:rsidRPr="00FA7AC7" w:rsidRDefault="00F42301" w:rsidP="00B67EC4">
            <w:pPr>
              <w:widowControl w:val="0"/>
              <w:autoSpaceDE w:val="0"/>
              <w:autoSpaceDN w:val="0"/>
              <w:adjustRightInd w:val="0"/>
              <w:spacing w:after="0" w:line="217" w:lineRule="exact"/>
              <w:ind w:left="91"/>
              <w:rPr>
                <w:rFonts w:ascii="Times New Roman" w:hAnsi="Times New Roman"/>
                <w:sz w:val="24"/>
                <w:szCs w:val="24"/>
              </w:rPr>
            </w:pPr>
            <w:r w:rsidRPr="00FA7AC7">
              <w:rPr>
                <w:rFonts w:ascii="Times New Roman" w:hAnsi="Times New Roman"/>
                <w:sz w:val="20"/>
                <w:szCs w:val="20"/>
              </w:rPr>
              <w:t>Developmental Psychology</w:t>
            </w:r>
          </w:p>
        </w:tc>
      </w:tr>
      <w:tr w:rsidR="00F42301" w:rsidRPr="00FA7AC7" w:rsidTr="00B67EC4">
        <w:trPr>
          <w:trHeight w:hRule="exact" w:val="240"/>
        </w:trPr>
        <w:tc>
          <w:tcPr>
            <w:tcW w:w="979" w:type="dxa"/>
            <w:tcBorders>
              <w:top w:val="nil"/>
              <w:left w:val="nil"/>
              <w:bottom w:val="nil"/>
              <w:right w:val="nil"/>
            </w:tcBorders>
          </w:tcPr>
          <w:p w:rsidR="00F42301" w:rsidRPr="00FA7AC7" w:rsidRDefault="00F42301" w:rsidP="00B67EC4">
            <w:pPr>
              <w:widowControl w:val="0"/>
              <w:autoSpaceDE w:val="0"/>
              <w:autoSpaceDN w:val="0"/>
              <w:adjustRightInd w:val="0"/>
              <w:spacing w:after="0" w:line="217" w:lineRule="exact"/>
              <w:ind w:left="40"/>
              <w:rPr>
                <w:rFonts w:ascii="Times New Roman" w:hAnsi="Times New Roman"/>
                <w:sz w:val="24"/>
                <w:szCs w:val="24"/>
              </w:rPr>
            </w:pPr>
            <w:r w:rsidRPr="00FA7AC7">
              <w:rPr>
                <w:rFonts w:ascii="Times New Roman" w:hAnsi="Times New Roman"/>
                <w:sz w:val="20"/>
                <w:szCs w:val="20"/>
              </w:rPr>
              <w:t>PSYC</w:t>
            </w:r>
          </w:p>
        </w:tc>
        <w:tc>
          <w:tcPr>
            <w:tcW w:w="885" w:type="dxa"/>
            <w:tcBorders>
              <w:top w:val="nil"/>
              <w:left w:val="nil"/>
              <w:bottom w:val="nil"/>
              <w:right w:val="nil"/>
            </w:tcBorders>
          </w:tcPr>
          <w:p w:rsidR="00F42301" w:rsidRPr="00FA7AC7" w:rsidRDefault="00F42301" w:rsidP="00B67EC4">
            <w:pPr>
              <w:widowControl w:val="0"/>
              <w:autoSpaceDE w:val="0"/>
              <w:autoSpaceDN w:val="0"/>
              <w:adjustRightInd w:val="0"/>
              <w:spacing w:after="0" w:line="217" w:lineRule="exact"/>
              <w:ind w:left="404"/>
              <w:rPr>
                <w:rFonts w:ascii="Times New Roman" w:hAnsi="Times New Roman"/>
                <w:sz w:val="24"/>
                <w:szCs w:val="24"/>
              </w:rPr>
            </w:pPr>
            <w:r w:rsidRPr="00FA7AC7">
              <w:rPr>
                <w:rFonts w:ascii="Times New Roman" w:hAnsi="Times New Roman"/>
                <w:sz w:val="20"/>
                <w:szCs w:val="20"/>
              </w:rPr>
              <w:t>5552</w:t>
            </w:r>
          </w:p>
        </w:tc>
        <w:tc>
          <w:tcPr>
            <w:tcW w:w="2581" w:type="dxa"/>
            <w:tcBorders>
              <w:top w:val="nil"/>
              <w:left w:val="nil"/>
              <w:bottom w:val="nil"/>
              <w:right w:val="nil"/>
            </w:tcBorders>
          </w:tcPr>
          <w:p w:rsidR="00F42301" w:rsidRPr="00FA7AC7" w:rsidRDefault="00F42301" w:rsidP="00B67EC4">
            <w:pPr>
              <w:widowControl w:val="0"/>
              <w:autoSpaceDE w:val="0"/>
              <w:autoSpaceDN w:val="0"/>
              <w:adjustRightInd w:val="0"/>
              <w:spacing w:after="0" w:line="217" w:lineRule="exact"/>
              <w:ind w:left="91"/>
              <w:rPr>
                <w:rFonts w:ascii="Times New Roman" w:hAnsi="Times New Roman"/>
                <w:sz w:val="24"/>
                <w:szCs w:val="24"/>
              </w:rPr>
            </w:pPr>
            <w:r w:rsidRPr="00FA7AC7">
              <w:rPr>
                <w:rFonts w:ascii="Times New Roman" w:hAnsi="Times New Roman"/>
                <w:sz w:val="20"/>
                <w:szCs w:val="20"/>
              </w:rPr>
              <w:t>Conditions of Learning</w:t>
            </w:r>
          </w:p>
        </w:tc>
      </w:tr>
      <w:tr w:rsidR="00F42301" w:rsidRPr="00FA7AC7" w:rsidTr="00B67EC4">
        <w:trPr>
          <w:trHeight w:hRule="exact" w:val="320"/>
        </w:trPr>
        <w:tc>
          <w:tcPr>
            <w:tcW w:w="979" w:type="dxa"/>
            <w:tcBorders>
              <w:top w:val="nil"/>
              <w:left w:val="nil"/>
              <w:bottom w:val="nil"/>
              <w:right w:val="nil"/>
            </w:tcBorders>
          </w:tcPr>
          <w:p w:rsidR="00F42301" w:rsidRPr="00FA7AC7" w:rsidRDefault="00F42301" w:rsidP="00B67EC4">
            <w:pPr>
              <w:widowControl w:val="0"/>
              <w:autoSpaceDE w:val="0"/>
              <w:autoSpaceDN w:val="0"/>
              <w:adjustRightInd w:val="0"/>
              <w:spacing w:after="0" w:line="217" w:lineRule="exact"/>
              <w:ind w:left="40"/>
              <w:rPr>
                <w:rFonts w:ascii="Times New Roman" w:hAnsi="Times New Roman"/>
                <w:sz w:val="24"/>
                <w:szCs w:val="24"/>
              </w:rPr>
            </w:pPr>
            <w:r w:rsidRPr="00FA7AC7">
              <w:rPr>
                <w:rFonts w:ascii="Times New Roman" w:hAnsi="Times New Roman"/>
                <w:sz w:val="20"/>
                <w:szCs w:val="20"/>
              </w:rPr>
              <w:t>PSYC</w:t>
            </w:r>
          </w:p>
        </w:tc>
        <w:tc>
          <w:tcPr>
            <w:tcW w:w="885" w:type="dxa"/>
            <w:tcBorders>
              <w:top w:val="nil"/>
              <w:left w:val="nil"/>
              <w:bottom w:val="nil"/>
              <w:right w:val="nil"/>
            </w:tcBorders>
          </w:tcPr>
          <w:p w:rsidR="00F42301" w:rsidRPr="00FA7AC7" w:rsidRDefault="00F42301" w:rsidP="00B67EC4">
            <w:pPr>
              <w:widowControl w:val="0"/>
              <w:autoSpaceDE w:val="0"/>
              <w:autoSpaceDN w:val="0"/>
              <w:adjustRightInd w:val="0"/>
              <w:spacing w:after="0" w:line="217" w:lineRule="exact"/>
              <w:ind w:left="404"/>
              <w:rPr>
                <w:rFonts w:ascii="Times New Roman" w:hAnsi="Times New Roman"/>
                <w:sz w:val="24"/>
                <w:szCs w:val="24"/>
              </w:rPr>
            </w:pPr>
            <w:r w:rsidRPr="00FA7AC7">
              <w:rPr>
                <w:rFonts w:ascii="Times New Roman" w:hAnsi="Times New Roman"/>
                <w:sz w:val="20"/>
                <w:szCs w:val="20"/>
              </w:rPr>
              <w:t>5555</w:t>
            </w:r>
          </w:p>
        </w:tc>
        <w:tc>
          <w:tcPr>
            <w:tcW w:w="2581" w:type="dxa"/>
            <w:tcBorders>
              <w:top w:val="nil"/>
              <w:left w:val="nil"/>
              <w:bottom w:val="nil"/>
              <w:right w:val="nil"/>
            </w:tcBorders>
          </w:tcPr>
          <w:p w:rsidR="00F42301" w:rsidRPr="00FA7AC7" w:rsidRDefault="00F42301" w:rsidP="00B67EC4">
            <w:pPr>
              <w:widowControl w:val="0"/>
              <w:autoSpaceDE w:val="0"/>
              <w:autoSpaceDN w:val="0"/>
              <w:adjustRightInd w:val="0"/>
              <w:spacing w:after="0" w:line="217" w:lineRule="exact"/>
              <w:ind w:left="86"/>
              <w:rPr>
                <w:rFonts w:ascii="Times New Roman" w:hAnsi="Times New Roman"/>
                <w:sz w:val="24"/>
                <w:szCs w:val="24"/>
              </w:rPr>
            </w:pPr>
            <w:r w:rsidRPr="00FA7AC7">
              <w:rPr>
                <w:rFonts w:ascii="Times New Roman" w:hAnsi="Times New Roman"/>
                <w:sz w:val="20"/>
                <w:szCs w:val="20"/>
              </w:rPr>
              <w:t>Theories of Learning</w:t>
            </w:r>
          </w:p>
        </w:tc>
      </w:tr>
    </w:tbl>
    <w:p w:rsidR="00F42301" w:rsidRDefault="00F42301" w:rsidP="00721764">
      <w:pPr>
        <w:widowControl w:val="0"/>
        <w:autoSpaceDE w:val="0"/>
        <w:autoSpaceDN w:val="0"/>
        <w:adjustRightInd w:val="0"/>
        <w:spacing w:before="3" w:after="0" w:line="110" w:lineRule="exact"/>
        <w:rPr>
          <w:rFonts w:ascii="Times New Roman" w:hAnsi="Times New Roman"/>
          <w:sz w:val="11"/>
          <w:szCs w:val="11"/>
        </w:rPr>
      </w:pPr>
    </w:p>
    <w:p w:rsidR="00F42301" w:rsidRDefault="00F42301" w:rsidP="00721764">
      <w:pPr>
        <w:widowControl w:val="0"/>
        <w:tabs>
          <w:tab w:val="left" w:pos="8140"/>
        </w:tabs>
        <w:autoSpaceDE w:val="0"/>
        <w:autoSpaceDN w:val="0"/>
        <w:adjustRightInd w:val="0"/>
        <w:spacing w:before="14" w:after="0"/>
        <w:ind w:left="861"/>
        <w:rPr>
          <w:rFonts w:ascii="Times New Roman" w:hAnsi="Times New Roman"/>
          <w:sz w:val="28"/>
          <w:szCs w:val="28"/>
        </w:rPr>
      </w:pPr>
      <w:r>
        <w:rPr>
          <w:rFonts w:ascii="Times New Roman" w:hAnsi="Times New Roman"/>
          <w:b/>
          <w:bCs/>
          <w:sz w:val="28"/>
          <w:szCs w:val="28"/>
        </w:rPr>
        <w:t>A</w:t>
      </w:r>
      <w:r>
        <w:rPr>
          <w:rFonts w:ascii="Times New Roman" w:hAnsi="Times New Roman"/>
          <w:b/>
          <w:bCs/>
          <w:spacing w:val="-5"/>
          <w:sz w:val="28"/>
          <w:szCs w:val="28"/>
        </w:rPr>
        <w:t>r</w:t>
      </w:r>
      <w:r>
        <w:rPr>
          <w:rFonts w:ascii="Times New Roman" w:hAnsi="Times New Roman"/>
          <w:b/>
          <w:bCs/>
          <w:sz w:val="28"/>
          <w:szCs w:val="28"/>
        </w:rPr>
        <w:t>ea B - P</w:t>
      </w:r>
      <w:r>
        <w:rPr>
          <w:rFonts w:ascii="Times New Roman" w:hAnsi="Times New Roman"/>
          <w:b/>
          <w:bCs/>
          <w:spacing w:val="-5"/>
          <w:sz w:val="28"/>
          <w:szCs w:val="28"/>
        </w:rPr>
        <w:t>r</w:t>
      </w:r>
      <w:r>
        <w:rPr>
          <w:rFonts w:ascii="Times New Roman" w:hAnsi="Times New Roman"/>
          <w:b/>
          <w:bCs/>
          <w:sz w:val="28"/>
          <w:szCs w:val="28"/>
        </w:rPr>
        <w:t>ograms and P</w:t>
      </w:r>
      <w:r>
        <w:rPr>
          <w:rFonts w:ascii="Times New Roman" w:hAnsi="Times New Roman"/>
          <w:b/>
          <w:bCs/>
          <w:spacing w:val="-5"/>
          <w:sz w:val="28"/>
          <w:szCs w:val="28"/>
        </w:rPr>
        <w:t>r</w:t>
      </w:r>
      <w:r>
        <w:rPr>
          <w:rFonts w:ascii="Times New Roman" w:hAnsi="Times New Roman"/>
          <w:b/>
          <w:bCs/>
          <w:sz w:val="28"/>
          <w:szCs w:val="28"/>
        </w:rPr>
        <w:t>oblems of the School</w:t>
      </w:r>
      <w:r>
        <w:rPr>
          <w:rFonts w:ascii="Times New Roman" w:hAnsi="Times New Roman"/>
          <w:b/>
          <w:bCs/>
          <w:sz w:val="28"/>
          <w:szCs w:val="28"/>
        </w:rPr>
        <w:tab/>
        <w:t>3 hrs</w:t>
      </w:r>
    </w:p>
    <w:tbl>
      <w:tblPr>
        <w:tblW w:w="0" w:type="auto"/>
        <w:tblInd w:w="1181" w:type="dxa"/>
        <w:tblLayout w:type="fixed"/>
        <w:tblCellMar>
          <w:left w:w="0" w:type="dxa"/>
          <w:right w:w="0" w:type="dxa"/>
        </w:tblCellMar>
        <w:tblLook w:val="0000"/>
      </w:tblPr>
      <w:tblGrid>
        <w:gridCol w:w="989"/>
        <w:gridCol w:w="895"/>
        <w:gridCol w:w="3431"/>
      </w:tblGrid>
      <w:tr w:rsidR="00F42301" w:rsidRPr="00FA7AC7" w:rsidTr="00B67EC4">
        <w:trPr>
          <w:trHeight w:hRule="exact" w:val="287"/>
        </w:trPr>
        <w:tc>
          <w:tcPr>
            <w:tcW w:w="989" w:type="dxa"/>
            <w:tcBorders>
              <w:top w:val="nil"/>
              <w:left w:val="nil"/>
              <w:bottom w:val="nil"/>
              <w:right w:val="nil"/>
            </w:tcBorders>
          </w:tcPr>
          <w:p w:rsidR="00F42301" w:rsidRPr="00FA7AC7" w:rsidRDefault="00F42301" w:rsidP="00B67EC4">
            <w:pPr>
              <w:widowControl w:val="0"/>
              <w:autoSpaceDE w:val="0"/>
              <w:autoSpaceDN w:val="0"/>
              <w:adjustRightInd w:val="0"/>
              <w:spacing w:before="34" w:after="0"/>
              <w:ind w:left="40"/>
              <w:rPr>
                <w:rFonts w:ascii="Times New Roman" w:hAnsi="Times New Roman"/>
                <w:sz w:val="24"/>
                <w:szCs w:val="24"/>
              </w:rPr>
            </w:pPr>
            <w:r w:rsidRPr="00FA7AC7">
              <w:rPr>
                <w:rFonts w:ascii="Times New Roman" w:hAnsi="Times New Roman"/>
                <w:sz w:val="20"/>
                <w:szCs w:val="20"/>
              </w:rPr>
              <w:t>EDUC</w:t>
            </w:r>
          </w:p>
        </w:tc>
        <w:tc>
          <w:tcPr>
            <w:tcW w:w="895" w:type="dxa"/>
            <w:tcBorders>
              <w:top w:val="nil"/>
              <w:left w:val="nil"/>
              <w:bottom w:val="nil"/>
              <w:right w:val="nil"/>
            </w:tcBorders>
          </w:tcPr>
          <w:p w:rsidR="00F42301" w:rsidRPr="00FA7AC7" w:rsidRDefault="00F42301" w:rsidP="00B67EC4">
            <w:pPr>
              <w:widowControl w:val="0"/>
              <w:autoSpaceDE w:val="0"/>
              <w:autoSpaceDN w:val="0"/>
              <w:adjustRightInd w:val="0"/>
              <w:spacing w:before="34" w:after="0"/>
              <w:ind w:left="404"/>
              <w:rPr>
                <w:rFonts w:ascii="Times New Roman" w:hAnsi="Times New Roman"/>
                <w:sz w:val="24"/>
                <w:szCs w:val="24"/>
              </w:rPr>
            </w:pPr>
            <w:r w:rsidRPr="00FA7AC7">
              <w:rPr>
                <w:rFonts w:ascii="Times New Roman" w:hAnsi="Times New Roman"/>
                <w:sz w:val="20"/>
                <w:szCs w:val="20"/>
              </w:rPr>
              <w:t>5504</w:t>
            </w:r>
          </w:p>
        </w:tc>
        <w:tc>
          <w:tcPr>
            <w:tcW w:w="3431" w:type="dxa"/>
            <w:tcBorders>
              <w:top w:val="nil"/>
              <w:left w:val="nil"/>
              <w:bottom w:val="nil"/>
              <w:right w:val="nil"/>
            </w:tcBorders>
          </w:tcPr>
          <w:p w:rsidR="00F42301" w:rsidRPr="00FA7AC7" w:rsidRDefault="00F42301" w:rsidP="00B67EC4">
            <w:pPr>
              <w:widowControl w:val="0"/>
              <w:autoSpaceDE w:val="0"/>
              <w:autoSpaceDN w:val="0"/>
              <w:adjustRightInd w:val="0"/>
              <w:spacing w:before="34" w:after="0"/>
              <w:ind w:left="81"/>
              <w:rPr>
                <w:rFonts w:ascii="Times New Roman" w:hAnsi="Times New Roman"/>
                <w:sz w:val="24"/>
                <w:szCs w:val="24"/>
              </w:rPr>
            </w:pPr>
            <w:r w:rsidRPr="00FA7AC7">
              <w:rPr>
                <w:rFonts w:ascii="Times New Roman" w:hAnsi="Times New Roman"/>
                <w:sz w:val="20"/>
                <w:szCs w:val="20"/>
              </w:rPr>
              <w:t>History of</w:t>
            </w:r>
            <w:r w:rsidRPr="00FA7AC7">
              <w:rPr>
                <w:rFonts w:ascii="Times New Roman" w:hAnsi="Times New Roman"/>
                <w:spacing w:val="-11"/>
                <w:sz w:val="20"/>
                <w:szCs w:val="20"/>
              </w:rPr>
              <w:t xml:space="preserve"> </w:t>
            </w:r>
            <w:r w:rsidRPr="00FA7AC7">
              <w:rPr>
                <w:rFonts w:ascii="Times New Roman" w:hAnsi="Times New Roman"/>
                <w:sz w:val="20"/>
                <w:szCs w:val="20"/>
              </w:rPr>
              <w:t>American Education</w:t>
            </w:r>
          </w:p>
        </w:tc>
      </w:tr>
      <w:tr w:rsidR="00F42301" w:rsidRPr="00FA7AC7" w:rsidTr="00B67EC4">
        <w:trPr>
          <w:trHeight w:hRule="exact" w:val="240"/>
        </w:trPr>
        <w:tc>
          <w:tcPr>
            <w:tcW w:w="989" w:type="dxa"/>
            <w:tcBorders>
              <w:top w:val="nil"/>
              <w:left w:val="nil"/>
              <w:bottom w:val="nil"/>
              <w:right w:val="nil"/>
            </w:tcBorders>
          </w:tcPr>
          <w:p w:rsidR="00F42301" w:rsidRPr="00FA7AC7" w:rsidRDefault="00F42301" w:rsidP="00B67EC4">
            <w:pPr>
              <w:widowControl w:val="0"/>
              <w:autoSpaceDE w:val="0"/>
              <w:autoSpaceDN w:val="0"/>
              <w:adjustRightInd w:val="0"/>
              <w:spacing w:after="0" w:line="217" w:lineRule="exact"/>
              <w:ind w:left="40"/>
              <w:rPr>
                <w:rFonts w:ascii="Times New Roman" w:hAnsi="Times New Roman"/>
                <w:sz w:val="24"/>
                <w:szCs w:val="24"/>
              </w:rPr>
            </w:pPr>
            <w:r w:rsidRPr="00FA7AC7">
              <w:rPr>
                <w:rFonts w:ascii="Times New Roman" w:hAnsi="Times New Roman"/>
                <w:sz w:val="20"/>
                <w:szCs w:val="20"/>
              </w:rPr>
              <w:t>EDUC</w:t>
            </w:r>
          </w:p>
        </w:tc>
        <w:tc>
          <w:tcPr>
            <w:tcW w:w="895" w:type="dxa"/>
            <w:tcBorders>
              <w:top w:val="nil"/>
              <w:left w:val="nil"/>
              <w:bottom w:val="nil"/>
              <w:right w:val="nil"/>
            </w:tcBorders>
          </w:tcPr>
          <w:p w:rsidR="00F42301" w:rsidRPr="00FA7AC7" w:rsidRDefault="00F42301" w:rsidP="00B67EC4">
            <w:pPr>
              <w:widowControl w:val="0"/>
              <w:autoSpaceDE w:val="0"/>
              <w:autoSpaceDN w:val="0"/>
              <w:adjustRightInd w:val="0"/>
              <w:spacing w:after="0" w:line="217" w:lineRule="exact"/>
              <w:ind w:left="404"/>
              <w:rPr>
                <w:rFonts w:ascii="Times New Roman" w:hAnsi="Times New Roman"/>
                <w:sz w:val="24"/>
                <w:szCs w:val="24"/>
              </w:rPr>
            </w:pPr>
            <w:r w:rsidRPr="00FA7AC7">
              <w:rPr>
                <w:rFonts w:ascii="Times New Roman" w:hAnsi="Times New Roman"/>
                <w:sz w:val="20"/>
                <w:szCs w:val="20"/>
              </w:rPr>
              <w:t>5509</w:t>
            </w:r>
          </w:p>
        </w:tc>
        <w:tc>
          <w:tcPr>
            <w:tcW w:w="3431" w:type="dxa"/>
            <w:tcBorders>
              <w:top w:val="nil"/>
              <w:left w:val="nil"/>
              <w:bottom w:val="nil"/>
              <w:right w:val="nil"/>
            </w:tcBorders>
          </w:tcPr>
          <w:p w:rsidR="00F42301" w:rsidRPr="00FA7AC7" w:rsidRDefault="00F42301" w:rsidP="00B67EC4">
            <w:pPr>
              <w:widowControl w:val="0"/>
              <w:autoSpaceDE w:val="0"/>
              <w:autoSpaceDN w:val="0"/>
              <w:adjustRightInd w:val="0"/>
              <w:spacing w:after="0" w:line="217" w:lineRule="exact"/>
              <w:ind w:left="81"/>
              <w:rPr>
                <w:rFonts w:ascii="Times New Roman" w:hAnsi="Times New Roman"/>
                <w:sz w:val="24"/>
                <w:szCs w:val="24"/>
              </w:rPr>
            </w:pPr>
            <w:r w:rsidRPr="00FA7AC7">
              <w:rPr>
                <w:rFonts w:ascii="Times New Roman" w:hAnsi="Times New Roman"/>
                <w:sz w:val="20"/>
                <w:szCs w:val="20"/>
              </w:rPr>
              <w:t>Philosophy of Education</w:t>
            </w:r>
          </w:p>
        </w:tc>
      </w:tr>
      <w:tr w:rsidR="00F42301" w:rsidRPr="00FA7AC7" w:rsidTr="00B67EC4">
        <w:trPr>
          <w:trHeight w:hRule="exact" w:val="240"/>
        </w:trPr>
        <w:tc>
          <w:tcPr>
            <w:tcW w:w="989" w:type="dxa"/>
            <w:tcBorders>
              <w:top w:val="nil"/>
              <w:left w:val="nil"/>
              <w:bottom w:val="nil"/>
              <w:right w:val="nil"/>
            </w:tcBorders>
          </w:tcPr>
          <w:p w:rsidR="00F42301" w:rsidRPr="00FA7AC7" w:rsidRDefault="00F42301" w:rsidP="00B67EC4">
            <w:pPr>
              <w:widowControl w:val="0"/>
              <w:autoSpaceDE w:val="0"/>
              <w:autoSpaceDN w:val="0"/>
              <w:adjustRightInd w:val="0"/>
              <w:spacing w:after="0" w:line="217" w:lineRule="exact"/>
              <w:ind w:left="40"/>
              <w:rPr>
                <w:rFonts w:ascii="Times New Roman" w:hAnsi="Times New Roman"/>
                <w:sz w:val="24"/>
                <w:szCs w:val="24"/>
              </w:rPr>
            </w:pPr>
            <w:r w:rsidRPr="00FA7AC7">
              <w:rPr>
                <w:rFonts w:ascii="Times New Roman" w:hAnsi="Times New Roman"/>
                <w:sz w:val="20"/>
                <w:szCs w:val="20"/>
              </w:rPr>
              <w:t>EDUC</w:t>
            </w:r>
          </w:p>
        </w:tc>
        <w:tc>
          <w:tcPr>
            <w:tcW w:w="895" w:type="dxa"/>
            <w:tcBorders>
              <w:top w:val="nil"/>
              <w:left w:val="nil"/>
              <w:bottom w:val="nil"/>
              <w:right w:val="nil"/>
            </w:tcBorders>
          </w:tcPr>
          <w:p w:rsidR="00F42301" w:rsidRPr="00FA7AC7" w:rsidRDefault="00F42301" w:rsidP="00B67EC4">
            <w:pPr>
              <w:widowControl w:val="0"/>
              <w:autoSpaceDE w:val="0"/>
              <w:autoSpaceDN w:val="0"/>
              <w:adjustRightInd w:val="0"/>
              <w:spacing w:after="0" w:line="217" w:lineRule="exact"/>
              <w:ind w:left="404"/>
              <w:rPr>
                <w:rFonts w:ascii="Times New Roman" w:hAnsi="Times New Roman"/>
                <w:sz w:val="24"/>
                <w:szCs w:val="24"/>
              </w:rPr>
            </w:pPr>
            <w:r w:rsidRPr="00FA7AC7">
              <w:rPr>
                <w:rFonts w:ascii="Times New Roman" w:hAnsi="Times New Roman"/>
                <w:sz w:val="20"/>
                <w:szCs w:val="20"/>
              </w:rPr>
              <w:t>5510</w:t>
            </w:r>
          </w:p>
        </w:tc>
        <w:tc>
          <w:tcPr>
            <w:tcW w:w="3431" w:type="dxa"/>
            <w:tcBorders>
              <w:top w:val="nil"/>
              <w:left w:val="nil"/>
              <w:bottom w:val="nil"/>
              <w:right w:val="nil"/>
            </w:tcBorders>
          </w:tcPr>
          <w:p w:rsidR="00F42301" w:rsidRPr="00FA7AC7" w:rsidRDefault="00F42301" w:rsidP="00B67EC4">
            <w:pPr>
              <w:widowControl w:val="0"/>
              <w:autoSpaceDE w:val="0"/>
              <w:autoSpaceDN w:val="0"/>
              <w:adjustRightInd w:val="0"/>
              <w:spacing w:after="0" w:line="217" w:lineRule="exact"/>
              <w:ind w:left="81"/>
              <w:rPr>
                <w:rFonts w:ascii="Times New Roman" w:hAnsi="Times New Roman"/>
                <w:sz w:val="24"/>
                <w:szCs w:val="24"/>
              </w:rPr>
            </w:pPr>
            <w:r w:rsidRPr="00FA7AC7">
              <w:rPr>
                <w:rFonts w:ascii="Times New Roman" w:hAnsi="Times New Roman"/>
                <w:sz w:val="20"/>
                <w:szCs w:val="20"/>
              </w:rPr>
              <w:t>Sociology of Education</w:t>
            </w:r>
          </w:p>
        </w:tc>
      </w:tr>
      <w:tr w:rsidR="00F42301" w:rsidRPr="00FA7AC7" w:rsidTr="00B67EC4">
        <w:trPr>
          <w:trHeight w:hRule="exact" w:val="240"/>
        </w:trPr>
        <w:tc>
          <w:tcPr>
            <w:tcW w:w="989" w:type="dxa"/>
            <w:tcBorders>
              <w:top w:val="nil"/>
              <w:left w:val="nil"/>
              <w:bottom w:val="nil"/>
              <w:right w:val="nil"/>
            </w:tcBorders>
          </w:tcPr>
          <w:p w:rsidR="00F42301" w:rsidRPr="00FA7AC7" w:rsidRDefault="00F42301" w:rsidP="00B67EC4">
            <w:pPr>
              <w:widowControl w:val="0"/>
              <w:autoSpaceDE w:val="0"/>
              <w:autoSpaceDN w:val="0"/>
              <w:adjustRightInd w:val="0"/>
              <w:spacing w:after="0" w:line="217" w:lineRule="exact"/>
              <w:ind w:left="40"/>
              <w:rPr>
                <w:rFonts w:ascii="Times New Roman" w:hAnsi="Times New Roman"/>
                <w:sz w:val="24"/>
                <w:szCs w:val="24"/>
              </w:rPr>
            </w:pPr>
            <w:r w:rsidRPr="00FA7AC7">
              <w:rPr>
                <w:rFonts w:ascii="Times New Roman" w:hAnsi="Times New Roman"/>
                <w:sz w:val="20"/>
                <w:szCs w:val="20"/>
              </w:rPr>
              <w:t>EDUC</w:t>
            </w:r>
          </w:p>
        </w:tc>
        <w:tc>
          <w:tcPr>
            <w:tcW w:w="895" w:type="dxa"/>
            <w:tcBorders>
              <w:top w:val="nil"/>
              <w:left w:val="nil"/>
              <w:bottom w:val="nil"/>
              <w:right w:val="nil"/>
            </w:tcBorders>
          </w:tcPr>
          <w:p w:rsidR="00F42301" w:rsidRPr="00FA7AC7" w:rsidRDefault="00F42301" w:rsidP="00B67EC4">
            <w:pPr>
              <w:widowControl w:val="0"/>
              <w:autoSpaceDE w:val="0"/>
              <w:autoSpaceDN w:val="0"/>
              <w:adjustRightInd w:val="0"/>
              <w:spacing w:after="0" w:line="217" w:lineRule="exact"/>
              <w:ind w:left="409"/>
              <w:rPr>
                <w:rFonts w:ascii="Times New Roman" w:hAnsi="Times New Roman"/>
                <w:sz w:val="24"/>
                <w:szCs w:val="24"/>
              </w:rPr>
            </w:pPr>
            <w:r w:rsidRPr="00FA7AC7">
              <w:rPr>
                <w:rFonts w:ascii="Times New Roman" w:hAnsi="Times New Roman"/>
                <w:sz w:val="20"/>
                <w:szCs w:val="20"/>
              </w:rPr>
              <w:t>5555</w:t>
            </w:r>
          </w:p>
        </w:tc>
        <w:tc>
          <w:tcPr>
            <w:tcW w:w="3431" w:type="dxa"/>
            <w:tcBorders>
              <w:top w:val="nil"/>
              <w:left w:val="nil"/>
              <w:bottom w:val="nil"/>
              <w:right w:val="nil"/>
            </w:tcBorders>
          </w:tcPr>
          <w:p w:rsidR="00F42301" w:rsidRPr="00FA7AC7" w:rsidRDefault="00F42301" w:rsidP="00B67EC4">
            <w:pPr>
              <w:widowControl w:val="0"/>
              <w:autoSpaceDE w:val="0"/>
              <w:autoSpaceDN w:val="0"/>
              <w:adjustRightInd w:val="0"/>
              <w:spacing w:after="0" w:line="217" w:lineRule="exact"/>
              <w:ind w:left="81"/>
              <w:rPr>
                <w:rFonts w:ascii="Times New Roman" w:hAnsi="Times New Roman"/>
                <w:sz w:val="24"/>
                <w:szCs w:val="24"/>
              </w:rPr>
            </w:pPr>
            <w:r w:rsidRPr="00FA7AC7">
              <w:rPr>
                <w:rFonts w:ascii="Times New Roman" w:hAnsi="Times New Roman"/>
                <w:sz w:val="20"/>
                <w:szCs w:val="20"/>
              </w:rPr>
              <w:t>Clinical</w:t>
            </w:r>
            <w:r w:rsidRPr="00FA7AC7">
              <w:rPr>
                <w:rFonts w:ascii="Times New Roman" w:hAnsi="Times New Roman"/>
                <w:spacing w:val="-11"/>
                <w:sz w:val="20"/>
                <w:szCs w:val="20"/>
              </w:rPr>
              <w:t xml:space="preserve"> </w:t>
            </w:r>
            <w:r w:rsidRPr="00FA7AC7">
              <w:rPr>
                <w:rFonts w:ascii="Times New Roman" w:hAnsi="Times New Roman"/>
                <w:sz w:val="20"/>
                <w:szCs w:val="20"/>
              </w:rPr>
              <w:t>Approach to Classroom</w:t>
            </w:r>
            <w:r w:rsidRPr="00FA7AC7">
              <w:rPr>
                <w:rFonts w:ascii="Times New Roman" w:hAnsi="Times New Roman"/>
                <w:spacing w:val="-11"/>
                <w:sz w:val="20"/>
                <w:szCs w:val="20"/>
              </w:rPr>
              <w:t xml:space="preserve"> </w:t>
            </w:r>
            <w:r w:rsidRPr="00FA7AC7">
              <w:rPr>
                <w:rFonts w:ascii="Times New Roman" w:hAnsi="Times New Roman"/>
                <w:sz w:val="20"/>
                <w:szCs w:val="20"/>
              </w:rPr>
              <w:t>Analysis</w:t>
            </w:r>
          </w:p>
        </w:tc>
      </w:tr>
      <w:tr w:rsidR="00F42301" w:rsidRPr="00FA7AC7" w:rsidTr="00B67EC4">
        <w:trPr>
          <w:trHeight w:hRule="exact" w:val="240"/>
        </w:trPr>
        <w:tc>
          <w:tcPr>
            <w:tcW w:w="989" w:type="dxa"/>
            <w:tcBorders>
              <w:top w:val="nil"/>
              <w:left w:val="nil"/>
              <w:bottom w:val="nil"/>
              <w:right w:val="nil"/>
            </w:tcBorders>
          </w:tcPr>
          <w:p w:rsidR="00F42301" w:rsidRPr="00FA7AC7" w:rsidRDefault="00F42301" w:rsidP="00B67EC4">
            <w:pPr>
              <w:widowControl w:val="0"/>
              <w:autoSpaceDE w:val="0"/>
              <w:autoSpaceDN w:val="0"/>
              <w:adjustRightInd w:val="0"/>
              <w:spacing w:after="0" w:line="217" w:lineRule="exact"/>
              <w:ind w:left="40"/>
              <w:rPr>
                <w:rFonts w:ascii="Times New Roman" w:hAnsi="Times New Roman"/>
                <w:sz w:val="24"/>
                <w:szCs w:val="24"/>
              </w:rPr>
            </w:pPr>
            <w:r w:rsidRPr="00FA7AC7">
              <w:rPr>
                <w:rFonts w:ascii="Times New Roman" w:hAnsi="Times New Roman"/>
                <w:sz w:val="20"/>
                <w:szCs w:val="20"/>
              </w:rPr>
              <w:t>ECEC</w:t>
            </w:r>
          </w:p>
        </w:tc>
        <w:tc>
          <w:tcPr>
            <w:tcW w:w="895" w:type="dxa"/>
            <w:tcBorders>
              <w:top w:val="nil"/>
              <w:left w:val="nil"/>
              <w:bottom w:val="nil"/>
              <w:right w:val="nil"/>
            </w:tcBorders>
          </w:tcPr>
          <w:p w:rsidR="00F42301" w:rsidRPr="00FA7AC7" w:rsidRDefault="00F42301" w:rsidP="00B67EC4">
            <w:pPr>
              <w:widowControl w:val="0"/>
              <w:autoSpaceDE w:val="0"/>
              <w:autoSpaceDN w:val="0"/>
              <w:adjustRightInd w:val="0"/>
              <w:spacing w:after="0" w:line="217" w:lineRule="exact"/>
              <w:ind w:left="409"/>
              <w:rPr>
                <w:rFonts w:ascii="Times New Roman" w:hAnsi="Times New Roman"/>
                <w:sz w:val="24"/>
                <w:szCs w:val="24"/>
              </w:rPr>
            </w:pPr>
            <w:r w:rsidRPr="00FA7AC7">
              <w:rPr>
                <w:rFonts w:ascii="Times New Roman" w:hAnsi="Times New Roman"/>
                <w:sz w:val="20"/>
                <w:szCs w:val="20"/>
              </w:rPr>
              <w:t>5518</w:t>
            </w:r>
          </w:p>
        </w:tc>
        <w:tc>
          <w:tcPr>
            <w:tcW w:w="3431" w:type="dxa"/>
            <w:tcBorders>
              <w:top w:val="nil"/>
              <w:left w:val="nil"/>
              <w:bottom w:val="nil"/>
              <w:right w:val="nil"/>
            </w:tcBorders>
          </w:tcPr>
          <w:p w:rsidR="00F42301" w:rsidRPr="00FA7AC7" w:rsidRDefault="00F42301" w:rsidP="00B67EC4">
            <w:pPr>
              <w:widowControl w:val="0"/>
              <w:autoSpaceDE w:val="0"/>
              <w:autoSpaceDN w:val="0"/>
              <w:adjustRightInd w:val="0"/>
              <w:spacing w:after="0" w:line="217" w:lineRule="exact"/>
              <w:ind w:left="91"/>
              <w:rPr>
                <w:rFonts w:ascii="Times New Roman" w:hAnsi="Times New Roman"/>
                <w:sz w:val="24"/>
                <w:szCs w:val="24"/>
              </w:rPr>
            </w:pPr>
            <w:r w:rsidRPr="00FA7AC7">
              <w:rPr>
                <w:rFonts w:ascii="Times New Roman" w:hAnsi="Times New Roman"/>
                <w:sz w:val="20"/>
                <w:szCs w:val="20"/>
              </w:rPr>
              <w:t>Issues in Early Childhood Education</w:t>
            </w:r>
          </w:p>
        </w:tc>
      </w:tr>
      <w:tr w:rsidR="00F42301" w:rsidRPr="00FA7AC7" w:rsidTr="00B67EC4">
        <w:trPr>
          <w:trHeight w:hRule="exact" w:val="320"/>
        </w:trPr>
        <w:tc>
          <w:tcPr>
            <w:tcW w:w="989" w:type="dxa"/>
            <w:tcBorders>
              <w:top w:val="nil"/>
              <w:left w:val="nil"/>
              <w:bottom w:val="nil"/>
              <w:right w:val="nil"/>
            </w:tcBorders>
          </w:tcPr>
          <w:p w:rsidR="00F42301" w:rsidRPr="00FA7AC7" w:rsidRDefault="00F42301" w:rsidP="00B67EC4">
            <w:pPr>
              <w:widowControl w:val="0"/>
              <w:autoSpaceDE w:val="0"/>
              <w:autoSpaceDN w:val="0"/>
              <w:adjustRightInd w:val="0"/>
              <w:spacing w:after="0" w:line="217" w:lineRule="exact"/>
              <w:ind w:left="40"/>
              <w:rPr>
                <w:rFonts w:ascii="Times New Roman" w:hAnsi="Times New Roman"/>
                <w:sz w:val="24"/>
                <w:szCs w:val="24"/>
              </w:rPr>
            </w:pPr>
            <w:r w:rsidRPr="00FA7AC7">
              <w:rPr>
                <w:rFonts w:ascii="Times New Roman" w:hAnsi="Times New Roman"/>
                <w:sz w:val="20"/>
                <w:szCs w:val="20"/>
              </w:rPr>
              <w:t>EDAS</w:t>
            </w:r>
          </w:p>
        </w:tc>
        <w:tc>
          <w:tcPr>
            <w:tcW w:w="895" w:type="dxa"/>
            <w:tcBorders>
              <w:top w:val="nil"/>
              <w:left w:val="nil"/>
              <w:bottom w:val="nil"/>
              <w:right w:val="nil"/>
            </w:tcBorders>
          </w:tcPr>
          <w:p w:rsidR="00F42301" w:rsidRPr="00FA7AC7" w:rsidRDefault="00F42301" w:rsidP="00B67EC4">
            <w:pPr>
              <w:widowControl w:val="0"/>
              <w:autoSpaceDE w:val="0"/>
              <w:autoSpaceDN w:val="0"/>
              <w:adjustRightInd w:val="0"/>
              <w:spacing w:after="0" w:line="217" w:lineRule="exact"/>
              <w:ind w:left="414"/>
              <w:rPr>
                <w:rFonts w:ascii="Times New Roman" w:hAnsi="Times New Roman"/>
                <w:sz w:val="24"/>
                <w:szCs w:val="24"/>
              </w:rPr>
            </w:pPr>
            <w:r w:rsidRPr="00FA7AC7">
              <w:rPr>
                <w:rFonts w:ascii="Times New Roman" w:hAnsi="Times New Roman"/>
                <w:sz w:val="20"/>
                <w:szCs w:val="20"/>
              </w:rPr>
              <w:t>6648</w:t>
            </w:r>
          </w:p>
        </w:tc>
        <w:tc>
          <w:tcPr>
            <w:tcW w:w="3431" w:type="dxa"/>
            <w:tcBorders>
              <w:top w:val="nil"/>
              <w:left w:val="nil"/>
              <w:bottom w:val="nil"/>
              <w:right w:val="nil"/>
            </w:tcBorders>
          </w:tcPr>
          <w:p w:rsidR="00F42301" w:rsidRPr="00FA7AC7" w:rsidRDefault="00F42301" w:rsidP="00B67EC4">
            <w:pPr>
              <w:widowControl w:val="0"/>
              <w:autoSpaceDE w:val="0"/>
              <w:autoSpaceDN w:val="0"/>
              <w:adjustRightInd w:val="0"/>
              <w:spacing w:after="0" w:line="217" w:lineRule="exact"/>
              <w:ind w:left="90"/>
              <w:rPr>
                <w:rFonts w:ascii="Times New Roman" w:hAnsi="Times New Roman"/>
                <w:sz w:val="24"/>
                <w:szCs w:val="24"/>
              </w:rPr>
            </w:pPr>
            <w:r w:rsidRPr="00FA7AC7">
              <w:rPr>
                <w:rFonts w:ascii="Times New Roman" w:hAnsi="Times New Roman"/>
                <w:sz w:val="20"/>
                <w:szCs w:val="20"/>
              </w:rPr>
              <w:t>Economics in Education</w:t>
            </w:r>
          </w:p>
        </w:tc>
      </w:tr>
    </w:tbl>
    <w:p w:rsidR="00F42301" w:rsidRDefault="00F42301" w:rsidP="00721764">
      <w:pPr>
        <w:widowControl w:val="0"/>
        <w:autoSpaceDE w:val="0"/>
        <w:autoSpaceDN w:val="0"/>
        <w:adjustRightInd w:val="0"/>
        <w:spacing w:before="3" w:after="0" w:line="110" w:lineRule="exact"/>
        <w:rPr>
          <w:rFonts w:ascii="Times New Roman" w:hAnsi="Times New Roman"/>
          <w:sz w:val="11"/>
          <w:szCs w:val="11"/>
        </w:rPr>
      </w:pPr>
    </w:p>
    <w:p w:rsidR="00F42301" w:rsidRDefault="00F42301" w:rsidP="00721764">
      <w:pPr>
        <w:widowControl w:val="0"/>
        <w:tabs>
          <w:tab w:val="left" w:pos="8000"/>
        </w:tabs>
        <w:autoSpaceDE w:val="0"/>
        <w:autoSpaceDN w:val="0"/>
        <w:adjustRightInd w:val="0"/>
        <w:spacing w:before="14" w:after="0"/>
        <w:ind w:left="861"/>
        <w:rPr>
          <w:rFonts w:ascii="Times New Roman" w:hAnsi="Times New Roman"/>
          <w:sz w:val="28"/>
          <w:szCs w:val="28"/>
        </w:rPr>
      </w:pPr>
      <w:r w:rsidRPr="003F2CF3">
        <w:rPr>
          <w:rFonts w:ascii="Calibri" w:hAnsi="Calibri"/>
          <w:noProof/>
          <w:lang w:eastAsia="en-US"/>
        </w:rPr>
        <w:pict>
          <v:shape id="_x0000_s3689" type="#_x0000_t202" style="position:absolute;left:0;text-align:left;margin-left:520.3pt;margin-top:-19.55pt;width:1in;height:270.75pt;z-index:-251578368;mso-position-horizontal-relative:page" o:allowincell="f" filled="f" stroked="f">
            <v:textbox style="layout-flow:vertical" inset="0,0,0,0">
              <w:txbxContent>
                <w:p w:rsidR="00F42301" w:rsidRDefault="00F42301" w:rsidP="00721764">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P</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ROGRAM</w:t>
                  </w:r>
                  <w:r>
                    <w:rPr>
                      <w:rFonts w:ascii="Impact" w:hAnsi="Impact" w:cs="Impact"/>
                      <w:color w:val="A3A3A3"/>
                      <w:position w:val="1"/>
                      <w:sz w:val="105"/>
                      <w:szCs w:val="105"/>
                    </w:rPr>
                    <w:t>S</w:t>
                  </w:r>
                  <w:r>
                    <w:rPr>
                      <w:rFonts w:ascii="Impact" w:hAnsi="Impact" w:cs="Impact"/>
                      <w:color w:val="A3A3A3"/>
                      <w:spacing w:val="-115"/>
                      <w:position w:val="1"/>
                      <w:sz w:val="105"/>
                      <w:szCs w:val="105"/>
                    </w:rPr>
                    <w:t xml:space="preserve"> </w:t>
                  </w:r>
                </w:p>
              </w:txbxContent>
            </v:textbox>
            <w10:wrap anchorx="page"/>
          </v:shape>
        </w:pict>
      </w:r>
      <w:r>
        <w:rPr>
          <w:rFonts w:ascii="Times New Roman" w:hAnsi="Times New Roman"/>
          <w:b/>
          <w:bCs/>
          <w:sz w:val="28"/>
          <w:szCs w:val="28"/>
        </w:rPr>
        <w:t>A</w:t>
      </w:r>
      <w:r>
        <w:rPr>
          <w:rFonts w:ascii="Times New Roman" w:hAnsi="Times New Roman"/>
          <w:b/>
          <w:bCs/>
          <w:spacing w:val="-5"/>
          <w:sz w:val="28"/>
          <w:szCs w:val="28"/>
        </w:rPr>
        <w:t>r</w:t>
      </w:r>
      <w:r>
        <w:rPr>
          <w:rFonts w:ascii="Times New Roman" w:hAnsi="Times New Roman"/>
          <w:b/>
          <w:bCs/>
          <w:sz w:val="28"/>
          <w:szCs w:val="28"/>
        </w:rPr>
        <w:t>ea C -</w:t>
      </w:r>
      <w:r>
        <w:rPr>
          <w:rFonts w:ascii="Times New Roman" w:hAnsi="Times New Roman"/>
          <w:b/>
          <w:bCs/>
          <w:spacing w:val="-5"/>
          <w:sz w:val="28"/>
          <w:szCs w:val="28"/>
        </w:rPr>
        <w:t xml:space="preserve"> </w:t>
      </w:r>
      <w:r>
        <w:rPr>
          <w:rFonts w:ascii="Times New Roman" w:hAnsi="Times New Roman"/>
          <w:b/>
          <w:bCs/>
          <w:spacing w:val="-26"/>
          <w:sz w:val="28"/>
          <w:szCs w:val="28"/>
        </w:rPr>
        <w:t>T</w:t>
      </w:r>
      <w:r>
        <w:rPr>
          <w:rFonts w:ascii="Times New Roman" w:hAnsi="Times New Roman"/>
          <w:b/>
          <w:bCs/>
          <w:sz w:val="28"/>
          <w:szCs w:val="28"/>
        </w:rPr>
        <w:t>eaching Field</w:t>
      </w:r>
      <w:r>
        <w:rPr>
          <w:rFonts w:ascii="Times New Roman" w:hAnsi="Times New Roman"/>
          <w:b/>
          <w:bCs/>
          <w:sz w:val="28"/>
          <w:szCs w:val="28"/>
        </w:rPr>
        <w:tab/>
        <w:t>18 hrs</w:t>
      </w:r>
    </w:p>
    <w:tbl>
      <w:tblPr>
        <w:tblW w:w="0" w:type="auto"/>
        <w:tblInd w:w="821" w:type="dxa"/>
        <w:tblLayout w:type="fixed"/>
        <w:tblCellMar>
          <w:left w:w="0" w:type="dxa"/>
          <w:right w:w="0" w:type="dxa"/>
        </w:tblCellMar>
        <w:tblLook w:val="0000"/>
      </w:tblPr>
      <w:tblGrid>
        <w:gridCol w:w="1367"/>
        <w:gridCol w:w="908"/>
        <w:gridCol w:w="5417"/>
      </w:tblGrid>
      <w:tr w:rsidR="00F42301" w:rsidRPr="00FA7AC7" w:rsidTr="00B67EC4">
        <w:trPr>
          <w:trHeight w:hRule="exact" w:val="287"/>
        </w:trPr>
        <w:tc>
          <w:tcPr>
            <w:tcW w:w="1367" w:type="dxa"/>
            <w:tcBorders>
              <w:top w:val="nil"/>
              <w:left w:val="nil"/>
              <w:bottom w:val="nil"/>
              <w:right w:val="nil"/>
            </w:tcBorders>
          </w:tcPr>
          <w:p w:rsidR="00F42301" w:rsidRPr="00FA7AC7" w:rsidRDefault="00F42301" w:rsidP="00B67EC4">
            <w:pPr>
              <w:widowControl w:val="0"/>
              <w:autoSpaceDE w:val="0"/>
              <w:autoSpaceDN w:val="0"/>
              <w:adjustRightInd w:val="0"/>
              <w:spacing w:before="34" w:after="0"/>
              <w:ind w:left="40"/>
              <w:rPr>
                <w:rFonts w:ascii="Times New Roman" w:hAnsi="Times New Roman"/>
                <w:sz w:val="24"/>
                <w:szCs w:val="24"/>
              </w:rPr>
            </w:pPr>
            <w:r w:rsidRPr="00FA7AC7">
              <w:rPr>
                <w:rFonts w:ascii="Times New Roman" w:hAnsi="Times New Roman"/>
                <w:sz w:val="20"/>
                <w:szCs w:val="20"/>
              </w:rPr>
              <w:t>***ECEC</w:t>
            </w:r>
          </w:p>
        </w:tc>
        <w:tc>
          <w:tcPr>
            <w:tcW w:w="908" w:type="dxa"/>
            <w:tcBorders>
              <w:top w:val="nil"/>
              <w:left w:val="nil"/>
              <w:bottom w:val="nil"/>
              <w:right w:val="nil"/>
            </w:tcBorders>
          </w:tcPr>
          <w:p w:rsidR="00F42301" w:rsidRPr="00FA7AC7" w:rsidRDefault="00F42301" w:rsidP="00B67EC4">
            <w:pPr>
              <w:widowControl w:val="0"/>
              <w:autoSpaceDE w:val="0"/>
              <w:autoSpaceDN w:val="0"/>
              <w:adjustRightInd w:val="0"/>
              <w:spacing w:before="34" w:after="0"/>
              <w:ind w:left="400"/>
              <w:rPr>
                <w:rFonts w:ascii="Times New Roman" w:hAnsi="Times New Roman"/>
                <w:sz w:val="24"/>
                <w:szCs w:val="24"/>
              </w:rPr>
            </w:pPr>
            <w:r w:rsidRPr="00FA7AC7">
              <w:rPr>
                <w:rFonts w:ascii="Times New Roman" w:hAnsi="Times New Roman"/>
                <w:sz w:val="20"/>
                <w:szCs w:val="20"/>
              </w:rPr>
              <w:t>5509</w:t>
            </w:r>
          </w:p>
        </w:tc>
        <w:tc>
          <w:tcPr>
            <w:tcW w:w="5417" w:type="dxa"/>
            <w:tcBorders>
              <w:top w:val="nil"/>
              <w:left w:val="nil"/>
              <w:bottom w:val="nil"/>
              <w:right w:val="nil"/>
            </w:tcBorders>
          </w:tcPr>
          <w:p w:rsidR="00F42301" w:rsidRPr="00FA7AC7" w:rsidRDefault="00F42301" w:rsidP="00B67EC4">
            <w:pPr>
              <w:widowControl w:val="0"/>
              <w:autoSpaceDE w:val="0"/>
              <w:autoSpaceDN w:val="0"/>
              <w:adjustRightInd w:val="0"/>
              <w:spacing w:before="34" w:after="0"/>
              <w:ind w:left="55"/>
              <w:rPr>
                <w:rFonts w:ascii="Times New Roman" w:hAnsi="Times New Roman"/>
                <w:sz w:val="24"/>
                <w:szCs w:val="24"/>
              </w:rPr>
            </w:pPr>
            <w:r w:rsidRPr="00FA7AC7">
              <w:rPr>
                <w:rFonts w:ascii="Times New Roman" w:hAnsi="Times New Roman"/>
                <w:sz w:val="20"/>
                <w:szCs w:val="20"/>
              </w:rPr>
              <w:t>Theories, Design and Program Development in Early</w:t>
            </w:r>
          </w:p>
        </w:tc>
      </w:tr>
      <w:tr w:rsidR="00F42301" w:rsidRPr="00FA7AC7" w:rsidTr="00B67EC4">
        <w:trPr>
          <w:trHeight w:hRule="exact" w:val="240"/>
        </w:trPr>
        <w:tc>
          <w:tcPr>
            <w:tcW w:w="1367" w:type="dxa"/>
            <w:tcBorders>
              <w:top w:val="nil"/>
              <w:left w:val="nil"/>
              <w:bottom w:val="nil"/>
              <w:right w:val="nil"/>
            </w:tcBorders>
          </w:tcPr>
          <w:p w:rsidR="00F42301" w:rsidRPr="00FA7AC7" w:rsidRDefault="00F42301" w:rsidP="00B67EC4">
            <w:pPr>
              <w:widowControl w:val="0"/>
              <w:autoSpaceDE w:val="0"/>
              <w:autoSpaceDN w:val="0"/>
              <w:adjustRightInd w:val="0"/>
              <w:spacing w:after="0"/>
              <w:rPr>
                <w:rFonts w:ascii="Times New Roman" w:hAnsi="Times New Roman"/>
                <w:sz w:val="24"/>
                <w:szCs w:val="24"/>
              </w:rPr>
            </w:pPr>
          </w:p>
        </w:tc>
        <w:tc>
          <w:tcPr>
            <w:tcW w:w="908" w:type="dxa"/>
            <w:tcBorders>
              <w:top w:val="nil"/>
              <w:left w:val="nil"/>
              <w:bottom w:val="nil"/>
              <w:right w:val="nil"/>
            </w:tcBorders>
          </w:tcPr>
          <w:p w:rsidR="00F42301" w:rsidRPr="00FA7AC7" w:rsidRDefault="00F42301" w:rsidP="00B67EC4">
            <w:pPr>
              <w:widowControl w:val="0"/>
              <w:autoSpaceDE w:val="0"/>
              <w:autoSpaceDN w:val="0"/>
              <w:adjustRightInd w:val="0"/>
              <w:spacing w:after="0"/>
              <w:rPr>
                <w:rFonts w:ascii="Times New Roman" w:hAnsi="Times New Roman"/>
                <w:sz w:val="24"/>
                <w:szCs w:val="24"/>
              </w:rPr>
            </w:pPr>
          </w:p>
        </w:tc>
        <w:tc>
          <w:tcPr>
            <w:tcW w:w="5417" w:type="dxa"/>
            <w:tcBorders>
              <w:top w:val="nil"/>
              <w:left w:val="nil"/>
              <w:bottom w:val="nil"/>
              <w:right w:val="nil"/>
            </w:tcBorders>
          </w:tcPr>
          <w:p w:rsidR="00F42301" w:rsidRPr="00FA7AC7" w:rsidRDefault="00F42301" w:rsidP="00B67EC4">
            <w:pPr>
              <w:widowControl w:val="0"/>
              <w:autoSpaceDE w:val="0"/>
              <w:autoSpaceDN w:val="0"/>
              <w:adjustRightInd w:val="0"/>
              <w:spacing w:after="0" w:line="217" w:lineRule="exact"/>
              <w:ind w:left="54"/>
              <w:rPr>
                <w:rFonts w:ascii="Times New Roman" w:hAnsi="Times New Roman"/>
                <w:sz w:val="24"/>
                <w:szCs w:val="24"/>
              </w:rPr>
            </w:pPr>
            <w:r w:rsidRPr="00FA7AC7">
              <w:rPr>
                <w:rFonts w:ascii="Times New Roman" w:hAnsi="Times New Roman"/>
                <w:sz w:val="20"/>
                <w:szCs w:val="20"/>
              </w:rPr>
              <w:t>Childhood Education</w:t>
            </w:r>
          </w:p>
        </w:tc>
      </w:tr>
      <w:tr w:rsidR="00F42301" w:rsidRPr="00FA7AC7" w:rsidTr="00B67EC4">
        <w:trPr>
          <w:trHeight w:hRule="exact" w:val="240"/>
        </w:trPr>
        <w:tc>
          <w:tcPr>
            <w:tcW w:w="1367" w:type="dxa"/>
            <w:tcBorders>
              <w:top w:val="nil"/>
              <w:left w:val="nil"/>
              <w:bottom w:val="nil"/>
              <w:right w:val="nil"/>
            </w:tcBorders>
          </w:tcPr>
          <w:p w:rsidR="00F42301" w:rsidRPr="00FA7AC7" w:rsidRDefault="00F42301" w:rsidP="00B67EC4">
            <w:pPr>
              <w:widowControl w:val="0"/>
              <w:autoSpaceDE w:val="0"/>
              <w:autoSpaceDN w:val="0"/>
              <w:adjustRightInd w:val="0"/>
              <w:spacing w:after="0" w:line="217" w:lineRule="exact"/>
              <w:ind w:left="400"/>
              <w:rPr>
                <w:rFonts w:ascii="Times New Roman" w:hAnsi="Times New Roman"/>
                <w:sz w:val="24"/>
                <w:szCs w:val="24"/>
              </w:rPr>
            </w:pPr>
            <w:r w:rsidRPr="00FA7AC7">
              <w:rPr>
                <w:rFonts w:ascii="Times New Roman" w:hAnsi="Times New Roman"/>
                <w:sz w:val="20"/>
                <w:szCs w:val="20"/>
              </w:rPr>
              <w:t>ECEC</w:t>
            </w:r>
          </w:p>
        </w:tc>
        <w:tc>
          <w:tcPr>
            <w:tcW w:w="908" w:type="dxa"/>
            <w:tcBorders>
              <w:top w:val="nil"/>
              <w:left w:val="nil"/>
              <w:bottom w:val="nil"/>
              <w:right w:val="nil"/>
            </w:tcBorders>
          </w:tcPr>
          <w:p w:rsidR="00F42301" w:rsidRPr="00FA7AC7" w:rsidRDefault="00F42301" w:rsidP="00B67EC4">
            <w:pPr>
              <w:widowControl w:val="0"/>
              <w:autoSpaceDE w:val="0"/>
              <w:autoSpaceDN w:val="0"/>
              <w:adjustRightInd w:val="0"/>
              <w:spacing w:after="0" w:line="217" w:lineRule="exact"/>
              <w:ind w:left="400"/>
              <w:rPr>
                <w:rFonts w:ascii="Times New Roman" w:hAnsi="Times New Roman"/>
                <w:sz w:val="24"/>
                <w:szCs w:val="24"/>
              </w:rPr>
            </w:pPr>
            <w:r w:rsidRPr="00FA7AC7">
              <w:rPr>
                <w:rFonts w:ascii="Times New Roman" w:hAnsi="Times New Roman"/>
                <w:sz w:val="20"/>
                <w:szCs w:val="20"/>
              </w:rPr>
              <w:t>5512</w:t>
            </w:r>
          </w:p>
        </w:tc>
        <w:tc>
          <w:tcPr>
            <w:tcW w:w="5417" w:type="dxa"/>
            <w:tcBorders>
              <w:top w:val="nil"/>
              <w:left w:val="nil"/>
              <w:bottom w:val="nil"/>
              <w:right w:val="nil"/>
            </w:tcBorders>
          </w:tcPr>
          <w:p w:rsidR="00F42301" w:rsidRPr="00FA7AC7" w:rsidRDefault="00F42301" w:rsidP="00B67EC4">
            <w:pPr>
              <w:widowControl w:val="0"/>
              <w:autoSpaceDE w:val="0"/>
              <w:autoSpaceDN w:val="0"/>
              <w:adjustRightInd w:val="0"/>
              <w:spacing w:after="0" w:line="217" w:lineRule="exact"/>
              <w:ind w:left="64"/>
              <w:rPr>
                <w:rFonts w:ascii="Times New Roman" w:hAnsi="Times New Roman"/>
                <w:sz w:val="24"/>
                <w:szCs w:val="24"/>
              </w:rPr>
            </w:pPr>
            <w:r w:rsidRPr="00FA7AC7">
              <w:rPr>
                <w:rFonts w:ascii="Times New Roman" w:hAnsi="Times New Roman"/>
                <w:sz w:val="20"/>
                <w:szCs w:val="20"/>
              </w:rPr>
              <w:t>Cultural Diversity in Early Childhood Education*</w:t>
            </w:r>
          </w:p>
        </w:tc>
      </w:tr>
      <w:tr w:rsidR="00F42301" w:rsidRPr="00FA7AC7" w:rsidTr="00B67EC4">
        <w:trPr>
          <w:trHeight w:hRule="exact" w:val="240"/>
        </w:trPr>
        <w:tc>
          <w:tcPr>
            <w:tcW w:w="1367" w:type="dxa"/>
            <w:tcBorders>
              <w:top w:val="nil"/>
              <w:left w:val="nil"/>
              <w:bottom w:val="nil"/>
              <w:right w:val="nil"/>
            </w:tcBorders>
          </w:tcPr>
          <w:p w:rsidR="00F42301" w:rsidRPr="00FA7AC7" w:rsidRDefault="00F42301" w:rsidP="00B67EC4">
            <w:pPr>
              <w:widowControl w:val="0"/>
              <w:autoSpaceDE w:val="0"/>
              <w:autoSpaceDN w:val="0"/>
              <w:adjustRightInd w:val="0"/>
              <w:spacing w:after="0" w:line="217" w:lineRule="exact"/>
              <w:ind w:left="400"/>
              <w:rPr>
                <w:rFonts w:ascii="Times New Roman" w:hAnsi="Times New Roman"/>
                <w:sz w:val="24"/>
                <w:szCs w:val="24"/>
              </w:rPr>
            </w:pPr>
            <w:r w:rsidRPr="00FA7AC7">
              <w:rPr>
                <w:rFonts w:ascii="Times New Roman" w:hAnsi="Times New Roman"/>
                <w:sz w:val="20"/>
                <w:szCs w:val="20"/>
              </w:rPr>
              <w:t>ECEC</w:t>
            </w:r>
          </w:p>
        </w:tc>
        <w:tc>
          <w:tcPr>
            <w:tcW w:w="908" w:type="dxa"/>
            <w:tcBorders>
              <w:top w:val="nil"/>
              <w:left w:val="nil"/>
              <w:bottom w:val="nil"/>
              <w:right w:val="nil"/>
            </w:tcBorders>
          </w:tcPr>
          <w:p w:rsidR="00F42301" w:rsidRPr="00FA7AC7" w:rsidRDefault="00F42301" w:rsidP="00B67EC4">
            <w:pPr>
              <w:widowControl w:val="0"/>
              <w:autoSpaceDE w:val="0"/>
              <w:autoSpaceDN w:val="0"/>
              <w:adjustRightInd w:val="0"/>
              <w:spacing w:after="0" w:line="217" w:lineRule="exact"/>
              <w:ind w:left="405"/>
              <w:rPr>
                <w:rFonts w:ascii="Times New Roman" w:hAnsi="Times New Roman"/>
                <w:sz w:val="24"/>
                <w:szCs w:val="24"/>
              </w:rPr>
            </w:pPr>
            <w:r w:rsidRPr="00FA7AC7">
              <w:rPr>
                <w:rFonts w:ascii="Times New Roman" w:hAnsi="Times New Roman"/>
                <w:sz w:val="20"/>
                <w:szCs w:val="20"/>
              </w:rPr>
              <w:t>5520</w:t>
            </w:r>
          </w:p>
        </w:tc>
        <w:tc>
          <w:tcPr>
            <w:tcW w:w="5417" w:type="dxa"/>
            <w:tcBorders>
              <w:top w:val="nil"/>
              <w:left w:val="nil"/>
              <w:bottom w:val="nil"/>
              <w:right w:val="nil"/>
            </w:tcBorders>
          </w:tcPr>
          <w:p w:rsidR="00F42301" w:rsidRPr="00FA7AC7" w:rsidRDefault="00F42301" w:rsidP="00B67EC4">
            <w:pPr>
              <w:widowControl w:val="0"/>
              <w:autoSpaceDE w:val="0"/>
              <w:autoSpaceDN w:val="0"/>
              <w:adjustRightInd w:val="0"/>
              <w:spacing w:after="0" w:line="217" w:lineRule="exact"/>
              <w:ind w:left="69"/>
              <w:rPr>
                <w:rFonts w:ascii="Times New Roman" w:hAnsi="Times New Roman"/>
                <w:sz w:val="24"/>
                <w:szCs w:val="24"/>
              </w:rPr>
            </w:pPr>
            <w:r w:rsidRPr="00FA7AC7">
              <w:rPr>
                <w:rFonts w:ascii="Times New Roman" w:hAnsi="Times New Roman"/>
                <w:sz w:val="20"/>
                <w:szCs w:val="20"/>
              </w:rPr>
              <w:t>Language Development for</w:t>
            </w:r>
            <w:r w:rsidRPr="00FA7AC7">
              <w:rPr>
                <w:rFonts w:ascii="Times New Roman" w:hAnsi="Times New Roman"/>
                <w:spacing w:val="-7"/>
                <w:sz w:val="20"/>
                <w:szCs w:val="20"/>
              </w:rPr>
              <w:t xml:space="preserve"> </w:t>
            </w:r>
            <w:r w:rsidRPr="00FA7AC7">
              <w:rPr>
                <w:rFonts w:ascii="Times New Roman" w:hAnsi="Times New Roman"/>
                <w:spacing w:val="-20"/>
                <w:sz w:val="20"/>
                <w:szCs w:val="20"/>
              </w:rPr>
              <w:t>Y</w:t>
            </w:r>
            <w:r w:rsidRPr="00FA7AC7">
              <w:rPr>
                <w:rFonts w:ascii="Times New Roman" w:hAnsi="Times New Roman"/>
                <w:sz w:val="20"/>
                <w:szCs w:val="20"/>
              </w:rPr>
              <w:t>oung Children</w:t>
            </w:r>
          </w:p>
        </w:tc>
      </w:tr>
      <w:tr w:rsidR="00F42301" w:rsidRPr="00FA7AC7" w:rsidTr="00B67EC4">
        <w:trPr>
          <w:trHeight w:hRule="exact" w:val="240"/>
        </w:trPr>
        <w:tc>
          <w:tcPr>
            <w:tcW w:w="1367" w:type="dxa"/>
            <w:tcBorders>
              <w:top w:val="nil"/>
              <w:left w:val="nil"/>
              <w:bottom w:val="nil"/>
              <w:right w:val="nil"/>
            </w:tcBorders>
          </w:tcPr>
          <w:p w:rsidR="00F42301" w:rsidRPr="00FA7AC7" w:rsidRDefault="00F42301" w:rsidP="00B67EC4">
            <w:pPr>
              <w:widowControl w:val="0"/>
              <w:autoSpaceDE w:val="0"/>
              <w:autoSpaceDN w:val="0"/>
              <w:adjustRightInd w:val="0"/>
              <w:spacing w:after="0" w:line="217" w:lineRule="exact"/>
              <w:ind w:left="400"/>
              <w:rPr>
                <w:rFonts w:ascii="Times New Roman" w:hAnsi="Times New Roman"/>
                <w:sz w:val="24"/>
                <w:szCs w:val="24"/>
              </w:rPr>
            </w:pPr>
            <w:r w:rsidRPr="00FA7AC7">
              <w:rPr>
                <w:rFonts w:ascii="Times New Roman" w:hAnsi="Times New Roman"/>
                <w:sz w:val="20"/>
                <w:szCs w:val="20"/>
              </w:rPr>
              <w:t>ECEC</w:t>
            </w:r>
          </w:p>
        </w:tc>
        <w:tc>
          <w:tcPr>
            <w:tcW w:w="908" w:type="dxa"/>
            <w:tcBorders>
              <w:top w:val="nil"/>
              <w:left w:val="nil"/>
              <w:bottom w:val="nil"/>
              <w:right w:val="nil"/>
            </w:tcBorders>
          </w:tcPr>
          <w:p w:rsidR="00F42301" w:rsidRPr="00FA7AC7" w:rsidRDefault="00F42301" w:rsidP="00B67EC4">
            <w:pPr>
              <w:widowControl w:val="0"/>
              <w:autoSpaceDE w:val="0"/>
              <w:autoSpaceDN w:val="0"/>
              <w:adjustRightInd w:val="0"/>
              <w:spacing w:after="0" w:line="217" w:lineRule="exact"/>
              <w:ind w:left="405"/>
              <w:rPr>
                <w:rFonts w:ascii="Times New Roman" w:hAnsi="Times New Roman"/>
                <w:sz w:val="24"/>
                <w:szCs w:val="24"/>
              </w:rPr>
            </w:pPr>
            <w:r w:rsidRPr="00FA7AC7">
              <w:rPr>
                <w:rFonts w:ascii="Times New Roman" w:hAnsi="Times New Roman"/>
                <w:sz w:val="20"/>
                <w:szCs w:val="20"/>
              </w:rPr>
              <w:t>5525</w:t>
            </w:r>
          </w:p>
        </w:tc>
        <w:tc>
          <w:tcPr>
            <w:tcW w:w="5417" w:type="dxa"/>
            <w:tcBorders>
              <w:top w:val="nil"/>
              <w:left w:val="nil"/>
              <w:bottom w:val="nil"/>
              <w:right w:val="nil"/>
            </w:tcBorders>
          </w:tcPr>
          <w:p w:rsidR="00F42301" w:rsidRPr="00FA7AC7" w:rsidRDefault="00F42301" w:rsidP="00B67EC4">
            <w:pPr>
              <w:widowControl w:val="0"/>
              <w:autoSpaceDE w:val="0"/>
              <w:autoSpaceDN w:val="0"/>
              <w:adjustRightInd w:val="0"/>
              <w:spacing w:after="0" w:line="217" w:lineRule="exact"/>
              <w:ind w:left="69"/>
              <w:rPr>
                <w:rFonts w:ascii="Times New Roman" w:hAnsi="Times New Roman"/>
                <w:sz w:val="24"/>
                <w:szCs w:val="24"/>
              </w:rPr>
            </w:pPr>
            <w:r w:rsidRPr="00FA7AC7">
              <w:rPr>
                <w:rFonts w:ascii="Times New Roman" w:hAnsi="Times New Roman"/>
                <w:sz w:val="20"/>
                <w:szCs w:val="20"/>
              </w:rPr>
              <w:t>Math Experiences for</w:t>
            </w:r>
            <w:r w:rsidRPr="00FA7AC7">
              <w:rPr>
                <w:rFonts w:ascii="Times New Roman" w:hAnsi="Times New Roman"/>
                <w:spacing w:val="-7"/>
                <w:sz w:val="20"/>
                <w:szCs w:val="20"/>
              </w:rPr>
              <w:t xml:space="preserve"> </w:t>
            </w:r>
            <w:r w:rsidRPr="00FA7AC7">
              <w:rPr>
                <w:rFonts w:ascii="Times New Roman" w:hAnsi="Times New Roman"/>
                <w:spacing w:val="-20"/>
                <w:sz w:val="20"/>
                <w:szCs w:val="20"/>
              </w:rPr>
              <w:t>Y</w:t>
            </w:r>
            <w:r w:rsidRPr="00FA7AC7">
              <w:rPr>
                <w:rFonts w:ascii="Times New Roman" w:hAnsi="Times New Roman"/>
                <w:sz w:val="20"/>
                <w:szCs w:val="20"/>
              </w:rPr>
              <w:t>oung Children*</w:t>
            </w:r>
          </w:p>
        </w:tc>
      </w:tr>
      <w:tr w:rsidR="00F42301" w:rsidRPr="00FA7AC7" w:rsidTr="00B67EC4">
        <w:trPr>
          <w:trHeight w:hRule="exact" w:val="240"/>
        </w:trPr>
        <w:tc>
          <w:tcPr>
            <w:tcW w:w="1367" w:type="dxa"/>
            <w:tcBorders>
              <w:top w:val="nil"/>
              <w:left w:val="nil"/>
              <w:bottom w:val="nil"/>
              <w:right w:val="nil"/>
            </w:tcBorders>
          </w:tcPr>
          <w:p w:rsidR="00F42301" w:rsidRPr="00FA7AC7" w:rsidRDefault="00F42301" w:rsidP="00B67EC4">
            <w:pPr>
              <w:widowControl w:val="0"/>
              <w:autoSpaceDE w:val="0"/>
              <w:autoSpaceDN w:val="0"/>
              <w:adjustRightInd w:val="0"/>
              <w:spacing w:after="0" w:line="217" w:lineRule="exact"/>
              <w:ind w:left="400"/>
              <w:rPr>
                <w:rFonts w:ascii="Times New Roman" w:hAnsi="Times New Roman"/>
                <w:sz w:val="24"/>
                <w:szCs w:val="24"/>
              </w:rPr>
            </w:pPr>
            <w:r w:rsidRPr="00FA7AC7">
              <w:rPr>
                <w:rFonts w:ascii="Times New Roman" w:hAnsi="Times New Roman"/>
                <w:sz w:val="20"/>
                <w:szCs w:val="20"/>
              </w:rPr>
              <w:t>ECEC</w:t>
            </w:r>
          </w:p>
        </w:tc>
        <w:tc>
          <w:tcPr>
            <w:tcW w:w="908" w:type="dxa"/>
            <w:tcBorders>
              <w:top w:val="nil"/>
              <w:left w:val="nil"/>
              <w:bottom w:val="nil"/>
              <w:right w:val="nil"/>
            </w:tcBorders>
          </w:tcPr>
          <w:p w:rsidR="00F42301" w:rsidRPr="00FA7AC7" w:rsidRDefault="00F42301" w:rsidP="00B67EC4">
            <w:pPr>
              <w:widowControl w:val="0"/>
              <w:autoSpaceDE w:val="0"/>
              <w:autoSpaceDN w:val="0"/>
              <w:adjustRightInd w:val="0"/>
              <w:spacing w:after="0" w:line="217" w:lineRule="exact"/>
              <w:ind w:left="410"/>
              <w:rPr>
                <w:rFonts w:ascii="Times New Roman" w:hAnsi="Times New Roman"/>
                <w:sz w:val="24"/>
                <w:szCs w:val="24"/>
              </w:rPr>
            </w:pPr>
            <w:r w:rsidRPr="00FA7AC7">
              <w:rPr>
                <w:rFonts w:ascii="Times New Roman" w:hAnsi="Times New Roman"/>
                <w:sz w:val="20"/>
                <w:szCs w:val="20"/>
              </w:rPr>
              <w:t>5527</w:t>
            </w:r>
          </w:p>
        </w:tc>
        <w:tc>
          <w:tcPr>
            <w:tcW w:w="5417" w:type="dxa"/>
            <w:tcBorders>
              <w:top w:val="nil"/>
              <w:left w:val="nil"/>
              <w:bottom w:val="nil"/>
              <w:right w:val="nil"/>
            </w:tcBorders>
          </w:tcPr>
          <w:p w:rsidR="00F42301" w:rsidRPr="00FA7AC7" w:rsidRDefault="00F42301" w:rsidP="00B67EC4">
            <w:pPr>
              <w:widowControl w:val="0"/>
              <w:autoSpaceDE w:val="0"/>
              <w:autoSpaceDN w:val="0"/>
              <w:adjustRightInd w:val="0"/>
              <w:spacing w:after="0" w:line="217" w:lineRule="exact"/>
              <w:ind w:left="74"/>
              <w:rPr>
                <w:rFonts w:ascii="Times New Roman" w:hAnsi="Times New Roman"/>
                <w:sz w:val="24"/>
                <w:szCs w:val="24"/>
              </w:rPr>
            </w:pPr>
            <w:r w:rsidRPr="00FA7AC7">
              <w:rPr>
                <w:rFonts w:ascii="Times New Roman" w:hAnsi="Times New Roman"/>
                <w:sz w:val="20"/>
                <w:szCs w:val="20"/>
              </w:rPr>
              <w:t>Science Experiences for</w:t>
            </w:r>
            <w:r w:rsidRPr="00FA7AC7">
              <w:rPr>
                <w:rFonts w:ascii="Times New Roman" w:hAnsi="Times New Roman"/>
                <w:spacing w:val="-7"/>
                <w:sz w:val="20"/>
                <w:szCs w:val="20"/>
              </w:rPr>
              <w:t xml:space="preserve"> </w:t>
            </w:r>
            <w:r w:rsidRPr="00FA7AC7">
              <w:rPr>
                <w:rFonts w:ascii="Times New Roman" w:hAnsi="Times New Roman"/>
                <w:spacing w:val="-20"/>
                <w:sz w:val="20"/>
                <w:szCs w:val="20"/>
              </w:rPr>
              <w:t>Y</w:t>
            </w:r>
            <w:r w:rsidRPr="00FA7AC7">
              <w:rPr>
                <w:rFonts w:ascii="Times New Roman" w:hAnsi="Times New Roman"/>
                <w:sz w:val="20"/>
                <w:szCs w:val="20"/>
              </w:rPr>
              <w:t>oung Children*</w:t>
            </w:r>
          </w:p>
        </w:tc>
      </w:tr>
      <w:tr w:rsidR="00F42301" w:rsidRPr="00FA7AC7" w:rsidTr="00B67EC4">
        <w:trPr>
          <w:trHeight w:hRule="exact" w:val="240"/>
        </w:trPr>
        <w:tc>
          <w:tcPr>
            <w:tcW w:w="1367" w:type="dxa"/>
            <w:tcBorders>
              <w:top w:val="nil"/>
              <w:left w:val="nil"/>
              <w:bottom w:val="nil"/>
              <w:right w:val="nil"/>
            </w:tcBorders>
          </w:tcPr>
          <w:p w:rsidR="00F42301" w:rsidRPr="00FA7AC7" w:rsidRDefault="00F42301" w:rsidP="00B67EC4">
            <w:pPr>
              <w:widowControl w:val="0"/>
              <w:autoSpaceDE w:val="0"/>
              <w:autoSpaceDN w:val="0"/>
              <w:adjustRightInd w:val="0"/>
              <w:spacing w:after="0" w:line="217" w:lineRule="exact"/>
              <w:ind w:left="400"/>
              <w:rPr>
                <w:rFonts w:ascii="Times New Roman" w:hAnsi="Times New Roman"/>
                <w:sz w:val="24"/>
                <w:szCs w:val="24"/>
              </w:rPr>
            </w:pPr>
            <w:r w:rsidRPr="00FA7AC7">
              <w:rPr>
                <w:rFonts w:ascii="Times New Roman" w:hAnsi="Times New Roman"/>
                <w:sz w:val="20"/>
                <w:szCs w:val="20"/>
              </w:rPr>
              <w:t>ECEC</w:t>
            </w:r>
          </w:p>
        </w:tc>
        <w:tc>
          <w:tcPr>
            <w:tcW w:w="908" w:type="dxa"/>
            <w:tcBorders>
              <w:top w:val="nil"/>
              <w:left w:val="nil"/>
              <w:bottom w:val="nil"/>
              <w:right w:val="nil"/>
            </w:tcBorders>
          </w:tcPr>
          <w:p w:rsidR="00F42301" w:rsidRPr="00FA7AC7" w:rsidRDefault="00F42301" w:rsidP="00B67EC4">
            <w:pPr>
              <w:widowControl w:val="0"/>
              <w:autoSpaceDE w:val="0"/>
              <w:autoSpaceDN w:val="0"/>
              <w:adjustRightInd w:val="0"/>
              <w:spacing w:after="0" w:line="217" w:lineRule="exact"/>
              <w:ind w:left="410"/>
              <w:rPr>
                <w:rFonts w:ascii="Times New Roman" w:hAnsi="Times New Roman"/>
                <w:sz w:val="24"/>
                <w:szCs w:val="24"/>
              </w:rPr>
            </w:pPr>
            <w:r w:rsidRPr="00FA7AC7">
              <w:rPr>
                <w:rFonts w:ascii="Times New Roman" w:hAnsi="Times New Roman"/>
                <w:sz w:val="20"/>
                <w:szCs w:val="20"/>
              </w:rPr>
              <w:t>5530</w:t>
            </w:r>
          </w:p>
        </w:tc>
        <w:tc>
          <w:tcPr>
            <w:tcW w:w="5417" w:type="dxa"/>
            <w:tcBorders>
              <w:top w:val="nil"/>
              <w:left w:val="nil"/>
              <w:bottom w:val="nil"/>
              <w:right w:val="nil"/>
            </w:tcBorders>
          </w:tcPr>
          <w:p w:rsidR="00F42301" w:rsidRPr="00FA7AC7" w:rsidRDefault="00F42301" w:rsidP="00B67EC4">
            <w:pPr>
              <w:widowControl w:val="0"/>
              <w:autoSpaceDE w:val="0"/>
              <w:autoSpaceDN w:val="0"/>
              <w:adjustRightInd w:val="0"/>
              <w:spacing w:after="0" w:line="217" w:lineRule="exact"/>
              <w:ind w:left="74"/>
              <w:rPr>
                <w:rFonts w:ascii="Times New Roman" w:hAnsi="Times New Roman"/>
                <w:sz w:val="24"/>
                <w:szCs w:val="24"/>
              </w:rPr>
            </w:pPr>
            <w:r w:rsidRPr="00FA7AC7">
              <w:rPr>
                <w:rFonts w:ascii="Times New Roman" w:hAnsi="Times New Roman"/>
                <w:sz w:val="20"/>
                <w:szCs w:val="20"/>
              </w:rPr>
              <w:t>Communicative</w:t>
            </w:r>
            <w:r w:rsidRPr="00FA7AC7">
              <w:rPr>
                <w:rFonts w:ascii="Times New Roman" w:hAnsi="Times New Roman"/>
                <w:spacing w:val="-11"/>
                <w:sz w:val="20"/>
                <w:szCs w:val="20"/>
              </w:rPr>
              <w:t xml:space="preserve"> </w:t>
            </w:r>
            <w:r w:rsidRPr="00FA7AC7">
              <w:rPr>
                <w:rFonts w:ascii="Times New Roman" w:hAnsi="Times New Roman"/>
                <w:sz w:val="20"/>
                <w:szCs w:val="20"/>
              </w:rPr>
              <w:t>Arts in Early Childhood Education</w:t>
            </w:r>
          </w:p>
        </w:tc>
      </w:tr>
      <w:tr w:rsidR="00F42301" w:rsidRPr="00FA7AC7" w:rsidTr="00B67EC4">
        <w:trPr>
          <w:trHeight w:hRule="exact" w:val="240"/>
        </w:trPr>
        <w:tc>
          <w:tcPr>
            <w:tcW w:w="1367" w:type="dxa"/>
            <w:tcBorders>
              <w:top w:val="nil"/>
              <w:left w:val="nil"/>
              <w:bottom w:val="nil"/>
              <w:right w:val="nil"/>
            </w:tcBorders>
          </w:tcPr>
          <w:p w:rsidR="00F42301" w:rsidRPr="00FA7AC7" w:rsidRDefault="00F42301" w:rsidP="00B67EC4">
            <w:pPr>
              <w:widowControl w:val="0"/>
              <w:autoSpaceDE w:val="0"/>
              <w:autoSpaceDN w:val="0"/>
              <w:adjustRightInd w:val="0"/>
              <w:spacing w:after="0" w:line="217" w:lineRule="exact"/>
              <w:ind w:left="400"/>
              <w:rPr>
                <w:rFonts w:ascii="Times New Roman" w:hAnsi="Times New Roman"/>
                <w:sz w:val="24"/>
                <w:szCs w:val="24"/>
              </w:rPr>
            </w:pPr>
            <w:r w:rsidRPr="00FA7AC7">
              <w:rPr>
                <w:rFonts w:ascii="Times New Roman" w:hAnsi="Times New Roman"/>
                <w:sz w:val="20"/>
                <w:szCs w:val="20"/>
              </w:rPr>
              <w:t>ECEC</w:t>
            </w:r>
          </w:p>
        </w:tc>
        <w:tc>
          <w:tcPr>
            <w:tcW w:w="908" w:type="dxa"/>
            <w:tcBorders>
              <w:top w:val="nil"/>
              <w:left w:val="nil"/>
              <w:bottom w:val="nil"/>
              <w:right w:val="nil"/>
            </w:tcBorders>
          </w:tcPr>
          <w:p w:rsidR="00F42301" w:rsidRPr="00FA7AC7" w:rsidRDefault="00F42301" w:rsidP="00B67EC4">
            <w:pPr>
              <w:widowControl w:val="0"/>
              <w:autoSpaceDE w:val="0"/>
              <w:autoSpaceDN w:val="0"/>
              <w:adjustRightInd w:val="0"/>
              <w:spacing w:after="0" w:line="217" w:lineRule="exact"/>
              <w:ind w:left="415"/>
              <w:rPr>
                <w:rFonts w:ascii="Times New Roman" w:hAnsi="Times New Roman"/>
                <w:sz w:val="24"/>
                <w:szCs w:val="24"/>
              </w:rPr>
            </w:pPr>
            <w:r w:rsidRPr="00FA7AC7">
              <w:rPr>
                <w:rFonts w:ascii="Times New Roman" w:hAnsi="Times New Roman"/>
                <w:sz w:val="20"/>
                <w:szCs w:val="20"/>
              </w:rPr>
              <w:t>5535</w:t>
            </w:r>
          </w:p>
        </w:tc>
        <w:tc>
          <w:tcPr>
            <w:tcW w:w="5417" w:type="dxa"/>
            <w:tcBorders>
              <w:top w:val="nil"/>
              <w:left w:val="nil"/>
              <w:bottom w:val="nil"/>
              <w:right w:val="nil"/>
            </w:tcBorders>
          </w:tcPr>
          <w:p w:rsidR="00F42301" w:rsidRPr="00FA7AC7" w:rsidRDefault="00F42301" w:rsidP="00B67EC4">
            <w:pPr>
              <w:widowControl w:val="0"/>
              <w:autoSpaceDE w:val="0"/>
              <w:autoSpaceDN w:val="0"/>
              <w:adjustRightInd w:val="0"/>
              <w:spacing w:after="0" w:line="217" w:lineRule="exact"/>
              <w:ind w:left="79"/>
              <w:rPr>
                <w:rFonts w:ascii="Times New Roman" w:hAnsi="Times New Roman"/>
                <w:sz w:val="24"/>
                <w:szCs w:val="24"/>
              </w:rPr>
            </w:pPr>
            <w:r w:rsidRPr="00FA7AC7">
              <w:rPr>
                <w:rFonts w:ascii="Times New Roman" w:hAnsi="Times New Roman"/>
                <w:sz w:val="20"/>
                <w:szCs w:val="20"/>
              </w:rPr>
              <w:t>Reading in Early Childhood Education*</w:t>
            </w:r>
          </w:p>
        </w:tc>
      </w:tr>
      <w:tr w:rsidR="00F42301" w:rsidRPr="00FA7AC7" w:rsidTr="00B67EC4">
        <w:trPr>
          <w:trHeight w:hRule="exact" w:val="240"/>
        </w:trPr>
        <w:tc>
          <w:tcPr>
            <w:tcW w:w="1367" w:type="dxa"/>
            <w:tcBorders>
              <w:top w:val="nil"/>
              <w:left w:val="nil"/>
              <w:bottom w:val="nil"/>
              <w:right w:val="nil"/>
            </w:tcBorders>
          </w:tcPr>
          <w:p w:rsidR="00F42301" w:rsidRPr="00FA7AC7" w:rsidRDefault="00F42301" w:rsidP="00B67EC4">
            <w:pPr>
              <w:widowControl w:val="0"/>
              <w:autoSpaceDE w:val="0"/>
              <w:autoSpaceDN w:val="0"/>
              <w:adjustRightInd w:val="0"/>
              <w:spacing w:after="0" w:line="217" w:lineRule="exact"/>
              <w:ind w:left="400"/>
              <w:rPr>
                <w:rFonts w:ascii="Times New Roman" w:hAnsi="Times New Roman"/>
                <w:sz w:val="24"/>
                <w:szCs w:val="24"/>
              </w:rPr>
            </w:pPr>
            <w:r w:rsidRPr="00FA7AC7">
              <w:rPr>
                <w:rFonts w:ascii="Times New Roman" w:hAnsi="Times New Roman"/>
                <w:sz w:val="20"/>
                <w:szCs w:val="20"/>
              </w:rPr>
              <w:t>ECEC</w:t>
            </w:r>
          </w:p>
        </w:tc>
        <w:tc>
          <w:tcPr>
            <w:tcW w:w="908" w:type="dxa"/>
            <w:tcBorders>
              <w:top w:val="nil"/>
              <w:left w:val="nil"/>
              <w:bottom w:val="nil"/>
              <w:right w:val="nil"/>
            </w:tcBorders>
          </w:tcPr>
          <w:p w:rsidR="00F42301" w:rsidRPr="00FA7AC7" w:rsidRDefault="00F42301" w:rsidP="00B67EC4">
            <w:pPr>
              <w:widowControl w:val="0"/>
              <w:autoSpaceDE w:val="0"/>
              <w:autoSpaceDN w:val="0"/>
              <w:adjustRightInd w:val="0"/>
              <w:spacing w:after="0" w:line="217" w:lineRule="exact"/>
              <w:ind w:left="415"/>
              <w:rPr>
                <w:rFonts w:ascii="Times New Roman" w:hAnsi="Times New Roman"/>
                <w:sz w:val="24"/>
                <w:szCs w:val="24"/>
              </w:rPr>
            </w:pPr>
            <w:r w:rsidRPr="00FA7AC7">
              <w:rPr>
                <w:rFonts w:ascii="Times New Roman" w:hAnsi="Times New Roman"/>
                <w:sz w:val="20"/>
                <w:szCs w:val="20"/>
              </w:rPr>
              <w:t>5545</w:t>
            </w:r>
          </w:p>
        </w:tc>
        <w:tc>
          <w:tcPr>
            <w:tcW w:w="5417" w:type="dxa"/>
            <w:tcBorders>
              <w:top w:val="nil"/>
              <w:left w:val="nil"/>
              <w:bottom w:val="nil"/>
              <w:right w:val="nil"/>
            </w:tcBorders>
          </w:tcPr>
          <w:p w:rsidR="00F42301" w:rsidRPr="00FA7AC7" w:rsidRDefault="00F42301" w:rsidP="00B67EC4">
            <w:pPr>
              <w:widowControl w:val="0"/>
              <w:autoSpaceDE w:val="0"/>
              <w:autoSpaceDN w:val="0"/>
              <w:adjustRightInd w:val="0"/>
              <w:spacing w:after="0" w:line="217" w:lineRule="exact"/>
              <w:ind w:left="84"/>
              <w:rPr>
                <w:rFonts w:ascii="Times New Roman" w:hAnsi="Times New Roman"/>
                <w:sz w:val="24"/>
                <w:szCs w:val="24"/>
              </w:rPr>
            </w:pPr>
            <w:r w:rsidRPr="00FA7AC7">
              <w:rPr>
                <w:rFonts w:ascii="Times New Roman" w:hAnsi="Times New Roman"/>
                <w:sz w:val="20"/>
                <w:szCs w:val="20"/>
              </w:rPr>
              <w:t>Infant Education</w:t>
            </w:r>
          </w:p>
        </w:tc>
      </w:tr>
      <w:tr w:rsidR="00F42301" w:rsidRPr="00FA7AC7" w:rsidTr="00B67EC4">
        <w:trPr>
          <w:trHeight w:hRule="exact" w:val="240"/>
        </w:trPr>
        <w:tc>
          <w:tcPr>
            <w:tcW w:w="1367" w:type="dxa"/>
            <w:tcBorders>
              <w:top w:val="nil"/>
              <w:left w:val="nil"/>
              <w:bottom w:val="nil"/>
              <w:right w:val="nil"/>
            </w:tcBorders>
          </w:tcPr>
          <w:p w:rsidR="00F42301" w:rsidRPr="00FA7AC7" w:rsidRDefault="00F42301" w:rsidP="00B67EC4">
            <w:pPr>
              <w:widowControl w:val="0"/>
              <w:autoSpaceDE w:val="0"/>
              <w:autoSpaceDN w:val="0"/>
              <w:adjustRightInd w:val="0"/>
              <w:spacing w:after="0" w:line="217" w:lineRule="exact"/>
              <w:ind w:left="400"/>
              <w:rPr>
                <w:rFonts w:ascii="Times New Roman" w:hAnsi="Times New Roman"/>
                <w:sz w:val="24"/>
                <w:szCs w:val="24"/>
              </w:rPr>
            </w:pPr>
            <w:r w:rsidRPr="00FA7AC7">
              <w:rPr>
                <w:rFonts w:ascii="Times New Roman" w:hAnsi="Times New Roman"/>
                <w:sz w:val="20"/>
                <w:szCs w:val="20"/>
              </w:rPr>
              <w:t>ECEC</w:t>
            </w:r>
          </w:p>
        </w:tc>
        <w:tc>
          <w:tcPr>
            <w:tcW w:w="908" w:type="dxa"/>
            <w:tcBorders>
              <w:top w:val="nil"/>
              <w:left w:val="nil"/>
              <w:bottom w:val="nil"/>
              <w:right w:val="nil"/>
            </w:tcBorders>
          </w:tcPr>
          <w:p w:rsidR="00F42301" w:rsidRPr="00FA7AC7" w:rsidRDefault="00F42301" w:rsidP="00B67EC4">
            <w:pPr>
              <w:widowControl w:val="0"/>
              <w:autoSpaceDE w:val="0"/>
              <w:autoSpaceDN w:val="0"/>
              <w:adjustRightInd w:val="0"/>
              <w:spacing w:after="0" w:line="217" w:lineRule="exact"/>
              <w:ind w:left="419"/>
              <w:rPr>
                <w:rFonts w:ascii="Times New Roman" w:hAnsi="Times New Roman"/>
                <w:sz w:val="24"/>
                <w:szCs w:val="24"/>
              </w:rPr>
            </w:pPr>
            <w:r w:rsidRPr="00FA7AC7">
              <w:rPr>
                <w:rFonts w:ascii="Times New Roman" w:hAnsi="Times New Roman"/>
                <w:sz w:val="20"/>
                <w:szCs w:val="20"/>
              </w:rPr>
              <w:t>5550</w:t>
            </w:r>
          </w:p>
        </w:tc>
        <w:tc>
          <w:tcPr>
            <w:tcW w:w="5417" w:type="dxa"/>
            <w:tcBorders>
              <w:top w:val="nil"/>
              <w:left w:val="nil"/>
              <w:bottom w:val="nil"/>
              <w:right w:val="nil"/>
            </w:tcBorders>
          </w:tcPr>
          <w:p w:rsidR="00F42301" w:rsidRPr="00FA7AC7" w:rsidRDefault="00F42301" w:rsidP="00B67EC4">
            <w:pPr>
              <w:widowControl w:val="0"/>
              <w:autoSpaceDE w:val="0"/>
              <w:autoSpaceDN w:val="0"/>
              <w:adjustRightInd w:val="0"/>
              <w:spacing w:after="0" w:line="217" w:lineRule="exact"/>
              <w:ind w:left="79"/>
              <w:rPr>
                <w:rFonts w:ascii="Times New Roman" w:hAnsi="Times New Roman"/>
                <w:sz w:val="24"/>
                <w:szCs w:val="24"/>
              </w:rPr>
            </w:pPr>
            <w:r w:rsidRPr="00FA7AC7">
              <w:rPr>
                <w:rFonts w:ascii="Times New Roman" w:hAnsi="Times New Roman"/>
                <w:sz w:val="20"/>
                <w:szCs w:val="20"/>
              </w:rPr>
              <w:t>Social Studies in Early Childhood Education*</w:t>
            </w:r>
          </w:p>
        </w:tc>
      </w:tr>
      <w:tr w:rsidR="00F42301" w:rsidRPr="00FA7AC7" w:rsidTr="00B67EC4">
        <w:trPr>
          <w:trHeight w:hRule="exact" w:val="240"/>
        </w:trPr>
        <w:tc>
          <w:tcPr>
            <w:tcW w:w="1367" w:type="dxa"/>
            <w:tcBorders>
              <w:top w:val="nil"/>
              <w:left w:val="nil"/>
              <w:bottom w:val="nil"/>
              <w:right w:val="nil"/>
            </w:tcBorders>
          </w:tcPr>
          <w:p w:rsidR="00F42301" w:rsidRPr="00FA7AC7" w:rsidRDefault="00F42301" w:rsidP="00B67EC4">
            <w:pPr>
              <w:widowControl w:val="0"/>
              <w:autoSpaceDE w:val="0"/>
              <w:autoSpaceDN w:val="0"/>
              <w:adjustRightInd w:val="0"/>
              <w:spacing w:after="0" w:line="217" w:lineRule="exact"/>
              <w:ind w:left="400"/>
              <w:rPr>
                <w:rFonts w:ascii="Times New Roman" w:hAnsi="Times New Roman"/>
                <w:sz w:val="24"/>
                <w:szCs w:val="24"/>
              </w:rPr>
            </w:pPr>
            <w:r w:rsidRPr="00FA7AC7">
              <w:rPr>
                <w:rFonts w:ascii="Times New Roman" w:hAnsi="Times New Roman"/>
                <w:sz w:val="20"/>
                <w:szCs w:val="20"/>
              </w:rPr>
              <w:t>ECEC</w:t>
            </w:r>
          </w:p>
        </w:tc>
        <w:tc>
          <w:tcPr>
            <w:tcW w:w="908" w:type="dxa"/>
            <w:tcBorders>
              <w:top w:val="nil"/>
              <w:left w:val="nil"/>
              <w:bottom w:val="nil"/>
              <w:right w:val="nil"/>
            </w:tcBorders>
          </w:tcPr>
          <w:p w:rsidR="00F42301" w:rsidRPr="00FA7AC7" w:rsidRDefault="00F42301" w:rsidP="00B67EC4">
            <w:pPr>
              <w:widowControl w:val="0"/>
              <w:autoSpaceDE w:val="0"/>
              <w:autoSpaceDN w:val="0"/>
              <w:adjustRightInd w:val="0"/>
              <w:spacing w:after="0" w:line="217" w:lineRule="exact"/>
              <w:ind w:left="419"/>
              <w:rPr>
                <w:rFonts w:ascii="Times New Roman" w:hAnsi="Times New Roman"/>
                <w:sz w:val="24"/>
                <w:szCs w:val="24"/>
              </w:rPr>
            </w:pPr>
            <w:r w:rsidRPr="00FA7AC7">
              <w:rPr>
                <w:rFonts w:ascii="Times New Roman" w:hAnsi="Times New Roman"/>
                <w:sz w:val="20"/>
                <w:szCs w:val="20"/>
              </w:rPr>
              <w:t>5555</w:t>
            </w:r>
          </w:p>
        </w:tc>
        <w:tc>
          <w:tcPr>
            <w:tcW w:w="5417" w:type="dxa"/>
            <w:tcBorders>
              <w:top w:val="nil"/>
              <w:left w:val="nil"/>
              <w:bottom w:val="nil"/>
              <w:right w:val="nil"/>
            </w:tcBorders>
          </w:tcPr>
          <w:p w:rsidR="00F42301" w:rsidRPr="00FA7AC7" w:rsidRDefault="00F42301" w:rsidP="00B67EC4">
            <w:pPr>
              <w:widowControl w:val="0"/>
              <w:autoSpaceDE w:val="0"/>
              <w:autoSpaceDN w:val="0"/>
              <w:adjustRightInd w:val="0"/>
              <w:spacing w:after="0" w:line="217" w:lineRule="exact"/>
              <w:ind w:left="84"/>
              <w:rPr>
                <w:rFonts w:ascii="Times New Roman" w:hAnsi="Times New Roman"/>
                <w:sz w:val="24"/>
                <w:szCs w:val="24"/>
              </w:rPr>
            </w:pPr>
            <w:r w:rsidRPr="00FA7AC7">
              <w:rPr>
                <w:rFonts w:ascii="Times New Roman" w:hAnsi="Times New Roman"/>
                <w:sz w:val="20"/>
                <w:szCs w:val="20"/>
              </w:rPr>
              <w:t>Creative Physical Experiences in Early Childhood Education</w:t>
            </w:r>
          </w:p>
        </w:tc>
      </w:tr>
      <w:tr w:rsidR="00F42301" w:rsidRPr="00FA7AC7" w:rsidTr="00B67EC4">
        <w:trPr>
          <w:trHeight w:hRule="exact" w:val="240"/>
        </w:trPr>
        <w:tc>
          <w:tcPr>
            <w:tcW w:w="1367" w:type="dxa"/>
            <w:tcBorders>
              <w:top w:val="nil"/>
              <w:left w:val="nil"/>
              <w:bottom w:val="nil"/>
              <w:right w:val="nil"/>
            </w:tcBorders>
          </w:tcPr>
          <w:p w:rsidR="00F42301" w:rsidRPr="00FA7AC7" w:rsidRDefault="00F42301" w:rsidP="00B67EC4">
            <w:pPr>
              <w:widowControl w:val="0"/>
              <w:autoSpaceDE w:val="0"/>
              <w:autoSpaceDN w:val="0"/>
              <w:adjustRightInd w:val="0"/>
              <w:spacing w:after="0" w:line="217" w:lineRule="exact"/>
              <w:ind w:left="400"/>
              <w:rPr>
                <w:rFonts w:ascii="Times New Roman" w:hAnsi="Times New Roman"/>
                <w:sz w:val="24"/>
                <w:szCs w:val="24"/>
              </w:rPr>
            </w:pPr>
            <w:r w:rsidRPr="00FA7AC7">
              <w:rPr>
                <w:rFonts w:ascii="Times New Roman" w:hAnsi="Times New Roman"/>
                <w:sz w:val="20"/>
                <w:szCs w:val="20"/>
              </w:rPr>
              <w:t>ECEC</w:t>
            </w:r>
          </w:p>
        </w:tc>
        <w:tc>
          <w:tcPr>
            <w:tcW w:w="908" w:type="dxa"/>
            <w:tcBorders>
              <w:top w:val="nil"/>
              <w:left w:val="nil"/>
              <w:bottom w:val="nil"/>
              <w:right w:val="nil"/>
            </w:tcBorders>
          </w:tcPr>
          <w:p w:rsidR="00F42301" w:rsidRPr="00FA7AC7" w:rsidRDefault="00F42301" w:rsidP="00B67EC4">
            <w:pPr>
              <w:widowControl w:val="0"/>
              <w:autoSpaceDE w:val="0"/>
              <w:autoSpaceDN w:val="0"/>
              <w:adjustRightInd w:val="0"/>
              <w:spacing w:after="0" w:line="217" w:lineRule="exact"/>
              <w:ind w:left="424"/>
              <w:rPr>
                <w:rFonts w:ascii="Times New Roman" w:hAnsi="Times New Roman"/>
                <w:sz w:val="24"/>
                <w:szCs w:val="24"/>
              </w:rPr>
            </w:pPr>
            <w:r w:rsidRPr="00FA7AC7">
              <w:rPr>
                <w:rFonts w:ascii="Times New Roman" w:hAnsi="Times New Roman"/>
                <w:sz w:val="20"/>
                <w:szCs w:val="20"/>
              </w:rPr>
              <w:t>5560</w:t>
            </w:r>
          </w:p>
        </w:tc>
        <w:tc>
          <w:tcPr>
            <w:tcW w:w="5417" w:type="dxa"/>
            <w:tcBorders>
              <w:top w:val="nil"/>
              <w:left w:val="nil"/>
              <w:bottom w:val="nil"/>
              <w:right w:val="nil"/>
            </w:tcBorders>
          </w:tcPr>
          <w:p w:rsidR="00F42301" w:rsidRPr="00FA7AC7" w:rsidRDefault="00F42301" w:rsidP="00B67EC4">
            <w:pPr>
              <w:widowControl w:val="0"/>
              <w:autoSpaceDE w:val="0"/>
              <w:autoSpaceDN w:val="0"/>
              <w:adjustRightInd w:val="0"/>
              <w:spacing w:after="0" w:line="217" w:lineRule="exact"/>
              <w:ind w:left="84"/>
              <w:rPr>
                <w:rFonts w:ascii="Times New Roman" w:hAnsi="Times New Roman"/>
                <w:sz w:val="24"/>
                <w:szCs w:val="24"/>
              </w:rPr>
            </w:pPr>
            <w:r w:rsidRPr="00FA7AC7">
              <w:rPr>
                <w:rFonts w:ascii="Times New Roman" w:hAnsi="Times New Roman"/>
                <w:sz w:val="20"/>
                <w:szCs w:val="20"/>
              </w:rPr>
              <w:t>Counseling in Early Childhood Education</w:t>
            </w:r>
          </w:p>
        </w:tc>
      </w:tr>
      <w:tr w:rsidR="00F42301" w:rsidRPr="00FA7AC7" w:rsidTr="00B67EC4">
        <w:trPr>
          <w:trHeight w:hRule="exact" w:val="240"/>
        </w:trPr>
        <w:tc>
          <w:tcPr>
            <w:tcW w:w="1367" w:type="dxa"/>
            <w:tcBorders>
              <w:top w:val="nil"/>
              <w:left w:val="nil"/>
              <w:bottom w:val="nil"/>
              <w:right w:val="nil"/>
            </w:tcBorders>
          </w:tcPr>
          <w:p w:rsidR="00F42301" w:rsidRPr="00FA7AC7" w:rsidRDefault="00F42301" w:rsidP="00B67EC4">
            <w:pPr>
              <w:widowControl w:val="0"/>
              <w:autoSpaceDE w:val="0"/>
              <w:autoSpaceDN w:val="0"/>
              <w:adjustRightInd w:val="0"/>
              <w:spacing w:after="0" w:line="217" w:lineRule="exact"/>
              <w:ind w:left="400"/>
              <w:rPr>
                <w:rFonts w:ascii="Times New Roman" w:hAnsi="Times New Roman"/>
                <w:sz w:val="24"/>
                <w:szCs w:val="24"/>
              </w:rPr>
            </w:pPr>
            <w:r w:rsidRPr="00FA7AC7">
              <w:rPr>
                <w:rFonts w:ascii="Times New Roman" w:hAnsi="Times New Roman"/>
                <w:sz w:val="20"/>
                <w:szCs w:val="20"/>
              </w:rPr>
              <w:t>ECEC</w:t>
            </w:r>
          </w:p>
        </w:tc>
        <w:tc>
          <w:tcPr>
            <w:tcW w:w="908" w:type="dxa"/>
            <w:tcBorders>
              <w:top w:val="nil"/>
              <w:left w:val="nil"/>
              <w:bottom w:val="nil"/>
              <w:right w:val="nil"/>
            </w:tcBorders>
          </w:tcPr>
          <w:p w:rsidR="00F42301" w:rsidRPr="00FA7AC7" w:rsidRDefault="00F42301" w:rsidP="00B67EC4">
            <w:pPr>
              <w:widowControl w:val="0"/>
              <w:autoSpaceDE w:val="0"/>
              <w:autoSpaceDN w:val="0"/>
              <w:adjustRightInd w:val="0"/>
              <w:spacing w:after="0" w:line="217" w:lineRule="exact"/>
              <w:ind w:left="424"/>
              <w:rPr>
                <w:rFonts w:ascii="Times New Roman" w:hAnsi="Times New Roman"/>
                <w:sz w:val="24"/>
                <w:szCs w:val="24"/>
              </w:rPr>
            </w:pPr>
            <w:r w:rsidRPr="00FA7AC7">
              <w:rPr>
                <w:rFonts w:ascii="Times New Roman" w:hAnsi="Times New Roman"/>
                <w:sz w:val="20"/>
                <w:szCs w:val="20"/>
              </w:rPr>
              <w:t>5565</w:t>
            </w:r>
          </w:p>
        </w:tc>
        <w:tc>
          <w:tcPr>
            <w:tcW w:w="5417" w:type="dxa"/>
            <w:tcBorders>
              <w:top w:val="nil"/>
              <w:left w:val="nil"/>
              <w:bottom w:val="nil"/>
              <w:right w:val="nil"/>
            </w:tcBorders>
          </w:tcPr>
          <w:p w:rsidR="00F42301" w:rsidRPr="00FA7AC7" w:rsidRDefault="00F42301" w:rsidP="00B67EC4">
            <w:pPr>
              <w:widowControl w:val="0"/>
              <w:autoSpaceDE w:val="0"/>
              <w:autoSpaceDN w:val="0"/>
              <w:adjustRightInd w:val="0"/>
              <w:spacing w:after="0" w:line="217" w:lineRule="exact"/>
              <w:ind w:left="93"/>
              <w:rPr>
                <w:rFonts w:ascii="Times New Roman" w:hAnsi="Times New Roman"/>
                <w:sz w:val="24"/>
                <w:szCs w:val="24"/>
              </w:rPr>
            </w:pPr>
            <w:r w:rsidRPr="00FA7AC7">
              <w:rPr>
                <w:rFonts w:ascii="Times New Roman" w:hAnsi="Times New Roman"/>
                <w:sz w:val="20"/>
                <w:szCs w:val="20"/>
              </w:rPr>
              <w:t>Diagnosis and Remediation</w:t>
            </w:r>
          </w:p>
        </w:tc>
      </w:tr>
      <w:tr w:rsidR="00F42301" w:rsidRPr="00FA7AC7" w:rsidTr="00B67EC4">
        <w:trPr>
          <w:trHeight w:hRule="exact" w:val="240"/>
        </w:trPr>
        <w:tc>
          <w:tcPr>
            <w:tcW w:w="1367" w:type="dxa"/>
            <w:tcBorders>
              <w:top w:val="nil"/>
              <w:left w:val="nil"/>
              <w:bottom w:val="nil"/>
              <w:right w:val="nil"/>
            </w:tcBorders>
          </w:tcPr>
          <w:p w:rsidR="00F42301" w:rsidRPr="00FA7AC7" w:rsidRDefault="00F42301" w:rsidP="00B67EC4">
            <w:pPr>
              <w:widowControl w:val="0"/>
              <w:autoSpaceDE w:val="0"/>
              <w:autoSpaceDN w:val="0"/>
              <w:adjustRightInd w:val="0"/>
              <w:spacing w:after="0" w:line="217" w:lineRule="exact"/>
              <w:ind w:left="400"/>
              <w:rPr>
                <w:rFonts w:ascii="Times New Roman" w:hAnsi="Times New Roman"/>
                <w:sz w:val="24"/>
                <w:szCs w:val="24"/>
              </w:rPr>
            </w:pPr>
            <w:r w:rsidRPr="00FA7AC7">
              <w:rPr>
                <w:rFonts w:ascii="Times New Roman" w:hAnsi="Times New Roman"/>
                <w:sz w:val="20"/>
                <w:szCs w:val="20"/>
              </w:rPr>
              <w:t>ECEC</w:t>
            </w:r>
          </w:p>
        </w:tc>
        <w:tc>
          <w:tcPr>
            <w:tcW w:w="908" w:type="dxa"/>
            <w:tcBorders>
              <w:top w:val="nil"/>
              <w:left w:val="nil"/>
              <w:bottom w:val="nil"/>
              <w:right w:val="nil"/>
            </w:tcBorders>
          </w:tcPr>
          <w:p w:rsidR="00F42301" w:rsidRPr="00FA7AC7" w:rsidRDefault="00F42301" w:rsidP="00B67EC4">
            <w:pPr>
              <w:widowControl w:val="0"/>
              <w:autoSpaceDE w:val="0"/>
              <w:autoSpaceDN w:val="0"/>
              <w:adjustRightInd w:val="0"/>
              <w:spacing w:after="0" w:line="217" w:lineRule="exact"/>
              <w:ind w:left="429"/>
              <w:rPr>
                <w:rFonts w:ascii="Times New Roman" w:hAnsi="Times New Roman"/>
                <w:sz w:val="24"/>
                <w:szCs w:val="24"/>
              </w:rPr>
            </w:pPr>
            <w:r w:rsidRPr="00FA7AC7">
              <w:rPr>
                <w:rFonts w:ascii="Times New Roman" w:hAnsi="Times New Roman"/>
                <w:sz w:val="20"/>
                <w:szCs w:val="20"/>
              </w:rPr>
              <w:t>5570</w:t>
            </w:r>
          </w:p>
        </w:tc>
        <w:tc>
          <w:tcPr>
            <w:tcW w:w="5417" w:type="dxa"/>
            <w:tcBorders>
              <w:top w:val="nil"/>
              <w:left w:val="nil"/>
              <w:bottom w:val="nil"/>
              <w:right w:val="nil"/>
            </w:tcBorders>
          </w:tcPr>
          <w:p w:rsidR="00F42301" w:rsidRPr="00FA7AC7" w:rsidRDefault="00F42301" w:rsidP="00B67EC4">
            <w:pPr>
              <w:widowControl w:val="0"/>
              <w:autoSpaceDE w:val="0"/>
              <w:autoSpaceDN w:val="0"/>
              <w:adjustRightInd w:val="0"/>
              <w:spacing w:after="0" w:line="217" w:lineRule="exact"/>
              <w:ind w:left="84"/>
              <w:rPr>
                <w:rFonts w:ascii="Times New Roman" w:hAnsi="Times New Roman"/>
                <w:sz w:val="24"/>
                <w:szCs w:val="24"/>
              </w:rPr>
            </w:pPr>
            <w:r w:rsidRPr="00FA7AC7">
              <w:rPr>
                <w:rFonts w:ascii="Times New Roman" w:hAnsi="Times New Roman"/>
                <w:sz w:val="20"/>
                <w:szCs w:val="20"/>
              </w:rPr>
              <w:t>Theories of Play</w:t>
            </w:r>
          </w:p>
        </w:tc>
      </w:tr>
      <w:tr w:rsidR="00F42301" w:rsidRPr="00FA7AC7" w:rsidTr="00B67EC4">
        <w:trPr>
          <w:trHeight w:hRule="exact" w:val="240"/>
        </w:trPr>
        <w:tc>
          <w:tcPr>
            <w:tcW w:w="1367" w:type="dxa"/>
            <w:tcBorders>
              <w:top w:val="nil"/>
              <w:left w:val="nil"/>
              <w:bottom w:val="nil"/>
              <w:right w:val="nil"/>
            </w:tcBorders>
          </w:tcPr>
          <w:p w:rsidR="00F42301" w:rsidRPr="00FA7AC7" w:rsidRDefault="00F42301" w:rsidP="00B67EC4">
            <w:pPr>
              <w:widowControl w:val="0"/>
              <w:autoSpaceDE w:val="0"/>
              <w:autoSpaceDN w:val="0"/>
              <w:adjustRightInd w:val="0"/>
              <w:spacing w:after="0" w:line="217" w:lineRule="exact"/>
              <w:ind w:left="400"/>
              <w:rPr>
                <w:rFonts w:ascii="Times New Roman" w:hAnsi="Times New Roman"/>
                <w:sz w:val="24"/>
                <w:szCs w:val="24"/>
              </w:rPr>
            </w:pPr>
            <w:r w:rsidRPr="00FA7AC7">
              <w:rPr>
                <w:rFonts w:ascii="Times New Roman" w:hAnsi="Times New Roman"/>
                <w:sz w:val="20"/>
                <w:szCs w:val="20"/>
              </w:rPr>
              <w:t>ECEC</w:t>
            </w:r>
          </w:p>
        </w:tc>
        <w:tc>
          <w:tcPr>
            <w:tcW w:w="908" w:type="dxa"/>
            <w:tcBorders>
              <w:top w:val="nil"/>
              <w:left w:val="nil"/>
              <w:bottom w:val="nil"/>
              <w:right w:val="nil"/>
            </w:tcBorders>
          </w:tcPr>
          <w:p w:rsidR="00F42301" w:rsidRPr="00FA7AC7" w:rsidRDefault="00F42301" w:rsidP="00B67EC4">
            <w:pPr>
              <w:widowControl w:val="0"/>
              <w:autoSpaceDE w:val="0"/>
              <w:autoSpaceDN w:val="0"/>
              <w:adjustRightInd w:val="0"/>
              <w:spacing w:after="0" w:line="217" w:lineRule="exact"/>
              <w:ind w:left="429"/>
              <w:rPr>
                <w:rFonts w:ascii="Times New Roman" w:hAnsi="Times New Roman"/>
                <w:sz w:val="24"/>
                <w:szCs w:val="24"/>
              </w:rPr>
            </w:pPr>
            <w:r w:rsidRPr="00FA7AC7">
              <w:rPr>
                <w:rFonts w:ascii="Times New Roman" w:hAnsi="Times New Roman"/>
                <w:sz w:val="20"/>
                <w:szCs w:val="20"/>
              </w:rPr>
              <w:t>5575</w:t>
            </w:r>
          </w:p>
        </w:tc>
        <w:tc>
          <w:tcPr>
            <w:tcW w:w="5417" w:type="dxa"/>
            <w:tcBorders>
              <w:top w:val="nil"/>
              <w:left w:val="nil"/>
              <w:bottom w:val="nil"/>
              <w:right w:val="nil"/>
            </w:tcBorders>
          </w:tcPr>
          <w:p w:rsidR="00F42301" w:rsidRPr="00FA7AC7" w:rsidRDefault="00F42301" w:rsidP="00B67EC4">
            <w:pPr>
              <w:widowControl w:val="0"/>
              <w:autoSpaceDE w:val="0"/>
              <w:autoSpaceDN w:val="0"/>
              <w:adjustRightInd w:val="0"/>
              <w:spacing w:after="0" w:line="217" w:lineRule="exact"/>
              <w:ind w:left="98"/>
              <w:rPr>
                <w:rFonts w:ascii="Times New Roman" w:hAnsi="Times New Roman"/>
                <w:sz w:val="24"/>
                <w:szCs w:val="24"/>
              </w:rPr>
            </w:pPr>
            <w:r w:rsidRPr="00FA7AC7">
              <w:rPr>
                <w:rFonts w:ascii="Times New Roman" w:hAnsi="Times New Roman"/>
                <w:sz w:val="20"/>
                <w:szCs w:val="20"/>
              </w:rPr>
              <w:t>Parent Involvement in Early Childhood Education</w:t>
            </w:r>
          </w:p>
        </w:tc>
      </w:tr>
      <w:tr w:rsidR="00F42301" w:rsidRPr="00FA7AC7" w:rsidTr="00B67EC4">
        <w:trPr>
          <w:trHeight w:hRule="exact" w:val="240"/>
        </w:trPr>
        <w:tc>
          <w:tcPr>
            <w:tcW w:w="1367" w:type="dxa"/>
            <w:tcBorders>
              <w:top w:val="nil"/>
              <w:left w:val="nil"/>
              <w:bottom w:val="nil"/>
              <w:right w:val="nil"/>
            </w:tcBorders>
          </w:tcPr>
          <w:p w:rsidR="00F42301" w:rsidRPr="00FA7AC7" w:rsidRDefault="00F42301" w:rsidP="00B67EC4">
            <w:pPr>
              <w:widowControl w:val="0"/>
              <w:autoSpaceDE w:val="0"/>
              <w:autoSpaceDN w:val="0"/>
              <w:adjustRightInd w:val="0"/>
              <w:spacing w:after="0" w:line="217" w:lineRule="exact"/>
              <w:ind w:left="400"/>
              <w:rPr>
                <w:rFonts w:ascii="Times New Roman" w:hAnsi="Times New Roman"/>
                <w:sz w:val="24"/>
                <w:szCs w:val="24"/>
              </w:rPr>
            </w:pPr>
            <w:r w:rsidRPr="00FA7AC7">
              <w:rPr>
                <w:rFonts w:ascii="Times New Roman" w:hAnsi="Times New Roman"/>
                <w:sz w:val="20"/>
                <w:szCs w:val="20"/>
              </w:rPr>
              <w:t>ECEC</w:t>
            </w:r>
          </w:p>
        </w:tc>
        <w:tc>
          <w:tcPr>
            <w:tcW w:w="908" w:type="dxa"/>
            <w:tcBorders>
              <w:top w:val="nil"/>
              <w:left w:val="nil"/>
              <w:bottom w:val="nil"/>
              <w:right w:val="nil"/>
            </w:tcBorders>
          </w:tcPr>
          <w:p w:rsidR="00F42301" w:rsidRPr="00FA7AC7" w:rsidRDefault="00F42301" w:rsidP="00B67EC4">
            <w:pPr>
              <w:widowControl w:val="0"/>
              <w:autoSpaceDE w:val="0"/>
              <w:autoSpaceDN w:val="0"/>
              <w:adjustRightInd w:val="0"/>
              <w:spacing w:after="0" w:line="217" w:lineRule="exact"/>
              <w:ind w:left="434"/>
              <w:rPr>
                <w:rFonts w:ascii="Times New Roman" w:hAnsi="Times New Roman"/>
                <w:sz w:val="24"/>
                <w:szCs w:val="24"/>
              </w:rPr>
            </w:pPr>
            <w:r w:rsidRPr="00FA7AC7">
              <w:rPr>
                <w:rFonts w:ascii="Times New Roman" w:hAnsi="Times New Roman"/>
                <w:sz w:val="20"/>
                <w:szCs w:val="20"/>
              </w:rPr>
              <w:t>5580</w:t>
            </w:r>
          </w:p>
        </w:tc>
        <w:tc>
          <w:tcPr>
            <w:tcW w:w="5417" w:type="dxa"/>
            <w:tcBorders>
              <w:top w:val="nil"/>
              <w:left w:val="nil"/>
              <w:bottom w:val="nil"/>
              <w:right w:val="nil"/>
            </w:tcBorders>
          </w:tcPr>
          <w:p w:rsidR="00F42301" w:rsidRPr="00FA7AC7" w:rsidRDefault="00F42301" w:rsidP="00B67EC4">
            <w:pPr>
              <w:widowControl w:val="0"/>
              <w:autoSpaceDE w:val="0"/>
              <w:autoSpaceDN w:val="0"/>
              <w:adjustRightInd w:val="0"/>
              <w:spacing w:after="0" w:line="217" w:lineRule="exact"/>
              <w:ind w:left="89"/>
              <w:rPr>
                <w:rFonts w:ascii="Times New Roman" w:hAnsi="Times New Roman"/>
                <w:sz w:val="24"/>
                <w:szCs w:val="24"/>
              </w:rPr>
            </w:pPr>
            <w:r w:rsidRPr="00FA7AC7">
              <w:rPr>
                <w:rFonts w:ascii="Times New Roman" w:hAnsi="Times New Roman"/>
                <w:spacing w:val="-14"/>
                <w:sz w:val="20"/>
                <w:szCs w:val="20"/>
              </w:rPr>
              <w:t>T</w:t>
            </w:r>
            <w:r w:rsidRPr="00FA7AC7">
              <w:rPr>
                <w:rFonts w:ascii="Times New Roman" w:hAnsi="Times New Roman"/>
                <w:sz w:val="20"/>
                <w:szCs w:val="20"/>
              </w:rPr>
              <w:t>ests and Measurements in Early Childhood Education</w:t>
            </w:r>
          </w:p>
        </w:tc>
      </w:tr>
      <w:tr w:rsidR="00F42301" w:rsidRPr="00FA7AC7" w:rsidTr="00B67EC4">
        <w:trPr>
          <w:trHeight w:hRule="exact" w:val="240"/>
        </w:trPr>
        <w:tc>
          <w:tcPr>
            <w:tcW w:w="1367" w:type="dxa"/>
            <w:tcBorders>
              <w:top w:val="nil"/>
              <w:left w:val="nil"/>
              <w:bottom w:val="nil"/>
              <w:right w:val="nil"/>
            </w:tcBorders>
          </w:tcPr>
          <w:p w:rsidR="00F42301" w:rsidRPr="00FA7AC7" w:rsidRDefault="00F42301" w:rsidP="00B67EC4">
            <w:pPr>
              <w:widowControl w:val="0"/>
              <w:autoSpaceDE w:val="0"/>
              <w:autoSpaceDN w:val="0"/>
              <w:adjustRightInd w:val="0"/>
              <w:spacing w:after="0" w:line="217" w:lineRule="exact"/>
              <w:ind w:left="400"/>
              <w:rPr>
                <w:rFonts w:ascii="Times New Roman" w:hAnsi="Times New Roman"/>
                <w:sz w:val="24"/>
                <w:szCs w:val="24"/>
              </w:rPr>
            </w:pPr>
            <w:r w:rsidRPr="00FA7AC7">
              <w:rPr>
                <w:rFonts w:ascii="Times New Roman" w:hAnsi="Times New Roman"/>
                <w:sz w:val="20"/>
                <w:szCs w:val="20"/>
              </w:rPr>
              <w:t>ECEC</w:t>
            </w:r>
          </w:p>
        </w:tc>
        <w:tc>
          <w:tcPr>
            <w:tcW w:w="908" w:type="dxa"/>
            <w:tcBorders>
              <w:top w:val="nil"/>
              <w:left w:val="nil"/>
              <w:bottom w:val="nil"/>
              <w:right w:val="nil"/>
            </w:tcBorders>
          </w:tcPr>
          <w:p w:rsidR="00F42301" w:rsidRPr="00FA7AC7" w:rsidRDefault="00F42301" w:rsidP="00B67EC4">
            <w:pPr>
              <w:widowControl w:val="0"/>
              <w:autoSpaceDE w:val="0"/>
              <w:autoSpaceDN w:val="0"/>
              <w:adjustRightInd w:val="0"/>
              <w:spacing w:after="0" w:line="217" w:lineRule="exact"/>
              <w:ind w:left="439"/>
              <w:rPr>
                <w:rFonts w:ascii="Times New Roman" w:hAnsi="Times New Roman"/>
                <w:sz w:val="24"/>
                <w:szCs w:val="24"/>
              </w:rPr>
            </w:pPr>
            <w:r w:rsidRPr="00FA7AC7">
              <w:rPr>
                <w:rFonts w:ascii="Times New Roman" w:hAnsi="Times New Roman"/>
                <w:sz w:val="20"/>
                <w:szCs w:val="20"/>
              </w:rPr>
              <w:t>5581</w:t>
            </w:r>
          </w:p>
        </w:tc>
        <w:tc>
          <w:tcPr>
            <w:tcW w:w="5417" w:type="dxa"/>
            <w:tcBorders>
              <w:top w:val="nil"/>
              <w:left w:val="nil"/>
              <w:bottom w:val="nil"/>
              <w:right w:val="nil"/>
            </w:tcBorders>
          </w:tcPr>
          <w:p w:rsidR="00F42301" w:rsidRPr="00FA7AC7" w:rsidRDefault="00F42301" w:rsidP="00B67EC4">
            <w:pPr>
              <w:widowControl w:val="0"/>
              <w:autoSpaceDE w:val="0"/>
              <w:autoSpaceDN w:val="0"/>
              <w:adjustRightInd w:val="0"/>
              <w:spacing w:after="0" w:line="217" w:lineRule="exact"/>
              <w:ind w:left="103"/>
              <w:rPr>
                <w:rFonts w:ascii="Times New Roman" w:hAnsi="Times New Roman"/>
                <w:sz w:val="24"/>
                <w:szCs w:val="24"/>
              </w:rPr>
            </w:pPr>
            <w:r w:rsidRPr="00FA7AC7">
              <w:rPr>
                <w:rFonts w:ascii="Times New Roman" w:hAnsi="Times New Roman"/>
                <w:sz w:val="20"/>
                <w:szCs w:val="20"/>
              </w:rPr>
              <w:t>Evaluation of Research in Early Childhood Education</w:t>
            </w:r>
          </w:p>
        </w:tc>
      </w:tr>
      <w:tr w:rsidR="00F42301" w:rsidRPr="00FA7AC7" w:rsidTr="00B67EC4">
        <w:trPr>
          <w:trHeight w:hRule="exact" w:val="240"/>
        </w:trPr>
        <w:tc>
          <w:tcPr>
            <w:tcW w:w="1367" w:type="dxa"/>
            <w:tcBorders>
              <w:top w:val="nil"/>
              <w:left w:val="nil"/>
              <w:bottom w:val="nil"/>
              <w:right w:val="nil"/>
            </w:tcBorders>
          </w:tcPr>
          <w:p w:rsidR="00F42301" w:rsidRPr="00FA7AC7" w:rsidRDefault="00F42301" w:rsidP="00B67EC4">
            <w:pPr>
              <w:widowControl w:val="0"/>
              <w:autoSpaceDE w:val="0"/>
              <w:autoSpaceDN w:val="0"/>
              <w:adjustRightInd w:val="0"/>
              <w:spacing w:after="0" w:line="217" w:lineRule="exact"/>
              <w:ind w:left="400"/>
              <w:rPr>
                <w:rFonts w:ascii="Times New Roman" w:hAnsi="Times New Roman"/>
                <w:sz w:val="24"/>
                <w:szCs w:val="24"/>
              </w:rPr>
            </w:pPr>
            <w:r w:rsidRPr="00FA7AC7">
              <w:rPr>
                <w:rFonts w:ascii="Times New Roman" w:hAnsi="Times New Roman"/>
                <w:sz w:val="20"/>
                <w:szCs w:val="20"/>
              </w:rPr>
              <w:t>EDUC</w:t>
            </w:r>
          </w:p>
        </w:tc>
        <w:tc>
          <w:tcPr>
            <w:tcW w:w="908" w:type="dxa"/>
            <w:tcBorders>
              <w:top w:val="nil"/>
              <w:left w:val="nil"/>
              <w:bottom w:val="nil"/>
              <w:right w:val="nil"/>
            </w:tcBorders>
          </w:tcPr>
          <w:p w:rsidR="00F42301" w:rsidRPr="00FA7AC7" w:rsidRDefault="00F42301" w:rsidP="00B67EC4">
            <w:pPr>
              <w:widowControl w:val="0"/>
              <w:autoSpaceDE w:val="0"/>
              <w:autoSpaceDN w:val="0"/>
              <w:adjustRightInd w:val="0"/>
              <w:spacing w:after="0" w:line="217" w:lineRule="exact"/>
              <w:ind w:left="439"/>
              <w:rPr>
                <w:rFonts w:ascii="Times New Roman" w:hAnsi="Times New Roman"/>
                <w:sz w:val="24"/>
                <w:szCs w:val="24"/>
              </w:rPr>
            </w:pPr>
            <w:r w:rsidRPr="00FA7AC7">
              <w:rPr>
                <w:rFonts w:ascii="Times New Roman" w:hAnsi="Times New Roman"/>
                <w:sz w:val="20"/>
                <w:szCs w:val="20"/>
              </w:rPr>
              <w:t>5000</w:t>
            </w:r>
          </w:p>
        </w:tc>
        <w:tc>
          <w:tcPr>
            <w:tcW w:w="5417" w:type="dxa"/>
            <w:tcBorders>
              <w:top w:val="nil"/>
              <w:left w:val="nil"/>
              <w:bottom w:val="nil"/>
              <w:right w:val="nil"/>
            </w:tcBorders>
          </w:tcPr>
          <w:p w:rsidR="00F42301" w:rsidRPr="00FA7AC7" w:rsidRDefault="00F42301" w:rsidP="00B67EC4">
            <w:pPr>
              <w:widowControl w:val="0"/>
              <w:autoSpaceDE w:val="0"/>
              <w:autoSpaceDN w:val="0"/>
              <w:adjustRightInd w:val="0"/>
              <w:spacing w:after="0" w:line="217" w:lineRule="exact"/>
              <w:ind w:left="92"/>
              <w:rPr>
                <w:rFonts w:ascii="Times New Roman" w:hAnsi="Times New Roman"/>
                <w:sz w:val="24"/>
                <w:szCs w:val="24"/>
              </w:rPr>
            </w:pPr>
            <w:r w:rsidRPr="00FA7AC7">
              <w:rPr>
                <w:rFonts w:ascii="Times New Roman" w:hAnsi="Times New Roman"/>
                <w:sz w:val="20"/>
                <w:szCs w:val="20"/>
              </w:rPr>
              <w:t>Professional Development for</w:t>
            </w:r>
            <w:r w:rsidRPr="00FA7AC7">
              <w:rPr>
                <w:rFonts w:ascii="Times New Roman" w:hAnsi="Times New Roman"/>
                <w:spacing w:val="-11"/>
                <w:sz w:val="20"/>
                <w:szCs w:val="20"/>
              </w:rPr>
              <w:t xml:space="preserve"> </w:t>
            </w:r>
            <w:r w:rsidRPr="00FA7AC7">
              <w:rPr>
                <w:rFonts w:ascii="Times New Roman" w:hAnsi="Times New Roman"/>
                <w:sz w:val="20"/>
                <w:szCs w:val="20"/>
              </w:rPr>
              <w:t>Accomplished Educators</w:t>
            </w:r>
          </w:p>
        </w:tc>
      </w:tr>
      <w:tr w:rsidR="00F42301" w:rsidRPr="00FA7AC7" w:rsidTr="00B67EC4">
        <w:trPr>
          <w:trHeight w:hRule="exact" w:val="240"/>
        </w:trPr>
        <w:tc>
          <w:tcPr>
            <w:tcW w:w="1367" w:type="dxa"/>
            <w:tcBorders>
              <w:top w:val="nil"/>
              <w:left w:val="nil"/>
              <w:bottom w:val="nil"/>
              <w:right w:val="nil"/>
            </w:tcBorders>
          </w:tcPr>
          <w:p w:rsidR="00F42301" w:rsidRPr="00FA7AC7" w:rsidRDefault="00F42301" w:rsidP="00B67EC4">
            <w:pPr>
              <w:widowControl w:val="0"/>
              <w:autoSpaceDE w:val="0"/>
              <w:autoSpaceDN w:val="0"/>
              <w:adjustRightInd w:val="0"/>
              <w:spacing w:after="0" w:line="217" w:lineRule="exact"/>
              <w:ind w:left="400"/>
              <w:rPr>
                <w:rFonts w:ascii="Times New Roman" w:hAnsi="Times New Roman"/>
                <w:sz w:val="24"/>
                <w:szCs w:val="24"/>
              </w:rPr>
            </w:pPr>
            <w:r w:rsidRPr="00FA7AC7">
              <w:rPr>
                <w:rFonts w:ascii="Times New Roman" w:hAnsi="Times New Roman"/>
                <w:sz w:val="20"/>
                <w:szCs w:val="20"/>
              </w:rPr>
              <w:t>M</w:t>
            </w:r>
            <w:r w:rsidRPr="00FA7AC7">
              <w:rPr>
                <w:rFonts w:ascii="Times New Roman" w:hAnsi="Times New Roman"/>
                <w:spacing w:val="-22"/>
                <w:sz w:val="20"/>
                <w:szCs w:val="20"/>
              </w:rPr>
              <w:t>A</w:t>
            </w:r>
            <w:r w:rsidRPr="00FA7AC7">
              <w:rPr>
                <w:rFonts w:ascii="Times New Roman" w:hAnsi="Times New Roman"/>
                <w:sz w:val="20"/>
                <w:szCs w:val="20"/>
              </w:rPr>
              <w:t>TH</w:t>
            </w:r>
          </w:p>
        </w:tc>
        <w:tc>
          <w:tcPr>
            <w:tcW w:w="908" w:type="dxa"/>
            <w:tcBorders>
              <w:top w:val="nil"/>
              <w:left w:val="nil"/>
              <w:bottom w:val="nil"/>
              <w:right w:val="nil"/>
            </w:tcBorders>
          </w:tcPr>
          <w:p w:rsidR="00F42301" w:rsidRPr="00FA7AC7" w:rsidRDefault="00F42301" w:rsidP="00B67EC4">
            <w:pPr>
              <w:widowControl w:val="0"/>
              <w:autoSpaceDE w:val="0"/>
              <w:autoSpaceDN w:val="0"/>
              <w:adjustRightInd w:val="0"/>
              <w:spacing w:after="0" w:line="217" w:lineRule="exact"/>
              <w:ind w:left="439"/>
              <w:rPr>
                <w:rFonts w:ascii="Times New Roman" w:hAnsi="Times New Roman"/>
                <w:sz w:val="24"/>
                <w:szCs w:val="24"/>
              </w:rPr>
            </w:pPr>
            <w:r w:rsidRPr="00FA7AC7">
              <w:rPr>
                <w:rFonts w:ascii="Times New Roman" w:hAnsi="Times New Roman"/>
                <w:sz w:val="20"/>
                <w:szCs w:val="20"/>
              </w:rPr>
              <w:t>5202</w:t>
            </w:r>
          </w:p>
        </w:tc>
        <w:tc>
          <w:tcPr>
            <w:tcW w:w="5417" w:type="dxa"/>
            <w:tcBorders>
              <w:top w:val="nil"/>
              <w:left w:val="nil"/>
              <w:bottom w:val="nil"/>
              <w:right w:val="nil"/>
            </w:tcBorders>
          </w:tcPr>
          <w:p w:rsidR="00F42301" w:rsidRPr="00FA7AC7" w:rsidRDefault="00F42301" w:rsidP="00B67EC4">
            <w:pPr>
              <w:widowControl w:val="0"/>
              <w:autoSpaceDE w:val="0"/>
              <w:autoSpaceDN w:val="0"/>
              <w:adjustRightInd w:val="0"/>
              <w:spacing w:after="0" w:line="217" w:lineRule="exact"/>
              <w:ind w:left="92"/>
              <w:rPr>
                <w:rFonts w:ascii="Times New Roman" w:hAnsi="Times New Roman"/>
                <w:sz w:val="24"/>
                <w:szCs w:val="24"/>
              </w:rPr>
            </w:pPr>
            <w:r w:rsidRPr="00FA7AC7">
              <w:rPr>
                <w:rFonts w:ascii="Times New Roman" w:hAnsi="Times New Roman"/>
                <w:spacing w:val="-14"/>
                <w:sz w:val="20"/>
                <w:szCs w:val="20"/>
              </w:rPr>
              <w:t>T</w:t>
            </w:r>
            <w:r w:rsidRPr="00FA7AC7">
              <w:rPr>
                <w:rFonts w:ascii="Times New Roman" w:hAnsi="Times New Roman"/>
                <w:sz w:val="20"/>
                <w:szCs w:val="20"/>
              </w:rPr>
              <w:t>echnology-Oriented Mathematics</w:t>
            </w:r>
          </w:p>
        </w:tc>
      </w:tr>
      <w:tr w:rsidR="00F42301" w:rsidRPr="00FA7AC7" w:rsidTr="00B67EC4">
        <w:trPr>
          <w:trHeight w:hRule="exact" w:val="240"/>
        </w:trPr>
        <w:tc>
          <w:tcPr>
            <w:tcW w:w="1367" w:type="dxa"/>
            <w:tcBorders>
              <w:top w:val="nil"/>
              <w:left w:val="nil"/>
              <w:bottom w:val="nil"/>
              <w:right w:val="nil"/>
            </w:tcBorders>
          </w:tcPr>
          <w:p w:rsidR="00F42301" w:rsidRPr="00FA7AC7" w:rsidRDefault="00F42301" w:rsidP="00B67EC4">
            <w:pPr>
              <w:widowControl w:val="0"/>
              <w:autoSpaceDE w:val="0"/>
              <w:autoSpaceDN w:val="0"/>
              <w:adjustRightInd w:val="0"/>
              <w:spacing w:after="0" w:line="217" w:lineRule="exact"/>
              <w:ind w:left="400"/>
              <w:rPr>
                <w:rFonts w:ascii="Times New Roman" w:hAnsi="Times New Roman"/>
                <w:sz w:val="24"/>
                <w:szCs w:val="24"/>
              </w:rPr>
            </w:pPr>
            <w:r w:rsidRPr="00FA7AC7">
              <w:rPr>
                <w:rFonts w:ascii="Times New Roman" w:hAnsi="Times New Roman"/>
                <w:sz w:val="20"/>
                <w:szCs w:val="20"/>
              </w:rPr>
              <w:t>SPED</w:t>
            </w:r>
          </w:p>
        </w:tc>
        <w:tc>
          <w:tcPr>
            <w:tcW w:w="908" w:type="dxa"/>
            <w:tcBorders>
              <w:top w:val="nil"/>
              <w:left w:val="nil"/>
              <w:bottom w:val="nil"/>
              <w:right w:val="nil"/>
            </w:tcBorders>
          </w:tcPr>
          <w:p w:rsidR="00F42301" w:rsidRPr="00FA7AC7" w:rsidRDefault="00F42301" w:rsidP="00B67EC4">
            <w:pPr>
              <w:widowControl w:val="0"/>
              <w:autoSpaceDE w:val="0"/>
              <w:autoSpaceDN w:val="0"/>
              <w:adjustRightInd w:val="0"/>
              <w:spacing w:after="0" w:line="217" w:lineRule="exact"/>
              <w:ind w:left="439"/>
              <w:rPr>
                <w:rFonts w:ascii="Times New Roman" w:hAnsi="Times New Roman"/>
                <w:sz w:val="24"/>
                <w:szCs w:val="24"/>
              </w:rPr>
            </w:pPr>
            <w:r w:rsidRPr="00FA7AC7">
              <w:rPr>
                <w:rFonts w:ascii="Times New Roman" w:hAnsi="Times New Roman"/>
                <w:sz w:val="20"/>
                <w:szCs w:val="20"/>
              </w:rPr>
              <w:t>5501</w:t>
            </w:r>
          </w:p>
        </w:tc>
        <w:tc>
          <w:tcPr>
            <w:tcW w:w="5417" w:type="dxa"/>
            <w:tcBorders>
              <w:top w:val="nil"/>
              <w:left w:val="nil"/>
              <w:bottom w:val="nil"/>
              <w:right w:val="nil"/>
            </w:tcBorders>
          </w:tcPr>
          <w:p w:rsidR="00F42301" w:rsidRPr="00FA7AC7" w:rsidRDefault="00F42301" w:rsidP="00B67EC4">
            <w:pPr>
              <w:widowControl w:val="0"/>
              <w:autoSpaceDE w:val="0"/>
              <w:autoSpaceDN w:val="0"/>
              <w:adjustRightInd w:val="0"/>
              <w:spacing w:after="0" w:line="217" w:lineRule="exact"/>
              <w:ind w:left="92"/>
              <w:rPr>
                <w:rFonts w:ascii="Times New Roman" w:hAnsi="Times New Roman"/>
                <w:sz w:val="24"/>
                <w:szCs w:val="24"/>
              </w:rPr>
            </w:pPr>
            <w:r w:rsidRPr="00FA7AC7">
              <w:rPr>
                <w:rFonts w:ascii="Times New Roman" w:hAnsi="Times New Roman"/>
                <w:sz w:val="20"/>
                <w:szCs w:val="20"/>
              </w:rPr>
              <w:t>Exceptional Children</w:t>
            </w:r>
          </w:p>
        </w:tc>
      </w:tr>
      <w:tr w:rsidR="00F42301" w:rsidRPr="00FA7AC7" w:rsidTr="00B67EC4">
        <w:trPr>
          <w:trHeight w:hRule="exact" w:val="240"/>
        </w:trPr>
        <w:tc>
          <w:tcPr>
            <w:tcW w:w="1367" w:type="dxa"/>
            <w:tcBorders>
              <w:top w:val="nil"/>
              <w:left w:val="nil"/>
              <w:bottom w:val="nil"/>
              <w:right w:val="nil"/>
            </w:tcBorders>
          </w:tcPr>
          <w:p w:rsidR="00F42301" w:rsidRPr="00FA7AC7" w:rsidRDefault="00F42301" w:rsidP="00B67EC4">
            <w:pPr>
              <w:widowControl w:val="0"/>
              <w:autoSpaceDE w:val="0"/>
              <w:autoSpaceDN w:val="0"/>
              <w:adjustRightInd w:val="0"/>
              <w:spacing w:after="0" w:line="217" w:lineRule="exact"/>
              <w:ind w:left="400"/>
              <w:rPr>
                <w:rFonts w:ascii="Times New Roman" w:hAnsi="Times New Roman"/>
                <w:sz w:val="24"/>
                <w:szCs w:val="24"/>
              </w:rPr>
            </w:pPr>
            <w:r w:rsidRPr="00FA7AC7">
              <w:rPr>
                <w:rFonts w:ascii="Times New Roman" w:hAnsi="Times New Roman"/>
                <w:sz w:val="20"/>
                <w:szCs w:val="20"/>
              </w:rPr>
              <w:t>SPED</w:t>
            </w:r>
          </w:p>
        </w:tc>
        <w:tc>
          <w:tcPr>
            <w:tcW w:w="908" w:type="dxa"/>
            <w:tcBorders>
              <w:top w:val="nil"/>
              <w:left w:val="nil"/>
              <w:bottom w:val="nil"/>
              <w:right w:val="nil"/>
            </w:tcBorders>
          </w:tcPr>
          <w:p w:rsidR="00F42301" w:rsidRPr="00FA7AC7" w:rsidRDefault="00F42301" w:rsidP="00B67EC4">
            <w:pPr>
              <w:widowControl w:val="0"/>
              <w:autoSpaceDE w:val="0"/>
              <w:autoSpaceDN w:val="0"/>
              <w:adjustRightInd w:val="0"/>
              <w:spacing w:after="0" w:line="217" w:lineRule="exact"/>
              <w:ind w:left="448"/>
              <w:rPr>
                <w:rFonts w:ascii="Times New Roman" w:hAnsi="Times New Roman"/>
                <w:sz w:val="24"/>
                <w:szCs w:val="24"/>
              </w:rPr>
            </w:pPr>
            <w:r w:rsidRPr="00FA7AC7">
              <w:rPr>
                <w:rFonts w:ascii="Times New Roman" w:hAnsi="Times New Roman"/>
                <w:sz w:val="20"/>
                <w:szCs w:val="20"/>
              </w:rPr>
              <w:t>5512</w:t>
            </w:r>
          </w:p>
        </w:tc>
        <w:tc>
          <w:tcPr>
            <w:tcW w:w="5417" w:type="dxa"/>
            <w:tcBorders>
              <w:top w:val="nil"/>
              <w:left w:val="nil"/>
              <w:bottom w:val="nil"/>
              <w:right w:val="nil"/>
            </w:tcBorders>
          </w:tcPr>
          <w:p w:rsidR="00F42301" w:rsidRPr="00FA7AC7" w:rsidRDefault="00F42301" w:rsidP="00B67EC4">
            <w:pPr>
              <w:widowControl w:val="0"/>
              <w:autoSpaceDE w:val="0"/>
              <w:autoSpaceDN w:val="0"/>
              <w:adjustRightInd w:val="0"/>
              <w:spacing w:after="0" w:line="217" w:lineRule="exact"/>
              <w:ind w:left="107"/>
              <w:rPr>
                <w:rFonts w:ascii="Times New Roman" w:hAnsi="Times New Roman"/>
                <w:sz w:val="24"/>
                <w:szCs w:val="24"/>
              </w:rPr>
            </w:pPr>
            <w:r w:rsidRPr="00FA7AC7">
              <w:rPr>
                <w:rFonts w:ascii="Times New Roman" w:hAnsi="Times New Roman"/>
                <w:sz w:val="20"/>
                <w:szCs w:val="20"/>
              </w:rPr>
              <w:t>Characteristics of Children and</w:t>
            </w:r>
            <w:r w:rsidRPr="00FA7AC7">
              <w:rPr>
                <w:rFonts w:ascii="Times New Roman" w:hAnsi="Times New Roman"/>
                <w:spacing w:val="-7"/>
                <w:sz w:val="20"/>
                <w:szCs w:val="20"/>
              </w:rPr>
              <w:t xml:space="preserve"> </w:t>
            </w:r>
            <w:r w:rsidRPr="00FA7AC7">
              <w:rPr>
                <w:rFonts w:ascii="Times New Roman" w:hAnsi="Times New Roman"/>
                <w:spacing w:val="-20"/>
                <w:sz w:val="20"/>
                <w:szCs w:val="20"/>
              </w:rPr>
              <w:t>Y</w:t>
            </w:r>
            <w:r w:rsidRPr="00FA7AC7">
              <w:rPr>
                <w:rFonts w:ascii="Times New Roman" w:hAnsi="Times New Roman"/>
                <w:sz w:val="20"/>
                <w:szCs w:val="20"/>
              </w:rPr>
              <w:t>outh with Mild Learning,</w:t>
            </w:r>
          </w:p>
        </w:tc>
      </w:tr>
      <w:tr w:rsidR="00F42301" w:rsidRPr="00FA7AC7" w:rsidTr="00B67EC4">
        <w:trPr>
          <w:trHeight w:hRule="exact" w:val="240"/>
        </w:trPr>
        <w:tc>
          <w:tcPr>
            <w:tcW w:w="1367" w:type="dxa"/>
            <w:tcBorders>
              <w:top w:val="nil"/>
              <w:left w:val="nil"/>
              <w:bottom w:val="nil"/>
              <w:right w:val="nil"/>
            </w:tcBorders>
          </w:tcPr>
          <w:p w:rsidR="00F42301" w:rsidRPr="00FA7AC7" w:rsidRDefault="00F42301" w:rsidP="00B67EC4">
            <w:pPr>
              <w:widowControl w:val="0"/>
              <w:autoSpaceDE w:val="0"/>
              <w:autoSpaceDN w:val="0"/>
              <w:adjustRightInd w:val="0"/>
              <w:spacing w:after="0"/>
              <w:rPr>
                <w:rFonts w:ascii="Times New Roman" w:hAnsi="Times New Roman"/>
                <w:sz w:val="24"/>
                <w:szCs w:val="24"/>
              </w:rPr>
            </w:pPr>
          </w:p>
        </w:tc>
        <w:tc>
          <w:tcPr>
            <w:tcW w:w="908" w:type="dxa"/>
            <w:tcBorders>
              <w:top w:val="nil"/>
              <w:left w:val="nil"/>
              <w:bottom w:val="nil"/>
              <w:right w:val="nil"/>
            </w:tcBorders>
          </w:tcPr>
          <w:p w:rsidR="00F42301" w:rsidRPr="00FA7AC7" w:rsidRDefault="00F42301" w:rsidP="00B67EC4">
            <w:pPr>
              <w:widowControl w:val="0"/>
              <w:autoSpaceDE w:val="0"/>
              <w:autoSpaceDN w:val="0"/>
              <w:adjustRightInd w:val="0"/>
              <w:spacing w:after="0"/>
              <w:rPr>
                <w:rFonts w:ascii="Times New Roman" w:hAnsi="Times New Roman"/>
                <w:sz w:val="24"/>
                <w:szCs w:val="24"/>
              </w:rPr>
            </w:pPr>
          </w:p>
        </w:tc>
        <w:tc>
          <w:tcPr>
            <w:tcW w:w="5417" w:type="dxa"/>
            <w:tcBorders>
              <w:top w:val="nil"/>
              <w:left w:val="nil"/>
              <w:bottom w:val="nil"/>
              <w:right w:val="nil"/>
            </w:tcBorders>
          </w:tcPr>
          <w:p w:rsidR="00F42301" w:rsidRPr="00FA7AC7" w:rsidRDefault="00F42301" w:rsidP="00B67EC4">
            <w:pPr>
              <w:widowControl w:val="0"/>
              <w:autoSpaceDE w:val="0"/>
              <w:autoSpaceDN w:val="0"/>
              <w:adjustRightInd w:val="0"/>
              <w:spacing w:after="0" w:line="217" w:lineRule="exact"/>
              <w:ind w:left="108"/>
              <w:rPr>
                <w:rFonts w:ascii="Times New Roman" w:hAnsi="Times New Roman"/>
                <w:sz w:val="24"/>
                <w:szCs w:val="24"/>
              </w:rPr>
            </w:pPr>
            <w:r w:rsidRPr="00FA7AC7">
              <w:rPr>
                <w:rFonts w:ascii="Times New Roman" w:hAnsi="Times New Roman"/>
                <w:sz w:val="20"/>
                <w:szCs w:val="20"/>
              </w:rPr>
              <w:t>Intellectual, and or Behavioral Problems</w:t>
            </w:r>
          </w:p>
        </w:tc>
      </w:tr>
      <w:tr w:rsidR="00F42301" w:rsidRPr="00FA7AC7" w:rsidTr="00B67EC4">
        <w:trPr>
          <w:trHeight w:hRule="exact" w:val="240"/>
        </w:trPr>
        <w:tc>
          <w:tcPr>
            <w:tcW w:w="1367" w:type="dxa"/>
            <w:tcBorders>
              <w:top w:val="nil"/>
              <w:left w:val="nil"/>
              <w:bottom w:val="nil"/>
              <w:right w:val="nil"/>
            </w:tcBorders>
          </w:tcPr>
          <w:p w:rsidR="00F42301" w:rsidRPr="00FA7AC7" w:rsidRDefault="00F42301" w:rsidP="00B67EC4">
            <w:pPr>
              <w:widowControl w:val="0"/>
              <w:autoSpaceDE w:val="0"/>
              <w:autoSpaceDN w:val="0"/>
              <w:adjustRightInd w:val="0"/>
              <w:spacing w:after="0" w:line="217" w:lineRule="exact"/>
              <w:ind w:left="400"/>
              <w:rPr>
                <w:rFonts w:ascii="Times New Roman" w:hAnsi="Times New Roman"/>
                <w:sz w:val="24"/>
                <w:szCs w:val="24"/>
              </w:rPr>
            </w:pPr>
            <w:r w:rsidRPr="00FA7AC7">
              <w:rPr>
                <w:rFonts w:ascii="Times New Roman" w:hAnsi="Times New Roman"/>
                <w:sz w:val="20"/>
                <w:szCs w:val="20"/>
              </w:rPr>
              <w:t>SPED</w:t>
            </w:r>
          </w:p>
        </w:tc>
        <w:tc>
          <w:tcPr>
            <w:tcW w:w="908" w:type="dxa"/>
            <w:tcBorders>
              <w:top w:val="nil"/>
              <w:left w:val="nil"/>
              <w:bottom w:val="nil"/>
              <w:right w:val="nil"/>
            </w:tcBorders>
          </w:tcPr>
          <w:p w:rsidR="00F42301" w:rsidRPr="00FA7AC7" w:rsidRDefault="00F42301" w:rsidP="00B67EC4">
            <w:pPr>
              <w:widowControl w:val="0"/>
              <w:autoSpaceDE w:val="0"/>
              <w:autoSpaceDN w:val="0"/>
              <w:adjustRightInd w:val="0"/>
              <w:spacing w:after="0" w:line="217" w:lineRule="exact"/>
              <w:ind w:left="453"/>
              <w:rPr>
                <w:rFonts w:ascii="Times New Roman" w:hAnsi="Times New Roman"/>
                <w:sz w:val="24"/>
                <w:szCs w:val="24"/>
              </w:rPr>
            </w:pPr>
            <w:r w:rsidRPr="00FA7AC7">
              <w:rPr>
                <w:rFonts w:ascii="Times New Roman" w:hAnsi="Times New Roman"/>
                <w:sz w:val="20"/>
                <w:szCs w:val="20"/>
              </w:rPr>
              <w:t>5522</w:t>
            </w:r>
          </w:p>
        </w:tc>
        <w:tc>
          <w:tcPr>
            <w:tcW w:w="5417" w:type="dxa"/>
            <w:tcBorders>
              <w:top w:val="nil"/>
              <w:left w:val="nil"/>
              <w:bottom w:val="nil"/>
              <w:right w:val="nil"/>
            </w:tcBorders>
          </w:tcPr>
          <w:p w:rsidR="00F42301" w:rsidRPr="00FA7AC7" w:rsidRDefault="00F42301" w:rsidP="00B67EC4">
            <w:pPr>
              <w:widowControl w:val="0"/>
              <w:autoSpaceDE w:val="0"/>
              <w:autoSpaceDN w:val="0"/>
              <w:adjustRightInd w:val="0"/>
              <w:spacing w:after="0" w:line="217" w:lineRule="exact"/>
              <w:ind w:left="116"/>
              <w:rPr>
                <w:rFonts w:ascii="Times New Roman" w:hAnsi="Times New Roman"/>
                <w:sz w:val="24"/>
                <w:szCs w:val="24"/>
              </w:rPr>
            </w:pPr>
            <w:r w:rsidRPr="00FA7AC7">
              <w:rPr>
                <w:rFonts w:ascii="Times New Roman" w:hAnsi="Times New Roman"/>
                <w:spacing w:val="-14"/>
                <w:sz w:val="20"/>
                <w:szCs w:val="20"/>
              </w:rPr>
              <w:t>T</w:t>
            </w:r>
            <w:r w:rsidRPr="00FA7AC7">
              <w:rPr>
                <w:rFonts w:ascii="Times New Roman" w:hAnsi="Times New Roman"/>
                <w:sz w:val="20"/>
                <w:szCs w:val="20"/>
              </w:rPr>
              <w:t>eaching the Preschool Exceptional Child</w:t>
            </w:r>
          </w:p>
        </w:tc>
      </w:tr>
      <w:tr w:rsidR="00F42301" w:rsidRPr="00FA7AC7" w:rsidTr="00B67EC4">
        <w:trPr>
          <w:trHeight w:hRule="exact" w:val="240"/>
        </w:trPr>
        <w:tc>
          <w:tcPr>
            <w:tcW w:w="1367" w:type="dxa"/>
            <w:tcBorders>
              <w:top w:val="nil"/>
              <w:left w:val="nil"/>
              <w:bottom w:val="nil"/>
              <w:right w:val="nil"/>
            </w:tcBorders>
          </w:tcPr>
          <w:p w:rsidR="00F42301" w:rsidRPr="00FA7AC7" w:rsidRDefault="00F42301" w:rsidP="00B67EC4">
            <w:pPr>
              <w:widowControl w:val="0"/>
              <w:autoSpaceDE w:val="0"/>
              <w:autoSpaceDN w:val="0"/>
              <w:adjustRightInd w:val="0"/>
              <w:spacing w:after="0" w:line="217" w:lineRule="exact"/>
              <w:ind w:left="400"/>
              <w:rPr>
                <w:rFonts w:ascii="Times New Roman" w:hAnsi="Times New Roman"/>
                <w:sz w:val="24"/>
                <w:szCs w:val="24"/>
              </w:rPr>
            </w:pPr>
            <w:r w:rsidRPr="00FA7AC7">
              <w:rPr>
                <w:rFonts w:ascii="Times New Roman" w:hAnsi="Times New Roman"/>
                <w:sz w:val="20"/>
                <w:szCs w:val="20"/>
              </w:rPr>
              <w:t>SPED</w:t>
            </w:r>
          </w:p>
        </w:tc>
        <w:tc>
          <w:tcPr>
            <w:tcW w:w="908" w:type="dxa"/>
            <w:tcBorders>
              <w:top w:val="nil"/>
              <w:left w:val="nil"/>
              <w:bottom w:val="nil"/>
              <w:right w:val="nil"/>
            </w:tcBorders>
          </w:tcPr>
          <w:p w:rsidR="00F42301" w:rsidRPr="00FA7AC7" w:rsidRDefault="00F42301" w:rsidP="00B67EC4">
            <w:pPr>
              <w:widowControl w:val="0"/>
              <w:autoSpaceDE w:val="0"/>
              <w:autoSpaceDN w:val="0"/>
              <w:adjustRightInd w:val="0"/>
              <w:spacing w:after="0" w:line="217" w:lineRule="exact"/>
              <w:ind w:left="453"/>
              <w:rPr>
                <w:rFonts w:ascii="Times New Roman" w:hAnsi="Times New Roman"/>
                <w:sz w:val="24"/>
                <w:szCs w:val="24"/>
              </w:rPr>
            </w:pPr>
            <w:r w:rsidRPr="00FA7AC7">
              <w:rPr>
                <w:rFonts w:ascii="Times New Roman" w:hAnsi="Times New Roman"/>
                <w:sz w:val="20"/>
                <w:szCs w:val="20"/>
              </w:rPr>
              <w:t>5524</w:t>
            </w:r>
          </w:p>
        </w:tc>
        <w:tc>
          <w:tcPr>
            <w:tcW w:w="5417" w:type="dxa"/>
            <w:tcBorders>
              <w:top w:val="nil"/>
              <w:left w:val="nil"/>
              <w:bottom w:val="nil"/>
              <w:right w:val="nil"/>
            </w:tcBorders>
          </w:tcPr>
          <w:p w:rsidR="00F42301" w:rsidRPr="00FA7AC7" w:rsidRDefault="00F42301" w:rsidP="00B67EC4">
            <w:pPr>
              <w:widowControl w:val="0"/>
              <w:autoSpaceDE w:val="0"/>
              <w:autoSpaceDN w:val="0"/>
              <w:adjustRightInd w:val="0"/>
              <w:spacing w:after="0" w:line="217" w:lineRule="exact"/>
              <w:ind w:left="116"/>
              <w:rPr>
                <w:rFonts w:ascii="Times New Roman" w:hAnsi="Times New Roman"/>
                <w:sz w:val="24"/>
                <w:szCs w:val="24"/>
              </w:rPr>
            </w:pPr>
            <w:r w:rsidRPr="00FA7AC7">
              <w:rPr>
                <w:rFonts w:ascii="Times New Roman" w:hAnsi="Times New Roman"/>
                <w:sz w:val="20"/>
                <w:szCs w:val="20"/>
              </w:rPr>
              <w:t>Instructional Strategies for</w:t>
            </w:r>
            <w:r w:rsidRPr="00FA7AC7">
              <w:rPr>
                <w:rFonts w:ascii="Times New Roman" w:hAnsi="Times New Roman"/>
                <w:spacing w:val="-4"/>
                <w:sz w:val="20"/>
                <w:szCs w:val="20"/>
              </w:rPr>
              <w:t xml:space="preserve"> </w:t>
            </w:r>
            <w:r w:rsidRPr="00FA7AC7">
              <w:rPr>
                <w:rFonts w:ascii="Times New Roman" w:hAnsi="Times New Roman"/>
                <w:spacing w:val="-14"/>
                <w:sz w:val="20"/>
                <w:szCs w:val="20"/>
              </w:rPr>
              <w:t>T</w:t>
            </w:r>
            <w:r w:rsidRPr="00FA7AC7">
              <w:rPr>
                <w:rFonts w:ascii="Times New Roman" w:hAnsi="Times New Roman"/>
                <w:sz w:val="20"/>
                <w:szCs w:val="20"/>
              </w:rPr>
              <w:t>eaching the Mildly Disabled</w:t>
            </w:r>
          </w:p>
        </w:tc>
      </w:tr>
      <w:tr w:rsidR="00F42301" w:rsidRPr="00FA7AC7" w:rsidTr="00B67EC4">
        <w:trPr>
          <w:trHeight w:hRule="exact" w:val="240"/>
        </w:trPr>
        <w:tc>
          <w:tcPr>
            <w:tcW w:w="1367" w:type="dxa"/>
            <w:tcBorders>
              <w:top w:val="nil"/>
              <w:left w:val="nil"/>
              <w:bottom w:val="nil"/>
              <w:right w:val="nil"/>
            </w:tcBorders>
          </w:tcPr>
          <w:p w:rsidR="00F42301" w:rsidRPr="00FA7AC7" w:rsidRDefault="00F42301" w:rsidP="00B67EC4">
            <w:pPr>
              <w:widowControl w:val="0"/>
              <w:autoSpaceDE w:val="0"/>
              <w:autoSpaceDN w:val="0"/>
              <w:adjustRightInd w:val="0"/>
              <w:spacing w:after="0" w:line="217" w:lineRule="exact"/>
              <w:ind w:left="400"/>
              <w:rPr>
                <w:rFonts w:ascii="Times New Roman" w:hAnsi="Times New Roman"/>
                <w:sz w:val="24"/>
                <w:szCs w:val="24"/>
              </w:rPr>
            </w:pPr>
            <w:r w:rsidRPr="00FA7AC7">
              <w:rPr>
                <w:rFonts w:ascii="Times New Roman" w:hAnsi="Times New Roman"/>
                <w:sz w:val="20"/>
                <w:szCs w:val="20"/>
              </w:rPr>
              <w:t>SPED</w:t>
            </w:r>
          </w:p>
        </w:tc>
        <w:tc>
          <w:tcPr>
            <w:tcW w:w="908" w:type="dxa"/>
            <w:tcBorders>
              <w:top w:val="nil"/>
              <w:left w:val="nil"/>
              <w:bottom w:val="nil"/>
              <w:right w:val="nil"/>
            </w:tcBorders>
          </w:tcPr>
          <w:p w:rsidR="00F42301" w:rsidRPr="00FA7AC7" w:rsidRDefault="00F42301" w:rsidP="00B67EC4">
            <w:pPr>
              <w:widowControl w:val="0"/>
              <w:autoSpaceDE w:val="0"/>
              <w:autoSpaceDN w:val="0"/>
              <w:adjustRightInd w:val="0"/>
              <w:spacing w:after="0" w:line="217" w:lineRule="exact"/>
              <w:ind w:left="453"/>
              <w:rPr>
                <w:rFonts w:ascii="Times New Roman" w:hAnsi="Times New Roman"/>
                <w:sz w:val="24"/>
                <w:szCs w:val="24"/>
              </w:rPr>
            </w:pPr>
            <w:r w:rsidRPr="00FA7AC7">
              <w:rPr>
                <w:rFonts w:ascii="Times New Roman" w:hAnsi="Times New Roman"/>
                <w:sz w:val="20"/>
                <w:szCs w:val="20"/>
              </w:rPr>
              <w:t>5530</w:t>
            </w:r>
          </w:p>
        </w:tc>
        <w:tc>
          <w:tcPr>
            <w:tcW w:w="5417" w:type="dxa"/>
            <w:tcBorders>
              <w:top w:val="nil"/>
              <w:left w:val="nil"/>
              <w:bottom w:val="nil"/>
              <w:right w:val="nil"/>
            </w:tcBorders>
          </w:tcPr>
          <w:p w:rsidR="00F42301" w:rsidRPr="00FA7AC7" w:rsidRDefault="00F42301" w:rsidP="00B67EC4">
            <w:pPr>
              <w:widowControl w:val="0"/>
              <w:autoSpaceDE w:val="0"/>
              <w:autoSpaceDN w:val="0"/>
              <w:adjustRightInd w:val="0"/>
              <w:spacing w:after="0" w:line="217" w:lineRule="exact"/>
              <w:ind w:left="116"/>
              <w:rPr>
                <w:rFonts w:ascii="Times New Roman" w:hAnsi="Times New Roman"/>
                <w:sz w:val="24"/>
                <w:szCs w:val="24"/>
              </w:rPr>
            </w:pPr>
            <w:r w:rsidRPr="00FA7AC7">
              <w:rPr>
                <w:rFonts w:ascii="Times New Roman" w:hAnsi="Times New Roman"/>
                <w:sz w:val="20"/>
                <w:szCs w:val="20"/>
              </w:rPr>
              <w:t>Parent Counseling</w:t>
            </w:r>
          </w:p>
        </w:tc>
      </w:tr>
      <w:tr w:rsidR="00F42301" w:rsidRPr="00FA7AC7" w:rsidTr="00B67EC4">
        <w:trPr>
          <w:trHeight w:hRule="exact" w:val="262"/>
        </w:trPr>
        <w:tc>
          <w:tcPr>
            <w:tcW w:w="1367" w:type="dxa"/>
            <w:tcBorders>
              <w:top w:val="nil"/>
              <w:left w:val="nil"/>
              <w:bottom w:val="nil"/>
              <w:right w:val="nil"/>
            </w:tcBorders>
          </w:tcPr>
          <w:p w:rsidR="00F42301" w:rsidRPr="00FA7AC7" w:rsidRDefault="00F42301" w:rsidP="00B67EC4">
            <w:pPr>
              <w:widowControl w:val="0"/>
              <w:autoSpaceDE w:val="0"/>
              <w:autoSpaceDN w:val="0"/>
              <w:adjustRightInd w:val="0"/>
              <w:spacing w:before="9" w:after="0"/>
              <w:ind w:left="400"/>
              <w:rPr>
                <w:rFonts w:ascii="Times New Roman" w:hAnsi="Times New Roman"/>
                <w:sz w:val="24"/>
                <w:szCs w:val="24"/>
              </w:rPr>
            </w:pPr>
            <w:r w:rsidRPr="00FA7AC7">
              <w:rPr>
                <w:rFonts w:ascii="Times New Roman" w:hAnsi="Times New Roman"/>
                <w:sz w:val="20"/>
                <w:szCs w:val="20"/>
              </w:rPr>
              <w:t>SECD</w:t>
            </w:r>
          </w:p>
        </w:tc>
        <w:tc>
          <w:tcPr>
            <w:tcW w:w="908" w:type="dxa"/>
            <w:tcBorders>
              <w:top w:val="nil"/>
              <w:left w:val="nil"/>
              <w:bottom w:val="nil"/>
              <w:right w:val="nil"/>
            </w:tcBorders>
          </w:tcPr>
          <w:p w:rsidR="00F42301" w:rsidRPr="00FA7AC7" w:rsidRDefault="00F42301" w:rsidP="00B67EC4">
            <w:pPr>
              <w:widowControl w:val="0"/>
              <w:autoSpaceDE w:val="0"/>
              <w:autoSpaceDN w:val="0"/>
              <w:adjustRightInd w:val="0"/>
              <w:spacing w:after="0" w:line="217" w:lineRule="exact"/>
              <w:ind w:left="453"/>
              <w:rPr>
                <w:rFonts w:ascii="Times New Roman" w:hAnsi="Times New Roman"/>
                <w:sz w:val="24"/>
                <w:szCs w:val="24"/>
              </w:rPr>
            </w:pPr>
            <w:r w:rsidRPr="00FA7AC7">
              <w:rPr>
                <w:rFonts w:ascii="Times New Roman" w:hAnsi="Times New Roman"/>
                <w:sz w:val="20"/>
                <w:szCs w:val="20"/>
              </w:rPr>
              <w:t>5535</w:t>
            </w:r>
          </w:p>
        </w:tc>
        <w:tc>
          <w:tcPr>
            <w:tcW w:w="5417" w:type="dxa"/>
            <w:tcBorders>
              <w:top w:val="nil"/>
              <w:left w:val="nil"/>
              <w:bottom w:val="nil"/>
              <w:right w:val="nil"/>
            </w:tcBorders>
          </w:tcPr>
          <w:p w:rsidR="00F42301" w:rsidRPr="00FA7AC7" w:rsidRDefault="00F42301" w:rsidP="00B67EC4">
            <w:pPr>
              <w:widowControl w:val="0"/>
              <w:autoSpaceDE w:val="0"/>
              <w:autoSpaceDN w:val="0"/>
              <w:adjustRightInd w:val="0"/>
              <w:spacing w:before="9" w:after="0"/>
              <w:ind w:left="117"/>
              <w:rPr>
                <w:rFonts w:ascii="Times New Roman" w:hAnsi="Times New Roman"/>
                <w:sz w:val="24"/>
                <w:szCs w:val="24"/>
              </w:rPr>
            </w:pPr>
            <w:r w:rsidRPr="00FA7AC7">
              <w:rPr>
                <w:rFonts w:ascii="Times New Roman" w:hAnsi="Times New Roman"/>
                <w:sz w:val="20"/>
                <w:szCs w:val="20"/>
              </w:rPr>
              <w:t>Strategic Developmental Counseling for School</w:t>
            </w:r>
          </w:p>
        </w:tc>
      </w:tr>
      <w:tr w:rsidR="00F42301" w:rsidRPr="00FA7AC7" w:rsidTr="00B67EC4">
        <w:trPr>
          <w:trHeight w:hRule="exact" w:val="538"/>
        </w:trPr>
        <w:tc>
          <w:tcPr>
            <w:tcW w:w="1367" w:type="dxa"/>
            <w:tcBorders>
              <w:top w:val="nil"/>
              <w:left w:val="nil"/>
              <w:bottom w:val="nil"/>
              <w:right w:val="nil"/>
            </w:tcBorders>
          </w:tcPr>
          <w:p w:rsidR="00F42301" w:rsidRPr="00FA7AC7" w:rsidRDefault="00F42301" w:rsidP="00B67EC4">
            <w:pPr>
              <w:widowControl w:val="0"/>
              <w:autoSpaceDE w:val="0"/>
              <w:autoSpaceDN w:val="0"/>
              <w:adjustRightInd w:val="0"/>
              <w:spacing w:before="4" w:after="0" w:line="200" w:lineRule="exact"/>
              <w:rPr>
                <w:rFonts w:ascii="Times New Roman" w:hAnsi="Times New Roman"/>
                <w:sz w:val="20"/>
                <w:szCs w:val="20"/>
              </w:rPr>
            </w:pPr>
          </w:p>
          <w:p w:rsidR="00F42301" w:rsidRPr="00FA7AC7" w:rsidRDefault="00F42301" w:rsidP="00B67EC4">
            <w:pPr>
              <w:widowControl w:val="0"/>
              <w:autoSpaceDE w:val="0"/>
              <w:autoSpaceDN w:val="0"/>
              <w:adjustRightInd w:val="0"/>
              <w:spacing w:after="0"/>
              <w:ind w:left="400"/>
              <w:rPr>
                <w:rFonts w:ascii="Times New Roman" w:hAnsi="Times New Roman"/>
                <w:sz w:val="24"/>
                <w:szCs w:val="24"/>
              </w:rPr>
            </w:pPr>
            <w:r w:rsidRPr="00FA7AC7">
              <w:rPr>
                <w:rFonts w:ascii="Times New Roman" w:hAnsi="Times New Roman"/>
                <w:sz w:val="20"/>
                <w:szCs w:val="20"/>
              </w:rPr>
              <w:t>EDUC</w:t>
            </w:r>
          </w:p>
        </w:tc>
        <w:tc>
          <w:tcPr>
            <w:tcW w:w="908" w:type="dxa"/>
            <w:tcBorders>
              <w:top w:val="nil"/>
              <w:left w:val="nil"/>
              <w:bottom w:val="nil"/>
              <w:right w:val="nil"/>
            </w:tcBorders>
          </w:tcPr>
          <w:p w:rsidR="00F42301" w:rsidRPr="00FA7AC7" w:rsidRDefault="00F42301" w:rsidP="00B67EC4">
            <w:pPr>
              <w:widowControl w:val="0"/>
              <w:autoSpaceDE w:val="0"/>
              <w:autoSpaceDN w:val="0"/>
              <w:adjustRightInd w:val="0"/>
              <w:spacing w:before="4" w:after="0" w:line="200" w:lineRule="exact"/>
              <w:rPr>
                <w:rFonts w:ascii="Times New Roman" w:hAnsi="Times New Roman"/>
                <w:sz w:val="20"/>
                <w:szCs w:val="20"/>
              </w:rPr>
            </w:pPr>
          </w:p>
          <w:p w:rsidR="00F42301" w:rsidRPr="00FA7AC7" w:rsidRDefault="00F42301" w:rsidP="00B67EC4">
            <w:pPr>
              <w:widowControl w:val="0"/>
              <w:autoSpaceDE w:val="0"/>
              <w:autoSpaceDN w:val="0"/>
              <w:adjustRightInd w:val="0"/>
              <w:spacing w:after="0"/>
              <w:ind w:left="453"/>
              <w:rPr>
                <w:rFonts w:ascii="Times New Roman" w:hAnsi="Times New Roman"/>
                <w:sz w:val="24"/>
                <w:szCs w:val="24"/>
              </w:rPr>
            </w:pPr>
            <w:r w:rsidRPr="00FA7AC7">
              <w:rPr>
                <w:rFonts w:ascii="Times New Roman" w:hAnsi="Times New Roman"/>
                <w:sz w:val="20"/>
                <w:szCs w:val="20"/>
              </w:rPr>
              <w:t>5590</w:t>
            </w:r>
          </w:p>
        </w:tc>
        <w:tc>
          <w:tcPr>
            <w:tcW w:w="5417" w:type="dxa"/>
            <w:tcBorders>
              <w:top w:val="nil"/>
              <w:left w:val="nil"/>
              <w:bottom w:val="nil"/>
              <w:right w:val="nil"/>
            </w:tcBorders>
          </w:tcPr>
          <w:p w:rsidR="00F42301" w:rsidRPr="00FA7AC7" w:rsidRDefault="00F42301" w:rsidP="00B67EC4">
            <w:pPr>
              <w:widowControl w:val="0"/>
              <w:autoSpaceDE w:val="0"/>
              <w:autoSpaceDN w:val="0"/>
              <w:adjustRightInd w:val="0"/>
              <w:spacing w:after="0" w:line="217" w:lineRule="exact"/>
              <w:ind w:left="117"/>
              <w:rPr>
                <w:rFonts w:ascii="Times New Roman" w:hAnsi="Times New Roman"/>
                <w:sz w:val="20"/>
                <w:szCs w:val="20"/>
              </w:rPr>
            </w:pPr>
            <w:r w:rsidRPr="00FA7AC7">
              <w:rPr>
                <w:rFonts w:ascii="Times New Roman" w:hAnsi="Times New Roman"/>
                <w:sz w:val="20"/>
                <w:szCs w:val="20"/>
              </w:rPr>
              <w:t>Behavioral Problems</w:t>
            </w:r>
          </w:p>
          <w:p w:rsidR="00F42301" w:rsidRPr="00FA7AC7" w:rsidRDefault="00F42301" w:rsidP="00B67EC4">
            <w:pPr>
              <w:widowControl w:val="0"/>
              <w:autoSpaceDE w:val="0"/>
              <w:autoSpaceDN w:val="0"/>
              <w:adjustRightInd w:val="0"/>
              <w:spacing w:after="0" w:line="218" w:lineRule="exact"/>
              <w:ind w:left="116"/>
              <w:rPr>
                <w:rFonts w:ascii="Times New Roman" w:hAnsi="Times New Roman"/>
                <w:sz w:val="24"/>
                <w:szCs w:val="24"/>
              </w:rPr>
            </w:pPr>
            <w:r w:rsidRPr="00FA7AC7">
              <w:rPr>
                <w:rFonts w:ascii="Times New Roman" w:hAnsi="Times New Roman"/>
                <w:sz w:val="20"/>
                <w:szCs w:val="20"/>
              </w:rPr>
              <w:t>Practicum I: Internship in Early Childhood Education (Preschool)</w:t>
            </w:r>
          </w:p>
        </w:tc>
      </w:tr>
    </w:tbl>
    <w:p w:rsidR="00F42301" w:rsidRDefault="00F42301" w:rsidP="00721764">
      <w:pPr>
        <w:widowControl w:val="0"/>
        <w:autoSpaceDE w:val="0"/>
        <w:autoSpaceDN w:val="0"/>
        <w:adjustRightInd w:val="0"/>
        <w:spacing w:after="0"/>
        <w:rPr>
          <w:rFonts w:ascii="Times New Roman" w:hAnsi="Times New Roman"/>
          <w:sz w:val="24"/>
          <w:szCs w:val="24"/>
        </w:rPr>
        <w:sectPr w:rsidR="00F42301">
          <w:footerReference w:type="even" r:id="rId40"/>
          <w:footerReference w:type="default" r:id="rId41"/>
          <w:pgSz w:w="12240" w:h="15840"/>
          <w:pgMar w:top="300" w:right="240" w:bottom="280" w:left="1260" w:header="0" w:footer="782" w:gutter="0"/>
          <w:pgNumType w:start="73"/>
          <w:cols w:space="720" w:equalWidth="0">
            <w:col w:w="10740"/>
          </w:cols>
          <w:noEndnote/>
        </w:sectPr>
      </w:pPr>
    </w:p>
    <w:p w:rsidR="00F42301" w:rsidRDefault="00F42301" w:rsidP="00721764">
      <w:pPr>
        <w:widowControl w:val="0"/>
        <w:autoSpaceDE w:val="0"/>
        <w:autoSpaceDN w:val="0"/>
        <w:adjustRightInd w:val="0"/>
        <w:spacing w:before="1" w:after="0" w:line="100" w:lineRule="exact"/>
        <w:rPr>
          <w:rFonts w:ascii="Times New Roman" w:hAnsi="Times New Roman"/>
          <w:sz w:val="10"/>
          <w:szCs w:val="10"/>
        </w:rPr>
      </w:pPr>
    </w:p>
    <w:tbl>
      <w:tblPr>
        <w:tblW w:w="0" w:type="auto"/>
        <w:tblInd w:w="119" w:type="dxa"/>
        <w:tblLayout w:type="fixed"/>
        <w:tblCellMar>
          <w:left w:w="0" w:type="dxa"/>
          <w:right w:w="0" w:type="dxa"/>
        </w:tblCellMar>
        <w:tblLook w:val="0000"/>
      </w:tblPr>
      <w:tblGrid>
        <w:gridCol w:w="1085"/>
        <w:gridCol w:w="4560"/>
        <w:gridCol w:w="4858"/>
      </w:tblGrid>
      <w:tr w:rsidR="00F42301" w:rsidRPr="00FA7AC7" w:rsidTr="00B67EC4">
        <w:trPr>
          <w:trHeight w:hRule="exact" w:val="235"/>
        </w:trPr>
        <w:tc>
          <w:tcPr>
            <w:tcW w:w="1085" w:type="dxa"/>
            <w:tcBorders>
              <w:top w:val="nil"/>
              <w:left w:val="nil"/>
              <w:bottom w:val="single" w:sz="4" w:space="0" w:color="191919"/>
              <w:right w:val="single" w:sz="4" w:space="0" w:color="191919"/>
            </w:tcBorders>
          </w:tcPr>
          <w:p w:rsidR="00F42301" w:rsidRPr="00FA7AC7" w:rsidRDefault="00F42301" w:rsidP="00B67EC4">
            <w:pPr>
              <w:widowControl w:val="0"/>
              <w:autoSpaceDE w:val="0"/>
              <w:autoSpaceDN w:val="0"/>
              <w:adjustRightInd w:val="0"/>
              <w:spacing w:after="0"/>
              <w:rPr>
                <w:rFonts w:ascii="Times New Roman" w:hAnsi="Times New Roman"/>
                <w:sz w:val="24"/>
                <w:szCs w:val="24"/>
              </w:rPr>
            </w:pPr>
          </w:p>
        </w:tc>
        <w:tc>
          <w:tcPr>
            <w:tcW w:w="4560" w:type="dxa"/>
            <w:vMerge w:val="restart"/>
            <w:tcBorders>
              <w:top w:val="single" w:sz="4" w:space="0" w:color="191919"/>
              <w:left w:val="single" w:sz="4" w:space="0" w:color="191919"/>
              <w:bottom w:val="single" w:sz="4" w:space="0" w:color="191919"/>
              <w:right w:val="single" w:sz="4" w:space="0" w:color="191919"/>
            </w:tcBorders>
          </w:tcPr>
          <w:p w:rsidR="00F42301" w:rsidRPr="00FA7AC7" w:rsidRDefault="00F42301" w:rsidP="00B67EC4">
            <w:pPr>
              <w:widowControl w:val="0"/>
              <w:autoSpaceDE w:val="0"/>
              <w:autoSpaceDN w:val="0"/>
              <w:adjustRightInd w:val="0"/>
              <w:spacing w:after="0" w:line="401" w:lineRule="exact"/>
              <w:ind w:left="444" w:right="1168"/>
              <w:jc w:val="center"/>
              <w:rPr>
                <w:rFonts w:ascii="Times New Roman" w:hAnsi="Times New Roman"/>
                <w:color w:val="000000"/>
                <w:sz w:val="27"/>
                <w:szCs w:val="27"/>
              </w:rPr>
            </w:pPr>
            <w:r w:rsidRPr="00FA7AC7">
              <w:rPr>
                <w:rFonts w:ascii="Times New Roman" w:hAnsi="Times New Roman"/>
                <w:b/>
                <w:bCs/>
                <w:color w:val="191919"/>
                <w:position w:val="-1"/>
                <w:sz w:val="36"/>
                <w:szCs w:val="36"/>
              </w:rPr>
              <w:t>E</w:t>
            </w:r>
            <w:r w:rsidRPr="00FA7AC7">
              <w:rPr>
                <w:rFonts w:ascii="Times New Roman" w:hAnsi="Times New Roman"/>
                <w:b/>
                <w:bCs/>
                <w:color w:val="191919"/>
                <w:position w:val="-1"/>
                <w:sz w:val="27"/>
                <w:szCs w:val="27"/>
              </w:rPr>
              <w:t>AR</w:t>
            </w:r>
            <w:r w:rsidRPr="00FA7AC7">
              <w:rPr>
                <w:rFonts w:ascii="Times New Roman" w:hAnsi="Times New Roman"/>
                <w:b/>
                <w:bCs/>
                <w:color w:val="191919"/>
                <w:spacing w:val="-25"/>
                <w:position w:val="-1"/>
                <w:sz w:val="27"/>
                <w:szCs w:val="27"/>
              </w:rPr>
              <w:t>L</w:t>
            </w:r>
            <w:r w:rsidRPr="00FA7AC7">
              <w:rPr>
                <w:rFonts w:ascii="Times New Roman" w:hAnsi="Times New Roman"/>
                <w:b/>
                <w:bCs/>
                <w:color w:val="191919"/>
                <w:position w:val="-1"/>
                <w:sz w:val="27"/>
                <w:szCs w:val="27"/>
              </w:rPr>
              <w:t>Y</w:t>
            </w:r>
            <w:r w:rsidRPr="00FA7AC7">
              <w:rPr>
                <w:rFonts w:ascii="Times New Roman" w:hAnsi="Times New Roman"/>
                <w:b/>
                <w:bCs/>
                <w:color w:val="191919"/>
                <w:spacing w:val="13"/>
                <w:position w:val="-1"/>
                <w:sz w:val="27"/>
                <w:szCs w:val="27"/>
              </w:rPr>
              <w:t xml:space="preserve"> </w:t>
            </w:r>
            <w:r w:rsidRPr="00FA7AC7">
              <w:rPr>
                <w:rFonts w:ascii="Times New Roman" w:hAnsi="Times New Roman"/>
                <w:b/>
                <w:bCs/>
                <w:color w:val="191919"/>
                <w:position w:val="-1"/>
                <w:sz w:val="36"/>
                <w:szCs w:val="36"/>
              </w:rPr>
              <w:t>C</w:t>
            </w:r>
            <w:r w:rsidRPr="00FA7AC7">
              <w:rPr>
                <w:rFonts w:ascii="Times New Roman" w:hAnsi="Times New Roman"/>
                <w:b/>
                <w:bCs/>
                <w:color w:val="191919"/>
                <w:position w:val="-1"/>
                <w:sz w:val="27"/>
                <w:szCs w:val="27"/>
              </w:rPr>
              <w:t>HILDHOOD</w:t>
            </w:r>
          </w:p>
          <w:p w:rsidR="00F42301" w:rsidRPr="00FA7AC7" w:rsidRDefault="00F42301" w:rsidP="00B67EC4">
            <w:pPr>
              <w:widowControl w:val="0"/>
              <w:autoSpaceDE w:val="0"/>
              <w:autoSpaceDN w:val="0"/>
              <w:adjustRightInd w:val="0"/>
              <w:spacing w:after="0" w:line="299" w:lineRule="exact"/>
              <w:ind w:left="1021" w:right="1745"/>
              <w:jc w:val="center"/>
              <w:rPr>
                <w:rFonts w:ascii="Times New Roman" w:hAnsi="Times New Roman"/>
                <w:sz w:val="24"/>
                <w:szCs w:val="24"/>
              </w:rPr>
            </w:pPr>
            <w:r w:rsidRPr="00FA7AC7">
              <w:rPr>
                <w:rFonts w:ascii="Times New Roman" w:hAnsi="Times New Roman"/>
                <w:b/>
                <w:bCs/>
                <w:color w:val="191919"/>
                <w:position w:val="-3"/>
                <w:sz w:val="36"/>
                <w:szCs w:val="36"/>
              </w:rPr>
              <w:t>E</w:t>
            </w:r>
            <w:r w:rsidRPr="00FA7AC7">
              <w:rPr>
                <w:rFonts w:ascii="Times New Roman" w:hAnsi="Times New Roman"/>
                <w:b/>
                <w:bCs/>
                <w:color w:val="191919"/>
                <w:position w:val="-3"/>
                <w:sz w:val="27"/>
                <w:szCs w:val="27"/>
              </w:rPr>
              <w:t>DUC</w:t>
            </w:r>
            <w:r w:rsidRPr="00FA7AC7">
              <w:rPr>
                <w:rFonts w:ascii="Times New Roman" w:hAnsi="Times New Roman"/>
                <w:b/>
                <w:bCs/>
                <w:color w:val="191919"/>
                <w:spacing w:val="-20"/>
                <w:position w:val="-3"/>
                <w:sz w:val="27"/>
                <w:szCs w:val="27"/>
              </w:rPr>
              <w:t>A</w:t>
            </w:r>
            <w:r w:rsidRPr="00FA7AC7">
              <w:rPr>
                <w:rFonts w:ascii="Times New Roman" w:hAnsi="Times New Roman"/>
                <w:b/>
                <w:bCs/>
                <w:color w:val="191919"/>
                <w:position w:val="-3"/>
                <w:sz w:val="27"/>
                <w:szCs w:val="27"/>
              </w:rPr>
              <w:t>TION</w:t>
            </w:r>
          </w:p>
        </w:tc>
        <w:tc>
          <w:tcPr>
            <w:tcW w:w="4858" w:type="dxa"/>
            <w:tcBorders>
              <w:top w:val="nil"/>
              <w:left w:val="single" w:sz="4" w:space="0" w:color="191919"/>
              <w:bottom w:val="single" w:sz="4" w:space="0" w:color="191919"/>
              <w:right w:val="nil"/>
            </w:tcBorders>
          </w:tcPr>
          <w:p w:rsidR="00F42301" w:rsidRPr="00FA7AC7" w:rsidRDefault="00F42301" w:rsidP="00B67EC4">
            <w:pPr>
              <w:widowControl w:val="0"/>
              <w:autoSpaceDE w:val="0"/>
              <w:autoSpaceDN w:val="0"/>
              <w:adjustRightInd w:val="0"/>
              <w:spacing w:after="0"/>
              <w:rPr>
                <w:rFonts w:ascii="Times New Roman" w:hAnsi="Times New Roman"/>
                <w:sz w:val="24"/>
                <w:szCs w:val="24"/>
              </w:rPr>
            </w:pPr>
          </w:p>
        </w:tc>
      </w:tr>
      <w:tr w:rsidR="00F42301" w:rsidRPr="00FA7AC7" w:rsidTr="00B67EC4">
        <w:trPr>
          <w:trHeight w:hRule="exact" w:val="256"/>
        </w:trPr>
        <w:tc>
          <w:tcPr>
            <w:tcW w:w="1085" w:type="dxa"/>
            <w:tcBorders>
              <w:top w:val="single" w:sz="4" w:space="0" w:color="191919"/>
              <w:left w:val="nil"/>
              <w:bottom w:val="single" w:sz="4" w:space="0" w:color="191919"/>
              <w:right w:val="single" w:sz="4" w:space="0" w:color="191919"/>
            </w:tcBorders>
          </w:tcPr>
          <w:p w:rsidR="00F42301" w:rsidRPr="00FA7AC7" w:rsidRDefault="00F42301" w:rsidP="00B67EC4">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B67EC4">
            <w:pPr>
              <w:widowControl w:val="0"/>
              <w:autoSpaceDE w:val="0"/>
              <w:autoSpaceDN w:val="0"/>
              <w:adjustRightInd w:val="0"/>
              <w:spacing w:after="0"/>
              <w:rPr>
                <w:rFonts w:ascii="Times New Roman" w:hAnsi="Times New Roman"/>
                <w:sz w:val="24"/>
                <w:szCs w:val="24"/>
              </w:rPr>
            </w:pPr>
          </w:p>
        </w:tc>
        <w:tc>
          <w:tcPr>
            <w:tcW w:w="4858" w:type="dxa"/>
            <w:tcBorders>
              <w:top w:val="single" w:sz="4" w:space="0" w:color="191919"/>
              <w:left w:val="single" w:sz="4" w:space="0" w:color="191919"/>
              <w:bottom w:val="single" w:sz="4" w:space="0" w:color="191919"/>
              <w:right w:val="nil"/>
            </w:tcBorders>
          </w:tcPr>
          <w:p w:rsidR="00F42301" w:rsidRPr="00FA7AC7" w:rsidRDefault="00F42301" w:rsidP="00B67EC4">
            <w:pPr>
              <w:widowControl w:val="0"/>
              <w:autoSpaceDE w:val="0"/>
              <w:autoSpaceDN w:val="0"/>
              <w:adjustRightInd w:val="0"/>
              <w:spacing w:after="0"/>
              <w:rPr>
                <w:rFonts w:ascii="Times New Roman" w:hAnsi="Times New Roman"/>
                <w:sz w:val="24"/>
                <w:szCs w:val="24"/>
              </w:rPr>
            </w:pPr>
          </w:p>
        </w:tc>
      </w:tr>
      <w:tr w:rsidR="00F42301" w:rsidRPr="00FA7AC7" w:rsidTr="00B67EC4">
        <w:trPr>
          <w:trHeight w:hRule="exact" w:val="219"/>
        </w:trPr>
        <w:tc>
          <w:tcPr>
            <w:tcW w:w="1085" w:type="dxa"/>
            <w:tcBorders>
              <w:top w:val="single" w:sz="4" w:space="0" w:color="191919"/>
              <w:left w:val="nil"/>
              <w:bottom w:val="nil"/>
              <w:right w:val="single" w:sz="4" w:space="0" w:color="191919"/>
            </w:tcBorders>
          </w:tcPr>
          <w:p w:rsidR="00F42301" w:rsidRPr="00FA7AC7" w:rsidRDefault="00F42301" w:rsidP="00B67EC4">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B67EC4">
            <w:pPr>
              <w:widowControl w:val="0"/>
              <w:autoSpaceDE w:val="0"/>
              <w:autoSpaceDN w:val="0"/>
              <w:adjustRightInd w:val="0"/>
              <w:spacing w:after="0"/>
              <w:rPr>
                <w:rFonts w:ascii="Times New Roman" w:hAnsi="Times New Roman"/>
                <w:sz w:val="24"/>
                <w:szCs w:val="24"/>
              </w:rPr>
            </w:pPr>
          </w:p>
        </w:tc>
        <w:tc>
          <w:tcPr>
            <w:tcW w:w="4858" w:type="dxa"/>
            <w:tcBorders>
              <w:top w:val="single" w:sz="4" w:space="0" w:color="191919"/>
              <w:left w:val="single" w:sz="4" w:space="0" w:color="191919"/>
              <w:bottom w:val="nil"/>
              <w:right w:val="nil"/>
            </w:tcBorders>
          </w:tcPr>
          <w:p w:rsidR="00F42301" w:rsidRPr="00FA7AC7" w:rsidRDefault="00F42301" w:rsidP="00B67EC4">
            <w:pPr>
              <w:widowControl w:val="0"/>
              <w:autoSpaceDE w:val="0"/>
              <w:autoSpaceDN w:val="0"/>
              <w:adjustRightInd w:val="0"/>
              <w:spacing w:after="0"/>
              <w:rPr>
                <w:rFonts w:ascii="Times New Roman" w:hAnsi="Times New Roman"/>
                <w:sz w:val="24"/>
                <w:szCs w:val="24"/>
              </w:rPr>
            </w:pPr>
          </w:p>
        </w:tc>
      </w:tr>
    </w:tbl>
    <w:p w:rsidR="00F42301" w:rsidRDefault="00F42301" w:rsidP="00721764">
      <w:pPr>
        <w:widowControl w:val="0"/>
        <w:autoSpaceDE w:val="0"/>
        <w:autoSpaceDN w:val="0"/>
        <w:adjustRightInd w:val="0"/>
        <w:spacing w:after="0" w:line="200" w:lineRule="exact"/>
        <w:rPr>
          <w:rFonts w:ascii="Times New Roman" w:hAnsi="Times New Roman"/>
          <w:sz w:val="20"/>
          <w:szCs w:val="20"/>
        </w:rPr>
      </w:pPr>
    </w:p>
    <w:p w:rsidR="00F42301" w:rsidRDefault="00F42301" w:rsidP="00721764">
      <w:pPr>
        <w:widowControl w:val="0"/>
        <w:autoSpaceDE w:val="0"/>
        <w:autoSpaceDN w:val="0"/>
        <w:adjustRightInd w:val="0"/>
        <w:spacing w:before="18" w:after="0" w:line="200" w:lineRule="exact"/>
        <w:rPr>
          <w:rFonts w:ascii="Times New Roman" w:hAnsi="Times New Roman"/>
          <w:sz w:val="20"/>
          <w:szCs w:val="20"/>
        </w:rPr>
      </w:pPr>
    </w:p>
    <w:p w:rsidR="00F42301" w:rsidRDefault="00F42301" w:rsidP="00721764">
      <w:pPr>
        <w:widowControl w:val="0"/>
        <w:tabs>
          <w:tab w:val="left" w:pos="3720"/>
        </w:tabs>
        <w:autoSpaceDE w:val="0"/>
        <w:autoSpaceDN w:val="0"/>
        <w:adjustRightInd w:val="0"/>
        <w:spacing w:before="26" w:after="0"/>
        <w:ind w:left="2304" w:right="1232"/>
        <w:jc w:val="both"/>
        <w:rPr>
          <w:rFonts w:ascii="Times New Roman" w:hAnsi="Times New Roman"/>
          <w:sz w:val="20"/>
          <w:szCs w:val="20"/>
        </w:rPr>
      </w:pPr>
      <w:r>
        <w:rPr>
          <w:rFonts w:ascii="Times New Roman" w:hAnsi="Times New Roman"/>
          <w:sz w:val="20"/>
          <w:szCs w:val="20"/>
        </w:rPr>
        <w:t>EDUC</w:t>
      </w:r>
      <w:r>
        <w:rPr>
          <w:rFonts w:ascii="Times New Roman" w:hAnsi="Times New Roman"/>
          <w:sz w:val="20"/>
          <w:szCs w:val="20"/>
        </w:rPr>
        <w:tab/>
        <w:t xml:space="preserve">5591  </w:t>
      </w:r>
      <w:r>
        <w:rPr>
          <w:rFonts w:ascii="Times New Roman" w:hAnsi="Times New Roman"/>
          <w:spacing w:val="21"/>
          <w:sz w:val="20"/>
          <w:szCs w:val="20"/>
        </w:rPr>
        <w:t xml:space="preserve"> </w:t>
      </w:r>
      <w:r>
        <w:rPr>
          <w:rFonts w:ascii="Times New Roman" w:hAnsi="Times New Roman"/>
          <w:sz w:val="20"/>
          <w:szCs w:val="20"/>
        </w:rPr>
        <w:t>Practicum II: Internship in Early Childhood Education (Primary)</w:t>
      </w:r>
    </w:p>
    <w:p w:rsidR="00F42301" w:rsidRDefault="00F42301" w:rsidP="00721764">
      <w:pPr>
        <w:widowControl w:val="0"/>
        <w:autoSpaceDE w:val="0"/>
        <w:autoSpaceDN w:val="0"/>
        <w:adjustRightInd w:val="0"/>
        <w:spacing w:before="10" w:after="0"/>
        <w:ind w:left="2304" w:right="5746"/>
        <w:jc w:val="both"/>
        <w:rPr>
          <w:rFonts w:ascii="Times New Roman" w:hAnsi="Times New Roman"/>
          <w:sz w:val="20"/>
          <w:szCs w:val="20"/>
        </w:rPr>
      </w:pPr>
      <w:r w:rsidRPr="003F2CF3">
        <w:rPr>
          <w:rFonts w:ascii="Calibri" w:hAnsi="Calibri"/>
          <w:noProof/>
          <w:lang w:eastAsia="en-US"/>
        </w:rPr>
        <w:pict>
          <v:group id="_x0000_s3690" style="position:absolute;left:0;text-align:left;margin-left:263.55pt;margin-top:-66.95pt;width:31.2pt;height:31.05pt;z-index:-251577344;mso-position-horizontal-relative:page" coordorigin="5271,-1339" coordsize="624,621" o:allowincell="f">
            <v:rect id="_x0000_s3691" style="position:absolute;left:5276;top:-1334;width:613;height:610" o:allowincell="f" stroked="f">
              <v:path arrowok="t"/>
            </v:rect>
            <v:rect id="_x0000_s3692" style="position:absolute;left:5276;top:-1334;width:620;height:620;mso-position-horizontal-relative:page" o:allowincell="f" filled="f" stroked="f">
              <v:textbox inset="0,0,0,0">
                <w:txbxContent>
                  <w:p w:rsidR="00F42301" w:rsidRDefault="00F42301" w:rsidP="00721764">
                    <w:pPr>
                      <w:spacing w:after="0" w:line="620" w:lineRule="atLeast"/>
                      <w:rPr>
                        <w:rFonts w:ascii="Times New Roman" w:hAnsi="Times New Roman"/>
                        <w:sz w:val="24"/>
                        <w:szCs w:val="24"/>
                      </w:rPr>
                    </w:pPr>
                    <w:r>
                      <w:rPr>
                        <w:rFonts w:ascii="Times New Roman" w:hAnsi="Times New Roman"/>
                        <w:noProof/>
                        <w:sz w:val="24"/>
                        <w:szCs w:val="24"/>
                      </w:rPr>
                      <w:drawing>
                        <wp:inline distT="0" distB="0" distL="0" distR="0">
                          <wp:extent cx="390525" cy="390525"/>
                          <wp:effectExtent l="19050" t="0" r="9525" b="0"/>
                          <wp:docPr id="118"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5"/>
                                  <a:srcRect/>
                                  <a:stretch>
                                    <a:fillRect/>
                                  </a:stretch>
                                </pic:blipFill>
                                <pic:spPr bwMode="auto">
                                  <a:xfrm>
                                    <a:off x="0" y="0"/>
                                    <a:ext cx="390525" cy="390525"/>
                                  </a:xfrm>
                                  <a:prstGeom prst="rect">
                                    <a:avLst/>
                                  </a:prstGeom>
                                  <a:noFill/>
                                  <a:ln w="9525">
                                    <a:noFill/>
                                    <a:miter lim="800000"/>
                                    <a:headEnd/>
                                    <a:tailEnd/>
                                  </a:ln>
                                </pic:spPr>
                              </pic:pic>
                            </a:graphicData>
                          </a:graphic>
                        </wp:inline>
                      </w:drawing>
                    </w:r>
                  </w:p>
                  <w:p w:rsidR="00F42301" w:rsidRDefault="00F42301" w:rsidP="00721764">
                    <w:pPr>
                      <w:widowControl w:val="0"/>
                      <w:autoSpaceDE w:val="0"/>
                      <w:autoSpaceDN w:val="0"/>
                      <w:adjustRightInd w:val="0"/>
                      <w:spacing w:after="0"/>
                      <w:rPr>
                        <w:rFonts w:ascii="Times New Roman" w:hAnsi="Times New Roman"/>
                        <w:sz w:val="24"/>
                        <w:szCs w:val="24"/>
                      </w:rPr>
                    </w:pPr>
                  </w:p>
                </w:txbxContent>
              </v:textbox>
            </v:rect>
            <w10:wrap anchorx="page"/>
          </v:group>
        </w:pict>
      </w:r>
      <w:r>
        <w:rPr>
          <w:rFonts w:ascii="Times New Roman" w:hAnsi="Times New Roman"/>
          <w:sz w:val="20"/>
          <w:szCs w:val="20"/>
        </w:rPr>
        <w:t>* Reading endorsement available</w:t>
      </w:r>
    </w:p>
    <w:p w:rsidR="00F42301" w:rsidRDefault="00F42301" w:rsidP="00721764">
      <w:pPr>
        <w:widowControl w:val="0"/>
        <w:autoSpaceDE w:val="0"/>
        <w:autoSpaceDN w:val="0"/>
        <w:adjustRightInd w:val="0"/>
        <w:spacing w:before="6" w:after="0" w:line="220" w:lineRule="exact"/>
        <w:rPr>
          <w:rFonts w:ascii="Times New Roman" w:hAnsi="Times New Roman"/>
        </w:rPr>
      </w:pPr>
    </w:p>
    <w:p w:rsidR="00F42301" w:rsidRDefault="00F42301" w:rsidP="00721764">
      <w:pPr>
        <w:widowControl w:val="0"/>
        <w:tabs>
          <w:tab w:val="left" w:pos="9140"/>
        </w:tabs>
        <w:autoSpaceDE w:val="0"/>
        <w:autoSpaceDN w:val="0"/>
        <w:adjustRightInd w:val="0"/>
        <w:spacing w:after="0"/>
        <w:ind w:left="1944"/>
        <w:rPr>
          <w:rFonts w:ascii="Times New Roman" w:hAnsi="Times New Roman"/>
          <w:sz w:val="28"/>
          <w:szCs w:val="28"/>
        </w:rPr>
      </w:pPr>
      <w:r>
        <w:rPr>
          <w:rFonts w:ascii="Times New Roman" w:hAnsi="Times New Roman"/>
          <w:b/>
          <w:bCs/>
          <w:sz w:val="28"/>
          <w:szCs w:val="28"/>
        </w:rPr>
        <w:t>A</w:t>
      </w:r>
      <w:r>
        <w:rPr>
          <w:rFonts w:ascii="Times New Roman" w:hAnsi="Times New Roman"/>
          <w:b/>
          <w:bCs/>
          <w:spacing w:val="-5"/>
          <w:sz w:val="28"/>
          <w:szCs w:val="28"/>
        </w:rPr>
        <w:t>r</w:t>
      </w:r>
      <w:r>
        <w:rPr>
          <w:rFonts w:ascii="Times New Roman" w:hAnsi="Times New Roman"/>
          <w:b/>
          <w:bCs/>
          <w:sz w:val="28"/>
          <w:szCs w:val="28"/>
        </w:rPr>
        <w:t>ea D - Resea</w:t>
      </w:r>
      <w:r>
        <w:rPr>
          <w:rFonts w:ascii="Times New Roman" w:hAnsi="Times New Roman"/>
          <w:b/>
          <w:bCs/>
          <w:spacing w:val="-5"/>
          <w:sz w:val="28"/>
          <w:szCs w:val="28"/>
        </w:rPr>
        <w:t>r</w:t>
      </w:r>
      <w:r>
        <w:rPr>
          <w:rFonts w:ascii="Times New Roman" w:hAnsi="Times New Roman"/>
          <w:b/>
          <w:bCs/>
          <w:sz w:val="28"/>
          <w:szCs w:val="28"/>
        </w:rPr>
        <w:t>ch</w:t>
      </w:r>
      <w:r>
        <w:rPr>
          <w:rFonts w:ascii="Times New Roman" w:hAnsi="Times New Roman"/>
          <w:b/>
          <w:bCs/>
          <w:sz w:val="28"/>
          <w:szCs w:val="28"/>
        </w:rPr>
        <w:tab/>
        <w:t>3 hrs</w:t>
      </w:r>
    </w:p>
    <w:p w:rsidR="00F42301" w:rsidRDefault="00F42301" w:rsidP="00721764">
      <w:pPr>
        <w:widowControl w:val="0"/>
        <w:tabs>
          <w:tab w:val="left" w:pos="3720"/>
        </w:tabs>
        <w:autoSpaceDE w:val="0"/>
        <w:autoSpaceDN w:val="0"/>
        <w:adjustRightInd w:val="0"/>
        <w:spacing w:before="37" w:after="0"/>
        <w:ind w:left="2304" w:right="2435"/>
        <w:jc w:val="both"/>
        <w:rPr>
          <w:rFonts w:ascii="Times New Roman" w:hAnsi="Times New Roman"/>
          <w:sz w:val="20"/>
          <w:szCs w:val="20"/>
        </w:rPr>
      </w:pPr>
      <w:r>
        <w:rPr>
          <w:rFonts w:ascii="Times New Roman" w:hAnsi="Times New Roman"/>
          <w:position w:val="2"/>
          <w:sz w:val="20"/>
          <w:szCs w:val="20"/>
        </w:rPr>
        <w:t>EDUC</w:t>
      </w:r>
      <w:r>
        <w:rPr>
          <w:rFonts w:ascii="Times New Roman" w:hAnsi="Times New Roman"/>
          <w:position w:val="2"/>
          <w:sz w:val="20"/>
          <w:szCs w:val="20"/>
        </w:rPr>
        <w:tab/>
        <w:t xml:space="preserve">5501  </w:t>
      </w:r>
      <w:r>
        <w:rPr>
          <w:rFonts w:ascii="Times New Roman" w:hAnsi="Times New Roman"/>
          <w:spacing w:val="21"/>
          <w:position w:val="2"/>
          <w:sz w:val="20"/>
          <w:szCs w:val="20"/>
        </w:rPr>
        <w:t xml:space="preserve"> </w:t>
      </w:r>
      <w:r>
        <w:rPr>
          <w:rFonts w:ascii="Times New Roman" w:hAnsi="Times New Roman"/>
          <w:sz w:val="20"/>
          <w:szCs w:val="20"/>
        </w:rPr>
        <w:t>Educational Research (Prerequisite: EDUC 5500)</w:t>
      </w:r>
    </w:p>
    <w:p w:rsidR="00F42301" w:rsidRDefault="00F42301" w:rsidP="00721764">
      <w:pPr>
        <w:widowControl w:val="0"/>
        <w:autoSpaceDE w:val="0"/>
        <w:autoSpaceDN w:val="0"/>
        <w:adjustRightInd w:val="0"/>
        <w:spacing w:before="6" w:after="0" w:line="200" w:lineRule="exact"/>
        <w:rPr>
          <w:rFonts w:ascii="Times New Roman" w:hAnsi="Times New Roman"/>
          <w:sz w:val="20"/>
          <w:szCs w:val="20"/>
        </w:rPr>
      </w:pPr>
    </w:p>
    <w:p w:rsidR="00F42301" w:rsidRDefault="00F42301" w:rsidP="00721764">
      <w:pPr>
        <w:widowControl w:val="0"/>
        <w:tabs>
          <w:tab w:val="left" w:pos="9140"/>
        </w:tabs>
        <w:autoSpaceDE w:val="0"/>
        <w:autoSpaceDN w:val="0"/>
        <w:adjustRightInd w:val="0"/>
        <w:spacing w:after="0"/>
        <w:ind w:left="1944"/>
        <w:rPr>
          <w:rFonts w:ascii="Times New Roman" w:hAnsi="Times New Roman"/>
          <w:sz w:val="28"/>
          <w:szCs w:val="28"/>
        </w:rPr>
      </w:pPr>
      <w:r w:rsidRPr="003F2CF3">
        <w:rPr>
          <w:rFonts w:ascii="Calibri" w:hAnsi="Calibri"/>
          <w:noProof/>
          <w:lang w:eastAsia="en-US"/>
        </w:rPr>
        <w:pict>
          <v:shape id="_x0000_s3694" type="#_x0000_t202" style="position:absolute;left:0;text-align:left;margin-left:17.75pt;margin-top:3.5pt;width:1in;height:270.7pt;z-index:-251575296;mso-position-horizontal-relative:page" o:allowincell="f" filled="f" stroked="f">
            <v:textbox style="layout-flow:vertical;mso-layout-flow-alt:bottom-to-top" inset="0,0,0,0">
              <w:txbxContent>
                <w:p w:rsidR="00F42301" w:rsidRDefault="00F42301" w:rsidP="00721764">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P</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ROGRAM</w:t>
                  </w:r>
                  <w:r>
                    <w:rPr>
                      <w:rFonts w:ascii="Impact" w:hAnsi="Impact" w:cs="Impact"/>
                      <w:color w:val="A3A3A3"/>
                      <w:position w:val="1"/>
                      <w:sz w:val="105"/>
                      <w:szCs w:val="105"/>
                    </w:rPr>
                    <w:t>S</w:t>
                  </w:r>
                  <w:r>
                    <w:rPr>
                      <w:rFonts w:ascii="Impact" w:hAnsi="Impact" w:cs="Impact"/>
                      <w:color w:val="A3A3A3"/>
                      <w:spacing w:val="-115"/>
                      <w:position w:val="1"/>
                      <w:sz w:val="105"/>
                      <w:szCs w:val="105"/>
                    </w:rPr>
                    <w:t xml:space="preserve"> </w:t>
                  </w:r>
                </w:p>
              </w:txbxContent>
            </v:textbox>
            <w10:wrap anchorx="page"/>
          </v:shape>
        </w:pict>
      </w:r>
      <w:r>
        <w:rPr>
          <w:rFonts w:ascii="Times New Roman" w:hAnsi="Times New Roman"/>
          <w:b/>
          <w:bCs/>
          <w:sz w:val="28"/>
          <w:szCs w:val="28"/>
        </w:rPr>
        <w:t>A</w:t>
      </w:r>
      <w:r>
        <w:rPr>
          <w:rFonts w:ascii="Times New Roman" w:hAnsi="Times New Roman"/>
          <w:b/>
          <w:bCs/>
          <w:spacing w:val="-5"/>
          <w:sz w:val="28"/>
          <w:szCs w:val="28"/>
        </w:rPr>
        <w:t>r</w:t>
      </w:r>
      <w:r>
        <w:rPr>
          <w:rFonts w:ascii="Times New Roman" w:hAnsi="Times New Roman"/>
          <w:b/>
          <w:bCs/>
          <w:sz w:val="28"/>
          <w:szCs w:val="28"/>
        </w:rPr>
        <w:t>ea E - Electives (to select with advisor)</w:t>
      </w:r>
      <w:r>
        <w:rPr>
          <w:rFonts w:ascii="Times New Roman" w:hAnsi="Times New Roman"/>
          <w:b/>
          <w:bCs/>
          <w:sz w:val="28"/>
          <w:szCs w:val="28"/>
        </w:rPr>
        <w:tab/>
        <w:t>9 hrs</w:t>
      </w:r>
    </w:p>
    <w:p w:rsidR="00F42301" w:rsidRDefault="00F42301" w:rsidP="00721764">
      <w:pPr>
        <w:widowControl w:val="0"/>
        <w:tabs>
          <w:tab w:val="left" w:pos="3720"/>
        </w:tabs>
        <w:autoSpaceDE w:val="0"/>
        <w:autoSpaceDN w:val="0"/>
        <w:adjustRightInd w:val="0"/>
        <w:spacing w:before="40" w:after="0"/>
        <w:ind w:left="2304" w:right="4684"/>
        <w:jc w:val="both"/>
        <w:rPr>
          <w:rFonts w:ascii="Times New Roman" w:hAnsi="Times New Roman"/>
          <w:sz w:val="20"/>
          <w:szCs w:val="20"/>
        </w:rPr>
      </w:pPr>
      <w:r>
        <w:rPr>
          <w:rFonts w:ascii="Times New Roman" w:hAnsi="Times New Roman"/>
          <w:position w:val="2"/>
          <w:sz w:val="20"/>
          <w:szCs w:val="20"/>
        </w:rPr>
        <w:t>**EDUC</w:t>
      </w:r>
      <w:r>
        <w:rPr>
          <w:rFonts w:ascii="Times New Roman" w:hAnsi="Times New Roman"/>
          <w:position w:val="2"/>
          <w:sz w:val="20"/>
          <w:szCs w:val="20"/>
        </w:rPr>
        <w:tab/>
        <w:t xml:space="preserve">5500  </w:t>
      </w:r>
      <w:r>
        <w:rPr>
          <w:rFonts w:ascii="Times New Roman" w:hAnsi="Times New Roman"/>
          <w:spacing w:val="21"/>
          <w:position w:val="2"/>
          <w:sz w:val="20"/>
          <w:szCs w:val="20"/>
        </w:rPr>
        <w:t xml:space="preserve"> </w:t>
      </w:r>
      <w:r>
        <w:rPr>
          <w:rFonts w:ascii="Times New Roman" w:hAnsi="Times New Roman"/>
          <w:sz w:val="20"/>
          <w:szCs w:val="20"/>
        </w:rPr>
        <w:t>Educational Statistics</w:t>
      </w:r>
    </w:p>
    <w:p w:rsidR="00F42301" w:rsidRDefault="00F42301" w:rsidP="00721764">
      <w:pPr>
        <w:widowControl w:val="0"/>
        <w:autoSpaceDE w:val="0"/>
        <w:autoSpaceDN w:val="0"/>
        <w:adjustRightInd w:val="0"/>
        <w:spacing w:after="0" w:line="218" w:lineRule="exact"/>
        <w:ind w:left="2304" w:right="5729"/>
        <w:jc w:val="both"/>
        <w:rPr>
          <w:rFonts w:ascii="Times New Roman" w:hAnsi="Times New Roman"/>
          <w:sz w:val="20"/>
          <w:szCs w:val="20"/>
        </w:rPr>
      </w:pPr>
      <w:r>
        <w:rPr>
          <w:rFonts w:ascii="Times New Roman" w:hAnsi="Times New Roman"/>
          <w:sz w:val="20"/>
          <w:szCs w:val="20"/>
        </w:rPr>
        <w:t>*Major courses (four of the five).</w:t>
      </w:r>
    </w:p>
    <w:p w:rsidR="00F42301" w:rsidRDefault="00F42301" w:rsidP="00721764">
      <w:pPr>
        <w:widowControl w:val="0"/>
        <w:autoSpaceDE w:val="0"/>
        <w:autoSpaceDN w:val="0"/>
        <w:adjustRightInd w:val="0"/>
        <w:spacing w:before="10" w:after="0"/>
        <w:ind w:left="2304" w:right="7084"/>
        <w:jc w:val="both"/>
        <w:rPr>
          <w:rFonts w:ascii="Times New Roman" w:hAnsi="Times New Roman"/>
          <w:sz w:val="20"/>
          <w:szCs w:val="20"/>
        </w:rPr>
      </w:pPr>
      <w:r>
        <w:rPr>
          <w:rFonts w:ascii="Times New Roman" w:hAnsi="Times New Roman"/>
          <w:sz w:val="20"/>
          <w:szCs w:val="20"/>
        </w:rPr>
        <w:t>***Pre-requisite</w:t>
      </w:r>
    </w:p>
    <w:p w:rsidR="00F42301" w:rsidRDefault="00F42301" w:rsidP="00721764">
      <w:pPr>
        <w:widowControl w:val="0"/>
        <w:autoSpaceDE w:val="0"/>
        <w:autoSpaceDN w:val="0"/>
        <w:adjustRightInd w:val="0"/>
        <w:spacing w:before="10" w:after="0"/>
        <w:ind w:left="2304" w:right="5446"/>
        <w:jc w:val="both"/>
        <w:rPr>
          <w:rFonts w:ascii="Times New Roman" w:hAnsi="Times New Roman"/>
          <w:sz w:val="20"/>
          <w:szCs w:val="20"/>
        </w:rPr>
      </w:pPr>
      <w:r>
        <w:rPr>
          <w:rFonts w:ascii="Times New Roman" w:hAnsi="Times New Roman"/>
          <w:sz w:val="20"/>
          <w:szCs w:val="20"/>
        </w:rPr>
        <w:t>III Required unless previously taken.</w:t>
      </w:r>
    </w:p>
    <w:p w:rsidR="00F42301" w:rsidRDefault="00F42301" w:rsidP="00721764">
      <w:pPr>
        <w:widowControl w:val="0"/>
        <w:autoSpaceDE w:val="0"/>
        <w:autoSpaceDN w:val="0"/>
        <w:adjustRightInd w:val="0"/>
        <w:spacing w:before="10" w:after="0"/>
        <w:ind w:left="2304" w:right="6395"/>
        <w:jc w:val="both"/>
        <w:rPr>
          <w:rFonts w:ascii="Times New Roman" w:hAnsi="Times New Roman"/>
          <w:sz w:val="20"/>
          <w:szCs w:val="20"/>
        </w:rPr>
      </w:pPr>
      <w:r>
        <w:rPr>
          <w:rFonts w:ascii="Times New Roman" w:hAnsi="Times New Roman"/>
          <w:sz w:val="20"/>
          <w:szCs w:val="20"/>
        </w:rPr>
        <w:t>#Required for all majors.</w:t>
      </w:r>
    </w:p>
    <w:p w:rsidR="00F42301" w:rsidRDefault="00F42301" w:rsidP="00721764">
      <w:pPr>
        <w:widowControl w:val="0"/>
        <w:autoSpaceDE w:val="0"/>
        <w:autoSpaceDN w:val="0"/>
        <w:adjustRightInd w:val="0"/>
        <w:spacing w:before="10" w:after="0"/>
        <w:ind w:left="1944"/>
        <w:rPr>
          <w:rFonts w:ascii="Times New Roman" w:hAnsi="Times New Roman"/>
          <w:sz w:val="20"/>
          <w:szCs w:val="20"/>
        </w:rPr>
      </w:pPr>
      <w:r>
        <w:rPr>
          <w:rFonts w:ascii="Times New Roman" w:hAnsi="Times New Roman"/>
          <w:spacing w:val="-14"/>
          <w:sz w:val="20"/>
          <w:szCs w:val="20"/>
        </w:rPr>
        <w:t>T</w:t>
      </w:r>
      <w:r>
        <w:rPr>
          <w:rFonts w:ascii="Times New Roman" w:hAnsi="Times New Roman"/>
          <w:sz w:val="20"/>
          <w:szCs w:val="20"/>
        </w:rPr>
        <w:t>otal</w:t>
      </w:r>
      <w:r>
        <w:rPr>
          <w:rFonts w:ascii="Times New Roman" w:hAnsi="Times New Roman"/>
          <w:spacing w:val="7"/>
          <w:sz w:val="20"/>
          <w:szCs w:val="20"/>
        </w:rPr>
        <w:t xml:space="preserve"> </w:t>
      </w:r>
      <w:r>
        <w:rPr>
          <w:rFonts w:ascii="Times New Roman" w:hAnsi="Times New Roman"/>
          <w:sz w:val="20"/>
          <w:szCs w:val="20"/>
        </w:rPr>
        <w:t>Hours</w:t>
      </w:r>
      <w:r>
        <w:rPr>
          <w:rFonts w:ascii="Times New Roman" w:hAnsi="Times New Roman"/>
          <w:spacing w:val="7"/>
          <w:sz w:val="20"/>
          <w:szCs w:val="20"/>
        </w:rPr>
        <w:t xml:space="preserve"> </w:t>
      </w:r>
      <w:r>
        <w:rPr>
          <w:rFonts w:ascii="Times New Roman" w:hAnsi="Times New Roman"/>
          <w:sz w:val="20"/>
          <w:szCs w:val="20"/>
        </w:rPr>
        <w:t>Required................................................................................................................</w:t>
      </w:r>
      <w:r>
        <w:rPr>
          <w:rFonts w:ascii="Times New Roman" w:hAnsi="Times New Roman"/>
          <w:position w:val="-2"/>
          <w:sz w:val="20"/>
          <w:szCs w:val="20"/>
        </w:rPr>
        <w:t>36</w:t>
      </w:r>
      <w:r>
        <w:rPr>
          <w:rFonts w:ascii="Times New Roman" w:hAnsi="Times New Roman"/>
          <w:spacing w:val="7"/>
          <w:position w:val="-2"/>
          <w:sz w:val="20"/>
          <w:szCs w:val="20"/>
        </w:rPr>
        <w:t xml:space="preserve"> </w:t>
      </w:r>
      <w:r>
        <w:rPr>
          <w:rFonts w:ascii="Times New Roman" w:hAnsi="Times New Roman"/>
          <w:position w:val="-2"/>
          <w:sz w:val="20"/>
          <w:szCs w:val="20"/>
        </w:rPr>
        <w:t>hrs.</w:t>
      </w:r>
    </w:p>
    <w:p w:rsidR="00F42301" w:rsidRDefault="00F42301" w:rsidP="00721764">
      <w:pPr>
        <w:widowControl w:val="0"/>
        <w:autoSpaceDE w:val="0"/>
        <w:autoSpaceDN w:val="0"/>
        <w:adjustRightInd w:val="0"/>
        <w:spacing w:before="8" w:after="0" w:line="200" w:lineRule="exact"/>
        <w:rPr>
          <w:rFonts w:ascii="Times New Roman" w:hAnsi="Times New Roman"/>
          <w:sz w:val="20"/>
          <w:szCs w:val="20"/>
        </w:rPr>
      </w:pPr>
    </w:p>
    <w:p w:rsidR="00F42301" w:rsidRDefault="00F42301" w:rsidP="00721764">
      <w:pPr>
        <w:widowControl w:val="0"/>
        <w:autoSpaceDE w:val="0"/>
        <w:autoSpaceDN w:val="0"/>
        <w:adjustRightInd w:val="0"/>
        <w:spacing w:after="0"/>
        <w:ind w:left="1944"/>
        <w:rPr>
          <w:rFonts w:ascii="Impact" w:hAnsi="Impact" w:cs="Impact"/>
          <w:color w:val="000000"/>
          <w:sz w:val="32"/>
          <w:szCs w:val="32"/>
        </w:rPr>
      </w:pPr>
      <w:r>
        <w:rPr>
          <w:rFonts w:ascii="Impact" w:hAnsi="Impact" w:cs="Impact"/>
          <w:color w:val="666666"/>
          <w:sz w:val="32"/>
          <w:szCs w:val="32"/>
        </w:rPr>
        <w:t>COURSE DESCRIPTIONS</w:t>
      </w:r>
    </w:p>
    <w:p w:rsidR="00F42301" w:rsidRDefault="00F42301" w:rsidP="00721764">
      <w:pPr>
        <w:widowControl w:val="0"/>
        <w:autoSpaceDE w:val="0"/>
        <w:autoSpaceDN w:val="0"/>
        <w:adjustRightInd w:val="0"/>
        <w:spacing w:before="37" w:after="0" w:line="251" w:lineRule="auto"/>
        <w:ind w:left="2304" w:right="865" w:hanging="360"/>
        <w:jc w:val="both"/>
        <w:rPr>
          <w:rFonts w:ascii="Times New Roman" w:hAnsi="Times New Roman"/>
          <w:color w:val="000000"/>
          <w:sz w:val="20"/>
          <w:szCs w:val="20"/>
        </w:rPr>
      </w:pPr>
      <w:r>
        <w:rPr>
          <w:rFonts w:ascii="Times New Roman" w:hAnsi="Times New Roman"/>
          <w:b/>
          <w:bCs/>
          <w:color w:val="191919"/>
          <w:spacing w:val="-1"/>
          <w:sz w:val="20"/>
          <w:szCs w:val="20"/>
        </w:rPr>
        <w:t>ECE</w:t>
      </w:r>
      <w:r>
        <w:rPr>
          <w:rFonts w:ascii="Times New Roman" w:hAnsi="Times New Roman"/>
          <w:b/>
          <w:bCs/>
          <w:color w:val="191919"/>
          <w:sz w:val="20"/>
          <w:szCs w:val="20"/>
        </w:rPr>
        <w:t>C</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550</w:t>
      </w:r>
      <w:r>
        <w:rPr>
          <w:rFonts w:ascii="Times New Roman" w:hAnsi="Times New Roman"/>
          <w:b/>
          <w:bCs/>
          <w:color w:val="191919"/>
          <w:sz w:val="20"/>
          <w:szCs w:val="20"/>
        </w:rPr>
        <w:t>0</w:t>
      </w:r>
      <w:r>
        <w:rPr>
          <w:rFonts w:ascii="Times New Roman" w:hAnsi="Times New Roman"/>
          <w:b/>
          <w:bCs/>
          <w:color w:val="191919"/>
          <w:spacing w:val="-8"/>
          <w:sz w:val="20"/>
          <w:szCs w:val="20"/>
        </w:rPr>
        <w:t xml:space="preserve"> </w:t>
      </w:r>
      <w:r>
        <w:rPr>
          <w:rFonts w:ascii="Times New Roman" w:hAnsi="Times New Roman"/>
          <w:b/>
          <w:bCs/>
          <w:color w:val="191919"/>
          <w:sz w:val="20"/>
          <w:szCs w:val="20"/>
        </w:rPr>
        <w:t>-</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Earl</w:t>
      </w:r>
      <w:r>
        <w:rPr>
          <w:rFonts w:ascii="Times New Roman" w:hAnsi="Times New Roman"/>
          <w:b/>
          <w:bCs/>
          <w:color w:val="191919"/>
          <w:sz w:val="20"/>
          <w:szCs w:val="20"/>
        </w:rPr>
        <w:t>y</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Childhoo</w:t>
      </w:r>
      <w:r>
        <w:rPr>
          <w:rFonts w:ascii="Times New Roman" w:hAnsi="Times New Roman"/>
          <w:b/>
          <w:bCs/>
          <w:color w:val="191919"/>
          <w:sz w:val="20"/>
          <w:szCs w:val="20"/>
        </w:rPr>
        <w:t>d</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 xml:space="preserve">Development...........................................................................3(3-2) </w:t>
      </w:r>
      <w:r>
        <w:rPr>
          <w:rFonts w:ascii="Times New Roman" w:hAnsi="Times New Roman"/>
          <w:color w:val="191919"/>
          <w:sz w:val="20"/>
          <w:szCs w:val="20"/>
        </w:rPr>
        <w:t>Advanced</w:t>
      </w:r>
      <w:r>
        <w:rPr>
          <w:rFonts w:ascii="Times New Roman" w:hAnsi="Times New Roman"/>
          <w:color w:val="191919"/>
          <w:spacing w:val="-3"/>
          <w:sz w:val="20"/>
          <w:szCs w:val="20"/>
        </w:rPr>
        <w:t xml:space="preserve"> </w:t>
      </w:r>
      <w:r>
        <w:rPr>
          <w:rFonts w:ascii="Times New Roman" w:hAnsi="Times New Roman"/>
          <w:color w:val="191919"/>
          <w:sz w:val="20"/>
          <w:szCs w:val="20"/>
        </w:rPr>
        <w:t>course</w:t>
      </w:r>
      <w:r>
        <w:rPr>
          <w:rFonts w:ascii="Times New Roman" w:hAnsi="Times New Roman"/>
          <w:color w:val="191919"/>
          <w:spacing w:val="-3"/>
          <w:sz w:val="20"/>
          <w:szCs w:val="20"/>
        </w:rPr>
        <w:t xml:space="preserve"> </w:t>
      </w:r>
      <w:r>
        <w:rPr>
          <w:rFonts w:ascii="Times New Roman" w:hAnsi="Times New Roman"/>
          <w:color w:val="191919"/>
          <w:sz w:val="20"/>
          <w:szCs w:val="20"/>
        </w:rPr>
        <w:t>in</w:t>
      </w:r>
      <w:r>
        <w:rPr>
          <w:rFonts w:ascii="Times New Roman" w:hAnsi="Times New Roman"/>
          <w:color w:val="191919"/>
          <w:spacing w:val="-3"/>
          <w:sz w:val="20"/>
          <w:szCs w:val="20"/>
        </w:rPr>
        <w:t xml:space="preserve"> </w:t>
      </w:r>
      <w:r>
        <w:rPr>
          <w:rFonts w:ascii="Times New Roman" w:hAnsi="Times New Roman"/>
          <w:color w:val="191919"/>
          <w:sz w:val="20"/>
          <w:szCs w:val="20"/>
        </w:rPr>
        <w:t>the</w:t>
      </w:r>
      <w:r>
        <w:rPr>
          <w:rFonts w:ascii="Times New Roman" w:hAnsi="Times New Roman"/>
          <w:color w:val="191919"/>
          <w:spacing w:val="-3"/>
          <w:sz w:val="20"/>
          <w:szCs w:val="20"/>
        </w:rPr>
        <w:t xml:space="preserve"> </w:t>
      </w:r>
      <w:r>
        <w:rPr>
          <w:rFonts w:ascii="Times New Roman" w:hAnsi="Times New Roman"/>
          <w:color w:val="191919"/>
          <w:sz w:val="20"/>
          <w:szCs w:val="20"/>
        </w:rPr>
        <w:t>physical,</w:t>
      </w:r>
      <w:r>
        <w:rPr>
          <w:rFonts w:ascii="Times New Roman" w:hAnsi="Times New Roman"/>
          <w:color w:val="191919"/>
          <w:spacing w:val="-3"/>
          <w:sz w:val="20"/>
          <w:szCs w:val="20"/>
        </w:rPr>
        <w:t xml:space="preserve"> </w:t>
      </w:r>
      <w:r>
        <w:rPr>
          <w:rFonts w:ascii="Times New Roman" w:hAnsi="Times New Roman"/>
          <w:color w:val="191919"/>
          <w:sz w:val="20"/>
          <w:szCs w:val="20"/>
        </w:rPr>
        <w:t>emotional,</w:t>
      </w:r>
      <w:r>
        <w:rPr>
          <w:rFonts w:ascii="Times New Roman" w:hAnsi="Times New Roman"/>
          <w:color w:val="191919"/>
          <w:spacing w:val="-3"/>
          <w:sz w:val="20"/>
          <w:szCs w:val="20"/>
        </w:rPr>
        <w:t xml:space="preserve"> </w:t>
      </w:r>
      <w:r>
        <w:rPr>
          <w:rFonts w:ascii="Times New Roman" w:hAnsi="Times New Roman"/>
          <w:color w:val="191919"/>
          <w:sz w:val="20"/>
          <w:szCs w:val="20"/>
        </w:rPr>
        <w:t>social</w:t>
      </w:r>
      <w:r>
        <w:rPr>
          <w:rFonts w:ascii="Times New Roman" w:hAnsi="Times New Roman"/>
          <w:color w:val="191919"/>
          <w:spacing w:val="-3"/>
          <w:sz w:val="20"/>
          <w:szCs w:val="20"/>
        </w:rPr>
        <w:t xml:space="preserve"> </w:t>
      </w:r>
      <w:r>
        <w:rPr>
          <w:rFonts w:ascii="Times New Roman" w:hAnsi="Times New Roman"/>
          <w:color w:val="191919"/>
          <w:sz w:val="20"/>
          <w:szCs w:val="20"/>
        </w:rPr>
        <w:t>and</w:t>
      </w:r>
      <w:r>
        <w:rPr>
          <w:rFonts w:ascii="Times New Roman" w:hAnsi="Times New Roman"/>
          <w:color w:val="191919"/>
          <w:spacing w:val="-3"/>
          <w:sz w:val="20"/>
          <w:szCs w:val="20"/>
        </w:rPr>
        <w:t xml:space="preserve"> </w:t>
      </w:r>
      <w:r>
        <w:rPr>
          <w:rFonts w:ascii="Times New Roman" w:hAnsi="Times New Roman"/>
          <w:color w:val="191919"/>
          <w:sz w:val="20"/>
          <w:szCs w:val="20"/>
        </w:rPr>
        <w:t>intellectual</w:t>
      </w:r>
      <w:r>
        <w:rPr>
          <w:rFonts w:ascii="Times New Roman" w:hAnsi="Times New Roman"/>
          <w:color w:val="191919"/>
          <w:spacing w:val="-3"/>
          <w:sz w:val="20"/>
          <w:szCs w:val="20"/>
        </w:rPr>
        <w:t xml:space="preserve"> </w:t>
      </w:r>
      <w:r>
        <w:rPr>
          <w:rFonts w:ascii="Times New Roman" w:hAnsi="Times New Roman"/>
          <w:color w:val="191919"/>
          <w:sz w:val="20"/>
          <w:szCs w:val="20"/>
        </w:rPr>
        <w:t>development</w:t>
      </w:r>
      <w:r>
        <w:rPr>
          <w:rFonts w:ascii="Times New Roman" w:hAnsi="Times New Roman"/>
          <w:color w:val="191919"/>
          <w:spacing w:val="-3"/>
          <w:sz w:val="20"/>
          <w:szCs w:val="20"/>
        </w:rPr>
        <w:t xml:space="preserve"> </w:t>
      </w:r>
      <w:r>
        <w:rPr>
          <w:rFonts w:ascii="Times New Roman" w:hAnsi="Times New Roman"/>
          <w:color w:val="191919"/>
          <w:sz w:val="20"/>
          <w:szCs w:val="20"/>
        </w:rPr>
        <w:t>of</w:t>
      </w:r>
      <w:r>
        <w:rPr>
          <w:rFonts w:ascii="Times New Roman" w:hAnsi="Times New Roman"/>
          <w:color w:val="191919"/>
          <w:spacing w:val="-3"/>
          <w:sz w:val="20"/>
          <w:szCs w:val="20"/>
        </w:rPr>
        <w:t xml:space="preserve"> </w:t>
      </w:r>
      <w:r>
        <w:rPr>
          <w:rFonts w:ascii="Times New Roman" w:hAnsi="Times New Roman"/>
          <w:color w:val="191919"/>
          <w:sz w:val="20"/>
          <w:szCs w:val="20"/>
        </w:rPr>
        <w:t>infants</w:t>
      </w:r>
      <w:r>
        <w:rPr>
          <w:rFonts w:ascii="Times New Roman" w:hAnsi="Times New Roman"/>
          <w:color w:val="191919"/>
          <w:spacing w:val="-3"/>
          <w:sz w:val="20"/>
          <w:szCs w:val="20"/>
        </w:rPr>
        <w:t xml:space="preserve"> </w:t>
      </w:r>
      <w:r>
        <w:rPr>
          <w:rFonts w:ascii="Times New Roman" w:hAnsi="Times New Roman"/>
          <w:color w:val="191919"/>
          <w:sz w:val="20"/>
          <w:szCs w:val="20"/>
        </w:rPr>
        <w:t>and young children through nine years of age and in observations of children in this age period for the</w:t>
      </w:r>
      <w:r>
        <w:rPr>
          <w:rFonts w:ascii="Times New Roman" w:hAnsi="Times New Roman"/>
          <w:color w:val="191919"/>
          <w:spacing w:val="-8"/>
          <w:sz w:val="20"/>
          <w:szCs w:val="20"/>
        </w:rPr>
        <w:t xml:space="preserve"> </w:t>
      </w:r>
      <w:r>
        <w:rPr>
          <w:rFonts w:ascii="Times New Roman" w:hAnsi="Times New Roman"/>
          <w:color w:val="191919"/>
          <w:sz w:val="20"/>
          <w:szCs w:val="20"/>
        </w:rPr>
        <w:t>purpose</w:t>
      </w:r>
      <w:r>
        <w:rPr>
          <w:rFonts w:ascii="Times New Roman" w:hAnsi="Times New Roman"/>
          <w:color w:val="191919"/>
          <w:spacing w:val="-8"/>
          <w:sz w:val="20"/>
          <w:szCs w:val="20"/>
        </w:rPr>
        <w:t xml:space="preserve"> </w:t>
      </w:r>
      <w:r>
        <w:rPr>
          <w:rFonts w:ascii="Times New Roman" w:hAnsi="Times New Roman"/>
          <w:color w:val="191919"/>
          <w:sz w:val="20"/>
          <w:szCs w:val="20"/>
        </w:rPr>
        <w:t>of</w:t>
      </w:r>
      <w:r>
        <w:rPr>
          <w:rFonts w:ascii="Times New Roman" w:hAnsi="Times New Roman"/>
          <w:color w:val="191919"/>
          <w:spacing w:val="-8"/>
          <w:sz w:val="20"/>
          <w:szCs w:val="20"/>
        </w:rPr>
        <w:t xml:space="preserve"> </w:t>
      </w:r>
      <w:r>
        <w:rPr>
          <w:rFonts w:ascii="Times New Roman" w:hAnsi="Times New Roman"/>
          <w:color w:val="191919"/>
          <w:sz w:val="20"/>
          <w:szCs w:val="20"/>
        </w:rPr>
        <w:t>applying</w:t>
      </w:r>
      <w:r>
        <w:rPr>
          <w:rFonts w:ascii="Times New Roman" w:hAnsi="Times New Roman"/>
          <w:color w:val="191919"/>
          <w:spacing w:val="-8"/>
          <w:sz w:val="20"/>
          <w:szCs w:val="20"/>
        </w:rPr>
        <w:t xml:space="preserve"> </w:t>
      </w:r>
      <w:r>
        <w:rPr>
          <w:rFonts w:ascii="Times New Roman" w:hAnsi="Times New Roman"/>
          <w:color w:val="191919"/>
          <w:sz w:val="20"/>
          <w:szCs w:val="20"/>
        </w:rPr>
        <w:t>principles</w:t>
      </w:r>
      <w:r>
        <w:rPr>
          <w:rFonts w:ascii="Times New Roman" w:hAnsi="Times New Roman"/>
          <w:color w:val="191919"/>
          <w:spacing w:val="-8"/>
          <w:sz w:val="20"/>
          <w:szCs w:val="20"/>
        </w:rPr>
        <w:t xml:space="preserve"> </w:t>
      </w:r>
      <w:r>
        <w:rPr>
          <w:rFonts w:ascii="Times New Roman" w:hAnsi="Times New Roman"/>
          <w:color w:val="191919"/>
          <w:sz w:val="20"/>
          <w:szCs w:val="20"/>
        </w:rPr>
        <w:t>and</w:t>
      </w:r>
      <w:r>
        <w:rPr>
          <w:rFonts w:ascii="Times New Roman" w:hAnsi="Times New Roman"/>
          <w:color w:val="191919"/>
          <w:spacing w:val="-8"/>
          <w:sz w:val="20"/>
          <w:szCs w:val="20"/>
        </w:rPr>
        <w:t xml:space="preserve"> </w:t>
      </w:r>
      <w:r>
        <w:rPr>
          <w:rFonts w:ascii="Times New Roman" w:hAnsi="Times New Roman"/>
          <w:color w:val="191919"/>
          <w:sz w:val="20"/>
          <w:szCs w:val="20"/>
        </w:rPr>
        <w:t>plotting</w:t>
      </w:r>
      <w:r>
        <w:rPr>
          <w:rFonts w:ascii="Times New Roman" w:hAnsi="Times New Roman"/>
          <w:color w:val="191919"/>
          <w:spacing w:val="-8"/>
          <w:sz w:val="20"/>
          <w:szCs w:val="20"/>
        </w:rPr>
        <w:t xml:space="preserve"> </w:t>
      </w:r>
      <w:r>
        <w:rPr>
          <w:rFonts w:ascii="Times New Roman" w:hAnsi="Times New Roman"/>
          <w:color w:val="191919"/>
          <w:sz w:val="20"/>
          <w:szCs w:val="20"/>
        </w:rPr>
        <w:t>developmental</w:t>
      </w:r>
      <w:r>
        <w:rPr>
          <w:rFonts w:ascii="Times New Roman" w:hAnsi="Times New Roman"/>
          <w:color w:val="191919"/>
          <w:spacing w:val="-8"/>
          <w:sz w:val="20"/>
          <w:szCs w:val="20"/>
        </w:rPr>
        <w:t xml:space="preserve"> </w:t>
      </w:r>
      <w:r>
        <w:rPr>
          <w:rFonts w:ascii="Times New Roman" w:hAnsi="Times New Roman"/>
          <w:color w:val="191919"/>
          <w:sz w:val="20"/>
          <w:szCs w:val="20"/>
        </w:rPr>
        <w:t>changes.</w:t>
      </w:r>
      <w:r>
        <w:rPr>
          <w:rFonts w:ascii="Times New Roman" w:hAnsi="Times New Roman"/>
          <w:color w:val="191919"/>
          <w:spacing w:val="-8"/>
          <w:sz w:val="20"/>
          <w:szCs w:val="20"/>
        </w:rPr>
        <w:t xml:space="preserve"> </w:t>
      </w:r>
      <w:r>
        <w:rPr>
          <w:rFonts w:ascii="Times New Roman" w:hAnsi="Times New Roman"/>
          <w:color w:val="191919"/>
          <w:sz w:val="20"/>
          <w:szCs w:val="20"/>
        </w:rPr>
        <w:t>Observation-laboratory experiences will be included to reflect on those observations.</w:t>
      </w:r>
    </w:p>
    <w:p w:rsidR="00F42301" w:rsidRDefault="00F42301" w:rsidP="00721764">
      <w:pPr>
        <w:widowControl w:val="0"/>
        <w:autoSpaceDE w:val="0"/>
        <w:autoSpaceDN w:val="0"/>
        <w:adjustRightInd w:val="0"/>
        <w:spacing w:after="0" w:line="226" w:lineRule="exact"/>
        <w:ind w:left="1944"/>
        <w:rPr>
          <w:rFonts w:ascii="Times New Roman" w:hAnsi="Times New Roman"/>
          <w:color w:val="000000"/>
          <w:sz w:val="20"/>
          <w:szCs w:val="20"/>
        </w:rPr>
      </w:pPr>
      <w:r>
        <w:rPr>
          <w:rFonts w:ascii="Times New Roman" w:hAnsi="Times New Roman"/>
          <w:b/>
          <w:bCs/>
          <w:color w:val="191919"/>
          <w:sz w:val="20"/>
          <w:szCs w:val="20"/>
        </w:rPr>
        <w:t>ECEC 5509 -</w:t>
      </w:r>
      <w:r>
        <w:rPr>
          <w:rFonts w:ascii="Times New Roman" w:hAnsi="Times New Roman"/>
          <w:b/>
          <w:bCs/>
          <w:color w:val="191919"/>
          <w:spacing w:val="-4"/>
          <w:sz w:val="20"/>
          <w:szCs w:val="20"/>
        </w:rPr>
        <w:t xml:space="preserve"> </w:t>
      </w:r>
      <w:r>
        <w:rPr>
          <w:rFonts w:ascii="Times New Roman" w:hAnsi="Times New Roman"/>
          <w:b/>
          <w:bCs/>
          <w:color w:val="191919"/>
          <w:sz w:val="20"/>
          <w:szCs w:val="20"/>
        </w:rPr>
        <w:t>Theories, Design and P</w:t>
      </w:r>
      <w:r>
        <w:rPr>
          <w:rFonts w:ascii="Times New Roman" w:hAnsi="Times New Roman"/>
          <w:b/>
          <w:bCs/>
          <w:color w:val="191919"/>
          <w:spacing w:val="-4"/>
          <w:sz w:val="20"/>
          <w:szCs w:val="20"/>
        </w:rPr>
        <w:t>r</w:t>
      </w:r>
      <w:r>
        <w:rPr>
          <w:rFonts w:ascii="Times New Roman" w:hAnsi="Times New Roman"/>
          <w:b/>
          <w:bCs/>
          <w:color w:val="191919"/>
          <w:sz w:val="20"/>
          <w:szCs w:val="20"/>
        </w:rPr>
        <w:t>ogram Development</w:t>
      </w:r>
    </w:p>
    <w:p w:rsidR="00F42301" w:rsidRDefault="00F42301" w:rsidP="00721764">
      <w:pPr>
        <w:widowControl w:val="0"/>
        <w:autoSpaceDE w:val="0"/>
        <w:autoSpaceDN w:val="0"/>
        <w:adjustRightInd w:val="0"/>
        <w:spacing w:before="10" w:after="0" w:line="251" w:lineRule="auto"/>
        <w:ind w:left="2304" w:right="865" w:hanging="360"/>
        <w:jc w:val="both"/>
        <w:rPr>
          <w:rFonts w:ascii="Times New Roman" w:hAnsi="Times New Roman"/>
          <w:color w:val="000000"/>
          <w:sz w:val="20"/>
          <w:szCs w:val="20"/>
        </w:rPr>
      </w:pPr>
      <w:r>
        <w:rPr>
          <w:rFonts w:ascii="Times New Roman" w:hAnsi="Times New Roman"/>
          <w:b/>
          <w:bCs/>
          <w:color w:val="191919"/>
          <w:sz w:val="20"/>
          <w:szCs w:val="20"/>
        </w:rPr>
        <w:t>in</w:t>
      </w:r>
      <w:r>
        <w:rPr>
          <w:rFonts w:ascii="Times New Roman" w:hAnsi="Times New Roman"/>
          <w:b/>
          <w:bCs/>
          <w:color w:val="191919"/>
          <w:spacing w:val="-8"/>
          <w:sz w:val="20"/>
          <w:szCs w:val="20"/>
        </w:rPr>
        <w:t xml:space="preserve"> </w:t>
      </w:r>
      <w:r>
        <w:rPr>
          <w:rFonts w:ascii="Times New Roman" w:hAnsi="Times New Roman"/>
          <w:b/>
          <w:bCs/>
          <w:color w:val="191919"/>
          <w:sz w:val="20"/>
          <w:szCs w:val="20"/>
        </w:rPr>
        <w:t>Early</w:t>
      </w:r>
      <w:r>
        <w:rPr>
          <w:rFonts w:ascii="Times New Roman" w:hAnsi="Times New Roman"/>
          <w:b/>
          <w:bCs/>
          <w:color w:val="191919"/>
          <w:spacing w:val="-7"/>
          <w:sz w:val="20"/>
          <w:szCs w:val="20"/>
        </w:rPr>
        <w:t xml:space="preserve"> </w:t>
      </w:r>
      <w:r>
        <w:rPr>
          <w:rFonts w:ascii="Times New Roman" w:hAnsi="Times New Roman"/>
          <w:b/>
          <w:bCs/>
          <w:color w:val="191919"/>
          <w:sz w:val="20"/>
          <w:szCs w:val="20"/>
        </w:rPr>
        <w:t>Childhood</w:t>
      </w:r>
      <w:r>
        <w:rPr>
          <w:rFonts w:ascii="Times New Roman" w:hAnsi="Times New Roman"/>
          <w:b/>
          <w:bCs/>
          <w:color w:val="191919"/>
          <w:spacing w:val="-8"/>
          <w:sz w:val="20"/>
          <w:szCs w:val="20"/>
        </w:rPr>
        <w:t xml:space="preserve"> </w:t>
      </w:r>
      <w:r>
        <w:rPr>
          <w:rFonts w:ascii="Times New Roman" w:hAnsi="Times New Roman"/>
          <w:b/>
          <w:bCs/>
          <w:color w:val="191919"/>
          <w:sz w:val="20"/>
          <w:szCs w:val="20"/>
        </w:rPr>
        <w:t xml:space="preserve">Education.................................................................................................3(3-0) </w:t>
      </w:r>
      <w:r>
        <w:rPr>
          <w:rFonts w:ascii="Times New Roman" w:hAnsi="Times New Roman"/>
          <w:color w:val="191919"/>
          <w:sz w:val="20"/>
          <w:szCs w:val="20"/>
        </w:rPr>
        <w:t>Provides</w:t>
      </w:r>
      <w:r>
        <w:rPr>
          <w:rFonts w:ascii="Times New Roman" w:hAnsi="Times New Roman"/>
          <w:color w:val="191919"/>
          <w:spacing w:val="-2"/>
          <w:sz w:val="20"/>
          <w:szCs w:val="20"/>
        </w:rPr>
        <w:t xml:space="preserve"> </w:t>
      </w:r>
      <w:r>
        <w:rPr>
          <w:rFonts w:ascii="Times New Roman" w:hAnsi="Times New Roman"/>
          <w:color w:val="191919"/>
          <w:sz w:val="20"/>
          <w:szCs w:val="20"/>
        </w:rPr>
        <w:t>for</w:t>
      </w:r>
      <w:r>
        <w:rPr>
          <w:rFonts w:ascii="Times New Roman" w:hAnsi="Times New Roman"/>
          <w:color w:val="191919"/>
          <w:spacing w:val="-2"/>
          <w:sz w:val="20"/>
          <w:szCs w:val="20"/>
        </w:rPr>
        <w:t xml:space="preserve"> </w:t>
      </w:r>
      <w:r>
        <w:rPr>
          <w:rFonts w:ascii="Times New Roman" w:hAnsi="Times New Roman"/>
          <w:color w:val="191919"/>
          <w:sz w:val="20"/>
          <w:szCs w:val="20"/>
        </w:rPr>
        <w:t>the</w:t>
      </w:r>
      <w:r>
        <w:rPr>
          <w:rFonts w:ascii="Times New Roman" w:hAnsi="Times New Roman"/>
          <w:color w:val="191919"/>
          <w:spacing w:val="-2"/>
          <w:sz w:val="20"/>
          <w:szCs w:val="20"/>
        </w:rPr>
        <w:t xml:space="preserve"> </w:t>
      </w:r>
      <w:r>
        <w:rPr>
          <w:rFonts w:ascii="Times New Roman" w:hAnsi="Times New Roman"/>
          <w:color w:val="191919"/>
          <w:sz w:val="20"/>
          <w:szCs w:val="20"/>
        </w:rPr>
        <w:t>analysis</w:t>
      </w:r>
      <w:r>
        <w:rPr>
          <w:rFonts w:ascii="Times New Roman" w:hAnsi="Times New Roman"/>
          <w:color w:val="191919"/>
          <w:spacing w:val="-2"/>
          <w:sz w:val="20"/>
          <w:szCs w:val="20"/>
        </w:rPr>
        <w:t xml:space="preserve"> </w:t>
      </w:r>
      <w:r>
        <w:rPr>
          <w:rFonts w:ascii="Times New Roman" w:hAnsi="Times New Roman"/>
          <w:color w:val="191919"/>
          <w:sz w:val="20"/>
          <w:szCs w:val="20"/>
        </w:rPr>
        <w:t>and</w:t>
      </w:r>
      <w:r>
        <w:rPr>
          <w:rFonts w:ascii="Times New Roman" w:hAnsi="Times New Roman"/>
          <w:color w:val="191919"/>
          <w:spacing w:val="-2"/>
          <w:sz w:val="20"/>
          <w:szCs w:val="20"/>
        </w:rPr>
        <w:t xml:space="preserve"> </w:t>
      </w:r>
      <w:r>
        <w:rPr>
          <w:rFonts w:ascii="Times New Roman" w:hAnsi="Times New Roman"/>
          <w:color w:val="191919"/>
          <w:sz w:val="20"/>
          <w:szCs w:val="20"/>
        </w:rPr>
        <w:t>evaluation</w:t>
      </w:r>
      <w:r>
        <w:rPr>
          <w:rFonts w:ascii="Times New Roman" w:hAnsi="Times New Roman"/>
          <w:color w:val="191919"/>
          <w:spacing w:val="-2"/>
          <w:sz w:val="20"/>
          <w:szCs w:val="20"/>
        </w:rPr>
        <w:t xml:space="preserve"> </w:t>
      </w:r>
      <w:r>
        <w:rPr>
          <w:rFonts w:ascii="Times New Roman" w:hAnsi="Times New Roman"/>
          <w:color w:val="191919"/>
          <w:sz w:val="20"/>
          <w:szCs w:val="20"/>
        </w:rPr>
        <w:t>of</w:t>
      </w:r>
      <w:r>
        <w:rPr>
          <w:rFonts w:ascii="Times New Roman" w:hAnsi="Times New Roman"/>
          <w:color w:val="191919"/>
          <w:spacing w:val="-2"/>
          <w:sz w:val="20"/>
          <w:szCs w:val="20"/>
        </w:rPr>
        <w:t xml:space="preserve"> </w:t>
      </w:r>
      <w:r>
        <w:rPr>
          <w:rFonts w:ascii="Times New Roman" w:hAnsi="Times New Roman"/>
          <w:color w:val="191919"/>
          <w:sz w:val="20"/>
          <w:szCs w:val="20"/>
        </w:rPr>
        <w:t>the</w:t>
      </w:r>
      <w:r>
        <w:rPr>
          <w:rFonts w:ascii="Times New Roman" w:hAnsi="Times New Roman"/>
          <w:color w:val="191919"/>
          <w:spacing w:val="-2"/>
          <w:sz w:val="20"/>
          <w:szCs w:val="20"/>
        </w:rPr>
        <w:t xml:space="preserve"> </w:t>
      </w:r>
      <w:r>
        <w:rPr>
          <w:rFonts w:ascii="Times New Roman" w:hAnsi="Times New Roman"/>
          <w:color w:val="191919"/>
          <w:sz w:val="20"/>
          <w:szCs w:val="20"/>
        </w:rPr>
        <w:t>needs</w:t>
      </w:r>
      <w:r>
        <w:rPr>
          <w:rFonts w:ascii="Times New Roman" w:hAnsi="Times New Roman"/>
          <w:color w:val="191919"/>
          <w:spacing w:val="-2"/>
          <w:sz w:val="20"/>
          <w:szCs w:val="20"/>
        </w:rPr>
        <w:t xml:space="preserve"> </w:t>
      </w:r>
      <w:r>
        <w:rPr>
          <w:rFonts w:ascii="Times New Roman" w:hAnsi="Times New Roman"/>
          <w:color w:val="191919"/>
          <w:sz w:val="20"/>
          <w:szCs w:val="20"/>
        </w:rPr>
        <w:t>of</w:t>
      </w:r>
      <w:r>
        <w:rPr>
          <w:rFonts w:ascii="Times New Roman" w:hAnsi="Times New Roman"/>
          <w:color w:val="191919"/>
          <w:spacing w:val="-2"/>
          <w:sz w:val="20"/>
          <w:szCs w:val="20"/>
        </w:rPr>
        <w:t xml:space="preserve"> </w:t>
      </w:r>
      <w:r>
        <w:rPr>
          <w:rFonts w:ascii="Times New Roman" w:hAnsi="Times New Roman"/>
          <w:color w:val="191919"/>
          <w:sz w:val="20"/>
          <w:szCs w:val="20"/>
        </w:rPr>
        <w:t>both</w:t>
      </w:r>
      <w:r>
        <w:rPr>
          <w:rFonts w:ascii="Times New Roman" w:hAnsi="Times New Roman"/>
          <w:color w:val="191919"/>
          <w:spacing w:val="-2"/>
          <w:sz w:val="20"/>
          <w:szCs w:val="20"/>
        </w:rPr>
        <w:t xml:space="preserve"> </w:t>
      </w:r>
      <w:r>
        <w:rPr>
          <w:rFonts w:ascii="Times New Roman" w:hAnsi="Times New Roman"/>
          <w:color w:val="191919"/>
          <w:sz w:val="20"/>
          <w:szCs w:val="20"/>
        </w:rPr>
        <w:t>student</w:t>
      </w:r>
      <w:r>
        <w:rPr>
          <w:rFonts w:ascii="Times New Roman" w:hAnsi="Times New Roman"/>
          <w:color w:val="191919"/>
          <w:spacing w:val="-2"/>
          <w:sz w:val="20"/>
          <w:szCs w:val="20"/>
        </w:rPr>
        <w:t xml:space="preserve"> </w:t>
      </w:r>
      <w:r>
        <w:rPr>
          <w:rFonts w:ascii="Times New Roman" w:hAnsi="Times New Roman"/>
          <w:color w:val="191919"/>
          <w:sz w:val="20"/>
          <w:szCs w:val="20"/>
        </w:rPr>
        <w:t>and</w:t>
      </w:r>
      <w:r>
        <w:rPr>
          <w:rFonts w:ascii="Times New Roman" w:hAnsi="Times New Roman"/>
          <w:color w:val="191919"/>
          <w:spacing w:val="-2"/>
          <w:sz w:val="20"/>
          <w:szCs w:val="20"/>
        </w:rPr>
        <w:t xml:space="preserve"> </w:t>
      </w:r>
      <w:r>
        <w:rPr>
          <w:rFonts w:ascii="Times New Roman" w:hAnsi="Times New Roman"/>
          <w:color w:val="191919"/>
          <w:sz w:val="20"/>
          <w:szCs w:val="20"/>
        </w:rPr>
        <w:t>teacher</w:t>
      </w:r>
      <w:r>
        <w:rPr>
          <w:rFonts w:ascii="Times New Roman" w:hAnsi="Times New Roman"/>
          <w:color w:val="191919"/>
          <w:spacing w:val="-2"/>
          <w:sz w:val="20"/>
          <w:szCs w:val="20"/>
        </w:rPr>
        <w:t xml:space="preserve"> </w:t>
      </w:r>
      <w:r>
        <w:rPr>
          <w:rFonts w:ascii="Times New Roman" w:hAnsi="Times New Roman"/>
          <w:color w:val="191919"/>
          <w:sz w:val="20"/>
          <w:szCs w:val="20"/>
        </w:rPr>
        <w:t>in</w:t>
      </w:r>
      <w:r>
        <w:rPr>
          <w:rFonts w:ascii="Times New Roman" w:hAnsi="Times New Roman"/>
          <w:color w:val="191919"/>
          <w:spacing w:val="-2"/>
          <w:sz w:val="20"/>
          <w:szCs w:val="20"/>
        </w:rPr>
        <w:t xml:space="preserve"> </w:t>
      </w:r>
      <w:r>
        <w:rPr>
          <w:rFonts w:ascii="Times New Roman" w:hAnsi="Times New Roman"/>
          <w:color w:val="191919"/>
          <w:sz w:val="20"/>
          <w:szCs w:val="20"/>
        </w:rPr>
        <w:t>di</w:t>
      </w:r>
      <w:r>
        <w:rPr>
          <w:rFonts w:ascii="Times New Roman" w:hAnsi="Times New Roman"/>
          <w:color w:val="191919"/>
          <w:spacing w:val="-4"/>
          <w:sz w:val="20"/>
          <w:szCs w:val="20"/>
        </w:rPr>
        <w:t>f</w:t>
      </w:r>
      <w:r>
        <w:rPr>
          <w:rFonts w:ascii="Times New Roman" w:hAnsi="Times New Roman"/>
          <w:color w:val="191919"/>
          <w:sz w:val="20"/>
          <w:szCs w:val="20"/>
        </w:rPr>
        <w:t>ferential learning</w:t>
      </w:r>
      <w:r>
        <w:rPr>
          <w:rFonts w:ascii="Times New Roman" w:hAnsi="Times New Roman"/>
          <w:color w:val="191919"/>
          <w:spacing w:val="-3"/>
          <w:sz w:val="20"/>
          <w:szCs w:val="20"/>
        </w:rPr>
        <w:t xml:space="preserve"> </w:t>
      </w:r>
      <w:r>
        <w:rPr>
          <w:rFonts w:ascii="Times New Roman" w:hAnsi="Times New Roman"/>
          <w:color w:val="191919"/>
          <w:sz w:val="20"/>
          <w:szCs w:val="20"/>
        </w:rPr>
        <w:t>environments</w:t>
      </w:r>
      <w:r>
        <w:rPr>
          <w:rFonts w:ascii="Times New Roman" w:hAnsi="Times New Roman"/>
          <w:color w:val="191919"/>
          <w:spacing w:val="-3"/>
          <w:sz w:val="20"/>
          <w:szCs w:val="20"/>
        </w:rPr>
        <w:t xml:space="preserve"> </w:t>
      </w:r>
      <w:r>
        <w:rPr>
          <w:rFonts w:ascii="Times New Roman" w:hAnsi="Times New Roman"/>
          <w:color w:val="191919"/>
          <w:sz w:val="20"/>
          <w:szCs w:val="20"/>
        </w:rPr>
        <w:t>in</w:t>
      </w:r>
      <w:r>
        <w:rPr>
          <w:rFonts w:ascii="Times New Roman" w:hAnsi="Times New Roman"/>
          <w:color w:val="191919"/>
          <w:spacing w:val="-3"/>
          <w:sz w:val="20"/>
          <w:szCs w:val="20"/>
        </w:rPr>
        <w:t xml:space="preserve"> </w:t>
      </w:r>
      <w:r>
        <w:rPr>
          <w:rFonts w:ascii="Times New Roman" w:hAnsi="Times New Roman"/>
          <w:color w:val="191919"/>
          <w:sz w:val="20"/>
          <w:szCs w:val="20"/>
        </w:rPr>
        <w:t>the</w:t>
      </w:r>
      <w:r>
        <w:rPr>
          <w:rFonts w:ascii="Times New Roman" w:hAnsi="Times New Roman"/>
          <w:color w:val="191919"/>
          <w:spacing w:val="-3"/>
          <w:sz w:val="20"/>
          <w:szCs w:val="20"/>
        </w:rPr>
        <w:t xml:space="preserve"> </w:t>
      </w:r>
      <w:r>
        <w:rPr>
          <w:rFonts w:ascii="Times New Roman" w:hAnsi="Times New Roman"/>
          <w:color w:val="191919"/>
          <w:sz w:val="20"/>
          <w:szCs w:val="20"/>
        </w:rPr>
        <w:t>preschool</w:t>
      </w:r>
      <w:r>
        <w:rPr>
          <w:rFonts w:ascii="Times New Roman" w:hAnsi="Times New Roman"/>
          <w:color w:val="191919"/>
          <w:spacing w:val="-3"/>
          <w:sz w:val="20"/>
          <w:szCs w:val="20"/>
        </w:rPr>
        <w:t xml:space="preserve"> </w:t>
      </w:r>
      <w:r>
        <w:rPr>
          <w:rFonts w:ascii="Times New Roman" w:hAnsi="Times New Roman"/>
          <w:color w:val="191919"/>
          <w:sz w:val="20"/>
          <w:szCs w:val="20"/>
        </w:rPr>
        <w:t>primary</w:t>
      </w:r>
      <w:r>
        <w:rPr>
          <w:rFonts w:ascii="Times New Roman" w:hAnsi="Times New Roman"/>
          <w:color w:val="191919"/>
          <w:spacing w:val="-3"/>
          <w:sz w:val="20"/>
          <w:szCs w:val="20"/>
        </w:rPr>
        <w:t xml:space="preserve"> </w:t>
      </w:r>
      <w:r>
        <w:rPr>
          <w:rFonts w:ascii="Times New Roman" w:hAnsi="Times New Roman"/>
          <w:color w:val="191919"/>
          <w:sz w:val="20"/>
          <w:szCs w:val="20"/>
        </w:rPr>
        <w:t>grades</w:t>
      </w:r>
      <w:r>
        <w:rPr>
          <w:rFonts w:ascii="Times New Roman" w:hAnsi="Times New Roman"/>
          <w:color w:val="191919"/>
          <w:spacing w:val="-3"/>
          <w:sz w:val="20"/>
          <w:szCs w:val="20"/>
        </w:rPr>
        <w:t xml:space="preserve"> </w:t>
      </w:r>
      <w:r>
        <w:rPr>
          <w:rFonts w:ascii="Times New Roman" w:hAnsi="Times New Roman"/>
          <w:color w:val="191919"/>
          <w:sz w:val="20"/>
          <w:szCs w:val="20"/>
        </w:rPr>
        <w:t>in</w:t>
      </w:r>
      <w:r>
        <w:rPr>
          <w:rFonts w:ascii="Times New Roman" w:hAnsi="Times New Roman"/>
          <w:color w:val="191919"/>
          <w:spacing w:val="-3"/>
          <w:sz w:val="20"/>
          <w:szCs w:val="20"/>
        </w:rPr>
        <w:t xml:space="preserve"> </w:t>
      </w:r>
      <w:r>
        <w:rPr>
          <w:rFonts w:ascii="Times New Roman" w:hAnsi="Times New Roman"/>
          <w:color w:val="191919"/>
          <w:sz w:val="20"/>
          <w:szCs w:val="20"/>
        </w:rPr>
        <w:t>early</w:t>
      </w:r>
      <w:r>
        <w:rPr>
          <w:rFonts w:ascii="Times New Roman" w:hAnsi="Times New Roman"/>
          <w:color w:val="191919"/>
          <w:spacing w:val="-3"/>
          <w:sz w:val="20"/>
          <w:szCs w:val="20"/>
        </w:rPr>
        <w:t xml:space="preserve"> </w:t>
      </w:r>
      <w:r>
        <w:rPr>
          <w:rFonts w:ascii="Times New Roman" w:hAnsi="Times New Roman"/>
          <w:color w:val="191919"/>
          <w:sz w:val="20"/>
          <w:szCs w:val="20"/>
        </w:rPr>
        <w:t>childhood</w:t>
      </w:r>
      <w:r>
        <w:rPr>
          <w:rFonts w:ascii="Times New Roman" w:hAnsi="Times New Roman"/>
          <w:color w:val="191919"/>
          <w:spacing w:val="-3"/>
          <w:sz w:val="20"/>
          <w:szCs w:val="20"/>
        </w:rPr>
        <w:t xml:space="preserve"> </w:t>
      </w:r>
      <w:r>
        <w:rPr>
          <w:rFonts w:ascii="Times New Roman" w:hAnsi="Times New Roman"/>
          <w:color w:val="191919"/>
          <w:sz w:val="20"/>
          <w:szCs w:val="20"/>
        </w:rPr>
        <w:t>education.</w:t>
      </w:r>
      <w:r>
        <w:rPr>
          <w:rFonts w:ascii="Times New Roman" w:hAnsi="Times New Roman"/>
          <w:color w:val="191919"/>
          <w:spacing w:val="-2"/>
          <w:sz w:val="20"/>
          <w:szCs w:val="20"/>
        </w:rPr>
        <w:t xml:space="preserve"> </w:t>
      </w:r>
      <w:r>
        <w:rPr>
          <w:rFonts w:ascii="Times New Roman" w:hAnsi="Times New Roman"/>
          <w:color w:val="191919"/>
          <w:sz w:val="20"/>
          <w:szCs w:val="20"/>
        </w:rPr>
        <w:t>Curricula design will address varied philosophies, theories and methods of teaching and supporting aux- iliaries.</w:t>
      </w:r>
    </w:p>
    <w:p w:rsidR="00F42301" w:rsidRDefault="00F42301" w:rsidP="00721764">
      <w:pPr>
        <w:widowControl w:val="0"/>
        <w:autoSpaceDE w:val="0"/>
        <w:autoSpaceDN w:val="0"/>
        <w:adjustRightInd w:val="0"/>
        <w:spacing w:after="0" w:line="226" w:lineRule="exact"/>
        <w:ind w:left="1944"/>
        <w:rPr>
          <w:rFonts w:ascii="Times New Roman" w:hAnsi="Times New Roman"/>
          <w:color w:val="000000"/>
          <w:sz w:val="20"/>
          <w:szCs w:val="20"/>
        </w:rPr>
      </w:pPr>
      <w:r>
        <w:rPr>
          <w:rFonts w:ascii="Times New Roman" w:hAnsi="Times New Roman"/>
          <w:b/>
          <w:bCs/>
          <w:color w:val="191919"/>
          <w:sz w:val="20"/>
          <w:szCs w:val="20"/>
        </w:rPr>
        <w:t>ECEC</w:t>
      </w:r>
      <w:r>
        <w:rPr>
          <w:rFonts w:ascii="Times New Roman" w:hAnsi="Times New Roman"/>
          <w:b/>
          <w:bCs/>
          <w:color w:val="191919"/>
          <w:spacing w:val="-8"/>
          <w:sz w:val="20"/>
          <w:szCs w:val="20"/>
        </w:rPr>
        <w:t xml:space="preserve"> </w:t>
      </w:r>
      <w:r>
        <w:rPr>
          <w:rFonts w:ascii="Times New Roman" w:hAnsi="Times New Roman"/>
          <w:b/>
          <w:bCs/>
          <w:color w:val="191919"/>
          <w:sz w:val="20"/>
          <w:szCs w:val="20"/>
        </w:rPr>
        <w:t>5512</w:t>
      </w:r>
      <w:r>
        <w:rPr>
          <w:rFonts w:ascii="Times New Roman" w:hAnsi="Times New Roman"/>
          <w:b/>
          <w:bCs/>
          <w:color w:val="191919"/>
          <w:spacing w:val="-8"/>
          <w:sz w:val="20"/>
          <w:szCs w:val="20"/>
        </w:rPr>
        <w:t xml:space="preserve"> </w:t>
      </w:r>
      <w:r>
        <w:rPr>
          <w:rFonts w:ascii="Times New Roman" w:hAnsi="Times New Roman"/>
          <w:b/>
          <w:bCs/>
          <w:color w:val="191919"/>
          <w:sz w:val="20"/>
          <w:szCs w:val="20"/>
        </w:rPr>
        <w:t>-</w:t>
      </w:r>
      <w:r>
        <w:rPr>
          <w:rFonts w:ascii="Times New Roman" w:hAnsi="Times New Roman"/>
          <w:b/>
          <w:bCs/>
          <w:color w:val="191919"/>
          <w:spacing w:val="-8"/>
          <w:sz w:val="20"/>
          <w:szCs w:val="20"/>
        </w:rPr>
        <w:t xml:space="preserve"> </w:t>
      </w:r>
      <w:r>
        <w:rPr>
          <w:rFonts w:ascii="Times New Roman" w:hAnsi="Times New Roman"/>
          <w:b/>
          <w:bCs/>
          <w:color w:val="191919"/>
          <w:sz w:val="20"/>
          <w:szCs w:val="20"/>
        </w:rPr>
        <w:t>Cultural</w:t>
      </w:r>
      <w:r>
        <w:rPr>
          <w:rFonts w:ascii="Times New Roman" w:hAnsi="Times New Roman"/>
          <w:b/>
          <w:bCs/>
          <w:color w:val="191919"/>
          <w:spacing w:val="-7"/>
          <w:sz w:val="20"/>
          <w:szCs w:val="20"/>
        </w:rPr>
        <w:t xml:space="preserve"> </w:t>
      </w:r>
      <w:r>
        <w:rPr>
          <w:rFonts w:ascii="Times New Roman" w:hAnsi="Times New Roman"/>
          <w:b/>
          <w:bCs/>
          <w:color w:val="191919"/>
          <w:sz w:val="20"/>
          <w:szCs w:val="20"/>
        </w:rPr>
        <w:t>Diversity</w:t>
      </w:r>
      <w:r>
        <w:rPr>
          <w:rFonts w:ascii="Times New Roman" w:hAnsi="Times New Roman"/>
          <w:b/>
          <w:bCs/>
          <w:color w:val="191919"/>
          <w:spacing w:val="-7"/>
          <w:sz w:val="20"/>
          <w:szCs w:val="20"/>
        </w:rPr>
        <w:t xml:space="preserve"> </w:t>
      </w:r>
      <w:r>
        <w:rPr>
          <w:rFonts w:ascii="Times New Roman" w:hAnsi="Times New Roman"/>
          <w:b/>
          <w:bCs/>
          <w:color w:val="191919"/>
          <w:sz w:val="20"/>
          <w:szCs w:val="20"/>
        </w:rPr>
        <w:t>in</w:t>
      </w:r>
      <w:r>
        <w:rPr>
          <w:rFonts w:ascii="Times New Roman" w:hAnsi="Times New Roman"/>
          <w:b/>
          <w:bCs/>
          <w:color w:val="191919"/>
          <w:spacing w:val="-7"/>
          <w:sz w:val="20"/>
          <w:szCs w:val="20"/>
        </w:rPr>
        <w:t xml:space="preserve"> </w:t>
      </w:r>
      <w:r>
        <w:rPr>
          <w:rFonts w:ascii="Times New Roman" w:hAnsi="Times New Roman"/>
          <w:b/>
          <w:bCs/>
          <w:color w:val="191919"/>
          <w:sz w:val="20"/>
          <w:szCs w:val="20"/>
        </w:rPr>
        <w:t>Early</w:t>
      </w:r>
      <w:r>
        <w:rPr>
          <w:rFonts w:ascii="Times New Roman" w:hAnsi="Times New Roman"/>
          <w:b/>
          <w:bCs/>
          <w:color w:val="191919"/>
          <w:spacing w:val="-7"/>
          <w:sz w:val="20"/>
          <w:szCs w:val="20"/>
        </w:rPr>
        <w:t xml:space="preserve"> </w:t>
      </w:r>
      <w:r>
        <w:rPr>
          <w:rFonts w:ascii="Times New Roman" w:hAnsi="Times New Roman"/>
          <w:b/>
          <w:bCs/>
          <w:color w:val="191919"/>
          <w:sz w:val="20"/>
          <w:szCs w:val="20"/>
        </w:rPr>
        <w:t>Childhood</w:t>
      </w:r>
      <w:r>
        <w:rPr>
          <w:rFonts w:ascii="Times New Roman" w:hAnsi="Times New Roman"/>
          <w:b/>
          <w:bCs/>
          <w:color w:val="191919"/>
          <w:spacing w:val="-8"/>
          <w:sz w:val="20"/>
          <w:szCs w:val="20"/>
        </w:rPr>
        <w:t xml:space="preserve"> </w:t>
      </w:r>
      <w:r>
        <w:rPr>
          <w:rFonts w:ascii="Times New Roman" w:hAnsi="Times New Roman"/>
          <w:b/>
          <w:bCs/>
          <w:color w:val="191919"/>
          <w:sz w:val="20"/>
          <w:szCs w:val="20"/>
        </w:rPr>
        <w:t>Education..........................................3(3-2)</w:t>
      </w:r>
    </w:p>
    <w:p w:rsidR="00F42301" w:rsidRDefault="00F42301" w:rsidP="00721764">
      <w:pPr>
        <w:widowControl w:val="0"/>
        <w:autoSpaceDE w:val="0"/>
        <w:autoSpaceDN w:val="0"/>
        <w:adjustRightInd w:val="0"/>
        <w:spacing w:before="13" w:after="0" w:line="250" w:lineRule="auto"/>
        <w:ind w:left="2304" w:right="866"/>
        <w:jc w:val="both"/>
        <w:rPr>
          <w:rFonts w:ascii="Times New Roman" w:hAnsi="Times New Roman"/>
          <w:color w:val="000000"/>
          <w:sz w:val="20"/>
          <w:szCs w:val="20"/>
        </w:rPr>
      </w:pPr>
      <w:r w:rsidRPr="003F2CF3">
        <w:rPr>
          <w:rFonts w:ascii="Calibri" w:hAnsi="Calibri"/>
          <w:noProof/>
          <w:lang w:eastAsia="en-US"/>
        </w:rPr>
        <w:pict>
          <v:shape id="_x0000_s3693" type="#_x0000_t202" style="position:absolute;left:0;text-align:left;margin-left:17.75pt;margin-top:22.3pt;width:1in;height:184.35pt;z-index:-251576320;mso-position-horizontal-relative:page" o:allowincell="f" filled="f" stroked="f">
            <v:textbox style="layout-flow:vertical;mso-layout-flow-alt:bottom-to-top" inset="0,0,0,0">
              <w:txbxContent>
                <w:p w:rsidR="00F42301" w:rsidRDefault="00F42301" w:rsidP="00721764">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E</w:t>
                  </w:r>
                  <w:r>
                    <w:rPr>
                      <w:rFonts w:ascii="Impact" w:hAnsi="Impact" w:cs="Impact"/>
                      <w:color w:val="A3A3A3"/>
                      <w:spacing w:val="-115"/>
                      <w:position w:val="1"/>
                      <w:sz w:val="105"/>
                      <w:szCs w:val="105"/>
                    </w:rPr>
                    <w:t xml:space="preserve"> </w:t>
                  </w:r>
                </w:p>
              </w:txbxContent>
            </v:textbox>
            <w10:wrap anchorx="page"/>
          </v:shape>
        </w:pict>
      </w:r>
      <w:r>
        <w:rPr>
          <w:rFonts w:ascii="Times New Roman" w:hAnsi="Times New Roman"/>
          <w:color w:val="191919"/>
          <w:sz w:val="20"/>
          <w:szCs w:val="20"/>
        </w:rPr>
        <w:t>Educational</w:t>
      </w:r>
      <w:r>
        <w:rPr>
          <w:rFonts w:ascii="Times New Roman" w:hAnsi="Times New Roman"/>
          <w:color w:val="191919"/>
          <w:spacing w:val="-7"/>
          <w:sz w:val="20"/>
          <w:szCs w:val="20"/>
        </w:rPr>
        <w:t xml:space="preserve"> </w:t>
      </w:r>
      <w:r>
        <w:rPr>
          <w:rFonts w:ascii="Times New Roman" w:hAnsi="Times New Roman"/>
          <w:color w:val="191919"/>
          <w:sz w:val="20"/>
          <w:szCs w:val="20"/>
        </w:rPr>
        <w:t>programs</w:t>
      </w:r>
      <w:r>
        <w:rPr>
          <w:rFonts w:ascii="Times New Roman" w:hAnsi="Times New Roman"/>
          <w:color w:val="191919"/>
          <w:spacing w:val="-8"/>
          <w:sz w:val="20"/>
          <w:szCs w:val="20"/>
        </w:rPr>
        <w:t xml:space="preserve"> </w:t>
      </w:r>
      <w:r>
        <w:rPr>
          <w:rFonts w:ascii="Times New Roman" w:hAnsi="Times New Roman"/>
          <w:color w:val="191919"/>
          <w:sz w:val="20"/>
          <w:szCs w:val="20"/>
        </w:rPr>
        <w:t>for</w:t>
      </w:r>
      <w:r>
        <w:rPr>
          <w:rFonts w:ascii="Times New Roman" w:hAnsi="Times New Roman"/>
          <w:color w:val="191919"/>
          <w:spacing w:val="-8"/>
          <w:sz w:val="20"/>
          <w:szCs w:val="20"/>
        </w:rPr>
        <w:t xml:space="preserve"> </w:t>
      </w:r>
      <w:r>
        <w:rPr>
          <w:rFonts w:ascii="Times New Roman" w:hAnsi="Times New Roman"/>
          <w:color w:val="191919"/>
          <w:sz w:val="20"/>
          <w:szCs w:val="20"/>
        </w:rPr>
        <w:t>young</w:t>
      </w:r>
      <w:r>
        <w:rPr>
          <w:rFonts w:ascii="Times New Roman" w:hAnsi="Times New Roman"/>
          <w:color w:val="191919"/>
          <w:spacing w:val="-8"/>
          <w:sz w:val="20"/>
          <w:szCs w:val="20"/>
        </w:rPr>
        <w:t xml:space="preserve"> </w:t>
      </w:r>
      <w:r>
        <w:rPr>
          <w:rFonts w:ascii="Times New Roman" w:hAnsi="Times New Roman"/>
          <w:color w:val="191919"/>
          <w:sz w:val="20"/>
          <w:szCs w:val="20"/>
        </w:rPr>
        <w:t>children</w:t>
      </w:r>
      <w:r>
        <w:rPr>
          <w:rFonts w:ascii="Times New Roman" w:hAnsi="Times New Roman"/>
          <w:color w:val="191919"/>
          <w:spacing w:val="-8"/>
          <w:sz w:val="20"/>
          <w:szCs w:val="20"/>
        </w:rPr>
        <w:t xml:space="preserve"> </w:t>
      </w:r>
      <w:r>
        <w:rPr>
          <w:rFonts w:ascii="Times New Roman" w:hAnsi="Times New Roman"/>
          <w:color w:val="191919"/>
          <w:sz w:val="20"/>
          <w:szCs w:val="20"/>
        </w:rPr>
        <w:t>with</w:t>
      </w:r>
      <w:r>
        <w:rPr>
          <w:rFonts w:ascii="Times New Roman" w:hAnsi="Times New Roman"/>
          <w:color w:val="191919"/>
          <w:spacing w:val="-8"/>
          <w:sz w:val="20"/>
          <w:szCs w:val="20"/>
        </w:rPr>
        <w:t xml:space="preserve"> </w:t>
      </w:r>
      <w:r>
        <w:rPr>
          <w:rFonts w:ascii="Times New Roman" w:hAnsi="Times New Roman"/>
          <w:color w:val="191919"/>
          <w:sz w:val="20"/>
          <w:szCs w:val="20"/>
        </w:rPr>
        <w:t>varied</w:t>
      </w:r>
      <w:r>
        <w:rPr>
          <w:rFonts w:ascii="Times New Roman" w:hAnsi="Times New Roman"/>
          <w:color w:val="191919"/>
          <w:spacing w:val="-8"/>
          <w:sz w:val="20"/>
          <w:szCs w:val="20"/>
        </w:rPr>
        <w:t xml:space="preserve"> </w:t>
      </w:r>
      <w:r>
        <w:rPr>
          <w:rFonts w:ascii="Times New Roman" w:hAnsi="Times New Roman"/>
          <w:color w:val="191919"/>
          <w:sz w:val="20"/>
          <w:szCs w:val="20"/>
        </w:rPr>
        <w:t>cultural</w:t>
      </w:r>
      <w:r>
        <w:rPr>
          <w:rFonts w:ascii="Times New Roman" w:hAnsi="Times New Roman"/>
          <w:color w:val="191919"/>
          <w:spacing w:val="-8"/>
          <w:sz w:val="20"/>
          <w:szCs w:val="20"/>
        </w:rPr>
        <w:t xml:space="preserve"> </w:t>
      </w:r>
      <w:r>
        <w:rPr>
          <w:rFonts w:ascii="Times New Roman" w:hAnsi="Times New Roman"/>
          <w:color w:val="191919"/>
          <w:sz w:val="20"/>
          <w:szCs w:val="20"/>
        </w:rPr>
        <w:t>and</w:t>
      </w:r>
      <w:r>
        <w:rPr>
          <w:rFonts w:ascii="Times New Roman" w:hAnsi="Times New Roman"/>
          <w:color w:val="191919"/>
          <w:spacing w:val="-8"/>
          <w:sz w:val="20"/>
          <w:szCs w:val="20"/>
        </w:rPr>
        <w:t xml:space="preserve"> </w:t>
      </w:r>
      <w:r>
        <w:rPr>
          <w:rFonts w:ascii="Times New Roman" w:hAnsi="Times New Roman"/>
          <w:color w:val="191919"/>
          <w:sz w:val="20"/>
          <w:szCs w:val="20"/>
        </w:rPr>
        <w:t>socioeconomic</w:t>
      </w:r>
      <w:r>
        <w:rPr>
          <w:rFonts w:ascii="Times New Roman" w:hAnsi="Times New Roman"/>
          <w:color w:val="191919"/>
          <w:spacing w:val="-8"/>
          <w:sz w:val="20"/>
          <w:szCs w:val="20"/>
        </w:rPr>
        <w:t xml:space="preserve"> </w:t>
      </w:r>
      <w:r>
        <w:rPr>
          <w:rFonts w:ascii="Times New Roman" w:hAnsi="Times New Roman"/>
          <w:color w:val="191919"/>
          <w:sz w:val="20"/>
          <w:szCs w:val="20"/>
        </w:rPr>
        <w:t>backgrounds. Opportunities will be provided for analysis and evaluation of these programs through selected field experiences and action research.</w:t>
      </w:r>
    </w:p>
    <w:p w:rsidR="00F42301" w:rsidRDefault="00F42301" w:rsidP="00721764">
      <w:pPr>
        <w:widowControl w:val="0"/>
        <w:autoSpaceDE w:val="0"/>
        <w:autoSpaceDN w:val="0"/>
        <w:adjustRightInd w:val="0"/>
        <w:spacing w:after="0" w:line="227" w:lineRule="exact"/>
        <w:ind w:left="1944"/>
        <w:rPr>
          <w:rFonts w:ascii="Times New Roman" w:hAnsi="Times New Roman"/>
          <w:color w:val="000000"/>
          <w:sz w:val="20"/>
          <w:szCs w:val="20"/>
        </w:rPr>
      </w:pPr>
      <w:r>
        <w:rPr>
          <w:rFonts w:ascii="Times New Roman" w:hAnsi="Times New Roman"/>
          <w:b/>
          <w:bCs/>
          <w:color w:val="191919"/>
          <w:spacing w:val="-1"/>
          <w:sz w:val="20"/>
          <w:szCs w:val="20"/>
        </w:rPr>
        <w:t>ECE</w:t>
      </w:r>
      <w:r>
        <w:rPr>
          <w:rFonts w:ascii="Times New Roman" w:hAnsi="Times New Roman"/>
          <w:b/>
          <w:bCs/>
          <w:color w:val="191919"/>
          <w:sz w:val="20"/>
          <w:szCs w:val="20"/>
        </w:rPr>
        <w:t>C</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551</w:t>
      </w:r>
      <w:r>
        <w:rPr>
          <w:rFonts w:ascii="Times New Roman" w:hAnsi="Times New Roman"/>
          <w:b/>
          <w:bCs/>
          <w:color w:val="191919"/>
          <w:sz w:val="20"/>
          <w:szCs w:val="20"/>
        </w:rPr>
        <w:t>8</w:t>
      </w:r>
      <w:r>
        <w:rPr>
          <w:rFonts w:ascii="Times New Roman" w:hAnsi="Times New Roman"/>
          <w:b/>
          <w:bCs/>
          <w:color w:val="191919"/>
          <w:spacing w:val="-8"/>
          <w:sz w:val="20"/>
          <w:szCs w:val="20"/>
        </w:rPr>
        <w:t xml:space="preserve"> </w:t>
      </w:r>
      <w:r>
        <w:rPr>
          <w:rFonts w:ascii="Times New Roman" w:hAnsi="Times New Roman"/>
          <w:b/>
          <w:bCs/>
          <w:color w:val="191919"/>
          <w:sz w:val="20"/>
          <w:szCs w:val="20"/>
        </w:rPr>
        <w:t>-</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Issue</w:t>
      </w:r>
      <w:r>
        <w:rPr>
          <w:rFonts w:ascii="Times New Roman" w:hAnsi="Times New Roman"/>
          <w:b/>
          <w:bCs/>
          <w:color w:val="191919"/>
          <w:sz w:val="20"/>
          <w:szCs w:val="20"/>
        </w:rPr>
        <w:t>s</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i</w:t>
      </w:r>
      <w:r>
        <w:rPr>
          <w:rFonts w:ascii="Times New Roman" w:hAnsi="Times New Roman"/>
          <w:b/>
          <w:bCs/>
          <w:color w:val="191919"/>
          <w:sz w:val="20"/>
          <w:szCs w:val="20"/>
        </w:rPr>
        <w:t>n</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Earl</w:t>
      </w:r>
      <w:r>
        <w:rPr>
          <w:rFonts w:ascii="Times New Roman" w:hAnsi="Times New Roman"/>
          <w:b/>
          <w:bCs/>
          <w:color w:val="191919"/>
          <w:sz w:val="20"/>
          <w:szCs w:val="20"/>
        </w:rPr>
        <w:t>y</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Childhoo</w:t>
      </w:r>
      <w:r>
        <w:rPr>
          <w:rFonts w:ascii="Times New Roman" w:hAnsi="Times New Roman"/>
          <w:b/>
          <w:bCs/>
          <w:color w:val="191919"/>
          <w:sz w:val="20"/>
          <w:szCs w:val="20"/>
        </w:rPr>
        <w:t>d</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Education................................................................3(3-0)</w:t>
      </w:r>
    </w:p>
    <w:p w:rsidR="00F42301" w:rsidRDefault="00F42301" w:rsidP="00721764">
      <w:pPr>
        <w:widowControl w:val="0"/>
        <w:autoSpaceDE w:val="0"/>
        <w:autoSpaceDN w:val="0"/>
        <w:adjustRightInd w:val="0"/>
        <w:spacing w:before="13" w:after="0" w:line="250" w:lineRule="auto"/>
        <w:ind w:left="2304" w:right="866"/>
        <w:jc w:val="both"/>
        <w:rPr>
          <w:rFonts w:ascii="Times New Roman" w:hAnsi="Times New Roman"/>
          <w:color w:val="000000"/>
          <w:sz w:val="20"/>
          <w:szCs w:val="20"/>
        </w:rPr>
      </w:pPr>
      <w:r>
        <w:rPr>
          <w:rFonts w:ascii="Times New Roman" w:hAnsi="Times New Roman"/>
          <w:color w:val="191919"/>
          <w:sz w:val="20"/>
          <w:szCs w:val="20"/>
        </w:rPr>
        <w:t>This</w:t>
      </w:r>
      <w:r>
        <w:rPr>
          <w:rFonts w:ascii="Times New Roman" w:hAnsi="Times New Roman"/>
          <w:color w:val="191919"/>
          <w:spacing w:val="-2"/>
          <w:sz w:val="20"/>
          <w:szCs w:val="20"/>
        </w:rPr>
        <w:t xml:space="preserve"> </w:t>
      </w:r>
      <w:r>
        <w:rPr>
          <w:rFonts w:ascii="Times New Roman" w:hAnsi="Times New Roman"/>
          <w:color w:val="191919"/>
          <w:sz w:val="20"/>
          <w:szCs w:val="20"/>
        </w:rPr>
        <w:t>course</w:t>
      </w:r>
      <w:r>
        <w:rPr>
          <w:rFonts w:ascii="Times New Roman" w:hAnsi="Times New Roman"/>
          <w:color w:val="191919"/>
          <w:spacing w:val="-2"/>
          <w:sz w:val="20"/>
          <w:szCs w:val="20"/>
        </w:rPr>
        <w:t xml:space="preserve"> </w:t>
      </w:r>
      <w:r>
        <w:rPr>
          <w:rFonts w:ascii="Times New Roman" w:hAnsi="Times New Roman"/>
          <w:color w:val="191919"/>
          <w:sz w:val="20"/>
          <w:szCs w:val="20"/>
        </w:rPr>
        <w:t>will</w:t>
      </w:r>
      <w:r>
        <w:rPr>
          <w:rFonts w:ascii="Times New Roman" w:hAnsi="Times New Roman"/>
          <w:color w:val="191919"/>
          <w:spacing w:val="-2"/>
          <w:sz w:val="20"/>
          <w:szCs w:val="20"/>
        </w:rPr>
        <w:t xml:space="preserve"> </w:t>
      </w:r>
      <w:r>
        <w:rPr>
          <w:rFonts w:ascii="Times New Roman" w:hAnsi="Times New Roman"/>
          <w:color w:val="191919"/>
          <w:sz w:val="20"/>
          <w:szCs w:val="20"/>
        </w:rPr>
        <w:t>focus</w:t>
      </w:r>
      <w:r>
        <w:rPr>
          <w:rFonts w:ascii="Times New Roman" w:hAnsi="Times New Roman"/>
          <w:color w:val="191919"/>
          <w:spacing w:val="-2"/>
          <w:sz w:val="20"/>
          <w:szCs w:val="20"/>
        </w:rPr>
        <w:t xml:space="preserve"> </w:t>
      </w:r>
      <w:r>
        <w:rPr>
          <w:rFonts w:ascii="Times New Roman" w:hAnsi="Times New Roman"/>
          <w:color w:val="191919"/>
          <w:sz w:val="20"/>
          <w:szCs w:val="20"/>
        </w:rPr>
        <w:t>on</w:t>
      </w:r>
      <w:r>
        <w:rPr>
          <w:rFonts w:ascii="Times New Roman" w:hAnsi="Times New Roman"/>
          <w:color w:val="191919"/>
          <w:spacing w:val="-2"/>
          <w:sz w:val="20"/>
          <w:szCs w:val="20"/>
        </w:rPr>
        <w:t xml:space="preserve"> </w:t>
      </w:r>
      <w:r>
        <w:rPr>
          <w:rFonts w:ascii="Times New Roman" w:hAnsi="Times New Roman"/>
          <w:color w:val="191919"/>
          <w:sz w:val="20"/>
          <w:szCs w:val="20"/>
        </w:rPr>
        <w:t>current</w:t>
      </w:r>
      <w:r>
        <w:rPr>
          <w:rFonts w:ascii="Times New Roman" w:hAnsi="Times New Roman"/>
          <w:color w:val="191919"/>
          <w:spacing w:val="-2"/>
          <w:sz w:val="20"/>
          <w:szCs w:val="20"/>
        </w:rPr>
        <w:t xml:space="preserve"> </w:t>
      </w:r>
      <w:r>
        <w:rPr>
          <w:rFonts w:ascii="Times New Roman" w:hAnsi="Times New Roman"/>
          <w:color w:val="191919"/>
          <w:sz w:val="20"/>
          <w:szCs w:val="20"/>
        </w:rPr>
        <w:t>research</w:t>
      </w:r>
      <w:r>
        <w:rPr>
          <w:rFonts w:ascii="Times New Roman" w:hAnsi="Times New Roman"/>
          <w:color w:val="191919"/>
          <w:spacing w:val="-2"/>
          <w:sz w:val="20"/>
          <w:szCs w:val="20"/>
        </w:rPr>
        <w:t xml:space="preserve"> </w:t>
      </w:r>
      <w:r>
        <w:rPr>
          <w:rFonts w:ascii="Times New Roman" w:hAnsi="Times New Roman"/>
          <w:color w:val="191919"/>
          <w:sz w:val="20"/>
          <w:szCs w:val="20"/>
        </w:rPr>
        <w:t>trends</w:t>
      </w:r>
      <w:r>
        <w:rPr>
          <w:rFonts w:ascii="Times New Roman" w:hAnsi="Times New Roman"/>
          <w:color w:val="191919"/>
          <w:spacing w:val="-2"/>
          <w:sz w:val="20"/>
          <w:szCs w:val="20"/>
        </w:rPr>
        <w:t xml:space="preserve"> </w:t>
      </w:r>
      <w:r>
        <w:rPr>
          <w:rFonts w:ascii="Times New Roman" w:hAnsi="Times New Roman"/>
          <w:color w:val="191919"/>
          <w:sz w:val="20"/>
          <w:szCs w:val="20"/>
        </w:rPr>
        <w:t>and</w:t>
      </w:r>
      <w:r>
        <w:rPr>
          <w:rFonts w:ascii="Times New Roman" w:hAnsi="Times New Roman"/>
          <w:color w:val="191919"/>
          <w:spacing w:val="-2"/>
          <w:sz w:val="20"/>
          <w:szCs w:val="20"/>
        </w:rPr>
        <w:t xml:space="preserve"> </w:t>
      </w:r>
      <w:r>
        <w:rPr>
          <w:rFonts w:ascii="Times New Roman" w:hAnsi="Times New Roman"/>
          <w:color w:val="191919"/>
          <w:sz w:val="20"/>
          <w:szCs w:val="20"/>
        </w:rPr>
        <w:t>issues,</w:t>
      </w:r>
      <w:r>
        <w:rPr>
          <w:rFonts w:ascii="Times New Roman" w:hAnsi="Times New Roman"/>
          <w:color w:val="191919"/>
          <w:spacing w:val="-2"/>
          <w:sz w:val="20"/>
          <w:szCs w:val="20"/>
        </w:rPr>
        <w:t xml:space="preserve"> </w:t>
      </w:r>
      <w:r>
        <w:rPr>
          <w:rFonts w:ascii="Times New Roman" w:hAnsi="Times New Roman"/>
          <w:color w:val="191919"/>
          <w:sz w:val="20"/>
          <w:szCs w:val="20"/>
        </w:rPr>
        <w:t>historical,</w:t>
      </w:r>
      <w:r>
        <w:rPr>
          <w:rFonts w:ascii="Times New Roman" w:hAnsi="Times New Roman"/>
          <w:color w:val="191919"/>
          <w:spacing w:val="-2"/>
          <w:sz w:val="20"/>
          <w:szCs w:val="20"/>
        </w:rPr>
        <w:t xml:space="preserve"> </w:t>
      </w:r>
      <w:r>
        <w:rPr>
          <w:rFonts w:ascii="Times New Roman" w:hAnsi="Times New Roman"/>
          <w:color w:val="191919"/>
          <w:sz w:val="20"/>
          <w:szCs w:val="20"/>
        </w:rPr>
        <w:t>philosophical</w:t>
      </w:r>
      <w:r>
        <w:rPr>
          <w:rFonts w:ascii="Times New Roman" w:hAnsi="Times New Roman"/>
          <w:color w:val="191919"/>
          <w:spacing w:val="-2"/>
          <w:sz w:val="20"/>
          <w:szCs w:val="20"/>
        </w:rPr>
        <w:t xml:space="preserve"> </w:t>
      </w:r>
      <w:r>
        <w:rPr>
          <w:rFonts w:ascii="Times New Roman" w:hAnsi="Times New Roman"/>
          <w:color w:val="191919"/>
          <w:sz w:val="20"/>
          <w:szCs w:val="20"/>
        </w:rPr>
        <w:t>and</w:t>
      </w:r>
      <w:r>
        <w:rPr>
          <w:rFonts w:ascii="Times New Roman" w:hAnsi="Times New Roman"/>
          <w:color w:val="191919"/>
          <w:spacing w:val="-2"/>
          <w:sz w:val="20"/>
          <w:szCs w:val="20"/>
        </w:rPr>
        <w:t xml:space="preserve"> </w:t>
      </w:r>
      <w:r>
        <w:rPr>
          <w:rFonts w:ascii="Times New Roman" w:hAnsi="Times New Roman"/>
          <w:color w:val="191919"/>
          <w:sz w:val="20"/>
          <w:szCs w:val="20"/>
        </w:rPr>
        <w:t>soci- ological</w:t>
      </w:r>
      <w:r>
        <w:rPr>
          <w:rFonts w:ascii="Times New Roman" w:hAnsi="Times New Roman"/>
          <w:color w:val="191919"/>
          <w:spacing w:val="-1"/>
          <w:sz w:val="20"/>
          <w:szCs w:val="20"/>
        </w:rPr>
        <w:t xml:space="preserve"> </w:t>
      </w:r>
      <w:r>
        <w:rPr>
          <w:rFonts w:ascii="Times New Roman" w:hAnsi="Times New Roman"/>
          <w:color w:val="191919"/>
          <w:sz w:val="20"/>
          <w:szCs w:val="20"/>
        </w:rPr>
        <w:t>influences</w:t>
      </w:r>
      <w:r>
        <w:rPr>
          <w:rFonts w:ascii="Times New Roman" w:hAnsi="Times New Roman"/>
          <w:color w:val="191919"/>
          <w:spacing w:val="-1"/>
          <w:sz w:val="20"/>
          <w:szCs w:val="20"/>
        </w:rPr>
        <w:t xml:space="preserve"> </w:t>
      </w:r>
      <w:r>
        <w:rPr>
          <w:rFonts w:ascii="Times New Roman" w:hAnsi="Times New Roman"/>
          <w:color w:val="191919"/>
          <w:sz w:val="20"/>
          <w:szCs w:val="20"/>
        </w:rPr>
        <w:t>that</w:t>
      </w:r>
      <w:r>
        <w:rPr>
          <w:rFonts w:ascii="Times New Roman" w:hAnsi="Times New Roman"/>
          <w:color w:val="191919"/>
          <w:spacing w:val="-2"/>
          <w:sz w:val="20"/>
          <w:szCs w:val="20"/>
        </w:rPr>
        <w:t xml:space="preserve"> </w:t>
      </w:r>
      <w:r>
        <w:rPr>
          <w:rFonts w:ascii="Times New Roman" w:hAnsi="Times New Roman"/>
          <w:color w:val="191919"/>
          <w:sz w:val="20"/>
          <w:szCs w:val="20"/>
        </w:rPr>
        <w:t>have</w:t>
      </w:r>
      <w:r>
        <w:rPr>
          <w:rFonts w:ascii="Times New Roman" w:hAnsi="Times New Roman"/>
          <w:color w:val="191919"/>
          <w:spacing w:val="-2"/>
          <w:sz w:val="20"/>
          <w:szCs w:val="20"/>
        </w:rPr>
        <w:t xml:space="preserve"> </w:t>
      </w:r>
      <w:r>
        <w:rPr>
          <w:rFonts w:ascii="Times New Roman" w:hAnsi="Times New Roman"/>
          <w:color w:val="191919"/>
          <w:sz w:val="20"/>
          <w:szCs w:val="20"/>
        </w:rPr>
        <w:t>shaped</w:t>
      </w:r>
      <w:r>
        <w:rPr>
          <w:rFonts w:ascii="Times New Roman" w:hAnsi="Times New Roman"/>
          <w:color w:val="191919"/>
          <w:spacing w:val="-2"/>
          <w:sz w:val="20"/>
          <w:szCs w:val="20"/>
        </w:rPr>
        <w:t xml:space="preserve"> </w:t>
      </w:r>
      <w:r>
        <w:rPr>
          <w:rFonts w:ascii="Times New Roman" w:hAnsi="Times New Roman"/>
          <w:color w:val="191919"/>
          <w:sz w:val="20"/>
          <w:szCs w:val="20"/>
        </w:rPr>
        <w:t>early</w:t>
      </w:r>
      <w:r>
        <w:rPr>
          <w:rFonts w:ascii="Times New Roman" w:hAnsi="Times New Roman"/>
          <w:color w:val="191919"/>
          <w:spacing w:val="-2"/>
          <w:sz w:val="20"/>
          <w:szCs w:val="20"/>
        </w:rPr>
        <w:t xml:space="preserve"> </w:t>
      </w:r>
      <w:r>
        <w:rPr>
          <w:rFonts w:ascii="Times New Roman" w:hAnsi="Times New Roman"/>
          <w:color w:val="191919"/>
          <w:sz w:val="20"/>
          <w:szCs w:val="20"/>
        </w:rPr>
        <w:t>childhood</w:t>
      </w:r>
      <w:r>
        <w:rPr>
          <w:rFonts w:ascii="Times New Roman" w:hAnsi="Times New Roman"/>
          <w:color w:val="191919"/>
          <w:spacing w:val="-2"/>
          <w:sz w:val="20"/>
          <w:szCs w:val="20"/>
        </w:rPr>
        <w:t xml:space="preserve"> </w:t>
      </w:r>
      <w:r>
        <w:rPr>
          <w:rFonts w:ascii="Times New Roman" w:hAnsi="Times New Roman"/>
          <w:color w:val="191919"/>
          <w:sz w:val="20"/>
          <w:szCs w:val="20"/>
        </w:rPr>
        <w:t>education.</w:t>
      </w:r>
      <w:r>
        <w:rPr>
          <w:rFonts w:ascii="Times New Roman" w:hAnsi="Times New Roman"/>
          <w:color w:val="191919"/>
          <w:spacing w:val="-1"/>
          <w:sz w:val="20"/>
          <w:szCs w:val="20"/>
        </w:rPr>
        <w:t xml:space="preserve"> </w:t>
      </w:r>
      <w:r>
        <w:rPr>
          <w:rFonts w:ascii="Times New Roman" w:hAnsi="Times New Roman"/>
          <w:color w:val="191919"/>
          <w:sz w:val="20"/>
          <w:szCs w:val="20"/>
        </w:rPr>
        <w:t>Controversial</w:t>
      </w:r>
      <w:r>
        <w:rPr>
          <w:rFonts w:ascii="Times New Roman" w:hAnsi="Times New Roman"/>
          <w:color w:val="191919"/>
          <w:spacing w:val="-1"/>
          <w:sz w:val="20"/>
          <w:szCs w:val="20"/>
        </w:rPr>
        <w:t xml:space="preserve"> </w:t>
      </w:r>
      <w:r>
        <w:rPr>
          <w:rFonts w:ascii="Times New Roman" w:hAnsi="Times New Roman"/>
          <w:color w:val="191919"/>
          <w:sz w:val="20"/>
          <w:szCs w:val="20"/>
        </w:rPr>
        <w:t>issues</w:t>
      </w:r>
      <w:r>
        <w:rPr>
          <w:rFonts w:ascii="Times New Roman" w:hAnsi="Times New Roman"/>
          <w:color w:val="191919"/>
          <w:spacing w:val="-2"/>
          <w:sz w:val="20"/>
          <w:szCs w:val="20"/>
        </w:rPr>
        <w:t xml:space="preserve"> </w:t>
      </w:r>
      <w:r>
        <w:rPr>
          <w:rFonts w:ascii="Times New Roman" w:hAnsi="Times New Roman"/>
          <w:color w:val="191919"/>
          <w:sz w:val="20"/>
          <w:szCs w:val="20"/>
        </w:rPr>
        <w:t>and</w:t>
      </w:r>
      <w:r>
        <w:rPr>
          <w:rFonts w:ascii="Times New Roman" w:hAnsi="Times New Roman"/>
          <w:color w:val="191919"/>
          <w:spacing w:val="-2"/>
          <w:sz w:val="20"/>
          <w:szCs w:val="20"/>
        </w:rPr>
        <w:t xml:space="preserve"> </w:t>
      </w:r>
      <w:r>
        <w:rPr>
          <w:rFonts w:ascii="Times New Roman" w:hAnsi="Times New Roman"/>
          <w:color w:val="191919"/>
          <w:sz w:val="20"/>
          <w:szCs w:val="20"/>
        </w:rPr>
        <w:t>alte</w:t>
      </w:r>
      <w:r>
        <w:rPr>
          <w:rFonts w:ascii="Times New Roman" w:hAnsi="Times New Roman"/>
          <w:color w:val="191919"/>
          <w:spacing w:val="-4"/>
          <w:sz w:val="20"/>
          <w:szCs w:val="20"/>
        </w:rPr>
        <w:t>r</w:t>
      </w:r>
      <w:r>
        <w:rPr>
          <w:rFonts w:ascii="Times New Roman" w:hAnsi="Times New Roman"/>
          <w:color w:val="191919"/>
          <w:sz w:val="20"/>
          <w:szCs w:val="20"/>
        </w:rPr>
        <w:t>- native approaches to solve problems will be investigated.</w:t>
      </w:r>
    </w:p>
    <w:p w:rsidR="00F42301" w:rsidRDefault="00F42301" w:rsidP="00721764">
      <w:pPr>
        <w:widowControl w:val="0"/>
        <w:autoSpaceDE w:val="0"/>
        <w:autoSpaceDN w:val="0"/>
        <w:adjustRightInd w:val="0"/>
        <w:spacing w:after="0" w:line="227" w:lineRule="exact"/>
        <w:ind w:left="1944"/>
        <w:rPr>
          <w:rFonts w:ascii="Times New Roman" w:hAnsi="Times New Roman"/>
          <w:color w:val="000000"/>
          <w:sz w:val="20"/>
          <w:szCs w:val="20"/>
        </w:rPr>
      </w:pPr>
      <w:r>
        <w:rPr>
          <w:rFonts w:ascii="Times New Roman" w:hAnsi="Times New Roman"/>
          <w:b/>
          <w:bCs/>
          <w:color w:val="191919"/>
          <w:spacing w:val="-1"/>
          <w:sz w:val="20"/>
          <w:szCs w:val="20"/>
        </w:rPr>
        <w:t>ECE</w:t>
      </w:r>
      <w:r>
        <w:rPr>
          <w:rFonts w:ascii="Times New Roman" w:hAnsi="Times New Roman"/>
          <w:b/>
          <w:bCs/>
          <w:color w:val="191919"/>
          <w:sz w:val="20"/>
          <w:szCs w:val="20"/>
        </w:rPr>
        <w:t>C</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552</w:t>
      </w:r>
      <w:r>
        <w:rPr>
          <w:rFonts w:ascii="Times New Roman" w:hAnsi="Times New Roman"/>
          <w:b/>
          <w:bCs/>
          <w:color w:val="191919"/>
          <w:sz w:val="20"/>
          <w:szCs w:val="20"/>
        </w:rPr>
        <w:t>0</w:t>
      </w:r>
      <w:r>
        <w:rPr>
          <w:rFonts w:ascii="Times New Roman" w:hAnsi="Times New Roman"/>
          <w:b/>
          <w:bCs/>
          <w:color w:val="191919"/>
          <w:spacing w:val="-8"/>
          <w:sz w:val="20"/>
          <w:szCs w:val="20"/>
        </w:rPr>
        <w:t xml:space="preserve"> </w:t>
      </w:r>
      <w:r>
        <w:rPr>
          <w:rFonts w:ascii="Times New Roman" w:hAnsi="Times New Roman"/>
          <w:b/>
          <w:bCs/>
          <w:color w:val="191919"/>
          <w:sz w:val="20"/>
          <w:szCs w:val="20"/>
        </w:rPr>
        <w:t>-</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Languag</w:t>
      </w:r>
      <w:r>
        <w:rPr>
          <w:rFonts w:ascii="Times New Roman" w:hAnsi="Times New Roman"/>
          <w:b/>
          <w:bCs/>
          <w:color w:val="191919"/>
          <w:sz w:val="20"/>
          <w:szCs w:val="20"/>
        </w:rPr>
        <w:t>e</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Developmen</w:t>
      </w:r>
      <w:r>
        <w:rPr>
          <w:rFonts w:ascii="Times New Roman" w:hAnsi="Times New Roman"/>
          <w:b/>
          <w:bCs/>
          <w:color w:val="191919"/>
          <w:sz w:val="20"/>
          <w:szCs w:val="20"/>
        </w:rPr>
        <w:t>t</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o</w:t>
      </w:r>
      <w:r>
        <w:rPr>
          <w:rFonts w:ascii="Times New Roman" w:hAnsi="Times New Roman"/>
          <w:b/>
          <w:bCs/>
          <w:color w:val="191919"/>
          <w:sz w:val="20"/>
          <w:szCs w:val="20"/>
        </w:rPr>
        <w:t>f</w:t>
      </w:r>
      <w:r>
        <w:rPr>
          <w:rFonts w:ascii="Times New Roman" w:hAnsi="Times New Roman"/>
          <w:b/>
          <w:bCs/>
          <w:color w:val="191919"/>
          <w:spacing w:val="-16"/>
          <w:sz w:val="20"/>
          <w:szCs w:val="20"/>
        </w:rPr>
        <w:t xml:space="preserve"> </w:t>
      </w:r>
      <w:r>
        <w:rPr>
          <w:rFonts w:ascii="Times New Roman" w:hAnsi="Times New Roman"/>
          <w:b/>
          <w:bCs/>
          <w:color w:val="191919"/>
          <w:spacing w:val="-23"/>
          <w:sz w:val="20"/>
          <w:szCs w:val="20"/>
        </w:rPr>
        <w:t>Y</w:t>
      </w:r>
      <w:r>
        <w:rPr>
          <w:rFonts w:ascii="Times New Roman" w:hAnsi="Times New Roman"/>
          <w:b/>
          <w:bCs/>
          <w:color w:val="191919"/>
          <w:spacing w:val="-1"/>
          <w:sz w:val="20"/>
          <w:szCs w:val="20"/>
        </w:rPr>
        <w:t>oun</w:t>
      </w:r>
      <w:r>
        <w:rPr>
          <w:rFonts w:ascii="Times New Roman" w:hAnsi="Times New Roman"/>
          <w:b/>
          <w:bCs/>
          <w:color w:val="191919"/>
          <w:sz w:val="20"/>
          <w:szCs w:val="20"/>
        </w:rPr>
        <w:t>g</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Child</w:t>
      </w:r>
      <w:r>
        <w:rPr>
          <w:rFonts w:ascii="Times New Roman" w:hAnsi="Times New Roman"/>
          <w:b/>
          <w:bCs/>
          <w:color w:val="191919"/>
          <w:spacing w:val="-4"/>
          <w:sz w:val="20"/>
          <w:szCs w:val="20"/>
        </w:rPr>
        <w:t>r</w:t>
      </w:r>
      <w:r>
        <w:rPr>
          <w:rFonts w:ascii="Times New Roman" w:hAnsi="Times New Roman"/>
          <w:b/>
          <w:bCs/>
          <w:color w:val="191919"/>
          <w:spacing w:val="-1"/>
          <w:sz w:val="20"/>
          <w:szCs w:val="20"/>
        </w:rPr>
        <w:t>en......................................................3(3-0)</w:t>
      </w:r>
    </w:p>
    <w:p w:rsidR="00F42301" w:rsidRDefault="00F42301" w:rsidP="00721764">
      <w:pPr>
        <w:widowControl w:val="0"/>
        <w:autoSpaceDE w:val="0"/>
        <w:autoSpaceDN w:val="0"/>
        <w:adjustRightInd w:val="0"/>
        <w:spacing w:before="13" w:after="0" w:line="250" w:lineRule="auto"/>
        <w:ind w:left="2304" w:right="865"/>
        <w:jc w:val="both"/>
        <w:rPr>
          <w:rFonts w:ascii="Times New Roman" w:hAnsi="Times New Roman"/>
          <w:color w:val="000000"/>
          <w:sz w:val="20"/>
          <w:szCs w:val="20"/>
        </w:rPr>
      </w:pPr>
      <w:r>
        <w:rPr>
          <w:rFonts w:ascii="Times New Roman" w:hAnsi="Times New Roman"/>
          <w:color w:val="191919"/>
          <w:sz w:val="20"/>
          <w:szCs w:val="20"/>
        </w:rPr>
        <w:t>Focuses on the study of the nature of language development and processing from infancy to nine.</w:t>
      </w:r>
      <w:r>
        <w:rPr>
          <w:rFonts w:ascii="Times New Roman" w:hAnsi="Times New Roman"/>
          <w:color w:val="191919"/>
          <w:spacing w:val="-8"/>
          <w:sz w:val="20"/>
          <w:szCs w:val="20"/>
        </w:rPr>
        <w:t xml:space="preserve"> </w:t>
      </w:r>
      <w:r>
        <w:rPr>
          <w:rFonts w:ascii="Times New Roman" w:hAnsi="Times New Roman"/>
          <w:color w:val="191919"/>
          <w:sz w:val="20"/>
          <w:szCs w:val="20"/>
        </w:rPr>
        <w:t>Attention</w:t>
      </w:r>
      <w:r>
        <w:rPr>
          <w:rFonts w:ascii="Times New Roman" w:hAnsi="Times New Roman"/>
          <w:color w:val="191919"/>
          <w:spacing w:val="3"/>
          <w:sz w:val="20"/>
          <w:szCs w:val="20"/>
        </w:rPr>
        <w:t xml:space="preserve"> </w:t>
      </w:r>
      <w:r>
        <w:rPr>
          <w:rFonts w:ascii="Times New Roman" w:hAnsi="Times New Roman"/>
          <w:color w:val="191919"/>
          <w:sz w:val="20"/>
          <w:szCs w:val="20"/>
        </w:rPr>
        <w:t>will</w:t>
      </w:r>
      <w:r>
        <w:rPr>
          <w:rFonts w:ascii="Times New Roman" w:hAnsi="Times New Roman"/>
          <w:color w:val="191919"/>
          <w:spacing w:val="3"/>
          <w:sz w:val="20"/>
          <w:szCs w:val="20"/>
        </w:rPr>
        <w:t xml:space="preserve"> </w:t>
      </w:r>
      <w:r>
        <w:rPr>
          <w:rFonts w:ascii="Times New Roman" w:hAnsi="Times New Roman"/>
          <w:color w:val="191919"/>
          <w:sz w:val="20"/>
          <w:szCs w:val="20"/>
        </w:rPr>
        <w:t>also</w:t>
      </w:r>
      <w:r>
        <w:rPr>
          <w:rFonts w:ascii="Times New Roman" w:hAnsi="Times New Roman"/>
          <w:color w:val="191919"/>
          <w:spacing w:val="3"/>
          <w:sz w:val="20"/>
          <w:szCs w:val="20"/>
        </w:rPr>
        <w:t xml:space="preserve"> </w:t>
      </w:r>
      <w:r>
        <w:rPr>
          <w:rFonts w:ascii="Times New Roman" w:hAnsi="Times New Roman"/>
          <w:color w:val="191919"/>
          <w:sz w:val="20"/>
          <w:szCs w:val="20"/>
        </w:rPr>
        <w:t>be</w:t>
      </w:r>
      <w:r>
        <w:rPr>
          <w:rFonts w:ascii="Times New Roman" w:hAnsi="Times New Roman"/>
          <w:color w:val="191919"/>
          <w:spacing w:val="3"/>
          <w:sz w:val="20"/>
          <w:szCs w:val="20"/>
        </w:rPr>
        <w:t xml:space="preserve"> </w:t>
      </w:r>
      <w:r>
        <w:rPr>
          <w:rFonts w:ascii="Times New Roman" w:hAnsi="Times New Roman"/>
          <w:color w:val="191919"/>
          <w:sz w:val="20"/>
          <w:szCs w:val="20"/>
        </w:rPr>
        <w:t>given</w:t>
      </w:r>
      <w:r>
        <w:rPr>
          <w:rFonts w:ascii="Times New Roman" w:hAnsi="Times New Roman"/>
          <w:color w:val="191919"/>
          <w:spacing w:val="3"/>
          <w:sz w:val="20"/>
          <w:szCs w:val="20"/>
        </w:rPr>
        <w:t xml:space="preserve"> </w:t>
      </w:r>
      <w:r>
        <w:rPr>
          <w:rFonts w:ascii="Times New Roman" w:hAnsi="Times New Roman"/>
          <w:color w:val="191919"/>
          <w:sz w:val="20"/>
          <w:szCs w:val="20"/>
        </w:rPr>
        <w:t>to</w:t>
      </w:r>
      <w:r>
        <w:rPr>
          <w:rFonts w:ascii="Times New Roman" w:hAnsi="Times New Roman"/>
          <w:color w:val="191919"/>
          <w:spacing w:val="3"/>
          <w:sz w:val="20"/>
          <w:szCs w:val="20"/>
        </w:rPr>
        <w:t xml:space="preserve"> </w:t>
      </w:r>
      <w:r>
        <w:rPr>
          <w:rFonts w:ascii="Times New Roman" w:hAnsi="Times New Roman"/>
          <w:color w:val="191919"/>
          <w:sz w:val="20"/>
          <w:szCs w:val="20"/>
        </w:rPr>
        <w:t>the</w:t>
      </w:r>
      <w:r>
        <w:rPr>
          <w:rFonts w:ascii="Times New Roman" w:hAnsi="Times New Roman"/>
          <w:color w:val="191919"/>
          <w:spacing w:val="3"/>
          <w:sz w:val="20"/>
          <w:szCs w:val="20"/>
        </w:rPr>
        <w:t xml:space="preserve"> </w:t>
      </w:r>
      <w:r>
        <w:rPr>
          <w:rFonts w:ascii="Times New Roman" w:hAnsi="Times New Roman"/>
          <w:color w:val="191919"/>
          <w:sz w:val="20"/>
          <w:szCs w:val="20"/>
        </w:rPr>
        <w:t>relationship</w:t>
      </w:r>
      <w:r>
        <w:rPr>
          <w:rFonts w:ascii="Times New Roman" w:hAnsi="Times New Roman"/>
          <w:color w:val="191919"/>
          <w:spacing w:val="3"/>
          <w:sz w:val="20"/>
          <w:szCs w:val="20"/>
        </w:rPr>
        <w:t xml:space="preserve"> </w:t>
      </w:r>
      <w:r>
        <w:rPr>
          <w:rFonts w:ascii="Times New Roman" w:hAnsi="Times New Roman"/>
          <w:color w:val="191919"/>
          <w:sz w:val="20"/>
          <w:szCs w:val="20"/>
        </w:rPr>
        <w:t>between</w:t>
      </w:r>
      <w:r>
        <w:rPr>
          <w:rFonts w:ascii="Times New Roman" w:hAnsi="Times New Roman"/>
          <w:color w:val="191919"/>
          <w:spacing w:val="3"/>
          <w:sz w:val="20"/>
          <w:szCs w:val="20"/>
        </w:rPr>
        <w:t xml:space="preserve"> </w:t>
      </w:r>
      <w:r>
        <w:rPr>
          <w:rFonts w:ascii="Times New Roman" w:hAnsi="Times New Roman"/>
          <w:color w:val="191919"/>
          <w:sz w:val="20"/>
          <w:szCs w:val="20"/>
        </w:rPr>
        <w:t>stages</w:t>
      </w:r>
      <w:r>
        <w:rPr>
          <w:rFonts w:ascii="Times New Roman" w:hAnsi="Times New Roman"/>
          <w:color w:val="191919"/>
          <w:spacing w:val="3"/>
          <w:sz w:val="20"/>
          <w:szCs w:val="20"/>
        </w:rPr>
        <w:t xml:space="preserve"> </w:t>
      </w:r>
      <w:r>
        <w:rPr>
          <w:rFonts w:ascii="Times New Roman" w:hAnsi="Times New Roman"/>
          <w:color w:val="191919"/>
          <w:sz w:val="20"/>
          <w:szCs w:val="20"/>
        </w:rPr>
        <w:t>of</w:t>
      </w:r>
      <w:r>
        <w:rPr>
          <w:rFonts w:ascii="Times New Roman" w:hAnsi="Times New Roman"/>
          <w:color w:val="191919"/>
          <w:spacing w:val="3"/>
          <w:sz w:val="20"/>
          <w:szCs w:val="20"/>
        </w:rPr>
        <w:t xml:space="preserve"> </w:t>
      </w:r>
      <w:r>
        <w:rPr>
          <w:rFonts w:ascii="Times New Roman" w:hAnsi="Times New Roman"/>
          <w:color w:val="191919"/>
          <w:sz w:val="20"/>
          <w:szCs w:val="20"/>
        </w:rPr>
        <w:t>cognitive</w:t>
      </w:r>
      <w:r>
        <w:rPr>
          <w:rFonts w:ascii="Times New Roman" w:hAnsi="Times New Roman"/>
          <w:color w:val="191919"/>
          <w:spacing w:val="3"/>
          <w:sz w:val="20"/>
          <w:szCs w:val="20"/>
        </w:rPr>
        <w:t xml:space="preserve"> </w:t>
      </w:r>
      <w:r>
        <w:rPr>
          <w:rFonts w:ascii="Times New Roman" w:hAnsi="Times New Roman"/>
          <w:color w:val="191919"/>
          <w:sz w:val="20"/>
          <w:szCs w:val="20"/>
        </w:rPr>
        <w:t>development and</w:t>
      </w:r>
      <w:r>
        <w:rPr>
          <w:rFonts w:ascii="Times New Roman" w:hAnsi="Times New Roman"/>
          <w:color w:val="191919"/>
          <w:spacing w:val="-6"/>
          <w:sz w:val="20"/>
          <w:szCs w:val="20"/>
        </w:rPr>
        <w:t xml:space="preserve"> </w:t>
      </w:r>
      <w:r>
        <w:rPr>
          <w:rFonts w:ascii="Times New Roman" w:hAnsi="Times New Roman"/>
          <w:color w:val="191919"/>
          <w:sz w:val="20"/>
          <w:szCs w:val="20"/>
        </w:rPr>
        <w:t>the</w:t>
      </w:r>
      <w:r>
        <w:rPr>
          <w:rFonts w:ascii="Times New Roman" w:hAnsi="Times New Roman"/>
          <w:color w:val="191919"/>
          <w:spacing w:val="-6"/>
          <w:sz w:val="20"/>
          <w:szCs w:val="20"/>
        </w:rPr>
        <w:t xml:space="preserve"> </w:t>
      </w:r>
      <w:r>
        <w:rPr>
          <w:rFonts w:ascii="Times New Roman" w:hAnsi="Times New Roman"/>
          <w:color w:val="191919"/>
          <w:sz w:val="20"/>
          <w:szCs w:val="20"/>
        </w:rPr>
        <w:t>acquisition</w:t>
      </w:r>
      <w:r>
        <w:rPr>
          <w:rFonts w:ascii="Times New Roman" w:hAnsi="Times New Roman"/>
          <w:color w:val="191919"/>
          <w:spacing w:val="-6"/>
          <w:sz w:val="20"/>
          <w:szCs w:val="20"/>
        </w:rPr>
        <w:t xml:space="preserve"> </w:t>
      </w:r>
      <w:r>
        <w:rPr>
          <w:rFonts w:ascii="Times New Roman" w:hAnsi="Times New Roman"/>
          <w:color w:val="191919"/>
          <w:sz w:val="20"/>
          <w:szCs w:val="20"/>
        </w:rPr>
        <w:t>of</w:t>
      </w:r>
      <w:r>
        <w:rPr>
          <w:rFonts w:ascii="Times New Roman" w:hAnsi="Times New Roman"/>
          <w:color w:val="191919"/>
          <w:spacing w:val="-6"/>
          <w:sz w:val="20"/>
          <w:szCs w:val="20"/>
        </w:rPr>
        <w:t xml:space="preserve"> </w:t>
      </w:r>
      <w:r>
        <w:rPr>
          <w:rFonts w:ascii="Times New Roman" w:hAnsi="Times New Roman"/>
          <w:color w:val="191919"/>
          <w:sz w:val="20"/>
          <w:szCs w:val="20"/>
        </w:rPr>
        <w:t>speech-sound</w:t>
      </w:r>
      <w:r>
        <w:rPr>
          <w:rFonts w:ascii="Times New Roman" w:hAnsi="Times New Roman"/>
          <w:color w:val="191919"/>
          <w:spacing w:val="-6"/>
          <w:sz w:val="20"/>
          <w:szCs w:val="20"/>
        </w:rPr>
        <w:t xml:space="preserve"> </w:t>
      </w:r>
      <w:r>
        <w:rPr>
          <w:rFonts w:ascii="Times New Roman" w:hAnsi="Times New Roman"/>
          <w:color w:val="191919"/>
          <w:sz w:val="20"/>
          <w:szCs w:val="20"/>
        </w:rPr>
        <w:t>categorization</w:t>
      </w:r>
      <w:r>
        <w:rPr>
          <w:rFonts w:ascii="Times New Roman" w:hAnsi="Times New Roman"/>
          <w:color w:val="191919"/>
          <w:spacing w:val="-6"/>
          <w:sz w:val="20"/>
          <w:szCs w:val="20"/>
        </w:rPr>
        <w:t xml:space="preserve"> </w:t>
      </w:r>
      <w:r>
        <w:rPr>
          <w:rFonts w:ascii="Times New Roman" w:hAnsi="Times New Roman"/>
          <w:color w:val="191919"/>
          <w:sz w:val="20"/>
          <w:szCs w:val="20"/>
        </w:rPr>
        <w:t>with</w:t>
      </w:r>
      <w:r>
        <w:rPr>
          <w:rFonts w:ascii="Times New Roman" w:hAnsi="Times New Roman"/>
          <w:color w:val="191919"/>
          <w:spacing w:val="-6"/>
          <w:sz w:val="20"/>
          <w:szCs w:val="20"/>
        </w:rPr>
        <w:t xml:space="preserve"> </w:t>
      </w:r>
      <w:r>
        <w:rPr>
          <w:rFonts w:ascii="Times New Roman" w:hAnsi="Times New Roman"/>
          <w:color w:val="191919"/>
          <w:sz w:val="20"/>
          <w:szCs w:val="20"/>
        </w:rPr>
        <w:t>emphasis</w:t>
      </w:r>
      <w:r>
        <w:rPr>
          <w:rFonts w:ascii="Times New Roman" w:hAnsi="Times New Roman"/>
          <w:color w:val="191919"/>
          <w:spacing w:val="-6"/>
          <w:sz w:val="20"/>
          <w:szCs w:val="20"/>
        </w:rPr>
        <w:t xml:space="preserve"> </w:t>
      </w:r>
      <w:r>
        <w:rPr>
          <w:rFonts w:ascii="Times New Roman" w:hAnsi="Times New Roman"/>
          <w:color w:val="191919"/>
          <w:sz w:val="20"/>
          <w:szCs w:val="20"/>
        </w:rPr>
        <w:t>on</w:t>
      </w:r>
      <w:r>
        <w:rPr>
          <w:rFonts w:ascii="Times New Roman" w:hAnsi="Times New Roman"/>
          <w:color w:val="191919"/>
          <w:spacing w:val="-6"/>
          <w:sz w:val="20"/>
          <w:szCs w:val="20"/>
        </w:rPr>
        <w:t xml:space="preserve"> </w:t>
      </w:r>
      <w:r>
        <w:rPr>
          <w:rFonts w:ascii="Times New Roman" w:hAnsi="Times New Roman"/>
          <w:color w:val="191919"/>
          <w:sz w:val="20"/>
          <w:szCs w:val="20"/>
        </w:rPr>
        <w:t>the</w:t>
      </w:r>
      <w:r>
        <w:rPr>
          <w:rFonts w:ascii="Times New Roman" w:hAnsi="Times New Roman"/>
          <w:color w:val="191919"/>
          <w:spacing w:val="-6"/>
          <w:sz w:val="20"/>
          <w:szCs w:val="20"/>
        </w:rPr>
        <w:t xml:space="preserve"> </w:t>
      </w:r>
      <w:r>
        <w:rPr>
          <w:rFonts w:ascii="Times New Roman" w:hAnsi="Times New Roman"/>
          <w:color w:val="191919"/>
          <w:sz w:val="20"/>
          <w:szCs w:val="20"/>
        </w:rPr>
        <w:t>environmental</w:t>
      </w:r>
      <w:r>
        <w:rPr>
          <w:rFonts w:ascii="Times New Roman" w:hAnsi="Times New Roman"/>
          <w:color w:val="191919"/>
          <w:spacing w:val="-6"/>
          <w:sz w:val="20"/>
          <w:szCs w:val="20"/>
        </w:rPr>
        <w:t xml:space="preserve"> </w:t>
      </w:r>
      <w:r>
        <w:rPr>
          <w:rFonts w:ascii="Times New Roman" w:hAnsi="Times New Roman"/>
          <w:color w:val="191919"/>
          <w:sz w:val="20"/>
          <w:szCs w:val="20"/>
        </w:rPr>
        <w:t>and</w:t>
      </w:r>
      <w:r>
        <w:rPr>
          <w:rFonts w:ascii="Times New Roman" w:hAnsi="Times New Roman"/>
          <w:color w:val="191919"/>
          <w:spacing w:val="-6"/>
          <w:sz w:val="20"/>
          <w:szCs w:val="20"/>
        </w:rPr>
        <w:t xml:space="preserve"> </w:t>
      </w:r>
      <w:r>
        <w:rPr>
          <w:rFonts w:ascii="Times New Roman" w:hAnsi="Times New Roman"/>
          <w:color w:val="191919"/>
          <w:sz w:val="20"/>
          <w:szCs w:val="20"/>
        </w:rPr>
        <w:t>in- dividual factors acting to influence that language.</w:t>
      </w:r>
    </w:p>
    <w:p w:rsidR="00F42301" w:rsidRDefault="00F42301" w:rsidP="00721764">
      <w:pPr>
        <w:widowControl w:val="0"/>
        <w:autoSpaceDE w:val="0"/>
        <w:autoSpaceDN w:val="0"/>
        <w:adjustRightInd w:val="0"/>
        <w:spacing w:after="0" w:line="227" w:lineRule="exact"/>
        <w:ind w:left="1944"/>
        <w:rPr>
          <w:rFonts w:ascii="Times New Roman" w:hAnsi="Times New Roman"/>
          <w:color w:val="000000"/>
          <w:sz w:val="20"/>
          <w:szCs w:val="20"/>
        </w:rPr>
      </w:pPr>
      <w:r>
        <w:rPr>
          <w:rFonts w:ascii="Times New Roman" w:hAnsi="Times New Roman"/>
          <w:b/>
          <w:bCs/>
          <w:color w:val="191919"/>
          <w:sz w:val="20"/>
          <w:szCs w:val="20"/>
        </w:rPr>
        <w:t>ECEC</w:t>
      </w:r>
      <w:r>
        <w:rPr>
          <w:rFonts w:ascii="Times New Roman" w:hAnsi="Times New Roman"/>
          <w:b/>
          <w:bCs/>
          <w:color w:val="191919"/>
          <w:spacing w:val="-8"/>
          <w:sz w:val="20"/>
          <w:szCs w:val="20"/>
        </w:rPr>
        <w:t xml:space="preserve"> </w:t>
      </w:r>
      <w:r>
        <w:rPr>
          <w:rFonts w:ascii="Times New Roman" w:hAnsi="Times New Roman"/>
          <w:b/>
          <w:bCs/>
          <w:color w:val="191919"/>
          <w:sz w:val="20"/>
          <w:szCs w:val="20"/>
        </w:rPr>
        <w:t>5525</w:t>
      </w:r>
      <w:r>
        <w:rPr>
          <w:rFonts w:ascii="Times New Roman" w:hAnsi="Times New Roman"/>
          <w:b/>
          <w:bCs/>
          <w:color w:val="191919"/>
          <w:spacing w:val="-8"/>
          <w:sz w:val="20"/>
          <w:szCs w:val="20"/>
        </w:rPr>
        <w:t xml:space="preserve"> </w:t>
      </w:r>
      <w:r>
        <w:rPr>
          <w:rFonts w:ascii="Times New Roman" w:hAnsi="Times New Roman"/>
          <w:b/>
          <w:bCs/>
          <w:color w:val="191919"/>
          <w:sz w:val="20"/>
          <w:szCs w:val="20"/>
        </w:rPr>
        <w:t>-</w:t>
      </w:r>
      <w:r>
        <w:rPr>
          <w:rFonts w:ascii="Times New Roman" w:hAnsi="Times New Roman"/>
          <w:b/>
          <w:bCs/>
          <w:color w:val="191919"/>
          <w:spacing w:val="-8"/>
          <w:sz w:val="20"/>
          <w:szCs w:val="20"/>
        </w:rPr>
        <w:t xml:space="preserve"> </w:t>
      </w:r>
      <w:r>
        <w:rPr>
          <w:rFonts w:ascii="Times New Roman" w:hAnsi="Times New Roman"/>
          <w:b/>
          <w:bCs/>
          <w:color w:val="191919"/>
          <w:sz w:val="20"/>
          <w:szCs w:val="20"/>
        </w:rPr>
        <w:t>Mathematical</w:t>
      </w:r>
      <w:r>
        <w:rPr>
          <w:rFonts w:ascii="Times New Roman" w:hAnsi="Times New Roman"/>
          <w:b/>
          <w:bCs/>
          <w:color w:val="191919"/>
          <w:spacing w:val="-8"/>
          <w:sz w:val="20"/>
          <w:szCs w:val="20"/>
        </w:rPr>
        <w:t xml:space="preserve"> </w:t>
      </w:r>
      <w:r>
        <w:rPr>
          <w:rFonts w:ascii="Times New Roman" w:hAnsi="Times New Roman"/>
          <w:b/>
          <w:bCs/>
          <w:color w:val="191919"/>
          <w:sz w:val="20"/>
          <w:szCs w:val="20"/>
        </w:rPr>
        <w:t>Experiences</w:t>
      </w:r>
      <w:r>
        <w:rPr>
          <w:rFonts w:ascii="Times New Roman" w:hAnsi="Times New Roman"/>
          <w:b/>
          <w:bCs/>
          <w:color w:val="191919"/>
          <w:spacing w:val="-8"/>
          <w:sz w:val="20"/>
          <w:szCs w:val="20"/>
        </w:rPr>
        <w:t xml:space="preserve"> </w:t>
      </w:r>
      <w:r>
        <w:rPr>
          <w:rFonts w:ascii="Times New Roman" w:hAnsi="Times New Roman"/>
          <w:b/>
          <w:bCs/>
          <w:color w:val="191919"/>
          <w:sz w:val="20"/>
          <w:szCs w:val="20"/>
        </w:rPr>
        <w:t>for</w:t>
      </w:r>
      <w:r>
        <w:rPr>
          <w:rFonts w:ascii="Times New Roman" w:hAnsi="Times New Roman"/>
          <w:b/>
          <w:bCs/>
          <w:color w:val="191919"/>
          <w:spacing w:val="-19"/>
          <w:sz w:val="20"/>
          <w:szCs w:val="20"/>
        </w:rPr>
        <w:t xml:space="preserve"> </w:t>
      </w:r>
      <w:r>
        <w:rPr>
          <w:rFonts w:ascii="Times New Roman" w:hAnsi="Times New Roman"/>
          <w:b/>
          <w:bCs/>
          <w:color w:val="191919"/>
          <w:spacing w:val="-23"/>
          <w:sz w:val="20"/>
          <w:szCs w:val="20"/>
        </w:rPr>
        <w:t>Y</w:t>
      </w:r>
      <w:r>
        <w:rPr>
          <w:rFonts w:ascii="Times New Roman" w:hAnsi="Times New Roman"/>
          <w:b/>
          <w:bCs/>
          <w:color w:val="191919"/>
          <w:sz w:val="20"/>
          <w:szCs w:val="20"/>
        </w:rPr>
        <w:t>oung</w:t>
      </w:r>
      <w:r>
        <w:rPr>
          <w:rFonts w:ascii="Times New Roman" w:hAnsi="Times New Roman"/>
          <w:b/>
          <w:bCs/>
          <w:color w:val="191919"/>
          <w:spacing w:val="-8"/>
          <w:sz w:val="20"/>
          <w:szCs w:val="20"/>
        </w:rPr>
        <w:t xml:space="preserve"> </w:t>
      </w:r>
      <w:r>
        <w:rPr>
          <w:rFonts w:ascii="Times New Roman" w:hAnsi="Times New Roman"/>
          <w:b/>
          <w:bCs/>
          <w:color w:val="191919"/>
          <w:sz w:val="20"/>
          <w:szCs w:val="20"/>
        </w:rPr>
        <w:t>Child</w:t>
      </w:r>
      <w:r>
        <w:rPr>
          <w:rFonts w:ascii="Times New Roman" w:hAnsi="Times New Roman"/>
          <w:b/>
          <w:bCs/>
          <w:color w:val="191919"/>
          <w:spacing w:val="-4"/>
          <w:sz w:val="20"/>
          <w:szCs w:val="20"/>
        </w:rPr>
        <w:t>r</w:t>
      </w:r>
      <w:r>
        <w:rPr>
          <w:rFonts w:ascii="Times New Roman" w:hAnsi="Times New Roman"/>
          <w:b/>
          <w:bCs/>
          <w:color w:val="191919"/>
          <w:sz w:val="20"/>
          <w:szCs w:val="20"/>
        </w:rPr>
        <w:t>en...............................................3(3-0)</w:t>
      </w:r>
    </w:p>
    <w:p w:rsidR="00F42301" w:rsidRDefault="00F42301" w:rsidP="00721764">
      <w:pPr>
        <w:widowControl w:val="0"/>
        <w:autoSpaceDE w:val="0"/>
        <w:autoSpaceDN w:val="0"/>
        <w:adjustRightInd w:val="0"/>
        <w:spacing w:before="13" w:after="0" w:line="250" w:lineRule="auto"/>
        <w:ind w:left="2304" w:right="865"/>
        <w:jc w:val="both"/>
        <w:rPr>
          <w:rFonts w:ascii="Times New Roman" w:hAnsi="Times New Roman"/>
          <w:color w:val="000000"/>
          <w:sz w:val="20"/>
          <w:szCs w:val="20"/>
        </w:rPr>
      </w:pPr>
      <w:r>
        <w:rPr>
          <w:rFonts w:ascii="Times New Roman" w:hAnsi="Times New Roman"/>
          <w:color w:val="191919"/>
          <w:sz w:val="20"/>
          <w:szCs w:val="20"/>
        </w:rPr>
        <w:t>Theoretical viewpoints which have a</w:t>
      </w:r>
      <w:r>
        <w:rPr>
          <w:rFonts w:ascii="Times New Roman" w:hAnsi="Times New Roman"/>
          <w:color w:val="191919"/>
          <w:spacing w:val="-3"/>
          <w:sz w:val="20"/>
          <w:szCs w:val="20"/>
        </w:rPr>
        <w:t>f</w:t>
      </w:r>
      <w:r>
        <w:rPr>
          <w:rFonts w:ascii="Times New Roman" w:hAnsi="Times New Roman"/>
          <w:color w:val="191919"/>
          <w:sz w:val="20"/>
          <w:szCs w:val="20"/>
        </w:rPr>
        <w:t>fected the teaching of pre-mathematical and math con- cepts will be</w:t>
      </w:r>
      <w:r>
        <w:rPr>
          <w:rFonts w:ascii="Times New Roman" w:hAnsi="Times New Roman"/>
          <w:color w:val="191919"/>
          <w:spacing w:val="-1"/>
          <w:sz w:val="20"/>
          <w:szCs w:val="20"/>
        </w:rPr>
        <w:t xml:space="preserve"> </w:t>
      </w:r>
      <w:r>
        <w:rPr>
          <w:rFonts w:ascii="Times New Roman" w:hAnsi="Times New Roman"/>
          <w:color w:val="191919"/>
          <w:sz w:val="20"/>
          <w:szCs w:val="20"/>
        </w:rPr>
        <w:t>examined. Innovative mathematics projects and</w:t>
      </w:r>
      <w:r>
        <w:rPr>
          <w:rFonts w:ascii="Times New Roman" w:hAnsi="Times New Roman"/>
          <w:color w:val="191919"/>
          <w:spacing w:val="-1"/>
          <w:sz w:val="20"/>
          <w:szCs w:val="20"/>
        </w:rPr>
        <w:t xml:space="preserve"> </w:t>
      </w:r>
      <w:r>
        <w:rPr>
          <w:rFonts w:ascii="Times New Roman" w:hAnsi="Times New Roman"/>
          <w:color w:val="191919"/>
          <w:sz w:val="20"/>
          <w:szCs w:val="20"/>
        </w:rPr>
        <w:t>programs</w:t>
      </w:r>
      <w:r>
        <w:rPr>
          <w:rFonts w:ascii="Times New Roman" w:hAnsi="Times New Roman"/>
          <w:color w:val="191919"/>
          <w:spacing w:val="-1"/>
          <w:sz w:val="20"/>
          <w:szCs w:val="20"/>
        </w:rPr>
        <w:t xml:space="preserve"> </w:t>
      </w:r>
      <w:r>
        <w:rPr>
          <w:rFonts w:ascii="Times New Roman" w:hAnsi="Times New Roman"/>
          <w:color w:val="191919"/>
          <w:sz w:val="20"/>
          <w:szCs w:val="20"/>
        </w:rPr>
        <w:t>will be</w:t>
      </w:r>
      <w:r>
        <w:rPr>
          <w:rFonts w:ascii="Times New Roman" w:hAnsi="Times New Roman"/>
          <w:color w:val="191919"/>
          <w:spacing w:val="-1"/>
          <w:sz w:val="20"/>
          <w:szCs w:val="20"/>
        </w:rPr>
        <w:t xml:space="preserve"> </w:t>
      </w:r>
      <w:r>
        <w:rPr>
          <w:rFonts w:ascii="Times New Roman" w:hAnsi="Times New Roman"/>
          <w:color w:val="191919"/>
          <w:sz w:val="20"/>
          <w:szCs w:val="20"/>
        </w:rPr>
        <w:t>reviewed. Lab- oratory experiences to be arranged.</w:t>
      </w:r>
    </w:p>
    <w:p w:rsidR="00F42301" w:rsidRDefault="00F42301" w:rsidP="00721764">
      <w:pPr>
        <w:widowControl w:val="0"/>
        <w:autoSpaceDE w:val="0"/>
        <w:autoSpaceDN w:val="0"/>
        <w:adjustRightInd w:val="0"/>
        <w:spacing w:after="0" w:line="227" w:lineRule="exact"/>
        <w:ind w:left="1944"/>
        <w:rPr>
          <w:rFonts w:ascii="Times New Roman" w:hAnsi="Times New Roman"/>
          <w:color w:val="000000"/>
          <w:sz w:val="20"/>
          <w:szCs w:val="20"/>
        </w:rPr>
      </w:pPr>
      <w:r>
        <w:rPr>
          <w:rFonts w:ascii="Times New Roman" w:hAnsi="Times New Roman"/>
          <w:b/>
          <w:bCs/>
          <w:color w:val="191919"/>
          <w:sz w:val="20"/>
          <w:szCs w:val="20"/>
        </w:rPr>
        <w:t>ECEC</w:t>
      </w:r>
      <w:r>
        <w:rPr>
          <w:rFonts w:ascii="Times New Roman" w:hAnsi="Times New Roman"/>
          <w:b/>
          <w:bCs/>
          <w:color w:val="191919"/>
          <w:spacing w:val="-8"/>
          <w:sz w:val="20"/>
          <w:szCs w:val="20"/>
        </w:rPr>
        <w:t xml:space="preserve"> </w:t>
      </w:r>
      <w:r>
        <w:rPr>
          <w:rFonts w:ascii="Times New Roman" w:hAnsi="Times New Roman"/>
          <w:b/>
          <w:bCs/>
          <w:color w:val="191919"/>
          <w:sz w:val="20"/>
          <w:szCs w:val="20"/>
        </w:rPr>
        <w:t>5521-</w:t>
      </w:r>
      <w:r>
        <w:rPr>
          <w:rFonts w:ascii="Times New Roman" w:hAnsi="Times New Roman"/>
          <w:b/>
          <w:bCs/>
          <w:color w:val="191919"/>
          <w:spacing w:val="-8"/>
          <w:sz w:val="20"/>
          <w:szCs w:val="20"/>
        </w:rPr>
        <w:t xml:space="preserve"> </w:t>
      </w:r>
      <w:r>
        <w:rPr>
          <w:rFonts w:ascii="Times New Roman" w:hAnsi="Times New Roman"/>
          <w:b/>
          <w:bCs/>
          <w:color w:val="191919"/>
          <w:sz w:val="20"/>
          <w:szCs w:val="20"/>
        </w:rPr>
        <w:t>Science</w:t>
      </w:r>
      <w:r>
        <w:rPr>
          <w:rFonts w:ascii="Times New Roman" w:hAnsi="Times New Roman"/>
          <w:b/>
          <w:bCs/>
          <w:color w:val="191919"/>
          <w:spacing w:val="-8"/>
          <w:sz w:val="20"/>
          <w:szCs w:val="20"/>
        </w:rPr>
        <w:t xml:space="preserve"> </w:t>
      </w:r>
      <w:r>
        <w:rPr>
          <w:rFonts w:ascii="Times New Roman" w:hAnsi="Times New Roman"/>
          <w:b/>
          <w:bCs/>
          <w:color w:val="191919"/>
          <w:sz w:val="20"/>
          <w:szCs w:val="20"/>
        </w:rPr>
        <w:t>Experiences</w:t>
      </w:r>
      <w:r>
        <w:rPr>
          <w:rFonts w:ascii="Times New Roman" w:hAnsi="Times New Roman"/>
          <w:b/>
          <w:bCs/>
          <w:color w:val="191919"/>
          <w:spacing w:val="-8"/>
          <w:sz w:val="20"/>
          <w:szCs w:val="20"/>
        </w:rPr>
        <w:t xml:space="preserve"> </w:t>
      </w:r>
      <w:r>
        <w:rPr>
          <w:rFonts w:ascii="Times New Roman" w:hAnsi="Times New Roman"/>
          <w:b/>
          <w:bCs/>
          <w:color w:val="191919"/>
          <w:sz w:val="20"/>
          <w:szCs w:val="20"/>
        </w:rPr>
        <w:t>for</w:t>
      </w:r>
      <w:r>
        <w:rPr>
          <w:rFonts w:ascii="Times New Roman" w:hAnsi="Times New Roman"/>
          <w:b/>
          <w:bCs/>
          <w:color w:val="191919"/>
          <w:spacing w:val="-19"/>
          <w:sz w:val="20"/>
          <w:szCs w:val="20"/>
        </w:rPr>
        <w:t xml:space="preserve"> </w:t>
      </w:r>
      <w:r>
        <w:rPr>
          <w:rFonts w:ascii="Times New Roman" w:hAnsi="Times New Roman"/>
          <w:b/>
          <w:bCs/>
          <w:color w:val="191919"/>
          <w:spacing w:val="-23"/>
          <w:sz w:val="20"/>
          <w:szCs w:val="20"/>
        </w:rPr>
        <w:t>Y</w:t>
      </w:r>
      <w:r>
        <w:rPr>
          <w:rFonts w:ascii="Times New Roman" w:hAnsi="Times New Roman"/>
          <w:b/>
          <w:bCs/>
          <w:color w:val="191919"/>
          <w:sz w:val="20"/>
          <w:szCs w:val="20"/>
        </w:rPr>
        <w:t>oung</w:t>
      </w:r>
      <w:r>
        <w:rPr>
          <w:rFonts w:ascii="Times New Roman" w:hAnsi="Times New Roman"/>
          <w:b/>
          <w:bCs/>
          <w:color w:val="191919"/>
          <w:spacing w:val="-8"/>
          <w:sz w:val="20"/>
          <w:szCs w:val="20"/>
        </w:rPr>
        <w:t xml:space="preserve"> </w:t>
      </w:r>
      <w:r>
        <w:rPr>
          <w:rFonts w:ascii="Times New Roman" w:hAnsi="Times New Roman"/>
          <w:b/>
          <w:bCs/>
          <w:color w:val="191919"/>
          <w:sz w:val="20"/>
          <w:szCs w:val="20"/>
        </w:rPr>
        <w:t>Child</w:t>
      </w:r>
      <w:r>
        <w:rPr>
          <w:rFonts w:ascii="Times New Roman" w:hAnsi="Times New Roman"/>
          <w:b/>
          <w:bCs/>
          <w:color w:val="191919"/>
          <w:spacing w:val="-4"/>
          <w:sz w:val="20"/>
          <w:szCs w:val="20"/>
        </w:rPr>
        <w:t>r</w:t>
      </w:r>
      <w:r>
        <w:rPr>
          <w:rFonts w:ascii="Times New Roman" w:hAnsi="Times New Roman"/>
          <w:b/>
          <w:bCs/>
          <w:color w:val="191919"/>
          <w:sz w:val="20"/>
          <w:szCs w:val="20"/>
        </w:rPr>
        <w:t>en...........................................................3(3-0)</w:t>
      </w:r>
    </w:p>
    <w:p w:rsidR="00F42301" w:rsidRDefault="00F42301" w:rsidP="00721764">
      <w:pPr>
        <w:widowControl w:val="0"/>
        <w:autoSpaceDE w:val="0"/>
        <w:autoSpaceDN w:val="0"/>
        <w:adjustRightInd w:val="0"/>
        <w:spacing w:before="13" w:after="0" w:line="250" w:lineRule="auto"/>
        <w:ind w:left="2304" w:right="866"/>
        <w:jc w:val="both"/>
        <w:rPr>
          <w:rFonts w:ascii="Times New Roman" w:hAnsi="Times New Roman"/>
          <w:color w:val="000000"/>
          <w:sz w:val="20"/>
          <w:szCs w:val="20"/>
        </w:rPr>
      </w:pPr>
      <w:r>
        <w:rPr>
          <w:rFonts w:ascii="Times New Roman" w:hAnsi="Times New Roman"/>
          <w:color w:val="191919"/>
          <w:sz w:val="20"/>
          <w:szCs w:val="20"/>
        </w:rPr>
        <w:t>Theoretical</w:t>
      </w:r>
      <w:r>
        <w:rPr>
          <w:rFonts w:ascii="Times New Roman" w:hAnsi="Times New Roman"/>
          <w:color w:val="191919"/>
          <w:spacing w:val="-8"/>
          <w:sz w:val="20"/>
          <w:szCs w:val="20"/>
        </w:rPr>
        <w:t xml:space="preserve"> </w:t>
      </w:r>
      <w:r>
        <w:rPr>
          <w:rFonts w:ascii="Times New Roman" w:hAnsi="Times New Roman"/>
          <w:color w:val="191919"/>
          <w:sz w:val="20"/>
          <w:szCs w:val="20"/>
        </w:rPr>
        <w:t>viewpoints,</w:t>
      </w:r>
      <w:r>
        <w:rPr>
          <w:rFonts w:ascii="Times New Roman" w:hAnsi="Times New Roman"/>
          <w:color w:val="191919"/>
          <w:spacing w:val="-8"/>
          <w:sz w:val="20"/>
          <w:szCs w:val="20"/>
        </w:rPr>
        <w:t xml:space="preserve"> </w:t>
      </w:r>
      <w:r>
        <w:rPr>
          <w:rFonts w:ascii="Times New Roman" w:hAnsi="Times New Roman"/>
          <w:color w:val="191919"/>
          <w:sz w:val="20"/>
          <w:szCs w:val="20"/>
        </w:rPr>
        <w:t>which</w:t>
      </w:r>
      <w:r>
        <w:rPr>
          <w:rFonts w:ascii="Times New Roman" w:hAnsi="Times New Roman"/>
          <w:color w:val="191919"/>
          <w:spacing w:val="-8"/>
          <w:sz w:val="20"/>
          <w:szCs w:val="20"/>
        </w:rPr>
        <w:t xml:space="preserve"> </w:t>
      </w:r>
      <w:r>
        <w:rPr>
          <w:rFonts w:ascii="Times New Roman" w:hAnsi="Times New Roman"/>
          <w:color w:val="191919"/>
          <w:sz w:val="20"/>
          <w:szCs w:val="20"/>
        </w:rPr>
        <w:t>have</w:t>
      </w:r>
      <w:r>
        <w:rPr>
          <w:rFonts w:ascii="Times New Roman" w:hAnsi="Times New Roman"/>
          <w:color w:val="191919"/>
          <w:spacing w:val="-8"/>
          <w:sz w:val="20"/>
          <w:szCs w:val="20"/>
        </w:rPr>
        <w:t xml:space="preserve"> </w:t>
      </w:r>
      <w:r>
        <w:rPr>
          <w:rFonts w:ascii="Times New Roman" w:hAnsi="Times New Roman"/>
          <w:color w:val="191919"/>
          <w:sz w:val="20"/>
          <w:szCs w:val="20"/>
        </w:rPr>
        <w:t>a</w:t>
      </w:r>
      <w:r>
        <w:rPr>
          <w:rFonts w:ascii="Times New Roman" w:hAnsi="Times New Roman"/>
          <w:color w:val="191919"/>
          <w:spacing w:val="-4"/>
          <w:sz w:val="20"/>
          <w:szCs w:val="20"/>
        </w:rPr>
        <w:t>f</w:t>
      </w:r>
      <w:r>
        <w:rPr>
          <w:rFonts w:ascii="Times New Roman" w:hAnsi="Times New Roman"/>
          <w:color w:val="191919"/>
          <w:sz w:val="20"/>
          <w:szCs w:val="20"/>
        </w:rPr>
        <w:t>fected</w:t>
      </w:r>
      <w:r>
        <w:rPr>
          <w:rFonts w:ascii="Times New Roman" w:hAnsi="Times New Roman"/>
          <w:color w:val="191919"/>
          <w:spacing w:val="-8"/>
          <w:sz w:val="20"/>
          <w:szCs w:val="20"/>
        </w:rPr>
        <w:t xml:space="preserve"> </w:t>
      </w:r>
      <w:r>
        <w:rPr>
          <w:rFonts w:ascii="Times New Roman" w:hAnsi="Times New Roman"/>
          <w:color w:val="191919"/>
          <w:sz w:val="20"/>
          <w:szCs w:val="20"/>
        </w:rPr>
        <w:t>the</w:t>
      </w:r>
      <w:r>
        <w:rPr>
          <w:rFonts w:ascii="Times New Roman" w:hAnsi="Times New Roman"/>
          <w:color w:val="191919"/>
          <w:spacing w:val="-8"/>
          <w:sz w:val="20"/>
          <w:szCs w:val="20"/>
        </w:rPr>
        <w:t xml:space="preserve"> </w:t>
      </w:r>
      <w:r>
        <w:rPr>
          <w:rFonts w:ascii="Times New Roman" w:hAnsi="Times New Roman"/>
          <w:color w:val="191919"/>
          <w:sz w:val="20"/>
          <w:szCs w:val="20"/>
        </w:rPr>
        <w:t>teaching</w:t>
      </w:r>
      <w:r>
        <w:rPr>
          <w:rFonts w:ascii="Times New Roman" w:hAnsi="Times New Roman"/>
          <w:color w:val="191919"/>
          <w:spacing w:val="-8"/>
          <w:sz w:val="20"/>
          <w:szCs w:val="20"/>
        </w:rPr>
        <w:t xml:space="preserve"> </w:t>
      </w:r>
      <w:r>
        <w:rPr>
          <w:rFonts w:ascii="Times New Roman" w:hAnsi="Times New Roman"/>
          <w:color w:val="191919"/>
          <w:sz w:val="20"/>
          <w:szCs w:val="20"/>
        </w:rPr>
        <w:t>of</w:t>
      </w:r>
      <w:r>
        <w:rPr>
          <w:rFonts w:ascii="Times New Roman" w:hAnsi="Times New Roman"/>
          <w:color w:val="191919"/>
          <w:spacing w:val="-8"/>
          <w:sz w:val="20"/>
          <w:szCs w:val="20"/>
        </w:rPr>
        <w:t xml:space="preserve"> </w:t>
      </w:r>
      <w:r>
        <w:rPr>
          <w:rFonts w:ascii="Times New Roman" w:hAnsi="Times New Roman"/>
          <w:color w:val="191919"/>
          <w:sz w:val="20"/>
          <w:szCs w:val="20"/>
        </w:rPr>
        <w:t>science</w:t>
      </w:r>
      <w:r>
        <w:rPr>
          <w:rFonts w:ascii="Times New Roman" w:hAnsi="Times New Roman"/>
          <w:color w:val="191919"/>
          <w:spacing w:val="-8"/>
          <w:sz w:val="20"/>
          <w:szCs w:val="20"/>
        </w:rPr>
        <w:t xml:space="preserve"> </w:t>
      </w:r>
      <w:r>
        <w:rPr>
          <w:rFonts w:ascii="Times New Roman" w:hAnsi="Times New Roman"/>
          <w:color w:val="191919"/>
          <w:sz w:val="20"/>
          <w:szCs w:val="20"/>
        </w:rPr>
        <w:t>concepts,</w:t>
      </w:r>
      <w:r>
        <w:rPr>
          <w:rFonts w:ascii="Times New Roman" w:hAnsi="Times New Roman"/>
          <w:color w:val="191919"/>
          <w:spacing w:val="-8"/>
          <w:sz w:val="20"/>
          <w:szCs w:val="20"/>
        </w:rPr>
        <w:t xml:space="preserve"> </w:t>
      </w:r>
      <w:r>
        <w:rPr>
          <w:rFonts w:ascii="Times New Roman" w:hAnsi="Times New Roman"/>
          <w:color w:val="191919"/>
          <w:sz w:val="20"/>
          <w:szCs w:val="20"/>
        </w:rPr>
        <w:t>will</w:t>
      </w:r>
      <w:r>
        <w:rPr>
          <w:rFonts w:ascii="Times New Roman" w:hAnsi="Times New Roman"/>
          <w:color w:val="191919"/>
          <w:spacing w:val="-8"/>
          <w:sz w:val="20"/>
          <w:szCs w:val="20"/>
        </w:rPr>
        <w:t xml:space="preserve"> </w:t>
      </w:r>
      <w:r>
        <w:rPr>
          <w:rFonts w:ascii="Times New Roman" w:hAnsi="Times New Roman"/>
          <w:color w:val="191919"/>
          <w:sz w:val="20"/>
          <w:szCs w:val="20"/>
        </w:rPr>
        <w:t>be</w:t>
      </w:r>
      <w:r>
        <w:rPr>
          <w:rFonts w:ascii="Times New Roman" w:hAnsi="Times New Roman"/>
          <w:color w:val="191919"/>
          <w:spacing w:val="-8"/>
          <w:sz w:val="20"/>
          <w:szCs w:val="20"/>
        </w:rPr>
        <w:t xml:space="preserve"> </w:t>
      </w:r>
      <w:r>
        <w:rPr>
          <w:rFonts w:ascii="Times New Roman" w:hAnsi="Times New Roman"/>
          <w:color w:val="191919"/>
          <w:sz w:val="20"/>
          <w:szCs w:val="20"/>
        </w:rPr>
        <w:t>reviewed. Curriculum,</w:t>
      </w:r>
      <w:r>
        <w:rPr>
          <w:rFonts w:ascii="Times New Roman" w:hAnsi="Times New Roman"/>
          <w:color w:val="191919"/>
          <w:spacing w:val="-5"/>
          <w:sz w:val="20"/>
          <w:szCs w:val="20"/>
        </w:rPr>
        <w:t xml:space="preserve"> </w:t>
      </w:r>
      <w:r>
        <w:rPr>
          <w:rFonts w:ascii="Times New Roman" w:hAnsi="Times New Roman"/>
          <w:color w:val="191919"/>
          <w:sz w:val="20"/>
          <w:szCs w:val="20"/>
        </w:rPr>
        <w:t>method,</w:t>
      </w:r>
      <w:r>
        <w:rPr>
          <w:rFonts w:ascii="Times New Roman" w:hAnsi="Times New Roman"/>
          <w:color w:val="191919"/>
          <w:spacing w:val="-5"/>
          <w:sz w:val="20"/>
          <w:szCs w:val="20"/>
        </w:rPr>
        <w:t xml:space="preserve"> </w:t>
      </w:r>
      <w:r>
        <w:rPr>
          <w:rFonts w:ascii="Times New Roman" w:hAnsi="Times New Roman"/>
          <w:color w:val="191919"/>
          <w:sz w:val="20"/>
          <w:szCs w:val="20"/>
        </w:rPr>
        <w:t>materials</w:t>
      </w:r>
      <w:r>
        <w:rPr>
          <w:rFonts w:ascii="Times New Roman" w:hAnsi="Times New Roman"/>
          <w:color w:val="191919"/>
          <w:spacing w:val="-5"/>
          <w:sz w:val="20"/>
          <w:szCs w:val="20"/>
        </w:rPr>
        <w:t xml:space="preserve"> </w:t>
      </w:r>
      <w:r>
        <w:rPr>
          <w:rFonts w:ascii="Times New Roman" w:hAnsi="Times New Roman"/>
          <w:color w:val="191919"/>
          <w:sz w:val="20"/>
          <w:szCs w:val="20"/>
        </w:rPr>
        <w:t>and</w:t>
      </w:r>
      <w:r>
        <w:rPr>
          <w:rFonts w:ascii="Times New Roman" w:hAnsi="Times New Roman"/>
          <w:color w:val="191919"/>
          <w:spacing w:val="-5"/>
          <w:sz w:val="20"/>
          <w:szCs w:val="20"/>
        </w:rPr>
        <w:t xml:space="preserve"> </w:t>
      </w:r>
      <w:r>
        <w:rPr>
          <w:rFonts w:ascii="Times New Roman" w:hAnsi="Times New Roman"/>
          <w:color w:val="191919"/>
          <w:sz w:val="20"/>
          <w:szCs w:val="20"/>
        </w:rPr>
        <w:t>technologies</w:t>
      </w:r>
      <w:r>
        <w:rPr>
          <w:rFonts w:ascii="Times New Roman" w:hAnsi="Times New Roman"/>
          <w:color w:val="191919"/>
          <w:spacing w:val="-5"/>
          <w:sz w:val="20"/>
          <w:szCs w:val="20"/>
        </w:rPr>
        <w:t xml:space="preserve"> </w:t>
      </w:r>
      <w:r>
        <w:rPr>
          <w:rFonts w:ascii="Times New Roman" w:hAnsi="Times New Roman"/>
          <w:color w:val="191919"/>
          <w:sz w:val="20"/>
          <w:szCs w:val="20"/>
        </w:rPr>
        <w:t>will</w:t>
      </w:r>
      <w:r>
        <w:rPr>
          <w:rFonts w:ascii="Times New Roman" w:hAnsi="Times New Roman"/>
          <w:color w:val="191919"/>
          <w:spacing w:val="-5"/>
          <w:sz w:val="20"/>
          <w:szCs w:val="20"/>
        </w:rPr>
        <w:t xml:space="preserve"> </w:t>
      </w:r>
      <w:r>
        <w:rPr>
          <w:rFonts w:ascii="Times New Roman" w:hAnsi="Times New Roman"/>
          <w:color w:val="191919"/>
          <w:sz w:val="20"/>
          <w:szCs w:val="20"/>
        </w:rPr>
        <w:t>be</w:t>
      </w:r>
      <w:r>
        <w:rPr>
          <w:rFonts w:ascii="Times New Roman" w:hAnsi="Times New Roman"/>
          <w:color w:val="191919"/>
          <w:spacing w:val="-5"/>
          <w:sz w:val="20"/>
          <w:szCs w:val="20"/>
        </w:rPr>
        <w:t xml:space="preserve"> </w:t>
      </w:r>
      <w:r>
        <w:rPr>
          <w:rFonts w:ascii="Times New Roman" w:hAnsi="Times New Roman"/>
          <w:color w:val="191919"/>
          <w:sz w:val="20"/>
          <w:szCs w:val="20"/>
        </w:rPr>
        <w:t>analyzed</w:t>
      </w:r>
      <w:r>
        <w:rPr>
          <w:rFonts w:ascii="Times New Roman" w:hAnsi="Times New Roman"/>
          <w:color w:val="191919"/>
          <w:spacing w:val="-5"/>
          <w:sz w:val="20"/>
          <w:szCs w:val="20"/>
        </w:rPr>
        <w:t xml:space="preserve"> </w:t>
      </w:r>
      <w:r>
        <w:rPr>
          <w:rFonts w:ascii="Times New Roman" w:hAnsi="Times New Roman"/>
          <w:color w:val="191919"/>
          <w:sz w:val="20"/>
          <w:szCs w:val="20"/>
        </w:rPr>
        <w:t>and</w:t>
      </w:r>
      <w:r>
        <w:rPr>
          <w:rFonts w:ascii="Times New Roman" w:hAnsi="Times New Roman"/>
          <w:color w:val="191919"/>
          <w:spacing w:val="-5"/>
          <w:sz w:val="20"/>
          <w:szCs w:val="20"/>
        </w:rPr>
        <w:t xml:space="preserve"> </w:t>
      </w:r>
      <w:r>
        <w:rPr>
          <w:rFonts w:ascii="Times New Roman" w:hAnsi="Times New Roman"/>
          <w:color w:val="191919"/>
          <w:sz w:val="20"/>
          <w:szCs w:val="20"/>
        </w:rPr>
        <w:t>evaluated</w:t>
      </w:r>
      <w:r>
        <w:rPr>
          <w:rFonts w:ascii="Times New Roman" w:hAnsi="Times New Roman"/>
          <w:color w:val="191919"/>
          <w:spacing w:val="-5"/>
          <w:sz w:val="20"/>
          <w:szCs w:val="20"/>
        </w:rPr>
        <w:t xml:space="preserve"> </w:t>
      </w:r>
      <w:r>
        <w:rPr>
          <w:rFonts w:ascii="Times New Roman" w:hAnsi="Times New Roman"/>
          <w:color w:val="191919"/>
          <w:sz w:val="20"/>
          <w:szCs w:val="20"/>
        </w:rPr>
        <w:t>in</w:t>
      </w:r>
      <w:r>
        <w:rPr>
          <w:rFonts w:ascii="Times New Roman" w:hAnsi="Times New Roman"/>
          <w:color w:val="191919"/>
          <w:spacing w:val="-5"/>
          <w:sz w:val="20"/>
          <w:szCs w:val="20"/>
        </w:rPr>
        <w:t xml:space="preserve"> </w:t>
      </w:r>
      <w:r>
        <w:rPr>
          <w:rFonts w:ascii="Times New Roman" w:hAnsi="Times New Roman"/>
          <w:color w:val="191919"/>
          <w:sz w:val="20"/>
          <w:szCs w:val="20"/>
        </w:rPr>
        <w:t>view</w:t>
      </w:r>
      <w:r>
        <w:rPr>
          <w:rFonts w:ascii="Times New Roman" w:hAnsi="Times New Roman"/>
          <w:color w:val="191919"/>
          <w:spacing w:val="-5"/>
          <w:sz w:val="20"/>
          <w:szCs w:val="20"/>
        </w:rPr>
        <w:t xml:space="preserve"> </w:t>
      </w:r>
      <w:r>
        <w:rPr>
          <w:rFonts w:ascii="Times New Roman" w:hAnsi="Times New Roman"/>
          <w:color w:val="191919"/>
          <w:sz w:val="20"/>
          <w:szCs w:val="20"/>
        </w:rPr>
        <w:t>of</w:t>
      </w:r>
      <w:r>
        <w:rPr>
          <w:rFonts w:ascii="Times New Roman" w:hAnsi="Times New Roman"/>
          <w:color w:val="191919"/>
          <w:spacing w:val="-5"/>
          <w:sz w:val="20"/>
          <w:szCs w:val="20"/>
        </w:rPr>
        <w:t xml:space="preserve"> </w:t>
      </w:r>
      <w:r>
        <w:rPr>
          <w:rFonts w:ascii="Times New Roman" w:hAnsi="Times New Roman"/>
          <w:color w:val="191919"/>
          <w:sz w:val="20"/>
          <w:szCs w:val="20"/>
        </w:rPr>
        <w:t>cu</w:t>
      </w:r>
      <w:r>
        <w:rPr>
          <w:rFonts w:ascii="Times New Roman" w:hAnsi="Times New Roman"/>
          <w:color w:val="191919"/>
          <w:spacing w:val="-4"/>
          <w:sz w:val="20"/>
          <w:szCs w:val="20"/>
        </w:rPr>
        <w:t>r</w:t>
      </w:r>
      <w:r>
        <w:rPr>
          <w:rFonts w:ascii="Times New Roman" w:hAnsi="Times New Roman"/>
          <w:color w:val="191919"/>
          <w:sz w:val="20"/>
          <w:szCs w:val="20"/>
        </w:rPr>
        <w:t>- rent research and practices.</w:t>
      </w:r>
    </w:p>
    <w:p w:rsidR="00F42301" w:rsidRDefault="00F42301" w:rsidP="00721764">
      <w:pPr>
        <w:widowControl w:val="0"/>
        <w:autoSpaceDE w:val="0"/>
        <w:autoSpaceDN w:val="0"/>
        <w:adjustRightInd w:val="0"/>
        <w:spacing w:after="0" w:line="227" w:lineRule="exact"/>
        <w:ind w:left="1944"/>
        <w:rPr>
          <w:rFonts w:ascii="Times New Roman" w:hAnsi="Times New Roman"/>
          <w:color w:val="000000"/>
          <w:sz w:val="20"/>
          <w:szCs w:val="20"/>
        </w:rPr>
      </w:pPr>
      <w:r>
        <w:rPr>
          <w:rFonts w:ascii="Times New Roman" w:hAnsi="Times New Roman"/>
          <w:b/>
          <w:bCs/>
          <w:color w:val="191919"/>
          <w:sz w:val="20"/>
          <w:szCs w:val="20"/>
        </w:rPr>
        <w:t>ECEC</w:t>
      </w:r>
      <w:r>
        <w:rPr>
          <w:rFonts w:ascii="Times New Roman" w:hAnsi="Times New Roman"/>
          <w:b/>
          <w:bCs/>
          <w:color w:val="191919"/>
          <w:spacing w:val="-8"/>
          <w:sz w:val="20"/>
          <w:szCs w:val="20"/>
        </w:rPr>
        <w:t xml:space="preserve"> </w:t>
      </w:r>
      <w:r>
        <w:rPr>
          <w:rFonts w:ascii="Times New Roman" w:hAnsi="Times New Roman"/>
          <w:b/>
          <w:bCs/>
          <w:color w:val="191919"/>
          <w:sz w:val="20"/>
          <w:szCs w:val="20"/>
        </w:rPr>
        <w:t>5530</w:t>
      </w:r>
      <w:r>
        <w:rPr>
          <w:rFonts w:ascii="Times New Roman" w:hAnsi="Times New Roman"/>
          <w:b/>
          <w:bCs/>
          <w:color w:val="191919"/>
          <w:spacing w:val="-8"/>
          <w:sz w:val="20"/>
          <w:szCs w:val="20"/>
        </w:rPr>
        <w:t xml:space="preserve"> </w:t>
      </w:r>
      <w:r>
        <w:rPr>
          <w:rFonts w:ascii="Times New Roman" w:hAnsi="Times New Roman"/>
          <w:b/>
          <w:bCs/>
          <w:color w:val="191919"/>
          <w:sz w:val="20"/>
          <w:szCs w:val="20"/>
        </w:rPr>
        <w:t>-</w:t>
      </w:r>
      <w:r>
        <w:rPr>
          <w:rFonts w:ascii="Times New Roman" w:hAnsi="Times New Roman"/>
          <w:b/>
          <w:bCs/>
          <w:color w:val="191919"/>
          <w:spacing w:val="-8"/>
          <w:sz w:val="20"/>
          <w:szCs w:val="20"/>
        </w:rPr>
        <w:t xml:space="preserve"> </w:t>
      </w:r>
      <w:r>
        <w:rPr>
          <w:rFonts w:ascii="Times New Roman" w:hAnsi="Times New Roman"/>
          <w:b/>
          <w:bCs/>
          <w:color w:val="191919"/>
          <w:sz w:val="20"/>
          <w:szCs w:val="20"/>
        </w:rPr>
        <w:t>Communicative</w:t>
      </w:r>
      <w:r>
        <w:rPr>
          <w:rFonts w:ascii="Times New Roman" w:hAnsi="Times New Roman"/>
          <w:b/>
          <w:bCs/>
          <w:color w:val="191919"/>
          <w:spacing w:val="-19"/>
          <w:sz w:val="20"/>
          <w:szCs w:val="20"/>
        </w:rPr>
        <w:t xml:space="preserve"> </w:t>
      </w:r>
      <w:r>
        <w:rPr>
          <w:rFonts w:ascii="Times New Roman" w:hAnsi="Times New Roman"/>
          <w:b/>
          <w:bCs/>
          <w:color w:val="191919"/>
          <w:sz w:val="20"/>
          <w:szCs w:val="20"/>
        </w:rPr>
        <w:t>Arts</w:t>
      </w:r>
      <w:r>
        <w:rPr>
          <w:rFonts w:ascii="Times New Roman" w:hAnsi="Times New Roman"/>
          <w:b/>
          <w:bCs/>
          <w:color w:val="191919"/>
          <w:spacing w:val="-8"/>
          <w:sz w:val="20"/>
          <w:szCs w:val="20"/>
        </w:rPr>
        <w:t xml:space="preserve"> </w:t>
      </w:r>
      <w:r>
        <w:rPr>
          <w:rFonts w:ascii="Times New Roman" w:hAnsi="Times New Roman"/>
          <w:b/>
          <w:bCs/>
          <w:color w:val="191919"/>
          <w:sz w:val="20"/>
          <w:szCs w:val="20"/>
        </w:rPr>
        <w:t>In</w:t>
      </w:r>
      <w:r>
        <w:rPr>
          <w:rFonts w:ascii="Times New Roman" w:hAnsi="Times New Roman"/>
          <w:b/>
          <w:bCs/>
          <w:color w:val="191919"/>
          <w:spacing w:val="-8"/>
          <w:sz w:val="20"/>
          <w:szCs w:val="20"/>
        </w:rPr>
        <w:t xml:space="preserve"> </w:t>
      </w:r>
      <w:r>
        <w:rPr>
          <w:rFonts w:ascii="Times New Roman" w:hAnsi="Times New Roman"/>
          <w:b/>
          <w:bCs/>
          <w:color w:val="191919"/>
          <w:sz w:val="20"/>
          <w:szCs w:val="20"/>
        </w:rPr>
        <w:t>Early</w:t>
      </w:r>
      <w:r>
        <w:rPr>
          <w:rFonts w:ascii="Times New Roman" w:hAnsi="Times New Roman"/>
          <w:b/>
          <w:bCs/>
          <w:color w:val="191919"/>
          <w:spacing w:val="-8"/>
          <w:sz w:val="20"/>
          <w:szCs w:val="20"/>
        </w:rPr>
        <w:t xml:space="preserve"> </w:t>
      </w:r>
      <w:r>
        <w:rPr>
          <w:rFonts w:ascii="Times New Roman" w:hAnsi="Times New Roman"/>
          <w:b/>
          <w:bCs/>
          <w:color w:val="191919"/>
          <w:sz w:val="20"/>
          <w:szCs w:val="20"/>
        </w:rPr>
        <w:t>Childhood</w:t>
      </w:r>
      <w:r>
        <w:rPr>
          <w:rFonts w:ascii="Times New Roman" w:hAnsi="Times New Roman"/>
          <w:b/>
          <w:bCs/>
          <w:color w:val="191919"/>
          <w:spacing w:val="-8"/>
          <w:sz w:val="20"/>
          <w:szCs w:val="20"/>
        </w:rPr>
        <w:t xml:space="preserve"> </w:t>
      </w:r>
      <w:r>
        <w:rPr>
          <w:rFonts w:ascii="Times New Roman" w:hAnsi="Times New Roman"/>
          <w:b/>
          <w:bCs/>
          <w:color w:val="191919"/>
          <w:sz w:val="20"/>
          <w:szCs w:val="20"/>
        </w:rPr>
        <w:t>Education......................................3(3-0)</w:t>
      </w:r>
    </w:p>
    <w:p w:rsidR="00F42301" w:rsidRDefault="00F42301" w:rsidP="00721764">
      <w:pPr>
        <w:widowControl w:val="0"/>
        <w:autoSpaceDE w:val="0"/>
        <w:autoSpaceDN w:val="0"/>
        <w:adjustRightInd w:val="0"/>
        <w:spacing w:before="13" w:after="0" w:line="250" w:lineRule="auto"/>
        <w:ind w:left="2304" w:right="865"/>
        <w:jc w:val="both"/>
        <w:rPr>
          <w:rFonts w:ascii="Times New Roman" w:hAnsi="Times New Roman"/>
          <w:color w:val="000000"/>
          <w:sz w:val="20"/>
          <w:szCs w:val="20"/>
        </w:rPr>
      </w:pPr>
      <w:r>
        <w:rPr>
          <w:rFonts w:ascii="Times New Roman" w:hAnsi="Times New Roman"/>
          <w:color w:val="191919"/>
          <w:sz w:val="20"/>
          <w:szCs w:val="20"/>
        </w:rPr>
        <w:lastRenderedPageBreak/>
        <w:t>Considers</w:t>
      </w:r>
      <w:r>
        <w:rPr>
          <w:rFonts w:ascii="Times New Roman" w:hAnsi="Times New Roman"/>
          <w:color w:val="191919"/>
          <w:spacing w:val="-4"/>
          <w:sz w:val="20"/>
          <w:szCs w:val="20"/>
        </w:rPr>
        <w:t xml:space="preserve"> </w:t>
      </w:r>
      <w:r>
        <w:rPr>
          <w:rFonts w:ascii="Times New Roman" w:hAnsi="Times New Roman"/>
          <w:color w:val="191919"/>
          <w:sz w:val="20"/>
          <w:szCs w:val="20"/>
        </w:rPr>
        <w:t>the</w:t>
      </w:r>
      <w:r>
        <w:rPr>
          <w:rFonts w:ascii="Times New Roman" w:hAnsi="Times New Roman"/>
          <w:color w:val="191919"/>
          <w:spacing w:val="-4"/>
          <w:sz w:val="20"/>
          <w:szCs w:val="20"/>
        </w:rPr>
        <w:t xml:space="preserve"> </w:t>
      </w:r>
      <w:r>
        <w:rPr>
          <w:rFonts w:ascii="Times New Roman" w:hAnsi="Times New Roman"/>
          <w:color w:val="191919"/>
          <w:sz w:val="20"/>
          <w:szCs w:val="20"/>
        </w:rPr>
        <w:t>role</w:t>
      </w:r>
      <w:r>
        <w:rPr>
          <w:rFonts w:ascii="Times New Roman" w:hAnsi="Times New Roman"/>
          <w:color w:val="191919"/>
          <w:spacing w:val="-4"/>
          <w:sz w:val="20"/>
          <w:szCs w:val="20"/>
        </w:rPr>
        <w:t xml:space="preserve"> </w:t>
      </w:r>
      <w:r>
        <w:rPr>
          <w:rFonts w:ascii="Times New Roman" w:hAnsi="Times New Roman"/>
          <w:color w:val="191919"/>
          <w:sz w:val="20"/>
          <w:szCs w:val="20"/>
        </w:rPr>
        <w:t>of</w:t>
      </w:r>
      <w:r>
        <w:rPr>
          <w:rFonts w:ascii="Times New Roman" w:hAnsi="Times New Roman"/>
          <w:color w:val="191919"/>
          <w:spacing w:val="-4"/>
          <w:sz w:val="20"/>
          <w:szCs w:val="20"/>
        </w:rPr>
        <w:t xml:space="preserve"> </w:t>
      </w:r>
      <w:r>
        <w:rPr>
          <w:rFonts w:ascii="Times New Roman" w:hAnsi="Times New Roman"/>
          <w:color w:val="191919"/>
          <w:sz w:val="20"/>
          <w:szCs w:val="20"/>
        </w:rPr>
        <w:t>oral</w:t>
      </w:r>
      <w:r>
        <w:rPr>
          <w:rFonts w:ascii="Times New Roman" w:hAnsi="Times New Roman"/>
          <w:color w:val="191919"/>
          <w:spacing w:val="-4"/>
          <w:sz w:val="20"/>
          <w:szCs w:val="20"/>
        </w:rPr>
        <w:t xml:space="preserve"> </w:t>
      </w:r>
      <w:r>
        <w:rPr>
          <w:rFonts w:ascii="Times New Roman" w:hAnsi="Times New Roman"/>
          <w:color w:val="191919"/>
          <w:sz w:val="20"/>
          <w:szCs w:val="20"/>
        </w:rPr>
        <w:t>and</w:t>
      </w:r>
      <w:r>
        <w:rPr>
          <w:rFonts w:ascii="Times New Roman" w:hAnsi="Times New Roman"/>
          <w:color w:val="191919"/>
          <w:spacing w:val="-4"/>
          <w:sz w:val="20"/>
          <w:szCs w:val="20"/>
        </w:rPr>
        <w:t xml:space="preserve"> </w:t>
      </w:r>
      <w:r>
        <w:rPr>
          <w:rFonts w:ascii="Times New Roman" w:hAnsi="Times New Roman"/>
          <w:color w:val="191919"/>
          <w:sz w:val="20"/>
          <w:szCs w:val="20"/>
        </w:rPr>
        <w:t>written</w:t>
      </w:r>
      <w:r>
        <w:rPr>
          <w:rFonts w:ascii="Times New Roman" w:hAnsi="Times New Roman"/>
          <w:color w:val="191919"/>
          <w:spacing w:val="-4"/>
          <w:sz w:val="20"/>
          <w:szCs w:val="20"/>
        </w:rPr>
        <w:t xml:space="preserve"> </w:t>
      </w:r>
      <w:r>
        <w:rPr>
          <w:rFonts w:ascii="Times New Roman" w:hAnsi="Times New Roman"/>
          <w:color w:val="191919"/>
          <w:sz w:val="20"/>
          <w:szCs w:val="20"/>
        </w:rPr>
        <w:t>language</w:t>
      </w:r>
      <w:r>
        <w:rPr>
          <w:rFonts w:ascii="Times New Roman" w:hAnsi="Times New Roman"/>
          <w:color w:val="191919"/>
          <w:spacing w:val="-4"/>
          <w:sz w:val="20"/>
          <w:szCs w:val="20"/>
        </w:rPr>
        <w:t xml:space="preserve"> </w:t>
      </w:r>
      <w:r>
        <w:rPr>
          <w:rFonts w:ascii="Times New Roman" w:hAnsi="Times New Roman"/>
          <w:color w:val="191919"/>
          <w:sz w:val="20"/>
          <w:szCs w:val="20"/>
        </w:rPr>
        <w:t>in</w:t>
      </w:r>
      <w:r>
        <w:rPr>
          <w:rFonts w:ascii="Times New Roman" w:hAnsi="Times New Roman"/>
          <w:color w:val="191919"/>
          <w:spacing w:val="-4"/>
          <w:sz w:val="20"/>
          <w:szCs w:val="20"/>
        </w:rPr>
        <w:t xml:space="preserve"> </w:t>
      </w:r>
      <w:r>
        <w:rPr>
          <w:rFonts w:ascii="Times New Roman" w:hAnsi="Times New Roman"/>
          <w:color w:val="191919"/>
          <w:sz w:val="20"/>
          <w:szCs w:val="20"/>
        </w:rPr>
        <w:t>a</w:t>
      </w:r>
      <w:r>
        <w:rPr>
          <w:rFonts w:ascii="Times New Roman" w:hAnsi="Times New Roman"/>
          <w:color w:val="191919"/>
          <w:spacing w:val="-4"/>
          <w:sz w:val="20"/>
          <w:szCs w:val="20"/>
        </w:rPr>
        <w:t xml:space="preserve"> </w:t>
      </w:r>
      <w:r>
        <w:rPr>
          <w:rFonts w:ascii="Times New Roman" w:hAnsi="Times New Roman"/>
          <w:color w:val="191919"/>
          <w:sz w:val="20"/>
          <w:szCs w:val="20"/>
        </w:rPr>
        <w:t>child</w:t>
      </w:r>
      <w:r>
        <w:rPr>
          <w:rFonts w:ascii="Times New Roman" w:hAnsi="Times New Roman"/>
          <w:color w:val="191919"/>
          <w:spacing w:val="-11"/>
          <w:sz w:val="20"/>
          <w:szCs w:val="20"/>
        </w:rPr>
        <w:t>’</w:t>
      </w:r>
      <w:r>
        <w:rPr>
          <w:rFonts w:ascii="Times New Roman" w:hAnsi="Times New Roman"/>
          <w:color w:val="191919"/>
          <w:sz w:val="20"/>
          <w:szCs w:val="20"/>
        </w:rPr>
        <w:t>s</w:t>
      </w:r>
      <w:r>
        <w:rPr>
          <w:rFonts w:ascii="Times New Roman" w:hAnsi="Times New Roman"/>
          <w:color w:val="191919"/>
          <w:spacing w:val="-4"/>
          <w:sz w:val="20"/>
          <w:szCs w:val="20"/>
        </w:rPr>
        <w:t xml:space="preserve"> </w:t>
      </w:r>
      <w:r>
        <w:rPr>
          <w:rFonts w:ascii="Times New Roman" w:hAnsi="Times New Roman"/>
          <w:color w:val="191919"/>
          <w:sz w:val="20"/>
          <w:szCs w:val="20"/>
        </w:rPr>
        <w:t>life</w:t>
      </w:r>
      <w:r>
        <w:rPr>
          <w:rFonts w:ascii="Times New Roman" w:hAnsi="Times New Roman"/>
          <w:color w:val="191919"/>
          <w:spacing w:val="-4"/>
          <w:sz w:val="20"/>
          <w:szCs w:val="20"/>
        </w:rPr>
        <w:t xml:space="preserve"> </w:t>
      </w:r>
      <w:r>
        <w:rPr>
          <w:rFonts w:ascii="Times New Roman" w:hAnsi="Times New Roman"/>
          <w:color w:val="191919"/>
          <w:sz w:val="20"/>
          <w:szCs w:val="20"/>
        </w:rPr>
        <w:t>(birth-nine).</w:t>
      </w:r>
      <w:r>
        <w:rPr>
          <w:rFonts w:ascii="Times New Roman" w:hAnsi="Times New Roman"/>
          <w:color w:val="191919"/>
          <w:spacing w:val="-15"/>
          <w:sz w:val="20"/>
          <w:szCs w:val="20"/>
        </w:rPr>
        <w:t xml:space="preserve"> </w:t>
      </w:r>
      <w:r>
        <w:rPr>
          <w:rFonts w:ascii="Times New Roman" w:hAnsi="Times New Roman"/>
          <w:color w:val="191919"/>
          <w:sz w:val="20"/>
          <w:szCs w:val="20"/>
        </w:rPr>
        <w:t>A</w:t>
      </w:r>
      <w:r>
        <w:rPr>
          <w:rFonts w:ascii="Times New Roman" w:hAnsi="Times New Roman"/>
          <w:color w:val="191919"/>
          <w:spacing w:val="-15"/>
          <w:sz w:val="20"/>
          <w:szCs w:val="20"/>
        </w:rPr>
        <w:t xml:space="preserve"> </w:t>
      </w:r>
      <w:r>
        <w:rPr>
          <w:rFonts w:ascii="Times New Roman" w:hAnsi="Times New Roman"/>
          <w:color w:val="191919"/>
          <w:sz w:val="20"/>
          <w:szCs w:val="20"/>
        </w:rPr>
        <w:t>critical</w:t>
      </w:r>
      <w:r>
        <w:rPr>
          <w:rFonts w:ascii="Times New Roman" w:hAnsi="Times New Roman"/>
          <w:color w:val="191919"/>
          <w:spacing w:val="-4"/>
          <w:sz w:val="20"/>
          <w:szCs w:val="20"/>
        </w:rPr>
        <w:t xml:space="preserve"> </w:t>
      </w:r>
      <w:r>
        <w:rPr>
          <w:rFonts w:ascii="Times New Roman" w:hAnsi="Times New Roman"/>
          <w:color w:val="191919"/>
          <w:sz w:val="20"/>
          <w:szCs w:val="20"/>
        </w:rPr>
        <w:t>examina- tion</w:t>
      </w:r>
      <w:r>
        <w:rPr>
          <w:rFonts w:ascii="Times New Roman" w:hAnsi="Times New Roman"/>
          <w:color w:val="191919"/>
          <w:spacing w:val="-4"/>
          <w:sz w:val="20"/>
          <w:szCs w:val="20"/>
        </w:rPr>
        <w:t xml:space="preserve"> </w:t>
      </w:r>
      <w:r>
        <w:rPr>
          <w:rFonts w:ascii="Times New Roman" w:hAnsi="Times New Roman"/>
          <w:color w:val="191919"/>
          <w:sz w:val="20"/>
          <w:szCs w:val="20"/>
        </w:rPr>
        <w:t>will</w:t>
      </w:r>
      <w:r>
        <w:rPr>
          <w:rFonts w:ascii="Times New Roman" w:hAnsi="Times New Roman"/>
          <w:color w:val="191919"/>
          <w:spacing w:val="-4"/>
          <w:sz w:val="20"/>
          <w:szCs w:val="20"/>
        </w:rPr>
        <w:t xml:space="preserve"> </w:t>
      </w:r>
      <w:r>
        <w:rPr>
          <w:rFonts w:ascii="Times New Roman" w:hAnsi="Times New Roman"/>
          <w:color w:val="191919"/>
          <w:sz w:val="20"/>
          <w:szCs w:val="20"/>
        </w:rPr>
        <w:t>be</w:t>
      </w:r>
      <w:r>
        <w:rPr>
          <w:rFonts w:ascii="Times New Roman" w:hAnsi="Times New Roman"/>
          <w:color w:val="191919"/>
          <w:spacing w:val="-4"/>
          <w:sz w:val="20"/>
          <w:szCs w:val="20"/>
        </w:rPr>
        <w:t xml:space="preserve"> </w:t>
      </w:r>
      <w:r>
        <w:rPr>
          <w:rFonts w:ascii="Times New Roman" w:hAnsi="Times New Roman"/>
          <w:color w:val="191919"/>
          <w:sz w:val="20"/>
          <w:szCs w:val="20"/>
        </w:rPr>
        <w:t>made</w:t>
      </w:r>
      <w:r>
        <w:rPr>
          <w:rFonts w:ascii="Times New Roman" w:hAnsi="Times New Roman"/>
          <w:color w:val="191919"/>
          <w:spacing w:val="-4"/>
          <w:sz w:val="20"/>
          <w:szCs w:val="20"/>
        </w:rPr>
        <w:t xml:space="preserve"> </w:t>
      </w:r>
      <w:r>
        <w:rPr>
          <w:rFonts w:ascii="Times New Roman" w:hAnsi="Times New Roman"/>
          <w:color w:val="191919"/>
          <w:sz w:val="20"/>
          <w:szCs w:val="20"/>
        </w:rPr>
        <w:t>of</w:t>
      </w:r>
      <w:r>
        <w:rPr>
          <w:rFonts w:ascii="Times New Roman" w:hAnsi="Times New Roman"/>
          <w:color w:val="191919"/>
          <w:spacing w:val="-4"/>
          <w:sz w:val="20"/>
          <w:szCs w:val="20"/>
        </w:rPr>
        <w:t xml:space="preserve"> </w:t>
      </w:r>
      <w:r>
        <w:rPr>
          <w:rFonts w:ascii="Times New Roman" w:hAnsi="Times New Roman"/>
          <w:color w:val="191919"/>
          <w:sz w:val="20"/>
          <w:szCs w:val="20"/>
        </w:rPr>
        <w:t>the</w:t>
      </w:r>
      <w:r>
        <w:rPr>
          <w:rFonts w:ascii="Times New Roman" w:hAnsi="Times New Roman"/>
          <w:color w:val="191919"/>
          <w:spacing w:val="-4"/>
          <w:sz w:val="20"/>
          <w:szCs w:val="20"/>
        </w:rPr>
        <w:t xml:space="preserve"> </w:t>
      </w:r>
      <w:r>
        <w:rPr>
          <w:rFonts w:ascii="Times New Roman" w:hAnsi="Times New Roman"/>
          <w:color w:val="191919"/>
          <w:sz w:val="20"/>
          <w:szCs w:val="20"/>
        </w:rPr>
        <w:t>inte</w:t>
      </w:r>
      <w:r>
        <w:rPr>
          <w:rFonts w:ascii="Times New Roman" w:hAnsi="Times New Roman"/>
          <w:color w:val="191919"/>
          <w:spacing w:val="-4"/>
          <w:sz w:val="20"/>
          <w:szCs w:val="20"/>
        </w:rPr>
        <w:t>r</w:t>
      </w:r>
      <w:r>
        <w:rPr>
          <w:rFonts w:ascii="Times New Roman" w:hAnsi="Times New Roman"/>
          <w:color w:val="191919"/>
          <w:sz w:val="20"/>
          <w:szCs w:val="20"/>
        </w:rPr>
        <w:t>-relatedness</w:t>
      </w:r>
      <w:r>
        <w:rPr>
          <w:rFonts w:ascii="Times New Roman" w:hAnsi="Times New Roman"/>
          <w:color w:val="191919"/>
          <w:spacing w:val="-4"/>
          <w:sz w:val="20"/>
          <w:szCs w:val="20"/>
        </w:rPr>
        <w:t xml:space="preserve"> </w:t>
      </w:r>
      <w:r>
        <w:rPr>
          <w:rFonts w:ascii="Times New Roman" w:hAnsi="Times New Roman"/>
          <w:color w:val="191919"/>
          <w:sz w:val="20"/>
          <w:szCs w:val="20"/>
        </w:rPr>
        <w:t>of</w:t>
      </w:r>
      <w:r>
        <w:rPr>
          <w:rFonts w:ascii="Times New Roman" w:hAnsi="Times New Roman"/>
          <w:color w:val="191919"/>
          <w:spacing w:val="-4"/>
          <w:sz w:val="20"/>
          <w:szCs w:val="20"/>
        </w:rPr>
        <w:t xml:space="preserve"> </w:t>
      </w:r>
      <w:r>
        <w:rPr>
          <w:rFonts w:ascii="Times New Roman" w:hAnsi="Times New Roman"/>
          <w:color w:val="191919"/>
          <w:sz w:val="20"/>
          <w:szCs w:val="20"/>
        </w:rPr>
        <w:t>the</w:t>
      </w:r>
      <w:r>
        <w:rPr>
          <w:rFonts w:ascii="Times New Roman" w:hAnsi="Times New Roman"/>
          <w:color w:val="191919"/>
          <w:spacing w:val="-4"/>
          <w:sz w:val="20"/>
          <w:szCs w:val="20"/>
        </w:rPr>
        <w:t xml:space="preserve"> </w:t>
      </w:r>
      <w:r>
        <w:rPr>
          <w:rFonts w:ascii="Times New Roman" w:hAnsi="Times New Roman"/>
          <w:color w:val="191919"/>
          <w:sz w:val="20"/>
          <w:szCs w:val="20"/>
        </w:rPr>
        <w:t>speaking,</w:t>
      </w:r>
      <w:r>
        <w:rPr>
          <w:rFonts w:ascii="Times New Roman" w:hAnsi="Times New Roman"/>
          <w:color w:val="191919"/>
          <w:spacing w:val="-4"/>
          <w:sz w:val="20"/>
          <w:szCs w:val="20"/>
        </w:rPr>
        <w:t xml:space="preserve"> </w:t>
      </w:r>
      <w:r>
        <w:rPr>
          <w:rFonts w:ascii="Times New Roman" w:hAnsi="Times New Roman"/>
          <w:color w:val="191919"/>
          <w:sz w:val="20"/>
          <w:szCs w:val="20"/>
        </w:rPr>
        <w:t>listening,</w:t>
      </w:r>
      <w:r>
        <w:rPr>
          <w:rFonts w:ascii="Times New Roman" w:hAnsi="Times New Roman"/>
          <w:color w:val="191919"/>
          <w:spacing w:val="-4"/>
          <w:sz w:val="20"/>
          <w:szCs w:val="20"/>
        </w:rPr>
        <w:t xml:space="preserve"> </w:t>
      </w:r>
      <w:r>
        <w:rPr>
          <w:rFonts w:ascii="Times New Roman" w:hAnsi="Times New Roman"/>
          <w:color w:val="191919"/>
          <w:sz w:val="20"/>
          <w:szCs w:val="20"/>
        </w:rPr>
        <w:t>reading</w:t>
      </w:r>
      <w:r>
        <w:rPr>
          <w:rFonts w:ascii="Times New Roman" w:hAnsi="Times New Roman"/>
          <w:color w:val="191919"/>
          <w:spacing w:val="-4"/>
          <w:sz w:val="20"/>
          <w:szCs w:val="20"/>
        </w:rPr>
        <w:t xml:space="preserve"> </w:t>
      </w:r>
      <w:r>
        <w:rPr>
          <w:rFonts w:ascii="Times New Roman" w:hAnsi="Times New Roman"/>
          <w:color w:val="191919"/>
          <w:sz w:val="20"/>
          <w:szCs w:val="20"/>
        </w:rPr>
        <w:t>and</w:t>
      </w:r>
      <w:r>
        <w:rPr>
          <w:rFonts w:ascii="Times New Roman" w:hAnsi="Times New Roman"/>
          <w:color w:val="191919"/>
          <w:spacing w:val="-4"/>
          <w:sz w:val="20"/>
          <w:szCs w:val="20"/>
        </w:rPr>
        <w:t xml:space="preserve"> </w:t>
      </w:r>
      <w:r>
        <w:rPr>
          <w:rFonts w:ascii="Times New Roman" w:hAnsi="Times New Roman"/>
          <w:color w:val="191919"/>
          <w:sz w:val="20"/>
          <w:szCs w:val="20"/>
        </w:rPr>
        <w:t>writing</w:t>
      </w:r>
      <w:r>
        <w:rPr>
          <w:rFonts w:ascii="Times New Roman" w:hAnsi="Times New Roman"/>
          <w:color w:val="191919"/>
          <w:spacing w:val="-4"/>
          <w:sz w:val="20"/>
          <w:szCs w:val="20"/>
        </w:rPr>
        <w:t xml:space="preserve"> </w:t>
      </w:r>
      <w:r>
        <w:rPr>
          <w:rFonts w:ascii="Times New Roman" w:hAnsi="Times New Roman"/>
          <w:color w:val="191919"/>
          <w:sz w:val="20"/>
          <w:szCs w:val="20"/>
        </w:rPr>
        <w:t>behav- iors of children.</w:t>
      </w:r>
    </w:p>
    <w:p w:rsidR="00F42301" w:rsidRDefault="00F42301" w:rsidP="00721764">
      <w:pPr>
        <w:widowControl w:val="0"/>
        <w:autoSpaceDE w:val="0"/>
        <w:autoSpaceDN w:val="0"/>
        <w:adjustRightInd w:val="0"/>
        <w:spacing w:after="0" w:line="227" w:lineRule="exact"/>
        <w:ind w:left="1944"/>
        <w:rPr>
          <w:rFonts w:ascii="Times New Roman" w:hAnsi="Times New Roman"/>
          <w:color w:val="000000"/>
          <w:sz w:val="20"/>
          <w:szCs w:val="20"/>
        </w:rPr>
      </w:pPr>
      <w:r>
        <w:rPr>
          <w:rFonts w:ascii="Times New Roman" w:hAnsi="Times New Roman"/>
          <w:b/>
          <w:bCs/>
          <w:color w:val="191919"/>
          <w:sz w:val="20"/>
          <w:szCs w:val="20"/>
        </w:rPr>
        <w:t>ECEC</w:t>
      </w:r>
      <w:r>
        <w:rPr>
          <w:rFonts w:ascii="Times New Roman" w:hAnsi="Times New Roman"/>
          <w:b/>
          <w:bCs/>
          <w:color w:val="191919"/>
          <w:spacing w:val="-8"/>
          <w:sz w:val="20"/>
          <w:szCs w:val="20"/>
        </w:rPr>
        <w:t xml:space="preserve"> </w:t>
      </w:r>
      <w:r>
        <w:rPr>
          <w:rFonts w:ascii="Times New Roman" w:hAnsi="Times New Roman"/>
          <w:b/>
          <w:bCs/>
          <w:color w:val="191919"/>
          <w:sz w:val="20"/>
          <w:szCs w:val="20"/>
        </w:rPr>
        <w:t>5535</w:t>
      </w:r>
      <w:r>
        <w:rPr>
          <w:rFonts w:ascii="Times New Roman" w:hAnsi="Times New Roman"/>
          <w:b/>
          <w:bCs/>
          <w:color w:val="191919"/>
          <w:spacing w:val="-8"/>
          <w:sz w:val="20"/>
          <w:szCs w:val="20"/>
        </w:rPr>
        <w:t xml:space="preserve"> </w:t>
      </w:r>
      <w:r>
        <w:rPr>
          <w:rFonts w:ascii="Times New Roman" w:hAnsi="Times New Roman"/>
          <w:b/>
          <w:bCs/>
          <w:color w:val="191919"/>
          <w:sz w:val="20"/>
          <w:szCs w:val="20"/>
        </w:rPr>
        <w:t>-</w:t>
      </w:r>
      <w:r>
        <w:rPr>
          <w:rFonts w:ascii="Times New Roman" w:hAnsi="Times New Roman"/>
          <w:b/>
          <w:bCs/>
          <w:color w:val="191919"/>
          <w:spacing w:val="-8"/>
          <w:sz w:val="20"/>
          <w:szCs w:val="20"/>
        </w:rPr>
        <w:t xml:space="preserve"> </w:t>
      </w:r>
      <w:r>
        <w:rPr>
          <w:rFonts w:ascii="Times New Roman" w:hAnsi="Times New Roman"/>
          <w:b/>
          <w:bCs/>
          <w:color w:val="191919"/>
          <w:sz w:val="20"/>
          <w:szCs w:val="20"/>
        </w:rPr>
        <w:t>Reading</w:t>
      </w:r>
      <w:r>
        <w:rPr>
          <w:rFonts w:ascii="Times New Roman" w:hAnsi="Times New Roman"/>
          <w:b/>
          <w:bCs/>
          <w:color w:val="191919"/>
          <w:spacing w:val="-8"/>
          <w:sz w:val="20"/>
          <w:szCs w:val="20"/>
        </w:rPr>
        <w:t xml:space="preserve"> </w:t>
      </w:r>
      <w:r>
        <w:rPr>
          <w:rFonts w:ascii="Times New Roman" w:hAnsi="Times New Roman"/>
          <w:b/>
          <w:bCs/>
          <w:color w:val="191919"/>
          <w:sz w:val="20"/>
          <w:szCs w:val="20"/>
        </w:rPr>
        <w:t>In</w:t>
      </w:r>
      <w:r>
        <w:rPr>
          <w:rFonts w:ascii="Times New Roman" w:hAnsi="Times New Roman"/>
          <w:b/>
          <w:bCs/>
          <w:color w:val="191919"/>
          <w:spacing w:val="-8"/>
          <w:sz w:val="20"/>
          <w:szCs w:val="20"/>
        </w:rPr>
        <w:t xml:space="preserve"> </w:t>
      </w:r>
      <w:r>
        <w:rPr>
          <w:rFonts w:ascii="Times New Roman" w:hAnsi="Times New Roman"/>
          <w:b/>
          <w:bCs/>
          <w:color w:val="191919"/>
          <w:sz w:val="20"/>
          <w:szCs w:val="20"/>
        </w:rPr>
        <w:t>Early</w:t>
      </w:r>
      <w:r>
        <w:rPr>
          <w:rFonts w:ascii="Times New Roman" w:hAnsi="Times New Roman"/>
          <w:b/>
          <w:bCs/>
          <w:color w:val="191919"/>
          <w:spacing w:val="-8"/>
          <w:sz w:val="20"/>
          <w:szCs w:val="20"/>
        </w:rPr>
        <w:t xml:space="preserve"> </w:t>
      </w:r>
      <w:r>
        <w:rPr>
          <w:rFonts w:ascii="Times New Roman" w:hAnsi="Times New Roman"/>
          <w:b/>
          <w:bCs/>
          <w:color w:val="191919"/>
          <w:sz w:val="20"/>
          <w:szCs w:val="20"/>
        </w:rPr>
        <w:t>Childhood</w:t>
      </w:r>
      <w:r>
        <w:rPr>
          <w:rFonts w:ascii="Times New Roman" w:hAnsi="Times New Roman"/>
          <w:b/>
          <w:bCs/>
          <w:color w:val="191919"/>
          <w:spacing w:val="-8"/>
          <w:sz w:val="20"/>
          <w:szCs w:val="20"/>
        </w:rPr>
        <w:t xml:space="preserve"> </w:t>
      </w:r>
      <w:r>
        <w:rPr>
          <w:rFonts w:ascii="Times New Roman" w:hAnsi="Times New Roman"/>
          <w:b/>
          <w:bCs/>
          <w:color w:val="191919"/>
          <w:sz w:val="20"/>
          <w:szCs w:val="20"/>
        </w:rPr>
        <w:t>Education...........................................................3(3-0)</w:t>
      </w:r>
    </w:p>
    <w:p w:rsidR="00F42301" w:rsidRDefault="00F42301" w:rsidP="00721764">
      <w:pPr>
        <w:widowControl w:val="0"/>
        <w:autoSpaceDE w:val="0"/>
        <w:autoSpaceDN w:val="0"/>
        <w:adjustRightInd w:val="0"/>
        <w:spacing w:before="13" w:after="0"/>
        <w:ind w:left="2304" w:right="872"/>
        <w:jc w:val="both"/>
        <w:rPr>
          <w:rFonts w:ascii="Times New Roman" w:hAnsi="Times New Roman"/>
          <w:color w:val="000000"/>
          <w:sz w:val="20"/>
          <w:szCs w:val="20"/>
        </w:rPr>
      </w:pPr>
      <w:r>
        <w:rPr>
          <w:rFonts w:ascii="Times New Roman" w:hAnsi="Times New Roman"/>
          <w:color w:val="191919"/>
          <w:spacing w:val="-2"/>
          <w:sz w:val="20"/>
          <w:szCs w:val="20"/>
        </w:rPr>
        <w:t>Focuse</w:t>
      </w:r>
      <w:r>
        <w:rPr>
          <w:rFonts w:ascii="Times New Roman" w:hAnsi="Times New Roman"/>
          <w:color w:val="191919"/>
          <w:sz w:val="20"/>
          <w:szCs w:val="20"/>
        </w:rPr>
        <w:t>s</w:t>
      </w:r>
      <w:r>
        <w:rPr>
          <w:rFonts w:ascii="Times New Roman" w:hAnsi="Times New Roman"/>
          <w:color w:val="191919"/>
          <w:spacing w:val="-9"/>
          <w:sz w:val="20"/>
          <w:szCs w:val="20"/>
        </w:rPr>
        <w:t xml:space="preserve"> </w:t>
      </w:r>
      <w:r>
        <w:rPr>
          <w:rFonts w:ascii="Times New Roman" w:hAnsi="Times New Roman"/>
          <w:color w:val="191919"/>
          <w:spacing w:val="-2"/>
          <w:sz w:val="20"/>
          <w:szCs w:val="20"/>
        </w:rPr>
        <w:t>o</w:t>
      </w:r>
      <w:r>
        <w:rPr>
          <w:rFonts w:ascii="Times New Roman" w:hAnsi="Times New Roman"/>
          <w:color w:val="191919"/>
          <w:sz w:val="20"/>
          <w:szCs w:val="20"/>
        </w:rPr>
        <w:t>n</w:t>
      </w:r>
      <w:r>
        <w:rPr>
          <w:rFonts w:ascii="Times New Roman" w:hAnsi="Times New Roman"/>
          <w:color w:val="191919"/>
          <w:spacing w:val="-9"/>
          <w:sz w:val="20"/>
          <w:szCs w:val="20"/>
        </w:rPr>
        <w:t xml:space="preserve"> </w:t>
      </w:r>
      <w:r>
        <w:rPr>
          <w:rFonts w:ascii="Times New Roman" w:hAnsi="Times New Roman"/>
          <w:color w:val="191919"/>
          <w:spacing w:val="-2"/>
          <w:sz w:val="20"/>
          <w:szCs w:val="20"/>
        </w:rPr>
        <w:t>th</w:t>
      </w:r>
      <w:r>
        <w:rPr>
          <w:rFonts w:ascii="Times New Roman" w:hAnsi="Times New Roman"/>
          <w:color w:val="191919"/>
          <w:sz w:val="20"/>
          <w:szCs w:val="20"/>
        </w:rPr>
        <w:t>e</w:t>
      </w:r>
      <w:r>
        <w:rPr>
          <w:rFonts w:ascii="Times New Roman" w:hAnsi="Times New Roman"/>
          <w:color w:val="191919"/>
          <w:spacing w:val="-9"/>
          <w:sz w:val="20"/>
          <w:szCs w:val="20"/>
        </w:rPr>
        <w:t xml:space="preserve"> </w:t>
      </w:r>
      <w:r>
        <w:rPr>
          <w:rFonts w:ascii="Times New Roman" w:hAnsi="Times New Roman"/>
          <w:color w:val="191919"/>
          <w:spacing w:val="-2"/>
          <w:sz w:val="20"/>
          <w:szCs w:val="20"/>
        </w:rPr>
        <w:t>teache</w:t>
      </w:r>
      <w:r>
        <w:rPr>
          <w:rFonts w:ascii="Times New Roman" w:hAnsi="Times New Roman"/>
          <w:color w:val="191919"/>
          <w:spacing w:val="6"/>
          <w:sz w:val="20"/>
          <w:szCs w:val="20"/>
        </w:rPr>
        <w:t>r</w:t>
      </w:r>
      <w:r>
        <w:rPr>
          <w:rFonts w:ascii="Times New Roman" w:hAnsi="Times New Roman"/>
          <w:color w:val="191919"/>
          <w:spacing w:val="-13"/>
          <w:sz w:val="20"/>
          <w:szCs w:val="20"/>
        </w:rPr>
        <w:t>’</w:t>
      </w:r>
      <w:r>
        <w:rPr>
          <w:rFonts w:ascii="Times New Roman" w:hAnsi="Times New Roman"/>
          <w:color w:val="191919"/>
          <w:sz w:val="20"/>
          <w:szCs w:val="20"/>
        </w:rPr>
        <w:t>s</w:t>
      </w:r>
      <w:r>
        <w:rPr>
          <w:rFonts w:ascii="Times New Roman" w:hAnsi="Times New Roman"/>
          <w:color w:val="191919"/>
          <w:spacing w:val="-9"/>
          <w:sz w:val="20"/>
          <w:szCs w:val="20"/>
        </w:rPr>
        <w:t xml:space="preserve"> </w:t>
      </w:r>
      <w:r>
        <w:rPr>
          <w:rFonts w:ascii="Times New Roman" w:hAnsi="Times New Roman"/>
          <w:color w:val="191919"/>
          <w:spacing w:val="-2"/>
          <w:sz w:val="20"/>
          <w:szCs w:val="20"/>
        </w:rPr>
        <w:t>tas</w:t>
      </w:r>
      <w:r>
        <w:rPr>
          <w:rFonts w:ascii="Times New Roman" w:hAnsi="Times New Roman"/>
          <w:color w:val="191919"/>
          <w:sz w:val="20"/>
          <w:szCs w:val="20"/>
        </w:rPr>
        <w:t>k</w:t>
      </w:r>
      <w:r>
        <w:rPr>
          <w:rFonts w:ascii="Times New Roman" w:hAnsi="Times New Roman"/>
          <w:color w:val="191919"/>
          <w:spacing w:val="-9"/>
          <w:sz w:val="20"/>
          <w:szCs w:val="20"/>
        </w:rPr>
        <w:t xml:space="preserve"> </w:t>
      </w:r>
      <w:r>
        <w:rPr>
          <w:rFonts w:ascii="Times New Roman" w:hAnsi="Times New Roman"/>
          <w:color w:val="191919"/>
          <w:spacing w:val="-2"/>
          <w:sz w:val="20"/>
          <w:szCs w:val="20"/>
        </w:rPr>
        <w:t>i</w:t>
      </w:r>
      <w:r>
        <w:rPr>
          <w:rFonts w:ascii="Times New Roman" w:hAnsi="Times New Roman"/>
          <w:color w:val="191919"/>
          <w:sz w:val="20"/>
          <w:szCs w:val="20"/>
        </w:rPr>
        <w:t>n</w:t>
      </w:r>
      <w:r>
        <w:rPr>
          <w:rFonts w:ascii="Times New Roman" w:hAnsi="Times New Roman"/>
          <w:color w:val="191919"/>
          <w:spacing w:val="-9"/>
          <w:sz w:val="20"/>
          <w:szCs w:val="20"/>
        </w:rPr>
        <w:t xml:space="preserve"> </w:t>
      </w:r>
      <w:r>
        <w:rPr>
          <w:rFonts w:ascii="Times New Roman" w:hAnsi="Times New Roman"/>
          <w:color w:val="191919"/>
          <w:spacing w:val="-2"/>
          <w:sz w:val="20"/>
          <w:szCs w:val="20"/>
        </w:rPr>
        <w:t>earl</w:t>
      </w:r>
      <w:r>
        <w:rPr>
          <w:rFonts w:ascii="Times New Roman" w:hAnsi="Times New Roman"/>
          <w:color w:val="191919"/>
          <w:sz w:val="20"/>
          <w:szCs w:val="20"/>
        </w:rPr>
        <w:t>y</w:t>
      </w:r>
      <w:r>
        <w:rPr>
          <w:rFonts w:ascii="Times New Roman" w:hAnsi="Times New Roman"/>
          <w:color w:val="191919"/>
          <w:spacing w:val="-9"/>
          <w:sz w:val="20"/>
          <w:szCs w:val="20"/>
        </w:rPr>
        <w:t xml:space="preserve"> </w:t>
      </w:r>
      <w:r>
        <w:rPr>
          <w:rFonts w:ascii="Times New Roman" w:hAnsi="Times New Roman"/>
          <w:color w:val="191919"/>
          <w:spacing w:val="-2"/>
          <w:sz w:val="20"/>
          <w:szCs w:val="20"/>
        </w:rPr>
        <w:t>childhood</w:t>
      </w:r>
      <w:r>
        <w:rPr>
          <w:rFonts w:ascii="Times New Roman" w:hAnsi="Times New Roman"/>
          <w:color w:val="191919"/>
          <w:sz w:val="20"/>
          <w:szCs w:val="20"/>
        </w:rPr>
        <w:t>.</w:t>
      </w:r>
      <w:r>
        <w:rPr>
          <w:rFonts w:ascii="Times New Roman" w:hAnsi="Times New Roman"/>
          <w:color w:val="191919"/>
          <w:spacing w:val="-9"/>
          <w:sz w:val="20"/>
          <w:szCs w:val="20"/>
        </w:rPr>
        <w:t xml:space="preserve"> </w:t>
      </w:r>
      <w:r>
        <w:rPr>
          <w:rFonts w:ascii="Times New Roman" w:hAnsi="Times New Roman"/>
          <w:color w:val="191919"/>
          <w:spacing w:val="-2"/>
          <w:sz w:val="20"/>
          <w:szCs w:val="20"/>
        </w:rPr>
        <w:t>Specia</w:t>
      </w:r>
      <w:r>
        <w:rPr>
          <w:rFonts w:ascii="Times New Roman" w:hAnsi="Times New Roman"/>
          <w:color w:val="191919"/>
          <w:sz w:val="20"/>
          <w:szCs w:val="20"/>
        </w:rPr>
        <w:t>l</w:t>
      </w:r>
      <w:r>
        <w:rPr>
          <w:rFonts w:ascii="Times New Roman" w:hAnsi="Times New Roman"/>
          <w:color w:val="191919"/>
          <w:spacing w:val="-9"/>
          <w:sz w:val="20"/>
          <w:szCs w:val="20"/>
        </w:rPr>
        <w:t xml:space="preserve"> </w:t>
      </w:r>
      <w:r>
        <w:rPr>
          <w:rFonts w:ascii="Times New Roman" w:hAnsi="Times New Roman"/>
          <w:color w:val="191919"/>
          <w:spacing w:val="-2"/>
          <w:sz w:val="20"/>
          <w:szCs w:val="20"/>
        </w:rPr>
        <w:t>attentio</w:t>
      </w:r>
      <w:r>
        <w:rPr>
          <w:rFonts w:ascii="Times New Roman" w:hAnsi="Times New Roman"/>
          <w:color w:val="191919"/>
          <w:sz w:val="20"/>
          <w:szCs w:val="20"/>
        </w:rPr>
        <w:t>n</w:t>
      </w:r>
      <w:r>
        <w:rPr>
          <w:rFonts w:ascii="Times New Roman" w:hAnsi="Times New Roman"/>
          <w:color w:val="191919"/>
          <w:spacing w:val="-9"/>
          <w:sz w:val="20"/>
          <w:szCs w:val="20"/>
        </w:rPr>
        <w:t xml:space="preserve"> </w:t>
      </w:r>
      <w:r>
        <w:rPr>
          <w:rFonts w:ascii="Times New Roman" w:hAnsi="Times New Roman"/>
          <w:color w:val="191919"/>
          <w:spacing w:val="-2"/>
          <w:sz w:val="20"/>
          <w:szCs w:val="20"/>
        </w:rPr>
        <w:t>t</w:t>
      </w:r>
      <w:r>
        <w:rPr>
          <w:rFonts w:ascii="Times New Roman" w:hAnsi="Times New Roman"/>
          <w:color w:val="191919"/>
          <w:sz w:val="20"/>
          <w:szCs w:val="20"/>
        </w:rPr>
        <w:t>o</w:t>
      </w:r>
      <w:r>
        <w:rPr>
          <w:rFonts w:ascii="Times New Roman" w:hAnsi="Times New Roman"/>
          <w:color w:val="191919"/>
          <w:spacing w:val="-9"/>
          <w:sz w:val="20"/>
          <w:szCs w:val="20"/>
        </w:rPr>
        <w:t xml:space="preserve"> </w:t>
      </w:r>
      <w:r>
        <w:rPr>
          <w:rFonts w:ascii="Times New Roman" w:hAnsi="Times New Roman"/>
          <w:color w:val="191919"/>
          <w:spacing w:val="-2"/>
          <w:sz w:val="20"/>
          <w:szCs w:val="20"/>
        </w:rPr>
        <w:t>curren</w:t>
      </w:r>
      <w:r>
        <w:rPr>
          <w:rFonts w:ascii="Times New Roman" w:hAnsi="Times New Roman"/>
          <w:color w:val="191919"/>
          <w:sz w:val="20"/>
          <w:szCs w:val="20"/>
        </w:rPr>
        <w:t>t</w:t>
      </w:r>
      <w:r>
        <w:rPr>
          <w:rFonts w:ascii="Times New Roman" w:hAnsi="Times New Roman"/>
          <w:color w:val="191919"/>
          <w:spacing w:val="-9"/>
          <w:sz w:val="20"/>
          <w:szCs w:val="20"/>
        </w:rPr>
        <w:t xml:space="preserve"> </w:t>
      </w:r>
      <w:r>
        <w:rPr>
          <w:rFonts w:ascii="Times New Roman" w:hAnsi="Times New Roman"/>
          <w:color w:val="191919"/>
          <w:spacing w:val="-2"/>
          <w:sz w:val="20"/>
          <w:szCs w:val="20"/>
        </w:rPr>
        <w:t>approache</w:t>
      </w:r>
      <w:r>
        <w:rPr>
          <w:rFonts w:ascii="Times New Roman" w:hAnsi="Times New Roman"/>
          <w:color w:val="191919"/>
          <w:sz w:val="20"/>
          <w:szCs w:val="20"/>
        </w:rPr>
        <w:t>s</w:t>
      </w:r>
      <w:r>
        <w:rPr>
          <w:rFonts w:ascii="Times New Roman" w:hAnsi="Times New Roman"/>
          <w:color w:val="191919"/>
          <w:spacing w:val="-9"/>
          <w:sz w:val="20"/>
          <w:szCs w:val="20"/>
        </w:rPr>
        <w:t xml:space="preserve"> </w:t>
      </w:r>
      <w:r>
        <w:rPr>
          <w:rFonts w:ascii="Times New Roman" w:hAnsi="Times New Roman"/>
          <w:color w:val="191919"/>
          <w:spacing w:val="-2"/>
          <w:sz w:val="20"/>
          <w:szCs w:val="20"/>
        </w:rPr>
        <w:t>an</w:t>
      </w:r>
      <w:r>
        <w:rPr>
          <w:rFonts w:ascii="Times New Roman" w:hAnsi="Times New Roman"/>
          <w:color w:val="191919"/>
          <w:sz w:val="20"/>
          <w:szCs w:val="20"/>
        </w:rPr>
        <w:t>d</w:t>
      </w:r>
      <w:r>
        <w:rPr>
          <w:rFonts w:ascii="Times New Roman" w:hAnsi="Times New Roman"/>
          <w:color w:val="191919"/>
          <w:spacing w:val="-9"/>
          <w:sz w:val="20"/>
          <w:szCs w:val="20"/>
        </w:rPr>
        <w:t xml:space="preserve"> </w:t>
      </w:r>
      <w:r>
        <w:rPr>
          <w:rFonts w:ascii="Times New Roman" w:hAnsi="Times New Roman"/>
          <w:color w:val="191919"/>
          <w:spacing w:val="-2"/>
          <w:sz w:val="20"/>
          <w:szCs w:val="20"/>
        </w:rPr>
        <w:t>such</w:t>
      </w:r>
    </w:p>
    <w:p w:rsidR="00F42301" w:rsidRDefault="00F42301" w:rsidP="00721764">
      <w:pPr>
        <w:widowControl w:val="0"/>
        <w:autoSpaceDE w:val="0"/>
        <w:autoSpaceDN w:val="0"/>
        <w:adjustRightInd w:val="0"/>
        <w:spacing w:before="13" w:after="0"/>
        <w:ind w:left="2304" w:right="872"/>
        <w:jc w:val="both"/>
        <w:rPr>
          <w:rFonts w:ascii="Times New Roman" w:hAnsi="Times New Roman"/>
          <w:color w:val="000000"/>
          <w:sz w:val="20"/>
          <w:szCs w:val="20"/>
        </w:rPr>
        <w:sectPr w:rsidR="00F42301">
          <w:pgSz w:w="12240" w:h="15840"/>
          <w:pgMar w:top="300" w:right="1300" w:bottom="280" w:left="200" w:header="0" w:footer="770" w:gutter="0"/>
          <w:cols w:space="720"/>
          <w:noEndnote/>
        </w:sectPr>
      </w:pPr>
    </w:p>
    <w:p w:rsidR="00F42301" w:rsidRDefault="00F42301" w:rsidP="00721764">
      <w:pPr>
        <w:widowControl w:val="0"/>
        <w:autoSpaceDE w:val="0"/>
        <w:autoSpaceDN w:val="0"/>
        <w:adjustRightInd w:val="0"/>
        <w:spacing w:before="1" w:after="0" w:line="100" w:lineRule="exact"/>
        <w:rPr>
          <w:rFonts w:ascii="Times New Roman" w:hAnsi="Times New Roman"/>
          <w:color w:val="000000"/>
          <w:sz w:val="10"/>
          <w:szCs w:val="10"/>
        </w:rPr>
      </w:pPr>
    </w:p>
    <w:tbl>
      <w:tblPr>
        <w:tblW w:w="0" w:type="auto"/>
        <w:tblInd w:w="119" w:type="dxa"/>
        <w:tblLayout w:type="fixed"/>
        <w:tblCellMar>
          <w:left w:w="0" w:type="dxa"/>
          <w:right w:w="0" w:type="dxa"/>
        </w:tblCellMar>
        <w:tblLook w:val="0000"/>
      </w:tblPr>
      <w:tblGrid>
        <w:gridCol w:w="4876"/>
        <w:gridCol w:w="4560"/>
        <w:gridCol w:w="1067"/>
      </w:tblGrid>
      <w:tr w:rsidR="00F42301" w:rsidRPr="00FA7AC7" w:rsidTr="00B67EC4">
        <w:trPr>
          <w:trHeight w:hRule="exact" w:val="235"/>
        </w:trPr>
        <w:tc>
          <w:tcPr>
            <w:tcW w:w="4876" w:type="dxa"/>
            <w:tcBorders>
              <w:top w:val="nil"/>
              <w:left w:val="nil"/>
              <w:bottom w:val="single" w:sz="4" w:space="0" w:color="191919"/>
              <w:right w:val="single" w:sz="4" w:space="0" w:color="191919"/>
            </w:tcBorders>
          </w:tcPr>
          <w:p w:rsidR="00F42301" w:rsidRPr="00FA7AC7" w:rsidRDefault="00F42301" w:rsidP="00B67EC4">
            <w:pPr>
              <w:widowControl w:val="0"/>
              <w:autoSpaceDE w:val="0"/>
              <w:autoSpaceDN w:val="0"/>
              <w:adjustRightInd w:val="0"/>
              <w:spacing w:after="0"/>
              <w:rPr>
                <w:rFonts w:ascii="Times New Roman" w:hAnsi="Times New Roman"/>
                <w:sz w:val="24"/>
                <w:szCs w:val="24"/>
              </w:rPr>
            </w:pPr>
          </w:p>
        </w:tc>
        <w:tc>
          <w:tcPr>
            <w:tcW w:w="4560" w:type="dxa"/>
            <w:vMerge w:val="restart"/>
            <w:tcBorders>
              <w:top w:val="single" w:sz="4" w:space="0" w:color="191919"/>
              <w:left w:val="single" w:sz="4" w:space="0" w:color="191919"/>
              <w:bottom w:val="single" w:sz="4" w:space="0" w:color="191919"/>
              <w:right w:val="single" w:sz="4" w:space="0" w:color="191919"/>
            </w:tcBorders>
          </w:tcPr>
          <w:p w:rsidR="00F42301" w:rsidRPr="00FA7AC7" w:rsidRDefault="00F42301" w:rsidP="00B67EC4">
            <w:pPr>
              <w:widowControl w:val="0"/>
              <w:autoSpaceDE w:val="0"/>
              <w:autoSpaceDN w:val="0"/>
              <w:adjustRightInd w:val="0"/>
              <w:spacing w:after="0" w:line="386" w:lineRule="exact"/>
              <w:ind w:left="1169" w:right="443"/>
              <w:jc w:val="center"/>
              <w:rPr>
                <w:rFonts w:ascii="Times New Roman" w:hAnsi="Times New Roman"/>
                <w:color w:val="000000"/>
                <w:sz w:val="27"/>
                <w:szCs w:val="27"/>
              </w:rPr>
            </w:pPr>
            <w:r w:rsidRPr="00FA7AC7">
              <w:rPr>
                <w:rFonts w:ascii="Times New Roman" w:hAnsi="Times New Roman"/>
                <w:b/>
                <w:bCs/>
                <w:color w:val="191919"/>
                <w:position w:val="-1"/>
                <w:sz w:val="36"/>
                <w:szCs w:val="36"/>
              </w:rPr>
              <w:t>E</w:t>
            </w:r>
            <w:r w:rsidRPr="00FA7AC7">
              <w:rPr>
                <w:rFonts w:ascii="Times New Roman" w:hAnsi="Times New Roman"/>
                <w:b/>
                <w:bCs/>
                <w:color w:val="191919"/>
                <w:position w:val="-1"/>
                <w:sz w:val="27"/>
                <w:szCs w:val="27"/>
              </w:rPr>
              <w:t>AR</w:t>
            </w:r>
            <w:r w:rsidRPr="00FA7AC7">
              <w:rPr>
                <w:rFonts w:ascii="Times New Roman" w:hAnsi="Times New Roman"/>
                <w:b/>
                <w:bCs/>
                <w:color w:val="191919"/>
                <w:spacing w:val="-25"/>
                <w:position w:val="-1"/>
                <w:sz w:val="27"/>
                <w:szCs w:val="27"/>
              </w:rPr>
              <w:t>L</w:t>
            </w:r>
            <w:r w:rsidRPr="00FA7AC7">
              <w:rPr>
                <w:rFonts w:ascii="Times New Roman" w:hAnsi="Times New Roman"/>
                <w:b/>
                <w:bCs/>
                <w:color w:val="191919"/>
                <w:position w:val="-1"/>
                <w:sz w:val="27"/>
                <w:szCs w:val="27"/>
              </w:rPr>
              <w:t>Y</w:t>
            </w:r>
            <w:r w:rsidRPr="00FA7AC7">
              <w:rPr>
                <w:rFonts w:ascii="Times New Roman" w:hAnsi="Times New Roman"/>
                <w:b/>
                <w:bCs/>
                <w:color w:val="191919"/>
                <w:spacing w:val="13"/>
                <w:position w:val="-1"/>
                <w:sz w:val="27"/>
                <w:szCs w:val="27"/>
              </w:rPr>
              <w:t xml:space="preserve"> </w:t>
            </w:r>
            <w:r w:rsidRPr="00FA7AC7">
              <w:rPr>
                <w:rFonts w:ascii="Times New Roman" w:hAnsi="Times New Roman"/>
                <w:b/>
                <w:bCs/>
                <w:color w:val="191919"/>
                <w:position w:val="-1"/>
                <w:sz w:val="36"/>
                <w:szCs w:val="36"/>
              </w:rPr>
              <w:t>C</w:t>
            </w:r>
            <w:r w:rsidRPr="00FA7AC7">
              <w:rPr>
                <w:rFonts w:ascii="Times New Roman" w:hAnsi="Times New Roman"/>
                <w:b/>
                <w:bCs/>
                <w:color w:val="191919"/>
                <w:position w:val="-1"/>
                <w:sz w:val="27"/>
                <w:szCs w:val="27"/>
              </w:rPr>
              <w:t>HILDHOOD</w:t>
            </w:r>
          </w:p>
          <w:p w:rsidR="00F42301" w:rsidRPr="00FA7AC7" w:rsidRDefault="00F42301" w:rsidP="00B67EC4">
            <w:pPr>
              <w:widowControl w:val="0"/>
              <w:autoSpaceDE w:val="0"/>
              <w:autoSpaceDN w:val="0"/>
              <w:adjustRightInd w:val="0"/>
              <w:spacing w:after="0" w:line="314" w:lineRule="exact"/>
              <w:ind w:left="1746" w:right="1020"/>
              <w:jc w:val="center"/>
              <w:rPr>
                <w:rFonts w:ascii="Times New Roman" w:hAnsi="Times New Roman"/>
                <w:sz w:val="24"/>
                <w:szCs w:val="24"/>
              </w:rPr>
            </w:pPr>
            <w:r w:rsidRPr="00FA7AC7">
              <w:rPr>
                <w:rFonts w:ascii="Times New Roman" w:hAnsi="Times New Roman"/>
                <w:b/>
                <w:bCs/>
                <w:color w:val="191919"/>
                <w:position w:val="-2"/>
                <w:sz w:val="36"/>
                <w:szCs w:val="36"/>
              </w:rPr>
              <w:t>E</w:t>
            </w:r>
            <w:r w:rsidRPr="00FA7AC7">
              <w:rPr>
                <w:rFonts w:ascii="Times New Roman" w:hAnsi="Times New Roman"/>
                <w:b/>
                <w:bCs/>
                <w:color w:val="191919"/>
                <w:position w:val="-2"/>
                <w:sz w:val="27"/>
                <w:szCs w:val="27"/>
              </w:rPr>
              <w:t>DUC</w:t>
            </w:r>
            <w:r w:rsidRPr="00FA7AC7">
              <w:rPr>
                <w:rFonts w:ascii="Times New Roman" w:hAnsi="Times New Roman"/>
                <w:b/>
                <w:bCs/>
                <w:color w:val="191919"/>
                <w:spacing w:val="-20"/>
                <w:position w:val="-2"/>
                <w:sz w:val="27"/>
                <w:szCs w:val="27"/>
              </w:rPr>
              <w:t>A</w:t>
            </w:r>
            <w:r w:rsidRPr="00FA7AC7">
              <w:rPr>
                <w:rFonts w:ascii="Times New Roman" w:hAnsi="Times New Roman"/>
                <w:b/>
                <w:bCs/>
                <w:color w:val="191919"/>
                <w:position w:val="-2"/>
                <w:sz w:val="27"/>
                <w:szCs w:val="27"/>
              </w:rPr>
              <w:t>TION</w:t>
            </w:r>
          </w:p>
        </w:tc>
        <w:tc>
          <w:tcPr>
            <w:tcW w:w="1067" w:type="dxa"/>
            <w:tcBorders>
              <w:top w:val="nil"/>
              <w:left w:val="single" w:sz="4" w:space="0" w:color="191919"/>
              <w:bottom w:val="single" w:sz="4" w:space="0" w:color="191919"/>
              <w:right w:val="nil"/>
            </w:tcBorders>
          </w:tcPr>
          <w:p w:rsidR="00F42301" w:rsidRPr="00FA7AC7" w:rsidRDefault="00F42301" w:rsidP="00B67EC4">
            <w:pPr>
              <w:widowControl w:val="0"/>
              <w:autoSpaceDE w:val="0"/>
              <w:autoSpaceDN w:val="0"/>
              <w:adjustRightInd w:val="0"/>
              <w:spacing w:after="0"/>
              <w:rPr>
                <w:rFonts w:ascii="Times New Roman" w:hAnsi="Times New Roman"/>
                <w:sz w:val="24"/>
                <w:szCs w:val="24"/>
              </w:rPr>
            </w:pPr>
          </w:p>
        </w:tc>
      </w:tr>
      <w:tr w:rsidR="00F42301" w:rsidRPr="00FA7AC7" w:rsidTr="00B67EC4">
        <w:trPr>
          <w:trHeight w:hRule="exact" w:val="256"/>
        </w:trPr>
        <w:tc>
          <w:tcPr>
            <w:tcW w:w="4876" w:type="dxa"/>
            <w:tcBorders>
              <w:top w:val="single" w:sz="4" w:space="0" w:color="191919"/>
              <w:left w:val="nil"/>
              <w:bottom w:val="single" w:sz="4" w:space="0" w:color="191919"/>
              <w:right w:val="single" w:sz="4" w:space="0" w:color="191919"/>
            </w:tcBorders>
          </w:tcPr>
          <w:p w:rsidR="00F42301" w:rsidRPr="00FA7AC7" w:rsidRDefault="00F42301" w:rsidP="00B67EC4">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B67EC4">
            <w:pPr>
              <w:widowControl w:val="0"/>
              <w:autoSpaceDE w:val="0"/>
              <w:autoSpaceDN w:val="0"/>
              <w:adjustRightInd w:val="0"/>
              <w:spacing w:after="0"/>
              <w:rPr>
                <w:rFonts w:ascii="Times New Roman" w:hAnsi="Times New Roman"/>
                <w:sz w:val="24"/>
                <w:szCs w:val="24"/>
              </w:rPr>
            </w:pPr>
          </w:p>
        </w:tc>
        <w:tc>
          <w:tcPr>
            <w:tcW w:w="1067" w:type="dxa"/>
            <w:tcBorders>
              <w:top w:val="single" w:sz="4" w:space="0" w:color="191919"/>
              <w:left w:val="single" w:sz="4" w:space="0" w:color="191919"/>
              <w:bottom w:val="single" w:sz="4" w:space="0" w:color="191919"/>
              <w:right w:val="nil"/>
            </w:tcBorders>
          </w:tcPr>
          <w:p w:rsidR="00F42301" w:rsidRPr="00FA7AC7" w:rsidRDefault="00F42301" w:rsidP="00B67EC4">
            <w:pPr>
              <w:widowControl w:val="0"/>
              <w:autoSpaceDE w:val="0"/>
              <w:autoSpaceDN w:val="0"/>
              <w:adjustRightInd w:val="0"/>
              <w:spacing w:after="0"/>
              <w:rPr>
                <w:rFonts w:ascii="Times New Roman" w:hAnsi="Times New Roman"/>
                <w:sz w:val="24"/>
                <w:szCs w:val="24"/>
              </w:rPr>
            </w:pPr>
          </w:p>
        </w:tc>
      </w:tr>
      <w:tr w:rsidR="00F42301" w:rsidRPr="00FA7AC7" w:rsidTr="00B67EC4">
        <w:trPr>
          <w:trHeight w:hRule="exact" w:val="219"/>
        </w:trPr>
        <w:tc>
          <w:tcPr>
            <w:tcW w:w="4876" w:type="dxa"/>
            <w:tcBorders>
              <w:top w:val="single" w:sz="4" w:space="0" w:color="191919"/>
              <w:left w:val="nil"/>
              <w:bottom w:val="nil"/>
              <w:right w:val="single" w:sz="4" w:space="0" w:color="191919"/>
            </w:tcBorders>
          </w:tcPr>
          <w:p w:rsidR="00F42301" w:rsidRPr="00FA7AC7" w:rsidRDefault="00F42301" w:rsidP="00B67EC4">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B67EC4">
            <w:pPr>
              <w:widowControl w:val="0"/>
              <w:autoSpaceDE w:val="0"/>
              <w:autoSpaceDN w:val="0"/>
              <w:adjustRightInd w:val="0"/>
              <w:spacing w:after="0"/>
              <w:rPr>
                <w:rFonts w:ascii="Times New Roman" w:hAnsi="Times New Roman"/>
                <w:sz w:val="24"/>
                <w:szCs w:val="24"/>
              </w:rPr>
            </w:pPr>
          </w:p>
        </w:tc>
        <w:tc>
          <w:tcPr>
            <w:tcW w:w="1067" w:type="dxa"/>
            <w:tcBorders>
              <w:top w:val="single" w:sz="4" w:space="0" w:color="191919"/>
              <w:left w:val="single" w:sz="4" w:space="0" w:color="191919"/>
              <w:bottom w:val="nil"/>
              <w:right w:val="nil"/>
            </w:tcBorders>
          </w:tcPr>
          <w:p w:rsidR="00F42301" w:rsidRPr="00FA7AC7" w:rsidRDefault="00F42301" w:rsidP="00B67EC4">
            <w:pPr>
              <w:widowControl w:val="0"/>
              <w:autoSpaceDE w:val="0"/>
              <w:autoSpaceDN w:val="0"/>
              <w:adjustRightInd w:val="0"/>
              <w:spacing w:after="0"/>
              <w:rPr>
                <w:rFonts w:ascii="Times New Roman" w:hAnsi="Times New Roman"/>
                <w:sz w:val="24"/>
                <w:szCs w:val="24"/>
              </w:rPr>
            </w:pPr>
          </w:p>
        </w:tc>
      </w:tr>
    </w:tbl>
    <w:p w:rsidR="00F42301" w:rsidRDefault="00F42301" w:rsidP="00721764">
      <w:pPr>
        <w:widowControl w:val="0"/>
        <w:autoSpaceDE w:val="0"/>
        <w:autoSpaceDN w:val="0"/>
        <w:adjustRightInd w:val="0"/>
        <w:spacing w:before="8" w:after="0" w:line="190" w:lineRule="exact"/>
        <w:rPr>
          <w:rFonts w:ascii="Times New Roman" w:hAnsi="Times New Roman"/>
          <w:sz w:val="19"/>
          <w:szCs w:val="19"/>
        </w:rPr>
      </w:pPr>
    </w:p>
    <w:p w:rsidR="00F42301" w:rsidRDefault="00F42301" w:rsidP="00721764">
      <w:pPr>
        <w:widowControl w:val="0"/>
        <w:autoSpaceDE w:val="0"/>
        <w:autoSpaceDN w:val="0"/>
        <w:adjustRightInd w:val="0"/>
        <w:spacing w:after="0" w:line="200" w:lineRule="exact"/>
        <w:rPr>
          <w:rFonts w:ascii="Times New Roman" w:hAnsi="Times New Roman"/>
          <w:sz w:val="20"/>
          <w:szCs w:val="20"/>
        </w:rPr>
      </w:pPr>
    </w:p>
    <w:p w:rsidR="00F42301" w:rsidRDefault="00F42301" w:rsidP="00721764">
      <w:pPr>
        <w:widowControl w:val="0"/>
        <w:autoSpaceDE w:val="0"/>
        <w:autoSpaceDN w:val="0"/>
        <w:adjustRightInd w:val="0"/>
        <w:spacing w:before="26" w:after="0" w:line="250" w:lineRule="auto"/>
        <w:ind w:left="1239" w:right="1950"/>
        <w:jc w:val="both"/>
        <w:rPr>
          <w:rFonts w:ascii="Times New Roman" w:hAnsi="Times New Roman"/>
          <w:color w:val="000000"/>
          <w:sz w:val="20"/>
          <w:szCs w:val="20"/>
        </w:rPr>
      </w:pPr>
      <w:r>
        <w:rPr>
          <w:rFonts w:ascii="Times New Roman" w:hAnsi="Times New Roman"/>
          <w:color w:val="191919"/>
          <w:sz w:val="20"/>
          <w:szCs w:val="20"/>
        </w:rPr>
        <w:t>aspects</w:t>
      </w:r>
      <w:r>
        <w:rPr>
          <w:rFonts w:ascii="Times New Roman" w:hAnsi="Times New Roman"/>
          <w:color w:val="191919"/>
          <w:spacing w:val="-8"/>
          <w:sz w:val="20"/>
          <w:szCs w:val="20"/>
        </w:rPr>
        <w:t xml:space="preserve"> </w:t>
      </w:r>
      <w:r>
        <w:rPr>
          <w:rFonts w:ascii="Times New Roman" w:hAnsi="Times New Roman"/>
          <w:color w:val="191919"/>
          <w:sz w:val="20"/>
          <w:szCs w:val="20"/>
        </w:rPr>
        <w:t>as</w:t>
      </w:r>
      <w:r>
        <w:rPr>
          <w:rFonts w:ascii="Times New Roman" w:hAnsi="Times New Roman"/>
          <w:color w:val="191919"/>
          <w:spacing w:val="-8"/>
          <w:sz w:val="20"/>
          <w:szCs w:val="20"/>
        </w:rPr>
        <w:t xml:space="preserve"> </w:t>
      </w:r>
      <w:r>
        <w:rPr>
          <w:rFonts w:ascii="Times New Roman" w:hAnsi="Times New Roman"/>
          <w:color w:val="191919"/>
          <w:sz w:val="20"/>
          <w:szCs w:val="20"/>
        </w:rPr>
        <w:t>introduction</w:t>
      </w:r>
      <w:r>
        <w:rPr>
          <w:rFonts w:ascii="Times New Roman" w:hAnsi="Times New Roman"/>
          <w:color w:val="191919"/>
          <w:spacing w:val="-8"/>
          <w:sz w:val="20"/>
          <w:szCs w:val="20"/>
        </w:rPr>
        <w:t xml:space="preserve"> </w:t>
      </w:r>
      <w:r>
        <w:rPr>
          <w:rFonts w:ascii="Times New Roman" w:hAnsi="Times New Roman"/>
          <w:color w:val="191919"/>
          <w:sz w:val="20"/>
          <w:szCs w:val="20"/>
        </w:rPr>
        <w:t>to</w:t>
      </w:r>
      <w:r>
        <w:rPr>
          <w:rFonts w:ascii="Times New Roman" w:hAnsi="Times New Roman"/>
          <w:color w:val="191919"/>
          <w:spacing w:val="-8"/>
          <w:sz w:val="20"/>
          <w:szCs w:val="20"/>
        </w:rPr>
        <w:t xml:space="preserve"> </w:t>
      </w:r>
      <w:r>
        <w:rPr>
          <w:rFonts w:ascii="Times New Roman" w:hAnsi="Times New Roman"/>
          <w:color w:val="191919"/>
          <w:sz w:val="20"/>
          <w:szCs w:val="20"/>
        </w:rPr>
        <w:t>language</w:t>
      </w:r>
      <w:r>
        <w:rPr>
          <w:rFonts w:ascii="Times New Roman" w:hAnsi="Times New Roman"/>
          <w:color w:val="191919"/>
          <w:spacing w:val="-8"/>
          <w:sz w:val="20"/>
          <w:szCs w:val="20"/>
        </w:rPr>
        <w:t xml:space="preserve"> </w:t>
      </w:r>
      <w:r>
        <w:rPr>
          <w:rFonts w:ascii="Times New Roman" w:hAnsi="Times New Roman"/>
          <w:color w:val="191919"/>
          <w:sz w:val="20"/>
          <w:szCs w:val="20"/>
        </w:rPr>
        <w:t>symbols</w:t>
      </w:r>
      <w:r>
        <w:rPr>
          <w:rFonts w:ascii="Times New Roman" w:hAnsi="Times New Roman"/>
          <w:color w:val="191919"/>
          <w:spacing w:val="-8"/>
          <w:sz w:val="20"/>
          <w:szCs w:val="20"/>
        </w:rPr>
        <w:t xml:space="preserve"> </w:t>
      </w:r>
      <w:r>
        <w:rPr>
          <w:rFonts w:ascii="Times New Roman" w:hAnsi="Times New Roman"/>
          <w:color w:val="191919"/>
          <w:sz w:val="20"/>
          <w:szCs w:val="20"/>
        </w:rPr>
        <w:t>in</w:t>
      </w:r>
      <w:r>
        <w:rPr>
          <w:rFonts w:ascii="Times New Roman" w:hAnsi="Times New Roman"/>
          <w:color w:val="191919"/>
          <w:spacing w:val="-8"/>
          <w:sz w:val="20"/>
          <w:szCs w:val="20"/>
        </w:rPr>
        <w:t xml:space="preserve"> </w:t>
      </w:r>
      <w:r>
        <w:rPr>
          <w:rFonts w:ascii="Times New Roman" w:hAnsi="Times New Roman"/>
          <w:color w:val="191919"/>
          <w:sz w:val="20"/>
          <w:szCs w:val="20"/>
        </w:rPr>
        <w:t>the</w:t>
      </w:r>
      <w:r>
        <w:rPr>
          <w:rFonts w:ascii="Times New Roman" w:hAnsi="Times New Roman"/>
          <w:color w:val="191919"/>
          <w:spacing w:val="-8"/>
          <w:sz w:val="20"/>
          <w:szCs w:val="20"/>
        </w:rPr>
        <w:t xml:space="preserve"> </w:t>
      </w:r>
      <w:r>
        <w:rPr>
          <w:rFonts w:ascii="Times New Roman" w:hAnsi="Times New Roman"/>
          <w:color w:val="191919"/>
          <w:sz w:val="20"/>
          <w:szCs w:val="20"/>
        </w:rPr>
        <w:t>pre-school</w:t>
      </w:r>
      <w:r>
        <w:rPr>
          <w:rFonts w:ascii="Times New Roman" w:hAnsi="Times New Roman"/>
          <w:color w:val="191919"/>
          <w:spacing w:val="-8"/>
          <w:sz w:val="20"/>
          <w:szCs w:val="20"/>
        </w:rPr>
        <w:t xml:space="preserve"> </w:t>
      </w:r>
      <w:r>
        <w:rPr>
          <w:rFonts w:ascii="Times New Roman" w:hAnsi="Times New Roman"/>
          <w:color w:val="191919"/>
          <w:sz w:val="20"/>
          <w:szCs w:val="20"/>
        </w:rPr>
        <w:t>and</w:t>
      </w:r>
      <w:r>
        <w:rPr>
          <w:rFonts w:ascii="Times New Roman" w:hAnsi="Times New Roman"/>
          <w:color w:val="191919"/>
          <w:spacing w:val="-8"/>
          <w:sz w:val="20"/>
          <w:szCs w:val="20"/>
        </w:rPr>
        <w:t xml:space="preserve"> </w:t>
      </w:r>
      <w:r>
        <w:rPr>
          <w:rFonts w:ascii="Times New Roman" w:hAnsi="Times New Roman"/>
          <w:color w:val="191919"/>
          <w:sz w:val="20"/>
          <w:szCs w:val="20"/>
        </w:rPr>
        <w:t>the</w:t>
      </w:r>
      <w:r>
        <w:rPr>
          <w:rFonts w:ascii="Times New Roman" w:hAnsi="Times New Roman"/>
          <w:color w:val="191919"/>
          <w:spacing w:val="-8"/>
          <w:sz w:val="20"/>
          <w:szCs w:val="20"/>
        </w:rPr>
        <w:t xml:space="preserve"> </w:t>
      </w:r>
      <w:r>
        <w:rPr>
          <w:rFonts w:ascii="Times New Roman" w:hAnsi="Times New Roman"/>
          <w:color w:val="191919"/>
          <w:sz w:val="20"/>
          <w:szCs w:val="20"/>
        </w:rPr>
        <w:t>first</w:t>
      </w:r>
      <w:r>
        <w:rPr>
          <w:rFonts w:ascii="Times New Roman" w:hAnsi="Times New Roman"/>
          <w:color w:val="191919"/>
          <w:spacing w:val="-8"/>
          <w:sz w:val="20"/>
          <w:szCs w:val="20"/>
        </w:rPr>
        <w:t xml:space="preserve"> </w:t>
      </w:r>
      <w:r>
        <w:rPr>
          <w:rFonts w:ascii="Times New Roman" w:hAnsi="Times New Roman"/>
          <w:color w:val="191919"/>
          <w:sz w:val="20"/>
          <w:szCs w:val="20"/>
        </w:rPr>
        <w:t>grade,</w:t>
      </w:r>
      <w:r>
        <w:rPr>
          <w:rFonts w:ascii="Times New Roman" w:hAnsi="Times New Roman"/>
          <w:color w:val="191919"/>
          <w:spacing w:val="-8"/>
          <w:sz w:val="20"/>
          <w:szCs w:val="20"/>
        </w:rPr>
        <w:t xml:space="preserve"> </w:t>
      </w:r>
      <w:r>
        <w:rPr>
          <w:rFonts w:ascii="Times New Roman" w:hAnsi="Times New Roman"/>
          <w:color w:val="191919"/>
          <w:sz w:val="20"/>
          <w:szCs w:val="20"/>
        </w:rPr>
        <w:t>readiness,</w:t>
      </w:r>
      <w:r>
        <w:rPr>
          <w:rFonts w:ascii="Times New Roman" w:hAnsi="Times New Roman"/>
          <w:color w:val="191919"/>
          <w:spacing w:val="-8"/>
          <w:sz w:val="20"/>
          <w:szCs w:val="20"/>
        </w:rPr>
        <w:t xml:space="preserve"> </w:t>
      </w:r>
      <w:r>
        <w:rPr>
          <w:rFonts w:ascii="Times New Roman" w:hAnsi="Times New Roman"/>
          <w:color w:val="191919"/>
          <w:sz w:val="20"/>
          <w:szCs w:val="20"/>
        </w:rPr>
        <w:t>mo- tivation</w:t>
      </w:r>
      <w:r>
        <w:rPr>
          <w:rFonts w:ascii="Times New Roman" w:hAnsi="Times New Roman"/>
          <w:color w:val="191919"/>
          <w:spacing w:val="3"/>
          <w:sz w:val="20"/>
          <w:szCs w:val="20"/>
        </w:rPr>
        <w:t xml:space="preserve"> </w:t>
      </w:r>
      <w:r>
        <w:rPr>
          <w:rFonts w:ascii="Times New Roman" w:hAnsi="Times New Roman"/>
          <w:color w:val="191919"/>
          <w:sz w:val="20"/>
          <w:szCs w:val="20"/>
        </w:rPr>
        <w:t>and</w:t>
      </w:r>
      <w:r>
        <w:rPr>
          <w:rFonts w:ascii="Times New Roman" w:hAnsi="Times New Roman"/>
          <w:color w:val="191919"/>
          <w:spacing w:val="3"/>
          <w:sz w:val="20"/>
          <w:szCs w:val="20"/>
        </w:rPr>
        <w:t xml:space="preserve"> </w:t>
      </w:r>
      <w:r>
        <w:rPr>
          <w:rFonts w:ascii="Times New Roman" w:hAnsi="Times New Roman"/>
          <w:color w:val="191919"/>
          <w:sz w:val="20"/>
          <w:szCs w:val="20"/>
        </w:rPr>
        <w:t>individual</w:t>
      </w:r>
      <w:r>
        <w:rPr>
          <w:rFonts w:ascii="Times New Roman" w:hAnsi="Times New Roman"/>
          <w:color w:val="191919"/>
          <w:spacing w:val="3"/>
          <w:sz w:val="20"/>
          <w:szCs w:val="20"/>
        </w:rPr>
        <w:t xml:space="preserve"> </w:t>
      </w:r>
      <w:r>
        <w:rPr>
          <w:rFonts w:ascii="Times New Roman" w:hAnsi="Times New Roman"/>
          <w:color w:val="191919"/>
          <w:sz w:val="20"/>
          <w:szCs w:val="20"/>
        </w:rPr>
        <w:t>di</w:t>
      </w:r>
      <w:r>
        <w:rPr>
          <w:rFonts w:ascii="Times New Roman" w:hAnsi="Times New Roman"/>
          <w:color w:val="191919"/>
          <w:spacing w:val="-4"/>
          <w:sz w:val="20"/>
          <w:szCs w:val="20"/>
        </w:rPr>
        <w:t>f</w:t>
      </w:r>
      <w:r>
        <w:rPr>
          <w:rFonts w:ascii="Times New Roman" w:hAnsi="Times New Roman"/>
          <w:color w:val="191919"/>
          <w:sz w:val="20"/>
          <w:szCs w:val="20"/>
        </w:rPr>
        <w:t>ferences. The</w:t>
      </w:r>
      <w:r>
        <w:rPr>
          <w:rFonts w:ascii="Times New Roman" w:hAnsi="Times New Roman"/>
          <w:color w:val="191919"/>
          <w:spacing w:val="3"/>
          <w:sz w:val="20"/>
          <w:szCs w:val="20"/>
        </w:rPr>
        <w:t xml:space="preserve"> </w:t>
      </w:r>
      <w:r>
        <w:rPr>
          <w:rFonts w:ascii="Times New Roman" w:hAnsi="Times New Roman"/>
          <w:color w:val="191919"/>
          <w:sz w:val="20"/>
          <w:szCs w:val="20"/>
        </w:rPr>
        <w:t>course</w:t>
      </w:r>
      <w:r>
        <w:rPr>
          <w:rFonts w:ascii="Times New Roman" w:hAnsi="Times New Roman"/>
          <w:color w:val="191919"/>
          <w:spacing w:val="3"/>
          <w:sz w:val="20"/>
          <w:szCs w:val="20"/>
        </w:rPr>
        <w:t xml:space="preserve"> </w:t>
      </w:r>
      <w:r>
        <w:rPr>
          <w:rFonts w:ascii="Times New Roman" w:hAnsi="Times New Roman"/>
          <w:color w:val="191919"/>
          <w:sz w:val="20"/>
          <w:szCs w:val="20"/>
        </w:rPr>
        <w:t>includes</w:t>
      </w:r>
      <w:r>
        <w:rPr>
          <w:rFonts w:ascii="Times New Roman" w:hAnsi="Times New Roman"/>
          <w:color w:val="191919"/>
          <w:spacing w:val="3"/>
          <w:sz w:val="20"/>
          <w:szCs w:val="20"/>
        </w:rPr>
        <w:t xml:space="preserve"> </w:t>
      </w:r>
      <w:r>
        <w:rPr>
          <w:rFonts w:ascii="Times New Roman" w:hAnsi="Times New Roman"/>
          <w:color w:val="191919"/>
          <w:sz w:val="20"/>
          <w:szCs w:val="20"/>
        </w:rPr>
        <w:t>relevant</w:t>
      </w:r>
      <w:r>
        <w:rPr>
          <w:rFonts w:ascii="Times New Roman" w:hAnsi="Times New Roman"/>
          <w:color w:val="191919"/>
          <w:spacing w:val="3"/>
          <w:sz w:val="20"/>
          <w:szCs w:val="20"/>
        </w:rPr>
        <w:t xml:space="preserve"> </w:t>
      </w:r>
      <w:r>
        <w:rPr>
          <w:rFonts w:ascii="Times New Roman" w:hAnsi="Times New Roman"/>
          <w:color w:val="191919"/>
          <w:sz w:val="20"/>
          <w:szCs w:val="20"/>
        </w:rPr>
        <w:t>theory</w:t>
      </w:r>
      <w:r>
        <w:rPr>
          <w:rFonts w:ascii="Times New Roman" w:hAnsi="Times New Roman"/>
          <w:color w:val="191919"/>
          <w:spacing w:val="3"/>
          <w:sz w:val="20"/>
          <w:szCs w:val="20"/>
        </w:rPr>
        <w:t xml:space="preserve"> </w:t>
      </w:r>
      <w:r>
        <w:rPr>
          <w:rFonts w:ascii="Times New Roman" w:hAnsi="Times New Roman"/>
          <w:color w:val="191919"/>
          <w:sz w:val="20"/>
          <w:szCs w:val="20"/>
        </w:rPr>
        <w:t>and</w:t>
      </w:r>
      <w:r>
        <w:rPr>
          <w:rFonts w:ascii="Times New Roman" w:hAnsi="Times New Roman"/>
          <w:color w:val="191919"/>
          <w:spacing w:val="3"/>
          <w:sz w:val="20"/>
          <w:szCs w:val="20"/>
        </w:rPr>
        <w:t xml:space="preserve"> </w:t>
      </w:r>
      <w:r>
        <w:rPr>
          <w:rFonts w:ascii="Times New Roman" w:hAnsi="Times New Roman"/>
          <w:color w:val="191919"/>
          <w:sz w:val="20"/>
          <w:szCs w:val="20"/>
        </w:rPr>
        <w:t>practical</w:t>
      </w:r>
      <w:r>
        <w:rPr>
          <w:rFonts w:ascii="Times New Roman" w:hAnsi="Times New Roman"/>
          <w:color w:val="191919"/>
          <w:spacing w:val="3"/>
          <w:sz w:val="20"/>
          <w:szCs w:val="20"/>
        </w:rPr>
        <w:t xml:space="preserve"> </w:t>
      </w:r>
      <w:r>
        <w:rPr>
          <w:rFonts w:ascii="Times New Roman" w:hAnsi="Times New Roman"/>
          <w:color w:val="191919"/>
          <w:sz w:val="20"/>
          <w:szCs w:val="20"/>
        </w:rPr>
        <w:t>applica- tions of basic skills. Students will work with materials and techniques on various levels.</w:t>
      </w:r>
    </w:p>
    <w:p w:rsidR="00F42301" w:rsidRDefault="00F42301" w:rsidP="00721764">
      <w:pPr>
        <w:widowControl w:val="0"/>
        <w:autoSpaceDE w:val="0"/>
        <w:autoSpaceDN w:val="0"/>
        <w:adjustRightInd w:val="0"/>
        <w:spacing w:after="0" w:line="227" w:lineRule="exact"/>
        <w:ind w:left="879"/>
        <w:rPr>
          <w:rFonts w:ascii="Times New Roman" w:hAnsi="Times New Roman"/>
          <w:color w:val="000000"/>
          <w:sz w:val="20"/>
          <w:szCs w:val="20"/>
        </w:rPr>
      </w:pPr>
      <w:r w:rsidRPr="003F2CF3">
        <w:rPr>
          <w:rFonts w:ascii="Calibri" w:hAnsi="Calibri"/>
          <w:noProof/>
          <w:lang w:eastAsia="en-US"/>
        </w:rPr>
        <w:pict>
          <v:group id="_x0000_s3695" style="position:absolute;left:0;text-align:left;margin-left:315pt;margin-top:-90.4pt;width:31.2pt;height:31pt;z-index:-251574272;mso-position-horizontal-relative:page" coordorigin="6300,-1808" coordsize="624,620" o:allowincell="f">
            <v:rect id="_x0000_s3696" style="position:absolute;left:6305;top:-1803;width:613;height:610" o:allowincell="f" stroked="f">
              <v:path arrowok="t"/>
            </v:rect>
            <v:rect id="_x0000_s3697" style="position:absolute;left:6306;top:-1804;width:620;height:620;mso-position-horizontal-relative:page" o:allowincell="f" filled="f" stroked="f">
              <v:textbox inset="0,0,0,0">
                <w:txbxContent>
                  <w:p w:rsidR="00F42301" w:rsidRDefault="00F42301" w:rsidP="00721764">
                    <w:pPr>
                      <w:spacing w:after="0" w:line="620" w:lineRule="atLeast"/>
                      <w:rPr>
                        <w:rFonts w:ascii="Times New Roman" w:hAnsi="Times New Roman"/>
                        <w:sz w:val="24"/>
                        <w:szCs w:val="24"/>
                      </w:rPr>
                    </w:pPr>
                    <w:r>
                      <w:rPr>
                        <w:rFonts w:ascii="Times New Roman" w:hAnsi="Times New Roman"/>
                        <w:noProof/>
                        <w:sz w:val="24"/>
                        <w:szCs w:val="24"/>
                      </w:rPr>
                      <w:drawing>
                        <wp:inline distT="0" distB="0" distL="0" distR="0">
                          <wp:extent cx="390525" cy="390525"/>
                          <wp:effectExtent l="19050" t="0" r="9525" b="0"/>
                          <wp:docPr id="120"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5"/>
                                  <a:srcRect/>
                                  <a:stretch>
                                    <a:fillRect/>
                                  </a:stretch>
                                </pic:blipFill>
                                <pic:spPr bwMode="auto">
                                  <a:xfrm>
                                    <a:off x="0" y="0"/>
                                    <a:ext cx="390525" cy="390525"/>
                                  </a:xfrm>
                                  <a:prstGeom prst="rect">
                                    <a:avLst/>
                                  </a:prstGeom>
                                  <a:noFill/>
                                  <a:ln w="9525">
                                    <a:noFill/>
                                    <a:miter lim="800000"/>
                                    <a:headEnd/>
                                    <a:tailEnd/>
                                  </a:ln>
                                </pic:spPr>
                              </pic:pic>
                            </a:graphicData>
                          </a:graphic>
                        </wp:inline>
                      </w:drawing>
                    </w:r>
                  </w:p>
                  <w:p w:rsidR="00F42301" w:rsidRDefault="00F42301" w:rsidP="00721764">
                    <w:pPr>
                      <w:widowControl w:val="0"/>
                      <w:autoSpaceDE w:val="0"/>
                      <w:autoSpaceDN w:val="0"/>
                      <w:adjustRightInd w:val="0"/>
                      <w:spacing w:after="0"/>
                      <w:rPr>
                        <w:rFonts w:ascii="Times New Roman" w:hAnsi="Times New Roman"/>
                        <w:sz w:val="24"/>
                        <w:szCs w:val="24"/>
                      </w:rPr>
                    </w:pPr>
                  </w:p>
                </w:txbxContent>
              </v:textbox>
            </v:rect>
            <w10:wrap anchorx="page"/>
          </v:group>
        </w:pict>
      </w:r>
      <w:r>
        <w:rPr>
          <w:rFonts w:ascii="Times New Roman" w:hAnsi="Times New Roman"/>
          <w:b/>
          <w:bCs/>
          <w:color w:val="191919"/>
          <w:sz w:val="20"/>
          <w:szCs w:val="20"/>
        </w:rPr>
        <w:t>ECEC</w:t>
      </w:r>
      <w:r>
        <w:rPr>
          <w:rFonts w:ascii="Times New Roman" w:hAnsi="Times New Roman"/>
          <w:b/>
          <w:bCs/>
          <w:color w:val="191919"/>
          <w:spacing w:val="-8"/>
          <w:sz w:val="20"/>
          <w:szCs w:val="20"/>
        </w:rPr>
        <w:t xml:space="preserve"> </w:t>
      </w:r>
      <w:r>
        <w:rPr>
          <w:rFonts w:ascii="Times New Roman" w:hAnsi="Times New Roman"/>
          <w:b/>
          <w:bCs/>
          <w:color w:val="191919"/>
          <w:sz w:val="20"/>
          <w:szCs w:val="20"/>
        </w:rPr>
        <w:t>5545</w:t>
      </w:r>
      <w:r>
        <w:rPr>
          <w:rFonts w:ascii="Times New Roman" w:hAnsi="Times New Roman"/>
          <w:b/>
          <w:bCs/>
          <w:color w:val="191919"/>
          <w:spacing w:val="-8"/>
          <w:sz w:val="20"/>
          <w:szCs w:val="20"/>
        </w:rPr>
        <w:t xml:space="preserve"> </w:t>
      </w:r>
      <w:r>
        <w:rPr>
          <w:rFonts w:ascii="Times New Roman" w:hAnsi="Times New Roman"/>
          <w:b/>
          <w:bCs/>
          <w:color w:val="191919"/>
          <w:sz w:val="20"/>
          <w:szCs w:val="20"/>
        </w:rPr>
        <w:t>-</w:t>
      </w:r>
      <w:r>
        <w:rPr>
          <w:rFonts w:ascii="Times New Roman" w:hAnsi="Times New Roman"/>
          <w:b/>
          <w:bCs/>
          <w:color w:val="191919"/>
          <w:spacing w:val="-8"/>
          <w:sz w:val="20"/>
          <w:szCs w:val="20"/>
        </w:rPr>
        <w:t xml:space="preserve"> </w:t>
      </w:r>
      <w:r>
        <w:rPr>
          <w:rFonts w:ascii="Times New Roman" w:hAnsi="Times New Roman"/>
          <w:b/>
          <w:bCs/>
          <w:color w:val="191919"/>
          <w:sz w:val="20"/>
          <w:szCs w:val="20"/>
        </w:rPr>
        <w:t>Infant</w:t>
      </w:r>
      <w:r>
        <w:rPr>
          <w:rFonts w:ascii="Times New Roman" w:hAnsi="Times New Roman"/>
          <w:b/>
          <w:bCs/>
          <w:color w:val="191919"/>
          <w:spacing w:val="-8"/>
          <w:sz w:val="20"/>
          <w:szCs w:val="20"/>
        </w:rPr>
        <w:t xml:space="preserve"> </w:t>
      </w:r>
      <w:r>
        <w:rPr>
          <w:rFonts w:ascii="Times New Roman" w:hAnsi="Times New Roman"/>
          <w:b/>
          <w:bCs/>
          <w:color w:val="191919"/>
          <w:sz w:val="20"/>
          <w:szCs w:val="20"/>
        </w:rPr>
        <w:t>Education................................................................................................3(</w:t>
      </w:r>
      <w:r>
        <w:rPr>
          <w:rFonts w:ascii="Times New Roman" w:hAnsi="Times New Roman"/>
          <w:b/>
          <w:bCs/>
          <w:color w:val="191919"/>
          <w:spacing w:val="-1"/>
          <w:sz w:val="20"/>
          <w:szCs w:val="20"/>
        </w:rPr>
        <w:t>3</w:t>
      </w:r>
      <w:r>
        <w:rPr>
          <w:rFonts w:ascii="Times New Roman" w:hAnsi="Times New Roman"/>
          <w:b/>
          <w:bCs/>
          <w:color w:val="191919"/>
          <w:sz w:val="20"/>
          <w:szCs w:val="20"/>
        </w:rPr>
        <w:t>-0)</w:t>
      </w:r>
    </w:p>
    <w:p w:rsidR="00F42301" w:rsidRDefault="00F42301" w:rsidP="00721764">
      <w:pPr>
        <w:widowControl w:val="0"/>
        <w:autoSpaceDE w:val="0"/>
        <w:autoSpaceDN w:val="0"/>
        <w:adjustRightInd w:val="0"/>
        <w:spacing w:before="13" w:after="0" w:line="250" w:lineRule="auto"/>
        <w:ind w:left="1239" w:right="1950"/>
        <w:jc w:val="both"/>
        <w:rPr>
          <w:rFonts w:ascii="Times New Roman" w:hAnsi="Times New Roman"/>
          <w:color w:val="000000"/>
          <w:sz w:val="20"/>
          <w:szCs w:val="20"/>
        </w:rPr>
      </w:pPr>
      <w:r w:rsidRPr="003F2CF3">
        <w:rPr>
          <w:rFonts w:ascii="Calibri" w:hAnsi="Calibri"/>
          <w:noProof/>
          <w:lang w:eastAsia="en-US"/>
        </w:rPr>
        <w:pict>
          <v:shape id="_x0000_s3698" type="#_x0000_t202" style="position:absolute;left:0;text-align:left;margin-left:520.2pt;margin-top:36.2pt;width:1in;height:184.35pt;z-index:-251573248;mso-position-horizontal-relative:page" o:allowincell="f" filled="f" stroked="f">
            <v:textbox style="layout-flow:vertical" inset="0,0,0,0">
              <w:txbxContent>
                <w:p w:rsidR="00F42301" w:rsidRDefault="00F42301" w:rsidP="00721764">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E</w:t>
                  </w:r>
                  <w:r>
                    <w:rPr>
                      <w:rFonts w:ascii="Impact" w:hAnsi="Impact" w:cs="Impact"/>
                      <w:color w:val="A3A3A3"/>
                      <w:spacing w:val="-115"/>
                      <w:position w:val="1"/>
                      <w:sz w:val="105"/>
                      <w:szCs w:val="105"/>
                    </w:rPr>
                    <w:t xml:space="preserve"> </w:t>
                  </w:r>
                </w:p>
              </w:txbxContent>
            </v:textbox>
            <w10:wrap anchorx="page"/>
          </v:shape>
        </w:pict>
      </w:r>
      <w:r>
        <w:rPr>
          <w:rFonts w:ascii="Times New Roman" w:hAnsi="Times New Roman"/>
          <w:color w:val="191919"/>
          <w:sz w:val="20"/>
          <w:szCs w:val="20"/>
        </w:rPr>
        <w:t>Theories</w:t>
      </w:r>
      <w:r>
        <w:rPr>
          <w:rFonts w:ascii="Times New Roman" w:hAnsi="Times New Roman"/>
          <w:color w:val="191919"/>
          <w:spacing w:val="-1"/>
          <w:sz w:val="20"/>
          <w:szCs w:val="20"/>
        </w:rPr>
        <w:t xml:space="preserve"> </w:t>
      </w:r>
      <w:r>
        <w:rPr>
          <w:rFonts w:ascii="Times New Roman" w:hAnsi="Times New Roman"/>
          <w:color w:val="191919"/>
          <w:sz w:val="20"/>
          <w:szCs w:val="20"/>
        </w:rPr>
        <w:t>and</w:t>
      </w:r>
      <w:r>
        <w:rPr>
          <w:rFonts w:ascii="Times New Roman" w:hAnsi="Times New Roman"/>
          <w:color w:val="191919"/>
          <w:spacing w:val="-1"/>
          <w:sz w:val="20"/>
          <w:szCs w:val="20"/>
        </w:rPr>
        <w:t xml:space="preserve"> </w:t>
      </w:r>
      <w:r>
        <w:rPr>
          <w:rFonts w:ascii="Times New Roman" w:hAnsi="Times New Roman"/>
          <w:color w:val="191919"/>
          <w:sz w:val="20"/>
          <w:szCs w:val="20"/>
        </w:rPr>
        <w:t>research</w:t>
      </w:r>
      <w:r>
        <w:rPr>
          <w:rFonts w:ascii="Times New Roman" w:hAnsi="Times New Roman"/>
          <w:color w:val="191919"/>
          <w:spacing w:val="-1"/>
          <w:sz w:val="20"/>
          <w:szCs w:val="20"/>
        </w:rPr>
        <w:t xml:space="preserve"> </w:t>
      </w:r>
      <w:r>
        <w:rPr>
          <w:rFonts w:ascii="Times New Roman" w:hAnsi="Times New Roman"/>
          <w:color w:val="191919"/>
          <w:sz w:val="20"/>
          <w:szCs w:val="20"/>
        </w:rPr>
        <w:t>in</w:t>
      </w:r>
      <w:r>
        <w:rPr>
          <w:rFonts w:ascii="Times New Roman" w:hAnsi="Times New Roman"/>
          <w:color w:val="191919"/>
          <w:spacing w:val="-1"/>
          <w:sz w:val="20"/>
          <w:szCs w:val="20"/>
        </w:rPr>
        <w:t xml:space="preserve"> </w:t>
      </w:r>
      <w:r>
        <w:rPr>
          <w:rFonts w:ascii="Times New Roman" w:hAnsi="Times New Roman"/>
          <w:color w:val="191919"/>
          <w:sz w:val="20"/>
          <w:szCs w:val="20"/>
        </w:rPr>
        <w:t>infant</w:t>
      </w:r>
      <w:r>
        <w:rPr>
          <w:rFonts w:ascii="Times New Roman" w:hAnsi="Times New Roman"/>
          <w:color w:val="191919"/>
          <w:spacing w:val="-1"/>
          <w:sz w:val="20"/>
          <w:szCs w:val="20"/>
        </w:rPr>
        <w:t xml:space="preserve"> </w:t>
      </w:r>
      <w:r>
        <w:rPr>
          <w:rFonts w:ascii="Times New Roman" w:hAnsi="Times New Roman"/>
          <w:color w:val="191919"/>
          <w:sz w:val="20"/>
          <w:szCs w:val="20"/>
        </w:rPr>
        <w:t>education.</w:t>
      </w:r>
      <w:r>
        <w:rPr>
          <w:rFonts w:ascii="Times New Roman" w:hAnsi="Times New Roman"/>
          <w:color w:val="191919"/>
          <w:spacing w:val="-1"/>
          <w:sz w:val="20"/>
          <w:szCs w:val="20"/>
        </w:rPr>
        <w:t xml:space="preserve"> </w:t>
      </w:r>
      <w:r>
        <w:rPr>
          <w:rFonts w:ascii="Times New Roman" w:hAnsi="Times New Roman"/>
          <w:color w:val="191919"/>
          <w:sz w:val="20"/>
          <w:szCs w:val="20"/>
        </w:rPr>
        <w:t>Emphasis</w:t>
      </w:r>
      <w:r>
        <w:rPr>
          <w:rFonts w:ascii="Times New Roman" w:hAnsi="Times New Roman"/>
          <w:color w:val="191919"/>
          <w:spacing w:val="-1"/>
          <w:sz w:val="20"/>
          <w:szCs w:val="20"/>
        </w:rPr>
        <w:t xml:space="preserve"> </w:t>
      </w:r>
      <w:r>
        <w:rPr>
          <w:rFonts w:ascii="Times New Roman" w:hAnsi="Times New Roman"/>
          <w:color w:val="191919"/>
          <w:sz w:val="20"/>
          <w:szCs w:val="20"/>
        </w:rPr>
        <w:t>will</w:t>
      </w:r>
      <w:r>
        <w:rPr>
          <w:rFonts w:ascii="Times New Roman" w:hAnsi="Times New Roman"/>
          <w:color w:val="191919"/>
          <w:spacing w:val="-1"/>
          <w:sz w:val="20"/>
          <w:szCs w:val="20"/>
        </w:rPr>
        <w:t xml:space="preserve"> </w:t>
      </w:r>
      <w:r>
        <w:rPr>
          <w:rFonts w:ascii="Times New Roman" w:hAnsi="Times New Roman"/>
          <w:color w:val="191919"/>
          <w:sz w:val="20"/>
          <w:szCs w:val="20"/>
        </w:rPr>
        <w:t>be</w:t>
      </w:r>
      <w:r>
        <w:rPr>
          <w:rFonts w:ascii="Times New Roman" w:hAnsi="Times New Roman"/>
          <w:color w:val="191919"/>
          <w:spacing w:val="-1"/>
          <w:sz w:val="20"/>
          <w:szCs w:val="20"/>
        </w:rPr>
        <w:t xml:space="preserve"> </w:t>
      </w:r>
      <w:r>
        <w:rPr>
          <w:rFonts w:ascii="Times New Roman" w:hAnsi="Times New Roman"/>
          <w:color w:val="191919"/>
          <w:sz w:val="20"/>
          <w:szCs w:val="20"/>
        </w:rPr>
        <w:t>placed</w:t>
      </w:r>
      <w:r>
        <w:rPr>
          <w:rFonts w:ascii="Times New Roman" w:hAnsi="Times New Roman"/>
          <w:color w:val="191919"/>
          <w:spacing w:val="-1"/>
          <w:sz w:val="20"/>
          <w:szCs w:val="20"/>
        </w:rPr>
        <w:t xml:space="preserve"> </w:t>
      </w:r>
      <w:r>
        <w:rPr>
          <w:rFonts w:ascii="Times New Roman" w:hAnsi="Times New Roman"/>
          <w:color w:val="191919"/>
          <w:sz w:val="20"/>
          <w:szCs w:val="20"/>
        </w:rPr>
        <w:t>on</w:t>
      </w:r>
      <w:r>
        <w:rPr>
          <w:rFonts w:ascii="Times New Roman" w:hAnsi="Times New Roman"/>
          <w:color w:val="191919"/>
          <w:spacing w:val="-1"/>
          <w:sz w:val="20"/>
          <w:szCs w:val="20"/>
        </w:rPr>
        <w:t xml:space="preserve"> </w:t>
      </w:r>
      <w:r>
        <w:rPr>
          <w:rFonts w:ascii="Times New Roman" w:hAnsi="Times New Roman"/>
          <w:color w:val="191919"/>
          <w:sz w:val="20"/>
          <w:szCs w:val="20"/>
        </w:rPr>
        <w:t>development</w:t>
      </w:r>
      <w:r>
        <w:rPr>
          <w:rFonts w:ascii="Times New Roman" w:hAnsi="Times New Roman"/>
          <w:color w:val="191919"/>
          <w:spacing w:val="-1"/>
          <w:sz w:val="20"/>
          <w:szCs w:val="20"/>
        </w:rPr>
        <w:t xml:space="preserve"> </w:t>
      </w:r>
      <w:r>
        <w:rPr>
          <w:rFonts w:ascii="Times New Roman" w:hAnsi="Times New Roman"/>
          <w:color w:val="191919"/>
          <w:sz w:val="20"/>
          <w:szCs w:val="20"/>
        </w:rPr>
        <w:t>during</w:t>
      </w:r>
      <w:r>
        <w:rPr>
          <w:rFonts w:ascii="Times New Roman" w:hAnsi="Times New Roman"/>
          <w:color w:val="191919"/>
          <w:spacing w:val="-1"/>
          <w:sz w:val="20"/>
          <w:szCs w:val="20"/>
        </w:rPr>
        <w:t xml:space="preserve"> </w:t>
      </w:r>
      <w:r>
        <w:rPr>
          <w:rFonts w:ascii="Times New Roman" w:hAnsi="Times New Roman"/>
          <w:color w:val="191919"/>
          <w:sz w:val="20"/>
          <w:szCs w:val="20"/>
        </w:rPr>
        <w:t>the first</w:t>
      </w:r>
      <w:r>
        <w:rPr>
          <w:rFonts w:ascii="Times New Roman" w:hAnsi="Times New Roman"/>
          <w:color w:val="191919"/>
          <w:spacing w:val="-5"/>
          <w:sz w:val="20"/>
          <w:szCs w:val="20"/>
        </w:rPr>
        <w:t xml:space="preserve"> </w:t>
      </w:r>
      <w:r>
        <w:rPr>
          <w:rFonts w:ascii="Times New Roman" w:hAnsi="Times New Roman"/>
          <w:color w:val="191919"/>
          <w:sz w:val="20"/>
          <w:szCs w:val="20"/>
        </w:rPr>
        <w:t>three</w:t>
      </w:r>
      <w:r>
        <w:rPr>
          <w:rFonts w:ascii="Times New Roman" w:hAnsi="Times New Roman"/>
          <w:color w:val="191919"/>
          <w:spacing w:val="-5"/>
          <w:sz w:val="20"/>
          <w:szCs w:val="20"/>
        </w:rPr>
        <w:t xml:space="preserve"> </w:t>
      </w:r>
      <w:r>
        <w:rPr>
          <w:rFonts w:ascii="Times New Roman" w:hAnsi="Times New Roman"/>
          <w:color w:val="191919"/>
          <w:sz w:val="20"/>
          <w:szCs w:val="20"/>
        </w:rPr>
        <w:t>years</w:t>
      </w:r>
      <w:r>
        <w:rPr>
          <w:rFonts w:ascii="Times New Roman" w:hAnsi="Times New Roman"/>
          <w:color w:val="191919"/>
          <w:spacing w:val="-5"/>
          <w:sz w:val="20"/>
          <w:szCs w:val="20"/>
        </w:rPr>
        <w:t xml:space="preserve"> </w:t>
      </w:r>
      <w:r>
        <w:rPr>
          <w:rFonts w:ascii="Times New Roman" w:hAnsi="Times New Roman"/>
          <w:color w:val="191919"/>
          <w:sz w:val="20"/>
          <w:szCs w:val="20"/>
        </w:rPr>
        <w:t>with</w:t>
      </w:r>
      <w:r>
        <w:rPr>
          <w:rFonts w:ascii="Times New Roman" w:hAnsi="Times New Roman"/>
          <w:color w:val="191919"/>
          <w:spacing w:val="-5"/>
          <w:sz w:val="20"/>
          <w:szCs w:val="20"/>
        </w:rPr>
        <w:t xml:space="preserve"> </w:t>
      </w:r>
      <w:r>
        <w:rPr>
          <w:rFonts w:ascii="Times New Roman" w:hAnsi="Times New Roman"/>
          <w:color w:val="191919"/>
          <w:sz w:val="20"/>
          <w:szCs w:val="20"/>
        </w:rPr>
        <w:t>intensive</w:t>
      </w:r>
      <w:r>
        <w:rPr>
          <w:rFonts w:ascii="Times New Roman" w:hAnsi="Times New Roman"/>
          <w:color w:val="191919"/>
          <w:spacing w:val="-5"/>
          <w:sz w:val="20"/>
          <w:szCs w:val="20"/>
        </w:rPr>
        <w:t xml:space="preserve"> </w:t>
      </w:r>
      <w:r>
        <w:rPr>
          <w:rFonts w:ascii="Times New Roman" w:hAnsi="Times New Roman"/>
          <w:color w:val="191919"/>
          <w:sz w:val="20"/>
          <w:szCs w:val="20"/>
        </w:rPr>
        <w:t>observation</w:t>
      </w:r>
      <w:r>
        <w:rPr>
          <w:rFonts w:ascii="Times New Roman" w:hAnsi="Times New Roman"/>
          <w:color w:val="191919"/>
          <w:spacing w:val="-5"/>
          <w:sz w:val="20"/>
          <w:szCs w:val="20"/>
        </w:rPr>
        <w:t xml:space="preserve"> </w:t>
      </w:r>
      <w:r>
        <w:rPr>
          <w:rFonts w:ascii="Times New Roman" w:hAnsi="Times New Roman"/>
          <w:color w:val="191919"/>
          <w:sz w:val="20"/>
          <w:szCs w:val="20"/>
        </w:rPr>
        <w:t>of</w:t>
      </w:r>
      <w:r>
        <w:rPr>
          <w:rFonts w:ascii="Times New Roman" w:hAnsi="Times New Roman"/>
          <w:color w:val="191919"/>
          <w:spacing w:val="-5"/>
          <w:sz w:val="20"/>
          <w:szCs w:val="20"/>
        </w:rPr>
        <w:t xml:space="preserve"> </w:t>
      </w:r>
      <w:r>
        <w:rPr>
          <w:rFonts w:ascii="Times New Roman" w:hAnsi="Times New Roman"/>
          <w:color w:val="191919"/>
          <w:sz w:val="20"/>
          <w:szCs w:val="20"/>
        </w:rPr>
        <w:t>prenatal</w:t>
      </w:r>
      <w:r>
        <w:rPr>
          <w:rFonts w:ascii="Times New Roman" w:hAnsi="Times New Roman"/>
          <w:color w:val="191919"/>
          <w:spacing w:val="-5"/>
          <w:sz w:val="20"/>
          <w:szCs w:val="20"/>
        </w:rPr>
        <w:t xml:space="preserve"> </w:t>
      </w:r>
      <w:r>
        <w:rPr>
          <w:rFonts w:ascii="Times New Roman" w:hAnsi="Times New Roman"/>
          <w:color w:val="191919"/>
          <w:sz w:val="20"/>
          <w:szCs w:val="20"/>
        </w:rPr>
        <w:t>and</w:t>
      </w:r>
      <w:r>
        <w:rPr>
          <w:rFonts w:ascii="Times New Roman" w:hAnsi="Times New Roman"/>
          <w:color w:val="191919"/>
          <w:spacing w:val="-5"/>
          <w:sz w:val="20"/>
          <w:szCs w:val="20"/>
        </w:rPr>
        <w:t xml:space="preserve"> </w:t>
      </w:r>
      <w:r>
        <w:rPr>
          <w:rFonts w:ascii="Times New Roman" w:hAnsi="Times New Roman"/>
          <w:color w:val="191919"/>
          <w:sz w:val="20"/>
          <w:szCs w:val="20"/>
        </w:rPr>
        <w:t>postnatal</w:t>
      </w:r>
      <w:r>
        <w:rPr>
          <w:rFonts w:ascii="Times New Roman" w:hAnsi="Times New Roman"/>
          <w:color w:val="191919"/>
          <w:spacing w:val="-5"/>
          <w:sz w:val="20"/>
          <w:szCs w:val="20"/>
        </w:rPr>
        <w:t xml:space="preserve"> </w:t>
      </w:r>
      <w:r>
        <w:rPr>
          <w:rFonts w:ascii="Times New Roman" w:hAnsi="Times New Roman"/>
          <w:color w:val="191919"/>
          <w:sz w:val="20"/>
          <w:szCs w:val="20"/>
        </w:rPr>
        <w:t>development.</w:t>
      </w:r>
      <w:r>
        <w:rPr>
          <w:rFonts w:ascii="Times New Roman" w:hAnsi="Times New Roman"/>
          <w:color w:val="191919"/>
          <w:spacing w:val="-4"/>
          <w:sz w:val="20"/>
          <w:szCs w:val="20"/>
        </w:rPr>
        <w:t xml:space="preserve"> </w:t>
      </w:r>
      <w:r>
        <w:rPr>
          <w:rFonts w:ascii="Times New Roman" w:hAnsi="Times New Roman"/>
          <w:color w:val="191919"/>
          <w:sz w:val="20"/>
          <w:szCs w:val="20"/>
        </w:rPr>
        <w:t>Observation and</w:t>
      </w:r>
      <w:r>
        <w:rPr>
          <w:rFonts w:ascii="Times New Roman" w:hAnsi="Times New Roman"/>
          <w:color w:val="191919"/>
          <w:spacing w:val="-8"/>
          <w:sz w:val="20"/>
          <w:szCs w:val="20"/>
        </w:rPr>
        <w:t xml:space="preserve"> </w:t>
      </w:r>
      <w:r>
        <w:rPr>
          <w:rFonts w:ascii="Times New Roman" w:hAnsi="Times New Roman"/>
          <w:color w:val="191919"/>
          <w:sz w:val="20"/>
          <w:szCs w:val="20"/>
        </w:rPr>
        <w:t>participation</w:t>
      </w:r>
      <w:r>
        <w:rPr>
          <w:rFonts w:ascii="Times New Roman" w:hAnsi="Times New Roman"/>
          <w:color w:val="191919"/>
          <w:spacing w:val="-8"/>
          <w:sz w:val="20"/>
          <w:szCs w:val="20"/>
        </w:rPr>
        <w:t xml:space="preserve"> </w:t>
      </w:r>
      <w:r>
        <w:rPr>
          <w:rFonts w:ascii="Times New Roman" w:hAnsi="Times New Roman"/>
          <w:color w:val="191919"/>
          <w:sz w:val="20"/>
          <w:szCs w:val="20"/>
        </w:rPr>
        <w:t>with</w:t>
      </w:r>
      <w:r>
        <w:rPr>
          <w:rFonts w:ascii="Times New Roman" w:hAnsi="Times New Roman"/>
          <w:color w:val="191919"/>
          <w:spacing w:val="-8"/>
          <w:sz w:val="20"/>
          <w:szCs w:val="20"/>
        </w:rPr>
        <w:t xml:space="preserve"> </w:t>
      </w:r>
      <w:r>
        <w:rPr>
          <w:rFonts w:ascii="Times New Roman" w:hAnsi="Times New Roman"/>
          <w:color w:val="191919"/>
          <w:sz w:val="20"/>
          <w:szCs w:val="20"/>
        </w:rPr>
        <w:t>infants</w:t>
      </w:r>
      <w:r>
        <w:rPr>
          <w:rFonts w:ascii="Times New Roman" w:hAnsi="Times New Roman"/>
          <w:color w:val="191919"/>
          <w:spacing w:val="-8"/>
          <w:sz w:val="20"/>
          <w:szCs w:val="20"/>
        </w:rPr>
        <w:t xml:space="preserve"> </w:t>
      </w:r>
      <w:r>
        <w:rPr>
          <w:rFonts w:ascii="Times New Roman" w:hAnsi="Times New Roman"/>
          <w:color w:val="191919"/>
          <w:sz w:val="20"/>
          <w:szCs w:val="20"/>
        </w:rPr>
        <w:t>required.</w:t>
      </w:r>
      <w:r>
        <w:rPr>
          <w:rFonts w:ascii="Times New Roman" w:hAnsi="Times New Roman"/>
          <w:color w:val="191919"/>
          <w:spacing w:val="-8"/>
          <w:sz w:val="20"/>
          <w:szCs w:val="20"/>
        </w:rPr>
        <w:t xml:space="preserve"> </w:t>
      </w:r>
      <w:r>
        <w:rPr>
          <w:rFonts w:ascii="Times New Roman" w:hAnsi="Times New Roman"/>
          <w:color w:val="191919"/>
          <w:sz w:val="20"/>
          <w:szCs w:val="20"/>
        </w:rPr>
        <w:t>Prerequisites:</w:t>
      </w:r>
      <w:r>
        <w:rPr>
          <w:rFonts w:ascii="Times New Roman" w:hAnsi="Times New Roman"/>
          <w:color w:val="191919"/>
          <w:spacing w:val="-19"/>
          <w:sz w:val="20"/>
          <w:szCs w:val="20"/>
        </w:rPr>
        <w:t xml:space="preserve"> </w:t>
      </w:r>
      <w:r>
        <w:rPr>
          <w:rFonts w:ascii="Times New Roman" w:hAnsi="Times New Roman"/>
          <w:color w:val="191919"/>
          <w:sz w:val="20"/>
          <w:szCs w:val="20"/>
        </w:rPr>
        <w:t>Advanced</w:t>
      </w:r>
      <w:r>
        <w:rPr>
          <w:rFonts w:ascii="Times New Roman" w:hAnsi="Times New Roman"/>
          <w:color w:val="191919"/>
          <w:spacing w:val="-8"/>
          <w:sz w:val="20"/>
          <w:szCs w:val="20"/>
        </w:rPr>
        <w:t xml:space="preserve"> </w:t>
      </w:r>
      <w:r>
        <w:rPr>
          <w:rFonts w:ascii="Times New Roman" w:hAnsi="Times New Roman"/>
          <w:color w:val="191919"/>
          <w:sz w:val="20"/>
          <w:szCs w:val="20"/>
        </w:rPr>
        <w:t>child</w:t>
      </w:r>
      <w:r>
        <w:rPr>
          <w:rFonts w:ascii="Times New Roman" w:hAnsi="Times New Roman"/>
          <w:color w:val="191919"/>
          <w:spacing w:val="-8"/>
          <w:sz w:val="20"/>
          <w:szCs w:val="20"/>
        </w:rPr>
        <w:t xml:space="preserve"> </w:t>
      </w:r>
      <w:r>
        <w:rPr>
          <w:rFonts w:ascii="Times New Roman" w:hAnsi="Times New Roman"/>
          <w:color w:val="191919"/>
          <w:sz w:val="20"/>
          <w:szCs w:val="20"/>
        </w:rPr>
        <w:t>growth</w:t>
      </w:r>
      <w:r>
        <w:rPr>
          <w:rFonts w:ascii="Times New Roman" w:hAnsi="Times New Roman"/>
          <w:color w:val="191919"/>
          <w:spacing w:val="-8"/>
          <w:sz w:val="20"/>
          <w:szCs w:val="20"/>
        </w:rPr>
        <w:t xml:space="preserve"> </w:t>
      </w:r>
      <w:r>
        <w:rPr>
          <w:rFonts w:ascii="Times New Roman" w:hAnsi="Times New Roman"/>
          <w:color w:val="191919"/>
          <w:sz w:val="20"/>
          <w:szCs w:val="20"/>
        </w:rPr>
        <w:t>and</w:t>
      </w:r>
      <w:r>
        <w:rPr>
          <w:rFonts w:ascii="Times New Roman" w:hAnsi="Times New Roman"/>
          <w:color w:val="191919"/>
          <w:spacing w:val="-8"/>
          <w:sz w:val="20"/>
          <w:szCs w:val="20"/>
        </w:rPr>
        <w:t xml:space="preserve"> </w:t>
      </w:r>
      <w:r>
        <w:rPr>
          <w:rFonts w:ascii="Times New Roman" w:hAnsi="Times New Roman"/>
          <w:color w:val="191919"/>
          <w:sz w:val="20"/>
          <w:szCs w:val="20"/>
        </w:rPr>
        <w:t>development.</w:t>
      </w:r>
    </w:p>
    <w:p w:rsidR="00F42301" w:rsidRDefault="00F42301" w:rsidP="00721764">
      <w:pPr>
        <w:widowControl w:val="0"/>
        <w:autoSpaceDE w:val="0"/>
        <w:autoSpaceDN w:val="0"/>
        <w:adjustRightInd w:val="0"/>
        <w:spacing w:after="0" w:line="227" w:lineRule="exact"/>
        <w:ind w:left="879"/>
        <w:rPr>
          <w:rFonts w:ascii="Times New Roman" w:hAnsi="Times New Roman"/>
          <w:color w:val="000000"/>
          <w:sz w:val="20"/>
          <w:szCs w:val="20"/>
        </w:rPr>
      </w:pPr>
      <w:r>
        <w:rPr>
          <w:rFonts w:ascii="Times New Roman" w:hAnsi="Times New Roman"/>
          <w:b/>
          <w:bCs/>
          <w:color w:val="191919"/>
          <w:sz w:val="20"/>
          <w:szCs w:val="20"/>
        </w:rPr>
        <w:t>ECEC</w:t>
      </w:r>
      <w:r>
        <w:rPr>
          <w:rFonts w:ascii="Times New Roman" w:hAnsi="Times New Roman"/>
          <w:b/>
          <w:bCs/>
          <w:color w:val="191919"/>
          <w:spacing w:val="-8"/>
          <w:sz w:val="20"/>
          <w:szCs w:val="20"/>
        </w:rPr>
        <w:t xml:space="preserve"> </w:t>
      </w:r>
      <w:r>
        <w:rPr>
          <w:rFonts w:ascii="Times New Roman" w:hAnsi="Times New Roman"/>
          <w:b/>
          <w:bCs/>
          <w:color w:val="191919"/>
          <w:sz w:val="20"/>
          <w:szCs w:val="20"/>
        </w:rPr>
        <w:t>5550</w:t>
      </w:r>
      <w:r>
        <w:rPr>
          <w:rFonts w:ascii="Times New Roman" w:hAnsi="Times New Roman"/>
          <w:b/>
          <w:bCs/>
          <w:color w:val="191919"/>
          <w:spacing w:val="-8"/>
          <w:sz w:val="20"/>
          <w:szCs w:val="20"/>
        </w:rPr>
        <w:t xml:space="preserve"> </w:t>
      </w:r>
      <w:r>
        <w:rPr>
          <w:rFonts w:ascii="Times New Roman" w:hAnsi="Times New Roman"/>
          <w:b/>
          <w:bCs/>
          <w:color w:val="191919"/>
          <w:sz w:val="20"/>
          <w:szCs w:val="20"/>
        </w:rPr>
        <w:t>-</w:t>
      </w:r>
      <w:r>
        <w:rPr>
          <w:rFonts w:ascii="Times New Roman" w:hAnsi="Times New Roman"/>
          <w:b/>
          <w:bCs/>
          <w:color w:val="191919"/>
          <w:spacing w:val="-8"/>
          <w:sz w:val="20"/>
          <w:szCs w:val="20"/>
        </w:rPr>
        <w:t xml:space="preserve"> </w:t>
      </w:r>
      <w:r>
        <w:rPr>
          <w:rFonts w:ascii="Times New Roman" w:hAnsi="Times New Roman"/>
          <w:b/>
          <w:bCs/>
          <w:color w:val="191919"/>
          <w:sz w:val="20"/>
          <w:szCs w:val="20"/>
        </w:rPr>
        <w:t>Social</w:t>
      </w:r>
      <w:r>
        <w:rPr>
          <w:rFonts w:ascii="Times New Roman" w:hAnsi="Times New Roman"/>
          <w:b/>
          <w:bCs/>
          <w:color w:val="191919"/>
          <w:spacing w:val="-8"/>
          <w:sz w:val="20"/>
          <w:szCs w:val="20"/>
        </w:rPr>
        <w:t xml:space="preserve"> </w:t>
      </w:r>
      <w:r>
        <w:rPr>
          <w:rFonts w:ascii="Times New Roman" w:hAnsi="Times New Roman"/>
          <w:b/>
          <w:bCs/>
          <w:color w:val="191919"/>
          <w:sz w:val="20"/>
          <w:szCs w:val="20"/>
        </w:rPr>
        <w:t>Studies</w:t>
      </w:r>
      <w:r>
        <w:rPr>
          <w:rFonts w:ascii="Times New Roman" w:hAnsi="Times New Roman"/>
          <w:b/>
          <w:bCs/>
          <w:color w:val="191919"/>
          <w:spacing w:val="-8"/>
          <w:sz w:val="20"/>
          <w:szCs w:val="20"/>
        </w:rPr>
        <w:t xml:space="preserve"> </w:t>
      </w:r>
      <w:r>
        <w:rPr>
          <w:rFonts w:ascii="Times New Roman" w:hAnsi="Times New Roman"/>
          <w:b/>
          <w:bCs/>
          <w:color w:val="191919"/>
          <w:sz w:val="20"/>
          <w:szCs w:val="20"/>
        </w:rPr>
        <w:t>in</w:t>
      </w:r>
      <w:r>
        <w:rPr>
          <w:rFonts w:ascii="Times New Roman" w:hAnsi="Times New Roman"/>
          <w:b/>
          <w:bCs/>
          <w:color w:val="191919"/>
          <w:spacing w:val="-8"/>
          <w:sz w:val="20"/>
          <w:szCs w:val="20"/>
        </w:rPr>
        <w:t xml:space="preserve"> </w:t>
      </w:r>
      <w:r>
        <w:rPr>
          <w:rFonts w:ascii="Times New Roman" w:hAnsi="Times New Roman"/>
          <w:b/>
          <w:bCs/>
          <w:color w:val="191919"/>
          <w:sz w:val="20"/>
          <w:szCs w:val="20"/>
        </w:rPr>
        <w:t>Early</w:t>
      </w:r>
      <w:r>
        <w:rPr>
          <w:rFonts w:ascii="Times New Roman" w:hAnsi="Times New Roman"/>
          <w:b/>
          <w:bCs/>
          <w:color w:val="191919"/>
          <w:spacing w:val="-8"/>
          <w:sz w:val="20"/>
          <w:szCs w:val="20"/>
        </w:rPr>
        <w:t xml:space="preserve"> </w:t>
      </w:r>
      <w:r>
        <w:rPr>
          <w:rFonts w:ascii="Times New Roman" w:hAnsi="Times New Roman"/>
          <w:b/>
          <w:bCs/>
          <w:color w:val="191919"/>
          <w:sz w:val="20"/>
          <w:szCs w:val="20"/>
        </w:rPr>
        <w:t>Childhood</w:t>
      </w:r>
      <w:r>
        <w:rPr>
          <w:rFonts w:ascii="Times New Roman" w:hAnsi="Times New Roman"/>
          <w:b/>
          <w:bCs/>
          <w:color w:val="191919"/>
          <w:spacing w:val="-8"/>
          <w:sz w:val="20"/>
          <w:szCs w:val="20"/>
        </w:rPr>
        <w:t xml:space="preserve"> </w:t>
      </w:r>
      <w:r>
        <w:rPr>
          <w:rFonts w:ascii="Times New Roman" w:hAnsi="Times New Roman"/>
          <w:b/>
          <w:bCs/>
          <w:color w:val="191919"/>
          <w:sz w:val="20"/>
          <w:szCs w:val="20"/>
        </w:rPr>
        <w:t>Education..................................................3(3-2)</w:t>
      </w:r>
    </w:p>
    <w:p w:rsidR="00F42301" w:rsidRDefault="00F42301" w:rsidP="00721764">
      <w:pPr>
        <w:widowControl w:val="0"/>
        <w:autoSpaceDE w:val="0"/>
        <w:autoSpaceDN w:val="0"/>
        <w:adjustRightInd w:val="0"/>
        <w:spacing w:before="13" w:after="0" w:line="250" w:lineRule="auto"/>
        <w:ind w:left="1239" w:right="1950"/>
        <w:jc w:val="both"/>
        <w:rPr>
          <w:rFonts w:ascii="Times New Roman" w:hAnsi="Times New Roman"/>
          <w:color w:val="000000"/>
          <w:sz w:val="20"/>
          <w:szCs w:val="20"/>
        </w:rPr>
      </w:pPr>
      <w:r>
        <w:rPr>
          <w:rFonts w:ascii="Times New Roman" w:hAnsi="Times New Roman"/>
          <w:color w:val="191919"/>
          <w:spacing w:val="-2"/>
          <w:sz w:val="20"/>
          <w:szCs w:val="20"/>
        </w:rPr>
        <w:t>Thi</w:t>
      </w:r>
      <w:r>
        <w:rPr>
          <w:rFonts w:ascii="Times New Roman" w:hAnsi="Times New Roman"/>
          <w:color w:val="191919"/>
          <w:sz w:val="20"/>
          <w:szCs w:val="20"/>
        </w:rPr>
        <w:t>s</w:t>
      </w:r>
      <w:r>
        <w:rPr>
          <w:rFonts w:ascii="Times New Roman" w:hAnsi="Times New Roman"/>
          <w:color w:val="191919"/>
          <w:spacing w:val="-9"/>
          <w:sz w:val="20"/>
          <w:szCs w:val="20"/>
        </w:rPr>
        <w:t xml:space="preserve"> </w:t>
      </w:r>
      <w:r>
        <w:rPr>
          <w:rFonts w:ascii="Times New Roman" w:hAnsi="Times New Roman"/>
          <w:color w:val="191919"/>
          <w:spacing w:val="-2"/>
          <w:sz w:val="20"/>
          <w:szCs w:val="20"/>
        </w:rPr>
        <w:t>cours</w:t>
      </w:r>
      <w:r>
        <w:rPr>
          <w:rFonts w:ascii="Times New Roman" w:hAnsi="Times New Roman"/>
          <w:color w:val="191919"/>
          <w:sz w:val="20"/>
          <w:szCs w:val="20"/>
        </w:rPr>
        <w:t>e</w:t>
      </w:r>
      <w:r>
        <w:rPr>
          <w:rFonts w:ascii="Times New Roman" w:hAnsi="Times New Roman"/>
          <w:color w:val="191919"/>
          <w:spacing w:val="-9"/>
          <w:sz w:val="20"/>
          <w:szCs w:val="20"/>
        </w:rPr>
        <w:t xml:space="preserve"> </w:t>
      </w:r>
      <w:r>
        <w:rPr>
          <w:rFonts w:ascii="Times New Roman" w:hAnsi="Times New Roman"/>
          <w:color w:val="191919"/>
          <w:spacing w:val="-2"/>
          <w:sz w:val="20"/>
          <w:szCs w:val="20"/>
        </w:rPr>
        <w:t>wil</w:t>
      </w:r>
      <w:r>
        <w:rPr>
          <w:rFonts w:ascii="Times New Roman" w:hAnsi="Times New Roman"/>
          <w:color w:val="191919"/>
          <w:sz w:val="20"/>
          <w:szCs w:val="20"/>
        </w:rPr>
        <w:t>l</w:t>
      </w:r>
      <w:r>
        <w:rPr>
          <w:rFonts w:ascii="Times New Roman" w:hAnsi="Times New Roman"/>
          <w:color w:val="191919"/>
          <w:spacing w:val="-9"/>
          <w:sz w:val="20"/>
          <w:szCs w:val="20"/>
        </w:rPr>
        <w:t xml:space="preserve"> </w:t>
      </w:r>
      <w:r>
        <w:rPr>
          <w:rFonts w:ascii="Times New Roman" w:hAnsi="Times New Roman"/>
          <w:color w:val="191919"/>
          <w:spacing w:val="-2"/>
          <w:sz w:val="20"/>
          <w:szCs w:val="20"/>
        </w:rPr>
        <w:t>examin</w:t>
      </w:r>
      <w:r>
        <w:rPr>
          <w:rFonts w:ascii="Times New Roman" w:hAnsi="Times New Roman"/>
          <w:color w:val="191919"/>
          <w:sz w:val="20"/>
          <w:szCs w:val="20"/>
        </w:rPr>
        <w:t>e</w:t>
      </w:r>
      <w:r>
        <w:rPr>
          <w:rFonts w:ascii="Times New Roman" w:hAnsi="Times New Roman"/>
          <w:color w:val="191919"/>
          <w:spacing w:val="-9"/>
          <w:sz w:val="20"/>
          <w:szCs w:val="20"/>
        </w:rPr>
        <w:t xml:space="preserve"> </w:t>
      </w:r>
      <w:r>
        <w:rPr>
          <w:rFonts w:ascii="Times New Roman" w:hAnsi="Times New Roman"/>
          <w:color w:val="191919"/>
          <w:spacing w:val="-2"/>
          <w:sz w:val="20"/>
          <w:szCs w:val="20"/>
        </w:rPr>
        <w:t>innovativ</w:t>
      </w:r>
      <w:r>
        <w:rPr>
          <w:rFonts w:ascii="Times New Roman" w:hAnsi="Times New Roman"/>
          <w:color w:val="191919"/>
          <w:sz w:val="20"/>
          <w:szCs w:val="20"/>
        </w:rPr>
        <w:t>e</w:t>
      </w:r>
      <w:r>
        <w:rPr>
          <w:rFonts w:ascii="Times New Roman" w:hAnsi="Times New Roman"/>
          <w:color w:val="191919"/>
          <w:spacing w:val="-9"/>
          <w:sz w:val="20"/>
          <w:szCs w:val="20"/>
        </w:rPr>
        <w:t xml:space="preserve"> </w:t>
      </w:r>
      <w:r>
        <w:rPr>
          <w:rFonts w:ascii="Times New Roman" w:hAnsi="Times New Roman"/>
          <w:color w:val="191919"/>
          <w:spacing w:val="-2"/>
          <w:sz w:val="20"/>
          <w:szCs w:val="20"/>
        </w:rPr>
        <w:t>technique</w:t>
      </w:r>
      <w:r>
        <w:rPr>
          <w:rFonts w:ascii="Times New Roman" w:hAnsi="Times New Roman"/>
          <w:color w:val="191919"/>
          <w:sz w:val="20"/>
          <w:szCs w:val="20"/>
        </w:rPr>
        <w:t>s</w:t>
      </w:r>
      <w:r>
        <w:rPr>
          <w:rFonts w:ascii="Times New Roman" w:hAnsi="Times New Roman"/>
          <w:color w:val="191919"/>
          <w:spacing w:val="-9"/>
          <w:sz w:val="20"/>
          <w:szCs w:val="20"/>
        </w:rPr>
        <w:t xml:space="preserve"> </w:t>
      </w:r>
      <w:r>
        <w:rPr>
          <w:rFonts w:ascii="Times New Roman" w:hAnsi="Times New Roman"/>
          <w:color w:val="191919"/>
          <w:spacing w:val="-2"/>
          <w:sz w:val="20"/>
          <w:szCs w:val="20"/>
        </w:rPr>
        <w:t>fo</w:t>
      </w:r>
      <w:r>
        <w:rPr>
          <w:rFonts w:ascii="Times New Roman" w:hAnsi="Times New Roman"/>
          <w:color w:val="191919"/>
          <w:sz w:val="20"/>
          <w:szCs w:val="20"/>
        </w:rPr>
        <w:t>r</w:t>
      </w:r>
      <w:r>
        <w:rPr>
          <w:rFonts w:ascii="Times New Roman" w:hAnsi="Times New Roman"/>
          <w:color w:val="191919"/>
          <w:spacing w:val="-9"/>
          <w:sz w:val="20"/>
          <w:szCs w:val="20"/>
        </w:rPr>
        <w:t xml:space="preserve"> </w:t>
      </w:r>
      <w:r>
        <w:rPr>
          <w:rFonts w:ascii="Times New Roman" w:hAnsi="Times New Roman"/>
          <w:color w:val="191919"/>
          <w:spacing w:val="-2"/>
          <w:sz w:val="20"/>
          <w:szCs w:val="20"/>
        </w:rPr>
        <w:t>teachin</w:t>
      </w:r>
      <w:r>
        <w:rPr>
          <w:rFonts w:ascii="Times New Roman" w:hAnsi="Times New Roman"/>
          <w:color w:val="191919"/>
          <w:sz w:val="20"/>
          <w:szCs w:val="20"/>
        </w:rPr>
        <w:t>g</w:t>
      </w:r>
      <w:r>
        <w:rPr>
          <w:rFonts w:ascii="Times New Roman" w:hAnsi="Times New Roman"/>
          <w:color w:val="191919"/>
          <w:spacing w:val="-9"/>
          <w:sz w:val="20"/>
          <w:szCs w:val="20"/>
        </w:rPr>
        <w:t xml:space="preserve"> </w:t>
      </w:r>
      <w:r>
        <w:rPr>
          <w:rFonts w:ascii="Times New Roman" w:hAnsi="Times New Roman"/>
          <w:color w:val="191919"/>
          <w:spacing w:val="-2"/>
          <w:sz w:val="20"/>
          <w:szCs w:val="20"/>
        </w:rPr>
        <w:t>o</w:t>
      </w:r>
      <w:r>
        <w:rPr>
          <w:rFonts w:ascii="Times New Roman" w:hAnsi="Times New Roman"/>
          <w:color w:val="191919"/>
          <w:sz w:val="20"/>
          <w:szCs w:val="20"/>
        </w:rPr>
        <w:t>f</w:t>
      </w:r>
      <w:r>
        <w:rPr>
          <w:rFonts w:ascii="Times New Roman" w:hAnsi="Times New Roman"/>
          <w:color w:val="191919"/>
          <w:spacing w:val="-9"/>
          <w:sz w:val="20"/>
          <w:szCs w:val="20"/>
        </w:rPr>
        <w:t xml:space="preserve"> </w:t>
      </w:r>
      <w:r>
        <w:rPr>
          <w:rFonts w:ascii="Times New Roman" w:hAnsi="Times New Roman"/>
          <w:color w:val="191919"/>
          <w:spacing w:val="-2"/>
          <w:sz w:val="20"/>
          <w:szCs w:val="20"/>
        </w:rPr>
        <w:t>socia</w:t>
      </w:r>
      <w:r>
        <w:rPr>
          <w:rFonts w:ascii="Times New Roman" w:hAnsi="Times New Roman"/>
          <w:color w:val="191919"/>
          <w:sz w:val="20"/>
          <w:szCs w:val="20"/>
        </w:rPr>
        <w:t>l</w:t>
      </w:r>
      <w:r>
        <w:rPr>
          <w:rFonts w:ascii="Times New Roman" w:hAnsi="Times New Roman"/>
          <w:color w:val="191919"/>
          <w:spacing w:val="-9"/>
          <w:sz w:val="20"/>
          <w:szCs w:val="20"/>
        </w:rPr>
        <w:t xml:space="preserve"> </w:t>
      </w:r>
      <w:r>
        <w:rPr>
          <w:rFonts w:ascii="Times New Roman" w:hAnsi="Times New Roman"/>
          <w:color w:val="191919"/>
          <w:spacing w:val="-2"/>
          <w:sz w:val="20"/>
          <w:szCs w:val="20"/>
        </w:rPr>
        <w:t>studies</w:t>
      </w:r>
      <w:r>
        <w:rPr>
          <w:rFonts w:ascii="Times New Roman" w:hAnsi="Times New Roman"/>
          <w:color w:val="191919"/>
          <w:sz w:val="20"/>
          <w:szCs w:val="20"/>
        </w:rPr>
        <w:t>.</w:t>
      </w:r>
      <w:r>
        <w:rPr>
          <w:rFonts w:ascii="Times New Roman" w:hAnsi="Times New Roman"/>
          <w:color w:val="191919"/>
          <w:spacing w:val="-9"/>
          <w:sz w:val="20"/>
          <w:szCs w:val="20"/>
        </w:rPr>
        <w:t xml:space="preserve"> </w:t>
      </w:r>
      <w:r>
        <w:rPr>
          <w:rFonts w:ascii="Times New Roman" w:hAnsi="Times New Roman"/>
          <w:color w:val="191919"/>
          <w:spacing w:val="-2"/>
          <w:sz w:val="20"/>
          <w:szCs w:val="20"/>
        </w:rPr>
        <w:t>Curriculum</w:t>
      </w:r>
      <w:r>
        <w:rPr>
          <w:rFonts w:ascii="Times New Roman" w:hAnsi="Times New Roman"/>
          <w:color w:val="191919"/>
          <w:sz w:val="20"/>
          <w:szCs w:val="20"/>
        </w:rPr>
        <w:t>,</w:t>
      </w:r>
      <w:r>
        <w:rPr>
          <w:rFonts w:ascii="Times New Roman" w:hAnsi="Times New Roman"/>
          <w:color w:val="191919"/>
          <w:spacing w:val="-9"/>
          <w:sz w:val="20"/>
          <w:szCs w:val="20"/>
        </w:rPr>
        <w:t xml:space="preserve"> </w:t>
      </w:r>
      <w:r>
        <w:rPr>
          <w:rFonts w:ascii="Times New Roman" w:hAnsi="Times New Roman"/>
          <w:color w:val="191919"/>
          <w:spacing w:val="-2"/>
          <w:sz w:val="20"/>
          <w:szCs w:val="20"/>
        </w:rPr>
        <w:t xml:space="preserve">meth- </w:t>
      </w:r>
      <w:r>
        <w:rPr>
          <w:rFonts w:ascii="Times New Roman" w:hAnsi="Times New Roman"/>
          <w:color w:val="191919"/>
          <w:sz w:val="20"/>
          <w:szCs w:val="20"/>
        </w:rPr>
        <w:t>ods and techniques will be analyzed and evaluated in view of current research and practices. Field experiences to include field-testing social studies projects will be required.</w:t>
      </w:r>
    </w:p>
    <w:p w:rsidR="00F42301" w:rsidRDefault="00F42301" w:rsidP="00721764">
      <w:pPr>
        <w:widowControl w:val="0"/>
        <w:autoSpaceDE w:val="0"/>
        <w:autoSpaceDN w:val="0"/>
        <w:adjustRightInd w:val="0"/>
        <w:spacing w:after="0" w:line="227" w:lineRule="exact"/>
        <w:ind w:left="879"/>
        <w:rPr>
          <w:rFonts w:ascii="Times New Roman" w:hAnsi="Times New Roman"/>
          <w:color w:val="000000"/>
          <w:sz w:val="20"/>
          <w:szCs w:val="20"/>
        </w:rPr>
      </w:pPr>
      <w:r>
        <w:rPr>
          <w:rFonts w:ascii="Times New Roman" w:hAnsi="Times New Roman"/>
          <w:b/>
          <w:bCs/>
          <w:color w:val="191919"/>
          <w:sz w:val="20"/>
          <w:szCs w:val="20"/>
        </w:rPr>
        <w:t>ECEC</w:t>
      </w:r>
      <w:r>
        <w:rPr>
          <w:rFonts w:ascii="Times New Roman" w:hAnsi="Times New Roman"/>
          <w:b/>
          <w:bCs/>
          <w:color w:val="191919"/>
          <w:spacing w:val="-8"/>
          <w:sz w:val="20"/>
          <w:szCs w:val="20"/>
        </w:rPr>
        <w:t xml:space="preserve"> </w:t>
      </w:r>
      <w:r>
        <w:rPr>
          <w:rFonts w:ascii="Times New Roman" w:hAnsi="Times New Roman"/>
          <w:b/>
          <w:bCs/>
          <w:color w:val="191919"/>
          <w:sz w:val="20"/>
          <w:szCs w:val="20"/>
        </w:rPr>
        <w:t>5555</w:t>
      </w:r>
      <w:r>
        <w:rPr>
          <w:rFonts w:ascii="Times New Roman" w:hAnsi="Times New Roman"/>
          <w:b/>
          <w:bCs/>
          <w:color w:val="191919"/>
          <w:spacing w:val="-8"/>
          <w:sz w:val="20"/>
          <w:szCs w:val="20"/>
        </w:rPr>
        <w:t xml:space="preserve"> </w:t>
      </w:r>
      <w:r>
        <w:rPr>
          <w:rFonts w:ascii="Times New Roman" w:hAnsi="Times New Roman"/>
          <w:b/>
          <w:bCs/>
          <w:color w:val="191919"/>
          <w:sz w:val="20"/>
          <w:szCs w:val="20"/>
        </w:rPr>
        <w:t>-</w:t>
      </w:r>
      <w:r>
        <w:rPr>
          <w:rFonts w:ascii="Times New Roman" w:hAnsi="Times New Roman"/>
          <w:b/>
          <w:bCs/>
          <w:color w:val="191919"/>
          <w:spacing w:val="-8"/>
          <w:sz w:val="20"/>
          <w:szCs w:val="20"/>
        </w:rPr>
        <w:t xml:space="preserve"> </w:t>
      </w:r>
      <w:r>
        <w:rPr>
          <w:rFonts w:ascii="Times New Roman" w:hAnsi="Times New Roman"/>
          <w:b/>
          <w:bCs/>
          <w:color w:val="191919"/>
          <w:sz w:val="20"/>
          <w:szCs w:val="20"/>
        </w:rPr>
        <w:t>C</w:t>
      </w:r>
      <w:r>
        <w:rPr>
          <w:rFonts w:ascii="Times New Roman" w:hAnsi="Times New Roman"/>
          <w:b/>
          <w:bCs/>
          <w:color w:val="191919"/>
          <w:spacing w:val="-4"/>
          <w:sz w:val="20"/>
          <w:szCs w:val="20"/>
        </w:rPr>
        <w:t>r</w:t>
      </w:r>
      <w:r>
        <w:rPr>
          <w:rFonts w:ascii="Times New Roman" w:hAnsi="Times New Roman"/>
          <w:b/>
          <w:bCs/>
          <w:color w:val="191919"/>
          <w:sz w:val="20"/>
          <w:szCs w:val="20"/>
        </w:rPr>
        <w:t>eative</w:t>
      </w:r>
      <w:r>
        <w:rPr>
          <w:rFonts w:ascii="Times New Roman" w:hAnsi="Times New Roman"/>
          <w:b/>
          <w:bCs/>
          <w:color w:val="191919"/>
          <w:spacing w:val="-7"/>
          <w:sz w:val="20"/>
          <w:szCs w:val="20"/>
        </w:rPr>
        <w:t xml:space="preserve"> </w:t>
      </w:r>
      <w:r>
        <w:rPr>
          <w:rFonts w:ascii="Times New Roman" w:hAnsi="Times New Roman"/>
          <w:b/>
          <w:bCs/>
          <w:color w:val="191919"/>
          <w:sz w:val="20"/>
          <w:szCs w:val="20"/>
        </w:rPr>
        <w:t>Experiences</w:t>
      </w:r>
      <w:r>
        <w:rPr>
          <w:rFonts w:ascii="Times New Roman" w:hAnsi="Times New Roman"/>
          <w:b/>
          <w:bCs/>
          <w:color w:val="191919"/>
          <w:spacing w:val="-7"/>
          <w:sz w:val="20"/>
          <w:szCs w:val="20"/>
        </w:rPr>
        <w:t xml:space="preserve"> </w:t>
      </w:r>
      <w:r>
        <w:rPr>
          <w:rFonts w:ascii="Times New Roman" w:hAnsi="Times New Roman"/>
          <w:b/>
          <w:bCs/>
          <w:color w:val="191919"/>
          <w:sz w:val="20"/>
          <w:szCs w:val="20"/>
        </w:rPr>
        <w:t>in</w:t>
      </w:r>
      <w:r>
        <w:rPr>
          <w:rFonts w:ascii="Times New Roman" w:hAnsi="Times New Roman"/>
          <w:b/>
          <w:bCs/>
          <w:color w:val="191919"/>
          <w:spacing w:val="-8"/>
          <w:sz w:val="20"/>
          <w:szCs w:val="20"/>
        </w:rPr>
        <w:t xml:space="preserve"> </w:t>
      </w:r>
      <w:r>
        <w:rPr>
          <w:rFonts w:ascii="Times New Roman" w:hAnsi="Times New Roman"/>
          <w:b/>
          <w:bCs/>
          <w:color w:val="191919"/>
          <w:sz w:val="20"/>
          <w:szCs w:val="20"/>
        </w:rPr>
        <w:t>Early</w:t>
      </w:r>
      <w:r>
        <w:rPr>
          <w:rFonts w:ascii="Times New Roman" w:hAnsi="Times New Roman"/>
          <w:b/>
          <w:bCs/>
          <w:color w:val="191919"/>
          <w:spacing w:val="-7"/>
          <w:sz w:val="20"/>
          <w:szCs w:val="20"/>
        </w:rPr>
        <w:t xml:space="preserve"> </w:t>
      </w:r>
      <w:r>
        <w:rPr>
          <w:rFonts w:ascii="Times New Roman" w:hAnsi="Times New Roman"/>
          <w:b/>
          <w:bCs/>
          <w:color w:val="191919"/>
          <w:sz w:val="20"/>
          <w:szCs w:val="20"/>
        </w:rPr>
        <w:t>Childhood</w:t>
      </w:r>
      <w:r>
        <w:rPr>
          <w:rFonts w:ascii="Times New Roman" w:hAnsi="Times New Roman"/>
          <w:b/>
          <w:bCs/>
          <w:color w:val="191919"/>
          <w:spacing w:val="-8"/>
          <w:sz w:val="20"/>
          <w:szCs w:val="20"/>
        </w:rPr>
        <w:t xml:space="preserve"> </w:t>
      </w:r>
      <w:r>
        <w:rPr>
          <w:rFonts w:ascii="Times New Roman" w:hAnsi="Times New Roman"/>
          <w:b/>
          <w:bCs/>
          <w:color w:val="191919"/>
          <w:sz w:val="20"/>
          <w:szCs w:val="20"/>
        </w:rPr>
        <w:t>Education.....................................3(3-2)</w:t>
      </w:r>
    </w:p>
    <w:p w:rsidR="00F42301" w:rsidRDefault="00F42301" w:rsidP="00721764">
      <w:pPr>
        <w:widowControl w:val="0"/>
        <w:autoSpaceDE w:val="0"/>
        <w:autoSpaceDN w:val="0"/>
        <w:adjustRightInd w:val="0"/>
        <w:spacing w:before="13" w:after="0" w:line="250" w:lineRule="auto"/>
        <w:ind w:left="1239" w:right="1949"/>
        <w:jc w:val="both"/>
        <w:rPr>
          <w:rFonts w:ascii="Times New Roman" w:hAnsi="Times New Roman"/>
          <w:color w:val="000000"/>
          <w:sz w:val="20"/>
          <w:szCs w:val="20"/>
        </w:rPr>
      </w:pPr>
      <w:r>
        <w:rPr>
          <w:rFonts w:ascii="Times New Roman" w:hAnsi="Times New Roman"/>
          <w:color w:val="191919"/>
          <w:sz w:val="20"/>
          <w:szCs w:val="20"/>
        </w:rPr>
        <w:t>Emphasizes</w:t>
      </w:r>
      <w:r>
        <w:rPr>
          <w:rFonts w:ascii="Times New Roman" w:hAnsi="Times New Roman"/>
          <w:color w:val="191919"/>
          <w:spacing w:val="1"/>
          <w:sz w:val="20"/>
          <w:szCs w:val="20"/>
        </w:rPr>
        <w:t xml:space="preserve"> </w:t>
      </w:r>
      <w:r>
        <w:rPr>
          <w:rFonts w:ascii="Times New Roman" w:hAnsi="Times New Roman"/>
          <w:color w:val="191919"/>
          <w:sz w:val="20"/>
          <w:szCs w:val="20"/>
        </w:rPr>
        <w:t>a</w:t>
      </w:r>
      <w:r>
        <w:rPr>
          <w:rFonts w:ascii="Times New Roman" w:hAnsi="Times New Roman"/>
          <w:color w:val="191919"/>
          <w:spacing w:val="1"/>
          <w:sz w:val="20"/>
          <w:szCs w:val="20"/>
        </w:rPr>
        <w:t xml:space="preserve"> </w:t>
      </w:r>
      <w:r>
        <w:rPr>
          <w:rFonts w:ascii="Times New Roman" w:hAnsi="Times New Roman"/>
          <w:color w:val="191919"/>
          <w:sz w:val="20"/>
          <w:szCs w:val="20"/>
        </w:rPr>
        <w:t>team</w:t>
      </w:r>
      <w:r>
        <w:rPr>
          <w:rFonts w:ascii="Times New Roman" w:hAnsi="Times New Roman"/>
          <w:color w:val="191919"/>
          <w:spacing w:val="1"/>
          <w:sz w:val="20"/>
          <w:szCs w:val="20"/>
        </w:rPr>
        <w:t xml:space="preserve"> </w:t>
      </w:r>
      <w:r>
        <w:rPr>
          <w:rFonts w:ascii="Times New Roman" w:hAnsi="Times New Roman"/>
          <w:color w:val="191919"/>
          <w:sz w:val="20"/>
          <w:szCs w:val="20"/>
        </w:rPr>
        <w:t>teaching</w:t>
      </w:r>
      <w:r>
        <w:rPr>
          <w:rFonts w:ascii="Times New Roman" w:hAnsi="Times New Roman"/>
          <w:color w:val="191919"/>
          <w:spacing w:val="1"/>
          <w:sz w:val="20"/>
          <w:szCs w:val="20"/>
        </w:rPr>
        <w:t xml:space="preserve"> </w:t>
      </w:r>
      <w:r>
        <w:rPr>
          <w:rFonts w:ascii="Times New Roman" w:hAnsi="Times New Roman"/>
          <w:color w:val="191919"/>
          <w:sz w:val="20"/>
          <w:szCs w:val="20"/>
        </w:rPr>
        <w:t>approach</w:t>
      </w:r>
      <w:r>
        <w:rPr>
          <w:rFonts w:ascii="Times New Roman" w:hAnsi="Times New Roman"/>
          <w:color w:val="191919"/>
          <w:spacing w:val="1"/>
          <w:sz w:val="20"/>
          <w:szCs w:val="20"/>
        </w:rPr>
        <w:t xml:space="preserve"> </w:t>
      </w:r>
      <w:r>
        <w:rPr>
          <w:rFonts w:ascii="Times New Roman" w:hAnsi="Times New Roman"/>
          <w:color w:val="191919"/>
          <w:sz w:val="20"/>
          <w:szCs w:val="20"/>
        </w:rPr>
        <w:t>to</w:t>
      </w:r>
      <w:r>
        <w:rPr>
          <w:rFonts w:ascii="Times New Roman" w:hAnsi="Times New Roman"/>
          <w:color w:val="191919"/>
          <w:spacing w:val="1"/>
          <w:sz w:val="20"/>
          <w:szCs w:val="20"/>
        </w:rPr>
        <w:t xml:space="preserve"> </w:t>
      </w:r>
      <w:r>
        <w:rPr>
          <w:rFonts w:ascii="Times New Roman" w:hAnsi="Times New Roman"/>
          <w:color w:val="191919"/>
          <w:sz w:val="20"/>
          <w:szCs w:val="20"/>
        </w:rPr>
        <w:t>the</w:t>
      </w:r>
      <w:r>
        <w:rPr>
          <w:rFonts w:ascii="Times New Roman" w:hAnsi="Times New Roman"/>
          <w:color w:val="191919"/>
          <w:spacing w:val="1"/>
          <w:sz w:val="20"/>
          <w:szCs w:val="20"/>
        </w:rPr>
        <w:t xml:space="preserve"> </w:t>
      </w:r>
      <w:r>
        <w:rPr>
          <w:rFonts w:ascii="Times New Roman" w:hAnsi="Times New Roman"/>
          <w:color w:val="191919"/>
          <w:sz w:val="20"/>
          <w:szCs w:val="20"/>
        </w:rPr>
        <w:t>study</w:t>
      </w:r>
      <w:r>
        <w:rPr>
          <w:rFonts w:ascii="Times New Roman" w:hAnsi="Times New Roman"/>
          <w:color w:val="191919"/>
          <w:spacing w:val="1"/>
          <w:sz w:val="20"/>
          <w:szCs w:val="20"/>
        </w:rPr>
        <w:t xml:space="preserve"> </w:t>
      </w:r>
      <w:r>
        <w:rPr>
          <w:rFonts w:ascii="Times New Roman" w:hAnsi="Times New Roman"/>
          <w:color w:val="191919"/>
          <w:sz w:val="20"/>
          <w:szCs w:val="20"/>
        </w:rPr>
        <w:t>of the</w:t>
      </w:r>
      <w:r>
        <w:rPr>
          <w:rFonts w:ascii="Times New Roman" w:hAnsi="Times New Roman"/>
          <w:color w:val="191919"/>
          <w:spacing w:val="1"/>
          <w:sz w:val="20"/>
          <w:szCs w:val="20"/>
        </w:rPr>
        <w:t xml:space="preserve"> </w:t>
      </w:r>
      <w:r>
        <w:rPr>
          <w:rFonts w:ascii="Times New Roman" w:hAnsi="Times New Roman"/>
          <w:color w:val="191919"/>
          <w:sz w:val="20"/>
          <w:szCs w:val="20"/>
        </w:rPr>
        <w:t>creative</w:t>
      </w:r>
      <w:r>
        <w:rPr>
          <w:rFonts w:ascii="Times New Roman" w:hAnsi="Times New Roman"/>
          <w:color w:val="191919"/>
          <w:spacing w:val="1"/>
          <w:sz w:val="20"/>
          <w:szCs w:val="20"/>
        </w:rPr>
        <w:t xml:space="preserve"> </w:t>
      </w:r>
      <w:r>
        <w:rPr>
          <w:rFonts w:ascii="Times New Roman" w:hAnsi="Times New Roman"/>
          <w:color w:val="191919"/>
          <w:sz w:val="20"/>
          <w:szCs w:val="20"/>
        </w:rPr>
        <w:t>process by</w:t>
      </w:r>
      <w:r>
        <w:rPr>
          <w:rFonts w:ascii="Times New Roman" w:hAnsi="Times New Roman"/>
          <w:color w:val="191919"/>
          <w:spacing w:val="1"/>
          <w:sz w:val="20"/>
          <w:szCs w:val="20"/>
        </w:rPr>
        <w:t xml:space="preserve"> </w:t>
      </w:r>
      <w:r>
        <w:rPr>
          <w:rFonts w:ascii="Times New Roman" w:hAnsi="Times New Roman"/>
          <w:color w:val="191919"/>
          <w:sz w:val="20"/>
          <w:szCs w:val="20"/>
        </w:rPr>
        <w:t xml:space="preserve">use of selected topics of creative experiences in the living and learning of children. Emphasis is also on the </w:t>
      </w:r>
      <w:r>
        <w:rPr>
          <w:rFonts w:ascii="Times New Roman" w:hAnsi="Times New Roman"/>
          <w:color w:val="191919"/>
          <w:spacing w:val="-1"/>
          <w:sz w:val="20"/>
          <w:szCs w:val="20"/>
        </w:rPr>
        <w:t>philosoph</w:t>
      </w:r>
      <w:r>
        <w:rPr>
          <w:rFonts w:ascii="Times New Roman" w:hAnsi="Times New Roman"/>
          <w:color w:val="191919"/>
          <w:spacing w:val="-14"/>
          <w:sz w:val="20"/>
          <w:szCs w:val="20"/>
        </w:rPr>
        <w:t>y</w:t>
      </w:r>
      <w:r>
        <w:rPr>
          <w:rFonts w:ascii="Times New Roman" w:hAnsi="Times New Roman"/>
          <w:color w:val="191919"/>
          <w:sz w:val="20"/>
          <w:szCs w:val="20"/>
        </w:rPr>
        <w:t>,</w:t>
      </w:r>
      <w:r>
        <w:rPr>
          <w:rFonts w:ascii="Times New Roman" w:hAnsi="Times New Roman"/>
          <w:color w:val="191919"/>
          <w:spacing w:val="-9"/>
          <w:sz w:val="20"/>
          <w:szCs w:val="20"/>
        </w:rPr>
        <w:t xml:space="preserve"> </w:t>
      </w:r>
      <w:r>
        <w:rPr>
          <w:rFonts w:ascii="Times New Roman" w:hAnsi="Times New Roman"/>
          <w:color w:val="191919"/>
          <w:spacing w:val="-1"/>
          <w:sz w:val="20"/>
          <w:szCs w:val="20"/>
        </w:rPr>
        <w:t>technique</w:t>
      </w:r>
      <w:r>
        <w:rPr>
          <w:rFonts w:ascii="Times New Roman" w:hAnsi="Times New Roman"/>
          <w:color w:val="191919"/>
          <w:sz w:val="20"/>
          <w:szCs w:val="20"/>
        </w:rPr>
        <w:t>s</w:t>
      </w:r>
      <w:r>
        <w:rPr>
          <w:rFonts w:ascii="Times New Roman" w:hAnsi="Times New Roman"/>
          <w:color w:val="191919"/>
          <w:spacing w:val="-9"/>
          <w:sz w:val="20"/>
          <w:szCs w:val="20"/>
        </w:rPr>
        <w:t xml:space="preserve"> </w:t>
      </w:r>
      <w:r>
        <w:rPr>
          <w:rFonts w:ascii="Times New Roman" w:hAnsi="Times New Roman"/>
          <w:color w:val="191919"/>
          <w:spacing w:val="-1"/>
          <w:sz w:val="20"/>
          <w:szCs w:val="20"/>
        </w:rPr>
        <w:t>an</w:t>
      </w:r>
      <w:r>
        <w:rPr>
          <w:rFonts w:ascii="Times New Roman" w:hAnsi="Times New Roman"/>
          <w:color w:val="191919"/>
          <w:sz w:val="20"/>
          <w:szCs w:val="20"/>
        </w:rPr>
        <w:t>d</w:t>
      </w:r>
      <w:r>
        <w:rPr>
          <w:rFonts w:ascii="Times New Roman" w:hAnsi="Times New Roman"/>
          <w:color w:val="191919"/>
          <w:spacing w:val="-9"/>
          <w:sz w:val="20"/>
          <w:szCs w:val="20"/>
        </w:rPr>
        <w:t xml:space="preserve"> </w:t>
      </w:r>
      <w:r>
        <w:rPr>
          <w:rFonts w:ascii="Times New Roman" w:hAnsi="Times New Roman"/>
          <w:color w:val="191919"/>
          <w:spacing w:val="-1"/>
          <w:sz w:val="20"/>
          <w:szCs w:val="20"/>
        </w:rPr>
        <w:t>problem</w:t>
      </w:r>
      <w:r>
        <w:rPr>
          <w:rFonts w:ascii="Times New Roman" w:hAnsi="Times New Roman"/>
          <w:color w:val="191919"/>
          <w:sz w:val="20"/>
          <w:szCs w:val="20"/>
        </w:rPr>
        <w:t>s</w:t>
      </w:r>
      <w:r>
        <w:rPr>
          <w:rFonts w:ascii="Times New Roman" w:hAnsi="Times New Roman"/>
          <w:color w:val="191919"/>
          <w:spacing w:val="-9"/>
          <w:sz w:val="20"/>
          <w:szCs w:val="20"/>
        </w:rPr>
        <w:t xml:space="preserve"> </w:t>
      </w:r>
      <w:r>
        <w:rPr>
          <w:rFonts w:ascii="Times New Roman" w:hAnsi="Times New Roman"/>
          <w:color w:val="191919"/>
          <w:spacing w:val="-1"/>
          <w:sz w:val="20"/>
          <w:szCs w:val="20"/>
        </w:rPr>
        <w:t>o</w:t>
      </w:r>
      <w:r>
        <w:rPr>
          <w:rFonts w:ascii="Times New Roman" w:hAnsi="Times New Roman"/>
          <w:color w:val="191919"/>
          <w:sz w:val="20"/>
          <w:szCs w:val="20"/>
        </w:rPr>
        <w:t>f</w:t>
      </w:r>
      <w:r>
        <w:rPr>
          <w:rFonts w:ascii="Times New Roman" w:hAnsi="Times New Roman"/>
          <w:color w:val="191919"/>
          <w:spacing w:val="-9"/>
          <w:sz w:val="20"/>
          <w:szCs w:val="20"/>
        </w:rPr>
        <w:t xml:space="preserve"> </w:t>
      </w:r>
      <w:r>
        <w:rPr>
          <w:rFonts w:ascii="Times New Roman" w:hAnsi="Times New Roman"/>
          <w:color w:val="191919"/>
          <w:spacing w:val="-1"/>
          <w:sz w:val="20"/>
          <w:szCs w:val="20"/>
        </w:rPr>
        <w:t>providin</w:t>
      </w:r>
      <w:r>
        <w:rPr>
          <w:rFonts w:ascii="Times New Roman" w:hAnsi="Times New Roman"/>
          <w:color w:val="191919"/>
          <w:sz w:val="20"/>
          <w:szCs w:val="20"/>
        </w:rPr>
        <w:t>g</w:t>
      </w:r>
      <w:r>
        <w:rPr>
          <w:rFonts w:ascii="Times New Roman" w:hAnsi="Times New Roman"/>
          <w:color w:val="191919"/>
          <w:spacing w:val="-9"/>
          <w:sz w:val="20"/>
          <w:szCs w:val="20"/>
        </w:rPr>
        <w:t xml:space="preserve"> </w:t>
      </w:r>
      <w:r>
        <w:rPr>
          <w:rFonts w:ascii="Times New Roman" w:hAnsi="Times New Roman"/>
          <w:color w:val="191919"/>
          <w:spacing w:val="-1"/>
          <w:sz w:val="20"/>
          <w:szCs w:val="20"/>
        </w:rPr>
        <w:t>creativ</w:t>
      </w:r>
      <w:r>
        <w:rPr>
          <w:rFonts w:ascii="Times New Roman" w:hAnsi="Times New Roman"/>
          <w:color w:val="191919"/>
          <w:sz w:val="20"/>
          <w:szCs w:val="20"/>
        </w:rPr>
        <w:t>e</w:t>
      </w:r>
      <w:r>
        <w:rPr>
          <w:rFonts w:ascii="Times New Roman" w:hAnsi="Times New Roman"/>
          <w:color w:val="191919"/>
          <w:spacing w:val="-9"/>
          <w:sz w:val="20"/>
          <w:szCs w:val="20"/>
        </w:rPr>
        <w:t xml:space="preserve"> </w:t>
      </w:r>
      <w:r>
        <w:rPr>
          <w:rFonts w:ascii="Times New Roman" w:hAnsi="Times New Roman"/>
          <w:color w:val="191919"/>
          <w:spacing w:val="-1"/>
          <w:sz w:val="20"/>
          <w:szCs w:val="20"/>
        </w:rPr>
        <w:t>experience</w:t>
      </w:r>
      <w:r>
        <w:rPr>
          <w:rFonts w:ascii="Times New Roman" w:hAnsi="Times New Roman"/>
          <w:color w:val="191919"/>
          <w:sz w:val="20"/>
          <w:szCs w:val="20"/>
        </w:rPr>
        <w:t>s</w:t>
      </w:r>
      <w:r>
        <w:rPr>
          <w:rFonts w:ascii="Times New Roman" w:hAnsi="Times New Roman"/>
          <w:color w:val="191919"/>
          <w:spacing w:val="-9"/>
          <w:sz w:val="20"/>
          <w:szCs w:val="20"/>
        </w:rPr>
        <w:t xml:space="preserve"> </w:t>
      </w:r>
      <w:r>
        <w:rPr>
          <w:rFonts w:ascii="Times New Roman" w:hAnsi="Times New Roman"/>
          <w:color w:val="191919"/>
          <w:spacing w:val="-1"/>
          <w:sz w:val="20"/>
          <w:szCs w:val="20"/>
        </w:rPr>
        <w:t>fo</w:t>
      </w:r>
      <w:r>
        <w:rPr>
          <w:rFonts w:ascii="Times New Roman" w:hAnsi="Times New Roman"/>
          <w:color w:val="191919"/>
          <w:sz w:val="20"/>
          <w:szCs w:val="20"/>
        </w:rPr>
        <w:t>r</w:t>
      </w:r>
      <w:r>
        <w:rPr>
          <w:rFonts w:ascii="Times New Roman" w:hAnsi="Times New Roman"/>
          <w:color w:val="191919"/>
          <w:spacing w:val="-9"/>
          <w:sz w:val="20"/>
          <w:szCs w:val="20"/>
        </w:rPr>
        <w:t xml:space="preserve"> </w:t>
      </w:r>
      <w:r>
        <w:rPr>
          <w:rFonts w:ascii="Times New Roman" w:hAnsi="Times New Roman"/>
          <w:color w:val="191919"/>
          <w:spacing w:val="-1"/>
          <w:sz w:val="20"/>
          <w:szCs w:val="20"/>
        </w:rPr>
        <w:t>youn</w:t>
      </w:r>
      <w:r>
        <w:rPr>
          <w:rFonts w:ascii="Times New Roman" w:hAnsi="Times New Roman"/>
          <w:color w:val="191919"/>
          <w:sz w:val="20"/>
          <w:szCs w:val="20"/>
        </w:rPr>
        <w:t>g</w:t>
      </w:r>
      <w:r>
        <w:rPr>
          <w:rFonts w:ascii="Times New Roman" w:hAnsi="Times New Roman"/>
          <w:color w:val="191919"/>
          <w:spacing w:val="-9"/>
          <w:sz w:val="20"/>
          <w:szCs w:val="20"/>
        </w:rPr>
        <w:t xml:space="preserve"> </w:t>
      </w:r>
      <w:r>
        <w:rPr>
          <w:rFonts w:ascii="Times New Roman" w:hAnsi="Times New Roman"/>
          <w:color w:val="191919"/>
          <w:spacing w:val="-1"/>
          <w:sz w:val="20"/>
          <w:szCs w:val="20"/>
        </w:rPr>
        <w:t>children</w:t>
      </w:r>
      <w:r>
        <w:rPr>
          <w:rFonts w:ascii="Times New Roman" w:hAnsi="Times New Roman"/>
          <w:color w:val="191919"/>
          <w:sz w:val="20"/>
          <w:szCs w:val="20"/>
        </w:rPr>
        <w:t>.</w:t>
      </w:r>
      <w:r>
        <w:rPr>
          <w:rFonts w:ascii="Times New Roman" w:hAnsi="Times New Roman"/>
          <w:color w:val="191919"/>
          <w:spacing w:val="-9"/>
          <w:sz w:val="20"/>
          <w:szCs w:val="20"/>
        </w:rPr>
        <w:t xml:space="preserve"> </w:t>
      </w:r>
      <w:r>
        <w:rPr>
          <w:rFonts w:ascii="Times New Roman" w:hAnsi="Times New Roman"/>
          <w:color w:val="191919"/>
          <w:spacing w:val="-1"/>
          <w:sz w:val="20"/>
          <w:szCs w:val="20"/>
        </w:rPr>
        <w:t xml:space="preserve">Field </w:t>
      </w:r>
      <w:r>
        <w:rPr>
          <w:rFonts w:ascii="Times New Roman" w:hAnsi="Times New Roman"/>
          <w:color w:val="191919"/>
          <w:sz w:val="20"/>
          <w:szCs w:val="20"/>
        </w:rPr>
        <w:t>laboratory experiences will be provided.</w:t>
      </w:r>
    </w:p>
    <w:p w:rsidR="00F42301" w:rsidRDefault="00F42301" w:rsidP="00721764">
      <w:pPr>
        <w:widowControl w:val="0"/>
        <w:autoSpaceDE w:val="0"/>
        <w:autoSpaceDN w:val="0"/>
        <w:adjustRightInd w:val="0"/>
        <w:spacing w:after="0" w:line="227" w:lineRule="exact"/>
        <w:ind w:left="879"/>
        <w:rPr>
          <w:rFonts w:ascii="Times New Roman" w:hAnsi="Times New Roman"/>
          <w:color w:val="000000"/>
          <w:sz w:val="20"/>
          <w:szCs w:val="20"/>
        </w:rPr>
      </w:pPr>
      <w:r>
        <w:rPr>
          <w:rFonts w:ascii="Times New Roman" w:hAnsi="Times New Roman"/>
          <w:b/>
          <w:bCs/>
          <w:color w:val="191919"/>
          <w:sz w:val="20"/>
          <w:szCs w:val="20"/>
        </w:rPr>
        <w:t>ECEC</w:t>
      </w:r>
      <w:r>
        <w:rPr>
          <w:rFonts w:ascii="Times New Roman" w:hAnsi="Times New Roman"/>
          <w:b/>
          <w:bCs/>
          <w:color w:val="191919"/>
          <w:spacing w:val="-4"/>
          <w:sz w:val="20"/>
          <w:szCs w:val="20"/>
        </w:rPr>
        <w:t xml:space="preserve"> </w:t>
      </w:r>
      <w:r>
        <w:rPr>
          <w:rFonts w:ascii="Times New Roman" w:hAnsi="Times New Roman"/>
          <w:b/>
          <w:bCs/>
          <w:color w:val="191919"/>
          <w:sz w:val="20"/>
          <w:szCs w:val="20"/>
        </w:rPr>
        <w:t>5560</w:t>
      </w:r>
      <w:r>
        <w:rPr>
          <w:rFonts w:ascii="Times New Roman" w:hAnsi="Times New Roman"/>
          <w:b/>
          <w:bCs/>
          <w:color w:val="191919"/>
          <w:spacing w:val="-4"/>
          <w:sz w:val="20"/>
          <w:szCs w:val="20"/>
        </w:rPr>
        <w:t xml:space="preserve"> </w:t>
      </w:r>
      <w:r>
        <w:rPr>
          <w:rFonts w:ascii="Times New Roman" w:hAnsi="Times New Roman"/>
          <w:b/>
          <w:bCs/>
          <w:color w:val="191919"/>
          <w:sz w:val="20"/>
          <w:szCs w:val="20"/>
        </w:rPr>
        <w:t>-</w:t>
      </w:r>
      <w:r>
        <w:rPr>
          <w:rFonts w:ascii="Times New Roman" w:hAnsi="Times New Roman"/>
          <w:b/>
          <w:bCs/>
          <w:color w:val="191919"/>
          <w:spacing w:val="-4"/>
          <w:sz w:val="20"/>
          <w:szCs w:val="20"/>
        </w:rPr>
        <w:t xml:space="preserve"> </w:t>
      </w:r>
      <w:r>
        <w:rPr>
          <w:rFonts w:ascii="Times New Roman" w:hAnsi="Times New Roman"/>
          <w:b/>
          <w:bCs/>
          <w:color w:val="191919"/>
          <w:sz w:val="20"/>
          <w:szCs w:val="20"/>
        </w:rPr>
        <w:t>Counseling</w:t>
      </w:r>
      <w:r>
        <w:rPr>
          <w:rFonts w:ascii="Times New Roman" w:hAnsi="Times New Roman"/>
          <w:b/>
          <w:bCs/>
          <w:color w:val="191919"/>
          <w:spacing w:val="-4"/>
          <w:sz w:val="20"/>
          <w:szCs w:val="20"/>
        </w:rPr>
        <w:t xml:space="preserve"> </w:t>
      </w:r>
      <w:r>
        <w:rPr>
          <w:rFonts w:ascii="Times New Roman" w:hAnsi="Times New Roman"/>
          <w:b/>
          <w:bCs/>
          <w:color w:val="191919"/>
          <w:sz w:val="20"/>
          <w:szCs w:val="20"/>
        </w:rPr>
        <w:t>In</w:t>
      </w:r>
      <w:r>
        <w:rPr>
          <w:rFonts w:ascii="Times New Roman" w:hAnsi="Times New Roman"/>
          <w:b/>
          <w:bCs/>
          <w:color w:val="191919"/>
          <w:spacing w:val="-4"/>
          <w:sz w:val="20"/>
          <w:szCs w:val="20"/>
        </w:rPr>
        <w:t xml:space="preserve"> </w:t>
      </w:r>
      <w:r>
        <w:rPr>
          <w:rFonts w:ascii="Times New Roman" w:hAnsi="Times New Roman"/>
          <w:b/>
          <w:bCs/>
          <w:color w:val="191919"/>
          <w:sz w:val="20"/>
          <w:szCs w:val="20"/>
        </w:rPr>
        <w:t>Early</w:t>
      </w:r>
      <w:r>
        <w:rPr>
          <w:rFonts w:ascii="Times New Roman" w:hAnsi="Times New Roman"/>
          <w:b/>
          <w:bCs/>
          <w:color w:val="191919"/>
          <w:spacing w:val="-4"/>
          <w:sz w:val="20"/>
          <w:szCs w:val="20"/>
        </w:rPr>
        <w:t xml:space="preserve"> </w:t>
      </w:r>
      <w:r>
        <w:rPr>
          <w:rFonts w:ascii="Times New Roman" w:hAnsi="Times New Roman"/>
          <w:b/>
          <w:bCs/>
          <w:color w:val="191919"/>
          <w:sz w:val="20"/>
          <w:szCs w:val="20"/>
        </w:rPr>
        <w:t>Childhood</w:t>
      </w:r>
      <w:r>
        <w:rPr>
          <w:rFonts w:ascii="Times New Roman" w:hAnsi="Times New Roman"/>
          <w:b/>
          <w:bCs/>
          <w:color w:val="191919"/>
          <w:spacing w:val="-4"/>
          <w:sz w:val="20"/>
          <w:szCs w:val="20"/>
        </w:rPr>
        <w:t xml:space="preserve"> </w:t>
      </w:r>
      <w:r>
        <w:rPr>
          <w:rFonts w:ascii="Times New Roman" w:hAnsi="Times New Roman"/>
          <w:b/>
          <w:bCs/>
          <w:color w:val="191919"/>
          <w:sz w:val="20"/>
          <w:szCs w:val="20"/>
        </w:rPr>
        <w:t>Education.....................................................3(3-2)</w:t>
      </w:r>
    </w:p>
    <w:p w:rsidR="00F42301" w:rsidRDefault="00F42301" w:rsidP="00721764">
      <w:pPr>
        <w:widowControl w:val="0"/>
        <w:autoSpaceDE w:val="0"/>
        <w:autoSpaceDN w:val="0"/>
        <w:adjustRightInd w:val="0"/>
        <w:spacing w:before="13" w:after="0" w:line="250" w:lineRule="auto"/>
        <w:ind w:left="1239" w:right="1950"/>
        <w:jc w:val="both"/>
        <w:rPr>
          <w:rFonts w:ascii="Times New Roman" w:hAnsi="Times New Roman"/>
          <w:color w:val="000000"/>
          <w:sz w:val="20"/>
          <w:szCs w:val="20"/>
        </w:rPr>
      </w:pPr>
      <w:r>
        <w:rPr>
          <w:rFonts w:ascii="Times New Roman" w:hAnsi="Times New Roman"/>
          <w:color w:val="191919"/>
          <w:sz w:val="20"/>
          <w:szCs w:val="20"/>
        </w:rPr>
        <w:t>Addresses a dual emphasis on understanding the theoretical basis of counseling and on learn- ing</w:t>
      </w:r>
      <w:r>
        <w:rPr>
          <w:rFonts w:ascii="Times New Roman" w:hAnsi="Times New Roman"/>
          <w:color w:val="191919"/>
          <w:spacing w:val="-7"/>
          <w:sz w:val="20"/>
          <w:szCs w:val="20"/>
        </w:rPr>
        <w:t xml:space="preserve"> </w:t>
      </w:r>
      <w:r>
        <w:rPr>
          <w:rFonts w:ascii="Times New Roman" w:hAnsi="Times New Roman"/>
          <w:color w:val="191919"/>
          <w:sz w:val="20"/>
          <w:szCs w:val="20"/>
        </w:rPr>
        <w:t>skills</w:t>
      </w:r>
      <w:r>
        <w:rPr>
          <w:rFonts w:ascii="Times New Roman" w:hAnsi="Times New Roman"/>
          <w:color w:val="191919"/>
          <w:spacing w:val="-7"/>
          <w:sz w:val="20"/>
          <w:szCs w:val="20"/>
        </w:rPr>
        <w:t xml:space="preserve"> </w:t>
      </w:r>
      <w:r>
        <w:rPr>
          <w:rFonts w:ascii="Times New Roman" w:hAnsi="Times New Roman"/>
          <w:color w:val="191919"/>
          <w:sz w:val="20"/>
          <w:szCs w:val="20"/>
        </w:rPr>
        <w:t>involved</w:t>
      </w:r>
      <w:r>
        <w:rPr>
          <w:rFonts w:ascii="Times New Roman" w:hAnsi="Times New Roman"/>
          <w:color w:val="191919"/>
          <w:spacing w:val="-7"/>
          <w:sz w:val="20"/>
          <w:szCs w:val="20"/>
        </w:rPr>
        <w:t xml:space="preserve"> </w:t>
      </w:r>
      <w:r>
        <w:rPr>
          <w:rFonts w:ascii="Times New Roman" w:hAnsi="Times New Roman"/>
          <w:color w:val="191919"/>
          <w:sz w:val="20"/>
          <w:szCs w:val="20"/>
        </w:rPr>
        <w:t>in</w:t>
      </w:r>
      <w:r>
        <w:rPr>
          <w:rFonts w:ascii="Times New Roman" w:hAnsi="Times New Roman"/>
          <w:color w:val="191919"/>
          <w:spacing w:val="-7"/>
          <w:sz w:val="20"/>
          <w:szCs w:val="20"/>
        </w:rPr>
        <w:t xml:space="preserve"> </w:t>
      </w:r>
      <w:r>
        <w:rPr>
          <w:rFonts w:ascii="Times New Roman" w:hAnsi="Times New Roman"/>
          <w:color w:val="191919"/>
          <w:sz w:val="20"/>
          <w:szCs w:val="20"/>
        </w:rPr>
        <w:t>helping</w:t>
      </w:r>
      <w:r>
        <w:rPr>
          <w:rFonts w:ascii="Times New Roman" w:hAnsi="Times New Roman"/>
          <w:color w:val="191919"/>
          <w:spacing w:val="-7"/>
          <w:sz w:val="20"/>
          <w:szCs w:val="20"/>
        </w:rPr>
        <w:t xml:space="preserve"> </w:t>
      </w:r>
      <w:r>
        <w:rPr>
          <w:rFonts w:ascii="Times New Roman" w:hAnsi="Times New Roman"/>
          <w:color w:val="191919"/>
          <w:sz w:val="20"/>
          <w:szCs w:val="20"/>
        </w:rPr>
        <w:t>relationships</w:t>
      </w:r>
      <w:r>
        <w:rPr>
          <w:rFonts w:ascii="Times New Roman" w:hAnsi="Times New Roman"/>
          <w:color w:val="191919"/>
          <w:spacing w:val="-7"/>
          <w:sz w:val="20"/>
          <w:szCs w:val="20"/>
        </w:rPr>
        <w:t xml:space="preserve"> </w:t>
      </w:r>
      <w:r>
        <w:rPr>
          <w:rFonts w:ascii="Times New Roman" w:hAnsi="Times New Roman"/>
          <w:color w:val="191919"/>
          <w:sz w:val="20"/>
          <w:szCs w:val="20"/>
        </w:rPr>
        <w:t>with</w:t>
      </w:r>
      <w:r>
        <w:rPr>
          <w:rFonts w:ascii="Times New Roman" w:hAnsi="Times New Roman"/>
          <w:color w:val="191919"/>
          <w:spacing w:val="-7"/>
          <w:sz w:val="20"/>
          <w:szCs w:val="20"/>
        </w:rPr>
        <w:t xml:space="preserve"> </w:t>
      </w:r>
      <w:r>
        <w:rPr>
          <w:rFonts w:ascii="Times New Roman" w:hAnsi="Times New Roman"/>
          <w:color w:val="191919"/>
          <w:sz w:val="20"/>
          <w:szCs w:val="20"/>
        </w:rPr>
        <w:t>young</w:t>
      </w:r>
      <w:r>
        <w:rPr>
          <w:rFonts w:ascii="Times New Roman" w:hAnsi="Times New Roman"/>
          <w:color w:val="191919"/>
          <w:spacing w:val="-7"/>
          <w:sz w:val="20"/>
          <w:szCs w:val="20"/>
        </w:rPr>
        <w:t xml:space="preserve"> </w:t>
      </w:r>
      <w:r>
        <w:rPr>
          <w:rFonts w:ascii="Times New Roman" w:hAnsi="Times New Roman"/>
          <w:color w:val="191919"/>
          <w:sz w:val="20"/>
          <w:szCs w:val="20"/>
        </w:rPr>
        <w:t>children.</w:t>
      </w:r>
      <w:r>
        <w:rPr>
          <w:rFonts w:ascii="Times New Roman" w:hAnsi="Times New Roman"/>
          <w:color w:val="191919"/>
          <w:spacing w:val="-7"/>
          <w:sz w:val="20"/>
          <w:szCs w:val="20"/>
        </w:rPr>
        <w:t xml:space="preserve"> </w:t>
      </w:r>
      <w:r>
        <w:rPr>
          <w:rFonts w:ascii="Times New Roman" w:hAnsi="Times New Roman"/>
          <w:color w:val="191919"/>
          <w:sz w:val="20"/>
          <w:szCs w:val="20"/>
        </w:rPr>
        <w:t>Selected</w:t>
      </w:r>
      <w:r>
        <w:rPr>
          <w:rFonts w:ascii="Times New Roman" w:hAnsi="Times New Roman"/>
          <w:color w:val="191919"/>
          <w:spacing w:val="-7"/>
          <w:sz w:val="20"/>
          <w:szCs w:val="20"/>
        </w:rPr>
        <w:t xml:space="preserve"> </w:t>
      </w:r>
      <w:r>
        <w:rPr>
          <w:rFonts w:ascii="Times New Roman" w:hAnsi="Times New Roman"/>
          <w:color w:val="191919"/>
          <w:sz w:val="20"/>
          <w:szCs w:val="20"/>
        </w:rPr>
        <w:t>reading</w:t>
      </w:r>
      <w:r>
        <w:rPr>
          <w:rFonts w:ascii="Times New Roman" w:hAnsi="Times New Roman"/>
          <w:color w:val="191919"/>
          <w:spacing w:val="-7"/>
          <w:sz w:val="20"/>
          <w:szCs w:val="20"/>
        </w:rPr>
        <w:t xml:space="preserve"> </w:t>
      </w:r>
      <w:r>
        <w:rPr>
          <w:rFonts w:ascii="Times New Roman" w:hAnsi="Times New Roman"/>
          <w:color w:val="191919"/>
          <w:sz w:val="20"/>
          <w:szCs w:val="20"/>
        </w:rPr>
        <w:t>in</w:t>
      </w:r>
      <w:r>
        <w:rPr>
          <w:rFonts w:ascii="Times New Roman" w:hAnsi="Times New Roman"/>
          <w:color w:val="191919"/>
          <w:spacing w:val="-7"/>
          <w:sz w:val="20"/>
          <w:szCs w:val="20"/>
        </w:rPr>
        <w:t xml:space="preserve"> </w:t>
      </w:r>
      <w:r>
        <w:rPr>
          <w:rFonts w:ascii="Times New Roman" w:hAnsi="Times New Roman"/>
          <w:color w:val="191919"/>
          <w:sz w:val="20"/>
          <w:szCs w:val="20"/>
        </w:rPr>
        <w:t>counseling theory</w:t>
      </w:r>
      <w:r>
        <w:rPr>
          <w:rFonts w:ascii="Times New Roman" w:hAnsi="Times New Roman"/>
          <w:color w:val="191919"/>
          <w:spacing w:val="3"/>
          <w:sz w:val="20"/>
          <w:szCs w:val="20"/>
        </w:rPr>
        <w:t xml:space="preserve"> </w:t>
      </w:r>
      <w:r>
        <w:rPr>
          <w:rFonts w:ascii="Times New Roman" w:hAnsi="Times New Roman"/>
          <w:color w:val="191919"/>
          <w:sz w:val="20"/>
          <w:szCs w:val="20"/>
        </w:rPr>
        <w:t>and</w:t>
      </w:r>
      <w:r>
        <w:rPr>
          <w:rFonts w:ascii="Times New Roman" w:hAnsi="Times New Roman"/>
          <w:color w:val="191919"/>
          <w:spacing w:val="3"/>
          <w:sz w:val="20"/>
          <w:szCs w:val="20"/>
        </w:rPr>
        <w:t xml:space="preserve"> </w:t>
      </w:r>
      <w:r>
        <w:rPr>
          <w:rFonts w:ascii="Times New Roman" w:hAnsi="Times New Roman"/>
          <w:color w:val="191919"/>
          <w:sz w:val="20"/>
          <w:szCs w:val="20"/>
        </w:rPr>
        <w:t>practices</w:t>
      </w:r>
      <w:r>
        <w:rPr>
          <w:rFonts w:ascii="Times New Roman" w:hAnsi="Times New Roman"/>
          <w:color w:val="191919"/>
          <w:spacing w:val="4"/>
          <w:sz w:val="20"/>
          <w:szCs w:val="20"/>
        </w:rPr>
        <w:t xml:space="preserve"> </w:t>
      </w:r>
      <w:r>
        <w:rPr>
          <w:rFonts w:ascii="Times New Roman" w:hAnsi="Times New Roman"/>
          <w:color w:val="191919"/>
          <w:sz w:val="20"/>
          <w:szCs w:val="20"/>
        </w:rPr>
        <w:t>will</w:t>
      </w:r>
      <w:r>
        <w:rPr>
          <w:rFonts w:ascii="Times New Roman" w:hAnsi="Times New Roman"/>
          <w:color w:val="191919"/>
          <w:spacing w:val="3"/>
          <w:sz w:val="20"/>
          <w:szCs w:val="20"/>
        </w:rPr>
        <w:t xml:space="preserve"> </w:t>
      </w:r>
      <w:r>
        <w:rPr>
          <w:rFonts w:ascii="Times New Roman" w:hAnsi="Times New Roman"/>
          <w:color w:val="191919"/>
          <w:sz w:val="20"/>
          <w:szCs w:val="20"/>
        </w:rPr>
        <w:t>be</w:t>
      </w:r>
      <w:r>
        <w:rPr>
          <w:rFonts w:ascii="Times New Roman" w:hAnsi="Times New Roman"/>
          <w:color w:val="191919"/>
          <w:spacing w:val="3"/>
          <w:sz w:val="20"/>
          <w:szCs w:val="20"/>
        </w:rPr>
        <w:t xml:space="preserve"> </w:t>
      </w:r>
      <w:r>
        <w:rPr>
          <w:rFonts w:ascii="Times New Roman" w:hAnsi="Times New Roman"/>
          <w:color w:val="191919"/>
          <w:sz w:val="20"/>
          <w:szCs w:val="20"/>
        </w:rPr>
        <w:t>discussed.</w:t>
      </w:r>
      <w:r>
        <w:rPr>
          <w:rFonts w:ascii="Times New Roman" w:hAnsi="Times New Roman"/>
          <w:color w:val="191919"/>
          <w:spacing w:val="-8"/>
          <w:sz w:val="20"/>
          <w:szCs w:val="20"/>
        </w:rPr>
        <w:t xml:space="preserve"> </w:t>
      </w:r>
      <w:r>
        <w:rPr>
          <w:rFonts w:ascii="Times New Roman" w:hAnsi="Times New Roman"/>
          <w:color w:val="191919"/>
          <w:sz w:val="20"/>
          <w:szCs w:val="20"/>
        </w:rPr>
        <w:t>As</w:t>
      </w:r>
      <w:r>
        <w:rPr>
          <w:rFonts w:ascii="Times New Roman" w:hAnsi="Times New Roman"/>
          <w:color w:val="191919"/>
          <w:spacing w:val="3"/>
          <w:sz w:val="20"/>
          <w:szCs w:val="20"/>
        </w:rPr>
        <w:t xml:space="preserve"> </w:t>
      </w:r>
      <w:r>
        <w:rPr>
          <w:rFonts w:ascii="Times New Roman" w:hAnsi="Times New Roman"/>
          <w:color w:val="191919"/>
          <w:sz w:val="20"/>
          <w:szCs w:val="20"/>
        </w:rPr>
        <w:t>part</w:t>
      </w:r>
      <w:r>
        <w:rPr>
          <w:rFonts w:ascii="Times New Roman" w:hAnsi="Times New Roman"/>
          <w:color w:val="191919"/>
          <w:spacing w:val="3"/>
          <w:sz w:val="20"/>
          <w:szCs w:val="20"/>
        </w:rPr>
        <w:t xml:space="preserve"> </w:t>
      </w:r>
      <w:r>
        <w:rPr>
          <w:rFonts w:ascii="Times New Roman" w:hAnsi="Times New Roman"/>
          <w:color w:val="191919"/>
          <w:sz w:val="20"/>
          <w:szCs w:val="20"/>
        </w:rPr>
        <w:t>of</w:t>
      </w:r>
      <w:r>
        <w:rPr>
          <w:rFonts w:ascii="Times New Roman" w:hAnsi="Times New Roman"/>
          <w:color w:val="191919"/>
          <w:spacing w:val="3"/>
          <w:sz w:val="20"/>
          <w:szCs w:val="20"/>
        </w:rPr>
        <w:t xml:space="preserve"> </w:t>
      </w:r>
      <w:r>
        <w:rPr>
          <w:rFonts w:ascii="Times New Roman" w:hAnsi="Times New Roman"/>
          <w:color w:val="191919"/>
          <w:sz w:val="20"/>
          <w:szCs w:val="20"/>
        </w:rPr>
        <w:t>the</w:t>
      </w:r>
      <w:r>
        <w:rPr>
          <w:rFonts w:ascii="Times New Roman" w:hAnsi="Times New Roman"/>
          <w:color w:val="191919"/>
          <w:spacing w:val="3"/>
          <w:sz w:val="20"/>
          <w:szCs w:val="20"/>
        </w:rPr>
        <w:t xml:space="preserve"> </w:t>
      </w:r>
      <w:r>
        <w:rPr>
          <w:rFonts w:ascii="Times New Roman" w:hAnsi="Times New Roman"/>
          <w:color w:val="191919"/>
          <w:sz w:val="20"/>
          <w:szCs w:val="20"/>
        </w:rPr>
        <w:t>skill-building</w:t>
      </w:r>
      <w:r>
        <w:rPr>
          <w:rFonts w:ascii="Times New Roman" w:hAnsi="Times New Roman"/>
          <w:color w:val="191919"/>
          <w:spacing w:val="4"/>
          <w:sz w:val="20"/>
          <w:szCs w:val="20"/>
        </w:rPr>
        <w:t xml:space="preserve"> </w:t>
      </w:r>
      <w:r>
        <w:rPr>
          <w:rFonts w:ascii="Times New Roman" w:hAnsi="Times New Roman"/>
          <w:color w:val="191919"/>
          <w:sz w:val="20"/>
          <w:szCs w:val="20"/>
        </w:rPr>
        <w:t>process,</w:t>
      </w:r>
      <w:r>
        <w:rPr>
          <w:rFonts w:ascii="Times New Roman" w:hAnsi="Times New Roman"/>
          <w:color w:val="191919"/>
          <w:spacing w:val="3"/>
          <w:sz w:val="20"/>
          <w:szCs w:val="20"/>
        </w:rPr>
        <w:t xml:space="preserve"> </w:t>
      </w:r>
      <w:r>
        <w:rPr>
          <w:rFonts w:ascii="Times New Roman" w:hAnsi="Times New Roman"/>
          <w:color w:val="191919"/>
          <w:sz w:val="20"/>
          <w:szCs w:val="20"/>
        </w:rPr>
        <w:t>students</w:t>
      </w:r>
      <w:r>
        <w:rPr>
          <w:rFonts w:ascii="Times New Roman" w:hAnsi="Times New Roman"/>
          <w:color w:val="191919"/>
          <w:spacing w:val="3"/>
          <w:sz w:val="20"/>
          <w:szCs w:val="20"/>
        </w:rPr>
        <w:t xml:space="preserve"> </w:t>
      </w:r>
      <w:r>
        <w:rPr>
          <w:rFonts w:ascii="Times New Roman" w:hAnsi="Times New Roman"/>
          <w:color w:val="191919"/>
          <w:sz w:val="20"/>
          <w:szCs w:val="20"/>
        </w:rPr>
        <w:t>will</w:t>
      </w:r>
      <w:r>
        <w:rPr>
          <w:rFonts w:ascii="Times New Roman" w:hAnsi="Times New Roman"/>
          <w:color w:val="191919"/>
          <w:spacing w:val="3"/>
          <w:sz w:val="20"/>
          <w:szCs w:val="20"/>
        </w:rPr>
        <w:t xml:space="preserve"> </w:t>
      </w:r>
      <w:r>
        <w:rPr>
          <w:rFonts w:ascii="Times New Roman" w:hAnsi="Times New Roman"/>
          <w:color w:val="191919"/>
          <w:sz w:val="20"/>
          <w:szCs w:val="20"/>
        </w:rPr>
        <w:t>tape counseling sessions for presentation in class.</w:t>
      </w:r>
    </w:p>
    <w:p w:rsidR="00F42301" w:rsidRDefault="00F42301" w:rsidP="00721764">
      <w:pPr>
        <w:widowControl w:val="0"/>
        <w:autoSpaceDE w:val="0"/>
        <w:autoSpaceDN w:val="0"/>
        <w:adjustRightInd w:val="0"/>
        <w:spacing w:after="0" w:line="227" w:lineRule="exact"/>
        <w:ind w:left="879"/>
        <w:rPr>
          <w:rFonts w:ascii="Times New Roman" w:hAnsi="Times New Roman"/>
          <w:color w:val="000000"/>
          <w:sz w:val="20"/>
          <w:szCs w:val="20"/>
        </w:rPr>
      </w:pPr>
      <w:r>
        <w:rPr>
          <w:rFonts w:ascii="Times New Roman" w:hAnsi="Times New Roman"/>
          <w:b/>
          <w:bCs/>
          <w:color w:val="191919"/>
          <w:spacing w:val="-1"/>
          <w:sz w:val="20"/>
          <w:szCs w:val="20"/>
        </w:rPr>
        <w:t>ECE</w:t>
      </w:r>
      <w:r>
        <w:rPr>
          <w:rFonts w:ascii="Times New Roman" w:hAnsi="Times New Roman"/>
          <w:b/>
          <w:bCs/>
          <w:color w:val="191919"/>
          <w:sz w:val="20"/>
          <w:szCs w:val="20"/>
        </w:rPr>
        <w:t>C</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556</w:t>
      </w:r>
      <w:r>
        <w:rPr>
          <w:rFonts w:ascii="Times New Roman" w:hAnsi="Times New Roman"/>
          <w:b/>
          <w:bCs/>
          <w:color w:val="191919"/>
          <w:sz w:val="20"/>
          <w:szCs w:val="20"/>
        </w:rPr>
        <w:t>5</w:t>
      </w:r>
      <w:r>
        <w:rPr>
          <w:rFonts w:ascii="Times New Roman" w:hAnsi="Times New Roman"/>
          <w:b/>
          <w:bCs/>
          <w:color w:val="191919"/>
          <w:spacing w:val="-8"/>
          <w:sz w:val="20"/>
          <w:szCs w:val="20"/>
        </w:rPr>
        <w:t xml:space="preserve"> </w:t>
      </w:r>
      <w:r>
        <w:rPr>
          <w:rFonts w:ascii="Times New Roman" w:hAnsi="Times New Roman"/>
          <w:b/>
          <w:bCs/>
          <w:color w:val="191919"/>
          <w:sz w:val="20"/>
          <w:szCs w:val="20"/>
        </w:rPr>
        <w:t>-</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Diagnosi</w:t>
      </w:r>
      <w:r>
        <w:rPr>
          <w:rFonts w:ascii="Times New Roman" w:hAnsi="Times New Roman"/>
          <w:b/>
          <w:bCs/>
          <w:color w:val="191919"/>
          <w:sz w:val="20"/>
          <w:szCs w:val="20"/>
        </w:rPr>
        <w:t>s</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an</w:t>
      </w:r>
      <w:r>
        <w:rPr>
          <w:rFonts w:ascii="Times New Roman" w:hAnsi="Times New Roman"/>
          <w:b/>
          <w:bCs/>
          <w:color w:val="191919"/>
          <w:sz w:val="20"/>
          <w:szCs w:val="20"/>
        </w:rPr>
        <w:t>d</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Remediation................................................................................3(3-2)</w:t>
      </w:r>
    </w:p>
    <w:p w:rsidR="00F42301" w:rsidRDefault="00F42301" w:rsidP="00721764">
      <w:pPr>
        <w:widowControl w:val="0"/>
        <w:autoSpaceDE w:val="0"/>
        <w:autoSpaceDN w:val="0"/>
        <w:adjustRightInd w:val="0"/>
        <w:spacing w:before="13" w:after="0" w:line="250" w:lineRule="auto"/>
        <w:ind w:left="1239" w:right="1950"/>
        <w:jc w:val="both"/>
        <w:rPr>
          <w:rFonts w:ascii="Times New Roman" w:hAnsi="Times New Roman"/>
          <w:color w:val="000000"/>
          <w:sz w:val="20"/>
          <w:szCs w:val="20"/>
        </w:rPr>
      </w:pPr>
      <w:r w:rsidRPr="003F2CF3">
        <w:rPr>
          <w:rFonts w:ascii="Calibri" w:hAnsi="Calibri"/>
          <w:noProof/>
          <w:lang w:eastAsia="en-US"/>
        </w:rPr>
        <w:pict>
          <v:shape id="_x0000_s3699" type="#_x0000_t202" style="position:absolute;left:0;text-align:left;margin-left:520.2pt;margin-top:18.4pt;width:1in;height:270.75pt;z-index:-251572224;mso-position-horizontal-relative:page" o:allowincell="f" filled="f" stroked="f">
            <v:textbox style="layout-flow:vertical" inset="0,0,0,0">
              <w:txbxContent>
                <w:p w:rsidR="00F42301" w:rsidRDefault="00F42301" w:rsidP="00721764">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P</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ROGRAM</w:t>
                  </w:r>
                  <w:r>
                    <w:rPr>
                      <w:rFonts w:ascii="Impact" w:hAnsi="Impact" w:cs="Impact"/>
                      <w:color w:val="A3A3A3"/>
                      <w:position w:val="1"/>
                      <w:sz w:val="105"/>
                      <w:szCs w:val="105"/>
                    </w:rPr>
                    <w:t>S</w:t>
                  </w:r>
                  <w:r>
                    <w:rPr>
                      <w:rFonts w:ascii="Impact" w:hAnsi="Impact" w:cs="Impact"/>
                      <w:color w:val="A3A3A3"/>
                      <w:spacing w:val="-115"/>
                      <w:position w:val="1"/>
                      <w:sz w:val="105"/>
                      <w:szCs w:val="105"/>
                    </w:rPr>
                    <w:t xml:space="preserve"> </w:t>
                  </w:r>
                </w:p>
              </w:txbxContent>
            </v:textbox>
            <w10:wrap anchorx="page"/>
          </v:shape>
        </w:pict>
      </w:r>
      <w:r>
        <w:rPr>
          <w:rFonts w:ascii="Times New Roman" w:hAnsi="Times New Roman"/>
          <w:color w:val="191919"/>
          <w:sz w:val="20"/>
          <w:szCs w:val="20"/>
        </w:rPr>
        <w:t>Focuses</w:t>
      </w:r>
      <w:r>
        <w:rPr>
          <w:rFonts w:ascii="Times New Roman" w:hAnsi="Times New Roman"/>
          <w:color w:val="191919"/>
          <w:spacing w:val="-5"/>
          <w:sz w:val="20"/>
          <w:szCs w:val="20"/>
        </w:rPr>
        <w:t xml:space="preserve"> </w:t>
      </w:r>
      <w:r>
        <w:rPr>
          <w:rFonts w:ascii="Times New Roman" w:hAnsi="Times New Roman"/>
          <w:color w:val="191919"/>
          <w:sz w:val="20"/>
          <w:szCs w:val="20"/>
        </w:rPr>
        <w:t>on</w:t>
      </w:r>
      <w:r>
        <w:rPr>
          <w:rFonts w:ascii="Times New Roman" w:hAnsi="Times New Roman"/>
          <w:color w:val="191919"/>
          <w:spacing w:val="-5"/>
          <w:sz w:val="20"/>
          <w:szCs w:val="20"/>
        </w:rPr>
        <w:t xml:space="preserve"> </w:t>
      </w:r>
      <w:r>
        <w:rPr>
          <w:rFonts w:ascii="Times New Roman" w:hAnsi="Times New Roman"/>
          <w:color w:val="191919"/>
          <w:sz w:val="20"/>
          <w:szCs w:val="20"/>
        </w:rPr>
        <w:t>basic</w:t>
      </w:r>
      <w:r>
        <w:rPr>
          <w:rFonts w:ascii="Times New Roman" w:hAnsi="Times New Roman"/>
          <w:color w:val="191919"/>
          <w:spacing w:val="-5"/>
          <w:sz w:val="20"/>
          <w:szCs w:val="20"/>
        </w:rPr>
        <w:t xml:space="preserve"> </w:t>
      </w:r>
      <w:r>
        <w:rPr>
          <w:rFonts w:ascii="Times New Roman" w:hAnsi="Times New Roman"/>
          <w:color w:val="191919"/>
          <w:sz w:val="20"/>
          <w:szCs w:val="20"/>
        </w:rPr>
        <w:t>concepts</w:t>
      </w:r>
      <w:r>
        <w:rPr>
          <w:rFonts w:ascii="Times New Roman" w:hAnsi="Times New Roman"/>
          <w:color w:val="191919"/>
          <w:spacing w:val="-5"/>
          <w:sz w:val="20"/>
          <w:szCs w:val="20"/>
        </w:rPr>
        <w:t xml:space="preserve"> </w:t>
      </w:r>
      <w:r>
        <w:rPr>
          <w:rFonts w:ascii="Times New Roman" w:hAnsi="Times New Roman"/>
          <w:color w:val="191919"/>
          <w:sz w:val="20"/>
          <w:szCs w:val="20"/>
        </w:rPr>
        <w:t>in</w:t>
      </w:r>
      <w:r>
        <w:rPr>
          <w:rFonts w:ascii="Times New Roman" w:hAnsi="Times New Roman"/>
          <w:color w:val="191919"/>
          <w:spacing w:val="-5"/>
          <w:sz w:val="20"/>
          <w:szCs w:val="20"/>
        </w:rPr>
        <w:t xml:space="preserve"> </w:t>
      </w:r>
      <w:r>
        <w:rPr>
          <w:rFonts w:ascii="Times New Roman" w:hAnsi="Times New Roman"/>
          <w:color w:val="191919"/>
          <w:sz w:val="20"/>
          <w:szCs w:val="20"/>
        </w:rPr>
        <w:t>identifying</w:t>
      </w:r>
      <w:r>
        <w:rPr>
          <w:rFonts w:ascii="Times New Roman" w:hAnsi="Times New Roman"/>
          <w:color w:val="191919"/>
          <w:spacing w:val="-5"/>
          <w:sz w:val="20"/>
          <w:szCs w:val="20"/>
        </w:rPr>
        <w:t xml:space="preserve"> </w:t>
      </w:r>
      <w:r>
        <w:rPr>
          <w:rFonts w:ascii="Times New Roman" w:hAnsi="Times New Roman"/>
          <w:color w:val="191919"/>
          <w:sz w:val="20"/>
          <w:szCs w:val="20"/>
        </w:rPr>
        <w:t>and</w:t>
      </w:r>
      <w:r>
        <w:rPr>
          <w:rFonts w:ascii="Times New Roman" w:hAnsi="Times New Roman"/>
          <w:color w:val="191919"/>
          <w:spacing w:val="-5"/>
          <w:sz w:val="20"/>
          <w:szCs w:val="20"/>
        </w:rPr>
        <w:t xml:space="preserve"> </w:t>
      </w:r>
      <w:r>
        <w:rPr>
          <w:rFonts w:ascii="Times New Roman" w:hAnsi="Times New Roman"/>
          <w:color w:val="191919"/>
          <w:sz w:val="20"/>
          <w:szCs w:val="20"/>
        </w:rPr>
        <w:t>correcting</w:t>
      </w:r>
      <w:r>
        <w:rPr>
          <w:rFonts w:ascii="Times New Roman" w:hAnsi="Times New Roman"/>
          <w:color w:val="191919"/>
          <w:spacing w:val="-5"/>
          <w:sz w:val="20"/>
          <w:szCs w:val="20"/>
        </w:rPr>
        <w:t xml:space="preserve"> </w:t>
      </w:r>
      <w:r>
        <w:rPr>
          <w:rFonts w:ascii="Times New Roman" w:hAnsi="Times New Roman"/>
          <w:color w:val="191919"/>
          <w:sz w:val="20"/>
          <w:szCs w:val="20"/>
        </w:rPr>
        <w:t>student</w:t>
      </w:r>
      <w:r>
        <w:rPr>
          <w:rFonts w:ascii="Times New Roman" w:hAnsi="Times New Roman"/>
          <w:color w:val="191919"/>
          <w:spacing w:val="-5"/>
          <w:sz w:val="20"/>
          <w:szCs w:val="20"/>
        </w:rPr>
        <w:t xml:space="preserve"> </w:t>
      </w:r>
      <w:r>
        <w:rPr>
          <w:rFonts w:ascii="Times New Roman" w:hAnsi="Times New Roman"/>
          <w:color w:val="191919"/>
          <w:sz w:val="20"/>
          <w:szCs w:val="20"/>
        </w:rPr>
        <w:t>di</w:t>
      </w:r>
      <w:r>
        <w:rPr>
          <w:rFonts w:ascii="Times New Roman" w:hAnsi="Times New Roman"/>
          <w:color w:val="191919"/>
          <w:spacing w:val="-4"/>
          <w:sz w:val="20"/>
          <w:szCs w:val="20"/>
        </w:rPr>
        <w:t>f</w:t>
      </w:r>
      <w:r>
        <w:rPr>
          <w:rFonts w:ascii="Times New Roman" w:hAnsi="Times New Roman"/>
          <w:color w:val="191919"/>
          <w:sz w:val="20"/>
          <w:szCs w:val="20"/>
        </w:rPr>
        <w:t>ficulties</w:t>
      </w:r>
      <w:r>
        <w:rPr>
          <w:rFonts w:ascii="Times New Roman" w:hAnsi="Times New Roman"/>
          <w:color w:val="191919"/>
          <w:spacing w:val="-5"/>
          <w:sz w:val="20"/>
          <w:szCs w:val="20"/>
        </w:rPr>
        <w:t xml:space="preserve"> </w:t>
      </w:r>
      <w:r>
        <w:rPr>
          <w:rFonts w:ascii="Times New Roman" w:hAnsi="Times New Roman"/>
          <w:color w:val="191919"/>
          <w:sz w:val="20"/>
          <w:szCs w:val="20"/>
        </w:rPr>
        <w:t>in</w:t>
      </w:r>
      <w:r>
        <w:rPr>
          <w:rFonts w:ascii="Times New Roman" w:hAnsi="Times New Roman"/>
          <w:color w:val="191919"/>
          <w:spacing w:val="-5"/>
          <w:sz w:val="20"/>
          <w:szCs w:val="20"/>
        </w:rPr>
        <w:t xml:space="preserve"> </w:t>
      </w:r>
      <w:r>
        <w:rPr>
          <w:rFonts w:ascii="Times New Roman" w:hAnsi="Times New Roman"/>
          <w:color w:val="191919"/>
          <w:sz w:val="20"/>
          <w:szCs w:val="20"/>
        </w:rPr>
        <w:t>the</w:t>
      </w:r>
      <w:r>
        <w:rPr>
          <w:rFonts w:ascii="Times New Roman" w:hAnsi="Times New Roman"/>
          <w:color w:val="191919"/>
          <w:spacing w:val="-5"/>
          <w:sz w:val="20"/>
          <w:szCs w:val="20"/>
        </w:rPr>
        <w:t xml:space="preserve"> </w:t>
      </w:r>
      <w:r>
        <w:rPr>
          <w:rFonts w:ascii="Times New Roman" w:hAnsi="Times New Roman"/>
          <w:color w:val="191919"/>
          <w:sz w:val="20"/>
          <w:szCs w:val="20"/>
        </w:rPr>
        <w:t>areas</w:t>
      </w:r>
      <w:r>
        <w:rPr>
          <w:rFonts w:ascii="Times New Roman" w:hAnsi="Times New Roman"/>
          <w:color w:val="191919"/>
          <w:spacing w:val="-5"/>
          <w:sz w:val="20"/>
          <w:szCs w:val="20"/>
        </w:rPr>
        <w:t xml:space="preserve"> </w:t>
      </w:r>
      <w:r>
        <w:rPr>
          <w:rFonts w:ascii="Times New Roman" w:hAnsi="Times New Roman"/>
          <w:color w:val="191919"/>
          <w:sz w:val="20"/>
          <w:szCs w:val="20"/>
        </w:rPr>
        <w:t>of</w:t>
      </w:r>
      <w:r>
        <w:rPr>
          <w:rFonts w:ascii="Times New Roman" w:hAnsi="Times New Roman"/>
          <w:color w:val="191919"/>
          <w:spacing w:val="-5"/>
          <w:sz w:val="20"/>
          <w:szCs w:val="20"/>
        </w:rPr>
        <w:t xml:space="preserve"> </w:t>
      </w:r>
      <w:r>
        <w:rPr>
          <w:rFonts w:ascii="Times New Roman" w:hAnsi="Times New Roman"/>
          <w:color w:val="191919"/>
          <w:sz w:val="20"/>
          <w:szCs w:val="20"/>
        </w:rPr>
        <w:t>math and</w:t>
      </w:r>
      <w:r>
        <w:rPr>
          <w:rFonts w:ascii="Times New Roman" w:hAnsi="Times New Roman"/>
          <w:color w:val="191919"/>
          <w:spacing w:val="-8"/>
          <w:sz w:val="20"/>
          <w:szCs w:val="20"/>
        </w:rPr>
        <w:t xml:space="preserve"> </w:t>
      </w:r>
      <w:r>
        <w:rPr>
          <w:rFonts w:ascii="Times New Roman" w:hAnsi="Times New Roman"/>
          <w:color w:val="191919"/>
          <w:sz w:val="20"/>
          <w:szCs w:val="20"/>
        </w:rPr>
        <w:t>reading.</w:t>
      </w:r>
      <w:r>
        <w:rPr>
          <w:rFonts w:ascii="Times New Roman" w:hAnsi="Times New Roman"/>
          <w:color w:val="191919"/>
          <w:spacing w:val="-11"/>
          <w:sz w:val="20"/>
          <w:szCs w:val="20"/>
        </w:rPr>
        <w:t xml:space="preserve"> </w:t>
      </w:r>
      <w:r>
        <w:rPr>
          <w:rFonts w:ascii="Times New Roman" w:hAnsi="Times New Roman"/>
          <w:color w:val="191919"/>
          <w:spacing w:val="-14"/>
          <w:sz w:val="20"/>
          <w:szCs w:val="20"/>
        </w:rPr>
        <w:t>T</w:t>
      </w:r>
      <w:r>
        <w:rPr>
          <w:rFonts w:ascii="Times New Roman" w:hAnsi="Times New Roman"/>
          <w:color w:val="191919"/>
          <w:sz w:val="20"/>
          <w:szCs w:val="20"/>
        </w:rPr>
        <w:t>echniques</w:t>
      </w:r>
      <w:r>
        <w:rPr>
          <w:rFonts w:ascii="Times New Roman" w:hAnsi="Times New Roman"/>
          <w:color w:val="191919"/>
          <w:spacing w:val="-7"/>
          <w:sz w:val="20"/>
          <w:szCs w:val="20"/>
        </w:rPr>
        <w:t xml:space="preserve"> </w:t>
      </w:r>
      <w:r>
        <w:rPr>
          <w:rFonts w:ascii="Times New Roman" w:hAnsi="Times New Roman"/>
          <w:color w:val="191919"/>
          <w:sz w:val="20"/>
          <w:szCs w:val="20"/>
        </w:rPr>
        <w:t>and</w:t>
      </w:r>
      <w:r>
        <w:rPr>
          <w:rFonts w:ascii="Times New Roman" w:hAnsi="Times New Roman"/>
          <w:color w:val="191919"/>
          <w:spacing w:val="-8"/>
          <w:sz w:val="20"/>
          <w:szCs w:val="20"/>
        </w:rPr>
        <w:t xml:space="preserve"> </w:t>
      </w:r>
      <w:r>
        <w:rPr>
          <w:rFonts w:ascii="Times New Roman" w:hAnsi="Times New Roman"/>
          <w:color w:val="191919"/>
          <w:sz w:val="20"/>
          <w:szCs w:val="20"/>
        </w:rPr>
        <w:t>procedures</w:t>
      </w:r>
      <w:r>
        <w:rPr>
          <w:rFonts w:ascii="Times New Roman" w:hAnsi="Times New Roman"/>
          <w:color w:val="191919"/>
          <w:spacing w:val="-8"/>
          <w:sz w:val="20"/>
          <w:szCs w:val="20"/>
        </w:rPr>
        <w:t xml:space="preserve"> </w:t>
      </w:r>
      <w:r>
        <w:rPr>
          <w:rFonts w:ascii="Times New Roman" w:hAnsi="Times New Roman"/>
          <w:color w:val="191919"/>
          <w:sz w:val="20"/>
          <w:szCs w:val="20"/>
        </w:rPr>
        <w:t>will</w:t>
      </w:r>
      <w:r>
        <w:rPr>
          <w:rFonts w:ascii="Times New Roman" w:hAnsi="Times New Roman"/>
          <w:color w:val="191919"/>
          <w:spacing w:val="-7"/>
          <w:sz w:val="20"/>
          <w:szCs w:val="20"/>
        </w:rPr>
        <w:t xml:space="preserve"> </w:t>
      </w:r>
      <w:r>
        <w:rPr>
          <w:rFonts w:ascii="Times New Roman" w:hAnsi="Times New Roman"/>
          <w:color w:val="191919"/>
          <w:sz w:val="20"/>
          <w:szCs w:val="20"/>
        </w:rPr>
        <w:t>be</w:t>
      </w:r>
      <w:r>
        <w:rPr>
          <w:rFonts w:ascii="Times New Roman" w:hAnsi="Times New Roman"/>
          <w:color w:val="191919"/>
          <w:spacing w:val="-8"/>
          <w:sz w:val="20"/>
          <w:szCs w:val="20"/>
        </w:rPr>
        <w:t xml:space="preserve"> </w:t>
      </w:r>
      <w:r>
        <w:rPr>
          <w:rFonts w:ascii="Times New Roman" w:hAnsi="Times New Roman"/>
          <w:color w:val="191919"/>
          <w:sz w:val="20"/>
          <w:szCs w:val="20"/>
        </w:rPr>
        <w:t>presented</w:t>
      </w:r>
      <w:r>
        <w:rPr>
          <w:rFonts w:ascii="Times New Roman" w:hAnsi="Times New Roman"/>
          <w:color w:val="191919"/>
          <w:spacing w:val="-7"/>
          <w:sz w:val="20"/>
          <w:szCs w:val="20"/>
        </w:rPr>
        <w:t xml:space="preserve"> </w:t>
      </w:r>
      <w:r>
        <w:rPr>
          <w:rFonts w:ascii="Times New Roman" w:hAnsi="Times New Roman"/>
          <w:color w:val="191919"/>
          <w:sz w:val="20"/>
          <w:szCs w:val="20"/>
        </w:rPr>
        <w:t>and</w:t>
      </w:r>
      <w:r>
        <w:rPr>
          <w:rFonts w:ascii="Times New Roman" w:hAnsi="Times New Roman"/>
          <w:color w:val="191919"/>
          <w:spacing w:val="-8"/>
          <w:sz w:val="20"/>
          <w:szCs w:val="20"/>
        </w:rPr>
        <w:t xml:space="preserve"> </w:t>
      </w:r>
      <w:r>
        <w:rPr>
          <w:rFonts w:ascii="Times New Roman" w:hAnsi="Times New Roman"/>
          <w:color w:val="191919"/>
          <w:sz w:val="20"/>
          <w:szCs w:val="20"/>
        </w:rPr>
        <w:t>practiced</w:t>
      </w:r>
      <w:r>
        <w:rPr>
          <w:rFonts w:ascii="Times New Roman" w:hAnsi="Times New Roman"/>
          <w:color w:val="191919"/>
          <w:spacing w:val="-7"/>
          <w:sz w:val="20"/>
          <w:szCs w:val="20"/>
        </w:rPr>
        <w:t xml:space="preserve"> </w:t>
      </w:r>
      <w:r>
        <w:rPr>
          <w:rFonts w:ascii="Times New Roman" w:hAnsi="Times New Roman"/>
          <w:color w:val="191919"/>
          <w:sz w:val="20"/>
          <w:szCs w:val="20"/>
        </w:rPr>
        <w:t>through</w:t>
      </w:r>
      <w:r>
        <w:rPr>
          <w:rFonts w:ascii="Times New Roman" w:hAnsi="Times New Roman"/>
          <w:color w:val="191919"/>
          <w:spacing w:val="-8"/>
          <w:sz w:val="20"/>
          <w:szCs w:val="20"/>
        </w:rPr>
        <w:t xml:space="preserve"> </w:t>
      </w:r>
      <w:r>
        <w:rPr>
          <w:rFonts w:ascii="Times New Roman" w:hAnsi="Times New Roman"/>
          <w:color w:val="191919"/>
          <w:sz w:val="20"/>
          <w:szCs w:val="20"/>
        </w:rPr>
        <w:t>actual</w:t>
      </w:r>
      <w:r>
        <w:rPr>
          <w:rFonts w:ascii="Times New Roman" w:hAnsi="Times New Roman"/>
          <w:color w:val="191919"/>
          <w:spacing w:val="-7"/>
          <w:sz w:val="20"/>
          <w:szCs w:val="20"/>
        </w:rPr>
        <w:t xml:space="preserve"> </w:t>
      </w:r>
      <w:r>
        <w:rPr>
          <w:rFonts w:ascii="Times New Roman" w:hAnsi="Times New Roman"/>
          <w:color w:val="191919"/>
          <w:sz w:val="20"/>
          <w:szCs w:val="20"/>
        </w:rPr>
        <w:t>tutoring of young children.</w:t>
      </w:r>
    </w:p>
    <w:p w:rsidR="00F42301" w:rsidRDefault="00F42301" w:rsidP="00721764">
      <w:pPr>
        <w:widowControl w:val="0"/>
        <w:autoSpaceDE w:val="0"/>
        <w:autoSpaceDN w:val="0"/>
        <w:adjustRightInd w:val="0"/>
        <w:spacing w:after="0" w:line="227" w:lineRule="exact"/>
        <w:ind w:left="879"/>
        <w:rPr>
          <w:rFonts w:ascii="Times New Roman" w:hAnsi="Times New Roman"/>
          <w:color w:val="000000"/>
          <w:sz w:val="20"/>
          <w:szCs w:val="20"/>
        </w:rPr>
      </w:pPr>
      <w:r>
        <w:rPr>
          <w:rFonts w:ascii="Times New Roman" w:hAnsi="Times New Roman"/>
          <w:b/>
          <w:bCs/>
          <w:color w:val="191919"/>
          <w:sz w:val="20"/>
          <w:szCs w:val="20"/>
        </w:rPr>
        <w:t>Laboratory</w:t>
      </w:r>
      <w:r>
        <w:rPr>
          <w:rFonts w:ascii="Times New Roman" w:hAnsi="Times New Roman"/>
          <w:b/>
          <w:bCs/>
          <w:color w:val="191919"/>
          <w:spacing w:val="-8"/>
          <w:sz w:val="20"/>
          <w:szCs w:val="20"/>
        </w:rPr>
        <w:t xml:space="preserve"> </w:t>
      </w:r>
      <w:r>
        <w:rPr>
          <w:rFonts w:ascii="Times New Roman" w:hAnsi="Times New Roman"/>
          <w:b/>
          <w:bCs/>
          <w:color w:val="191919"/>
          <w:sz w:val="20"/>
          <w:szCs w:val="20"/>
        </w:rPr>
        <w:t>experiences</w:t>
      </w:r>
      <w:r>
        <w:rPr>
          <w:rFonts w:ascii="Times New Roman" w:hAnsi="Times New Roman"/>
          <w:b/>
          <w:bCs/>
          <w:color w:val="191919"/>
          <w:spacing w:val="-7"/>
          <w:sz w:val="20"/>
          <w:szCs w:val="20"/>
        </w:rPr>
        <w:t xml:space="preserve"> </w:t>
      </w:r>
      <w:r>
        <w:rPr>
          <w:rFonts w:ascii="Times New Roman" w:hAnsi="Times New Roman"/>
          <w:b/>
          <w:bCs/>
          <w:color w:val="191919"/>
          <w:sz w:val="20"/>
          <w:szCs w:val="20"/>
        </w:rPr>
        <w:t>a</w:t>
      </w:r>
      <w:r>
        <w:rPr>
          <w:rFonts w:ascii="Times New Roman" w:hAnsi="Times New Roman"/>
          <w:b/>
          <w:bCs/>
          <w:color w:val="191919"/>
          <w:spacing w:val="-4"/>
          <w:sz w:val="20"/>
          <w:szCs w:val="20"/>
        </w:rPr>
        <w:t>r</w:t>
      </w:r>
      <w:r>
        <w:rPr>
          <w:rFonts w:ascii="Times New Roman" w:hAnsi="Times New Roman"/>
          <w:b/>
          <w:bCs/>
          <w:color w:val="191919"/>
          <w:sz w:val="20"/>
          <w:szCs w:val="20"/>
        </w:rPr>
        <w:t>e</w:t>
      </w:r>
      <w:r>
        <w:rPr>
          <w:rFonts w:ascii="Times New Roman" w:hAnsi="Times New Roman"/>
          <w:b/>
          <w:bCs/>
          <w:color w:val="191919"/>
          <w:spacing w:val="-8"/>
          <w:sz w:val="20"/>
          <w:szCs w:val="20"/>
        </w:rPr>
        <w:t xml:space="preserve"> </w:t>
      </w:r>
      <w:r>
        <w:rPr>
          <w:rFonts w:ascii="Times New Roman" w:hAnsi="Times New Roman"/>
          <w:b/>
          <w:bCs/>
          <w:color w:val="191919"/>
          <w:spacing w:val="-4"/>
          <w:sz w:val="20"/>
          <w:szCs w:val="20"/>
        </w:rPr>
        <w:t>r</w:t>
      </w:r>
      <w:r>
        <w:rPr>
          <w:rFonts w:ascii="Times New Roman" w:hAnsi="Times New Roman"/>
          <w:b/>
          <w:bCs/>
          <w:color w:val="191919"/>
          <w:sz w:val="20"/>
          <w:szCs w:val="20"/>
        </w:rPr>
        <w:t>equi</w:t>
      </w:r>
      <w:r>
        <w:rPr>
          <w:rFonts w:ascii="Times New Roman" w:hAnsi="Times New Roman"/>
          <w:b/>
          <w:bCs/>
          <w:color w:val="191919"/>
          <w:spacing w:val="-4"/>
          <w:sz w:val="20"/>
          <w:szCs w:val="20"/>
        </w:rPr>
        <w:t>r</w:t>
      </w:r>
      <w:r>
        <w:rPr>
          <w:rFonts w:ascii="Times New Roman" w:hAnsi="Times New Roman"/>
          <w:b/>
          <w:bCs/>
          <w:color w:val="191919"/>
          <w:sz w:val="20"/>
          <w:szCs w:val="20"/>
        </w:rPr>
        <w:t>ed</w:t>
      </w:r>
      <w:r>
        <w:rPr>
          <w:rFonts w:ascii="Times New Roman" w:hAnsi="Times New Roman"/>
          <w:b/>
          <w:bCs/>
          <w:color w:val="191919"/>
          <w:spacing w:val="-8"/>
          <w:sz w:val="20"/>
          <w:szCs w:val="20"/>
        </w:rPr>
        <w:t xml:space="preserve"> </w:t>
      </w:r>
      <w:r>
        <w:rPr>
          <w:rFonts w:ascii="Times New Roman" w:hAnsi="Times New Roman"/>
          <w:b/>
          <w:bCs/>
          <w:color w:val="191919"/>
          <w:sz w:val="20"/>
          <w:szCs w:val="20"/>
        </w:rPr>
        <w:t>and</w:t>
      </w:r>
      <w:r>
        <w:rPr>
          <w:rFonts w:ascii="Times New Roman" w:hAnsi="Times New Roman"/>
          <w:b/>
          <w:bCs/>
          <w:color w:val="191919"/>
          <w:spacing w:val="-8"/>
          <w:sz w:val="20"/>
          <w:szCs w:val="20"/>
        </w:rPr>
        <w:t xml:space="preserve"> </w:t>
      </w:r>
      <w:r>
        <w:rPr>
          <w:rFonts w:ascii="Times New Roman" w:hAnsi="Times New Roman"/>
          <w:b/>
          <w:bCs/>
          <w:color w:val="191919"/>
          <w:sz w:val="20"/>
          <w:szCs w:val="20"/>
        </w:rPr>
        <w:t>will</w:t>
      </w:r>
      <w:r>
        <w:rPr>
          <w:rFonts w:ascii="Times New Roman" w:hAnsi="Times New Roman"/>
          <w:b/>
          <w:bCs/>
          <w:color w:val="191919"/>
          <w:spacing w:val="-8"/>
          <w:sz w:val="20"/>
          <w:szCs w:val="20"/>
        </w:rPr>
        <w:t xml:space="preserve"> </w:t>
      </w:r>
      <w:r>
        <w:rPr>
          <w:rFonts w:ascii="Times New Roman" w:hAnsi="Times New Roman"/>
          <w:b/>
          <w:bCs/>
          <w:color w:val="191919"/>
          <w:sz w:val="20"/>
          <w:szCs w:val="20"/>
        </w:rPr>
        <w:t>be</w:t>
      </w:r>
      <w:r>
        <w:rPr>
          <w:rFonts w:ascii="Times New Roman" w:hAnsi="Times New Roman"/>
          <w:b/>
          <w:bCs/>
          <w:color w:val="191919"/>
          <w:spacing w:val="-8"/>
          <w:sz w:val="20"/>
          <w:szCs w:val="20"/>
        </w:rPr>
        <w:t xml:space="preserve"> </w:t>
      </w:r>
      <w:r>
        <w:rPr>
          <w:rFonts w:ascii="Times New Roman" w:hAnsi="Times New Roman"/>
          <w:b/>
          <w:bCs/>
          <w:color w:val="191919"/>
          <w:sz w:val="20"/>
          <w:szCs w:val="20"/>
        </w:rPr>
        <w:t>arranged..................................................3(3-2)</w:t>
      </w:r>
    </w:p>
    <w:p w:rsidR="00F42301" w:rsidRDefault="00F42301" w:rsidP="00721764">
      <w:pPr>
        <w:widowControl w:val="0"/>
        <w:autoSpaceDE w:val="0"/>
        <w:autoSpaceDN w:val="0"/>
        <w:adjustRightInd w:val="0"/>
        <w:spacing w:before="13" w:after="0" w:line="250" w:lineRule="auto"/>
        <w:ind w:left="1239" w:right="1950"/>
        <w:jc w:val="both"/>
        <w:rPr>
          <w:rFonts w:ascii="Times New Roman" w:hAnsi="Times New Roman"/>
          <w:color w:val="000000"/>
          <w:sz w:val="20"/>
          <w:szCs w:val="20"/>
        </w:rPr>
      </w:pPr>
      <w:r>
        <w:rPr>
          <w:rFonts w:ascii="Times New Roman" w:hAnsi="Times New Roman"/>
          <w:color w:val="191919"/>
          <w:sz w:val="20"/>
          <w:szCs w:val="20"/>
        </w:rPr>
        <w:t>Analyzes the role of play in the cognitive,</w:t>
      </w:r>
      <w:r>
        <w:rPr>
          <w:rFonts w:ascii="Times New Roman" w:hAnsi="Times New Roman"/>
          <w:color w:val="191919"/>
          <w:spacing w:val="1"/>
          <w:sz w:val="20"/>
          <w:szCs w:val="20"/>
        </w:rPr>
        <w:t xml:space="preserve"> </w:t>
      </w:r>
      <w:r>
        <w:rPr>
          <w:rFonts w:ascii="Times New Roman" w:hAnsi="Times New Roman"/>
          <w:color w:val="191919"/>
          <w:sz w:val="20"/>
          <w:szCs w:val="20"/>
        </w:rPr>
        <w:t>a</w:t>
      </w:r>
      <w:r>
        <w:rPr>
          <w:rFonts w:ascii="Times New Roman" w:hAnsi="Times New Roman"/>
          <w:color w:val="191919"/>
          <w:spacing w:val="-4"/>
          <w:sz w:val="20"/>
          <w:szCs w:val="20"/>
        </w:rPr>
        <w:t>f</w:t>
      </w:r>
      <w:r>
        <w:rPr>
          <w:rFonts w:ascii="Times New Roman" w:hAnsi="Times New Roman"/>
          <w:color w:val="191919"/>
          <w:sz w:val="20"/>
          <w:szCs w:val="20"/>
        </w:rPr>
        <w:t>fective</w:t>
      </w:r>
      <w:r>
        <w:rPr>
          <w:rFonts w:ascii="Times New Roman" w:hAnsi="Times New Roman"/>
          <w:color w:val="191919"/>
          <w:spacing w:val="1"/>
          <w:sz w:val="20"/>
          <w:szCs w:val="20"/>
        </w:rPr>
        <w:t xml:space="preserve"> </w:t>
      </w:r>
      <w:r>
        <w:rPr>
          <w:rFonts w:ascii="Times New Roman" w:hAnsi="Times New Roman"/>
          <w:color w:val="191919"/>
          <w:sz w:val="20"/>
          <w:szCs w:val="20"/>
        </w:rPr>
        <w:t>and social development</w:t>
      </w:r>
      <w:r>
        <w:rPr>
          <w:rFonts w:ascii="Times New Roman" w:hAnsi="Times New Roman"/>
          <w:color w:val="191919"/>
          <w:spacing w:val="1"/>
          <w:sz w:val="20"/>
          <w:szCs w:val="20"/>
        </w:rPr>
        <w:t xml:space="preserve"> </w:t>
      </w:r>
      <w:r>
        <w:rPr>
          <w:rFonts w:ascii="Times New Roman" w:hAnsi="Times New Roman"/>
          <w:color w:val="191919"/>
          <w:sz w:val="20"/>
          <w:szCs w:val="20"/>
        </w:rPr>
        <w:t>of children</w:t>
      </w:r>
      <w:r>
        <w:rPr>
          <w:rFonts w:ascii="Times New Roman" w:hAnsi="Times New Roman"/>
          <w:color w:val="191919"/>
          <w:spacing w:val="-11"/>
          <w:sz w:val="20"/>
          <w:szCs w:val="20"/>
        </w:rPr>
        <w:t>’</w:t>
      </w:r>
      <w:r>
        <w:rPr>
          <w:rFonts w:ascii="Times New Roman" w:hAnsi="Times New Roman"/>
          <w:color w:val="191919"/>
          <w:sz w:val="20"/>
          <w:szCs w:val="20"/>
        </w:rPr>
        <w:t>s play and</w:t>
      </w:r>
      <w:r>
        <w:rPr>
          <w:rFonts w:ascii="Times New Roman" w:hAnsi="Times New Roman"/>
          <w:color w:val="191919"/>
          <w:spacing w:val="-3"/>
          <w:sz w:val="20"/>
          <w:szCs w:val="20"/>
        </w:rPr>
        <w:t xml:space="preserve"> </w:t>
      </w:r>
      <w:r>
        <w:rPr>
          <w:rFonts w:ascii="Times New Roman" w:hAnsi="Times New Roman"/>
          <w:color w:val="191919"/>
          <w:sz w:val="20"/>
          <w:szCs w:val="20"/>
        </w:rPr>
        <w:t>creativit</w:t>
      </w:r>
      <w:r>
        <w:rPr>
          <w:rFonts w:ascii="Times New Roman" w:hAnsi="Times New Roman"/>
          <w:color w:val="191919"/>
          <w:spacing w:val="-13"/>
          <w:sz w:val="20"/>
          <w:szCs w:val="20"/>
        </w:rPr>
        <w:t>y</w:t>
      </w:r>
      <w:r>
        <w:rPr>
          <w:rFonts w:ascii="Times New Roman" w:hAnsi="Times New Roman"/>
          <w:color w:val="191919"/>
          <w:sz w:val="20"/>
          <w:szCs w:val="20"/>
        </w:rPr>
        <w:t>.</w:t>
      </w:r>
      <w:r>
        <w:rPr>
          <w:rFonts w:ascii="Times New Roman" w:hAnsi="Times New Roman"/>
          <w:color w:val="191919"/>
          <w:spacing w:val="-3"/>
          <w:sz w:val="20"/>
          <w:szCs w:val="20"/>
        </w:rPr>
        <w:t xml:space="preserve"> </w:t>
      </w:r>
      <w:r>
        <w:rPr>
          <w:rFonts w:ascii="Times New Roman" w:hAnsi="Times New Roman"/>
          <w:color w:val="191919"/>
          <w:sz w:val="20"/>
          <w:szCs w:val="20"/>
        </w:rPr>
        <w:t>Emphasis</w:t>
      </w:r>
      <w:r>
        <w:rPr>
          <w:rFonts w:ascii="Times New Roman" w:hAnsi="Times New Roman"/>
          <w:color w:val="191919"/>
          <w:spacing w:val="-3"/>
          <w:sz w:val="20"/>
          <w:szCs w:val="20"/>
        </w:rPr>
        <w:t xml:space="preserve"> </w:t>
      </w:r>
      <w:r>
        <w:rPr>
          <w:rFonts w:ascii="Times New Roman" w:hAnsi="Times New Roman"/>
          <w:color w:val="191919"/>
          <w:sz w:val="20"/>
          <w:szCs w:val="20"/>
        </w:rPr>
        <w:t>is</w:t>
      </w:r>
      <w:r>
        <w:rPr>
          <w:rFonts w:ascii="Times New Roman" w:hAnsi="Times New Roman"/>
          <w:color w:val="191919"/>
          <w:spacing w:val="-3"/>
          <w:sz w:val="20"/>
          <w:szCs w:val="20"/>
        </w:rPr>
        <w:t xml:space="preserve"> </w:t>
      </w:r>
      <w:r>
        <w:rPr>
          <w:rFonts w:ascii="Times New Roman" w:hAnsi="Times New Roman"/>
          <w:color w:val="191919"/>
          <w:sz w:val="20"/>
          <w:szCs w:val="20"/>
        </w:rPr>
        <w:t>on</w:t>
      </w:r>
      <w:r>
        <w:rPr>
          <w:rFonts w:ascii="Times New Roman" w:hAnsi="Times New Roman"/>
          <w:color w:val="191919"/>
          <w:spacing w:val="-3"/>
          <w:sz w:val="20"/>
          <w:szCs w:val="20"/>
        </w:rPr>
        <w:t xml:space="preserve"> </w:t>
      </w:r>
      <w:r>
        <w:rPr>
          <w:rFonts w:ascii="Times New Roman" w:hAnsi="Times New Roman"/>
          <w:color w:val="191919"/>
          <w:sz w:val="20"/>
          <w:szCs w:val="20"/>
        </w:rPr>
        <w:t>the</w:t>
      </w:r>
      <w:r>
        <w:rPr>
          <w:rFonts w:ascii="Times New Roman" w:hAnsi="Times New Roman"/>
          <w:color w:val="191919"/>
          <w:spacing w:val="-3"/>
          <w:sz w:val="20"/>
          <w:szCs w:val="20"/>
        </w:rPr>
        <w:t xml:space="preserve"> </w:t>
      </w:r>
      <w:r>
        <w:rPr>
          <w:rFonts w:ascii="Times New Roman" w:hAnsi="Times New Roman"/>
          <w:color w:val="191919"/>
          <w:sz w:val="20"/>
          <w:szCs w:val="20"/>
        </w:rPr>
        <w:t>increased</w:t>
      </w:r>
      <w:r>
        <w:rPr>
          <w:rFonts w:ascii="Times New Roman" w:hAnsi="Times New Roman"/>
          <w:color w:val="191919"/>
          <w:spacing w:val="-3"/>
          <w:sz w:val="20"/>
          <w:szCs w:val="20"/>
        </w:rPr>
        <w:t xml:space="preserve"> </w:t>
      </w:r>
      <w:r>
        <w:rPr>
          <w:rFonts w:ascii="Times New Roman" w:hAnsi="Times New Roman"/>
          <w:color w:val="191919"/>
          <w:sz w:val="20"/>
          <w:szCs w:val="20"/>
        </w:rPr>
        <w:t>understanding</w:t>
      </w:r>
      <w:r>
        <w:rPr>
          <w:rFonts w:ascii="Times New Roman" w:hAnsi="Times New Roman"/>
          <w:color w:val="191919"/>
          <w:spacing w:val="-3"/>
          <w:sz w:val="20"/>
          <w:szCs w:val="20"/>
        </w:rPr>
        <w:t xml:space="preserve"> </w:t>
      </w:r>
      <w:r>
        <w:rPr>
          <w:rFonts w:ascii="Times New Roman" w:hAnsi="Times New Roman"/>
          <w:color w:val="191919"/>
          <w:sz w:val="20"/>
          <w:szCs w:val="20"/>
        </w:rPr>
        <w:t>of</w:t>
      </w:r>
      <w:r>
        <w:rPr>
          <w:rFonts w:ascii="Times New Roman" w:hAnsi="Times New Roman"/>
          <w:color w:val="191919"/>
          <w:spacing w:val="-3"/>
          <w:sz w:val="20"/>
          <w:szCs w:val="20"/>
        </w:rPr>
        <w:t xml:space="preserve"> </w:t>
      </w:r>
      <w:r>
        <w:rPr>
          <w:rFonts w:ascii="Times New Roman" w:hAnsi="Times New Roman"/>
          <w:color w:val="191919"/>
          <w:sz w:val="20"/>
          <w:szCs w:val="20"/>
        </w:rPr>
        <w:t>the</w:t>
      </w:r>
      <w:r>
        <w:rPr>
          <w:rFonts w:ascii="Times New Roman" w:hAnsi="Times New Roman"/>
          <w:color w:val="191919"/>
          <w:spacing w:val="-3"/>
          <w:sz w:val="20"/>
          <w:szCs w:val="20"/>
        </w:rPr>
        <w:t xml:space="preserve"> </w:t>
      </w:r>
      <w:r>
        <w:rPr>
          <w:rFonts w:ascii="Times New Roman" w:hAnsi="Times New Roman"/>
          <w:color w:val="191919"/>
          <w:sz w:val="20"/>
          <w:szCs w:val="20"/>
        </w:rPr>
        <w:t>personal</w:t>
      </w:r>
      <w:r>
        <w:rPr>
          <w:rFonts w:ascii="Times New Roman" w:hAnsi="Times New Roman"/>
          <w:color w:val="191919"/>
          <w:spacing w:val="-3"/>
          <w:sz w:val="20"/>
          <w:szCs w:val="20"/>
        </w:rPr>
        <w:t xml:space="preserve"> </w:t>
      </w:r>
      <w:r>
        <w:rPr>
          <w:rFonts w:ascii="Times New Roman" w:hAnsi="Times New Roman"/>
          <w:color w:val="191919"/>
          <w:sz w:val="20"/>
          <w:szCs w:val="20"/>
        </w:rPr>
        <w:t>and</w:t>
      </w:r>
      <w:r>
        <w:rPr>
          <w:rFonts w:ascii="Times New Roman" w:hAnsi="Times New Roman"/>
          <w:color w:val="191919"/>
          <w:spacing w:val="-3"/>
          <w:sz w:val="20"/>
          <w:szCs w:val="20"/>
        </w:rPr>
        <w:t xml:space="preserve"> </w:t>
      </w:r>
      <w:r>
        <w:rPr>
          <w:rFonts w:ascii="Times New Roman" w:hAnsi="Times New Roman"/>
          <w:color w:val="191919"/>
          <w:sz w:val="20"/>
          <w:szCs w:val="20"/>
        </w:rPr>
        <w:t>educational</w:t>
      </w:r>
      <w:r>
        <w:rPr>
          <w:rFonts w:ascii="Times New Roman" w:hAnsi="Times New Roman"/>
          <w:color w:val="191919"/>
          <w:spacing w:val="-3"/>
          <w:sz w:val="20"/>
          <w:szCs w:val="20"/>
        </w:rPr>
        <w:t xml:space="preserve"> </w:t>
      </w:r>
      <w:r>
        <w:rPr>
          <w:rFonts w:ascii="Times New Roman" w:hAnsi="Times New Roman"/>
          <w:color w:val="191919"/>
          <w:sz w:val="20"/>
          <w:szCs w:val="20"/>
        </w:rPr>
        <w:t>sig- nificance of children</w:t>
      </w:r>
      <w:r>
        <w:rPr>
          <w:rFonts w:ascii="Times New Roman" w:hAnsi="Times New Roman"/>
          <w:color w:val="191919"/>
          <w:spacing w:val="-11"/>
          <w:sz w:val="20"/>
          <w:szCs w:val="20"/>
        </w:rPr>
        <w:t>’</w:t>
      </w:r>
      <w:r>
        <w:rPr>
          <w:rFonts w:ascii="Times New Roman" w:hAnsi="Times New Roman"/>
          <w:color w:val="191919"/>
          <w:sz w:val="20"/>
          <w:szCs w:val="20"/>
        </w:rPr>
        <w:t>s behavior at pla</w:t>
      </w:r>
      <w:r>
        <w:rPr>
          <w:rFonts w:ascii="Times New Roman" w:hAnsi="Times New Roman"/>
          <w:color w:val="191919"/>
          <w:spacing w:val="-13"/>
          <w:sz w:val="20"/>
          <w:szCs w:val="20"/>
        </w:rPr>
        <w:t>y</w:t>
      </w:r>
      <w:r>
        <w:rPr>
          <w:rFonts w:ascii="Times New Roman" w:hAnsi="Times New Roman"/>
          <w:color w:val="191919"/>
          <w:sz w:val="20"/>
          <w:szCs w:val="20"/>
        </w:rPr>
        <w:t>. Field observation and analysis are required.</w:t>
      </w:r>
    </w:p>
    <w:p w:rsidR="00F42301" w:rsidRDefault="00F42301" w:rsidP="00721764">
      <w:pPr>
        <w:widowControl w:val="0"/>
        <w:autoSpaceDE w:val="0"/>
        <w:autoSpaceDN w:val="0"/>
        <w:adjustRightInd w:val="0"/>
        <w:spacing w:after="0" w:line="227" w:lineRule="exact"/>
        <w:ind w:left="879"/>
        <w:rPr>
          <w:rFonts w:ascii="Times New Roman" w:hAnsi="Times New Roman"/>
          <w:color w:val="000000"/>
          <w:sz w:val="20"/>
          <w:szCs w:val="20"/>
        </w:rPr>
      </w:pPr>
      <w:r>
        <w:rPr>
          <w:rFonts w:ascii="Times New Roman" w:hAnsi="Times New Roman"/>
          <w:b/>
          <w:bCs/>
          <w:color w:val="191919"/>
          <w:sz w:val="20"/>
          <w:szCs w:val="20"/>
        </w:rPr>
        <w:t>ECEC</w:t>
      </w:r>
      <w:r>
        <w:rPr>
          <w:rFonts w:ascii="Times New Roman" w:hAnsi="Times New Roman"/>
          <w:b/>
          <w:bCs/>
          <w:color w:val="191919"/>
          <w:spacing w:val="-8"/>
          <w:sz w:val="20"/>
          <w:szCs w:val="20"/>
        </w:rPr>
        <w:t xml:space="preserve"> </w:t>
      </w:r>
      <w:r>
        <w:rPr>
          <w:rFonts w:ascii="Times New Roman" w:hAnsi="Times New Roman"/>
          <w:b/>
          <w:bCs/>
          <w:color w:val="191919"/>
          <w:sz w:val="20"/>
          <w:szCs w:val="20"/>
        </w:rPr>
        <w:t>5575</w:t>
      </w:r>
      <w:r>
        <w:rPr>
          <w:rFonts w:ascii="Times New Roman" w:hAnsi="Times New Roman"/>
          <w:b/>
          <w:bCs/>
          <w:color w:val="191919"/>
          <w:spacing w:val="-8"/>
          <w:sz w:val="20"/>
          <w:szCs w:val="20"/>
        </w:rPr>
        <w:t xml:space="preserve"> </w:t>
      </w:r>
      <w:r>
        <w:rPr>
          <w:rFonts w:ascii="Times New Roman" w:hAnsi="Times New Roman"/>
          <w:b/>
          <w:bCs/>
          <w:color w:val="191919"/>
          <w:sz w:val="20"/>
          <w:szCs w:val="20"/>
        </w:rPr>
        <w:t>-</w:t>
      </w:r>
      <w:r>
        <w:rPr>
          <w:rFonts w:ascii="Times New Roman" w:hAnsi="Times New Roman"/>
          <w:b/>
          <w:bCs/>
          <w:color w:val="191919"/>
          <w:spacing w:val="-8"/>
          <w:sz w:val="20"/>
          <w:szCs w:val="20"/>
        </w:rPr>
        <w:t xml:space="preserve"> </w:t>
      </w:r>
      <w:r>
        <w:rPr>
          <w:rFonts w:ascii="Times New Roman" w:hAnsi="Times New Roman"/>
          <w:b/>
          <w:bCs/>
          <w:color w:val="191919"/>
          <w:sz w:val="20"/>
          <w:szCs w:val="20"/>
        </w:rPr>
        <w:t>Pa</w:t>
      </w:r>
      <w:r>
        <w:rPr>
          <w:rFonts w:ascii="Times New Roman" w:hAnsi="Times New Roman"/>
          <w:b/>
          <w:bCs/>
          <w:color w:val="191919"/>
          <w:spacing w:val="-4"/>
          <w:sz w:val="20"/>
          <w:szCs w:val="20"/>
        </w:rPr>
        <w:t>r</w:t>
      </w:r>
      <w:r>
        <w:rPr>
          <w:rFonts w:ascii="Times New Roman" w:hAnsi="Times New Roman"/>
          <w:b/>
          <w:bCs/>
          <w:color w:val="191919"/>
          <w:sz w:val="20"/>
          <w:szCs w:val="20"/>
        </w:rPr>
        <w:t>ent</w:t>
      </w:r>
      <w:r>
        <w:rPr>
          <w:rFonts w:ascii="Times New Roman" w:hAnsi="Times New Roman"/>
          <w:b/>
          <w:bCs/>
          <w:color w:val="191919"/>
          <w:spacing w:val="-8"/>
          <w:sz w:val="20"/>
          <w:szCs w:val="20"/>
        </w:rPr>
        <w:t xml:space="preserve"> </w:t>
      </w:r>
      <w:r>
        <w:rPr>
          <w:rFonts w:ascii="Times New Roman" w:hAnsi="Times New Roman"/>
          <w:b/>
          <w:bCs/>
          <w:color w:val="191919"/>
          <w:sz w:val="20"/>
          <w:szCs w:val="20"/>
        </w:rPr>
        <w:t>Involvement</w:t>
      </w:r>
      <w:r>
        <w:rPr>
          <w:rFonts w:ascii="Times New Roman" w:hAnsi="Times New Roman"/>
          <w:b/>
          <w:bCs/>
          <w:color w:val="191919"/>
          <w:spacing w:val="-8"/>
          <w:sz w:val="20"/>
          <w:szCs w:val="20"/>
        </w:rPr>
        <w:t xml:space="preserve"> </w:t>
      </w:r>
      <w:r>
        <w:rPr>
          <w:rFonts w:ascii="Times New Roman" w:hAnsi="Times New Roman"/>
          <w:b/>
          <w:bCs/>
          <w:color w:val="191919"/>
          <w:sz w:val="20"/>
          <w:szCs w:val="20"/>
        </w:rPr>
        <w:t>In</w:t>
      </w:r>
      <w:r>
        <w:rPr>
          <w:rFonts w:ascii="Times New Roman" w:hAnsi="Times New Roman"/>
          <w:b/>
          <w:bCs/>
          <w:color w:val="191919"/>
          <w:spacing w:val="-8"/>
          <w:sz w:val="20"/>
          <w:szCs w:val="20"/>
        </w:rPr>
        <w:t xml:space="preserve"> </w:t>
      </w:r>
      <w:r>
        <w:rPr>
          <w:rFonts w:ascii="Times New Roman" w:hAnsi="Times New Roman"/>
          <w:b/>
          <w:bCs/>
          <w:color w:val="191919"/>
          <w:sz w:val="20"/>
          <w:szCs w:val="20"/>
        </w:rPr>
        <w:t>the</w:t>
      </w:r>
      <w:r>
        <w:rPr>
          <w:rFonts w:ascii="Times New Roman" w:hAnsi="Times New Roman"/>
          <w:b/>
          <w:bCs/>
          <w:color w:val="191919"/>
          <w:spacing w:val="-8"/>
          <w:sz w:val="20"/>
          <w:szCs w:val="20"/>
        </w:rPr>
        <w:t xml:space="preserve"> </w:t>
      </w:r>
      <w:r>
        <w:rPr>
          <w:rFonts w:ascii="Times New Roman" w:hAnsi="Times New Roman"/>
          <w:b/>
          <w:bCs/>
          <w:color w:val="191919"/>
          <w:sz w:val="20"/>
          <w:szCs w:val="20"/>
        </w:rPr>
        <w:t>Early</w:t>
      </w:r>
      <w:r>
        <w:rPr>
          <w:rFonts w:ascii="Times New Roman" w:hAnsi="Times New Roman"/>
          <w:b/>
          <w:bCs/>
          <w:color w:val="191919"/>
          <w:spacing w:val="-15"/>
          <w:sz w:val="20"/>
          <w:szCs w:val="20"/>
        </w:rPr>
        <w:t xml:space="preserve"> </w:t>
      </w:r>
      <w:r>
        <w:rPr>
          <w:rFonts w:ascii="Times New Roman" w:hAnsi="Times New Roman"/>
          <w:b/>
          <w:bCs/>
          <w:color w:val="191919"/>
          <w:spacing w:val="-22"/>
          <w:sz w:val="20"/>
          <w:szCs w:val="20"/>
        </w:rPr>
        <w:t>Y</w:t>
      </w:r>
      <w:r>
        <w:rPr>
          <w:rFonts w:ascii="Times New Roman" w:hAnsi="Times New Roman"/>
          <w:b/>
          <w:bCs/>
          <w:color w:val="191919"/>
          <w:sz w:val="20"/>
          <w:szCs w:val="20"/>
        </w:rPr>
        <w:t>ears............................................................3(3-0)</w:t>
      </w:r>
    </w:p>
    <w:p w:rsidR="00F42301" w:rsidRDefault="00F42301" w:rsidP="00721764">
      <w:pPr>
        <w:widowControl w:val="0"/>
        <w:autoSpaceDE w:val="0"/>
        <w:autoSpaceDN w:val="0"/>
        <w:adjustRightInd w:val="0"/>
        <w:spacing w:before="13" w:after="0" w:line="250" w:lineRule="auto"/>
        <w:ind w:left="1239" w:right="1950"/>
        <w:jc w:val="both"/>
        <w:rPr>
          <w:rFonts w:ascii="Times New Roman" w:hAnsi="Times New Roman"/>
          <w:color w:val="000000"/>
          <w:sz w:val="20"/>
          <w:szCs w:val="20"/>
        </w:rPr>
      </w:pPr>
      <w:r>
        <w:rPr>
          <w:rFonts w:ascii="Times New Roman" w:hAnsi="Times New Roman"/>
          <w:color w:val="191919"/>
          <w:sz w:val="20"/>
          <w:szCs w:val="20"/>
        </w:rPr>
        <w:t>A</w:t>
      </w:r>
      <w:r>
        <w:rPr>
          <w:rFonts w:ascii="Times New Roman" w:hAnsi="Times New Roman"/>
          <w:color w:val="191919"/>
          <w:spacing w:val="-18"/>
          <w:sz w:val="20"/>
          <w:szCs w:val="20"/>
        </w:rPr>
        <w:t xml:space="preserve"> </w:t>
      </w:r>
      <w:r>
        <w:rPr>
          <w:rFonts w:ascii="Times New Roman" w:hAnsi="Times New Roman"/>
          <w:color w:val="191919"/>
          <w:sz w:val="20"/>
          <w:szCs w:val="20"/>
        </w:rPr>
        <w:t>careful</w:t>
      </w:r>
      <w:r>
        <w:rPr>
          <w:rFonts w:ascii="Times New Roman" w:hAnsi="Times New Roman"/>
          <w:color w:val="191919"/>
          <w:spacing w:val="-7"/>
          <w:sz w:val="20"/>
          <w:szCs w:val="20"/>
        </w:rPr>
        <w:t xml:space="preserve"> </w:t>
      </w:r>
      <w:r>
        <w:rPr>
          <w:rFonts w:ascii="Times New Roman" w:hAnsi="Times New Roman"/>
          <w:color w:val="191919"/>
          <w:sz w:val="20"/>
          <w:szCs w:val="20"/>
        </w:rPr>
        <w:t>investigation</w:t>
      </w:r>
      <w:r>
        <w:rPr>
          <w:rFonts w:ascii="Times New Roman" w:hAnsi="Times New Roman"/>
          <w:color w:val="191919"/>
          <w:spacing w:val="-7"/>
          <w:sz w:val="20"/>
          <w:szCs w:val="20"/>
        </w:rPr>
        <w:t xml:space="preserve"> </w:t>
      </w:r>
      <w:r>
        <w:rPr>
          <w:rFonts w:ascii="Times New Roman" w:hAnsi="Times New Roman"/>
          <w:color w:val="191919"/>
          <w:sz w:val="20"/>
          <w:szCs w:val="20"/>
        </w:rPr>
        <w:t>of</w:t>
      </w:r>
      <w:r>
        <w:rPr>
          <w:rFonts w:ascii="Times New Roman" w:hAnsi="Times New Roman"/>
          <w:color w:val="191919"/>
          <w:spacing w:val="-7"/>
          <w:sz w:val="20"/>
          <w:szCs w:val="20"/>
        </w:rPr>
        <w:t xml:space="preserve"> </w:t>
      </w:r>
      <w:r>
        <w:rPr>
          <w:rFonts w:ascii="Times New Roman" w:hAnsi="Times New Roman"/>
          <w:color w:val="191919"/>
          <w:sz w:val="20"/>
          <w:szCs w:val="20"/>
        </w:rPr>
        <w:t>strategies</w:t>
      </w:r>
      <w:r>
        <w:rPr>
          <w:rFonts w:ascii="Times New Roman" w:hAnsi="Times New Roman"/>
          <w:color w:val="191919"/>
          <w:spacing w:val="-7"/>
          <w:sz w:val="20"/>
          <w:szCs w:val="20"/>
        </w:rPr>
        <w:t xml:space="preserve"> </w:t>
      </w:r>
      <w:r>
        <w:rPr>
          <w:rFonts w:ascii="Times New Roman" w:hAnsi="Times New Roman"/>
          <w:color w:val="191919"/>
          <w:sz w:val="20"/>
          <w:szCs w:val="20"/>
        </w:rPr>
        <w:t>to</w:t>
      </w:r>
      <w:r>
        <w:rPr>
          <w:rFonts w:ascii="Times New Roman" w:hAnsi="Times New Roman"/>
          <w:color w:val="191919"/>
          <w:spacing w:val="-7"/>
          <w:sz w:val="20"/>
          <w:szCs w:val="20"/>
        </w:rPr>
        <w:t xml:space="preserve"> </w:t>
      </w:r>
      <w:r>
        <w:rPr>
          <w:rFonts w:ascii="Times New Roman" w:hAnsi="Times New Roman"/>
          <w:color w:val="191919"/>
          <w:sz w:val="20"/>
          <w:szCs w:val="20"/>
        </w:rPr>
        <w:t>involve</w:t>
      </w:r>
      <w:r>
        <w:rPr>
          <w:rFonts w:ascii="Times New Roman" w:hAnsi="Times New Roman"/>
          <w:color w:val="191919"/>
          <w:spacing w:val="-7"/>
          <w:sz w:val="20"/>
          <w:szCs w:val="20"/>
        </w:rPr>
        <w:t xml:space="preserve"> </w:t>
      </w:r>
      <w:r>
        <w:rPr>
          <w:rFonts w:ascii="Times New Roman" w:hAnsi="Times New Roman"/>
          <w:color w:val="191919"/>
          <w:sz w:val="20"/>
          <w:szCs w:val="20"/>
        </w:rPr>
        <w:t>parents</w:t>
      </w:r>
      <w:r>
        <w:rPr>
          <w:rFonts w:ascii="Times New Roman" w:hAnsi="Times New Roman"/>
          <w:color w:val="191919"/>
          <w:spacing w:val="-7"/>
          <w:sz w:val="20"/>
          <w:szCs w:val="20"/>
        </w:rPr>
        <w:t xml:space="preserve"> </w:t>
      </w:r>
      <w:r>
        <w:rPr>
          <w:rFonts w:ascii="Times New Roman" w:hAnsi="Times New Roman"/>
          <w:color w:val="191919"/>
          <w:sz w:val="20"/>
          <w:szCs w:val="20"/>
        </w:rPr>
        <w:t>in</w:t>
      </w:r>
      <w:r>
        <w:rPr>
          <w:rFonts w:ascii="Times New Roman" w:hAnsi="Times New Roman"/>
          <w:color w:val="191919"/>
          <w:spacing w:val="-7"/>
          <w:sz w:val="20"/>
          <w:szCs w:val="20"/>
        </w:rPr>
        <w:t xml:space="preserve"> </w:t>
      </w:r>
      <w:r>
        <w:rPr>
          <w:rFonts w:ascii="Times New Roman" w:hAnsi="Times New Roman"/>
          <w:color w:val="191919"/>
          <w:sz w:val="20"/>
          <w:szCs w:val="20"/>
        </w:rPr>
        <w:t>varied</w:t>
      </w:r>
      <w:r>
        <w:rPr>
          <w:rFonts w:ascii="Times New Roman" w:hAnsi="Times New Roman"/>
          <w:color w:val="191919"/>
          <w:spacing w:val="-7"/>
          <w:sz w:val="20"/>
          <w:szCs w:val="20"/>
        </w:rPr>
        <w:t xml:space="preserve"> </w:t>
      </w:r>
      <w:r>
        <w:rPr>
          <w:rFonts w:ascii="Times New Roman" w:hAnsi="Times New Roman"/>
          <w:color w:val="191919"/>
          <w:sz w:val="20"/>
          <w:szCs w:val="20"/>
        </w:rPr>
        <w:t>early</w:t>
      </w:r>
      <w:r>
        <w:rPr>
          <w:rFonts w:ascii="Times New Roman" w:hAnsi="Times New Roman"/>
          <w:color w:val="191919"/>
          <w:spacing w:val="-7"/>
          <w:sz w:val="20"/>
          <w:szCs w:val="20"/>
        </w:rPr>
        <w:t xml:space="preserve"> </w:t>
      </w:r>
      <w:r>
        <w:rPr>
          <w:rFonts w:ascii="Times New Roman" w:hAnsi="Times New Roman"/>
          <w:color w:val="191919"/>
          <w:sz w:val="20"/>
          <w:szCs w:val="20"/>
        </w:rPr>
        <w:t>childhood</w:t>
      </w:r>
      <w:r>
        <w:rPr>
          <w:rFonts w:ascii="Times New Roman" w:hAnsi="Times New Roman"/>
          <w:color w:val="191919"/>
          <w:spacing w:val="-7"/>
          <w:sz w:val="20"/>
          <w:szCs w:val="20"/>
        </w:rPr>
        <w:t xml:space="preserve"> </w:t>
      </w:r>
      <w:r>
        <w:rPr>
          <w:rFonts w:ascii="Times New Roman" w:hAnsi="Times New Roman"/>
          <w:color w:val="191919"/>
          <w:sz w:val="20"/>
          <w:szCs w:val="20"/>
        </w:rPr>
        <w:t>programs.</w:t>
      </w:r>
      <w:r>
        <w:rPr>
          <w:rFonts w:ascii="Times New Roman" w:hAnsi="Times New Roman"/>
          <w:color w:val="191919"/>
          <w:spacing w:val="-7"/>
          <w:sz w:val="20"/>
          <w:szCs w:val="20"/>
        </w:rPr>
        <w:t xml:space="preserve"> </w:t>
      </w:r>
      <w:r>
        <w:rPr>
          <w:rFonts w:ascii="Times New Roman" w:hAnsi="Times New Roman"/>
          <w:color w:val="191919"/>
          <w:sz w:val="20"/>
          <w:szCs w:val="20"/>
        </w:rPr>
        <w:t>Em- phasizes exploring the theoretical and practical issues associated with parental participation in early childhood education.</w:t>
      </w:r>
    </w:p>
    <w:p w:rsidR="00F42301" w:rsidRDefault="00F42301" w:rsidP="00721764">
      <w:pPr>
        <w:widowControl w:val="0"/>
        <w:autoSpaceDE w:val="0"/>
        <w:autoSpaceDN w:val="0"/>
        <w:adjustRightInd w:val="0"/>
        <w:spacing w:after="0" w:line="227" w:lineRule="exact"/>
        <w:ind w:left="879"/>
        <w:rPr>
          <w:rFonts w:ascii="Times New Roman" w:hAnsi="Times New Roman"/>
          <w:color w:val="000000"/>
          <w:sz w:val="20"/>
          <w:szCs w:val="20"/>
        </w:rPr>
      </w:pPr>
      <w:r>
        <w:rPr>
          <w:rFonts w:ascii="Times New Roman" w:hAnsi="Times New Roman"/>
          <w:b/>
          <w:bCs/>
          <w:color w:val="191919"/>
          <w:sz w:val="20"/>
          <w:szCs w:val="20"/>
        </w:rPr>
        <w:t>ECEC</w:t>
      </w:r>
      <w:r>
        <w:rPr>
          <w:rFonts w:ascii="Times New Roman" w:hAnsi="Times New Roman"/>
          <w:b/>
          <w:bCs/>
          <w:color w:val="191919"/>
          <w:spacing w:val="-8"/>
          <w:sz w:val="20"/>
          <w:szCs w:val="20"/>
        </w:rPr>
        <w:t xml:space="preserve"> </w:t>
      </w:r>
      <w:r>
        <w:rPr>
          <w:rFonts w:ascii="Times New Roman" w:hAnsi="Times New Roman"/>
          <w:b/>
          <w:bCs/>
          <w:color w:val="191919"/>
          <w:sz w:val="20"/>
          <w:szCs w:val="20"/>
        </w:rPr>
        <w:t>5580</w:t>
      </w:r>
      <w:r>
        <w:rPr>
          <w:rFonts w:ascii="Times New Roman" w:hAnsi="Times New Roman"/>
          <w:b/>
          <w:bCs/>
          <w:color w:val="191919"/>
          <w:spacing w:val="-8"/>
          <w:sz w:val="20"/>
          <w:szCs w:val="20"/>
        </w:rPr>
        <w:t xml:space="preserve"> </w:t>
      </w:r>
      <w:r>
        <w:rPr>
          <w:rFonts w:ascii="Times New Roman" w:hAnsi="Times New Roman"/>
          <w:b/>
          <w:bCs/>
          <w:color w:val="191919"/>
          <w:sz w:val="20"/>
          <w:szCs w:val="20"/>
        </w:rPr>
        <w:t>-</w:t>
      </w:r>
      <w:r>
        <w:rPr>
          <w:rFonts w:ascii="Times New Roman" w:hAnsi="Times New Roman"/>
          <w:b/>
          <w:bCs/>
          <w:color w:val="191919"/>
          <w:spacing w:val="-11"/>
          <w:sz w:val="20"/>
          <w:szCs w:val="20"/>
        </w:rPr>
        <w:t xml:space="preserve"> </w:t>
      </w:r>
      <w:r>
        <w:rPr>
          <w:rFonts w:ascii="Times New Roman" w:hAnsi="Times New Roman"/>
          <w:b/>
          <w:bCs/>
          <w:color w:val="191919"/>
          <w:spacing w:val="-19"/>
          <w:sz w:val="20"/>
          <w:szCs w:val="20"/>
        </w:rPr>
        <w:t>T</w:t>
      </w:r>
      <w:r>
        <w:rPr>
          <w:rFonts w:ascii="Times New Roman" w:hAnsi="Times New Roman"/>
          <w:b/>
          <w:bCs/>
          <w:color w:val="191919"/>
          <w:sz w:val="20"/>
          <w:szCs w:val="20"/>
        </w:rPr>
        <w:t>ests</w:t>
      </w:r>
      <w:r>
        <w:rPr>
          <w:rFonts w:ascii="Times New Roman" w:hAnsi="Times New Roman"/>
          <w:b/>
          <w:bCs/>
          <w:color w:val="191919"/>
          <w:spacing w:val="-8"/>
          <w:sz w:val="20"/>
          <w:szCs w:val="20"/>
        </w:rPr>
        <w:t xml:space="preserve"> </w:t>
      </w:r>
      <w:r>
        <w:rPr>
          <w:rFonts w:ascii="Times New Roman" w:hAnsi="Times New Roman"/>
          <w:b/>
          <w:bCs/>
          <w:color w:val="191919"/>
          <w:sz w:val="20"/>
          <w:szCs w:val="20"/>
        </w:rPr>
        <w:t>and</w:t>
      </w:r>
      <w:r>
        <w:rPr>
          <w:rFonts w:ascii="Times New Roman" w:hAnsi="Times New Roman"/>
          <w:b/>
          <w:bCs/>
          <w:color w:val="191919"/>
          <w:spacing w:val="-8"/>
          <w:sz w:val="20"/>
          <w:szCs w:val="20"/>
        </w:rPr>
        <w:t xml:space="preserve"> </w:t>
      </w:r>
      <w:r>
        <w:rPr>
          <w:rFonts w:ascii="Times New Roman" w:hAnsi="Times New Roman"/>
          <w:b/>
          <w:bCs/>
          <w:color w:val="191919"/>
          <w:sz w:val="20"/>
          <w:szCs w:val="20"/>
        </w:rPr>
        <w:t>Measu</w:t>
      </w:r>
      <w:r>
        <w:rPr>
          <w:rFonts w:ascii="Times New Roman" w:hAnsi="Times New Roman"/>
          <w:b/>
          <w:bCs/>
          <w:color w:val="191919"/>
          <w:spacing w:val="-4"/>
          <w:sz w:val="20"/>
          <w:szCs w:val="20"/>
        </w:rPr>
        <w:t>r</w:t>
      </w:r>
      <w:r>
        <w:rPr>
          <w:rFonts w:ascii="Times New Roman" w:hAnsi="Times New Roman"/>
          <w:b/>
          <w:bCs/>
          <w:color w:val="191919"/>
          <w:sz w:val="20"/>
          <w:szCs w:val="20"/>
        </w:rPr>
        <w:t>ements</w:t>
      </w:r>
      <w:r>
        <w:rPr>
          <w:rFonts w:ascii="Times New Roman" w:hAnsi="Times New Roman"/>
          <w:b/>
          <w:bCs/>
          <w:color w:val="191919"/>
          <w:spacing w:val="-8"/>
          <w:sz w:val="20"/>
          <w:szCs w:val="20"/>
        </w:rPr>
        <w:t xml:space="preserve"> </w:t>
      </w:r>
      <w:r>
        <w:rPr>
          <w:rFonts w:ascii="Times New Roman" w:hAnsi="Times New Roman"/>
          <w:b/>
          <w:bCs/>
          <w:color w:val="191919"/>
          <w:sz w:val="20"/>
          <w:szCs w:val="20"/>
        </w:rPr>
        <w:t>in</w:t>
      </w:r>
      <w:r>
        <w:rPr>
          <w:rFonts w:ascii="Times New Roman" w:hAnsi="Times New Roman"/>
          <w:b/>
          <w:bCs/>
          <w:color w:val="191919"/>
          <w:spacing w:val="-8"/>
          <w:sz w:val="20"/>
          <w:szCs w:val="20"/>
        </w:rPr>
        <w:t xml:space="preserve"> </w:t>
      </w:r>
      <w:r>
        <w:rPr>
          <w:rFonts w:ascii="Times New Roman" w:hAnsi="Times New Roman"/>
          <w:b/>
          <w:bCs/>
          <w:color w:val="191919"/>
          <w:sz w:val="20"/>
          <w:szCs w:val="20"/>
        </w:rPr>
        <w:t>Early</w:t>
      </w:r>
      <w:r>
        <w:rPr>
          <w:rFonts w:ascii="Times New Roman" w:hAnsi="Times New Roman"/>
          <w:b/>
          <w:bCs/>
          <w:color w:val="191919"/>
          <w:spacing w:val="-8"/>
          <w:sz w:val="20"/>
          <w:szCs w:val="20"/>
        </w:rPr>
        <w:t xml:space="preserve"> </w:t>
      </w:r>
      <w:r>
        <w:rPr>
          <w:rFonts w:ascii="Times New Roman" w:hAnsi="Times New Roman"/>
          <w:b/>
          <w:bCs/>
          <w:color w:val="191919"/>
          <w:sz w:val="20"/>
          <w:szCs w:val="20"/>
        </w:rPr>
        <w:t>Childhood</w:t>
      </w:r>
      <w:r>
        <w:rPr>
          <w:rFonts w:ascii="Times New Roman" w:hAnsi="Times New Roman"/>
          <w:b/>
          <w:bCs/>
          <w:color w:val="191919"/>
          <w:spacing w:val="-8"/>
          <w:sz w:val="20"/>
          <w:szCs w:val="20"/>
        </w:rPr>
        <w:t xml:space="preserve"> </w:t>
      </w:r>
      <w:r>
        <w:rPr>
          <w:rFonts w:ascii="Times New Roman" w:hAnsi="Times New Roman"/>
          <w:b/>
          <w:bCs/>
          <w:color w:val="191919"/>
          <w:sz w:val="20"/>
          <w:szCs w:val="20"/>
        </w:rPr>
        <w:t>Education................................3(3-0)</w:t>
      </w:r>
    </w:p>
    <w:p w:rsidR="00F42301" w:rsidRDefault="00F42301" w:rsidP="00721764">
      <w:pPr>
        <w:widowControl w:val="0"/>
        <w:autoSpaceDE w:val="0"/>
        <w:autoSpaceDN w:val="0"/>
        <w:adjustRightInd w:val="0"/>
        <w:spacing w:before="13" w:after="0" w:line="250" w:lineRule="auto"/>
        <w:ind w:left="1239" w:right="1950"/>
        <w:jc w:val="both"/>
        <w:rPr>
          <w:rFonts w:ascii="Times New Roman" w:hAnsi="Times New Roman"/>
          <w:color w:val="000000"/>
          <w:sz w:val="20"/>
          <w:szCs w:val="20"/>
        </w:rPr>
      </w:pPr>
      <w:r>
        <w:rPr>
          <w:rFonts w:ascii="Times New Roman" w:hAnsi="Times New Roman"/>
          <w:color w:val="191919"/>
          <w:sz w:val="20"/>
          <w:szCs w:val="20"/>
        </w:rPr>
        <w:t>Provides an introduction and analysis of major assessment instruments in the early childhood curriculum.</w:t>
      </w:r>
      <w:r>
        <w:rPr>
          <w:rFonts w:ascii="Times New Roman" w:hAnsi="Times New Roman"/>
          <w:color w:val="191919"/>
          <w:spacing w:val="-19"/>
          <w:sz w:val="20"/>
          <w:szCs w:val="20"/>
        </w:rPr>
        <w:t xml:space="preserve"> </w:t>
      </w:r>
      <w:r>
        <w:rPr>
          <w:rFonts w:ascii="Times New Roman" w:hAnsi="Times New Roman"/>
          <w:color w:val="191919"/>
          <w:sz w:val="20"/>
          <w:szCs w:val="20"/>
        </w:rPr>
        <w:t>Active</w:t>
      </w:r>
      <w:r>
        <w:rPr>
          <w:rFonts w:ascii="Times New Roman" w:hAnsi="Times New Roman"/>
          <w:color w:val="191919"/>
          <w:spacing w:val="-8"/>
          <w:sz w:val="20"/>
          <w:szCs w:val="20"/>
        </w:rPr>
        <w:t xml:space="preserve"> </w:t>
      </w:r>
      <w:r>
        <w:rPr>
          <w:rFonts w:ascii="Times New Roman" w:hAnsi="Times New Roman"/>
          <w:color w:val="191919"/>
          <w:sz w:val="20"/>
          <w:szCs w:val="20"/>
        </w:rPr>
        <w:t>involvement</w:t>
      </w:r>
      <w:r>
        <w:rPr>
          <w:rFonts w:ascii="Times New Roman" w:hAnsi="Times New Roman"/>
          <w:color w:val="191919"/>
          <w:spacing w:val="-7"/>
          <w:sz w:val="20"/>
          <w:szCs w:val="20"/>
        </w:rPr>
        <w:t xml:space="preserve"> </w:t>
      </w:r>
      <w:r>
        <w:rPr>
          <w:rFonts w:ascii="Times New Roman" w:hAnsi="Times New Roman"/>
          <w:color w:val="191919"/>
          <w:sz w:val="20"/>
          <w:szCs w:val="20"/>
        </w:rPr>
        <w:t>in</w:t>
      </w:r>
      <w:r>
        <w:rPr>
          <w:rFonts w:ascii="Times New Roman" w:hAnsi="Times New Roman"/>
          <w:color w:val="191919"/>
          <w:spacing w:val="-8"/>
          <w:sz w:val="20"/>
          <w:szCs w:val="20"/>
        </w:rPr>
        <w:t xml:space="preserve"> </w:t>
      </w:r>
      <w:r>
        <w:rPr>
          <w:rFonts w:ascii="Times New Roman" w:hAnsi="Times New Roman"/>
          <w:color w:val="191919"/>
          <w:sz w:val="20"/>
          <w:szCs w:val="20"/>
        </w:rPr>
        <w:t>constructing</w:t>
      </w:r>
      <w:r>
        <w:rPr>
          <w:rFonts w:ascii="Times New Roman" w:hAnsi="Times New Roman"/>
          <w:color w:val="191919"/>
          <w:spacing w:val="-8"/>
          <w:sz w:val="20"/>
          <w:szCs w:val="20"/>
        </w:rPr>
        <w:t xml:space="preserve"> </w:t>
      </w:r>
      <w:r>
        <w:rPr>
          <w:rFonts w:ascii="Times New Roman" w:hAnsi="Times New Roman"/>
          <w:color w:val="191919"/>
          <w:sz w:val="20"/>
          <w:szCs w:val="20"/>
        </w:rPr>
        <w:t>valid</w:t>
      </w:r>
      <w:r>
        <w:rPr>
          <w:rFonts w:ascii="Times New Roman" w:hAnsi="Times New Roman"/>
          <w:color w:val="191919"/>
          <w:spacing w:val="-8"/>
          <w:sz w:val="20"/>
          <w:szCs w:val="20"/>
        </w:rPr>
        <w:t xml:space="preserve"> </w:t>
      </w:r>
      <w:r>
        <w:rPr>
          <w:rFonts w:ascii="Times New Roman" w:hAnsi="Times New Roman"/>
          <w:color w:val="191919"/>
          <w:sz w:val="20"/>
          <w:szCs w:val="20"/>
        </w:rPr>
        <w:t>diagnostic</w:t>
      </w:r>
      <w:r>
        <w:rPr>
          <w:rFonts w:ascii="Times New Roman" w:hAnsi="Times New Roman"/>
          <w:color w:val="191919"/>
          <w:spacing w:val="-8"/>
          <w:sz w:val="20"/>
          <w:szCs w:val="20"/>
        </w:rPr>
        <w:t xml:space="preserve"> </w:t>
      </w:r>
      <w:r>
        <w:rPr>
          <w:rFonts w:ascii="Times New Roman" w:hAnsi="Times New Roman"/>
          <w:color w:val="191919"/>
          <w:sz w:val="20"/>
          <w:szCs w:val="20"/>
        </w:rPr>
        <w:t>teache</w:t>
      </w:r>
      <w:r>
        <w:rPr>
          <w:rFonts w:ascii="Times New Roman" w:hAnsi="Times New Roman"/>
          <w:color w:val="191919"/>
          <w:spacing w:val="-4"/>
          <w:sz w:val="20"/>
          <w:szCs w:val="20"/>
        </w:rPr>
        <w:t>r</w:t>
      </w:r>
      <w:r>
        <w:rPr>
          <w:rFonts w:ascii="Times New Roman" w:hAnsi="Times New Roman"/>
          <w:color w:val="191919"/>
          <w:sz w:val="20"/>
          <w:szCs w:val="20"/>
        </w:rPr>
        <w:t>-made</w:t>
      </w:r>
      <w:r>
        <w:rPr>
          <w:rFonts w:ascii="Times New Roman" w:hAnsi="Times New Roman"/>
          <w:color w:val="191919"/>
          <w:spacing w:val="-8"/>
          <w:sz w:val="20"/>
          <w:szCs w:val="20"/>
        </w:rPr>
        <w:t xml:space="preserve"> </w:t>
      </w:r>
      <w:r>
        <w:rPr>
          <w:rFonts w:ascii="Times New Roman" w:hAnsi="Times New Roman"/>
          <w:color w:val="191919"/>
          <w:sz w:val="20"/>
          <w:szCs w:val="20"/>
        </w:rPr>
        <w:t>assessment</w:t>
      </w:r>
      <w:r>
        <w:rPr>
          <w:rFonts w:ascii="Times New Roman" w:hAnsi="Times New Roman"/>
          <w:color w:val="191919"/>
          <w:spacing w:val="-8"/>
          <w:sz w:val="20"/>
          <w:szCs w:val="20"/>
        </w:rPr>
        <w:t xml:space="preserve"> </w:t>
      </w:r>
      <w:r>
        <w:rPr>
          <w:rFonts w:ascii="Times New Roman" w:hAnsi="Times New Roman"/>
          <w:color w:val="191919"/>
          <w:sz w:val="20"/>
          <w:szCs w:val="20"/>
        </w:rPr>
        <w:t>tools will be required.</w:t>
      </w:r>
    </w:p>
    <w:p w:rsidR="00F42301" w:rsidRDefault="00F42301" w:rsidP="00721764">
      <w:pPr>
        <w:widowControl w:val="0"/>
        <w:autoSpaceDE w:val="0"/>
        <w:autoSpaceDN w:val="0"/>
        <w:adjustRightInd w:val="0"/>
        <w:spacing w:after="0" w:line="227" w:lineRule="exact"/>
        <w:ind w:left="879"/>
        <w:rPr>
          <w:rFonts w:ascii="Times New Roman" w:hAnsi="Times New Roman"/>
          <w:color w:val="000000"/>
          <w:sz w:val="20"/>
          <w:szCs w:val="20"/>
        </w:rPr>
      </w:pPr>
      <w:r>
        <w:rPr>
          <w:rFonts w:ascii="Times New Roman" w:hAnsi="Times New Roman"/>
          <w:b/>
          <w:bCs/>
          <w:color w:val="191919"/>
          <w:sz w:val="20"/>
          <w:szCs w:val="20"/>
        </w:rPr>
        <w:t>ECEC</w:t>
      </w:r>
      <w:r>
        <w:rPr>
          <w:rFonts w:ascii="Times New Roman" w:hAnsi="Times New Roman"/>
          <w:b/>
          <w:bCs/>
          <w:color w:val="191919"/>
          <w:spacing w:val="-6"/>
          <w:sz w:val="20"/>
          <w:szCs w:val="20"/>
        </w:rPr>
        <w:t xml:space="preserve"> </w:t>
      </w:r>
      <w:r>
        <w:rPr>
          <w:rFonts w:ascii="Times New Roman" w:hAnsi="Times New Roman"/>
          <w:b/>
          <w:bCs/>
          <w:color w:val="191919"/>
          <w:sz w:val="20"/>
          <w:szCs w:val="20"/>
        </w:rPr>
        <w:t>5581</w:t>
      </w:r>
      <w:r>
        <w:rPr>
          <w:rFonts w:ascii="Times New Roman" w:hAnsi="Times New Roman"/>
          <w:b/>
          <w:bCs/>
          <w:color w:val="191919"/>
          <w:spacing w:val="-6"/>
          <w:sz w:val="20"/>
          <w:szCs w:val="20"/>
        </w:rPr>
        <w:t xml:space="preserve"> </w:t>
      </w:r>
      <w:r>
        <w:rPr>
          <w:rFonts w:ascii="Times New Roman" w:hAnsi="Times New Roman"/>
          <w:b/>
          <w:bCs/>
          <w:color w:val="191919"/>
          <w:sz w:val="20"/>
          <w:szCs w:val="20"/>
        </w:rPr>
        <w:t>-</w:t>
      </w:r>
      <w:r>
        <w:rPr>
          <w:rFonts w:ascii="Times New Roman" w:hAnsi="Times New Roman"/>
          <w:b/>
          <w:bCs/>
          <w:color w:val="191919"/>
          <w:spacing w:val="-6"/>
          <w:sz w:val="20"/>
          <w:szCs w:val="20"/>
        </w:rPr>
        <w:t xml:space="preserve"> </w:t>
      </w:r>
      <w:r>
        <w:rPr>
          <w:rFonts w:ascii="Times New Roman" w:hAnsi="Times New Roman"/>
          <w:b/>
          <w:bCs/>
          <w:color w:val="191919"/>
          <w:sz w:val="20"/>
          <w:szCs w:val="20"/>
        </w:rPr>
        <w:t>Evaluation</w:t>
      </w:r>
      <w:r>
        <w:rPr>
          <w:rFonts w:ascii="Times New Roman" w:hAnsi="Times New Roman"/>
          <w:b/>
          <w:bCs/>
          <w:color w:val="191919"/>
          <w:spacing w:val="-6"/>
          <w:sz w:val="20"/>
          <w:szCs w:val="20"/>
        </w:rPr>
        <w:t xml:space="preserve"> </w:t>
      </w:r>
      <w:r>
        <w:rPr>
          <w:rFonts w:ascii="Times New Roman" w:hAnsi="Times New Roman"/>
          <w:b/>
          <w:bCs/>
          <w:color w:val="191919"/>
          <w:sz w:val="20"/>
          <w:szCs w:val="20"/>
        </w:rPr>
        <w:t>of</w:t>
      </w:r>
      <w:r>
        <w:rPr>
          <w:rFonts w:ascii="Times New Roman" w:hAnsi="Times New Roman"/>
          <w:b/>
          <w:bCs/>
          <w:color w:val="191919"/>
          <w:spacing w:val="-6"/>
          <w:sz w:val="20"/>
          <w:szCs w:val="20"/>
        </w:rPr>
        <w:t xml:space="preserve"> </w:t>
      </w:r>
      <w:r>
        <w:rPr>
          <w:rFonts w:ascii="Times New Roman" w:hAnsi="Times New Roman"/>
          <w:b/>
          <w:bCs/>
          <w:color w:val="191919"/>
          <w:sz w:val="20"/>
          <w:szCs w:val="20"/>
        </w:rPr>
        <w:t>Resea</w:t>
      </w:r>
      <w:r>
        <w:rPr>
          <w:rFonts w:ascii="Times New Roman" w:hAnsi="Times New Roman"/>
          <w:b/>
          <w:bCs/>
          <w:color w:val="191919"/>
          <w:spacing w:val="-4"/>
          <w:sz w:val="20"/>
          <w:szCs w:val="20"/>
        </w:rPr>
        <w:t>r</w:t>
      </w:r>
      <w:r>
        <w:rPr>
          <w:rFonts w:ascii="Times New Roman" w:hAnsi="Times New Roman"/>
          <w:b/>
          <w:bCs/>
          <w:color w:val="191919"/>
          <w:sz w:val="20"/>
          <w:szCs w:val="20"/>
        </w:rPr>
        <w:t>ch</w:t>
      </w:r>
      <w:r>
        <w:rPr>
          <w:rFonts w:ascii="Times New Roman" w:hAnsi="Times New Roman"/>
          <w:b/>
          <w:bCs/>
          <w:color w:val="191919"/>
          <w:spacing w:val="-6"/>
          <w:sz w:val="20"/>
          <w:szCs w:val="20"/>
        </w:rPr>
        <w:t xml:space="preserve"> </w:t>
      </w:r>
      <w:r>
        <w:rPr>
          <w:rFonts w:ascii="Times New Roman" w:hAnsi="Times New Roman"/>
          <w:b/>
          <w:bCs/>
          <w:color w:val="191919"/>
          <w:sz w:val="20"/>
          <w:szCs w:val="20"/>
        </w:rPr>
        <w:t>In</w:t>
      </w:r>
      <w:r>
        <w:rPr>
          <w:rFonts w:ascii="Times New Roman" w:hAnsi="Times New Roman"/>
          <w:b/>
          <w:bCs/>
          <w:color w:val="191919"/>
          <w:spacing w:val="-6"/>
          <w:sz w:val="20"/>
          <w:szCs w:val="20"/>
        </w:rPr>
        <w:t xml:space="preserve"> </w:t>
      </w:r>
      <w:r>
        <w:rPr>
          <w:rFonts w:ascii="Times New Roman" w:hAnsi="Times New Roman"/>
          <w:b/>
          <w:bCs/>
          <w:color w:val="191919"/>
          <w:sz w:val="20"/>
          <w:szCs w:val="20"/>
        </w:rPr>
        <w:t>Early</w:t>
      </w:r>
      <w:r>
        <w:rPr>
          <w:rFonts w:ascii="Times New Roman" w:hAnsi="Times New Roman"/>
          <w:b/>
          <w:bCs/>
          <w:color w:val="191919"/>
          <w:spacing w:val="-6"/>
          <w:sz w:val="20"/>
          <w:szCs w:val="20"/>
        </w:rPr>
        <w:t xml:space="preserve"> </w:t>
      </w:r>
      <w:r>
        <w:rPr>
          <w:rFonts w:ascii="Times New Roman" w:hAnsi="Times New Roman"/>
          <w:b/>
          <w:bCs/>
          <w:color w:val="191919"/>
          <w:sz w:val="20"/>
          <w:szCs w:val="20"/>
        </w:rPr>
        <w:t>Childhood</w:t>
      </w:r>
      <w:r>
        <w:rPr>
          <w:rFonts w:ascii="Times New Roman" w:hAnsi="Times New Roman"/>
          <w:b/>
          <w:bCs/>
          <w:color w:val="191919"/>
          <w:spacing w:val="-6"/>
          <w:sz w:val="20"/>
          <w:szCs w:val="20"/>
        </w:rPr>
        <w:t xml:space="preserve"> </w:t>
      </w:r>
      <w:r>
        <w:rPr>
          <w:rFonts w:ascii="Times New Roman" w:hAnsi="Times New Roman"/>
          <w:b/>
          <w:bCs/>
          <w:color w:val="191919"/>
          <w:sz w:val="20"/>
          <w:szCs w:val="20"/>
        </w:rPr>
        <w:t>Education.................................3(3-0)</w:t>
      </w:r>
    </w:p>
    <w:p w:rsidR="00F42301" w:rsidRDefault="00F42301" w:rsidP="00721764">
      <w:pPr>
        <w:widowControl w:val="0"/>
        <w:autoSpaceDE w:val="0"/>
        <w:autoSpaceDN w:val="0"/>
        <w:adjustRightInd w:val="0"/>
        <w:spacing w:before="13" w:after="0" w:line="250" w:lineRule="auto"/>
        <w:ind w:left="879" w:right="1975" w:firstLine="360"/>
        <w:rPr>
          <w:rFonts w:ascii="Times New Roman" w:hAnsi="Times New Roman"/>
          <w:color w:val="000000"/>
          <w:sz w:val="20"/>
          <w:szCs w:val="20"/>
        </w:rPr>
      </w:pPr>
      <w:r>
        <w:rPr>
          <w:rFonts w:ascii="Times New Roman" w:hAnsi="Times New Roman"/>
          <w:color w:val="000000"/>
          <w:sz w:val="20"/>
          <w:szCs w:val="20"/>
        </w:rPr>
        <w:t>Examines significant recent research in early childhood to enable students to gain an unde</w:t>
      </w:r>
      <w:r>
        <w:rPr>
          <w:rFonts w:ascii="Times New Roman" w:hAnsi="Times New Roman"/>
          <w:color w:val="000000"/>
          <w:spacing w:val="-4"/>
          <w:sz w:val="20"/>
          <w:szCs w:val="20"/>
        </w:rPr>
        <w:t>r</w:t>
      </w:r>
      <w:r>
        <w:rPr>
          <w:rFonts w:ascii="Times New Roman" w:hAnsi="Times New Roman"/>
          <w:color w:val="000000"/>
          <w:sz w:val="20"/>
          <w:szCs w:val="20"/>
        </w:rPr>
        <w:t>- standing of the conceptual and methodological basis of research. Students will be expected to gain competence in the analysis and interpretation of research.</w:t>
      </w:r>
      <w:r>
        <w:rPr>
          <w:rFonts w:ascii="Times New Roman" w:hAnsi="Times New Roman"/>
          <w:color w:val="000000"/>
          <w:spacing w:val="-1"/>
          <w:sz w:val="20"/>
          <w:szCs w:val="20"/>
        </w:rPr>
        <w:t xml:space="preserve"> </w:t>
      </w:r>
      <w:r>
        <w:rPr>
          <w:rFonts w:ascii="Times New Roman" w:hAnsi="Times New Roman"/>
          <w:i/>
          <w:iCs/>
          <w:color w:val="000000"/>
          <w:sz w:val="20"/>
          <w:szCs w:val="20"/>
        </w:rPr>
        <w:t>P</w:t>
      </w:r>
      <w:r>
        <w:rPr>
          <w:rFonts w:ascii="Times New Roman" w:hAnsi="Times New Roman"/>
          <w:i/>
          <w:iCs/>
          <w:color w:val="000000"/>
          <w:spacing w:val="-7"/>
          <w:sz w:val="20"/>
          <w:szCs w:val="20"/>
        </w:rPr>
        <w:t>r</w:t>
      </w:r>
      <w:r>
        <w:rPr>
          <w:rFonts w:ascii="Times New Roman" w:hAnsi="Times New Roman"/>
          <w:i/>
          <w:iCs/>
          <w:color w:val="000000"/>
          <w:sz w:val="20"/>
          <w:szCs w:val="20"/>
        </w:rPr>
        <w:t>e</w:t>
      </w:r>
      <w:r>
        <w:rPr>
          <w:rFonts w:ascii="Times New Roman" w:hAnsi="Times New Roman"/>
          <w:i/>
          <w:iCs/>
          <w:color w:val="000000"/>
          <w:spacing w:val="-7"/>
          <w:sz w:val="20"/>
          <w:szCs w:val="20"/>
        </w:rPr>
        <w:t>r</w:t>
      </w:r>
      <w:r>
        <w:rPr>
          <w:rFonts w:ascii="Times New Roman" w:hAnsi="Times New Roman"/>
          <w:i/>
          <w:iCs/>
          <w:color w:val="000000"/>
          <w:sz w:val="20"/>
          <w:szCs w:val="20"/>
        </w:rPr>
        <w:t>equisite: ECEC 5580.</w:t>
      </w:r>
    </w:p>
    <w:p w:rsidR="00F42301" w:rsidRDefault="00F42301" w:rsidP="00721764">
      <w:pPr>
        <w:widowControl w:val="0"/>
        <w:autoSpaceDE w:val="0"/>
        <w:autoSpaceDN w:val="0"/>
        <w:adjustRightInd w:val="0"/>
        <w:spacing w:before="17" w:after="0" w:line="220" w:lineRule="exact"/>
        <w:rPr>
          <w:rFonts w:ascii="Times New Roman" w:hAnsi="Times New Roman"/>
          <w:color w:val="000000"/>
        </w:rPr>
      </w:pPr>
    </w:p>
    <w:p w:rsidR="00F42301" w:rsidRDefault="00F42301" w:rsidP="00721764">
      <w:pPr>
        <w:widowControl w:val="0"/>
        <w:autoSpaceDE w:val="0"/>
        <w:autoSpaceDN w:val="0"/>
        <w:adjustRightInd w:val="0"/>
        <w:spacing w:after="0" w:line="251" w:lineRule="auto"/>
        <w:ind w:left="1239" w:right="1950" w:hanging="360"/>
        <w:jc w:val="both"/>
        <w:rPr>
          <w:rFonts w:ascii="Times New Roman" w:hAnsi="Times New Roman"/>
          <w:color w:val="000000"/>
          <w:sz w:val="20"/>
          <w:szCs w:val="20"/>
        </w:rPr>
      </w:pPr>
      <w:r>
        <w:rPr>
          <w:rFonts w:ascii="Times New Roman" w:hAnsi="Times New Roman"/>
          <w:b/>
          <w:bCs/>
          <w:color w:val="191919"/>
          <w:spacing w:val="-1"/>
          <w:sz w:val="20"/>
          <w:szCs w:val="20"/>
        </w:rPr>
        <w:t>EDU</w:t>
      </w:r>
      <w:r>
        <w:rPr>
          <w:rFonts w:ascii="Times New Roman" w:hAnsi="Times New Roman"/>
          <w:b/>
          <w:bCs/>
          <w:color w:val="191919"/>
          <w:sz w:val="20"/>
          <w:szCs w:val="20"/>
        </w:rPr>
        <w:t>C</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500</w:t>
      </w:r>
      <w:r>
        <w:rPr>
          <w:rFonts w:ascii="Times New Roman" w:hAnsi="Times New Roman"/>
          <w:b/>
          <w:bCs/>
          <w:color w:val="191919"/>
          <w:sz w:val="20"/>
          <w:szCs w:val="20"/>
        </w:rPr>
        <w:t>0</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P</w:t>
      </w:r>
      <w:r>
        <w:rPr>
          <w:rFonts w:ascii="Times New Roman" w:hAnsi="Times New Roman"/>
          <w:b/>
          <w:bCs/>
          <w:color w:val="191919"/>
          <w:spacing w:val="-4"/>
          <w:sz w:val="20"/>
          <w:szCs w:val="20"/>
        </w:rPr>
        <w:t>r</w:t>
      </w:r>
      <w:r>
        <w:rPr>
          <w:rFonts w:ascii="Times New Roman" w:hAnsi="Times New Roman"/>
          <w:b/>
          <w:bCs/>
          <w:color w:val="191919"/>
          <w:spacing w:val="-1"/>
          <w:sz w:val="20"/>
          <w:szCs w:val="20"/>
        </w:rPr>
        <w:t>ofessiona</w:t>
      </w:r>
      <w:r>
        <w:rPr>
          <w:rFonts w:ascii="Times New Roman" w:hAnsi="Times New Roman"/>
          <w:b/>
          <w:bCs/>
          <w:color w:val="191919"/>
          <w:sz w:val="20"/>
          <w:szCs w:val="20"/>
        </w:rPr>
        <w:t>l</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Developmen</w:t>
      </w:r>
      <w:r>
        <w:rPr>
          <w:rFonts w:ascii="Times New Roman" w:hAnsi="Times New Roman"/>
          <w:b/>
          <w:bCs/>
          <w:color w:val="191919"/>
          <w:sz w:val="20"/>
          <w:szCs w:val="20"/>
        </w:rPr>
        <w:t>t</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fo</w:t>
      </w:r>
      <w:r>
        <w:rPr>
          <w:rFonts w:ascii="Times New Roman" w:hAnsi="Times New Roman"/>
          <w:b/>
          <w:bCs/>
          <w:color w:val="191919"/>
          <w:sz w:val="20"/>
          <w:szCs w:val="20"/>
        </w:rPr>
        <w:t>r</w:t>
      </w:r>
      <w:r>
        <w:rPr>
          <w:rFonts w:ascii="Times New Roman" w:hAnsi="Times New Roman"/>
          <w:b/>
          <w:bCs/>
          <w:color w:val="191919"/>
          <w:spacing w:val="-23"/>
          <w:sz w:val="20"/>
          <w:szCs w:val="20"/>
        </w:rPr>
        <w:t xml:space="preserve"> </w:t>
      </w:r>
      <w:r>
        <w:rPr>
          <w:rFonts w:ascii="Times New Roman" w:hAnsi="Times New Roman"/>
          <w:b/>
          <w:bCs/>
          <w:color w:val="191919"/>
          <w:spacing w:val="-1"/>
          <w:sz w:val="20"/>
          <w:szCs w:val="20"/>
        </w:rPr>
        <w:t>Accomplishe</w:t>
      </w:r>
      <w:r>
        <w:rPr>
          <w:rFonts w:ascii="Times New Roman" w:hAnsi="Times New Roman"/>
          <w:b/>
          <w:bCs/>
          <w:color w:val="191919"/>
          <w:sz w:val="20"/>
          <w:szCs w:val="20"/>
        </w:rPr>
        <w:t>d</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 xml:space="preserve">Educators...................................3(3-0) </w:t>
      </w:r>
      <w:r>
        <w:rPr>
          <w:rFonts w:ascii="Times New Roman" w:hAnsi="Times New Roman"/>
          <w:color w:val="191919"/>
          <w:sz w:val="20"/>
          <w:szCs w:val="20"/>
        </w:rPr>
        <w:t>This</w:t>
      </w:r>
      <w:r>
        <w:rPr>
          <w:rFonts w:ascii="Times New Roman" w:hAnsi="Times New Roman"/>
          <w:color w:val="191919"/>
          <w:spacing w:val="-8"/>
          <w:sz w:val="20"/>
          <w:szCs w:val="20"/>
        </w:rPr>
        <w:t xml:space="preserve"> </w:t>
      </w:r>
      <w:r>
        <w:rPr>
          <w:rFonts w:ascii="Times New Roman" w:hAnsi="Times New Roman"/>
          <w:color w:val="191919"/>
          <w:sz w:val="20"/>
          <w:szCs w:val="20"/>
        </w:rPr>
        <w:t>coursre</w:t>
      </w:r>
      <w:r>
        <w:rPr>
          <w:rFonts w:ascii="Times New Roman" w:hAnsi="Times New Roman"/>
          <w:color w:val="191919"/>
          <w:spacing w:val="-8"/>
          <w:sz w:val="20"/>
          <w:szCs w:val="20"/>
        </w:rPr>
        <w:t xml:space="preserve"> </w:t>
      </w:r>
      <w:r>
        <w:rPr>
          <w:rFonts w:ascii="Times New Roman" w:hAnsi="Times New Roman"/>
          <w:color w:val="191919"/>
          <w:sz w:val="20"/>
          <w:szCs w:val="20"/>
        </w:rPr>
        <w:t>focuses</w:t>
      </w:r>
      <w:r>
        <w:rPr>
          <w:rFonts w:ascii="Times New Roman" w:hAnsi="Times New Roman"/>
          <w:color w:val="191919"/>
          <w:spacing w:val="-8"/>
          <w:sz w:val="20"/>
          <w:szCs w:val="20"/>
        </w:rPr>
        <w:t xml:space="preserve"> </w:t>
      </w:r>
      <w:r>
        <w:rPr>
          <w:rFonts w:ascii="Times New Roman" w:hAnsi="Times New Roman"/>
          <w:color w:val="191919"/>
          <w:sz w:val="20"/>
          <w:szCs w:val="20"/>
        </w:rPr>
        <w:t>on</w:t>
      </w:r>
      <w:r>
        <w:rPr>
          <w:rFonts w:ascii="Times New Roman" w:hAnsi="Times New Roman"/>
          <w:color w:val="191919"/>
          <w:spacing w:val="-8"/>
          <w:sz w:val="20"/>
          <w:szCs w:val="20"/>
        </w:rPr>
        <w:t xml:space="preserve"> </w:t>
      </w:r>
      <w:r>
        <w:rPr>
          <w:rFonts w:ascii="Times New Roman" w:hAnsi="Times New Roman"/>
          <w:color w:val="191919"/>
          <w:sz w:val="20"/>
          <w:szCs w:val="20"/>
        </w:rPr>
        <w:t>the</w:t>
      </w:r>
      <w:r>
        <w:rPr>
          <w:rFonts w:ascii="Times New Roman" w:hAnsi="Times New Roman"/>
          <w:color w:val="191919"/>
          <w:spacing w:val="-8"/>
          <w:sz w:val="20"/>
          <w:szCs w:val="20"/>
        </w:rPr>
        <w:t xml:space="preserve"> </w:t>
      </w:r>
      <w:r>
        <w:rPr>
          <w:rFonts w:ascii="Times New Roman" w:hAnsi="Times New Roman"/>
          <w:color w:val="191919"/>
          <w:sz w:val="20"/>
          <w:szCs w:val="20"/>
        </w:rPr>
        <w:t>self-assessment</w:t>
      </w:r>
      <w:r>
        <w:rPr>
          <w:rFonts w:ascii="Times New Roman" w:hAnsi="Times New Roman"/>
          <w:color w:val="191919"/>
          <w:spacing w:val="-8"/>
          <w:sz w:val="20"/>
          <w:szCs w:val="20"/>
        </w:rPr>
        <w:t xml:space="preserve"> </w:t>
      </w:r>
      <w:r>
        <w:rPr>
          <w:rFonts w:ascii="Times New Roman" w:hAnsi="Times New Roman"/>
          <w:color w:val="191919"/>
          <w:sz w:val="20"/>
          <w:szCs w:val="20"/>
        </w:rPr>
        <w:t>of</w:t>
      </w:r>
      <w:r>
        <w:rPr>
          <w:rFonts w:ascii="Times New Roman" w:hAnsi="Times New Roman"/>
          <w:color w:val="191919"/>
          <w:spacing w:val="-8"/>
          <w:sz w:val="20"/>
          <w:szCs w:val="20"/>
        </w:rPr>
        <w:t xml:space="preserve"> </w:t>
      </w:r>
      <w:r>
        <w:rPr>
          <w:rFonts w:ascii="Times New Roman" w:hAnsi="Times New Roman"/>
          <w:color w:val="191919"/>
          <w:sz w:val="20"/>
          <w:szCs w:val="20"/>
        </w:rPr>
        <w:t>individual</w:t>
      </w:r>
      <w:r>
        <w:rPr>
          <w:rFonts w:ascii="Times New Roman" w:hAnsi="Times New Roman"/>
          <w:color w:val="191919"/>
          <w:spacing w:val="-8"/>
          <w:sz w:val="20"/>
          <w:szCs w:val="20"/>
        </w:rPr>
        <w:t xml:space="preserve"> </w:t>
      </w:r>
      <w:r>
        <w:rPr>
          <w:rFonts w:ascii="Times New Roman" w:hAnsi="Times New Roman"/>
          <w:color w:val="191919"/>
          <w:sz w:val="20"/>
          <w:szCs w:val="20"/>
        </w:rPr>
        <w:t>student</w:t>
      </w:r>
      <w:r>
        <w:rPr>
          <w:rFonts w:ascii="Times New Roman" w:hAnsi="Times New Roman"/>
          <w:color w:val="191919"/>
          <w:spacing w:val="-8"/>
          <w:sz w:val="20"/>
          <w:szCs w:val="20"/>
        </w:rPr>
        <w:t xml:space="preserve"> </w:t>
      </w:r>
      <w:r>
        <w:rPr>
          <w:rFonts w:ascii="Times New Roman" w:hAnsi="Times New Roman"/>
          <w:color w:val="191919"/>
          <w:sz w:val="20"/>
          <w:szCs w:val="20"/>
        </w:rPr>
        <w:t>understanding</w:t>
      </w:r>
      <w:r>
        <w:rPr>
          <w:rFonts w:ascii="Times New Roman" w:hAnsi="Times New Roman"/>
          <w:color w:val="191919"/>
          <w:spacing w:val="-8"/>
          <w:sz w:val="20"/>
          <w:szCs w:val="20"/>
        </w:rPr>
        <w:t xml:space="preserve"> </w:t>
      </w:r>
      <w:r>
        <w:rPr>
          <w:rFonts w:ascii="Times New Roman" w:hAnsi="Times New Roman"/>
          <w:color w:val="191919"/>
          <w:sz w:val="20"/>
          <w:szCs w:val="20"/>
        </w:rPr>
        <w:t>and</w:t>
      </w:r>
      <w:r>
        <w:rPr>
          <w:rFonts w:ascii="Times New Roman" w:hAnsi="Times New Roman"/>
          <w:color w:val="191919"/>
          <w:spacing w:val="-8"/>
          <w:sz w:val="20"/>
          <w:szCs w:val="20"/>
        </w:rPr>
        <w:t xml:space="preserve"> </w:t>
      </w:r>
      <w:r>
        <w:rPr>
          <w:rFonts w:ascii="Times New Roman" w:hAnsi="Times New Roman"/>
          <w:color w:val="191919"/>
          <w:sz w:val="20"/>
          <w:szCs w:val="20"/>
        </w:rPr>
        <w:t>application of</w:t>
      </w:r>
      <w:r>
        <w:rPr>
          <w:rFonts w:ascii="Times New Roman" w:hAnsi="Times New Roman"/>
          <w:color w:val="191919"/>
          <w:spacing w:val="2"/>
          <w:sz w:val="20"/>
          <w:szCs w:val="20"/>
        </w:rPr>
        <w:t xml:space="preserve"> </w:t>
      </w:r>
      <w:r>
        <w:rPr>
          <w:rFonts w:ascii="Times New Roman" w:hAnsi="Times New Roman"/>
          <w:color w:val="191919"/>
          <w:sz w:val="20"/>
          <w:szCs w:val="20"/>
        </w:rPr>
        <w:t>mastery</w:t>
      </w:r>
      <w:r>
        <w:rPr>
          <w:rFonts w:ascii="Times New Roman" w:hAnsi="Times New Roman"/>
          <w:color w:val="191919"/>
          <w:spacing w:val="2"/>
          <w:sz w:val="20"/>
          <w:szCs w:val="20"/>
        </w:rPr>
        <w:t xml:space="preserve"> </w:t>
      </w:r>
      <w:r>
        <w:rPr>
          <w:rFonts w:ascii="Times New Roman" w:hAnsi="Times New Roman"/>
          <w:color w:val="191919"/>
          <w:sz w:val="20"/>
          <w:szCs w:val="20"/>
        </w:rPr>
        <w:t>outcomes</w:t>
      </w:r>
      <w:r>
        <w:rPr>
          <w:rFonts w:ascii="Times New Roman" w:hAnsi="Times New Roman"/>
          <w:color w:val="191919"/>
          <w:spacing w:val="2"/>
          <w:sz w:val="20"/>
          <w:szCs w:val="20"/>
        </w:rPr>
        <w:t xml:space="preserve"> </w:t>
      </w:r>
      <w:r>
        <w:rPr>
          <w:rFonts w:ascii="Times New Roman" w:hAnsi="Times New Roman"/>
          <w:color w:val="191919"/>
          <w:sz w:val="20"/>
          <w:szCs w:val="20"/>
        </w:rPr>
        <w:t>based</w:t>
      </w:r>
      <w:r>
        <w:rPr>
          <w:rFonts w:ascii="Times New Roman" w:hAnsi="Times New Roman"/>
          <w:color w:val="191919"/>
          <w:spacing w:val="2"/>
          <w:sz w:val="20"/>
          <w:szCs w:val="20"/>
        </w:rPr>
        <w:t xml:space="preserve"> </w:t>
      </w:r>
      <w:r>
        <w:rPr>
          <w:rFonts w:ascii="Times New Roman" w:hAnsi="Times New Roman"/>
          <w:color w:val="191919"/>
          <w:sz w:val="20"/>
          <w:szCs w:val="20"/>
        </w:rPr>
        <w:t>on</w:t>
      </w:r>
      <w:r>
        <w:rPr>
          <w:rFonts w:ascii="Times New Roman" w:hAnsi="Times New Roman"/>
          <w:color w:val="191919"/>
          <w:spacing w:val="2"/>
          <w:sz w:val="20"/>
          <w:szCs w:val="20"/>
        </w:rPr>
        <w:t xml:space="preserve"> </w:t>
      </w:r>
      <w:r>
        <w:rPr>
          <w:rFonts w:ascii="Times New Roman" w:hAnsi="Times New Roman"/>
          <w:color w:val="191919"/>
          <w:sz w:val="20"/>
          <w:szCs w:val="20"/>
        </w:rPr>
        <w:t>National</w:t>
      </w:r>
      <w:r>
        <w:rPr>
          <w:rFonts w:ascii="Times New Roman" w:hAnsi="Times New Roman"/>
          <w:color w:val="191919"/>
          <w:spacing w:val="2"/>
          <w:sz w:val="20"/>
          <w:szCs w:val="20"/>
        </w:rPr>
        <w:t xml:space="preserve"> </w:t>
      </w:r>
      <w:r>
        <w:rPr>
          <w:rFonts w:ascii="Times New Roman" w:hAnsi="Times New Roman"/>
          <w:color w:val="191919"/>
          <w:sz w:val="20"/>
          <w:szCs w:val="20"/>
        </w:rPr>
        <w:t>Board</w:t>
      </w:r>
      <w:r>
        <w:rPr>
          <w:rFonts w:ascii="Times New Roman" w:hAnsi="Times New Roman"/>
          <w:color w:val="191919"/>
          <w:spacing w:val="2"/>
          <w:sz w:val="20"/>
          <w:szCs w:val="20"/>
        </w:rPr>
        <w:t xml:space="preserve"> </w:t>
      </w:r>
      <w:r>
        <w:rPr>
          <w:rFonts w:ascii="Times New Roman" w:hAnsi="Times New Roman"/>
          <w:color w:val="191919"/>
          <w:sz w:val="20"/>
          <w:szCs w:val="20"/>
        </w:rPr>
        <w:t>for</w:t>
      </w:r>
      <w:r>
        <w:rPr>
          <w:rFonts w:ascii="Times New Roman" w:hAnsi="Times New Roman"/>
          <w:color w:val="191919"/>
          <w:spacing w:val="2"/>
          <w:sz w:val="20"/>
          <w:szCs w:val="20"/>
        </w:rPr>
        <w:t xml:space="preserve"> </w:t>
      </w:r>
      <w:r>
        <w:rPr>
          <w:rFonts w:ascii="Times New Roman" w:hAnsi="Times New Roman"/>
          <w:color w:val="191919"/>
          <w:sz w:val="20"/>
          <w:szCs w:val="20"/>
        </w:rPr>
        <w:t>Professional</w:t>
      </w:r>
      <w:r>
        <w:rPr>
          <w:rFonts w:ascii="Times New Roman" w:hAnsi="Times New Roman"/>
          <w:color w:val="191919"/>
          <w:spacing w:val="-2"/>
          <w:sz w:val="20"/>
          <w:szCs w:val="20"/>
        </w:rPr>
        <w:t xml:space="preserve"> </w:t>
      </w:r>
      <w:r>
        <w:rPr>
          <w:rFonts w:ascii="Times New Roman" w:hAnsi="Times New Roman"/>
          <w:color w:val="191919"/>
          <w:spacing w:val="-14"/>
          <w:sz w:val="20"/>
          <w:szCs w:val="20"/>
        </w:rPr>
        <w:t>T</w:t>
      </w:r>
      <w:r>
        <w:rPr>
          <w:rFonts w:ascii="Times New Roman" w:hAnsi="Times New Roman"/>
          <w:color w:val="191919"/>
          <w:sz w:val="20"/>
          <w:szCs w:val="20"/>
        </w:rPr>
        <w:t>eaching</w:t>
      </w:r>
      <w:r>
        <w:rPr>
          <w:rFonts w:ascii="Times New Roman" w:hAnsi="Times New Roman"/>
          <w:color w:val="191919"/>
          <w:spacing w:val="2"/>
          <w:sz w:val="20"/>
          <w:szCs w:val="20"/>
        </w:rPr>
        <w:t xml:space="preserve"> </w:t>
      </w:r>
      <w:r>
        <w:rPr>
          <w:rFonts w:ascii="Times New Roman" w:hAnsi="Times New Roman"/>
          <w:color w:val="191919"/>
          <w:sz w:val="20"/>
          <w:szCs w:val="20"/>
        </w:rPr>
        <w:t>Standards.</w:t>
      </w:r>
      <w:r>
        <w:rPr>
          <w:rFonts w:ascii="Times New Roman" w:hAnsi="Times New Roman"/>
          <w:color w:val="191919"/>
          <w:spacing w:val="2"/>
          <w:sz w:val="20"/>
          <w:szCs w:val="20"/>
        </w:rPr>
        <w:t xml:space="preserve"> </w:t>
      </w:r>
      <w:r>
        <w:rPr>
          <w:rFonts w:ascii="Times New Roman" w:hAnsi="Times New Roman"/>
          <w:color w:val="191919"/>
          <w:sz w:val="20"/>
          <w:szCs w:val="20"/>
        </w:rPr>
        <w:t>Emphasis will be upon preparing educators to assess their practice usign teh rigorous guidelines for the NBTS process.</w:t>
      </w:r>
    </w:p>
    <w:p w:rsidR="00F42301" w:rsidRDefault="00F42301" w:rsidP="00721764">
      <w:pPr>
        <w:widowControl w:val="0"/>
        <w:autoSpaceDE w:val="0"/>
        <w:autoSpaceDN w:val="0"/>
        <w:adjustRightInd w:val="0"/>
        <w:spacing w:before="80" w:after="0"/>
        <w:ind w:left="879"/>
        <w:rPr>
          <w:rFonts w:ascii="Impact" w:hAnsi="Impact" w:cs="Impact"/>
          <w:color w:val="000000"/>
          <w:sz w:val="36"/>
          <w:szCs w:val="36"/>
        </w:rPr>
      </w:pPr>
      <w:r>
        <w:rPr>
          <w:rFonts w:ascii="Impact" w:hAnsi="Impact" w:cs="Impact"/>
          <w:color w:val="666666"/>
          <w:sz w:val="36"/>
          <w:szCs w:val="36"/>
        </w:rPr>
        <w:t>MASTER’S DEGREE</w:t>
      </w:r>
      <w:r>
        <w:rPr>
          <w:rFonts w:ascii="Impact" w:hAnsi="Impact" w:cs="Impact"/>
          <w:color w:val="666666"/>
          <w:spacing w:val="1"/>
          <w:sz w:val="36"/>
          <w:szCs w:val="36"/>
        </w:rPr>
        <w:t xml:space="preserve"> </w:t>
      </w:r>
      <w:r>
        <w:rPr>
          <w:rFonts w:ascii="Impact" w:hAnsi="Impact" w:cs="Impact"/>
          <w:color w:val="666666"/>
          <w:sz w:val="36"/>
          <w:szCs w:val="36"/>
        </w:rPr>
        <w:t>IN EDUC</w:t>
      </w:r>
      <w:r>
        <w:rPr>
          <w:rFonts w:ascii="Impact" w:hAnsi="Impact" w:cs="Impact"/>
          <w:color w:val="666666"/>
          <w:spacing w:val="-19"/>
          <w:sz w:val="36"/>
          <w:szCs w:val="36"/>
        </w:rPr>
        <w:t>A</w:t>
      </w:r>
      <w:r>
        <w:rPr>
          <w:rFonts w:ascii="Impact" w:hAnsi="Impact" w:cs="Impact"/>
          <w:color w:val="666666"/>
          <w:sz w:val="36"/>
          <w:szCs w:val="36"/>
        </w:rPr>
        <w:t>TIONAL LEADERSHIP</w:t>
      </w:r>
    </w:p>
    <w:p w:rsidR="00F42301" w:rsidRDefault="00F42301" w:rsidP="00721764">
      <w:pPr>
        <w:widowControl w:val="0"/>
        <w:autoSpaceDE w:val="0"/>
        <w:autoSpaceDN w:val="0"/>
        <w:adjustRightInd w:val="0"/>
        <w:spacing w:after="0" w:line="140" w:lineRule="exact"/>
        <w:rPr>
          <w:rFonts w:ascii="Impact" w:hAnsi="Impact" w:cs="Impact"/>
          <w:color w:val="000000"/>
          <w:sz w:val="14"/>
          <w:szCs w:val="14"/>
        </w:rPr>
      </w:pPr>
    </w:p>
    <w:p w:rsidR="00F42301" w:rsidRDefault="00F42301" w:rsidP="00721764">
      <w:pPr>
        <w:widowControl w:val="0"/>
        <w:autoSpaceDE w:val="0"/>
        <w:autoSpaceDN w:val="0"/>
        <w:adjustRightInd w:val="0"/>
        <w:spacing w:after="0"/>
        <w:ind w:left="879"/>
        <w:rPr>
          <w:rFonts w:ascii="Times New Roman" w:hAnsi="Times New Roman"/>
          <w:color w:val="000000"/>
          <w:sz w:val="24"/>
          <w:szCs w:val="24"/>
        </w:rPr>
      </w:pPr>
      <w:r>
        <w:rPr>
          <w:rFonts w:ascii="Times New Roman" w:hAnsi="Times New Roman"/>
          <w:b/>
          <w:bCs/>
          <w:color w:val="000000"/>
          <w:sz w:val="24"/>
          <w:szCs w:val="24"/>
        </w:rPr>
        <w:t>Deg</w:t>
      </w:r>
      <w:r>
        <w:rPr>
          <w:rFonts w:ascii="Times New Roman" w:hAnsi="Times New Roman"/>
          <w:b/>
          <w:bCs/>
          <w:color w:val="000000"/>
          <w:spacing w:val="-4"/>
          <w:sz w:val="24"/>
          <w:szCs w:val="24"/>
        </w:rPr>
        <w:t>r</w:t>
      </w:r>
      <w:r>
        <w:rPr>
          <w:rFonts w:ascii="Times New Roman" w:hAnsi="Times New Roman"/>
          <w:b/>
          <w:bCs/>
          <w:color w:val="000000"/>
          <w:sz w:val="24"/>
          <w:szCs w:val="24"/>
        </w:rPr>
        <w:t>ee P</w:t>
      </w:r>
      <w:r>
        <w:rPr>
          <w:rFonts w:ascii="Times New Roman" w:hAnsi="Times New Roman"/>
          <w:b/>
          <w:bCs/>
          <w:color w:val="000000"/>
          <w:spacing w:val="-4"/>
          <w:sz w:val="24"/>
          <w:szCs w:val="24"/>
        </w:rPr>
        <w:t>r</w:t>
      </w:r>
      <w:r>
        <w:rPr>
          <w:rFonts w:ascii="Times New Roman" w:hAnsi="Times New Roman"/>
          <w:b/>
          <w:bCs/>
          <w:color w:val="000000"/>
          <w:sz w:val="24"/>
          <w:szCs w:val="24"/>
        </w:rPr>
        <w:t>ogram</w:t>
      </w:r>
    </w:p>
    <w:p w:rsidR="00F42301" w:rsidDel="00064AA8" w:rsidRDefault="00F42301" w:rsidP="00721764">
      <w:pPr>
        <w:widowControl w:val="0"/>
        <w:autoSpaceDE w:val="0"/>
        <w:autoSpaceDN w:val="0"/>
        <w:adjustRightInd w:val="0"/>
        <w:spacing w:before="62" w:after="0"/>
        <w:ind w:left="879"/>
        <w:rPr>
          <w:del w:id="90" w:author=" " w:date="2011-04-06T09:44:00Z"/>
          <w:rFonts w:ascii="Times New Roman" w:hAnsi="Times New Roman"/>
          <w:color w:val="000000"/>
          <w:sz w:val="20"/>
          <w:szCs w:val="20"/>
        </w:rPr>
      </w:pPr>
      <w:r>
        <w:rPr>
          <w:rFonts w:ascii="Times New Roman" w:hAnsi="Times New Roman"/>
          <w:color w:val="191919"/>
          <w:sz w:val="20"/>
          <w:szCs w:val="20"/>
        </w:rPr>
        <w:lastRenderedPageBreak/>
        <w:t>The graduate program in Educational Leadership leads to a Maste</w:t>
      </w:r>
      <w:r>
        <w:rPr>
          <w:rFonts w:ascii="Times New Roman" w:hAnsi="Times New Roman"/>
          <w:color w:val="191919"/>
          <w:spacing w:val="7"/>
          <w:sz w:val="20"/>
          <w:szCs w:val="20"/>
        </w:rPr>
        <w:t>r</w:t>
      </w:r>
      <w:r>
        <w:rPr>
          <w:rFonts w:ascii="Times New Roman" w:hAnsi="Times New Roman"/>
          <w:color w:val="191919"/>
          <w:spacing w:val="-11"/>
          <w:sz w:val="20"/>
          <w:szCs w:val="20"/>
        </w:rPr>
        <w:t>’</w:t>
      </w:r>
      <w:r>
        <w:rPr>
          <w:rFonts w:ascii="Times New Roman" w:hAnsi="Times New Roman"/>
          <w:color w:val="191919"/>
          <w:sz w:val="20"/>
          <w:szCs w:val="20"/>
        </w:rPr>
        <w:t xml:space="preserve">s degree in Education </w:t>
      </w:r>
      <w:ins w:id="91" w:author=" " w:date="2011-04-06T09:44:00Z">
        <w:r>
          <w:rPr>
            <w:rFonts w:ascii="Times New Roman" w:hAnsi="Times New Roman"/>
            <w:color w:val="191919"/>
            <w:sz w:val="20"/>
            <w:szCs w:val="20"/>
          </w:rPr>
          <w:t>Administration and Supervison.</w:t>
        </w:r>
      </w:ins>
      <w:del w:id="92" w:author=" " w:date="2011-04-06T09:44:00Z">
        <w:r w:rsidDel="00064AA8">
          <w:rPr>
            <w:rFonts w:ascii="Times New Roman" w:hAnsi="Times New Roman"/>
            <w:color w:val="191919"/>
            <w:sz w:val="20"/>
            <w:szCs w:val="20"/>
          </w:rPr>
          <w:delText>and a</w:delText>
        </w:r>
      </w:del>
    </w:p>
    <w:p w:rsidR="00F42301" w:rsidDel="00064AA8" w:rsidRDefault="00F42301" w:rsidP="00721764">
      <w:pPr>
        <w:widowControl w:val="0"/>
        <w:autoSpaceDE w:val="0"/>
        <w:autoSpaceDN w:val="0"/>
        <w:adjustRightInd w:val="0"/>
        <w:spacing w:before="62" w:after="0"/>
        <w:ind w:left="879"/>
        <w:rPr>
          <w:del w:id="93" w:author=" " w:date="2011-04-06T09:45:00Z"/>
          <w:rFonts w:ascii="Times New Roman" w:hAnsi="Times New Roman"/>
          <w:color w:val="000000"/>
          <w:sz w:val="20"/>
          <w:szCs w:val="20"/>
        </w:rPr>
        <w:sectPr w:rsidR="00F42301" w:rsidDel="00064AA8">
          <w:pgSz w:w="12240" w:h="15840"/>
          <w:pgMar w:top="300" w:right="240" w:bottom="280" w:left="1240" w:header="0" w:footer="782" w:gutter="0"/>
          <w:cols w:space="720" w:equalWidth="0">
            <w:col w:w="10760"/>
          </w:cols>
          <w:noEndnote/>
        </w:sectPr>
      </w:pPr>
    </w:p>
    <w:tbl>
      <w:tblPr>
        <w:tblW w:w="0" w:type="auto"/>
        <w:tblInd w:w="119" w:type="dxa"/>
        <w:tblLayout w:type="fixed"/>
        <w:tblCellMar>
          <w:left w:w="0" w:type="dxa"/>
          <w:right w:w="0" w:type="dxa"/>
        </w:tblCellMar>
        <w:tblLook w:val="0000"/>
      </w:tblPr>
      <w:tblGrid>
        <w:gridCol w:w="1085"/>
        <w:gridCol w:w="4560"/>
        <w:gridCol w:w="4858"/>
      </w:tblGrid>
      <w:tr w:rsidR="00F42301" w:rsidRPr="00FA7AC7" w:rsidTr="00B67EC4">
        <w:trPr>
          <w:trHeight w:hRule="exact" w:val="235"/>
        </w:trPr>
        <w:tc>
          <w:tcPr>
            <w:tcW w:w="1085" w:type="dxa"/>
            <w:tcBorders>
              <w:top w:val="nil"/>
              <w:left w:val="nil"/>
              <w:bottom w:val="single" w:sz="4" w:space="0" w:color="191919"/>
              <w:right w:val="single" w:sz="4" w:space="0" w:color="191919"/>
            </w:tcBorders>
          </w:tcPr>
          <w:p w:rsidR="00F42301" w:rsidRPr="00FA7AC7" w:rsidRDefault="00F42301" w:rsidP="00B67EC4">
            <w:pPr>
              <w:widowControl w:val="0"/>
              <w:autoSpaceDE w:val="0"/>
              <w:autoSpaceDN w:val="0"/>
              <w:adjustRightInd w:val="0"/>
              <w:spacing w:after="0"/>
              <w:rPr>
                <w:rFonts w:ascii="Times New Roman" w:hAnsi="Times New Roman"/>
                <w:sz w:val="24"/>
                <w:szCs w:val="24"/>
              </w:rPr>
            </w:pPr>
          </w:p>
        </w:tc>
        <w:tc>
          <w:tcPr>
            <w:tcW w:w="4560" w:type="dxa"/>
            <w:vMerge w:val="restart"/>
            <w:tcBorders>
              <w:top w:val="single" w:sz="4" w:space="0" w:color="191919"/>
              <w:left w:val="single" w:sz="4" w:space="0" w:color="191919"/>
              <w:bottom w:val="single" w:sz="4" w:space="0" w:color="191919"/>
              <w:right w:val="single" w:sz="4" w:space="0" w:color="191919"/>
            </w:tcBorders>
          </w:tcPr>
          <w:p w:rsidR="00F42301" w:rsidRPr="00FA7AC7" w:rsidRDefault="00F42301" w:rsidP="00B67EC4">
            <w:pPr>
              <w:widowControl w:val="0"/>
              <w:autoSpaceDE w:val="0"/>
              <w:autoSpaceDN w:val="0"/>
              <w:adjustRightInd w:val="0"/>
              <w:spacing w:before="9" w:after="0" w:line="140" w:lineRule="exact"/>
              <w:rPr>
                <w:rFonts w:ascii="Times New Roman" w:hAnsi="Times New Roman"/>
                <w:sz w:val="14"/>
                <w:szCs w:val="14"/>
              </w:rPr>
            </w:pPr>
          </w:p>
          <w:p w:rsidR="00F42301" w:rsidRPr="00FA7AC7" w:rsidRDefault="00F42301" w:rsidP="00B67EC4">
            <w:pPr>
              <w:widowControl w:val="0"/>
              <w:autoSpaceDE w:val="0"/>
              <w:autoSpaceDN w:val="0"/>
              <w:adjustRightInd w:val="0"/>
              <w:spacing w:after="0"/>
              <w:ind w:left="165"/>
              <w:rPr>
                <w:rFonts w:ascii="Times New Roman" w:hAnsi="Times New Roman"/>
                <w:sz w:val="24"/>
                <w:szCs w:val="24"/>
              </w:rPr>
            </w:pPr>
            <w:r w:rsidRPr="00FA7AC7">
              <w:rPr>
                <w:rFonts w:ascii="Times New Roman" w:hAnsi="Times New Roman"/>
                <w:b/>
                <w:bCs/>
                <w:color w:val="191919"/>
                <w:sz w:val="32"/>
                <w:szCs w:val="32"/>
              </w:rPr>
              <w:t>E</w:t>
            </w:r>
            <w:r w:rsidRPr="00FA7AC7">
              <w:rPr>
                <w:rFonts w:ascii="Times New Roman" w:hAnsi="Times New Roman"/>
                <w:b/>
                <w:bCs/>
                <w:color w:val="191919"/>
                <w:sz w:val="24"/>
                <w:szCs w:val="24"/>
              </w:rPr>
              <w:t>DUC</w:t>
            </w:r>
            <w:r w:rsidRPr="00FA7AC7">
              <w:rPr>
                <w:rFonts w:ascii="Times New Roman" w:hAnsi="Times New Roman"/>
                <w:b/>
                <w:bCs/>
                <w:color w:val="191919"/>
                <w:spacing w:val="-18"/>
                <w:sz w:val="24"/>
                <w:szCs w:val="24"/>
              </w:rPr>
              <w:t>A</w:t>
            </w:r>
            <w:r w:rsidRPr="00FA7AC7">
              <w:rPr>
                <w:rFonts w:ascii="Times New Roman" w:hAnsi="Times New Roman"/>
                <w:b/>
                <w:bCs/>
                <w:color w:val="191919"/>
                <w:sz w:val="24"/>
                <w:szCs w:val="24"/>
              </w:rPr>
              <w:t>TIONAL</w:t>
            </w:r>
            <w:r w:rsidRPr="00FA7AC7">
              <w:rPr>
                <w:rFonts w:ascii="Times New Roman" w:hAnsi="Times New Roman"/>
                <w:b/>
                <w:bCs/>
                <w:color w:val="191919"/>
                <w:spacing w:val="7"/>
                <w:sz w:val="24"/>
                <w:szCs w:val="24"/>
              </w:rPr>
              <w:t xml:space="preserve"> </w:t>
            </w:r>
            <w:r w:rsidRPr="00FA7AC7">
              <w:rPr>
                <w:rFonts w:ascii="Times New Roman" w:hAnsi="Times New Roman"/>
                <w:b/>
                <w:bCs/>
                <w:color w:val="191919"/>
                <w:sz w:val="32"/>
                <w:szCs w:val="32"/>
              </w:rPr>
              <w:t>L</w:t>
            </w:r>
            <w:r w:rsidRPr="00FA7AC7">
              <w:rPr>
                <w:rFonts w:ascii="Times New Roman" w:hAnsi="Times New Roman"/>
                <w:b/>
                <w:bCs/>
                <w:color w:val="191919"/>
                <w:sz w:val="24"/>
                <w:szCs w:val="24"/>
              </w:rPr>
              <w:t>EADERSHIP</w:t>
            </w:r>
          </w:p>
        </w:tc>
        <w:tc>
          <w:tcPr>
            <w:tcW w:w="4858" w:type="dxa"/>
            <w:tcBorders>
              <w:top w:val="nil"/>
              <w:left w:val="single" w:sz="4" w:space="0" w:color="191919"/>
              <w:bottom w:val="single" w:sz="4" w:space="0" w:color="191919"/>
              <w:right w:val="nil"/>
            </w:tcBorders>
          </w:tcPr>
          <w:p w:rsidR="00F42301" w:rsidRPr="00FA7AC7" w:rsidRDefault="00F42301" w:rsidP="00B67EC4">
            <w:pPr>
              <w:widowControl w:val="0"/>
              <w:autoSpaceDE w:val="0"/>
              <w:autoSpaceDN w:val="0"/>
              <w:adjustRightInd w:val="0"/>
              <w:spacing w:after="0"/>
              <w:rPr>
                <w:rFonts w:ascii="Times New Roman" w:hAnsi="Times New Roman"/>
                <w:sz w:val="24"/>
                <w:szCs w:val="24"/>
              </w:rPr>
            </w:pPr>
          </w:p>
        </w:tc>
      </w:tr>
      <w:tr w:rsidR="00F42301" w:rsidRPr="00FA7AC7" w:rsidTr="00B67EC4">
        <w:trPr>
          <w:trHeight w:hRule="exact" w:val="256"/>
        </w:trPr>
        <w:tc>
          <w:tcPr>
            <w:tcW w:w="1085" w:type="dxa"/>
            <w:tcBorders>
              <w:top w:val="single" w:sz="4" w:space="0" w:color="191919"/>
              <w:left w:val="nil"/>
              <w:bottom w:val="single" w:sz="4" w:space="0" w:color="191919"/>
              <w:right w:val="single" w:sz="4" w:space="0" w:color="191919"/>
            </w:tcBorders>
          </w:tcPr>
          <w:p w:rsidR="00F42301" w:rsidRPr="00FA7AC7" w:rsidRDefault="00F42301" w:rsidP="00B67EC4">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B67EC4">
            <w:pPr>
              <w:widowControl w:val="0"/>
              <w:autoSpaceDE w:val="0"/>
              <w:autoSpaceDN w:val="0"/>
              <w:adjustRightInd w:val="0"/>
              <w:spacing w:after="0"/>
              <w:rPr>
                <w:rFonts w:ascii="Times New Roman" w:hAnsi="Times New Roman"/>
                <w:sz w:val="24"/>
                <w:szCs w:val="24"/>
              </w:rPr>
            </w:pPr>
          </w:p>
        </w:tc>
        <w:tc>
          <w:tcPr>
            <w:tcW w:w="4858" w:type="dxa"/>
            <w:tcBorders>
              <w:top w:val="single" w:sz="4" w:space="0" w:color="191919"/>
              <w:left w:val="single" w:sz="4" w:space="0" w:color="191919"/>
              <w:bottom w:val="single" w:sz="4" w:space="0" w:color="191919"/>
              <w:right w:val="nil"/>
            </w:tcBorders>
          </w:tcPr>
          <w:p w:rsidR="00F42301" w:rsidRPr="00FA7AC7" w:rsidRDefault="00F42301" w:rsidP="00B67EC4">
            <w:pPr>
              <w:widowControl w:val="0"/>
              <w:autoSpaceDE w:val="0"/>
              <w:autoSpaceDN w:val="0"/>
              <w:adjustRightInd w:val="0"/>
              <w:spacing w:after="0"/>
              <w:rPr>
                <w:rFonts w:ascii="Times New Roman" w:hAnsi="Times New Roman"/>
                <w:sz w:val="24"/>
                <w:szCs w:val="24"/>
              </w:rPr>
            </w:pPr>
          </w:p>
        </w:tc>
      </w:tr>
      <w:tr w:rsidR="00F42301" w:rsidRPr="00FA7AC7" w:rsidTr="00B67EC4">
        <w:trPr>
          <w:trHeight w:hRule="exact" w:val="219"/>
        </w:trPr>
        <w:tc>
          <w:tcPr>
            <w:tcW w:w="1085" w:type="dxa"/>
            <w:tcBorders>
              <w:top w:val="single" w:sz="4" w:space="0" w:color="191919"/>
              <w:left w:val="nil"/>
              <w:bottom w:val="nil"/>
              <w:right w:val="single" w:sz="4" w:space="0" w:color="191919"/>
            </w:tcBorders>
          </w:tcPr>
          <w:p w:rsidR="00F42301" w:rsidRPr="00FA7AC7" w:rsidRDefault="00F42301" w:rsidP="00B67EC4">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B67EC4">
            <w:pPr>
              <w:widowControl w:val="0"/>
              <w:autoSpaceDE w:val="0"/>
              <w:autoSpaceDN w:val="0"/>
              <w:adjustRightInd w:val="0"/>
              <w:spacing w:after="0"/>
              <w:rPr>
                <w:rFonts w:ascii="Times New Roman" w:hAnsi="Times New Roman"/>
                <w:sz w:val="24"/>
                <w:szCs w:val="24"/>
              </w:rPr>
            </w:pPr>
          </w:p>
        </w:tc>
        <w:tc>
          <w:tcPr>
            <w:tcW w:w="4858" w:type="dxa"/>
            <w:tcBorders>
              <w:top w:val="single" w:sz="4" w:space="0" w:color="191919"/>
              <w:left w:val="single" w:sz="4" w:space="0" w:color="191919"/>
              <w:bottom w:val="nil"/>
              <w:right w:val="nil"/>
            </w:tcBorders>
          </w:tcPr>
          <w:p w:rsidR="00F42301" w:rsidRPr="00FA7AC7" w:rsidRDefault="00F42301" w:rsidP="00B67EC4">
            <w:pPr>
              <w:widowControl w:val="0"/>
              <w:autoSpaceDE w:val="0"/>
              <w:autoSpaceDN w:val="0"/>
              <w:adjustRightInd w:val="0"/>
              <w:spacing w:after="0"/>
              <w:rPr>
                <w:rFonts w:ascii="Times New Roman" w:hAnsi="Times New Roman"/>
                <w:sz w:val="24"/>
                <w:szCs w:val="24"/>
              </w:rPr>
            </w:pPr>
          </w:p>
        </w:tc>
      </w:tr>
    </w:tbl>
    <w:p w:rsidR="00F42301" w:rsidRDefault="00F42301" w:rsidP="00721764">
      <w:pPr>
        <w:widowControl w:val="0"/>
        <w:autoSpaceDE w:val="0"/>
        <w:autoSpaceDN w:val="0"/>
        <w:adjustRightInd w:val="0"/>
        <w:spacing w:before="7" w:after="0" w:line="110" w:lineRule="exact"/>
        <w:rPr>
          <w:rFonts w:ascii="Times New Roman" w:hAnsi="Times New Roman"/>
          <w:sz w:val="11"/>
          <w:szCs w:val="11"/>
        </w:rPr>
      </w:pPr>
    </w:p>
    <w:p w:rsidR="00F42301" w:rsidRDefault="00F42301" w:rsidP="00721764">
      <w:pPr>
        <w:widowControl w:val="0"/>
        <w:autoSpaceDE w:val="0"/>
        <w:autoSpaceDN w:val="0"/>
        <w:adjustRightInd w:val="0"/>
        <w:spacing w:after="0" w:line="200" w:lineRule="exact"/>
        <w:rPr>
          <w:rFonts w:ascii="Times New Roman" w:hAnsi="Times New Roman"/>
          <w:sz w:val="20"/>
          <w:szCs w:val="20"/>
        </w:rPr>
      </w:pPr>
    </w:p>
    <w:p w:rsidR="00F42301" w:rsidRDefault="00F42301" w:rsidP="00721764">
      <w:pPr>
        <w:widowControl w:val="0"/>
        <w:autoSpaceDE w:val="0"/>
        <w:autoSpaceDN w:val="0"/>
        <w:adjustRightInd w:val="0"/>
        <w:spacing w:after="0" w:line="200" w:lineRule="exact"/>
        <w:rPr>
          <w:rFonts w:ascii="Times New Roman" w:hAnsi="Times New Roman"/>
          <w:sz w:val="20"/>
          <w:szCs w:val="20"/>
        </w:rPr>
      </w:pPr>
    </w:p>
    <w:p w:rsidR="00F42301" w:rsidRDefault="00F42301" w:rsidP="00721764">
      <w:pPr>
        <w:widowControl w:val="0"/>
        <w:autoSpaceDE w:val="0"/>
        <w:autoSpaceDN w:val="0"/>
        <w:adjustRightInd w:val="0"/>
        <w:spacing w:before="27" w:after="0" w:line="250" w:lineRule="auto"/>
        <w:ind w:left="1944" w:right="984"/>
        <w:rPr>
          <w:rFonts w:ascii="Times New Roman" w:hAnsi="Times New Roman"/>
          <w:color w:val="000000"/>
          <w:sz w:val="20"/>
          <w:szCs w:val="20"/>
        </w:rPr>
      </w:pPr>
      <w:r w:rsidRPr="003F2CF3">
        <w:rPr>
          <w:rFonts w:ascii="Calibri" w:hAnsi="Calibri"/>
          <w:noProof/>
          <w:lang w:eastAsia="en-US"/>
        </w:rPr>
        <w:pict>
          <v:shape id="_x0000_s3704" type="#_x0000_t202" style="position:absolute;left:0;text-align:left;margin-left:17.75pt;margin-top:80.45pt;width:1in;height:270.7pt;z-index:-251569152;mso-position-horizontal-relative:page" o:allowincell="f" filled="f" stroked="f">
            <v:textbox style="layout-flow:vertical;mso-layout-flow-alt:bottom-to-top" inset="0,0,0,0">
              <w:txbxContent>
                <w:p w:rsidR="00F42301" w:rsidRDefault="00F42301" w:rsidP="00721764">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P</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ROGRAM</w:t>
                  </w:r>
                  <w:r>
                    <w:rPr>
                      <w:rFonts w:ascii="Impact" w:hAnsi="Impact" w:cs="Impact"/>
                      <w:color w:val="A3A3A3"/>
                      <w:position w:val="1"/>
                      <w:sz w:val="105"/>
                      <w:szCs w:val="105"/>
                    </w:rPr>
                    <w:t>S</w:t>
                  </w:r>
                  <w:r>
                    <w:rPr>
                      <w:rFonts w:ascii="Impact" w:hAnsi="Impact" w:cs="Impact"/>
                      <w:color w:val="A3A3A3"/>
                      <w:spacing w:val="-115"/>
                      <w:position w:val="1"/>
                      <w:sz w:val="105"/>
                      <w:szCs w:val="105"/>
                    </w:rPr>
                    <w:t xml:space="preserve"> </w:t>
                  </w:r>
                </w:p>
              </w:txbxContent>
            </v:textbox>
            <w10:wrap anchorx="page"/>
          </v:shape>
        </w:pict>
      </w:r>
      <w:del w:id="94" w:author=" " w:date="2011-04-06T09:45:00Z">
        <w:r w:rsidDel="00064AA8">
          <w:rPr>
            <w:rFonts w:ascii="Times New Roman" w:hAnsi="Times New Roman"/>
            <w:i/>
            <w:iCs/>
            <w:color w:val="191919"/>
            <w:sz w:val="20"/>
            <w:szCs w:val="20"/>
          </w:rPr>
          <w:delText>non</w:delText>
        </w:r>
        <w:r w:rsidDel="00064AA8">
          <w:rPr>
            <w:rFonts w:ascii="Times New Roman" w:hAnsi="Times New Roman"/>
            <w:i/>
            <w:iCs/>
            <w:color w:val="191919"/>
            <w:spacing w:val="-7"/>
            <w:sz w:val="20"/>
            <w:szCs w:val="20"/>
          </w:rPr>
          <w:delText>r</w:delText>
        </w:r>
        <w:r w:rsidDel="00064AA8">
          <w:rPr>
            <w:rFonts w:ascii="Times New Roman" w:hAnsi="Times New Roman"/>
            <w:i/>
            <w:iCs/>
            <w:color w:val="191919"/>
            <w:sz w:val="20"/>
            <w:szCs w:val="20"/>
          </w:rPr>
          <w:delText xml:space="preserve">enewable level 5 (NL-5) </w:delText>
        </w:r>
        <w:r w:rsidDel="00064AA8">
          <w:rPr>
            <w:rFonts w:ascii="Times New Roman" w:hAnsi="Times New Roman"/>
            <w:color w:val="191919"/>
            <w:sz w:val="20"/>
            <w:szCs w:val="20"/>
          </w:rPr>
          <w:delText>certification in the State of Geo</w:delText>
        </w:r>
        <w:r w:rsidDel="00064AA8">
          <w:rPr>
            <w:rFonts w:ascii="Times New Roman" w:hAnsi="Times New Roman"/>
            <w:color w:val="191919"/>
            <w:spacing w:val="-4"/>
            <w:sz w:val="20"/>
            <w:szCs w:val="20"/>
          </w:rPr>
          <w:delText>r</w:delText>
        </w:r>
        <w:r w:rsidDel="00064AA8">
          <w:rPr>
            <w:rFonts w:ascii="Times New Roman" w:hAnsi="Times New Roman"/>
            <w:color w:val="191919"/>
            <w:sz w:val="20"/>
            <w:szCs w:val="20"/>
          </w:rPr>
          <w:delText>gia</w:delText>
        </w:r>
      </w:del>
      <w:r>
        <w:rPr>
          <w:rFonts w:ascii="Times New Roman" w:hAnsi="Times New Roman"/>
          <w:color w:val="191919"/>
          <w:sz w:val="20"/>
          <w:szCs w:val="20"/>
        </w:rPr>
        <w:t>.</w:t>
      </w:r>
      <w:r>
        <w:rPr>
          <w:rFonts w:ascii="Times New Roman" w:hAnsi="Times New Roman"/>
          <w:color w:val="191919"/>
          <w:spacing w:val="-4"/>
          <w:sz w:val="20"/>
          <w:szCs w:val="20"/>
        </w:rPr>
        <w:t xml:space="preserve"> </w:t>
      </w:r>
      <w:r>
        <w:rPr>
          <w:rFonts w:ascii="Times New Roman" w:hAnsi="Times New Roman"/>
          <w:color w:val="191919"/>
          <w:sz w:val="20"/>
          <w:szCs w:val="20"/>
        </w:rPr>
        <w:t>The M.Ed. planned degree pro- gram lists a minimum of 36 semester hours of coursework to be completed within six years from the date of enrollment.</w:t>
      </w:r>
      <w:r>
        <w:rPr>
          <w:rFonts w:ascii="Times New Roman" w:hAnsi="Times New Roman"/>
          <w:color w:val="191919"/>
          <w:spacing w:val="-11"/>
          <w:sz w:val="20"/>
          <w:szCs w:val="20"/>
        </w:rPr>
        <w:t xml:space="preserve"> </w:t>
      </w:r>
      <w:r>
        <w:rPr>
          <w:rFonts w:ascii="Times New Roman" w:hAnsi="Times New Roman"/>
          <w:color w:val="191919"/>
          <w:sz w:val="20"/>
          <w:szCs w:val="20"/>
        </w:rPr>
        <w:t>A</w:t>
      </w:r>
      <w:r>
        <w:rPr>
          <w:rFonts w:ascii="Times New Roman" w:hAnsi="Times New Roman"/>
          <w:color w:val="191919"/>
          <w:spacing w:val="-11"/>
          <w:sz w:val="20"/>
          <w:szCs w:val="20"/>
        </w:rPr>
        <w:t xml:space="preserve"> </w:t>
      </w:r>
      <w:r>
        <w:rPr>
          <w:rFonts w:ascii="Times New Roman" w:hAnsi="Times New Roman"/>
          <w:color w:val="191919"/>
          <w:sz w:val="20"/>
          <w:szCs w:val="20"/>
        </w:rPr>
        <w:t>maximum of nine semester hours may be earned as transfer credits. These credits must be indicated on the student</w:t>
      </w:r>
      <w:r>
        <w:rPr>
          <w:rFonts w:ascii="Times New Roman" w:hAnsi="Times New Roman"/>
          <w:color w:val="191919"/>
          <w:spacing w:val="-11"/>
          <w:sz w:val="20"/>
          <w:szCs w:val="20"/>
        </w:rPr>
        <w:t>’</w:t>
      </w:r>
      <w:r>
        <w:rPr>
          <w:rFonts w:ascii="Times New Roman" w:hAnsi="Times New Roman"/>
          <w:color w:val="191919"/>
          <w:sz w:val="20"/>
          <w:szCs w:val="20"/>
        </w:rPr>
        <w:t>s planned program during the first semester of en- rollment as a graduate student admitted in full status. Students are expected to confer with their advisor each semeste</w:t>
      </w:r>
      <w:r>
        <w:rPr>
          <w:rFonts w:ascii="Times New Roman" w:hAnsi="Times New Roman"/>
          <w:color w:val="191919"/>
          <w:spacing w:val="-11"/>
          <w:sz w:val="20"/>
          <w:szCs w:val="20"/>
        </w:rPr>
        <w:t>r</w:t>
      </w:r>
      <w:r>
        <w:rPr>
          <w:rFonts w:ascii="Times New Roman" w:hAnsi="Times New Roman"/>
          <w:color w:val="191919"/>
          <w:sz w:val="20"/>
          <w:szCs w:val="20"/>
        </w:rPr>
        <w:t>.</w:t>
      </w:r>
      <w:r>
        <w:rPr>
          <w:rFonts w:ascii="Times New Roman" w:hAnsi="Times New Roman"/>
          <w:color w:val="191919"/>
          <w:spacing w:val="-4"/>
          <w:sz w:val="20"/>
          <w:szCs w:val="20"/>
        </w:rPr>
        <w:t xml:space="preserve"> </w:t>
      </w:r>
      <w:r>
        <w:rPr>
          <w:rFonts w:ascii="Times New Roman" w:hAnsi="Times New Roman"/>
          <w:color w:val="191919"/>
          <w:sz w:val="20"/>
          <w:szCs w:val="20"/>
        </w:rPr>
        <w:t>They should complete and sign the planned program with their adviso</w:t>
      </w:r>
      <w:r>
        <w:rPr>
          <w:rFonts w:ascii="Times New Roman" w:hAnsi="Times New Roman"/>
          <w:color w:val="191919"/>
          <w:spacing w:val="-11"/>
          <w:sz w:val="20"/>
          <w:szCs w:val="20"/>
        </w:rPr>
        <w:t>r</w:t>
      </w:r>
      <w:r>
        <w:rPr>
          <w:rFonts w:ascii="Times New Roman" w:hAnsi="Times New Roman"/>
          <w:color w:val="191919"/>
          <w:sz w:val="20"/>
          <w:szCs w:val="20"/>
        </w:rPr>
        <w:t>. The advisor is required to file a copy of this planned program with the graduate coordinator for</w:t>
      </w:r>
    </w:p>
    <w:p w:rsidR="00F42301" w:rsidRDefault="00F42301" w:rsidP="00721764">
      <w:pPr>
        <w:widowControl w:val="0"/>
        <w:autoSpaceDE w:val="0"/>
        <w:autoSpaceDN w:val="0"/>
        <w:adjustRightInd w:val="0"/>
        <w:spacing w:after="0" w:line="250" w:lineRule="auto"/>
        <w:ind w:left="1944" w:right="875"/>
        <w:rPr>
          <w:rFonts w:ascii="Times New Roman" w:hAnsi="Times New Roman"/>
          <w:color w:val="000000"/>
          <w:sz w:val="20"/>
          <w:szCs w:val="20"/>
        </w:rPr>
      </w:pPr>
      <w:r>
        <w:rPr>
          <w:rFonts w:ascii="Times New Roman" w:hAnsi="Times New Roman"/>
          <w:color w:val="191919"/>
          <w:sz w:val="20"/>
          <w:szCs w:val="20"/>
        </w:rPr>
        <w:t>the College of Education and with the Graduate School.  In advance of the expected date of gradu- ation, the student is expected to apply for graduation with the Registra</w:t>
      </w:r>
      <w:r>
        <w:rPr>
          <w:rFonts w:ascii="Times New Roman" w:hAnsi="Times New Roman"/>
          <w:color w:val="191919"/>
          <w:spacing w:val="8"/>
          <w:sz w:val="20"/>
          <w:szCs w:val="20"/>
        </w:rPr>
        <w:t>r</w:t>
      </w:r>
      <w:r>
        <w:rPr>
          <w:rFonts w:ascii="Times New Roman" w:hAnsi="Times New Roman"/>
          <w:color w:val="191919"/>
          <w:spacing w:val="-11"/>
          <w:sz w:val="20"/>
          <w:szCs w:val="20"/>
        </w:rPr>
        <w:t>’</w:t>
      </w:r>
      <w:r>
        <w:rPr>
          <w:rFonts w:ascii="Times New Roman" w:hAnsi="Times New Roman"/>
          <w:color w:val="191919"/>
          <w:sz w:val="20"/>
          <w:szCs w:val="20"/>
        </w:rPr>
        <w:t>s O</w:t>
      </w:r>
      <w:r>
        <w:rPr>
          <w:rFonts w:ascii="Times New Roman" w:hAnsi="Times New Roman"/>
          <w:color w:val="191919"/>
          <w:spacing w:val="-4"/>
          <w:sz w:val="20"/>
          <w:szCs w:val="20"/>
        </w:rPr>
        <w:t>f</w:t>
      </w:r>
      <w:r>
        <w:rPr>
          <w:rFonts w:ascii="Times New Roman" w:hAnsi="Times New Roman"/>
          <w:color w:val="191919"/>
          <w:sz w:val="20"/>
          <w:szCs w:val="20"/>
        </w:rPr>
        <w:t>fice.</w:t>
      </w:r>
    </w:p>
    <w:p w:rsidR="00F42301" w:rsidRDefault="00F42301" w:rsidP="00721764">
      <w:pPr>
        <w:widowControl w:val="0"/>
        <w:autoSpaceDE w:val="0"/>
        <w:autoSpaceDN w:val="0"/>
        <w:adjustRightInd w:val="0"/>
        <w:spacing w:before="7" w:after="0" w:line="220" w:lineRule="exact"/>
        <w:rPr>
          <w:rFonts w:ascii="Times New Roman" w:hAnsi="Times New Roman"/>
          <w:color w:val="000000"/>
        </w:rPr>
      </w:pPr>
    </w:p>
    <w:p w:rsidR="00F42301" w:rsidRDefault="00F42301" w:rsidP="00721764">
      <w:pPr>
        <w:widowControl w:val="0"/>
        <w:autoSpaceDE w:val="0"/>
        <w:autoSpaceDN w:val="0"/>
        <w:adjustRightInd w:val="0"/>
        <w:spacing w:after="0"/>
        <w:ind w:left="1944"/>
        <w:rPr>
          <w:rFonts w:ascii="Times New Roman" w:hAnsi="Times New Roman"/>
          <w:color w:val="000000"/>
          <w:sz w:val="24"/>
          <w:szCs w:val="24"/>
        </w:rPr>
      </w:pPr>
      <w:r w:rsidRPr="003F2CF3">
        <w:rPr>
          <w:rFonts w:ascii="Calibri" w:hAnsi="Calibri"/>
          <w:noProof/>
          <w:lang w:eastAsia="en-US"/>
        </w:rPr>
        <w:pict>
          <v:group id="_x0000_s3700" style="position:absolute;left:0;text-align:left;margin-left:263.55pt;margin-top:-174.75pt;width:31.2pt;height:31pt;z-index:-251571200;mso-position-horizontal-relative:page" coordorigin="5271,-3495" coordsize="624,620" o:allowincell="f">
            <v:rect id="_x0000_s3701" style="position:absolute;left:5276;top:-3490;width:613;height:610" o:allowincell="f" stroked="f">
              <v:path arrowok="t"/>
            </v:rect>
            <v:rect id="_x0000_s3702" style="position:absolute;left:5276;top:-3491;width:620;height:620;mso-position-horizontal-relative:page" o:allowincell="f" filled="f" stroked="f">
              <v:textbox inset="0,0,0,0">
                <w:txbxContent>
                  <w:p w:rsidR="00F42301" w:rsidRDefault="00F42301" w:rsidP="00721764">
                    <w:pPr>
                      <w:spacing w:after="0" w:line="620" w:lineRule="atLeast"/>
                      <w:rPr>
                        <w:rFonts w:ascii="Times New Roman" w:hAnsi="Times New Roman"/>
                        <w:sz w:val="24"/>
                        <w:szCs w:val="24"/>
                      </w:rPr>
                    </w:pPr>
                    <w:r>
                      <w:rPr>
                        <w:rFonts w:ascii="Times New Roman" w:hAnsi="Times New Roman"/>
                        <w:noProof/>
                        <w:sz w:val="24"/>
                        <w:szCs w:val="24"/>
                      </w:rPr>
                      <w:drawing>
                        <wp:inline distT="0" distB="0" distL="0" distR="0">
                          <wp:extent cx="390525" cy="390525"/>
                          <wp:effectExtent l="19050" t="0" r="9525" b="0"/>
                          <wp:docPr id="122"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5"/>
                                  <a:srcRect/>
                                  <a:stretch>
                                    <a:fillRect/>
                                  </a:stretch>
                                </pic:blipFill>
                                <pic:spPr bwMode="auto">
                                  <a:xfrm>
                                    <a:off x="0" y="0"/>
                                    <a:ext cx="390525" cy="390525"/>
                                  </a:xfrm>
                                  <a:prstGeom prst="rect">
                                    <a:avLst/>
                                  </a:prstGeom>
                                  <a:noFill/>
                                  <a:ln w="9525">
                                    <a:noFill/>
                                    <a:miter lim="800000"/>
                                    <a:headEnd/>
                                    <a:tailEnd/>
                                  </a:ln>
                                </pic:spPr>
                              </pic:pic>
                            </a:graphicData>
                          </a:graphic>
                        </wp:inline>
                      </w:drawing>
                    </w:r>
                  </w:p>
                  <w:p w:rsidR="00F42301" w:rsidRDefault="00F42301" w:rsidP="00721764">
                    <w:pPr>
                      <w:widowControl w:val="0"/>
                      <w:autoSpaceDE w:val="0"/>
                      <w:autoSpaceDN w:val="0"/>
                      <w:adjustRightInd w:val="0"/>
                      <w:spacing w:after="0"/>
                      <w:rPr>
                        <w:rFonts w:ascii="Times New Roman" w:hAnsi="Times New Roman"/>
                        <w:sz w:val="24"/>
                        <w:szCs w:val="24"/>
                      </w:rPr>
                    </w:pPr>
                  </w:p>
                </w:txbxContent>
              </v:textbox>
            </v:rect>
            <w10:wrap anchorx="page"/>
          </v:group>
        </w:pict>
      </w:r>
      <w:r>
        <w:rPr>
          <w:rFonts w:ascii="Times New Roman" w:hAnsi="Times New Roman"/>
          <w:b/>
          <w:bCs/>
          <w:color w:val="191919"/>
          <w:sz w:val="24"/>
          <w:szCs w:val="24"/>
        </w:rPr>
        <w:t>Admission Requi</w:t>
      </w:r>
      <w:r>
        <w:rPr>
          <w:rFonts w:ascii="Times New Roman" w:hAnsi="Times New Roman"/>
          <w:b/>
          <w:bCs/>
          <w:color w:val="191919"/>
          <w:spacing w:val="-4"/>
          <w:sz w:val="24"/>
          <w:szCs w:val="24"/>
        </w:rPr>
        <w:t>r</w:t>
      </w:r>
      <w:r>
        <w:rPr>
          <w:rFonts w:ascii="Times New Roman" w:hAnsi="Times New Roman"/>
          <w:b/>
          <w:bCs/>
          <w:color w:val="191919"/>
          <w:sz w:val="24"/>
          <w:szCs w:val="24"/>
        </w:rPr>
        <w:t>ements</w:t>
      </w:r>
    </w:p>
    <w:p w:rsidR="00F42301" w:rsidRDefault="00F42301" w:rsidP="00721764">
      <w:pPr>
        <w:widowControl w:val="0"/>
        <w:autoSpaceDE w:val="0"/>
        <w:autoSpaceDN w:val="0"/>
        <w:adjustRightInd w:val="0"/>
        <w:spacing w:before="25" w:after="0" w:line="250" w:lineRule="auto"/>
        <w:ind w:left="1944" w:right="913"/>
        <w:rPr>
          <w:rFonts w:ascii="Times New Roman" w:hAnsi="Times New Roman"/>
          <w:color w:val="000000"/>
          <w:sz w:val="20"/>
          <w:szCs w:val="20"/>
        </w:rPr>
      </w:pPr>
      <w:r>
        <w:rPr>
          <w:rFonts w:ascii="Times New Roman" w:hAnsi="Times New Roman"/>
          <w:color w:val="191919"/>
          <w:sz w:val="20"/>
          <w:szCs w:val="20"/>
        </w:rPr>
        <w:t>The student must have a 2.5 minimum overall unde</w:t>
      </w:r>
      <w:r>
        <w:rPr>
          <w:rFonts w:ascii="Times New Roman" w:hAnsi="Times New Roman"/>
          <w:color w:val="191919"/>
          <w:spacing w:val="-4"/>
          <w:sz w:val="20"/>
          <w:szCs w:val="20"/>
        </w:rPr>
        <w:t>r</w:t>
      </w:r>
      <w:r>
        <w:rPr>
          <w:rFonts w:ascii="Times New Roman" w:hAnsi="Times New Roman"/>
          <w:color w:val="191919"/>
          <w:sz w:val="20"/>
          <w:szCs w:val="20"/>
        </w:rPr>
        <w:t>graduate grade point average G</w:t>
      </w:r>
      <w:r>
        <w:rPr>
          <w:rFonts w:ascii="Times New Roman" w:hAnsi="Times New Roman"/>
          <w:color w:val="191919"/>
          <w:spacing w:val="-18"/>
          <w:sz w:val="20"/>
          <w:szCs w:val="20"/>
        </w:rPr>
        <w:t>P</w:t>
      </w:r>
      <w:r>
        <w:rPr>
          <w:rFonts w:ascii="Times New Roman" w:hAnsi="Times New Roman"/>
          <w:color w:val="191919"/>
          <w:sz w:val="20"/>
          <w:szCs w:val="20"/>
        </w:rPr>
        <w:t>A) and initial teaching certification (for e.g.,</w:t>
      </w:r>
      <w:r>
        <w:rPr>
          <w:rFonts w:ascii="Times New Roman" w:hAnsi="Times New Roman"/>
          <w:color w:val="191919"/>
          <w:spacing w:val="-4"/>
          <w:sz w:val="20"/>
          <w:szCs w:val="20"/>
        </w:rPr>
        <w:t xml:space="preserve"> </w:t>
      </w:r>
      <w:r>
        <w:rPr>
          <w:rFonts w:ascii="Times New Roman" w:hAnsi="Times New Roman"/>
          <w:color w:val="191919"/>
          <w:spacing w:val="-18"/>
          <w:sz w:val="20"/>
          <w:szCs w:val="20"/>
        </w:rPr>
        <w:t>T</w:t>
      </w:r>
      <w:r>
        <w:rPr>
          <w:rFonts w:ascii="Times New Roman" w:hAnsi="Times New Roman"/>
          <w:color w:val="191919"/>
          <w:sz w:val="20"/>
          <w:szCs w:val="20"/>
        </w:rPr>
        <w:t>-4).</w:t>
      </w:r>
      <w:r>
        <w:rPr>
          <w:rFonts w:ascii="Times New Roman" w:hAnsi="Times New Roman"/>
          <w:color w:val="191919"/>
          <w:spacing w:val="-4"/>
          <w:sz w:val="20"/>
          <w:szCs w:val="20"/>
        </w:rPr>
        <w:t xml:space="preserve"> </w:t>
      </w:r>
      <w:r>
        <w:rPr>
          <w:rFonts w:ascii="Times New Roman" w:hAnsi="Times New Roman"/>
          <w:color w:val="191919"/>
          <w:sz w:val="20"/>
          <w:szCs w:val="20"/>
        </w:rPr>
        <w:t>The student should also provide three letters of reference</w:t>
      </w:r>
    </w:p>
    <w:p w:rsidR="00F42301" w:rsidRDefault="00F42301" w:rsidP="00721764">
      <w:pPr>
        <w:widowControl w:val="0"/>
        <w:autoSpaceDE w:val="0"/>
        <w:autoSpaceDN w:val="0"/>
        <w:adjustRightInd w:val="0"/>
        <w:spacing w:after="0" w:line="250" w:lineRule="auto"/>
        <w:ind w:left="1944" w:right="917"/>
        <w:rPr>
          <w:rFonts w:ascii="Times New Roman" w:hAnsi="Times New Roman"/>
          <w:color w:val="000000"/>
          <w:sz w:val="20"/>
          <w:szCs w:val="20"/>
        </w:rPr>
      </w:pPr>
      <w:r>
        <w:rPr>
          <w:rFonts w:ascii="Times New Roman" w:hAnsi="Times New Roman"/>
          <w:color w:val="191919"/>
          <w:sz w:val="20"/>
          <w:szCs w:val="20"/>
        </w:rPr>
        <w:t>from individuals in the school or school system (one reference must be from the immediate supe</w:t>
      </w:r>
      <w:r>
        <w:rPr>
          <w:rFonts w:ascii="Times New Roman" w:hAnsi="Times New Roman"/>
          <w:color w:val="191919"/>
          <w:spacing w:val="-4"/>
          <w:sz w:val="20"/>
          <w:szCs w:val="20"/>
        </w:rPr>
        <w:t>r</w:t>
      </w:r>
      <w:r>
        <w:rPr>
          <w:rFonts w:ascii="Times New Roman" w:hAnsi="Times New Roman"/>
          <w:color w:val="191919"/>
          <w:sz w:val="20"/>
          <w:szCs w:val="20"/>
        </w:rPr>
        <w:t>- visor or another school administrator).</w:t>
      </w:r>
      <w:r>
        <w:rPr>
          <w:rFonts w:ascii="Times New Roman" w:hAnsi="Times New Roman"/>
          <w:color w:val="191919"/>
          <w:spacing w:val="-11"/>
          <w:sz w:val="20"/>
          <w:szCs w:val="20"/>
        </w:rPr>
        <w:t xml:space="preserve"> </w:t>
      </w:r>
      <w:r>
        <w:rPr>
          <w:rFonts w:ascii="Times New Roman" w:hAnsi="Times New Roman"/>
          <w:color w:val="191919"/>
          <w:sz w:val="20"/>
          <w:szCs w:val="20"/>
        </w:rPr>
        <w:t>Admission to this M.Ed. program requires a minimum of two years’</w:t>
      </w:r>
      <w:r>
        <w:rPr>
          <w:rFonts w:ascii="Times New Roman" w:hAnsi="Times New Roman"/>
          <w:color w:val="191919"/>
          <w:spacing w:val="-15"/>
          <w:sz w:val="20"/>
          <w:szCs w:val="20"/>
        </w:rPr>
        <w:t xml:space="preserve"> </w:t>
      </w:r>
      <w:r>
        <w:rPr>
          <w:rFonts w:ascii="Times New Roman" w:hAnsi="Times New Roman"/>
          <w:color w:val="191919"/>
          <w:sz w:val="20"/>
          <w:szCs w:val="20"/>
        </w:rPr>
        <w:t>experience in professional education.</w:t>
      </w:r>
    </w:p>
    <w:p w:rsidR="00F42301" w:rsidRDefault="00F42301" w:rsidP="00721764">
      <w:pPr>
        <w:widowControl w:val="0"/>
        <w:autoSpaceDE w:val="0"/>
        <w:autoSpaceDN w:val="0"/>
        <w:adjustRightInd w:val="0"/>
        <w:spacing w:before="7" w:after="0" w:line="220" w:lineRule="exact"/>
        <w:rPr>
          <w:rFonts w:ascii="Times New Roman" w:hAnsi="Times New Roman"/>
          <w:color w:val="000000"/>
        </w:rPr>
      </w:pPr>
    </w:p>
    <w:p w:rsidR="00F42301" w:rsidRDefault="00F42301" w:rsidP="00721764">
      <w:pPr>
        <w:widowControl w:val="0"/>
        <w:tabs>
          <w:tab w:val="left" w:pos="9140"/>
        </w:tabs>
        <w:autoSpaceDE w:val="0"/>
        <w:autoSpaceDN w:val="0"/>
        <w:adjustRightInd w:val="0"/>
        <w:spacing w:after="0"/>
        <w:ind w:left="1944"/>
        <w:rPr>
          <w:rFonts w:ascii="Times New Roman" w:hAnsi="Times New Roman"/>
          <w:color w:val="000000"/>
          <w:sz w:val="24"/>
          <w:szCs w:val="24"/>
        </w:rPr>
      </w:pPr>
      <w:r>
        <w:rPr>
          <w:rFonts w:ascii="Times New Roman" w:hAnsi="Times New Roman"/>
          <w:b/>
          <w:bCs/>
          <w:color w:val="191919"/>
          <w:sz w:val="24"/>
          <w:szCs w:val="24"/>
        </w:rPr>
        <w:t>A</w:t>
      </w:r>
      <w:r>
        <w:rPr>
          <w:rFonts w:ascii="Times New Roman" w:hAnsi="Times New Roman"/>
          <w:b/>
          <w:bCs/>
          <w:color w:val="191919"/>
          <w:spacing w:val="-4"/>
          <w:sz w:val="24"/>
          <w:szCs w:val="24"/>
        </w:rPr>
        <w:t>r</w:t>
      </w:r>
      <w:r>
        <w:rPr>
          <w:rFonts w:ascii="Times New Roman" w:hAnsi="Times New Roman"/>
          <w:b/>
          <w:bCs/>
          <w:color w:val="191919"/>
          <w:sz w:val="24"/>
          <w:szCs w:val="24"/>
        </w:rPr>
        <w:t>ea</w:t>
      </w:r>
      <w:r>
        <w:rPr>
          <w:rFonts w:ascii="Times New Roman" w:hAnsi="Times New Roman"/>
          <w:b/>
          <w:bCs/>
          <w:color w:val="191919"/>
          <w:spacing w:val="-13"/>
          <w:sz w:val="24"/>
          <w:szCs w:val="24"/>
        </w:rPr>
        <w:t xml:space="preserve"> </w:t>
      </w:r>
      <w:r>
        <w:rPr>
          <w:rFonts w:ascii="Times New Roman" w:hAnsi="Times New Roman"/>
          <w:b/>
          <w:bCs/>
          <w:color w:val="191919"/>
          <w:sz w:val="24"/>
          <w:szCs w:val="24"/>
        </w:rPr>
        <w:t>A:  Natu</w:t>
      </w:r>
      <w:r>
        <w:rPr>
          <w:rFonts w:ascii="Times New Roman" w:hAnsi="Times New Roman"/>
          <w:b/>
          <w:bCs/>
          <w:color w:val="191919"/>
          <w:spacing w:val="-4"/>
          <w:sz w:val="24"/>
          <w:szCs w:val="24"/>
        </w:rPr>
        <w:t>r</w:t>
      </w:r>
      <w:r>
        <w:rPr>
          <w:rFonts w:ascii="Times New Roman" w:hAnsi="Times New Roman"/>
          <w:b/>
          <w:bCs/>
          <w:color w:val="191919"/>
          <w:sz w:val="24"/>
          <w:szCs w:val="24"/>
        </w:rPr>
        <w:t>e of Learner</w:t>
      </w:r>
      <w:r>
        <w:rPr>
          <w:rFonts w:ascii="Times New Roman" w:hAnsi="Times New Roman"/>
          <w:b/>
          <w:bCs/>
          <w:color w:val="191919"/>
          <w:sz w:val="24"/>
          <w:szCs w:val="24"/>
        </w:rPr>
        <w:tab/>
        <w:t>3 hrs.</w:t>
      </w:r>
    </w:p>
    <w:p w:rsidR="00F42301" w:rsidRDefault="00F42301" w:rsidP="00721764">
      <w:pPr>
        <w:widowControl w:val="0"/>
        <w:tabs>
          <w:tab w:val="left" w:pos="4100"/>
        </w:tabs>
        <w:autoSpaceDE w:val="0"/>
        <w:autoSpaceDN w:val="0"/>
        <w:adjustRightInd w:val="0"/>
        <w:spacing w:before="25" w:after="0"/>
        <w:ind w:left="2664"/>
        <w:rPr>
          <w:rFonts w:ascii="Times New Roman" w:hAnsi="Times New Roman"/>
          <w:color w:val="000000"/>
          <w:sz w:val="20"/>
          <w:szCs w:val="20"/>
        </w:rPr>
      </w:pPr>
      <w:r>
        <w:rPr>
          <w:rFonts w:ascii="Times New Roman" w:hAnsi="Times New Roman"/>
          <w:color w:val="191919"/>
          <w:sz w:val="20"/>
          <w:szCs w:val="20"/>
        </w:rPr>
        <w:t xml:space="preserve">EDAS  </w:t>
      </w:r>
      <w:r>
        <w:rPr>
          <w:rFonts w:ascii="Times New Roman" w:hAnsi="Times New Roman"/>
          <w:color w:val="191919"/>
          <w:spacing w:val="48"/>
          <w:sz w:val="20"/>
          <w:szCs w:val="20"/>
        </w:rPr>
        <w:t xml:space="preserve"> </w:t>
      </w:r>
      <w:r>
        <w:rPr>
          <w:rFonts w:ascii="Times New Roman" w:hAnsi="Times New Roman"/>
          <w:color w:val="191919"/>
          <w:sz w:val="20"/>
          <w:szCs w:val="20"/>
        </w:rPr>
        <w:t>5580</w:t>
      </w:r>
      <w:r>
        <w:rPr>
          <w:rFonts w:ascii="Times New Roman" w:hAnsi="Times New Roman"/>
          <w:color w:val="191919"/>
          <w:sz w:val="20"/>
          <w:szCs w:val="20"/>
        </w:rPr>
        <w:tab/>
        <w:t>School Discipline Problems</w:t>
      </w:r>
    </w:p>
    <w:p w:rsidR="00F42301" w:rsidRDefault="00F42301" w:rsidP="00721764">
      <w:pPr>
        <w:widowControl w:val="0"/>
        <w:autoSpaceDE w:val="0"/>
        <w:autoSpaceDN w:val="0"/>
        <w:adjustRightInd w:val="0"/>
        <w:spacing w:before="17" w:after="0" w:line="220" w:lineRule="exact"/>
        <w:rPr>
          <w:rFonts w:ascii="Times New Roman" w:hAnsi="Times New Roman"/>
          <w:color w:val="000000"/>
        </w:rPr>
      </w:pPr>
    </w:p>
    <w:p w:rsidR="00F42301" w:rsidRDefault="00F42301" w:rsidP="00721764">
      <w:pPr>
        <w:widowControl w:val="0"/>
        <w:tabs>
          <w:tab w:val="left" w:pos="9140"/>
        </w:tabs>
        <w:autoSpaceDE w:val="0"/>
        <w:autoSpaceDN w:val="0"/>
        <w:adjustRightInd w:val="0"/>
        <w:spacing w:after="0"/>
        <w:ind w:left="1944"/>
        <w:rPr>
          <w:rFonts w:ascii="Times New Roman" w:hAnsi="Times New Roman"/>
          <w:color w:val="000000"/>
          <w:sz w:val="24"/>
          <w:szCs w:val="24"/>
        </w:rPr>
      </w:pPr>
      <w:r>
        <w:rPr>
          <w:rFonts w:ascii="Times New Roman" w:hAnsi="Times New Roman"/>
          <w:b/>
          <w:bCs/>
          <w:color w:val="191919"/>
          <w:sz w:val="24"/>
          <w:szCs w:val="24"/>
        </w:rPr>
        <w:t>A</w:t>
      </w:r>
      <w:r>
        <w:rPr>
          <w:rFonts w:ascii="Times New Roman" w:hAnsi="Times New Roman"/>
          <w:b/>
          <w:bCs/>
          <w:color w:val="191919"/>
          <w:spacing w:val="-4"/>
          <w:sz w:val="24"/>
          <w:szCs w:val="24"/>
        </w:rPr>
        <w:t>r</w:t>
      </w:r>
      <w:r>
        <w:rPr>
          <w:rFonts w:ascii="Times New Roman" w:hAnsi="Times New Roman"/>
          <w:b/>
          <w:bCs/>
          <w:color w:val="191919"/>
          <w:sz w:val="24"/>
          <w:szCs w:val="24"/>
        </w:rPr>
        <w:t>ea B:  P</w:t>
      </w:r>
      <w:r>
        <w:rPr>
          <w:rFonts w:ascii="Times New Roman" w:hAnsi="Times New Roman"/>
          <w:b/>
          <w:bCs/>
          <w:color w:val="191919"/>
          <w:spacing w:val="-4"/>
          <w:sz w:val="24"/>
          <w:szCs w:val="24"/>
        </w:rPr>
        <w:t>r</w:t>
      </w:r>
      <w:r>
        <w:rPr>
          <w:rFonts w:ascii="Times New Roman" w:hAnsi="Times New Roman"/>
          <w:b/>
          <w:bCs/>
          <w:color w:val="191919"/>
          <w:sz w:val="24"/>
          <w:szCs w:val="24"/>
        </w:rPr>
        <w:t>ograms &amp; P</w:t>
      </w:r>
      <w:r>
        <w:rPr>
          <w:rFonts w:ascii="Times New Roman" w:hAnsi="Times New Roman"/>
          <w:b/>
          <w:bCs/>
          <w:color w:val="191919"/>
          <w:spacing w:val="-4"/>
          <w:sz w:val="24"/>
          <w:szCs w:val="24"/>
        </w:rPr>
        <w:t>r</w:t>
      </w:r>
      <w:r>
        <w:rPr>
          <w:rFonts w:ascii="Times New Roman" w:hAnsi="Times New Roman"/>
          <w:b/>
          <w:bCs/>
          <w:color w:val="191919"/>
          <w:sz w:val="24"/>
          <w:szCs w:val="24"/>
        </w:rPr>
        <w:t>oblems of the School</w:t>
      </w:r>
      <w:r>
        <w:rPr>
          <w:rFonts w:ascii="Times New Roman" w:hAnsi="Times New Roman"/>
          <w:b/>
          <w:bCs/>
          <w:color w:val="191919"/>
          <w:sz w:val="24"/>
          <w:szCs w:val="24"/>
        </w:rPr>
        <w:tab/>
        <w:t>3 hrs.</w:t>
      </w:r>
    </w:p>
    <w:p w:rsidR="00F42301" w:rsidRDefault="00F42301" w:rsidP="00721764">
      <w:pPr>
        <w:widowControl w:val="0"/>
        <w:tabs>
          <w:tab w:val="left" w:pos="4100"/>
        </w:tabs>
        <w:autoSpaceDE w:val="0"/>
        <w:autoSpaceDN w:val="0"/>
        <w:adjustRightInd w:val="0"/>
        <w:spacing w:before="25" w:after="0"/>
        <w:ind w:left="2664"/>
        <w:rPr>
          <w:rFonts w:ascii="Times New Roman" w:hAnsi="Times New Roman"/>
          <w:color w:val="000000"/>
          <w:sz w:val="20"/>
          <w:szCs w:val="20"/>
        </w:rPr>
      </w:pPr>
      <w:r>
        <w:rPr>
          <w:rFonts w:ascii="Times New Roman" w:hAnsi="Times New Roman"/>
          <w:color w:val="191919"/>
          <w:sz w:val="20"/>
          <w:szCs w:val="20"/>
        </w:rPr>
        <w:t xml:space="preserve">EDAS  </w:t>
      </w:r>
      <w:r>
        <w:rPr>
          <w:rFonts w:ascii="Times New Roman" w:hAnsi="Times New Roman"/>
          <w:color w:val="191919"/>
          <w:spacing w:val="48"/>
          <w:sz w:val="20"/>
          <w:szCs w:val="20"/>
        </w:rPr>
        <w:t xml:space="preserve"> </w:t>
      </w:r>
      <w:r>
        <w:rPr>
          <w:rFonts w:ascii="Times New Roman" w:hAnsi="Times New Roman"/>
          <w:color w:val="191919"/>
          <w:sz w:val="20"/>
          <w:szCs w:val="20"/>
        </w:rPr>
        <w:t>55</w:t>
      </w:r>
      <w:r>
        <w:rPr>
          <w:rFonts w:ascii="Times New Roman" w:hAnsi="Times New Roman"/>
          <w:color w:val="191919"/>
          <w:spacing w:val="-7"/>
          <w:sz w:val="20"/>
          <w:szCs w:val="20"/>
        </w:rPr>
        <w:t>1</w:t>
      </w:r>
      <w:r>
        <w:rPr>
          <w:rFonts w:ascii="Times New Roman" w:hAnsi="Times New Roman"/>
          <w:color w:val="191919"/>
          <w:sz w:val="20"/>
          <w:szCs w:val="20"/>
        </w:rPr>
        <w:t>1</w:t>
      </w:r>
      <w:r>
        <w:rPr>
          <w:rFonts w:ascii="Times New Roman" w:hAnsi="Times New Roman"/>
          <w:color w:val="191919"/>
          <w:sz w:val="20"/>
          <w:szCs w:val="20"/>
        </w:rPr>
        <w:tab/>
      </w:r>
      <w:r>
        <w:rPr>
          <w:rFonts w:ascii="Times New Roman" w:hAnsi="Times New Roman"/>
          <w:color w:val="191919"/>
          <w:spacing w:val="-14"/>
          <w:sz w:val="20"/>
          <w:szCs w:val="20"/>
        </w:rPr>
        <w:t>T</w:t>
      </w:r>
      <w:r>
        <w:rPr>
          <w:rFonts w:ascii="Times New Roman" w:hAnsi="Times New Roman"/>
          <w:color w:val="191919"/>
          <w:sz w:val="20"/>
          <w:szCs w:val="20"/>
        </w:rPr>
        <w:t>echnology for Educational</w:t>
      </w:r>
      <w:r>
        <w:rPr>
          <w:rFonts w:ascii="Times New Roman" w:hAnsi="Times New Roman"/>
          <w:color w:val="191919"/>
          <w:spacing w:val="-11"/>
          <w:sz w:val="20"/>
          <w:szCs w:val="20"/>
        </w:rPr>
        <w:t xml:space="preserve"> </w:t>
      </w:r>
      <w:r>
        <w:rPr>
          <w:rFonts w:ascii="Times New Roman" w:hAnsi="Times New Roman"/>
          <w:color w:val="191919"/>
          <w:sz w:val="20"/>
          <w:szCs w:val="20"/>
        </w:rPr>
        <w:t>Administration</w:t>
      </w:r>
    </w:p>
    <w:p w:rsidR="00F42301" w:rsidRDefault="00F42301" w:rsidP="00721764">
      <w:pPr>
        <w:widowControl w:val="0"/>
        <w:autoSpaceDE w:val="0"/>
        <w:autoSpaceDN w:val="0"/>
        <w:adjustRightInd w:val="0"/>
        <w:spacing w:before="17" w:after="0" w:line="220" w:lineRule="exact"/>
        <w:rPr>
          <w:rFonts w:ascii="Times New Roman" w:hAnsi="Times New Roman"/>
          <w:color w:val="000000"/>
        </w:rPr>
      </w:pPr>
    </w:p>
    <w:p w:rsidR="00F42301" w:rsidRDefault="00F42301" w:rsidP="00721764">
      <w:pPr>
        <w:widowControl w:val="0"/>
        <w:tabs>
          <w:tab w:val="left" w:pos="9140"/>
        </w:tabs>
        <w:autoSpaceDE w:val="0"/>
        <w:autoSpaceDN w:val="0"/>
        <w:adjustRightInd w:val="0"/>
        <w:spacing w:after="0"/>
        <w:ind w:left="1944"/>
        <w:rPr>
          <w:rFonts w:ascii="Times New Roman" w:hAnsi="Times New Roman"/>
          <w:color w:val="000000"/>
          <w:sz w:val="24"/>
          <w:szCs w:val="24"/>
        </w:rPr>
      </w:pPr>
      <w:r>
        <w:rPr>
          <w:rFonts w:ascii="Times New Roman" w:hAnsi="Times New Roman"/>
          <w:b/>
          <w:bCs/>
          <w:color w:val="191919"/>
          <w:sz w:val="24"/>
          <w:szCs w:val="24"/>
        </w:rPr>
        <w:t>A</w:t>
      </w:r>
      <w:r>
        <w:rPr>
          <w:rFonts w:ascii="Times New Roman" w:hAnsi="Times New Roman"/>
          <w:b/>
          <w:bCs/>
          <w:color w:val="191919"/>
          <w:spacing w:val="-4"/>
          <w:sz w:val="24"/>
          <w:szCs w:val="24"/>
        </w:rPr>
        <w:t>r</w:t>
      </w:r>
      <w:r>
        <w:rPr>
          <w:rFonts w:ascii="Times New Roman" w:hAnsi="Times New Roman"/>
          <w:b/>
          <w:bCs/>
          <w:color w:val="191919"/>
          <w:sz w:val="24"/>
          <w:szCs w:val="24"/>
        </w:rPr>
        <w:t>ea C:  Major</w:t>
      </w:r>
      <w:r>
        <w:rPr>
          <w:rFonts w:ascii="Times New Roman" w:hAnsi="Times New Roman"/>
          <w:b/>
          <w:bCs/>
          <w:color w:val="191919"/>
          <w:spacing w:val="-18"/>
          <w:sz w:val="24"/>
          <w:szCs w:val="24"/>
        </w:rPr>
        <w:t xml:space="preserve"> </w:t>
      </w:r>
      <w:r>
        <w:rPr>
          <w:rFonts w:ascii="Times New Roman" w:hAnsi="Times New Roman"/>
          <w:b/>
          <w:bCs/>
          <w:color w:val="191919"/>
          <w:sz w:val="24"/>
          <w:szCs w:val="24"/>
        </w:rPr>
        <w:t>A</w:t>
      </w:r>
      <w:r>
        <w:rPr>
          <w:rFonts w:ascii="Times New Roman" w:hAnsi="Times New Roman"/>
          <w:b/>
          <w:bCs/>
          <w:color w:val="191919"/>
          <w:spacing w:val="-4"/>
          <w:sz w:val="24"/>
          <w:szCs w:val="24"/>
        </w:rPr>
        <w:t>r</w:t>
      </w:r>
      <w:r>
        <w:rPr>
          <w:rFonts w:ascii="Times New Roman" w:hAnsi="Times New Roman"/>
          <w:b/>
          <w:bCs/>
          <w:color w:val="191919"/>
          <w:sz w:val="24"/>
          <w:szCs w:val="24"/>
        </w:rPr>
        <w:t>ea</w:t>
      </w:r>
      <w:r>
        <w:rPr>
          <w:rFonts w:ascii="Times New Roman" w:hAnsi="Times New Roman"/>
          <w:b/>
          <w:bCs/>
          <w:color w:val="191919"/>
          <w:sz w:val="24"/>
          <w:szCs w:val="24"/>
        </w:rPr>
        <w:tab/>
        <w:t>21 hrs.</w:t>
      </w:r>
    </w:p>
    <w:tbl>
      <w:tblPr>
        <w:tblW w:w="0" w:type="auto"/>
        <w:tblInd w:w="2624" w:type="dxa"/>
        <w:tblLayout w:type="fixed"/>
        <w:tblCellMar>
          <w:left w:w="0" w:type="dxa"/>
          <w:right w:w="0" w:type="dxa"/>
        </w:tblCellMar>
        <w:tblLook w:val="0000"/>
      </w:tblPr>
      <w:tblGrid>
        <w:gridCol w:w="661"/>
        <w:gridCol w:w="659"/>
        <w:gridCol w:w="4604"/>
      </w:tblGrid>
      <w:tr w:rsidR="00F42301" w:rsidRPr="00FA7AC7" w:rsidTr="00B67EC4">
        <w:trPr>
          <w:trHeight w:hRule="exact" w:val="276"/>
        </w:trPr>
        <w:tc>
          <w:tcPr>
            <w:tcW w:w="661" w:type="dxa"/>
            <w:tcBorders>
              <w:top w:val="nil"/>
              <w:left w:val="nil"/>
              <w:bottom w:val="nil"/>
              <w:right w:val="nil"/>
            </w:tcBorders>
          </w:tcPr>
          <w:p w:rsidR="00F42301" w:rsidRPr="00FA7AC7" w:rsidRDefault="00F42301" w:rsidP="00B67EC4">
            <w:pPr>
              <w:widowControl w:val="0"/>
              <w:autoSpaceDE w:val="0"/>
              <w:autoSpaceDN w:val="0"/>
              <w:adjustRightInd w:val="0"/>
              <w:spacing w:before="22" w:after="0"/>
              <w:ind w:left="40"/>
              <w:rPr>
                <w:rFonts w:ascii="Times New Roman" w:hAnsi="Times New Roman"/>
                <w:sz w:val="24"/>
                <w:szCs w:val="24"/>
              </w:rPr>
            </w:pPr>
            <w:r w:rsidRPr="00FA7AC7">
              <w:rPr>
                <w:rFonts w:ascii="Times New Roman" w:hAnsi="Times New Roman"/>
                <w:color w:val="191919"/>
                <w:sz w:val="20"/>
                <w:szCs w:val="20"/>
              </w:rPr>
              <w:t>EDAS</w:t>
            </w:r>
          </w:p>
        </w:tc>
        <w:tc>
          <w:tcPr>
            <w:tcW w:w="659" w:type="dxa"/>
            <w:tcBorders>
              <w:top w:val="nil"/>
              <w:left w:val="nil"/>
              <w:bottom w:val="nil"/>
              <w:right w:val="nil"/>
            </w:tcBorders>
          </w:tcPr>
          <w:p w:rsidR="00F42301" w:rsidRPr="00FA7AC7" w:rsidRDefault="00F42301" w:rsidP="00B67EC4">
            <w:pPr>
              <w:widowControl w:val="0"/>
              <w:autoSpaceDE w:val="0"/>
              <w:autoSpaceDN w:val="0"/>
              <w:adjustRightInd w:val="0"/>
              <w:spacing w:before="22" w:after="0"/>
              <w:ind w:left="99"/>
              <w:rPr>
                <w:rFonts w:ascii="Times New Roman" w:hAnsi="Times New Roman"/>
                <w:sz w:val="24"/>
                <w:szCs w:val="24"/>
              </w:rPr>
            </w:pPr>
            <w:r w:rsidRPr="00FA7AC7">
              <w:rPr>
                <w:rFonts w:ascii="Times New Roman" w:hAnsi="Times New Roman"/>
                <w:color w:val="191919"/>
                <w:sz w:val="20"/>
                <w:szCs w:val="20"/>
              </w:rPr>
              <w:t>5501</w:t>
            </w:r>
          </w:p>
        </w:tc>
        <w:tc>
          <w:tcPr>
            <w:tcW w:w="4604" w:type="dxa"/>
            <w:tcBorders>
              <w:top w:val="nil"/>
              <w:left w:val="nil"/>
              <w:bottom w:val="nil"/>
              <w:right w:val="nil"/>
            </w:tcBorders>
          </w:tcPr>
          <w:p w:rsidR="00F42301" w:rsidRPr="00FA7AC7" w:rsidRDefault="00F42301" w:rsidP="00B67EC4">
            <w:pPr>
              <w:widowControl w:val="0"/>
              <w:autoSpaceDE w:val="0"/>
              <w:autoSpaceDN w:val="0"/>
              <w:adjustRightInd w:val="0"/>
              <w:spacing w:before="22" w:after="0"/>
              <w:ind w:left="160"/>
              <w:rPr>
                <w:rFonts w:ascii="Times New Roman" w:hAnsi="Times New Roman"/>
                <w:sz w:val="24"/>
                <w:szCs w:val="24"/>
              </w:rPr>
            </w:pPr>
            <w:r w:rsidRPr="00FA7AC7">
              <w:rPr>
                <w:rFonts w:ascii="Times New Roman" w:hAnsi="Times New Roman"/>
                <w:color w:val="191919"/>
                <w:sz w:val="20"/>
                <w:szCs w:val="20"/>
              </w:rPr>
              <w:t>Introduction to O</w:t>
            </w:r>
            <w:r w:rsidRPr="00FA7AC7">
              <w:rPr>
                <w:rFonts w:ascii="Times New Roman" w:hAnsi="Times New Roman"/>
                <w:color w:val="191919"/>
                <w:spacing w:val="-4"/>
                <w:sz w:val="20"/>
                <w:szCs w:val="20"/>
              </w:rPr>
              <w:t>r</w:t>
            </w:r>
            <w:r w:rsidRPr="00FA7AC7">
              <w:rPr>
                <w:rFonts w:ascii="Times New Roman" w:hAnsi="Times New Roman"/>
                <w:color w:val="191919"/>
                <w:sz w:val="20"/>
                <w:szCs w:val="20"/>
              </w:rPr>
              <w:t>ganizational Leadership</w:t>
            </w:r>
          </w:p>
        </w:tc>
      </w:tr>
      <w:tr w:rsidR="00F42301" w:rsidRPr="00FA7AC7" w:rsidTr="00B67EC4">
        <w:trPr>
          <w:trHeight w:hRule="exact" w:val="240"/>
        </w:trPr>
        <w:tc>
          <w:tcPr>
            <w:tcW w:w="661" w:type="dxa"/>
            <w:tcBorders>
              <w:top w:val="nil"/>
              <w:left w:val="nil"/>
              <w:bottom w:val="nil"/>
              <w:right w:val="nil"/>
            </w:tcBorders>
          </w:tcPr>
          <w:p w:rsidR="00F42301" w:rsidRPr="00FA7AC7" w:rsidRDefault="00F42301" w:rsidP="00B67EC4">
            <w:pPr>
              <w:widowControl w:val="0"/>
              <w:autoSpaceDE w:val="0"/>
              <w:autoSpaceDN w:val="0"/>
              <w:adjustRightInd w:val="0"/>
              <w:spacing w:after="0" w:line="217" w:lineRule="exact"/>
              <w:ind w:left="40"/>
              <w:rPr>
                <w:rFonts w:ascii="Times New Roman" w:hAnsi="Times New Roman"/>
                <w:sz w:val="24"/>
                <w:szCs w:val="24"/>
              </w:rPr>
            </w:pPr>
            <w:r w:rsidRPr="00FA7AC7">
              <w:rPr>
                <w:rFonts w:ascii="Times New Roman" w:hAnsi="Times New Roman"/>
                <w:color w:val="191919"/>
                <w:sz w:val="20"/>
                <w:szCs w:val="20"/>
              </w:rPr>
              <w:t>EDAS</w:t>
            </w:r>
          </w:p>
        </w:tc>
        <w:tc>
          <w:tcPr>
            <w:tcW w:w="659" w:type="dxa"/>
            <w:tcBorders>
              <w:top w:val="nil"/>
              <w:left w:val="nil"/>
              <w:bottom w:val="nil"/>
              <w:right w:val="nil"/>
            </w:tcBorders>
          </w:tcPr>
          <w:p w:rsidR="00F42301" w:rsidRPr="00FA7AC7" w:rsidRDefault="00F42301" w:rsidP="00B67EC4">
            <w:pPr>
              <w:widowControl w:val="0"/>
              <w:autoSpaceDE w:val="0"/>
              <w:autoSpaceDN w:val="0"/>
              <w:adjustRightInd w:val="0"/>
              <w:spacing w:after="0" w:line="217" w:lineRule="exact"/>
              <w:ind w:left="99"/>
              <w:rPr>
                <w:rFonts w:ascii="Times New Roman" w:hAnsi="Times New Roman"/>
                <w:sz w:val="24"/>
                <w:szCs w:val="24"/>
              </w:rPr>
            </w:pPr>
            <w:r w:rsidRPr="00FA7AC7">
              <w:rPr>
                <w:rFonts w:ascii="Times New Roman" w:hAnsi="Times New Roman"/>
                <w:color w:val="191919"/>
                <w:sz w:val="20"/>
                <w:szCs w:val="20"/>
              </w:rPr>
              <w:t>5515</w:t>
            </w:r>
          </w:p>
        </w:tc>
        <w:tc>
          <w:tcPr>
            <w:tcW w:w="4604" w:type="dxa"/>
            <w:tcBorders>
              <w:top w:val="nil"/>
              <w:left w:val="nil"/>
              <w:bottom w:val="nil"/>
              <w:right w:val="nil"/>
            </w:tcBorders>
          </w:tcPr>
          <w:p w:rsidR="00F42301" w:rsidRPr="00FA7AC7" w:rsidRDefault="00F42301" w:rsidP="00B67EC4">
            <w:pPr>
              <w:widowControl w:val="0"/>
              <w:autoSpaceDE w:val="0"/>
              <w:autoSpaceDN w:val="0"/>
              <w:adjustRightInd w:val="0"/>
              <w:spacing w:after="0" w:line="217" w:lineRule="exact"/>
              <w:ind w:left="160"/>
              <w:rPr>
                <w:rFonts w:ascii="Times New Roman" w:hAnsi="Times New Roman"/>
                <w:sz w:val="24"/>
                <w:szCs w:val="24"/>
              </w:rPr>
            </w:pPr>
            <w:r w:rsidRPr="00FA7AC7">
              <w:rPr>
                <w:rFonts w:ascii="Times New Roman" w:hAnsi="Times New Roman"/>
                <w:color w:val="191919"/>
                <w:sz w:val="20"/>
                <w:szCs w:val="20"/>
              </w:rPr>
              <w:t>Curriculum and Instruction for Educational Leadership</w:t>
            </w:r>
          </w:p>
        </w:tc>
      </w:tr>
      <w:tr w:rsidR="00F42301" w:rsidRPr="00FA7AC7" w:rsidTr="00B67EC4">
        <w:trPr>
          <w:trHeight w:hRule="exact" w:val="240"/>
        </w:trPr>
        <w:tc>
          <w:tcPr>
            <w:tcW w:w="661" w:type="dxa"/>
            <w:tcBorders>
              <w:top w:val="nil"/>
              <w:left w:val="nil"/>
              <w:bottom w:val="nil"/>
              <w:right w:val="nil"/>
            </w:tcBorders>
          </w:tcPr>
          <w:p w:rsidR="00F42301" w:rsidRPr="00FA7AC7" w:rsidRDefault="00F42301" w:rsidP="00B67EC4">
            <w:pPr>
              <w:widowControl w:val="0"/>
              <w:autoSpaceDE w:val="0"/>
              <w:autoSpaceDN w:val="0"/>
              <w:adjustRightInd w:val="0"/>
              <w:spacing w:after="0" w:line="217" w:lineRule="exact"/>
              <w:ind w:left="40"/>
              <w:rPr>
                <w:rFonts w:ascii="Times New Roman" w:hAnsi="Times New Roman"/>
                <w:sz w:val="24"/>
                <w:szCs w:val="24"/>
              </w:rPr>
            </w:pPr>
            <w:r w:rsidRPr="00FA7AC7">
              <w:rPr>
                <w:rFonts w:ascii="Times New Roman" w:hAnsi="Times New Roman"/>
                <w:color w:val="191919"/>
                <w:sz w:val="20"/>
                <w:szCs w:val="20"/>
              </w:rPr>
              <w:t>EDAS</w:t>
            </w:r>
          </w:p>
        </w:tc>
        <w:tc>
          <w:tcPr>
            <w:tcW w:w="659" w:type="dxa"/>
            <w:tcBorders>
              <w:top w:val="nil"/>
              <w:left w:val="nil"/>
              <w:bottom w:val="nil"/>
              <w:right w:val="nil"/>
            </w:tcBorders>
          </w:tcPr>
          <w:p w:rsidR="00F42301" w:rsidRPr="00FA7AC7" w:rsidRDefault="00F42301" w:rsidP="00B67EC4">
            <w:pPr>
              <w:widowControl w:val="0"/>
              <w:autoSpaceDE w:val="0"/>
              <w:autoSpaceDN w:val="0"/>
              <w:adjustRightInd w:val="0"/>
              <w:spacing w:after="0" w:line="217" w:lineRule="exact"/>
              <w:ind w:left="99"/>
              <w:rPr>
                <w:rFonts w:ascii="Times New Roman" w:hAnsi="Times New Roman"/>
                <w:sz w:val="24"/>
                <w:szCs w:val="24"/>
              </w:rPr>
            </w:pPr>
            <w:r w:rsidRPr="00FA7AC7">
              <w:rPr>
                <w:rFonts w:ascii="Times New Roman" w:hAnsi="Times New Roman"/>
                <w:color w:val="191919"/>
                <w:sz w:val="20"/>
                <w:szCs w:val="20"/>
              </w:rPr>
              <w:t>5533</w:t>
            </w:r>
          </w:p>
        </w:tc>
        <w:tc>
          <w:tcPr>
            <w:tcW w:w="4604" w:type="dxa"/>
            <w:tcBorders>
              <w:top w:val="nil"/>
              <w:left w:val="nil"/>
              <w:bottom w:val="nil"/>
              <w:right w:val="nil"/>
            </w:tcBorders>
          </w:tcPr>
          <w:p w:rsidR="00F42301" w:rsidRPr="00FA7AC7" w:rsidRDefault="00F42301" w:rsidP="00B67EC4">
            <w:pPr>
              <w:widowControl w:val="0"/>
              <w:autoSpaceDE w:val="0"/>
              <w:autoSpaceDN w:val="0"/>
              <w:adjustRightInd w:val="0"/>
              <w:spacing w:after="0" w:line="217" w:lineRule="exact"/>
              <w:ind w:left="160"/>
              <w:rPr>
                <w:rFonts w:ascii="Times New Roman" w:hAnsi="Times New Roman"/>
                <w:sz w:val="24"/>
                <w:szCs w:val="24"/>
              </w:rPr>
            </w:pPr>
            <w:r w:rsidRPr="00FA7AC7">
              <w:rPr>
                <w:rFonts w:ascii="Times New Roman" w:hAnsi="Times New Roman"/>
                <w:color w:val="191919"/>
                <w:sz w:val="20"/>
                <w:szCs w:val="20"/>
              </w:rPr>
              <w:t>Legal</w:t>
            </w:r>
            <w:r w:rsidRPr="00FA7AC7">
              <w:rPr>
                <w:rFonts w:ascii="Times New Roman" w:hAnsi="Times New Roman"/>
                <w:color w:val="191919"/>
                <w:spacing w:val="-11"/>
                <w:sz w:val="20"/>
                <w:szCs w:val="20"/>
              </w:rPr>
              <w:t xml:space="preserve"> </w:t>
            </w:r>
            <w:r w:rsidRPr="00FA7AC7">
              <w:rPr>
                <w:rFonts w:ascii="Times New Roman" w:hAnsi="Times New Roman"/>
                <w:color w:val="191919"/>
                <w:sz w:val="20"/>
                <w:szCs w:val="20"/>
              </w:rPr>
              <w:t>Aspects of Education</w:t>
            </w:r>
          </w:p>
        </w:tc>
      </w:tr>
      <w:tr w:rsidR="00F42301" w:rsidRPr="00FA7AC7" w:rsidTr="00B67EC4">
        <w:trPr>
          <w:trHeight w:hRule="exact" w:val="240"/>
        </w:trPr>
        <w:tc>
          <w:tcPr>
            <w:tcW w:w="661" w:type="dxa"/>
            <w:tcBorders>
              <w:top w:val="nil"/>
              <w:left w:val="nil"/>
              <w:bottom w:val="nil"/>
              <w:right w:val="nil"/>
            </w:tcBorders>
          </w:tcPr>
          <w:p w:rsidR="00F42301" w:rsidRPr="00FA7AC7" w:rsidRDefault="00F42301" w:rsidP="00B67EC4">
            <w:pPr>
              <w:widowControl w:val="0"/>
              <w:autoSpaceDE w:val="0"/>
              <w:autoSpaceDN w:val="0"/>
              <w:adjustRightInd w:val="0"/>
              <w:spacing w:after="0" w:line="217" w:lineRule="exact"/>
              <w:ind w:left="40"/>
              <w:rPr>
                <w:rFonts w:ascii="Times New Roman" w:hAnsi="Times New Roman"/>
                <w:sz w:val="24"/>
                <w:szCs w:val="24"/>
              </w:rPr>
            </w:pPr>
            <w:r w:rsidRPr="00FA7AC7">
              <w:rPr>
                <w:rFonts w:ascii="Times New Roman" w:hAnsi="Times New Roman"/>
                <w:color w:val="191919"/>
                <w:sz w:val="20"/>
                <w:szCs w:val="20"/>
              </w:rPr>
              <w:t>EDAS</w:t>
            </w:r>
          </w:p>
        </w:tc>
        <w:tc>
          <w:tcPr>
            <w:tcW w:w="659" w:type="dxa"/>
            <w:tcBorders>
              <w:top w:val="nil"/>
              <w:left w:val="nil"/>
              <w:bottom w:val="nil"/>
              <w:right w:val="nil"/>
            </w:tcBorders>
          </w:tcPr>
          <w:p w:rsidR="00F42301" w:rsidRPr="00FA7AC7" w:rsidRDefault="00F42301" w:rsidP="00B67EC4">
            <w:pPr>
              <w:widowControl w:val="0"/>
              <w:autoSpaceDE w:val="0"/>
              <w:autoSpaceDN w:val="0"/>
              <w:adjustRightInd w:val="0"/>
              <w:spacing w:after="0" w:line="217" w:lineRule="exact"/>
              <w:ind w:left="99"/>
              <w:rPr>
                <w:rFonts w:ascii="Times New Roman" w:hAnsi="Times New Roman"/>
                <w:sz w:val="24"/>
                <w:szCs w:val="24"/>
              </w:rPr>
            </w:pPr>
            <w:r w:rsidRPr="00FA7AC7">
              <w:rPr>
                <w:rFonts w:ascii="Times New Roman" w:hAnsi="Times New Roman"/>
                <w:color w:val="191919"/>
                <w:sz w:val="20"/>
                <w:szCs w:val="20"/>
              </w:rPr>
              <w:t>5541</w:t>
            </w:r>
          </w:p>
        </w:tc>
        <w:tc>
          <w:tcPr>
            <w:tcW w:w="4604" w:type="dxa"/>
            <w:tcBorders>
              <w:top w:val="nil"/>
              <w:left w:val="nil"/>
              <w:bottom w:val="nil"/>
              <w:right w:val="nil"/>
            </w:tcBorders>
          </w:tcPr>
          <w:p w:rsidR="00F42301" w:rsidRPr="00FA7AC7" w:rsidRDefault="00F42301" w:rsidP="00B67EC4">
            <w:pPr>
              <w:widowControl w:val="0"/>
              <w:autoSpaceDE w:val="0"/>
              <w:autoSpaceDN w:val="0"/>
              <w:adjustRightInd w:val="0"/>
              <w:spacing w:after="0" w:line="217" w:lineRule="exact"/>
              <w:ind w:left="160"/>
              <w:rPr>
                <w:rFonts w:ascii="Times New Roman" w:hAnsi="Times New Roman"/>
                <w:sz w:val="24"/>
                <w:szCs w:val="24"/>
              </w:rPr>
            </w:pPr>
            <w:r w:rsidRPr="00FA7AC7">
              <w:rPr>
                <w:rFonts w:ascii="Times New Roman" w:hAnsi="Times New Roman"/>
                <w:color w:val="191919"/>
                <w:sz w:val="20"/>
                <w:szCs w:val="20"/>
              </w:rPr>
              <w:t>Educational Supervision</w:t>
            </w:r>
          </w:p>
        </w:tc>
      </w:tr>
      <w:tr w:rsidR="00F42301" w:rsidRPr="00FA7AC7" w:rsidTr="00B67EC4">
        <w:trPr>
          <w:trHeight w:hRule="exact" w:val="240"/>
        </w:trPr>
        <w:tc>
          <w:tcPr>
            <w:tcW w:w="661" w:type="dxa"/>
            <w:tcBorders>
              <w:top w:val="nil"/>
              <w:left w:val="nil"/>
              <w:bottom w:val="nil"/>
              <w:right w:val="nil"/>
            </w:tcBorders>
          </w:tcPr>
          <w:p w:rsidR="00F42301" w:rsidRPr="00FA7AC7" w:rsidRDefault="00F42301" w:rsidP="00B67EC4">
            <w:pPr>
              <w:widowControl w:val="0"/>
              <w:autoSpaceDE w:val="0"/>
              <w:autoSpaceDN w:val="0"/>
              <w:adjustRightInd w:val="0"/>
              <w:spacing w:after="0" w:line="217" w:lineRule="exact"/>
              <w:ind w:left="40"/>
              <w:rPr>
                <w:rFonts w:ascii="Times New Roman" w:hAnsi="Times New Roman"/>
                <w:sz w:val="24"/>
                <w:szCs w:val="24"/>
              </w:rPr>
            </w:pPr>
            <w:r w:rsidRPr="00FA7AC7">
              <w:rPr>
                <w:rFonts w:ascii="Times New Roman" w:hAnsi="Times New Roman"/>
                <w:color w:val="191919"/>
                <w:sz w:val="20"/>
                <w:szCs w:val="20"/>
              </w:rPr>
              <w:t>EDAS</w:t>
            </w:r>
          </w:p>
        </w:tc>
        <w:tc>
          <w:tcPr>
            <w:tcW w:w="659" w:type="dxa"/>
            <w:tcBorders>
              <w:top w:val="nil"/>
              <w:left w:val="nil"/>
              <w:bottom w:val="nil"/>
              <w:right w:val="nil"/>
            </w:tcBorders>
          </w:tcPr>
          <w:p w:rsidR="00F42301" w:rsidRPr="00FA7AC7" w:rsidRDefault="00F42301" w:rsidP="00B67EC4">
            <w:pPr>
              <w:widowControl w:val="0"/>
              <w:autoSpaceDE w:val="0"/>
              <w:autoSpaceDN w:val="0"/>
              <w:adjustRightInd w:val="0"/>
              <w:spacing w:after="0" w:line="217" w:lineRule="exact"/>
              <w:ind w:left="99"/>
              <w:rPr>
                <w:rFonts w:ascii="Times New Roman" w:hAnsi="Times New Roman"/>
                <w:sz w:val="24"/>
                <w:szCs w:val="24"/>
              </w:rPr>
            </w:pPr>
            <w:r w:rsidRPr="00FA7AC7">
              <w:rPr>
                <w:rFonts w:ascii="Times New Roman" w:hAnsi="Times New Roman"/>
                <w:color w:val="191919"/>
                <w:sz w:val="20"/>
                <w:szCs w:val="20"/>
              </w:rPr>
              <w:t>5568</w:t>
            </w:r>
          </w:p>
        </w:tc>
        <w:tc>
          <w:tcPr>
            <w:tcW w:w="4604" w:type="dxa"/>
            <w:tcBorders>
              <w:top w:val="nil"/>
              <w:left w:val="nil"/>
              <w:bottom w:val="nil"/>
              <w:right w:val="nil"/>
            </w:tcBorders>
          </w:tcPr>
          <w:p w:rsidR="00F42301" w:rsidRPr="00FA7AC7" w:rsidRDefault="00F42301" w:rsidP="00B67EC4">
            <w:pPr>
              <w:widowControl w:val="0"/>
              <w:autoSpaceDE w:val="0"/>
              <w:autoSpaceDN w:val="0"/>
              <w:adjustRightInd w:val="0"/>
              <w:spacing w:after="0" w:line="217" w:lineRule="exact"/>
              <w:ind w:left="160"/>
              <w:rPr>
                <w:rFonts w:ascii="Times New Roman" w:hAnsi="Times New Roman"/>
                <w:sz w:val="24"/>
                <w:szCs w:val="24"/>
              </w:rPr>
            </w:pPr>
            <w:r w:rsidRPr="00FA7AC7">
              <w:rPr>
                <w:rFonts w:ascii="Times New Roman" w:hAnsi="Times New Roman"/>
                <w:color w:val="191919"/>
                <w:sz w:val="20"/>
                <w:szCs w:val="20"/>
              </w:rPr>
              <w:t>Field Experience in Educational</w:t>
            </w:r>
            <w:r w:rsidRPr="00FA7AC7">
              <w:rPr>
                <w:rFonts w:ascii="Times New Roman" w:hAnsi="Times New Roman"/>
                <w:color w:val="191919"/>
                <w:spacing w:val="-11"/>
                <w:sz w:val="20"/>
                <w:szCs w:val="20"/>
              </w:rPr>
              <w:t xml:space="preserve"> </w:t>
            </w:r>
            <w:r w:rsidRPr="00FA7AC7">
              <w:rPr>
                <w:rFonts w:ascii="Times New Roman" w:hAnsi="Times New Roman"/>
                <w:color w:val="191919"/>
                <w:sz w:val="20"/>
                <w:szCs w:val="20"/>
              </w:rPr>
              <w:t>Administration</w:t>
            </w:r>
          </w:p>
        </w:tc>
      </w:tr>
      <w:tr w:rsidR="00F42301" w:rsidRPr="00FA7AC7" w:rsidTr="00B67EC4">
        <w:trPr>
          <w:trHeight w:hRule="exact" w:val="240"/>
        </w:trPr>
        <w:tc>
          <w:tcPr>
            <w:tcW w:w="661" w:type="dxa"/>
            <w:tcBorders>
              <w:top w:val="nil"/>
              <w:left w:val="nil"/>
              <w:bottom w:val="nil"/>
              <w:right w:val="nil"/>
            </w:tcBorders>
          </w:tcPr>
          <w:p w:rsidR="00F42301" w:rsidRPr="00FA7AC7" w:rsidRDefault="00F42301" w:rsidP="00B67EC4">
            <w:pPr>
              <w:widowControl w:val="0"/>
              <w:autoSpaceDE w:val="0"/>
              <w:autoSpaceDN w:val="0"/>
              <w:adjustRightInd w:val="0"/>
              <w:spacing w:after="0" w:line="217" w:lineRule="exact"/>
              <w:ind w:left="40"/>
              <w:rPr>
                <w:rFonts w:ascii="Times New Roman" w:hAnsi="Times New Roman"/>
                <w:sz w:val="24"/>
                <w:szCs w:val="24"/>
              </w:rPr>
            </w:pPr>
            <w:r w:rsidRPr="00FA7AC7">
              <w:rPr>
                <w:rFonts w:ascii="Times New Roman" w:hAnsi="Times New Roman"/>
                <w:color w:val="191919"/>
                <w:sz w:val="20"/>
                <w:szCs w:val="20"/>
              </w:rPr>
              <w:t>EDAS</w:t>
            </w:r>
          </w:p>
        </w:tc>
        <w:tc>
          <w:tcPr>
            <w:tcW w:w="659" w:type="dxa"/>
            <w:tcBorders>
              <w:top w:val="nil"/>
              <w:left w:val="nil"/>
              <w:bottom w:val="nil"/>
              <w:right w:val="nil"/>
            </w:tcBorders>
          </w:tcPr>
          <w:p w:rsidR="00F42301" w:rsidRPr="00FA7AC7" w:rsidRDefault="00F42301" w:rsidP="00B67EC4">
            <w:pPr>
              <w:widowControl w:val="0"/>
              <w:autoSpaceDE w:val="0"/>
              <w:autoSpaceDN w:val="0"/>
              <w:adjustRightInd w:val="0"/>
              <w:spacing w:after="0" w:line="217" w:lineRule="exact"/>
              <w:ind w:left="99"/>
              <w:rPr>
                <w:rFonts w:ascii="Times New Roman" w:hAnsi="Times New Roman"/>
                <w:sz w:val="24"/>
                <w:szCs w:val="24"/>
              </w:rPr>
            </w:pPr>
            <w:r w:rsidRPr="00FA7AC7">
              <w:rPr>
                <w:rFonts w:ascii="Times New Roman" w:hAnsi="Times New Roman"/>
                <w:color w:val="191919"/>
                <w:sz w:val="20"/>
                <w:szCs w:val="20"/>
              </w:rPr>
              <w:t>5570</w:t>
            </w:r>
          </w:p>
        </w:tc>
        <w:tc>
          <w:tcPr>
            <w:tcW w:w="4604" w:type="dxa"/>
            <w:tcBorders>
              <w:top w:val="nil"/>
              <w:left w:val="nil"/>
              <w:bottom w:val="nil"/>
              <w:right w:val="nil"/>
            </w:tcBorders>
          </w:tcPr>
          <w:p w:rsidR="00F42301" w:rsidRPr="00FA7AC7" w:rsidRDefault="00F42301" w:rsidP="00B67EC4">
            <w:pPr>
              <w:widowControl w:val="0"/>
              <w:autoSpaceDE w:val="0"/>
              <w:autoSpaceDN w:val="0"/>
              <w:adjustRightInd w:val="0"/>
              <w:spacing w:after="0" w:line="217" w:lineRule="exact"/>
              <w:ind w:left="160"/>
              <w:rPr>
                <w:rFonts w:ascii="Times New Roman" w:hAnsi="Times New Roman"/>
                <w:sz w:val="24"/>
                <w:szCs w:val="24"/>
              </w:rPr>
            </w:pPr>
            <w:r w:rsidRPr="00FA7AC7">
              <w:rPr>
                <w:rFonts w:ascii="Times New Roman" w:hAnsi="Times New Roman"/>
                <w:color w:val="191919"/>
                <w:sz w:val="20"/>
                <w:szCs w:val="20"/>
              </w:rPr>
              <w:t>School Business Management</w:t>
            </w:r>
          </w:p>
        </w:tc>
      </w:tr>
      <w:tr w:rsidR="00F42301" w:rsidRPr="00FA7AC7" w:rsidTr="00B67EC4">
        <w:trPr>
          <w:trHeight w:hRule="exact" w:val="320"/>
        </w:trPr>
        <w:tc>
          <w:tcPr>
            <w:tcW w:w="661" w:type="dxa"/>
            <w:tcBorders>
              <w:top w:val="nil"/>
              <w:left w:val="nil"/>
              <w:bottom w:val="nil"/>
              <w:right w:val="nil"/>
            </w:tcBorders>
          </w:tcPr>
          <w:p w:rsidR="00F42301" w:rsidRPr="00FA7AC7" w:rsidRDefault="00F42301" w:rsidP="00B67EC4">
            <w:pPr>
              <w:widowControl w:val="0"/>
              <w:autoSpaceDE w:val="0"/>
              <w:autoSpaceDN w:val="0"/>
              <w:adjustRightInd w:val="0"/>
              <w:spacing w:after="0" w:line="217" w:lineRule="exact"/>
              <w:ind w:left="40"/>
              <w:rPr>
                <w:rFonts w:ascii="Times New Roman" w:hAnsi="Times New Roman"/>
                <w:sz w:val="24"/>
                <w:szCs w:val="24"/>
              </w:rPr>
            </w:pPr>
            <w:r w:rsidRPr="00FA7AC7">
              <w:rPr>
                <w:rFonts w:ascii="Times New Roman" w:hAnsi="Times New Roman"/>
                <w:color w:val="191919"/>
                <w:sz w:val="20"/>
                <w:szCs w:val="20"/>
              </w:rPr>
              <w:t>EDAS</w:t>
            </w:r>
          </w:p>
        </w:tc>
        <w:tc>
          <w:tcPr>
            <w:tcW w:w="659" w:type="dxa"/>
            <w:tcBorders>
              <w:top w:val="nil"/>
              <w:left w:val="nil"/>
              <w:bottom w:val="nil"/>
              <w:right w:val="nil"/>
            </w:tcBorders>
          </w:tcPr>
          <w:p w:rsidR="00F42301" w:rsidRPr="00FA7AC7" w:rsidRDefault="00F42301" w:rsidP="00B67EC4">
            <w:pPr>
              <w:widowControl w:val="0"/>
              <w:autoSpaceDE w:val="0"/>
              <w:autoSpaceDN w:val="0"/>
              <w:adjustRightInd w:val="0"/>
              <w:spacing w:after="0" w:line="217" w:lineRule="exact"/>
              <w:ind w:left="99"/>
              <w:rPr>
                <w:rFonts w:ascii="Times New Roman" w:hAnsi="Times New Roman"/>
                <w:sz w:val="24"/>
                <w:szCs w:val="24"/>
              </w:rPr>
            </w:pPr>
            <w:r w:rsidRPr="00FA7AC7">
              <w:rPr>
                <w:rFonts w:ascii="Times New Roman" w:hAnsi="Times New Roman"/>
                <w:color w:val="191919"/>
                <w:sz w:val="20"/>
                <w:szCs w:val="20"/>
              </w:rPr>
              <w:t>5573</w:t>
            </w:r>
          </w:p>
        </w:tc>
        <w:tc>
          <w:tcPr>
            <w:tcW w:w="4604" w:type="dxa"/>
            <w:tcBorders>
              <w:top w:val="nil"/>
              <w:left w:val="nil"/>
              <w:bottom w:val="nil"/>
              <w:right w:val="nil"/>
            </w:tcBorders>
          </w:tcPr>
          <w:p w:rsidR="00F42301" w:rsidRPr="00FA7AC7" w:rsidRDefault="00F42301" w:rsidP="00B67EC4">
            <w:pPr>
              <w:widowControl w:val="0"/>
              <w:autoSpaceDE w:val="0"/>
              <w:autoSpaceDN w:val="0"/>
              <w:adjustRightInd w:val="0"/>
              <w:spacing w:after="0" w:line="217" w:lineRule="exact"/>
              <w:ind w:left="160"/>
              <w:rPr>
                <w:rFonts w:ascii="Times New Roman" w:hAnsi="Times New Roman"/>
                <w:sz w:val="24"/>
                <w:szCs w:val="24"/>
              </w:rPr>
            </w:pPr>
            <w:r w:rsidRPr="00FA7AC7">
              <w:rPr>
                <w:rFonts w:ascii="Times New Roman" w:hAnsi="Times New Roman"/>
                <w:color w:val="191919"/>
                <w:sz w:val="20"/>
                <w:szCs w:val="20"/>
              </w:rPr>
              <w:t>School Personnel</w:t>
            </w:r>
            <w:r w:rsidRPr="00FA7AC7">
              <w:rPr>
                <w:rFonts w:ascii="Times New Roman" w:hAnsi="Times New Roman"/>
                <w:color w:val="191919"/>
                <w:spacing w:val="-11"/>
                <w:sz w:val="20"/>
                <w:szCs w:val="20"/>
              </w:rPr>
              <w:t xml:space="preserve"> </w:t>
            </w:r>
            <w:r w:rsidRPr="00FA7AC7">
              <w:rPr>
                <w:rFonts w:ascii="Times New Roman" w:hAnsi="Times New Roman"/>
                <w:color w:val="191919"/>
                <w:sz w:val="20"/>
                <w:szCs w:val="20"/>
              </w:rPr>
              <w:t>Administration</w:t>
            </w:r>
          </w:p>
        </w:tc>
      </w:tr>
    </w:tbl>
    <w:p w:rsidR="00F42301" w:rsidRDefault="00F42301" w:rsidP="00721764">
      <w:pPr>
        <w:widowControl w:val="0"/>
        <w:autoSpaceDE w:val="0"/>
        <w:autoSpaceDN w:val="0"/>
        <w:adjustRightInd w:val="0"/>
        <w:spacing w:before="6" w:after="0" w:line="110" w:lineRule="exact"/>
        <w:rPr>
          <w:rFonts w:ascii="Times New Roman" w:hAnsi="Times New Roman"/>
          <w:sz w:val="11"/>
          <w:szCs w:val="11"/>
        </w:rPr>
      </w:pPr>
    </w:p>
    <w:p w:rsidR="00F42301" w:rsidRDefault="00F42301" w:rsidP="00721764">
      <w:pPr>
        <w:widowControl w:val="0"/>
        <w:tabs>
          <w:tab w:val="left" w:pos="9140"/>
        </w:tabs>
        <w:autoSpaceDE w:val="0"/>
        <w:autoSpaceDN w:val="0"/>
        <w:adjustRightInd w:val="0"/>
        <w:spacing w:before="20" w:after="0"/>
        <w:ind w:left="1944"/>
        <w:rPr>
          <w:rFonts w:ascii="Times New Roman" w:hAnsi="Times New Roman"/>
          <w:color w:val="000000"/>
          <w:sz w:val="24"/>
          <w:szCs w:val="24"/>
        </w:rPr>
      </w:pPr>
      <w:r>
        <w:rPr>
          <w:rFonts w:ascii="Times New Roman" w:hAnsi="Times New Roman"/>
          <w:b/>
          <w:bCs/>
          <w:color w:val="191919"/>
          <w:sz w:val="24"/>
          <w:szCs w:val="24"/>
        </w:rPr>
        <w:t>A</w:t>
      </w:r>
      <w:r>
        <w:rPr>
          <w:rFonts w:ascii="Times New Roman" w:hAnsi="Times New Roman"/>
          <w:b/>
          <w:bCs/>
          <w:color w:val="191919"/>
          <w:spacing w:val="-4"/>
          <w:sz w:val="24"/>
          <w:szCs w:val="24"/>
        </w:rPr>
        <w:t>r</w:t>
      </w:r>
      <w:r>
        <w:rPr>
          <w:rFonts w:ascii="Times New Roman" w:hAnsi="Times New Roman"/>
          <w:b/>
          <w:bCs/>
          <w:color w:val="191919"/>
          <w:sz w:val="24"/>
          <w:szCs w:val="24"/>
        </w:rPr>
        <w:t>ea D:  Resea</w:t>
      </w:r>
      <w:r>
        <w:rPr>
          <w:rFonts w:ascii="Times New Roman" w:hAnsi="Times New Roman"/>
          <w:b/>
          <w:bCs/>
          <w:color w:val="191919"/>
          <w:spacing w:val="-4"/>
          <w:sz w:val="24"/>
          <w:szCs w:val="24"/>
        </w:rPr>
        <w:t>r</w:t>
      </w:r>
      <w:r>
        <w:rPr>
          <w:rFonts w:ascii="Times New Roman" w:hAnsi="Times New Roman"/>
          <w:b/>
          <w:bCs/>
          <w:color w:val="191919"/>
          <w:sz w:val="24"/>
          <w:szCs w:val="24"/>
        </w:rPr>
        <w:t>ch</w:t>
      </w:r>
      <w:r>
        <w:rPr>
          <w:rFonts w:ascii="Times New Roman" w:hAnsi="Times New Roman"/>
          <w:b/>
          <w:bCs/>
          <w:color w:val="191919"/>
          <w:sz w:val="24"/>
          <w:szCs w:val="24"/>
        </w:rPr>
        <w:tab/>
        <w:t>6 hrs.</w:t>
      </w:r>
    </w:p>
    <w:p w:rsidR="00F42301" w:rsidRDefault="00F42301" w:rsidP="00721764">
      <w:pPr>
        <w:widowControl w:val="0"/>
        <w:tabs>
          <w:tab w:val="left" w:pos="4100"/>
        </w:tabs>
        <w:autoSpaceDE w:val="0"/>
        <w:autoSpaceDN w:val="0"/>
        <w:adjustRightInd w:val="0"/>
        <w:spacing w:before="25" w:after="0"/>
        <w:ind w:left="2664"/>
        <w:rPr>
          <w:rFonts w:ascii="Times New Roman" w:hAnsi="Times New Roman"/>
          <w:color w:val="000000"/>
          <w:sz w:val="20"/>
          <w:szCs w:val="20"/>
        </w:rPr>
      </w:pPr>
      <w:r>
        <w:rPr>
          <w:rFonts w:ascii="Times New Roman" w:hAnsi="Times New Roman"/>
          <w:color w:val="191919"/>
          <w:sz w:val="20"/>
          <w:szCs w:val="20"/>
        </w:rPr>
        <w:t xml:space="preserve">EDUC  </w:t>
      </w:r>
      <w:r>
        <w:rPr>
          <w:rFonts w:ascii="Times New Roman" w:hAnsi="Times New Roman"/>
          <w:color w:val="191919"/>
          <w:spacing w:val="26"/>
          <w:sz w:val="20"/>
          <w:szCs w:val="20"/>
        </w:rPr>
        <w:t xml:space="preserve"> </w:t>
      </w:r>
      <w:r>
        <w:rPr>
          <w:rFonts w:ascii="Times New Roman" w:hAnsi="Times New Roman"/>
          <w:color w:val="191919"/>
          <w:sz w:val="20"/>
          <w:szCs w:val="20"/>
        </w:rPr>
        <w:t>5500</w:t>
      </w:r>
      <w:del w:id="95" w:author=" " w:date="2011-04-06T10:37:00Z">
        <w:r w:rsidDel="008367A1">
          <w:rPr>
            <w:rFonts w:ascii="Times New Roman" w:hAnsi="Times New Roman"/>
            <w:color w:val="191919"/>
            <w:sz w:val="20"/>
            <w:szCs w:val="20"/>
          </w:rPr>
          <w:delText>*</w:delText>
        </w:r>
      </w:del>
      <w:r>
        <w:rPr>
          <w:rFonts w:ascii="Times New Roman" w:hAnsi="Times New Roman"/>
          <w:color w:val="191919"/>
          <w:sz w:val="20"/>
          <w:szCs w:val="20"/>
        </w:rPr>
        <w:tab/>
        <w:t>Educational Statistics</w:t>
      </w:r>
    </w:p>
    <w:p w:rsidR="00F42301" w:rsidRDefault="00F42301" w:rsidP="00721764">
      <w:pPr>
        <w:widowControl w:val="0"/>
        <w:tabs>
          <w:tab w:val="left" w:pos="4100"/>
        </w:tabs>
        <w:autoSpaceDE w:val="0"/>
        <w:autoSpaceDN w:val="0"/>
        <w:adjustRightInd w:val="0"/>
        <w:spacing w:before="10" w:after="0"/>
        <w:ind w:left="2664"/>
        <w:rPr>
          <w:ins w:id="96" w:author=" " w:date="2011-04-06T10:37:00Z"/>
          <w:rFonts w:ascii="Times New Roman" w:hAnsi="Times New Roman"/>
          <w:color w:val="191919"/>
          <w:sz w:val="20"/>
          <w:szCs w:val="20"/>
        </w:rPr>
      </w:pPr>
      <w:r>
        <w:rPr>
          <w:rFonts w:ascii="Times New Roman" w:hAnsi="Times New Roman"/>
          <w:color w:val="191919"/>
          <w:sz w:val="20"/>
          <w:szCs w:val="20"/>
        </w:rPr>
        <w:t xml:space="preserve">EDUC  </w:t>
      </w:r>
      <w:r>
        <w:rPr>
          <w:rFonts w:ascii="Times New Roman" w:hAnsi="Times New Roman"/>
          <w:color w:val="191919"/>
          <w:spacing w:val="26"/>
          <w:sz w:val="20"/>
          <w:szCs w:val="20"/>
        </w:rPr>
        <w:t xml:space="preserve"> </w:t>
      </w:r>
      <w:r>
        <w:rPr>
          <w:rFonts w:ascii="Times New Roman" w:hAnsi="Times New Roman"/>
          <w:color w:val="191919"/>
          <w:sz w:val="20"/>
          <w:szCs w:val="20"/>
        </w:rPr>
        <w:t>5501</w:t>
      </w:r>
      <w:r>
        <w:rPr>
          <w:rFonts w:ascii="Times New Roman" w:hAnsi="Times New Roman"/>
          <w:color w:val="191919"/>
          <w:sz w:val="20"/>
          <w:szCs w:val="20"/>
        </w:rPr>
        <w:tab/>
        <w:t>Educational Research</w:t>
      </w:r>
    </w:p>
    <w:p w:rsidR="00F42301" w:rsidRDefault="00F42301" w:rsidP="00721764">
      <w:pPr>
        <w:widowControl w:val="0"/>
        <w:tabs>
          <w:tab w:val="left" w:pos="4100"/>
        </w:tabs>
        <w:autoSpaceDE w:val="0"/>
        <w:autoSpaceDN w:val="0"/>
        <w:adjustRightInd w:val="0"/>
        <w:spacing w:before="10" w:after="0"/>
        <w:ind w:left="2664"/>
        <w:rPr>
          <w:rFonts w:ascii="Times New Roman" w:hAnsi="Times New Roman"/>
          <w:color w:val="000000"/>
          <w:sz w:val="20"/>
          <w:szCs w:val="20"/>
        </w:rPr>
      </w:pPr>
      <w:ins w:id="97" w:author=" " w:date="2011-04-06T10:37:00Z">
        <w:r>
          <w:rPr>
            <w:rFonts w:ascii="Times New Roman" w:hAnsi="Times New Roman"/>
            <w:color w:val="191919"/>
            <w:sz w:val="20"/>
            <w:szCs w:val="20"/>
          </w:rPr>
          <w:t>EDUC    5XXX   Action Research in Education</w:t>
        </w:r>
      </w:ins>
    </w:p>
    <w:p w:rsidR="00F42301" w:rsidRDefault="00F42301" w:rsidP="00721764">
      <w:pPr>
        <w:widowControl w:val="0"/>
        <w:autoSpaceDE w:val="0"/>
        <w:autoSpaceDN w:val="0"/>
        <w:adjustRightInd w:val="0"/>
        <w:spacing w:before="17" w:after="0" w:line="220" w:lineRule="exact"/>
        <w:rPr>
          <w:rFonts w:ascii="Times New Roman" w:hAnsi="Times New Roman"/>
          <w:color w:val="000000"/>
        </w:rPr>
      </w:pPr>
    </w:p>
    <w:p w:rsidR="00F42301" w:rsidRDefault="00F42301" w:rsidP="00721764">
      <w:pPr>
        <w:widowControl w:val="0"/>
        <w:tabs>
          <w:tab w:val="left" w:pos="9140"/>
        </w:tabs>
        <w:autoSpaceDE w:val="0"/>
        <w:autoSpaceDN w:val="0"/>
        <w:adjustRightInd w:val="0"/>
        <w:spacing w:after="0"/>
        <w:ind w:left="1944"/>
        <w:rPr>
          <w:rFonts w:ascii="Times New Roman" w:hAnsi="Times New Roman"/>
          <w:color w:val="000000"/>
          <w:sz w:val="24"/>
          <w:szCs w:val="24"/>
        </w:rPr>
      </w:pPr>
      <w:r>
        <w:rPr>
          <w:rFonts w:ascii="Times New Roman" w:hAnsi="Times New Roman"/>
          <w:b/>
          <w:bCs/>
          <w:color w:val="191919"/>
          <w:sz w:val="24"/>
          <w:szCs w:val="24"/>
        </w:rPr>
        <w:t>A</w:t>
      </w:r>
      <w:r>
        <w:rPr>
          <w:rFonts w:ascii="Times New Roman" w:hAnsi="Times New Roman"/>
          <w:b/>
          <w:bCs/>
          <w:color w:val="191919"/>
          <w:spacing w:val="-4"/>
          <w:sz w:val="24"/>
          <w:szCs w:val="24"/>
        </w:rPr>
        <w:t>r</w:t>
      </w:r>
      <w:r>
        <w:rPr>
          <w:rFonts w:ascii="Times New Roman" w:hAnsi="Times New Roman"/>
          <w:b/>
          <w:bCs/>
          <w:color w:val="191919"/>
          <w:sz w:val="24"/>
          <w:szCs w:val="24"/>
        </w:rPr>
        <w:t>ea E:  Guided Elective</w:t>
      </w:r>
      <w:r>
        <w:rPr>
          <w:rFonts w:ascii="Times New Roman" w:hAnsi="Times New Roman"/>
          <w:b/>
          <w:bCs/>
          <w:color w:val="191919"/>
          <w:sz w:val="24"/>
          <w:szCs w:val="24"/>
        </w:rPr>
        <w:tab/>
        <w:t>3 hrs.</w:t>
      </w:r>
    </w:p>
    <w:p w:rsidR="00F42301" w:rsidRDefault="00F42301" w:rsidP="00721764">
      <w:pPr>
        <w:widowControl w:val="0"/>
        <w:tabs>
          <w:tab w:val="left" w:pos="4100"/>
        </w:tabs>
        <w:autoSpaceDE w:val="0"/>
        <w:autoSpaceDN w:val="0"/>
        <w:adjustRightInd w:val="0"/>
        <w:spacing w:before="25" w:after="0"/>
        <w:ind w:left="2664"/>
        <w:rPr>
          <w:rFonts w:ascii="Times New Roman" w:hAnsi="Times New Roman"/>
          <w:color w:val="000000"/>
          <w:sz w:val="20"/>
          <w:szCs w:val="20"/>
        </w:rPr>
      </w:pPr>
      <w:r>
        <w:rPr>
          <w:rFonts w:ascii="Times New Roman" w:hAnsi="Times New Roman"/>
          <w:color w:val="191919"/>
          <w:sz w:val="20"/>
          <w:szCs w:val="20"/>
        </w:rPr>
        <w:t xml:space="preserve">EDUC  </w:t>
      </w:r>
      <w:r>
        <w:rPr>
          <w:rFonts w:ascii="Times New Roman" w:hAnsi="Times New Roman"/>
          <w:color w:val="191919"/>
          <w:spacing w:val="26"/>
          <w:sz w:val="20"/>
          <w:szCs w:val="20"/>
        </w:rPr>
        <w:t xml:space="preserve"> </w:t>
      </w:r>
      <w:r>
        <w:rPr>
          <w:rFonts w:ascii="Times New Roman" w:hAnsi="Times New Roman"/>
          <w:color w:val="191919"/>
          <w:sz w:val="20"/>
          <w:szCs w:val="20"/>
        </w:rPr>
        <w:t>5509</w:t>
      </w:r>
      <w:r>
        <w:rPr>
          <w:rFonts w:ascii="Times New Roman" w:hAnsi="Times New Roman"/>
          <w:color w:val="191919"/>
          <w:sz w:val="20"/>
          <w:szCs w:val="20"/>
        </w:rPr>
        <w:tab/>
        <w:t>Philosophy of Education</w:t>
      </w:r>
    </w:p>
    <w:p w:rsidR="00F42301" w:rsidRDefault="00F42301" w:rsidP="00721764">
      <w:pPr>
        <w:widowControl w:val="0"/>
        <w:tabs>
          <w:tab w:val="left" w:pos="3380"/>
          <w:tab w:val="left" w:pos="4100"/>
        </w:tabs>
        <w:autoSpaceDE w:val="0"/>
        <w:autoSpaceDN w:val="0"/>
        <w:adjustRightInd w:val="0"/>
        <w:spacing w:before="10" w:after="0"/>
        <w:ind w:left="2664"/>
        <w:rPr>
          <w:rFonts w:ascii="Times New Roman" w:hAnsi="Times New Roman"/>
          <w:color w:val="000000"/>
          <w:sz w:val="20"/>
          <w:szCs w:val="20"/>
        </w:rPr>
      </w:pPr>
      <w:r>
        <w:rPr>
          <w:rFonts w:ascii="Times New Roman" w:hAnsi="Times New Roman"/>
          <w:color w:val="191919"/>
          <w:sz w:val="20"/>
          <w:szCs w:val="20"/>
        </w:rPr>
        <w:t>SPED</w:t>
      </w:r>
      <w:r>
        <w:rPr>
          <w:rFonts w:ascii="Times New Roman" w:hAnsi="Times New Roman"/>
          <w:color w:val="191919"/>
          <w:sz w:val="20"/>
          <w:szCs w:val="20"/>
        </w:rPr>
        <w:tab/>
        <w:t>5547</w:t>
      </w:r>
      <w:r>
        <w:rPr>
          <w:rFonts w:ascii="Times New Roman" w:hAnsi="Times New Roman"/>
          <w:color w:val="191919"/>
          <w:sz w:val="20"/>
          <w:szCs w:val="20"/>
        </w:rPr>
        <w:tab/>
        <w:t>Behavioral Management of Exceptional Children</w:t>
      </w:r>
    </w:p>
    <w:p w:rsidR="00F42301" w:rsidDel="008367A1" w:rsidRDefault="00F42301" w:rsidP="00721764">
      <w:pPr>
        <w:widowControl w:val="0"/>
        <w:autoSpaceDE w:val="0"/>
        <w:autoSpaceDN w:val="0"/>
        <w:adjustRightInd w:val="0"/>
        <w:spacing w:before="10" w:after="0"/>
        <w:ind w:left="2664"/>
        <w:rPr>
          <w:del w:id="98" w:author=" " w:date="2011-04-06T10:38:00Z"/>
          <w:rFonts w:ascii="Times New Roman" w:hAnsi="Times New Roman"/>
          <w:color w:val="000000"/>
          <w:sz w:val="20"/>
          <w:szCs w:val="20"/>
        </w:rPr>
      </w:pPr>
      <w:del w:id="99" w:author=" " w:date="2011-04-06T10:38:00Z">
        <w:r w:rsidDel="008367A1">
          <w:rPr>
            <w:rFonts w:ascii="Times New Roman" w:hAnsi="Times New Roman"/>
            <w:b/>
            <w:bCs/>
            <w:color w:val="191919"/>
            <w:sz w:val="20"/>
            <w:szCs w:val="20"/>
          </w:rPr>
          <w:delText>*P</w:delText>
        </w:r>
        <w:r w:rsidDel="008367A1">
          <w:rPr>
            <w:rFonts w:ascii="Times New Roman" w:hAnsi="Times New Roman"/>
            <w:b/>
            <w:bCs/>
            <w:color w:val="191919"/>
            <w:spacing w:val="-4"/>
            <w:sz w:val="20"/>
            <w:szCs w:val="20"/>
          </w:rPr>
          <w:delText>r</w:delText>
        </w:r>
        <w:r w:rsidDel="008367A1">
          <w:rPr>
            <w:rFonts w:ascii="Times New Roman" w:hAnsi="Times New Roman"/>
            <w:b/>
            <w:bCs/>
            <w:color w:val="191919"/>
            <w:sz w:val="20"/>
            <w:szCs w:val="20"/>
          </w:rPr>
          <w:delText>e</w:delText>
        </w:r>
        <w:r w:rsidDel="008367A1">
          <w:rPr>
            <w:rFonts w:ascii="Times New Roman" w:hAnsi="Times New Roman"/>
            <w:b/>
            <w:bCs/>
            <w:color w:val="191919"/>
            <w:spacing w:val="-4"/>
            <w:sz w:val="20"/>
            <w:szCs w:val="20"/>
          </w:rPr>
          <w:delText>r</w:delText>
        </w:r>
        <w:r w:rsidDel="008367A1">
          <w:rPr>
            <w:rFonts w:ascii="Times New Roman" w:hAnsi="Times New Roman"/>
            <w:b/>
            <w:bCs/>
            <w:color w:val="191919"/>
            <w:sz w:val="20"/>
            <w:szCs w:val="20"/>
          </w:rPr>
          <w:delText>equisite for</w:delText>
        </w:r>
        <w:r w:rsidDel="008367A1">
          <w:rPr>
            <w:rFonts w:ascii="Times New Roman" w:hAnsi="Times New Roman"/>
            <w:b/>
            <w:bCs/>
            <w:color w:val="191919"/>
            <w:spacing w:val="-4"/>
            <w:sz w:val="20"/>
            <w:szCs w:val="20"/>
          </w:rPr>
          <w:delText xml:space="preserve"> </w:delText>
        </w:r>
        <w:r w:rsidDel="008367A1">
          <w:rPr>
            <w:rFonts w:ascii="Times New Roman" w:hAnsi="Times New Roman"/>
            <w:b/>
            <w:bCs/>
            <w:color w:val="191919"/>
            <w:sz w:val="20"/>
            <w:szCs w:val="20"/>
          </w:rPr>
          <w:delText>EDUC 5501</w:delText>
        </w:r>
      </w:del>
    </w:p>
    <w:p w:rsidR="00F42301" w:rsidRDefault="00F42301" w:rsidP="00721764">
      <w:pPr>
        <w:widowControl w:val="0"/>
        <w:autoSpaceDE w:val="0"/>
        <w:autoSpaceDN w:val="0"/>
        <w:adjustRightInd w:val="0"/>
        <w:spacing w:before="7" w:after="0" w:line="150" w:lineRule="exact"/>
        <w:rPr>
          <w:rFonts w:ascii="Times New Roman" w:hAnsi="Times New Roman"/>
          <w:color w:val="000000"/>
          <w:sz w:val="15"/>
          <w:szCs w:val="15"/>
        </w:rPr>
      </w:pPr>
    </w:p>
    <w:p w:rsidR="00F42301" w:rsidRDefault="00F42301" w:rsidP="00721764">
      <w:pPr>
        <w:widowControl w:val="0"/>
        <w:autoSpaceDE w:val="0"/>
        <w:autoSpaceDN w:val="0"/>
        <w:adjustRightInd w:val="0"/>
        <w:spacing w:after="0"/>
        <w:ind w:left="1944"/>
        <w:rPr>
          <w:rFonts w:ascii="Impact" w:hAnsi="Impact" w:cs="Impact"/>
          <w:color w:val="000000"/>
          <w:sz w:val="31"/>
          <w:szCs w:val="31"/>
        </w:rPr>
      </w:pPr>
      <w:r>
        <w:rPr>
          <w:rFonts w:ascii="Impact" w:hAnsi="Impact" w:cs="Impact"/>
          <w:color w:val="757575"/>
          <w:sz w:val="31"/>
          <w:szCs w:val="31"/>
        </w:rPr>
        <w:t>COURSE DESCRIPTIONS</w:t>
      </w:r>
    </w:p>
    <w:p w:rsidR="00F42301" w:rsidRDefault="00F42301" w:rsidP="00721764">
      <w:pPr>
        <w:widowControl w:val="0"/>
        <w:autoSpaceDE w:val="0"/>
        <w:autoSpaceDN w:val="0"/>
        <w:adjustRightInd w:val="0"/>
        <w:spacing w:before="13" w:after="0" w:line="200" w:lineRule="exact"/>
        <w:rPr>
          <w:rFonts w:ascii="Impact" w:hAnsi="Impact" w:cs="Impact"/>
          <w:color w:val="000000"/>
          <w:sz w:val="20"/>
          <w:szCs w:val="20"/>
        </w:rPr>
      </w:pPr>
    </w:p>
    <w:p w:rsidR="00F42301" w:rsidRDefault="00F42301" w:rsidP="00721764">
      <w:pPr>
        <w:widowControl w:val="0"/>
        <w:autoSpaceDE w:val="0"/>
        <w:autoSpaceDN w:val="0"/>
        <w:adjustRightInd w:val="0"/>
        <w:spacing w:after="0"/>
        <w:ind w:left="1944"/>
        <w:rPr>
          <w:rFonts w:ascii="Times New Roman" w:hAnsi="Times New Roman"/>
          <w:color w:val="000000"/>
          <w:sz w:val="20"/>
          <w:szCs w:val="20"/>
        </w:rPr>
      </w:pPr>
      <w:r w:rsidRPr="003F2CF3">
        <w:rPr>
          <w:rFonts w:ascii="Calibri" w:hAnsi="Calibri"/>
          <w:noProof/>
          <w:lang w:eastAsia="en-US"/>
        </w:rPr>
        <w:pict>
          <v:shape id="_x0000_s3703" type="#_x0000_t202" style="position:absolute;left:0;text-align:left;margin-left:17.75pt;margin-top:-167.65pt;width:1in;height:184.35pt;z-index:-251570176;mso-position-horizontal-relative:page" o:allowincell="f" filled="f" stroked="f">
            <v:textbox style="layout-flow:vertical;mso-layout-flow-alt:bottom-to-top" inset="0,0,0,0">
              <w:txbxContent>
                <w:p w:rsidR="00F42301" w:rsidRDefault="00F42301" w:rsidP="00721764">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E</w:t>
                  </w:r>
                  <w:r>
                    <w:rPr>
                      <w:rFonts w:ascii="Impact" w:hAnsi="Impact" w:cs="Impact"/>
                      <w:color w:val="A3A3A3"/>
                      <w:spacing w:val="-115"/>
                      <w:position w:val="1"/>
                      <w:sz w:val="105"/>
                      <w:szCs w:val="105"/>
                    </w:rPr>
                    <w:t xml:space="preserve"> </w:t>
                  </w:r>
                </w:p>
              </w:txbxContent>
            </v:textbox>
            <w10:wrap anchorx="page"/>
          </v:shape>
        </w:pict>
      </w:r>
      <w:r>
        <w:rPr>
          <w:rFonts w:ascii="Times New Roman" w:hAnsi="Times New Roman"/>
          <w:b/>
          <w:bCs/>
          <w:color w:val="191919"/>
          <w:sz w:val="20"/>
          <w:szCs w:val="20"/>
        </w:rPr>
        <w:t>EDAS 5501- Int</w:t>
      </w:r>
      <w:r>
        <w:rPr>
          <w:rFonts w:ascii="Times New Roman" w:hAnsi="Times New Roman"/>
          <w:b/>
          <w:bCs/>
          <w:color w:val="191919"/>
          <w:spacing w:val="-4"/>
          <w:sz w:val="20"/>
          <w:szCs w:val="20"/>
        </w:rPr>
        <w:t>r</w:t>
      </w:r>
      <w:r>
        <w:rPr>
          <w:rFonts w:ascii="Times New Roman" w:hAnsi="Times New Roman"/>
          <w:b/>
          <w:bCs/>
          <w:color w:val="191919"/>
          <w:sz w:val="20"/>
          <w:szCs w:val="20"/>
        </w:rPr>
        <w:t>oduction to Organizational Leadership</w:t>
      </w:r>
      <w:r>
        <w:rPr>
          <w:rFonts w:ascii="Times New Roman" w:hAnsi="Times New Roman"/>
          <w:b/>
          <w:bCs/>
          <w:color w:val="191919"/>
          <w:spacing w:val="-10"/>
          <w:sz w:val="20"/>
          <w:szCs w:val="20"/>
        </w:rPr>
        <w:t xml:space="preserve"> </w:t>
      </w:r>
      <w:r>
        <w:rPr>
          <w:rFonts w:ascii="Times New Roman" w:hAnsi="Times New Roman"/>
          <w:b/>
          <w:bCs/>
          <w:color w:val="191919"/>
          <w:sz w:val="20"/>
          <w:szCs w:val="20"/>
        </w:rPr>
        <w:t>...................................................3(3-0)</w:t>
      </w:r>
    </w:p>
    <w:p w:rsidR="00F42301" w:rsidRDefault="00F42301" w:rsidP="00721764">
      <w:pPr>
        <w:widowControl w:val="0"/>
        <w:autoSpaceDE w:val="0"/>
        <w:autoSpaceDN w:val="0"/>
        <w:adjustRightInd w:val="0"/>
        <w:spacing w:before="10" w:after="0"/>
        <w:ind w:left="2304"/>
        <w:rPr>
          <w:rFonts w:ascii="Times New Roman" w:hAnsi="Times New Roman"/>
          <w:color w:val="000000"/>
          <w:sz w:val="20"/>
          <w:szCs w:val="20"/>
        </w:rPr>
      </w:pPr>
      <w:r>
        <w:rPr>
          <w:rFonts w:ascii="Times New Roman" w:hAnsi="Times New Roman"/>
          <w:color w:val="191919"/>
          <w:spacing w:val="2"/>
          <w:sz w:val="20"/>
          <w:szCs w:val="20"/>
        </w:rPr>
        <w:t>Thi</w:t>
      </w:r>
      <w:r>
        <w:rPr>
          <w:rFonts w:ascii="Times New Roman" w:hAnsi="Times New Roman"/>
          <w:color w:val="191919"/>
          <w:sz w:val="20"/>
          <w:szCs w:val="20"/>
        </w:rPr>
        <w:t>s</w:t>
      </w:r>
      <w:r>
        <w:rPr>
          <w:rFonts w:ascii="Times New Roman" w:hAnsi="Times New Roman"/>
          <w:color w:val="191919"/>
          <w:spacing w:val="14"/>
          <w:sz w:val="20"/>
          <w:szCs w:val="20"/>
        </w:rPr>
        <w:t xml:space="preserve"> </w:t>
      </w:r>
      <w:r>
        <w:rPr>
          <w:rFonts w:ascii="Times New Roman" w:hAnsi="Times New Roman"/>
          <w:color w:val="191919"/>
          <w:spacing w:val="2"/>
          <w:sz w:val="20"/>
          <w:szCs w:val="20"/>
        </w:rPr>
        <w:t>cours</w:t>
      </w:r>
      <w:r>
        <w:rPr>
          <w:rFonts w:ascii="Times New Roman" w:hAnsi="Times New Roman"/>
          <w:color w:val="191919"/>
          <w:sz w:val="20"/>
          <w:szCs w:val="20"/>
        </w:rPr>
        <w:t>e</w:t>
      </w:r>
      <w:r>
        <w:rPr>
          <w:rFonts w:ascii="Times New Roman" w:hAnsi="Times New Roman"/>
          <w:color w:val="191919"/>
          <w:spacing w:val="14"/>
          <w:sz w:val="20"/>
          <w:szCs w:val="20"/>
        </w:rPr>
        <w:t xml:space="preserve"> </w:t>
      </w:r>
      <w:r>
        <w:rPr>
          <w:rFonts w:ascii="Times New Roman" w:hAnsi="Times New Roman"/>
          <w:color w:val="191919"/>
          <w:spacing w:val="2"/>
          <w:sz w:val="20"/>
          <w:szCs w:val="20"/>
        </w:rPr>
        <w:t>consider</w:t>
      </w:r>
      <w:r>
        <w:rPr>
          <w:rFonts w:ascii="Times New Roman" w:hAnsi="Times New Roman"/>
          <w:color w:val="191919"/>
          <w:sz w:val="20"/>
          <w:szCs w:val="20"/>
        </w:rPr>
        <w:t>s</w:t>
      </w:r>
      <w:r>
        <w:rPr>
          <w:rFonts w:ascii="Times New Roman" w:hAnsi="Times New Roman"/>
          <w:color w:val="191919"/>
          <w:spacing w:val="14"/>
          <w:sz w:val="20"/>
          <w:szCs w:val="20"/>
        </w:rPr>
        <w:t xml:space="preserve"> </w:t>
      </w:r>
      <w:r>
        <w:rPr>
          <w:rFonts w:ascii="Times New Roman" w:hAnsi="Times New Roman"/>
          <w:color w:val="191919"/>
          <w:spacing w:val="2"/>
          <w:sz w:val="20"/>
          <w:szCs w:val="20"/>
        </w:rPr>
        <w:t>th</w:t>
      </w:r>
      <w:r>
        <w:rPr>
          <w:rFonts w:ascii="Times New Roman" w:hAnsi="Times New Roman"/>
          <w:color w:val="191919"/>
          <w:sz w:val="20"/>
          <w:szCs w:val="20"/>
        </w:rPr>
        <w:t>e</w:t>
      </w:r>
      <w:r>
        <w:rPr>
          <w:rFonts w:ascii="Times New Roman" w:hAnsi="Times New Roman"/>
          <w:color w:val="191919"/>
          <w:spacing w:val="14"/>
          <w:sz w:val="20"/>
          <w:szCs w:val="20"/>
        </w:rPr>
        <w:t xml:space="preserve"> </w:t>
      </w:r>
      <w:r>
        <w:rPr>
          <w:rFonts w:ascii="Times New Roman" w:hAnsi="Times New Roman"/>
          <w:color w:val="191919"/>
          <w:spacing w:val="2"/>
          <w:sz w:val="20"/>
          <w:szCs w:val="20"/>
        </w:rPr>
        <w:t>applicatio</w:t>
      </w:r>
      <w:r>
        <w:rPr>
          <w:rFonts w:ascii="Times New Roman" w:hAnsi="Times New Roman"/>
          <w:color w:val="191919"/>
          <w:sz w:val="20"/>
          <w:szCs w:val="20"/>
        </w:rPr>
        <w:t>n</w:t>
      </w:r>
      <w:r>
        <w:rPr>
          <w:rFonts w:ascii="Times New Roman" w:hAnsi="Times New Roman"/>
          <w:color w:val="191919"/>
          <w:spacing w:val="15"/>
          <w:sz w:val="20"/>
          <w:szCs w:val="20"/>
        </w:rPr>
        <w:t xml:space="preserve"> </w:t>
      </w:r>
      <w:r>
        <w:rPr>
          <w:rFonts w:ascii="Times New Roman" w:hAnsi="Times New Roman"/>
          <w:color w:val="191919"/>
          <w:spacing w:val="2"/>
          <w:sz w:val="20"/>
          <w:szCs w:val="20"/>
        </w:rPr>
        <w:t>o</w:t>
      </w:r>
      <w:r>
        <w:rPr>
          <w:rFonts w:ascii="Times New Roman" w:hAnsi="Times New Roman"/>
          <w:color w:val="191919"/>
          <w:sz w:val="20"/>
          <w:szCs w:val="20"/>
        </w:rPr>
        <w:t>f</w:t>
      </w:r>
      <w:r>
        <w:rPr>
          <w:rFonts w:ascii="Times New Roman" w:hAnsi="Times New Roman"/>
          <w:color w:val="191919"/>
          <w:spacing w:val="14"/>
          <w:sz w:val="20"/>
          <w:szCs w:val="20"/>
        </w:rPr>
        <w:t xml:space="preserve"> </w:t>
      </w:r>
      <w:r>
        <w:rPr>
          <w:rFonts w:ascii="Times New Roman" w:hAnsi="Times New Roman"/>
          <w:color w:val="191919"/>
          <w:spacing w:val="2"/>
          <w:sz w:val="20"/>
          <w:szCs w:val="20"/>
        </w:rPr>
        <w:t>generi</w:t>
      </w:r>
      <w:r>
        <w:rPr>
          <w:rFonts w:ascii="Times New Roman" w:hAnsi="Times New Roman"/>
          <w:color w:val="191919"/>
          <w:sz w:val="20"/>
          <w:szCs w:val="20"/>
        </w:rPr>
        <w:t>c</w:t>
      </w:r>
      <w:r>
        <w:rPr>
          <w:rFonts w:ascii="Times New Roman" w:hAnsi="Times New Roman"/>
          <w:color w:val="191919"/>
          <w:spacing w:val="14"/>
          <w:sz w:val="20"/>
          <w:szCs w:val="20"/>
        </w:rPr>
        <w:t xml:space="preserve"> </w:t>
      </w:r>
      <w:r>
        <w:rPr>
          <w:rFonts w:ascii="Times New Roman" w:hAnsi="Times New Roman"/>
          <w:color w:val="191919"/>
          <w:spacing w:val="2"/>
          <w:sz w:val="20"/>
          <w:szCs w:val="20"/>
        </w:rPr>
        <w:t>leadershi</w:t>
      </w:r>
      <w:r>
        <w:rPr>
          <w:rFonts w:ascii="Times New Roman" w:hAnsi="Times New Roman"/>
          <w:color w:val="191919"/>
          <w:sz w:val="20"/>
          <w:szCs w:val="20"/>
        </w:rPr>
        <w:t>p</w:t>
      </w:r>
      <w:r>
        <w:rPr>
          <w:rFonts w:ascii="Times New Roman" w:hAnsi="Times New Roman"/>
          <w:color w:val="191919"/>
          <w:spacing w:val="14"/>
          <w:sz w:val="20"/>
          <w:szCs w:val="20"/>
        </w:rPr>
        <w:t xml:space="preserve"> </w:t>
      </w:r>
      <w:r>
        <w:rPr>
          <w:rFonts w:ascii="Times New Roman" w:hAnsi="Times New Roman"/>
          <w:color w:val="191919"/>
          <w:spacing w:val="2"/>
          <w:sz w:val="20"/>
          <w:szCs w:val="20"/>
        </w:rPr>
        <w:t>theor</w:t>
      </w:r>
      <w:r>
        <w:rPr>
          <w:rFonts w:ascii="Times New Roman" w:hAnsi="Times New Roman"/>
          <w:color w:val="191919"/>
          <w:sz w:val="20"/>
          <w:szCs w:val="20"/>
        </w:rPr>
        <w:t>y</w:t>
      </w:r>
      <w:r>
        <w:rPr>
          <w:rFonts w:ascii="Times New Roman" w:hAnsi="Times New Roman"/>
          <w:color w:val="191919"/>
          <w:spacing w:val="14"/>
          <w:sz w:val="20"/>
          <w:szCs w:val="20"/>
        </w:rPr>
        <w:t xml:space="preserve"> </w:t>
      </w:r>
      <w:r>
        <w:rPr>
          <w:rFonts w:ascii="Times New Roman" w:hAnsi="Times New Roman"/>
          <w:color w:val="191919"/>
          <w:spacing w:val="2"/>
          <w:sz w:val="20"/>
          <w:szCs w:val="20"/>
        </w:rPr>
        <w:t>an</w:t>
      </w:r>
      <w:r>
        <w:rPr>
          <w:rFonts w:ascii="Times New Roman" w:hAnsi="Times New Roman"/>
          <w:color w:val="191919"/>
          <w:sz w:val="20"/>
          <w:szCs w:val="20"/>
        </w:rPr>
        <w:t>d</w:t>
      </w:r>
      <w:r>
        <w:rPr>
          <w:rFonts w:ascii="Times New Roman" w:hAnsi="Times New Roman"/>
          <w:color w:val="191919"/>
          <w:spacing w:val="14"/>
          <w:sz w:val="20"/>
          <w:szCs w:val="20"/>
        </w:rPr>
        <w:t xml:space="preserve"> </w:t>
      </w:r>
      <w:r>
        <w:rPr>
          <w:rFonts w:ascii="Times New Roman" w:hAnsi="Times New Roman"/>
          <w:color w:val="191919"/>
          <w:spacing w:val="2"/>
          <w:sz w:val="20"/>
          <w:szCs w:val="20"/>
        </w:rPr>
        <w:t>skill</w:t>
      </w:r>
      <w:r>
        <w:rPr>
          <w:rFonts w:ascii="Times New Roman" w:hAnsi="Times New Roman"/>
          <w:color w:val="191919"/>
          <w:sz w:val="20"/>
          <w:szCs w:val="20"/>
        </w:rPr>
        <w:t>s</w:t>
      </w:r>
      <w:r>
        <w:rPr>
          <w:rFonts w:ascii="Times New Roman" w:hAnsi="Times New Roman"/>
          <w:color w:val="191919"/>
          <w:spacing w:val="14"/>
          <w:sz w:val="20"/>
          <w:szCs w:val="20"/>
        </w:rPr>
        <w:t xml:space="preserve"> </w:t>
      </w:r>
      <w:r>
        <w:rPr>
          <w:rFonts w:ascii="Times New Roman" w:hAnsi="Times New Roman"/>
          <w:color w:val="191919"/>
          <w:spacing w:val="2"/>
          <w:sz w:val="20"/>
          <w:szCs w:val="20"/>
        </w:rPr>
        <w:t>t</w:t>
      </w:r>
      <w:r>
        <w:rPr>
          <w:rFonts w:ascii="Times New Roman" w:hAnsi="Times New Roman"/>
          <w:color w:val="191919"/>
          <w:sz w:val="20"/>
          <w:szCs w:val="20"/>
        </w:rPr>
        <w:t>o</w:t>
      </w:r>
      <w:r>
        <w:rPr>
          <w:rFonts w:ascii="Times New Roman" w:hAnsi="Times New Roman"/>
          <w:color w:val="191919"/>
          <w:spacing w:val="14"/>
          <w:sz w:val="20"/>
          <w:szCs w:val="20"/>
        </w:rPr>
        <w:t xml:space="preserve"> </w:t>
      </w:r>
      <w:r>
        <w:rPr>
          <w:rFonts w:ascii="Times New Roman" w:hAnsi="Times New Roman"/>
          <w:color w:val="191919"/>
          <w:spacing w:val="2"/>
          <w:sz w:val="20"/>
          <w:szCs w:val="20"/>
        </w:rPr>
        <w:t>educational</w:t>
      </w:r>
    </w:p>
    <w:p w:rsidR="00F42301" w:rsidRDefault="00F42301" w:rsidP="00721764">
      <w:pPr>
        <w:widowControl w:val="0"/>
        <w:autoSpaceDE w:val="0"/>
        <w:autoSpaceDN w:val="0"/>
        <w:adjustRightInd w:val="0"/>
        <w:spacing w:before="10" w:after="0"/>
        <w:ind w:left="2304"/>
        <w:rPr>
          <w:rFonts w:ascii="Times New Roman" w:hAnsi="Times New Roman"/>
          <w:color w:val="000000"/>
          <w:sz w:val="20"/>
          <w:szCs w:val="20"/>
        </w:rPr>
        <w:sectPr w:rsidR="00F42301">
          <w:pgSz w:w="12240" w:h="15840"/>
          <w:pgMar w:top="260" w:right="1300" w:bottom="280" w:left="200" w:header="0" w:footer="770" w:gutter="0"/>
          <w:cols w:space="720" w:equalWidth="0">
            <w:col w:w="10740"/>
          </w:cols>
          <w:noEndnote/>
        </w:sectPr>
      </w:pPr>
    </w:p>
    <w:tbl>
      <w:tblPr>
        <w:tblW w:w="0" w:type="auto"/>
        <w:tblInd w:w="119" w:type="dxa"/>
        <w:tblLayout w:type="fixed"/>
        <w:tblCellMar>
          <w:left w:w="0" w:type="dxa"/>
          <w:right w:w="0" w:type="dxa"/>
        </w:tblCellMar>
        <w:tblLook w:val="0000"/>
      </w:tblPr>
      <w:tblGrid>
        <w:gridCol w:w="4876"/>
        <w:gridCol w:w="4560"/>
        <w:gridCol w:w="1067"/>
      </w:tblGrid>
      <w:tr w:rsidR="00F42301" w:rsidRPr="00FA7AC7" w:rsidTr="00B67EC4">
        <w:trPr>
          <w:trHeight w:hRule="exact" w:val="235"/>
        </w:trPr>
        <w:tc>
          <w:tcPr>
            <w:tcW w:w="4876" w:type="dxa"/>
            <w:tcBorders>
              <w:top w:val="nil"/>
              <w:left w:val="nil"/>
              <w:bottom w:val="single" w:sz="4" w:space="0" w:color="191919"/>
              <w:right w:val="single" w:sz="4" w:space="0" w:color="191919"/>
            </w:tcBorders>
          </w:tcPr>
          <w:p w:rsidR="00F42301" w:rsidRPr="00FA7AC7" w:rsidRDefault="00F42301" w:rsidP="00B67EC4">
            <w:pPr>
              <w:widowControl w:val="0"/>
              <w:autoSpaceDE w:val="0"/>
              <w:autoSpaceDN w:val="0"/>
              <w:adjustRightInd w:val="0"/>
              <w:spacing w:after="0"/>
              <w:rPr>
                <w:rFonts w:ascii="Times New Roman" w:hAnsi="Times New Roman"/>
                <w:sz w:val="24"/>
                <w:szCs w:val="24"/>
              </w:rPr>
            </w:pPr>
          </w:p>
        </w:tc>
        <w:tc>
          <w:tcPr>
            <w:tcW w:w="4560" w:type="dxa"/>
            <w:vMerge w:val="restart"/>
            <w:tcBorders>
              <w:top w:val="single" w:sz="4" w:space="0" w:color="191919"/>
              <w:left w:val="single" w:sz="4" w:space="0" w:color="191919"/>
              <w:bottom w:val="single" w:sz="4" w:space="0" w:color="191919"/>
              <w:right w:val="single" w:sz="4" w:space="0" w:color="191919"/>
            </w:tcBorders>
          </w:tcPr>
          <w:p w:rsidR="00F42301" w:rsidRPr="00FA7AC7" w:rsidRDefault="00F42301" w:rsidP="00B67EC4">
            <w:pPr>
              <w:widowControl w:val="0"/>
              <w:autoSpaceDE w:val="0"/>
              <w:autoSpaceDN w:val="0"/>
              <w:adjustRightInd w:val="0"/>
              <w:spacing w:before="8" w:after="0" w:line="160" w:lineRule="exact"/>
              <w:rPr>
                <w:rFonts w:ascii="Times New Roman" w:hAnsi="Times New Roman"/>
                <w:sz w:val="16"/>
                <w:szCs w:val="16"/>
              </w:rPr>
            </w:pPr>
          </w:p>
          <w:p w:rsidR="00F42301" w:rsidRPr="00FA7AC7" w:rsidRDefault="00F42301" w:rsidP="00B67EC4">
            <w:pPr>
              <w:widowControl w:val="0"/>
              <w:autoSpaceDE w:val="0"/>
              <w:autoSpaceDN w:val="0"/>
              <w:adjustRightInd w:val="0"/>
              <w:spacing w:after="0"/>
              <w:ind w:left="870"/>
              <w:rPr>
                <w:rFonts w:ascii="Times New Roman" w:hAnsi="Times New Roman"/>
                <w:sz w:val="24"/>
                <w:szCs w:val="24"/>
              </w:rPr>
            </w:pPr>
            <w:r w:rsidRPr="00FA7AC7">
              <w:rPr>
                <w:rFonts w:ascii="Times New Roman" w:hAnsi="Times New Roman"/>
                <w:b/>
                <w:bCs/>
                <w:color w:val="191919"/>
                <w:sz w:val="32"/>
                <w:szCs w:val="32"/>
              </w:rPr>
              <w:t>E</w:t>
            </w:r>
            <w:r w:rsidRPr="00FA7AC7">
              <w:rPr>
                <w:rFonts w:ascii="Times New Roman" w:hAnsi="Times New Roman"/>
                <w:b/>
                <w:bCs/>
                <w:color w:val="191919"/>
                <w:sz w:val="24"/>
                <w:szCs w:val="24"/>
              </w:rPr>
              <w:t>DUC</w:t>
            </w:r>
            <w:r w:rsidRPr="00FA7AC7">
              <w:rPr>
                <w:rFonts w:ascii="Times New Roman" w:hAnsi="Times New Roman"/>
                <w:b/>
                <w:bCs/>
                <w:color w:val="191919"/>
                <w:spacing w:val="-18"/>
                <w:sz w:val="24"/>
                <w:szCs w:val="24"/>
              </w:rPr>
              <w:t>A</w:t>
            </w:r>
            <w:r w:rsidRPr="00FA7AC7">
              <w:rPr>
                <w:rFonts w:ascii="Times New Roman" w:hAnsi="Times New Roman"/>
                <w:b/>
                <w:bCs/>
                <w:color w:val="191919"/>
                <w:sz w:val="24"/>
                <w:szCs w:val="24"/>
              </w:rPr>
              <w:t>TIONAL</w:t>
            </w:r>
            <w:r w:rsidRPr="00FA7AC7">
              <w:rPr>
                <w:rFonts w:ascii="Times New Roman" w:hAnsi="Times New Roman"/>
                <w:b/>
                <w:bCs/>
                <w:color w:val="191919"/>
                <w:spacing w:val="7"/>
                <w:sz w:val="24"/>
                <w:szCs w:val="24"/>
              </w:rPr>
              <w:t xml:space="preserve"> </w:t>
            </w:r>
            <w:r w:rsidRPr="00FA7AC7">
              <w:rPr>
                <w:rFonts w:ascii="Times New Roman" w:hAnsi="Times New Roman"/>
                <w:b/>
                <w:bCs/>
                <w:color w:val="191919"/>
                <w:sz w:val="32"/>
                <w:szCs w:val="32"/>
              </w:rPr>
              <w:t>L</w:t>
            </w:r>
            <w:r w:rsidRPr="00FA7AC7">
              <w:rPr>
                <w:rFonts w:ascii="Times New Roman" w:hAnsi="Times New Roman"/>
                <w:b/>
                <w:bCs/>
                <w:color w:val="191919"/>
                <w:sz w:val="24"/>
                <w:szCs w:val="24"/>
              </w:rPr>
              <w:t>EADERSHIP</w:t>
            </w:r>
          </w:p>
        </w:tc>
        <w:tc>
          <w:tcPr>
            <w:tcW w:w="1067" w:type="dxa"/>
            <w:tcBorders>
              <w:top w:val="nil"/>
              <w:left w:val="single" w:sz="4" w:space="0" w:color="191919"/>
              <w:bottom w:val="single" w:sz="4" w:space="0" w:color="191919"/>
              <w:right w:val="nil"/>
            </w:tcBorders>
          </w:tcPr>
          <w:p w:rsidR="00F42301" w:rsidRPr="00FA7AC7" w:rsidRDefault="00F42301" w:rsidP="00B67EC4">
            <w:pPr>
              <w:widowControl w:val="0"/>
              <w:autoSpaceDE w:val="0"/>
              <w:autoSpaceDN w:val="0"/>
              <w:adjustRightInd w:val="0"/>
              <w:spacing w:after="0"/>
              <w:rPr>
                <w:rFonts w:ascii="Times New Roman" w:hAnsi="Times New Roman"/>
                <w:sz w:val="24"/>
                <w:szCs w:val="24"/>
              </w:rPr>
            </w:pPr>
          </w:p>
        </w:tc>
      </w:tr>
      <w:tr w:rsidR="00F42301" w:rsidRPr="00FA7AC7" w:rsidTr="00B67EC4">
        <w:trPr>
          <w:trHeight w:hRule="exact" w:val="256"/>
        </w:trPr>
        <w:tc>
          <w:tcPr>
            <w:tcW w:w="4876" w:type="dxa"/>
            <w:tcBorders>
              <w:top w:val="single" w:sz="4" w:space="0" w:color="191919"/>
              <w:left w:val="nil"/>
              <w:bottom w:val="single" w:sz="4" w:space="0" w:color="191919"/>
              <w:right w:val="single" w:sz="4" w:space="0" w:color="191919"/>
            </w:tcBorders>
          </w:tcPr>
          <w:p w:rsidR="00F42301" w:rsidRPr="00FA7AC7" w:rsidRDefault="00F42301" w:rsidP="00B67EC4">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B67EC4">
            <w:pPr>
              <w:widowControl w:val="0"/>
              <w:autoSpaceDE w:val="0"/>
              <w:autoSpaceDN w:val="0"/>
              <w:adjustRightInd w:val="0"/>
              <w:spacing w:after="0"/>
              <w:rPr>
                <w:rFonts w:ascii="Times New Roman" w:hAnsi="Times New Roman"/>
                <w:sz w:val="24"/>
                <w:szCs w:val="24"/>
              </w:rPr>
            </w:pPr>
          </w:p>
        </w:tc>
        <w:tc>
          <w:tcPr>
            <w:tcW w:w="1067" w:type="dxa"/>
            <w:tcBorders>
              <w:top w:val="single" w:sz="4" w:space="0" w:color="191919"/>
              <w:left w:val="single" w:sz="4" w:space="0" w:color="191919"/>
              <w:bottom w:val="single" w:sz="4" w:space="0" w:color="191919"/>
              <w:right w:val="nil"/>
            </w:tcBorders>
          </w:tcPr>
          <w:p w:rsidR="00F42301" w:rsidRPr="00FA7AC7" w:rsidRDefault="00F42301" w:rsidP="00B67EC4">
            <w:pPr>
              <w:widowControl w:val="0"/>
              <w:autoSpaceDE w:val="0"/>
              <w:autoSpaceDN w:val="0"/>
              <w:adjustRightInd w:val="0"/>
              <w:spacing w:after="0"/>
              <w:rPr>
                <w:rFonts w:ascii="Times New Roman" w:hAnsi="Times New Roman"/>
                <w:sz w:val="24"/>
                <w:szCs w:val="24"/>
              </w:rPr>
            </w:pPr>
          </w:p>
        </w:tc>
      </w:tr>
      <w:tr w:rsidR="00F42301" w:rsidRPr="00FA7AC7" w:rsidTr="00B67EC4">
        <w:trPr>
          <w:trHeight w:hRule="exact" w:val="219"/>
        </w:trPr>
        <w:tc>
          <w:tcPr>
            <w:tcW w:w="4876" w:type="dxa"/>
            <w:tcBorders>
              <w:top w:val="single" w:sz="4" w:space="0" w:color="191919"/>
              <w:left w:val="nil"/>
              <w:bottom w:val="nil"/>
              <w:right w:val="single" w:sz="4" w:space="0" w:color="191919"/>
            </w:tcBorders>
          </w:tcPr>
          <w:p w:rsidR="00F42301" w:rsidRPr="00FA7AC7" w:rsidRDefault="00F42301" w:rsidP="00B67EC4">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B67EC4">
            <w:pPr>
              <w:widowControl w:val="0"/>
              <w:autoSpaceDE w:val="0"/>
              <w:autoSpaceDN w:val="0"/>
              <w:adjustRightInd w:val="0"/>
              <w:spacing w:after="0"/>
              <w:rPr>
                <w:rFonts w:ascii="Times New Roman" w:hAnsi="Times New Roman"/>
                <w:sz w:val="24"/>
                <w:szCs w:val="24"/>
              </w:rPr>
            </w:pPr>
          </w:p>
        </w:tc>
        <w:tc>
          <w:tcPr>
            <w:tcW w:w="1067" w:type="dxa"/>
            <w:tcBorders>
              <w:top w:val="single" w:sz="4" w:space="0" w:color="191919"/>
              <w:left w:val="single" w:sz="4" w:space="0" w:color="191919"/>
              <w:bottom w:val="nil"/>
              <w:right w:val="nil"/>
            </w:tcBorders>
          </w:tcPr>
          <w:p w:rsidR="00F42301" w:rsidRPr="00FA7AC7" w:rsidRDefault="00F42301" w:rsidP="00B67EC4">
            <w:pPr>
              <w:widowControl w:val="0"/>
              <w:autoSpaceDE w:val="0"/>
              <w:autoSpaceDN w:val="0"/>
              <w:adjustRightInd w:val="0"/>
              <w:spacing w:after="0"/>
              <w:rPr>
                <w:rFonts w:ascii="Times New Roman" w:hAnsi="Times New Roman"/>
                <w:sz w:val="24"/>
                <w:szCs w:val="24"/>
              </w:rPr>
            </w:pPr>
          </w:p>
        </w:tc>
      </w:tr>
    </w:tbl>
    <w:p w:rsidR="00F42301" w:rsidRDefault="00F42301" w:rsidP="00721764">
      <w:pPr>
        <w:widowControl w:val="0"/>
        <w:autoSpaceDE w:val="0"/>
        <w:autoSpaceDN w:val="0"/>
        <w:adjustRightInd w:val="0"/>
        <w:spacing w:after="0" w:line="200" w:lineRule="exact"/>
        <w:rPr>
          <w:rFonts w:ascii="Times New Roman" w:hAnsi="Times New Roman"/>
          <w:sz w:val="20"/>
          <w:szCs w:val="20"/>
        </w:rPr>
      </w:pPr>
    </w:p>
    <w:p w:rsidR="00F42301" w:rsidRDefault="00F42301" w:rsidP="00721764">
      <w:pPr>
        <w:widowControl w:val="0"/>
        <w:autoSpaceDE w:val="0"/>
        <w:autoSpaceDN w:val="0"/>
        <w:adjustRightInd w:val="0"/>
        <w:spacing w:before="8" w:after="0" w:line="220" w:lineRule="exact"/>
        <w:rPr>
          <w:rFonts w:ascii="Times New Roman" w:hAnsi="Times New Roman"/>
        </w:rPr>
      </w:pPr>
    </w:p>
    <w:p w:rsidR="00F42301" w:rsidRDefault="00F42301" w:rsidP="00721764">
      <w:pPr>
        <w:widowControl w:val="0"/>
        <w:autoSpaceDE w:val="0"/>
        <w:autoSpaceDN w:val="0"/>
        <w:adjustRightInd w:val="0"/>
        <w:spacing w:before="26" w:after="0" w:line="250" w:lineRule="auto"/>
        <w:ind w:left="1239" w:right="1771"/>
        <w:rPr>
          <w:rFonts w:ascii="Times New Roman" w:hAnsi="Times New Roman"/>
          <w:color w:val="000000"/>
          <w:sz w:val="20"/>
          <w:szCs w:val="20"/>
        </w:rPr>
      </w:pPr>
      <w:r>
        <w:rPr>
          <w:rFonts w:ascii="Times New Roman" w:hAnsi="Times New Roman"/>
          <w:color w:val="191919"/>
          <w:sz w:val="20"/>
          <w:szCs w:val="20"/>
        </w:rPr>
        <w:t>agencies. Planning, goal-setting and implementing, monitoring, problem-solving, o</w:t>
      </w:r>
      <w:r>
        <w:rPr>
          <w:rFonts w:ascii="Times New Roman" w:hAnsi="Times New Roman"/>
          <w:color w:val="191919"/>
          <w:spacing w:val="-4"/>
          <w:sz w:val="20"/>
          <w:szCs w:val="20"/>
        </w:rPr>
        <w:t>r</w:t>
      </w:r>
      <w:r>
        <w:rPr>
          <w:rFonts w:ascii="Times New Roman" w:hAnsi="Times New Roman"/>
          <w:color w:val="191919"/>
          <w:sz w:val="20"/>
          <w:szCs w:val="20"/>
        </w:rPr>
        <w:t>ganizational development</w:t>
      </w:r>
      <w:r>
        <w:rPr>
          <w:rFonts w:ascii="Times New Roman" w:hAnsi="Times New Roman"/>
          <w:color w:val="191919"/>
          <w:spacing w:val="-4"/>
          <w:sz w:val="20"/>
          <w:szCs w:val="20"/>
        </w:rPr>
        <w:t xml:space="preserve"> </w:t>
      </w:r>
      <w:r>
        <w:rPr>
          <w:rFonts w:ascii="Times New Roman" w:hAnsi="Times New Roman"/>
          <w:color w:val="191919"/>
          <w:sz w:val="20"/>
          <w:szCs w:val="20"/>
        </w:rPr>
        <w:t>and</w:t>
      </w:r>
      <w:r>
        <w:rPr>
          <w:rFonts w:ascii="Times New Roman" w:hAnsi="Times New Roman"/>
          <w:color w:val="191919"/>
          <w:spacing w:val="-5"/>
          <w:sz w:val="20"/>
          <w:szCs w:val="20"/>
        </w:rPr>
        <w:t xml:space="preserve"> </w:t>
      </w:r>
      <w:r>
        <w:rPr>
          <w:rFonts w:ascii="Times New Roman" w:hAnsi="Times New Roman"/>
          <w:color w:val="191919"/>
          <w:sz w:val="20"/>
          <w:szCs w:val="20"/>
        </w:rPr>
        <w:t>change,</w:t>
      </w:r>
      <w:r>
        <w:rPr>
          <w:rFonts w:ascii="Times New Roman" w:hAnsi="Times New Roman"/>
          <w:color w:val="191919"/>
          <w:spacing w:val="-5"/>
          <w:sz w:val="20"/>
          <w:szCs w:val="20"/>
        </w:rPr>
        <w:t xml:space="preserve"> </w:t>
      </w:r>
      <w:r>
        <w:rPr>
          <w:rFonts w:ascii="Times New Roman" w:hAnsi="Times New Roman"/>
          <w:color w:val="191919"/>
          <w:sz w:val="20"/>
          <w:szCs w:val="20"/>
        </w:rPr>
        <w:t>interpersonal</w:t>
      </w:r>
      <w:r>
        <w:rPr>
          <w:rFonts w:ascii="Times New Roman" w:hAnsi="Times New Roman"/>
          <w:color w:val="191919"/>
          <w:spacing w:val="-4"/>
          <w:sz w:val="20"/>
          <w:szCs w:val="20"/>
        </w:rPr>
        <w:t xml:space="preserve"> </w:t>
      </w:r>
      <w:r>
        <w:rPr>
          <w:rFonts w:ascii="Times New Roman" w:hAnsi="Times New Roman"/>
          <w:color w:val="191919"/>
          <w:sz w:val="20"/>
          <w:szCs w:val="20"/>
        </w:rPr>
        <w:t>and</w:t>
      </w:r>
      <w:r>
        <w:rPr>
          <w:rFonts w:ascii="Times New Roman" w:hAnsi="Times New Roman"/>
          <w:color w:val="191919"/>
          <w:spacing w:val="-5"/>
          <w:sz w:val="20"/>
          <w:szCs w:val="20"/>
        </w:rPr>
        <w:t xml:space="preserve"> </w:t>
      </w:r>
      <w:r>
        <w:rPr>
          <w:rFonts w:ascii="Times New Roman" w:hAnsi="Times New Roman"/>
          <w:color w:val="191919"/>
          <w:sz w:val="20"/>
          <w:szCs w:val="20"/>
        </w:rPr>
        <w:t>group</w:t>
      </w:r>
      <w:r>
        <w:rPr>
          <w:rFonts w:ascii="Times New Roman" w:hAnsi="Times New Roman"/>
          <w:color w:val="191919"/>
          <w:spacing w:val="-5"/>
          <w:sz w:val="20"/>
          <w:szCs w:val="20"/>
        </w:rPr>
        <w:t xml:space="preserve"> </w:t>
      </w:r>
      <w:r>
        <w:rPr>
          <w:rFonts w:ascii="Times New Roman" w:hAnsi="Times New Roman"/>
          <w:color w:val="191919"/>
          <w:sz w:val="20"/>
          <w:szCs w:val="20"/>
        </w:rPr>
        <w:t>relations,</w:t>
      </w:r>
      <w:r>
        <w:rPr>
          <w:rFonts w:ascii="Times New Roman" w:hAnsi="Times New Roman"/>
          <w:color w:val="191919"/>
          <w:spacing w:val="-4"/>
          <w:sz w:val="20"/>
          <w:szCs w:val="20"/>
        </w:rPr>
        <w:t xml:space="preserve"> </w:t>
      </w:r>
      <w:r>
        <w:rPr>
          <w:rFonts w:ascii="Times New Roman" w:hAnsi="Times New Roman"/>
          <w:color w:val="191919"/>
          <w:sz w:val="20"/>
          <w:szCs w:val="20"/>
        </w:rPr>
        <w:t>and</w:t>
      </w:r>
      <w:r>
        <w:rPr>
          <w:rFonts w:ascii="Times New Roman" w:hAnsi="Times New Roman"/>
          <w:color w:val="191919"/>
          <w:spacing w:val="-5"/>
          <w:sz w:val="20"/>
          <w:szCs w:val="20"/>
        </w:rPr>
        <w:t xml:space="preserve"> </w:t>
      </w:r>
      <w:r>
        <w:rPr>
          <w:rFonts w:ascii="Times New Roman" w:hAnsi="Times New Roman"/>
          <w:color w:val="191919"/>
          <w:sz w:val="20"/>
          <w:szCs w:val="20"/>
        </w:rPr>
        <w:t>school</w:t>
      </w:r>
      <w:r>
        <w:rPr>
          <w:rFonts w:ascii="Times New Roman" w:hAnsi="Times New Roman"/>
          <w:color w:val="191919"/>
          <w:spacing w:val="-5"/>
          <w:sz w:val="20"/>
          <w:szCs w:val="20"/>
        </w:rPr>
        <w:t xml:space="preserve"> </w:t>
      </w:r>
      <w:r>
        <w:rPr>
          <w:rFonts w:ascii="Times New Roman" w:hAnsi="Times New Roman"/>
          <w:color w:val="191919"/>
          <w:sz w:val="20"/>
          <w:szCs w:val="20"/>
        </w:rPr>
        <w:t>climate</w:t>
      </w:r>
      <w:r>
        <w:rPr>
          <w:rFonts w:ascii="Times New Roman" w:hAnsi="Times New Roman"/>
          <w:color w:val="191919"/>
          <w:spacing w:val="-4"/>
          <w:sz w:val="20"/>
          <w:szCs w:val="20"/>
        </w:rPr>
        <w:t xml:space="preserve"> </w:t>
      </w:r>
      <w:r>
        <w:rPr>
          <w:rFonts w:ascii="Times New Roman" w:hAnsi="Times New Roman"/>
          <w:color w:val="191919"/>
          <w:sz w:val="20"/>
          <w:szCs w:val="20"/>
        </w:rPr>
        <w:t>are</w:t>
      </w:r>
      <w:r>
        <w:rPr>
          <w:rFonts w:ascii="Times New Roman" w:hAnsi="Times New Roman"/>
          <w:color w:val="191919"/>
          <w:spacing w:val="-5"/>
          <w:sz w:val="20"/>
          <w:szCs w:val="20"/>
        </w:rPr>
        <w:t xml:space="preserve"> </w:t>
      </w:r>
      <w:r>
        <w:rPr>
          <w:rFonts w:ascii="Times New Roman" w:hAnsi="Times New Roman"/>
          <w:color w:val="191919"/>
          <w:sz w:val="20"/>
          <w:szCs w:val="20"/>
        </w:rPr>
        <w:t>considered.</w:t>
      </w:r>
    </w:p>
    <w:p w:rsidR="00F42301" w:rsidRDefault="00F42301" w:rsidP="00721764">
      <w:pPr>
        <w:widowControl w:val="0"/>
        <w:autoSpaceDE w:val="0"/>
        <w:autoSpaceDN w:val="0"/>
        <w:adjustRightInd w:val="0"/>
        <w:spacing w:after="0" w:line="250" w:lineRule="auto"/>
        <w:ind w:left="1239" w:right="1928" w:hanging="360"/>
        <w:jc w:val="both"/>
        <w:rPr>
          <w:rFonts w:ascii="Times New Roman" w:hAnsi="Times New Roman"/>
          <w:color w:val="000000"/>
          <w:sz w:val="20"/>
          <w:szCs w:val="20"/>
        </w:rPr>
      </w:pPr>
      <w:r w:rsidRPr="003F2CF3">
        <w:rPr>
          <w:rFonts w:ascii="Calibri" w:hAnsi="Calibri"/>
          <w:noProof/>
          <w:lang w:eastAsia="en-US"/>
        </w:rPr>
        <w:pict>
          <v:group id="_x0000_s3705" style="position:absolute;left:0;text-align:left;margin-left:315pt;margin-top:-75pt;width:31.2pt;height:31.05pt;z-index:-251568128;mso-position-horizontal-relative:page" coordorigin="6300,-1500" coordsize="624,621" o:allowincell="f">
            <v:rect id="_x0000_s3706" style="position:absolute;left:6305;top:-1495;width:613;height:610" o:allowincell="f" stroked="f">
              <v:path arrowok="t"/>
            </v:rect>
            <v:rect id="_x0000_s3707" style="position:absolute;left:6306;top:-1495;width:620;height:620;mso-position-horizontal-relative:page" o:allowincell="f" filled="f" stroked="f">
              <v:textbox inset="0,0,0,0">
                <w:txbxContent>
                  <w:p w:rsidR="00F42301" w:rsidRDefault="00F42301" w:rsidP="00721764">
                    <w:pPr>
                      <w:spacing w:after="0" w:line="620" w:lineRule="atLeast"/>
                      <w:rPr>
                        <w:rFonts w:ascii="Times New Roman" w:hAnsi="Times New Roman"/>
                        <w:sz w:val="24"/>
                        <w:szCs w:val="24"/>
                      </w:rPr>
                    </w:pPr>
                    <w:r>
                      <w:rPr>
                        <w:rFonts w:ascii="Times New Roman" w:hAnsi="Times New Roman"/>
                        <w:noProof/>
                        <w:sz w:val="24"/>
                        <w:szCs w:val="24"/>
                      </w:rPr>
                      <w:drawing>
                        <wp:inline distT="0" distB="0" distL="0" distR="0">
                          <wp:extent cx="390525" cy="390525"/>
                          <wp:effectExtent l="19050" t="0" r="9525" b="0"/>
                          <wp:docPr id="124"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5"/>
                                  <a:srcRect/>
                                  <a:stretch>
                                    <a:fillRect/>
                                  </a:stretch>
                                </pic:blipFill>
                                <pic:spPr bwMode="auto">
                                  <a:xfrm>
                                    <a:off x="0" y="0"/>
                                    <a:ext cx="390525" cy="390525"/>
                                  </a:xfrm>
                                  <a:prstGeom prst="rect">
                                    <a:avLst/>
                                  </a:prstGeom>
                                  <a:noFill/>
                                  <a:ln w="9525">
                                    <a:noFill/>
                                    <a:miter lim="800000"/>
                                    <a:headEnd/>
                                    <a:tailEnd/>
                                  </a:ln>
                                </pic:spPr>
                              </pic:pic>
                            </a:graphicData>
                          </a:graphic>
                        </wp:inline>
                      </w:drawing>
                    </w:r>
                  </w:p>
                  <w:p w:rsidR="00F42301" w:rsidRDefault="00F42301" w:rsidP="00721764">
                    <w:pPr>
                      <w:widowControl w:val="0"/>
                      <w:autoSpaceDE w:val="0"/>
                      <w:autoSpaceDN w:val="0"/>
                      <w:adjustRightInd w:val="0"/>
                      <w:spacing w:after="0"/>
                      <w:rPr>
                        <w:rFonts w:ascii="Times New Roman" w:hAnsi="Times New Roman"/>
                        <w:sz w:val="24"/>
                        <w:szCs w:val="24"/>
                      </w:rPr>
                    </w:pPr>
                  </w:p>
                </w:txbxContent>
              </v:textbox>
            </v:rect>
            <w10:wrap anchorx="page"/>
          </v:group>
        </w:pict>
      </w:r>
      <w:r>
        <w:rPr>
          <w:rFonts w:ascii="Times New Roman" w:hAnsi="Times New Roman"/>
          <w:b/>
          <w:bCs/>
          <w:color w:val="191919"/>
          <w:sz w:val="20"/>
          <w:szCs w:val="20"/>
        </w:rPr>
        <w:t>EDAS 55</w:t>
      </w:r>
      <w:r>
        <w:rPr>
          <w:rFonts w:ascii="Times New Roman" w:hAnsi="Times New Roman"/>
          <w:b/>
          <w:bCs/>
          <w:color w:val="191919"/>
          <w:spacing w:val="-11"/>
          <w:sz w:val="20"/>
          <w:szCs w:val="20"/>
        </w:rPr>
        <w:t>1</w:t>
      </w:r>
      <w:r>
        <w:rPr>
          <w:rFonts w:ascii="Times New Roman" w:hAnsi="Times New Roman"/>
          <w:b/>
          <w:bCs/>
          <w:color w:val="191919"/>
          <w:sz w:val="20"/>
          <w:szCs w:val="20"/>
        </w:rPr>
        <w:t>1 -</w:t>
      </w:r>
      <w:r>
        <w:rPr>
          <w:rFonts w:ascii="Times New Roman" w:hAnsi="Times New Roman"/>
          <w:b/>
          <w:bCs/>
          <w:color w:val="191919"/>
          <w:spacing w:val="-4"/>
          <w:sz w:val="20"/>
          <w:szCs w:val="20"/>
        </w:rPr>
        <w:t xml:space="preserve"> </w:t>
      </w:r>
      <w:r>
        <w:rPr>
          <w:rFonts w:ascii="Times New Roman" w:hAnsi="Times New Roman"/>
          <w:b/>
          <w:bCs/>
          <w:color w:val="191919"/>
          <w:spacing w:val="-18"/>
          <w:sz w:val="20"/>
          <w:szCs w:val="20"/>
        </w:rPr>
        <w:t>T</w:t>
      </w:r>
      <w:r>
        <w:rPr>
          <w:rFonts w:ascii="Times New Roman" w:hAnsi="Times New Roman"/>
          <w:b/>
          <w:bCs/>
          <w:color w:val="191919"/>
          <w:sz w:val="20"/>
          <w:szCs w:val="20"/>
        </w:rPr>
        <w:t>echnology for</w:t>
      </w:r>
      <w:r>
        <w:rPr>
          <w:rFonts w:ascii="Times New Roman" w:hAnsi="Times New Roman"/>
          <w:b/>
          <w:bCs/>
          <w:color w:val="191919"/>
          <w:spacing w:val="-4"/>
          <w:sz w:val="20"/>
          <w:szCs w:val="20"/>
        </w:rPr>
        <w:t xml:space="preserve"> </w:t>
      </w:r>
      <w:r>
        <w:rPr>
          <w:rFonts w:ascii="Times New Roman" w:hAnsi="Times New Roman"/>
          <w:b/>
          <w:bCs/>
          <w:color w:val="191919"/>
          <w:sz w:val="20"/>
          <w:szCs w:val="20"/>
        </w:rPr>
        <w:t>Educational</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Administratio</w:t>
      </w:r>
      <w:r>
        <w:rPr>
          <w:rFonts w:ascii="Times New Roman" w:hAnsi="Times New Roman"/>
          <w:b/>
          <w:bCs/>
          <w:color w:val="191919"/>
          <w:spacing w:val="6"/>
          <w:sz w:val="20"/>
          <w:szCs w:val="20"/>
        </w:rPr>
        <w:t>n</w:t>
      </w:r>
      <w:r>
        <w:rPr>
          <w:rFonts w:ascii="Times New Roman" w:hAnsi="Times New Roman"/>
          <w:b/>
          <w:bCs/>
          <w:color w:val="191919"/>
          <w:sz w:val="20"/>
          <w:szCs w:val="20"/>
        </w:rPr>
        <w:t xml:space="preserve">..................................................3(3-0) </w:t>
      </w:r>
      <w:r>
        <w:rPr>
          <w:rFonts w:ascii="Times New Roman" w:hAnsi="Times New Roman"/>
          <w:color w:val="191919"/>
          <w:spacing w:val="2"/>
          <w:sz w:val="20"/>
          <w:szCs w:val="20"/>
        </w:rPr>
        <w:t>Thi</w:t>
      </w:r>
      <w:r>
        <w:rPr>
          <w:rFonts w:ascii="Times New Roman" w:hAnsi="Times New Roman"/>
          <w:color w:val="191919"/>
          <w:sz w:val="20"/>
          <w:szCs w:val="20"/>
        </w:rPr>
        <w:t xml:space="preserve">s </w:t>
      </w:r>
      <w:r>
        <w:rPr>
          <w:rFonts w:ascii="Times New Roman" w:hAnsi="Times New Roman"/>
          <w:color w:val="191919"/>
          <w:spacing w:val="2"/>
          <w:sz w:val="20"/>
          <w:szCs w:val="20"/>
        </w:rPr>
        <w:t>cours</w:t>
      </w:r>
      <w:r>
        <w:rPr>
          <w:rFonts w:ascii="Times New Roman" w:hAnsi="Times New Roman"/>
          <w:color w:val="191919"/>
          <w:sz w:val="20"/>
          <w:szCs w:val="20"/>
        </w:rPr>
        <w:t xml:space="preserve">e </w:t>
      </w:r>
      <w:r>
        <w:rPr>
          <w:rFonts w:ascii="Times New Roman" w:hAnsi="Times New Roman"/>
          <w:color w:val="191919"/>
          <w:spacing w:val="2"/>
          <w:sz w:val="20"/>
          <w:szCs w:val="20"/>
        </w:rPr>
        <w:t>prepare</w:t>
      </w:r>
      <w:r>
        <w:rPr>
          <w:rFonts w:ascii="Times New Roman" w:hAnsi="Times New Roman"/>
          <w:color w:val="191919"/>
          <w:sz w:val="20"/>
          <w:szCs w:val="20"/>
        </w:rPr>
        <w:t xml:space="preserve">s </w:t>
      </w:r>
      <w:r>
        <w:rPr>
          <w:rFonts w:ascii="Times New Roman" w:hAnsi="Times New Roman"/>
          <w:color w:val="191919"/>
          <w:spacing w:val="2"/>
          <w:sz w:val="20"/>
          <w:szCs w:val="20"/>
        </w:rPr>
        <w:t>educationa</w:t>
      </w:r>
      <w:r>
        <w:rPr>
          <w:rFonts w:ascii="Times New Roman" w:hAnsi="Times New Roman"/>
          <w:color w:val="191919"/>
          <w:sz w:val="20"/>
          <w:szCs w:val="20"/>
        </w:rPr>
        <w:t xml:space="preserve">l </w:t>
      </w:r>
      <w:r>
        <w:rPr>
          <w:rFonts w:ascii="Times New Roman" w:hAnsi="Times New Roman"/>
          <w:color w:val="191919"/>
          <w:spacing w:val="2"/>
          <w:sz w:val="20"/>
          <w:szCs w:val="20"/>
        </w:rPr>
        <w:t>leader</w:t>
      </w:r>
      <w:r>
        <w:rPr>
          <w:rFonts w:ascii="Times New Roman" w:hAnsi="Times New Roman"/>
          <w:color w:val="191919"/>
          <w:sz w:val="20"/>
          <w:szCs w:val="20"/>
        </w:rPr>
        <w:t xml:space="preserve">s </w:t>
      </w:r>
      <w:r>
        <w:rPr>
          <w:rFonts w:ascii="Times New Roman" w:hAnsi="Times New Roman"/>
          <w:color w:val="191919"/>
          <w:spacing w:val="2"/>
          <w:sz w:val="20"/>
          <w:szCs w:val="20"/>
        </w:rPr>
        <w:t>a</w:t>
      </w:r>
      <w:r>
        <w:rPr>
          <w:rFonts w:ascii="Times New Roman" w:hAnsi="Times New Roman"/>
          <w:color w:val="191919"/>
          <w:sz w:val="20"/>
          <w:szCs w:val="20"/>
        </w:rPr>
        <w:t xml:space="preserve">t </w:t>
      </w:r>
      <w:r>
        <w:rPr>
          <w:rFonts w:ascii="Times New Roman" w:hAnsi="Times New Roman"/>
          <w:color w:val="191919"/>
          <w:spacing w:val="2"/>
          <w:sz w:val="20"/>
          <w:szCs w:val="20"/>
        </w:rPr>
        <w:t>th</w:t>
      </w:r>
      <w:r>
        <w:rPr>
          <w:rFonts w:ascii="Times New Roman" w:hAnsi="Times New Roman"/>
          <w:color w:val="191919"/>
          <w:sz w:val="20"/>
          <w:szCs w:val="20"/>
        </w:rPr>
        <w:t xml:space="preserve">e </w:t>
      </w:r>
      <w:r>
        <w:rPr>
          <w:rFonts w:ascii="Times New Roman" w:hAnsi="Times New Roman"/>
          <w:color w:val="191919"/>
          <w:spacing w:val="2"/>
          <w:sz w:val="20"/>
          <w:szCs w:val="20"/>
        </w:rPr>
        <w:t>buildin</w:t>
      </w:r>
      <w:r>
        <w:rPr>
          <w:rFonts w:ascii="Times New Roman" w:hAnsi="Times New Roman"/>
          <w:color w:val="191919"/>
          <w:sz w:val="20"/>
          <w:szCs w:val="20"/>
        </w:rPr>
        <w:t xml:space="preserve">g </w:t>
      </w:r>
      <w:r>
        <w:rPr>
          <w:rFonts w:ascii="Times New Roman" w:hAnsi="Times New Roman"/>
          <w:color w:val="191919"/>
          <w:spacing w:val="2"/>
          <w:sz w:val="20"/>
          <w:szCs w:val="20"/>
        </w:rPr>
        <w:t>leve</w:t>
      </w:r>
      <w:r>
        <w:rPr>
          <w:rFonts w:ascii="Times New Roman" w:hAnsi="Times New Roman"/>
          <w:color w:val="191919"/>
          <w:sz w:val="20"/>
          <w:szCs w:val="20"/>
        </w:rPr>
        <w:t xml:space="preserve">l </w:t>
      </w:r>
      <w:r>
        <w:rPr>
          <w:rFonts w:ascii="Times New Roman" w:hAnsi="Times New Roman"/>
          <w:color w:val="191919"/>
          <w:spacing w:val="2"/>
          <w:sz w:val="20"/>
          <w:szCs w:val="20"/>
        </w:rPr>
        <w:t>t</w:t>
      </w:r>
      <w:r>
        <w:rPr>
          <w:rFonts w:ascii="Times New Roman" w:hAnsi="Times New Roman"/>
          <w:color w:val="191919"/>
          <w:sz w:val="20"/>
          <w:szCs w:val="20"/>
        </w:rPr>
        <w:t xml:space="preserve">o </w:t>
      </w:r>
      <w:r>
        <w:rPr>
          <w:rFonts w:ascii="Times New Roman" w:hAnsi="Times New Roman"/>
          <w:color w:val="191919"/>
          <w:spacing w:val="2"/>
          <w:sz w:val="20"/>
          <w:szCs w:val="20"/>
        </w:rPr>
        <w:t>appl</w:t>
      </w:r>
      <w:r>
        <w:rPr>
          <w:rFonts w:ascii="Times New Roman" w:hAnsi="Times New Roman"/>
          <w:color w:val="191919"/>
          <w:sz w:val="20"/>
          <w:szCs w:val="20"/>
        </w:rPr>
        <w:t xml:space="preserve">y </w:t>
      </w:r>
      <w:r>
        <w:rPr>
          <w:rFonts w:ascii="Times New Roman" w:hAnsi="Times New Roman"/>
          <w:color w:val="191919"/>
          <w:spacing w:val="2"/>
          <w:sz w:val="20"/>
          <w:szCs w:val="20"/>
        </w:rPr>
        <w:t>technolog</w:t>
      </w:r>
      <w:r>
        <w:rPr>
          <w:rFonts w:ascii="Times New Roman" w:hAnsi="Times New Roman"/>
          <w:color w:val="191919"/>
          <w:sz w:val="20"/>
          <w:szCs w:val="20"/>
        </w:rPr>
        <w:t xml:space="preserve">y </w:t>
      </w:r>
      <w:r>
        <w:rPr>
          <w:rFonts w:ascii="Times New Roman" w:hAnsi="Times New Roman"/>
          <w:color w:val="191919"/>
          <w:spacing w:val="2"/>
          <w:sz w:val="20"/>
          <w:szCs w:val="20"/>
        </w:rPr>
        <w:t>an</w:t>
      </w:r>
      <w:r>
        <w:rPr>
          <w:rFonts w:ascii="Times New Roman" w:hAnsi="Times New Roman"/>
          <w:color w:val="191919"/>
          <w:sz w:val="20"/>
          <w:szCs w:val="20"/>
        </w:rPr>
        <w:t xml:space="preserve">d </w:t>
      </w:r>
      <w:r>
        <w:rPr>
          <w:rFonts w:ascii="Times New Roman" w:hAnsi="Times New Roman"/>
          <w:color w:val="191919"/>
          <w:spacing w:val="2"/>
          <w:sz w:val="20"/>
          <w:szCs w:val="20"/>
        </w:rPr>
        <w:t>its application</w:t>
      </w:r>
      <w:r>
        <w:rPr>
          <w:rFonts w:ascii="Times New Roman" w:hAnsi="Times New Roman"/>
          <w:color w:val="191919"/>
          <w:sz w:val="20"/>
          <w:szCs w:val="20"/>
        </w:rPr>
        <w:t>s</w:t>
      </w:r>
      <w:r>
        <w:rPr>
          <w:rFonts w:ascii="Times New Roman" w:hAnsi="Times New Roman"/>
          <w:color w:val="191919"/>
          <w:spacing w:val="1"/>
          <w:sz w:val="20"/>
          <w:szCs w:val="20"/>
        </w:rPr>
        <w:t xml:space="preserve"> </w:t>
      </w:r>
      <w:r>
        <w:rPr>
          <w:rFonts w:ascii="Times New Roman" w:hAnsi="Times New Roman"/>
          <w:color w:val="191919"/>
          <w:spacing w:val="2"/>
          <w:sz w:val="20"/>
          <w:szCs w:val="20"/>
        </w:rPr>
        <w:t>i</w:t>
      </w:r>
      <w:r>
        <w:rPr>
          <w:rFonts w:ascii="Times New Roman" w:hAnsi="Times New Roman"/>
          <w:color w:val="191919"/>
          <w:sz w:val="20"/>
          <w:szCs w:val="20"/>
        </w:rPr>
        <w:t xml:space="preserve">n </w:t>
      </w:r>
      <w:r>
        <w:rPr>
          <w:rFonts w:ascii="Times New Roman" w:hAnsi="Times New Roman"/>
          <w:color w:val="191919"/>
          <w:spacing w:val="2"/>
          <w:sz w:val="20"/>
          <w:szCs w:val="20"/>
        </w:rPr>
        <w:t>th</w:t>
      </w:r>
      <w:r>
        <w:rPr>
          <w:rFonts w:ascii="Times New Roman" w:hAnsi="Times New Roman"/>
          <w:color w:val="191919"/>
          <w:sz w:val="20"/>
          <w:szCs w:val="20"/>
        </w:rPr>
        <w:t xml:space="preserve">e </w:t>
      </w:r>
      <w:r>
        <w:rPr>
          <w:rFonts w:ascii="Times New Roman" w:hAnsi="Times New Roman"/>
          <w:color w:val="191919"/>
          <w:spacing w:val="2"/>
          <w:sz w:val="20"/>
          <w:szCs w:val="20"/>
        </w:rPr>
        <w:t>learnin</w:t>
      </w:r>
      <w:r>
        <w:rPr>
          <w:rFonts w:ascii="Times New Roman" w:hAnsi="Times New Roman"/>
          <w:color w:val="191919"/>
          <w:sz w:val="20"/>
          <w:szCs w:val="20"/>
        </w:rPr>
        <w:t>g</w:t>
      </w:r>
      <w:r>
        <w:rPr>
          <w:rFonts w:ascii="Times New Roman" w:hAnsi="Times New Roman"/>
          <w:color w:val="191919"/>
          <w:spacing w:val="1"/>
          <w:sz w:val="20"/>
          <w:szCs w:val="20"/>
        </w:rPr>
        <w:t xml:space="preserve"> </w:t>
      </w:r>
      <w:r>
        <w:rPr>
          <w:rFonts w:ascii="Times New Roman" w:hAnsi="Times New Roman"/>
          <w:color w:val="191919"/>
          <w:spacing w:val="2"/>
          <w:sz w:val="20"/>
          <w:szCs w:val="20"/>
        </w:rPr>
        <w:t>environmen</w:t>
      </w:r>
      <w:r>
        <w:rPr>
          <w:rFonts w:ascii="Times New Roman" w:hAnsi="Times New Roman"/>
          <w:color w:val="191919"/>
          <w:sz w:val="20"/>
          <w:szCs w:val="20"/>
        </w:rPr>
        <w:t>t</w:t>
      </w:r>
      <w:r>
        <w:rPr>
          <w:rFonts w:ascii="Times New Roman" w:hAnsi="Times New Roman"/>
          <w:color w:val="191919"/>
          <w:spacing w:val="1"/>
          <w:sz w:val="20"/>
          <w:szCs w:val="20"/>
        </w:rPr>
        <w:t xml:space="preserve"> </w:t>
      </w:r>
      <w:r>
        <w:rPr>
          <w:rFonts w:ascii="Times New Roman" w:hAnsi="Times New Roman"/>
          <w:color w:val="191919"/>
          <w:spacing w:val="2"/>
          <w:sz w:val="20"/>
          <w:szCs w:val="20"/>
        </w:rPr>
        <w:t>wit</w:t>
      </w:r>
      <w:r>
        <w:rPr>
          <w:rFonts w:ascii="Times New Roman" w:hAnsi="Times New Roman"/>
          <w:color w:val="191919"/>
          <w:sz w:val="20"/>
          <w:szCs w:val="20"/>
        </w:rPr>
        <w:t xml:space="preserve">h </w:t>
      </w:r>
      <w:r>
        <w:rPr>
          <w:rFonts w:ascii="Times New Roman" w:hAnsi="Times New Roman"/>
          <w:color w:val="191919"/>
          <w:spacing w:val="2"/>
          <w:sz w:val="20"/>
          <w:szCs w:val="20"/>
        </w:rPr>
        <w:t>particula</w:t>
      </w:r>
      <w:r>
        <w:rPr>
          <w:rFonts w:ascii="Times New Roman" w:hAnsi="Times New Roman"/>
          <w:color w:val="191919"/>
          <w:sz w:val="20"/>
          <w:szCs w:val="20"/>
        </w:rPr>
        <w:t>r</w:t>
      </w:r>
      <w:r>
        <w:rPr>
          <w:rFonts w:ascii="Times New Roman" w:hAnsi="Times New Roman"/>
          <w:color w:val="191919"/>
          <w:spacing w:val="1"/>
          <w:sz w:val="20"/>
          <w:szCs w:val="20"/>
        </w:rPr>
        <w:t xml:space="preserve"> </w:t>
      </w:r>
      <w:r>
        <w:rPr>
          <w:rFonts w:ascii="Times New Roman" w:hAnsi="Times New Roman"/>
          <w:color w:val="191919"/>
          <w:spacing w:val="2"/>
          <w:sz w:val="20"/>
          <w:szCs w:val="20"/>
        </w:rPr>
        <w:t>referenc</w:t>
      </w:r>
      <w:r>
        <w:rPr>
          <w:rFonts w:ascii="Times New Roman" w:hAnsi="Times New Roman"/>
          <w:color w:val="191919"/>
          <w:sz w:val="20"/>
          <w:szCs w:val="20"/>
        </w:rPr>
        <w:t>e</w:t>
      </w:r>
      <w:r>
        <w:rPr>
          <w:rFonts w:ascii="Times New Roman" w:hAnsi="Times New Roman"/>
          <w:color w:val="191919"/>
          <w:spacing w:val="1"/>
          <w:sz w:val="20"/>
          <w:szCs w:val="20"/>
        </w:rPr>
        <w:t xml:space="preserve"> </w:t>
      </w:r>
      <w:r>
        <w:rPr>
          <w:rFonts w:ascii="Times New Roman" w:hAnsi="Times New Roman"/>
          <w:color w:val="191919"/>
          <w:spacing w:val="2"/>
          <w:sz w:val="20"/>
          <w:szCs w:val="20"/>
        </w:rPr>
        <w:t>t</w:t>
      </w:r>
      <w:r>
        <w:rPr>
          <w:rFonts w:ascii="Times New Roman" w:hAnsi="Times New Roman"/>
          <w:color w:val="191919"/>
          <w:sz w:val="20"/>
          <w:szCs w:val="20"/>
        </w:rPr>
        <w:t xml:space="preserve">o </w:t>
      </w:r>
      <w:r>
        <w:rPr>
          <w:rFonts w:ascii="Times New Roman" w:hAnsi="Times New Roman"/>
          <w:color w:val="191919"/>
          <w:spacing w:val="2"/>
          <w:sz w:val="20"/>
          <w:szCs w:val="20"/>
        </w:rPr>
        <w:t xml:space="preserve">performance-based </w:t>
      </w:r>
      <w:r>
        <w:rPr>
          <w:rFonts w:ascii="Times New Roman" w:hAnsi="Times New Roman"/>
          <w:color w:val="191919"/>
          <w:sz w:val="20"/>
          <w:szCs w:val="20"/>
        </w:rPr>
        <w:t>curriculum, 21</w:t>
      </w:r>
      <w:r>
        <w:rPr>
          <w:rFonts w:ascii="Times New Roman" w:hAnsi="Times New Roman"/>
          <w:color w:val="191919"/>
          <w:position w:val="7"/>
          <w:sz w:val="12"/>
          <w:szCs w:val="12"/>
        </w:rPr>
        <w:t>st</w:t>
      </w:r>
      <w:r>
        <w:rPr>
          <w:rFonts w:ascii="Times New Roman" w:hAnsi="Times New Roman"/>
          <w:color w:val="191919"/>
          <w:spacing w:val="20"/>
          <w:position w:val="7"/>
          <w:sz w:val="12"/>
          <w:szCs w:val="12"/>
        </w:rPr>
        <w:t xml:space="preserve"> </w:t>
      </w:r>
      <w:r>
        <w:rPr>
          <w:rFonts w:ascii="Times New Roman" w:hAnsi="Times New Roman"/>
          <w:color w:val="191919"/>
          <w:sz w:val="20"/>
          <w:szCs w:val="20"/>
        </w:rPr>
        <w:t>century learners and di</w:t>
      </w:r>
      <w:r>
        <w:rPr>
          <w:rFonts w:ascii="Times New Roman" w:hAnsi="Times New Roman"/>
          <w:color w:val="191919"/>
          <w:spacing w:val="-4"/>
          <w:sz w:val="20"/>
          <w:szCs w:val="20"/>
        </w:rPr>
        <w:t>f</w:t>
      </w:r>
      <w:r>
        <w:rPr>
          <w:rFonts w:ascii="Times New Roman" w:hAnsi="Times New Roman"/>
          <w:color w:val="191919"/>
          <w:sz w:val="20"/>
          <w:szCs w:val="20"/>
        </w:rPr>
        <w:t>ferentiated instruction.</w:t>
      </w:r>
    </w:p>
    <w:p w:rsidR="00F42301" w:rsidRDefault="00F42301" w:rsidP="00721764">
      <w:pPr>
        <w:widowControl w:val="0"/>
        <w:autoSpaceDE w:val="0"/>
        <w:autoSpaceDN w:val="0"/>
        <w:adjustRightInd w:val="0"/>
        <w:spacing w:after="0" w:line="250" w:lineRule="auto"/>
        <w:ind w:left="1239" w:right="1930" w:hanging="360"/>
        <w:jc w:val="both"/>
        <w:rPr>
          <w:rFonts w:ascii="Times New Roman" w:hAnsi="Times New Roman"/>
          <w:color w:val="000000"/>
          <w:sz w:val="20"/>
          <w:szCs w:val="20"/>
        </w:rPr>
      </w:pPr>
      <w:r w:rsidRPr="003F2CF3">
        <w:rPr>
          <w:rFonts w:ascii="Calibri" w:hAnsi="Calibri"/>
          <w:noProof/>
          <w:lang w:eastAsia="en-US"/>
        </w:rPr>
        <w:pict>
          <v:shape id="_x0000_s3708" type="#_x0000_t202" style="position:absolute;left:0;text-align:left;margin-left:520.2pt;margin-top:15.05pt;width:1in;height:184.3pt;z-index:-251567104;mso-position-horizontal-relative:page" o:allowincell="f" filled="f" stroked="f">
            <v:textbox style="layout-flow:vertical" inset="0,0,0,0">
              <w:txbxContent>
                <w:p w:rsidR="00F42301" w:rsidRDefault="00F42301" w:rsidP="00721764">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E</w:t>
                  </w:r>
                  <w:r>
                    <w:rPr>
                      <w:rFonts w:ascii="Impact" w:hAnsi="Impact" w:cs="Impact"/>
                      <w:color w:val="A3A3A3"/>
                      <w:spacing w:val="-115"/>
                      <w:position w:val="1"/>
                      <w:sz w:val="105"/>
                      <w:szCs w:val="105"/>
                    </w:rPr>
                    <w:t xml:space="preserve"> </w:t>
                  </w:r>
                </w:p>
              </w:txbxContent>
            </v:textbox>
            <w10:wrap anchorx="page"/>
          </v:shape>
        </w:pict>
      </w:r>
      <w:r>
        <w:rPr>
          <w:rFonts w:ascii="Times New Roman" w:hAnsi="Times New Roman"/>
          <w:b/>
          <w:bCs/>
          <w:color w:val="191919"/>
          <w:sz w:val="20"/>
          <w:szCs w:val="20"/>
        </w:rPr>
        <w:t>EDAS 5515 - Curriculum and Instruction for</w:t>
      </w:r>
      <w:r>
        <w:rPr>
          <w:rFonts w:ascii="Times New Roman" w:hAnsi="Times New Roman"/>
          <w:b/>
          <w:bCs/>
          <w:color w:val="191919"/>
          <w:spacing w:val="-4"/>
          <w:sz w:val="20"/>
          <w:szCs w:val="20"/>
        </w:rPr>
        <w:t xml:space="preserve"> </w:t>
      </w:r>
      <w:r>
        <w:rPr>
          <w:rFonts w:ascii="Times New Roman" w:hAnsi="Times New Roman"/>
          <w:b/>
          <w:bCs/>
          <w:color w:val="191919"/>
          <w:sz w:val="20"/>
          <w:szCs w:val="20"/>
        </w:rPr>
        <w:t>Educational Leadership</w:t>
      </w:r>
      <w:r>
        <w:rPr>
          <w:rFonts w:ascii="Times New Roman" w:hAnsi="Times New Roman"/>
          <w:b/>
          <w:bCs/>
          <w:color w:val="191919"/>
          <w:spacing w:val="-4"/>
          <w:sz w:val="20"/>
          <w:szCs w:val="20"/>
        </w:rPr>
        <w:t xml:space="preserve"> </w:t>
      </w:r>
      <w:r>
        <w:rPr>
          <w:rFonts w:ascii="Times New Roman" w:hAnsi="Times New Roman"/>
          <w:b/>
          <w:bCs/>
          <w:color w:val="191919"/>
          <w:sz w:val="20"/>
          <w:szCs w:val="20"/>
        </w:rPr>
        <w:t xml:space="preserve">...........................3(3-0) </w:t>
      </w:r>
      <w:r>
        <w:rPr>
          <w:rFonts w:ascii="Times New Roman" w:hAnsi="Times New Roman"/>
          <w:color w:val="191919"/>
          <w:spacing w:val="-7"/>
          <w:sz w:val="20"/>
          <w:szCs w:val="20"/>
        </w:rPr>
        <w:t>T</w:t>
      </w:r>
      <w:r>
        <w:rPr>
          <w:rFonts w:ascii="Times New Roman" w:hAnsi="Times New Roman"/>
          <w:color w:val="191919"/>
          <w:sz w:val="20"/>
          <w:szCs w:val="20"/>
        </w:rPr>
        <w:t xml:space="preserve">rends in curriculum design with emphasis on the newer media and ways and methods of im- </w:t>
      </w:r>
      <w:r>
        <w:rPr>
          <w:rFonts w:ascii="Times New Roman" w:hAnsi="Times New Roman"/>
          <w:color w:val="191919"/>
          <w:spacing w:val="-2"/>
          <w:sz w:val="20"/>
          <w:szCs w:val="20"/>
        </w:rPr>
        <w:t>plementin</w:t>
      </w:r>
      <w:r>
        <w:rPr>
          <w:rFonts w:ascii="Times New Roman" w:hAnsi="Times New Roman"/>
          <w:color w:val="191919"/>
          <w:sz w:val="20"/>
          <w:szCs w:val="20"/>
        </w:rPr>
        <w:t>g</w:t>
      </w:r>
      <w:r>
        <w:rPr>
          <w:rFonts w:ascii="Times New Roman" w:hAnsi="Times New Roman"/>
          <w:color w:val="191919"/>
          <w:spacing w:val="-9"/>
          <w:sz w:val="20"/>
          <w:szCs w:val="20"/>
        </w:rPr>
        <w:t xml:space="preserve"> </w:t>
      </w:r>
      <w:r>
        <w:rPr>
          <w:rFonts w:ascii="Times New Roman" w:hAnsi="Times New Roman"/>
          <w:color w:val="191919"/>
          <w:spacing w:val="-2"/>
          <w:sz w:val="20"/>
          <w:szCs w:val="20"/>
        </w:rPr>
        <w:t>innovation</w:t>
      </w:r>
      <w:r>
        <w:rPr>
          <w:rFonts w:ascii="Times New Roman" w:hAnsi="Times New Roman"/>
          <w:color w:val="191919"/>
          <w:sz w:val="20"/>
          <w:szCs w:val="20"/>
        </w:rPr>
        <w:t>s</w:t>
      </w:r>
      <w:r>
        <w:rPr>
          <w:rFonts w:ascii="Times New Roman" w:hAnsi="Times New Roman"/>
          <w:color w:val="191919"/>
          <w:spacing w:val="-9"/>
          <w:sz w:val="20"/>
          <w:szCs w:val="20"/>
        </w:rPr>
        <w:t xml:space="preserve"> </w:t>
      </w:r>
      <w:r>
        <w:rPr>
          <w:rFonts w:ascii="Times New Roman" w:hAnsi="Times New Roman"/>
          <w:color w:val="191919"/>
          <w:spacing w:val="-2"/>
          <w:sz w:val="20"/>
          <w:szCs w:val="20"/>
        </w:rPr>
        <w:t>i</w:t>
      </w:r>
      <w:r>
        <w:rPr>
          <w:rFonts w:ascii="Times New Roman" w:hAnsi="Times New Roman"/>
          <w:color w:val="191919"/>
          <w:sz w:val="20"/>
          <w:szCs w:val="20"/>
        </w:rPr>
        <w:t>n</w:t>
      </w:r>
      <w:r>
        <w:rPr>
          <w:rFonts w:ascii="Times New Roman" w:hAnsi="Times New Roman"/>
          <w:color w:val="191919"/>
          <w:spacing w:val="-9"/>
          <w:sz w:val="20"/>
          <w:szCs w:val="20"/>
        </w:rPr>
        <w:t xml:space="preserve"> </w:t>
      </w:r>
      <w:r>
        <w:rPr>
          <w:rFonts w:ascii="Times New Roman" w:hAnsi="Times New Roman"/>
          <w:color w:val="191919"/>
          <w:spacing w:val="-2"/>
          <w:sz w:val="20"/>
          <w:szCs w:val="20"/>
        </w:rPr>
        <w:t>instruction</w:t>
      </w:r>
      <w:ins w:id="100" w:author=" " w:date="2011-04-06T10:43:00Z">
        <w:r>
          <w:rPr>
            <w:rFonts w:ascii="Times New Roman" w:hAnsi="Times New Roman"/>
            <w:color w:val="191919"/>
            <w:spacing w:val="-2"/>
            <w:sz w:val="20"/>
            <w:szCs w:val="20"/>
          </w:rPr>
          <w:t xml:space="preserve"> are discussed</w:t>
        </w:r>
      </w:ins>
      <w:r>
        <w:rPr>
          <w:rFonts w:ascii="Times New Roman" w:hAnsi="Times New Roman"/>
          <w:color w:val="191919"/>
          <w:sz w:val="20"/>
          <w:szCs w:val="20"/>
        </w:rPr>
        <w:t>.</w:t>
      </w:r>
      <w:r>
        <w:rPr>
          <w:rFonts w:ascii="Times New Roman" w:hAnsi="Times New Roman"/>
          <w:color w:val="191919"/>
          <w:spacing w:val="-9"/>
          <w:sz w:val="20"/>
          <w:szCs w:val="20"/>
        </w:rPr>
        <w:t xml:space="preserve"> </w:t>
      </w:r>
      <w:ins w:id="101" w:author=" " w:date="2011-04-06T10:39:00Z">
        <w:r>
          <w:rPr>
            <w:rFonts w:ascii="Times New Roman" w:hAnsi="Times New Roman"/>
            <w:color w:val="191919"/>
            <w:spacing w:val="-9"/>
            <w:sz w:val="20"/>
            <w:szCs w:val="20"/>
          </w:rPr>
          <w:t xml:space="preserve">It includes </w:t>
        </w:r>
      </w:ins>
      <w:del w:id="102" w:author=" " w:date="2011-04-06T10:39:00Z">
        <w:r w:rsidDel="008367A1">
          <w:rPr>
            <w:rFonts w:ascii="Times New Roman" w:hAnsi="Times New Roman"/>
            <w:color w:val="191919"/>
            <w:spacing w:val="-2"/>
            <w:sz w:val="20"/>
            <w:szCs w:val="20"/>
          </w:rPr>
          <w:delText>Include</w:delText>
        </w:r>
        <w:r w:rsidDel="008367A1">
          <w:rPr>
            <w:rFonts w:ascii="Times New Roman" w:hAnsi="Times New Roman"/>
            <w:color w:val="191919"/>
            <w:sz w:val="20"/>
            <w:szCs w:val="20"/>
          </w:rPr>
          <w:delText>s</w:delText>
        </w:r>
      </w:del>
      <w:r>
        <w:rPr>
          <w:rFonts w:ascii="Times New Roman" w:hAnsi="Times New Roman"/>
          <w:color w:val="191919"/>
          <w:spacing w:val="-9"/>
          <w:sz w:val="20"/>
          <w:szCs w:val="20"/>
        </w:rPr>
        <w:t xml:space="preserve"> </w:t>
      </w:r>
      <w:r>
        <w:rPr>
          <w:rFonts w:ascii="Times New Roman" w:hAnsi="Times New Roman"/>
          <w:color w:val="191919"/>
          <w:sz w:val="20"/>
          <w:szCs w:val="20"/>
        </w:rPr>
        <w:t>a</w:t>
      </w:r>
      <w:r>
        <w:rPr>
          <w:rFonts w:ascii="Times New Roman" w:hAnsi="Times New Roman"/>
          <w:color w:val="191919"/>
          <w:spacing w:val="-9"/>
          <w:sz w:val="20"/>
          <w:szCs w:val="20"/>
        </w:rPr>
        <w:t xml:space="preserve"> </w:t>
      </w:r>
      <w:r>
        <w:rPr>
          <w:rFonts w:ascii="Times New Roman" w:hAnsi="Times New Roman"/>
          <w:color w:val="191919"/>
          <w:spacing w:val="-2"/>
          <w:sz w:val="20"/>
          <w:szCs w:val="20"/>
        </w:rPr>
        <w:t>stud</w:t>
      </w:r>
      <w:r>
        <w:rPr>
          <w:rFonts w:ascii="Times New Roman" w:hAnsi="Times New Roman"/>
          <w:color w:val="191919"/>
          <w:sz w:val="20"/>
          <w:szCs w:val="20"/>
        </w:rPr>
        <w:t>y</w:t>
      </w:r>
      <w:r>
        <w:rPr>
          <w:rFonts w:ascii="Times New Roman" w:hAnsi="Times New Roman"/>
          <w:color w:val="191919"/>
          <w:spacing w:val="-9"/>
          <w:sz w:val="20"/>
          <w:szCs w:val="20"/>
        </w:rPr>
        <w:t xml:space="preserve"> </w:t>
      </w:r>
      <w:r>
        <w:rPr>
          <w:rFonts w:ascii="Times New Roman" w:hAnsi="Times New Roman"/>
          <w:color w:val="191919"/>
          <w:spacing w:val="-2"/>
          <w:sz w:val="20"/>
          <w:szCs w:val="20"/>
        </w:rPr>
        <w:t>o</w:t>
      </w:r>
      <w:r>
        <w:rPr>
          <w:rFonts w:ascii="Times New Roman" w:hAnsi="Times New Roman"/>
          <w:color w:val="191919"/>
          <w:sz w:val="20"/>
          <w:szCs w:val="20"/>
        </w:rPr>
        <w:t>f</w:t>
      </w:r>
      <w:r>
        <w:rPr>
          <w:rFonts w:ascii="Times New Roman" w:hAnsi="Times New Roman"/>
          <w:color w:val="191919"/>
          <w:spacing w:val="-9"/>
          <w:sz w:val="20"/>
          <w:szCs w:val="20"/>
        </w:rPr>
        <w:t xml:space="preserve"> </w:t>
      </w:r>
      <w:r>
        <w:rPr>
          <w:rFonts w:ascii="Times New Roman" w:hAnsi="Times New Roman"/>
          <w:color w:val="191919"/>
          <w:spacing w:val="-2"/>
          <w:sz w:val="20"/>
          <w:szCs w:val="20"/>
        </w:rPr>
        <w:t>principles</w:t>
      </w:r>
      <w:r>
        <w:rPr>
          <w:rFonts w:ascii="Times New Roman" w:hAnsi="Times New Roman"/>
          <w:color w:val="191919"/>
          <w:sz w:val="20"/>
          <w:szCs w:val="20"/>
        </w:rPr>
        <w:t>,</w:t>
      </w:r>
      <w:r>
        <w:rPr>
          <w:rFonts w:ascii="Times New Roman" w:hAnsi="Times New Roman"/>
          <w:color w:val="191919"/>
          <w:spacing w:val="-9"/>
          <w:sz w:val="20"/>
          <w:szCs w:val="20"/>
        </w:rPr>
        <w:t xml:space="preserve"> </w:t>
      </w:r>
      <w:r>
        <w:rPr>
          <w:rFonts w:ascii="Times New Roman" w:hAnsi="Times New Roman"/>
          <w:color w:val="191919"/>
          <w:spacing w:val="-2"/>
          <w:sz w:val="20"/>
          <w:szCs w:val="20"/>
        </w:rPr>
        <w:t>procedure</w:t>
      </w:r>
      <w:r>
        <w:rPr>
          <w:rFonts w:ascii="Times New Roman" w:hAnsi="Times New Roman"/>
          <w:color w:val="191919"/>
          <w:sz w:val="20"/>
          <w:szCs w:val="20"/>
        </w:rPr>
        <w:t>s</w:t>
      </w:r>
      <w:r>
        <w:rPr>
          <w:rFonts w:ascii="Times New Roman" w:hAnsi="Times New Roman"/>
          <w:color w:val="191919"/>
          <w:spacing w:val="-9"/>
          <w:sz w:val="20"/>
          <w:szCs w:val="20"/>
        </w:rPr>
        <w:t xml:space="preserve"> </w:t>
      </w:r>
      <w:r>
        <w:rPr>
          <w:rFonts w:ascii="Times New Roman" w:hAnsi="Times New Roman"/>
          <w:color w:val="191919"/>
          <w:spacing w:val="-2"/>
          <w:sz w:val="20"/>
          <w:szCs w:val="20"/>
        </w:rPr>
        <w:t>an</w:t>
      </w:r>
      <w:r>
        <w:rPr>
          <w:rFonts w:ascii="Times New Roman" w:hAnsi="Times New Roman"/>
          <w:color w:val="191919"/>
          <w:sz w:val="20"/>
          <w:szCs w:val="20"/>
        </w:rPr>
        <w:t>d</w:t>
      </w:r>
      <w:r>
        <w:rPr>
          <w:rFonts w:ascii="Times New Roman" w:hAnsi="Times New Roman"/>
          <w:color w:val="191919"/>
          <w:spacing w:val="-9"/>
          <w:sz w:val="20"/>
          <w:szCs w:val="20"/>
        </w:rPr>
        <w:t xml:space="preserve"> </w:t>
      </w:r>
      <w:r>
        <w:rPr>
          <w:rFonts w:ascii="Times New Roman" w:hAnsi="Times New Roman"/>
          <w:color w:val="191919"/>
          <w:spacing w:val="-2"/>
          <w:sz w:val="20"/>
          <w:szCs w:val="20"/>
        </w:rPr>
        <w:t xml:space="preserve">components </w:t>
      </w:r>
      <w:r>
        <w:rPr>
          <w:rFonts w:ascii="Times New Roman" w:hAnsi="Times New Roman"/>
          <w:color w:val="191919"/>
          <w:sz w:val="20"/>
          <w:szCs w:val="20"/>
        </w:rPr>
        <w:t>of curriculum development, interpretation of test scores, use of assessment data and program evaluation</w:t>
      </w:r>
    </w:p>
    <w:p w:rsidR="00F42301" w:rsidRDefault="00F42301" w:rsidP="00721764">
      <w:pPr>
        <w:widowControl w:val="0"/>
        <w:autoSpaceDE w:val="0"/>
        <w:autoSpaceDN w:val="0"/>
        <w:adjustRightInd w:val="0"/>
        <w:spacing w:after="0" w:line="250" w:lineRule="auto"/>
        <w:ind w:left="1239" w:right="1930" w:hanging="360"/>
        <w:jc w:val="both"/>
        <w:rPr>
          <w:rFonts w:ascii="Times New Roman" w:hAnsi="Times New Roman"/>
          <w:color w:val="000000"/>
          <w:sz w:val="20"/>
          <w:szCs w:val="20"/>
        </w:rPr>
      </w:pPr>
      <w:r>
        <w:rPr>
          <w:rFonts w:ascii="Times New Roman" w:hAnsi="Times New Roman"/>
          <w:b/>
          <w:bCs/>
          <w:color w:val="191919"/>
          <w:sz w:val="20"/>
          <w:szCs w:val="20"/>
        </w:rPr>
        <w:t>EDAS 5533 - Legal</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Aspects of Education</w:t>
      </w:r>
      <w:r>
        <w:rPr>
          <w:rFonts w:ascii="Times New Roman" w:hAnsi="Times New Roman"/>
          <w:b/>
          <w:bCs/>
          <w:color w:val="191919"/>
          <w:spacing w:val="-19"/>
          <w:sz w:val="20"/>
          <w:szCs w:val="20"/>
        </w:rPr>
        <w:t xml:space="preserve"> </w:t>
      </w:r>
      <w:r>
        <w:rPr>
          <w:rFonts w:ascii="Times New Roman" w:hAnsi="Times New Roman"/>
          <w:b/>
          <w:bCs/>
          <w:color w:val="191919"/>
          <w:sz w:val="20"/>
          <w:szCs w:val="20"/>
        </w:rPr>
        <w:t xml:space="preserve">.............................................................................3(3-0) </w:t>
      </w:r>
      <w:r>
        <w:rPr>
          <w:rFonts w:ascii="Times New Roman" w:hAnsi="Times New Roman"/>
          <w:color w:val="191919"/>
          <w:sz w:val="20"/>
          <w:szCs w:val="20"/>
        </w:rPr>
        <w:t>A study</w:t>
      </w:r>
      <w:r>
        <w:rPr>
          <w:rFonts w:ascii="Times New Roman" w:hAnsi="Times New Roman"/>
          <w:color w:val="191919"/>
          <w:spacing w:val="11"/>
          <w:sz w:val="20"/>
          <w:szCs w:val="20"/>
        </w:rPr>
        <w:t xml:space="preserve"> </w:t>
      </w:r>
      <w:r>
        <w:rPr>
          <w:rFonts w:ascii="Times New Roman" w:hAnsi="Times New Roman"/>
          <w:color w:val="191919"/>
          <w:sz w:val="20"/>
          <w:szCs w:val="20"/>
        </w:rPr>
        <w:t>of</w:t>
      </w:r>
      <w:r>
        <w:rPr>
          <w:rFonts w:ascii="Times New Roman" w:hAnsi="Times New Roman"/>
          <w:color w:val="191919"/>
          <w:spacing w:val="11"/>
          <w:sz w:val="20"/>
          <w:szCs w:val="20"/>
        </w:rPr>
        <w:t xml:space="preserve"> </w:t>
      </w:r>
      <w:r>
        <w:rPr>
          <w:rFonts w:ascii="Times New Roman" w:hAnsi="Times New Roman"/>
          <w:color w:val="191919"/>
          <w:sz w:val="20"/>
          <w:szCs w:val="20"/>
        </w:rPr>
        <w:t>legal</w:t>
      </w:r>
      <w:r>
        <w:rPr>
          <w:rFonts w:ascii="Times New Roman" w:hAnsi="Times New Roman"/>
          <w:color w:val="191919"/>
          <w:spacing w:val="12"/>
          <w:sz w:val="20"/>
          <w:szCs w:val="20"/>
        </w:rPr>
        <w:t xml:space="preserve"> </w:t>
      </w:r>
      <w:r>
        <w:rPr>
          <w:rFonts w:ascii="Times New Roman" w:hAnsi="Times New Roman"/>
          <w:color w:val="191919"/>
          <w:sz w:val="20"/>
          <w:szCs w:val="20"/>
        </w:rPr>
        <w:t>structure</w:t>
      </w:r>
      <w:r>
        <w:rPr>
          <w:rFonts w:ascii="Times New Roman" w:hAnsi="Times New Roman"/>
          <w:color w:val="191919"/>
          <w:spacing w:val="11"/>
          <w:sz w:val="20"/>
          <w:szCs w:val="20"/>
        </w:rPr>
        <w:t xml:space="preserve"> </w:t>
      </w:r>
      <w:r>
        <w:rPr>
          <w:rFonts w:ascii="Times New Roman" w:hAnsi="Times New Roman"/>
          <w:color w:val="191919"/>
          <w:sz w:val="20"/>
          <w:szCs w:val="20"/>
        </w:rPr>
        <w:t>of</w:t>
      </w:r>
      <w:r>
        <w:rPr>
          <w:rFonts w:ascii="Times New Roman" w:hAnsi="Times New Roman"/>
          <w:color w:val="191919"/>
          <w:spacing w:val="11"/>
          <w:sz w:val="20"/>
          <w:szCs w:val="20"/>
        </w:rPr>
        <w:t xml:space="preserve"> </w:t>
      </w:r>
      <w:r>
        <w:rPr>
          <w:rFonts w:ascii="Times New Roman" w:hAnsi="Times New Roman"/>
          <w:color w:val="191919"/>
          <w:sz w:val="20"/>
          <w:szCs w:val="20"/>
        </w:rPr>
        <w:t>public</w:t>
      </w:r>
      <w:r>
        <w:rPr>
          <w:rFonts w:ascii="Times New Roman" w:hAnsi="Times New Roman"/>
          <w:color w:val="191919"/>
          <w:spacing w:val="11"/>
          <w:sz w:val="20"/>
          <w:szCs w:val="20"/>
        </w:rPr>
        <w:t xml:space="preserve"> </w:t>
      </w:r>
      <w:r>
        <w:rPr>
          <w:rFonts w:ascii="Times New Roman" w:hAnsi="Times New Roman"/>
          <w:color w:val="191919"/>
          <w:sz w:val="20"/>
          <w:szCs w:val="20"/>
        </w:rPr>
        <w:t>education</w:t>
      </w:r>
      <w:r>
        <w:rPr>
          <w:rFonts w:ascii="Times New Roman" w:hAnsi="Times New Roman"/>
          <w:color w:val="191919"/>
          <w:spacing w:val="12"/>
          <w:sz w:val="20"/>
          <w:szCs w:val="20"/>
        </w:rPr>
        <w:t xml:space="preserve"> </w:t>
      </w:r>
      <w:r>
        <w:rPr>
          <w:rFonts w:ascii="Times New Roman" w:hAnsi="Times New Roman"/>
          <w:color w:val="191919"/>
          <w:sz w:val="20"/>
          <w:szCs w:val="20"/>
        </w:rPr>
        <w:t>rights</w:t>
      </w:r>
      <w:r>
        <w:rPr>
          <w:rFonts w:ascii="Times New Roman" w:hAnsi="Times New Roman"/>
          <w:color w:val="191919"/>
          <w:spacing w:val="11"/>
          <w:sz w:val="20"/>
          <w:szCs w:val="20"/>
        </w:rPr>
        <w:t xml:space="preserve"> </w:t>
      </w:r>
      <w:r>
        <w:rPr>
          <w:rFonts w:ascii="Times New Roman" w:hAnsi="Times New Roman"/>
          <w:color w:val="191919"/>
          <w:sz w:val="20"/>
          <w:szCs w:val="20"/>
        </w:rPr>
        <w:t>and</w:t>
      </w:r>
      <w:r>
        <w:rPr>
          <w:rFonts w:ascii="Times New Roman" w:hAnsi="Times New Roman"/>
          <w:color w:val="191919"/>
          <w:spacing w:val="11"/>
          <w:sz w:val="20"/>
          <w:szCs w:val="20"/>
        </w:rPr>
        <w:t xml:space="preserve"> </w:t>
      </w:r>
      <w:r>
        <w:rPr>
          <w:rFonts w:ascii="Times New Roman" w:hAnsi="Times New Roman"/>
          <w:color w:val="191919"/>
          <w:sz w:val="20"/>
          <w:szCs w:val="20"/>
        </w:rPr>
        <w:t>responsibilities</w:t>
      </w:r>
      <w:r>
        <w:rPr>
          <w:rFonts w:ascii="Times New Roman" w:hAnsi="Times New Roman"/>
          <w:color w:val="191919"/>
          <w:spacing w:val="12"/>
          <w:sz w:val="20"/>
          <w:szCs w:val="20"/>
        </w:rPr>
        <w:t xml:space="preserve"> </w:t>
      </w:r>
      <w:r>
        <w:rPr>
          <w:rFonts w:ascii="Times New Roman" w:hAnsi="Times New Roman"/>
          <w:color w:val="191919"/>
          <w:sz w:val="20"/>
          <w:szCs w:val="20"/>
        </w:rPr>
        <w:t>of</w:t>
      </w:r>
      <w:r>
        <w:rPr>
          <w:rFonts w:ascii="Times New Roman" w:hAnsi="Times New Roman"/>
          <w:color w:val="191919"/>
          <w:spacing w:val="11"/>
          <w:sz w:val="20"/>
          <w:szCs w:val="20"/>
        </w:rPr>
        <w:t xml:space="preserve"> </w:t>
      </w:r>
      <w:r>
        <w:rPr>
          <w:rFonts w:ascii="Times New Roman" w:hAnsi="Times New Roman"/>
          <w:color w:val="191919"/>
          <w:sz w:val="20"/>
          <w:szCs w:val="20"/>
        </w:rPr>
        <w:t>school</w:t>
      </w:r>
      <w:r>
        <w:rPr>
          <w:rFonts w:ascii="Times New Roman" w:hAnsi="Times New Roman"/>
          <w:color w:val="191919"/>
          <w:spacing w:val="11"/>
          <w:sz w:val="20"/>
          <w:szCs w:val="20"/>
        </w:rPr>
        <w:t xml:space="preserve"> </w:t>
      </w:r>
      <w:r>
        <w:rPr>
          <w:rFonts w:ascii="Times New Roman" w:hAnsi="Times New Roman"/>
          <w:color w:val="191919"/>
          <w:sz w:val="20"/>
          <w:szCs w:val="20"/>
        </w:rPr>
        <w:t>personnel, rights</w:t>
      </w:r>
      <w:r>
        <w:rPr>
          <w:rFonts w:ascii="Times New Roman" w:hAnsi="Times New Roman"/>
          <w:color w:val="191919"/>
          <w:spacing w:val="-7"/>
          <w:sz w:val="20"/>
          <w:szCs w:val="20"/>
        </w:rPr>
        <w:t xml:space="preserve"> </w:t>
      </w:r>
      <w:r>
        <w:rPr>
          <w:rFonts w:ascii="Times New Roman" w:hAnsi="Times New Roman"/>
          <w:color w:val="191919"/>
          <w:sz w:val="20"/>
          <w:szCs w:val="20"/>
        </w:rPr>
        <w:t>of</w:t>
      </w:r>
      <w:r>
        <w:rPr>
          <w:rFonts w:ascii="Times New Roman" w:hAnsi="Times New Roman"/>
          <w:color w:val="191919"/>
          <w:spacing w:val="-8"/>
          <w:sz w:val="20"/>
          <w:szCs w:val="20"/>
        </w:rPr>
        <w:t xml:space="preserve"> </w:t>
      </w:r>
      <w:r>
        <w:rPr>
          <w:rFonts w:ascii="Times New Roman" w:hAnsi="Times New Roman"/>
          <w:color w:val="191919"/>
          <w:sz w:val="20"/>
          <w:szCs w:val="20"/>
        </w:rPr>
        <w:t>parents</w:t>
      </w:r>
      <w:r>
        <w:rPr>
          <w:rFonts w:ascii="Times New Roman" w:hAnsi="Times New Roman"/>
          <w:color w:val="191919"/>
          <w:spacing w:val="-7"/>
          <w:sz w:val="20"/>
          <w:szCs w:val="20"/>
        </w:rPr>
        <w:t xml:space="preserve"> </w:t>
      </w:r>
      <w:r>
        <w:rPr>
          <w:rFonts w:ascii="Times New Roman" w:hAnsi="Times New Roman"/>
          <w:color w:val="191919"/>
          <w:sz w:val="20"/>
          <w:szCs w:val="20"/>
        </w:rPr>
        <w:t>and</w:t>
      </w:r>
      <w:r>
        <w:rPr>
          <w:rFonts w:ascii="Times New Roman" w:hAnsi="Times New Roman"/>
          <w:color w:val="191919"/>
          <w:spacing w:val="-7"/>
          <w:sz w:val="20"/>
          <w:szCs w:val="20"/>
        </w:rPr>
        <w:t xml:space="preserve"> </w:t>
      </w:r>
      <w:r>
        <w:rPr>
          <w:rFonts w:ascii="Times New Roman" w:hAnsi="Times New Roman"/>
          <w:color w:val="191919"/>
          <w:sz w:val="20"/>
          <w:szCs w:val="20"/>
        </w:rPr>
        <w:t>students</w:t>
      </w:r>
      <w:ins w:id="103" w:author=" " w:date="2011-04-06T10:39:00Z">
        <w:r>
          <w:rPr>
            <w:rFonts w:ascii="Times New Roman" w:hAnsi="Times New Roman"/>
            <w:color w:val="191919"/>
            <w:sz w:val="20"/>
            <w:szCs w:val="20"/>
          </w:rPr>
          <w:t xml:space="preserve">.  </w:t>
        </w:r>
      </w:ins>
      <w:del w:id="104" w:author=" " w:date="2011-04-06T10:40:00Z">
        <w:r w:rsidDel="008367A1">
          <w:rPr>
            <w:rFonts w:ascii="Times New Roman" w:hAnsi="Times New Roman"/>
            <w:color w:val="191919"/>
            <w:spacing w:val="-7"/>
            <w:sz w:val="20"/>
            <w:szCs w:val="20"/>
          </w:rPr>
          <w:delText xml:space="preserve"> </w:delText>
        </w:r>
        <w:r w:rsidDel="008367A1">
          <w:rPr>
            <w:rFonts w:ascii="Times New Roman" w:hAnsi="Times New Roman"/>
            <w:color w:val="191919"/>
            <w:sz w:val="20"/>
            <w:szCs w:val="20"/>
          </w:rPr>
          <w:delText>are</w:delText>
        </w:r>
        <w:r w:rsidDel="008367A1">
          <w:rPr>
            <w:rFonts w:ascii="Times New Roman" w:hAnsi="Times New Roman"/>
            <w:color w:val="191919"/>
            <w:spacing w:val="-7"/>
            <w:sz w:val="20"/>
            <w:szCs w:val="20"/>
          </w:rPr>
          <w:delText xml:space="preserve"> </w:delText>
        </w:r>
        <w:r w:rsidDel="008367A1">
          <w:rPr>
            <w:rFonts w:ascii="Times New Roman" w:hAnsi="Times New Roman"/>
            <w:color w:val="191919"/>
            <w:sz w:val="20"/>
            <w:szCs w:val="20"/>
          </w:rPr>
          <w:delText>related</w:delText>
        </w:r>
        <w:r w:rsidDel="008367A1">
          <w:rPr>
            <w:rFonts w:ascii="Times New Roman" w:hAnsi="Times New Roman"/>
            <w:color w:val="191919"/>
            <w:spacing w:val="-7"/>
            <w:sz w:val="20"/>
            <w:szCs w:val="20"/>
          </w:rPr>
          <w:delText xml:space="preserve"> </w:delText>
        </w:r>
        <w:r w:rsidDel="008367A1">
          <w:rPr>
            <w:rFonts w:ascii="Times New Roman" w:hAnsi="Times New Roman"/>
            <w:color w:val="191919"/>
            <w:sz w:val="20"/>
            <w:szCs w:val="20"/>
          </w:rPr>
          <w:delText>topics.</w:delText>
        </w:r>
      </w:del>
      <w:r>
        <w:rPr>
          <w:rFonts w:ascii="Times New Roman" w:hAnsi="Times New Roman"/>
          <w:color w:val="191919"/>
          <w:spacing w:val="-7"/>
          <w:sz w:val="20"/>
          <w:szCs w:val="20"/>
        </w:rPr>
        <w:t xml:space="preserve"> </w:t>
      </w:r>
      <w:r>
        <w:rPr>
          <w:rFonts w:ascii="Times New Roman" w:hAnsi="Times New Roman"/>
          <w:color w:val="191919"/>
          <w:sz w:val="20"/>
          <w:szCs w:val="20"/>
        </w:rPr>
        <w:t>Emphasis</w:t>
      </w:r>
      <w:r>
        <w:rPr>
          <w:rFonts w:ascii="Times New Roman" w:hAnsi="Times New Roman"/>
          <w:color w:val="191919"/>
          <w:spacing w:val="-7"/>
          <w:sz w:val="20"/>
          <w:szCs w:val="20"/>
        </w:rPr>
        <w:t xml:space="preserve"> </w:t>
      </w:r>
      <w:r>
        <w:rPr>
          <w:rFonts w:ascii="Times New Roman" w:hAnsi="Times New Roman"/>
          <w:color w:val="191919"/>
          <w:sz w:val="20"/>
          <w:szCs w:val="20"/>
        </w:rPr>
        <w:t>is</w:t>
      </w:r>
      <w:r>
        <w:rPr>
          <w:rFonts w:ascii="Times New Roman" w:hAnsi="Times New Roman"/>
          <w:color w:val="191919"/>
          <w:spacing w:val="-8"/>
          <w:sz w:val="20"/>
          <w:szCs w:val="20"/>
        </w:rPr>
        <w:t xml:space="preserve"> </w:t>
      </w:r>
      <w:r>
        <w:rPr>
          <w:rFonts w:ascii="Times New Roman" w:hAnsi="Times New Roman"/>
          <w:color w:val="191919"/>
          <w:sz w:val="20"/>
          <w:szCs w:val="20"/>
        </w:rPr>
        <w:t>on</w:t>
      </w:r>
      <w:r>
        <w:rPr>
          <w:rFonts w:ascii="Times New Roman" w:hAnsi="Times New Roman"/>
          <w:color w:val="191919"/>
          <w:spacing w:val="-8"/>
          <w:sz w:val="20"/>
          <w:szCs w:val="20"/>
        </w:rPr>
        <w:t xml:space="preserve"> </w:t>
      </w:r>
      <w:r>
        <w:rPr>
          <w:rFonts w:ascii="Times New Roman" w:hAnsi="Times New Roman"/>
          <w:color w:val="191919"/>
          <w:sz w:val="20"/>
          <w:szCs w:val="20"/>
        </w:rPr>
        <w:t>stud</w:t>
      </w:r>
      <w:r>
        <w:rPr>
          <w:rFonts w:ascii="Times New Roman" w:hAnsi="Times New Roman"/>
          <w:color w:val="191919"/>
          <w:spacing w:val="-13"/>
          <w:sz w:val="20"/>
          <w:szCs w:val="20"/>
        </w:rPr>
        <w:t>y</w:t>
      </w:r>
      <w:r>
        <w:rPr>
          <w:rFonts w:ascii="Times New Roman" w:hAnsi="Times New Roman"/>
          <w:color w:val="191919"/>
          <w:sz w:val="20"/>
          <w:szCs w:val="20"/>
        </w:rPr>
        <w:t>,</w:t>
      </w:r>
      <w:r>
        <w:rPr>
          <w:rFonts w:ascii="Times New Roman" w:hAnsi="Times New Roman"/>
          <w:color w:val="191919"/>
          <w:spacing w:val="-8"/>
          <w:sz w:val="20"/>
          <w:szCs w:val="20"/>
        </w:rPr>
        <w:t xml:space="preserve"> </w:t>
      </w:r>
      <w:r>
        <w:rPr>
          <w:rFonts w:ascii="Times New Roman" w:hAnsi="Times New Roman"/>
          <w:color w:val="191919"/>
          <w:sz w:val="20"/>
          <w:szCs w:val="20"/>
        </w:rPr>
        <w:t>analysis</w:t>
      </w:r>
      <w:r>
        <w:rPr>
          <w:rFonts w:ascii="Times New Roman" w:hAnsi="Times New Roman"/>
          <w:color w:val="191919"/>
          <w:spacing w:val="-7"/>
          <w:sz w:val="20"/>
          <w:szCs w:val="20"/>
        </w:rPr>
        <w:t xml:space="preserve"> </w:t>
      </w:r>
      <w:r>
        <w:rPr>
          <w:rFonts w:ascii="Times New Roman" w:hAnsi="Times New Roman"/>
          <w:color w:val="191919"/>
          <w:sz w:val="20"/>
          <w:szCs w:val="20"/>
        </w:rPr>
        <w:t>of</w:t>
      </w:r>
      <w:r>
        <w:rPr>
          <w:rFonts w:ascii="Times New Roman" w:hAnsi="Times New Roman"/>
          <w:color w:val="191919"/>
          <w:spacing w:val="-8"/>
          <w:sz w:val="20"/>
          <w:szCs w:val="20"/>
        </w:rPr>
        <w:t xml:space="preserve"> </w:t>
      </w:r>
      <w:r>
        <w:rPr>
          <w:rFonts w:ascii="Times New Roman" w:hAnsi="Times New Roman"/>
          <w:color w:val="191919"/>
          <w:sz w:val="20"/>
          <w:szCs w:val="20"/>
        </w:rPr>
        <w:t>constitutional proscription/prescription and practical application in Geo</w:t>
      </w:r>
      <w:r>
        <w:rPr>
          <w:rFonts w:ascii="Times New Roman" w:hAnsi="Times New Roman"/>
          <w:color w:val="191919"/>
          <w:spacing w:val="-4"/>
          <w:sz w:val="20"/>
          <w:szCs w:val="20"/>
        </w:rPr>
        <w:t>r</w:t>
      </w:r>
      <w:r>
        <w:rPr>
          <w:rFonts w:ascii="Times New Roman" w:hAnsi="Times New Roman"/>
          <w:color w:val="191919"/>
          <w:sz w:val="20"/>
          <w:szCs w:val="20"/>
        </w:rPr>
        <w:t>gia of pertinent court cases.</w:t>
      </w:r>
    </w:p>
    <w:p w:rsidR="00F42301" w:rsidRDefault="00F42301" w:rsidP="00721764">
      <w:pPr>
        <w:widowControl w:val="0"/>
        <w:autoSpaceDE w:val="0"/>
        <w:autoSpaceDN w:val="0"/>
        <w:adjustRightInd w:val="0"/>
        <w:spacing w:after="0" w:line="250" w:lineRule="auto"/>
        <w:ind w:left="1239" w:right="1930" w:hanging="360"/>
        <w:jc w:val="both"/>
        <w:rPr>
          <w:rFonts w:ascii="Times New Roman" w:hAnsi="Times New Roman"/>
          <w:color w:val="000000"/>
          <w:sz w:val="20"/>
          <w:szCs w:val="20"/>
        </w:rPr>
      </w:pPr>
      <w:r>
        <w:rPr>
          <w:rFonts w:ascii="Times New Roman" w:hAnsi="Times New Roman"/>
          <w:b/>
          <w:bCs/>
          <w:color w:val="191919"/>
          <w:sz w:val="20"/>
          <w:szCs w:val="20"/>
        </w:rPr>
        <w:t>EDAS 5541- Educational Supervisio</w:t>
      </w:r>
      <w:r>
        <w:rPr>
          <w:rFonts w:ascii="Times New Roman" w:hAnsi="Times New Roman"/>
          <w:b/>
          <w:bCs/>
          <w:color w:val="191919"/>
          <w:spacing w:val="3"/>
          <w:sz w:val="20"/>
          <w:szCs w:val="20"/>
        </w:rPr>
        <w:t>n</w:t>
      </w:r>
      <w:r>
        <w:rPr>
          <w:rFonts w:ascii="Times New Roman" w:hAnsi="Times New Roman"/>
          <w:b/>
          <w:bCs/>
          <w:color w:val="191919"/>
          <w:sz w:val="20"/>
          <w:szCs w:val="20"/>
        </w:rPr>
        <w:t xml:space="preserve">...................................................................................3(3-0) </w:t>
      </w:r>
      <w:r>
        <w:rPr>
          <w:rFonts w:ascii="Times New Roman" w:hAnsi="Times New Roman"/>
          <w:color w:val="191919"/>
          <w:sz w:val="20"/>
          <w:szCs w:val="20"/>
        </w:rPr>
        <w:t>A</w:t>
      </w:r>
      <w:r>
        <w:rPr>
          <w:rFonts w:ascii="Times New Roman" w:hAnsi="Times New Roman"/>
          <w:color w:val="191919"/>
          <w:spacing w:val="-18"/>
          <w:sz w:val="20"/>
          <w:szCs w:val="20"/>
        </w:rPr>
        <w:t xml:space="preserve"> </w:t>
      </w:r>
      <w:r>
        <w:rPr>
          <w:rFonts w:ascii="Times New Roman" w:hAnsi="Times New Roman"/>
          <w:color w:val="191919"/>
          <w:sz w:val="20"/>
          <w:szCs w:val="20"/>
        </w:rPr>
        <w:t>study</w:t>
      </w:r>
      <w:r>
        <w:rPr>
          <w:rFonts w:ascii="Times New Roman" w:hAnsi="Times New Roman"/>
          <w:color w:val="191919"/>
          <w:spacing w:val="-7"/>
          <w:sz w:val="20"/>
          <w:szCs w:val="20"/>
        </w:rPr>
        <w:t xml:space="preserve"> </w:t>
      </w:r>
      <w:r>
        <w:rPr>
          <w:rFonts w:ascii="Times New Roman" w:hAnsi="Times New Roman"/>
          <w:color w:val="191919"/>
          <w:sz w:val="20"/>
          <w:szCs w:val="20"/>
        </w:rPr>
        <w:t>of</w:t>
      </w:r>
      <w:r>
        <w:rPr>
          <w:rFonts w:ascii="Times New Roman" w:hAnsi="Times New Roman"/>
          <w:color w:val="191919"/>
          <w:spacing w:val="-7"/>
          <w:sz w:val="20"/>
          <w:szCs w:val="20"/>
        </w:rPr>
        <w:t xml:space="preserve"> </w:t>
      </w:r>
      <w:r>
        <w:rPr>
          <w:rFonts w:ascii="Times New Roman" w:hAnsi="Times New Roman"/>
          <w:color w:val="191919"/>
          <w:sz w:val="20"/>
          <w:szCs w:val="20"/>
        </w:rPr>
        <w:t>forces</w:t>
      </w:r>
      <w:r>
        <w:rPr>
          <w:rFonts w:ascii="Times New Roman" w:hAnsi="Times New Roman"/>
          <w:color w:val="191919"/>
          <w:spacing w:val="-7"/>
          <w:sz w:val="20"/>
          <w:szCs w:val="20"/>
        </w:rPr>
        <w:t xml:space="preserve"> </w:t>
      </w:r>
      <w:r>
        <w:rPr>
          <w:rFonts w:ascii="Times New Roman" w:hAnsi="Times New Roman"/>
          <w:color w:val="191919"/>
          <w:sz w:val="20"/>
          <w:szCs w:val="20"/>
        </w:rPr>
        <w:t>a</w:t>
      </w:r>
      <w:r>
        <w:rPr>
          <w:rFonts w:ascii="Times New Roman" w:hAnsi="Times New Roman"/>
          <w:color w:val="191919"/>
          <w:spacing w:val="-4"/>
          <w:sz w:val="20"/>
          <w:szCs w:val="20"/>
        </w:rPr>
        <w:t>f</w:t>
      </w:r>
      <w:r>
        <w:rPr>
          <w:rFonts w:ascii="Times New Roman" w:hAnsi="Times New Roman"/>
          <w:color w:val="191919"/>
          <w:sz w:val="20"/>
          <w:szCs w:val="20"/>
        </w:rPr>
        <w:t>fecting</w:t>
      </w:r>
      <w:r>
        <w:rPr>
          <w:rFonts w:ascii="Times New Roman" w:hAnsi="Times New Roman"/>
          <w:color w:val="191919"/>
          <w:spacing w:val="-7"/>
          <w:sz w:val="20"/>
          <w:szCs w:val="20"/>
        </w:rPr>
        <w:t xml:space="preserve"> </w:t>
      </w:r>
      <w:r>
        <w:rPr>
          <w:rFonts w:ascii="Times New Roman" w:hAnsi="Times New Roman"/>
          <w:color w:val="191919"/>
          <w:sz w:val="20"/>
          <w:szCs w:val="20"/>
        </w:rPr>
        <w:t>supervision</w:t>
      </w:r>
      <w:r>
        <w:rPr>
          <w:rFonts w:ascii="Times New Roman" w:hAnsi="Times New Roman"/>
          <w:color w:val="191919"/>
          <w:spacing w:val="-7"/>
          <w:sz w:val="20"/>
          <w:szCs w:val="20"/>
        </w:rPr>
        <w:t xml:space="preserve"> </w:t>
      </w:r>
      <w:r>
        <w:rPr>
          <w:rFonts w:ascii="Times New Roman" w:hAnsi="Times New Roman"/>
          <w:color w:val="191919"/>
          <w:sz w:val="20"/>
          <w:szCs w:val="20"/>
        </w:rPr>
        <w:t>in</w:t>
      </w:r>
      <w:r>
        <w:rPr>
          <w:rFonts w:ascii="Times New Roman" w:hAnsi="Times New Roman"/>
          <w:color w:val="191919"/>
          <w:spacing w:val="-7"/>
          <w:sz w:val="20"/>
          <w:szCs w:val="20"/>
        </w:rPr>
        <w:t xml:space="preserve"> </w:t>
      </w:r>
      <w:r>
        <w:rPr>
          <w:rFonts w:ascii="Times New Roman" w:hAnsi="Times New Roman"/>
          <w:color w:val="191919"/>
          <w:sz w:val="20"/>
          <w:szCs w:val="20"/>
        </w:rPr>
        <w:t>today</w:t>
      </w:r>
      <w:r>
        <w:rPr>
          <w:rFonts w:ascii="Times New Roman" w:hAnsi="Times New Roman"/>
          <w:color w:val="191919"/>
          <w:spacing w:val="-11"/>
          <w:sz w:val="20"/>
          <w:szCs w:val="20"/>
        </w:rPr>
        <w:t>’</w:t>
      </w:r>
      <w:r>
        <w:rPr>
          <w:rFonts w:ascii="Times New Roman" w:hAnsi="Times New Roman"/>
          <w:color w:val="191919"/>
          <w:sz w:val="20"/>
          <w:szCs w:val="20"/>
        </w:rPr>
        <w:t>s</w:t>
      </w:r>
      <w:r>
        <w:rPr>
          <w:rFonts w:ascii="Times New Roman" w:hAnsi="Times New Roman"/>
          <w:color w:val="191919"/>
          <w:spacing w:val="-7"/>
          <w:sz w:val="20"/>
          <w:szCs w:val="20"/>
        </w:rPr>
        <w:t xml:space="preserve"> </w:t>
      </w:r>
      <w:r>
        <w:rPr>
          <w:rFonts w:ascii="Times New Roman" w:hAnsi="Times New Roman"/>
          <w:color w:val="191919"/>
          <w:sz w:val="20"/>
          <w:szCs w:val="20"/>
        </w:rPr>
        <w:t>school</w:t>
      </w:r>
      <w:r>
        <w:rPr>
          <w:rFonts w:ascii="Times New Roman" w:hAnsi="Times New Roman"/>
          <w:color w:val="191919"/>
          <w:spacing w:val="-7"/>
          <w:sz w:val="20"/>
          <w:szCs w:val="20"/>
        </w:rPr>
        <w:t xml:space="preserve"> </w:t>
      </w:r>
      <w:r>
        <w:rPr>
          <w:rFonts w:ascii="Times New Roman" w:hAnsi="Times New Roman"/>
          <w:color w:val="191919"/>
          <w:sz w:val="20"/>
          <w:szCs w:val="20"/>
        </w:rPr>
        <w:t>is</w:t>
      </w:r>
      <w:r>
        <w:rPr>
          <w:rFonts w:ascii="Times New Roman" w:hAnsi="Times New Roman"/>
          <w:color w:val="191919"/>
          <w:spacing w:val="-7"/>
          <w:sz w:val="20"/>
          <w:szCs w:val="20"/>
        </w:rPr>
        <w:t xml:space="preserve"> </w:t>
      </w:r>
      <w:r>
        <w:rPr>
          <w:rFonts w:ascii="Times New Roman" w:hAnsi="Times New Roman"/>
          <w:color w:val="191919"/>
          <w:sz w:val="20"/>
          <w:szCs w:val="20"/>
        </w:rPr>
        <w:t>the</w:t>
      </w:r>
      <w:r>
        <w:rPr>
          <w:rFonts w:ascii="Times New Roman" w:hAnsi="Times New Roman"/>
          <w:color w:val="191919"/>
          <w:spacing w:val="-7"/>
          <w:sz w:val="20"/>
          <w:szCs w:val="20"/>
        </w:rPr>
        <w:t xml:space="preserve"> </w:t>
      </w:r>
      <w:r>
        <w:rPr>
          <w:rFonts w:ascii="Times New Roman" w:hAnsi="Times New Roman"/>
          <w:color w:val="191919"/>
          <w:sz w:val="20"/>
          <w:szCs w:val="20"/>
        </w:rPr>
        <w:t>focus.</w:t>
      </w:r>
      <w:r>
        <w:rPr>
          <w:rFonts w:ascii="Times New Roman" w:hAnsi="Times New Roman"/>
          <w:color w:val="191919"/>
          <w:spacing w:val="-18"/>
          <w:sz w:val="20"/>
          <w:szCs w:val="20"/>
        </w:rPr>
        <w:t xml:space="preserve"> </w:t>
      </w:r>
      <w:r>
        <w:rPr>
          <w:rFonts w:ascii="Times New Roman" w:hAnsi="Times New Roman"/>
          <w:color w:val="191919"/>
          <w:sz w:val="20"/>
          <w:szCs w:val="20"/>
        </w:rPr>
        <w:t>An</w:t>
      </w:r>
      <w:r>
        <w:rPr>
          <w:rFonts w:ascii="Times New Roman" w:hAnsi="Times New Roman"/>
          <w:color w:val="191919"/>
          <w:spacing w:val="-7"/>
          <w:sz w:val="20"/>
          <w:szCs w:val="20"/>
        </w:rPr>
        <w:t xml:space="preserve"> </w:t>
      </w:r>
      <w:r>
        <w:rPr>
          <w:rFonts w:ascii="Times New Roman" w:hAnsi="Times New Roman"/>
          <w:color w:val="191919"/>
          <w:sz w:val="20"/>
          <w:szCs w:val="20"/>
        </w:rPr>
        <w:t>introductory</w:t>
      </w:r>
      <w:r>
        <w:rPr>
          <w:rFonts w:ascii="Times New Roman" w:hAnsi="Times New Roman"/>
          <w:color w:val="191919"/>
          <w:spacing w:val="-7"/>
          <w:sz w:val="20"/>
          <w:szCs w:val="20"/>
        </w:rPr>
        <w:t xml:space="preserve"> </w:t>
      </w:r>
      <w:r>
        <w:rPr>
          <w:rFonts w:ascii="Times New Roman" w:hAnsi="Times New Roman"/>
          <w:color w:val="191919"/>
          <w:sz w:val="20"/>
          <w:szCs w:val="20"/>
        </w:rPr>
        <w:t>overview of the field of supervision in public schools with emphasis on o</w:t>
      </w:r>
      <w:r>
        <w:rPr>
          <w:rFonts w:ascii="Times New Roman" w:hAnsi="Times New Roman"/>
          <w:color w:val="191919"/>
          <w:spacing w:val="-4"/>
          <w:sz w:val="20"/>
          <w:szCs w:val="20"/>
        </w:rPr>
        <w:t>r</w:t>
      </w:r>
      <w:r>
        <w:rPr>
          <w:rFonts w:ascii="Times New Roman" w:hAnsi="Times New Roman"/>
          <w:color w:val="191919"/>
          <w:sz w:val="20"/>
          <w:szCs w:val="20"/>
        </w:rPr>
        <w:t>ganizing instruction is exam- ined.</w:t>
      </w:r>
    </w:p>
    <w:p w:rsidR="00F42301" w:rsidRDefault="00F42301" w:rsidP="00721764">
      <w:pPr>
        <w:widowControl w:val="0"/>
        <w:autoSpaceDE w:val="0"/>
        <w:autoSpaceDN w:val="0"/>
        <w:adjustRightInd w:val="0"/>
        <w:spacing w:after="0" w:line="250" w:lineRule="auto"/>
        <w:ind w:left="1239" w:right="1930" w:hanging="360"/>
        <w:jc w:val="both"/>
        <w:rPr>
          <w:rFonts w:ascii="Times New Roman" w:hAnsi="Times New Roman"/>
          <w:color w:val="000000"/>
          <w:sz w:val="20"/>
          <w:szCs w:val="20"/>
        </w:rPr>
      </w:pPr>
      <w:r w:rsidRPr="003F2CF3">
        <w:rPr>
          <w:rFonts w:ascii="Calibri" w:hAnsi="Calibri"/>
          <w:noProof/>
          <w:lang w:eastAsia="en-US"/>
        </w:rPr>
        <w:pict>
          <v:shape id="_x0000_s3709" type="#_x0000_t202" style="position:absolute;left:0;text-align:left;margin-left:520.2pt;margin-top:57.2pt;width:1in;height:270.75pt;z-index:-251566080;mso-position-horizontal-relative:page" o:allowincell="f" filled="f" stroked="f">
            <v:textbox style="layout-flow:vertical" inset="0,0,0,0">
              <w:txbxContent>
                <w:p w:rsidR="00F42301" w:rsidRDefault="00F42301" w:rsidP="00721764">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P</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ROGRAM</w:t>
                  </w:r>
                  <w:r>
                    <w:rPr>
                      <w:rFonts w:ascii="Impact" w:hAnsi="Impact" w:cs="Impact"/>
                      <w:color w:val="A3A3A3"/>
                      <w:position w:val="1"/>
                      <w:sz w:val="105"/>
                      <w:szCs w:val="105"/>
                    </w:rPr>
                    <w:t>S</w:t>
                  </w:r>
                  <w:r>
                    <w:rPr>
                      <w:rFonts w:ascii="Impact" w:hAnsi="Impact" w:cs="Impact"/>
                      <w:color w:val="A3A3A3"/>
                      <w:spacing w:val="-115"/>
                      <w:position w:val="1"/>
                      <w:sz w:val="105"/>
                      <w:szCs w:val="105"/>
                    </w:rPr>
                    <w:t xml:space="preserve"> </w:t>
                  </w:r>
                </w:p>
              </w:txbxContent>
            </v:textbox>
            <w10:wrap anchorx="page"/>
          </v:shape>
        </w:pict>
      </w:r>
      <w:r>
        <w:rPr>
          <w:rFonts w:ascii="Times New Roman" w:hAnsi="Times New Roman"/>
          <w:b/>
          <w:bCs/>
          <w:color w:val="191919"/>
          <w:sz w:val="20"/>
          <w:szCs w:val="20"/>
        </w:rPr>
        <w:t>EDAS 5568 - Field Experiences In Educational</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Administratio</w:t>
      </w:r>
      <w:r>
        <w:rPr>
          <w:rFonts w:ascii="Times New Roman" w:hAnsi="Times New Roman"/>
          <w:b/>
          <w:bCs/>
          <w:color w:val="191919"/>
          <w:spacing w:val="9"/>
          <w:sz w:val="20"/>
          <w:szCs w:val="20"/>
        </w:rPr>
        <w:t>n</w:t>
      </w:r>
      <w:r>
        <w:rPr>
          <w:rFonts w:ascii="Times New Roman" w:hAnsi="Times New Roman"/>
          <w:b/>
          <w:bCs/>
          <w:color w:val="191919"/>
          <w:sz w:val="20"/>
          <w:szCs w:val="20"/>
        </w:rPr>
        <w:t>........................................3(</w:t>
      </w:r>
      <w:del w:id="105" w:author=" " w:date="2011-04-06T10:40:00Z">
        <w:r w:rsidDel="008367A1">
          <w:rPr>
            <w:rFonts w:ascii="Times New Roman" w:hAnsi="Times New Roman"/>
            <w:b/>
            <w:bCs/>
            <w:color w:val="191919"/>
            <w:sz w:val="20"/>
            <w:szCs w:val="20"/>
          </w:rPr>
          <w:delText>3-0</w:delText>
        </w:r>
      </w:del>
      <w:ins w:id="106" w:author=" " w:date="2011-04-06T10:40:00Z">
        <w:r>
          <w:rPr>
            <w:rFonts w:ascii="Times New Roman" w:hAnsi="Times New Roman"/>
            <w:b/>
            <w:bCs/>
            <w:color w:val="191919"/>
            <w:sz w:val="20"/>
            <w:szCs w:val="20"/>
          </w:rPr>
          <w:t xml:space="preserve">  0-3</w:t>
        </w:r>
      </w:ins>
      <w:r>
        <w:rPr>
          <w:rFonts w:ascii="Times New Roman" w:hAnsi="Times New Roman"/>
          <w:b/>
          <w:bCs/>
          <w:color w:val="191919"/>
          <w:sz w:val="20"/>
          <w:szCs w:val="20"/>
        </w:rPr>
        <w:t xml:space="preserve">) </w:t>
      </w:r>
      <w:r>
        <w:rPr>
          <w:rFonts w:ascii="Times New Roman" w:hAnsi="Times New Roman"/>
          <w:color w:val="191919"/>
          <w:sz w:val="20"/>
          <w:szCs w:val="20"/>
        </w:rPr>
        <w:t xml:space="preserve">Field experiences include 150 hours of administrative experience in 12 major areas of school </w:t>
      </w:r>
      <w:r>
        <w:rPr>
          <w:rFonts w:ascii="Times New Roman" w:hAnsi="Times New Roman"/>
          <w:color w:val="191919"/>
          <w:spacing w:val="-2"/>
          <w:sz w:val="20"/>
          <w:szCs w:val="20"/>
        </w:rPr>
        <w:t>administratio</w:t>
      </w:r>
      <w:r>
        <w:rPr>
          <w:rFonts w:ascii="Times New Roman" w:hAnsi="Times New Roman"/>
          <w:color w:val="191919"/>
          <w:sz w:val="20"/>
          <w:szCs w:val="20"/>
        </w:rPr>
        <w:t>n</w:t>
      </w:r>
      <w:r>
        <w:rPr>
          <w:rFonts w:ascii="Times New Roman" w:hAnsi="Times New Roman"/>
          <w:color w:val="191919"/>
          <w:spacing w:val="-9"/>
          <w:sz w:val="20"/>
          <w:szCs w:val="20"/>
        </w:rPr>
        <w:t xml:space="preserve"> </w:t>
      </w:r>
      <w:r>
        <w:rPr>
          <w:rFonts w:ascii="Times New Roman" w:hAnsi="Times New Roman"/>
          <w:color w:val="191919"/>
          <w:spacing w:val="-2"/>
          <w:sz w:val="20"/>
          <w:szCs w:val="20"/>
        </w:rPr>
        <w:t>a</w:t>
      </w:r>
      <w:r>
        <w:rPr>
          <w:rFonts w:ascii="Times New Roman" w:hAnsi="Times New Roman"/>
          <w:color w:val="191919"/>
          <w:sz w:val="20"/>
          <w:szCs w:val="20"/>
        </w:rPr>
        <w:t>s</w:t>
      </w:r>
      <w:r>
        <w:rPr>
          <w:rFonts w:ascii="Times New Roman" w:hAnsi="Times New Roman"/>
          <w:color w:val="191919"/>
          <w:spacing w:val="-9"/>
          <w:sz w:val="20"/>
          <w:szCs w:val="20"/>
        </w:rPr>
        <w:t xml:space="preserve"> </w:t>
      </w:r>
      <w:r>
        <w:rPr>
          <w:rFonts w:ascii="Times New Roman" w:hAnsi="Times New Roman"/>
          <w:color w:val="191919"/>
          <w:spacing w:val="-2"/>
          <w:sz w:val="20"/>
          <w:szCs w:val="20"/>
        </w:rPr>
        <w:t>outline</w:t>
      </w:r>
      <w:r>
        <w:rPr>
          <w:rFonts w:ascii="Times New Roman" w:hAnsi="Times New Roman"/>
          <w:color w:val="191919"/>
          <w:sz w:val="20"/>
          <w:szCs w:val="20"/>
        </w:rPr>
        <w:t>d</w:t>
      </w:r>
      <w:r>
        <w:rPr>
          <w:rFonts w:ascii="Times New Roman" w:hAnsi="Times New Roman"/>
          <w:color w:val="191919"/>
          <w:spacing w:val="-9"/>
          <w:sz w:val="20"/>
          <w:szCs w:val="20"/>
        </w:rPr>
        <w:t xml:space="preserve"> </w:t>
      </w:r>
      <w:r>
        <w:rPr>
          <w:rFonts w:ascii="Times New Roman" w:hAnsi="Times New Roman"/>
          <w:color w:val="191919"/>
          <w:spacing w:val="-2"/>
          <w:sz w:val="20"/>
          <w:szCs w:val="20"/>
        </w:rPr>
        <w:t>i</w:t>
      </w:r>
      <w:r>
        <w:rPr>
          <w:rFonts w:ascii="Times New Roman" w:hAnsi="Times New Roman"/>
          <w:color w:val="191919"/>
          <w:sz w:val="20"/>
          <w:szCs w:val="20"/>
        </w:rPr>
        <w:t>n</w:t>
      </w:r>
      <w:r>
        <w:rPr>
          <w:rFonts w:ascii="Times New Roman" w:hAnsi="Times New Roman"/>
          <w:color w:val="191919"/>
          <w:spacing w:val="-9"/>
          <w:sz w:val="20"/>
          <w:szCs w:val="20"/>
        </w:rPr>
        <w:t xml:space="preserve"> </w:t>
      </w:r>
      <w:r>
        <w:rPr>
          <w:rFonts w:ascii="Times New Roman" w:hAnsi="Times New Roman"/>
          <w:color w:val="191919"/>
          <w:spacing w:val="-2"/>
          <w:sz w:val="20"/>
          <w:szCs w:val="20"/>
        </w:rPr>
        <w:t>th</w:t>
      </w:r>
      <w:r>
        <w:rPr>
          <w:rFonts w:ascii="Times New Roman" w:hAnsi="Times New Roman"/>
          <w:color w:val="191919"/>
          <w:sz w:val="20"/>
          <w:szCs w:val="20"/>
        </w:rPr>
        <w:t>e</w:t>
      </w:r>
      <w:r>
        <w:rPr>
          <w:rFonts w:ascii="Times New Roman" w:hAnsi="Times New Roman"/>
          <w:color w:val="191919"/>
          <w:spacing w:val="-9"/>
          <w:sz w:val="20"/>
          <w:szCs w:val="20"/>
        </w:rPr>
        <w:t xml:space="preserve"> </w:t>
      </w:r>
      <w:r>
        <w:rPr>
          <w:rFonts w:ascii="Times New Roman" w:hAnsi="Times New Roman"/>
          <w:color w:val="191919"/>
          <w:spacing w:val="-2"/>
          <w:sz w:val="20"/>
          <w:szCs w:val="20"/>
        </w:rPr>
        <w:t>EDA</w:t>
      </w:r>
      <w:r>
        <w:rPr>
          <w:rFonts w:ascii="Times New Roman" w:hAnsi="Times New Roman"/>
          <w:color w:val="191919"/>
          <w:sz w:val="20"/>
          <w:szCs w:val="20"/>
        </w:rPr>
        <w:t>S</w:t>
      </w:r>
      <w:ins w:id="107" w:author=" " w:date="2011-04-06T10:41:00Z">
        <w:r>
          <w:rPr>
            <w:rFonts w:ascii="Times New Roman" w:hAnsi="Times New Roman"/>
            <w:color w:val="191919"/>
            <w:spacing w:val="-9"/>
            <w:sz w:val="20"/>
            <w:szCs w:val="20"/>
          </w:rPr>
          <w:t xml:space="preserve"> Field Experience </w:t>
        </w:r>
      </w:ins>
      <w:del w:id="108" w:author=" " w:date="2011-04-06T10:41:00Z">
        <w:r w:rsidDel="008367A1">
          <w:rPr>
            <w:rFonts w:ascii="Times New Roman" w:hAnsi="Times New Roman"/>
            <w:color w:val="191919"/>
            <w:spacing w:val="-9"/>
            <w:sz w:val="20"/>
            <w:szCs w:val="20"/>
          </w:rPr>
          <w:delText xml:space="preserve"> </w:delText>
        </w:r>
      </w:del>
      <w:r>
        <w:rPr>
          <w:rFonts w:ascii="Times New Roman" w:hAnsi="Times New Roman"/>
          <w:color w:val="191919"/>
          <w:spacing w:val="-2"/>
          <w:sz w:val="20"/>
          <w:szCs w:val="20"/>
        </w:rPr>
        <w:t>Manua</w:t>
      </w:r>
      <w:r>
        <w:rPr>
          <w:rFonts w:ascii="Times New Roman" w:hAnsi="Times New Roman"/>
          <w:color w:val="191919"/>
          <w:sz w:val="20"/>
          <w:szCs w:val="20"/>
        </w:rPr>
        <w:t>l</w:t>
      </w:r>
      <w:r>
        <w:rPr>
          <w:rFonts w:ascii="Times New Roman" w:hAnsi="Times New Roman"/>
          <w:color w:val="191919"/>
          <w:spacing w:val="-9"/>
          <w:sz w:val="20"/>
          <w:szCs w:val="20"/>
        </w:rPr>
        <w:t xml:space="preserve"> </w:t>
      </w:r>
      <w:del w:id="109" w:author=" " w:date="2011-04-06T10:41:00Z">
        <w:r w:rsidDel="008367A1">
          <w:rPr>
            <w:rFonts w:ascii="Times New Roman" w:hAnsi="Times New Roman"/>
            <w:color w:val="191919"/>
            <w:spacing w:val="-2"/>
            <w:sz w:val="20"/>
            <w:szCs w:val="20"/>
          </w:rPr>
          <w:delText>a</w:delText>
        </w:r>
        <w:r w:rsidDel="008367A1">
          <w:rPr>
            <w:rFonts w:ascii="Times New Roman" w:hAnsi="Times New Roman"/>
            <w:color w:val="191919"/>
            <w:sz w:val="20"/>
            <w:szCs w:val="20"/>
          </w:rPr>
          <w:delText>t</w:delText>
        </w:r>
        <w:r w:rsidDel="008367A1">
          <w:rPr>
            <w:rFonts w:ascii="Times New Roman" w:hAnsi="Times New Roman"/>
            <w:color w:val="191919"/>
            <w:spacing w:val="-9"/>
            <w:sz w:val="20"/>
            <w:szCs w:val="20"/>
          </w:rPr>
          <w:delText xml:space="preserve"> </w:delText>
        </w:r>
        <w:r w:rsidDel="008367A1">
          <w:fldChar w:fldCharType="begin"/>
        </w:r>
        <w:r w:rsidDel="008367A1">
          <w:delInstrText>HYPERLINK "http://fld94.alsnet.peachnet.edu/-bblock"</w:delInstrText>
        </w:r>
        <w:r w:rsidDel="008367A1">
          <w:fldChar w:fldCharType="separate"/>
        </w:r>
      </w:del>
      <w:r>
        <w:rPr>
          <w:b/>
          <w:bCs/>
        </w:rPr>
        <w:t>Error! Hyperlink reference not valid.</w:t>
      </w:r>
      <w:del w:id="110" w:author=" " w:date="2011-04-06T10:41:00Z">
        <w:r w:rsidDel="008367A1">
          <w:fldChar w:fldCharType="end"/>
        </w:r>
        <w:r w:rsidDel="008367A1">
          <w:fldChar w:fldCharType="begin"/>
        </w:r>
        <w:r w:rsidDel="008367A1">
          <w:delInstrText>HYPERLINK "http://fld94.alsnet.peachnet.edu/-bblock"</w:delInstrText>
        </w:r>
        <w:r w:rsidDel="008367A1">
          <w:fldChar w:fldCharType="separate"/>
        </w:r>
      </w:del>
      <w:r>
        <w:rPr>
          <w:b/>
          <w:bCs/>
        </w:rPr>
        <w:t>Error! Hyperlink reference not valid.</w:t>
      </w:r>
      <w:del w:id="111" w:author=" " w:date="2011-04-06T10:41:00Z">
        <w:r w:rsidDel="008367A1">
          <w:fldChar w:fldCharType="end"/>
        </w:r>
        <w:r w:rsidDel="008367A1">
          <w:rPr>
            <w:rFonts w:ascii="Times New Roman" w:hAnsi="Times New Roman"/>
            <w:color w:val="191919"/>
            <w:spacing w:val="-9"/>
            <w:sz w:val="20"/>
            <w:szCs w:val="20"/>
          </w:rPr>
          <w:delText xml:space="preserve"> </w:delText>
        </w:r>
      </w:del>
      <w:r>
        <w:rPr>
          <w:rFonts w:ascii="Times New Roman" w:hAnsi="Times New Roman"/>
          <w:color w:val="191919"/>
          <w:spacing w:val="-2"/>
          <w:sz w:val="20"/>
          <w:szCs w:val="20"/>
        </w:rPr>
        <w:t xml:space="preserve">Each </w:t>
      </w:r>
      <w:r>
        <w:rPr>
          <w:rFonts w:ascii="Times New Roman" w:hAnsi="Times New Roman"/>
          <w:color w:val="191919"/>
          <w:sz w:val="20"/>
          <w:szCs w:val="20"/>
        </w:rPr>
        <w:t>student</w:t>
      </w:r>
      <w:r>
        <w:rPr>
          <w:rFonts w:ascii="Times New Roman" w:hAnsi="Times New Roman"/>
          <w:color w:val="191919"/>
          <w:spacing w:val="-4"/>
          <w:sz w:val="20"/>
          <w:szCs w:val="20"/>
        </w:rPr>
        <w:t xml:space="preserve"> </w:t>
      </w:r>
      <w:r>
        <w:rPr>
          <w:rFonts w:ascii="Times New Roman" w:hAnsi="Times New Roman"/>
          <w:color w:val="191919"/>
          <w:sz w:val="20"/>
          <w:szCs w:val="20"/>
        </w:rPr>
        <w:t>will</w:t>
      </w:r>
      <w:r>
        <w:rPr>
          <w:rFonts w:ascii="Times New Roman" w:hAnsi="Times New Roman"/>
          <w:color w:val="191919"/>
          <w:spacing w:val="-4"/>
          <w:sz w:val="20"/>
          <w:szCs w:val="20"/>
        </w:rPr>
        <w:t xml:space="preserve"> </w:t>
      </w:r>
      <w:r>
        <w:rPr>
          <w:rFonts w:ascii="Times New Roman" w:hAnsi="Times New Roman"/>
          <w:color w:val="191919"/>
          <w:sz w:val="20"/>
          <w:szCs w:val="20"/>
        </w:rPr>
        <w:t>prepare</w:t>
      </w:r>
      <w:r>
        <w:rPr>
          <w:rFonts w:ascii="Times New Roman" w:hAnsi="Times New Roman"/>
          <w:color w:val="191919"/>
          <w:spacing w:val="-4"/>
          <w:sz w:val="20"/>
          <w:szCs w:val="20"/>
        </w:rPr>
        <w:t xml:space="preserve"> </w:t>
      </w:r>
      <w:r>
        <w:rPr>
          <w:rFonts w:ascii="Times New Roman" w:hAnsi="Times New Roman"/>
          <w:color w:val="191919"/>
          <w:sz w:val="20"/>
          <w:szCs w:val="20"/>
        </w:rPr>
        <w:t>an</w:t>
      </w:r>
      <w:r>
        <w:rPr>
          <w:rFonts w:ascii="Times New Roman" w:hAnsi="Times New Roman"/>
          <w:color w:val="191919"/>
          <w:spacing w:val="-4"/>
          <w:sz w:val="20"/>
          <w:szCs w:val="20"/>
        </w:rPr>
        <w:t xml:space="preserve"> </w:t>
      </w:r>
      <w:ins w:id="112" w:author=" " w:date="2011-04-06T10:42:00Z">
        <w:r>
          <w:rPr>
            <w:rFonts w:ascii="Times New Roman" w:hAnsi="Times New Roman"/>
            <w:color w:val="191919"/>
            <w:spacing w:val="-4"/>
            <w:sz w:val="20"/>
            <w:szCs w:val="20"/>
          </w:rPr>
          <w:t xml:space="preserve">electronic portfolio </w:t>
        </w:r>
      </w:ins>
      <w:del w:id="113" w:author=" " w:date="2011-04-06T10:42:00Z">
        <w:r w:rsidDel="008367A1">
          <w:rPr>
            <w:rFonts w:ascii="Times New Roman" w:hAnsi="Times New Roman"/>
            <w:color w:val="191919"/>
            <w:sz w:val="20"/>
            <w:szCs w:val="20"/>
          </w:rPr>
          <w:delText>experience</w:delText>
        </w:r>
        <w:r w:rsidDel="008367A1">
          <w:rPr>
            <w:rFonts w:ascii="Times New Roman" w:hAnsi="Times New Roman"/>
            <w:color w:val="191919"/>
            <w:spacing w:val="-4"/>
            <w:sz w:val="20"/>
            <w:szCs w:val="20"/>
          </w:rPr>
          <w:delText xml:space="preserve"> </w:delText>
        </w:r>
        <w:r w:rsidDel="008367A1">
          <w:rPr>
            <w:rFonts w:ascii="Times New Roman" w:hAnsi="Times New Roman"/>
            <w:color w:val="191919"/>
            <w:sz w:val="20"/>
            <w:szCs w:val="20"/>
          </w:rPr>
          <w:delText>portfolio</w:delText>
        </w:r>
      </w:del>
      <w:r>
        <w:rPr>
          <w:rFonts w:ascii="Times New Roman" w:hAnsi="Times New Roman"/>
          <w:color w:val="191919"/>
          <w:spacing w:val="-4"/>
          <w:sz w:val="20"/>
          <w:szCs w:val="20"/>
        </w:rPr>
        <w:t xml:space="preserve"> </w:t>
      </w:r>
      <w:r>
        <w:rPr>
          <w:rFonts w:ascii="Times New Roman" w:hAnsi="Times New Roman"/>
          <w:color w:val="191919"/>
          <w:sz w:val="20"/>
          <w:szCs w:val="20"/>
        </w:rPr>
        <w:t>reflecting</w:t>
      </w:r>
      <w:r>
        <w:rPr>
          <w:rFonts w:ascii="Times New Roman" w:hAnsi="Times New Roman"/>
          <w:color w:val="191919"/>
          <w:spacing w:val="-4"/>
          <w:sz w:val="20"/>
          <w:szCs w:val="20"/>
        </w:rPr>
        <w:t xml:space="preserve"> </w:t>
      </w:r>
      <w:r>
        <w:rPr>
          <w:rFonts w:ascii="Times New Roman" w:hAnsi="Times New Roman"/>
          <w:color w:val="191919"/>
          <w:sz w:val="20"/>
          <w:szCs w:val="20"/>
        </w:rPr>
        <w:t>all</w:t>
      </w:r>
      <w:r>
        <w:rPr>
          <w:rFonts w:ascii="Times New Roman" w:hAnsi="Times New Roman"/>
          <w:color w:val="191919"/>
          <w:spacing w:val="-4"/>
          <w:sz w:val="20"/>
          <w:szCs w:val="20"/>
        </w:rPr>
        <w:t xml:space="preserve"> </w:t>
      </w:r>
      <w:r>
        <w:rPr>
          <w:rFonts w:ascii="Times New Roman" w:hAnsi="Times New Roman"/>
          <w:color w:val="191919"/>
          <w:sz w:val="20"/>
          <w:szCs w:val="20"/>
        </w:rPr>
        <w:t>experiences.</w:t>
      </w:r>
      <w:r>
        <w:rPr>
          <w:rFonts w:ascii="Times New Roman" w:hAnsi="Times New Roman"/>
          <w:color w:val="191919"/>
          <w:spacing w:val="-7"/>
          <w:sz w:val="20"/>
          <w:szCs w:val="20"/>
        </w:rPr>
        <w:t xml:space="preserve"> </w:t>
      </w:r>
      <w:r>
        <w:rPr>
          <w:rFonts w:ascii="Times New Roman" w:hAnsi="Times New Roman"/>
          <w:color w:val="191919"/>
          <w:spacing w:val="-16"/>
          <w:sz w:val="20"/>
          <w:szCs w:val="20"/>
        </w:rPr>
        <w:t>W</w:t>
      </w:r>
      <w:r>
        <w:rPr>
          <w:rFonts w:ascii="Times New Roman" w:hAnsi="Times New Roman"/>
          <w:color w:val="191919"/>
          <w:sz w:val="20"/>
          <w:szCs w:val="20"/>
        </w:rPr>
        <w:t>eekly</w:t>
      </w:r>
      <w:r>
        <w:rPr>
          <w:rFonts w:ascii="Times New Roman" w:hAnsi="Times New Roman"/>
          <w:color w:val="191919"/>
          <w:spacing w:val="-4"/>
          <w:sz w:val="20"/>
          <w:szCs w:val="20"/>
        </w:rPr>
        <w:t xml:space="preserve"> </w:t>
      </w:r>
      <w:r>
        <w:rPr>
          <w:rFonts w:ascii="Times New Roman" w:hAnsi="Times New Roman"/>
          <w:color w:val="191919"/>
          <w:sz w:val="20"/>
          <w:szCs w:val="20"/>
        </w:rPr>
        <w:t>logs</w:t>
      </w:r>
      <w:r>
        <w:rPr>
          <w:rFonts w:ascii="Times New Roman" w:hAnsi="Times New Roman"/>
          <w:color w:val="191919"/>
          <w:spacing w:val="-4"/>
          <w:sz w:val="20"/>
          <w:szCs w:val="20"/>
        </w:rPr>
        <w:t xml:space="preserve"> </w:t>
      </w:r>
      <w:r>
        <w:rPr>
          <w:rFonts w:ascii="Times New Roman" w:hAnsi="Times New Roman"/>
          <w:color w:val="191919"/>
          <w:sz w:val="20"/>
          <w:szCs w:val="20"/>
        </w:rPr>
        <w:t>and</w:t>
      </w:r>
      <w:r>
        <w:rPr>
          <w:rFonts w:ascii="Times New Roman" w:hAnsi="Times New Roman"/>
          <w:color w:val="191919"/>
          <w:spacing w:val="-4"/>
          <w:sz w:val="20"/>
          <w:szCs w:val="20"/>
        </w:rPr>
        <w:t xml:space="preserve"> </w:t>
      </w:r>
      <w:r>
        <w:rPr>
          <w:rFonts w:ascii="Times New Roman" w:hAnsi="Times New Roman"/>
          <w:color w:val="191919"/>
          <w:sz w:val="20"/>
          <w:szCs w:val="20"/>
        </w:rPr>
        <w:t>reports are submitted by e-mail to the instructo</w:t>
      </w:r>
      <w:r>
        <w:rPr>
          <w:rFonts w:ascii="Times New Roman" w:hAnsi="Times New Roman"/>
          <w:color w:val="191919"/>
          <w:spacing w:val="-11"/>
          <w:sz w:val="20"/>
          <w:szCs w:val="20"/>
        </w:rPr>
        <w:t>r</w:t>
      </w:r>
      <w:r>
        <w:rPr>
          <w:rFonts w:ascii="Times New Roman" w:hAnsi="Times New Roman"/>
          <w:color w:val="191919"/>
          <w:sz w:val="20"/>
          <w:szCs w:val="20"/>
        </w:rPr>
        <w:t>.</w:t>
      </w:r>
    </w:p>
    <w:p w:rsidR="00F42301" w:rsidRDefault="00F42301" w:rsidP="00721764">
      <w:pPr>
        <w:widowControl w:val="0"/>
        <w:autoSpaceDE w:val="0"/>
        <w:autoSpaceDN w:val="0"/>
        <w:adjustRightInd w:val="0"/>
        <w:spacing w:after="0" w:line="227" w:lineRule="exact"/>
        <w:ind w:left="879"/>
        <w:rPr>
          <w:rFonts w:ascii="Times New Roman" w:hAnsi="Times New Roman"/>
          <w:color w:val="000000"/>
          <w:sz w:val="20"/>
          <w:szCs w:val="20"/>
        </w:rPr>
      </w:pPr>
      <w:r>
        <w:rPr>
          <w:rFonts w:ascii="Times New Roman" w:hAnsi="Times New Roman"/>
          <w:b/>
          <w:bCs/>
          <w:color w:val="191919"/>
          <w:sz w:val="20"/>
          <w:szCs w:val="20"/>
        </w:rPr>
        <w:t>EDAS 5570 - School Business Management</w:t>
      </w:r>
      <w:r>
        <w:rPr>
          <w:rFonts w:ascii="Times New Roman" w:hAnsi="Times New Roman"/>
          <w:b/>
          <w:bCs/>
          <w:color w:val="191919"/>
          <w:spacing w:val="-24"/>
          <w:sz w:val="20"/>
          <w:szCs w:val="20"/>
        </w:rPr>
        <w:t xml:space="preserve"> </w:t>
      </w:r>
      <w:r>
        <w:rPr>
          <w:rFonts w:ascii="Times New Roman" w:hAnsi="Times New Roman"/>
          <w:b/>
          <w:bCs/>
          <w:color w:val="191919"/>
          <w:sz w:val="20"/>
          <w:szCs w:val="20"/>
        </w:rPr>
        <w:t>.........................................................................3(3-0)</w:t>
      </w:r>
    </w:p>
    <w:p w:rsidR="00F42301" w:rsidRDefault="00F42301" w:rsidP="00721764">
      <w:pPr>
        <w:widowControl w:val="0"/>
        <w:autoSpaceDE w:val="0"/>
        <w:autoSpaceDN w:val="0"/>
        <w:adjustRightInd w:val="0"/>
        <w:spacing w:before="13" w:after="0" w:line="250" w:lineRule="auto"/>
        <w:ind w:left="1239" w:right="1929"/>
        <w:jc w:val="both"/>
        <w:rPr>
          <w:rFonts w:ascii="Times New Roman" w:hAnsi="Times New Roman"/>
          <w:color w:val="000000"/>
          <w:sz w:val="20"/>
          <w:szCs w:val="20"/>
        </w:rPr>
      </w:pPr>
      <w:r>
        <w:rPr>
          <w:rFonts w:ascii="Times New Roman" w:hAnsi="Times New Roman"/>
          <w:color w:val="191919"/>
          <w:sz w:val="20"/>
          <w:szCs w:val="20"/>
        </w:rPr>
        <w:t xml:space="preserve">A </w:t>
      </w:r>
      <w:r>
        <w:rPr>
          <w:rFonts w:ascii="Times New Roman" w:hAnsi="Times New Roman"/>
          <w:color w:val="191919"/>
          <w:spacing w:val="2"/>
          <w:sz w:val="20"/>
          <w:szCs w:val="20"/>
        </w:rPr>
        <w:t>stud</w:t>
      </w:r>
      <w:r>
        <w:rPr>
          <w:rFonts w:ascii="Times New Roman" w:hAnsi="Times New Roman"/>
          <w:color w:val="191919"/>
          <w:sz w:val="20"/>
          <w:szCs w:val="20"/>
        </w:rPr>
        <w:t>y</w:t>
      </w:r>
      <w:r>
        <w:rPr>
          <w:rFonts w:ascii="Times New Roman" w:hAnsi="Times New Roman"/>
          <w:color w:val="191919"/>
          <w:spacing w:val="11"/>
          <w:sz w:val="20"/>
          <w:szCs w:val="20"/>
        </w:rPr>
        <w:t xml:space="preserve"> </w:t>
      </w:r>
      <w:r>
        <w:rPr>
          <w:rFonts w:ascii="Times New Roman" w:hAnsi="Times New Roman"/>
          <w:color w:val="191919"/>
          <w:spacing w:val="2"/>
          <w:sz w:val="20"/>
          <w:szCs w:val="20"/>
        </w:rPr>
        <w:t>o</w:t>
      </w:r>
      <w:r>
        <w:rPr>
          <w:rFonts w:ascii="Times New Roman" w:hAnsi="Times New Roman"/>
          <w:color w:val="191919"/>
          <w:sz w:val="20"/>
          <w:szCs w:val="20"/>
        </w:rPr>
        <w:t>f</w:t>
      </w:r>
      <w:r>
        <w:rPr>
          <w:rFonts w:ascii="Times New Roman" w:hAnsi="Times New Roman"/>
          <w:color w:val="191919"/>
          <w:spacing w:val="11"/>
          <w:sz w:val="20"/>
          <w:szCs w:val="20"/>
        </w:rPr>
        <w:t xml:space="preserve"> </w:t>
      </w:r>
      <w:r>
        <w:rPr>
          <w:rFonts w:ascii="Times New Roman" w:hAnsi="Times New Roman"/>
          <w:color w:val="191919"/>
          <w:spacing w:val="2"/>
          <w:sz w:val="20"/>
          <w:szCs w:val="20"/>
        </w:rPr>
        <w:t>busines</w:t>
      </w:r>
      <w:r>
        <w:rPr>
          <w:rFonts w:ascii="Times New Roman" w:hAnsi="Times New Roman"/>
          <w:color w:val="191919"/>
          <w:sz w:val="20"/>
          <w:szCs w:val="20"/>
        </w:rPr>
        <w:t>s</w:t>
      </w:r>
      <w:r>
        <w:rPr>
          <w:rFonts w:ascii="Times New Roman" w:hAnsi="Times New Roman"/>
          <w:color w:val="191919"/>
          <w:spacing w:val="11"/>
          <w:sz w:val="20"/>
          <w:szCs w:val="20"/>
        </w:rPr>
        <w:t xml:space="preserve"> </w:t>
      </w:r>
      <w:r>
        <w:rPr>
          <w:rFonts w:ascii="Times New Roman" w:hAnsi="Times New Roman"/>
          <w:color w:val="191919"/>
          <w:spacing w:val="2"/>
          <w:sz w:val="20"/>
          <w:szCs w:val="20"/>
        </w:rPr>
        <w:t>procedure</w:t>
      </w:r>
      <w:r>
        <w:rPr>
          <w:rFonts w:ascii="Times New Roman" w:hAnsi="Times New Roman"/>
          <w:color w:val="191919"/>
          <w:sz w:val="20"/>
          <w:szCs w:val="20"/>
        </w:rPr>
        <w:t>s</w:t>
      </w:r>
      <w:r>
        <w:rPr>
          <w:rFonts w:ascii="Times New Roman" w:hAnsi="Times New Roman"/>
          <w:color w:val="191919"/>
          <w:spacing w:val="12"/>
          <w:sz w:val="20"/>
          <w:szCs w:val="20"/>
        </w:rPr>
        <w:t xml:space="preserve"> </w:t>
      </w:r>
      <w:r>
        <w:rPr>
          <w:rFonts w:ascii="Times New Roman" w:hAnsi="Times New Roman"/>
          <w:color w:val="191919"/>
          <w:spacing w:val="2"/>
          <w:sz w:val="20"/>
          <w:szCs w:val="20"/>
        </w:rPr>
        <w:t>an</w:t>
      </w:r>
      <w:r>
        <w:rPr>
          <w:rFonts w:ascii="Times New Roman" w:hAnsi="Times New Roman"/>
          <w:color w:val="191919"/>
          <w:sz w:val="20"/>
          <w:szCs w:val="20"/>
        </w:rPr>
        <w:t>d</w:t>
      </w:r>
      <w:r>
        <w:rPr>
          <w:rFonts w:ascii="Times New Roman" w:hAnsi="Times New Roman"/>
          <w:color w:val="191919"/>
          <w:spacing w:val="12"/>
          <w:sz w:val="20"/>
          <w:szCs w:val="20"/>
        </w:rPr>
        <w:t xml:space="preserve"> </w:t>
      </w:r>
      <w:r>
        <w:rPr>
          <w:rFonts w:ascii="Times New Roman" w:hAnsi="Times New Roman"/>
          <w:color w:val="191919"/>
          <w:spacing w:val="2"/>
          <w:sz w:val="20"/>
          <w:szCs w:val="20"/>
        </w:rPr>
        <w:t>function</w:t>
      </w:r>
      <w:r>
        <w:rPr>
          <w:rFonts w:ascii="Times New Roman" w:hAnsi="Times New Roman"/>
          <w:color w:val="191919"/>
          <w:sz w:val="20"/>
          <w:szCs w:val="20"/>
        </w:rPr>
        <w:t>s</w:t>
      </w:r>
      <w:r>
        <w:rPr>
          <w:rFonts w:ascii="Times New Roman" w:hAnsi="Times New Roman"/>
          <w:color w:val="191919"/>
          <w:spacing w:val="12"/>
          <w:sz w:val="20"/>
          <w:szCs w:val="20"/>
        </w:rPr>
        <w:t xml:space="preserve"> </w:t>
      </w:r>
      <w:r>
        <w:rPr>
          <w:rFonts w:ascii="Times New Roman" w:hAnsi="Times New Roman"/>
          <w:color w:val="191919"/>
          <w:spacing w:val="2"/>
          <w:sz w:val="20"/>
          <w:szCs w:val="20"/>
        </w:rPr>
        <w:t>involve</w:t>
      </w:r>
      <w:r>
        <w:rPr>
          <w:rFonts w:ascii="Times New Roman" w:hAnsi="Times New Roman"/>
          <w:color w:val="191919"/>
          <w:sz w:val="20"/>
          <w:szCs w:val="20"/>
        </w:rPr>
        <w:t>d</w:t>
      </w:r>
      <w:r>
        <w:rPr>
          <w:rFonts w:ascii="Times New Roman" w:hAnsi="Times New Roman"/>
          <w:color w:val="191919"/>
          <w:spacing w:val="12"/>
          <w:sz w:val="20"/>
          <w:szCs w:val="20"/>
        </w:rPr>
        <w:t xml:space="preserve"> </w:t>
      </w:r>
      <w:r>
        <w:rPr>
          <w:rFonts w:ascii="Times New Roman" w:hAnsi="Times New Roman"/>
          <w:color w:val="191919"/>
          <w:spacing w:val="2"/>
          <w:sz w:val="20"/>
          <w:szCs w:val="20"/>
        </w:rPr>
        <w:t>i</w:t>
      </w:r>
      <w:r>
        <w:rPr>
          <w:rFonts w:ascii="Times New Roman" w:hAnsi="Times New Roman"/>
          <w:color w:val="191919"/>
          <w:sz w:val="20"/>
          <w:szCs w:val="20"/>
        </w:rPr>
        <w:t>n</w:t>
      </w:r>
      <w:r>
        <w:rPr>
          <w:rFonts w:ascii="Times New Roman" w:hAnsi="Times New Roman"/>
          <w:color w:val="191919"/>
          <w:spacing w:val="12"/>
          <w:sz w:val="20"/>
          <w:szCs w:val="20"/>
        </w:rPr>
        <w:t xml:space="preserve"> </w:t>
      </w:r>
      <w:r>
        <w:rPr>
          <w:rFonts w:ascii="Times New Roman" w:hAnsi="Times New Roman"/>
          <w:color w:val="191919"/>
          <w:spacing w:val="2"/>
          <w:sz w:val="20"/>
          <w:szCs w:val="20"/>
        </w:rPr>
        <w:t>managin</w:t>
      </w:r>
      <w:r>
        <w:rPr>
          <w:rFonts w:ascii="Times New Roman" w:hAnsi="Times New Roman"/>
          <w:color w:val="191919"/>
          <w:sz w:val="20"/>
          <w:szCs w:val="20"/>
        </w:rPr>
        <w:t>g</w:t>
      </w:r>
      <w:r>
        <w:rPr>
          <w:rFonts w:ascii="Times New Roman" w:hAnsi="Times New Roman"/>
          <w:color w:val="191919"/>
          <w:spacing w:val="12"/>
          <w:sz w:val="20"/>
          <w:szCs w:val="20"/>
        </w:rPr>
        <w:t xml:space="preserve"> </w:t>
      </w:r>
      <w:r>
        <w:rPr>
          <w:rFonts w:ascii="Times New Roman" w:hAnsi="Times New Roman"/>
          <w:color w:val="191919"/>
          <w:spacing w:val="2"/>
          <w:sz w:val="20"/>
          <w:szCs w:val="20"/>
        </w:rPr>
        <w:t>schoo</w:t>
      </w:r>
      <w:r>
        <w:rPr>
          <w:rFonts w:ascii="Times New Roman" w:hAnsi="Times New Roman"/>
          <w:color w:val="191919"/>
          <w:sz w:val="20"/>
          <w:szCs w:val="20"/>
        </w:rPr>
        <w:t>l</w:t>
      </w:r>
      <w:r>
        <w:rPr>
          <w:rFonts w:ascii="Times New Roman" w:hAnsi="Times New Roman"/>
          <w:color w:val="191919"/>
          <w:spacing w:val="12"/>
          <w:sz w:val="20"/>
          <w:szCs w:val="20"/>
        </w:rPr>
        <w:t xml:space="preserve"> </w:t>
      </w:r>
      <w:r>
        <w:rPr>
          <w:rFonts w:ascii="Times New Roman" w:hAnsi="Times New Roman"/>
          <w:color w:val="191919"/>
          <w:spacing w:val="2"/>
          <w:sz w:val="20"/>
          <w:szCs w:val="20"/>
        </w:rPr>
        <w:t>syste</w:t>
      </w:r>
      <w:r>
        <w:rPr>
          <w:rFonts w:ascii="Times New Roman" w:hAnsi="Times New Roman"/>
          <w:color w:val="191919"/>
          <w:sz w:val="20"/>
          <w:szCs w:val="20"/>
        </w:rPr>
        <w:t>m</w:t>
      </w:r>
      <w:r>
        <w:rPr>
          <w:rFonts w:ascii="Times New Roman" w:hAnsi="Times New Roman"/>
          <w:color w:val="191919"/>
          <w:spacing w:val="12"/>
          <w:sz w:val="20"/>
          <w:szCs w:val="20"/>
        </w:rPr>
        <w:t xml:space="preserve"> </w:t>
      </w:r>
      <w:r>
        <w:rPr>
          <w:rFonts w:ascii="Times New Roman" w:hAnsi="Times New Roman"/>
          <w:color w:val="191919"/>
          <w:spacing w:val="2"/>
          <w:sz w:val="20"/>
          <w:szCs w:val="20"/>
        </w:rPr>
        <w:t xml:space="preserve">budget, </w:t>
      </w:r>
      <w:r>
        <w:rPr>
          <w:rFonts w:ascii="Times New Roman" w:hAnsi="Times New Roman"/>
          <w:color w:val="191919"/>
          <w:sz w:val="20"/>
          <w:szCs w:val="20"/>
        </w:rPr>
        <w:t>budget control, taxes, QBE, salary scheduling, inventories, accounting and bus transportation. Emphasis will be placed on practical application in Geo</w:t>
      </w:r>
      <w:r>
        <w:rPr>
          <w:rFonts w:ascii="Times New Roman" w:hAnsi="Times New Roman"/>
          <w:color w:val="191919"/>
          <w:spacing w:val="-4"/>
          <w:sz w:val="20"/>
          <w:szCs w:val="20"/>
        </w:rPr>
        <w:t>r</w:t>
      </w:r>
      <w:r>
        <w:rPr>
          <w:rFonts w:ascii="Times New Roman" w:hAnsi="Times New Roman"/>
          <w:color w:val="191919"/>
          <w:sz w:val="20"/>
          <w:szCs w:val="20"/>
        </w:rPr>
        <w:t>gia.</w:t>
      </w:r>
    </w:p>
    <w:p w:rsidR="00F42301" w:rsidRDefault="00F42301" w:rsidP="00721764">
      <w:pPr>
        <w:widowControl w:val="0"/>
        <w:autoSpaceDE w:val="0"/>
        <w:autoSpaceDN w:val="0"/>
        <w:adjustRightInd w:val="0"/>
        <w:spacing w:after="0" w:line="250" w:lineRule="auto"/>
        <w:ind w:left="1239" w:right="1930" w:hanging="360"/>
        <w:jc w:val="both"/>
        <w:rPr>
          <w:rFonts w:ascii="Times New Roman" w:hAnsi="Times New Roman"/>
          <w:color w:val="000000"/>
          <w:sz w:val="20"/>
          <w:szCs w:val="20"/>
        </w:rPr>
      </w:pPr>
      <w:r>
        <w:rPr>
          <w:rFonts w:ascii="Times New Roman" w:hAnsi="Times New Roman"/>
          <w:b/>
          <w:bCs/>
          <w:color w:val="191919"/>
          <w:sz w:val="20"/>
          <w:szCs w:val="20"/>
        </w:rPr>
        <w:t>EDAS 5573 - School Personnel</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Administration...</w:t>
      </w:r>
      <w:r>
        <w:rPr>
          <w:rFonts w:ascii="Times New Roman" w:hAnsi="Times New Roman"/>
          <w:b/>
          <w:bCs/>
          <w:color w:val="191919"/>
          <w:spacing w:val="-13"/>
          <w:sz w:val="20"/>
          <w:szCs w:val="20"/>
        </w:rPr>
        <w:t xml:space="preserve"> </w:t>
      </w:r>
      <w:r>
        <w:rPr>
          <w:rFonts w:ascii="Times New Roman" w:hAnsi="Times New Roman"/>
          <w:b/>
          <w:bCs/>
          <w:color w:val="191919"/>
          <w:sz w:val="20"/>
          <w:szCs w:val="20"/>
        </w:rPr>
        <w:t>................................................................3(3-0</w:t>
      </w:r>
      <w:r>
        <w:rPr>
          <w:rFonts w:ascii="Times New Roman" w:hAnsi="Times New Roman"/>
          <w:color w:val="191919"/>
          <w:sz w:val="20"/>
          <w:szCs w:val="20"/>
        </w:rPr>
        <w:t>) A</w:t>
      </w:r>
      <w:r>
        <w:rPr>
          <w:rFonts w:ascii="Times New Roman" w:hAnsi="Times New Roman"/>
          <w:color w:val="191919"/>
          <w:spacing w:val="-18"/>
          <w:sz w:val="20"/>
          <w:szCs w:val="20"/>
        </w:rPr>
        <w:t xml:space="preserve"> </w:t>
      </w:r>
      <w:r>
        <w:rPr>
          <w:rFonts w:ascii="Times New Roman" w:hAnsi="Times New Roman"/>
          <w:color w:val="191919"/>
          <w:sz w:val="20"/>
          <w:szCs w:val="20"/>
        </w:rPr>
        <w:t>study</w:t>
      </w:r>
      <w:r>
        <w:rPr>
          <w:rFonts w:ascii="Times New Roman" w:hAnsi="Times New Roman"/>
          <w:color w:val="191919"/>
          <w:spacing w:val="-7"/>
          <w:sz w:val="20"/>
          <w:szCs w:val="20"/>
        </w:rPr>
        <w:t xml:space="preserve"> </w:t>
      </w:r>
      <w:r>
        <w:rPr>
          <w:rFonts w:ascii="Times New Roman" w:hAnsi="Times New Roman"/>
          <w:color w:val="191919"/>
          <w:sz w:val="20"/>
          <w:szCs w:val="20"/>
        </w:rPr>
        <w:t>of</w:t>
      </w:r>
      <w:r>
        <w:rPr>
          <w:rFonts w:ascii="Times New Roman" w:hAnsi="Times New Roman"/>
          <w:color w:val="191919"/>
          <w:spacing w:val="-7"/>
          <w:sz w:val="20"/>
          <w:szCs w:val="20"/>
        </w:rPr>
        <w:t xml:space="preserve"> </w:t>
      </w:r>
      <w:r>
        <w:rPr>
          <w:rFonts w:ascii="Times New Roman" w:hAnsi="Times New Roman"/>
          <w:color w:val="191919"/>
          <w:sz w:val="20"/>
          <w:szCs w:val="20"/>
        </w:rPr>
        <w:t>the</w:t>
      </w:r>
      <w:r>
        <w:rPr>
          <w:rFonts w:ascii="Times New Roman" w:hAnsi="Times New Roman"/>
          <w:color w:val="191919"/>
          <w:spacing w:val="-7"/>
          <w:sz w:val="20"/>
          <w:szCs w:val="20"/>
        </w:rPr>
        <w:t xml:space="preserve"> </w:t>
      </w:r>
      <w:r>
        <w:rPr>
          <w:rFonts w:ascii="Times New Roman" w:hAnsi="Times New Roman"/>
          <w:color w:val="191919"/>
          <w:sz w:val="20"/>
          <w:szCs w:val="20"/>
        </w:rPr>
        <w:t>criteria</w:t>
      </w:r>
      <w:r>
        <w:rPr>
          <w:rFonts w:ascii="Times New Roman" w:hAnsi="Times New Roman"/>
          <w:color w:val="191919"/>
          <w:spacing w:val="-7"/>
          <w:sz w:val="20"/>
          <w:szCs w:val="20"/>
        </w:rPr>
        <w:t xml:space="preserve"> </w:t>
      </w:r>
      <w:r>
        <w:rPr>
          <w:rFonts w:ascii="Times New Roman" w:hAnsi="Times New Roman"/>
          <w:color w:val="191919"/>
          <w:sz w:val="20"/>
          <w:szCs w:val="20"/>
        </w:rPr>
        <w:t>for</w:t>
      </w:r>
      <w:r>
        <w:rPr>
          <w:rFonts w:ascii="Times New Roman" w:hAnsi="Times New Roman"/>
          <w:color w:val="191919"/>
          <w:spacing w:val="-7"/>
          <w:sz w:val="20"/>
          <w:szCs w:val="20"/>
        </w:rPr>
        <w:t xml:space="preserve"> </w:t>
      </w:r>
      <w:r>
        <w:rPr>
          <w:rFonts w:ascii="Times New Roman" w:hAnsi="Times New Roman"/>
          <w:color w:val="191919"/>
          <w:sz w:val="20"/>
          <w:szCs w:val="20"/>
        </w:rPr>
        <w:t>recruitment,</w:t>
      </w:r>
      <w:r>
        <w:rPr>
          <w:rFonts w:ascii="Times New Roman" w:hAnsi="Times New Roman"/>
          <w:color w:val="191919"/>
          <w:spacing w:val="-7"/>
          <w:sz w:val="20"/>
          <w:szCs w:val="20"/>
        </w:rPr>
        <w:t xml:space="preserve"> </w:t>
      </w:r>
      <w:r>
        <w:rPr>
          <w:rFonts w:ascii="Times New Roman" w:hAnsi="Times New Roman"/>
          <w:color w:val="191919"/>
          <w:sz w:val="20"/>
          <w:szCs w:val="20"/>
        </w:rPr>
        <w:t>selection</w:t>
      </w:r>
      <w:r>
        <w:rPr>
          <w:rFonts w:ascii="Times New Roman" w:hAnsi="Times New Roman"/>
          <w:color w:val="191919"/>
          <w:spacing w:val="-7"/>
          <w:sz w:val="20"/>
          <w:szCs w:val="20"/>
        </w:rPr>
        <w:t xml:space="preserve"> </w:t>
      </w:r>
      <w:r>
        <w:rPr>
          <w:rFonts w:ascii="Times New Roman" w:hAnsi="Times New Roman"/>
          <w:color w:val="191919"/>
          <w:sz w:val="20"/>
          <w:szCs w:val="20"/>
        </w:rPr>
        <w:t>and</w:t>
      </w:r>
      <w:r>
        <w:rPr>
          <w:rFonts w:ascii="Times New Roman" w:hAnsi="Times New Roman"/>
          <w:color w:val="191919"/>
          <w:spacing w:val="-7"/>
          <w:sz w:val="20"/>
          <w:szCs w:val="20"/>
        </w:rPr>
        <w:t xml:space="preserve"> </w:t>
      </w:r>
      <w:r>
        <w:rPr>
          <w:rFonts w:ascii="Times New Roman" w:hAnsi="Times New Roman"/>
          <w:color w:val="191919"/>
          <w:sz w:val="20"/>
          <w:szCs w:val="20"/>
        </w:rPr>
        <w:t>placement</w:t>
      </w:r>
      <w:r>
        <w:rPr>
          <w:rFonts w:ascii="Times New Roman" w:hAnsi="Times New Roman"/>
          <w:color w:val="191919"/>
          <w:spacing w:val="-7"/>
          <w:sz w:val="20"/>
          <w:szCs w:val="20"/>
        </w:rPr>
        <w:t xml:space="preserve"> </w:t>
      </w:r>
      <w:r>
        <w:rPr>
          <w:rFonts w:ascii="Times New Roman" w:hAnsi="Times New Roman"/>
          <w:color w:val="191919"/>
          <w:sz w:val="20"/>
          <w:szCs w:val="20"/>
        </w:rPr>
        <w:t>of</w:t>
      </w:r>
      <w:r>
        <w:rPr>
          <w:rFonts w:ascii="Times New Roman" w:hAnsi="Times New Roman"/>
          <w:color w:val="191919"/>
          <w:spacing w:val="-7"/>
          <w:sz w:val="20"/>
          <w:szCs w:val="20"/>
        </w:rPr>
        <w:t xml:space="preserve"> </w:t>
      </w:r>
      <w:r>
        <w:rPr>
          <w:rFonts w:ascii="Times New Roman" w:hAnsi="Times New Roman"/>
          <w:color w:val="191919"/>
          <w:sz w:val="20"/>
          <w:szCs w:val="20"/>
        </w:rPr>
        <w:t>personnel,</w:t>
      </w:r>
      <w:r>
        <w:rPr>
          <w:rFonts w:ascii="Times New Roman" w:hAnsi="Times New Roman"/>
          <w:color w:val="191919"/>
          <w:spacing w:val="-7"/>
          <w:sz w:val="20"/>
          <w:szCs w:val="20"/>
        </w:rPr>
        <w:t xml:space="preserve"> </w:t>
      </w:r>
      <w:r>
        <w:rPr>
          <w:rFonts w:ascii="Times New Roman" w:hAnsi="Times New Roman"/>
          <w:color w:val="191919"/>
          <w:sz w:val="20"/>
          <w:szCs w:val="20"/>
        </w:rPr>
        <w:t>orientation</w:t>
      </w:r>
      <w:r>
        <w:rPr>
          <w:rFonts w:ascii="Times New Roman" w:hAnsi="Times New Roman"/>
          <w:color w:val="191919"/>
          <w:spacing w:val="-7"/>
          <w:sz w:val="20"/>
          <w:szCs w:val="20"/>
        </w:rPr>
        <w:t xml:space="preserve"> </w:t>
      </w:r>
      <w:r>
        <w:rPr>
          <w:rFonts w:ascii="Times New Roman" w:hAnsi="Times New Roman"/>
          <w:color w:val="191919"/>
          <w:sz w:val="20"/>
          <w:szCs w:val="20"/>
        </w:rPr>
        <w:t>of</w:t>
      </w:r>
      <w:r>
        <w:rPr>
          <w:rFonts w:ascii="Times New Roman" w:hAnsi="Times New Roman"/>
          <w:color w:val="191919"/>
          <w:spacing w:val="-7"/>
          <w:sz w:val="20"/>
          <w:szCs w:val="20"/>
        </w:rPr>
        <w:t xml:space="preserve"> </w:t>
      </w:r>
      <w:r>
        <w:rPr>
          <w:rFonts w:ascii="Times New Roman" w:hAnsi="Times New Roman"/>
          <w:color w:val="191919"/>
          <w:sz w:val="20"/>
          <w:szCs w:val="20"/>
        </w:rPr>
        <w:t>new personnel,</w:t>
      </w:r>
      <w:r>
        <w:rPr>
          <w:rFonts w:ascii="Times New Roman" w:hAnsi="Times New Roman"/>
          <w:color w:val="191919"/>
          <w:spacing w:val="1"/>
          <w:sz w:val="20"/>
          <w:szCs w:val="20"/>
        </w:rPr>
        <w:t xml:space="preserve"> </w:t>
      </w:r>
      <w:r>
        <w:rPr>
          <w:rFonts w:ascii="Times New Roman" w:hAnsi="Times New Roman"/>
          <w:color w:val="191919"/>
          <w:sz w:val="20"/>
          <w:szCs w:val="20"/>
        </w:rPr>
        <w:t>administration/teacher</w:t>
      </w:r>
      <w:r>
        <w:rPr>
          <w:rFonts w:ascii="Times New Roman" w:hAnsi="Times New Roman"/>
          <w:color w:val="191919"/>
          <w:spacing w:val="1"/>
          <w:sz w:val="20"/>
          <w:szCs w:val="20"/>
        </w:rPr>
        <w:t xml:space="preserve"> </w:t>
      </w:r>
      <w:r>
        <w:rPr>
          <w:rFonts w:ascii="Times New Roman" w:hAnsi="Times New Roman"/>
          <w:color w:val="191919"/>
          <w:sz w:val="20"/>
          <w:szCs w:val="20"/>
        </w:rPr>
        <w:t>relationships,</w:t>
      </w:r>
      <w:r>
        <w:rPr>
          <w:rFonts w:ascii="Times New Roman" w:hAnsi="Times New Roman"/>
          <w:color w:val="191919"/>
          <w:spacing w:val="1"/>
          <w:sz w:val="20"/>
          <w:szCs w:val="20"/>
        </w:rPr>
        <w:t xml:space="preserve"> </w:t>
      </w:r>
      <w:r>
        <w:rPr>
          <w:rFonts w:ascii="Times New Roman" w:hAnsi="Times New Roman"/>
          <w:color w:val="191919"/>
          <w:sz w:val="20"/>
          <w:szCs w:val="20"/>
        </w:rPr>
        <w:t>codes of ethics,</w:t>
      </w:r>
      <w:r>
        <w:rPr>
          <w:rFonts w:ascii="Times New Roman" w:hAnsi="Times New Roman"/>
          <w:color w:val="191919"/>
          <w:spacing w:val="1"/>
          <w:sz w:val="20"/>
          <w:szCs w:val="20"/>
        </w:rPr>
        <w:t xml:space="preserve"> </w:t>
      </w:r>
      <w:r>
        <w:rPr>
          <w:rFonts w:ascii="Times New Roman" w:hAnsi="Times New Roman"/>
          <w:color w:val="191919"/>
          <w:sz w:val="20"/>
          <w:szCs w:val="20"/>
        </w:rPr>
        <w:t>certification</w:t>
      </w:r>
      <w:r>
        <w:rPr>
          <w:rFonts w:ascii="Times New Roman" w:hAnsi="Times New Roman"/>
          <w:color w:val="191919"/>
          <w:spacing w:val="1"/>
          <w:sz w:val="20"/>
          <w:szCs w:val="20"/>
        </w:rPr>
        <w:t xml:space="preserve"> </w:t>
      </w:r>
      <w:r>
        <w:rPr>
          <w:rFonts w:ascii="Times New Roman" w:hAnsi="Times New Roman"/>
          <w:color w:val="191919"/>
          <w:sz w:val="20"/>
          <w:szCs w:val="20"/>
        </w:rPr>
        <w:t>and other</w:t>
      </w:r>
      <w:r>
        <w:rPr>
          <w:rFonts w:ascii="Times New Roman" w:hAnsi="Times New Roman"/>
          <w:color w:val="191919"/>
          <w:spacing w:val="1"/>
          <w:sz w:val="20"/>
          <w:szCs w:val="20"/>
        </w:rPr>
        <w:t xml:space="preserve"> </w:t>
      </w:r>
      <w:r>
        <w:rPr>
          <w:rFonts w:ascii="Times New Roman" w:hAnsi="Times New Roman"/>
          <w:color w:val="191919"/>
          <w:sz w:val="20"/>
          <w:szCs w:val="20"/>
        </w:rPr>
        <w:t>related practices involved in sta</w:t>
      </w:r>
      <w:r>
        <w:rPr>
          <w:rFonts w:ascii="Times New Roman" w:hAnsi="Times New Roman"/>
          <w:color w:val="191919"/>
          <w:spacing w:val="-4"/>
          <w:sz w:val="20"/>
          <w:szCs w:val="20"/>
        </w:rPr>
        <w:t>f</w:t>
      </w:r>
      <w:r>
        <w:rPr>
          <w:rFonts w:ascii="Times New Roman" w:hAnsi="Times New Roman"/>
          <w:color w:val="191919"/>
          <w:sz w:val="20"/>
          <w:szCs w:val="20"/>
        </w:rPr>
        <w:t>f and faculty relationships.</w:t>
      </w:r>
    </w:p>
    <w:p w:rsidR="00F42301" w:rsidRDefault="00F42301" w:rsidP="00721764">
      <w:pPr>
        <w:widowControl w:val="0"/>
        <w:autoSpaceDE w:val="0"/>
        <w:autoSpaceDN w:val="0"/>
        <w:adjustRightInd w:val="0"/>
        <w:spacing w:after="0" w:line="250" w:lineRule="auto"/>
        <w:ind w:left="1239" w:right="1930" w:hanging="360"/>
        <w:jc w:val="both"/>
        <w:rPr>
          <w:rFonts w:ascii="Times New Roman" w:hAnsi="Times New Roman"/>
          <w:color w:val="000000"/>
          <w:sz w:val="20"/>
          <w:szCs w:val="20"/>
        </w:rPr>
      </w:pPr>
      <w:r>
        <w:rPr>
          <w:rFonts w:ascii="Times New Roman" w:hAnsi="Times New Roman"/>
          <w:b/>
          <w:bCs/>
          <w:color w:val="191919"/>
          <w:sz w:val="20"/>
          <w:szCs w:val="20"/>
        </w:rPr>
        <w:t>EDAS 5580 - School Discipline P</w:t>
      </w:r>
      <w:r>
        <w:rPr>
          <w:rFonts w:ascii="Times New Roman" w:hAnsi="Times New Roman"/>
          <w:b/>
          <w:bCs/>
          <w:color w:val="191919"/>
          <w:spacing w:val="-4"/>
          <w:sz w:val="20"/>
          <w:szCs w:val="20"/>
        </w:rPr>
        <w:t>r</w:t>
      </w:r>
      <w:r>
        <w:rPr>
          <w:rFonts w:ascii="Times New Roman" w:hAnsi="Times New Roman"/>
          <w:b/>
          <w:bCs/>
          <w:color w:val="191919"/>
          <w:sz w:val="20"/>
          <w:szCs w:val="20"/>
        </w:rPr>
        <w:t>oblems</w:t>
      </w:r>
      <w:r>
        <w:rPr>
          <w:rFonts w:ascii="Times New Roman" w:hAnsi="Times New Roman"/>
          <w:b/>
          <w:bCs/>
          <w:color w:val="191919"/>
          <w:spacing w:val="-21"/>
          <w:sz w:val="20"/>
          <w:szCs w:val="20"/>
        </w:rPr>
        <w:t xml:space="preserve"> </w:t>
      </w:r>
      <w:r>
        <w:rPr>
          <w:rFonts w:ascii="Times New Roman" w:hAnsi="Times New Roman"/>
          <w:b/>
          <w:bCs/>
          <w:color w:val="191919"/>
          <w:sz w:val="20"/>
          <w:szCs w:val="20"/>
        </w:rPr>
        <w:t xml:space="preserve">.............................................................................3(3-0) </w:t>
      </w:r>
      <w:r>
        <w:rPr>
          <w:rFonts w:ascii="Times New Roman" w:hAnsi="Times New Roman"/>
          <w:color w:val="191919"/>
          <w:sz w:val="20"/>
          <w:szCs w:val="20"/>
        </w:rPr>
        <w:t>Students</w:t>
      </w:r>
      <w:r>
        <w:rPr>
          <w:rFonts w:ascii="Times New Roman" w:hAnsi="Times New Roman"/>
          <w:color w:val="191919"/>
          <w:spacing w:val="4"/>
          <w:sz w:val="20"/>
          <w:szCs w:val="20"/>
        </w:rPr>
        <w:t xml:space="preserve"> </w:t>
      </w:r>
      <w:r>
        <w:rPr>
          <w:rFonts w:ascii="Times New Roman" w:hAnsi="Times New Roman"/>
          <w:color w:val="191919"/>
          <w:sz w:val="20"/>
          <w:szCs w:val="20"/>
        </w:rPr>
        <w:t>analyze</w:t>
      </w:r>
      <w:r>
        <w:rPr>
          <w:rFonts w:ascii="Times New Roman" w:hAnsi="Times New Roman"/>
          <w:color w:val="191919"/>
          <w:spacing w:val="4"/>
          <w:sz w:val="20"/>
          <w:szCs w:val="20"/>
        </w:rPr>
        <w:t xml:space="preserve"> </w:t>
      </w:r>
      <w:r>
        <w:rPr>
          <w:rFonts w:ascii="Times New Roman" w:hAnsi="Times New Roman"/>
          <w:color w:val="191919"/>
          <w:sz w:val="20"/>
          <w:szCs w:val="20"/>
        </w:rPr>
        <w:t>school</w:t>
      </w:r>
      <w:r>
        <w:rPr>
          <w:rFonts w:ascii="Times New Roman" w:hAnsi="Times New Roman"/>
          <w:color w:val="191919"/>
          <w:spacing w:val="4"/>
          <w:sz w:val="20"/>
          <w:szCs w:val="20"/>
        </w:rPr>
        <w:t xml:space="preserve"> </w:t>
      </w:r>
      <w:r>
        <w:rPr>
          <w:rFonts w:ascii="Times New Roman" w:hAnsi="Times New Roman"/>
          <w:color w:val="191919"/>
          <w:sz w:val="20"/>
          <w:szCs w:val="20"/>
        </w:rPr>
        <w:t>climate,</w:t>
      </w:r>
      <w:r>
        <w:rPr>
          <w:rFonts w:ascii="Times New Roman" w:hAnsi="Times New Roman"/>
          <w:color w:val="191919"/>
          <w:spacing w:val="4"/>
          <w:sz w:val="20"/>
          <w:szCs w:val="20"/>
        </w:rPr>
        <w:t xml:space="preserve"> </w:t>
      </w:r>
      <w:r>
        <w:rPr>
          <w:rFonts w:ascii="Times New Roman" w:hAnsi="Times New Roman"/>
          <w:color w:val="191919"/>
          <w:sz w:val="20"/>
          <w:szCs w:val="20"/>
        </w:rPr>
        <w:t>school</w:t>
      </w:r>
      <w:r>
        <w:rPr>
          <w:rFonts w:ascii="Times New Roman" w:hAnsi="Times New Roman"/>
          <w:color w:val="191919"/>
          <w:spacing w:val="4"/>
          <w:sz w:val="20"/>
          <w:szCs w:val="20"/>
        </w:rPr>
        <w:t xml:space="preserve"> </w:t>
      </w:r>
      <w:r>
        <w:rPr>
          <w:rFonts w:ascii="Times New Roman" w:hAnsi="Times New Roman"/>
          <w:color w:val="191919"/>
          <w:sz w:val="20"/>
          <w:szCs w:val="20"/>
        </w:rPr>
        <w:t>discipline,</w:t>
      </w:r>
      <w:r>
        <w:rPr>
          <w:rFonts w:ascii="Times New Roman" w:hAnsi="Times New Roman"/>
          <w:color w:val="191919"/>
          <w:spacing w:val="4"/>
          <w:sz w:val="20"/>
          <w:szCs w:val="20"/>
        </w:rPr>
        <w:t xml:space="preserve"> </w:t>
      </w:r>
      <w:r>
        <w:rPr>
          <w:rFonts w:ascii="Times New Roman" w:hAnsi="Times New Roman"/>
          <w:color w:val="191919"/>
          <w:sz w:val="20"/>
          <w:szCs w:val="20"/>
        </w:rPr>
        <w:t>school</w:t>
      </w:r>
      <w:r>
        <w:rPr>
          <w:rFonts w:ascii="Times New Roman" w:hAnsi="Times New Roman"/>
          <w:color w:val="191919"/>
          <w:spacing w:val="4"/>
          <w:sz w:val="20"/>
          <w:szCs w:val="20"/>
        </w:rPr>
        <w:t xml:space="preserve"> </w:t>
      </w:r>
      <w:r>
        <w:rPr>
          <w:rFonts w:ascii="Times New Roman" w:hAnsi="Times New Roman"/>
          <w:color w:val="191919"/>
          <w:sz w:val="20"/>
          <w:szCs w:val="20"/>
        </w:rPr>
        <w:t>safety</w:t>
      </w:r>
      <w:r>
        <w:rPr>
          <w:rFonts w:ascii="Times New Roman" w:hAnsi="Times New Roman"/>
          <w:color w:val="191919"/>
          <w:spacing w:val="4"/>
          <w:sz w:val="20"/>
          <w:szCs w:val="20"/>
        </w:rPr>
        <w:t xml:space="preserve"> </w:t>
      </w:r>
      <w:r>
        <w:rPr>
          <w:rFonts w:ascii="Times New Roman" w:hAnsi="Times New Roman"/>
          <w:color w:val="191919"/>
          <w:sz w:val="20"/>
          <w:szCs w:val="20"/>
        </w:rPr>
        <w:t>and</w:t>
      </w:r>
      <w:r>
        <w:rPr>
          <w:rFonts w:ascii="Times New Roman" w:hAnsi="Times New Roman"/>
          <w:color w:val="191919"/>
          <w:spacing w:val="4"/>
          <w:sz w:val="20"/>
          <w:szCs w:val="20"/>
        </w:rPr>
        <w:t xml:space="preserve"> </w:t>
      </w:r>
      <w:r>
        <w:rPr>
          <w:rFonts w:ascii="Times New Roman" w:hAnsi="Times New Roman"/>
          <w:color w:val="191919"/>
          <w:sz w:val="20"/>
          <w:szCs w:val="20"/>
        </w:rPr>
        <w:t>control</w:t>
      </w:r>
      <w:r>
        <w:rPr>
          <w:rFonts w:ascii="Times New Roman" w:hAnsi="Times New Roman"/>
          <w:color w:val="191919"/>
          <w:spacing w:val="4"/>
          <w:sz w:val="20"/>
          <w:szCs w:val="20"/>
        </w:rPr>
        <w:t xml:space="preserve"> </w:t>
      </w:r>
      <w:r>
        <w:rPr>
          <w:rFonts w:ascii="Times New Roman" w:hAnsi="Times New Roman"/>
          <w:color w:val="191919"/>
          <w:sz w:val="20"/>
          <w:szCs w:val="20"/>
        </w:rPr>
        <w:t>of</w:t>
      </w:r>
      <w:r>
        <w:rPr>
          <w:rFonts w:ascii="Times New Roman" w:hAnsi="Times New Roman"/>
          <w:color w:val="191919"/>
          <w:spacing w:val="4"/>
          <w:sz w:val="20"/>
          <w:szCs w:val="20"/>
        </w:rPr>
        <w:t xml:space="preserve"> </w:t>
      </w:r>
      <w:r>
        <w:rPr>
          <w:rFonts w:ascii="Times New Roman" w:hAnsi="Times New Roman"/>
          <w:color w:val="191919"/>
          <w:sz w:val="20"/>
          <w:szCs w:val="20"/>
        </w:rPr>
        <w:t>violence. The course</w:t>
      </w:r>
      <w:r>
        <w:rPr>
          <w:rFonts w:ascii="Times New Roman" w:hAnsi="Times New Roman"/>
          <w:color w:val="191919"/>
          <w:spacing w:val="-7"/>
          <w:sz w:val="20"/>
          <w:szCs w:val="20"/>
        </w:rPr>
        <w:t xml:space="preserve"> </w:t>
      </w:r>
      <w:r>
        <w:rPr>
          <w:rFonts w:ascii="Times New Roman" w:hAnsi="Times New Roman"/>
          <w:color w:val="191919"/>
          <w:sz w:val="20"/>
          <w:szCs w:val="20"/>
        </w:rPr>
        <w:t>focuses</w:t>
      </w:r>
      <w:r>
        <w:rPr>
          <w:rFonts w:ascii="Times New Roman" w:hAnsi="Times New Roman"/>
          <w:color w:val="191919"/>
          <w:spacing w:val="-7"/>
          <w:sz w:val="20"/>
          <w:szCs w:val="20"/>
        </w:rPr>
        <w:t xml:space="preserve"> </w:t>
      </w:r>
      <w:r>
        <w:rPr>
          <w:rFonts w:ascii="Times New Roman" w:hAnsi="Times New Roman"/>
          <w:color w:val="191919"/>
          <w:sz w:val="20"/>
          <w:szCs w:val="20"/>
        </w:rPr>
        <w:t>on</w:t>
      </w:r>
      <w:r>
        <w:rPr>
          <w:rFonts w:ascii="Times New Roman" w:hAnsi="Times New Roman"/>
          <w:color w:val="191919"/>
          <w:spacing w:val="-7"/>
          <w:sz w:val="20"/>
          <w:szCs w:val="20"/>
        </w:rPr>
        <w:t xml:space="preserve"> </w:t>
      </w:r>
      <w:r>
        <w:rPr>
          <w:rFonts w:ascii="Times New Roman" w:hAnsi="Times New Roman"/>
          <w:color w:val="191919"/>
          <w:sz w:val="20"/>
          <w:szCs w:val="20"/>
        </w:rPr>
        <w:t>constructing</w:t>
      </w:r>
      <w:r>
        <w:rPr>
          <w:rFonts w:ascii="Times New Roman" w:hAnsi="Times New Roman"/>
          <w:color w:val="191919"/>
          <w:spacing w:val="-7"/>
          <w:sz w:val="20"/>
          <w:szCs w:val="20"/>
        </w:rPr>
        <w:t xml:space="preserve"> </w:t>
      </w:r>
      <w:r>
        <w:rPr>
          <w:rFonts w:ascii="Times New Roman" w:hAnsi="Times New Roman"/>
          <w:color w:val="191919"/>
          <w:sz w:val="20"/>
          <w:szCs w:val="20"/>
        </w:rPr>
        <w:t>plans</w:t>
      </w:r>
      <w:r>
        <w:rPr>
          <w:rFonts w:ascii="Times New Roman" w:hAnsi="Times New Roman"/>
          <w:color w:val="191919"/>
          <w:spacing w:val="-7"/>
          <w:sz w:val="20"/>
          <w:szCs w:val="20"/>
        </w:rPr>
        <w:t xml:space="preserve"> </w:t>
      </w:r>
      <w:r>
        <w:rPr>
          <w:rFonts w:ascii="Times New Roman" w:hAnsi="Times New Roman"/>
          <w:color w:val="191919"/>
          <w:sz w:val="20"/>
          <w:szCs w:val="20"/>
        </w:rPr>
        <w:t>for</w:t>
      </w:r>
      <w:r>
        <w:rPr>
          <w:rFonts w:ascii="Times New Roman" w:hAnsi="Times New Roman"/>
          <w:color w:val="191919"/>
          <w:spacing w:val="-7"/>
          <w:sz w:val="20"/>
          <w:szCs w:val="20"/>
        </w:rPr>
        <w:t xml:space="preserve"> </w:t>
      </w:r>
      <w:r>
        <w:rPr>
          <w:rFonts w:ascii="Times New Roman" w:hAnsi="Times New Roman"/>
          <w:color w:val="191919"/>
          <w:sz w:val="20"/>
          <w:szCs w:val="20"/>
        </w:rPr>
        <w:t>controlling</w:t>
      </w:r>
      <w:r>
        <w:rPr>
          <w:rFonts w:ascii="Times New Roman" w:hAnsi="Times New Roman"/>
          <w:color w:val="191919"/>
          <w:spacing w:val="-7"/>
          <w:sz w:val="20"/>
          <w:szCs w:val="20"/>
        </w:rPr>
        <w:t xml:space="preserve"> </w:t>
      </w:r>
      <w:r>
        <w:rPr>
          <w:rFonts w:ascii="Times New Roman" w:hAnsi="Times New Roman"/>
          <w:color w:val="191919"/>
          <w:sz w:val="20"/>
          <w:szCs w:val="20"/>
        </w:rPr>
        <w:t>violence,</w:t>
      </w:r>
      <w:r>
        <w:rPr>
          <w:rFonts w:ascii="Times New Roman" w:hAnsi="Times New Roman"/>
          <w:color w:val="191919"/>
          <w:spacing w:val="-7"/>
          <w:sz w:val="20"/>
          <w:szCs w:val="20"/>
        </w:rPr>
        <w:t xml:space="preserve"> </w:t>
      </w:r>
      <w:r>
        <w:rPr>
          <w:rFonts w:ascii="Times New Roman" w:hAnsi="Times New Roman"/>
          <w:color w:val="191919"/>
          <w:sz w:val="20"/>
          <w:szCs w:val="20"/>
        </w:rPr>
        <w:t>safet</w:t>
      </w:r>
      <w:r>
        <w:rPr>
          <w:rFonts w:ascii="Times New Roman" w:hAnsi="Times New Roman"/>
          <w:color w:val="191919"/>
          <w:spacing w:val="-13"/>
          <w:sz w:val="20"/>
          <w:szCs w:val="20"/>
        </w:rPr>
        <w:t>y</w:t>
      </w:r>
      <w:r>
        <w:rPr>
          <w:rFonts w:ascii="Times New Roman" w:hAnsi="Times New Roman"/>
          <w:color w:val="191919"/>
          <w:sz w:val="20"/>
          <w:szCs w:val="20"/>
        </w:rPr>
        <w:t>,</w:t>
      </w:r>
      <w:r>
        <w:rPr>
          <w:rFonts w:ascii="Times New Roman" w:hAnsi="Times New Roman"/>
          <w:color w:val="191919"/>
          <w:spacing w:val="-7"/>
          <w:sz w:val="20"/>
          <w:szCs w:val="20"/>
        </w:rPr>
        <w:t xml:space="preserve"> </w:t>
      </w:r>
      <w:r>
        <w:rPr>
          <w:rFonts w:ascii="Times New Roman" w:hAnsi="Times New Roman"/>
          <w:color w:val="191919"/>
          <w:sz w:val="20"/>
          <w:szCs w:val="20"/>
        </w:rPr>
        <w:t>improving</w:t>
      </w:r>
      <w:r>
        <w:rPr>
          <w:rFonts w:ascii="Times New Roman" w:hAnsi="Times New Roman"/>
          <w:color w:val="191919"/>
          <w:spacing w:val="-7"/>
          <w:sz w:val="20"/>
          <w:szCs w:val="20"/>
        </w:rPr>
        <w:t xml:space="preserve"> </w:t>
      </w:r>
      <w:r>
        <w:rPr>
          <w:rFonts w:ascii="Times New Roman" w:hAnsi="Times New Roman"/>
          <w:color w:val="191919"/>
          <w:sz w:val="20"/>
          <w:szCs w:val="20"/>
        </w:rPr>
        <w:t>attendance</w:t>
      </w:r>
      <w:r>
        <w:rPr>
          <w:rFonts w:ascii="Times New Roman" w:hAnsi="Times New Roman"/>
          <w:color w:val="191919"/>
          <w:spacing w:val="-7"/>
          <w:sz w:val="20"/>
          <w:szCs w:val="20"/>
        </w:rPr>
        <w:t xml:space="preserve"> </w:t>
      </w:r>
      <w:r>
        <w:rPr>
          <w:rFonts w:ascii="Times New Roman" w:hAnsi="Times New Roman"/>
          <w:color w:val="191919"/>
          <w:sz w:val="20"/>
          <w:szCs w:val="20"/>
        </w:rPr>
        <w:t>and reducing</w:t>
      </w:r>
      <w:r>
        <w:rPr>
          <w:rFonts w:ascii="Times New Roman" w:hAnsi="Times New Roman"/>
          <w:color w:val="191919"/>
          <w:spacing w:val="5"/>
          <w:sz w:val="20"/>
          <w:szCs w:val="20"/>
        </w:rPr>
        <w:t xml:space="preserve"> </w:t>
      </w:r>
      <w:r>
        <w:rPr>
          <w:rFonts w:ascii="Times New Roman" w:hAnsi="Times New Roman"/>
          <w:color w:val="191919"/>
          <w:sz w:val="20"/>
          <w:szCs w:val="20"/>
        </w:rPr>
        <w:t>tardiness.</w:t>
      </w:r>
      <w:r>
        <w:rPr>
          <w:rFonts w:ascii="Times New Roman" w:hAnsi="Times New Roman"/>
          <w:color w:val="191919"/>
          <w:spacing w:val="-6"/>
          <w:sz w:val="20"/>
          <w:szCs w:val="20"/>
        </w:rPr>
        <w:t xml:space="preserve"> </w:t>
      </w:r>
      <w:r>
        <w:rPr>
          <w:rFonts w:ascii="Times New Roman" w:hAnsi="Times New Roman"/>
          <w:color w:val="191919"/>
          <w:sz w:val="20"/>
          <w:szCs w:val="20"/>
        </w:rPr>
        <w:t>As</w:t>
      </w:r>
      <w:r>
        <w:rPr>
          <w:rFonts w:ascii="Times New Roman" w:hAnsi="Times New Roman"/>
          <w:color w:val="191919"/>
          <w:spacing w:val="5"/>
          <w:sz w:val="20"/>
          <w:szCs w:val="20"/>
        </w:rPr>
        <w:t xml:space="preserve"> </w:t>
      </w:r>
      <w:r>
        <w:rPr>
          <w:rFonts w:ascii="Times New Roman" w:hAnsi="Times New Roman"/>
          <w:color w:val="191919"/>
          <w:sz w:val="20"/>
          <w:szCs w:val="20"/>
        </w:rPr>
        <w:t>opposed</w:t>
      </w:r>
      <w:r>
        <w:rPr>
          <w:rFonts w:ascii="Times New Roman" w:hAnsi="Times New Roman"/>
          <w:color w:val="191919"/>
          <w:spacing w:val="5"/>
          <w:sz w:val="20"/>
          <w:szCs w:val="20"/>
        </w:rPr>
        <w:t xml:space="preserve"> </w:t>
      </w:r>
      <w:r>
        <w:rPr>
          <w:rFonts w:ascii="Times New Roman" w:hAnsi="Times New Roman"/>
          <w:color w:val="191919"/>
          <w:sz w:val="20"/>
          <w:szCs w:val="20"/>
        </w:rPr>
        <w:t>to</w:t>
      </w:r>
      <w:r>
        <w:rPr>
          <w:rFonts w:ascii="Times New Roman" w:hAnsi="Times New Roman"/>
          <w:color w:val="191919"/>
          <w:spacing w:val="5"/>
          <w:sz w:val="20"/>
          <w:szCs w:val="20"/>
        </w:rPr>
        <w:t xml:space="preserve"> </w:t>
      </w:r>
      <w:r>
        <w:rPr>
          <w:rFonts w:ascii="Times New Roman" w:hAnsi="Times New Roman"/>
          <w:color w:val="191919"/>
          <w:sz w:val="20"/>
          <w:szCs w:val="20"/>
        </w:rPr>
        <w:t>classroom</w:t>
      </w:r>
      <w:r>
        <w:rPr>
          <w:rFonts w:ascii="Times New Roman" w:hAnsi="Times New Roman"/>
          <w:color w:val="191919"/>
          <w:spacing w:val="5"/>
          <w:sz w:val="20"/>
          <w:szCs w:val="20"/>
        </w:rPr>
        <w:t xml:space="preserve"> </w:t>
      </w:r>
      <w:r>
        <w:rPr>
          <w:rFonts w:ascii="Times New Roman" w:hAnsi="Times New Roman"/>
          <w:color w:val="191919"/>
          <w:sz w:val="20"/>
          <w:szCs w:val="20"/>
        </w:rPr>
        <w:t>management,</w:t>
      </w:r>
      <w:r>
        <w:rPr>
          <w:rFonts w:ascii="Times New Roman" w:hAnsi="Times New Roman"/>
          <w:color w:val="191919"/>
          <w:spacing w:val="5"/>
          <w:sz w:val="20"/>
          <w:szCs w:val="20"/>
        </w:rPr>
        <w:t xml:space="preserve"> </w:t>
      </w:r>
      <w:r>
        <w:rPr>
          <w:rFonts w:ascii="Times New Roman" w:hAnsi="Times New Roman"/>
          <w:color w:val="191919"/>
          <w:sz w:val="20"/>
          <w:szCs w:val="20"/>
        </w:rPr>
        <w:t>the</w:t>
      </w:r>
      <w:r>
        <w:rPr>
          <w:rFonts w:ascii="Times New Roman" w:hAnsi="Times New Roman"/>
          <w:color w:val="191919"/>
          <w:spacing w:val="5"/>
          <w:sz w:val="20"/>
          <w:szCs w:val="20"/>
        </w:rPr>
        <w:t xml:space="preserve"> </w:t>
      </w:r>
      <w:r>
        <w:rPr>
          <w:rFonts w:ascii="Times New Roman" w:hAnsi="Times New Roman"/>
          <w:color w:val="191919"/>
          <w:sz w:val="20"/>
          <w:szCs w:val="20"/>
        </w:rPr>
        <w:t>course</w:t>
      </w:r>
      <w:r>
        <w:rPr>
          <w:rFonts w:ascii="Times New Roman" w:hAnsi="Times New Roman"/>
          <w:color w:val="191919"/>
          <w:spacing w:val="5"/>
          <w:sz w:val="20"/>
          <w:szCs w:val="20"/>
        </w:rPr>
        <w:t xml:space="preserve"> </w:t>
      </w:r>
      <w:r>
        <w:rPr>
          <w:rFonts w:ascii="Times New Roman" w:hAnsi="Times New Roman"/>
          <w:color w:val="191919"/>
          <w:sz w:val="20"/>
          <w:szCs w:val="20"/>
        </w:rPr>
        <w:t>concentrates</w:t>
      </w:r>
      <w:r>
        <w:rPr>
          <w:rFonts w:ascii="Times New Roman" w:hAnsi="Times New Roman"/>
          <w:color w:val="191919"/>
          <w:spacing w:val="5"/>
          <w:sz w:val="20"/>
          <w:szCs w:val="20"/>
        </w:rPr>
        <w:t xml:space="preserve"> </w:t>
      </w:r>
      <w:r>
        <w:rPr>
          <w:rFonts w:ascii="Times New Roman" w:hAnsi="Times New Roman"/>
          <w:color w:val="191919"/>
          <w:sz w:val="20"/>
          <w:szCs w:val="20"/>
        </w:rPr>
        <w:t>on</w:t>
      </w:r>
      <w:r>
        <w:rPr>
          <w:rFonts w:ascii="Times New Roman" w:hAnsi="Times New Roman"/>
          <w:color w:val="191919"/>
          <w:spacing w:val="5"/>
          <w:sz w:val="20"/>
          <w:szCs w:val="20"/>
        </w:rPr>
        <w:t xml:space="preserve"> </w:t>
      </w:r>
      <w:r>
        <w:rPr>
          <w:rFonts w:ascii="Times New Roman" w:hAnsi="Times New Roman"/>
          <w:color w:val="191919"/>
          <w:sz w:val="20"/>
          <w:szCs w:val="20"/>
        </w:rPr>
        <w:t>school- wide management.</w:t>
      </w:r>
    </w:p>
    <w:p w:rsidR="00F42301" w:rsidRDefault="00F42301" w:rsidP="00721764">
      <w:pPr>
        <w:widowControl w:val="0"/>
        <w:autoSpaceDE w:val="0"/>
        <w:autoSpaceDN w:val="0"/>
        <w:adjustRightInd w:val="0"/>
        <w:spacing w:before="7" w:after="0" w:line="220" w:lineRule="exact"/>
        <w:rPr>
          <w:rFonts w:ascii="Times New Roman" w:hAnsi="Times New Roman"/>
          <w:color w:val="000000"/>
        </w:rPr>
      </w:pPr>
    </w:p>
    <w:p w:rsidR="00F42301" w:rsidRDefault="00F42301" w:rsidP="00721764">
      <w:pPr>
        <w:widowControl w:val="0"/>
        <w:autoSpaceDE w:val="0"/>
        <w:autoSpaceDN w:val="0"/>
        <w:adjustRightInd w:val="0"/>
        <w:spacing w:after="0" w:line="432" w:lineRule="exact"/>
        <w:ind w:left="879" w:right="5463"/>
        <w:rPr>
          <w:rFonts w:ascii="Impact" w:hAnsi="Impact" w:cs="Impact"/>
          <w:color w:val="000000"/>
          <w:sz w:val="36"/>
          <w:szCs w:val="36"/>
        </w:rPr>
      </w:pPr>
      <w:r>
        <w:rPr>
          <w:rFonts w:ascii="Impact" w:hAnsi="Impact" w:cs="Impact"/>
          <w:color w:val="666666"/>
          <w:sz w:val="36"/>
          <w:szCs w:val="36"/>
        </w:rPr>
        <w:t>EDUC</w:t>
      </w:r>
      <w:r>
        <w:rPr>
          <w:rFonts w:ascii="Impact" w:hAnsi="Impact" w:cs="Impact"/>
          <w:color w:val="666666"/>
          <w:spacing w:val="-19"/>
          <w:sz w:val="36"/>
          <w:szCs w:val="36"/>
        </w:rPr>
        <w:t>A</w:t>
      </w:r>
      <w:r>
        <w:rPr>
          <w:rFonts w:ascii="Impact" w:hAnsi="Impact" w:cs="Impact"/>
          <w:color w:val="666666"/>
          <w:sz w:val="36"/>
          <w:szCs w:val="36"/>
        </w:rPr>
        <w:t>TION SPECIALIST DEGREE IN EDUC</w:t>
      </w:r>
      <w:r>
        <w:rPr>
          <w:rFonts w:ascii="Impact" w:hAnsi="Impact" w:cs="Impact"/>
          <w:color w:val="666666"/>
          <w:spacing w:val="-19"/>
          <w:sz w:val="36"/>
          <w:szCs w:val="36"/>
        </w:rPr>
        <w:t>A</w:t>
      </w:r>
      <w:r>
        <w:rPr>
          <w:rFonts w:ascii="Impact" w:hAnsi="Impact" w:cs="Impact"/>
          <w:color w:val="666666"/>
          <w:sz w:val="36"/>
          <w:szCs w:val="36"/>
        </w:rPr>
        <w:t>TIONAL LEADERSHIP</w:t>
      </w:r>
    </w:p>
    <w:p w:rsidR="00F42301" w:rsidRDefault="00F42301" w:rsidP="00721764">
      <w:pPr>
        <w:widowControl w:val="0"/>
        <w:autoSpaceDE w:val="0"/>
        <w:autoSpaceDN w:val="0"/>
        <w:adjustRightInd w:val="0"/>
        <w:spacing w:before="17" w:after="0"/>
        <w:ind w:left="1239" w:right="2120"/>
        <w:jc w:val="both"/>
        <w:rPr>
          <w:rFonts w:ascii="Times New Roman" w:hAnsi="Times New Roman"/>
          <w:color w:val="000000"/>
          <w:sz w:val="18"/>
          <w:szCs w:val="18"/>
        </w:rPr>
      </w:pPr>
      <w:r>
        <w:rPr>
          <w:rFonts w:ascii="Times New Roman" w:hAnsi="Times New Roman"/>
          <w:color w:val="191919"/>
          <w:sz w:val="18"/>
          <w:szCs w:val="18"/>
        </w:rPr>
        <w:t>The Education Specialist Program in Educational Leadership leads to a Specialist degree in Education</w:t>
      </w:r>
    </w:p>
    <w:p w:rsidR="00F42301" w:rsidRDefault="00F42301" w:rsidP="00721764">
      <w:pPr>
        <w:widowControl w:val="0"/>
        <w:autoSpaceDE w:val="0"/>
        <w:autoSpaceDN w:val="0"/>
        <w:adjustRightInd w:val="0"/>
        <w:spacing w:before="17" w:after="0"/>
        <w:ind w:left="1239" w:right="2120"/>
        <w:jc w:val="both"/>
        <w:rPr>
          <w:rFonts w:ascii="Times New Roman" w:hAnsi="Times New Roman"/>
          <w:color w:val="000000"/>
          <w:sz w:val="18"/>
          <w:szCs w:val="18"/>
        </w:rPr>
        <w:sectPr w:rsidR="00F42301">
          <w:footerReference w:type="even" r:id="rId42"/>
          <w:footerReference w:type="default" r:id="rId43"/>
          <w:pgSz w:w="12240" w:h="15840"/>
          <w:pgMar w:top="260" w:right="260" w:bottom="280" w:left="1240" w:header="0" w:footer="955" w:gutter="0"/>
          <w:pgNumType w:start="77"/>
          <w:cols w:space="720"/>
          <w:noEndnote/>
        </w:sectPr>
      </w:pPr>
    </w:p>
    <w:tbl>
      <w:tblPr>
        <w:tblW w:w="0" w:type="auto"/>
        <w:tblInd w:w="119" w:type="dxa"/>
        <w:tblLayout w:type="fixed"/>
        <w:tblCellMar>
          <w:left w:w="0" w:type="dxa"/>
          <w:right w:w="0" w:type="dxa"/>
        </w:tblCellMar>
        <w:tblLook w:val="0000"/>
      </w:tblPr>
      <w:tblGrid>
        <w:gridCol w:w="1085"/>
        <w:gridCol w:w="4560"/>
        <w:gridCol w:w="4858"/>
      </w:tblGrid>
      <w:tr w:rsidR="00F42301" w:rsidRPr="00FA7AC7" w:rsidTr="00B67EC4">
        <w:trPr>
          <w:trHeight w:hRule="exact" w:val="235"/>
        </w:trPr>
        <w:tc>
          <w:tcPr>
            <w:tcW w:w="1085" w:type="dxa"/>
            <w:tcBorders>
              <w:top w:val="nil"/>
              <w:left w:val="nil"/>
              <w:bottom w:val="single" w:sz="4" w:space="0" w:color="191919"/>
              <w:right w:val="single" w:sz="4" w:space="0" w:color="191919"/>
            </w:tcBorders>
          </w:tcPr>
          <w:p w:rsidR="00F42301" w:rsidRPr="00FA7AC7" w:rsidRDefault="00F42301" w:rsidP="00B67EC4">
            <w:pPr>
              <w:widowControl w:val="0"/>
              <w:autoSpaceDE w:val="0"/>
              <w:autoSpaceDN w:val="0"/>
              <w:adjustRightInd w:val="0"/>
              <w:spacing w:after="0"/>
              <w:rPr>
                <w:rFonts w:ascii="Times New Roman" w:hAnsi="Times New Roman"/>
                <w:sz w:val="24"/>
                <w:szCs w:val="24"/>
              </w:rPr>
            </w:pPr>
          </w:p>
        </w:tc>
        <w:tc>
          <w:tcPr>
            <w:tcW w:w="4560" w:type="dxa"/>
            <w:vMerge w:val="restart"/>
            <w:tcBorders>
              <w:top w:val="single" w:sz="4" w:space="0" w:color="191919"/>
              <w:left w:val="single" w:sz="4" w:space="0" w:color="191919"/>
              <w:bottom w:val="single" w:sz="4" w:space="0" w:color="191919"/>
              <w:right w:val="single" w:sz="4" w:space="0" w:color="191919"/>
            </w:tcBorders>
          </w:tcPr>
          <w:p w:rsidR="00F42301" w:rsidRPr="00FA7AC7" w:rsidRDefault="00F42301" w:rsidP="00B67EC4">
            <w:pPr>
              <w:widowControl w:val="0"/>
              <w:autoSpaceDE w:val="0"/>
              <w:autoSpaceDN w:val="0"/>
              <w:adjustRightInd w:val="0"/>
              <w:spacing w:before="2" w:after="0" w:line="130" w:lineRule="exact"/>
              <w:rPr>
                <w:rFonts w:ascii="Times New Roman" w:hAnsi="Times New Roman"/>
                <w:sz w:val="13"/>
                <w:szCs w:val="13"/>
              </w:rPr>
            </w:pPr>
          </w:p>
          <w:p w:rsidR="00F42301" w:rsidRPr="00FA7AC7" w:rsidRDefault="00F42301" w:rsidP="00B67EC4">
            <w:pPr>
              <w:widowControl w:val="0"/>
              <w:autoSpaceDE w:val="0"/>
              <w:autoSpaceDN w:val="0"/>
              <w:adjustRightInd w:val="0"/>
              <w:spacing w:after="0"/>
              <w:ind w:left="206"/>
              <w:rPr>
                <w:rFonts w:ascii="Times New Roman" w:hAnsi="Times New Roman"/>
                <w:sz w:val="24"/>
                <w:szCs w:val="24"/>
              </w:rPr>
            </w:pPr>
            <w:r w:rsidRPr="00FA7AC7">
              <w:rPr>
                <w:rFonts w:ascii="Times New Roman" w:hAnsi="Times New Roman"/>
                <w:b/>
                <w:bCs/>
                <w:color w:val="191919"/>
                <w:sz w:val="36"/>
                <w:szCs w:val="36"/>
              </w:rPr>
              <w:t>E</w:t>
            </w:r>
            <w:r w:rsidRPr="00FA7AC7">
              <w:rPr>
                <w:rFonts w:ascii="Times New Roman" w:hAnsi="Times New Roman"/>
                <w:b/>
                <w:bCs/>
                <w:color w:val="191919"/>
                <w:sz w:val="27"/>
                <w:szCs w:val="27"/>
              </w:rPr>
              <w:t>DUC</w:t>
            </w:r>
            <w:r w:rsidRPr="00FA7AC7">
              <w:rPr>
                <w:rFonts w:ascii="Times New Roman" w:hAnsi="Times New Roman"/>
                <w:b/>
                <w:bCs/>
                <w:color w:val="191919"/>
                <w:spacing w:val="-20"/>
                <w:sz w:val="27"/>
                <w:szCs w:val="27"/>
              </w:rPr>
              <w:t>A</w:t>
            </w:r>
            <w:r w:rsidRPr="00FA7AC7">
              <w:rPr>
                <w:rFonts w:ascii="Times New Roman" w:hAnsi="Times New Roman"/>
                <w:b/>
                <w:bCs/>
                <w:color w:val="191919"/>
                <w:sz w:val="27"/>
                <w:szCs w:val="27"/>
              </w:rPr>
              <w:t>TION</w:t>
            </w:r>
            <w:r w:rsidRPr="00FA7AC7">
              <w:rPr>
                <w:rFonts w:ascii="Times New Roman" w:hAnsi="Times New Roman"/>
                <w:b/>
                <w:bCs/>
                <w:color w:val="191919"/>
                <w:spacing w:val="23"/>
                <w:sz w:val="27"/>
                <w:szCs w:val="27"/>
              </w:rPr>
              <w:t xml:space="preserve"> </w:t>
            </w:r>
            <w:r w:rsidRPr="00FA7AC7">
              <w:rPr>
                <w:rFonts w:ascii="Times New Roman" w:hAnsi="Times New Roman"/>
                <w:b/>
                <w:bCs/>
                <w:color w:val="191919"/>
                <w:sz w:val="36"/>
                <w:szCs w:val="36"/>
              </w:rPr>
              <w:t>S</w:t>
            </w:r>
            <w:r w:rsidRPr="00FA7AC7">
              <w:rPr>
                <w:rFonts w:ascii="Times New Roman" w:hAnsi="Times New Roman"/>
                <w:b/>
                <w:bCs/>
                <w:color w:val="191919"/>
                <w:sz w:val="27"/>
                <w:szCs w:val="27"/>
              </w:rPr>
              <w:t>PECIALIST</w:t>
            </w:r>
          </w:p>
        </w:tc>
        <w:tc>
          <w:tcPr>
            <w:tcW w:w="4858" w:type="dxa"/>
            <w:tcBorders>
              <w:top w:val="nil"/>
              <w:left w:val="single" w:sz="4" w:space="0" w:color="191919"/>
              <w:bottom w:val="single" w:sz="4" w:space="0" w:color="191919"/>
              <w:right w:val="nil"/>
            </w:tcBorders>
          </w:tcPr>
          <w:p w:rsidR="00F42301" w:rsidRPr="00FA7AC7" w:rsidRDefault="00F42301" w:rsidP="00B67EC4">
            <w:pPr>
              <w:widowControl w:val="0"/>
              <w:autoSpaceDE w:val="0"/>
              <w:autoSpaceDN w:val="0"/>
              <w:adjustRightInd w:val="0"/>
              <w:spacing w:after="0"/>
              <w:rPr>
                <w:rFonts w:ascii="Times New Roman" w:hAnsi="Times New Roman"/>
                <w:sz w:val="24"/>
                <w:szCs w:val="24"/>
              </w:rPr>
            </w:pPr>
          </w:p>
        </w:tc>
      </w:tr>
      <w:tr w:rsidR="00F42301" w:rsidRPr="00FA7AC7" w:rsidTr="00B67EC4">
        <w:trPr>
          <w:trHeight w:hRule="exact" w:val="256"/>
        </w:trPr>
        <w:tc>
          <w:tcPr>
            <w:tcW w:w="1085" w:type="dxa"/>
            <w:tcBorders>
              <w:top w:val="single" w:sz="4" w:space="0" w:color="191919"/>
              <w:left w:val="nil"/>
              <w:bottom w:val="single" w:sz="4" w:space="0" w:color="191919"/>
              <w:right w:val="single" w:sz="4" w:space="0" w:color="191919"/>
            </w:tcBorders>
          </w:tcPr>
          <w:p w:rsidR="00F42301" w:rsidRPr="00FA7AC7" w:rsidRDefault="00F42301" w:rsidP="00B67EC4">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B67EC4">
            <w:pPr>
              <w:widowControl w:val="0"/>
              <w:autoSpaceDE w:val="0"/>
              <w:autoSpaceDN w:val="0"/>
              <w:adjustRightInd w:val="0"/>
              <w:spacing w:after="0"/>
              <w:rPr>
                <w:rFonts w:ascii="Times New Roman" w:hAnsi="Times New Roman"/>
                <w:sz w:val="24"/>
                <w:szCs w:val="24"/>
              </w:rPr>
            </w:pPr>
          </w:p>
        </w:tc>
        <w:tc>
          <w:tcPr>
            <w:tcW w:w="4858" w:type="dxa"/>
            <w:tcBorders>
              <w:top w:val="single" w:sz="4" w:space="0" w:color="191919"/>
              <w:left w:val="single" w:sz="4" w:space="0" w:color="191919"/>
              <w:bottom w:val="single" w:sz="4" w:space="0" w:color="191919"/>
              <w:right w:val="nil"/>
            </w:tcBorders>
          </w:tcPr>
          <w:p w:rsidR="00F42301" w:rsidRPr="00FA7AC7" w:rsidRDefault="00F42301" w:rsidP="00B67EC4">
            <w:pPr>
              <w:widowControl w:val="0"/>
              <w:autoSpaceDE w:val="0"/>
              <w:autoSpaceDN w:val="0"/>
              <w:adjustRightInd w:val="0"/>
              <w:spacing w:after="0"/>
              <w:rPr>
                <w:rFonts w:ascii="Times New Roman" w:hAnsi="Times New Roman"/>
                <w:sz w:val="24"/>
                <w:szCs w:val="24"/>
              </w:rPr>
            </w:pPr>
          </w:p>
        </w:tc>
      </w:tr>
      <w:tr w:rsidR="00F42301" w:rsidRPr="00FA7AC7" w:rsidTr="00B67EC4">
        <w:trPr>
          <w:trHeight w:hRule="exact" w:val="219"/>
        </w:trPr>
        <w:tc>
          <w:tcPr>
            <w:tcW w:w="1085" w:type="dxa"/>
            <w:tcBorders>
              <w:top w:val="single" w:sz="4" w:space="0" w:color="191919"/>
              <w:left w:val="nil"/>
              <w:bottom w:val="nil"/>
              <w:right w:val="single" w:sz="4" w:space="0" w:color="191919"/>
            </w:tcBorders>
          </w:tcPr>
          <w:p w:rsidR="00F42301" w:rsidRPr="00FA7AC7" w:rsidRDefault="00F42301" w:rsidP="00B67EC4">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B67EC4">
            <w:pPr>
              <w:widowControl w:val="0"/>
              <w:autoSpaceDE w:val="0"/>
              <w:autoSpaceDN w:val="0"/>
              <w:adjustRightInd w:val="0"/>
              <w:spacing w:after="0"/>
              <w:rPr>
                <w:rFonts w:ascii="Times New Roman" w:hAnsi="Times New Roman"/>
                <w:sz w:val="24"/>
                <w:szCs w:val="24"/>
              </w:rPr>
            </w:pPr>
          </w:p>
        </w:tc>
        <w:tc>
          <w:tcPr>
            <w:tcW w:w="4858" w:type="dxa"/>
            <w:tcBorders>
              <w:top w:val="single" w:sz="4" w:space="0" w:color="191919"/>
              <w:left w:val="single" w:sz="4" w:space="0" w:color="191919"/>
              <w:bottom w:val="nil"/>
              <w:right w:val="nil"/>
            </w:tcBorders>
          </w:tcPr>
          <w:p w:rsidR="00F42301" w:rsidRPr="00FA7AC7" w:rsidRDefault="00F42301" w:rsidP="00B67EC4">
            <w:pPr>
              <w:widowControl w:val="0"/>
              <w:autoSpaceDE w:val="0"/>
              <w:autoSpaceDN w:val="0"/>
              <w:adjustRightInd w:val="0"/>
              <w:spacing w:after="0"/>
              <w:rPr>
                <w:rFonts w:ascii="Times New Roman" w:hAnsi="Times New Roman"/>
                <w:sz w:val="24"/>
                <w:szCs w:val="24"/>
              </w:rPr>
            </w:pPr>
          </w:p>
        </w:tc>
      </w:tr>
    </w:tbl>
    <w:p w:rsidR="00F42301" w:rsidRDefault="00F42301" w:rsidP="00721764">
      <w:pPr>
        <w:widowControl w:val="0"/>
        <w:autoSpaceDE w:val="0"/>
        <w:autoSpaceDN w:val="0"/>
        <w:adjustRightInd w:val="0"/>
        <w:spacing w:before="8" w:after="0" w:line="110" w:lineRule="exact"/>
        <w:rPr>
          <w:rFonts w:ascii="Times New Roman" w:hAnsi="Times New Roman"/>
          <w:sz w:val="11"/>
          <w:szCs w:val="11"/>
        </w:rPr>
      </w:pPr>
    </w:p>
    <w:p w:rsidR="00F42301" w:rsidRDefault="00F42301" w:rsidP="00721764">
      <w:pPr>
        <w:widowControl w:val="0"/>
        <w:autoSpaceDE w:val="0"/>
        <w:autoSpaceDN w:val="0"/>
        <w:adjustRightInd w:val="0"/>
        <w:spacing w:after="0" w:line="200" w:lineRule="exact"/>
        <w:rPr>
          <w:rFonts w:ascii="Times New Roman" w:hAnsi="Times New Roman"/>
          <w:sz w:val="20"/>
          <w:szCs w:val="20"/>
        </w:rPr>
      </w:pPr>
    </w:p>
    <w:p w:rsidR="00F42301" w:rsidRDefault="00F42301" w:rsidP="00721764">
      <w:pPr>
        <w:widowControl w:val="0"/>
        <w:autoSpaceDE w:val="0"/>
        <w:autoSpaceDN w:val="0"/>
        <w:adjustRightInd w:val="0"/>
        <w:spacing w:after="0" w:line="200" w:lineRule="exact"/>
        <w:rPr>
          <w:rFonts w:ascii="Times New Roman" w:hAnsi="Times New Roman"/>
          <w:sz w:val="20"/>
          <w:szCs w:val="20"/>
        </w:rPr>
      </w:pPr>
    </w:p>
    <w:p w:rsidR="00F42301" w:rsidRDefault="00F42301" w:rsidP="00721764">
      <w:pPr>
        <w:widowControl w:val="0"/>
        <w:autoSpaceDE w:val="0"/>
        <w:autoSpaceDN w:val="0"/>
        <w:adjustRightInd w:val="0"/>
        <w:spacing w:before="30" w:after="0" w:line="250" w:lineRule="auto"/>
        <w:ind w:left="1944" w:right="873"/>
        <w:rPr>
          <w:rFonts w:ascii="Times New Roman" w:hAnsi="Times New Roman"/>
          <w:color w:val="000000"/>
          <w:sz w:val="18"/>
          <w:szCs w:val="18"/>
        </w:rPr>
      </w:pPr>
      <w:r w:rsidRPr="003F2CF3">
        <w:rPr>
          <w:rFonts w:ascii="Calibri" w:hAnsi="Calibri"/>
          <w:noProof/>
          <w:lang w:eastAsia="en-US"/>
        </w:rPr>
        <w:pict>
          <v:group id="_x0000_s3710" style="position:absolute;left:0;text-align:left;margin-left:263.55pt;margin-top:-54.2pt;width:31.2pt;height:31.05pt;z-index:-251565056;mso-position-horizontal-relative:page" coordorigin="5271,-1084" coordsize="624,621" o:allowincell="f">
            <v:rect id="_x0000_s3711" style="position:absolute;left:5276;top:-1079;width:613;height:610" o:allowincell="f" stroked="f">
              <v:path arrowok="t"/>
            </v:rect>
            <v:rect id="_x0000_s3712" style="position:absolute;left:5276;top:-1079;width:620;height:620;mso-position-horizontal-relative:page" o:allowincell="f" filled="f" stroked="f">
              <v:textbox inset="0,0,0,0">
                <w:txbxContent>
                  <w:p w:rsidR="00F42301" w:rsidRDefault="00F42301" w:rsidP="00721764">
                    <w:pPr>
                      <w:spacing w:after="0" w:line="620" w:lineRule="atLeast"/>
                      <w:rPr>
                        <w:rFonts w:ascii="Times New Roman" w:hAnsi="Times New Roman"/>
                        <w:sz w:val="24"/>
                        <w:szCs w:val="24"/>
                      </w:rPr>
                    </w:pPr>
                    <w:r>
                      <w:rPr>
                        <w:rFonts w:ascii="Times New Roman" w:hAnsi="Times New Roman"/>
                        <w:noProof/>
                        <w:sz w:val="24"/>
                        <w:szCs w:val="24"/>
                      </w:rPr>
                      <w:drawing>
                        <wp:inline distT="0" distB="0" distL="0" distR="0">
                          <wp:extent cx="390525" cy="390525"/>
                          <wp:effectExtent l="19050" t="0" r="9525" b="0"/>
                          <wp:docPr id="126"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5"/>
                                  <a:srcRect/>
                                  <a:stretch>
                                    <a:fillRect/>
                                  </a:stretch>
                                </pic:blipFill>
                                <pic:spPr bwMode="auto">
                                  <a:xfrm>
                                    <a:off x="0" y="0"/>
                                    <a:ext cx="390525" cy="390525"/>
                                  </a:xfrm>
                                  <a:prstGeom prst="rect">
                                    <a:avLst/>
                                  </a:prstGeom>
                                  <a:noFill/>
                                  <a:ln w="9525">
                                    <a:noFill/>
                                    <a:miter lim="800000"/>
                                    <a:headEnd/>
                                    <a:tailEnd/>
                                  </a:ln>
                                </pic:spPr>
                              </pic:pic>
                            </a:graphicData>
                          </a:graphic>
                        </wp:inline>
                      </w:drawing>
                    </w:r>
                  </w:p>
                  <w:p w:rsidR="00F42301" w:rsidRDefault="00F42301" w:rsidP="00721764">
                    <w:pPr>
                      <w:widowControl w:val="0"/>
                      <w:autoSpaceDE w:val="0"/>
                      <w:autoSpaceDN w:val="0"/>
                      <w:adjustRightInd w:val="0"/>
                      <w:spacing w:after="0"/>
                      <w:rPr>
                        <w:rFonts w:ascii="Times New Roman" w:hAnsi="Times New Roman"/>
                        <w:sz w:val="24"/>
                        <w:szCs w:val="24"/>
                      </w:rPr>
                    </w:pPr>
                  </w:p>
                </w:txbxContent>
              </v:textbox>
            </v:rect>
            <w10:wrap anchorx="page"/>
          </v:group>
        </w:pict>
      </w:r>
      <w:r w:rsidRPr="003F2CF3">
        <w:rPr>
          <w:rFonts w:ascii="Calibri" w:hAnsi="Calibri"/>
          <w:noProof/>
          <w:lang w:eastAsia="en-US"/>
        </w:rPr>
        <w:pict>
          <v:shape id="_x0000_s3714" type="#_x0000_t202" style="position:absolute;left:0;text-align:left;margin-left:17.75pt;margin-top:80.35pt;width:1in;height:270.75pt;z-index:-251563008;mso-position-horizontal-relative:page" o:allowincell="f" filled="f" stroked="f">
            <v:textbox style="layout-flow:vertical;mso-layout-flow-alt:bottom-to-top" inset="0,0,0,0">
              <w:txbxContent>
                <w:p w:rsidR="00F42301" w:rsidRDefault="00F42301" w:rsidP="00721764">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P</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ROGRAM</w:t>
                  </w:r>
                  <w:r>
                    <w:rPr>
                      <w:rFonts w:ascii="Impact" w:hAnsi="Impact" w:cs="Impact"/>
                      <w:color w:val="A3A3A3"/>
                      <w:position w:val="1"/>
                      <w:sz w:val="105"/>
                      <w:szCs w:val="105"/>
                    </w:rPr>
                    <w:t>S</w:t>
                  </w:r>
                  <w:r>
                    <w:rPr>
                      <w:rFonts w:ascii="Impact" w:hAnsi="Impact" w:cs="Impact"/>
                      <w:color w:val="A3A3A3"/>
                      <w:spacing w:val="-115"/>
                      <w:position w:val="1"/>
                      <w:sz w:val="105"/>
                      <w:szCs w:val="105"/>
                    </w:rPr>
                    <w:t xml:space="preserve"> </w:t>
                  </w:r>
                </w:p>
              </w:txbxContent>
            </v:textbox>
            <w10:wrap anchorx="page"/>
          </v:shape>
        </w:pict>
      </w:r>
      <w:r>
        <w:rPr>
          <w:rFonts w:ascii="Times New Roman" w:hAnsi="Times New Roman"/>
          <w:color w:val="191919"/>
          <w:sz w:val="18"/>
          <w:szCs w:val="18"/>
        </w:rPr>
        <w:t xml:space="preserve">(Ed.S) and a </w:t>
      </w:r>
      <w:r>
        <w:rPr>
          <w:rFonts w:ascii="Times New Roman" w:hAnsi="Times New Roman"/>
          <w:b/>
          <w:bCs/>
          <w:i/>
          <w:iCs/>
          <w:color w:val="191919"/>
          <w:sz w:val="18"/>
          <w:szCs w:val="18"/>
        </w:rPr>
        <w:t xml:space="preserve">performance-based level 6 (PL-6) certification </w:t>
      </w:r>
      <w:r>
        <w:rPr>
          <w:rFonts w:ascii="Times New Roman" w:hAnsi="Times New Roman"/>
          <w:color w:val="191919"/>
          <w:sz w:val="18"/>
          <w:szCs w:val="18"/>
        </w:rPr>
        <w:t>in the State of Geo</w:t>
      </w:r>
      <w:r>
        <w:rPr>
          <w:rFonts w:ascii="Times New Roman" w:hAnsi="Times New Roman"/>
          <w:color w:val="191919"/>
          <w:spacing w:val="-3"/>
          <w:sz w:val="18"/>
          <w:szCs w:val="18"/>
        </w:rPr>
        <w:t>r</w:t>
      </w:r>
      <w:r>
        <w:rPr>
          <w:rFonts w:ascii="Times New Roman" w:hAnsi="Times New Roman"/>
          <w:color w:val="191919"/>
          <w:sz w:val="18"/>
          <w:szCs w:val="18"/>
        </w:rPr>
        <w:t>gia.</w:t>
      </w:r>
      <w:r>
        <w:rPr>
          <w:rFonts w:ascii="Times New Roman" w:hAnsi="Times New Roman"/>
          <w:color w:val="191919"/>
          <w:spacing w:val="-3"/>
          <w:sz w:val="18"/>
          <w:szCs w:val="18"/>
        </w:rPr>
        <w:t xml:space="preserve"> </w:t>
      </w:r>
      <w:r>
        <w:rPr>
          <w:rFonts w:ascii="Times New Roman" w:hAnsi="Times New Roman"/>
          <w:color w:val="191919"/>
          <w:sz w:val="18"/>
          <w:szCs w:val="18"/>
        </w:rPr>
        <w:t>The program includes a personalized set of field and academic experiences designed to assist students in developing  a high level of knowledge and skills as school principals, curriculum directors, subject area supervisors, central school dis- trict administrators and supervisory sta</w:t>
      </w:r>
      <w:r>
        <w:rPr>
          <w:rFonts w:ascii="Times New Roman" w:hAnsi="Times New Roman"/>
          <w:color w:val="191919"/>
          <w:spacing w:val="-3"/>
          <w:sz w:val="18"/>
          <w:szCs w:val="18"/>
        </w:rPr>
        <w:t>f</w:t>
      </w:r>
      <w:r>
        <w:rPr>
          <w:rFonts w:ascii="Times New Roman" w:hAnsi="Times New Roman"/>
          <w:color w:val="191919"/>
          <w:sz w:val="18"/>
          <w:szCs w:val="18"/>
        </w:rPr>
        <w:t>f members.</w:t>
      </w:r>
      <w:r>
        <w:rPr>
          <w:rFonts w:ascii="Times New Roman" w:hAnsi="Times New Roman"/>
          <w:color w:val="191919"/>
          <w:spacing w:val="-3"/>
          <w:sz w:val="18"/>
          <w:szCs w:val="18"/>
        </w:rPr>
        <w:t xml:space="preserve"> </w:t>
      </w:r>
      <w:r>
        <w:rPr>
          <w:rFonts w:ascii="Times New Roman" w:hAnsi="Times New Roman"/>
          <w:color w:val="191919"/>
          <w:sz w:val="18"/>
          <w:szCs w:val="18"/>
        </w:rPr>
        <w:t>The student may choose the building level or system level specialization.</w:t>
      </w:r>
      <w:r>
        <w:rPr>
          <w:rFonts w:ascii="Times New Roman" w:hAnsi="Times New Roman"/>
          <w:color w:val="191919"/>
          <w:spacing w:val="-10"/>
          <w:sz w:val="18"/>
          <w:szCs w:val="18"/>
        </w:rPr>
        <w:t xml:space="preserve"> </w:t>
      </w:r>
      <w:r>
        <w:rPr>
          <w:rFonts w:ascii="Times New Roman" w:hAnsi="Times New Roman"/>
          <w:color w:val="191919"/>
          <w:sz w:val="18"/>
          <w:szCs w:val="18"/>
        </w:rPr>
        <w:t>At the building level, students are not only prepared for basic managerial and instructional leadership responsibilities, they also have opportunities to specialize in a more narrowly defined area of in- structional management.</w:t>
      </w:r>
      <w:r>
        <w:rPr>
          <w:rFonts w:ascii="Times New Roman" w:hAnsi="Times New Roman"/>
          <w:color w:val="191919"/>
          <w:spacing w:val="-10"/>
          <w:sz w:val="18"/>
          <w:szCs w:val="18"/>
        </w:rPr>
        <w:t xml:space="preserve"> </w:t>
      </w:r>
      <w:r>
        <w:rPr>
          <w:rFonts w:ascii="Times New Roman" w:hAnsi="Times New Roman"/>
          <w:color w:val="191919"/>
          <w:sz w:val="18"/>
          <w:szCs w:val="18"/>
        </w:rPr>
        <w:t>At the system level, students will be prepared for administrative or supervisory po- sitions in the school district o</w:t>
      </w:r>
      <w:r>
        <w:rPr>
          <w:rFonts w:ascii="Times New Roman" w:hAnsi="Times New Roman"/>
          <w:color w:val="191919"/>
          <w:spacing w:val="-3"/>
          <w:sz w:val="18"/>
          <w:szCs w:val="18"/>
        </w:rPr>
        <w:t>f</w:t>
      </w:r>
      <w:r>
        <w:rPr>
          <w:rFonts w:ascii="Times New Roman" w:hAnsi="Times New Roman"/>
          <w:color w:val="191919"/>
          <w:sz w:val="18"/>
          <w:szCs w:val="18"/>
        </w:rPr>
        <w:t>fice.</w:t>
      </w:r>
      <w:r>
        <w:rPr>
          <w:rFonts w:ascii="Times New Roman" w:hAnsi="Times New Roman"/>
          <w:color w:val="191919"/>
          <w:spacing w:val="-3"/>
          <w:sz w:val="18"/>
          <w:szCs w:val="18"/>
        </w:rPr>
        <w:t xml:space="preserve"> </w:t>
      </w:r>
      <w:r>
        <w:rPr>
          <w:rFonts w:ascii="Times New Roman" w:hAnsi="Times New Roman"/>
          <w:color w:val="191919"/>
          <w:sz w:val="18"/>
          <w:szCs w:val="18"/>
        </w:rPr>
        <w:t>The program design facilitates this by uniquely configuring both</w:t>
      </w:r>
    </w:p>
    <w:p w:rsidR="00F42301" w:rsidRDefault="00F42301" w:rsidP="00721764">
      <w:pPr>
        <w:widowControl w:val="0"/>
        <w:autoSpaceDE w:val="0"/>
        <w:autoSpaceDN w:val="0"/>
        <w:adjustRightInd w:val="0"/>
        <w:spacing w:after="0" w:line="250" w:lineRule="auto"/>
        <w:ind w:left="1944" w:right="932"/>
        <w:jc w:val="both"/>
        <w:rPr>
          <w:rFonts w:ascii="Times New Roman" w:hAnsi="Times New Roman"/>
          <w:color w:val="000000"/>
          <w:sz w:val="18"/>
          <w:szCs w:val="18"/>
        </w:rPr>
      </w:pPr>
      <w:r>
        <w:rPr>
          <w:rFonts w:ascii="Times New Roman" w:hAnsi="Times New Roman"/>
          <w:color w:val="191919"/>
          <w:sz w:val="18"/>
          <w:szCs w:val="18"/>
        </w:rPr>
        <w:t>academic and field experiences for each student to emphasize the student</w:t>
      </w:r>
      <w:r>
        <w:rPr>
          <w:rFonts w:ascii="Times New Roman" w:hAnsi="Times New Roman"/>
          <w:color w:val="191919"/>
          <w:spacing w:val="-10"/>
          <w:sz w:val="18"/>
          <w:szCs w:val="18"/>
        </w:rPr>
        <w:t>’</w:t>
      </w:r>
      <w:r>
        <w:rPr>
          <w:rFonts w:ascii="Times New Roman" w:hAnsi="Times New Roman"/>
          <w:color w:val="191919"/>
          <w:sz w:val="18"/>
          <w:szCs w:val="18"/>
        </w:rPr>
        <w:t>s desired specialization. Further all courses in Educational Leadership will include performance- based activities which the candidate may com- plete at either the building or the system level based on their specializations.</w:t>
      </w:r>
    </w:p>
    <w:p w:rsidR="00F42301" w:rsidRDefault="00F42301" w:rsidP="00721764">
      <w:pPr>
        <w:widowControl w:val="0"/>
        <w:autoSpaceDE w:val="0"/>
        <w:autoSpaceDN w:val="0"/>
        <w:adjustRightInd w:val="0"/>
        <w:spacing w:after="0" w:line="250" w:lineRule="auto"/>
        <w:ind w:left="1944" w:right="1502" w:firstLine="360"/>
        <w:rPr>
          <w:rFonts w:ascii="Times New Roman" w:hAnsi="Times New Roman"/>
          <w:color w:val="000000"/>
          <w:sz w:val="18"/>
          <w:szCs w:val="18"/>
        </w:rPr>
      </w:pPr>
      <w:r>
        <w:rPr>
          <w:rFonts w:ascii="Times New Roman" w:hAnsi="Times New Roman"/>
          <w:color w:val="191919"/>
          <w:sz w:val="18"/>
          <w:szCs w:val="18"/>
        </w:rPr>
        <w:t>The program is designed for persons who have earned a Maste</w:t>
      </w:r>
      <w:r>
        <w:rPr>
          <w:rFonts w:ascii="Times New Roman" w:hAnsi="Times New Roman"/>
          <w:color w:val="191919"/>
          <w:spacing w:val="7"/>
          <w:sz w:val="18"/>
          <w:szCs w:val="18"/>
        </w:rPr>
        <w:t>r</w:t>
      </w:r>
      <w:r>
        <w:rPr>
          <w:rFonts w:ascii="Times New Roman" w:hAnsi="Times New Roman"/>
          <w:color w:val="191919"/>
          <w:spacing w:val="-10"/>
          <w:sz w:val="18"/>
          <w:szCs w:val="18"/>
        </w:rPr>
        <w:t>’</w:t>
      </w:r>
      <w:r>
        <w:rPr>
          <w:rFonts w:ascii="Times New Roman" w:hAnsi="Times New Roman"/>
          <w:color w:val="191919"/>
          <w:sz w:val="18"/>
          <w:szCs w:val="18"/>
        </w:rPr>
        <w:t>s degree and hold an Educational Leadership position</w:t>
      </w:r>
      <w:ins w:id="114" w:author=" " w:date="2011-04-06T10:43:00Z">
        <w:r>
          <w:rPr>
            <w:rFonts w:ascii="Times New Roman" w:hAnsi="Times New Roman"/>
            <w:color w:val="191919"/>
            <w:sz w:val="18"/>
            <w:szCs w:val="18"/>
          </w:rPr>
          <w:t xml:space="preserve">/role </w:t>
        </w:r>
      </w:ins>
      <w:del w:id="115" w:author=" " w:date="2011-04-06T10:44:00Z">
        <w:r w:rsidDel="005A7DEF">
          <w:rPr>
            <w:rFonts w:ascii="Times New Roman" w:hAnsi="Times New Roman"/>
            <w:color w:val="191919"/>
            <w:sz w:val="18"/>
            <w:szCs w:val="18"/>
          </w:rPr>
          <w:delText xml:space="preserve"> that requires the State of Geo</w:delText>
        </w:r>
        <w:r w:rsidDel="005A7DEF">
          <w:rPr>
            <w:rFonts w:ascii="Times New Roman" w:hAnsi="Times New Roman"/>
            <w:color w:val="191919"/>
            <w:spacing w:val="-3"/>
            <w:sz w:val="18"/>
            <w:szCs w:val="18"/>
          </w:rPr>
          <w:delText>r</w:delText>
        </w:r>
        <w:r w:rsidDel="005A7DEF">
          <w:rPr>
            <w:rFonts w:ascii="Times New Roman" w:hAnsi="Times New Roman"/>
            <w:color w:val="191919"/>
            <w:sz w:val="18"/>
            <w:szCs w:val="18"/>
          </w:rPr>
          <w:delText>gia renewable Level 6 (PL-6) certification.</w:delText>
        </w:r>
        <w:r w:rsidDel="005A7DEF">
          <w:rPr>
            <w:rFonts w:ascii="Times New Roman" w:hAnsi="Times New Roman"/>
            <w:color w:val="191919"/>
            <w:spacing w:val="-10"/>
            <w:sz w:val="18"/>
            <w:szCs w:val="18"/>
          </w:rPr>
          <w:delText xml:space="preserve"> </w:delText>
        </w:r>
      </w:del>
      <w:ins w:id="116" w:author=" " w:date="2011-04-06T10:44:00Z">
        <w:r>
          <w:rPr>
            <w:rFonts w:ascii="Times New Roman" w:hAnsi="Times New Roman"/>
            <w:color w:val="191919"/>
            <w:spacing w:val="-10"/>
            <w:sz w:val="18"/>
            <w:szCs w:val="18"/>
          </w:rPr>
          <w:t xml:space="preserve"> </w:t>
        </w:r>
      </w:ins>
      <w:r>
        <w:rPr>
          <w:rFonts w:ascii="Times New Roman" w:hAnsi="Times New Roman"/>
          <w:color w:val="191919"/>
          <w:sz w:val="18"/>
          <w:szCs w:val="18"/>
        </w:rPr>
        <w:t>A</w:t>
      </w:r>
      <w:r>
        <w:rPr>
          <w:rFonts w:ascii="Times New Roman" w:hAnsi="Times New Roman"/>
          <w:color w:val="191919"/>
          <w:spacing w:val="-10"/>
          <w:sz w:val="18"/>
          <w:szCs w:val="18"/>
        </w:rPr>
        <w:t xml:space="preserve"> </w:t>
      </w:r>
      <w:r>
        <w:rPr>
          <w:rFonts w:ascii="Times New Roman" w:hAnsi="Times New Roman"/>
          <w:color w:val="191919"/>
          <w:sz w:val="18"/>
          <w:szCs w:val="18"/>
        </w:rPr>
        <w:t>minimum of 30 semester hours of graduate credit beyond the Maste</w:t>
      </w:r>
      <w:r>
        <w:rPr>
          <w:rFonts w:ascii="Times New Roman" w:hAnsi="Times New Roman"/>
          <w:color w:val="191919"/>
          <w:spacing w:val="7"/>
          <w:sz w:val="18"/>
          <w:szCs w:val="18"/>
        </w:rPr>
        <w:t>r</w:t>
      </w:r>
      <w:r>
        <w:rPr>
          <w:rFonts w:ascii="Times New Roman" w:hAnsi="Times New Roman"/>
          <w:color w:val="191919"/>
          <w:spacing w:val="-10"/>
          <w:sz w:val="18"/>
          <w:szCs w:val="18"/>
        </w:rPr>
        <w:t>’</w:t>
      </w:r>
      <w:r>
        <w:rPr>
          <w:rFonts w:ascii="Times New Roman" w:hAnsi="Times New Roman"/>
          <w:color w:val="191919"/>
          <w:sz w:val="18"/>
          <w:szCs w:val="18"/>
        </w:rPr>
        <w:t>s degree is required to complete the program.</w:t>
      </w:r>
      <w:ins w:id="117" w:author=" " w:date="2011-04-06T10:45:00Z">
        <w:r>
          <w:rPr>
            <w:rFonts w:ascii="Times New Roman" w:hAnsi="Times New Roman"/>
            <w:color w:val="191919"/>
            <w:sz w:val="18"/>
            <w:szCs w:val="18"/>
          </w:rPr>
          <w:t>*</w:t>
        </w:r>
      </w:ins>
      <w:r>
        <w:rPr>
          <w:rFonts w:ascii="Times New Roman" w:hAnsi="Times New Roman"/>
          <w:color w:val="191919"/>
          <w:sz w:val="18"/>
          <w:szCs w:val="18"/>
        </w:rPr>
        <w:t xml:space="preserve"> Only those courses taken after admission to the Ed.S. program may be used to fulfill the requirement of the Ed.S. degree, which includes applicable transfer credits. Credit usable in the planned program must not be more than six years old at the time the degree is completed.</w:t>
      </w:r>
      <w:r>
        <w:rPr>
          <w:rFonts w:ascii="Times New Roman" w:hAnsi="Times New Roman"/>
          <w:color w:val="191919"/>
          <w:spacing w:val="35"/>
          <w:sz w:val="18"/>
          <w:szCs w:val="18"/>
        </w:rPr>
        <w:t xml:space="preserve"> </w:t>
      </w:r>
      <w:r>
        <w:rPr>
          <w:rFonts w:ascii="Times New Roman" w:hAnsi="Times New Roman"/>
          <w:color w:val="191919"/>
          <w:sz w:val="18"/>
          <w:szCs w:val="18"/>
        </w:rPr>
        <w:t>A</w:t>
      </w:r>
      <w:r>
        <w:rPr>
          <w:rFonts w:ascii="Times New Roman" w:hAnsi="Times New Roman"/>
          <w:color w:val="191919"/>
          <w:spacing w:val="-10"/>
          <w:sz w:val="18"/>
          <w:szCs w:val="18"/>
        </w:rPr>
        <w:t xml:space="preserve"> </w:t>
      </w:r>
      <w:r>
        <w:rPr>
          <w:rFonts w:ascii="Times New Roman" w:hAnsi="Times New Roman"/>
          <w:color w:val="191919"/>
          <w:sz w:val="18"/>
          <w:szCs w:val="18"/>
        </w:rPr>
        <w:t>maximum of 6 semester credit hours of transfer credit from an approved institution o</w:t>
      </w:r>
      <w:r>
        <w:rPr>
          <w:rFonts w:ascii="Times New Roman" w:hAnsi="Times New Roman"/>
          <w:color w:val="191919"/>
          <w:spacing w:val="-3"/>
          <w:sz w:val="18"/>
          <w:szCs w:val="18"/>
        </w:rPr>
        <w:t>f</w:t>
      </w:r>
      <w:r>
        <w:rPr>
          <w:rFonts w:ascii="Times New Roman" w:hAnsi="Times New Roman"/>
          <w:color w:val="191919"/>
          <w:sz w:val="18"/>
          <w:szCs w:val="18"/>
        </w:rPr>
        <w:t>fering the performance-based Ed.S. degree may be approved for inclusion in the planned Ed.S. Program.</w:t>
      </w:r>
      <w:ins w:id="118" w:author=" " w:date="2011-04-06T10:45:00Z">
        <w:r>
          <w:rPr>
            <w:rFonts w:ascii="Times New Roman" w:hAnsi="Times New Roman"/>
            <w:color w:val="191919"/>
            <w:sz w:val="18"/>
            <w:szCs w:val="18"/>
          </w:rPr>
          <w:t>Students entering the progam after September 1, 2011 musst complete two designated “r</w:t>
        </w:r>
      </w:ins>
      <w:ins w:id="119" w:author=" " w:date="2011-04-06T10:46:00Z">
        <w:r>
          <w:rPr>
            <w:rFonts w:ascii="Times New Roman" w:hAnsi="Times New Roman"/>
            <w:color w:val="191919"/>
            <w:sz w:val="18"/>
            <w:szCs w:val="18"/>
          </w:rPr>
          <w:t>p</w:t>
        </w:r>
      </w:ins>
      <w:ins w:id="120" w:author=" " w:date="2011-04-06T10:45:00Z">
        <w:r>
          <w:rPr>
            <w:rFonts w:ascii="Times New Roman" w:hAnsi="Times New Roman"/>
            <w:color w:val="191919"/>
            <w:sz w:val="18"/>
            <w:szCs w:val="18"/>
          </w:rPr>
          <w:t>e-service</w:t>
        </w:r>
      </w:ins>
      <w:ins w:id="121" w:author=" " w:date="2011-04-06T10:46:00Z">
        <w:r>
          <w:rPr>
            <w:rFonts w:ascii="Times New Roman" w:hAnsi="Times New Roman"/>
            <w:color w:val="191919"/>
            <w:sz w:val="18"/>
            <w:szCs w:val="18"/>
          </w:rPr>
          <w:t>”</w:t>
        </w:r>
      </w:ins>
      <w:ins w:id="122" w:author=" " w:date="2011-04-06T10:45:00Z">
        <w:r>
          <w:rPr>
            <w:rFonts w:ascii="Times New Roman" w:hAnsi="Times New Roman"/>
            <w:color w:val="191919"/>
            <w:sz w:val="18"/>
            <w:szCs w:val="18"/>
          </w:rPr>
          <w:t xml:space="preserve"> courses if they do not hold a Masters degree in leadership</w:t>
        </w:r>
      </w:ins>
    </w:p>
    <w:p w:rsidR="00F42301" w:rsidRDefault="00F42301" w:rsidP="00721764">
      <w:pPr>
        <w:widowControl w:val="0"/>
        <w:autoSpaceDE w:val="0"/>
        <w:autoSpaceDN w:val="0"/>
        <w:adjustRightInd w:val="0"/>
        <w:spacing w:before="8" w:after="0" w:line="190" w:lineRule="exact"/>
        <w:rPr>
          <w:rFonts w:ascii="Times New Roman" w:hAnsi="Times New Roman"/>
          <w:color w:val="000000"/>
          <w:sz w:val="19"/>
          <w:szCs w:val="19"/>
        </w:rPr>
      </w:pPr>
    </w:p>
    <w:p w:rsidR="00F42301" w:rsidRDefault="00F42301" w:rsidP="00721764">
      <w:pPr>
        <w:widowControl w:val="0"/>
        <w:autoSpaceDE w:val="0"/>
        <w:autoSpaceDN w:val="0"/>
        <w:adjustRightInd w:val="0"/>
        <w:spacing w:after="0"/>
        <w:ind w:left="1944"/>
        <w:rPr>
          <w:rFonts w:ascii="Times New Roman" w:hAnsi="Times New Roman"/>
          <w:color w:val="000000"/>
          <w:sz w:val="24"/>
          <w:szCs w:val="24"/>
        </w:rPr>
      </w:pPr>
      <w:r>
        <w:rPr>
          <w:rFonts w:ascii="Times New Roman" w:hAnsi="Times New Roman"/>
          <w:b/>
          <w:bCs/>
          <w:color w:val="191919"/>
          <w:sz w:val="24"/>
          <w:szCs w:val="24"/>
        </w:rPr>
        <w:t>Admission Requi</w:t>
      </w:r>
      <w:r>
        <w:rPr>
          <w:rFonts w:ascii="Times New Roman" w:hAnsi="Times New Roman"/>
          <w:b/>
          <w:bCs/>
          <w:color w:val="191919"/>
          <w:spacing w:val="-4"/>
          <w:sz w:val="24"/>
          <w:szCs w:val="24"/>
        </w:rPr>
        <w:t>r</w:t>
      </w:r>
      <w:r>
        <w:rPr>
          <w:rFonts w:ascii="Times New Roman" w:hAnsi="Times New Roman"/>
          <w:b/>
          <w:bCs/>
          <w:color w:val="191919"/>
          <w:sz w:val="24"/>
          <w:szCs w:val="24"/>
        </w:rPr>
        <w:t>ements</w:t>
      </w:r>
    </w:p>
    <w:p w:rsidR="00F42301" w:rsidRDefault="00F42301" w:rsidP="00721764">
      <w:pPr>
        <w:widowControl w:val="0"/>
        <w:autoSpaceDE w:val="0"/>
        <w:autoSpaceDN w:val="0"/>
        <w:adjustRightInd w:val="0"/>
        <w:spacing w:before="30" w:after="0" w:line="250" w:lineRule="auto"/>
        <w:ind w:left="1944" w:right="1807"/>
        <w:rPr>
          <w:rFonts w:ascii="Times New Roman" w:hAnsi="Times New Roman"/>
          <w:color w:val="000000"/>
          <w:sz w:val="18"/>
          <w:szCs w:val="18"/>
        </w:rPr>
      </w:pPr>
      <w:r>
        <w:rPr>
          <w:rFonts w:ascii="Times New Roman" w:hAnsi="Times New Roman"/>
          <w:color w:val="191919"/>
          <w:sz w:val="18"/>
          <w:szCs w:val="18"/>
        </w:rPr>
        <w:t>A</w:t>
      </w:r>
      <w:r>
        <w:rPr>
          <w:rFonts w:ascii="Times New Roman" w:hAnsi="Times New Roman"/>
          <w:color w:val="191919"/>
          <w:spacing w:val="-10"/>
          <w:sz w:val="18"/>
          <w:szCs w:val="18"/>
        </w:rPr>
        <w:t xml:space="preserve"> </w:t>
      </w:r>
      <w:r>
        <w:rPr>
          <w:rFonts w:ascii="Times New Roman" w:hAnsi="Times New Roman"/>
          <w:color w:val="191919"/>
          <w:sz w:val="18"/>
          <w:szCs w:val="18"/>
        </w:rPr>
        <w:t>student desiring to pursue an Education Specialist degree in Educational Leadership must present a passing score on the GACE II in Educational Leadership. Graduate work taken prior to admission to the Ed.S. program will not be counted toward Ed.S. degree requirements.</w:t>
      </w:r>
    </w:p>
    <w:p w:rsidR="00F42301" w:rsidRDefault="00F42301" w:rsidP="00721764">
      <w:pPr>
        <w:widowControl w:val="0"/>
        <w:autoSpaceDE w:val="0"/>
        <w:autoSpaceDN w:val="0"/>
        <w:adjustRightInd w:val="0"/>
        <w:spacing w:after="0"/>
        <w:ind w:left="1944"/>
        <w:rPr>
          <w:rFonts w:ascii="Times New Roman" w:hAnsi="Times New Roman"/>
          <w:color w:val="000000"/>
          <w:sz w:val="18"/>
          <w:szCs w:val="18"/>
        </w:rPr>
      </w:pPr>
      <w:r>
        <w:rPr>
          <w:rFonts w:ascii="Times New Roman" w:hAnsi="Times New Roman"/>
          <w:color w:val="191919"/>
          <w:sz w:val="18"/>
          <w:szCs w:val="18"/>
        </w:rPr>
        <w:t>The applicant:</w:t>
      </w:r>
    </w:p>
    <w:p w:rsidR="00F42301" w:rsidRDefault="00F42301" w:rsidP="00721764">
      <w:pPr>
        <w:widowControl w:val="0"/>
        <w:autoSpaceDE w:val="0"/>
        <w:autoSpaceDN w:val="0"/>
        <w:adjustRightInd w:val="0"/>
        <w:spacing w:before="9" w:after="0"/>
        <w:ind w:left="2304"/>
        <w:rPr>
          <w:rFonts w:ascii="Times New Roman" w:hAnsi="Times New Roman"/>
          <w:color w:val="000000"/>
          <w:sz w:val="18"/>
          <w:szCs w:val="18"/>
        </w:rPr>
      </w:pPr>
      <w:r>
        <w:rPr>
          <w:rFonts w:ascii="Times New Roman" w:hAnsi="Times New Roman"/>
          <w:color w:val="191919"/>
          <w:sz w:val="18"/>
          <w:szCs w:val="18"/>
        </w:rPr>
        <w:t>1. must have completed at least a Maste</w:t>
      </w:r>
      <w:r>
        <w:rPr>
          <w:rFonts w:ascii="Times New Roman" w:hAnsi="Times New Roman"/>
          <w:color w:val="191919"/>
          <w:spacing w:val="7"/>
          <w:sz w:val="18"/>
          <w:szCs w:val="18"/>
        </w:rPr>
        <w:t>r</w:t>
      </w:r>
      <w:r>
        <w:rPr>
          <w:rFonts w:ascii="Times New Roman" w:hAnsi="Times New Roman"/>
          <w:color w:val="191919"/>
          <w:spacing w:val="-10"/>
          <w:sz w:val="18"/>
          <w:szCs w:val="18"/>
        </w:rPr>
        <w:t>’</w:t>
      </w:r>
      <w:r>
        <w:rPr>
          <w:rFonts w:ascii="Times New Roman" w:hAnsi="Times New Roman"/>
          <w:color w:val="191919"/>
          <w:sz w:val="18"/>
          <w:szCs w:val="18"/>
        </w:rPr>
        <w:t>s degree at an accredited or approved institution.</w:t>
      </w:r>
    </w:p>
    <w:p w:rsidR="00F42301" w:rsidRDefault="00F42301" w:rsidP="00721764">
      <w:pPr>
        <w:widowControl w:val="0"/>
        <w:autoSpaceDE w:val="0"/>
        <w:autoSpaceDN w:val="0"/>
        <w:adjustRightInd w:val="0"/>
        <w:spacing w:before="9" w:after="0"/>
        <w:ind w:left="2304"/>
        <w:rPr>
          <w:rFonts w:ascii="Times New Roman" w:hAnsi="Times New Roman"/>
          <w:color w:val="000000"/>
          <w:sz w:val="18"/>
          <w:szCs w:val="18"/>
        </w:rPr>
      </w:pPr>
      <w:r>
        <w:rPr>
          <w:rFonts w:ascii="Times New Roman" w:hAnsi="Times New Roman"/>
          <w:color w:val="191919"/>
          <w:sz w:val="18"/>
          <w:szCs w:val="18"/>
        </w:rPr>
        <w:t>2. must possess certification equivalent to the State of Geo</w:t>
      </w:r>
      <w:r>
        <w:rPr>
          <w:rFonts w:ascii="Times New Roman" w:hAnsi="Times New Roman"/>
          <w:color w:val="191919"/>
          <w:spacing w:val="-3"/>
          <w:sz w:val="18"/>
          <w:szCs w:val="18"/>
        </w:rPr>
        <w:t>r</w:t>
      </w:r>
      <w:r>
        <w:rPr>
          <w:rFonts w:ascii="Times New Roman" w:hAnsi="Times New Roman"/>
          <w:color w:val="191919"/>
          <w:sz w:val="18"/>
          <w:szCs w:val="18"/>
        </w:rPr>
        <w:t>gia</w:t>
      </w:r>
      <w:r>
        <w:rPr>
          <w:rFonts w:ascii="Times New Roman" w:hAnsi="Times New Roman"/>
          <w:color w:val="191919"/>
          <w:spacing w:val="-10"/>
          <w:sz w:val="18"/>
          <w:szCs w:val="18"/>
        </w:rPr>
        <w:t>’</w:t>
      </w:r>
      <w:r>
        <w:rPr>
          <w:rFonts w:ascii="Times New Roman" w:hAnsi="Times New Roman"/>
          <w:color w:val="191919"/>
          <w:sz w:val="18"/>
          <w:szCs w:val="18"/>
        </w:rPr>
        <w:t>s Level 5 certification or higher</w:t>
      </w:r>
    </w:p>
    <w:p w:rsidR="00F42301" w:rsidRDefault="00F42301" w:rsidP="00721764">
      <w:pPr>
        <w:widowControl w:val="0"/>
        <w:autoSpaceDE w:val="0"/>
        <w:autoSpaceDN w:val="0"/>
        <w:adjustRightInd w:val="0"/>
        <w:spacing w:before="9" w:after="0"/>
        <w:ind w:left="2484"/>
        <w:rPr>
          <w:rFonts w:ascii="Times New Roman" w:hAnsi="Times New Roman"/>
          <w:color w:val="000000"/>
          <w:sz w:val="18"/>
          <w:szCs w:val="18"/>
        </w:rPr>
      </w:pPr>
      <w:r>
        <w:rPr>
          <w:rFonts w:ascii="Times New Roman" w:hAnsi="Times New Roman"/>
          <w:color w:val="191919"/>
          <w:sz w:val="18"/>
          <w:szCs w:val="18"/>
        </w:rPr>
        <w:t>(e.g. L-5, NL-5, SC-5,</w:t>
      </w:r>
      <w:r>
        <w:rPr>
          <w:rFonts w:ascii="Times New Roman" w:hAnsi="Times New Roman"/>
          <w:color w:val="191919"/>
          <w:spacing w:val="-3"/>
          <w:sz w:val="18"/>
          <w:szCs w:val="18"/>
        </w:rPr>
        <w:t xml:space="preserve"> </w:t>
      </w:r>
      <w:r>
        <w:rPr>
          <w:rFonts w:ascii="Times New Roman" w:hAnsi="Times New Roman"/>
          <w:color w:val="191919"/>
          <w:spacing w:val="-16"/>
          <w:sz w:val="18"/>
          <w:szCs w:val="18"/>
        </w:rPr>
        <w:t>T</w:t>
      </w:r>
      <w:r>
        <w:rPr>
          <w:rFonts w:ascii="Times New Roman" w:hAnsi="Times New Roman"/>
          <w:color w:val="191919"/>
          <w:sz w:val="18"/>
          <w:szCs w:val="18"/>
        </w:rPr>
        <w:t>-5, or any Level 6 or 7 certificate).</w:t>
      </w:r>
    </w:p>
    <w:p w:rsidR="00F42301" w:rsidRDefault="00F42301" w:rsidP="00721764">
      <w:pPr>
        <w:widowControl w:val="0"/>
        <w:autoSpaceDE w:val="0"/>
        <w:autoSpaceDN w:val="0"/>
        <w:adjustRightInd w:val="0"/>
        <w:spacing w:before="9" w:after="0"/>
        <w:ind w:left="2304"/>
        <w:rPr>
          <w:rFonts w:ascii="Times New Roman" w:hAnsi="Times New Roman"/>
          <w:color w:val="000000"/>
          <w:sz w:val="18"/>
          <w:szCs w:val="18"/>
        </w:rPr>
      </w:pPr>
      <w:r>
        <w:rPr>
          <w:rFonts w:ascii="Times New Roman" w:hAnsi="Times New Roman"/>
          <w:color w:val="191919"/>
          <w:sz w:val="18"/>
          <w:szCs w:val="18"/>
        </w:rPr>
        <w:t>3. must earn a 3.0 G</w:t>
      </w:r>
      <w:r>
        <w:rPr>
          <w:rFonts w:ascii="Times New Roman" w:hAnsi="Times New Roman"/>
          <w:color w:val="191919"/>
          <w:spacing w:val="-17"/>
          <w:sz w:val="18"/>
          <w:szCs w:val="18"/>
        </w:rPr>
        <w:t>P</w:t>
      </w:r>
      <w:r>
        <w:rPr>
          <w:rFonts w:ascii="Times New Roman" w:hAnsi="Times New Roman"/>
          <w:color w:val="191919"/>
          <w:sz w:val="18"/>
          <w:szCs w:val="18"/>
        </w:rPr>
        <w:t>A</w:t>
      </w:r>
      <w:r>
        <w:rPr>
          <w:rFonts w:ascii="Times New Roman" w:hAnsi="Times New Roman"/>
          <w:color w:val="191919"/>
          <w:spacing w:val="-10"/>
          <w:sz w:val="18"/>
          <w:szCs w:val="18"/>
        </w:rPr>
        <w:t xml:space="preserve"> </w:t>
      </w:r>
      <w:r>
        <w:rPr>
          <w:rFonts w:ascii="Times New Roman" w:hAnsi="Times New Roman"/>
          <w:color w:val="191919"/>
          <w:sz w:val="18"/>
          <w:szCs w:val="18"/>
        </w:rPr>
        <w:t>on a 4.0 scale for graduate work completed.</w:t>
      </w:r>
    </w:p>
    <w:p w:rsidR="00F42301" w:rsidRDefault="00F42301" w:rsidP="00721764">
      <w:pPr>
        <w:widowControl w:val="0"/>
        <w:autoSpaceDE w:val="0"/>
        <w:autoSpaceDN w:val="0"/>
        <w:adjustRightInd w:val="0"/>
        <w:spacing w:before="9" w:after="0"/>
        <w:ind w:left="2304"/>
        <w:rPr>
          <w:rFonts w:ascii="Times New Roman" w:hAnsi="Times New Roman"/>
          <w:color w:val="000000"/>
          <w:sz w:val="18"/>
          <w:szCs w:val="18"/>
        </w:rPr>
      </w:pPr>
      <w:r>
        <w:rPr>
          <w:rFonts w:ascii="Times New Roman" w:hAnsi="Times New Roman"/>
          <w:color w:val="191919"/>
          <w:sz w:val="18"/>
          <w:szCs w:val="18"/>
        </w:rPr>
        <w:t>4. must provide a proof of passing score on the GACE II in Educational Leadership.</w:t>
      </w:r>
      <w:ins w:id="123" w:author=" " w:date="2011-04-06T10:47:00Z">
        <w:r>
          <w:rPr>
            <w:rFonts w:ascii="Times New Roman" w:hAnsi="Times New Roman"/>
            <w:color w:val="191919"/>
            <w:sz w:val="18"/>
            <w:szCs w:val="18"/>
          </w:rPr>
          <w:t xml:space="preserve"> (This changes to an EXIT requirement after September 1, 2011</w:t>
        </w:r>
      </w:ins>
    </w:p>
    <w:p w:rsidR="00F42301" w:rsidRDefault="00F42301" w:rsidP="00721764">
      <w:pPr>
        <w:widowControl w:val="0"/>
        <w:autoSpaceDE w:val="0"/>
        <w:autoSpaceDN w:val="0"/>
        <w:adjustRightInd w:val="0"/>
        <w:spacing w:before="9" w:after="0"/>
        <w:ind w:left="2304"/>
        <w:rPr>
          <w:rFonts w:ascii="Times New Roman" w:hAnsi="Times New Roman"/>
          <w:color w:val="000000"/>
          <w:sz w:val="18"/>
          <w:szCs w:val="18"/>
        </w:rPr>
      </w:pPr>
      <w:r>
        <w:rPr>
          <w:rFonts w:ascii="Times New Roman" w:hAnsi="Times New Roman"/>
          <w:color w:val="191919"/>
          <w:sz w:val="18"/>
          <w:szCs w:val="18"/>
        </w:rPr>
        <w:t>5. must provide three letters of reference.</w:t>
      </w:r>
    </w:p>
    <w:p w:rsidR="00F42301" w:rsidRDefault="00F42301" w:rsidP="00721764">
      <w:pPr>
        <w:widowControl w:val="0"/>
        <w:autoSpaceDE w:val="0"/>
        <w:autoSpaceDN w:val="0"/>
        <w:adjustRightInd w:val="0"/>
        <w:spacing w:before="9" w:after="0" w:line="250" w:lineRule="auto"/>
        <w:ind w:left="2484" w:right="1391" w:hanging="180"/>
        <w:rPr>
          <w:ins w:id="124" w:author=" " w:date="2011-04-06T11:40:00Z"/>
          <w:rFonts w:ascii="Times New Roman" w:hAnsi="Times New Roman"/>
          <w:color w:val="191919"/>
          <w:sz w:val="18"/>
          <w:szCs w:val="18"/>
        </w:rPr>
      </w:pPr>
      <w:r w:rsidRPr="003F2CF3">
        <w:rPr>
          <w:rFonts w:ascii="Calibri" w:hAnsi="Calibri"/>
          <w:noProof/>
          <w:lang w:eastAsia="en-US"/>
        </w:rPr>
        <w:pict>
          <v:shape id="_x0000_s3713" type="#_x0000_t202" style="position:absolute;left:0;text-align:left;margin-left:17.75pt;margin-top:14.7pt;width:1in;height:184.3pt;z-index:-251564032;mso-position-horizontal-relative:page" o:allowincell="f" filled="f" stroked="f">
            <v:textbox style="layout-flow:vertical;mso-layout-flow-alt:bottom-to-top" inset="0,0,0,0">
              <w:txbxContent>
                <w:p w:rsidR="00F42301" w:rsidRDefault="00F42301" w:rsidP="00721764">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E</w:t>
                  </w:r>
                  <w:r>
                    <w:rPr>
                      <w:rFonts w:ascii="Impact" w:hAnsi="Impact" w:cs="Impact"/>
                      <w:color w:val="A3A3A3"/>
                      <w:spacing w:val="-115"/>
                      <w:position w:val="1"/>
                      <w:sz w:val="105"/>
                      <w:szCs w:val="105"/>
                    </w:rPr>
                    <w:t xml:space="preserve"> </w:t>
                  </w:r>
                </w:p>
              </w:txbxContent>
            </v:textbox>
            <w10:wrap anchorx="page"/>
          </v:shape>
        </w:pict>
      </w:r>
      <w:r>
        <w:rPr>
          <w:rFonts w:ascii="Times New Roman" w:hAnsi="Times New Roman"/>
          <w:color w:val="191919"/>
          <w:sz w:val="18"/>
          <w:szCs w:val="18"/>
        </w:rPr>
        <w:t xml:space="preserve">6. must </w:t>
      </w:r>
      <w:ins w:id="125" w:author=" " w:date="2011-04-06T10:48:00Z">
        <w:r>
          <w:rPr>
            <w:rFonts w:ascii="Times New Roman" w:hAnsi="Times New Roman"/>
            <w:color w:val="191919"/>
            <w:sz w:val="18"/>
            <w:szCs w:val="18"/>
          </w:rPr>
          <w:t>submit ASU Superintndent Assuance form indicating system’s knowedge of participation in the</w:t>
        </w:r>
      </w:ins>
      <w:ins w:id="126" w:author=" " w:date="2011-04-06T11:06:00Z">
        <w:r>
          <w:rPr>
            <w:rFonts w:ascii="Times New Roman" w:hAnsi="Times New Roman"/>
            <w:color w:val="191919"/>
            <w:sz w:val="18"/>
            <w:szCs w:val="18"/>
          </w:rPr>
          <w:t xml:space="preserve"> </w:t>
        </w:r>
      </w:ins>
      <w:ins w:id="127" w:author=" " w:date="2011-04-06T10:48:00Z">
        <w:r>
          <w:rPr>
            <w:rFonts w:ascii="Times New Roman" w:hAnsi="Times New Roman"/>
            <w:color w:val="191919"/>
            <w:sz w:val="18"/>
            <w:szCs w:val="18"/>
          </w:rPr>
          <w:t>program and potential to serve</w:t>
        </w:r>
      </w:ins>
      <w:ins w:id="128" w:author=" " w:date="2011-04-06T11:06:00Z">
        <w:r>
          <w:rPr>
            <w:rFonts w:ascii="Times New Roman" w:hAnsi="Times New Roman"/>
            <w:color w:val="191919"/>
            <w:sz w:val="18"/>
            <w:szCs w:val="18"/>
          </w:rPr>
          <w:t xml:space="preserve"> </w:t>
        </w:r>
      </w:ins>
      <w:ins w:id="129" w:author=" " w:date="2011-04-06T10:48:00Z">
        <w:r>
          <w:rPr>
            <w:rFonts w:ascii="Times New Roman" w:hAnsi="Times New Roman"/>
            <w:color w:val="191919"/>
            <w:sz w:val="18"/>
            <w:szCs w:val="18"/>
          </w:rPr>
          <w:t xml:space="preserve">in </w:t>
        </w:r>
      </w:ins>
      <w:ins w:id="130" w:author=" " w:date="2011-04-06T11:06:00Z">
        <w:r>
          <w:rPr>
            <w:rFonts w:ascii="Times New Roman" w:hAnsi="Times New Roman"/>
            <w:color w:val="191919"/>
            <w:sz w:val="18"/>
            <w:szCs w:val="18"/>
          </w:rPr>
          <w:t xml:space="preserve"> a leadership role/position.</w:t>
        </w:r>
      </w:ins>
      <w:del w:id="131" w:author=" " w:date="2011-04-06T11:07:00Z">
        <w:r w:rsidDel="00F15938">
          <w:rPr>
            <w:rFonts w:ascii="Times New Roman" w:hAnsi="Times New Roman"/>
            <w:color w:val="191919"/>
            <w:sz w:val="18"/>
            <w:szCs w:val="18"/>
          </w:rPr>
          <w:delText>provide a letter of employment from the employing Superintendent showing employment in a Leadership position (or) a letter of intent to hire for a Leadership position in the school or school system.</w:delText>
        </w:r>
      </w:del>
    </w:p>
    <w:p w:rsidR="00F42301" w:rsidRDefault="00F42301" w:rsidP="00721764">
      <w:pPr>
        <w:widowControl w:val="0"/>
        <w:autoSpaceDE w:val="0"/>
        <w:autoSpaceDN w:val="0"/>
        <w:adjustRightInd w:val="0"/>
        <w:spacing w:before="9" w:after="0" w:line="250" w:lineRule="auto"/>
        <w:ind w:left="2484" w:right="1391" w:hanging="180"/>
        <w:rPr>
          <w:ins w:id="132" w:author=" " w:date="2011-04-06T11:40:00Z"/>
          <w:rFonts w:ascii="Times New Roman" w:hAnsi="Times New Roman"/>
          <w:color w:val="191919"/>
          <w:sz w:val="18"/>
          <w:szCs w:val="18"/>
        </w:rPr>
      </w:pPr>
    </w:p>
    <w:p w:rsidR="00F42301" w:rsidRDefault="00F42301" w:rsidP="00721764">
      <w:pPr>
        <w:widowControl w:val="0"/>
        <w:autoSpaceDE w:val="0"/>
        <w:autoSpaceDN w:val="0"/>
        <w:adjustRightInd w:val="0"/>
        <w:spacing w:before="9" w:after="0" w:line="250" w:lineRule="auto"/>
        <w:ind w:left="2484" w:right="1391" w:hanging="180"/>
        <w:rPr>
          <w:ins w:id="133" w:author=" " w:date="2011-04-06T12:10:00Z"/>
          <w:rFonts w:ascii="Times New Roman" w:hAnsi="Times New Roman"/>
          <w:color w:val="191919"/>
          <w:sz w:val="18"/>
          <w:szCs w:val="18"/>
        </w:rPr>
      </w:pPr>
      <w:ins w:id="134" w:author=" " w:date="2011-04-06T11:45:00Z">
        <w:r>
          <w:rPr>
            <w:rFonts w:ascii="Times New Roman" w:hAnsi="Times New Roman"/>
            <w:color w:val="191919"/>
            <w:sz w:val="18"/>
            <w:szCs w:val="18"/>
          </w:rPr>
          <w:t>BUILDING</w:t>
        </w:r>
      </w:ins>
      <w:ins w:id="135" w:author=" " w:date="2011-04-06T11:54:00Z">
        <w:r>
          <w:rPr>
            <w:rFonts w:ascii="Times New Roman" w:hAnsi="Times New Roman"/>
            <w:color w:val="191919"/>
            <w:sz w:val="18"/>
            <w:szCs w:val="18"/>
          </w:rPr>
          <w:t>-</w:t>
        </w:r>
      </w:ins>
      <w:ins w:id="136" w:author=" " w:date="2011-04-06T11:45:00Z">
        <w:r>
          <w:rPr>
            <w:rFonts w:ascii="Times New Roman" w:hAnsi="Times New Roman"/>
            <w:color w:val="191919"/>
            <w:sz w:val="18"/>
            <w:szCs w:val="18"/>
          </w:rPr>
          <w:t>LEVEL SPECIALIZATION</w:t>
        </w:r>
      </w:ins>
    </w:p>
    <w:p w:rsidR="00F42301" w:rsidRDefault="00F42301" w:rsidP="00721764">
      <w:pPr>
        <w:widowControl w:val="0"/>
        <w:autoSpaceDE w:val="0"/>
        <w:autoSpaceDN w:val="0"/>
        <w:adjustRightInd w:val="0"/>
        <w:spacing w:before="9" w:after="0" w:line="250" w:lineRule="auto"/>
        <w:ind w:left="2484" w:right="1391" w:hanging="180"/>
        <w:rPr>
          <w:ins w:id="137" w:author=" " w:date="2011-04-06T12:10:00Z"/>
          <w:rFonts w:ascii="Times New Roman" w:hAnsi="Times New Roman"/>
          <w:color w:val="191919"/>
          <w:sz w:val="18"/>
          <w:szCs w:val="18"/>
        </w:rPr>
      </w:pPr>
    </w:p>
    <w:p w:rsidR="00F42301" w:rsidRDefault="00F42301" w:rsidP="00721764">
      <w:pPr>
        <w:widowControl w:val="0"/>
        <w:autoSpaceDE w:val="0"/>
        <w:autoSpaceDN w:val="0"/>
        <w:adjustRightInd w:val="0"/>
        <w:spacing w:before="9" w:after="0" w:line="250" w:lineRule="auto"/>
        <w:ind w:left="2484" w:right="1391" w:hanging="180"/>
        <w:rPr>
          <w:ins w:id="138" w:author=" " w:date="2011-04-06T12:11:00Z"/>
          <w:rFonts w:ascii="Times New Roman" w:hAnsi="Times New Roman"/>
          <w:color w:val="191919"/>
          <w:sz w:val="18"/>
          <w:szCs w:val="18"/>
        </w:rPr>
      </w:pPr>
      <w:ins w:id="139" w:author=" " w:date="2011-04-06T12:10:00Z">
        <w:r>
          <w:rPr>
            <w:rFonts w:ascii="Times New Roman" w:hAnsi="Times New Roman"/>
            <w:color w:val="191919"/>
            <w:sz w:val="18"/>
            <w:szCs w:val="18"/>
          </w:rPr>
          <w:t>Pre-Service Courses (individuals entering the specialist without a Masters in Educational Leadership)</w:t>
        </w:r>
      </w:ins>
    </w:p>
    <w:p w:rsidR="00F42301" w:rsidRDefault="00F42301" w:rsidP="00721764">
      <w:pPr>
        <w:widowControl w:val="0"/>
        <w:autoSpaceDE w:val="0"/>
        <w:autoSpaceDN w:val="0"/>
        <w:adjustRightInd w:val="0"/>
        <w:spacing w:before="9" w:after="0" w:line="250" w:lineRule="auto"/>
        <w:ind w:left="2484" w:right="1391" w:hanging="180"/>
        <w:rPr>
          <w:ins w:id="140" w:author=" " w:date="2011-04-06T12:11:00Z"/>
          <w:rFonts w:ascii="Times New Roman" w:hAnsi="Times New Roman"/>
          <w:color w:val="191919"/>
          <w:sz w:val="18"/>
          <w:szCs w:val="18"/>
        </w:rPr>
      </w:pPr>
      <w:ins w:id="141" w:author=" " w:date="2011-04-06T12:11:00Z">
        <w:r>
          <w:rPr>
            <w:rFonts w:ascii="Times New Roman" w:hAnsi="Times New Roman"/>
            <w:color w:val="191919"/>
            <w:sz w:val="18"/>
            <w:szCs w:val="18"/>
          </w:rPr>
          <w:tab/>
          <w:t>EDAS 6701</w:t>
        </w:r>
        <w:r>
          <w:rPr>
            <w:rFonts w:ascii="Times New Roman" w:hAnsi="Times New Roman"/>
            <w:color w:val="191919"/>
            <w:sz w:val="18"/>
            <w:szCs w:val="18"/>
          </w:rPr>
          <w:tab/>
          <w:t>Law and Ethics in Educational Leadership</w:t>
        </w:r>
      </w:ins>
    </w:p>
    <w:p w:rsidR="00F42301" w:rsidRDefault="00F42301" w:rsidP="00721764">
      <w:pPr>
        <w:widowControl w:val="0"/>
        <w:autoSpaceDE w:val="0"/>
        <w:autoSpaceDN w:val="0"/>
        <w:adjustRightInd w:val="0"/>
        <w:spacing w:before="9" w:after="0" w:line="250" w:lineRule="auto"/>
        <w:ind w:left="2484" w:right="1391" w:hanging="180"/>
        <w:rPr>
          <w:ins w:id="142" w:author=" " w:date="2011-04-06T11:45:00Z"/>
          <w:rFonts w:ascii="Times New Roman" w:hAnsi="Times New Roman"/>
          <w:color w:val="191919"/>
          <w:sz w:val="18"/>
          <w:szCs w:val="18"/>
        </w:rPr>
      </w:pPr>
      <w:ins w:id="143" w:author=" " w:date="2011-04-06T12:12:00Z">
        <w:r>
          <w:rPr>
            <w:rFonts w:ascii="Times New Roman" w:hAnsi="Times New Roman"/>
            <w:color w:val="191919"/>
            <w:sz w:val="18"/>
            <w:szCs w:val="18"/>
          </w:rPr>
          <w:tab/>
          <w:t>EDAS 6702</w:t>
        </w:r>
        <w:r>
          <w:rPr>
            <w:rFonts w:ascii="Times New Roman" w:hAnsi="Times New Roman"/>
            <w:color w:val="191919"/>
            <w:sz w:val="18"/>
            <w:szCs w:val="18"/>
          </w:rPr>
          <w:tab/>
          <w:t>Educational Leadership and School Improvment</w:t>
        </w:r>
      </w:ins>
    </w:p>
    <w:p w:rsidR="00F42301" w:rsidRDefault="00F42301" w:rsidP="00721764">
      <w:pPr>
        <w:widowControl w:val="0"/>
        <w:autoSpaceDE w:val="0"/>
        <w:autoSpaceDN w:val="0"/>
        <w:adjustRightInd w:val="0"/>
        <w:spacing w:before="9" w:after="0" w:line="250" w:lineRule="auto"/>
        <w:ind w:left="2484" w:right="1391" w:hanging="180"/>
        <w:rPr>
          <w:ins w:id="144" w:author=" " w:date="2011-04-06T11:46:00Z"/>
          <w:rFonts w:ascii="Times New Roman" w:hAnsi="Times New Roman"/>
          <w:color w:val="191919"/>
          <w:sz w:val="18"/>
          <w:szCs w:val="18"/>
        </w:rPr>
      </w:pPr>
    </w:p>
    <w:p w:rsidR="00F42301" w:rsidRDefault="00F42301" w:rsidP="00721764">
      <w:pPr>
        <w:widowControl w:val="0"/>
        <w:autoSpaceDE w:val="0"/>
        <w:autoSpaceDN w:val="0"/>
        <w:adjustRightInd w:val="0"/>
        <w:spacing w:before="9" w:after="0" w:line="250" w:lineRule="auto"/>
        <w:ind w:left="2484" w:right="1391" w:hanging="180"/>
        <w:rPr>
          <w:ins w:id="145" w:author=" " w:date="2011-04-06T11:46:00Z"/>
          <w:rFonts w:ascii="Times New Roman" w:hAnsi="Times New Roman"/>
          <w:color w:val="191919"/>
          <w:sz w:val="18"/>
          <w:szCs w:val="18"/>
        </w:rPr>
      </w:pPr>
      <w:ins w:id="146" w:author=" " w:date="2011-04-06T11:46:00Z">
        <w:r>
          <w:rPr>
            <w:rFonts w:ascii="Times New Roman" w:hAnsi="Times New Roman"/>
            <w:color w:val="191919"/>
            <w:sz w:val="18"/>
            <w:szCs w:val="18"/>
          </w:rPr>
          <w:t xml:space="preserve">Area </w:t>
        </w:r>
      </w:ins>
      <w:ins w:id="147" w:author=" " w:date="2011-04-06T11:48:00Z">
        <w:r>
          <w:rPr>
            <w:rFonts w:ascii="Times New Roman" w:hAnsi="Times New Roman"/>
            <w:color w:val="191919"/>
            <w:sz w:val="18"/>
            <w:szCs w:val="18"/>
          </w:rPr>
          <w:t xml:space="preserve"> </w:t>
        </w:r>
      </w:ins>
      <w:ins w:id="148" w:author=" " w:date="2011-04-06T11:46:00Z">
        <w:r>
          <w:rPr>
            <w:rFonts w:ascii="Times New Roman" w:hAnsi="Times New Roman"/>
            <w:color w:val="191919"/>
            <w:sz w:val="18"/>
            <w:szCs w:val="18"/>
          </w:rPr>
          <w:t xml:space="preserve">A: </w:t>
        </w:r>
      </w:ins>
      <w:ins w:id="149" w:author=" " w:date="2011-04-06T11:54:00Z">
        <w:r>
          <w:rPr>
            <w:rFonts w:ascii="Times New Roman" w:hAnsi="Times New Roman"/>
            <w:color w:val="191919"/>
            <w:sz w:val="18"/>
            <w:szCs w:val="18"/>
          </w:rPr>
          <w:tab/>
        </w:r>
      </w:ins>
      <w:ins w:id="150" w:author=" " w:date="2011-04-06T11:46:00Z">
        <w:r>
          <w:rPr>
            <w:rFonts w:ascii="Times New Roman" w:hAnsi="Times New Roman"/>
            <w:color w:val="191919"/>
            <w:sz w:val="18"/>
            <w:szCs w:val="18"/>
          </w:rPr>
          <w:t>Nature of  Learner</w:t>
        </w:r>
      </w:ins>
    </w:p>
    <w:p w:rsidR="00F42301" w:rsidRDefault="00F42301" w:rsidP="00721764">
      <w:pPr>
        <w:widowControl w:val="0"/>
        <w:autoSpaceDE w:val="0"/>
        <w:autoSpaceDN w:val="0"/>
        <w:adjustRightInd w:val="0"/>
        <w:spacing w:before="9" w:after="0" w:line="250" w:lineRule="auto"/>
        <w:ind w:left="2484" w:right="1391" w:hanging="180"/>
        <w:rPr>
          <w:ins w:id="151" w:author=" " w:date="2011-04-06T11:47:00Z"/>
          <w:rFonts w:ascii="Times New Roman" w:hAnsi="Times New Roman"/>
          <w:color w:val="191919"/>
          <w:sz w:val="18"/>
          <w:szCs w:val="18"/>
        </w:rPr>
      </w:pPr>
      <w:ins w:id="152" w:author=" " w:date="2011-04-06T11:46:00Z">
        <w:r>
          <w:rPr>
            <w:rFonts w:ascii="Times New Roman" w:hAnsi="Times New Roman"/>
            <w:color w:val="191919"/>
            <w:sz w:val="18"/>
            <w:szCs w:val="18"/>
          </w:rPr>
          <w:tab/>
        </w:r>
      </w:ins>
      <w:ins w:id="153" w:author=" " w:date="2011-04-06T11:47:00Z">
        <w:r>
          <w:rPr>
            <w:rFonts w:ascii="Times New Roman" w:hAnsi="Times New Roman"/>
            <w:color w:val="191919"/>
            <w:sz w:val="18"/>
            <w:szCs w:val="18"/>
          </w:rPr>
          <w:t>EDAS 6785</w:t>
        </w:r>
        <w:r>
          <w:rPr>
            <w:rFonts w:ascii="Times New Roman" w:hAnsi="Times New Roman"/>
            <w:color w:val="191919"/>
            <w:sz w:val="18"/>
            <w:szCs w:val="18"/>
          </w:rPr>
          <w:tab/>
          <w:t xml:space="preserve"> Improvement of Instruction</w:t>
        </w:r>
      </w:ins>
    </w:p>
    <w:p w:rsidR="00F42301" w:rsidRDefault="00F42301" w:rsidP="00721764">
      <w:pPr>
        <w:widowControl w:val="0"/>
        <w:autoSpaceDE w:val="0"/>
        <w:autoSpaceDN w:val="0"/>
        <w:adjustRightInd w:val="0"/>
        <w:spacing w:before="9" w:after="0" w:line="250" w:lineRule="auto"/>
        <w:ind w:left="2484" w:right="1391" w:hanging="180"/>
        <w:rPr>
          <w:ins w:id="154" w:author=" " w:date="2011-04-06T11:48:00Z"/>
          <w:rFonts w:ascii="Times New Roman" w:hAnsi="Times New Roman"/>
          <w:color w:val="191919"/>
          <w:sz w:val="18"/>
          <w:szCs w:val="18"/>
        </w:rPr>
      </w:pPr>
      <w:ins w:id="155" w:author=" " w:date="2011-04-06T11:47:00Z">
        <w:r>
          <w:rPr>
            <w:rFonts w:ascii="Times New Roman" w:hAnsi="Times New Roman"/>
            <w:color w:val="191919"/>
            <w:sz w:val="18"/>
            <w:szCs w:val="18"/>
          </w:rPr>
          <w:tab/>
          <w:t xml:space="preserve">EDAS 6681 </w:t>
        </w:r>
        <w:r>
          <w:rPr>
            <w:rFonts w:ascii="Times New Roman" w:hAnsi="Times New Roman"/>
            <w:color w:val="191919"/>
            <w:sz w:val="18"/>
            <w:szCs w:val="18"/>
          </w:rPr>
          <w:tab/>
          <w:t>Recent Trends in Supervision</w:t>
        </w:r>
      </w:ins>
    </w:p>
    <w:p w:rsidR="00F42301" w:rsidRDefault="00F42301" w:rsidP="00721764">
      <w:pPr>
        <w:widowControl w:val="0"/>
        <w:autoSpaceDE w:val="0"/>
        <w:autoSpaceDN w:val="0"/>
        <w:adjustRightInd w:val="0"/>
        <w:spacing w:before="9" w:after="0" w:line="250" w:lineRule="auto"/>
        <w:ind w:left="2484" w:right="1391" w:hanging="180"/>
        <w:rPr>
          <w:ins w:id="156" w:author=" " w:date="2011-04-06T11:48:00Z"/>
          <w:rFonts w:ascii="Times New Roman" w:hAnsi="Times New Roman"/>
          <w:color w:val="191919"/>
          <w:sz w:val="18"/>
          <w:szCs w:val="18"/>
        </w:rPr>
      </w:pPr>
    </w:p>
    <w:p w:rsidR="00F42301" w:rsidRDefault="00F42301" w:rsidP="00721764">
      <w:pPr>
        <w:widowControl w:val="0"/>
        <w:autoSpaceDE w:val="0"/>
        <w:autoSpaceDN w:val="0"/>
        <w:adjustRightInd w:val="0"/>
        <w:spacing w:before="9" w:after="0" w:line="250" w:lineRule="auto"/>
        <w:ind w:left="2484" w:right="1391" w:hanging="180"/>
        <w:rPr>
          <w:ins w:id="157" w:author=" " w:date="2011-04-06T11:48:00Z"/>
          <w:rFonts w:ascii="Times New Roman" w:hAnsi="Times New Roman"/>
          <w:color w:val="191919"/>
          <w:sz w:val="18"/>
          <w:szCs w:val="18"/>
        </w:rPr>
      </w:pPr>
      <w:ins w:id="158" w:author=" " w:date="2011-04-06T11:48:00Z">
        <w:r>
          <w:rPr>
            <w:rFonts w:ascii="Times New Roman" w:hAnsi="Times New Roman"/>
            <w:color w:val="191919"/>
            <w:sz w:val="18"/>
            <w:szCs w:val="18"/>
          </w:rPr>
          <w:t xml:space="preserve">Area </w:t>
        </w:r>
      </w:ins>
      <w:ins w:id="159" w:author=" " w:date="2011-04-06T11:49:00Z">
        <w:r>
          <w:rPr>
            <w:rFonts w:ascii="Times New Roman" w:hAnsi="Times New Roman"/>
            <w:color w:val="191919"/>
            <w:sz w:val="18"/>
            <w:szCs w:val="18"/>
          </w:rPr>
          <w:t xml:space="preserve"> </w:t>
        </w:r>
      </w:ins>
      <w:ins w:id="160" w:author=" " w:date="2011-04-06T11:48:00Z">
        <w:r>
          <w:rPr>
            <w:rFonts w:ascii="Times New Roman" w:hAnsi="Times New Roman"/>
            <w:color w:val="191919"/>
            <w:sz w:val="18"/>
            <w:szCs w:val="18"/>
          </w:rPr>
          <w:t xml:space="preserve">B:  </w:t>
        </w:r>
      </w:ins>
      <w:ins w:id="161" w:author=" " w:date="2011-04-06T11:54:00Z">
        <w:r>
          <w:rPr>
            <w:rFonts w:ascii="Times New Roman" w:hAnsi="Times New Roman"/>
            <w:color w:val="191919"/>
            <w:sz w:val="18"/>
            <w:szCs w:val="18"/>
          </w:rPr>
          <w:tab/>
        </w:r>
      </w:ins>
      <w:ins w:id="162" w:author=" " w:date="2011-04-06T11:48:00Z">
        <w:r>
          <w:rPr>
            <w:rFonts w:ascii="Times New Roman" w:hAnsi="Times New Roman"/>
            <w:color w:val="191919"/>
            <w:sz w:val="18"/>
            <w:szCs w:val="18"/>
          </w:rPr>
          <w:t>Programs &amp; Problems of the School</w:t>
        </w:r>
      </w:ins>
    </w:p>
    <w:p w:rsidR="00F42301" w:rsidRDefault="00F42301" w:rsidP="00721764">
      <w:pPr>
        <w:widowControl w:val="0"/>
        <w:autoSpaceDE w:val="0"/>
        <w:autoSpaceDN w:val="0"/>
        <w:adjustRightInd w:val="0"/>
        <w:spacing w:before="9" w:after="0" w:line="250" w:lineRule="auto"/>
        <w:ind w:left="2484" w:right="1391" w:hanging="180"/>
        <w:rPr>
          <w:ins w:id="163" w:author=" " w:date="2011-04-06T11:48:00Z"/>
          <w:rFonts w:ascii="Times New Roman" w:hAnsi="Times New Roman"/>
          <w:color w:val="191919"/>
          <w:sz w:val="18"/>
          <w:szCs w:val="18"/>
        </w:rPr>
      </w:pPr>
      <w:ins w:id="164" w:author=" " w:date="2011-04-06T11:48:00Z">
        <w:r>
          <w:rPr>
            <w:rFonts w:ascii="Times New Roman" w:hAnsi="Times New Roman"/>
            <w:color w:val="191919"/>
            <w:sz w:val="18"/>
            <w:szCs w:val="18"/>
          </w:rPr>
          <w:tab/>
          <w:t>EDAS 6685</w:t>
        </w:r>
        <w:r>
          <w:rPr>
            <w:rFonts w:ascii="Times New Roman" w:hAnsi="Times New Roman"/>
            <w:color w:val="191919"/>
            <w:sz w:val="18"/>
            <w:szCs w:val="18"/>
          </w:rPr>
          <w:tab/>
          <w:t>School and Community Relations</w:t>
        </w:r>
      </w:ins>
    </w:p>
    <w:p w:rsidR="00F42301" w:rsidRDefault="00F42301" w:rsidP="00721764">
      <w:pPr>
        <w:widowControl w:val="0"/>
        <w:autoSpaceDE w:val="0"/>
        <w:autoSpaceDN w:val="0"/>
        <w:adjustRightInd w:val="0"/>
        <w:spacing w:before="9" w:after="0" w:line="250" w:lineRule="auto"/>
        <w:ind w:left="2484" w:right="1391" w:hanging="180"/>
        <w:rPr>
          <w:ins w:id="165" w:author=" " w:date="2011-04-06T11:48:00Z"/>
          <w:rFonts w:ascii="Times New Roman" w:hAnsi="Times New Roman"/>
          <w:color w:val="191919"/>
          <w:sz w:val="18"/>
          <w:szCs w:val="18"/>
        </w:rPr>
      </w:pPr>
    </w:p>
    <w:p w:rsidR="00F42301" w:rsidRDefault="00F42301" w:rsidP="00721764">
      <w:pPr>
        <w:widowControl w:val="0"/>
        <w:autoSpaceDE w:val="0"/>
        <w:autoSpaceDN w:val="0"/>
        <w:adjustRightInd w:val="0"/>
        <w:spacing w:before="9" w:after="0" w:line="250" w:lineRule="auto"/>
        <w:ind w:left="2484" w:right="1391" w:hanging="180"/>
        <w:rPr>
          <w:ins w:id="166" w:author=" " w:date="2011-04-06T11:49:00Z"/>
          <w:rFonts w:ascii="Times New Roman" w:hAnsi="Times New Roman"/>
          <w:color w:val="191919"/>
          <w:sz w:val="18"/>
          <w:szCs w:val="18"/>
        </w:rPr>
      </w:pPr>
      <w:ins w:id="167" w:author=" " w:date="2011-04-06T11:48:00Z">
        <w:r>
          <w:rPr>
            <w:rFonts w:ascii="Times New Roman" w:hAnsi="Times New Roman"/>
            <w:color w:val="191919"/>
            <w:sz w:val="18"/>
            <w:szCs w:val="18"/>
          </w:rPr>
          <w:t xml:space="preserve">Area </w:t>
        </w:r>
      </w:ins>
      <w:ins w:id="168" w:author=" " w:date="2011-04-06T11:49:00Z">
        <w:r>
          <w:rPr>
            <w:rFonts w:ascii="Times New Roman" w:hAnsi="Times New Roman"/>
            <w:color w:val="191919"/>
            <w:sz w:val="18"/>
            <w:szCs w:val="18"/>
          </w:rPr>
          <w:t xml:space="preserve"> </w:t>
        </w:r>
      </w:ins>
      <w:ins w:id="169" w:author=" " w:date="2011-04-06T11:48:00Z">
        <w:r>
          <w:rPr>
            <w:rFonts w:ascii="Times New Roman" w:hAnsi="Times New Roman"/>
            <w:color w:val="191919"/>
            <w:sz w:val="18"/>
            <w:szCs w:val="18"/>
          </w:rPr>
          <w:t>C:</w:t>
        </w:r>
      </w:ins>
      <w:ins w:id="170" w:author=" " w:date="2011-04-06T11:49:00Z">
        <w:r>
          <w:rPr>
            <w:rFonts w:ascii="Times New Roman" w:hAnsi="Times New Roman"/>
            <w:color w:val="191919"/>
            <w:sz w:val="18"/>
            <w:szCs w:val="18"/>
          </w:rPr>
          <w:t xml:space="preserve"> </w:t>
        </w:r>
      </w:ins>
      <w:ins w:id="171" w:author=" " w:date="2011-04-06T11:54:00Z">
        <w:r>
          <w:rPr>
            <w:rFonts w:ascii="Times New Roman" w:hAnsi="Times New Roman"/>
            <w:color w:val="191919"/>
            <w:sz w:val="18"/>
            <w:szCs w:val="18"/>
          </w:rPr>
          <w:tab/>
        </w:r>
      </w:ins>
      <w:ins w:id="172" w:author=" " w:date="2011-04-06T11:49:00Z">
        <w:r>
          <w:rPr>
            <w:rFonts w:ascii="Times New Roman" w:hAnsi="Times New Roman"/>
            <w:color w:val="191919"/>
            <w:sz w:val="18"/>
            <w:szCs w:val="18"/>
          </w:rPr>
          <w:t>Major Area</w:t>
        </w:r>
      </w:ins>
    </w:p>
    <w:p w:rsidR="00F42301" w:rsidRDefault="00F42301" w:rsidP="00721764">
      <w:pPr>
        <w:widowControl w:val="0"/>
        <w:autoSpaceDE w:val="0"/>
        <w:autoSpaceDN w:val="0"/>
        <w:adjustRightInd w:val="0"/>
        <w:spacing w:before="9" w:after="0" w:line="250" w:lineRule="auto"/>
        <w:ind w:left="2484" w:right="1391" w:hanging="180"/>
        <w:rPr>
          <w:ins w:id="173" w:author=" " w:date="2011-04-06T11:49:00Z"/>
          <w:rFonts w:ascii="Times New Roman" w:hAnsi="Times New Roman"/>
          <w:color w:val="191919"/>
          <w:sz w:val="18"/>
          <w:szCs w:val="18"/>
        </w:rPr>
      </w:pPr>
      <w:ins w:id="174" w:author=" " w:date="2011-04-06T11:49:00Z">
        <w:r>
          <w:rPr>
            <w:rFonts w:ascii="Times New Roman" w:hAnsi="Times New Roman"/>
            <w:color w:val="191919"/>
            <w:sz w:val="18"/>
            <w:szCs w:val="18"/>
          </w:rPr>
          <w:tab/>
          <w:t>EDAS 6670</w:t>
        </w:r>
        <w:r>
          <w:rPr>
            <w:rFonts w:ascii="Times New Roman" w:hAnsi="Times New Roman"/>
            <w:color w:val="191919"/>
            <w:sz w:val="18"/>
            <w:szCs w:val="18"/>
          </w:rPr>
          <w:tab/>
          <w:t>School finance</w:t>
        </w:r>
      </w:ins>
    </w:p>
    <w:p w:rsidR="00F42301" w:rsidRDefault="00F42301" w:rsidP="00721764">
      <w:pPr>
        <w:widowControl w:val="0"/>
        <w:autoSpaceDE w:val="0"/>
        <w:autoSpaceDN w:val="0"/>
        <w:adjustRightInd w:val="0"/>
        <w:spacing w:before="9" w:after="0" w:line="250" w:lineRule="auto"/>
        <w:ind w:left="2484" w:right="1391" w:hanging="180"/>
        <w:rPr>
          <w:ins w:id="175" w:author=" " w:date="2011-04-06T11:49:00Z"/>
          <w:rFonts w:ascii="Times New Roman" w:hAnsi="Times New Roman"/>
          <w:color w:val="191919"/>
          <w:sz w:val="18"/>
          <w:szCs w:val="18"/>
        </w:rPr>
      </w:pPr>
      <w:ins w:id="176" w:author=" " w:date="2011-04-06T11:49:00Z">
        <w:r>
          <w:rPr>
            <w:rFonts w:ascii="Times New Roman" w:hAnsi="Times New Roman"/>
            <w:color w:val="191919"/>
            <w:sz w:val="18"/>
            <w:szCs w:val="18"/>
          </w:rPr>
          <w:tab/>
          <w:t>EDAS 6681</w:t>
        </w:r>
        <w:r>
          <w:rPr>
            <w:rFonts w:ascii="Times New Roman" w:hAnsi="Times New Roman"/>
            <w:color w:val="191919"/>
            <w:sz w:val="18"/>
            <w:szCs w:val="18"/>
          </w:rPr>
          <w:tab/>
          <w:t xml:space="preserve">Recent Trends in </w:t>
        </w:r>
      </w:ins>
      <w:ins w:id="177" w:author=" " w:date="2011-04-06T11:58:00Z">
        <w:r>
          <w:rPr>
            <w:rFonts w:ascii="Times New Roman" w:hAnsi="Times New Roman"/>
            <w:color w:val="191919"/>
            <w:sz w:val="18"/>
            <w:szCs w:val="18"/>
          </w:rPr>
          <w:t>S</w:t>
        </w:r>
      </w:ins>
      <w:ins w:id="178" w:author=" " w:date="2011-04-06T11:49:00Z">
        <w:r>
          <w:rPr>
            <w:rFonts w:ascii="Times New Roman" w:hAnsi="Times New Roman"/>
            <w:color w:val="191919"/>
            <w:sz w:val="18"/>
            <w:szCs w:val="18"/>
          </w:rPr>
          <w:t>upervision</w:t>
        </w:r>
      </w:ins>
    </w:p>
    <w:p w:rsidR="00F42301" w:rsidRDefault="00F42301" w:rsidP="00721764">
      <w:pPr>
        <w:widowControl w:val="0"/>
        <w:autoSpaceDE w:val="0"/>
        <w:autoSpaceDN w:val="0"/>
        <w:adjustRightInd w:val="0"/>
        <w:spacing w:before="9" w:after="0" w:line="250" w:lineRule="auto"/>
        <w:ind w:left="2484" w:right="1391" w:hanging="180"/>
        <w:rPr>
          <w:ins w:id="179" w:author=" " w:date="2011-04-06T11:50:00Z"/>
          <w:rFonts w:ascii="Times New Roman" w:hAnsi="Times New Roman"/>
          <w:color w:val="191919"/>
          <w:sz w:val="18"/>
          <w:szCs w:val="18"/>
        </w:rPr>
      </w:pPr>
      <w:ins w:id="180" w:author=" " w:date="2011-04-06T11:49:00Z">
        <w:r>
          <w:rPr>
            <w:rFonts w:ascii="Times New Roman" w:hAnsi="Times New Roman"/>
            <w:color w:val="191919"/>
            <w:sz w:val="18"/>
            <w:szCs w:val="18"/>
          </w:rPr>
          <w:tab/>
          <w:t>EDAS 6711</w:t>
        </w:r>
        <w:r>
          <w:rPr>
            <w:rFonts w:ascii="Times New Roman" w:hAnsi="Times New Roman"/>
            <w:color w:val="191919"/>
            <w:sz w:val="18"/>
            <w:szCs w:val="18"/>
          </w:rPr>
          <w:tab/>
          <w:t>Software Systems in Educational Administration</w:t>
        </w:r>
      </w:ins>
    </w:p>
    <w:p w:rsidR="00F42301" w:rsidRDefault="00F42301" w:rsidP="00721764">
      <w:pPr>
        <w:widowControl w:val="0"/>
        <w:autoSpaceDE w:val="0"/>
        <w:autoSpaceDN w:val="0"/>
        <w:adjustRightInd w:val="0"/>
        <w:spacing w:before="9" w:after="0" w:line="250" w:lineRule="auto"/>
        <w:ind w:left="2484" w:right="1391" w:hanging="180"/>
        <w:rPr>
          <w:ins w:id="181" w:author=" " w:date="2011-04-06T11:50:00Z"/>
          <w:rFonts w:ascii="Times New Roman" w:hAnsi="Times New Roman"/>
          <w:color w:val="191919"/>
          <w:sz w:val="18"/>
          <w:szCs w:val="18"/>
        </w:rPr>
      </w:pPr>
      <w:ins w:id="182" w:author=" " w:date="2011-04-06T11:50:00Z">
        <w:r>
          <w:rPr>
            <w:rFonts w:ascii="Times New Roman" w:hAnsi="Times New Roman"/>
            <w:color w:val="191919"/>
            <w:sz w:val="18"/>
            <w:szCs w:val="18"/>
          </w:rPr>
          <w:tab/>
          <w:t>EDAS 6733</w:t>
        </w:r>
        <w:r>
          <w:rPr>
            <w:rFonts w:ascii="Times New Roman" w:hAnsi="Times New Roman"/>
            <w:color w:val="191919"/>
            <w:sz w:val="18"/>
            <w:szCs w:val="18"/>
          </w:rPr>
          <w:tab/>
          <w:t>Educational Policy</w:t>
        </w:r>
      </w:ins>
    </w:p>
    <w:p w:rsidR="00F42301" w:rsidRDefault="00F42301" w:rsidP="00721764">
      <w:pPr>
        <w:widowControl w:val="0"/>
        <w:autoSpaceDE w:val="0"/>
        <w:autoSpaceDN w:val="0"/>
        <w:adjustRightInd w:val="0"/>
        <w:spacing w:before="9" w:after="0" w:line="250" w:lineRule="auto"/>
        <w:ind w:left="2484" w:right="1391" w:hanging="180"/>
        <w:rPr>
          <w:ins w:id="183" w:author=" " w:date="2011-04-06T11:50:00Z"/>
          <w:rFonts w:ascii="Times New Roman" w:hAnsi="Times New Roman"/>
          <w:color w:val="191919"/>
          <w:sz w:val="18"/>
          <w:szCs w:val="18"/>
        </w:rPr>
      </w:pPr>
      <w:ins w:id="184" w:author=" " w:date="2011-04-06T11:50:00Z">
        <w:r>
          <w:rPr>
            <w:rFonts w:ascii="Times New Roman" w:hAnsi="Times New Roman"/>
            <w:color w:val="191919"/>
            <w:sz w:val="18"/>
            <w:szCs w:val="18"/>
          </w:rPr>
          <w:tab/>
          <w:t>EDAS 6719*</w:t>
        </w:r>
        <w:r>
          <w:rPr>
            <w:rFonts w:ascii="Times New Roman" w:hAnsi="Times New Roman"/>
            <w:color w:val="191919"/>
            <w:sz w:val="18"/>
            <w:szCs w:val="18"/>
          </w:rPr>
          <w:tab/>
          <w:t>Residency I for Building</w:t>
        </w:r>
      </w:ins>
      <w:ins w:id="185" w:author=" " w:date="2011-04-06T11:51:00Z">
        <w:r>
          <w:rPr>
            <w:rFonts w:ascii="Times New Roman" w:hAnsi="Times New Roman"/>
            <w:color w:val="191919"/>
            <w:sz w:val="18"/>
            <w:szCs w:val="18"/>
          </w:rPr>
          <w:t>-</w:t>
        </w:r>
      </w:ins>
      <w:ins w:id="186" w:author=" " w:date="2011-04-06T11:50:00Z">
        <w:r>
          <w:rPr>
            <w:rFonts w:ascii="Times New Roman" w:hAnsi="Times New Roman"/>
            <w:color w:val="191919"/>
            <w:sz w:val="18"/>
            <w:szCs w:val="18"/>
          </w:rPr>
          <w:t>Level Administrators</w:t>
        </w:r>
      </w:ins>
    </w:p>
    <w:p w:rsidR="00F42301" w:rsidRDefault="00F42301" w:rsidP="00721764">
      <w:pPr>
        <w:widowControl w:val="0"/>
        <w:autoSpaceDE w:val="0"/>
        <w:autoSpaceDN w:val="0"/>
        <w:adjustRightInd w:val="0"/>
        <w:spacing w:before="9" w:after="0" w:line="250" w:lineRule="auto"/>
        <w:ind w:left="2484" w:right="1391" w:hanging="180"/>
        <w:rPr>
          <w:ins w:id="187" w:author=" " w:date="2011-04-06T11:51:00Z"/>
          <w:rFonts w:ascii="Times New Roman" w:hAnsi="Times New Roman"/>
          <w:color w:val="191919"/>
          <w:sz w:val="18"/>
          <w:szCs w:val="18"/>
        </w:rPr>
      </w:pPr>
      <w:ins w:id="188" w:author=" " w:date="2011-04-06T11:50:00Z">
        <w:r>
          <w:rPr>
            <w:rFonts w:ascii="Times New Roman" w:hAnsi="Times New Roman"/>
            <w:color w:val="191919"/>
            <w:sz w:val="18"/>
            <w:szCs w:val="18"/>
          </w:rPr>
          <w:tab/>
          <w:t>EDAS 6769</w:t>
        </w:r>
      </w:ins>
      <w:ins w:id="189" w:author=" " w:date="2011-04-06T11:51:00Z">
        <w:r>
          <w:rPr>
            <w:rFonts w:ascii="Times New Roman" w:hAnsi="Times New Roman"/>
            <w:color w:val="191919"/>
            <w:sz w:val="18"/>
            <w:szCs w:val="18"/>
          </w:rPr>
          <w:t>*</w:t>
        </w:r>
      </w:ins>
      <w:ins w:id="190" w:author=" " w:date="2011-04-06T11:50:00Z">
        <w:r>
          <w:rPr>
            <w:rFonts w:ascii="Times New Roman" w:hAnsi="Times New Roman"/>
            <w:color w:val="191919"/>
            <w:sz w:val="18"/>
            <w:szCs w:val="18"/>
          </w:rPr>
          <w:tab/>
          <w:t>Residency II for Building-Level Administrators</w:t>
        </w:r>
      </w:ins>
    </w:p>
    <w:p w:rsidR="00F42301" w:rsidRDefault="00F42301" w:rsidP="00721764">
      <w:pPr>
        <w:widowControl w:val="0"/>
        <w:autoSpaceDE w:val="0"/>
        <w:autoSpaceDN w:val="0"/>
        <w:adjustRightInd w:val="0"/>
        <w:spacing w:before="9" w:after="0" w:line="250" w:lineRule="auto"/>
        <w:ind w:left="2484" w:right="1391" w:hanging="180"/>
        <w:rPr>
          <w:ins w:id="191" w:author=" " w:date="2011-04-06T11:51:00Z"/>
          <w:rFonts w:ascii="Times New Roman" w:hAnsi="Times New Roman"/>
          <w:color w:val="191919"/>
          <w:sz w:val="18"/>
          <w:szCs w:val="18"/>
        </w:rPr>
      </w:pPr>
    </w:p>
    <w:p w:rsidR="00F42301" w:rsidRDefault="00F42301" w:rsidP="00721764">
      <w:pPr>
        <w:widowControl w:val="0"/>
        <w:autoSpaceDE w:val="0"/>
        <w:autoSpaceDN w:val="0"/>
        <w:adjustRightInd w:val="0"/>
        <w:spacing w:before="9" w:after="0" w:line="250" w:lineRule="auto"/>
        <w:ind w:left="2484" w:right="1391" w:hanging="180"/>
        <w:rPr>
          <w:ins w:id="192" w:author=" " w:date="2011-04-06T11:51:00Z"/>
          <w:rFonts w:ascii="Times New Roman" w:hAnsi="Times New Roman"/>
          <w:color w:val="191919"/>
          <w:sz w:val="18"/>
          <w:szCs w:val="18"/>
        </w:rPr>
      </w:pPr>
      <w:ins w:id="193" w:author=" " w:date="2011-04-06T11:51:00Z">
        <w:r>
          <w:rPr>
            <w:rFonts w:ascii="Times New Roman" w:hAnsi="Times New Roman"/>
            <w:color w:val="191919"/>
            <w:sz w:val="18"/>
            <w:szCs w:val="18"/>
          </w:rPr>
          <w:lastRenderedPageBreak/>
          <w:t xml:space="preserve">Area D:  </w:t>
        </w:r>
      </w:ins>
      <w:ins w:id="194" w:author=" " w:date="2011-04-06T11:54:00Z">
        <w:r>
          <w:rPr>
            <w:rFonts w:ascii="Times New Roman" w:hAnsi="Times New Roman"/>
            <w:color w:val="191919"/>
            <w:sz w:val="18"/>
            <w:szCs w:val="18"/>
          </w:rPr>
          <w:tab/>
        </w:r>
      </w:ins>
      <w:ins w:id="195" w:author=" " w:date="2011-04-06T11:51:00Z">
        <w:r>
          <w:rPr>
            <w:rFonts w:ascii="Times New Roman" w:hAnsi="Times New Roman"/>
            <w:color w:val="191919"/>
            <w:sz w:val="18"/>
            <w:szCs w:val="18"/>
          </w:rPr>
          <w:t>Researc</w:t>
        </w:r>
      </w:ins>
      <w:ins w:id="196" w:author=" " w:date="2011-04-06T11:54:00Z">
        <w:r>
          <w:rPr>
            <w:rFonts w:ascii="Times New Roman" w:hAnsi="Times New Roman"/>
            <w:color w:val="191919"/>
            <w:sz w:val="18"/>
            <w:szCs w:val="18"/>
          </w:rPr>
          <w:t>h</w:t>
        </w:r>
      </w:ins>
    </w:p>
    <w:p w:rsidR="00F42301" w:rsidRDefault="00F42301" w:rsidP="00721764">
      <w:pPr>
        <w:widowControl w:val="0"/>
        <w:autoSpaceDE w:val="0"/>
        <w:autoSpaceDN w:val="0"/>
        <w:adjustRightInd w:val="0"/>
        <w:spacing w:before="9" w:after="0" w:line="250" w:lineRule="auto"/>
        <w:ind w:left="2484" w:right="1391" w:hanging="180"/>
        <w:rPr>
          <w:ins w:id="197" w:author=" " w:date="2011-04-06T11:52:00Z"/>
          <w:rFonts w:ascii="Times New Roman" w:hAnsi="Times New Roman"/>
          <w:color w:val="191919"/>
          <w:sz w:val="18"/>
          <w:szCs w:val="18"/>
        </w:rPr>
      </w:pPr>
      <w:ins w:id="198" w:author=" " w:date="2011-04-06T11:52:00Z">
        <w:r>
          <w:rPr>
            <w:rFonts w:ascii="Times New Roman" w:hAnsi="Times New Roman"/>
            <w:color w:val="191919"/>
            <w:sz w:val="18"/>
            <w:szCs w:val="18"/>
          </w:rPr>
          <w:tab/>
          <w:t>EDUC 7701</w:t>
        </w:r>
        <w:r>
          <w:rPr>
            <w:rFonts w:ascii="Times New Roman" w:hAnsi="Times New Roman"/>
            <w:color w:val="191919"/>
            <w:sz w:val="18"/>
            <w:szCs w:val="18"/>
          </w:rPr>
          <w:tab/>
          <w:t>Advanced Educational Research</w:t>
        </w:r>
      </w:ins>
    </w:p>
    <w:p w:rsidR="00F42301" w:rsidRDefault="00F42301" w:rsidP="00721764">
      <w:pPr>
        <w:widowControl w:val="0"/>
        <w:autoSpaceDE w:val="0"/>
        <w:autoSpaceDN w:val="0"/>
        <w:adjustRightInd w:val="0"/>
        <w:spacing w:before="9" w:after="0" w:line="250" w:lineRule="auto"/>
        <w:ind w:left="2484" w:right="1391" w:hanging="180"/>
        <w:rPr>
          <w:ins w:id="199" w:author=" " w:date="2011-04-06T11:52:00Z"/>
          <w:rFonts w:ascii="Times New Roman" w:hAnsi="Times New Roman"/>
          <w:color w:val="191919"/>
          <w:sz w:val="18"/>
          <w:szCs w:val="18"/>
        </w:rPr>
      </w:pPr>
    </w:p>
    <w:p w:rsidR="00F42301" w:rsidRDefault="00F42301" w:rsidP="00721764">
      <w:pPr>
        <w:widowControl w:val="0"/>
        <w:autoSpaceDE w:val="0"/>
        <w:autoSpaceDN w:val="0"/>
        <w:adjustRightInd w:val="0"/>
        <w:spacing w:before="9" w:after="0" w:line="250" w:lineRule="auto"/>
        <w:ind w:left="2484" w:right="1391" w:hanging="180"/>
        <w:rPr>
          <w:ins w:id="200" w:author=" " w:date="2011-04-06T11:52:00Z"/>
          <w:rFonts w:ascii="Times New Roman" w:hAnsi="Times New Roman"/>
          <w:color w:val="191919"/>
          <w:sz w:val="18"/>
          <w:szCs w:val="18"/>
        </w:rPr>
      </w:pPr>
      <w:ins w:id="201" w:author=" " w:date="2011-04-06T11:52:00Z">
        <w:r>
          <w:rPr>
            <w:rFonts w:ascii="Times New Roman" w:hAnsi="Times New Roman"/>
            <w:color w:val="191919"/>
            <w:sz w:val="18"/>
            <w:szCs w:val="18"/>
          </w:rPr>
          <w:t xml:space="preserve">Area  E:  </w:t>
        </w:r>
      </w:ins>
      <w:ins w:id="202" w:author=" " w:date="2011-04-06T11:55:00Z">
        <w:r>
          <w:rPr>
            <w:rFonts w:ascii="Times New Roman" w:hAnsi="Times New Roman"/>
            <w:color w:val="191919"/>
            <w:sz w:val="18"/>
            <w:szCs w:val="18"/>
          </w:rPr>
          <w:tab/>
        </w:r>
      </w:ins>
      <w:ins w:id="203" w:author=" " w:date="2011-04-06T11:52:00Z">
        <w:r>
          <w:rPr>
            <w:rFonts w:ascii="Times New Roman" w:hAnsi="Times New Roman"/>
            <w:color w:val="191919"/>
            <w:sz w:val="18"/>
            <w:szCs w:val="18"/>
          </w:rPr>
          <w:t>Elective</w:t>
        </w:r>
      </w:ins>
    </w:p>
    <w:p w:rsidR="00F42301" w:rsidRDefault="00F42301" w:rsidP="00721764">
      <w:pPr>
        <w:widowControl w:val="0"/>
        <w:autoSpaceDE w:val="0"/>
        <w:autoSpaceDN w:val="0"/>
        <w:adjustRightInd w:val="0"/>
        <w:spacing w:before="9" w:after="0" w:line="250" w:lineRule="auto"/>
        <w:ind w:left="2484" w:right="1391" w:hanging="180"/>
        <w:rPr>
          <w:ins w:id="204" w:author=" " w:date="2011-04-06T11:53:00Z"/>
          <w:rFonts w:ascii="Times New Roman" w:hAnsi="Times New Roman"/>
          <w:color w:val="191919"/>
          <w:sz w:val="18"/>
          <w:szCs w:val="18"/>
        </w:rPr>
      </w:pPr>
      <w:ins w:id="205" w:author=" " w:date="2011-04-06T11:53:00Z">
        <w:r>
          <w:rPr>
            <w:rFonts w:ascii="Times New Roman" w:hAnsi="Times New Roman"/>
            <w:color w:val="191919"/>
            <w:sz w:val="18"/>
            <w:szCs w:val="18"/>
          </w:rPr>
          <w:tab/>
          <w:t>EDAS 6655</w:t>
        </w:r>
        <w:r>
          <w:rPr>
            <w:rFonts w:ascii="Times New Roman" w:hAnsi="Times New Roman"/>
            <w:color w:val="191919"/>
            <w:sz w:val="18"/>
            <w:szCs w:val="18"/>
          </w:rPr>
          <w:tab/>
          <w:t>The Principal as Instructional Leader</w:t>
        </w:r>
      </w:ins>
    </w:p>
    <w:p w:rsidR="00F42301" w:rsidRDefault="00F42301" w:rsidP="00721764">
      <w:pPr>
        <w:widowControl w:val="0"/>
        <w:autoSpaceDE w:val="0"/>
        <w:autoSpaceDN w:val="0"/>
        <w:adjustRightInd w:val="0"/>
        <w:spacing w:before="9" w:after="0" w:line="250" w:lineRule="auto"/>
        <w:ind w:left="2484" w:right="1391" w:hanging="180"/>
        <w:rPr>
          <w:ins w:id="206" w:author=" " w:date="2011-04-06T11:53:00Z"/>
          <w:rFonts w:ascii="Times New Roman" w:hAnsi="Times New Roman"/>
          <w:color w:val="191919"/>
          <w:sz w:val="18"/>
          <w:szCs w:val="18"/>
        </w:rPr>
      </w:pPr>
    </w:p>
    <w:p w:rsidR="00F42301" w:rsidRDefault="00F42301" w:rsidP="004B5A12">
      <w:pPr>
        <w:widowControl w:val="0"/>
        <w:autoSpaceDE w:val="0"/>
        <w:autoSpaceDN w:val="0"/>
        <w:adjustRightInd w:val="0"/>
        <w:spacing w:before="9" w:after="0" w:line="250" w:lineRule="auto"/>
        <w:ind w:left="2484" w:right="1391" w:hanging="180"/>
        <w:rPr>
          <w:ins w:id="207" w:author=" " w:date="2011-04-06T12:13:00Z"/>
          <w:rFonts w:ascii="Times New Roman" w:hAnsi="Times New Roman"/>
          <w:color w:val="191919"/>
          <w:sz w:val="18"/>
          <w:szCs w:val="18"/>
        </w:rPr>
      </w:pPr>
      <w:ins w:id="208" w:author=" " w:date="2011-04-06T11:53:00Z">
        <w:r>
          <w:rPr>
            <w:rFonts w:ascii="Times New Roman" w:hAnsi="Times New Roman"/>
            <w:color w:val="191919"/>
            <w:sz w:val="18"/>
            <w:szCs w:val="18"/>
          </w:rPr>
          <w:t>DISTRICT-LEVEL SPECIALIZATION</w:t>
        </w:r>
      </w:ins>
      <w:ins w:id="209" w:author=" " w:date="2011-04-06T12:13:00Z">
        <w:r w:rsidRPr="004B5A12">
          <w:rPr>
            <w:rFonts w:ascii="Times New Roman" w:hAnsi="Times New Roman"/>
            <w:color w:val="191919"/>
            <w:sz w:val="18"/>
            <w:szCs w:val="18"/>
          </w:rPr>
          <w:t xml:space="preserve"> </w:t>
        </w:r>
      </w:ins>
    </w:p>
    <w:p w:rsidR="00F42301" w:rsidRDefault="00F42301" w:rsidP="004B5A12">
      <w:pPr>
        <w:widowControl w:val="0"/>
        <w:autoSpaceDE w:val="0"/>
        <w:autoSpaceDN w:val="0"/>
        <w:adjustRightInd w:val="0"/>
        <w:spacing w:before="9" w:after="0" w:line="250" w:lineRule="auto"/>
        <w:ind w:left="2484" w:right="1391" w:hanging="180"/>
        <w:rPr>
          <w:ins w:id="210" w:author=" " w:date="2011-04-06T12:13:00Z"/>
          <w:rFonts w:ascii="Times New Roman" w:hAnsi="Times New Roman"/>
          <w:color w:val="191919"/>
          <w:sz w:val="18"/>
          <w:szCs w:val="18"/>
        </w:rPr>
      </w:pPr>
    </w:p>
    <w:p w:rsidR="00F42301" w:rsidRDefault="00F42301" w:rsidP="004B5A12">
      <w:pPr>
        <w:widowControl w:val="0"/>
        <w:autoSpaceDE w:val="0"/>
        <w:autoSpaceDN w:val="0"/>
        <w:adjustRightInd w:val="0"/>
        <w:spacing w:before="9" w:after="0" w:line="250" w:lineRule="auto"/>
        <w:ind w:left="2484" w:right="1391" w:hanging="180"/>
        <w:rPr>
          <w:ins w:id="211" w:author=" " w:date="2011-04-06T12:13:00Z"/>
          <w:rFonts w:ascii="Times New Roman" w:hAnsi="Times New Roman"/>
          <w:color w:val="191919"/>
          <w:sz w:val="18"/>
          <w:szCs w:val="18"/>
        </w:rPr>
      </w:pPr>
      <w:ins w:id="212" w:author=" " w:date="2011-04-06T12:13:00Z">
        <w:r>
          <w:rPr>
            <w:rFonts w:ascii="Times New Roman" w:hAnsi="Times New Roman"/>
            <w:color w:val="191919"/>
            <w:sz w:val="18"/>
            <w:szCs w:val="18"/>
          </w:rPr>
          <w:t>Pre-Service Courses (individuals entering the specialist without a Masters in Educational Leadership)</w:t>
        </w:r>
      </w:ins>
    </w:p>
    <w:p w:rsidR="00F42301" w:rsidRDefault="00F42301" w:rsidP="004B5A12">
      <w:pPr>
        <w:widowControl w:val="0"/>
        <w:autoSpaceDE w:val="0"/>
        <w:autoSpaceDN w:val="0"/>
        <w:adjustRightInd w:val="0"/>
        <w:spacing w:before="9" w:after="0" w:line="250" w:lineRule="auto"/>
        <w:ind w:left="2484" w:right="1391" w:hanging="180"/>
        <w:rPr>
          <w:ins w:id="213" w:author=" " w:date="2011-04-06T12:13:00Z"/>
          <w:rFonts w:ascii="Times New Roman" w:hAnsi="Times New Roman"/>
          <w:color w:val="191919"/>
          <w:sz w:val="18"/>
          <w:szCs w:val="18"/>
        </w:rPr>
      </w:pPr>
      <w:ins w:id="214" w:author=" " w:date="2011-04-06T12:13:00Z">
        <w:r>
          <w:rPr>
            <w:rFonts w:ascii="Times New Roman" w:hAnsi="Times New Roman"/>
            <w:color w:val="191919"/>
            <w:sz w:val="18"/>
            <w:szCs w:val="18"/>
          </w:rPr>
          <w:tab/>
          <w:t>EDAS 6701</w:t>
        </w:r>
        <w:r>
          <w:rPr>
            <w:rFonts w:ascii="Times New Roman" w:hAnsi="Times New Roman"/>
            <w:color w:val="191919"/>
            <w:sz w:val="18"/>
            <w:szCs w:val="18"/>
          </w:rPr>
          <w:tab/>
          <w:t>Law and Ethics in Educational Leadership</w:t>
        </w:r>
      </w:ins>
    </w:p>
    <w:p w:rsidR="00F42301" w:rsidRDefault="00F42301" w:rsidP="00721764">
      <w:pPr>
        <w:widowControl w:val="0"/>
        <w:autoSpaceDE w:val="0"/>
        <w:autoSpaceDN w:val="0"/>
        <w:adjustRightInd w:val="0"/>
        <w:spacing w:before="9" w:after="0" w:line="250" w:lineRule="auto"/>
        <w:ind w:left="2484" w:right="1391" w:hanging="180"/>
        <w:rPr>
          <w:rFonts w:ascii="Times New Roman" w:hAnsi="Times New Roman"/>
          <w:color w:val="000000"/>
          <w:sz w:val="18"/>
          <w:szCs w:val="18"/>
        </w:rPr>
      </w:pPr>
      <w:ins w:id="215" w:author=" " w:date="2011-04-06T12:13:00Z">
        <w:r>
          <w:rPr>
            <w:rFonts w:ascii="Times New Roman" w:hAnsi="Times New Roman"/>
            <w:color w:val="191919"/>
            <w:sz w:val="18"/>
            <w:szCs w:val="18"/>
          </w:rPr>
          <w:tab/>
          <w:t>EDAS 6702</w:t>
        </w:r>
        <w:r>
          <w:rPr>
            <w:rFonts w:ascii="Times New Roman" w:hAnsi="Times New Roman"/>
            <w:color w:val="191919"/>
            <w:sz w:val="18"/>
            <w:szCs w:val="18"/>
          </w:rPr>
          <w:tab/>
          <w:t>Educational Leadership and School Improvment</w:t>
        </w:r>
      </w:ins>
    </w:p>
    <w:p w:rsidR="00F42301" w:rsidRDefault="00F42301" w:rsidP="00721764">
      <w:pPr>
        <w:widowControl w:val="0"/>
        <w:autoSpaceDE w:val="0"/>
        <w:autoSpaceDN w:val="0"/>
        <w:adjustRightInd w:val="0"/>
        <w:spacing w:before="8" w:after="0" w:line="190" w:lineRule="exact"/>
        <w:rPr>
          <w:ins w:id="216" w:author=" " w:date="2011-04-06T11:55:00Z"/>
          <w:rFonts w:ascii="Times New Roman" w:hAnsi="Times New Roman"/>
          <w:color w:val="000000"/>
          <w:sz w:val="19"/>
          <w:szCs w:val="19"/>
        </w:rPr>
      </w:pPr>
    </w:p>
    <w:p w:rsidR="00F42301" w:rsidRDefault="00F42301">
      <w:pPr>
        <w:widowControl w:val="0"/>
        <w:autoSpaceDE w:val="0"/>
        <w:autoSpaceDN w:val="0"/>
        <w:adjustRightInd w:val="0"/>
        <w:spacing w:before="9" w:after="0" w:line="250" w:lineRule="auto"/>
        <w:ind w:right="1391" w:firstLine="0"/>
        <w:rPr>
          <w:ins w:id="217" w:author=" " w:date="2011-04-06T11:55:00Z"/>
          <w:rFonts w:ascii="Times New Roman" w:hAnsi="Times New Roman"/>
          <w:color w:val="191919"/>
          <w:sz w:val="18"/>
          <w:szCs w:val="18"/>
        </w:rPr>
        <w:pPrChange w:id="218" w:author=" " w:date="2011-04-06T11:56:00Z">
          <w:pPr>
            <w:widowControl w:val="0"/>
            <w:autoSpaceDE w:val="0"/>
            <w:autoSpaceDN w:val="0"/>
            <w:adjustRightInd w:val="0"/>
            <w:spacing w:before="9" w:after="0" w:line="250" w:lineRule="auto"/>
            <w:ind w:left="2484" w:right="1391" w:hanging="180"/>
          </w:pPr>
        </w:pPrChange>
      </w:pPr>
      <w:ins w:id="219" w:author=" " w:date="2011-04-06T11:55:00Z">
        <w:r>
          <w:rPr>
            <w:rFonts w:ascii="Times New Roman" w:hAnsi="Times New Roman"/>
            <w:color w:val="000000"/>
            <w:sz w:val="19"/>
            <w:szCs w:val="19"/>
          </w:rPr>
          <w:tab/>
        </w:r>
        <w:r>
          <w:rPr>
            <w:rFonts w:ascii="Times New Roman" w:hAnsi="Times New Roman"/>
            <w:color w:val="000000"/>
            <w:sz w:val="19"/>
            <w:szCs w:val="19"/>
          </w:rPr>
          <w:tab/>
        </w:r>
        <w:r>
          <w:rPr>
            <w:rFonts w:ascii="Times New Roman" w:hAnsi="Times New Roman"/>
            <w:color w:val="000000"/>
            <w:sz w:val="19"/>
            <w:szCs w:val="19"/>
          </w:rPr>
          <w:tab/>
        </w:r>
        <w:r>
          <w:rPr>
            <w:rFonts w:ascii="Times New Roman" w:hAnsi="Times New Roman"/>
            <w:color w:val="191919"/>
            <w:sz w:val="18"/>
            <w:szCs w:val="18"/>
          </w:rPr>
          <w:t xml:space="preserve">Area  A: </w:t>
        </w:r>
        <w:r>
          <w:rPr>
            <w:rFonts w:ascii="Times New Roman" w:hAnsi="Times New Roman"/>
            <w:color w:val="191919"/>
            <w:sz w:val="18"/>
            <w:szCs w:val="18"/>
          </w:rPr>
          <w:tab/>
        </w:r>
      </w:ins>
      <w:ins w:id="220" w:author=" " w:date="2011-04-06T11:56:00Z">
        <w:r>
          <w:rPr>
            <w:rFonts w:ascii="Times New Roman" w:hAnsi="Times New Roman"/>
            <w:color w:val="191919"/>
            <w:sz w:val="18"/>
            <w:szCs w:val="18"/>
          </w:rPr>
          <w:tab/>
        </w:r>
      </w:ins>
      <w:ins w:id="221" w:author=" " w:date="2011-04-06T11:55:00Z">
        <w:r>
          <w:rPr>
            <w:rFonts w:ascii="Times New Roman" w:hAnsi="Times New Roman"/>
            <w:color w:val="191919"/>
            <w:sz w:val="18"/>
            <w:szCs w:val="18"/>
          </w:rPr>
          <w:t>Nature of  Learner</w:t>
        </w:r>
      </w:ins>
    </w:p>
    <w:p w:rsidR="00F42301" w:rsidRDefault="00F42301" w:rsidP="0095682A">
      <w:pPr>
        <w:widowControl w:val="0"/>
        <w:autoSpaceDE w:val="0"/>
        <w:autoSpaceDN w:val="0"/>
        <w:adjustRightInd w:val="0"/>
        <w:spacing w:before="9" w:after="0" w:line="250" w:lineRule="auto"/>
        <w:ind w:left="2484" w:right="1391" w:hanging="180"/>
        <w:rPr>
          <w:ins w:id="222" w:author=" " w:date="2011-04-06T11:55:00Z"/>
          <w:rFonts w:ascii="Times New Roman" w:hAnsi="Times New Roman"/>
          <w:color w:val="191919"/>
          <w:sz w:val="18"/>
          <w:szCs w:val="18"/>
        </w:rPr>
      </w:pPr>
      <w:ins w:id="223" w:author=" " w:date="2011-04-06T11:55:00Z">
        <w:r>
          <w:rPr>
            <w:rFonts w:ascii="Times New Roman" w:hAnsi="Times New Roman"/>
            <w:color w:val="191919"/>
            <w:sz w:val="18"/>
            <w:szCs w:val="18"/>
          </w:rPr>
          <w:tab/>
          <w:t>EDAS 6785</w:t>
        </w:r>
        <w:r>
          <w:rPr>
            <w:rFonts w:ascii="Times New Roman" w:hAnsi="Times New Roman"/>
            <w:color w:val="191919"/>
            <w:sz w:val="18"/>
            <w:szCs w:val="18"/>
          </w:rPr>
          <w:tab/>
          <w:t xml:space="preserve"> Improvement of Instruction</w:t>
        </w:r>
      </w:ins>
    </w:p>
    <w:p w:rsidR="00F42301" w:rsidRDefault="00F42301" w:rsidP="0095682A">
      <w:pPr>
        <w:widowControl w:val="0"/>
        <w:autoSpaceDE w:val="0"/>
        <w:autoSpaceDN w:val="0"/>
        <w:adjustRightInd w:val="0"/>
        <w:spacing w:before="9" w:after="0" w:line="250" w:lineRule="auto"/>
        <w:ind w:left="2484" w:right="1391" w:hanging="180"/>
        <w:rPr>
          <w:ins w:id="224" w:author=" " w:date="2011-04-06T11:55:00Z"/>
          <w:rFonts w:ascii="Times New Roman" w:hAnsi="Times New Roman"/>
          <w:color w:val="191919"/>
          <w:sz w:val="18"/>
          <w:szCs w:val="18"/>
        </w:rPr>
      </w:pPr>
      <w:ins w:id="225" w:author=" " w:date="2011-04-06T11:55:00Z">
        <w:r>
          <w:rPr>
            <w:rFonts w:ascii="Times New Roman" w:hAnsi="Times New Roman"/>
            <w:color w:val="191919"/>
            <w:sz w:val="18"/>
            <w:szCs w:val="18"/>
          </w:rPr>
          <w:tab/>
          <w:t xml:space="preserve">EDAS 6681 </w:t>
        </w:r>
        <w:r>
          <w:rPr>
            <w:rFonts w:ascii="Times New Roman" w:hAnsi="Times New Roman"/>
            <w:color w:val="191919"/>
            <w:sz w:val="18"/>
            <w:szCs w:val="18"/>
          </w:rPr>
          <w:tab/>
          <w:t>Recent Trends in Supervision</w:t>
        </w:r>
      </w:ins>
    </w:p>
    <w:p w:rsidR="00F42301" w:rsidRDefault="00F42301" w:rsidP="0095682A">
      <w:pPr>
        <w:widowControl w:val="0"/>
        <w:autoSpaceDE w:val="0"/>
        <w:autoSpaceDN w:val="0"/>
        <w:adjustRightInd w:val="0"/>
        <w:spacing w:before="9" w:after="0" w:line="250" w:lineRule="auto"/>
        <w:ind w:left="2484" w:right="1391" w:hanging="180"/>
        <w:rPr>
          <w:ins w:id="226" w:author=" " w:date="2011-04-06T11:55:00Z"/>
          <w:rFonts w:ascii="Times New Roman" w:hAnsi="Times New Roman"/>
          <w:color w:val="191919"/>
          <w:sz w:val="18"/>
          <w:szCs w:val="18"/>
        </w:rPr>
      </w:pPr>
    </w:p>
    <w:p w:rsidR="00F42301" w:rsidRDefault="00F42301" w:rsidP="0095682A">
      <w:pPr>
        <w:widowControl w:val="0"/>
        <w:autoSpaceDE w:val="0"/>
        <w:autoSpaceDN w:val="0"/>
        <w:adjustRightInd w:val="0"/>
        <w:spacing w:before="9" w:after="0" w:line="250" w:lineRule="auto"/>
        <w:ind w:left="2484" w:right="1391" w:hanging="180"/>
        <w:rPr>
          <w:ins w:id="227" w:author=" " w:date="2011-04-06T11:55:00Z"/>
          <w:rFonts w:ascii="Times New Roman" w:hAnsi="Times New Roman"/>
          <w:color w:val="191919"/>
          <w:sz w:val="18"/>
          <w:szCs w:val="18"/>
        </w:rPr>
      </w:pPr>
      <w:ins w:id="228" w:author=" " w:date="2011-04-06T11:55:00Z">
        <w:r>
          <w:rPr>
            <w:rFonts w:ascii="Times New Roman" w:hAnsi="Times New Roman"/>
            <w:color w:val="191919"/>
            <w:sz w:val="18"/>
            <w:szCs w:val="18"/>
          </w:rPr>
          <w:t xml:space="preserve">Area  B:  </w:t>
        </w:r>
        <w:r>
          <w:rPr>
            <w:rFonts w:ascii="Times New Roman" w:hAnsi="Times New Roman"/>
            <w:color w:val="191919"/>
            <w:sz w:val="18"/>
            <w:szCs w:val="18"/>
          </w:rPr>
          <w:tab/>
          <w:t>Programs &amp; Problems of the School</w:t>
        </w:r>
      </w:ins>
    </w:p>
    <w:p w:rsidR="00F42301" w:rsidRDefault="00F42301" w:rsidP="0095682A">
      <w:pPr>
        <w:widowControl w:val="0"/>
        <w:autoSpaceDE w:val="0"/>
        <w:autoSpaceDN w:val="0"/>
        <w:adjustRightInd w:val="0"/>
        <w:spacing w:before="9" w:after="0" w:line="250" w:lineRule="auto"/>
        <w:ind w:left="2484" w:right="1391" w:hanging="180"/>
        <w:rPr>
          <w:ins w:id="229" w:author=" " w:date="2011-04-06T11:55:00Z"/>
          <w:rFonts w:ascii="Times New Roman" w:hAnsi="Times New Roman"/>
          <w:color w:val="191919"/>
          <w:sz w:val="18"/>
          <w:szCs w:val="18"/>
        </w:rPr>
      </w:pPr>
      <w:ins w:id="230" w:author=" " w:date="2011-04-06T11:55:00Z">
        <w:r>
          <w:rPr>
            <w:rFonts w:ascii="Times New Roman" w:hAnsi="Times New Roman"/>
            <w:color w:val="191919"/>
            <w:sz w:val="18"/>
            <w:szCs w:val="18"/>
          </w:rPr>
          <w:tab/>
          <w:t>EDAS 6685</w:t>
        </w:r>
        <w:r>
          <w:rPr>
            <w:rFonts w:ascii="Times New Roman" w:hAnsi="Times New Roman"/>
            <w:color w:val="191919"/>
            <w:sz w:val="18"/>
            <w:szCs w:val="18"/>
          </w:rPr>
          <w:tab/>
          <w:t>School and Community Relations</w:t>
        </w:r>
      </w:ins>
    </w:p>
    <w:p w:rsidR="00F42301" w:rsidRDefault="00F42301" w:rsidP="0095682A">
      <w:pPr>
        <w:widowControl w:val="0"/>
        <w:autoSpaceDE w:val="0"/>
        <w:autoSpaceDN w:val="0"/>
        <w:adjustRightInd w:val="0"/>
        <w:spacing w:before="9" w:after="0" w:line="250" w:lineRule="auto"/>
        <w:ind w:left="2484" w:right="1391" w:hanging="180"/>
        <w:rPr>
          <w:ins w:id="231" w:author=" " w:date="2011-04-06T11:55:00Z"/>
          <w:rFonts w:ascii="Times New Roman" w:hAnsi="Times New Roman"/>
          <w:color w:val="191919"/>
          <w:sz w:val="18"/>
          <w:szCs w:val="18"/>
        </w:rPr>
      </w:pPr>
    </w:p>
    <w:p w:rsidR="00F42301" w:rsidRDefault="00F42301" w:rsidP="0095682A">
      <w:pPr>
        <w:widowControl w:val="0"/>
        <w:autoSpaceDE w:val="0"/>
        <w:autoSpaceDN w:val="0"/>
        <w:adjustRightInd w:val="0"/>
        <w:spacing w:before="9" w:after="0" w:line="250" w:lineRule="auto"/>
        <w:ind w:left="2484" w:right="1391" w:hanging="180"/>
        <w:rPr>
          <w:ins w:id="232" w:author=" " w:date="2011-04-06T11:56:00Z"/>
          <w:rFonts w:ascii="Times New Roman" w:hAnsi="Times New Roman"/>
          <w:color w:val="191919"/>
          <w:sz w:val="18"/>
          <w:szCs w:val="18"/>
        </w:rPr>
      </w:pPr>
      <w:ins w:id="233" w:author=" " w:date="2011-04-06T11:55:00Z">
        <w:r>
          <w:rPr>
            <w:rFonts w:ascii="Times New Roman" w:hAnsi="Times New Roman"/>
            <w:color w:val="191919"/>
            <w:sz w:val="18"/>
            <w:szCs w:val="18"/>
          </w:rPr>
          <w:t xml:space="preserve">Area  C: </w:t>
        </w:r>
        <w:r>
          <w:rPr>
            <w:rFonts w:ascii="Times New Roman" w:hAnsi="Times New Roman"/>
            <w:color w:val="191919"/>
            <w:sz w:val="18"/>
            <w:szCs w:val="18"/>
          </w:rPr>
          <w:tab/>
          <w:t>Major Area</w:t>
        </w:r>
      </w:ins>
    </w:p>
    <w:p w:rsidR="00F42301" w:rsidRDefault="00F42301" w:rsidP="0095682A">
      <w:pPr>
        <w:widowControl w:val="0"/>
        <w:autoSpaceDE w:val="0"/>
        <w:autoSpaceDN w:val="0"/>
        <w:adjustRightInd w:val="0"/>
        <w:spacing w:before="9" w:after="0" w:line="250" w:lineRule="auto"/>
        <w:ind w:left="2484" w:right="1391" w:hanging="180"/>
        <w:rPr>
          <w:ins w:id="234" w:author=" " w:date="2011-04-06T11:55:00Z"/>
          <w:rFonts w:ascii="Times New Roman" w:hAnsi="Times New Roman"/>
          <w:color w:val="191919"/>
          <w:sz w:val="18"/>
          <w:szCs w:val="18"/>
        </w:rPr>
      </w:pPr>
      <w:ins w:id="235" w:author=" " w:date="2011-04-06T11:56:00Z">
        <w:r>
          <w:rPr>
            <w:rFonts w:ascii="Times New Roman" w:hAnsi="Times New Roman"/>
            <w:color w:val="191919"/>
            <w:sz w:val="18"/>
            <w:szCs w:val="18"/>
          </w:rPr>
          <w:tab/>
          <w:t>EDAS 6651</w:t>
        </w:r>
        <w:r>
          <w:rPr>
            <w:rFonts w:ascii="Times New Roman" w:hAnsi="Times New Roman"/>
            <w:color w:val="191919"/>
            <w:sz w:val="18"/>
            <w:szCs w:val="18"/>
          </w:rPr>
          <w:tab/>
          <w:t>Educational Facil</w:t>
        </w:r>
      </w:ins>
      <w:ins w:id="236" w:author=" " w:date="2011-04-06T11:57:00Z">
        <w:r>
          <w:rPr>
            <w:rFonts w:ascii="Times New Roman" w:hAnsi="Times New Roman"/>
            <w:color w:val="191919"/>
            <w:sz w:val="18"/>
            <w:szCs w:val="18"/>
          </w:rPr>
          <w:t>i</w:t>
        </w:r>
      </w:ins>
      <w:ins w:id="237" w:author=" " w:date="2011-04-06T11:56:00Z">
        <w:r>
          <w:rPr>
            <w:rFonts w:ascii="Times New Roman" w:hAnsi="Times New Roman"/>
            <w:color w:val="191919"/>
            <w:sz w:val="18"/>
            <w:szCs w:val="18"/>
          </w:rPr>
          <w:t>ties</w:t>
        </w:r>
      </w:ins>
    </w:p>
    <w:p w:rsidR="00F42301" w:rsidRDefault="00F42301" w:rsidP="0095682A">
      <w:pPr>
        <w:widowControl w:val="0"/>
        <w:autoSpaceDE w:val="0"/>
        <w:autoSpaceDN w:val="0"/>
        <w:adjustRightInd w:val="0"/>
        <w:spacing w:before="9" w:after="0" w:line="250" w:lineRule="auto"/>
        <w:ind w:left="2484" w:right="1391" w:hanging="180"/>
        <w:rPr>
          <w:ins w:id="238" w:author=" " w:date="2011-04-06T11:55:00Z"/>
          <w:rFonts w:ascii="Times New Roman" w:hAnsi="Times New Roman"/>
          <w:color w:val="191919"/>
          <w:sz w:val="18"/>
          <w:szCs w:val="18"/>
        </w:rPr>
      </w:pPr>
      <w:ins w:id="239" w:author=" " w:date="2011-04-06T11:55:00Z">
        <w:r>
          <w:rPr>
            <w:rFonts w:ascii="Times New Roman" w:hAnsi="Times New Roman"/>
            <w:color w:val="191919"/>
            <w:sz w:val="18"/>
            <w:szCs w:val="18"/>
          </w:rPr>
          <w:tab/>
          <w:t>EDAS 6670</w:t>
        </w:r>
        <w:r>
          <w:rPr>
            <w:rFonts w:ascii="Times New Roman" w:hAnsi="Times New Roman"/>
            <w:color w:val="191919"/>
            <w:sz w:val="18"/>
            <w:szCs w:val="18"/>
          </w:rPr>
          <w:tab/>
          <w:t xml:space="preserve">School </w:t>
        </w:r>
      </w:ins>
      <w:ins w:id="240" w:author=" " w:date="2011-04-06T11:56:00Z">
        <w:r>
          <w:rPr>
            <w:rFonts w:ascii="Times New Roman" w:hAnsi="Times New Roman"/>
            <w:color w:val="191919"/>
            <w:sz w:val="18"/>
            <w:szCs w:val="18"/>
          </w:rPr>
          <w:t>F</w:t>
        </w:r>
      </w:ins>
      <w:ins w:id="241" w:author=" " w:date="2011-04-06T11:55:00Z">
        <w:r>
          <w:rPr>
            <w:rFonts w:ascii="Times New Roman" w:hAnsi="Times New Roman"/>
            <w:color w:val="191919"/>
            <w:sz w:val="18"/>
            <w:szCs w:val="18"/>
          </w:rPr>
          <w:t>inance</w:t>
        </w:r>
      </w:ins>
    </w:p>
    <w:p w:rsidR="00F42301" w:rsidRDefault="00F42301" w:rsidP="0095682A">
      <w:pPr>
        <w:widowControl w:val="0"/>
        <w:autoSpaceDE w:val="0"/>
        <w:autoSpaceDN w:val="0"/>
        <w:adjustRightInd w:val="0"/>
        <w:spacing w:before="9" w:after="0" w:line="250" w:lineRule="auto"/>
        <w:ind w:left="2484" w:right="1391" w:hanging="180"/>
        <w:rPr>
          <w:ins w:id="242" w:author=" " w:date="2011-04-06T11:55:00Z"/>
          <w:rFonts w:ascii="Times New Roman" w:hAnsi="Times New Roman"/>
          <w:color w:val="191919"/>
          <w:sz w:val="18"/>
          <w:szCs w:val="18"/>
        </w:rPr>
      </w:pPr>
      <w:ins w:id="243" w:author=" " w:date="2011-04-06T11:55:00Z">
        <w:r>
          <w:rPr>
            <w:rFonts w:ascii="Times New Roman" w:hAnsi="Times New Roman"/>
            <w:color w:val="191919"/>
            <w:sz w:val="18"/>
            <w:szCs w:val="18"/>
          </w:rPr>
          <w:tab/>
          <w:t>EDAS 6681</w:t>
        </w:r>
        <w:r>
          <w:rPr>
            <w:rFonts w:ascii="Times New Roman" w:hAnsi="Times New Roman"/>
            <w:color w:val="191919"/>
            <w:sz w:val="18"/>
            <w:szCs w:val="18"/>
          </w:rPr>
          <w:tab/>
          <w:t xml:space="preserve">Recent Trends in </w:t>
        </w:r>
      </w:ins>
      <w:ins w:id="244" w:author=" " w:date="2011-04-06T11:57:00Z">
        <w:r>
          <w:rPr>
            <w:rFonts w:ascii="Times New Roman" w:hAnsi="Times New Roman"/>
            <w:color w:val="191919"/>
            <w:sz w:val="18"/>
            <w:szCs w:val="18"/>
          </w:rPr>
          <w:t>S</w:t>
        </w:r>
      </w:ins>
      <w:ins w:id="245" w:author=" " w:date="2011-04-06T11:55:00Z">
        <w:r>
          <w:rPr>
            <w:rFonts w:ascii="Times New Roman" w:hAnsi="Times New Roman"/>
            <w:color w:val="191919"/>
            <w:sz w:val="18"/>
            <w:szCs w:val="18"/>
          </w:rPr>
          <w:t>upervision</w:t>
        </w:r>
      </w:ins>
    </w:p>
    <w:p w:rsidR="00F42301" w:rsidRDefault="00F42301" w:rsidP="0095682A">
      <w:pPr>
        <w:widowControl w:val="0"/>
        <w:autoSpaceDE w:val="0"/>
        <w:autoSpaceDN w:val="0"/>
        <w:adjustRightInd w:val="0"/>
        <w:spacing w:before="9" w:after="0" w:line="250" w:lineRule="auto"/>
        <w:ind w:left="2484" w:right="1391" w:hanging="180"/>
        <w:rPr>
          <w:ins w:id="246" w:author=" " w:date="2011-04-06T11:55:00Z"/>
          <w:rFonts w:ascii="Times New Roman" w:hAnsi="Times New Roman"/>
          <w:color w:val="191919"/>
          <w:sz w:val="18"/>
          <w:szCs w:val="18"/>
        </w:rPr>
      </w:pPr>
      <w:ins w:id="247" w:author=" " w:date="2011-04-06T11:55:00Z">
        <w:r>
          <w:rPr>
            <w:rFonts w:ascii="Times New Roman" w:hAnsi="Times New Roman"/>
            <w:color w:val="191919"/>
            <w:sz w:val="18"/>
            <w:szCs w:val="18"/>
          </w:rPr>
          <w:tab/>
          <w:t>EDAS 6711</w:t>
        </w:r>
        <w:r>
          <w:rPr>
            <w:rFonts w:ascii="Times New Roman" w:hAnsi="Times New Roman"/>
            <w:color w:val="191919"/>
            <w:sz w:val="18"/>
            <w:szCs w:val="18"/>
          </w:rPr>
          <w:tab/>
          <w:t>Software Systems in Educational Administration</w:t>
        </w:r>
      </w:ins>
    </w:p>
    <w:p w:rsidR="00F42301" w:rsidRDefault="00F42301" w:rsidP="0095682A">
      <w:pPr>
        <w:widowControl w:val="0"/>
        <w:autoSpaceDE w:val="0"/>
        <w:autoSpaceDN w:val="0"/>
        <w:adjustRightInd w:val="0"/>
        <w:spacing w:before="9" w:after="0" w:line="250" w:lineRule="auto"/>
        <w:ind w:left="2484" w:right="1391" w:hanging="180"/>
        <w:rPr>
          <w:ins w:id="248" w:author=" " w:date="2011-04-06T11:55:00Z"/>
          <w:rFonts w:ascii="Times New Roman" w:hAnsi="Times New Roman"/>
          <w:color w:val="191919"/>
          <w:sz w:val="18"/>
          <w:szCs w:val="18"/>
        </w:rPr>
      </w:pPr>
      <w:ins w:id="249" w:author=" " w:date="2011-04-06T11:55:00Z">
        <w:r>
          <w:rPr>
            <w:rFonts w:ascii="Times New Roman" w:hAnsi="Times New Roman"/>
            <w:color w:val="191919"/>
            <w:sz w:val="18"/>
            <w:szCs w:val="18"/>
          </w:rPr>
          <w:tab/>
          <w:t>EDAS 6733</w:t>
        </w:r>
        <w:r>
          <w:rPr>
            <w:rFonts w:ascii="Times New Roman" w:hAnsi="Times New Roman"/>
            <w:color w:val="191919"/>
            <w:sz w:val="18"/>
            <w:szCs w:val="18"/>
          </w:rPr>
          <w:tab/>
          <w:t>Educational Policy</w:t>
        </w:r>
      </w:ins>
    </w:p>
    <w:p w:rsidR="00F42301" w:rsidRDefault="00F42301" w:rsidP="0095682A">
      <w:pPr>
        <w:widowControl w:val="0"/>
        <w:autoSpaceDE w:val="0"/>
        <w:autoSpaceDN w:val="0"/>
        <w:adjustRightInd w:val="0"/>
        <w:spacing w:before="9" w:after="0" w:line="250" w:lineRule="auto"/>
        <w:ind w:left="2484" w:right="1391" w:hanging="180"/>
        <w:rPr>
          <w:ins w:id="250" w:author=" " w:date="2011-04-06T11:55:00Z"/>
          <w:rFonts w:ascii="Times New Roman" w:hAnsi="Times New Roman"/>
          <w:color w:val="191919"/>
          <w:sz w:val="18"/>
          <w:szCs w:val="18"/>
        </w:rPr>
      </w:pPr>
      <w:ins w:id="251" w:author=" " w:date="2011-04-06T11:55:00Z">
        <w:r>
          <w:rPr>
            <w:rFonts w:ascii="Times New Roman" w:hAnsi="Times New Roman"/>
            <w:color w:val="191919"/>
            <w:sz w:val="18"/>
            <w:szCs w:val="18"/>
          </w:rPr>
          <w:tab/>
          <w:t>EDAS 6</w:t>
        </w:r>
      </w:ins>
      <w:ins w:id="252" w:author=" " w:date="2011-04-06T11:58:00Z">
        <w:r>
          <w:rPr>
            <w:rFonts w:ascii="Times New Roman" w:hAnsi="Times New Roman"/>
            <w:color w:val="191919"/>
            <w:sz w:val="18"/>
            <w:szCs w:val="18"/>
          </w:rPr>
          <w:t>708</w:t>
        </w:r>
      </w:ins>
      <w:ins w:id="253" w:author=" " w:date="2011-04-06T11:55:00Z">
        <w:r>
          <w:rPr>
            <w:rFonts w:ascii="Times New Roman" w:hAnsi="Times New Roman"/>
            <w:color w:val="191919"/>
            <w:sz w:val="18"/>
            <w:szCs w:val="18"/>
          </w:rPr>
          <w:t>*</w:t>
        </w:r>
        <w:r>
          <w:rPr>
            <w:rFonts w:ascii="Times New Roman" w:hAnsi="Times New Roman"/>
            <w:color w:val="191919"/>
            <w:sz w:val="18"/>
            <w:szCs w:val="18"/>
          </w:rPr>
          <w:tab/>
          <w:t xml:space="preserve">Residency I for </w:t>
        </w:r>
      </w:ins>
      <w:ins w:id="254" w:author=" " w:date="2011-04-06T11:57:00Z">
        <w:r>
          <w:rPr>
            <w:rFonts w:ascii="Times New Roman" w:hAnsi="Times New Roman"/>
            <w:color w:val="191919"/>
            <w:sz w:val="18"/>
            <w:szCs w:val="18"/>
          </w:rPr>
          <w:t>District</w:t>
        </w:r>
      </w:ins>
      <w:ins w:id="255" w:author=" " w:date="2011-04-06T11:55:00Z">
        <w:r>
          <w:rPr>
            <w:rFonts w:ascii="Times New Roman" w:hAnsi="Times New Roman"/>
            <w:color w:val="191919"/>
            <w:sz w:val="18"/>
            <w:szCs w:val="18"/>
          </w:rPr>
          <w:t>Level Administrators</w:t>
        </w:r>
      </w:ins>
    </w:p>
    <w:p w:rsidR="00F42301" w:rsidRDefault="00F42301" w:rsidP="0095682A">
      <w:pPr>
        <w:widowControl w:val="0"/>
        <w:autoSpaceDE w:val="0"/>
        <w:autoSpaceDN w:val="0"/>
        <w:adjustRightInd w:val="0"/>
        <w:spacing w:before="9" w:after="0" w:line="250" w:lineRule="auto"/>
        <w:ind w:left="2484" w:right="1391" w:hanging="180"/>
        <w:rPr>
          <w:ins w:id="256" w:author=" " w:date="2011-04-06T11:55:00Z"/>
          <w:rFonts w:ascii="Times New Roman" w:hAnsi="Times New Roman"/>
          <w:color w:val="191919"/>
          <w:sz w:val="18"/>
          <w:szCs w:val="18"/>
        </w:rPr>
      </w:pPr>
      <w:ins w:id="257" w:author=" " w:date="2011-04-06T11:55:00Z">
        <w:r>
          <w:rPr>
            <w:rFonts w:ascii="Times New Roman" w:hAnsi="Times New Roman"/>
            <w:color w:val="191919"/>
            <w:sz w:val="18"/>
            <w:szCs w:val="18"/>
          </w:rPr>
          <w:tab/>
          <w:t>EDAS 67</w:t>
        </w:r>
      </w:ins>
      <w:ins w:id="258" w:author=" " w:date="2011-04-06T11:58:00Z">
        <w:r>
          <w:rPr>
            <w:rFonts w:ascii="Times New Roman" w:hAnsi="Times New Roman"/>
            <w:color w:val="191919"/>
            <w:sz w:val="18"/>
            <w:szCs w:val="18"/>
          </w:rPr>
          <w:t>70</w:t>
        </w:r>
      </w:ins>
      <w:ins w:id="259" w:author=" " w:date="2011-04-06T11:55:00Z">
        <w:r>
          <w:rPr>
            <w:rFonts w:ascii="Times New Roman" w:hAnsi="Times New Roman"/>
            <w:color w:val="191919"/>
            <w:sz w:val="18"/>
            <w:szCs w:val="18"/>
          </w:rPr>
          <w:t>*</w:t>
        </w:r>
        <w:r>
          <w:rPr>
            <w:rFonts w:ascii="Times New Roman" w:hAnsi="Times New Roman"/>
            <w:color w:val="191919"/>
            <w:sz w:val="18"/>
            <w:szCs w:val="18"/>
          </w:rPr>
          <w:tab/>
          <w:t xml:space="preserve">Residency II for </w:t>
        </w:r>
      </w:ins>
      <w:ins w:id="260" w:author=" " w:date="2011-04-06T11:57:00Z">
        <w:r>
          <w:rPr>
            <w:rFonts w:ascii="Times New Roman" w:hAnsi="Times New Roman"/>
            <w:color w:val="191919"/>
            <w:sz w:val="18"/>
            <w:szCs w:val="18"/>
          </w:rPr>
          <w:t>District</w:t>
        </w:r>
      </w:ins>
      <w:ins w:id="261" w:author=" " w:date="2011-04-06T11:55:00Z">
        <w:r>
          <w:rPr>
            <w:rFonts w:ascii="Times New Roman" w:hAnsi="Times New Roman"/>
            <w:color w:val="191919"/>
            <w:sz w:val="18"/>
            <w:szCs w:val="18"/>
          </w:rPr>
          <w:t>-Level Administrators</w:t>
        </w:r>
      </w:ins>
    </w:p>
    <w:p w:rsidR="00F42301" w:rsidRDefault="00F42301" w:rsidP="0095682A">
      <w:pPr>
        <w:widowControl w:val="0"/>
        <w:autoSpaceDE w:val="0"/>
        <w:autoSpaceDN w:val="0"/>
        <w:adjustRightInd w:val="0"/>
        <w:spacing w:before="9" w:after="0" w:line="250" w:lineRule="auto"/>
        <w:ind w:left="2484" w:right="1391" w:hanging="180"/>
        <w:rPr>
          <w:ins w:id="262" w:author=" " w:date="2011-04-06T11:55:00Z"/>
          <w:rFonts w:ascii="Times New Roman" w:hAnsi="Times New Roman"/>
          <w:color w:val="191919"/>
          <w:sz w:val="18"/>
          <w:szCs w:val="18"/>
        </w:rPr>
      </w:pPr>
    </w:p>
    <w:p w:rsidR="00F42301" w:rsidRDefault="00F42301" w:rsidP="0095682A">
      <w:pPr>
        <w:widowControl w:val="0"/>
        <w:autoSpaceDE w:val="0"/>
        <w:autoSpaceDN w:val="0"/>
        <w:adjustRightInd w:val="0"/>
        <w:spacing w:before="9" w:after="0" w:line="250" w:lineRule="auto"/>
        <w:ind w:left="2484" w:right="1391" w:hanging="180"/>
        <w:rPr>
          <w:ins w:id="263" w:author=" " w:date="2011-04-06T11:55:00Z"/>
          <w:rFonts w:ascii="Times New Roman" w:hAnsi="Times New Roman"/>
          <w:color w:val="191919"/>
          <w:sz w:val="18"/>
          <w:szCs w:val="18"/>
        </w:rPr>
      </w:pPr>
      <w:ins w:id="264" w:author=" " w:date="2011-04-06T11:55:00Z">
        <w:r>
          <w:rPr>
            <w:rFonts w:ascii="Times New Roman" w:hAnsi="Times New Roman"/>
            <w:color w:val="191919"/>
            <w:sz w:val="18"/>
            <w:szCs w:val="18"/>
          </w:rPr>
          <w:t xml:space="preserve">Area D:  </w:t>
        </w:r>
        <w:r>
          <w:rPr>
            <w:rFonts w:ascii="Times New Roman" w:hAnsi="Times New Roman"/>
            <w:color w:val="191919"/>
            <w:sz w:val="18"/>
            <w:szCs w:val="18"/>
          </w:rPr>
          <w:tab/>
          <w:t>Research</w:t>
        </w:r>
      </w:ins>
    </w:p>
    <w:p w:rsidR="00F42301" w:rsidRDefault="00F42301" w:rsidP="0095682A">
      <w:pPr>
        <w:widowControl w:val="0"/>
        <w:autoSpaceDE w:val="0"/>
        <w:autoSpaceDN w:val="0"/>
        <w:adjustRightInd w:val="0"/>
        <w:spacing w:before="9" w:after="0" w:line="250" w:lineRule="auto"/>
        <w:ind w:left="2484" w:right="1391" w:hanging="180"/>
        <w:rPr>
          <w:ins w:id="265" w:author=" " w:date="2011-04-06T11:55:00Z"/>
          <w:rFonts w:ascii="Times New Roman" w:hAnsi="Times New Roman"/>
          <w:color w:val="191919"/>
          <w:sz w:val="18"/>
          <w:szCs w:val="18"/>
        </w:rPr>
      </w:pPr>
      <w:ins w:id="266" w:author=" " w:date="2011-04-06T11:55:00Z">
        <w:r>
          <w:rPr>
            <w:rFonts w:ascii="Times New Roman" w:hAnsi="Times New Roman"/>
            <w:color w:val="191919"/>
            <w:sz w:val="18"/>
            <w:szCs w:val="18"/>
          </w:rPr>
          <w:tab/>
          <w:t>EDUC 7701</w:t>
        </w:r>
        <w:r>
          <w:rPr>
            <w:rFonts w:ascii="Times New Roman" w:hAnsi="Times New Roman"/>
            <w:color w:val="191919"/>
            <w:sz w:val="18"/>
            <w:szCs w:val="18"/>
          </w:rPr>
          <w:tab/>
          <w:t>Advanced Educational Research</w:t>
        </w:r>
      </w:ins>
    </w:p>
    <w:p w:rsidR="00F42301" w:rsidRDefault="00F42301" w:rsidP="0095682A">
      <w:pPr>
        <w:widowControl w:val="0"/>
        <w:autoSpaceDE w:val="0"/>
        <w:autoSpaceDN w:val="0"/>
        <w:adjustRightInd w:val="0"/>
        <w:spacing w:before="9" w:after="0" w:line="250" w:lineRule="auto"/>
        <w:ind w:left="2484" w:right="1391" w:hanging="180"/>
        <w:rPr>
          <w:ins w:id="267" w:author=" " w:date="2011-04-06T11:55:00Z"/>
          <w:rFonts w:ascii="Times New Roman" w:hAnsi="Times New Roman"/>
          <w:color w:val="191919"/>
          <w:sz w:val="18"/>
          <w:szCs w:val="18"/>
        </w:rPr>
      </w:pPr>
    </w:p>
    <w:p w:rsidR="00F42301" w:rsidRDefault="00F42301" w:rsidP="0095682A">
      <w:pPr>
        <w:widowControl w:val="0"/>
        <w:autoSpaceDE w:val="0"/>
        <w:autoSpaceDN w:val="0"/>
        <w:adjustRightInd w:val="0"/>
        <w:spacing w:before="9" w:after="0" w:line="250" w:lineRule="auto"/>
        <w:ind w:left="2484" w:right="1391" w:hanging="180"/>
        <w:rPr>
          <w:ins w:id="268" w:author=" " w:date="2011-04-06T11:58:00Z"/>
          <w:rFonts w:ascii="Times New Roman" w:hAnsi="Times New Roman"/>
          <w:color w:val="191919"/>
          <w:sz w:val="18"/>
          <w:szCs w:val="18"/>
        </w:rPr>
      </w:pPr>
      <w:ins w:id="269" w:author=" " w:date="2011-04-06T11:55:00Z">
        <w:r>
          <w:rPr>
            <w:rFonts w:ascii="Times New Roman" w:hAnsi="Times New Roman"/>
            <w:color w:val="191919"/>
            <w:sz w:val="18"/>
            <w:szCs w:val="18"/>
          </w:rPr>
          <w:t xml:space="preserve">Area  E:  </w:t>
        </w:r>
        <w:r>
          <w:rPr>
            <w:rFonts w:ascii="Times New Roman" w:hAnsi="Times New Roman"/>
            <w:color w:val="191919"/>
            <w:sz w:val="18"/>
            <w:szCs w:val="18"/>
          </w:rPr>
          <w:tab/>
          <w:t>Elective</w:t>
        </w:r>
      </w:ins>
    </w:p>
    <w:p w:rsidR="00F42301" w:rsidRDefault="00F42301" w:rsidP="0095682A">
      <w:pPr>
        <w:widowControl w:val="0"/>
        <w:autoSpaceDE w:val="0"/>
        <w:autoSpaceDN w:val="0"/>
        <w:adjustRightInd w:val="0"/>
        <w:spacing w:before="9" w:after="0" w:line="250" w:lineRule="auto"/>
        <w:ind w:left="2484" w:right="1391" w:hanging="180"/>
        <w:rPr>
          <w:ins w:id="270" w:author=" " w:date="2011-04-06T11:55:00Z"/>
          <w:rFonts w:ascii="Times New Roman" w:hAnsi="Times New Roman"/>
          <w:color w:val="191919"/>
          <w:sz w:val="18"/>
          <w:szCs w:val="18"/>
        </w:rPr>
      </w:pPr>
      <w:ins w:id="271" w:author=" " w:date="2011-04-06T11:58:00Z">
        <w:r>
          <w:rPr>
            <w:rFonts w:ascii="Times New Roman" w:hAnsi="Times New Roman"/>
            <w:color w:val="191919"/>
            <w:sz w:val="18"/>
            <w:szCs w:val="18"/>
          </w:rPr>
          <w:tab/>
          <w:t>EDAS 6710</w:t>
        </w:r>
        <w:r>
          <w:rPr>
            <w:rFonts w:ascii="Times New Roman" w:hAnsi="Times New Roman"/>
            <w:color w:val="191919"/>
            <w:sz w:val="18"/>
            <w:szCs w:val="18"/>
          </w:rPr>
          <w:tab/>
          <w:t>The Superintendent</w:t>
        </w:r>
      </w:ins>
    </w:p>
    <w:p w:rsidR="00F42301" w:rsidRDefault="00F42301" w:rsidP="00721764">
      <w:pPr>
        <w:widowControl w:val="0"/>
        <w:autoSpaceDE w:val="0"/>
        <w:autoSpaceDN w:val="0"/>
        <w:adjustRightInd w:val="0"/>
        <w:spacing w:before="8" w:after="0" w:line="190" w:lineRule="exact"/>
        <w:rPr>
          <w:rFonts w:ascii="Times New Roman" w:hAnsi="Times New Roman"/>
          <w:color w:val="000000"/>
          <w:sz w:val="19"/>
          <w:szCs w:val="19"/>
        </w:rPr>
      </w:pPr>
    </w:p>
    <w:p w:rsidR="00F42301" w:rsidRDefault="00F42301" w:rsidP="00721764">
      <w:pPr>
        <w:widowControl w:val="0"/>
        <w:autoSpaceDE w:val="0"/>
        <w:autoSpaceDN w:val="0"/>
        <w:adjustRightInd w:val="0"/>
        <w:spacing w:after="0"/>
        <w:ind w:left="1944"/>
        <w:rPr>
          <w:rFonts w:ascii="Times New Roman" w:hAnsi="Times New Roman"/>
          <w:color w:val="000000"/>
          <w:sz w:val="24"/>
          <w:szCs w:val="24"/>
        </w:rPr>
      </w:pPr>
      <w:r>
        <w:rPr>
          <w:rFonts w:ascii="Times New Roman" w:hAnsi="Times New Roman"/>
          <w:b/>
          <w:bCs/>
          <w:color w:val="191919"/>
          <w:sz w:val="24"/>
          <w:szCs w:val="24"/>
        </w:rPr>
        <w:t>Advisement</w:t>
      </w:r>
    </w:p>
    <w:p w:rsidR="00F42301" w:rsidRDefault="00F42301" w:rsidP="00721764">
      <w:pPr>
        <w:widowControl w:val="0"/>
        <w:autoSpaceDE w:val="0"/>
        <w:autoSpaceDN w:val="0"/>
        <w:adjustRightInd w:val="0"/>
        <w:spacing w:before="30" w:after="0" w:line="250" w:lineRule="auto"/>
        <w:ind w:left="1944" w:right="2006" w:firstLine="395"/>
        <w:rPr>
          <w:rFonts w:ascii="Times New Roman" w:hAnsi="Times New Roman"/>
          <w:color w:val="000000"/>
          <w:sz w:val="18"/>
          <w:szCs w:val="18"/>
        </w:rPr>
      </w:pPr>
      <w:r>
        <w:rPr>
          <w:rFonts w:ascii="Times New Roman" w:hAnsi="Times New Roman"/>
          <w:color w:val="191919"/>
          <w:sz w:val="18"/>
          <w:szCs w:val="18"/>
        </w:rPr>
        <w:t>After the student has been admitted to the Ed.S. Program, the Departmental Chairperson will appoint an adviso</w:t>
      </w:r>
      <w:r>
        <w:rPr>
          <w:rFonts w:ascii="Times New Roman" w:hAnsi="Times New Roman"/>
          <w:color w:val="191919"/>
          <w:spacing w:val="-10"/>
          <w:sz w:val="18"/>
          <w:szCs w:val="18"/>
        </w:rPr>
        <w:t>r</w:t>
      </w:r>
      <w:r>
        <w:rPr>
          <w:rFonts w:ascii="Times New Roman" w:hAnsi="Times New Roman"/>
          <w:color w:val="191919"/>
          <w:sz w:val="18"/>
          <w:szCs w:val="18"/>
        </w:rPr>
        <w:t>.</w:t>
      </w:r>
      <w:r>
        <w:rPr>
          <w:rFonts w:ascii="Times New Roman" w:hAnsi="Times New Roman"/>
          <w:color w:val="191919"/>
          <w:spacing w:val="42"/>
          <w:sz w:val="18"/>
          <w:szCs w:val="18"/>
        </w:rPr>
        <w:t xml:space="preserve"> </w:t>
      </w:r>
      <w:r>
        <w:rPr>
          <w:rFonts w:ascii="Times New Roman" w:hAnsi="Times New Roman"/>
          <w:color w:val="191919"/>
          <w:sz w:val="18"/>
          <w:szCs w:val="18"/>
        </w:rPr>
        <w:t>The advisor will assist the student in developing an individualized</w:t>
      </w:r>
    </w:p>
    <w:p w:rsidR="00F42301" w:rsidRDefault="00F42301" w:rsidP="00721764">
      <w:pPr>
        <w:widowControl w:val="0"/>
        <w:autoSpaceDE w:val="0"/>
        <w:autoSpaceDN w:val="0"/>
        <w:adjustRightInd w:val="0"/>
        <w:spacing w:after="0" w:line="250" w:lineRule="auto"/>
        <w:ind w:left="1944" w:right="1545"/>
        <w:rPr>
          <w:rFonts w:ascii="Times New Roman" w:hAnsi="Times New Roman"/>
          <w:color w:val="000000"/>
          <w:sz w:val="18"/>
          <w:szCs w:val="18"/>
        </w:rPr>
      </w:pPr>
      <w:r>
        <w:rPr>
          <w:rFonts w:ascii="Times New Roman" w:hAnsi="Times New Roman"/>
          <w:color w:val="191919"/>
          <w:sz w:val="18"/>
          <w:szCs w:val="18"/>
        </w:rPr>
        <w:t>program that meets the degree program requirements.</w:t>
      </w:r>
      <w:r>
        <w:rPr>
          <w:rFonts w:ascii="Times New Roman" w:hAnsi="Times New Roman"/>
          <w:color w:val="191919"/>
          <w:spacing w:val="-3"/>
          <w:sz w:val="18"/>
          <w:szCs w:val="18"/>
        </w:rPr>
        <w:t xml:space="preserve"> </w:t>
      </w:r>
      <w:r>
        <w:rPr>
          <w:rFonts w:ascii="Times New Roman" w:hAnsi="Times New Roman"/>
          <w:color w:val="191919"/>
          <w:sz w:val="18"/>
          <w:szCs w:val="18"/>
        </w:rPr>
        <w:t>The student and advisor will sign the program check sheet.</w:t>
      </w:r>
      <w:r>
        <w:rPr>
          <w:rFonts w:ascii="Times New Roman" w:hAnsi="Times New Roman"/>
          <w:color w:val="191919"/>
          <w:spacing w:val="-10"/>
          <w:sz w:val="18"/>
          <w:szCs w:val="18"/>
        </w:rPr>
        <w:t xml:space="preserve"> </w:t>
      </w:r>
      <w:r>
        <w:rPr>
          <w:rFonts w:ascii="Times New Roman" w:hAnsi="Times New Roman"/>
          <w:color w:val="191919"/>
          <w:sz w:val="18"/>
          <w:szCs w:val="18"/>
        </w:rPr>
        <w:t>A</w:t>
      </w:r>
      <w:r>
        <w:rPr>
          <w:rFonts w:ascii="Times New Roman" w:hAnsi="Times New Roman"/>
          <w:color w:val="191919"/>
          <w:spacing w:val="-10"/>
          <w:sz w:val="18"/>
          <w:szCs w:val="18"/>
        </w:rPr>
        <w:t xml:space="preserve"> </w:t>
      </w:r>
      <w:r>
        <w:rPr>
          <w:rFonts w:ascii="Times New Roman" w:hAnsi="Times New Roman"/>
          <w:color w:val="191919"/>
          <w:sz w:val="18"/>
          <w:szCs w:val="18"/>
        </w:rPr>
        <w:t>copy of the check sheet will be filed in the Department, the Graduate School and the Registra</w:t>
      </w:r>
      <w:r>
        <w:rPr>
          <w:rFonts w:ascii="Times New Roman" w:hAnsi="Times New Roman"/>
          <w:color w:val="191919"/>
          <w:spacing w:val="7"/>
          <w:sz w:val="18"/>
          <w:szCs w:val="18"/>
        </w:rPr>
        <w:t>r</w:t>
      </w:r>
      <w:r>
        <w:rPr>
          <w:rFonts w:ascii="Times New Roman" w:hAnsi="Times New Roman"/>
          <w:color w:val="191919"/>
          <w:spacing w:val="-10"/>
          <w:sz w:val="18"/>
          <w:szCs w:val="18"/>
        </w:rPr>
        <w:t>’</w:t>
      </w:r>
      <w:r>
        <w:rPr>
          <w:rFonts w:ascii="Times New Roman" w:hAnsi="Times New Roman"/>
          <w:color w:val="191919"/>
          <w:sz w:val="18"/>
          <w:szCs w:val="18"/>
        </w:rPr>
        <w:t>s O</w:t>
      </w:r>
      <w:r>
        <w:rPr>
          <w:rFonts w:ascii="Times New Roman" w:hAnsi="Times New Roman"/>
          <w:color w:val="191919"/>
          <w:spacing w:val="-3"/>
          <w:sz w:val="18"/>
          <w:szCs w:val="18"/>
        </w:rPr>
        <w:t>f</w:t>
      </w:r>
      <w:r>
        <w:rPr>
          <w:rFonts w:ascii="Times New Roman" w:hAnsi="Times New Roman"/>
          <w:color w:val="191919"/>
          <w:sz w:val="18"/>
          <w:szCs w:val="18"/>
        </w:rPr>
        <w:t>fice.</w:t>
      </w:r>
    </w:p>
    <w:p w:rsidR="00F42301" w:rsidRDefault="00F42301" w:rsidP="00721764">
      <w:pPr>
        <w:widowControl w:val="0"/>
        <w:autoSpaceDE w:val="0"/>
        <w:autoSpaceDN w:val="0"/>
        <w:adjustRightInd w:val="0"/>
        <w:spacing w:before="8" w:after="0" w:line="190" w:lineRule="exact"/>
        <w:rPr>
          <w:rFonts w:ascii="Times New Roman" w:hAnsi="Times New Roman"/>
          <w:color w:val="000000"/>
          <w:sz w:val="19"/>
          <w:szCs w:val="19"/>
        </w:rPr>
      </w:pPr>
    </w:p>
    <w:p w:rsidR="00F42301" w:rsidRDefault="00F42301" w:rsidP="00721764">
      <w:pPr>
        <w:widowControl w:val="0"/>
        <w:autoSpaceDE w:val="0"/>
        <w:autoSpaceDN w:val="0"/>
        <w:adjustRightInd w:val="0"/>
        <w:spacing w:after="0"/>
        <w:ind w:left="1944"/>
        <w:rPr>
          <w:rFonts w:ascii="Times New Roman" w:hAnsi="Times New Roman"/>
          <w:color w:val="000000"/>
          <w:sz w:val="24"/>
          <w:szCs w:val="24"/>
        </w:rPr>
      </w:pPr>
      <w:r>
        <w:rPr>
          <w:rFonts w:ascii="Times New Roman" w:hAnsi="Times New Roman"/>
          <w:b/>
          <w:bCs/>
          <w:color w:val="191919"/>
          <w:sz w:val="24"/>
          <w:szCs w:val="24"/>
        </w:rPr>
        <w:t>P</w:t>
      </w:r>
      <w:r>
        <w:rPr>
          <w:rFonts w:ascii="Times New Roman" w:hAnsi="Times New Roman"/>
          <w:b/>
          <w:bCs/>
          <w:color w:val="191919"/>
          <w:spacing w:val="-4"/>
          <w:sz w:val="24"/>
          <w:szCs w:val="24"/>
        </w:rPr>
        <w:t>r</w:t>
      </w:r>
      <w:r>
        <w:rPr>
          <w:rFonts w:ascii="Times New Roman" w:hAnsi="Times New Roman"/>
          <w:b/>
          <w:bCs/>
          <w:color w:val="191919"/>
          <w:sz w:val="24"/>
          <w:szCs w:val="24"/>
        </w:rPr>
        <w:t>ogram Completion</w:t>
      </w:r>
    </w:p>
    <w:p w:rsidR="00F42301" w:rsidRDefault="00F42301" w:rsidP="00721764">
      <w:pPr>
        <w:widowControl w:val="0"/>
        <w:autoSpaceDE w:val="0"/>
        <w:autoSpaceDN w:val="0"/>
        <w:adjustRightInd w:val="0"/>
        <w:spacing w:before="30" w:after="0" w:line="250" w:lineRule="auto"/>
        <w:ind w:left="1944" w:right="1681" w:firstLine="450"/>
        <w:rPr>
          <w:rFonts w:ascii="Times New Roman" w:hAnsi="Times New Roman"/>
          <w:color w:val="000000"/>
          <w:sz w:val="18"/>
          <w:szCs w:val="18"/>
        </w:rPr>
      </w:pPr>
      <w:r>
        <w:rPr>
          <w:rFonts w:ascii="Times New Roman" w:hAnsi="Times New Roman"/>
          <w:color w:val="191919"/>
          <w:sz w:val="18"/>
          <w:szCs w:val="18"/>
        </w:rPr>
        <w:t>Students are responsible for making application for graduation after completing 15 semester hours of course work.</w:t>
      </w:r>
      <w:r>
        <w:rPr>
          <w:rFonts w:ascii="Times New Roman" w:hAnsi="Times New Roman"/>
          <w:color w:val="191919"/>
          <w:spacing w:val="-3"/>
          <w:sz w:val="18"/>
          <w:szCs w:val="18"/>
        </w:rPr>
        <w:t xml:space="preserve"> </w:t>
      </w:r>
      <w:r>
        <w:rPr>
          <w:rFonts w:ascii="Times New Roman" w:hAnsi="Times New Roman"/>
          <w:color w:val="191919"/>
          <w:spacing w:val="-13"/>
          <w:sz w:val="18"/>
          <w:szCs w:val="18"/>
        </w:rPr>
        <w:t>T</w:t>
      </w:r>
      <w:r>
        <w:rPr>
          <w:rFonts w:ascii="Times New Roman" w:hAnsi="Times New Roman"/>
          <w:color w:val="191919"/>
          <w:sz w:val="18"/>
          <w:szCs w:val="18"/>
        </w:rPr>
        <w:t>o be eligible for the Ed.S. Degree and recommendation for the PL-6 certification by</w:t>
      </w:r>
      <w:r>
        <w:rPr>
          <w:rFonts w:ascii="Times New Roman" w:hAnsi="Times New Roman"/>
          <w:color w:val="191919"/>
          <w:spacing w:val="-10"/>
          <w:sz w:val="18"/>
          <w:szCs w:val="18"/>
        </w:rPr>
        <w:t xml:space="preserve"> </w:t>
      </w:r>
      <w:r>
        <w:rPr>
          <w:rFonts w:ascii="Times New Roman" w:hAnsi="Times New Roman"/>
          <w:color w:val="191919"/>
          <w:sz w:val="18"/>
          <w:szCs w:val="18"/>
        </w:rPr>
        <w:t>Albany State Universit</w:t>
      </w:r>
      <w:r>
        <w:rPr>
          <w:rFonts w:ascii="Times New Roman" w:hAnsi="Times New Roman"/>
          <w:color w:val="191919"/>
          <w:spacing w:val="-12"/>
          <w:sz w:val="18"/>
          <w:szCs w:val="18"/>
        </w:rPr>
        <w:t>y</w:t>
      </w:r>
      <w:r>
        <w:rPr>
          <w:rFonts w:ascii="Times New Roman" w:hAnsi="Times New Roman"/>
          <w:color w:val="191919"/>
          <w:sz w:val="18"/>
          <w:szCs w:val="18"/>
        </w:rPr>
        <w:t>, the student must meet all of the following requirements:</w:t>
      </w:r>
    </w:p>
    <w:p w:rsidR="00F42301" w:rsidRDefault="00F42301" w:rsidP="00721764">
      <w:pPr>
        <w:widowControl w:val="0"/>
        <w:autoSpaceDE w:val="0"/>
        <w:autoSpaceDN w:val="0"/>
        <w:adjustRightInd w:val="0"/>
        <w:spacing w:after="0" w:line="250" w:lineRule="auto"/>
        <w:ind w:left="2484" w:right="886" w:hanging="180"/>
        <w:rPr>
          <w:rFonts w:ascii="Times New Roman" w:hAnsi="Times New Roman"/>
          <w:color w:val="000000"/>
          <w:sz w:val="18"/>
          <w:szCs w:val="18"/>
        </w:rPr>
      </w:pPr>
      <w:r>
        <w:rPr>
          <w:rFonts w:ascii="Times New Roman" w:hAnsi="Times New Roman"/>
          <w:color w:val="191919"/>
          <w:sz w:val="18"/>
          <w:szCs w:val="18"/>
        </w:rPr>
        <w:t>1. Only those courses taken after admission to the Ed.S. Program may be used to fulfill the requirements of the Ed.S. degree.</w:t>
      </w:r>
      <w:r>
        <w:rPr>
          <w:rFonts w:ascii="Times New Roman" w:hAnsi="Times New Roman"/>
          <w:color w:val="191919"/>
          <w:spacing w:val="42"/>
          <w:sz w:val="18"/>
          <w:szCs w:val="18"/>
        </w:rPr>
        <w:t xml:space="preserve"> </w:t>
      </w:r>
      <w:r>
        <w:rPr>
          <w:rFonts w:ascii="Times New Roman" w:hAnsi="Times New Roman"/>
          <w:color w:val="191919"/>
          <w:sz w:val="18"/>
          <w:szCs w:val="18"/>
        </w:rPr>
        <w:t>This includes transfer credits.</w:t>
      </w:r>
    </w:p>
    <w:p w:rsidR="00F42301" w:rsidRDefault="00F42301" w:rsidP="00721764">
      <w:pPr>
        <w:widowControl w:val="0"/>
        <w:autoSpaceDE w:val="0"/>
        <w:autoSpaceDN w:val="0"/>
        <w:adjustRightInd w:val="0"/>
        <w:spacing w:after="0" w:line="250" w:lineRule="auto"/>
        <w:ind w:left="2484" w:right="1106" w:hanging="180"/>
        <w:rPr>
          <w:rFonts w:ascii="Times New Roman" w:hAnsi="Times New Roman"/>
          <w:color w:val="000000"/>
          <w:sz w:val="18"/>
          <w:szCs w:val="18"/>
        </w:rPr>
      </w:pPr>
      <w:r>
        <w:rPr>
          <w:rFonts w:ascii="Times New Roman" w:hAnsi="Times New Roman"/>
          <w:color w:val="191919"/>
          <w:sz w:val="18"/>
          <w:szCs w:val="18"/>
        </w:rPr>
        <w:t>2. Credits usable in the planned program must not be older than six calendar years at the time that the degree is completed.</w:t>
      </w:r>
    </w:p>
    <w:p w:rsidR="00F42301" w:rsidRDefault="00F42301" w:rsidP="00721764">
      <w:pPr>
        <w:widowControl w:val="0"/>
        <w:autoSpaceDE w:val="0"/>
        <w:autoSpaceDN w:val="0"/>
        <w:adjustRightInd w:val="0"/>
        <w:spacing w:after="0" w:line="250" w:lineRule="auto"/>
        <w:ind w:left="2484" w:right="1037" w:hanging="180"/>
        <w:rPr>
          <w:rFonts w:ascii="Times New Roman" w:hAnsi="Times New Roman"/>
          <w:color w:val="000000"/>
          <w:sz w:val="18"/>
          <w:szCs w:val="18"/>
        </w:rPr>
      </w:pPr>
      <w:r>
        <w:rPr>
          <w:rFonts w:ascii="Times New Roman" w:hAnsi="Times New Roman"/>
          <w:color w:val="191919"/>
          <w:sz w:val="18"/>
          <w:szCs w:val="18"/>
        </w:rPr>
        <w:t>3.</w:t>
      </w:r>
      <w:r>
        <w:rPr>
          <w:rFonts w:ascii="Times New Roman" w:hAnsi="Times New Roman"/>
          <w:color w:val="191919"/>
          <w:spacing w:val="-10"/>
          <w:sz w:val="18"/>
          <w:szCs w:val="18"/>
        </w:rPr>
        <w:t xml:space="preserve"> </w:t>
      </w:r>
      <w:r>
        <w:rPr>
          <w:rFonts w:ascii="Times New Roman" w:hAnsi="Times New Roman"/>
          <w:color w:val="191919"/>
          <w:sz w:val="18"/>
          <w:szCs w:val="18"/>
        </w:rPr>
        <w:t>A</w:t>
      </w:r>
      <w:r>
        <w:rPr>
          <w:rFonts w:ascii="Times New Roman" w:hAnsi="Times New Roman"/>
          <w:color w:val="191919"/>
          <w:spacing w:val="-10"/>
          <w:sz w:val="18"/>
          <w:szCs w:val="18"/>
        </w:rPr>
        <w:t xml:space="preserve"> </w:t>
      </w:r>
      <w:r>
        <w:rPr>
          <w:rFonts w:ascii="Times New Roman" w:hAnsi="Times New Roman"/>
          <w:color w:val="191919"/>
          <w:sz w:val="18"/>
          <w:szCs w:val="18"/>
        </w:rPr>
        <w:t>maximum of 6 semester hours of transfer credits from an approved institution o</w:t>
      </w:r>
      <w:r>
        <w:rPr>
          <w:rFonts w:ascii="Times New Roman" w:hAnsi="Times New Roman"/>
          <w:color w:val="191919"/>
          <w:spacing w:val="-3"/>
          <w:sz w:val="18"/>
          <w:szCs w:val="18"/>
        </w:rPr>
        <w:t>f</w:t>
      </w:r>
      <w:r>
        <w:rPr>
          <w:rFonts w:ascii="Times New Roman" w:hAnsi="Times New Roman"/>
          <w:color w:val="191919"/>
          <w:sz w:val="18"/>
          <w:szCs w:val="18"/>
        </w:rPr>
        <w:t>fering a performance-based Ed.S. degree may be approved for inclusion in the planned Ed.S. program. Such credits must be approved by the Program Coordinato</w:t>
      </w:r>
      <w:r>
        <w:rPr>
          <w:rFonts w:ascii="Times New Roman" w:hAnsi="Times New Roman"/>
          <w:color w:val="191919"/>
          <w:spacing w:val="-10"/>
          <w:sz w:val="18"/>
          <w:szCs w:val="18"/>
        </w:rPr>
        <w:t>r</w:t>
      </w:r>
      <w:r>
        <w:rPr>
          <w:rFonts w:ascii="Times New Roman" w:hAnsi="Times New Roman"/>
          <w:color w:val="191919"/>
          <w:sz w:val="18"/>
          <w:szCs w:val="18"/>
        </w:rPr>
        <w:t>.</w:t>
      </w:r>
    </w:p>
    <w:p w:rsidR="00F42301" w:rsidRDefault="00F42301" w:rsidP="00721764">
      <w:pPr>
        <w:widowControl w:val="0"/>
        <w:autoSpaceDE w:val="0"/>
        <w:autoSpaceDN w:val="0"/>
        <w:adjustRightInd w:val="0"/>
        <w:spacing w:after="0"/>
        <w:ind w:left="2304"/>
        <w:rPr>
          <w:rFonts w:ascii="Times New Roman" w:hAnsi="Times New Roman"/>
          <w:color w:val="000000"/>
          <w:sz w:val="18"/>
          <w:szCs w:val="18"/>
        </w:rPr>
      </w:pPr>
      <w:r>
        <w:rPr>
          <w:rFonts w:ascii="Times New Roman" w:hAnsi="Times New Roman"/>
          <w:color w:val="191919"/>
          <w:sz w:val="18"/>
          <w:szCs w:val="18"/>
        </w:rPr>
        <w:t>4. Only credits with grades of “B” or better are accepted in the Ed.S. program.</w:t>
      </w:r>
    </w:p>
    <w:p w:rsidR="00F42301" w:rsidRDefault="00F42301" w:rsidP="00721764">
      <w:pPr>
        <w:widowControl w:val="0"/>
        <w:autoSpaceDE w:val="0"/>
        <w:autoSpaceDN w:val="0"/>
        <w:adjustRightInd w:val="0"/>
        <w:spacing w:before="9" w:after="0" w:line="250" w:lineRule="auto"/>
        <w:ind w:left="2484" w:right="959" w:hanging="180"/>
        <w:rPr>
          <w:rFonts w:ascii="Times New Roman" w:hAnsi="Times New Roman"/>
          <w:color w:val="000000"/>
          <w:sz w:val="18"/>
          <w:szCs w:val="18"/>
        </w:rPr>
      </w:pPr>
      <w:r>
        <w:rPr>
          <w:rFonts w:ascii="Times New Roman" w:hAnsi="Times New Roman"/>
          <w:color w:val="191919"/>
          <w:sz w:val="18"/>
          <w:szCs w:val="18"/>
        </w:rPr>
        <w:t>5.</w:t>
      </w:r>
      <w:r>
        <w:rPr>
          <w:rFonts w:ascii="Times New Roman" w:hAnsi="Times New Roman"/>
          <w:color w:val="191919"/>
          <w:spacing w:val="-3"/>
          <w:sz w:val="18"/>
          <w:szCs w:val="18"/>
        </w:rPr>
        <w:t xml:space="preserve"> </w:t>
      </w:r>
      <w:r>
        <w:rPr>
          <w:rFonts w:ascii="Times New Roman" w:hAnsi="Times New Roman"/>
          <w:color w:val="191919"/>
          <w:sz w:val="18"/>
          <w:szCs w:val="18"/>
        </w:rPr>
        <w:t>The student</w:t>
      </w:r>
      <w:r>
        <w:rPr>
          <w:rFonts w:ascii="Times New Roman" w:hAnsi="Times New Roman"/>
          <w:color w:val="191919"/>
          <w:spacing w:val="-10"/>
          <w:sz w:val="18"/>
          <w:szCs w:val="18"/>
        </w:rPr>
        <w:t>’</w:t>
      </w:r>
      <w:r>
        <w:rPr>
          <w:rFonts w:ascii="Times New Roman" w:hAnsi="Times New Roman"/>
          <w:color w:val="191919"/>
          <w:sz w:val="18"/>
          <w:szCs w:val="18"/>
        </w:rPr>
        <w:t>s Ed.S. program must include a minimum of 30</w:t>
      </w:r>
      <w:ins w:id="272" w:author=" " w:date="2011-04-06T11:07:00Z">
        <w:r>
          <w:rPr>
            <w:rFonts w:ascii="Times New Roman" w:hAnsi="Times New Roman"/>
            <w:color w:val="191919"/>
            <w:sz w:val="18"/>
            <w:szCs w:val="18"/>
          </w:rPr>
          <w:t>-36</w:t>
        </w:r>
      </w:ins>
      <w:r>
        <w:rPr>
          <w:rFonts w:ascii="Times New Roman" w:hAnsi="Times New Roman"/>
          <w:color w:val="191919"/>
          <w:sz w:val="18"/>
          <w:szCs w:val="18"/>
        </w:rPr>
        <w:t xml:space="preserve"> graduate semester hours of course work, which must be in educational leadership, administration and supervision</w:t>
      </w:r>
      <w:ins w:id="273" w:author=" " w:date="2011-04-06T11:09:00Z">
        <w:r>
          <w:rPr>
            <w:rFonts w:ascii="Times New Roman" w:hAnsi="Times New Roman"/>
            <w:color w:val="191919"/>
            <w:sz w:val="18"/>
            <w:szCs w:val="18"/>
          </w:rPr>
          <w:t xml:space="preserve"> with at least one-third of the course work being performance-based</w:t>
        </w:r>
      </w:ins>
      <w:r>
        <w:rPr>
          <w:rFonts w:ascii="Times New Roman" w:hAnsi="Times New Roman"/>
          <w:color w:val="191919"/>
          <w:sz w:val="18"/>
          <w:szCs w:val="18"/>
        </w:rPr>
        <w:t>.</w:t>
      </w:r>
    </w:p>
    <w:p w:rsidR="00F42301" w:rsidRDefault="00F42301" w:rsidP="00721764">
      <w:pPr>
        <w:widowControl w:val="0"/>
        <w:autoSpaceDE w:val="0"/>
        <w:autoSpaceDN w:val="0"/>
        <w:adjustRightInd w:val="0"/>
        <w:spacing w:after="0"/>
        <w:ind w:left="2304"/>
        <w:rPr>
          <w:rFonts w:ascii="Times New Roman" w:hAnsi="Times New Roman"/>
          <w:color w:val="000000"/>
          <w:sz w:val="18"/>
          <w:szCs w:val="18"/>
        </w:rPr>
      </w:pPr>
      <w:r>
        <w:rPr>
          <w:rFonts w:ascii="Times New Roman" w:hAnsi="Times New Roman"/>
          <w:color w:val="191919"/>
          <w:sz w:val="18"/>
          <w:szCs w:val="18"/>
        </w:rPr>
        <w:t xml:space="preserve">6. </w:t>
      </w:r>
      <w:del w:id="274" w:author=" " w:date="2011-04-06T11:09:00Z">
        <w:r w:rsidDel="00F15938">
          <w:rPr>
            <w:rFonts w:ascii="Times New Roman" w:hAnsi="Times New Roman"/>
            <w:color w:val="191919"/>
            <w:sz w:val="18"/>
            <w:szCs w:val="18"/>
          </w:rPr>
          <w:delText xml:space="preserve">Six </w:delText>
        </w:r>
      </w:del>
      <w:ins w:id="275" w:author=" " w:date="2011-04-06T11:09:00Z">
        <w:r>
          <w:rPr>
            <w:rFonts w:ascii="Times New Roman" w:hAnsi="Times New Roman"/>
            <w:color w:val="191919"/>
            <w:sz w:val="18"/>
            <w:szCs w:val="18"/>
          </w:rPr>
          <w:t xml:space="preserve">Twelve  </w:t>
        </w:r>
      </w:ins>
      <w:r>
        <w:rPr>
          <w:rFonts w:ascii="Times New Roman" w:hAnsi="Times New Roman"/>
          <w:color w:val="191919"/>
          <w:sz w:val="18"/>
          <w:szCs w:val="18"/>
        </w:rPr>
        <w:t xml:space="preserve">semester hours of </w:t>
      </w:r>
      <w:del w:id="276" w:author=" " w:date="2011-04-06T11:11:00Z">
        <w:r w:rsidDel="00F15938">
          <w:rPr>
            <w:rFonts w:ascii="Times New Roman" w:hAnsi="Times New Roman"/>
            <w:color w:val="191919"/>
            <w:sz w:val="18"/>
            <w:szCs w:val="18"/>
          </w:rPr>
          <w:delText>graduate field experience</w:delText>
        </w:r>
      </w:del>
      <w:ins w:id="277" w:author=" " w:date="2011-04-06T11:11:00Z">
        <w:r>
          <w:rPr>
            <w:rFonts w:ascii="Times New Roman" w:hAnsi="Times New Roman"/>
            <w:color w:val="191919"/>
            <w:sz w:val="18"/>
            <w:szCs w:val="18"/>
          </w:rPr>
          <w:t xml:space="preserve"> residency</w:t>
        </w:r>
      </w:ins>
      <w:r>
        <w:rPr>
          <w:rFonts w:ascii="Times New Roman" w:hAnsi="Times New Roman"/>
          <w:color w:val="191919"/>
          <w:sz w:val="18"/>
          <w:szCs w:val="18"/>
        </w:rPr>
        <w:t xml:space="preserve"> at the building or system level.</w:t>
      </w:r>
    </w:p>
    <w:p w:rsidR="00F42301" w:rsidRDefault="00F42301" w:rsidP="00721764">
      <w:pPr>
        <w:widowControl w:val="0"/>
        <w:autoSpaceDE w:val="0"/>
        <w:autoSpaceDN w:val="0"/>
        <w:adjustRightInd w:val="0"/>
        <w:spacing w:before="9" w:after="0"/>
        <w:ind w:left="2304"/>
        <w:rPr>
          <w:rFonts w:ascii="Times New Roman" w:hAnsi="Times New Roman"/>
          <w:color w:val="000000"/>
          <w:sz w:val="18"/>
          <w:szCs w:val="18"/>
        </w:rPr>
      </w:pPr>
      <w:r>
        <w:rPr>
          <w:rFonts w:ascii="Times New Roman" w:hAnsi="Times New Roman"/>
          <w:color w:val="191919"/>
          <w:sz w:val="18"/>
          <w:szCs w:val="18"/>
        </w:rPr>
        <w:t>7. Except for a maximum of 6 semester hours of transfer work, all credits used in the Ed.S. program</w:t>
      </w:r>
    </w:p>
    <w:p w:rsidR="00F42301" w:rsidRDefault="00F42301" w:rsidP="00721764">
      <w:pPr>
        <w:widowControl w:val="0"/>
        <w:autoSpaceDE w:val="0"/>
        <w:autoSpaceDN w:val="0"/>
        <w:adjustRightInd w:val="0"/>
        <w:spacing w:before="9" w:after="0"/>
        <w:ind w:left="2304"/>
        <w:rPr>
          <w:rFonts w:ascii="Times New Roman" w:hAnsi="Times New Roman"/>
          <w:color w:val="000000"/>
          <w:sz w:val="18"/>
          <w:szCs w:val="18"/>
        </w:rPr>
        <w:sectPr w:rsidR="00F42301">
          <w:pgSz w:w="12240" w:h="15840"/>
          <w:pgMar w:top="260" w:right="1300" w:bottom="280" w:left="200" w:header="0" w:footer="957" w:gutter="0"/>
          <w:cols w:space="720"/>
          <w:noEndnote/>
        </w:sectPr>
      </w:pPr>
    </w:p>
    <w:tbl>
      <w:tblPr>
        <w:tblW w:w="0" w:type="auto"/>
        <w:tblInd w:w="119" w:type="dxa"/>
        <w:tblLayout w:type="fixed"/>
        <w:tblCellMar>
          <w:left w:w="0" w:type="dxa"/>
          <w:right w:w="0" w:type="dxa"/>
        </w:tblCellMar>
        <w:tblLook w:val="0000"/>
      </w:tblPr>
      <w:tblGrid>
        <w:gridCol w:w="4876"/>
        <w:gridCol w:w="4560"/>
        <w:gridCol w:w="1067"/>
      </w:tblGrid>
      <w:tr w:rsidR="00F42301" w:rsidRPr="00FA7AC7" w:rsidTr="00B67EC4">
        <w:trPr>
          <w:trHeight w:hRule="exact" w:val="235"/>
        </w:trPr>
        <w:tc>
          <w:tcPr>
            <w:tcW w:w="4876" w:type="dxa"/>
            <w:tcBorders>
              <w:top w:val="nil"/>
              <w:left w:val="nil"/>
              <w:bottom w:val="single" w:sz="4" w:space="0" w:color="191919"/>
              <w:right w:val="single" w:sz="4" w:space="0" w:color="191919"/>
            </w:tcBorders>
          </w:tcPr>
          <w:p w:rsidR="00F42301" w:rsidRPr="00FA7AC7" w:rsidRDefault="00F42301" w:rsidP="00B67EC4">
            <w:pPr>
              <w:widowControl w:val="0"/>
              <w:autoSpaceDE w:val="0"/>
              <w:autoSpaceDN w:val="0"/>
              <w:adjustRightInd w:val="0"/>
              <w:spacing w:after="0"/>
              <w:rPr>
                <w:rFonts w:ascii="Times New Roman" w:hAnsi="Times New Roman"/>
                <w:sz w:val="24"/>
                <w:szCs w:val="24"/>
              </w:rPr>
            </w:pPr>
          </w:p>
        </w:tc>
        <w:tc>
          <w:tcPr>
            <w:tcW w:w="4560" w:type="dxa"/>
            <w:vMerge w:val="restart"/>
            <w:tcBorders>
              <w:top w:val="single" w:sz="4" w:space="0" w:color="191919"/>
              <w:left w:val="single" w:sz="4" w:space="0" w:color="191919"/>
              <w:bottom w:val="single" w:sz="4" w:space="0" w:color="191919"/>
              <w:right w:val="single" w:sz="4" w:space="0" w:color="191919"/>
            </w:tcBorders>
          </w:tcPr>
          <w:p w:rsidR="00F42301" w:rsidRPr="00FA7AC7" w:rsidRDefault="00F42301" w:rsidP="00B67EC4">
            <w:pPr>
              <w:widowControl w:val="0"/>
              <w:autoSpaceDE w:val="0"/>
              <w:autoSpaceDN w:val="0"/>
              <w:adjustRightInd w:val="0"/>
              <w:spacing w:before="8" w:after="0" w:line="150" w:lineRule="exact"/>
              <w:rPr>
                <w:rFonts w:ascii="Times New Roman" w:hAnsi="Times New Roman"/>
                <w:sz w:val="15"/>
                <w:szCs w:val="15"/>
              </w:rPr>
            </w:pPr>
          </w:p>
          <w:p w:rsidR="00F42301" w:rsidRPr="00FA7AC7" w:rsidRDefault="00F42301" w:rsidP="00B67EC4">
            <w:pPr>
              <w:widowControl w:val="0"/>
              <w:autoSpaceDE w:val="0"/>
              <w:autoSpaceDN w:val="0"/>
              <w:adjustRightInd w:val="0"/>
              <w:spacing w:after="0"/>
              <w:ind w:left="910"/>
              <w:rPr>
                <w:rFonts w:ascii="Times New Roman" w:hAnsi="Times New Roman"/>
                <w:sz w:val="24"/>
                <w:szCs w:val="24"/>
              </w:rPr>
            </w:pPr>
            <w:r w:rsidRPr="00FA7AC7">
              <w:rPr>
                <w:rFonts w:ascii="Times New Roman" w:hAnsi="Times New Roman"/>
                <w:b/>
                <w:bCs/>
                <w:color w:val="191919"/>
                <w:sz w:val="36"/>
                <w:szCs w:val="36"/>
              </w:rPr>
              <w:t>E</w:t>
            </w:r>
            <w:r w:rsidRPr="00FA7AC7">
              <w:rPr>
                <w:rFonts w:ascii="Times New Roman" w:hAnsi="Times New Roman"/>
                <w:b/>
                <w:bCs/>
                <w:color w:val="191919"/>
                <w:sz w:val="27"/>
                <w:szCs w:val="27"/>
              </w:rPr>
              <w:t>DUC</w:t>
            </w:r>
            <w:r w:rsidRPr="00FA7AC7">
              <w:rPr>
                <w:rFonts w:ascii="Times New Roman" w:hAnsi="Times New Roman"/>
                <w:b/>
                <w:bCs/>
                <w:color w:val="191919"/>
                <w:spacing w:val="-20"/>
                <w:sz w:val="27"/>
                <w:szCs w:val="27"/>
              </w:rPr>
              <w:t>A</w:t>
            </w:r>
            <w:r w:rsidRPr="00FA7AC7">
              <w:rPr>
                <w:rFonts w:ascii="Times New Roman" w:hAnsi="Times New Roman"/>
                <w:b/>
                <w:bCs/>
                <w:color w:val="191919"/>
                <w:sz w:val="27"/>
                <w:szCs w:val="27"/>
              </w:rPr>
              <w:t>TION</w:t>
            </w:r>
            <w:r w:rsidRPr="00FA7AC7">
              <w:rPr>
                <w:rFonts w:ascii="Times New Roman" w:hAnsi="Times New Roman"/>
                <w:b/>
                <w:bCs/>
                <w:color w:val="191919"/>
                <w:spacing w:val="23"/>
                <w:sz w:val="27"/>
                <w:szCs w:val="27"/>
              </w:rPr>
              <w:t xml:space="preserve"> </w:t>
            </w:r>
            <w:r w:rsidRPr="00FA7AC7">
              <w:rPr>
                <w:rFonts w:ascii="Times New Roman" w:hAnsi="Times New Roman"/>
                <w:b/>
                <w:bCs/>
                <w:color w:val="191919"/>
                <w:sz w:val="36"/>
                <w:szCs w:val="36"/>
              </w:rPr>
              <w:t>S</w:t>
            </w:r>
            <w:r w:rsidRPr="00FA7AC7">
              <w:rPr>
                <w:rFonts w:ascii="Times New Roman" w:hAnsi="Times New Roman"/>
                <w:b/>
                <w:bCs/>
                <w:color w:val="191919"/>
                <w:sz w:val="27"/>
                <w:szCs w:val="27"/>
              </w:rPr>
              <w:t>PECIALIST</w:t>
            </w:r>
          </w:p>
        </w:tc>
        <w:tc>
          <w:tcPr>
            <w:tcW w:w="1067" w:type="dxa"/>
            <w:tcBorders>
              <w:top w:val="nil"/>
              <w:left w:val="single" w:sz="4" w:space="0" w:color="191919"/>
              <w:bottom w:val="single" w:sz="4" w:space="0" w:color="191919"/>
              <w:right w:val="nil"/>
            </w:tcBorders>
          </w:tcPr>
          <w:p w:rsidR="00F42301" w:rsidRPr="00FA7AC7" w:rsidRDefault="00F42301" w:rsidP="00B67EC4">
            <w:pPr>
              <w:widowControl w:val="0"/>
              <w:autoSpaceDE w:val="0"/>
              <w:autoSpaceDN w:val="0"/>
              <w:adjustRightInd w:val="0"/>
              <w:spacing w:after="0"/>
              <w:rPr>
                <w:rFonts w:ascii="Times New Roman" w:hAnsi="Times New Roman"/>
                <w:sz w:val="24"/>
                <w:szCs w:val="24"/>
              </w:rPr>
            </w:pPr>
          </w:p>
        </w:tc>
      </w:tr>
      <w:tr w:rsidR="00F42301" w:rsidRPr="00FA7AC7" w:rsidTr="00B67EC4">
        <w:trPr>
          <w:trHeight w:hRule="exact" w:val="256"/>
        </w:trPr>
        <w:tc>
          <w:tcPr>
            <w:tcW w:w="4876" w:type="dxa"/>
            <w:tcBorders>
              <w:top w:val="single" w:sz="4" w:space="0" w:color="191919"/>
              <w:left w:val="nil"/>
              <w:bottom w:val="single" w:sz="4" w:space="0" w:color="191919"/>
              <w:right w:val="single" w:sz="4" w:space="0" w:color="191919"/>
            </w:tcBorders>
          </w:tcPr>
          <w:p w:rsidR="00F42301" w:rsidRPr="00FA7AC7" w:rsidRDefault="00F42301" w:rsidP="00B67EC4">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B67EC4">
            <w:pPr>
              <w:widowControl w:val="0"/>
              <w:autoSpaceDE w:val="0"/>
              <w:autoSpaceDN w:val="0"/>
              <w:adjustRightInd w:val="0"/>
              <w:spacing w:after="0"/>
              <w:rPr>
                <w:rFonts w:ascii="Times New Roman" w:hAnsi="Times New Roman"/>
                <w:sz w:val="24"/>
                <w:szCs w:val="24"/>
              </w:rPr>
            </w:pPr>
          </w:p>
        </w:tc>
        <w:tc>
          <w:tcPr>
            <w:tcW w:w="1067" w:type="dxa"/>
            <w:tcBorders>
              <w:top w:val="single" w:sz="4" w:space="0" w:color="191919"/>
              <w:left w:val="single" w:sz="4" w:space="0" w:color="191919"/>
              <w:bottom w:val="single" w:sz="4" w:space="0" w:color="191919"/>
              <w:right w:val="nil"/>
            </w:tcBorders>
          </w:tcPr>
          <w:p w:rsidR="00F42301" w:rsidRPr="00FA7AC7" w:rsidRDefault="00F42301" w:rsidP="00B67EC4">
            <w:pPr>
              <w:widowControl w:val="0"/>
              <w:autoSpaceDE w:val="0"/>
              <w:autoSpaceDN w:val="0"/>
              <w:adjustRightInd w:val="0"/>
              <w:spacing w:after="0"/>
              <w:rPr>
                <w:rFonts w:ascii="Times New Roman" w:hAnsi="Times New Roman"/>
                <w:sz w:val="24"/>
                <w:szCs w:val="24"/>
              </w:rPr>
            </w:pPr>
          </w:p>
        </w:tc>
      </w:tr>
      <w:tr w:rsidR="00F42301" w:rsidRPr="00FA7AC7" w:rsidTr="00B67EC4">
        <w:trPr>
          <w:trHeight w:hRule="exact" w:val="219"/>
        </w:trPr>
        <w:tc>
          <w:tcPr>
            <w:tcW w:w="4876" w:type="dxa"/>
            <w:tcBorders>
              <w:top w:val="single" w:sz="4" w:space="0" w:color="191919"/>
              <w:left w:val="nil"/>
              <w:bottom w:val="nil"/>
              <w:right w:val="single" w:sz="4" w:space="0" w:color="191919"/>
            </w:tcBorders>
          </w:tcPr>
          <w:p w:rsidR="00F42301" w:rsidRPr="00FA7AC7" w:rsidRDefault="00F42301" w:rsidP="00B67EC4">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B67EC4">
            <w:pPr>
              <w:widowControl w:val="0"/>
              <w:autoSpaceDE w:val="0"/>
              <w:autoSpaceDN w:val="0"/>
              <w:adjustRightInd w:val="0"/>
              <w:spacing w:after="0"/>
              <w:rPr>
                <w:rFonts w:ascii="Times New Roman" w:hAnsi="Times New Roman"/>
                <w:sz w:val="24"/>
                <w:szCs w:val="24"/>
              </w:rPr>
            </w:pPr>
          </w:p>
        </w:tc>
        <w:tc>
          <w:tcPr>
            <w:tcW w:w="1067" w:type="dxa"/>
            <w:tcBorders>
              <w:top w:val="single" w:sz="4" w:space="0" w:color="191919"/>
              <w:left w:val="single" w:sz="4" w:space="0" w:color="191919"/>
              <w:bottom w:val="nil"/>
              <w:right w:val="nil"/>
            </w:tcBorders>
          </w:tcPr>
          <w:p w:rsidR="00F42301" w:rsidRPr="00FA7AC7" w:rsidRDefault="00F42301" w:rsidP="00B67EC4">
            <w:pPr>
              <w:widowControl w:val="0"/>
              <w:autoSpaceDE w:val="0"/>
              <w:autoSpaceDN w:val="0"/>
              <w:adjustRightInd w:val="0"/>
              <w:spacing w:after="0"/>
              <w:rPr>
                <w:rFonts w:ascii="Times New Roman" w:hAnsi="Times New Roman"/>
                <w:sz w:val="24"/>
                <w:szCs w:val="24"/>
              </w:rPr>
            </w:pPr>
          </w:p>
        </w:tc>
      </w:tr>
    </w:tbl>
    <w:p w:rsidR="00F42301" w:rsidRDefault="00F42301" w:rsidP="00721764">
      <w:pPr>
        <w:widowControl w:val="0"/>
        <w:autoSpaceDE w:val="0"/>
        <w:autoSpaceDN w:val="0"/>
        <w:adjustRightInd w:val="0"/>
        <w:spacing w:after="0" w:line="200" w:lineRule="exact"/>
        <w:rPr>
          <w:rFonts w:ascii="Times New Roman" w:hAnsi="Times New Roman"/>
          <w:sz w:val="20"/>
          <w:szCs w:val="20"/>
        </w:rPr>
      </w:pPr>
    </w:p>
    <w:p w:rsidR="00F42301" w:rsidRDefault="00F42301" w:rsidP="00721764">
      <w:pPr>
        <w:widowControl w:val="0"/>
        <w:autoSpaceDE w:val="0"/>
        <w:autoSpaceDN w:val="0"/>
        <w:adjustRightInd w:val="0"/>
        <w:spacing w:before="19" w:after="0" w:line="280" w:lineRule="exact"/>
        <w:rPr>
          <w:rFonts w:ascii="Times New Roman" w:hAnsi="Times New Roman"/>
          <w:sz w:val="28"/>
          <w:szCs w:val="28"/>
        </w:rPr>
      </w:pPr>
    </w:p>
    <w:p w:rsidR="00F42301" w:rsidRDefault="00F42301" w:rsidP="00721764">
      <w:pPr>
        <w:widowControl w:val="0"/>
        <w:autoSpaceDE w:val="0"/>
        <w:autoSpaceDN w:val="0"/>
        <w:adjustRightInd w:val="0"/>
        <w:spacing w:before="30" w:after="0"/>
        <w:ind w:left="1419"/>
        <w:rPr>
          <w:rFonts w:ascii="Times New Roman" w:hAnsi="Times New Roman"/>
          <w:color w:val="000000"/>
          <w:sz w:val="18"/>
          <w:szCs w:val="18"/>
        </w:rPr>
      </w:pPr>
      <w:r w:rsidRPr="003F2CF3">
        <w:rPr>
          <w:rFonts w:ascii="Calibri" w:hAnsi="Calibri"/>
          <w:noProof/>
          <w:lang w:eastAsia="en-US"/>
        </w:rPr>
        <w:pict>
          <v:group id="_x0000_s3715" style="position:absolute;left:0;text-align:left;margin-left:315pt;margin-top:-53.2pt;width:31.2pt;height:31.05pt;z-index:-251561984;mso-position-horizontal-relative:page" coordorigin="6300,-1064" coordsize="624,621" o:allowincell="f">
            <v:rect id="_x0000_s3716" style="position:absolute;left:6305;top:-1059;width:613;height:610" o:allowincell="f" stroked="f">
              <v:path arrowok="t"/>
            </v:rect>
            <v:rect id="_x0000_s3717" style="position:absolute;left:6306;top:-1059;width:620;height:620;mso-position-horizontal-relative:page" o:allowincell="f" filled="f" stroked="f">
              <v:textbox inset="0,0,0,0">
                <w:txbxContent>
                  <w:p w:rsidR="00F42301" w:rsidRDefault="00F42301" w:rsidP="00721764">
                    <w:pPr>
                      <w:spacing w:after="0" w:line="620" w:lineRule="atLeast"/>
                      <w:rPr>
                        <w:rFonts w:ascii="Times New Roman" w:hAnsi="Times New Roman"/>
                        <w:sz w:val="24"/>
                        <w:szCs w:val="24"/>
                      </w:rPr>
                    </w:pPr>
                    <w:r>
                      <w:rPr>
                        <w:rFonts w:ascii="Times New Roman" w:hAnsi="Times New Roman"/>
                        <w:noProof/>
                        <w:sz w:val="24"/>
                        <w:szCs w:val="24"/>
                      </w:rPr>
                      <w:drawing>
                        <wp:inline distT="0" distB="0" distL="0" distR="0">
                          <wp:extent cx="390525" cy="390525"/>
                          <wp:effectExtent l="19050" t="0" r="9525" b="0"/>
                          <wp:docPr id="128"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5"/>
                                  <a:srcRect/>
                                  <a:stretch>
                                    <a:fillRect/>
                                  </a:stretch>
                                </pic:blipFill>
                                <pic:spPr bwMode="auto">
                                  <a:xfrm>
                                    <a:off x="0" y="0"/>
                                    <a:ext cx="390525" cy="390525"/>
                                  </a:xfrm>
                                  <a:prstGeom prst="rect">
                                    <a:avLst/>
                                  </a:prstGeom>
                                  <a:noFill/>
                                  <a:ln w="9525">
                                    <a:noFill/>
                                    <a:miter lim="800000"/>
                                    <a:headEnd/>
                                    <a:tailEnd/>
                                  </a:ln>
                                </pic:spPr>
                              </pic:pic>
                            </a:graphicData>
                          </a:graphic>
                        </wp:inline>
                      </w:drawing>
                    </w:r>
                  </w:p>
                  <w:p w:rsidR="00F42301" w:rsidRDefault="00F42301" w:rsidP="00721764">
                    <w:pPr>
                      <w:widowControl w:val="0"/>
                      <w:autoSpaceDE w:val="0"/>
                      <w:autoSpaceDN w:val="0"/>
                      <w:adjustRightInd w:val="0"/>
                      <w:spacing w:after="0"/>
                      <w:rPr>
                        <w:rFonts w:ascii="Times New Roman" w:hAnsi="Times New Roman"/>
                        <w:sz w:val="24"/>
                        <w:szCs w:val="24"/>
                      </w:rPr>
                    </w:pPr>
                  </w:p>
                </w:txbxContent>
              </v:textbox>
            </v:rect>
            <w10:wrap anchorx="page"/>
          </v:group>
        </w:pict>
      </w:r>
      <w:r>
        <w:rPr>
          <w:rFonts w:ascii="Times New Roman" w:hAnsi="Times New Roman"/>
          <w:color w:val="191919"/>
          <w:sz w:val="18"/>
          <w:szCs w:val="18"/>
        </w:rPr>
        <w:t>must be earned in residence at</w:t>
      </w:r>
      <w:r>
        <w:rPr>
          <w:rFonts w:ascii="Times New Roman" w:hAnsi="Times New Roman"/>
          <w:color w:val="191919"/>
          <w:spacing w:val="-10"/>
          <w:sz w:val="18"/>
          <w:szCs w:val="18"/>
        </w:rPr>
        <w:t xml:space="preserve"> </w:t>
      </w:r>
      <w:r>
        <w:rPr>
          <w:rFonts w:ascii="Times New Roman" w:hAnsi="Times New Roman"/>
          <w:color w:val="191919"/>
          <w:sz w:val="18"/>
          <w:szCs w:val="18"/>
        </w:rPr>
        <w:t>Albany State Universit</w:t>
      </w:r>
      <w:r>
        <w:rPr>
          <w:rFonts w:ascii="Times New Roman" w:hAnsi="Times New Roman"/>
          <w:color w:val="191919"/>
          <w:spacing w:val="-12"/>
          <w:sz w:val="18"/>
          <w:szCs w:val="18"/>
        </w:rPr>
        <w:t>y</w:t>
      </w:r>
      <w:r>
        <w:rPr>
          <w:rFonts w:ascii="Times New Roman" w:hAnsi="Times New Roman"/>
          <w:color w:val="191919"/>
          <w:sz w:val="18"/>
          <w:szCs w:val="18"/>
        </w:rPr>
        <w:t>.</w:t>
      </w:r>
    </w:p>
    <w:p w:rsidR="00F42301" w:rsidRDefault="00F42301" w:rsidP="00721764">
      <w:pPr>
        <w:widowControl w:val="0"/>
        <w:autoSpaceDE w:val="0"/>
        <w:autoSpaceDN w:val="0"/>
        <w:adjustRightInd w:val="0"/>
        <w:spacing w:before="2" w:after="0" w:line="220" w:lineRule="exact"/>
        <w:rPr>
          <w:rFonts w:ascii="Times New Roman" w:hAnsi="Times New Roman"/>
          <w:color w:val="000000"/>
        </w:rPr>
      </w:pPr>
    </w:p>
    <w:p w:rsidR="00F42301" w:rsidDel="00F15938" w:rsidRDefault="00F42301" w:rsidP="00721764">
      <w:pPr>
        <w:widowControl w:val="0"/>
        <w:autoSpaceDE w:val="0"/>
        <w:autoSpaceDN w:val="0"/>
        <w:adjustRightInd w:val="0"/>
        <w:spacing w:after="0" w:line="250" w:lineRule="auto"/>
        <w:ind w:left="879" w:right="1997"/>
        <w:rPr>
          <w:del w:id="278" w:author=" " w:date="2011-04-06T11:11:00Z"/>
          <w:rFonts w:ascii="Times New Roman" w:hAnsi="Times New Roman"/>
          <w:color w:val="000000"/>
          <w:sz w:val="18"/>
          <w:szCs w:val="18"/>
        </w:rPr>
      </w:pPr>
      <w:del w:id="279" w:author=" " w:date="2011-04-06T11:11:00Z">
        <w:r w:rsidDel="00F15938">
          <w:rPr>
            <w:rFonts w:ascii="Times New Roman" w:hAnsi="Times New Roman"/>
            <w:b/>
            <w:bCs/>
            <w:color w:val="191919"/>
            <w:sz w:val="18"/>
            <w:szCs w:val="18"/>
          </w:rPr>
          <w:delText>Note:</w:delText>
        </w:r>
        <w:r w:rsidDel="00F15938">
          <w:rPr>
            <w:rFonts w:ascii="Times New Roman" w:hAnsi="Times New Roman"/>
            <w:b/>
            <w:bCs/>
            <w:color w:val="191919"/>
            <w:spacing w:val="42"/>
            <w:sz w:val="18"/>
            <w:szCs w:val="18"/>
          </w:rPr>
          <w:delText xml:space="preserve"> </w:delText>
        </w:r>
        <w:r w:rsidDel="00F15938">
          <w:rPr>
            <w:rFonts w:ascii="Times New Roman" w:hAnsi="Times New Roman"/>
            <w:b/>
            <w:bCs/>
            <w:color w:val="191919"/>
            <w:sz w:val="18"/>
            <w:szCs w:val="18"/>
          </w:rPr>
          <w:delText>The new p</w:delText>
        </w:r>
        <w:r w:rsidDel="00F15938">
          <w:rPr>
            <w:rFonts w:ascii="Times New Roman" w:hAnsi="Times New Roman"/>
            <w:b/>
            <w:bCs/>
            <w:color w:val="191919"/>
            <w:spacing w:val="-3"/>
            <w:sz w:val="18"/>
            <w:szCs w:val="18"/>
          </w:rPr>
          <w:delText>r</w:delText>
        </w:r>
        <w:r w:rsidDel="00F15938">
          <w:rPr>
            <w:rFonts w:ascii="Times New Roman" w:hAnsi="Times New Roman"/>
            <w:b/>
            <w:bCs/>
            <w:color w:val="191919"/>
            <w:sz w:val="18"/>
            <w:szCs w:val="18"/>
          </w:rPr>
          <w:delText>ogram of study for</w:delText>
        </w:r>
        <w:r w:rsidDel="00F15938">
          <w:rPr>
            <w:rFonts w:ascii="Times New Roman" w:hAnsi="Times New Roman"/>
            <w:b/>
            <w:bCs/>
            <w:color w:val="191919"/>
            <w:spacing w:val="-3"/>
            <w:sz w:val="18"/>
            <w:szCs w:val="18"/>
          </w:rPr>
          <w:delText xml:space="preserve"> </w:delText>
        </w:r>
        <w:r w:rsidDel="00F15938">
          <w:rPr>
            <w:rFonts w:ascii="Times New Roman" w:hAnsi="Times New Roman"/>
            <w:b/>
            <w:bCs/>
            <w:color w:val="191919"/>
            <w:sz w:val="18"/>
            <w:szCs w:val="18"/>
          </w:rPr>
          <w:delText>the performance-based Specialist P</w:delText>
        </w:r>
        <w:r w:rsidDel="00F15938">
          <w:rPr>
            <w:rFonts w:ascii="Times New Roman" w:hAnsi="Times New Roman"/>
            <w:b/>
            <w:bCs/>
            <w:color w:val="191919"/>
            <w:spacing w:val="-3"/>
            <w:sz w:val="18"/>
            <w:szCs w:val="18"/>
          </w:rPr>
          <w:delText>r</w:delText>
        </w:r>
        <w:r w:rsidDel="00F15938">
          <w:rPr>
            <w:rFonts w:ascii="Times New Roman" w:hAnsi="Times New Roman"/>
            <w:b/>
            <w:bCs/>
            <w:color w:val="191919"/>
            <w:sz w:val="18"/>
            <w:szCs w:val="18"/>
          </w:rPr>
          <w:delText>ogram is under</w:delText>
        </w:r>
        <w:r w:rsidDel="00F15938">
          <w:rPr>
            <w:rFonts w:ascii="Times New Roman" w:hAnsi="Times New Roman"/>
            <w:b/>
            <w:bCs/>
            <w:color w:val="191919"/>
            <w:spacing w:val="-3"/>
            <w:sz w:val="18"/>
            <w:szCs w:val="18"/>
          </w:rPr>
          <w:delText xml:space="preserve"> </w:delText>
        </w:r>
        <w:r w:rsidDel="00F15938">
          <w:rPr>
            <w:rFonts w:ascii="Times New Roman" w:hAnsi="Times New Roman"/>
            <w:b/>
            <w:bCs/>
            <w:color w:val="191919"/>
            <w:sz w:val="18"/>
            <w:szCs w:val="18"/>
          </w:rPr>
          <w:delText xml:space="preserve">developmen- tal </w:delText>
        </w:r>
        <w:r w:rsidDel="00F15938">
          <w:rPr>
            <w:rFonts w:ascii="Times New Roman" w:hAnsi="Times New Roman"/>
            <w:b/>
            <w:bCs/>
            <w:color w:val="191919"/>
            <w:spacing w:val="-3"/>
            <w:sz w:val="18"/>
            <w:szCs w:val="18"/>
          </w:rPr>
          <w:delText>r</w:delText>
        </w:r>
        <w:r w:rsidDel="00F15938">
          <w:rPr>
            <w:rFonts w:ascii="Times New Roman" w:hAnsi="Times New Roman"/>
            <w:b/>
            <w:bCs/>
            <w:color w:val="191919"/>
            <w:sz w:val="18"/>
            <w:szCs w:val="18"/>
          </w:rPr>
          <w:delText>eview for</w:delText>
        </w:r>
        <w:r w:rsidDel="00F15938">
          <w:rPr>
            <w:rFonts w:ascii="Times New Roman" w:hAnsi="Times New Roman"/>
            <w:b/>
            <w:bCs/>
            <w:color w:val="191919"/>
            <w:spacing w:val="-3"/>
            <w:sz w:val="18"/>
            <w:szCs w:val="18"/>
          </w:rPr>
          <w:delText xml:space="preserve"> </w:delText>
        </w:r>
        <w:r w:rsidDel="00F15938">
          <w:rPr>
            <w:rFonts w:ascii="Times New Roman" w:hAnsi="Times New Roman"/>
            <w:b/>
            <w:bCs/>
            <w:color w:val="191919"/>
            <w:sz w:val="18"/>
            <w:szCs w:val="18"/>
          </w:rPr>
          <w:delText>app</w:delText>
        </w:r>
        <w:r w:rsidDel="00F15938">
          <w:rPr>
            <w:rFonts w:ascii="Times New Roman" w:hAnsi="Times New Roman"/>
            <w:b/>
            <w:bCs/>
            <w:color w:val="191919"/>
            <w:spacing w:val="-3"/>
            <w:sz w:val="18"/>
            <w:szCs w:val="18"/>
          </w:rPr>
          <w:delText>r</w:delText>
        </w:r>
        <w:r w:rsidDel="00F15938">
          <w:rPr>
            <w:rFonts w:ascii="Times New Roman" w:hAnsi="Times New Roman"/>
            <w:b/>
            <w:bCs/>
            <w:color w:val="191919"/>
            <w:sz w:val="18"/>
            <w:szCs w:val="18"/>
          </w:rPr>
          <w:delText>oval by the Georgia P</w:delText>
        </w:r>
        <w:r w:rsidDel="00F15938">
          <w:rPr>
            <w:rFonts w:ascii="Times New Roman" w:hAnsi="Times New Roman"/>
            <w:b/>
            <w:bCs/>
            <w:color w:val="191919"/>
            <w:spacing w:val="-3"/>
            <w:sz w:val="18"/>
            <w:szCs w:val="18"/>
          </w:rPr>
          <w:delText>r</w:delText>
        </w:r>
        <w:r w:rsidDel="00F15938">
          <w:rPr>
            <w:rFonts w:ascii="Times New Roman" w:hAnsi="Times New Roman"/>
            <w:b/>
            <w:bCs/>
            <w:color w:val="191919"/>
            <w:sz w:val="18"/>
            <w:szCs w:val="18"/>
          </w:rPr>
          <w:delText>ofessional Standard</w:delText>
        </w:r>
        <w:r w:rsidDel="00F15938">
          <w:rPr>
            <w:rFonts w:ascii="Times New Roman" w:hAnsi="Times New Roman"/>
            <w:b/>
            <w:bCs/>
            <w:color w:val="191919"/>
            <w:spacing w:val="-7"/>
            <w:sz w:val="18"/>
            <w:szCs w:val="18"/>
          </w:rPr>
          <w:delText>’</w:delText>
        </w:r>
        <w:r w:rsidDel="00F15938">
          <w:rPr>
            <w:rFonts w:ascii="Times New Roman" w:hAnsi="Times New Roman"/>
            <w:b/>
            <w:bCs/>
            <w:color w:val="191919"/>
            <w:sz w:val="18"/>
            <w:szCs w:val="18"/>
          </w:rPr>
          <w:delText>s Commission. Please contact your</w:delText>
        </w:r>
        <w:r w:rsidDel="00F15938">
          <w:rPr>
            <w:rFonts w:ascii="Times New Roman" w:hAnsi="Times New Roman"/>
            <w:b/>
            <w:bCs/>
            <w:color w:val="191919"/>
            <w:spacing w:val="-3"/>
            <w:sz w:val="18"/>
            <w:szCs w:val="18"/>
          </w:rPr>
          <w:delText xml:space="preserve"> </w:delText>
        </w:r>
        <w:r w:rsidDel="00F15938">
          <w:rPr>
            <w:rFonts w:ascii="Times New Roman" w:hAnsi="Times New Roman"/>
            <w:b/>
            <w:bCs/>
            <w:color w:val="191919"/>
            <w:sz w:val="18"/>
            <w:szCs w:val="18"/>
          </w:rPr>
          <w:delText>aca- demic advisor</w:delText>
        </w:r>
        <w:r w:rsidDel="00F15938">
          <w:rPr>
            <w:rFonts w:ascii="Times New Roman" w:hAnsi="Times New Roman"/>
            <w:b/>
            <w:bCs/>
            <w:color w:val="191919"/>
            <w:spacing w:val="-3"/>
            <w:sz w:val="18"/>
            <w:szCs w:val="18"/>
          </w:rPr>
          <w:delText xml:space="preserve"> </w:delText>
        </w:r>
        <w:r w:rsidDel="00F15938">
          <w:rPr>
            <w:rFonts w:ascii="Times New Roman" w:hAnsi="Times New Roman"/>
            <w:b/>
            <w:bCs/>
            <w:color w:val="191919"/>
            <w:sz w:val="18"/>
            <w:szCs w:val="18"/>
          </w:rPr>
          <w:delText>for</w:delText>
        </w:r>
        <w:r w:rsidDel="00F15938">
          <w:rPr>
            <w:rFonts w:ascii="Times New Roman" w:hAnsi="Times New Roman"/>
            <w:b/>
            <w:bCs/>
            <w:color w:val="191919"/>
            <w:spacing w:val="-3"/>
            <w:sz w:val="18"/>
            <w:szCs w:val="18"/>
          </w:rPr>
          <w:delText xml:space="preserve"> </w:delText>
        </w:r>
        <w:r w:rsidDel="00F15938">
          <w:rPr>
            <w:rFonts w:ascii="Times New Roman" w:hAnsi="Times New Roman"/>
            <w:b/>
            <w:bCs/>
            <w:color w:val="191919"/>
            <w:sz w:val="18"/>
            <w:szCs w:val="18"/>
          </w:rPr>
          <w:delText>the p</w:delText>
        </w:r>
        <w:r w:rsidDel="00F15938">
          <w:rPr>
            <w:rFonts w:ascii="Times New Roman" w:hAnsi="Times New Roman"/>
            <w:b/>
            <w:bCs/>
            <w:color w:val="191919"/>
            <w:spacing w:val="-3"/>
            <w:sz w:val="18"/>
            <w:szCs w:val="18"/>
          </w:rPr>
          <w:delText>r</w:delText>
        </w:r>
        <w:r w:rsidDel="00F15938">
          <w:rPr>
            <w:rFonts w:ascii="Times New Roman" w:hAnsi="Times New Roman"/>
            <w:b/>
            <w:bCs/>
            <w:color w:val="191919"/>
            <w:sz w:val="18"/>
            <w:szCs w:val="18"/>
          </w:rPr>
          <w:delText>ogram of stud</w:delText>
        </w:r>
        <w:r w:rsidDel="00F15938">
          <w:rPr>
            <w:rFonts w:ascii="Times New Roman" w:hAnsi="Times New Roman"/>
            <w:b/>
            <w:bCs/>
            <w:color w:val="191919"/>
            <w:spacing w:val="-10"/>
            <w:sz w:val="18"/>
            <w:szCs w:val="18"/>
          </w:rPr>
          <w:delText>y</w:delText>
        </w:r>
        <w:r w:rsidDel="00F15938">
          <w:rPr>
            <w:rFonts w:ascii="Times New Roman" w:hAnsi="Times New Roman"/>
            <w:b/>
            <w:bCs/>
            <w:color w:val="191919"/>
            <w:sz w:val="18"/>
            <w:szCs w:val="18"/>
          </w:rPr>
          <w:delText>.</w:delText>
        </w:r>
      </w:del>
    </w:p>
    <w:p w:rsidR="00F42301" w:rsidRDefault="00F42301" w:rsidP="00721764">
      <w:pPr>
        <w:widowControl w:val="0"/>
        <w:autoSpaceDE w:val="0"/>
        <w:autoSpaceDN w:val="0"/>
        <w:adjustRightInd w:val="0"/>
        <w:spacing w:before="8" w:after="0" w:line="200" w:lineRule="exact"/>
        <w:rPr>
          <w:rFonts w:ascii="Times New Roman" w:hAnsi="Times New Roman"/>
          <w:color w:val="000000"/>
          <w:sz w:val="20"/>
          <w:szCs w:val="20"/>
        </w:rPr>
      </w:pPr>
    </w:p>
    <w:p w:rsidR="00F42301" w:rsidRDefault="00F42301" w:rsidP="00721764">
      <w:pPr>
        <w:widowControl w:val="0"/>
        <w:autoSpaceDE w:val="0"/>
        <w:autoSpaceDN w:val="0"/>
        <w:adjustRightInd w:val="0"/>
        <w:spacing w:after="0"/>
        <w:ind w:left="879"/>
        <w:rPr>
          <w:ins w:id="280" w:author=" " w:date="2011-04-06T12:13:00Z"/>
          <w:rFonts w:ascii="Impact" w:hAnsi="Impact" w:cs="Impact"/>
          <w:color w:val="666666"/>
          <w:sz w:val="36"/>
          <w:szCs w:val="36"/>
        </w:rPr>
      </w:pPr>
      <w:r w:rsidRPr="003F2CF3">
        <w:rPr>
          <w:rFonts w:ascii="Calibri" w:hAnsi="Calibri" w:cs="Times New Roman"/>
          <w:noProof/>
          <w:lang w:eastAsia="en-US"/>
        </w:rPr>
        <w:pict>
          <v:shape id="_x0000_s3718" type="#_x0000_t202" style="position:absolute;left:0;text-align:left;margin-left:520.2pt;margin-top:158.8pt;width:1in;height:184.3pt;z-index:-251560960;mso-position-horizontal-relative:page;mso-position-vertical-relative:page" o:allowincell="f" filled="f" stroked="f">
            <v:textbox style="layout-flow:vertical" inset="0,0,0,0">
              <w:txbxContent>
                <w:p w:rsidR="00F42301" w:rsidRDefault="00F42301" w:rsidP="00721764">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E</w:t>
                  </w:r>
                  <w:r>
                    <w:rPr>
                      <w:rFonts w:ascii="Impact" w:hAnsi="Impact" w:cs="Impact"/>
                      <w:color w:val="A3A3A3"/>
                      <w:spacing w:val="-115"/>
                      <w:position w:val="1"/>
                      <w:sz w:val="105"/>
                      <w:szCs w:val="105"/>
                    </w:rPr>
                    <w:t xml:space="preserve"> </w:t>
                  </w:r>
                </w:p>
              </w:txbxContent>
            </v:textbox>
            <w10:wrap anchorx="page" anchory="page"/>
          </v:shape>
        </w:pict>
      </w:r>
      <w:r>
        <w:rPr>
          <w:rFonts w:ascii="Impact" w:hAnsi="Impact" w:cs="Impact"/>
          <w:color w:val="666666"/>
          <w:sz w:val="36"/>
          <w:szCs w:val="36"/>
        </w:rPr>
        <w:t>COURSE DESCRIPTIONS</w:t>
      </w:r>
    </w:p>
    <w:p w:rsidR="00F42301" w:rsidRPr="004B5A12" w:rsidRDefault="00F42301" w:rsidP="00721764">
      <w:pPr>
        <w:widowControl w:val="0"/>
        <w:autoSpaceDE w:val="0"/>
        <w:autoSpaceDN w:val="0"/>
        <w:adjustRightInd w:val="0"/>
        <w:spacing w:after="0"/>
        <w:ind w:left="879"/>
        <w:rPr>
          <w:ins w:id="281" w:author=" " w:date="2011-04-06T12:15:00Z"/>
          <w:rFonts w:ascii="Times New Roman" w:hAnsi="Times New Roman" w:cs="Times New Roman"/>
          <w:color w:val="000000"/>
          <w:sz w:val="20"/>
          <w:szCs w:val="20"/>
          <w:rPrChange w:id="282" w:author=" " w:date="2011-04-06T12:18:00Z">
            <w:rPr>
              <w:ins w:id="283" w:author=" " w:date="2011-04-06T12:15:00Z"/>
              <w:rFonts w:ascii="Impact" w:hAnsi="Impact" w:cs="Impact"/>
              <w:color w:val="000000"/>
              <w:sz w:val="20"/>
              <w:szCs w:val="20"/>
            </w:rPr>
          </w:rPrChange>
        </w:rPr>
      </w:pPr>
      <w:ins w:id="284" w:author=" " w:date="2011-04-06T12:14:00Z">
        <w:r w:rsidRPr="003F2CF3">
          <w:rPr>
            <w:rFonts w:ascii="Times New Roman" w:hAnsi="Times New Roman" w:cs="Times New Roman"/>
            <w:color w:val="000000"/>
            <w:sz w:val="20"/>
            <w:szCs w:val="20"/>
            <w:rPrChange w:id="285" w:author=" " w:date="2011-04-06T12:18:00Z">
              <w:rPr>
                <w:rFonts w:ascii="Impact" w:hAnsi="Impact" w:cs="Impact"/>
                <w:color w:val="000000"/>
                <w:sz w:val="20"/>
                <w:szCs w:val="20"/>
              </w:rPr>
            </w:rPrChange>
          </w:rPr>
          <w:t>EDAS 6701- Law &amp; Ethics in Educational Leadership…………………………………………………………………………</w:t>
        </w:r>
      </w:ins>
      <w:ins w:id="286" w:author=" " w:date="2011-04-06T12:15:00Z">
        <w:r w:rsidRPr="003F2CF3">
          <w:rPr>
            <w:rFonts w:ascii="Times New Roman" w:hAnsi="Times New Roman" w:cs="Times New Roman"/>
            <w:color w:val="000000"/>
            <w:sz w:val="20"/>
            <w:szCs w:val="20"/>
            <w:rPrChange w:id="287" w:author=" " w:date="2011-04-06T12:18:00Z">
              <w:rPr>
                <w:rFonts w:ascii="Impact" w:hAnsi="Impact" w:cs="Impact"/>
                <w:color w:val="000000"/>
                <w:sz w:val="20"/>
                <w:szCs w:val="20"/>
              </w:rPr>
            </w:rPrChange>
          </w:rPr>
          <w:t>….3(3-0)</w:t>
        </w:r>
      </w:ins>
    </w:p>
    <w:p w:rsidR="00F42301" w:rsidRDefault="00F42301" w:rsidP="00721764">
      <w:pPr>
        <w:widowControl w:val="0"/>
        <w:autoSpaceDE w:val="0"/>
        <w:autoSpaceDN w:val="0"/>
        <w:adjustRightInd w:val="0"/>
        <w:spacing w:after="0"/>
        <w:ind w:left="879"/>
        <w:rPr>
          <w:ins w:id="288" w:author=" " w:date="2011-04-06T12:20:00Z"/>
          <w:rFonts w:ascii="Times New Roman" w:hAnsi="Times New Roman"/>
          <w:color w:val="000000"/>
          <w:sz w:val="20"/>
          <w:szCs w:val="20"/>
        </w:rPr>
      </w:pPr>
      <w:ins w:id="289" w:author=" " w:date="2011-04-06T12:15:00Z">
        <w:r w:rsidRPr="003F2CF3">
          <w:rPr>
            <w:rFonts w:ascii="Times New Roman" w:hAnsi="Times New Roman" w:cs="Times New Roman"/>
            <w:color w:val="000000"/>
            <w:sz w:val="20"/>
            <w:szCs w:val="20"/>
            <w:rPrChange w:id="290" w:author=" " w:date="2011-04-06T12:18:00Z">
              <w:rPr>
                <w:rFonts w:ascii="Impact" w:hAnsi="Impact" w:cs="Impact"/>
                <w:color w:val="000000"/>
                <w:sz w:val="20"/>
                <w:szCs w:val="20"/>
              </w:rPr>
            </w:rPrChange>
          </w:rPr>
          <w:tab/>
          <w:t>This pre</w:t>
        </w:r>
      </w:ins>
      <w:ins w:id="291" w:author=" " w:date="2011-04-06T12:24:00Z">
        <w:r>
          <w:rPr>
            <w:rFonts w:ascii="Times New Roman" w:hAnsi="Times New Roman"/>
            <w:color w:val="000000"/>
            <w:sz w:val="20"/>
            <w:szCs w:val="20"/>
          </w:rPr>
          <w:t>-</w:t>
        </w:r>
      </w:ins>
      <w:ins w:id="292" w:author=" " w:date="2011-04-06T12:15:00Z">
        <w:r w:rsidRPr="003F2CF3">
          <w:rPr>
            <w:rFonts w:ascii="Times New Roman" w:hAnsi="Times New Roman" w:cs="Times New Roman"/>
            <w:color w:val="000000"/>
            <w:sz w:val="20"/>
            <w:szCs w:val="20"/>
            <w:rPrChange w:id="293" w:author=" " w:date="2011-04-06T12:18:00Z">
              <w:rPr>
                <w:rFonts w:ascii="Impact" w:hAnsi="Impact" w:cs="Impact"/>
                <w:color w:val="000000"/>
                <w:sz w:val="20"/>
                <w:szCs w:val="20"/>
              </w:rPr>
            </w:rPrChange>
          </w:rPr>
          <w:t>service course is one of two required of all ED.S. candidates who</w:t>
        </w:r>
      </w:ins>
      <w:ins w:id="294" w:author=" " w:date="2011-04-06T12:19:00Z">
        <w:r>
          <w:rPr>
            <w:rFonts w:ascii="Times New Roman" w:hAnsi="Times New Roman"/>
            <w:color w:val="000000"/>
            <w:sz w:val="20"/>
            <w:szCs w:val="20"/>
          </w:rPr>
          <w:t xml:space="preserve"> </w:t>
        </w:r>
      </w:ins>
      <w:ins w:id="295" w:author=" " w:date="2011-04-06T12:15:00Z">
        <w:r w:rsidRPr="003F2CF3">
          <w:rPr>
            <w:rFonts w:ascii="Times New Roman" w:hAnsi="Times New Roman" w:cs="Times New Roman"/>
            <w:color w:val="000000"/>
            <w:sz w:val="20"/>
            <w:szCs w:val="20"/>
            <w:rPrChange w:id="296" w:author=" " w:date="2011-04-06T12:18:00Z">
              <w:rPr>
                <w:rFonts w:ascii="Impact" w:hAnsi="Impact" w:cs="Impact"/>
                <w:color w:val="000000"/>
                <w:sz w:val="20"/>
                <w:szCs w:val="20"/>
              </w:rPr>
            </w:rPrChange>
          </w:rPr>
          <w:t xml:space="preserve">have not completed a masters in educational leadershlip.  This </w:t>
        </w:r>
      </w:ins>
      <w:ins w:id="297" w:author=" " w:date="2011-04-06T12:16:00Z">
        <w:r w:rsidRPr="003F2CF3">
          <w:rPr>
            <w:rFonts w:ascii="Times New Roman" w:hAnsi="Times New Roman" w:cs="Times New Roman"/>
            <w:color w:val="000000"/>
            <w:sz w:val="20"/>
            <w:szCs w:val="20"/>
            <w:rPrChange w:id="298" w:author=" " w:date="2011-04-06T12:18:00Z">
              <w:rPr>
                <w:rFonts w:ascii="Impact" w:hAnsi="Impact" w:cs="Impact"/>
                <w:color w:val="000000"/>
                <w:sz w:val="20"/>
                <w:szCs w:val="20"/>
              </w:rPr>
            </w:rPrChange>
          </w:rPr>
          <w:t xml:space="preserve">course emphasizes content knowedge in educational leadership and ethics with some application and performance.  The candidate studies </w:t>
        </w:r>
        <w:r>
          <w:rPr>
            <w:rFonts w:ascii="Times New Roman" w:hAnsi="Times New Roman"/>
            <w:color w:val="000000"/>
            <w:sz w:val="20"/>
            <w:szCs w:val="20"/>
          </w:rPr>
          <w:t>la</w:t>
        </w:r>
      </w:ins>
      <w:ins w:id="299" w:author=" " w:date="2011-04-06T12:19:00Z">
        <w:r>
          <w:rPr>
            <w:rFonts w:ascii="Times New Roman" w:hAnsi="Times New Roman"/>
            <w:color w:val="000000"/>
            <w:sz w:val="20"/>
            <w:szCs w:val="20"/>
          </w:rPr>
          <w:t>w</w:t>
        </w:r>
      </w:ins>
      <w:ins w:id="300" w:author=" " w:date="2011-04-06T12:16:00Z">
        <w:r w:rsidRPr="003F2CF3">
          <w:rPr>
            <w:rFonts w:ascii="Times New Roman" w:hAnsi="Times New Roman" w:cs="Times New Roman"/>
            <w:color w:val="000000"/>
            <w:sz w:val="20"/>
            <w:szCs w:val="20"/>
            <w:rPrChange w:id="301" w:author=" " w:date="2011-04-06T12:18:00Z">
              <w:rPr>
                <w:rFonts w:ascii="Impact" w:hAnsi="Impact" w:cs="Impact"/>
                <w:color w:val="000000"/>
                <w:sz w:val="20"/>
                <w:szCs w:val="20"/>
              </w:rPr>
            </w:rPrChange>
          </w:rPr>
          <w:t xml:space="preserve"> as it pertains to educational leadership.  Included is the study of constitutional law, legislation, litigation and administrative rulings.  A</w:t>
        </w:r>
      </w:ins>
      <w:ins w:id="302" w:author=" " w:date="2011-04-06T12:20:00Z">
        <w:r>
          <w:rPr>
            <w:rFonts w:ascii="Times New Roman" w:hAnsi="Times New Roman"/>
            <w:color w:val="000000"/>
            <w:sz w:val="20"/>
            <w:szCs w:val="20"/>
          </w:rPr>
          <w:t>lso</w:t>
        </w:r>
      </w:ins>
      <w:ins w:id="303" w:author=" " w:date="2011-04-06T12:16:00Z">
        <w:r w:rsidRPr="003F2CF3">
          <w:rPr>
            <w:rFonts w:ascii="Times New Roman" w:hAnsi="Times New Roman" w:cs="Times New Roman"/>
            <w:color w:val="000000"/>
            <w:sz w:val="20"/>
            <w:szCs w:val="20"/>
            <w:rPrChange w:id="304" w:author=" " w:date="2011-04-06T12:18:00Z">
              <w:rPr>
                <w:rFonts w:ascii="Impact" w:hAnsi="Impact" w:cs="Impact"/>
                <w:color w:val="000000"/>
                <w:sz w:val="20"/>
                <w:szCs w:val="20"/>
              </w:rPr>
            </w:rPrChange>
          </w:rPr>
          <w:t xml:space="preserve"> include</w:t>
        </w:r>
      </w:ins>
      <w:ins w:id="305" w:author=" " w:date="2011-04-06T12:20:00Z">
        <w:r>
          <w:rPr>
            <w:rFonts w:ascii="Times New Roman" w:hAnsi="Times New Roman"/>
            <w:color w:val="000000"/>
            <w:sz w:val="20"/>
            <w:szCs w:val="20"/>
          </w:rPr>
          <w:t>d</w:t>
        </w:r>
      </w:ins>
      <w:ins w:id="306" w:author=" " w:date="2011-04-06T12:16:00Z">
        <w:r w:rsidRPr="003F2CF3">
          <w:rPr>
            <w:rFonts w:ascii="Times New Roman" w:hAnsi="Times New Roman" w:cs="Times New Roman"/>
            <w:color w:val="000000"/>
            <w:sz w:val="20"/>
            <w:szCs w:val="20"/>
            <w:rPrChange w:id="307" w:author=" " w:date="2011-04-06T12:18:00Z">
              <w:rPr>
                <w:rFonts w:ascii="Impact" w:hAnsi="Impact" w:cs="Impact"/>
                <w:color w:val="000000"/>
                <w:sz w:val="20"/>
                <w:szCs w:val="20"/>
              </w:rPr>
            </w:rPrChange>
          </w:rPr>
          <w:t xml:space="preserve"> is an overview of the legal and ethical dimen</w:t>
        </w:r>
      </w:ins>
      <w:ins w:id="308" w:author=" " w:date="2011-04-06T12:17:00Z">
        <w:r w:rsidRPr="003F2CF3">
          <w:rPr>
            <w:rFonts w:ascii="Times New Roman" w:hAnsi="Times New Roman" w:cs="Times New Roman"/>
            <w:color w:val="000000"/>
            <w:sz w:val="20"/>
            <w:szCs w:val="20"/>
            <w:rPrChange w:id="309" w:author=" " w:date="2011-04-06T12:18:00Z">
              <w:rPr>
                <w:rFonts w:ascii="Impact" w:hAnsi="Impact" w:cs="Impact"/>
                <w:color w:val="000000"/>
                <w:sz w:val="20"/>
                <w:szCs w:val="20"/>
              </w:rPr>
            </w:rPrChange>
          </w:rPr>
          <w:t>sion of</w:t>
        </w:r>
      </w:ins>
      <w:ins w:id="310" w:author=" " w:date="2011-04-06T12:20:00Z">
        <w:r>
          <w:rPr>
            <w:rFonts w:ascii="Times New Roman" w:hAnsi="Times New Roman"/>
            <w:color w:val="000000"/>
            <w:sz w:val="20"/>
            <w:szCs w:val="20"/>
          </w:rPr>
          <w:t xml:space="preserve"> </w:t>
        </w:r>
      </w:ins>
      <w:ins w:id="311" w:author=" " w:date="2011-04-06T12:17:00Z">
        <w:r>
          <w:rPr>
            <w:rFonts w:ascii="Times New Roman" w:hAnsi="Times New Roman"/>
            <w:color w:val="000000"/>
            <w:sz w:val="20"/>
            <w:szCs w:val="20"/>
          </w:rPr>
          <w:t>professional pr</w:t>
        </w:r>
        <w:r w:rsidRPr="003F2CF3">
          <w:rPr>
            <w:rFonts w:ascii="Times New Roman" w:hAnsi="Times New Roman" w:cs="Times New Roman"/>
            <w:color w:val="000000"/>
            <w:sz w:val="20"/>
            <w:szCs w:val="20"/>
            <w:rPrChange w:id="312" w:author=" " w:date="2011-04-06T12:18:00Z">
              <w:rPr>
                <w:rFonts w:ascii="Impact" w:hAnsi="Impact" w:cs="Impact"/>
                <w:color w:val="000000"/>
                <w:sz w:val="20"/>
                <w:szCs w:val="20"/>
              </w:rPr>
            </w:rPrChange>
          </w:rPr>
          <w:t>actice in contemporary American public education.</w:t>
        </w:r>
      </w:ins>
    </w:p>
    <w:p w:rsidR="00F42301" w:rsidRDefault="00F42301" w:rsidP="00721764">
      <w:pPr>
        <w:widowControl w:val="0"/>
        <w:autoSpaceDE w:val="0"/>
        <w:autoSpaceDN w:val="0"/>
        <w:adjustRightInd w:val="0"/>
        <w:spacing w:after="0"/>
        <w:ind w:left="879"/>
        <w:rPr>
          <w:ins w:id="313" w:author=" " w:date="2011-04-06T12:22:00Z"/>
          <w:rFonts w:ascii="Times New Roman" w:hAnsi="Times New Roman"/>
          <w:color w:val="000000"/>
          <w:sz w:val="20"/>
          <w:szCs w:val="20"/>
        </w:rPr>
      </w:pPr>
      <w:ins w:id="314" w:author=" " w:date="2011-04-06T12:20:00Z">
        <w:r>
          <w:rPr>
            <w:rFonts w:ascii="Times New Roman" w:hAnsi="Times New Roman"/>
            <w:color w:val="000000"/>
            <w:sz w:val="20"/>
            <w:szCs w:val="20"/>
          </w:rPr>
          <w:t xml:space="preserve">EDAS 6702- Educational Leadership and School </w:t>
        </w:r>
      </w:ins>
      <w:ins w:id="315" w:author=" " w:date="2011-04-06T12:22:00Z">
        <w:r>
          <w:rPr>
            <w:rFonts w:ascii="Times New Roman" w:hAnsi="Times New Roman"/>
            <w:color w:val="000000"/>
            <w:sz w:val="20"/>
            <w:szCs w:val="20"/>
          </w:rPr>
          <w:t>Improvement……………………….........3(3-0)</w:t>
        </w:r>
      </w:ins>
    </w:p>
    <w:p w:rsidR="00F42301" w:rsidRPr="004B5A12" w:rsidRDefault="00F42301" w:rsidP="00721764">
      <w:pPr>
        <w:widowControl w:val="0"/>
        <w:autoSpaceDE w:val="0"/>
        <w:autoSpaceDN w:val="0"/>
        <w:adjustRightInd w:val="0"/>
        <w:spacing w:after="0"/>
        <w:ind w:left="879"/>
        <w:rPr>
          <w:rFonts w:ascii="Times New Roman" w:hAnsi="Times New Roman" w:cs="Times New Roman"/>
          <w:color w:val="000000"/>
          <w:sz w:val="20"/>
          <w:szCs w:val="20"/>
          <w:rPrChange w:id="316" w:author=" " w:date="2011-04-06T12:18:00Z">
            <w:rPr>
              <w:rFonts w:ascii="Impact" w:hAnsi="Impact" w:cs="Impact"/>
              <w:color w:val="000000"/>
              <w:sz w:val="36"/>
              <w:szCs w:val="36"/>
            </w:rPr>
          </w:rPrChange>
        </w:rPr>
      </w:pPr>
      <w:ins w:id="317" w:author=" " w:date="2011-04-06T12:22:00Z">
        <w:r>
          <w:rPr>
            <w:rFonts w:ascii="Times New Roman" w:hAnsi="Times New Roman"/>
            <w:color w:val="000000"/>
            <w:sz w:val="20"/>
            <w:szCs w:val="20"/>
          </w:rPr>
          <w:tab/>
          <w:t>This pre-service course for entrance into</w:t>
        </w:r>
      </w:ins>
      <w:ins w:id="318" w:author=" " w:date="2011-04-06T12:25:00Z">
        <w:r>
          <w:rPr>
            <w:rFonts w:ascii="Times New Roman" w:hAnsi="Times New Roman"/>
            <w:color w:val="000000"/>
            <w:sz w:val="20"/>
            <w:szCs w:val="20"/>
          </w:rPr>
          <w:t xml:space="preserve"> </w:t>
        </w:r>
      </w:ins>
      <w:ins w:id="319" w:author=" " w:date="2011-04-06T12:22:00Z">
        <w:r>
          <w:rPr>
            <w:rFonts w:ascii="Times New Roman" w:hAnsi="Times New Roman"/>
            <w:color w:val="000000"/>
            <w:sz w:val="20"/>
            <w:szCs w:val="20"/>
          </w:rPr>
          <w:t>the ED.S. program is</w:t>
        </w:r>
      </w:ins>
      <w:ins w:id="320" w:author=" " w:date="2011-04-06T12:25:00Z">
        <w:r>
          <w:rPr>
            <w:rFonts w:ascii="Times New Roman" w:hAnsi="Times New Roman"/>
            <w:color w:val="000000"/>
            <w:sz w:val="20"/>
            <w:szCs w:val="20"/>
          </w:rPr>
          <w:t xml:space="preserve"> </w:t>
        </w:r>
      </w:ins>
      <w:ins w:id="321" w:author=" " w:date="2011-04-06T12:22:00Z">
        <w:r>
          <w:rPr>
            <w:rFonts w:ascii="Times New Roman" w:hAnsi="Times New Roman"/>
            <w:color w:val="000000"/>
            <w:sz w:val="20"/>
            <w:szCs w:val="20"/>
          </w:rPr>
          <w:t>one of two required of those candidates who have</w:t>
        </w:r>
      </w:ins>
      <w:ins w:id="322" w:author=" " w:date="2011-04-06T12:25:00Z">
        <w:r>
          <w:rPr>
            <w:rFonts w:ascii="Times New Roman" w:hAnsi="Times New Roman"/>
            <w:color w:val="000000"/>
            <w:sz w:val="20"/>
            <w:szCs w:val="20"/>
          </w:rPr>
          <w:t xml:space="preserve"> </w:t>
        </w:r>
      </w:ins>
      <w:ins w:id="323" w:author=" " w:date="2011-04-06T12:22:00Z">
        <w:r>
          <w:rPr>
            <w:rFonts w:ascii="Times New Roman" w:hAnsi="Times New Roman"/>
            <w:color w:val="000000"/>
            <w:sz w:val="20"/>
            <w:szCs w:val="20"/>
          </w:rPr>
          <w:t>not completed a m</w:t>
        </w:r>
      </w:ins>
      <w:ins w:id="324" w:author=" " w:date="2011-04-06T12:25:00Z">
        <w:r>
          <w:rPr>
            <w:rFonts w:ascii="Times New Roman" w:hAnsi="Times New Roman"/>
            <w:color w:val="000000"/>
            <w:sz w:val="20"/>
            <w:szCs w:val="20"/>
          </w:rPr>
          <w:t>a</w:t>
        </w:r>
      </w:ins>
      <w:ins w:id="325" w:author=" " w:date="2011-04-06T12:22:00Z">
        <w:r>
          <w:rPr>
            <w:rFonts w:ascii="Times New Roman" w:hAnsi="Times New Roman"/>
            <w:color w:val="000000"/>
            <w:sz w:val="20"/>
            <w:szCs w:val="20"/>
          </w:rPr>
          <w:t xml:space="preserve">sters degree in </w:t>
        </w:r>
      </w:ins>
      <w:ins w:id="326" w:author=" " w:date="2011-04-06T12:23:00Z">
        <w:r>
          <w:rPr>
            <w:rFonts w:ascii="Times New Roman" w:hAnsi="Times New Roman"/>
            <w:color w:val="000000"/>
            <w:sz w:val="20"/>
            <w:szCs w:val="20"/>
          </w:rPr>
          <w:t>educational</w:t>
        </w:r>
      </w:ins>
      <w:ins w:id="327" w:author=" " w:date="2011-04-06T12:22:00Z">
        <w:r>
          <w:rPr>
            <w:rFonts w:ascii="Times New Roman" w:hAnsi="Times New Roman"/>
            <w:color w:val="000000"/>
            <w:sz w:val="20"/>
            <w:szCs w:val="20"/>
          </w:rPr>
          <w:t xml:space="preserve"> </w:t>
        </w:r>
      </w:ins>
      <w:ins w:id="328" w:author=" " w:date="2011-04-06T12:23:00Z">
        <w:r>
          <w:rPr>
            <w:rFonts w:ascii="Times New Roman" w:hAnsi="Times New Roman"/>
            <w:color w:val="000000"/>
            <w:sz w:val="20"/>
            <w:szCs w:val="20"/>
          </w:rPr>
          <w:t>leadership.  This</w:t>
        </w:r>
      </w:ins>
      <w:ins w:id="329" w:author=" " w:date="2011-04-06T12:25:00Z">
        <w:r>
          <w:rPr>
            <w:rFonts w:ascii="Times New Roman" w:hAnsi="Times New Roman"/>
            <w:color w:val="000000"/>
            <w:sz w:val="20"/>
            <w:szCs w:val="20"/>
          </w:rPr>
          <w:t xml:space="preserve"> </w:t>
        </w:r>
      </w:ins>
      <w:ins w:id="330" w:author=" " w:date="2011-04-06T12:23:00Z">
        <w:r>
          <w:rPr>
            <w:rFonts w:ascii="Times New Roman" w:hAnsi="Times New Roman"/>
            <w:color w:val="000000"/>
            <w:sz w:val="20"/>
            <w:szCs w:val="20"/>
          </w:rPr>
          <w:t>is</w:t>
        </w:r>
      </w:ins>
      <w:ins w:id="331" w:author=" " w:date="2011-04-06T12:25:00Z">
        <w:r>
          <w:rPr>
            <w:rFonts w:ascii="Times New Roman" w:hAnsi="Times New Roman"/>
            <w:color w:val="000000"/>
            <w:sz w:val="20"/>
            <w:szCs w:val="20"/>
          </w:rPr>
          <w:t xml:space="preserve"> </w:t>
        </w:r>
      </w:ins>
      <w:ins w:id="332" w:author=" " w:date="2011-04-06T12:23:00Z">
        <w:r>
          <w:rPr>
            <w:rFonts w:ascii="Times New Roman" w:hAnsi="Times New Roman"/>
            <w:color w:val="000000"/>
            <w:sz w:val="20"/>
            <w:szCs w:val="20"/>
          </w:rPr>
          <w:t>primarily a content course with some application and performance.  Emphasis is given to the study of leadership and school improvement.  Candidates will learn the</w:t>
        </w:r>
      </w:ins>
      <w:ins w:id="333" w:author=" " w:date="2011-04-06T12:26:00Z">
        <w:r>
          <w:rPr>
            <w:rFonts w:ascii="Times New Roman" w:hAnsi="Times New Roman"/>
            <w:color w:val="000000"/>
            <w:sz w:val="20"/>
            <w:szCs w:val="20"/>
          </w:rPr>
          <w:t xml:space="preserve"> i</w:t>
        </w:r>
      </w:ins>
      <w:ins w:id="334" w:author=" " w:date="2011-04-06T12:23:00Z">
        <w:r>
          <w:rPr>
            <w:rFonts w:ascii="Times New Roman" w:hAnsi="Times New Roman"/>
            <w:color w:val="000000"/>
            <w:sz w:val="20"/>
            <w:szCs w:val="20"/>
          </w:rPr>
          <w:t>mportance of analyzing data to plan and implement appropriate instructional experiences for students and to identify and analyze the measures of data to</w:t>
        </w:r>
      </w:ins>
      <w:ins w:id="335" w:author=" " w:date="2011-04-06T12:26:00Z">
        <w:r>
          <w:rPr>
            <w:rFonts w:ascii="Times New Roman" w:hAnsi="Times New Roman"/>
            <w:color w:val="000000"/>
            <w:sz w:val="20"/>
            <w:szCs w:val="20"/>
          </w:rPr>
          <w:t xml:space="preserve"> </w:t>
        </w:r>
      </w:ins>
      <w:ins w:id="336" w:author=" " w:date="2011-04-06T12:23:00Z">
        <w:r>
          <w:rPr>
            <w:rFonts w:ascii="Times New Roman" w:hAnsi="Times New Roman"/>
            <w:color w:val="000000"/>
            <w:sz w:val="20"/>
            <w:szCs w:val="20"/>
          </w:rPr>
          <w:t>understand student learning needs.</w:t>
        </w:r>
      </w:ins>
    </w:p>
    <w:p w:rsidR="00F42301" w:rsidRDefault="00F42301" w:rsidP="00721764">
      <w:pPr>
        <w:widowControl w:val="0"/>
        <w:autoSpaceDE w:val="0"/>
        <w:autoSpaceDN w:val="0"/>
        <w:adjustRightInd w:val="0"/>
        <w:spacing w:before="40" w:after="0" w:line="251" w:lineRule="auto"/>
        <w:ind w:left="1239" w:right="1978" w:hanging="360"/>
        <w:rPr>
          <w:rFonts w:ascii="Times New Roman" w:hAnsi="Times New Roman"/>
          <w:color w:val="000000"/>
          <w:sz w:val="20"/>
          <w:szCs w:val="20"/>
        </w:rPr>
      </w:pPr>
      <w:r>
        <w:rPr>
          <w:rFonts w:ascii="Times New Roman" w:hAnsi="Times New Roman"/>
          <w:b/>
          <w:bCs/>
          <w:color w:val="191919"/>
          <w:sz w:val="20"/>
          <w:szCs w:val="20"/>
        </w:rPr>
        <w:t>EDAS 6651- Educational Facilities Planning...</w:t>
      </w:r>
      <w:r>
        <w:rPr>
          <w:rFonts w:ascii="Times New Roman" w:hAnsi="Times New Roman"/>
          <w:b/>
          <w:bCs/>
          <w:color w:val="191919"/>
          <w:spacing w:val="-19"/>
          <w:sz w:val="20"/>
          <w:szCs w:val="20"/>
        </w:rPr>
        <w:t xml:space="preserve"> </w:t>
      </w:r>
      <w:r>
        <w:rPr>
          <w:rFonts w:ascii="Times New Roman" w:hAnsi="Times New Roman"/>
          <w:b/>
          <w:bCs/>
          <w:color w:val="191919"/>
          <w:sz w:val="20"/>
          <w:szCs w:val="20"/>
        </w:rPr>
        <w:t>....................................................................3(</w:t>
      </w:r>
      <w:del w:id="337" w:author=" " w:date="2011-04-06T12:28:00Z">
        <w:r w:rsidDel="00690FB0">
          <w:rPr>
            <w:rFonts w:ascii="Times New Roman" w:hAnsi="Times New Roman"/>
            <w:b/>
            <w:bCs/>
            <w:color w:val="191919"/>
            <w:sz w:val="20"/>
            <w:szCs w:val="20"/>
          </w:rPr>
          <w:delText>3-0</w:delText>
        </w:r>
      </w:del>
      <w:ins w:id="338" w:author=" " w:date="2011-04-06T12:28:00Z">
        <w:r>
          <w:rPr>
            <w:rFonts w:ascii="Times New Roman" w:hAnsi="Times New Roman"/>
            <w:b/>
            <w:bCs/>
            <w:color w:val="191919"/>
            <w:sz w:val="20"/>
            <w:szCs w:val="20"/>
          </w:rPr>
          <w:t xml:space="preserve">  2-1</w:t>
        </w:r>
      </w:ins>
      <w:r>
        <w:rPr>
          <w:rFonts w:ascii="Times New Roman" w:hAnsi="Times New Roman"/>
          <w:b/>
          <w:bCs/>
          <w:color w:val="191919"/>
          <w:sz w:val="20"/>
          <w:szCs w:val="20"/>
        </w:rPr>
        <w:t xml:space="preserve">) </w:t>
      </w:r>
      <w:r>
        <w:rPr>
          <w:rFonts w:ascii="Times New Roman" w:hAnsi="Times New Roman"/>
          <w:color w:val="191919"/>
          <w:sz w:val="20"/>
          <w:szCs w:val="20"/>
        </w:rPr>
        <w:t>A</w:t>
      </w:r>
      <w:r>
        <w:rPr>
          <w:rFonts w:ascii="Times New Roman" w:hAnsi="Times New Roman"/>
          <w:color w:val="191919"/>
          <w:spacing w:val="-11"/>
          <w:sz w:val="20"/>
          <w:szCs w:val="20"/>
        </w:rPr>
        <w:t xml:space="preserve"> </w:t>
      </w:r>
      <w:r>
        <w:rPr>
          <w:rFonts w:ascii="Times New Roman" w:hAnsi="Times New Roman"/>
          <w:color w:val="191919"/>
          <w:sz w:val="20"/>
          <w:szCs w:val="20"/>
        </w:rPr>
        <w:t>study of methods and procedures for writing educational specifications and related areas of educational planning is o</w:t>
      </w:r>
      <w:r>
        <w:rPr>
          <w:rFonts w:ascii="Times New Roman" w:hAnsi="Times New Roman"/>
          <w:color w:val="191919"/>
          <w:spacing w:val="-4"/>
          <w:sz w:val="20"/>
          <w:szCs w:val="20"/>
        </w:rPr>
        <w:t>r</w:t>
      </w:r>
      <w:r>
        <w:rPr>
          <w:rFonts w:ascii="Times New Roman" w:hAnsi="Times New Roman"/>
          <w:color w:val="191919"/>
          <w:sz w:val="20"/>
          <w:szCs w:val="20"/>
        </w:rPr>
        <w:t>ganized. Consideration is given to controlling learning environ- ments, adding flexibilit</w:t>
      </w:r>
      <w:r>
        <w:rPr>
          <w:rFonts w:ascii="Times New Roman" w:hAnsi="Times New Roman"/>
          <w:color w:val="191919"/>
          <w:spacing w:val="-13"/>
          <w:sz w:val="20"/>
          <w:szCs w:val="20"/>
        </w:rPr>
        <w:t>y</w:t>
      </w:r>
      <w:r>
        <w:rPr>
          <w:rFonts w:ascii="Times New Roman" w:hAnsi="Times New Roman"/>
          <w:color w:val="191919"/>
          <w:sz w:val="20"/>
          <w:szCs w:val="20"/>
        </w:rPr>
        <w:t>, selecting furniture and selecting and maintaining equipment.</w:t>
      </w:r>
    </w:p>
    <w:p w:rsidR="00F42301" w:rsidRDefault="00F42301" w:rsidP="00721764">
      <w:pPr>
        <w:widowControl w:val="0"/>
        <w:autoSpaceDE w:val="0"/>
        <w:autoSpaceDN w:val="0"/>
        <w:adjustRightInd w:val="0"/>
        <w:spacing w:after="0" w:line="229" w:lineRule="exact"/>
        <w:ind w:left="879"/>
        <w:rPr>
          <w:rFonts w:ascii="Times New Roman" w:hAnsi="Times New Roman"/>
          <w:color w:val="000000"/>
          <w:sz w:val="20"/>
          <w:szCs w:val="20"/>
        </w:rPr>
      </w:pPr>
      <w:r>
        <w:rPr>
          <w:rFonts w:ascii="Times New Roman" w:hAnsi="Times New Roman"/>
          <w:b/>
          <w:bCs/>
          <w:color w:val="191919"/>
          <w:sz w:val="20"/>
          <w:szCs w:val="20"/>
        </w:rPr>
        <w:t>EDAS 6655 –</w:t>
      </w:r>
      <w:r>
        <w:rPr>
          <w:rFonts w:ascii="Times New Roman" w:hAnsi="Times New Roman"/>
          <w:b/>
          <w:bCs/>
          <w:color w:val="191919"/>
          <w:spacing w:val="-4"/>
          <w:sz w:val="20"/>
          <w:szCs w:val="20"/>
        </w:rPr>
        <w:t xml:space="preserve"> </w:t>
      </w:r>
      <w:r w:rsidRPr="004B5A12">
        <w:rPr>
          <w:rFonts w:ascii="Times New Roman" w:hAnsi="Times New Roman"/>
          <w:b/>
          <w:bCs/>
          <w:color w:val="191919"/>
          <w:sz w:val="20"/>
          <w:szCs w:val="20"/>
        </w:rPr>
        <w:t>The</w:t>
      </w:r>
      <w:r>
        <w:rPr>
          <w:rFonts w:ascii="Times New Roman" w:hAnsi="Times New Roman"/>
          <w:b/>
          <w:bCs/>
          <w:color w:val="191919"/>
          <w:sz w:val="20"/>
          <w:szCs w:val="20"/>
        </w:rPr>
        <w:t xml:space="preserve"> Principal as Instructional Leader</w:t>
      </w:r>
      <w:r>
        <w:rPr>
          <w:rFonts w:ascii="Times New Roman" w:hAnsi="Times New Roman"/>
          <w:b/>
          <w:bCs/>
          <w:color w:val="191919"/>
          <w:spacing w:val="-4"/>
          <w:sz w:val="20"/>
          <w:szCs w:val="20"/>
        </w:rPr>
        <w:t xml:space="preserve"> </w:t>
      </w:r>
      <w:r>
        <w:rPr>
          <w:rFonts w:ascii="Times New Roman" w:hAnsi="Times New Roman"/>
          <w:b/>
          <w:bCs/>
          <w:color w:val="191919"/>
          <w:sz w:val="20"/>
          <w:szCs w:val="20"/>
        </w:rPr>
        <w:t>..........................................................3(</w:t>
      </w:r>
      <w:del w:id="339" w:author=" " w:date="2011-04-06T12:29:00Z">
        <w:r w:rsidDel="00690FB0">
          <w:rPr>
            <w:rFonts w:ascii="Times New Roman" w:hAnsi="Times New Roman"/>
            <w:b/>
            <w:bCs/>
            <w:color w:val="191919"/>
            <w:sz w:val="20"/>
            <w:szCs w:val="20"/>
          </w:rPr>
          <w:delText>3-0</w:delText>
        </w:r>
      </w:del>
      <w:ins w:id="340" w:author=" " w:date="2011-04-06T12:29:00Z">
        <w:r>
          <w:rPr>
            <w:rFonts w:ascii="Times New Roman" w:hAnsi="Times New Roman"/>
            <w:b/>
            <w:bCs/>
            <w:color w:val="191919"/>
            <w:sz w:val="20"/>
            <w:szCs w:val="20"/>
          </w:rPr>
          <w:t xml:space="preserve"> 2-1</w:t>
        </w:r>
      </w:ins>
      <w:r>
        <w:rPr>
          <w:rFonts w:ascii="Times New Roman" w:hAnsi="Times New Roman"/>
          <w:b/>
          <w:bCs/>
          <w:color w:val="191919"/>
          <w:sz w:val="20"/>
          <w:szCs w:val="20"/>
        </w:rPr>
        <w:t>)</w:t>
      </w:r>
    </w:p>
    <w:p w:rsidR="00F42301" w:rsidRDefault="00F42301" w:rsidP="00721764">
      <w:pPr>
        <w:widowControl w:val="0"/>
        <w:autoSpaceDE w:val="0"/>
        <w:autoSpaceDN w:val="0"/>
        <w:adjustRightInd w:val="0"/>
        <w:spacing w:before="10" w:after="0" w:line="250" w:lineRule="auto"/>
        <w:ind w:left="1239" w:right="1934"/>
        <w:rPr>
          <w:rFonts w:ascii="Times New Roman" w:hAnsi="Times New Roman"/>
          <w:color w:val="000000"/>
          <w:sz w:val="20"/>
          <w:szCs w:val="20"/>
        </w:rPr>
      </w:pPr>
      <w:r>
        <w:rPr>
          <w:rFonts w:ascii="Times New Roman" w:hAnsi="Times New Roman"/>
          <w:color w:val="191919"/>
          <w:sz w:val="20"/>
          <w:szCs w:val="20"/>
        </w:rPr>
        <w:t xml:space="preserve">This is an advanced course in school administration for students in the Education Specialist Performance-Based Program specializing in building level administration. </w:t>
      </w:r>
      <w:r>
        <w:rPr>
          <w:rFonts w:ascii="Times New Roman" w:hAnsi="Times New Roman"/>
          <w:color w:val="191919"/>
          <w:spacing w:val="39"/>
          <w:sz w:val="20"/>
          <w:szCs w:val="20"/>
        </w:rPr>
        <w:t xml:space="preserve"> </w:t>
      </w:r>
      <w:r>
        <w:rPr>
          <w:rFonts w:ascii="Times New Roman" w:hAnsi="Times New Roman"/>
          <w:color w:val="191919"/>
          <w:sz w:val="20"/>
          <w:szCs w:val="20"/>
        </w:rPr>
        <w:t>Although some emphasis will be placed on management  and structure of the school, the major focus is on the role of the principal in creating and maintaining a program of instructional excellence.</w:t>
      </w:r>
      <w:r>
        <w:rPr>
          <w:rFonts w:ascii="Times New Roman" w:hAnsi="Times New Roman"/>
          <w:color w:val="191919"/>
          <w:spacing w:val="47"/>
          <w:sz w:val="20"/>
          <w:szCs w:val="20"/>
        </w:rPr>
        <w:t xml:space="preserve"> </w:t>
      </w:r>
      <w:r>
        <w:rPr>
          <w:rFonts w:ascii="Times New Roman" w:hAnsi="Times New Roman"/>
          <w:color w:val="191919"/>
          <w:sz w:val="20"/>
          <w:szCs w:val="20"/>
        </w:rPr>
        <w:t>Thus, every facet of the course will lead to creating a school leader who is able and willing to pro- mote student achievement.</w:t>
      </w:r>
    </w:p>
    <w:p w:rsidR="00F42301" w:rsidRDefault="00F42301" w:rsidP="00721764">
      <w:pPr>
        <w:widowControl w:val="0"/>
        <w:autoSpaceDE w:val="0"/>
        <w:autoSpaceDN w:val="0"/>
        <w:adjustRightInd w:val="0"/>
        <w:spacing w:after="0" w:line="250" w:lineRule="auto"/>
        <w:ind w:left="1239" w:right="1978" w:hanging="360"/>
        <w:jc w:val="both"/>
        <w:rPr>
          <w:rFonts w:ascii="Times New Roman" w:hAnsi="Times New Roman"/>
          <w:color w:val="000000"/>
          <w:sz w:val="20"/>
          <w:szCs w:val="20"/>
        </w:rPr>
      </w:pPr>
      <w:r>
        <w:rPr>
          <w:rFonts w:ascii="Times New Roman" w:hAnsi="Times New Roman"/>
          <w:b/>
          <w:bCs/>
          <w:color w:val="191919"/>
          <w:sz w:val="20"/>
          <w:szCs w:val="20"/>
        </w:rPr>
        <w:t>EDAS 6670 - School Financ</w:t>
      </w:r>
      <w:r>
        <w:rPr>
          <w:rFonts w:ascii="Times New Roman" w:hAnsi="Times New Roman"/>
          <w:b/>
          <w:bCs/>
          <w:color w:val="191919"/>
          <w:spacing w:val="4"/>
          <w:sz w:val="20"/>
          <w:szCs w:val="20"/>
        </w:rPr>
        <w:t>e</w:t>
      </w:r>
      <w:r>
        <w:rPr>
          <w:rFonts w:ascii="Times New Roman" w:hAnsi="Times New Roman"/>
          <w:b/>
          <w:bCs/>
          <w:color w:val="191919"/>
          <w:sz w:val="20"/>
          <w:szCs w:val="20"/>
        </w:rPr>
        <w:t>..................................................................................................3(</w:t>
      </w:r>
      <w:del w:id="341" w:author=" " w:date="2011-04-06T12:29:00Z">
        <w:r w:rsidDel="00690FB0">
          <w:rPr>
            <w:rFonts w:ascii="Times New Roman" w:hAnsi="Times New Roman"/>
            <w:b/>
            <w:bCs/>
            <w:color w:val="191919"/>
            <w:sz w:val="20"/>
            <w:szCs w:val="20"/>
          </w:rPr>
          <w:delText>3-0</w:delText>
        </w:r>
      </w:del>
      <w:ins w:id="342" w:author=" " w:date="2011-04-06T12:29:00Z">
        <w:r>
          <w:rPr>
            <w:rFonts w:ascii="Times New Roman" w:hAnsi="Times New Roman"/>
            <w:b/>
            <w:bCs/>
            <w:color w:val="191919"/>
            <w:sz w:val="20"/>
            <w:szCs w:val="20"/>
          </w:rPr>
          <w:t xml:space="preserve"> 2-1</w:t>
        </w:r>
      </w:ins>
      <w:r>
        <w:rPr>
          <w:rFonts w:ascii="Times New Roman" w:hAnsi="Times New Roman"/>
          <w:b/>
          <w:bCs/>
          <w:color w:val="191919"/>
          <w:sz w:val="20"/>
          <w:szCs w:val="20"/>
        </w:rPr>
        <w:t xml:space="preserve">) </w:t>
      </w:r>
      <w:r>
        <w:rPr>
          <w:rFonts w:ascii="Times New Roman" w:hAnsi="Times New Roman"/>
          <w:color w:val="191919"/>
          <w:sz w:val="20"/>
          <w:szCs w:val="20"/>
        </w:rPr>
        <w:t>Students examine theories of financing public elementary and secondary schools with special attention to the Geo</w:t>
      </w:r>
      <w:r>
        <w:rPr>
          <w:rFonts w:ascii="Times New Roman" w:hAnsi="Times New Roman"/>
          <w:color w:val="191919"/>
          <w:spacing w:val="-4"/>
          <w:sz w:val="20"/>
          <w:szCs w:val="20"/>
        </w:rPr>
        <w:t>r</w:t>
      </w:r>
      <w:r>
        <w:rPr>
          <w:rFonts w:ascii="Times New Roman" w:hAnsi="Times New Roman"/>
          <w:color w:val="191919"/>
          <w:sz w:val="20"/>
          <w:szCs w:val="20"/>
        </w:rPr>
        <w:t>gia mode. Basic overview of taxation and bond issues is reviewed.</w:t>
      </w:r>
    </w:p>
    <w:p w:rsidR="00F42301" w:rsidRDefault="00F42301" w:rsidP="00721764">
      <w:pPr>
        <w:widowControl w:val="0"/>
        <w:autoSpaceDE w:val="0"/>
        <w:autoSpaceDN w:val="0"/>
        <w:adjustRightInd w:val="0"/>
        <w:spacing w:after="0" w:line="250" w:lineRule="auto"/>
        <w:ind w:left="1239" w:right="1978" w:hanging="360"/>
        <w:jc w:val="both"/>
        <w:rPr>
          <w:rFonts w:ascii="Times New Roman" w:hAnsi="Times New Roman"/>
          <w:color w:val="000000"/>
          <w:sz w:val="20"/>
          <w:szCs w:val="20"/>
        </w:rPr>
      </w:pPr>
      <w:r w:rsidRPr="003F2CF3">
        <w:rPr>
          <w:rFonts w:ascii="Calibri" w:hAnsi="Calibri"/>
          <w:noProof/>
          <w:lang w:eastAsia="en-US"/>
        </w:rPr>
        <w:pict>
          <v:shape id="_x0000_s3719" type="#_x0000_t202" style="position:absolute;left:0;text-align:left;margin-left:520.2pt;margin-top:25.15pt;width:1in;height:270.75pt;z-index:-251559936;mso-position-horizontal-relative:page" o:allowincell="f" filled="f" stroked="f">
            <v:textbox style="layout-flow:vertical" inset="0,0,0,0">
              <w:txbxContent>
                <w:p w:rsidR="00F42301" w:rsidRDefault="00F42301" w:rsidP="00721764">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P</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ROGRAM</w:t>
                  </w:r>
                  <w:r>
                    <w:rPr>
                      <w:rFonts w:ascii="Impact" w:hAnsi="Impact" w:cs="Impact"/>
                      <w:color w:val="A3A3A3"/>
                      <w:position w:val="1"/>
                      <w:sz w:val="105"/>
                      <w:szCs w:val="105"/>
                    </w:rPr>
                    <w:t>S</w:t>
                  </w:r>
                  <w:r>
                    <w:rPr>
                      <w:rFonts w:ascii="Impact" w:hAnsi="Impact" w:cs="Impact"/>
                      <w:color w:val="A3A3A3"/>
                      <w:spacing w:val="-115"/>
                      <w:position w:val="1"/>
                      <w:sz w:val="105"/>
                      <w:szCs w:val="105"/>
                    </w:rPr>
                    <w:t xml:space="preserve"> </w:t>
                  </w:r>
                </w:p>
              </w:txbxContent>
            </v:textbox>
            <w10:wrap anchorx="page"/>
          </v:shape>
        </w:pict>
      </w:r>
      <w:r>
        <w:rPr>
          <w:rFonts w:ascii="Times New Roman" w:hAnsi="Times New Roman"/>
          <w:b/>
          <w:bCs/>
          <w:color w:val="191919"/>
          <w:sz w:val="20"/>
          <w:szCs w:val="20"/>
        </w:rPr>
        <w:t>EDAS 6681 - Recent</w:t>
      </w:r>
      <w:r>
        <w:rPr>
          <w:rFonts w:ascii="Times New Roman" w:hAnsi="Times New Roman"/>
          <w:b/>
          <w:bCs/>
          <w:color w:val="191919"/>
          <w:spacing w:val="-4"/>
          <w:sz w:val="20"/>
          <w:szCs w:val="20"/>
        </w:rPr>
        <w:t xml:space="preserve"> </w:t>
      </w:r>
      <w:r>
        <w:rPr>
          <w:rFonts w:ascii="Times New Roman" w:hAnsi="Times New Roman"/>
          <w:b/>
          <w:bCs/>
          <w:color w:val="191919"/>
          <w:spacing w:val="-15"/>
          <w:sz w:val="20"/>
          <w:szCs w:val="20"/>
        </w:rPr>
        <w:t>T</w:t>
      </w:r>
      <w:r>
        <w:rPr>
          <w:rFonts w:ascii="Times New Roman" w:hAnsi="Times New Roman"/>
          <w:b/>
          <w:bCs/>
          <w:color w:val="191919"/>
          <w:spacing w:val="-4"/>
          <w:sz w:val="20"/>
          <w:szCs w:val="20"/>
        </w:rPr>
        <w:t>r</w:t>
      </w:r>
      <w:r>
        <w:rPr>
          <w:rFonts w:ascii="Times New Roman" w:hAnsi="Times New Roman"/>
          <w:b/>
          <w:bCs/>
          <w:color w:val="191919"/>
          <w:sz w:val="20"/>
          <w:szCs w:val="20"/>
        </w:rPr>
        <w:t>ends in Supervision</w:t>
      </w:r>
      <w:r>
        <w:rPr>
          <w:rFonts w:ascii="Times New Roman" w:hAnsi="Times New Roman"/>
          <w:b/>
          <w:bCs/>
          <w:color w:val="191919"/>
          <w:spacing w:val="-8"/>
          <w:sz w:val="20"/>
          <w:szCs w:val="20"/>
        </w:rPr>
        <w:t xml:space="preserve"> </w:t>
      </w:r>
      <w:r>
        <w:rPr>
          <w:rFonts w:ascii="Times New Roman" w:hAnsi="Times New Roman"/>
          <w:b/>
          <w:bCs/>
          <w:color w:val="191919"/>
          <w:sz w:val="20"/>
          <w:szCs w:val="20"/>
        </w:rPr>
        <w:t>.........................................................................3(</w:t>
      </w:r>
      <w:del w:id="343" w:author=" " w:date="2011-04-06T12:29:00Z">
        <w:r w:rsidDel="00690FB0">
          <w:rPr>
            <w:rFonts w:ascii="Times New Roman" w:hAnsi="Times New Roman"/>
            <w:b/>
            <w:bCs/>
            <w:color w:val="191919"/>
            <w:sz w:val="20"/>
            <w:szCs w:val="20"/>
          </w:rPr>
          <w:delText>3-0</w:delText>
        </w:r>
      </w:del>
      <w:ins w:id="344" w:author=" " w:date="2011-04-06T12:29:00Z">
        <w:r>
          <w:rPr>
            <w:rFonts w:ascii="Times New Roman" w:hAnsi="Times New Roman"/>
            <w:b/>
            <w:bCs/>
            <w:color w:val="191919"/>
            <w:sz w:val="20"/>
            <w:szCs w:val="20"/>
          </w:rPr>
          <w:t xml:space="preserve"> 2-1</w:t>
        </w:r>
      </w:ins>
      <w:r>
        <w:rPr>
          <w:rFonts w:ascii="Times New Roman" w:hAnsi="Times New Roman"/>
          <w:b/>
          <w:bCs/>
          <w:color w:val="191919"/>
          <w:sz w:val="20"/>
          <w:szCs w:val="20"/>
        </w:rPr>
        <w:t xml:space="preserve">) </w:t>
      </w:r>
      <w:r>
        <w:rPr>
          <w:rFonts w:ascii="Times New Roman" w:hAnsi="Times New Roman"/>
          <w:color w:val="191919"/>
          <w:sz w:val="20"/>
          <w:szCs w:val="20"/>
        </w:rPr>
        <w:t>Recent trends in supervision are reviewed.</w:t>
      </w:r>
      <w:r>
        <w:rPr>
          <w:rFonts w:ascii="Times New Roman" w:hAnsi="Times New Roman"/>
          <w:color w:val="191919"/>
          <w:spacing w:val="-4"/>
          <w:sz w:val="20"/>
          <w:szCs w:val="20"/>
        </w:rPr>
        <w:t xml:space="preserve"> </w:t>
      </w:r>
      <w:r>
        <w:rPr>
          <w:rFonts w:ascii="Times New Roman" w:hAnsi="Times New Roman"/>
          <w:color w:val="191919"/>
          <w:sz w:val="20"/>
          <w:szCs w:val="20"/>
        </w:rPr>
        <w:t>The identification of problems arising in the prac- tice of supervising as well as the evaluation procedures in today</w:t>
      </w:r>
      <w:r>
        <w:rPr>
          <w:rFonts w:ascii="Times New Roman" w:hAnsi="Times New Roman"/>
          <w:color w:val="191919"/>
          <w:spacing w:val="-11"/>
          <w:sz w:val="20"/>
          <w:szCs w:val="20"/>
        </w:rPr>
        <w:t>’</w:t>
      </w:r>
      <w:r>
        <w:rPr>
          <w:rFonts w:ascii="Times New Roman" w:hAnsi="Times New Roman"/>
          <w:color w:val="191919"/>
          <w:sz w:val="20"/>
          <w:szCs w:val="20"/>
        </w:rPr>
        <w:t>s schools will be presented.</w:t>
      </w:r>
    </w:p>
    <w:p w:rsidR="00F42301" w:rsidRDefault="00F42301" w:rsidP="00721764">
      <w:pPr>
        <w:widowControl w:val="0"/>
        <w:autoSpaceDE w:val="0"/>
        <w:autoSpaceDN w:val="0"/>
        <w:adjustRightInd w:val="0"/>
        <w:spacing w:after="0" w:line="227" w:lineRule="exact"/>
        <w:ind w:left="879"/>
        <w:rPr>
          <w:rFonts w:ascii="Times New Roman" w:hAnsi="Times New Roman"/>
          <w:color w:val="000000"/>
          <w:sz w:val="20"/>
          <w:szCs w:val="20"/>
        </w:rPr>
      </w:pPr>
      <w:r>
        <w:rPr>
          <w:rFonts w:ascii="Times New Roman" w:hAnsi="Times New Roman"/>
          <w:b/>
          <w:bCs/>
          <w:color w:val="191919"/>
          <w:sz w:val="20"/>
          <w:szCs w:val="20"/>
        </w:rPr>
        <w:t>EDAS 6685 - School and Community Relations</w:t>
      </w:r>
      <w:r>
        <w:rPr>
          <w:rFonts w:ascii="Times New Roman" w:hAnsi="Times New Roman"/>
          <w:b/>
          <w:bCs/>
          <w:color w:val="191919"/>
          <w:spacing w:val="-13"/>
          <w:sz w:val="20"/>
          <w:szCs w:val="20"/>
        </w:rPr>
        <w:t xml:space="preserve"> </w:t>
      </w:r>
      <w:r>
        <w:rPr>
          <w:rFonts w:ascii="Times New Roman" w:hAnsi="Times New Roman"/>
          <w:b/>
          <w:bCs/>
          <w:color w:val="191919"/>
          <w:sz w:val="20"/>
          <w:szCs w:val="20"/>
        </w:rPr>
        <w:t>..................................................................3(</w:t>
      </w:r>
      <w:del w:id="345" w:author=" " w:date="2011-04-06T12:30:00Z">
        <w:r w:rsidDel="00690FB0">
          <w:rPr>
            <w:rFonts w:ascii="Times New Roman" w:hAnsi="Times New Roman"/>
            <w:b/>
            <w:bCs/>
            <w:color w:val="191919"/>
            <w:sz w:val="20"/>
            <w:szCs w:val="20"/>
          </w:rPr>
          <w:delText>3-0</w:delText>
        </w:r>
      </w:del>
      <w:ins w:id="346" w:author=" " w:date="2011-04-06T12:30:00Z">
        <w:r>
          <w:rPr>
            <w:rFonts w:ascii="Times New Roman" w:hAnsi="Times New Roman"/>
            <w:b/>
            <w:bCs/>
            <w:color w:val="191919"/>
            <w:sz w:val="20"/>
            <w:szCs w:val="20"/>
          </w:rPr>
          <w:t xml:space="preserve"> 2-1</w:t>
        </w:r>
      </w:ins>
      <w:r>
        <w:rPr>
          <w:rFonts w:ascii="Times New Roman" w:hAnsi="Times New Roman"/>
          <w:b/>
          <w:bCs/>
          <w:color w:val="191919"/>
          <w:sz w:val="20"/>
          <w:szCs w:val="20"/>
        </w:rPr>
        <w:t>)</w:t>
      </w:r>
    </w:p>
    <w:p w:rsidR="00F42301" w:rsidRDefault="00F42301" w:rsidP="00721764">
      <w:pPr>
        <w:widowControl w:val="0"/>
        <w:autoSpaceDE w:val="0"/>
        <w:autoSpaceDN w:val="0"/>
        <w:adjustRightInd w:val="0"/>
        <w:spacing w:before="13" w:after="0" w:line="250" w:lineRule="auto"/>
        <w:ind w:left="1239" w:right="2000"/>
        <w:rPr>
          <w:rFonts w:ascii="Times New Roman" w:hAnsi="Times New Roman"/>
          <w:color w:val="000000"/>
          <w:sz w:val="20"/>
          <w:szCs w:val="20"/>
        </w:rPr>
      </w:pPr>
      <w:r>
        <w:rPr>
          <w:rFonts w:ascii="Times New Roman" w:hAnsi="Times New Roman"/>
          <w:color w:val="191919"/>
          <w:sz w:val="20"/>
          <w:szCs w:val="20"/>
        </w:rPr>
        <w:t>Students study school-community relations and their impact on the school operation. Empha- sis is on the influence of the social forces on the school.</w:t>
      </w:r>
    </w:p>
    <w:p w:rsidR="00F42301" w:rsidRDefault="00F42301" w:rsidP="00721764">
      <w:pPr>
        <w:widowControl w:val="0"/>
        <w:autoSpaceDE w:val="0"/>
        <w:autoSpaceDN w:val="0"/>
        <w:adjustRightInd w:val="0"/>
        <w:spacing w:after="0" w:line="227" w:lineRule="exact"/>
        <w:ind w:left="879"/>
        <w:rPr>
          <w:rFonts w:ascii="Times New Roman" w:hAnsi="Times New Roman"/>
          <w:color w:val="000000"/>
          <w:sz w:val="20"/>
          <w:szCs w:val="20"/>
        </w:rPr>
      </w:pPr>
      <w:r>
        <w:rPr>
          <w:rFonts w:ascii="Times New Roman" w:hAnsi="Times New Roman"/>
          <w:b/>
          <w:bCs/>
          <w:color w:val="191919"/>
          <w:sz w:val="20"/>
          <w:szCs w:val="20"/>
        </w:rPr>
        <w:t>EDAS 6710 -</w:t>
      </w:r>
      <w:r>
        <w:rPr>
          <w:rFonts w:ascii="Times New Roman" w:hAnsi="Times New Roman"/>
          <w:b/>
          <w:bCs/>
          <w:color w:val="191919"/>
          <w:spacing w:val="-4"/>
          <w:sz w:val="20"/>
          <w:szCs w:val="20"/>
        </w:rPr>
        <w:t xml:space="preserve"> </w:t>
      </w:r>
      <w:r>
        <w:rPr>
          <w:rFonts w:ascii="Times New Roman" w:hAnsi="Times New Roman"/>
          <w:b/>
          <w:bCs/>
          <w:color w:val="191919"/>
          <w:sz w:val="20"/>
          <w:szCs w:val="20"/>
        </w:rPr>
        <w:t>The Superintendent</w:t>
      </w:r>
      <w:r>
        <w:rPr>
          <w:rFonts w:ascii="Times New Roman" w:hAnsi="Times New Roman"/>
          <w:b/>
          <w:bCs/>
          <w:color w:val="191919"/>
          <w:spacing w:val="-4"/>
          <w:sz w:val="20"/>
          <w:szCs w:val="20"/>
        </w:rPr>
        <w:t xml:space="preserve"> </w:t>
      </w:r>
      <w:r>
        <w:rPr>
          <w:rFonts w:ascii="Times New Roman" w:hAnsi="Times New Roman"/>
          <w:b/>
          <w:bCs/>
          <w:color w:val="191919"/>
          <w:sz w:val="20"/>
          <w:szCs w:val="20"/>
        </w:rPr>
        <w:t>.........................................................................................3(</w:t>
      </w:r>
      <w:del w:id="347" w:author=" " w:date="2011-04-06T12:30:00Z">
        <w:r w:rsidDel="00690FB0">
          <w:rPr>
            <w:rFonts w:ascii="Times New Roman" w:hAnsi="Times New Roman"/>
            <w:b/>
            <w:bCs/>
            <w:color w:val="191919"/>
            <w:sz w:val="20"/>
            <w:szCs w:val="20"/>
          </w:rPr>
          <w:delText>3-0</w:delText>
        </w:r>
      </w:del>
      <w:ins w:id="348" w:author=" " w:date="2011-04-06T12:30:00Z">
        <w:r>
          <w:rPr>
            <w:rFonts w:ascii="Times New Roman" w:hAnsi="Times New Roman"/>
            <w:b/>
            <w:bCs/>
            <w:color w:val="191919"/>
            <w:sz w:val="20"/>
            <w:szCs w:val="20"/>
          </w:rPr>
          <w:t xml:space="preserve"> 2-1</w:t>
        </w:r>
      </w:ins>
      <w:r>
        <w:rPr>
          <w:rFonts w:ascii="Times New Roman" w:hAnsi="Times New Roman"/>
          <w:b/>
          <w:bCs/>
          <w:color w:val="191919"/>
          <w:sz w:val="20"/>
          <w:szCs w:val="20"/>
        </w:rPr>
        <w:t>)</w:t>
      </w:r>
    </w:p>
    <w:p w:rsidR="00F42301" w:rsidRDefault="00F42301" w:rsidP="00721764">
      <w:pPr>
        <w:widowControl w:val="0"/>
        <w:autoSpaceDE w:val="0"/>
        <w:autoSpaceDN w:val="0"/>
        <w:adjustRightInd w:val="0"/>
        <w:spacing w:before="13" w:after="0" w:line="250" w:lineRule="auto"/>
        <w:ind w:left="1239" w:right="1951"/>
        <w:rPr>
          <w:rFonts w:ascii="Times New Roman" w:hAnsi="Times New Roman"/>
          <w:color w:val="000000"/>
          <w:sz w:val="20"/>
          <w:szCs w:val="20"/>
        </w:rPr>
      </w:pPr>
      <w:r>
        <w:rPr>
          <w:rFonts w:ascii="Times New Roman" w:hAnsi="Times New Roman"/>
          <w:color w:val="191919"/>
          <w:sz w:val="20"/>
          <w:szCs w:val="20"/>
        </w:rPr>
        <w:t>This course is an intensive study of the research literature on the school superintendent. Exec- utive leadership responsibilities, roles and styles with inferences on superintendent/school board relationship are considered.</w:t>
      </w:r>
    </w:p>
    <w:p w:rsidR="00F42301" w:rsidRPr="00854103" w:rsidRDefault="00F42301" w:rsidP="007C5FF4">
      <w:pPr>
        <w:rPr>
          <w:ins w:id="349" w:author=" " w:date="2011-04-06T12:53:00Z"/>
          <w:sz w:val="18"/>
          <w:szCs w:val="18"/>
        </w:rPr>
      </w:pPr>
      <w:r>
        <w:rPr>
          <w:rFonts w:ascii="Times New Roman" w:hAnsi="Times New Roman"/>
          <w:b/>
          <w:bCs/>
          <w:color w:val="191919"/>
          <w:sz w:val="20"/>
          <w:szCs w:val="20"/>
        </w:rPr>
        <w:t>EDAS 67</w:t>
      </w:r>
      <w:r>
        <w:rPr>
          <w:rFonts w:ascii="Times New Roman" w:hAnsi="Times New Roman"/>
          <w:b/>
          <w:bCs/>
          <w:color w:val="191919"/>
          <w:spacing w:val="-11"/>
          <w:sz w:val="20"/>
          <w:szCs w:val="20"/>
        </w:rPr>
        <w:t>1</w:t>
      </w:r>
      <w:r>
        <w:rPr>
          <w:rFonts w:ascii="Times New Roman" w:hAnsi="Times New Roman"/>
          <w:b/>
          <w:bCs/>
          <w:color w:val="191919"/>
          <w:sz w:val="20"/>
          <w:szCs w:val="20"/>
        </w:rPr>
        <w:t>1- Softwa</w:t>
      </w:r>
      <w:r>
        <w:rPr>
          <w:rFonts w:ascii="Times New Roman" w:hAnsi="Times New Roman"/>
          <w:b/>
          <w:bCs/>
          <w:color w:val="191919"/>
          <w:spacing w:val="-4"/>
          <w:sz w:val="20"/>
          <w:szCs w:val="20"/>
        </w:rPr>
        <w:t>r</w:t>
      </w:r>
      <w:r>
        <w:rPr>
          <w:rFonts w:ascii="Times New Roman" w:hAnsi="Times New Roman"/>
          <w:b/>
          <w:bCs/>
          <w:color w:val="191919"/>
          <w:sz w:val="20"/>
          <w:szCs w:val="20"/>
        </w:rPr>
        <w:t>e Systems in Educational</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Administratio</w:t>
      </w:r>
      <w:r>
        <w:rPr>
          <w:rFonts w:ascii="Times New Roman" w:hAnsi="Times New Roman"/>
          <w:b/>
          <w:bCs/>
          <w:color w:val="191919"/>
          <w:spacing w:val="7"/>
          <w:sz w:val="20"/>
          <w:szCs w:val="20"/>
        </w:rPr>
        <w:t>n</w:t>
      </w:r>
      <w:r>
        <w:rPr>
          <w:rFonts w:ascii="Times New Roman" w:hAnsi="Times New Roman"/>
          <w:b/>
          <w:bCs/>
          <w:color w:val="191919"/>
          <w:sz w:val="20"/>
          <w:szCs w:val="20"/>
        </w:rPr>
        <w:t>..........................................3(</w:t>
      </w:r>
      <w:del w:id="350" w:author=" " w:date="2011-04-06T12:30:00Z">
        <w:r w:rsidDel="00690FB0">
          <w:rPr>
            <w:rFonts w:ascii="Times New Roman" w:hAnsi="Times New Roman"/>
            <w:b/>
            <w:bCs/>
            <w:color w:val="191919"/>
            <w:sz w:val="20"/>
            <w:szCs w:val="20"/>
          </w:rPr>
          <w:delText>3-0</w:delText>
        </w:r>
      </w:del>
      <w:ins w:id="351" w:author=" " w:date="2011-04-06T12:30:00Z">
        <w:r>
          <w:rPr>
            <w:rFonts w:ascii="Times New Roman" w:hAnsi="Times New Roman"/>
            <w:b/>
            <w:bCs/>
            <w:color w:val="191919"/>
            <w:sz w:val="20"/>
            <w:szCs w:val="20"/>
          </w:rPr>
          <w:t xml:space="preserve"> 2-1</w:t>
        </w:r>
      </w:ins>
      <w:r>
        <w:rPr>
          <w:rFonts w:ascii="Times New Roman" w:hAnsi="Times New Roman"/>
          <w:b/>
          <w:bCs/>
          <w:color w:val="191919"/>
          <w:sz w:val="20"/>
          <w:szCs w:val="20"/>
        </w:rPr>
        <w:t xml:space="preserve">) </w:t>
      </w:r>
    </w:p>
    <w:p w:rsidR="00F42301" w:rsidRDefault="00F42301">
      <w:pPr>
        <w:ind w:left="720"/>
        <w:rPr>
          <w:ins w:id="352" w:author=" " w:date="2011-04-06T12:53:00Z"/>
          <w:snapToGrid w:val="0"/>
          <w:sz w:val="20"/>
        </w:rPr>
        <w:pPrChange w:id="353" w:author=" " w:date="2011-04-06T12:53:00Z">
          <w:pPr/>
        </w:pPrChange>
      </w:pPr>
      <w:ins w:id="354" w:author=" " w:date="2011-04-06T12:53:00Z">
        <w:r w:rsidRPr="00854103">
          <w:rPr>
            <w:sz w:val="18"/>
            <w:szCs w:val="18"/>
          </w:rPr>
          <w:t>Candidates will examine the various software systems in educational administration and their application for decision-making on instruction and assessment.</w:t>
        </w:r>
      </w:ins>
    </w:p>
    <w:p w:rsidR="00F42301" w:rsidDel="007C5FF4" w:rsidRDefault="00F42301" w:rsidP="007C5FF4">
      <w:pPr>
        <w:widowControl w:val="0"/>
        <w:autoSpaceDE w:val="0"/>
        <w:autoSpaceDN w:val="0"/>
        <w:adjustRightInd w:val="0"/>
        <w:spacing w:after="0" w:line="227" w:lineRule="exact"/>
        <w:ind w:left="879"/>
        <w:rPr>
          <w:del w:id="355" w:author=" " w:date="2011-04-06T12:53:00Z"/>
          <w:rFonts w:ascii="Times New Roman" w:hAnsi="Times New Roman"/>
          <w:color w:val="000000"/>
          <w:sz w:val="20"/>
          <w:szCs w:val="20"/>
        </w:rPr>
      </w:pPr>
      <w:del w:id="356" w:author=" " w:date="2011-04-06T12:53:00Z">
        <w:r w:rsidDel="007C5FF4">
          <w:rPr>
            <w:rFonts w:ascii="Times New Roman" w:hAnsi="Times New Roman"/>
            <w:color w:val="191919"/>
            <w:sz w:val="20"/>
            <w:szCs w:val="20"/>
          </w:rPr>
          <w:delText>Students examine administrative computer software currently used in Geo</w:delText>
        </w:r>
        <w:r w:rsidDel="007C5FF4">
          <w:rPr>
            <w:rFonts w:ascii="Times New Roman" w:hAnsi="Times New Roman"/>
            <w:color w:val="191919"/>
            <w:spacing w:val="-4"/>
            <w:sz w:val="20"/>
            <w:szCs w:val="20"/>
          </w:rPr>
          <w:delText>r</w:delText>
        </w:r>
        <w:r w:rsidDel="007C5FF4">
          <w:rPr>
            <w:rFonts w:ascii="Times New Roman" w:hAnsi="Times New Roman"/>
            <w:color w:val="191919"/>
            <w:sz w:val="20"/>
            <w:szCs w:val="20"/>
          </w:rPr>
          <w:delText>gia school systems such as pupil accounting, grade reporting, grade posting, food service accounting, class scheduling, discipline records, communication systems, multimedia presentation systems, ac- tivity fund accounting, general fund accounting, personnel records, purchasing, bus schedul- ing, maintenance and repair scheduling, payroll, budgeting and balance sheet preparation.</w:delText>
        </w:r>
      </w:del>
    </w:p>
    <w:p w:rsidR="00F42301" w:rsidRDefault="00F42301" w:rsidP="007C5FF4">
      <w:pPr>
        <w:widowControl w:val="0"/>
        <w:autoSpaceDE w:val="0"/>
        <w:autoSpaceDN w:val="0"/>
        <w:adjustRightInd w:val="0"/>
        <w:spacing w:after="0" w:line="250" w:lineRule="auto"/>
        <w:ind w:left="1239" w:right="1971" w:hanging="360"/>
        <w:rPr>
          <w:rFonts w:ascii="Times New Roman" w:hAnsi="Times New Roman"/>
          <w:color w:val="000000"/>
          <w:sz w:val="20"/>
          <w:szCs w:val="20"/>
        </w:rPr>
      </w:pPr>
      <w:r>
        <w:rPr>
          <w:rFonts w:ascii="Times New Roman" w:hAnsi="Times New Roman"/>
          <w:b/>
          <w:bCs/>
          <w:color w:val="191919"/>
          <w:sz w:val="20"/>
          <w:szCs w:val="20"/>
        </w:rPr>
        <w:t>EDAS 6733 - Educational Policy</w:t>
      </w:r>
      <w:r>
        <w:rPr>
          <w:rFonts w:ascii="Times New Roman" w:hAnsi="Times New Roman"/>
          <w:b/>
          <w:bCs/>
          <w:color w:val="191919"/>
          <w:spacing w:val="-7"/>
          <w:sz w:val="20"/>
          <w:szCs w:val="20"/>
        </w:rPr>
        <w:t xml:space="preserve"> </w:t>
      </w:r>
      <w:r>
        <w:rPr>
          <w:rFonts w:ascii="Times New Roman" w:hAnsi="Times New Roman"/>
          <w:b/>
          <w:bCs/>
          <w:color w:val="191919"/>
          <w:sz w:val="20"/>
          <w:szCs w:val="20"/>
        </w:rPr>
        <w:t>...........................................................................................3(</w:t>
      </w:r>
      <w:del w:id="357" w:author=" " w:date="2011-04-06T12:30:00Z">
        <w:r w:rsidDel="00690FB0">
          <w:rPr>
            <w:rFonts w:ascii="Times New Roman" w:hAnsi="Times New Roman"/>
            <w:b/>
            <w:bCs/>
            <w:color w:val="191919"/>
            <w:sz w:val="20"/>
            <w:szCs w:val="20"/>
          </w:rPr>
          <w:delText>3-0</w:delText>
        </w:r>
      </w:del>
      <w:ins w:id="358" w:author=" " w:date="2011-04-06T12:31:00Z">
        <w:r>
          <w:rPr>
            <w:rFonts w:ascii="Times New Roman" w:hAnsi="Times New Roman"/>
            <w:b/>
            <w:bCs/>
            <w:color w:val="191919"/>
            <w:sz w:val="20"/>
            <w:szCs w:val="20"/>
          </w:rPr>
          <w:t xml:space="preserve"> </w:t>
        </w:r>
      </w:ins>
      <w:ins w:id="359" w:author=" " w:date="2011-04-06T12:30:00Z">
        <w:r>
          <w:rPr>
            <w:rFonts w:ascii="Times New Roman" w:hAnsi="Times New Roman"/>
            <w:b/>
            <w:bCs/>
            <w:color w:val="191919"/>
            <w:sz w:val="20"/>
            <w:szCs w:val="20"/>
          </w:rPr>
          <w:t>2-1</w:t>
        </w:r>
      </w:ins>
      <w:r>
        <w:rPr>
          <w:rFonts w:ascii="Times New Roman" w:hAnsi="Times New Roman"/>
          <w:b/>
          <w:bCs/>
          <w:color w:val="191919"/>
          <w:sz w:val="20"/>
          <w:szCs w:val="20"/>
        </w:rPr>
        <w:t>)</w:t>
      </w:r>
    </w:p>
    <w:p w:rsidR="00F42301" w:rsidRDefault="00F42301" w:rsidP="00721764">
      <w:pPr>
        <w:widowControl w:val="0"/>
        <w:autoSpaceDE w:val="0"/>
        <w:autoSpaceDN w:val="0"/>
        <w:adjustRightInd w:val="0"/>
        <w:spacing w:before="13" w:after="0" w:line="250" w:lineRule="auto"/>
        <w:ind w:left="1239" w:right="1973"/>
        <w:rPr>
          <w:rFonts w:ascii="Times New Roman" w:hAnsi="Times New Roman"/>
          <w:color w:val="000000"/>
          <w:sz w:val="20"/>
          <w:szCs w:val="20"/>
        </w:rPr>
      </w:pPr>
      <w:r>
        <w:rPr>
          <w:rFonts w:ascii="Times New Roman" w:hAnsi="Times New Roman"/>
          <w:color w:val="191919"/>
          <w:sz w:val="20"/>
          <w:szCs w:val="20"/>
        </w:rPr>
        <w:t>The process of policy development at the local, state and federal levels and the influences of social, economic and political factors are studied. Emphasis will be on school law as it relates to policy development and English Education.</w:t>
      </w:r>
    </w:p>
    <w:p w:rsidR="00F42301" w:rsidRDefault="00F42301" w:rsidP="00721764">
      <w:pPr>
        <w:widowControl w:val="0"/>
        <w:autoSpaceDE w:val="0"/>
        <w:autoSpaceDN w:val="0"/>
        <w:adjustRightInd w:val="0"/>
        <w:spacing w:after="0" w:line="250" w:lineRule="auto"/>
        <w:ind w:left="1239" w:right="1978" w:hanging="360"/>
        <w:rPr>
          <w:ins w:id="360" w:author=" " w:date="2011-04-06T12:31:00Z"/>
          <w:rFonts w:ascii="Times New Roman" w:hAnsi="Times New Roman"/>
          <w:color w:val="191919"/>
          <w:sz w:val="20"/>
          <w:szCs w:val="20"/>
        </w:rPr>
      </w:pPr>
      <w:r>
        <w:rPr>
          <w:rFonts w:ascii="Times New Roman" w:hAnsi="Times New Roman"/>
          <w:b/>
          <w:bCs/>
          <w:color w:val="191919"/>
          <w:sz w:val="20"/>
          <w:szCs w:val="20"/>
        </w:rPr>
        <w:t>EDAS 6785 - Imp</w:t>
      </w:r>
      <w:r>
        <w:rPr>
          <w:rFonts w:ascii="Times New Roman" w:hAnsi="Times New Roman"/>
          <w:b/>
          <w:bCs/>
          <w:color w:val="191919"/>
          <w:spacing w:val="-4"/>
          <w:sz w:val="20"/>
          <w:szCs w:val="20"/>
        </w:rPr>
        <w:t>r</w:t>
      </w:r>
      <w:r>
        <w:rPr>
          <w:rFonts w:ascii="Times New Roman" w:hAnsi="Times New Roman"/>
          <w:b/>
          <w:bCs/>
          <w:color w:val="191919"/>
          <w:sz w:val="20"/>
          <w:szCs w:val="20"/>
        </w:rPr>
        <w:t>ovement of Instruction</w:t>
      </w:r>
      <w:r>
        <w:rPr>
          <w:rFonts w:ascii="Times New Roman" w:hAnsi="Times New Roman"/>
          <w:b/>
          <w:bCs/>
          <w:color w:val="191919"/>
          <w:spacing w:val="-37"/>
          <w:sz w:val="20"/>
          <w:szCs w:val="20"/>
        </w:rPr>
        <w:t xml:space="preserve"> </w:t>
      </w:r>
      <w:r>
        <w:rPr>
          <w:rFonts w:ascii="Times New Roman" w:hAnsi="Times New Roman"/>
          <w:b/>
          <w:bCs/>
          <w:color w:val="191919"/>
          <w:sz w:val="20"/>
          <w:szCs w:val="20"/>
        </w:rPr>
        <w:t>............................................................................3(</w:t>
      </w:r>
      <w:del w:id="361" w:author=" " w:date="2011-04-06T12:31:00Z">
        <w:r w:rsidDel="00690FB0">
          <w:rPr>
            <w:rFonts w:ascii="Times New Roman" w:hAnsi="Times New Roman"/>
            <w:b/>
            <w:bCs/>
            <w:color w:val="191919"/>
            <w:sz w:val="20"/>
            <w:szCs w:val="20"/>
          </w:rPr>
          <w:delText>3-0</w:delText>
        </w:r>
      </w:del>
      <w:ins w:id="362" w:author=" " w:date="2011-04-06T12:31:00Z">
        <w:r>
          <w:rPr>
            <w:rFonts w:ascii="Times New Roman" w:hAnsi="Times New Roman"/>
            <w:b/>
            <w:bCs/>
            <w:color w:val="191919"/>
            <w:sz w:val="20"/>
            <w:szCs w:val="20"/>
          </w:rPr>
          <w:t xml:space="preserve"> 2-1</w:t>
        </w:r>
      </w:ins>
      <w:r>
        <w:rPr>
          <w:rFonts w:ascii="Times New Roman" w:hAnsi="Times New Roman"/>
          <w:b/>
          <w:bCs/>
          <w:color w:val="191919"/>
          <w:sz w:val="20"/>
          <w:szCs w:val="20"/>
        </w:rPr>
        <w:t xml:space="preserve">) </w:t>
      </w:r>
      <w:r>
        <w:rPr>
          <w:rFonts w:ascii="Times New Roman" w:hAnsi="Times New Roman"/>
          <w:color w:val="191919"/>
          <w:spacing w:val="-14"/>
          <w:sz w:val="20"/>
          <w:szCs w:val="20"/>
        </w:rPr>
        <w:t>T</w:t>
      </w:r>
      <w:r>
        <w:rPr>
          <w:rFonts w:ascii="Times New Roman" w:hAnsi="Times New Roman"/>
          <w:color w:val="191919"/>
          <w:sz w:val="20"/>
          <w:szCs w:val="20"/>
        </w:rPr>
        <w:t>aught from the context of the building principal, this course considers problems and tech- niques of improving the results of school instruction.</w:t>
      </w:r>
    </w:p>
    <w:p w:rsidR="00F42301" w:rsidRDefault="00F42301" w:rsidP="00721764">
      <w:pPr>
        <w:widowControl w:val="0"/>
        <w:autoSpaceDE w:val="0"/>
        <w:autoSpaceDN w:val="0"/>
        <w:adjustRightInd w:val="0"/>
        <w:spacing w:after="0" w:line="250" w:lineRule="auto"/>
        <w:ind w:left="1239" w:right="1978" w:hanging="360"/>
        <w:rPr>
          <w:ins w:id="363" w:author=" " w:date="2011-04-06T13:08:00Z"/>
          <w:rFonts w:ascii="Times New Roman" w:hAnsi="Times New Roman"/>
          <w:b/>
          <w:bCs/>
          <w:color w:val="191919"/>
          <w:sz w:val="20"/>
          <w:szCs w:val="20"/>
        </w:rPr>
      </w:pPr>
      <w:ins w:id="364" w:author=" " w:date="2011-04-06T12:31:00Z">
        <w:r>
          <w:rPr>
            <w:rFonts w:ascii="Times New Roman" w:hAnsi="Times New Roman"/>
            <w:b/>
            <w:bCs/>
            <w:color w:val="191919"/>
            <w:sz w:val="20"/>
            <w:szCs w:val="20"/>
          </w:rPr>
          <w:t xml:space="preserve">EDAS 6719 </w:t>
        </w:r>
      </w:ins>
      <w:ins w:id="365" w:author=" " w:date="2011-04-06T12:32:00Z">
        <w:r>
          <w:rPr>
            <w:rFonts w:ascii="Times New Roman" w:hAnsi="Times New Roman"/>
            <w:b/>
            <w:bCs/>
            <w:color w:val="191919"/>
            <w:sz w:val="20"/>
            <w:szCs w:val="20"/>
          </w:rPr>
          <w:t>–</w:t>
        </w:r>
      </w:ins>
      <w:ins w:id="366" w:author=" " w:date="2011-04-06T12:31:00Z">
        <w:r>
          <w:rPr>
            <w:rFonts w:ascii="Times New Roman" w:hAnsi="Times New Roman"/>
            <w:b/>
            <w:bCs/>
            <w:color w:val="191919"/>
            <w:sz w:val="20"/>
            <w:szCs w:val="20"/>
          </w:rPr>
          <w:t xml:space="preserve">Residency </w:t>
        </w:r>
      </w:ins>
      <w:ins w:id="367" w:author=" " w:date="2011-04-06T12:32:00Z">
        <w:r>
          <w:rPr>
            <w:rFonts w:ascii="Times New Roman" w:hAnsi="Times New Roman"/>
            <w:b/>
            <w:bCs/>
            <w:color w:val="191919"/>
            <w:sz w:val="20"/>
            <w:szCs w:val="20"/>
          </w:rPr>
          <w:t xml:space="preserve">I for </w:t>
        </w:r>
      </w:ins>
      <w:ins w:id="368" w:author=" " w:date="2011-04-06T12:35:00Z">
        <w:r>
          <w:rPr>
            <w:rFonts w:ascii="Times New Roman" w:hAnsi="Times New Roman"/>
            <w:b/>
            <w:bCs/>
            <w:color w:val="191919"/>
            <w:sz w:val="20"/>
            <w:szCs w:val="20"/>
          </w:rPr>
          <w:t>B</w:t>
        </w:r>
      </w:ins>
      <w:ins w:id="369" w:author=" " w:date="2011-04-06T12:32:00Z">
        <w:r>
          <w:rPr>
            <w:rFonts w:ascii="Times New Roman" w:hAnsi="Times New Roman"/>
            <w:b/>
            <w:bCs/>
            <w:color w:val="191919"/>
            <w:sz w:val="20"/>
            <w:szCs w:val="20"/>
          </w:rPr>
          <w:t>uilding-level Administrators…………………………....6(0-6)</w:t>
        </w:r>
      </w:ins>
    </w:p>
    <w:p w:rsidR="00F42301" w:rsidRDefault="00F42301">
      <w:pPr>
        <w:ind w:left="1239" w:firstLine="201"/>
        <w:rPr>
          <w:ins w:id="370" w:author=" " w:date="2011-04-06T13:10:00Z"/>
          <w:rFonts w:ascii="Times New Roman" w:hAnsi="Times New Roman"/>
          <w:sz w:val="20"/>
          <w:szCs w:val="20"/>
          <w:rPrChange w:id="371" w:author=" " w:date="2011-04-06T13:10:00Z">
            <w:rPr>
              <w:ins w:id="372" w:author=" " w:date="2011-04-06T13:10:00Z"/>
            </w:rPr>
          </w:rPrChange>
        </w:rPr>
        <w:pPrChange w:id="373" w:author=" " w:date="2011-04-06T13:10:00Z">
          <w:pPr/>
        </w:pPrChange>
      </w:pPr>
      <w:ins w:id="374" w:author=" " w:date="2011-04-06T13:10:00Z">
        <w:r w:rsidRPr="003F2CF3">
          <w:rPr>
            <w:rFonts w:ascii="Times New Roman" w:hAnsi="Times New Roman"/>
            <w:sz w:val="20"/>
            <w:szCs w:val="20"/>
            <w:rPrChange w:id="375" w:author=" " w:date="2011-04-06T13:10:00Z">
              <w:rPr/>
            </w:rPrChange>
          </w:rPr>
          <w:lastRenderedPageBreak/>
          <w:t>Candidates acquire building level administrative experience under a Beginning Leader Candidate Support Team (BLCST or LCST) including a practicing supervisor/ administrator and ASU personnel. This course is part of a Performance-Based Educational Specialist program.  One hundred percent of the activities/assessments for this course are performance-based.</w:t>
        </w:r>
      </w:ins>
    </w:p>
    <w:p w:rsidR="00F42301" w:rsidRDefault="00F42301">
      <w:pPr>
        <w:spacing w:line="276" w:lineRule="auto"/>
        <w:ind w:left="1440" w:firstLine="0"/>
        <w:rPr>
          <w:ins w:id="376" w:author=" " w:date="2011-04-06T12:34:00Z"/>
          <w:rFonts w:ascii="Times New Roman" w:hAnsi="Times New Roman"/>
          <w:b/>
          <w:bCs/>
          <w:color w:val="191919"/>
          <w:sz w:val="20"/>
          <w:szCs w:val="20"/>
        </w:rPr>
        <w:pPrChange w:id="377" w:author=" " w:date="2011-04-06T13:11:00Z">
          <w:pPr>
            <w:widowControl w:val="0"/>
            <w:autoSpaceDE w:val="0"/>
            <w:autoSpaceDN w:val="0"/>
            <w:adjustRightInd w:val="0"/>
            <w:spacing w:after="0" w:line="250" w:lineRule="auto"/>
            <w:ind w:left="1239" w:right="1978" w:hanging="360"/>
          </w:pPr>
        </w:pPrChange>
      </w:pPr>
      <w:ins w:id="378" w:author=" " w:date="2011-04-06T13:10:00Z">
        <w:r w:rsidRPr="003F2CF3">
          <w:rPr>
            <w:rFonts w:ascii="Times New Roman" w:hAnsi="Times New Roman"/>
            <w:sz w:val="20"/>
            <w:szCs w:val="20"/>
            <w:rPrChange w:id="379" w:author=" " w:date="2011-04-06T13:10:00Z">
              <w:rPr/>
            </w:rPrChange>
          </w:rPr>
          <w:t>EDAS 6719 is designed for Ed.S. candidates to maximize opportunities and practices and to refine their skills in building level administration.  The experiences of this course include the continuation of an Administrative Preparation Portfolio for the candidate to document and record progress toward meeting Professional Standards Commission (PSC) Standards and Board of Regents (BOR) Performance Strands for Specialists’ Level preparation (using the Leader Keys), assess needs, and complete performance-based experiences in an authentic building level setting.  The Leader Keys is a performance appraisal process based on Georgia’s Leadership Performance Standards and has been adopted by the BOR and the PSC.  These experiences will lead to Residency II (EDAS 6769).</w:t>
        </w:r>
      </w:ins>
    </w:p>
    <w:p w:rsidR="00F42301" w:rsidRDefault="00F42301" w:rsidP="00721764">
      <w:pPr>
        <w:widowControl w:val="0"/>
        <w:autoSpaceDE w:val="0"/>
        <w:autoSpaceDN w:val="0"/>
        <w:adjustRightInd w:val="0"/>
        <w:spacing w:after="0" w:line="250" w:lineRule="auto"/>
        <w:ind w:left="1239" w:right="1978" w:hanging="360"/>
        <w:rPr>
          <w:ins w:id="380" w:author=" " w:date="2011-04-06T12:56:00Z"/>
          <w:rFonts w:ascii="Times New Roman" w:hAnsi="Times New Roman"/>
          <w:b/>
          <w:bCs/>
          <w:color w:val="191919"/>
          <w:sz w:val="20"/>
          <w:szCs w:val="20"/>
        </w:rPr>
      </w:pPr>
      <w:ins w:id="381" w:author=" " w:date="2011-04-06T12:35:00Z">
        <w:r>
          <w:rPr>
            <w:rFonts w:ascii="Times New Roman" w:hAnsi="Times New Roman"/>
            <w:b/>
            <w:bCs/>
            <w:color w:val="191919"/>
            <w:sz w:val="20"/>
            <w:szCs w:val="20"/>
          </w:rPr>
          <w:t>EDAS 6769 –Residency II for Building-level Administrators--------------------------------6(0-6)</w:t>
        </w:r>
      </w:ins>
    </w:p>
    <w:p w:rsidR="00F42301" w:rsidRDefault="00F42301">
      <w:pPr>
        <w:ind w:left="1440"/>
        <w:rPr>
          <w:ins w:id="382" w:author=" " w:date="2011-04-06T12:57:00Z"/>
          <w:rFonts w:ascii="Times New Roman" w:hAnsi="Times New Roman"/>
          <w:sz w:val="20"/>
          <w:szCs w:val="20"/>
          <w:rPrChange w:id="383" w:author=" " w:date="2011-04-06T12:57:00Z">
            <w:rPr>
              <w:ins w:id="384" w:author=" " w:date="2011-04-06T12:57:00Z"/>
            </w:rPr>
          </w:rPrChange>
        </w:rPr>
        <w:pPrChange w:id="385" w:author=" " w:date="2011-04-06T12:58:00Z">
          <w:pPr/>
        </w:pPrChange>
      </w:pPr>
      <w:ins w:id="386" w:author=" " w:date="2011-04-06T12:57:00Z">
        <w:r w:rsidRPr="003F2CF3">
          <w:rPr>
            <w:rFonts w:ascii="Times New Roman" w:hAnsi="Times New Roman"/>
            <w:sz w:val="20"/>
            <w:szCs w:val="20"/>
            <w:rPrChange w:id="387" w:author=" " w:date="2011-04-06T12:57:00Z">
              <w:rPr/>
            </w:rPrChange>
          </w:rPr>
          <w:t>Residency II is a continuation of Residency I.  Candidates acquire building level administrative experience under a BLCST. This course is part of a Performance-Based Educational Specialist program. One hundred percent of the activities/assessments for this course are performance based.</w:t>
        </w:r>
      </w:ins>
    </w:p>
    <w:p w:rsidR="00F42301" w:rsidRDefault="00F42301">
      <w:pPr>
        <w:spacing w:line="276" w:lineRule="auto"/>
        <w:ind w:left="1239" w:firstLine="201"/>
        <w:rPr>
          <w:ins w:id="388" w:author=" " w:date="2011-04-06T12:35:00Z"/>
          <w:rFonts w:ascii="Times New Roman" w:hAnsi="Times New Roman"/>
          <w:b/>
          <w:bCs/>
          <w:color w:val="191919"/>
          <w:sz w:val="20"/>
          <w:szCs w:val="20"/>
        </w:rPr>
        <w:pPrChange w:id="389" w:author=" " w:date="2011-04-06T13:11:00Z">
          <w:pPr>
            <w:widowControl w:val="0"/>
            <w:autoSpaceDE w:val="0"/>
            <w:autoSpaceDN w:val="0"/>
            <w:adjustRightInd w:val="0"/>
            <w:spacing w:after="0" w:line="250" w:lineRule="auto"/>
            <w:ind w:left="1239" w:right="1978" w:hanging="360"/>
          </w:pPr>
        </w:pPrChange>
      </w:pPr>
      <w:ins w:id="390" w:author=" " w:date="2011-04-06T12:57:00Z">
        <w:r w:rsidRPr="003F2CF3">
          <w:rPr>
            <w:rFonts w:ascii="Times New Roman" w:hAnsi="Times New Roman"/>
            <w:sz w:val="20"/>
            <w:szCs w:val="20"/>
            <w:rPrChange w:id="391" w:author=" " w:date="2011-04-06T12:57:00Z">
              <w:rPr/>
            </w:rPrChange>
          </w:rPr>
          <w:t xml:space="preserve">EDAS 6769 is designed for Ed.S. candidates to maximize opportunities and practices and to refine their skills in building level administration.  The experiences of this course include the continuation of an Administrative Preparation Portfolio for the candidate to document and record progress toward meeting Professional Standards Commission (PSC) Standards and Board of Regents (BOR) Performance Strands for Specialists’ Level preparation using the GaDOE Leader Keys, assess needs and complete performance-based experiences in an authentic building level setting. </w:t>
        </w:r>
      </w:ins>
    </w:p>
    <w:p w:rsidR="00F42301" w:rsidRDefault="00F42301" w:rsidP="00721764">
      <w:pPr>
        <w:widowControl w:val="0"/>
        <w:autoSpaceDE w:val="0"/>
        <w:autoSpaceDN w:val="0"/>
        <w:adjustRightInd w:val="0"/>
        <w:spacing w:after="0" w:line="250" w:lineRule="auto"/>
        <w:ind w:left="1239" w:right="1978" w:hanging="360"/>
        <w:rPr>
          <w:ins w:id="392" w:author=" " w:date="2011-04-06T13:00:00Z"/>
          <w:rFonts w:ascii="Times New Roman" w:hAnsi="Times New Roman"/>
          <w:b/>
          <w:bCs/>
          <w:color w:val="191919"/>
          <w:sz w:val="20"/>
          <w:szCs w:val="20"/>
        </w:rPr>
      </w:pPr>
      <w:ins w:id="393" w:author=" " w:date="2011-04-06T12:35:00Z">
        <w:r>
          <w:rPr>
            <w:rFonts w:ascii="Times New Roman" w:hAnsi="Times New Roman"/>
            <w:b/>
            <w:bCs/>
            <w:color w:val="191919"/>
            <w:sz w:val="20"/>
            <w:szCs w:val="20"/>
          </w:rPr>
          <w:t xml:space="preserve">EDAS 6708 </w:t>
        </w:r>
      </w:ins>
      <w:ins w:id="394" w:author=" " w:date="2011-04-06T12:36:00Z">
        <w:r>
          <w:rPr>
            <w:rFonts w:ascii="Times New Roman" w:hAnsi="Times New Roman"/>
            <w:b/>
            <w:bCs/>
            <w:color w:val="191919"/>
            <w:sz w:val="20"/>
            <w:szCs w:val="20"/>
          </w:rPr>
          <w:t>–</w:t>
        </w:r>
      </w:ins>
      <w:ins w:id="395" w:author=" " w:date="2011-04-06T12:35:00Z">
        <w:r>
          <w:rPr>
            <w:rFonts w:ascii="Times New Roman" w:hAnsi="Times New Roman"/>
            <w:b/>
            <w:bCs/>
            <w:color w:val="191919"/>
            <w:sz w:val="20"/>
            <w:szCs w:val="20"/>
          </w:rPr>
          <w:t xml:space="preserve"> Residency </w:t>
        </w:r>
      </w:ins>
      <w:ins w:id="396" w:author=" " w:date="2011-04-06T12:36:00Z">
        <w:r>
          <w:rPr>
            <w:rFonts w:ascii="Times New Roman" w:hAnsi="Times New Roman"/>
            <w:b/>
            <w:bCs/>
            <w:color w:val="191919"/>
            <w:sz w:val="20"/>
            <w:szCs w:val="20"/>
          </w:rPr>
          <w:t>I for district-level Admiistrators………………………………6(0-6)</w:t>
        </w:r>
      </w:ins>
    </w:p>
    <w:p w:rsidR="00F42301" w:rsidRDefault="00F42301" w:rsidP="00721764">
      <w:pPr>
        <w:widowControl w:val="0"/>
        <w:autoSpaceDE w:val="0"/>
        <w:autoSpaceDN w:val="0"/>
        <w:adjustRightInd w:val="0"/>
        <w:spacing w:after="0" w:line="250" w:lineRule="auto"/>
        <w:ind w:left="1239" w:right="1978" w:hanging="360"/>
        <w:rPr>
          <w:ins w:id="397" w:author=" " w:date="2011-04-06T12:36:00Z"/>
          <w:rFonts w:ascii="Times New Roman" w:hAnsi="Times New Roman"/>
          <w:b/>
          <w:bCs/>
          <w:color w:val="191919"/>
          <w:sz w:val="20"/>
          <w:szCs w:val="20"/>
        </w:rPr>
      </w:pPr>
      <w:ins w:id="398" w:author=" " w:date="2011-04-06T13:00:00Z">
        <w:r>
          <w:rPr>
            <w:rFonts w:ascii="Times New Roman" w:hAnsi="Times New Roman"/>
            <w:b/>
            <w:bCs/>
            <w:color w:val="191919"/>
            <w:sz w:val="20"/>
            <w:szCs w:val="20"/>
          </w:rPr>
          <w:tab/>
        </w:r>
      </w:ins>
      <w:ins w:id="399" w:author=" " w:date="2011-04-06T13:01:00Z">
        <w:r w:rsidRPr="002D4E96">
          <w:rPr>
            <w:rFonts w:ascii="Times New Roman" w:hAnsi="Times New Roman"/>
            <w:bCs/>
            <w:sz w:val="20"/>
            <w:szCs w:val="20"/>
          </w:rPr>
          <w:t>Candidates acquire district level administrative experience under a practicing supervisor / administrator This course is part of a Performance-Based Educational Specialist program. One hundred percent of the activities/assessments for this Course are performance-based. This course is designed for Ed.S. candidates to maximize opportunities and practices and to refine their skills in district level administration. The experiences of this course include the beginning of an Administrative Preparation Portfolio for the candidate to document and record progress toward meeting Professional Standards Commission (PSC) Standards and Board of Regents (BOR) Performance Strands for Specialists’ Level preparation, assess needs and complete performance-based experiences in an authentic district level setting. These experiences will lead to Residency11 EDAS 6768</w:t>
        </w:r>
      </w:ins>
    </w:p>
    <w:p w:rsidR="00F42301" w:rsidRDefault="00F42301" w:rsidP="00721764">
      <w:pPr>
        <w:widowControl w:val="0"/>
        <w:autoSpaceDE w:val="0"/>
        <w:autoSpaceDN w:val="0"/>
        <w:adjustRightInd w:val="0"/>
        <w:spacing w:after="0" w:line="250" w:lineRule="auto"/>
        <w:ind w:left="1239" w:right="1978" w:hanging="360"/>
        <w:rPr>
          <w:ins w:id="400" w:author=" " w:date="2011-04-06T13:06:00Z"/>
          <w:rFonts w:ascii="Times New Roman" w:hAnsi="Times New Roman"/>
          <w:b/>
          <w:bCs/>
          <w:color w:val="191919"/>
          <w:sz w:val="20"/>
          <w:szCs w:val="20"/>
        </w:rPr>
      </w:pPr>
      <w:ins w:id="401" w:author=" " w:date="2011-04-06T12:37:00Z">
        <w:r>
          <w:rPr>
            <w:rFonts w:ascii="Times New Roman" w:hAnsi="Times New Roman"/>
            <w:b/>
            <w:bCs/>
            <w:color w:val="191919"/>
            <w:sz w:val="20"/>
            <w:szCs w:val="20"/>
          </w:rPr>
          <w:t>EDAS 6770 – Residency II for District-level Administrators……………………………6(0-6)</w:t>
        </w:r>
      </w:ins>
    </w:p>
    <w:p w:rsidR="00F42301" w:rsidRDefault="00F42301" w:rsidP="00721764">
      <w:pPr>
        <w:widowControl w:val="0"/>
        <w:autoSpaceDE w:val="0"/>
        <w:autoSpaceDN w:val="0"/>
        <w:adjustRightInd w:val="0"/>
        <w:spacing w:after="0" w:line="250" w:lineRule="auto"/>
        <w:ind w:left="1239" w:right="1978" w:hanging="360"/>
        <w:rPr>
          <w:rFonts w:ascii="Times New Roman" w:hAnsi="Times New Roman"/>
          <w:color w:val="000000"/>
          <w:sz w:val="20"/>
          <w:szCs w:val="20"/>
        </w:rPr>
      </w:pPr>
      <w:ins w:id="402" w:author=" " w:date="2011-04-06T13:06:00Z">
        <w:r>
          <w:rPr>
            <w:rFonts w:ascii="Times New Roman" w:hAnsi="Times New Roman"/>
            <w:b/>
            <w:bCs/>
            <w:color w:val="191919"/>
            <w:sz w:val="20"/>
            <w:szCs w:val="20"/>
          </w:rPr>
          <w:tab/>
        </w:r>
      </w:ins>
    </w:p>
    <w:p w:rsidR="00F42301" w:rsidRDefault="00F42301">
      <w:pPr>
        <w:ind w:left="1239" w:firstLine="201"/>
        <w:rPr>
          <w:ins w:id="403" w:author=" " w:date="2011-04-06T13:06:00Z"/>
          <w:rFonts w:ascii="Times New Roman" w:hAnsi="Times New Roman"/>
          <w:sz w:val="20"/>
          <w:szCs w:val="20"/>
          <w:rPrChange w:id="404" w:author=" " w:date="2011-04-06T13:07:00Z">
            <w:rPr>
              <w:ins w:id="405" w:author=" " w:date="2011-04-06T13:06:00Z"/>
            </w:rPr>
          </w:rPrChange>
        </w:rPr>
        <w:pPrChange w:id="406" w:author=" " w:date="2011-04-06T13:07:00Z">
          <w:pPr/>
        </w:pPrChange>
      </w:pPr>
      <w:ins w:id="407" w:author=" " w:date="2011-04-06T13:06:00Z">
        <w:r w:rsidRPr="003F2CF3">
          <w:rPr>
            <w:rFonts w:ascii="Times New Roman" w:hAnsi="Times New Roman"/>
            <w:sz w:val="20"/>
            <w:szCs w:val="20"/>
            <w:rPrChange w:id="408" w:author=" " w:date="2011-04-06T13:07:00Z">
              <w:rPr/>
            </w:rPrChange>
          </w:rPr>
          <w:t xml:space="preserve">Residency II is a continuation of Residency I.  Candidates acquire district level administrative experience under a BLCST. This course is part of a Performance-Based  program and is designed to refine skills in district level administration.  The experiences of this course include the </w:t>
        </w:r>
        <w:r w:rsidRPr="003F2CF3">
          <w:rPr>
            <w:rFonts w:ascii="Times New Roman" w:hAnsi="Times New Roman"/>
            <w:sz w:val="20"/>
            <w:szCs w:val="20"/>
            <w:u w:val="single"/>
            <w:rPrChange w:id="409" w:author=" " w:date="2011-04-06T13:07:00Z">
              <w:rPr>
                <w:u w:val="single"/>
              </w:rPr>
            </w:rPrChange>
          </w:rPr>
          <w:t>continuation</w:t>
        </w:r>
        <w:r w:rsidRPr="003F2CF3">
          <w:rPr>
            <w:rFonts w:ascii="Times New Roman" w:hAnsi="Times New Roman"/>
            <w:sz w:val="20"/>
            <w:szCs w:val="20"/>
            <w:rPrChange w:id="410" w:author=" " w:date="2011-04-06T13:07:00Z">
              <w:rPr/>
            </w:rPrChange>
          </w:rPr>
          <w:t>* of an Administrative Preparation Portfolio for the candidate to document and record progress toward meeting Professional Standards Commission Standards and Board of Regents (BOR) Performance Strands for Specialists’ Level preparation using the GaDOE Leader Keys.</w:t>
        </w:r>
      </w:ins>
    </w:p>
    <w:p w:rsidR="00F42301" w:rsidRDefault="00F42301" w:rsidP="00721764">
      <w:pPr>
        <w:widowControl w:val="0"/>
        <w:autoSpaceDE w:val="0"/>
        <w:autoSpaceDN w:val="0"/>
        <w:adjustRightInd w:val="0"/>
        <w:spacing w:after="0" w:line="200" w:lineRule="exact"/>
        <w:rPr>
          <w:rFonts w:ascii="Times New Roman" w:hAnsi="Times New Roman"/>
          <w:color w:val="000000"/>
          <w:sz w:val="20"/>
          <w:szCs w:val="20"/>
        </w:rPr>
      </w:pPr>
    </w:p>
    <w:p w:rsidR="00F42301" w:rsidRDefault="00F42301" w:rsidP="00721764">
      <w:pPr>
        <w:widowControl w:val="0"/>
        <w:autoSpaceDE w:val="0"/>
        <w:autoSpaceDN w:val="0"/>
        <w:adjustRightInd w:val="0"/>
        <w:spacing w:after="0" w:line="200" w:lineRule="exact"/>
        <w:rPr>
          <w:rFonts w:ascii="Times New Roman" w:hAnsi="Times New Roman"/>
          <w:color w:val="000000"/>
          <w:sz w:val="20"/>
          <w:szCs w:val="20"/>
        </w:rPr>
      </w:pPr>
    </w:p>
    <w:p w:rsidR="00F42301" w:rsidRDefault="00F42301" w:rsidP="00721764">
      <w:pPr>
        <w:widowControl w:val="0"/>
        <w:autoSpaceDE w:val="0"/>
        <w:autoSpaceDN w:val="0"/>
        <w:adjustRightInd w:val="0"/>
        <w:spacing w:after="0" w:line="200" w:lineRule="exact"/>
        <w:rPr>
          <w:rFonts w:ascii="Times New Roman" w:hAnsi="Times New Roman"/>
          <w:color w:val="000000"/>
          <w:sz w:val="20"/>
          <w:szCs w:val="20"/>
        </w:rPr>
      </w:pPr>
    </w:p>
    <w:p w:rsidR="00F42301" w:rsidRDefault="00F42301" w:rsidP="00721764">
      <w:pPr>
        <w:widowControl w:val="0"/>
        <w:autoSpaceDE w:val="0"/>
        <w:autoSpaceDN w:val="0"/>
        <w:adjustRightInd w:val="0"/>
        <w:spacing w:before="2" w:after="0" w:line="280" w:lineRule="exact"/>
        <w:rPr>
          <w:rFonts w:ascii="Times New Roman" w:hAnsi="Times New Roman"/>
          <w:color w:val="000000"/>
          <w:sz w:val="28"/>
          <w:szCs w:val="28"/>
        </w:rPr>
      </w:pPr>
    </w:p>
    <w:p w:rsidR="00F42301" w:rsidRDefault="00F42301" w:rsidP="00721764">
      <w:pPr>
        <w:widowControl w:val="0"/>
        <w:autoSpaceDE w:val="0"/>
        <w:autoSpaceDN w:val="0"/>
        <w:adjustRightInd w:val="0"/>
        <w:spacing w:after="0"/>
        <w:ind w:left="879"/>
        <w:rPr>
          <w:rFonts w:ascii="Impact" w:hAnsi="Impact" w:cs="Impact"/>
          <w:color w:val="000000"/>
          <w:sz w:val="36"/>
          <w:szCs w:val="36"/>
        </w:rPr>
      </w:pPr>
      <w:r>
        <w:rPr>
          <w:rFonts w:ascii="Impact" w:hAnsi="Impact" w:cs="Impact"/>
          <w:color w:val="666666"/>
          <w:sz w:val="36"/>
          <w:szCs w:val="36"/>
        </w:rPr>
        <w:t>ENGLISH EDUC</w:t>
      </w:r>
      <w:r>
        <w:rPr>
          <w:rFonts w:ascii="Impact" w:hAnsi="Impact" w:cs="Impact"/>
          <w:color w:val="666666"/>
          <w:spacing w:val="-19"/>
          <w:sz w:val="36"/>
          <w:szCs w:val="36"/>
        </w:rPr>
        <w:t>A</w:t>
      </w:r>
      <w:r>
        <w:rPr>
          <w:rFonts w:ascii="Impact" w:hAnsi="Impact" w:cs="Impact"/>
          <w:color w:val="666666"/>
          <w:sz w:val="36"/>
          <w:szCs w:val="36"/>
        </w:rPr>
        <w:t>TION</w:t>
      </w:r>
    </w:p>
    <w:p w:rsidR="00F42301" w:rsidRDefault="00F42301" w:rsidP="00721764">
      <w:pPr>
        <w:widowControl w:val="0"/>
        <w:autoSpaceDE w:val="0"/>
        <w:autoSpaceDN w:val="0"/>
        <w:adjustRightInd w:val="0"/>
        <w:spacing w:before="68" w:after="0" w:line="250" w:lineRule="auto"/>
        <w:ind w:left="879" w:right="2076" w:firstLine="360"/>
        <w:rPr>
          <w:rFonts w:ascii="Times New Roman" w:hAnsi="Times New Roman"/>
          <w:color w:val="000000"/>
          <w:sz w:val="20"/>
          <w:szCs w:val="20"/>
        </w:rPr>
      </w:pPr>
      <w:r>
        <w:rPr>
          <w:rFonts w:ascii="Times New Roman" w:hAnsi="Times New Roman"/>
          <w:color w:val="000000"/>
          <w:sz w:val="18"/>
          <w:szCs w:val="18"/>
        </w:rPr>
        <w:t>The English Education Program (M.Ed.) is a fifth-year course of study for advanced prepar</w:t>
      </w:r>
      <w:r>
        <w:rPr>
          <w:rFonts w:ascii="Times New Roman" w:hAnsi="Times New Roman"/>
          <w:color w:val="000000"/>
          <w:spacing w:val="-1"/>
          <w:sz w:val="18"/>
          <w:szCs w:val="18"/>
        </w:rPr>
        <w:t>a</w:t>
      </w:r>
      <w:r>
        <w:rPr>
          <w:rFonts w:ascii="Times New Roman" w:hAnsi="Times New Roman"/>
          <w:color w:val="000000"/>
          <w:sz w:val="20"/>
          <w:szCs w:val="20"/>
        </w:rPr>
        <w:t>tion of secondary teachers of English and for others to study in the field.</w:t>
      </w:r>
      <w:r>
        <w:rPr>
          <w:rFonts w:ascii="Times New Roman" w:hAnsi="Times New Roman"/>
          <w:color w:val="000000"/>
          <w:spacing w:val="-4"/>
          <w:sz w:val="20"/>
          <w:szCs w:val="20"/>
        </w:rPr>
        <w:t xml:space="preserve"> </w:t>
      </w:r>
      <w:r>
        <w:rPr>
          <w:rFonts w:ascii="Times New Roman" w:hAnsi="Times New Roman"/>
          <w:color w:val="000000"/>
          <w:sz w:val="20"/>
          <w:szCs w:val="20"/>
        </w:rPr>
        <w:t>The program requires a total of</w:t>
      </w:r>
    </w:p>
    <w:p w:rsidR="00F42301" w:rsidRDefault="00F42301" w:rsidP="00721764">
      <w:pPr>
        <w:widowControl w:val="0"/>
        <w:autoSpaceDE w:val="0"/>
        <w:autoSpaceDN w:val="0"/>
        <w:adjustRightInd w:val="0"/>
        <w:spacing w:after="0"/>
        <w:ind w:left="879"/>
        <w:rPr>
          <w:rFonts w:ascii="Times New Roman" w:hAnsi="Times New Roman"/>
          <w:color w:val="000000"/>
          <w:sz w:val="20"/>
          <w:szCs w:val="20"/>
        </w:rPr>
      </w:pPr>
      <w:r>
        <w:rPr>
          <w:rFonts w:ascii="Times New Roman" w:hAnsi="Times New Roman"/>
          <w:color w:val="000000"/>
          <w:sz w:val="20"/>
          <w:szCs w:val="20"/>
        </w:rPr>
        <w:t>36 semester hours, with a minimum of 21 hours in required and elective graduate English courses</w:t>
      </w:r>
    </w:p>
    <w:p w:rsidR="00F42301" w:rsidRDefault="00F42301" w:rsidP="00721764">
      <w:pPr>
        <w:widowControl w:val="0"/>
        <w:autoSpaceDE w:val="0"/>
        <w:autoSpaceDN w:val="0"/>
        <w:adjustRightInd w:val="0"/>
        <w:spacing w:after="0"/>
        <w:ind w:left="879"/>
        <w:rPr>
          <w:rFonts w:ascii="Times New Roman" w:hAnsi="Times New Roman"/>
          <w:color w:val="000000"/>
          <w:sz w:val="20"/>
          <w:szCs w:val="20"/>
        </w:rPr>
        <w:sectPr w:rsidR="00F42301">
          <w:pgSz w:w="12240" w:h="15840"/>
          <w:pgMar w:top="260" w:right="260" w:bottom="280" w:left="1240" w:header="0" w:footer="955" w:gutter="0"/>
          <w:cols w:space="720"/>
          <w:noEndnote/>
        </w:sectPr>
      </w:pPr>
    </w:p>
    <w:tbl>
      <w:tblPr>
        <w:tblW w:w="0" w:type="auto"/>
        <w:tblInd w:w="155" w:type="dxa"/>
        <w:tblLayout w:type="fixed"/>
        <w:tblCellMar>
          <w:left w:w="0" w:type="dxa"/>
          <w:right w:w="0" w:type="dxa"/>
        </w:tblCellMar>
        <w:tblLook w:val="0000"/>
      </w:tblPr>
      <w:tblGrid>
        <w:gridCol w:w="1085"/>
        <w:gridCol w:w="4560"/>
        <w:gridCol w:w="4858"/>
      </w:tblGrid>
      <w:tr w:rsidR="00F42301" w:rsidRPr="00FA7AC7" w:rsidTr="00B67EC4">
        <w:trPr>
          <w:trHeight w:hRule="exact" w:val="235"/>
        </w:trPr>
        <w:tc>
          <w:tcPr>
            <w:tcW w:w="1085" w:type="dxa"/>
            <w:tcBorders>
              <w:top w:val="nil"/>
              <w:left w:val="nil"/>
              <w:bottom w:val="single" w:sz="4" w:space="0" w:color="191919"/>
              <w:right w:val="single" w:sz="4" w:space="0" w:color="191919"/>
            </w:tcBorders>
          </w:tcPr>
          <w:p w:rsidR="00F42301" w:rsidRPr="00FA7AC7" w:rsidRDefault="00F42301" w:rsidP="00B67EC4">
            <w:pPr>
              <w:widowControl w:val="0"/>
              <w:autoSpaceDE w:val="0"/>
              <w:autoSpaceDN w:val="0"/>
              <w:adjustRightInd w:val="0"/>
              <w:spacing w:after="0"/>
              <w:rPr>
                <w:rFonts w:ascii="Times New Roman" w:hAnsi="Times New Roman"/>
                <w:sz w:val="24"/>
                <w:szCs w:val="24"/>
              </w:rPr>
            </w:pPr>
          </w:p>
        </w:tc>
        <w:tc>
          <w:tcPr>
            <w:tcW w:w="4560" w:type="dxa"/>
            <w:vMerge w:val="restart"/>
            <w:tcBorders>
              <w:top w:val="single" w:sz="4" w:space="0" w:color="191919"/>
              <w:left w:val="single" w:sz="4" w:space="0" w:color="191919"/>
              <w:bottom w:val="single" w:sz="4" w:space="0" w:color="191919"/>
              <w:right w:val="single" w:sz="4" w:space="0" w:color="191919"/>
            </w:tcBorders>
          </w:tcPr>
          <w:p w:rsidR="00F42301" w:rsidRPr="00FA7AC7" w:rsidRDefault="00F42301" w:rsidP="00B67EC4">
            <w:pPr>
              <w:widowControl w:val="0"/>
              <w:autoSpaceDE w:val="0"/>
              <w:autoSpaceDN w:val="0"/>
              <w:adjustRightInd w:val="0"/>
              <w:spacing w:before="9" w:after="0" w:line="130" w:lineRule="exact"/>
              <w:rPr>
                <w:rFonts w:ascii="Times New Roman" w:hAnsi="Times New Roman"/>
                <w:sz w:val="13"/>
                <w:szCs w:val="13"/>
              </w:rPr>
            </w:pPr>
          </w:p>
          <w:p w:rsidR="00F42301" w:rsidRPr="00FA7AC7" w:rsidRDefault="00F42301" w:rsidP="00B67EC4">
            <w:pPr>
              <w:widowControl w:val="0"/>
              <w:autoSpaceDE w:val="0"/>
              <w:autoSpaceDN w:val="0"/>
              <w:adjustRightInd w:val="0"/>
              <w:spacing w:after="0"/>
              <w:ind w:left="388"/>
              <w:rPr>
                <w:rFonts w:ascii="Times New Roman" w:hAnsi="Times New Roman"/>
                <w:sz w:val="24"/>
                <w:szCs w:val="24"/>
              </w:rPr>
            </w:pPr>
            <w:r w:rsidRPr="00FA7AC7">
              <w:rPr>
                <w:rFonts w:ascii="Times New Roman" w:hAnsi="Times New Roman"/>
                <w:b/>
                <w:bCs/>
                <w:color w:val="191919"/>
                <w:sz w:val="36"/>
                <w:szCs w:val="36"/>
              </w:rPr>
              <w:t>E</w:t>
            </w:r>
            <w:r w:rsidRPr="00FA7AC7">
              <w:rPr>
                <w:rFonts w:ascii="Times New Roman" w:hAnsi="Times New Roman"/>
                <w:b/>
                <w:bCs/>
                <w:color w:val="191919"/>
                <w:sz w:val="27"/>
                <w:szCs w:val="27"/>
              </w:rPr>
              <w:t>NGLISH</w:t>
            </w:r>
            <w:r w:rsidRPr="00FA7AC7">
              <w:rPr>
                <w:rFonts w:ascii="Times New Roman" w:hAnsi="Times New Roman"/>
                <w:b/>
                <w:bCs/>
                <w:color w:val="191919"/>
                <w:spacing w:val="22"/>
                <w:sz w:val="27"/>
                <w:szCs w:val="27"/>
              </w:rPr>
              <w:t xml:space="preserve"> </w:t>
            </w:r>
            <w:r w:rsidRPr="00FA7AC7">
              <w:rPr>
                <w:rFonts w:ascii="Times New Roman" w:hAnsi="Times New Roman"/>
                <w:b/>
                <w:bCs/>
                <w:color w:val="191919"/>
                <w:sz w:val="36"/>
                <w:szCs w:val="36"/>
              </w:rPr>
              <w:t>E</w:t>
            </w:r>
            <w:r w:rsidRPr="00FA7AC7">
              <w:rPr>
                <w:rFonts w:ascii="Times New Roman" w:hAnsi="Times New Roman"/>
                <w:b/>
                <w:bCs/>
                <w:color w:val="191919"/>
                <w:sz w:val="27"/>
                <w:szCs w:val="27"/>
              </w:rPr>
              <w:t>DUC</w:t>
            </w:r>
            <w:r w:rsidRPr="00FA7AC7">
              <w:rPr>
                <w:rFonts w:ascii="Times New Roman" w:hAnsi="Times New Roman"/>
                <w:b/>
                <w:bCs/>
                <w:color w:val="191919"/>
                <w:spacing w:val="-20"/>
                <w:sz w:val="27"/>
                <w:szCs w:val="27"/>
              </w:rPr>
              <w:t>A</w:t>
            </w:r>
            <w:r w:rsidRPr="00FA7AC7">
              <w:rPr>
                <w:rFonts w:ascii="Times New Roman" w:hAnsi="Times New Roman"/>
                <w:b/>
                <w:bCs/>
                <w:color w:val="191919"/>
                <w:sz w:val="27"/>
                <w:szCs w:val="27"/>
              </w:rPr>
              <w:t>TION</w:t>
            </w:r>
          </w:p>
        </w:tc>
        <w:tc>
          <w:tcPr>
            <w:tcW w:w="4858" w:type="dxa"/>
            <w:tcBorders>
              <w:top w:val="nil"/>
              <w:left w:val="single" w:sz="4" w:space="0" w:color="191919"/>
              <w:bottom w:val="single" w:sz="4" w:space="0" w:color="191919"/>
              <w:right w:val="nil"/>
            </w:tcBorders>
          </w:tcPr>
          <w:p w:rsidR="00F42301" w:rsidRPr="00FA7AC7" w:rsidRDefault="00F42301" w:rsidP="00B67EC4">
            <w:pPr>
              <w:widowControl w:val="0"/>
              <w:autoSpaceDE w:val="0"/>
              <w:autoSpaceDN w:val="0"/>
              <w:adjustRightInd w:val="0"/>
              <w:spacing w:after="0"/>
              <w:rPr>
                <w:rFonts w:ascii="Times New Roman" w:hAnsi="Times New Roman"/>
                <w:sz w:val="24"/>
                <w:szCs w:val="24"/>
              </w:rPr>
            </w:pPr>
          </w:p>
        </w:tc>
      </w:tr>
      <w:tr w:rsidR="00F42301" w:rsidRPr="00FA7AC7" w:rsidTr="00B67EC4">
        <w:trPr>
          <w:trHeight w:hRule="exact" w:val="256"/>
        </w:trPr>
        <w:tc>
          <w:tcPr>
            <w:tcW w:w="1085" w:type="dxa"/>
            <w:tcBorders>
              <w:top w:val="single" w:sz="4" w:space="0" w:color="191919"/>
              <w:left w:val="nil"/>
              <w:bottom w:val="single" w:sz="4" w:space="0" w:color="191919"/>
              <w:right w:val="single" w:sz="4" w:space="0" w:color="191919"/>
            </w:tcBorders>
          </w:tcPr>
          <w:p w:rsidR="00F42301" w:rsidRPr="00FA7AC7" w:rsidRDefault="00F42301" w:rsidP="00B67EC4">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B67EC4">
            <w:pPr>
              <w:widowControl w:val="0"/>
              <w:autoSpaceDE w:val="0"/>
              <w:autoSpaceDN w:val="0"/>
              <w:adjustRightInd w:val="0"/>
              <w:spacing w:after="0"/>
              <w:rPr>
                <w:rFonts w:ascii="Times New Roman" w:hAnsi="Times New Roman"/>
                <w:sz w:val="24"/>
                <w:szCs w:val="24"/>
              </w:rPr>
            </w:pPr>
          </w:p>
        </w:tc>
        <w:tc>
          <w:tcPr>
            <w:tcW w:w="4858" w:type="dxa"/>
            <w:tcBorders>
              <w:top w:val="single" w:sz="4" w:space="0" w:color="191919"/>
              <w:left w:val="single" w:sz="4" w:space="0" w:color="191919"/>
              <w:bottom w:val="single" w:sz="4" w:space="0" w:color="191919"/>
              <w:right w:val="nil"/>
            </w:tcBorders>
          </w:tcPr>
          <w:p w:rsidR="00F42301" w:rsidRPr="00FA7AC7" w:rsidRDefault="00F42301" w:rsidP="00B67EC4">
            <w:pPr>
              <w:widowControl w:val="0"/>
              <w:autoSpaceDE w:val="0"/>
              <w:autoSpaceDN w:val="0"/>
              <w:adjustRightInd w:val="0"/>
              <w:spacing w:after="0"/>
              <w:rPr>
                <w:rFonts w:ascii="Times New Roman" w:hAnsi="Times New Roman"/>
                <w:sz w:val="24"/>
                <w:szCs w:val="24"/>
              </w:rPr>
            </w:pPr>
          </w:p>
        </w:tc>
      </w:tr>
      <w:tr w:rsidR="00F42301" w:rsidRPr="00FA7AC7" w:rsidTr="00B67EC4">
        <w:trPr>
          <w:trHeight w:hRule="exact" w:val="219"/>
        </w:trPr>
        <w:tc>
          <w:tcPr>
            <w:tcW w:w="1085" w:type="dxa"/>
            <w:tcBorders>
              <w:top w:val="single" w:sz="4" w:space="0" w:color="191919"/>
              <w:left w:val="nil"/>
              <w:bottom w:val="nil"/>
              <w:right w:val="single" w:sz="4" w:space="0" w:color="191919"/>
            </w:tcBorders>
          </w:tcPr>
          <w:p w:rsidR="00F42301" w:rsidRPr="00FA7AC7" w:rsidRDefault="00F42301" w:rsidP="00B67EC4">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B67EC4">
            <w:pPr>
              <w:widowControl w:val="0"/>
              <w:autoSpaceDE w:val="0"/>
              <w:autoSpaceDN w:val="0"/>
              <w:adjustRightInd w:val="0"/>
              <w:spacing w:after="0"/>
              <w:rPr>
                <w:rFonts w:ascii="Times New Roman" w:hAnsi="Times New Roman"/>
                <w:sz w:val="24"/>
                <w:szCs w:val="24"/>
              </w:rPr>
            </w:pPr>
          </w:p>
        </w:tc>
        <w:tc>
          <w:tcPr>
            <w:tcW w:w="4858" w:type="dxa"/>
            <w:tcBorders>
              <w:top w:val="single" w:sz="4" w:space="0" w:color="191919"/>
              <w:left w:val="single" w:sz="4" w:space="0" w:color="191919"/>
              <w:bottom w:val="nil"/>
              <w:right w:val="nil"/>
            </w:tcBorders>
          </w:tcPr>
          <w:p w:rsidR="00F42301" w:rsidRPr="00FA7AC7" w:rsidRDefault="00F42301" w:rsidP="00B67EC4">
            <w:pPr>
              <w:widowControl w:val="0"/>
              <w:autoSpaceDE w:val="0"/>
              <w:autoSpaceDN w:val="0"/>
              <w:adjustRightInd w:val="0"/>
              <w:spacing w:after="0"/>
              <w:rPr>
                <w:rFonts w:ascii="Times New Roman" w:hAnsi="Times New Roman"/>
                <w:sz w:val="24"/>
                <w:szCs w:val="24"/>
              </w:rPr>
            </w:pPr>
          </w:p>
        </w:tc>
      </w:tr>
    </w:tbl>
    <w:p w:rsidR="00F42301" w:rsidRDefault="00F42301" w:rsidP="00721764">
      <w:pPr>
        <w:widowControl w:val="0"/>
        <w:autoSpaceDE w:val="0"/>
        <w:autoSpaceDN w:val="0"/>
        <w:adjustRightInd w:val="0"/>
        <w:spacing w:before="8" w:after="0" w:line="100" w:lineRule="exact"/>
        <w:rPr>
          <w:rFonts w:ascii="Times New Roman" w:hAnsi="Times New Roman"/>
          <w:sz w:val="10"/>
          <w:szCs w:val="10"/>
        </w:rPr>
      </w:pPr>
    </w:p>
    <w:p w:rsidR="00F42301" w:rsidRDefault="00F42301" w:rsidP="00721764">
      <w:pPr>
        <w:widowControl w:val="0"/>
        <w:autoSpaceDE w:val="0"/>
        <w:autoSpaceDN w:val="0"/>
        <w:adjustRightInd w:val="0"/>
        <w:spacing w:after="0" w:line="200" w:lineRule="exact"/>
        <w:rPr>
          <w:rFonts w:ascii="Times New Roman" w:hAnsi="Times New Roman"/>
          <w:sz w:val="20"/>
          <w:szCs w:val="20"/>
        </w:rPr>
      </w:pPr>
    </w:p>
    <w:p w:rsidR="00F42301" w:rsidRDefault="00F42301" w:rsidP="00721764">
      <w:pPr>
        <w:widowControl w:val="0"/>
        <w:autoSpaceDE w:val="0"/>
        <w:autoSpaceDN w:val="0"/>
        <w:adjustRightInd w:val="0"/>
        <w:spacing w:after="0" w:line="200" w:lineRule="exact"/>
        <w:rPr>
          <w:rFonts w:ascii="Times New Roman" w:hAnsi="Times New Roman"/>
          <w:sz w:val="20"/>
          <w:szCs w:val="20"/>
        </w:rPr>
      </w:pPr>
    </w:p>
    <w:p w:rsidR="00F42301" w:rsidRDefault="00F42301" w:rsidP="00721764">
      <w:pPr>
        <w:widowControl w:val="0"/>
        <w:autoSpaceDE w:val="0"/>
        <w:autoSpaceDN w:val="0"/>
        <w:adjustRightInd w:val="0"/>
        <w:spacing w:before="26" w:after="0" w:line="250" w:lineRule="auto"/>
        <w:ind w:left="1980" w:right="852"/>
        <w:rPr>
          <w:rFonts w:ascii="Times New Roman" w:hAnsi="Times New Roman"/>
          <w:sz w:val="20"/>
          <w:szCs w:val="20"/>
        </w:rPr>
      </w:pPr>
      <w:r>
        <w:rPr>
          <w:rFonts w:ascii="Times New Roman" w:hAnsi="Times New Roman"/>
          <w:sz w:val="20"/>
          <w:szCs w:val="20"/>
        </w:rPr>
        <w:t>and 15 hours in education or related fields. Students must remain in good academic standing in the program and are required to pass a written comprehensive examination near the end of their</w:t>
      </w:r>
    </w:p>
    <w:p w:rsidR="00F42301" w:rsidRDefault="00F42301" w:rsidP="00721764">
      <w:pPr>
        <w:widowControl w:val="0"/>
        <w:autoSpaceDE w:val="0"/>
        <w:autoSpaceDN w:val="0"/>
        <w:adjustRightInd w:val="0"/>
        <w:spacing w:after="0" w:line="250" w:lineRule="auto"/>
        <w:ind w:left="1980" w:right="964"/>
        <w:rPr>
          <w:rFonts w:ascii="Times New Roman" w:hAnsi="Times New Roman"/>
          <w:sz w:val="20"/>
          <w:szCs w:val="20"/>
        </w:rPr>
      </w:pPr>
      <w:r>
        <w:rPr>
          <w:rFonts w:ascii="Times New Roman" w:hAnsi="Times New Roman"/>
          <w:sz w:val="20"/>
          <w:szCs w:val="20"/>
        </w:rPr>
        <w:t>course of stud</w:t>
      </w:r>
      <w:r>
        <w:rPr>
          <w:rFonts w:ascii="Times New Roman" w:hAnsi="Times New Roman"/>
          <w:spacing w:val="-13"/>
          <w:sz w:val="20"/>
          <w:szCs w:val="20"/>
        </w:rPr>
        <w:t>y</w:t>
      </w:r>
      <w:r>
        <w:rPr>
          <w:rFonts w:ascii="Times New Roman" w:hAnsi="Times New Roman"/>
          <w:sz w:val="20"/>
          <w:szCs w:val="20"/>
        </w:rPr>
        <w:t>.</w:t>
      </w:r>
      <w:r>
        <w:rPr>
          <w:rFonts w:ascii="Times New Roman" w:hAnsi="Times New Roman"/>
          <w:spacing w:val="-4"/>
          <w:sz w:val="20"/>
          <w:szCs w:val="20"/>
        </w:rPr>
        <w:t xml:space="preserve"> </w:t>
      </w:r>
      <w:r>
        <w:rPr>
          <w:rFonts w:ascii="Times New Roman" w:hAnsi="Times New Roman"/>
          <w:sz w:val="20"/>
          <w:szCs w:val="20"/>
        </w:rPr>
        <w:t>The program provides an opportunity for students to strengthen strategic aca- demic and pedagogical areas and to relate coursework to classroom teaching and learning experi- ences.</w:t>
      </w:r>
    </w:p>
    <w:p w:rsidR="00F42301" w:rsidRDefault="00F42301" w:rsidP="00721764">
      <w:pPr>
        <w:widowControl w:val="0"/>
        <w:autoSpaceDE w:val="0"/>
        <w:autoSpaceDN w:val="0"/>
        <w:adjustRightInd w:val="0"/>
        <w:spacing w:before="17" w:after="0" w:line="200" w:lineRule="exact"/>
        <w:rPr>
          <w:rFonts w:ascii="Times New Roman" w:hAnsi="Times New Roman"/>
          <w:sz w:val="20"/>
          <w:szCs w:val="20"/>
        </w:rPr>
      </w:pPr>
    </w:p>
    <w:p w:rsidR="00F42301" w:rsidRDefault="00F42301" w:rsidP="00721764">
      <w:pPr>
        <w:widowControl w:val="0"/>
        <w:autoSpaceDE w:val="0"/>
        <w:autoSpaceDN w:val="0"/>
        <w:adjustRightInd w:val="0"/>
        <w:spacing w:after="0"/>
        <w:ind w:left="1980"/>
        <w:rPr>
          <w:rFonts w:ascii="Times New Roman" w:hAnsi="Times New Roman"/>
          <w:sz w:val="28"/>
          <w:szCs w:val="28"/>
        </w:rPr>
      </w:pPr>
      <w:r w:rsidRPr="003F2CF3">
        <w:rPr>
          <w:rFonts w:ascii="Calibri" w:hAnsi="Calibri"/>
          <w:noProof/>
          <w:lang w:eastAsia="en-US"/>
        </w:rPr>
        <w:pict>
          <v:group id="_x0000_s3720" style="position:absolute;left:0;text-align:left;margin-left:265.35pt;margin-top:-126.25pt;width:31.2pt;height:31.05pt;z-index:-251558912;mso-position-horizontal-relative:page" coordorigin="5307,-2525" coordsize="624,621" o:allowincell="f">
            <v:rect id="_x0000_s3721" style="position:absolute;left:5312;top:-2520;width:613;height:610" o:allowincell="f" stroked="f">
              <v:path arrowok="t"/>
            </v:rect>
            <v:rect id="_x0000_s3722" style="position:absolute;left:5313;top:-2520;width:620;height:620;mso-position-horizontal-relative:page" o:allowincell="f" filled="f" stroked="f">
              <v:textbox inset="0,0,0,0">
                <w:txbxContent>
                  <w:p w:rsidR="00F42301" w:rsidRDefault="00F42301" w:rsidP="00721764">
                    <w:pPr>
                      <w:spacing w:after="0" w:line="620" w:lineRule="atLeast"/>
                      <w:rPr>
                        <w:rFonts w:ascii="Times New Roman" w:hAnsi="Times New Roman"/>
                        <w:sz w:val="24"/>
                        <w:szCs w:val="24"/>
                      </w:rPr>
                    </w:pPr>
                    <w:r>
                      <w:rPr>
                        <w:rFonts w:ascii="Times New Roman" w:hAnsi="Times New Roman"/>
                        <w:noProof/>
                        <w:sz w:val="24"/>
                        <w:szCs w:val="24"/>
                      </w:rPr>
                      <w:drawing>
                        <wp:inline distT="0" distB="0" distL="0" distR="0">
                          <wp:extent cx="390525" cy="390525"/>
                          <wp:effectExtent l="19050" t="0" r="9525" b="0"/>
                          <wp:docPr id="132"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5"/>
                                  <a:srcRect/>
                                  <a:stretch>
                                    <a:fillRect/>
                                  </a:stretch>
                                </pic:blipFill>
                                <pic:spPr bwMode="auto">
                                  <a:xfrm>
                                    <a:off x="0" y="0"/>
                                    <a:ext cx="390525" cy="390525"/>
                                  </a:xfrm>
                                  <a:prstGeom prst="rect">
                                    <a:avLst/>
                                  </a:prstGeom>
                                  <a:noFill/>
                                  <a:ln w="9525">
                                    <a:noFill/>
                                    <a:miter lim="800000"/>
                                    <a:headEnd/>
                                    <a:tailEnd/>
                                  </a:ln>
                                </pic:spPr>
                              </pic:pic>
                            </a:graphicData>
                          </a:graphic>
                        </wp:inline>
                      </w:drawing>
                    </w:r>
                  </w:p>
                  <w:p w:rsidR="00F42301" w:rsidRDefault="00F42301" w:rsidP="00721764">
                    <w:pPr>
                      <w:widowControl w:val="0"/>
                      <w:autoSpaceDE w:val="0"/>
                      <w:autoSpaceDN w:val="0"/>
                      <w:adjustRightInd w:val="0"/>
                      <w:spacing w:after="0"/>
                      <w:rPr>
                        <w:rFonts w:ascii="Times New Roman" w:hAnsi="Times New Roman"/>
                        <w:sz w:val="24"/>
                        <w:szCs w:val="24"/>
                      </w:rPr>
                    </w:pPr>
                  </w:p>
                </w:txbxContent>
              </v:textbox>
            </v:rect>
            <w10:wrap anchorx="page"/>
          </v:group>
        </w:pict>
      </w:r>
      <w:r w:rsidRPr="003F2CF3">
        <w:rPr>
          <w:rFonts w:ascii="Calibri" w:hAnsi="Calibri"/>
          <w:noProof/>
          <w:lang w:eastAsia="en-US"/>
        </w:rPr>
        <w:pict>
          <v:shape id="_x0000_s3724" type="#_x0000_t202" style="position:absolute;left:0;text-align:left;margin-left:19.55pt;margin-top:8.3pt;width:1in;height:270.7pt;z-index:-251556864;mso-position-horizontal-relative:page" o:allowincell="f" filled="f" stroked="f">
            <v:textbox style="layout-flow:vertical;mso-layout-flow-alt:bottom-to-top" inset="0,0,0,0">
              <w:txbxContent>
                <w:p w:rsidR="00F42301" w:rsidRDefault="00F42301" w:rsidP="00721764">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P</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ROGRAM</w:t>
                  </w:r>
                  <w:r>
                    <w:rPr>
                      <w:rFonts w:ascii="Impact" w:hAnsi="Impact" w:cs="Impact"/>
                      <w:color w:val="A3A3A3"/>
                      <w:position w:val="1"/>
                      <w:sz w:val="105"/>
                      <w:szCs w:val="105"/>
                    </w:rPr>
                    <w:t>S</w:t>
                  </w:r>
                  <w:r>
                    <w:rPr>
                      <w:rFonts w:ascii="Impact" w:hAnsi="Impact" w:cs="Impact"/>
                      <w:color w:val="A3A3A3"/>
                      <w:spacing w:val="-115"/>
                      <w:position w:val="1"/>
                      <w:sz w:val="105"/>
                      <w:szCs w:val="105"/>
                    </w:rPr>
                    <w:t xml:space="preserve"> </w:t>
                  </w:r>
                </w:p>
              </w:txbxContent>
            </v:textbox>
            <w10:wrap anchorx="page"/>
          </v:shape>
        </w:pict>
      </w:r>
      <w:r>
        <w:rPr>
          <w:rFonts w:ascii="Times New Roman" w:hAnsi="Times New Roman"/>
          <w:b/>
          <w:bCs/>
          <w:sz w:val="28"/>
          <w:szCs w:val="28"/>
        </w:rPr>
        <w:t>Objectives of the P</w:t>
      </w:r>
      <w:r>
        <w:rPr>
          <w:rFonts w:ascii="Times New Roman" w:hAnsi="Times New Roman"/>
          <w:b/>
          <w:bCs/>
          <w:spacing w:val="-5"/>
          <w:sz w:val="28"/>
          <w:szCs w:val="28"/>
        </w:rPr>
        <w:t>r</w:t>
      </w:r>
      <w:r>
        <w:rPr>
          <w:rFonts w:ascii="Times New Roman" w:hAnsi="Times New Roman"/>
          <w:b/>
          <w:bCs/>
          <w:sz w:val="28"/>
          <w:szCs w:val="28"/>
        </w:rPr>
        <w:t>ogram</w:t>
      </w:r>
    </w:p>
    <w:p w:rsidR="00F42301" w:rsidRDefault="00F42301" w:rsidP="00721764">
      <w:pPr>
        <w:widowControl w:val="0"/>
        <w:autoSpaceDE w:val="0"/>
        <w:autoSpaceDN w:val="0"/>
        <w:adjustRightInd w:val="0"/>
        <w:spacing w:before="37" w:after="0" w:line="250" w:lineRule="auto"/>
        <w:ind w:left="2340" w:right="883" w:hanging="302"/>
        <w:rPr>
          <w:rFonts w:ascii="Times New Roman" w:hAnsi="Times New Roman"/>
          <w:sz w:val="20"/>
          <w:szCs w:val="20"/>
        </w:rPr>
      </w:pPr>
      <w:r>
        <w:rPr>
          <w:rFonts w:ascii="Times New Roman" w:hAnsi="Times New Roman"/>
          <w:sz w:val="20"/>
          <w:szCs w:val="20"/>
        </w:rPr>
        <w:t xml:space="preserve">1.  </w:t>
      </w:r>
      <w:r>
        <w:rPr>
          <w:rFonts w:ascii="Times New Roman" w:hAnsi="Times New Roman"/>
          <w:spacing w:val="2"/>
          <w:sz w:val="20"/>
          <w:szCs w:val="20"/>
        </w:rPr>
        <w:t xml:space="preserve"> </w:t>
      </w:r>
      <w:r>
        <w:rPr>
          <w:rFonts w:ascii="Times New Roman" w:hAnsi="Times New Roman"/>
          <w:spacing w:val="-14"/>
          <w:sz w:val="20"/>
          <w:szCs w:val="20"/>
        </w:rPr>
        <w:t>T</w:t>
      </w:r>
      <w:r>
        <w:rPr>
          <w:rFonts w:ascii="Times New Roman" w:hAnsi="Times New Roman"/>
          <w:sz w:val="20"/>
          <w:szCs w:val="20"/>
        </w:rPr>
        <w:t>o increase the English teache</w:t>
      </w:r>
      <w:r>
        <w:rPr>
          <w:rFonts w:ascii="Times New Roman" w:hAnsi="Times New Roman"/>
          <w:spacing w:val="8"/>
          <w:sz w:val="20"/>
          <w:szCs w:val="20"/>
        </w:rPr>
        <w:t>r</w:t>
      </w:r>
      <w:r>
        <w:rPr>
          <w:rFonts w:ascii="Times New Roman" w:hAnsi="Times New Roman"/>
          <w:spacing w:val="-11"/>
          <w:sz w:val="20"/>
          <w:szCs w:val="20"/>
        </w:rPr>
        <w:t>’</w:t>
      </w:r>
      <w:r>
        <w:rPr>
          <w:rFonts w:ascii="Times New Roman" w:hAnsi="Times New Roman"/>
          <w:sz w:val="20"/>
          <w:szCs w:val="20"/>
        </w:rPr>
        <w:t>s knowledge of</w:t>
      </w:r>
      <w:r>
        <w:rPr>
          <w:rFonts w:ascii="Times New Roman" w:hAnsi="Times New Roman"/>
          <w:spacing w:val="-11"/>
          <w:sz w:val="20"/>
          <w:szCs w:val="20"/>
        </w:rPr>
        <w:t xml:space="preserve"> </w:t>
      </w:r>
      <w:r>
        <w:rPr>
          <w:rFonts w:ascii="Times New Roman" w:hAnsi="Times New Roman"/>
          <w:sz w:val="20"/>
          <w:szCs w:val="20"/>
        </w:rPr>
        <w:t>American and English literature as well as the literatures of other nations, literary genres and literary criticism, including awareness of mi- nority and adolescent literature.</w:t>
      </w:r>
    </w:p>
    <w:p w:rsidR="00F42301" w:rsidRDefault="00F42301" w:rsidP="00721764">
      <w:pPr>
        <w:widowControl w:val="0"/>
        <w:autoSpaceDE w:val="0"/>
        <w:autoSpaceDN w:val="0"/>
        <w:adjustRightInd w:val="0"/>
        <w:spacing w:after="0" w:line="250" w:lineRule="auto"/>
        <w:ind w:left="2340" w:right="849" w:hanging="302"/>
        <w:rPr>
          <w:rFonts w:ascii="Times New Roman" w:hAnsi="Times New Roman"/>
          <w:sz w:val="20"/>
          <w:szCs w:val="20"/>
        </w:rPr>
      </w:pPr>
      <w:r>
        <w:rPr>
          <w:rFonts w:ascii="Times New Roman" w:hAnsi="Times New Roman"/>
          <w:sz w:val="20"/>
          <w:szCs w:val="20"/>
        </w:rPr>
        <w:t xml:space="preserve">2.  </w:t>
      </w:r>
      <w:r>
        <w:rPr>
          <w:rFonts w:ascii="Times New Roman" w:hAnsi="Times New Roman"/>
          <w:spacing w:val="2"/>
          <w:sz w:val="20"/>
          <w:szCs w:val="20"/>
        </w:rPr>
        <w:t xml:space="preserve"> </w:t>
      </w:r>
      <w:r>
        <w:rPr>
          <w:rFonts w:ascii="Times New Roman" w:hAnsi="Times New Roman"/>
          <w:spacing w:val="-14"/>
          <w:sz w:val="20"/>
          <w:szCs w:val="20"/>
        </w:rPr>
        <w:t>T</w:t>
      </w:r>
      <w:r>
        <w:rPr>
          <w:rFonts w:ascii="Times New Roman" w:hAnsi="Times New Roman"/>
          <w:sz w:val="20"/>
          <w:szCs w:val="20"/>
        </w:rPr>
        <w:t>o enhance the English teache</w:t>
      </w:r>
      <w:r>
        <w:rPr>
          <w:rFonts w:ascii="Times New Roman" w:hAnsi="Times New Roman"/>
          <w:spacing w:val="8"/>
          <w:sz w:val="20"/>
          <w:szCs w:val="20"/>
        </w:rPr>
        <w:t>r</w:t>
      </w:r>
      <w:r>
        <w:rPr>
          <w:rFonts w:ascii="Times New Roman" w:hAnsi="Times New Roman"/>
          <w:spacing w:val="-11"/>
          <w:sz w:val="20"/>
          <w:szCs w:val="20"/>
        </w:rPr>
        <w:t>’</w:t>
      </w:r>
      <w:r>
        <w:rPr>
          <w:rFonts w:ascii="Times New Roman" w:hAnsi="Times New Roman"/>
          <w:sz w:val="20"/>
          <w:szCs w:val="20"/>
        </w:rPr>
        <w:t>s knowledge and understanding of language learning and their relationships to various styles of teaching and learning.</w:t>
      </w:r>
    </w:p>
    <w:p w:rsidR="00F42301" w:rsidRDefault="00F42301" w:rsidP="00721764">
      <w:pPr>
        <w:widowControl w:val="0"/>
        <w:autoSpaceDE w:val="0"/>
        <w:autoSpaceDN w:val="0"/>
        <w:adjustRightInd w:val="0"/>
        <w:spacing w:after="0"/>
        <w:ind w:left="2038"/>
        <w:rPr>
          <w:rFonts w:ascii="Times New Roman" w:hAnsi="Times New Roman"/>
          <w:sz w:val="20"/>
          <w:szCs w:val="20"/>
        </w:rPr>
      </w:pPr>
      <w:r>
        <w:rPr>
          <w:rFonts w:ascii="Times New Roman" w:hAnsi="Times New Roman"/>
          <w:sz w:val="20"/>
          <w:szCs w:val="20"/>
        </w:rPr>
        <w:t xml:space="preserve">3.  </w:t>
      </w:r>
      <w:r>
        <w:rPr>
          <w:rFonts w:ascii="Times New Roman" w:hAnsi="Times New Roman"/>
          <w:spacing w:val="2"/>
          <w:sz w:val="20"/>
          <w:szCs w:val="20"/>
        </w:rPr>
        <w:t xml:space="preserve"> </w:t>
      </w:r>
      <w:r>
        <w:rPr>
          <w:rFonts w:ascii="Times New Roman" w:hAnsi="Times New Roman"/>
          <w:spacing w:val="-14"/>
          <w:sz w:val="20"/>
          <w:szCs w:val="20"/>
        </w:rPr>
        <w:t>T</w:t>
      </w:r>
      <w:r>
        <w:rPr>
          <w:rFonts w:ascii="Times New Roman" w:hAnsi="Times New Roman"/>
          <w:sz w:val="20"/>
          <w:szCs w:val="20"/>
        </w:rPr>
        <w:t>o improve the English teache</w:t>
      </w:r>
      <w:r>
        <w:rPr>
          <w:rFonts w:ascii="Times New Roman" w:hAnsi="Times New Roman"/>
          <w:spacing w:val="8"/>
          <w:sz w:val="20"/>
          <w:szCs w:val="20"/>
        </w:rPr>
        <w:t>r</w:t>
      </w:r>
      <w:r>
        <w:rPr>
          <w:rFonts w:ascii="Times New Roman" w:hAnsi="Times New Roman"/>
          <w:spacing w:val="-11"/>
          <w:sz w:val="20"/>
          <w:szCs w:val="20"/>
        </w:rPr>
        <w:t>’</w:t>
      </w:r>
      <w:r>
        <w:rPr>
          <w:rFonts w:ascii="Times New Roman" w:hAnsi="Times New Roman"/>
          <w:sz w:val="20"/>
          <w:szCs w:val="20"/>
        </w:rPr>
        <w:t>s competence in teaching communication.</w:t>
      </w:r>
    </w:p>
    <w:p w:rsidR="00F42301" w:rsidRDefault="00F42301" w:rsidP="00721764">
      <w:pPr>
        <w:widowControl w:val="0"/>
        <w:autoSpaceDE w:val="0"/>
        <w:autoSpaceDN w:val="0"/>
        <w:adjustRightInd w:val="0"/>
        <w:spacing w:before="10" w:after="0" w:line="250" w:lineRule="auto"/>
        <w:ind w:left="2340" w:right="1159" w:hanging="302"/>
        <w:rPr>
          <w:rFonts w:ascii="Times New Roman" w:hAnsi="Times New Roman"/>
          <w:sz w:val="20"/>
          <w:szCs w:val="20"/>
        </w:rPr>
      </w:pPr>
      <w:r>
        <w:rPr>
          <w:rFonts w:ascii="Times New Roman" w:hAnsi="Times New Roman"/>
          <w:sz w:val="20"/>
          <w:szCs w:val="20"/>
        </w:rPr>
        <w:t>4.</w:t>
      </w:r>
      <w:r>
        <w:rPr>
          <w:rFonts w:ascii="Times New Roman" w:hAnsi="Times New Roman"/>
          <w:spacing w:val="46"/>
          <w:sz w:val="20"/>
          <w:szCs w:val="20"/>
        </w:rPr>
        <w:t xml:space="preserve"> </w:t>
      </w:r>
      <w:r>
        <w:rPr>
          <w:rFonts w:ascii="Times New Roman" w:hAnsi="Times New Roman"/>
          <w:spacing w:val="-14"/>
          <w:sz w:val="20"/>
          <w:szCs w:val="20"/>
        </w:rPr>
        <w:t>T</w:t>
      </w:r>
      <w:r>
        <w:rPr>
          <w:rFonts w:ascii="Times New Roman" w:hAnsi="Times New Roman"/>
          <w:sz w:val="20"/>
          <w:szCs w:val="20"/>
        </w:rPr>
        <w:t>o improve the English teache</w:t>
      </w:r>
      <w:r>
        <w:rPr>
          <w:rFonts w:ascii="Times New Roman" w:hAnsi="Times New Roman"/>
          <w:spacing w:val="8"/>
          <w:sz w:val="20"/>
          <w:szCs w:val="20"/>
        </w:rPr>
        <w:t>r</w:t>
      </w:r>
      <w:r>
        <w:rPr>
          <w:rFonts w:ascii="Times New Roman" w:hAnsi="Times New Roman"/>
          <w:spacing w:val="-11"/>
          <w:sz w:val="20"/>
          <w:szCs w:val="20"/>
        </w:rPr>
        <w:t>’</w:t>
      </w:r>
      <w:r>
        <w:rPr>
          <w:rFonts w:ascii="Times New Roman" w:hAnsi="Times New Roman"/>
          <w:sz w:val="20"/>
          <w:szCs w:val="20"/>
        </w:rPr>
        <w:t>s understanding of and competence in developing e</w:t>
      </w:r>
      <w:r>
        <w:rPr>
          <w:rFonts w:ascii="Times New Roman" w:hAnsi="Times New Roman"/>
          <w:spacing w:val="-4"/>
          <w:sz w:val="20"/>
          <w:szCs w:val="20"/>
        </w:rPr>
        <w:t>f</w:t>
      </w:r>
      <w:r>
        <w:rPr>
          <w:rFonts w:ascii="Times New Roman" w:hAnsi="Times New Roman"/>
          <w:sz w:val="20"/>
          <w:szCs w:val="20"/>
        </w:rPr>
        <w:t>fective curricula for secondary English.</w:t>
      </w:r>
    </w:p>
    <w:p w:rsidR="00F42301" w:rsidRDefault="00F42301" w:rsidP="00721764">
      <w:pPr>
        <w:widowControl w:val="0"/>
        <w:autoSpaceDE w:val="0"/>
        <w:autoSpaceDN w:val="0"/>
        <w:adjustRightInd w:val="0"/>
        <w:spacing w:after="0" w:line="250" w:lineRule="auto"/>
        <w:ind w:left="2340" w:right="1248" w:hanging="302"/>
        <w:jc w:val="both"/>
        <w:rPr>
          <w:rFonts w:ascii="Times New Roman" w:hAnsi="Times New Roman"/>
          <w:sz w:val="20"/>
          <w:szCs w:val="20"/>
        </w:rPr>
      </w:pPr>
      <w:r>
        <w:rPr>
          <w:rFonts w:ascii="Times New Roman" w:hAnsi="Times New Roman"/>
          <w:sz w:val="20"/>
          <w:szCs w:val="20"/>
        </w:rPr>
        <w:t>5.</w:t>
      </w:r>
      <w:r>
        <w:rPr>
          <w:rFonts w:ascii="Times New Roman" w:hAnsi="Times New Roman"/>
          <w:spacing w:val="-4"/>
          <w:sz w:val="20"/>
          <w:szCs w:val="20"/>
        </w:rPr>
        <w:t xml:space="preserve"> </w:t>
      </w:r>
      <w:r>
        <w:rPr>
          <w:rFonts w:ascii="Times New Roman" w:hAnsi="Times New Roman"/>
          <w:spacing w:val="-14"/>
          <w:sz w:val="20"/>
          <w:szCs w:val="20"/>
        </w:rPr>
        <w:t>T</w:t>
      </w:r>
      <w:r>
        <w:rPr>
          <w:rFonts w:ascii="Times New Roman" w:hAnsi="Times New Roman"/>
          <w:sz w:val="20"/>
          <w:szCs w:val="20"/>
        </w:rPr>
        <w:t>o o</w:t>
      </w:r>
      <w:r>
        <w:rPr>
          <w:rFonts w:ascii="Times New Roman" w:hAnsi="Times New Roman"/>
          <w:spacing w:val="-4"/>
          <w:sz w:val="20"/>
          <w:szCs w:val="20"/>
        </w:rPr>
        <w:t>f</w:t>
      </w:r>
      <w:r>
        <w:rPr>
          <w:rFonts w:ascii="Times New Roman" w:hAnsi="Times New Roman"/>
          <w:sz w:val="20"/>
          <w:szCs w:val="20"/>
        </w:rPr>
        <w:t>fer a sequential, holistic program of study which will strengthen strategic areas in the preparation of the secondary English teacher and provide opportunities for exploration of problems in teaching and learning English at the secondary level.</w:t>
      </w:r>
    </w:p>
    <w:p w:rsidR="00F42301" w:rsidRDefault="00F42301" w:rsidP="00721764">
      <w:pPr>
        <w:widowControl w:val="0"/>
        <w:autoSpaceDE w:val="0"/>
        <w:autoSpaceDN w:val="0"/>
        <w:adjustRightInd w:val="0"/>
        <w:spacing w:after="0" w:line="250" w:lineRule="auto"/>
        <w:ind w:left="2340" w:right="863" w:hanging="302"/>
        <w:rPr>
          <w:rFonts w:ascii="Times New Roman" w:hAnsi="Times New Roman"/>
          <w:sz w:val="20"/>
          <w:szCs w:val="20"/>
        </w:rPr>
      </w:pPr>
      <w:r>
        <w:rPr>
          <w:rFonts w:ascii="Times New Roman" w:hAnsi="Times New Roman"/>
          <w:sz w:val="20"/>
          <w:szCs w:val="20"/>
        </w:rPr>
        <w:t>6.</w:t>
      </w:r>
      <w:r>
        <w:rPr>
          <w:rFonts w:ascii="Times New Roman" w:hAnsi="Times New Roman"/>
          <w:spacing w:val="-4"/>
          <w:sz w:val="20"/>
          <w:szCs w:val="20"/>
        </w:rPr>
        <w:t xml:space="preserve"> </w:t>
      </w:r>
      <w:r>
        <w:rPr>
          <w:rFonts w:ascii="Times New Roman" w:hAnsi="Times New Roman"/>
          <w:spacing w:val="-14"/>
          <w:sz w:val="20"/>
          <w:szCs w:val="20"/>
        </w:rPr>
        <w:t>T</w:t>
      </w:r>
      <w:r>
        <w:rPr>
          <w:rFonts w:ascii="Times New Roman" w:hAnsi="Times New Roman"/>
          <w:sz w:val="20"/>
          <w:szCs w:val="20"/>
        </w:rPr>
        <w:t>o provide an opportunity for the English teacher to increase competence in other fields related to English, i.e., drama, speech and reading.</w:t>
      </w:r>
    </w:p>
    <w:p w:rsidR="00F42301" w:rsidRDefault="00F42301" w:rsidP="00721764">
      <w:pPr>
        <w:widowControl w:val="0"/>
        <w:autoSpaceDE w:val="0"/>
        <w:autoSpaceDN w:val="0"/>
        <w:adjustRightInd w:val="0"/>
        <w:spacing w:before="3" w:after="0" w:line="110" w:lineRule="exact"/>
        <w:rPr>
          <w:rFonts w:ascii="Times New Roman" w:hAnsi="Times New Roman"/>
          <w:sz w:val="11"/>
          <w:szCs w:val="11"/>
        </w:rPr>
      </w:pPr>
    </w:p>
    <w:p w:rsidR="00F42301" w:rsidRDefault="00F42301" w:rsidP="00721764">
      <w:pPr>
        <w:widowControl w:val="0"/>
        <w:autoSpaceDE w:val="0"/>
        <w:autoSpaceDN w:val="0"/>
        <w:adjustRightInd w:val="0"/>
        <w:spacing w:after="0" w:line="200" w:lineRule="exact"/>
        <w:rPr>
          <w:rFonts w:ascii="Times New Roman" w:hAnsi="Times New Roman"/>
          <w:sz w:val="20"/>
          <w:szCs w:val="20"/>
        </w:rPr>
      </w:pPr>
    </w:p>
    <w:p w:rsidR="00F42301" w:rsidRDefault="00F42301" w:rsidP="00721764">
      <w:pPr>
        <w:widowControl w:val="0"/>
        <w:autoSpaceDE w:val="0"/>
        <w:autoSpaceDN w:val="0"/>
        <w:adjustRightInd w:val="0"/>
        <w:spacing w:after="0"/>
        <w:ind w:left="1980"/>
        <w:rPr>
          <w:rFonts w:ascii="Times New Roman" w:hAnsi="Times New Roman"/>
          <w:sz w:val="28"/>
          <w:szCs w:val="28"/>
        </w:rPr>
      </w:pPr>
      <w:r>
        <w:rPr>
          <w:rFonts w:ascii="Times New Roman" w:hAnsi="Times New Roman"/>
          <w:b/>
          <w:bCs/>
          <w:sz w:val="28"/>
          <w:szCs w:val="28"/>
        </w:rPr>
        <w:t>Admission to the P</w:t>
      </w:r>
      <w:r>
        <w:rPr>
          <w:rFonts w:ascii="Times New Roman" w:hAnsi="Times New Roman"/>
          <w:b/>
          <w:bCs/>
          <w:spacing w:val="-5"/>
          <w:sz w:val="28"/>
          <w:szCs w:val="28"/>
        </w:rPr>
        <w:t>r</w:t>
      </w:r>
      <w:r>
        <w:rPr>
          <w:rFonts w:ascii="Times New Roman" w:hAnsi="Times New Roman"/>
          <w:b/>
          <w:bCs/>
          <w:sz w:val="28"/>
          <w:szCs w:val="28"/>
        </w:rPr>
        <w:t>ogram</w:t>
      </w:r>
    </w:p>
    <w:p w:rsidR="00F42301" w:rsidRDefault="00F42301" w:rsidP="00721764">
      <w:pPr>
        <w:widowControl w:val="0"/>
        <w:autoSpaceDE w:val="0"/>
        <w:autoSpaceDN w:val="0"/>
        <w:adjustRightInd w:val="0"/>
        <w:spacing w:before="37" w:after="0" w:line="250" w:lineRule="auto"/>
        <w:ind w:left="1980" w:right="860" w:firstLine="360"/>
        <w:rPr>
          <w:rFonts w:ascii="Times New Roman" w:hAnsi="Times New Roman"/>
          <w:sz w:val="20"/>
          <w:szCs w:val="20"/>
        </w:rPr>
      </w:pPr>
      <w:r>
        <w:rPr>
          <w:rFonts w:ascii="Times New Roman" w:hAnsi="Times New Roman"/>
          <w:sz w:val="20"/>
          <w:szCs w:val="20"/>
        </w:rPr>
        <w:t>Admission to the English Education Program requires an unde</w:t>
      </w:r>
      <w:r>
        <w:rPr>
          <w:rFonts w:ascii="Times New Roman" w:hAnsi="Times New Roman"/>
          <w:spacing w:val="-4"/>
          <w:sz w:val="20"/>
          <w:szCs w:val="20"/>
        </w:rPr>
        <w:t>r</w:t>
      </w:r>
      <w:r>
        <w:rPr>
          <w:rFonts w:ascii="Times New Roman" w:hAnsi="Times New Roman"/>
          <w:sz w:val="20"/>
          <w:szCs w:val="20"/>
        </w:rPr>
        <w:t>graduate degree in English Education, or the equivalent, from an accredited college, and satisfactory scores on the Graduate Record Examination or Miller</w:t>
      </w:r>
      <w:r>
        <w:rPr>
          <w:rFonts w:ascii="Times New Roman" w:hAnsi="Times New Roman"/>
          <w:spacing w:val="-11"/>
          <w:sz w:val="20"/>
          <w:szCs w:val="20"/>
        </w:rPr>
        <w:t xml:space="preserve"> </w:t>
      </w:r>
      <w:r>
        <w:rPr>
          <w:rFonts w:ascii="Times New Roman" w:hAnsi="Times New Roman"/>
          <w:sz w:val="20"/>
          <w:szCs w:val="20"/>
        </w:rPr>
        <w:t>Analogies</w:t>
      </w:r>
      <w:r>
        <w:rPr>
          <w:rFonts w:ascii="Times New Roman" w:hAnsi="Times New Roman"/>
          <w:spacing w:val="-4"/>
          <w:sz w:val="20"/>
          <w:szCs w:val="20"/>
        </w:rPr>
        <w:t xml:space="preserve"> </w:t>
      </w:r>
      <w:r>
        <w:rPr>
          <w:rFonts w:ascii="Times New Roman" w:hAnsi="Times New Roman"/>
          <w:spacing w:val="-14"/>
          <w:sz w:val="20"/>
          <w:szCs w:val="20"/>
        </w:rPr>
        <w:t>T</w:t>
      </w:r>
      <w:r>
        <w:rPr>
          <w:rFonts w:ascii="Times New Roman" w:hAnsi="Times New Roman"/>
          <w:sz w:val="20"/>
          <w:szCs w:val="20"/>
        </w:rPr>
        <w:t>est.</w:t>
      </w:r>
      <w:r>
        <w:rPr>
          <w:rFonts w:ascii="Times New Roman" w:hAnsi="Times New Roman"/>
          <w:spacing w:val="-4"/>
          <w:sz w:val="20"/>
          <w:szCs w:val="20"/>
        </w:rPr>
        <w:t xml:space="preserve"> </w:t>
      </w:r>
      <w:r>
        <w:rPr>
          <w:rFonts w:ascii="Times New Roman" w:hAnsi="Times New Roman"/>
          <w:sz w:val="20"/>
          <w:szCs w:val="20"/>
        </w:rPr>
        <w:t>When students lack a su</w:t>
      </w:r>
      <w:r>
        <w:rPr>
          <w:rFonts w:ascii="Times New Roman" w:hAnsi="Times New Roman"/>
          <w:spacing w:val="-4"/>
          <w:sz w:val="20"/>
          <w:szCs w:val="20"/>
        </w:rPr>
        <w:t>f</w:t>
      </w:r>
      <w:r>
        <w:rPr>
          <w:rFonts w:ascii="Times New Roman" w:hAnsi="Times New Roman"/>
          <w:sz w:val="20"/>
          <w:szCs w:val="20"/>
        </w:rPr>
        <w:t>ficient background in Eng- lish, they may be required to take additional unde</w:t>
      </w:r>
      <w:r>
        <w:rPr>
          <w:rFonts w:ascii="Times New Roman" w:hAnsi="Times New Roman"/>
          <w:spacing w:val="-4"/>
          <w:sz w:val="20"/>
          <w:szCs w:val="20"/>
        </w:rPr>
        <w:t>r</w:t>
      </w:r>
      <w:r>
        <w:rPr>
          <w:rFonts w:ascii="Times New Roman" w:hAnsi="Times New Roman"/>
          <w:sz w:val="20"/>
          <w:szCs w:val="20"/>
        </w:rPr>
        <w:t>graduate courses before beginning the M.Ed. program in English Education. Students are also governed by the general admission procedures</w:t>
      </w:r>
    </w:p>
    <w:p w:rsidR="00F42301" w:rsidRDefault="00F42301" w:rsidP="00721764">
      <w:pPr>
        <w:widowControl w:val="0"/>
        <w:autoSpaceDE w:val="0"/>
        <w:autoSpaceDN w:val="0"/>
        <w:adjustRightInd w:val="0"/>
        <w:spacing w:after="0" w:line="250" w:lineRule="auto"/>
        <w:ind w:left="1980" w:right="1019"/>
        <w:rPr>
          <w:rFonts w:ascii="Times New Roman" w:hAnsi="Times New Roman"/>
          <w:sz w:val="20"/>
          <w:szCs w:val="20"/>
        </w:rPr>
      </w:pPr>
      <w:r>
        <w:rPr>
          <w:rFonts w:ascii="Times New Roman" w:hAnsi="Times New Roman"/>
          <w:sz w:val="20"/>
          <w:szCs w:val="20"/>
        </w:rPr>
        <w:t>and requirements for the M.Ed. degree program, and they may matriculate in the English Educa- tion program under the same categories of admission.</w:t>
      </w:r>
    </w:p>
    <w:p w:rsidR="00F42301" w:rsidRDefault="00F42301" w:rsidP="00721764">
      <w:pPr>
        <w:widowControl w:val="0"/>
        <w:autoSpaceDE w:val="0"/>
        <w:autoSpaceDN w:val="0"/>
        <w:adjustRightInd w:val="0"/>
        <w:spacing w:before="6" w:after="0" w:line="190" w:lineRule="exact"/>
        <w:rPr>
          <w:rFonts w:ascii="Times New Roman" w:hAnsi="Times New Roman"/>
          <w:sz w:val="19"/>
          <w:szCs w:val="19"/>
        </w:rPr>
      </w:pPr>
    </w:p>
    <w:p w:rsidR="00F42301" w:rsidRDefault="00F42301" w:rsidP="00721764">
      <w:pPr>
        <w:widowControl w:val="0"/>
        <w:autoSpaceDE w:val="0"/>
        <w:autoSpaceDN w:val="0"/>
        <w:adjustRightInd w:val="0"/>
        <w:spacing w:after="0"/>
        <w:ind w:left="1980"/>
        <w:rPr>
          <w:rFonts w:ascii="Times New Roman" w:hAnsi="Times New Roman"/>
          <w:sz w:val="36"/>
          <w:szCs w:val="36"/>
        </w:rPr>
      </w:pPr>
      <w:r>
        <w:rPr>
          <w:rFonts w:ascii="Times New Roman" w:hAnsi="Times New Roman"/>
          <w:b/>
          <w:bCs/>
          <w:sz w:val="36"/>
          <w:szCs w:val="36"/>
        </w:rPr>
        <w:t>P</w:t>
      </w:r>
      <w:r>
        <w:rPr>
          <w:rFonts w:ascii="Times New Roman" w:hAnsi="Times New Roman"/>
          <w:b/>
          <w:bCs/>
          <w:spacing w:val="-6"/>
          <w:sz w:val="36"/>
          <w:szCs w:val="36"/>
        </w:rPr>
        <w:t>r</w:t>
      </w:r>
      <w:r>
        <w:rPr>
          <w:rFonts w:ascii="Times New Roman" w:hAnsi="Times New Roman"/>
          <w:b/>
          <w:bCs/>
          <w:sz w:val="36"/>
          <w:szCs w:val="36"/>
        </w:rPr>
        <w:t>ogram of Study</w:t>
      </w:r>
    </w:p>
    <w:p w:rsidR="00F42301" w:rsidRDefault="00F42301" w:rsidP="00721764">
      <w:pPr>
        <w:widowControl w:val="0"/>
        <w:autoSpaceDE w:val="0"/>
        <w:autoSpaceDN w:val="0"/>
        <w:adjustRightInd w:val="0"/>
        <w:spacing w:before="19" w:after="0" w:line="260" w:lineRule="exact"/>
        <w:rPr>
          <w:rFonts w:ascii="Times New Roman" w:hAnsi="Times New Roman"/>
          <w:sz w:val="26"/>
          <w:szCs w:val="26"/>
        </w:rPr>
      </w:pPr>
    </w:p>
    <w:p w:rsidR="00F42301" w:rsidRDefault="00F42301" w:rsidP="00721764">
      <w:pPr>
        <w:widowControl w:val="0"/>
        <w:autoSpaceDE w:val="0"/>
        <w:autoSpaceDN w:val="0"/>
        <w:adjustRightInd w:val="0"/>
        <w:spacing w:after="0"/>
        <w:ind w:left="1980"/>
        <w:rPr>
          <w:rFonts w:ascii="Times New Roman" w:hAnsi="Times New Roman"/>
          <w:sz w:val="28"/>
          <w:szCs w:val="28"/>
        </w:rPr>
      </w:pPr>
      <w:r>
        <w:rPr>
          <w:rFonts w:ascii="Times New Roman" w:hAnsi="Times New Roman"/>
          <w:b/>
          <w:bCs/>
          <w:sz w:val="28"/>
          <w:szCs w:val="28"/>
        </w:rPr>
        <w:t>A</w:t>
      </w:r>
      <w:r>
        <w:rPr>
          <w:rFonts w:ascii="Times New Roman" w:hAnsi="Times New Roman"/>
          <w:b/>
          <w:bCs/>
          <w:spacing w:val="-5"/>
          <w:sz w:val="28"/>
          <w:szCs w:val="28"/>
        </w:rPr>
        <w:t>r</w:t>
      </w:r>
      <w:r>
        <w:rPr>
          <w:rFonts w:ascii="Times New Roman" w:hAnsi="Times New Roman"/>
          <w:b/>
          <w:bCs/>
          <w:sz w:val="28"/>
          <w:szCs w:val="28"/>
        </w:rPr>
        <w:t>ea</w:t>
      </w:r>
      <w:r>
        <w:rPr>
          <w:rFonts w:ascii="Times New Roman" w:hAnsi="Times New Roman"/>
          <w:b/>
          <w:bCs/>
          <w:spacing w:val="-15"/>
          <w:sz w:val="28"/>
          <w:szCs w:val="28"/>
        </w:rPr>
        <w:t xml:space="preserve"> </w:t>
      </w:r>
      <w:r>
        <w:rPr>
          <w:rFonts w:ascii="Times New Roman" w:hAnsi="Times New Roman"/>
          <w:b/>
          <w:bCs/>
          <w:sz w:val="28"/>
          <w:szCs w:val="28"/>
        </w:rPr>
        <w:t>A</w:t>
      </w:r>
      <w:r>
        <w:rPr>
          <w:rFonts w:ascii="Times New Roman" w:hAnsi="Times New Roman"/>
          <w:b/>
          <w:bCs/>
          <w:spacing w:val="-16"/>
          <w:sz w:val="28"/>
          <w:szCs w:val="28"/>
        </w:rPr>
        <w:t xml:space="preserve"> </w:t>
      </w:r>
      <w:r>
        <w:rPr>
          <w:rFonts w:ascii="Times New Roman" w:hAnsi="Times New Roman"/>
          <w:b/>
          <w:bCs/>
          <w:sz w:val="28"/>
          <w:szCs w:val="28"/>
        </w:rPr>
        <w:t>- Natu</w:t>
      </w:r>
      <w:r>
        <w:rPr>
          <w:rFonts w:ascii="Times New Roman" w:hAnsi="Times New Roman"/>
          <w:b/>
          <w:bCs/>
          <w:spacing w:val="-5"/>
          <w:sz w:val="28"/>
          <w:szCs w:val="28"/>
        </w:rPr>
        <w:t>r</w:t>
      </w:r>
      <w:r>
        <w:rPr>
          <w:rFonts w:ascii="Times New Roman" w:hAnsi="Times New Roman"/>
          <w:b/>
          <w:bCs/>
          <w:sz w:val="28"/>
          <w:szCs w:val="28"/>
        </w:rPr>
        <w:t>e of the Learner</w:t>
      </w:r>
      <w:r>
        <w:rPr>
          <w:rFonts w:ascii="Times New Roman" w:hAnsi="Times New Roman"/>
          <w:b/>
          <w:bCs/>
          <w:spacing w:val="-5"/>
          <w:sz w:val="28"/>
          <w:szCs w:val="28"/>
        </w:rPr>
        <w:t xml:space="preserve"> </w:t>
      </w:r>
      <w:r>
        <w:rPr>
          <w:rFonts w:ascii="Times New Roman" w:hAnsi="Times New Roman"/>
          <w:b/>
          <w:bCs/>
          <w:sz w:val="28"/>
          <w:szCs w:val="28"/>
        </w:rPr>
        <w:t>and Learning P</w:t>
      </w:r>
      <w:r>
        <w:rPr>
          <w:rFonts w:ascii="Times New Roman" w:hAnsi="Times New Roman"/>
          <w:b/>
          <w:bCs/>
          <w:spacing w:val="-5"/>
          <w:sz w:val="28"/>
          <w:szCs w:val="28"/>
        </w:rPr>
        <w:t>r</w:t>
      </w:r>
      <w:r>
        <w:rPr>
          <w:rFonts w:ascii="Times New Roman" w:hAnsi="Times New Roman"/>
          <w:b/>
          <w:bCs/>
          <w:sz w:val="28"/>
          <w:szCs w:val="28"/>
        </w:rPr>
        <w:t>oblems</w:t>
      </w:r>
    </w:p>
    <w:p w:rsidR="00F42301" w:rsidRDefault="00F42301" w:rsidP="00721764">
      <w:pPr>
        <w:widowControl w:val="0"/>
        <w:autoSpaceDE w:val="0"/>
        <w:autoSpaceDN w:val="0"/>
        <w:adjustRightInd w:val="0"/>
        <w:spacing w:before="14" w:after="0"/>
        <w:ind w:left="1980"/>
        <w:rPr>
          <w:rFonts w:ascii="Times New Roman" w:hAnsi="Times New Roman"/>
          <w:sz w:val="28"/>
          <w:szCs w:val="28"/>
        </w:rPr>
      </w:pPr>
      <w:r>
        <w:rPr>
          <w:rFonts w:ascii="Times New Roman" w:hAnsi="Times New Roman"/>
          <w:b/>
          <w:bCs/>
          <w:sz w:val="28"/>
          <w:szCs w:val="28"/>
        </w:rPr>
        <w:t>(Minimum of 3 semester</w:t>
      </w:r>
      <w:r>
        <w:rPr>
          <w:rFonts w:ascii="Times New Roman" w:hAnsi="Times New Roman"/>
          <w:b/>
          <w:bCs/>
          <w:spacing w:val="-5"/>
          <w:sz w:val="28"/>
          <w:szCs w:val="28"/>
        </w:rPr>
        <w:t xml:space="preserve"> </w:t>
      </w:r>
      <w:r>
        <w:rPr>
          <w:rFonts w:ascii="Times New Roman" w:hAnsi="Times New Roman"/>
          <w:b/>
          <w:bCs/>
          <w:sz w:val="28"/>
          <w:szCs w:val="28"/>
        </w:rPr>
        <w:t>hours)</w:t>
      </w:r>
    </w:p>
    <w:tbl>
      <w:tblPr>
        <w:tblW w:w="0" w:type="auto"/>
        <w:tblInd w:w="1940" w:type="dxa"/>
        <w:tblLayout w:type="fixed"/>
        <w:tblCellMar>
          <w:left w:w="0" w:type="dxa"/>
          <w:right w:w="0" w:type="dxa"/>
        </w:tblCellMar>
        <w:tblLook w:val="0000"/>
      </w:tblPr>
      <w:tblGrid>
        <w:gridCol w:w="835"/>
        <w:gridCol w:w="1056"/>
        <w:gridCol w:w="3474"/>
      </w:tblGrid>
      <w:tr w:rsidR="00F42301" w:rsidRPr="00FA7AC7" w:rsidTr="00B67EC4">
        <w:trPr>
          <w:trHeight w:hRule="exact" w:val="298"/>
        </w:trPr>
        <w:tc>
          <w:tcPr>
            <w:tcW w:w="835" w:type="dxa"/>
            <w:tcBorders>
              <w:top w:val="nil"/>
              <w:left w:val="nil"/>
              <w:bottom w:val="nil"/>
              <w:right w:val="nil"/>
            </w:tcBorders>
          </w:tcPr>
          <w:p w:rsidR="00F42301" w:rsidRPr="00FA7AC7" w:rsidRDefault="00F42301" w:rsidP="00B67EC4">
            <w:pPr>
              <w:widowControl w:val="0"/>
              <w:autoSpaceDE w:val="0"/>
              <w:autoSpaceDN w:val="0"/>
              <w:adjustRightInd w:val="0"/>
              <w:spacing w:before="34" w:after="0"/>
              <w:ind w:left="40"/>
              <w:rPr>
                <w:rFonts w:ascii="Times New Roman" w:hAnsi="Times New Roman"/>
                <w:sz w:val="24"/>
                <w:szCs w:val="24"/>
              </w:rPr>
            </w:pPr>
            <w:r w:rsidRPr="00FA7AC7">
              <w:rPr>
                <w:rFonts w:ascii="Times New Roman" w:hAnsi="Times New Roman"/>
                <w:sz w:val="20"/>
                <w:szCs w:val="20"/>
              </w:rPr>
              <w:t>SPED</w:t>
            </w:r>
          </w:p>
        </w:tc>
        <w:tc>
          <w:tcPr>
            <w:tcW w:w="1056" w:type="dxa"/>
            <w:tcBorders>
              <w:top w:val="nil"/>
              <w:left w:val="nil"/>
              <w:bottom w:val="nil"/>
              <w:right w:val="nil"/>
            </w:tcBorders>
          </w:tcPr>
          <w:p w:rsidR="00F42301" w:rsidRPr="00FA7AC7" w:rsidRDefault="00F42301" w:rsidP="00B67EC4">
            <w:pPr>
              <w:widowControl w:val="0"/>
              <w:autoSpaceDE w:val="0"/>
              <w:autoSpaceDN w:val="0"/>
              <w:adjustRightInd w:val="0"/>
              <w:spacing w:before="34" w:after="0"/>
              <w:ind w:left="295"/>
              <w:rPr>
                <w:rFonts w:ascii="Times New Roman" w:hAnsi="Times New Roman"/>
                <w:sz w:val="24"/>
                <w:szCs w:val="24"/>
              </w:rPr>
            </w:pPr>
            <w:r w:rsidRPr="00FA7AC7">
              <w:rPr>
                <w:rFonts w:ascii="Times New Roman" w:hAnsi="Times New Roman"/>
                <w:sz w:val="20"/>
                <w:szCs w:val="20"/>
              </w:rPr>
              <w:t>5501</w:t>
            </w:r>
          </w:p>
        </w:tc>
        <w:tc>
          <w:tcPr>
            <w:tcW w:w="3474" w:type="dxa"/>
            <w:tcBorders>
              <w:top w:val="nil"/>
              <w:left w:val="nil"/>
              <w:bottom w:val="nil"/>
              <w:right w:val="nil"/>
            </w:tcBorders>
          </w:tcPr>
          <w:p w:rsidR="00F42301" w:rsidRPr="00FA7AC7" w:rsidRDefault="00F42301" w:rsidP="00B67EC4">
            <w:pPr>
              <w:widowControl w:val="0"/>
              <w:autoSpaceDE w:val="0"/>
              <w:autoSpaceDN w:val="0"/>
              <w:adjustRightInd w:val="0"/>
              <w:spacing w:before="56" w:after="0"/>
              <w:ind w:left="362"/>
              <w:rPr>
                <w:rFonts w:ascii="Times New Roman" w:hAnsi="Times New Roman"/>
                <w:sz w:val="24"/>
                <w:szCs w:val="24"/>
              </w:rPr>
            </w:pPr>
            <w:r w:rsidRPr="00FA7AC7">
              <w:rPr>
                <w:rFonts w:ascii="Times New Roman" w:hAnsi="Times New Roman"/>
                <w:sz w:val="20"/>
                <w:szCs w:val="20"/>
              </w:rPr>
              <w:t>Exceptional Children and</w:t>
            </w:r>
            <w:r w:rsidRPr="00FA7AC7">
              <w:rPr>
                <w:rFonts w:ascii="Times New Roman" w:hAnsi="Times New Roman"/>
                <w:spacing w:val="-7"/>
                <w:sz w:val="20"/>
                <w:szCs w:val="20"/>
              </w:rPr>
              <w:t xml:space="preserve"> </w:t>
            </w:r>
            <w:r w:rsidRPr="00FA7AC7">
              <w:rPr>
                <w:rFonts w:ascii="Times New Roman" w:hAnsi="Times New Roman"/>
                <w:spacing w:val="-20"/>
                <w:sz w:val="20"/>
                <w:szCs w:val="20"/>
              </w:rPr>
              <w:t>Y</w:t>
            </w:r>
            <w:r w:rsidRPr="00FA7AC7">
              <w:rPr>
                <w:rFonts w:ascii="Times New Roman" w:hAnsi="Times New Roman"/>
                <w:sz w:val="20"/>
                <w:szCs w:val="20"/>
              </w:rPr>
              <w:t>outh**</w:t>
            </w:r>
          </w:p>
        </w:tc>
      </w:tr>
      <w:tr w:rsidR="00F42301" w:rsidRPr="00FA7AC7" w:rsidTr="00B67EC4">
        <w:trPr>
          <w:trHeight w:hRule="exact" w:val="229"/>
        </w:trPr>
        <w:tc>
          <w:tcPr>
            <w:tcW w:w="835" w:type="dxa"/>
            <w:tcBorders>
              <w:top w:val="nil"/>
              <w:left w:val="nil"/>
              <w:bottom w:val="nil"/>
              <w:right w:val="nil"/>
            </w:tcBorders>
          </w:tcPr>
          <w:p w:rsidR="00F42301" w:rsidRPr="00FA7AC7" w:rsidRDefault="00F42301" w:rsidP="00B67EC4">
            <w:pPr>
              <w:widowControl w:val="0"/>
              <w:autoSpaceDE w:val="0"/>
              <w:autoSpaceDN w:val="0"/>
              <w:adjustRightInd w:val="0"/>
              <w:spacing w:after="0" w:line="205" w:lineRule="exact"/>
              <w:ind w:left="40"/>
              <w:rPr>
                <w:rFonts w:ascii="Times New Roman" w:hAnsi="Times New Roman"/>
                <w:sz w:val="24"/>
                <w:szCs w:val="24"/>
              </w:rPr>
            </w:pPr>
            <w:r w:rsidRPr="00FA7AC7">
              <w:rPr>
                <w:rFonts w:ascii="Times New Roman" w:hAnsi="Times New Roman"/>
                <w:sz w:val="20"/>
                <w:szCs w:val="20"/>
              </w:rPr>
              <w:t>PSYC</w:t>
            </w:r>
          </w:p>
        </w:tc>
        <w:tc>
          <w:tcPr>
            <w:tcW w:w="1056" w:type="dxa"/>
            <w:tcBorders>
              <w:top w:val="nil"/>
              <w:left w:val="nil"/>
              <w:bottom w:val="nil"/>
              <w:right w:val="nil"/>
            </w:tcBorders>
          </w:tcPr>
          <w:p w:rsidR="00F42301" w:rsidRPr="00FA7AC7" w:rsidRDefault="00F42301" w:rsidP="00B67EC4">
            <w:pPr>
              <w:widowControl w:val="0"/>
              <w:autoSpaceDE w:val="0"/>
              <w:autoSpaceDN w:val="0"/>
              <w:adjustRightInd w:val="0"/>
              <w:spacing w:after="0" w:line="205" w:lineRule="exact"/>
              <w:ind w:left="295"/>
              <w:rPr>
                <w:rFonts w:ascii="Times New Roman" w:hAnsi="Times New Roman"/>
                <w:sz w:val="24"/>
                <w:szCs w:val="24"/>
              </w:rPr>
            </w:pPr>
            <w:r w:rsidRPr="00FA7AC7">
              <w:rPr>
                <w:rFonts w:ascii="Times New Roman" w:hAnsi="Times New Roman"/>
                <w:sz w:val="20"/>
                <w:szCs w:val="20"/>
              </w:rPr>
              <w:t>5509</w:t>
            </w:r>
          </w:p>
        </w:tc>
        <w:tc>
          <w:tcPr>
            <w:tcW w:w="3474" w:type="dxa"/>
            <w:tcBorders>
              <w:top w:val="nil"/>
              <w:left w:val="nil"/>
              <w:bottom w:val="nil"/>
              <w:right w:val="nil"/>
            </w:tcBorders>
          </w:tcPr>
          <w:p w:rsidR="00F42301" w:rsidRPr="00FA7AC7" w:rsidRDefault="00F42301" w:rsidP="00B67EC4">
            <w:pPr>
              <w:widowControl w:val="0"/>
              <w:autoSpaceDE w:val="0"/>
              <w:autoSpaceDN w:val="0"/>
              <w:adjustRightInd w:val="0"/>
              <w:spacing w:after="0" w:line="205" w:lineRule="exact"/>
              <w:ind w:left="362"/>
              <w:rPr>
                <w:rFonts w:ascii="Times New Roman" w:hAnsi="Times New Roman"/>
                <w:sz w:val="24"/>
                <w:szCs w:val="24"/>
              </w:rPr>
            </w:pPr>
            <w:r w:rsidRPr="00FA7AC7">
              <w:rPr>
                <w:rFonts w:ascii="Times New Roman" w:hAnsi="Times New Roman"/>
                <w:sz w:val="20"/>
                <w:szCs w:val="20"/>
              </w:rPr>
              <w:t>Introduction to Behavior Modification</w:t>
            </w:r>
          </w:p>
        </w:tc>
      </w:tr>
      <w:tr w:rsidR="00F42301" w:rsidRPr="00FA7AC7" w:rsidTr="00B67EC4">
        <w:trPr>
          <w:trHeight w:hRule="exact" w:val="240"/>
        </w:trPr>
        <w:tc>
          <w:tcPr>
            <w:tcW w:w="835" w:type="dxa"/>
            <w:tcBorders>
              <w:top w:val="nil"/>
              <w:left w:val="nil"/>
              <w:bottom w:val="nil"/>
              <w:right w:val="nil"/>
            </w:tcBorders>
          </w:tcPr>
          <w:p w:rsidR="00F42301" w:rsidRPr="00FA7AC7" w:rsidRDefault="00F42301" w:rsidP="00B67EC4">
            <w:pPr>
              <w:widowControl w:val="0"/>
              <w:autoSpaceDE w:val="0"/>
              <w:autoSpaceDN w:val="0"/>
              <w:adjustRightInd w:val="0"/>
              <w:spacing w:after="0" w:line="217" w:lineRule="exact"/>
              <w:ind w:left="40"/>
              <w:rPr>
                <w:rFonts w:ascii="Times New Roman" w:hAnsi="Times New Roman"/>
                <w:sz w:val="24"/>
                <w:szCs w:val="24"/>
              </w:rPr>
            </w:pPr>
            <w:r w:rsidRPr="00FA7AC7">
              <w:rPr>
                <w:rFonts w:ascii="Times New Roman" w:hAnsi="Times New Roman"/>
                <w:sz w:val="20"/>
                <w:szCs w:val="20"/>
              </w:rPr>
              <w:t>PSYC</w:t>
            </w:r>
          </w:p>
        </w:tc>
        <w:tc>
          <w:tcPr>
            <w:tcW w:w="1056" w:type="dxa"/>
            <w:tcBorders>
              <w:top w:val="nil"/>
              <w:left w:val="nil"/>
              <w:bottom w:val="nil"/>
              <w:right w:val="nil"/>
            </w:tcBorders>
          </w:tcPr>
          <w:p w:rsidR="00F42301" w:rsidRPr="00FA7AC7" w:rsidRDefault="00F42301" w:rsidP="00B67EC4">
            <w:pPr>
              <w:widowControl w:val="0"/>
              <w:autoSpaceDE w:val="0"/>
              <w:autoSpaceDN w:val="0"/>
              <w:adjustRightInd w:val="0"/>
              <w:spacing w:after="0" w:line="217" w:lineRule="exact"/>
              <w:ind w:left="295"/>
              <w:rPr>
                <w:rFonts w:ascii="Times New Roman" w:hAnsi="Times New Roman"/>
                <w:sz w:val="24"/>
                <w:szCs w:val="24"/>
              </w:rPr>
            </w:pPr>
            <w:r w:rsidRPr="00FA7AC7">
              <w:rPr>
                <w:rFonts w:ascii="Times New Roman" w:hAnsi="Times New Roman"/>
                <w:sz w:val="20"/>
                <w:szCs w:val="20"/>
              </w:rPr>
              <w:t>5515</w:t>
            </w:r>
          </w:p>
        </w:tc>
        <w:tc>
          <w:tcPr>
            <w:tcW w:w="3474" w:type="dxa"/>
            <w:tcBorders>
              <w:top w:val="nil"/>
              <w:left w:val="nil"/>
              <w:bottom w:val="nil"/>
              <w:right w:val="nil"/>
            </w:tcBorders>
          </w:tcPr>
          <w:p w:rsidR="00F42301" w:rsidRPr="00FA7AC7" w:rsidRDefault="00F42301" w:rsidP="00B67EC4">
            <w:pPr>
              <w:widowControl w:val="0"/>
              <w:autoSpaceDE w:val="0"/>
              <w:autoSpaceDN w:val="0"/>
              <w:adjustRightInd w:val="0"/>
              <w:spacing w:after="0" w:line="217" w:lineRule="exact"/>
              <w:ind w:left="362"/>
              <w:rPr>
                <w:rFonts w:ascii="Times New Roman" w:hAnsi="Times New Roman"/>
                <w:sz w:val="24"/>
                <w:szCs w:val="24"/>
              </w:rPr>
            </w:pPr>
            <w:r w:rsidRPr="00FA7AC7">
              <w:rPr>
                <w:rFonts w:ascii="Times New Roman" w:hAnsi="Times New Roman"/>
                <w:sz w:val="20"/>
                <w:szCs w:val="20"/>
              </w:rPr>
              <w:t>Educational Psychology</w:t>
            </w:r>
          </w:p>
        </w:tc>
      </w:tr>
      <w:tr w:rsidR="00F42301" w:rsidRPr="00FA7AC7" w:rsidTr="00B67EC4">
        <w:trPr>
          <w:trHeight w:hRule="exact" w:val="240"/>
        </w:trPr>
        <w:tc>
          <w:tcPr>
            <w:tcW w:w="835" w:type="dxa"/>
            <w:tcBorders>
              <w:top w:val="nil"/>
              <w:left w:val="nil"/>
              <w:bottom w:val="nil"/>
              <w:right w:val="nil"/>
            </w:tcBorders>
          </w:tcPr>
          <w:p w:rsidR="00F42301" w:rsidRPr="00FA7AC7" w:rsidRDefault="00F42301" w:rsidP="00B67EC4">
            <w:pPr>
              <w:widowControl w:val="0"/>
              <w:autoSpaceDE w:val="0"/>
              <w:autoSpaceDN w:val="0"/>
              <w:adjustRightInd w:val="0"/>
              <w:spacing w:after="0" w:line="217" w:lineRule="exact"/>
              <w:ind w:left="40"/>
              <w:rPr>
                <w:rFonts w:ascii="Times New Roman" w:hAnsi="Times New Roman"/>
                <w:sz w:val="24"/>
                <w:szCs w:val="24"/>
              </w:rPr>
            </w:pPr>
            <w:r w:rsidRPr="00FA7AC7">
              <w:rPr>
                <w:rFonts w:ascii="Times New Roman" w:hAnsi="Times New Roman"/>
                <w:sz w:val="20"/>
                <w:szCs w:val="20"/>
              </w:rPr>
              <w:t>PSYC</w:t>
            </w:r>
          </w:p>
        </w:tc>
        <w:tc>
          <w:tcPr>
            <w:tcW w:w="1056" w:type="dxa"/>
            <w:tcBorders>
              <w:top w:val="nil"/>
              <w:left w:val="nil"/>
              <w:bottom w:val="nil"/>
              <w:right w:val="nil"/>
            </w:tcBorders>
          </w:tcPr>
          <w:p w:rsidR="00F42301" w:rsidRPr="00FA7AC7" w:rsidRDefault="00F42301" w:rsidP="00B67EC4">
            <w:pPr>
              <w:widowControl w:val="0"/>
              <w:autoSpaceDE w:val="0"/>
              <w:autoSpaceDN w:val="0"/>
              <w:adjustRightInd w:val="0"/>
              <w:spacing w:after="0" w:line="217" w:lineRule="exact"/>
              <w:ind w:left="295"/>
              <w:rPr>
                <w:rFonts w:ascii="Times New Roman" w:hAnsi="Times New Roman"/>
                <w:sz w:val="24"/>
                <w:szCs w:val="24"/>
              </w:rPr>
            </w:pPr>
            <w:r w:rsidRPr="00FA7AC7">
              <w:rPr>
                <w:rFonts w:ascii="Times New Roman" w:hAnsi="Times New Roman"/>
                <w:sz w:val="20"/>
                <w:szCs w:val="20"/>
              </w:rPr>
              <w:t>5520</w:t>
            </w:r>
          </w:p>
        </w:tc>
        <w:tc>
          <w:tcPr>
            <w:tcW w:w="3474" w:type="dxa"/>
            <w:tcBorders>
              <w:top w:val="nil"/>
              <w:left w:val="nil"/>
              <w:bottom w:val="nil"/>
              <w:right w:val="nil"/>
            </w:tcBorders>
          </w:tcPr>
          <w:p w:rsidR="00F42301" w:rsidRPr="00FA7AC7" w:rsidRDefault="00F42301" w:rsidP="00B67EC4">
            <w:pPr>
              <w:widowControl w:val="0"/>
              <w:autoSpaceDE w:val="0"/>
              <w:autoSpaceDN w:val="0"/>
              <w:adjustRightInd w:val="0"/>
              <w:spacing w:after="0" w:line="217" w:lineRule="exact"/>
              <w:ind w:left="362"/>
              <w:rPr>
                <w:rFonts w:ascii="Times New Roman" w:hAnsi="Times New Roman"/>
                <w:sz w:val="24"/>
                <w:szCs w:val="24"/>
              </w:rPr>
            </w:pPr>
            <w:r w:rsidRPr="00FA7AC7">
              <w:rPr>
                <w:rFonts w:ascii="Times New Roman" w:hAnsi="Times New Roman"/>
                <w:sz w:val="20"/>
                <w:szCs w:val="20"/>
              </w:rPr>
              <w:t>Developmental Psychology</w:t>
            </w:r>
          </w:p>
        </w:tc>
      </w:tr>
      <w:tr w:rsidR="00F42301" w:rsidRPr="00FA7AC7" w:rsidTr="00B67EC4">
        <w:trPr>
          <w:trHeight w:hRule="exact" w:val="240"/>
        </w:trPr>
        <w:tc>
          <w:tcPr>
            <w:tcW w:w="835" w:type="dxa"/>
            <w:tcBorders>
              <w:top w:val="nil"/>
              <w:left w:val="nil"/>
              <w:bottom w:val="nil"/>
              <w:right w:val="nil"/>
            </w:tcBorders>
          </w:tcPr>
          <w:p w:rsidR="00F42301" w:rsidRPr="00FA7AC7" w:rsidRDefault="00F42301" w:rsidP="00B67EC4">
            <w:pPr>
              <w:widowControl w:val="0"/>
              <w:autoSpaceDE w:val="0"/>
              <w:autoSpaceDN w:val="0"/>
              <w:adjustRightInd w:val="0"/>
              <w:spacing w:after="0" w:line="217" w:lineRule="exact"/>
              <w:ind w:left="40"/>
              <w:rPr>
                <w:rFonts w:ascii="Times New Roman" w:hAnsi="Times New Roman"/>
                <w:sz w:val="24"/>
                <w:szCs w:val="24"/>
              </w:rPr>
            </w:pPr>
            <w:r w:rsidRPr="00FA7AC7">
              <w:rPr>
                <w:rFonts w:ascii="Times New Roman" w:hAnsi="Times New Roman"/>
                <w:sz w:val="20"/>
                <w:szCs w:val="20"/>
              </w:rPr>
              <w:t>PSYC</w:t>
            </w:r>
          </w:p>
        </w:tc>
        <w:tc>
          <w:tcPr>
            <w:tcW w:w="1056" w:type="dxa"/>
            <w:tcBorders>
              <w:top w:val="nil"/>
              <w:left w:val="nil"/>
              <w:bottom w:val="nil"/>
              <w:right w:val="nil"/>
            </w:tcBorders>
          </w:tcPr>
          <w:p w:rsidR="00F42301" w:rsidRPr="00FA7AC7" w:rsidRDefault="00F42301" w:rsidP="00B67EC4">
            <w:pPr>
              <w:widowControl w:val="0"/>
              <w:autoSpaceDE w:val="0"/>
              <w:autoSpaceDN w:val="0"/>
              <w:adjustRightInd w:val="0"/>
              <w:spacing w:after="0" w:line="217" w:lineRule="exact"/>
              <w:ind w:left="295"/>
              <w:rPr>
                <w:rFonts w:ascii="Times New Roman" w:hAnsi="Times New Roman"/>
                <w:sz w:val="24"/>
                <w:szCs w:val="24"/>
              </w:rPr>
            </w:pPr>
            <w:r w:rsidRPr="00FA7AC7">
              <w:rPr>
                <w:rFonts w:ascii="Times New Roman" w:hAnsi="Times New Roman"/>
                <w:sz w:val="20"/>
                <w:szCs w:val="20"/>
              </w:rPr>
              <w:t>5530</w:t>
            </w:r>
          </w:p>
        </w:tc>
        <w:tc>
          <w:tcPr>
            <w:tcW w:w="3474" w:type="dxa"/>
            <w:tcBorders>
              <w:top w:val="nil"/>
              <w:left w:val="nil"/>
              <w:bottom w:val="nil"/>
              <w:right w:val="nil"/>
            </w:tcBorders>
          </w:tcPr>
          <w:p w:rsidR="00F42301" w:rsidRPr="00FA7AC7" w:rsidRDefault="00F42301" w:rsidP="00B67EC4">
            <w:pPr>
              <w:widowControl w:val="0"/>
              <w:autoSpaceDE w:val="0"/>
              <w:autoSpaceDN w:val="0"/>
              <w:adjustRightInd w:val="0"/>
              <w:spacing w:after="0" w:line="217" w:lineRule="exact"/>
              <w:ind w:left="362"/>
              <w:rPr>
                <w:rFonts w:ascii="Times New Roman" w:hAnsi="Times New Roman"/>
                <w:sz w:val="24"/>
                <w:szCs w:val="24"/>
              </w:rPr>
            </w:pPr>
            <w:r w:rsidRPr="00FA7AC7">
              <w:rPr>
                <w:rFonts w:ascii="Times New Roman" w:hAnsi="Times New Roman"/>
                <w:sz w:val="20"/>
                <w:szCs w:val="20"/>
              </w:rPr>
              <w:t>Adolescent Psychology</w:t>
            </w:r>
          </w:p>
        </w:tc>
      </w:tr>
      <w:tr w:rsidR="00F42301" w:rsidRPr="00FA7AC7" w:rsidTr="00B67EC4">
        <w:trPr>
          <w:trHeight w:hRule="exact" w:val="240"/>
        </w:trPr>
        <w:tc>
          <w:tcPr>
            <w:tcW w:w="835" w:type="dxa"/>
            <w:tcBorders>
              <w:top w:val="nil"/>
              <w:left w:val="nil"/>
              <w:bottom w:val="nil"/>
              <w:right w:val="nil"/>
            </w:tcBorders>
          </w:tcPr>
          <w:p w:rsidR="00F42301" w:rsidRPr="00FA7AC7" w:rsidRDefault="00F42301" w:rsidP="00B67EC4">
            <w:pPr>
              <w:widowControl w:val="0"/>
              <w:autoSpaceDE w:val="0"/>
              <w:autoSpaceDN w:val="0"/>
              <w:adjustRightInd w:val="0"/>
              <w:spacing w:after="0" w:line="217" w:lineRule="exact"/>
              <w:ind w:left="40"/>
              <w:rPr>
                <w:rFonts w:ascii="Times New Roman" w:hAnsi="Times New Roman"/>
                <w:sz w:val="24"/>
                <w:szCs w:val="24"/>
              </w:rPr>
            </w:pPr>
            <w:r w:rsidRPr="00FA7AC7">
              <w:rPr>
                <w:rFonts w:ascii="Times New Roman" w:hAnsi="Times New Roman"/>
                <w:sz w:val="20"/>
                <w:szCs w:val="20"/>
              </w:rPr>
              <w:t>PSYC</w:t>
            </w:r>
          </w:p>
        </w:tc>
        <w:tc>
          <w:tcPr>
            <w:tcW w:w="1056" w:type="dxa"/>
            <w:tcBorders>
              <w:top w:val="nil"/>
              <w:left w:val="nil"/>
              <w:bottom w:val="nil"/>
              <w:right w:val="nil"/>
            </w:tcBorders>
          </w:tcPr>
          <w:p w:rsidR="00F42301" w:rsidRPr="00FA7AC7" w:rsidRDefault="00F42301" w:rsidP="00B67EC4">
            <w:pPr>
              <w:widowControl w:val="0"/>
              <w:autoSpaceDE w:val="0"/>
              <w:autoSpaceDN w:val="0"/>
              <w:adjustRightInd w:val="0"/>
              <w:spacing w:after="0" w:line="217" w:lineRule="exact"/>
              <w:ind w:left="295"/>
              <w:rPr>
                <w:rFonts w:ascii="Times New Roman" w:hAnsi="Times New Roman"/>
                <w:sz w:val="24"/>
                <w:szCs w:val="24"/>
              </w:rPr>
            </w:pPr>
            <w:r w:rsidRPr="00FA7AC7">
              <w:rPr>
                <w:rFonts w:ascii="Times New Roman" w:hAnsi="Times New Roman"/>
                <w:sz w:val="20"/>
                <w:szCs w:val="20"/>
              </w:rPr>
              <w:t>5552</w:t>
            </w:r>
          </w:p>
        </w:tc>
        <w:tc>
          <w:tcPr>
            <w:tcW w:w="3474" w:type="dxa"/>
            <w:tcBorders>
              <w:top w:val="nil"/>
              <w:left w:val="nil"/>
              <w:bottom w:val="nil"/>
              <w:right w:val="nil"/>
            </w:tcBorders>
          </w:tcPr>
          <w:p w:rsidR="00F42301" w:rsidRPr="00FA7AC7" w:rsidRDefault="00F42301" w:rsidP="00B67EC4">
            <w:pPr>
              <w:widowControl w:val="0"/>
              <w:autoSpaceDE w:val="0"/>
              <w:autoSpaceDN w:val="0"/>
              <w:adjustRightInd w:val="0"/>
              <w:spacing w:after="0" w:line="217" w:lineRule="exact"/>
              <w:ind w:left="362"/>
              <w:rPr>
                <w:rFonts w:ascii="Times New Roman" w:hAnsi="Times New Roman"/>
                <w:sz w:val="24"/>
                <w:szCs w:val="24"/>
              </w:rPr>
            </w:pPr>
            <w:r w:rsidRPr="00FA7AC7">
              <w:rPr>
                <w:rFonts w:ascii="Times New Roman" w:hAnsi="Times New Roman"/>
                <w:sz w:val="20"/>
                <w:szCs w:val="20"/>
              </w:rPr>
              <w:t>Conditions of Learning</w:t>
            </w:r>
          </w:p>
        </w:tc>
      </w:tr>
      <w:tr w:rsidR="00F42301" w:rsidRPr="00FA7AC7" w:rsidTr="00B67EC4">
        <w:trPr>
          <w:trHeight w:hRule="exact" w:val="320"/>
        </w:trPr>
        <w:tc>
          <w:tcPr>
            <w:tcW w:w="835" w:type="dxa"/>
            <w:tcBorders>
              <w:top w:val="nil"/>
              <w:left w:val="nil"/>
              <w:bottom w:val="nil"/>
              <w:right w:val="nil"/>
            </w:tcBorders>
          </w:tcPr>
          <w:p w:rsidR="00F42301" w:rsidRPr="00FA7AC7" w:rsidRDefault="00F42301" w:rsidP="00B67EC4">
            <w:pPr>
              <w:widowControl w:val="0"/>
              <w:autoSpaceDE w:val="0"/>
              <w:autoSpaceDN w:val="0"/>
              <w:adjustRightInd w:val="0"/>
              <w:spacing w:after="0" w:line="217" w:lineRule="exact"/>
              <w:ind w:left="40"/>
              <w:rPr>
                <w:rFonts w:ascii="Times New Roman" w:hAnsi="Times New Roman"/>
                <w:sz w:val="24"/>
                <w:szCs w:val="24"/>
              </w:rPr>
            </w:pPr>
            <w:r w:rsidRPr="00FA7AC7">
              <w:rPr>
                <w:rFonts w:ascii="Times New Roman" w:hAnsi="Times New Roman"/>
                <w:sz w:val="20"/>
                <w:szCs w:val="20"/>
              </w:rPr>
              <w:t>PSYC</w:t>
            </w:r>
          </w:p>
        </w:tc>
        <w:tc>
          <w:tcPr>
            <w:tcW w:w="1056" w:type="dxa"/>
            <w:tcBorders>
              <w:top w:val="nil"/>
              <w:left w:val="nil"/>
              <w:bottom w:val="nil"/>
              <w:right w:val="nil"/>
            </w:tcBorders>
          </w:tcPr>
          <w:p w:rsidR="00F42301" w:rsidRPr="00FA7AC7" w:rsidRDefault="00F42301" w:rsidP="00B67EC4">
            <w:pPr>
              <w:widowControl w:val="0"/>
              <w:autoSpaceDE w:val="0"/>
              <w:autoSpaceDN w:val="0"/>
              <w:adjustRightInd w:val="0"/>
              <w:spacing w:after="0" w:line="217" w:lineRule="exact"/>
              <w:ind w:left="295"/>
              <w:rPr>
                <w:rFonts w:ascii="Times New Roman" w:hAnsi="Times New Roman"/>
                <w:sz w:val="24"/>
                <w:szCs w:val="24"/>
              </w:rPr>
            </w:pPr>
            <w:r w:rsidRPr="00FA7AC7">
              <w:rPr>
                <w:rFonts w:ascii="Times New Roman" w:hAnsi="Times New Roman"/>
                <w:sz w:val="20"/>
                <w:szCs w:val="20"/>
              </w:rPr>
              <w:t>5555</w:t>
            </w:r>
          </w:p>
        </w:tc>
        <w:tc>
          <w:tcPr>
            <w:tcW w:w="3474" w:type="dxa"/>
            <w:tcBorders>
              <w:top w:val="nil"/>
              <w:left w:val="nil"/>
              <w:bottom w:val="nil"/>
              <w:right w:val="nil"/>
            </w:tcBorders>
          </w:tcPr>
          <w:p w:rsidR="00F42301" w:rsidRPr="00FA7AC7" w:rsidRDefault="00F42301" w:rsidP="00B67EC4">
            <w:pPr>
              <w:widowControl w:val="0"/>
              <w:autoSpaceDE w:val="0"/>
              <w:autoSpaceDN w:val="0"/>
              <w:adjustRightInd w:val="0"/>
              <w:spacing w:after="0" w:line="217" w:lineRule="exact"/>
              <w:ind w:left="362"/>
              <w:rPr>
                <w:rFonts w:ascii="Times New Roman" w:hAnsi="Times New Roman"/>
                <w:sz w:val="24"/>
                <w:szCs w:val="24"/>
              </w:rPr>
            </w:pPr>
            <w:r w:rsidRPr="00FA7AC7">
              <w:rPr>
                <w:rFonts w:ascii="Times New Roman" w:hAnsi="Times New Roman"/>
                <w:sz w:val="20"/>
                <w:szCs w:val="20"/>
              </w:rPr>
              <w:t>Theories of Learning</w:t>
            </w:r>
          </w:p>
        </w:tc>
      </w:tr>
    </w:tbl>
    <w:p w:rsidR="00F42301" w:rsidRDefault="00F42301" w:rsidP="00721764">
      <w:pPr>
        <w:widowControl w:val="0"/>
        <w:autoSpaceDE w:val="0"/>
        <w:autoSpaceDN w:val="0"/>
        <w:adjustRightInd w:val="0"/>
        <w:spacing w:before="3" w:after="0" w:line="110" w:lineRule="exact"/>
        <w:rPr>
          <w:rFonts w:ascii="Times New Roman" w:hAnsi="Times New Roman"/>
          <w:sz w:val="11"/>
          <w:szCs w:val="11"/>
        </w:rPr>
      </w:pPr>
    </w:p>
    <w:p w:rsidR="00F42301" w:rsidRDefault="00F42301" w:rsidP="00721764">
      <w:pPr>
        <w:widowControl w:val="0"/>
        <w:autoSpaceDE w:val="0"/>
        <w:autoSpaceDN w:val="0"/>
        <w:adjustRightInd w:val="0"/>
        <w:spacing w:before="14" w:after="0"/>
        <w:ind w:left="1980"/>
        <w:rPr>
          <w:rFonts w:ascii="Times New Roman" w:hAnsi="Times New Roman"/>
          <w:sz w:val="28"/>
          <w:szCs w:val="28"/>
        </w:rPr>
      </w:pPr>
      <w:r w:rsidRPr="003F2CF3">
        <w:rPr>
          <w:rFonts w:ascii="Calibri" w:hAnsi="Calibri"/>
          <w:noProof/>
          <w:lang w:eastAsia="en-US"/>
        </w:rPr>
        <w:pict>
          <v:shape id="_x0000_s3723" type="#_x0000_t202" style="position:absolute;left:0;text-align:left;margin-left:19.55pt;margin-top:-172.05pt;width:1in;height:184.35pt;z-index:-251557888;mso-position-horizontal-relative:page" o:allowincell="f" filled="f" stroked="f">
            <v:textbox style="layout-flow:vertical;mso-layout-flow-alt:bottom-to-top" inset="0,0,0,0">
              <w:txbxContent>
                <w:p w:rsidR="00F42301" w:rsidRDefault="00F42301" w:rsidP="00721764">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E</w:t>
                  </w:r>
                  <w:r>
                    <w:rPr>
                      <w:rFonts w:ascii="Impact" w:hAnsi="Impact" w:cs="Impact"/>
                      <w:color w:val="A3A3A3"/>
                      <w:spacing w:val="-115"/>
                      <w:position w:val="1"/>
                      <w:sz w:val="105"/>
                      <w:szCs w:val="105"/>
                    </w:rPr>
                    <w:t xml:space="preserve"> </w:t>
                  </w:r>
                </w:p>
              </w:txbxContent>
            </v:textbox>
            <w10:wrap anchorx="page"/>
          </v:shape>
        </w:pict>
      </w:r>
      <w:r>
        <w:rPr>
          <w:rFonts w:ascii="Times New Roman" w:hAnsi="Times New Roman"/>
          <w:b/>
          <w:bCs/>
          <w:sz w:val="28"/>
          <w:szCs w:val="28"/>
        </w:rPr>
        <w:t>A</w:t>
      </w:r>
      <w:r>
        <w:rPr>
          <w:rFonts w:ascii="Times New Roman" w:hAnsi="Times New Roman"/>
          <w:b/>
          <w:bCs/>
          <w:spacing w:val="-5"/>
          <w:sz w:val="28"/>
          <w:szCs w:val="28"/>
        </w:rPr>
        <w:t>r</w:t>
      </w:r>
      <w:r>
        <w:rPr>
          <w:rFonts w:ascii="Times New Roman" w:hAnsi="Times New Roman"/>
          <w:b/>
          <w:bCs/>
          <w:sz w:val="28"/>
          <w:szCs w:val="28"/>
        </w:rPr>
        <w:t>ea B - P</w:t>
      </w:r>
      <w:r>
        <w:rPr>
          <w:rFonts w:ascii="Times New Roman" w:hAnsi="Times New Roman"/>
          <w:b/>
          <w:bCs/>
          <w:spacing w:val="-5"/>
          <w:sz w:val="28"/>
          <w:szCs w:val="28"/>
        </w:rPr>
        <w:t>r</w:t>
      </w:r>
      <w:r>
        <w:rPr>
          <w:rFonts w:ascii="Times New Roman" w:hAnsi="Times New Roman"/>
          <w:b/>
          <w:bCs/>
          <w:sz w:val="28"/>
          <w:szCs w:val="28"/>
        </w:rPr>
        <w:t>ograms and P</w:t>
      </w:r>
      <w:r>
        <w:rPr>
          <w:rFonts w:ascii="Times New Roman" w:hAnsi="Times New Roman"/>
          <w:b/>
          <w:bCs/>
          <w:spacing w:val="-5"/>
          <w:sz w:val="28"/>
          <w:szCs w:val="28"/>
        </w:rPr>
        <w:t>r</w:t>
      </w:r>
      <w:r>
        <w:rPr>
          <w:rFonts w:ascii="Times New Roman" w:hAnsi="Times New Roman"/>
          <w:b/>
          <w:bCs/>
          <w:sz w:val="28"/>
          <w:szCs w:val="28"/>
        </w:rPr>
        <w:t>oblems of the School</w:t>
      </w:r>
    </w:p>
    <w:p w:rsidR="00F42301" w:rsidRDefault="00F42301" w:rsidP="00721764">
      <w:pPr>
        <w:widowControl w:val="0"/>
        <w:autoSpaceDE w:val="0"/>
        <w:autoSpaceDN w:val="0"/>
        <w:adjustRightInd w:val="0"/>
        <w:spacing w:before="14" w:after="0"/>
        <w:ind w:left="1980"/>
        <w:rPr>
          <w:rFonts w:ascii="Times New Roman" w:hAnsi="Times New Roman"/>
          <w:sz w:val="28"/>
          <w:szCs w:val="28"/>
        </w:rPr>
      </w:pPr>
      <w:r>
        <w:rPr>
          <w:rFonts w:ascii="Times New Roman" w:hAnsi="Times New Roman"/>
          <w:b/>
          <w:bCs/>
          <w:sz w:val="28"/>
          <w:szCs w:val="28"/>
        </w:rPr>
        <w:t>(Minimum of 3 semester</w:t>
      </w:r>
      <w:r>
        <w:rPr>
          <w:rFonts w:ascii="Times New Roman" w:hAnsi="Times New Roman"/>
          <w:b/>
          <w:bCs/>
          <w:spacing w:val="-5"/>
          <w:sz w:val="28"/>
          <w:szCs w:val="28"/>
        </w:rPr>
        <w:t xml:space="preserve"> </w:t>
      </w:r>
      <w:r>
        <w:rPr>
          <w:rFonts w:ascii="Times New Roman" w:hAnsi="Times New Roman"/>
          <w:b/>
          <w:bCs/>
          <w:sz w:val="28"/>
          <w:szCs w:val="28"/>
        </w:rPr>
        <w:t>hours)</w:t>
      </w:r>
    </w:p>
    <w:tbl>
      <w:tblPr>
        <w:tblW w:w="0" w:type="auto"/>
        <w:tblInd w:w="1940" w:type="dxa"/>
        <w:tblLayout w:type="fixed"/>
        <w:tblCellMar>
          <w:left w:w="0" w:type="dxa"/>
          <w:right w:w="0" w:type="dxa"/>
        </w:tblCellMar>
        <w:tblLook w:val="0000"/>
      </w:tblPr>
      <w:tblGrid>
        <w:gridCol w:w="857"/>
        <w:gridCol w:w="1035"/>
        <w:gridCol w:w="5712"/>
      </w:tblGrid>
      <w:tr w:rsidR="00F42301" w:rsidRPr="00FA7AC7" w:rsidTr="00B67EC4">
        <w:trPr>
          <w:trHeight w:hRule="exact" w:val="287"/>
        </w:trPr>
        <w:tc>
          <w:tcPr>
            <w:tcW w:w="857" w:type="dxa"/>
            <w:tcBorders>
              <w:top w:val="nil"/>
              <w:left w:val="nil"/>
              <w:bottom w:val="nil"/>
              <w:right w:val="nil"/>
            </w:tcBorders>
          </w:tcPr>
          <w:p w:rsidR="00F42301" w:rsidRPr="00FA7AC7" w:rsidRDefault="00F42301" w:rsidP="00B67EC4">
            <w:pPr>
              <w:widowControl w:val="0"/>
              <w:autoSpaceDE w:val="0"/>
              <w:autoSpaceDN w:val="0"/>
              <w:adjustRightInd w:val="0"/>
              <w:spacing w:before="34" w:after="0"/>
              <w:ind w:left="40"/>
              <w:rPr>
                <w:rFonts w:ascii="Times New Roman" w:hAnsi="Times New Roman"/>
                <w:sz w:val="24"/>
                <w:szCs w:val="24"/>
              </w:rPr>
            </w:pPr>
            <w:r w:rsidRPr="00FA7AC7">
              <w:rPr>
                <w:rFonts w:ascii="Times New Roman" w:hAnsi="Times New Roman"/>
                <w:sz w:val="20"/>
                <w:szCs w:val="20"/>
              </w:rPr>
              <w:t>EDUC</w:t>
            </w:r>
          </w:p>
        </w:tc>
        <w:tc>
          <w:tcPr>
            <w:tcW w:w="1035" w:type="dxa"/>
            <w:tcBorders>
              <w:top w:val="nil"/>
              <w:left w:val="nil"/>
              <w:bottom w:val="nil"/>
              <w:right w:val="nil"/>
            </w:tcBorders>
          </w:tcPr>
          <w:p w:rsidR="00F42301" w:rsidRPr="00FA7AC7" w:rsidRDefault="00F42301" w:rsidP="00B67EC4">
            <w:pPr>
              <w:widowControl w:val="0"/>
              <w:autoSpaceDE w:val="0"/>
              <w:autoSpaceDN w:val="0"/>
              <w:adjustRightInd w:val="0"/>
              <w:spacing w:before="34" w:after="0"/>
              <w:ind w:left="272"/>
              <w:rPr>
                <w:rFonts w:ascii="Times New Roman" w:hAnsi="Times New Roman"/>
                <w:sz w:val="24"/>
                <w:szCs w:val="24"/>
              </w:rPr>
            </w:pPr>
            <w:r w:rsidRPr="00FA7AC7">
              <w:rPr>
                <w:rFonts w:ascii="Times New Roman" w:hAnsi="Times New Roman"/>
                <w:sz w:val="20"/>
                <w:szCs w:val="20"/>
              </w:rPr>
              <w:t>5504</w:t>
            </w:r>
          </w:p>
        </w:tc>
        <w:tc>
          <w:tcPr>
            <w:tcW w:w="5712" w:type="dxa"/>
            <w:tcBorders>
              <w:top w:val="nil"/>
              <w:left w:val="nil"/>
              <w:bottom w:val="nil"/>
              <w:right w:val="nil"/>
            </w:tcBorders>
          </w:tcPr>
          <w:p w:rsidR="00F42301" w:rsidRPr="00FA7AC7" w:rsidRDefault="00F42301" w:rsidP="00B67EC4">
            <w:pPr>
              <w:widowControl w:val="0"/>
              <w:autoSpaceDE w:val="0"/>
              <w:autoSpaceDN w:val="0"/>
              <w:adjustRightInd w:val="0"/>
              <w:spacing w:before="34" w:after="0"/>
              <w:ind w:left="362"/>
              <w:rPr>
                <w:rFonts w:ascii="Times New Roman" w:hAnsi="Times New Roman"/>
                <w:sz w:val="24"/>
                <w:szCs w:val="24"/>
              </w:rPr>
            </w:pPr>
            <w:r w:rsidRPr="00FA7AC7">
              <w:rPr>
                <w:rFonts w:ascii="Times New Roman" w:hAnsi="Times New Roman"/>
                <w:sz w:val="20"/>
                <w:szCs w:val="20"/>
              </w:rPr>
              <w:t>History of Education</w:t>
            </w:r>
          </w:p>
        </w:tc>
      </w:tr>
      <w:tr w:rsidR="00F42301" w:rsidRPr="00FA7AC7" w:rsidTr="00B67EC4">
        <w:trPr>
          <w:trHeight w:hRule="exact" w:val="250"/>
        </w:trPr>
        <w:tc>
          <w:tcPr>
            <w:tcW w:w="857" w:type="dxa"/>
            <w:tcBorders>
              <w:top w:val="nil"/>
              <w:left w:val="nil"/>
              <w:bottom w:val="nil"/>
              <w:right w:val="nil"/>
            </w:tcBorders>
          </w:tcPr>
          <w:p w:rsidR="00F42301" w:rsidRPr="00FA7AC7" w:rsidRDefault="00F42301" w:rsidP="00B67EC4">
            <w:pPr>
              <w:widowControl w:val="0"/>
              <w:autoSpaceDE w:val="0"/>
              <w:autoSpaceDN w:val="0"/>
              <w:adjustRightInd w:val="0"/>
              <w:spacing w:after="0" w:line="217" w:lineRule="exact"/>
              <w:ind w:left="40"/>
              <w:rPr>
                <w:rFonts w:ascii="Times New Roman" w:hAnsi="Times New Roman"/>
                <w:sz w:val="24"/>
                <w:szCs w:val="24"/>
              </w:rPr>
            </w:pPr>
            <w:r w:rsidRPr="00FA7AC7">
              <w:rPr>
                <w:rFonts w:ascii="Times New Roman" w:hAnsi="Times New Roman"/>
                <w:sz w:val="20"/>
                <w:szCs w:val="20"/>
              </w:rPr>
              <w:t>EDUC</w:t>
            </w:r>
          </w:p>
        </w:tc>
        <w:tc>
          <w:tcPr>
            <w:tcW w:w="1035" w:type="dxa"/>
            <w:tcBorders>
              <w:top w:val="nil"/>
              <w:left w:val="nil"/>
              <w:bottom w:val="nil"/>
              <w:right w:val="nil"/>
            </w:tcBorders>
          </w:tcPr>
          <w:p w:rsidR="00F42301" w:rsidRPr="00FA7AC7" w:rsidRDefault="00F42301" w:rsidP="00B67EC4">
            <w:pPr>
              <w:widowControl w:val="0"/>
              <w:autoSpaceDE w:val="0"/>
              <w:autoSpaceDN w:val="0"/>
              <w:adjustRightInd w:val="0"/>
              <w:spacing w:after="0" w:line="217" w:lineRule="exact"/>
              <w:ind w:left="272"/>
              <w:rPr>
                <w:rFonts w:ascii="Times New Roman" w:hAnsi="Times New Roman"/>
                <w:sz w:val="24"/>
                <w:szCs w:val="24"/>
              </w:rPr>
            </w:pPr>
            <w:r w:rsidRPr="00FA7AC7">
              <w:rPr>
                <w:rFonts w:ascii="Times New Roman" w:hAnsi="Times New Roman"/>
                <w:sz w:val="20"/>
                <w:szCs w:val="20"/>
              </w:rPr>
              <w:t>5509</w:t>
            </w:r>
          </w:p>
        </w:tc>
        <w:tc>
          <w:tcPr>
            <w:tcW w:w="5712" w:type="dxa"/>
            <w:tcBorders>
              <w:top w:val="nil"/>
              <w:left w:val="nil"/>
              <w:bottom w:val="nil"/>
              <w:right w:val="nil"/>
            </w:tcBorders>
          </w:tcPr>
          <w:p w:rsidR="00F42301" w:rsidRPr="00FA7AC7" w:rsidRDefault="00F42301" w:rsidP="00B67EC4">
            <w:pPr>
              <w:widowControl w:val="0"/>
              <w:autoSpaceDE w:val="0"/>
              <w:autoSpaceDN w:val="0"/>
              <w:adjustRightInd w:val="0"/>
              <w:spacing w:before="6" w:after="0"/>
              <w:ind w:left="362"/>
              <w:rPr>
                <w:rFonts w:ascii="Times New Roman" w:hAnsi="Times New Roman"/>
                <w:sz w:val="24"/>
                <w:szCs w:val="24"/>
              </w:rPr>
            </w:pPr>
            <w:r w:rsidRPr="00FA7AC7">
              <w:rPr>
                <w:rFonts w:ascii="Times New Roman" w:hAnsi="Times New Roman"/>
                <w:sz w:val="20"/>
                <w:szCs w:val="20"/>
              </w:rPr>
              <w:t>Philosophy of Education</w:t>
            </w:r>
          </w:p>
        </w:tc>
      </w:tr>
      <w:tr w:rsidR="00F42301" w:rsidRPr="00FA7AC7" w:rsidTr="00B67EC4">
        <w:trPr>
          <w:trHeight w:hRule="exact" w:val="230"/>
        </w:trPr>
        <w:tc>
          <w:tcPr>
            <w:tcW w:w="857" w:type="dxa"/>
            <w:tcBorders>
              <w:top w:val="nil"/>
              <w:left w:val="nil"/>
              <w:bottom w:val="nil"/>
              <w:right w:val="nil"/>
            </w:tcBorders>
          </w:tcPr>
          <w:p w:rsidR="00F42301" w:rsidRPr="00FA7AC7" w:rsidRDefault="00F42301" w:rsidP="00B67EC4">
            <w:pPr>
              <w:widowControl w:val="0"/>
              <w:autoSpaceDE w:val="0"/>
              <w:autoSpaceDN w:val="0"/>
              <w:adjustRightInd w:val="0"/>
              <w:spacing w:after="0" w:line="207" w:lineRule="exact"/>
              <w:ind w:left="40"/>
              <w:rPr>
                <w:rFonts w:ascii="Times New Roman" w:hAnsi="Times New Roman"/>
                <w:sz w:val="24"/>
                <w:szCs w:val="24"/>
              </w:rPr>
            </w:pPr>
            <w:r w:rsidRPr="00FA7AC7">
              <w:rPr>
                <w:rFonts w:ascii="Times New Roman" w:hAnsi="Times New Roman"/>
                <w:sz w:val="20"/>
                <w:szCs w:val="20"/>
              </w:rPr>
              <w:t>EDUC</w:t>
            </w:r>
          </w:p>
        </w:tc>
        <w:tc>
          <w:tcPr>
            <w:tcW w:w="1035" w:type="dxa"/>
            <w:tcBorders>
              <w:top w:val="nil"/>
              <w:left w:val="nil"/>
              <w:bottom w:val="nil"/>
              <w:right w:val="nil"/>
            </w:tcBorders>
          </w:tcPr>
          <w:p w:rsidR="00F42301" w:rsidRPr="00FA7AC7" w:rsidRDefault="00F42301" w:rsidP="00B67EC4">
            <w:pPr>
              <w:widowControl w:val="0"/>
              <w:autoSpaceDE w:val="0"/>
              <w:autoSpaceDN w:val="0"/>
              <w:adjustRightInd w:val="0"/>
              <w:spacing w:after="0" w:line="207" w:lineRule="exact"/>
              <w:ind w:left="272"/>
              <w:rPr>
                <w:rFonts w:ascii="Times New Roman" w:hAnsi="Times New Roman"/>
                <w:sz w:val="24"/>
                <w:szCs w:val="24"/>
              </w:rPr>
            </w:pPr>
            <w:r w:rsidRPr="00FA7AC7">
              <w:rPr>
                <w:rFonts w:ascii="Times New Roman" w:hAnsi="Times New Roman"/>
                <w:sz w:val="20"/>
                <w:szCs w:val="20"/>
              </w:rPr>
              <w:t>5517</w:t>
            </w:r>
          </w:p>
        </w:tc>
        <w:tc>
          <w:tcPr>
            <w:tcW w:w="5712" w:type="dxa"/>
            <w:tcBorders>
              <w:top w:val="nil"/>
              <w:left w:val="nil"/>
              <w:bottom w:val="nil"/>
              <w:right w:val="nil"/>
            </w:tcBorders>
          </w:tcPr>
          <w:p w:rsidR="00F42301" w:rsidRPr="00FA7AC7" w:rsidRDefault="00F42301" w:rsidP="00B67EC4">
            <w:pPr>
              <w:widowControl w:val="0"/>
              <w:autoSpaceDE w:val="0"/>
              <w:autoSpaceDN w:val="0"/>
              <w:adjustRightInd w:val="0"/>
              <w:spacing w:after="0" w:line="207" w:lineRule="exact"/>
              <w:ind w:left="362"/>
              <w:rPr>
                <w:rFonts w:ascii="Times New Roman" w:hAnsi="Times New Roman"/>
                <w:sz w:val="24"/>
                <w:szCs w:val="24"/>
              </w:rPr>
            </w:pPr>
            <w:r w:rsidRPr="00FA7AC7">
              <w:rPr>
                <w:rFonts w:ascii="Times New Roman" w:hAnsi="Times New Roman"/>
                <w:sz w:val="20"/>
                <w:szCs w:val="20"/>
              </w:rPr>
              <w:t>Methods and Materials of Language, Literature and Composition*</w:t>
            </w:r>
          </w:p>
        </w:tc>
      </w:tr>
      <w:tr w:rsidR="00F42301" w:rsidRPr="00FA7AC7" w:rsidTr="00B67EC4">
        <w:trPr>
          <w:trHeight w:hRule="exact" w:val="480"/>
        </w:trPr>
        <w:tc>
          <w:tcPr>
            <w:tcW w:w="857" w:type="dxa"/>
            <w:tcBorders>
              <w:top w:val="nil"/>
              <w:left w:val="nil"/>
              <w:bottom w:val="nil"/>
              <w:right w:val="nil"/>
            </w:tcBorders>
          </w:tcPr>
          <w:p w:rsidR="00F42301" w:rsidRPr="00FA7AC7" w:rsidRDefault="00F42301" w:rsidP="00B67EC4">
            <w:pPr>
              <w:widowControl w:val="0"/>
              <w:autoSpaceDE w:val="0"/>
              <w:autoSpaceDN w:val="0"/>
              <w:adjustRightInd w:val="0"/>
              <w:spacing w:after="0" w:line="217" w:lineRule="exact"/>
              <w:ind w:left="40"/>
              <w:rPr>
                <w:rFonts w:ascii="Times New Roman" w:hAnsi="Times New Roman"/>
                <w:sz w:val="24"/>
                <w:szCs w:val="24"/>
              </w:rPr>
            </w:pPr>
            <w:r w:rsidRPr="00FA7AC7">
              <w:rPr>
                <w:rFonts w:ascii="Times New Roman" w:hAnsi="Times New Roman"/>
                <w:sz w:val="20"/>
                <w:szCs w:val="20"/>
              </w:rPr>
              <w:t>EDUC</w:t>
            </w:r>
          </w:p>
        </w:tc>
        <w:tc>
          <w:tcPr>
            <w:tcW w:w="1035" w:type="dxa"/>
            <w:tcBorders>
              <w:top w:val="nil"/>
              <w:left w:val="nil"/>
              <w:bottom w:val="nil"/>
              <w:right w:val="nil"/>
            </w:tcBorders>
          </w:tcPr>
          <w:p w:rsidR="00F42301" w:rsidRPr="00FA7AC7" w:rsidRDefault="00F42301" w:rsidP="00B67EC4">
            <w:pPr>
              <w:widowControl w:val="0"/>
              <w:autoSpaceDE w:val="0"/>
              <w:autoSpaceDN w:val="0"/>
              <w:adjustRightInd w:val="0"/>
              <w:spacing w:before="6" w:after="0"/>
              <w:ind w:left="273"/>
              <w:rPr>
                <w:rFonts w:ascii="Times New Roman" w:hAnsi="Times New Roman"/>
                <w:sz w:val="24"/>
                <w:szCs w:val="24"/>
              </w:rPr>
            </w:pPr>
            <w:r w:rsidRPr="00FA7AC7">
              <w:rPr>
                <w:rFonts w:ascii="Times New Roman" w:hAnsi="Times New Roman"/>
                <w:sz w:val="20"/>
                <w:szCs w:val="20"/>
              </w:rPr>
              <w:t>5524</w:t>
            </w:r>
          </w:p>
        </w:tc>
        <w:tc>
          <w:tcPr>
            <w:tcW w:w="5712" w:type="dxa"/>
            <w:tcBorders>
              <w:top w:val="nil"/>
              <w:left w:val="nil"/>
              <w:bottom w:val="nil"/>
              <w:right w:val="nil"/>
            </w:tcBorders>
          </w:tcPr>
          <w:p w:rsidR="00F42301" w:rsidRPr="00FA7AC7" w:rsidRDefault="00F42301" w:rsidP="00B67EC4">
            <w:pPr>
              <w:widowControl w:val="0"/>
              <w:autoSpaceDE w:val="0"/>
              <w:autoSpaceDN w:val="0"/>
              <w:adjustRightInd w:val="0"/>
              <w:spacing w:after="0" w:line="217" w:lineRule="exact"/>
              <w:ind w:left="362"/>
              <w:rPr>
                <w:rFonts w:ascii="Times New Roman" w:hAnsi="Times New Roman"/>
                <w:sz w:val="20"/>
                <w:szCs w:val="20"/>
              </w:rPr>
            </w:pPr>
            <w:r w:rsidRPr="00FA7AC7">
              <w:rPr>
                <w:rFonts w:ascii="Times New Roman" w:hAnsi="Times New Roman"/>
                <w:sz w:val="20"/>
                <w:szCs w:val="20"/>
              </w:rPr>
              <w:t>Methods and Materials in</w:t>
            </w:r>
            <w:r w:rsidRPr="00FA7AC7">
              <w:rPr>
                <w:rFonts w:ascii="Times New Roman" w:hAnsi="Times New Roman"/>
                <w:spacing w:val="-4"/>
                <w:sz w:val="20"/>
                <w:szCs w:val="20"/>
              </w:rPr>
              <w:t xml:space="preserve"> </w:t>
            </w:r>
            <w:r w:rsidRPr="00FA7AC7">
              <w:rPr>
                <w:rFonts w:ascii="Times New Roman" w:hAnsi="Times New Roman"/>
                <w:spacing w:val="-14"/>
                <w:sz w:val="20"/>
                <w:szCs w:val="20"/>
              </w:rPr>
              <w:t>T</w:t>
            </w:r>
            <w:r w:rsidRPr="00FA7AC7">
              <w:rPr>
                <w:rFonts w:ascii="Times New Roman" w:hAnsi="Times New Roman"/>
                <w:sz w:val="20"/>
                <w:szCs w:val="20"/>
              </w:rPr>
              <w:t>eaching English in</w:t>
            </w:r>
          </w:p>
          <w:p w:rsidR="00F42301" w:rsidRPr="00FA7AC7" w:rsidRDefault="00F42301" w:rsidP="00B67EC4">
            <w:pPr>
              <w:widowControl w:val="0"/>
              <w:autoSpaceDE w:val="0"/>
              <w:autoSpaceDN w:val="0"/>
              <w:adjustRightInd w:val="0"/>
              <w:spacing w:before="10" w:after="0"/>
              <w:ind w:left="362"/>
              <w:rPr>
                <w:rFonts w:ascii="Times New Roman" w:hAnsi="Times New Roman"/>
                <w:sz w:val="24"/>
                <w:szCs w:val="24"/>
              </w:rPr>
            </w:pPr>
            <w:r w:rsidRPr="00FA7AC7">
              <w:rPr>
                <w:rFonts w:ascii="Times New Roman" w:hAnsi="Times New Roman"/>
                <w:sz w:val="20"/>
                <w:szCs w:val="20"/>
              </w:rPr>
              <w:t>the Secondary School**</w:t>
            </w:r>
          </w:p>
        </w:tc>
      </w:tr>
      <w:tr w:rsidR="00F42301" w:rsidRPr="00FA7AC7" w:rsidTr="00B67EC4">
        <w:trPr>
          <w:trHeight w:hRule="exact" w:val="320"/>
        </w:trPr>
        <w:tc>
          <w:tcPr>
            <w:tcW w:w="857" w:type="dxa"/>
            <w:tcBorders>
              <w:top w:val="nil"/>
              <w:left w:val="nil"/>
              <w:bottom w:val="nil"/>
              <w:right w:val="nil"/>
            </w:tcBorders>
          </w:tcPr>
          <w:p w:rsidR="00F42301" w:rsidRPr="00FA7AC7" w:rsidRDefault="00F42301" w:rsidP="00B67EC4">
            <w:pPr>
              <w:widowControl w:val="0"/>
              <w:autoSpaceDE w:val="0"/>
              <w:autoSpaceDN w:val="0"/>
              <w:adjustRightInd w:val="0"/>
              <w:spacing w:after="0" w:line="217" w:lineRule="exact"/>
              <w:ind w:left="40"/>
              <w:rPr>
                <w:rFonts w:ascii="Times New Roman" w:hAnsi="Times New Roman"/>
                <w:sz w:val="24"/>
                <w:szCs w:val="24"/>
              </w:rPr>
            </w:pPr>
            <w:r w:rsidRPr="00FA7AC7">
              <w:rPr>
                <w:rFonts w:ascii="Times New Roman" w:hAnsi="Times New Roman"/>
                <w:sz w:val="20"/>
                <w:szCs w:val="20"/>
              </w:rPr>
              <w:lastRenderedPageBreak/>
              <w:t>EDUC</w:t>
            </w:r>
          </w:p>
        </w:tc>
        <w:tc>
          <w:tcPr>
            <w:tcW w:w="1035" w:type="dxa"/>
            <w:tcBorders>
              <w:top w:val="nil"/>
              <w:left w:val="nil"/>
              <w:bottom w:val="nil"/>
              <w:right w:val="nil"/>
            </w:tcBorders>
          </w:tcPr>
          <w:p w:rsidR="00F42301" w:rsidRPr="00FA7AC7" w:rsidRDefault="00F42301" w:rsidP="00B67EC4">
            <w:pPr>
              <w:widowControl w:val="0"/>
              <w:autoSpaceDE w:val="0"/>
              <w:autoSpaceDN w:val="0"/>
              <w:adjustRightInd w:val="0"/>
              <w:spacing w:after="0" w:line="217" w:lineRule="exact"/>
              <w:ind w:left="272"/>
              <w:rPr>
                <w:rFonts w:ascii="Times New Roman" w:hAnsi="Times New Roman"/>
                <w:sz w:val="24"/>
                <w:szCs w:val="24"/>
              </w:rPr>
            </w:pPr>
            <w:r w:rsidRPr="00FA7AC7">
              <w:rPr>
                <w:rFonts w:ascii="Times New Roman" w:hAnsi="Times New Roman"/>
                <w:sz w:val="20"/>
                <w:szCs w:val="20"/>
              </w:rPr>
              <w:t>5526</w:t>
            </w:r>
          </w:p>
        </w:tc>
        <w:tc>
          <w:tcPr>
            <w:tcW w:w="5712" w:type="dxa"/>
            <w:tcBorders>
              <w:top w:val="nil"/>
              <w:left w:val="nil"/>
              <w:bottom w:val="nil"/>
              <w:right w:val="nil"/>
            </w:tcBorders>
          </w:tcPr>
          <w:p w:rsidR="00F42301" w:rsidRPr="00FA7AC7" w:rsidRDefault="00F42301" w:rsidP="00B67EC4">
            <w:pPr>
              <w:widowControl w:val="0"/>
              <w:autoSpaceDE w:val="0"/>
              <w:autoSpaceDN w:val="0"/>
              <w:adjustRightInd w:val="0"/>
              <w:spacing w:after="0" w:line="217" w:lineRule="exact"/>
              <w:ind w:left="362"/>
              <w:rPr>
                <w:rFonts w:ascii="Times New Roman" w:hAnsi="Times New Roman"/>
                <w:sz w:val="24"/>
                <w:szCs w:val="24"/>
              </w:rPr>
            </w:pPr>
            <w:r w:rsidRPr="00FA7AC7">
              <w:rPr>
                <w:rFonts w:ascii="Times New Roman" w:hAnsi="Times New Roman"/>
                <w:sz w:val="20"/>
                <w:szCs w:val="20"/>
              </w:rPr>
              <w:t>Linguistics and the</w:t>
            </w:r>
            <w:r w:rsidRPr="00FA7AC7">
              <w:rPr>
                <w:rFonts w:ascii="Times New Roman" w:hAnsi="Times New Roman"/>
                <w:spacing w:val="-4"/>
                <w:sz w:val="20"/>
                <w:szCs w:val="20"/>
              </w:rPr>
              <w:t xml:space="preserve"> </w:t>
            </w:r>
            <w:r w:rsidRPr="00FA7AC7">
              <w:rPr>
                <w:rFonts w:ascii="Times New Roman" w:hAnsi="Times New Roman"/>
                <w:spacing w:val="-14"/>
                <w:sz w:val="20"/>
                <w:szCs w:val="20"/>
              </w:rPr>
              <w:t>T</w:t>
            </w:r>
            <w:r w:rsidRPr="00FA7AC7">
              <w:rPr>
                <w:rFonts w:ascii="Times New Roman" w:hAnsi="Times New Roman"/>
                <w:sz w:val="20"/>
                <w:szCs w:val="20"/>
              </w:rPr>
              <w:t>eaching of English</w:t>
            </w:r>
          </w:p>
        </w:tc>
      </w:tr>
    </w:tbl>
    <w:p w:rsidR="00F42301" w:rsidRDefault="00F42301" w:rsidP="00721764">
      <w:pPr>
        <w:widowControl w:val="0"/>
        <w:autoSpaceDE w:val="0"/>
        <w:autoSpaceDN w:val="0"/>
        <w:adjustRightInd w:val="0"/>
        <w:spacing w:after="0"/>
        <w:rPr>
          <w:rFonts w:ascii="Times New Roman" w:hAnsi="Times New Roman"/>
          <w:sz w:val="24"/>
          <w:szCs w:val="24"/>
        </w:rPr>
        <w:sectPr w:rsidR="00F42301">
          <w:pgSz w:w="12240" w:h="15840"/>
          <w:pgMar w:top="300" w:right="1280" w:bottom="280" w:left="200" w:header="0" w:footer="957" w:gutter="0"/>
          <w:cols w:space="720" w:equalWidth="0">
            <w:col w:w="10760"/>
          </w:cols>
          <w:noEndnote/>
        </w:sectPr>
      </w:pPr>
    </w:p>
    <w:tbl>
      <w:tblPr>
        <w:tblW w:w="0" w:type="auto"/>
        <w:tblInd w:w="115" w:type="dxa"/>
        <w:tblLayout w:type="fixed"/>
        <w:tblCellMar>
          <w:left w:w="0" w:type="dxa"/>
          <w:right w:w="0" w:type="dxa"/>
        </w:tblCellMar>
        <w:tblLook w:val="0000"/>
      </w:tblPr>
      <w:tblGrid>
        <w:gridCol w:w="4876"/>
        <w:gridCol w:w="4560"/>
        <w:gridCol w:w="1067"/>
      </w:tblGrid>
      <w:tr w:rsidR="00F42301" w:rsidRPr="00FA7AC7" w:rsidTr="00B67EC4">
        <w:trPr>
          <w:trHeight w:hRule="exact" w:val="235"/>
        </w:trPr>
        <w:tc>
          <w:tcPr>
            <w:tcW w:w="4876" w:type="dxa"/>
            <w:tcBorders>
              <w:top w:val="nil"/>
              <w:left w:val="nil"/>
              <w:bottom w:val="single" w:sz="4" w:space="0" w:color="191919"/>
              <w:right w:val="single" w:sz="4" w:space="0" w:color="191919"/>
            </w:tcBorders>
          </w:tcPr>
          <w:p w:rsidR="00F42301" w:rsidRPr="00FA7AC7" w:rsidRDefault="00F42301" w:rsidP="00B67EC4">
            <w:pPr>
              <w:widowControl w:val="0"/>
              <w:autoSpaceDE w:val="0"/>
              <w:autoSpaceDN w:val="0"/>
              <w:adjustRightInd w:val="0"/>
              <w:spacing w:after="0"/>
              <w:rPr>
                <w:rFonts w:ascii="Times New Roman" w:hAnsi="Times New Roman"/>
                <w:sz w:val="24"/>
                <w:szCs w:val="24"/>
              </w:rPr>
            </w:pPr>
          </w:p>
        </w:tc>
        <w:tc>
          <w:tcPr>
            <w:tcW w:w="4560" w:type="dxa"/>
            <w:vMerge w:val="restart"/>
            <w:tcBorders>
              <w:top w:val="single" w:sz="4" w:space="0" w:color="191919"/>
              <w:left w:val="single" w:sz="4" w:space="0" w:color="191919"/>
              <w:bottom w:val="single" w:sz="4" w:space="0" w:color="191919"/>
              <w:right w:val="single" w:sz="4" w:space="0" w:color="191919"/>
            </w:tcBorders>
          </w:tcPr>
          <w:p w:rsidR="00F42301" w:rsidRPr="00FA7AC7" w:rsidRDefault="00F42301" w:rsidP="00B67EC4">
            <w:pPr>
              <w:widowControl w:val="0"/>
              <w:autoSpaceDE w:val="0"/>
              <w:autoSpaceDN w:val="0"/>
              <w:adjustRightInd w:val="0"/>
              <w:spacing w:before="8" w:after="0" w:line="150" w:lineRule="exact"/>
              <w:rPr>
                <w:rFonts w:ascii="Times New Roman" w:hAnsi="Times New Roman"/>
                <w:sz w:val="15"/>
                <w:szCs w:val="15"/>
              </w:rPr>
            </w:pPr>
          </w:p>
          <w:p w:rsidR="00F42301" w:rsidRPr="00FA7AC7" w:rsidRDefault="00F42301" w:rsidP="00B67EC4">
            <w:pPr>
              <w:widowControl w:val="0"/>
              <w:autoSpaceDE w:val="0"/>
              <w:autoSpaceDN w:val="0"/>
              <w:adjustRightInd w:val="0"/>
              <w:spacing w:after="0"/>
              <w:ind w:left="1093"/>
              <w:rPr>
                <w:rFonts w:ascii="Times New Roman" w:hAnsi="Times New Roman"/>
                <w:sz w:val="24"/>
                <w:szCs w:val="24"/>
              </w:rPr>
            </w:pPr>
            <w:r w:rsidRPr="00FA7AC7">
              <w:rPr>
                <w:rFonts w:ascii="Times New Roman" w:hAnsi="Times New Roman"/>
                <w:b/>
                <w:bCs/>
                <w:color w:val="191919"/>
                <w:sz w:val="36"/>
                <w:szCs w:val="36"/>
              </w:rPr>
              <w:t>E</w:t>
            </w:r>
            <w:r w:rsidRPr="00FA7AC7">
              <w:rPr>
                <w:rFonts w:ascii="Times New Roman" w:hAnsi="Times New Roman"/>
                <w:b/>
                <w:bCs/>
                <w:color w:val="191919"/>
                <w:sz w:val="27"/>
                <w:szCs w:val="27"/>
              </w:rPr>
              <w:t>NGLISH</w:t>
            </w:r>
            <w:r w:rsidRPr="00FA7AC7">
              <w:rPr>
                <w:rFonts w:ascii="Times New Roman" w:hAnsi="Times New Roman"/>
                <w:b/>
                <w:bCs/>
                <w:color w:val="191919"/>
                <w:spacing w:val="22"/>
                <w:sz w:val="27"/>
                <w:szCs w:val="27"/>
              </w:rPr>
              <w:t xml:space="preserve"> </w:t>
            </w:r>
            <w:r w:rsidRPr="00FA7AC7">
              <w:rPr>
                <w:rFonts w:ascii="Times New Roman" w:hAnsi="Times New Roman"/>
                <w:b/>
                <w:bCs/>
                <w:color w:val="191919"/>
                <w:sz w:val="36"/>
                <w:szCs w:val="36"/>
              </w:rPr>
              <w:t>E</w:t>
            </w:r>
            <w:r w:rsidRPr="00FA7AC7">
              <w:rPr>
                <w:rFonts w:ascii="Times New Roman" w:hAnsi="Times New Roman"/>
                <w:b/>
                <w:bCs/>
                <w:color w:val="191919"/>
                <w:sz w:val="27"/>
                <w:szCs w:val="27"/>
              </w:rPr>
              <w:t>DUC</w:t>
            </w:r>
            <w:r w:rsidRPr="00FA7AC7">
              <w:rPr>
                <w:rFonts w:ascii="Times New Roman" w:hAnsi="Times New Roman"/>
                <w:b/>
                <w:bCs/>
                <w:color w:val="191919"/>
                <w:spacing w:val="-20"/>
                <w:sz w:val="27"/>
                <w:szCs w:val="27"/>
              </w:rPr>
              <w:t>A</w:t>
            </w:r>
            <w:r w:rsidRPr="00FA7AC7">
              <w:rPr>
                <w:rFonts w:ascii="Times New Roman" w:hAnsi="Times New Roman"/>
                <w:b/>
                <w:bCs/>
                <w:color w:val="191919"/>
                <w:sz w:val="27"/>
                <w:szCs w:val="27"/>
              </w:rPr>
              <w:t>TION</w:t>
            </w:r>
          </w:p>
        </w:tc>
        <w:tc>
          <w:tcPr>
            <w:tcW w:w="1067" w:type="dxa"/>
            <w:tcBorders>
              <w:top w:val="nil"/>
              <w:left w:val="single" w:sz="4" w:space="0" w:color="191919"/>
              <w:bottom w:val="single" w:sz="4" w:space="0" w:color="191919"/>
              <w:right w:val="nil"/>
            </w:tcBorders>
          </w:tcPr>
          <w:p w:rsidR="00F42301" w:rsidRPr="00FA7AC7" w:rsidRDefault="00F42301" w:rsidP="00B67EC4">
            <w:pPr>
              <w:widowControl w:val="0"/>
              <w:autoSpaceDE w:val="0"/>
              <w:autoSpaceDN w:val="0"/>
              <w:adjustRightInd w:val="0"/>
              <w:spacing w:after="0"/>
              <w:rPr>
                <w:rFonts w:ascii="Times New Roman" w:hAnsi="Times New Roman"/>
                <w:sz w:val="24"/>
                <w:szCs w:val="24"/>
              </w:rPr>
            </w:pPr>
          </w:p>
        </w:tc>
      </w:tr>
      <w:tr w:rsidR="00F42301" w:rsidRPr="00FA7AC7" w:rsidTr="00B67EC4">
        <w:trPr>
          <w:trHeight w:hRule="exact" w:val="256"/>
        </w:trPr>
        <w:tc>
          <w:tcPr>
            <w:tcW w:w="4876" w:type="dxa"/>
            <w:tcBorders>
              <w:top w:val="single" w:sz="4" w:space="0" w:color="191919"/>
              <w:left w:val="nil"/>
              <w:bottom w:val="single" w:sz="4" w:space="0" w:color="191919"/>
              <w:right w:val="single" w:sz="4" w:space="0" w:color="191919"/>
            </w:tcBorders>
          </w:tcPr>
          <w:p w:rsidR="00F42301" w:rsidRPr="00FA7AC7" w:rsidRDefault="00F42301" w:rsidP="00B67EC4">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B67EC4">
            <w:pPr>
              <w:widowControl w:val="0"/>
              <w:autoSpaceDE w:val="0"/>
              <w:autoSpaceDN w:val="0"/>
              <w:adjustRightInd w:val="0"/>
              <w:spacing w:after="0"/>
              <w:rPr>
                <w:rFonts w:ascii="Times New Roman" w:hAnsi="Times New Roman"/>
                <w:sz w:val="24"/>
                <w:szCs w:val="24"/>
              </w:rPr>
            </w:pPr>
          </w:p>
        </w:tc>
        <w:tc>
          <w:tcPr>
            <w:tcW w:w="1067" w:type="dxa"/>
            <w:tcBorders>
              <w:top w:val="single" w:sz="4" w:space="0" w:color="191919"/>
              <w:left w:val="single" w:sz="4" w:space="0" w:color="191919"/>
              <w:bottom w:val="single" w:sz="4" w:space="0" w:color="191919"/>
              <w:right w:val="nil"/>
            </w:tcBorders>
          </w:tcPr>
          <w:p w:rsidR="00F42301" w:rsidRPr="00FA7AC7" w:rsidRDefault="00F42301" w:rsidP="00B67EC4">
            <w:pPr>
              <w:widowControl w:val="0"/>
              <w:autoSpaceDE w:val="0"/>
              <w:autoSpaceDN w:val="0"/>
              <w:adjustRightInd w:val="0"/>
              <w:spacing w:after="0"/>
              <w:rPr>
                <w:rFonts w:ascii="Times New Roman" w:hAnsi="Times New Roman"/>
                <w:sz w:val="24"/>
                <w:szCs w:val="24"/>
              </w:rPr>
            </w:pPr>
          </w:p>
        </w:tc>
      </w:tr>
      <w:tr w:rsidR="00F42301" w:rsidRPr="00FA7AC7" w:rsidTr="00B67EC4">
        <w:trPr>
          <w:trHeight w:hRule="exact" w:val="219"/>
        </w:trPr>
        <w:tc>
          <w:tcPr>
            <w:tcW w:w="4876" w:type="dxa"/>
            <w:tcBorders>
              <w:top w:val="single" w:sz="4" w:space="0" w:color="191919"/>
              <w:left w:val="nil"/>
              <w:bottom w:val="nil"/>
              <w:right w:val="single" w:sz="4" w:space="0" w:color="191919"/>
            </w:tcBorders>
          </w:tcPr>
          <w:p w:rsidR="00F42301" w:rsidRPr="00FA7AC7" w:rsidRDefault="00F42301" w:rsidP="00B67EC4">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B67EC4">
            <w:pPr>
              <w:widowControl w:val="0"/>
              <w:autoSpaceDE w:val="0"/>
              <w:autoSpaceDN w:val="0"/>
              <w:adjustRightInd w:val="0"/>
              <w:spacing w:after="0"/>
              <w:rPr>
                <w:rFonts w:ascii="Times New Roman" w:hAnsi="Times New Roman"/>
                <w:sz w:val="24"/>
                <w:szCs w:val="24"/>
              </w:rPr>
            </w:pPr>
          </w:p>
        </w:tc>
        <w:tc>
          <w:tcPr>
            <w:tcW w:w="1067" w:type="dxa"/>
            <w:tcBorders>
              <w:top w:val="single" w:sz="4" w:space="0" w:color="191919"/>
              <w:left w:val="single" w:sz="4" w:space="0" w:color="191919"/>
              <w:bottom w:val="nil"/>
              <w:right w:val="nil"/>
            </w:tcBorders>
          </w:tcPr>
          <w:p w:rsidR="00F42301" w:rsidRPr="00FA7AC7" w:rsidRDefault="00F42301" w:rsidP="00B67EC4">
            <w:pPr>
              <w:widowControl w:val="0"/>
              <w:autoSpaceDE w:val="0"/>
              <w:autoSpaceDN w:val="0"/>
              <w:adjustRightInd w:val="0"/>
              <w:spacing w:after="0"/>
              <w:rPr>
                <w:rFonts w:ascii="Times New Roman" w:hAnsi="Times New Roman"/>
                <w:sz w:val="24"/>
                <w:szCs w:val="24"/>
              </w:rPr>
            </w:pPr>
          </w:p>
        </w:tc>
      </w:tr>
    </w:tbl>
    <w:p w:rsidR="00F42301" w:rsidRDefault="00F42301" w:rsidP="00721764">
      <w:pPr>
        <w:widowControl w:val="0"/>
        <w:autoSpaceDE w:val="0"/>
        <w:autoSpaceDN w:val="0"/>
        <w:adjustRightInd w:val="0"/>
        <w:spacing w:after="0" w:line="200" w:lineRule="exact"/>
        <w:rPr>
          <w:rFonts w:ascii="Times New Roman" w:hAnsi="Times New Roman"/>
          <w:sz w:val="20"/>
          <w:szCs w:val="20"/>
        </w:rPr>
      </w:pPr>
    </w:p>
    <w:p w:rsidR="00F42301" w:rsidRDefault="00F42301" w:rsidP="00721764">
      <w:pPr>
        <w:widowControl w:val="0"/>
        <w:autoSpaceDE w:val="0"/>
        <w:autoSpaceDN w:val="0"/>
        <w:adjustRightInd w:val="0"/>
        <w:spacing w:before="8" w:after="0" w:line="240" w:lineRule="exact"/>
        <w:rPr>
          <w:rFonts w:ascii="Times New Roman" w:hAnsi="Times New Roman"/>
          <w:sz w:val="24"/>
          <w:szCs w:val="24"/>
        </w:rPr>
      </w:pPr>
    </w:p>
    <w:tbl>
      <w:tblPr>
        <w:tblW w:w="0" w:type="auto"/>
        <w:tblInd w:w="835" w:type="dxa"/>
        <w:tblLayout w:type="fixed"/>
        <w:tblCellMar>
          <w:left w:w="0" w:type="dxa"/>
          <w:right w:w="0" w:type="dxa"/>
        </w:tblCellMar>
        <w:tblLook w:val="0000"/>
      </w:tblPr>
      <w:tblGrid>
        <w:gridCol w:w="857"/>
        <w:gridCol w:w="1035"/>
        <w:gridCol w:w="4868"/>
      </w:tblGrid>
      <w:tr w:rsidR="00F42301" w:rsidRPr="00FA7AC7" w:rsidTr="00B67EC4">
        <w:trPr>
          <w:trHeight w:hRule="exact" w:val="320"/>
        </w:trPr>
        <w:tc>
          <w:tcPr>
            <w:tcW w:w="857" w:type="dxa"/>
            <w:tcBorders>
              <w:top w:val="nil"/>
              <w:left w:val="nil"/>
              <w:bottom w:val="nil"/>
              <w:right w:val="nil"/>
            </w:tcBorders>
          </w:tcPr>
          <w:p w:rsidR="00F42301" w:rsidRPr="00FA7AC7" w:rsidRDefault="00F42301" w:rsidP="00B67EC4">
            <w:pPr>
              <w:widowControl w:val="0"/>
              <w:autoSpaceDE w:val="0"/>
              <w:autoSpaceDN w:val="0"/>
              <w:adjustRightInd w:val="0"/>
              <w:spacing w:before="66" w:after="0"/>
              <w:ind w:left="40"/>
              <w:rPr>
                <w:rFonts w:ascii="Times New Roman" w:hAnsi="Times New Roman"/>
                <w:sz w:val="24"/>
                <w:szCs w:val="24"/>
              </w:rPr>
            </w:pPr>
            <w:r w:rsidRPr="00FA7AC7">
              <w:rPr>
                <w:rFonts w:ascii="Times New Roman" w:hAnsi="Times New Roman"/>
                <w:sz w:val="20"/>
                <w:szCs w:val="20"/>
              </w:rPr>
              <w:t>EDUC</w:t>
            </w:r>
          </w:p>
        </w:tc>
        <w:tc>
          <w:tcPr>
            <w:tcW w:w="1035" w:type="dxa"/>
            <w:tcBorders>
              <w:top w:val="nil"/>
              <w:left w:val="nil"/>
              <w:bottom w:val="nil"/>
              <w:right w:val="nil"/>
            </w:tcBorders>
          </w:tcPr>
          <w:p w:rsidR="00F42301" w:rsidRPr="00FA7AC7" w:rsidRDefault="00F42301" w:rsidP="00B67EC4">
            <w:pPr>
              <w:widowControl w:val="0"/>
              <w:autoSpaceDE w:val="0"/>
              <w:autoSpaceDN w:val="0"/>
              <w:adjustRightInd w:val="0"/>
              <w:spacing w:before="66" w:after="0"/>
              <w:ind w:left="272"/>
              <w:rPr>
                <w:rFonts w:ascii="Times New Roman" w:hAnsi="Times New Roman"/>
                <w:sz w:val="24"/>
                <w:szCs w:val="24"/>
              </w:rPr>
            </w:pPr>
            <w:r w:rsidRPr="00FA7AC7">
              <w:rPr>
                <w:rFonts w:ascii="Times New Roman" w:hAnsi="Times New Roman"/>
                <w:sz w:val="20"/>
                <w:szCs w:val="20"/>
              </w:rPr>
              <w:t>5528</w:t>
            </w:r>
          </w:p>
        </w:tc>
        <w:tc>
          <w:tcPr>
            <w:tcW w:w="4868" w:type="dxa"/>
            <w:tcBorders>
              <w:top w:val="nil"/>
              <w:left w:val="nil"/>
              <w:bottom w:val="nil"/>
              <w:right w:val="nil"/>
            </w:tcBorders>
          </w:tcPr>
          <w:p w:rsidR="00F42301" w:rsidRPr="00FA7AC7" w:rsidRDefault="00F42301" w:rsidP="00B67EC4">
            <w:pPr>
              <w:widowControl w:val="0"/>
              <w:autoSpaceDE w:val="0"/>
              <w:autoSpaceDN w:val="0"/>
              <w:adjustRightInd w:val="0"/>
              <w:spacing w:before="66" w:after="0"/>
              <w:ind w:left="362"/>
              <w:rPr>
                <w:rFonts w:ascii="Times New Roman" w:hAnsi="Times New Roman"/>
                <w:sz w:val="24"/>
                <w:szCs w:val="24"/>
              </w:rPr>
            </w:pPr>
            <w:r w:rsidRPr="00FA7AC7">
              <w:rPr>
                <w:rFonts w:ascii="Times New Roman" w:hAnsi="Times New Roman"/>
                <w:spacing w:val="-14"/>
                <w:sz w:val="20"/>
                <w:szCs w:val="20"/>
              </w:rPr>
              <w:t>T</w:t>
            </w:r>
            <w:r w:rsidRPr="00FA7AC7">
              <w:rPr>
                <w:rFonts w:ascii="Times New Roman" w:hAnsi="Times New Roman"/>
                <w:sz w:val="20"/>
                <w:szCs w:val="20"/>
              </w:rPr>
              <w:t>eaching Composition in the Secondary School**</w:t>
            </w:r>
          </w:p>
        </w:tc>
      </w:tr>
      <w:tr w:rsidR="00F42301" w:rsidRPr="00FA7AC7" w:rsidTr="00B67EC4">
        <w:trPr>
          <w:trHeight w:hRule="exact" w:val="240"/>
        </w:trPr>
        <w:tc>
          <w:tcPr>
            <w:tcW w:w="857" w:type="dxa"/>
            <w:tcBorders>
              <w:top w:val="nil"/>
              <w:left w:val="nil"/>
              <w:bottom w:val="nil"/>
              <w:right w:val="nil"/>
            </w:tcBorders>
          </w:tcPr>
          <w:p w:rsidR="00F42301" w:rsidRPr="00FA7AC7" w:rsidRDefault="00F42301" w:rsidP="00B67EC4">
            <w:pPr>
              <w:widowControl w:val="0"/>
              <w:autoSpaceDE w:val="0"/>
              <w:autoSpaceDN w:val="0"/>
              <w:adjustRightInd w:val="0"/>
              <w:spacing w:after="0" w:line="217" w:lineRule="exact"/>
              <w:ind w:left="40"/>
              <w:rPr>
                <w:rFonts w:ascii="Times New Roman" w:hAnsi="Times New Roman"/>
                <w:sz w:val="24"/>
                <w:szCs w:val="24"/>
              </w:rPr>
            </w:pPr>
            <w:r w:rsidRPr="00FA7AC7">
              <w:rPr>
                <w:rFonts w:ascii="Times New Roman" w:hAnsi="Times New Roman"/>
                <w:sz w:val="20"/>
                <w:szCs w:val="20"/>
              </w:rPr>
              <w:t>EDUC</w:t>
            </w:r>
          </w:p>
        </w:tc>
        <w:tc>
          <w:tcPr>
            <w:tcW w:w="1035" w:type="dxa"/>
            <w:tcBorders>
              <w:top w:val="nil"/>
              <w:left w:val="nil"/>
              <w:bottom w:val="nil"/>
              <w:right w:val="nil"/>
            </w:tcBorders>
          </w:tcPr>
          <w:p w:rsidR="00F42301" w:rsidRPr="00FA7AC7" w:rsidRDefault="00F42301" w:rsidP="00B67EC4">
            <w:pPr>
              <w:widowControl w:val="0"/>
              <w:autoSpaceDE w:val="0"/>
              <w:autoSpaceDN w:val="0"/>
              <w:adjustRightInd w:val="0"/>
              <w:spacing w:after="0" w:line="217" w:lineRule="exact"/>
              <w:ind w:left="272"/>
              <w:rPr>
                <w:rFonts w:ascii="Times New Roman" w:hAnsi="Times New Roman"/>
                <w:sz w:val="24"/>
                <w:szCs w:val="24"/>
              </w:rPr>
            </w:pPr>
            <w:r w:rsidRPr="00FA7AC7">
              <w:rPr>
                <w:rFonts w:ascii="Times New Roman" w:hAnsi="Times New Roman"/>
                <w:sz w:val="20"/>
                <w:szCs w:val="20"/>
              </w:rPr>
              <w:t>5538</w:t>
            </w:r>
          </w:p>
        </w:tc>
        <w:tc>
          <w:tcPr>
            <w:tcW w:w="4868" w:type="dxa"/>
            <w:tcBorders>
              <w:top w:val="nil"/>
              <w:left w:val="nil"/>
              <w:bottom w:val="nil"/>
              <w:right w:val="nil"/>
            </w:tcBorders>
          </w:tcPr>
          <w:p w:rsidR="00F42301" w:rsidRPr="00FA7AC7" w:rsidRDefault="00F42301" w:rsidP="00B67EC4">
            <w:pPr>
              <w:widowControl w:val="0"/>
              <w:autoSpaceDE w:val="0"/>
              <w:autoSpaceDN w:val="0"/>
              <w:adjustRightInd w:val="0"/>
              <w:spacing w:after="0" w:line="217" w:lineRule="exact"/>
              <w:ind w:left="362"/>
              <w:rPr>
                <w:rFonts w:ascii="Times New Roman" w:hAnsi="Times New Roman"/>
                <w:sz w:val="24"/>
                <w:szCs w:val="24"/>
              </w:rPr>
            </w:pPr>
            <w:r w:rsidRPr="00FA7AC7">
              <w:rPr>
                <w:rFonts w:ascii="Times New Roman" w:hAnsi="Times New Roman"/>
                <w:sz w:val="20"/>
                <w:szCs w:val="20"/>
              </w:rPr>
              <w:t>Curriculum Planning*</w:t>
            </w:r>
          </w:p>
        </w:tc>
      </w:tr>
      <w:tr w:rsidR="00F42301" w:rsidRPr="00FA7AC7" w:rsidTr="00B67EC4">
        <w:trPr>
          <w:trHeight w:hRule="exact" w:val="240"/>
        </w:trPr>
        <w:tc>
          <w:tcPr>
            <w:tcW w:w="857" w:type="dxa"/>
            <w:tcBorders>
              <w:top w:val="nil"/>
              <w:left w:val="nil"/>
              <w:bottom w:val="nil"/>
              <w:right w:val="nil"/>
            </w:tcBorders>
          </w:tcPr>
          <w:p w:rsidR="00F42301" w:rsidRPr="00FA7AC7" w:rsidRDefault="00F42301" w:rsidP="00B67EC4">
            <w:pPr>
              <w:widowControl w:val="0"/>
              <w:autoSpaceDE w:val="0"/>
              <w:autoSpaceDN w:val="0"/>
              <w:adjustRightInd w:val="0"/>
              <w:spacing w:after="0" w:line="217" w:lineRule="exact"/>
              <w:ind w:left="40"/>
              <w:rPr>
                <w:rFonts w:ascii="Times New Roman" w:hAnsi="Times New Roman"/>
                <w:sz w:val="24"/>
                <w:szCs w:val="24"/>
              </w:rPr>
            </w:pPr>
            <w:r w:rsidRPr="00FA7AC7">
              <w:rPr>
                <w:rFonts w:ascii="Times New Roman" w:hAnsi="Times New Roman"/>
                <w:sz w:val="20"/>
                <w:szCs w:val="20"/>
              </w:rPr>
              <w:t>EDUC</w:t>
            </w:r>
          </w:p>
        </w:tc>
        <w:tc>
          <w:tcPr>
            <w:tcW w:w="1035" w:type="dxa"/>
            <w:tcBorders>
              <w:top w:val="nil"/>
              <w:left w:val="nil"/>
              <w:bottom w:val="nil"/>
              <w:right w:val="nil"/>
            </w:tcBorders>
          </w:tcPr>
          <w:p w:rsidR="00F42301" w:rsidRPr="00FA7AC7" w:rsidRDefault="00F42301" w:rsidP="00B67EC4">
            <w:pPr>
              <w:widowControl w:val="0"/>
              <w:autoSpaceDE w:val="0"/>
              <w:autoSpaceDN w:val="0"/>
              <w:adjustRightInd w:val="0"/>
              <w:spacing w:after="0" w:line="217" w:lineRule="exact"/>
              <w:ind w:left="272"/>
              <w:rPr>
                <w:rFonts w:ascii="Times New Roman" w:hAnsi="Times New Roman"/>
                <w:sz w:val="24"/>
                <w:szCs w:val="24"/>
              </w:rPr>
            </w:pPr>
            <w:r w:rsidRPr="00FA7AC7">
              <w:rPr>
                <w:rFonts w:ascii="Times New Roman" w:hAnsi="Times New Roman"/>
                <w:sz w:val="20"/>
                <w:szCs w:val="20"/>
              </w:rPr>
              <w:t>5540</w:t>
            </w:r>
          </w:p>
        </w:tc>
        <w:tc>
          <w:tcPr>
            <w:tcW w:w="4868" w:type="dxa"/>
            <w:tcBorders>
              <w:top w:val="nil"/>
              <w:left w:val="nil"/>
              <w:bottom w:val="nil"/>
              <w:right w:val="nil"/>
            </w:tcBorders>
          </w:tcPr>
          <w:p w:rsidR="00F42301" w:rsidRPr="00FA7AC7" w:rsidRDefault="00F42301" w:rsidP="00B67EC4">
            <w:pPr>
              <w:widowControl w:val="0"/>
              <w:autoSpaceDE w:val="0"/>
              <w:autoSpaceDN w:val="0"/>
              <w:adjustRightInd w:val="0"/>
              <w:spacing w:after="0" w:line="217" w:lineRule="exact"/>
              <w:ind w:left="362"/>
              <w:rPr>
                <w:rFonts w:ascii="Times New Roman" w:hAnsi="Times New Roman"/>
                <w:sz w:val="24"/>
                <w:szCs w:val="24"/>
              </w:rPr>
            </w:pPr>
            <w:r w:rsidRPr="00FA7AC7">
              <w:rPr>
                <w:rFonts w:ascii="Times New Roman" w:hAnsi="Times New Roman"/>
                <w:sz w:val="20"/>
                <w:szCs w:val="20"/>
              </w:rPr>
              <w:t>Curriculum Principles</w:t>
            </w:r>
          </w:p>
        </w:tc>
      </w:tr>
      <w:tr w:rsidR="00F42301" w:rsidRPr="00FA7AC7" w:rsidTr="00B67EC4">
        <w:trPr>
          <w:trHeight w:hRule="exact" w:val="240"/>
        </w:trPr>
        <w:tc>
          <w:tcPr>
            <w:tcW w:w="857" w:type="dxa"/>
            <w:tcBorders>
              <w:top w:val="nil"/>
              <w:left w:val="nil"/>
              <w:bottom w:val="nil"/>
              <w:right w:val="nil"/>
            </w:tcBorders>
          </w:tcPr>
          <w:p w:rsidR="00F42301" w:rsidRPr="00FA7AC7" w:rsidRDefault="00F42301" w:rsidP="00B67EC4">
            <w:pPr>
              <w:widowControl w:val="0"/>
              <w:autoSpaceDE w:val="0"/>
              <w:autoSpaceDN w:val="0"/>
              <w:adjustRightInd w:val="0"/>
              <w:spacing w:after="0" w:line="217" w:lineRule="exact"/>
              <w:ind w:left="40"/>
              <w:rPr>
                <w:rFonts w:ascii="Times New Roman" w:hAnsi="Times New Roman"/>
                <w:sz w:val="24"/>
                <w:szCs w:val="24"/>
              </w:rPr>
            </w:pPr>
            <w:r w:rsidRPr="00FA7AC7">
              <w:rPr>
                <w:rFonts w:ascii="Times New Roman" w:hAnsi="Times New Roman"/>
                <w:sz w:val="20"/>
                <w:szCs w:val="20"/>
              </w:rPr>
              <w:t>EDUC</w:t>
            </w:r>
          </w:p>
        </w:tc>
        <w:tc>
          <w:tcPr>
            <w:tcW w:w="1035" w:type="dxa"/>
            <w:tcBorders>
              <w:top w:val="nil"/>
              <w:left w:val="nil"/>
              <w:bottom w:val="nil"/>
              <w:right w:val="nil"/>
            </w:tcBorders>
          </w:tcPr>
          <w:p w:rsidR="00F42301" w:rsidRPr="00FA7AC7" w:rsidRDefault="00F42301" w:rsidP="00B67EC4">
            <w:pPr>
              <w:widowControl w:val="0"/>
              <w:autoSpaceDE w:val="0"/>
              <w:autoSpaceDN w:val="0"/>
              <w:adjustRightInd w:val="0"/>
              <w:spacing w:after="0" w:line="217" w:lineRule="exact"/>
              <w:ind w:left="272"/>
              <w:rPr>
                <w:rFonts w:ascii="Times New Roman" w:hAnsi="Times New Roman"/>
                <w:sz w:val="24"/>
                <w:szCs w:val="24"/>
              </w:rPr>
            </w:pPr>
            <w:r w:rsidRPr="00FA7AC7">
              <w:rPr>
                <w:rFonts w:ascii="Times New Roman" w:hAnsi="Times New Roman"/>
                <w:sz w:val="20"/>
                <w:szCs w:val="20"/>
              </w:rPr>
              <w:t>5593</w:t>
            </w:r>
          </w:p>
        </w:tc>
        <w:tc>
          <w:tcPr>
            <w:tcW w:w="4868" w:type="dxa"/>
            <w:tcBorders>
              <w:top w:val="nil"/>
              <w:left w:val="nil"/>
              <w:bottom w:val="nil"/>
              <w:right w:val="nil"/>
            </w:tcBorders>
          </w:tcPr>
          <w:p w:rsidR="00F42301" w:rsidRPr="00FA7AC7" w:rsidRDefault="00F42301" w:rsidP="00B67EC4">
            <w:pPr>
              <w:widowControl w:val="0"/>
              <w:autoSpaceDE w:val="0"/>
              <w:autoSpaceDN w:val="0"/>
              <w:adjustRightInd w:val="0"/>
              <w:spacing w:after="0" w:line="217" w:lineRule="exact"/>
              <w:ind w:left="362"/>
              <w:rPr>
                <w:rFonts w:ascii="Times New Roman" w:hAnsi="Times New Roman"/>
                <w:sz w:val="24"/>
                <w:szCs w:val="24"/>
              </w:rPr>
            </w:pPr>
            <w:r w:rsidRPr="00FA7AC7">
              <w:rPr>
                <w:rFonts w:ascii="Times New Roman" w:hAnsi="Times New Roman"/>
                <w:sz w:val="20"/>
                <w:szCs w:val="20"/>
              </w:rPr>
              <w:t>Internship I - Internship in the Secondary School</w:t>
            </w:r>
          </w:p>
        </w:tc>
      </w:tr>
      <w:tr w:rsidR="00F42301" w:rsidRPr="00FA7AC7" w:rsidTr="00B67EC4">
        <w:trPr>
          <w:trHeight w:hRule="exact" w:val="240"/>
        </w:trPr>
        <w:tc>
          <w:tcPr>
            <w:tcW w:w="857" w:type="dxa"/>
            <w:tcBorders>
              <w:top w:val="nil"/>
              <w:left w:val="nil"/>
              <w:bottom w:val="nil"/>
              <w:right w:val="nil"/>
            </w:tcBorders>
          </w:tcPr>
          <w:p w:rsidR="00F42301" w:rsidRPr="00FA7AC7" w:rsidRDefault="00F42301" w:rsidP="00B67EC4">
            <w:pPr>
              <w:widowControl w:val="0"/>
              <w:autoSpaceDE w:val="0"/>
              <w:autoSpaceDN w:val="0"/>
              <w:adjustRightInd w:val="0"/>
              <w:spacing w:after="0" w:line="217" w:lineRule="exact"/>
              <w:ind w:left="40"/>
              <w:rPr>
                <w:rFonts w:ascii="Times New Roman" w:hAnsi="Times New Roman"/>
                <w:sz w:val="24"/>
                <w:szCs w:val="24"/>
              </w:rPr>
            </w:pPr>
            <w:r w:rsidRPr="00FA7AC7">
              <w:rPr>
                <w:rFonts w:ascii="Times New Roman" w:hAnsi="Times New Roman"/>
                <w:sz w:val="20"/>
                <w:szCs w:val="20"/>
              </w:rPr>
              <w:t>EDUC</w:t>
            </w:r>
          </w:p>
        </w:tc>
        <w:tc>
          <w:tcPr>
            <w:tcW w:w="1035" w:type="dxa"/>
            <w:tcBorders>
              <w:top w:val="nil"/>
              <w:left w:val="nil"/>
              <w:bottom w:val="nil"/>
              <w:right w:val="nil"/>
            </w:tcBorders>
          </w:tcPr>
          <w:p w:rsidR="00F42301" w:rsidRPr="00FA7AC7" w:rsidRDefault="00F42301" w:rsidP="00B67EC4">
            <w:pPr>
              <w:widowControl w:val="0"/>
              <w:autoSpaceDE w:val="0"/>
              <w:autoSpaceDN w:val="0"/>
              <w:adjustRightInd w:val="0"/>
              <w:spacing w:after="0" w:line="217" w:lineRule="exact"/>
              <w:ind w:left="272"/>
              <w:rPr>
                <w:rFonts w:ascii="Times New Roman" w:hAnsi="Times New Roman"/>
                <w:sz w:val="24"/>
                <w:szCs w:val="24"/>
              </w:rPr>
            </w:pPr>
            <w:r w:rsidRPr="00FA7AC7">
              <w:rPr>
                <w:rFonts w:ascii="Times New Roman" w:hAnsi="Times New Roman"/>
                <w:sz w:val="20"/>
                <w:szCs w:val="20"/>
              </w:rPr>
              <w:t>5594</w:t>
            </w:r>
          </w:p>
        </w:tc>
        <w:tc>
          <w:tcPr>
            <w:tcW w:w="4868" w:type="dxa"/>
            <w:tcBorders>
              <w:top w:val="nil"/>
              <w:left w:val="nil"/>
              <w:bottom w:val="nil"/>
              <w:right w:val="nil"/>
            </w:tcBorders>
          </w:tcPr>
          <w:p w:rsidR="00F42301" w:rsidRPr="00FA7AC7" w:rsidRDefault="00F42301" w:rsidP="00B67EC4">
            <w:pPr>
              <w:widowControl w:val="0"/>
              <w:autoSpaceDE w:val="0"/>
              <w:autoSpaceDN w:val="0"/>
              <w:adjustRightInd w:val="0"/>
              <w:spacing w:after="0" w:line="217" w:lineRule="exact"/>
              <w:ind w:left="362"/>
              <w:rPr>
                <w:rFonts w:ascii="Times New Roman" w:hAnsi="Times New Roman"/>
                <w:sz w:val="24"/>
                <w:szCs w:val="24"/>
              </w:rPr>
            </w:pPr>
            <w:r w:rsidRPr="00FA7AC7">
              <w:rPr>
                <w:rFonts w:ascii="Times New Roman" w:hAnsi="Times New Roman"/>
                <w:sz w:val="20"/>
                <w:szCs w:val="20"/>
              </w:rPr>
              <w:t>Internship II - Internship in the Secondary School</w:t>
            </w:r>
          </w:p>
        </w:tc>
      </w:tr>
      <w:tr w:rsidR="00F42301" w:rsidRPr="00FA7AC7" w:rsidTr="00B67EC4">
        <w:trPr>
          <w:trHeight w:hRule="exact" w:val="320"/>
        </w:trPr>
        <w:tc>
          <w:tcPr>
            <w:tcW w:w="857" w:type="dxa"/>
            <w:tcBorders>
              <w:top w:val="nil"/>
              <w:left w:val="nil"/>
              <w:bottom w:val="nil"/>
              <w:right w:val="nil"/>
            </w:tcBorders>
          </w:tcPr>
          <w:p w:rsidR="00F42301" w:rsidRPr="00FA7AC7" w:rsidRDefault="00F42301" w:rsidP="00B67EC4">
            <w:pPr>
              <w:widowControl w:val="0"/>
              <w:autoSpaceDE w:val="0"/>
              <w:autoSpaceDN w:val="0"/>
              <w:adjustRightInd w:val="0"/>
              <w:spacing w:after="0" w:line="217" w:lineRule="exact"/>
              <w:ind w:left="40"/>
              <w:rPr>
                <w:rFonts w:ascii="Times New Roman" w:hAnsi="Times New Roman"/>
                <w:sz w:val="24"/>
                <w:szCs w:val="24"/>
              </w:rPr>
            </w:pPr>
            <w:r w:rsidRPr="00FA7AC7">
              <w:rPr>
                <w:rFonts w:ascii="Times New Roman" w:hAnsi="Times New Roman"/>
                <w:sz w:val="20"/>
                <w:szCs w:val="20"/>
              </w:rPr>
              <w:t>READ</w:t>
            </w:r>
          </w:p>
        </w:tc>
        <w:tc>
          <w:tcPr>
            <w:tcW w:w="1035" w:type="dxa"/>
            <w:tcBorders>
              <w:top w:val="nil"/>
              <w:left w:val="nil"/>
              <w:bottom w:val="nil"/>
              <w:right w:val="nil"/>
            </w:tcBorders>
          </w:tcPr>
          <w:p w:rsidR="00F42301" w:rsidRPr="00FA7AC7" w:rsidRDefault="00F42301" w:rsidP="00B67EC4">
            <w:pPr>
              <w:widowControl w:val="0"/>
              <w:autoSpaceDE w:val="0"/>
              <w:autoSpaceDN w:val="0"/>
              <w:adjustRightInd w:val="0"/>
              <w:spacing w:after="0" w:line="217" w:lineRule="exact"/>
              <w:ind w:left="272"/>
              <w:rPr>
                <w:rFonts w:ascii="Times New Roman" w:hAnsi="Times New Roman"/>
                <w:sz w:val="24"/>
                <w:szCs w:val="24"/>
              </w:rPr>
            </w:pPr>
            <w:r w:rsidRPr="00FA7AC7">
              <w:rPr>
                <w:rFonts w:ascii="Times New Roman" w:hAnsi="Times New Roman"/>
                <w:sz w:val="20"/>
                <w:szCs w:val="20"/>
              </w:rPr>
              <w:t>5505</w:t>
            </w:r>
          </w:p>
        </w:tc>
        <w:tc>
          <w:tcPr>
            <w:tcW w:w="4868" w:type="dxa"/>
            <w:tcBorders>
              <w:top w:val="nil"/>
              <w:left w:val="nil"/>
              <w:bottom w:val="nil"/>
              <w:right w:val="nil"/>
            </w:tcBorders>
          </w:tcPr>
          <w:p w:rsidR="00F42301" w:rsidRPr="00FA7AC7" w:rsidRDefault="00F42301" w:rsidP="00B67EC4">
            <w:pPr>
              <w:widowControl w:val="0"/>
              <w:autoSpaceDE w:val="0"/>
              <w:autoSpaceDN w:val="0"/>
              <w:adjustRightInd w:val="0"/>
              <w:spacing w:after="0" w:line="217" w:lineRule="exact"/>
              <w:ind w:left="362"/>
              <w:rPr>
                <w:rFonts w:ascii="Times New Roman" w:hAnsi="Times New Roman"/>
                <w:sz w:val="24"/>
                <w:szCs w:val="24"/>
              </w:rPr>
            </w:pPr>
            <w:r w:rsidRPr="00FA7AC7">
              <w:rPr>
                <w:rFonts w:ascii="Times New Roman" w:hAnsi="Times New Roman"/>
                <w:sz w:val="20"/>
                <w:szCs w:val="20"/>
              </w:rPr>
              <w:t>Improving Reading Instruction in the Content</w:t>
            </w:r>
            <w:r w:rsidRPr="00FA7AC7">
              <w:rPr>
                <w:rFonts w:ascii="Times New Roman" w:hAnsi="Times New Roman"/>
                <w:spacing w:val="-11"/>
                <w:sz w:val="20"/>
                <w:szCs w:val="20"/>
              </w:rPr>
              <w:t xml:space="preserve"> </w:t>
            </w:r>
            <w:r w:rsidRPr="00FA7AC7">
              <w:rPr>
                <w:rFonts w:ascii="Times New Roman" w:hAnsi="Times New Roman"/>
                <w:sz w:val="20"/>
                <w:szCs w:val="20"/>
              </w:rPr>
              <w:t>Areas***</w:t>
            </w:r>
          </w:p>
        </w:tc>
      </w:tr>
    </w:tbl>
    <w:p w:rsidR="00F42301" w:rsidRDefault="00F42301" w:rsidP="00721764">
      <w:pPr>
        <w:widowControl w:val="0"/>
        <w:autoSpaceDE w:val="0"/>
        <w:autoSpaceDN w:val="0"/>
        <w:adjustRightInd w:val="0"/>
        <w:spacing w:before="9" w:after="0" w:line="100" w:lineRule="exact"/>
        <w:rPr>
          <w:rFonts w:ascii="Times New Roman" w:hAnsi="Times New Roman"/>
          <w:sz w:val="10"/>
          <w:szCs w:val="10"/>
        </w:rPr>
      </w:pPr>
    </w:p>
    <w:p w:rsidR="00F42301" w:rsidRDefault="00F42301" w:rsidP="00721764">
      <w:pPr>
        <w:widowControl w:val="0"/>
        <w:autoSpaceDE w:val="0"/>
        <w:autoSpaceDN w:val="0"/>
        <w:adjustRightInd w:val="0"/>
        <w:spacing w:before="14" w:after="0"/>
        <w:ind w:left="875"/>
        <w:rPr>
          <w:rFonts w:ascii="Times New Roman" w:hAnsi="Times New Roman"/>
          <w:sz w:val="28"/>
          <w:szCs w:val="28"/>
        </w:rPr>
      </w:pPr>
      <w:r w:rsidRPr="003F2CF3">
        <w:rPr>
          <w:rFonts w:ascii="Calibri" w:hAnsi="Calibri"/>
          <w:noProof/>
          <w:lang w:eastAsia="en-US"/>
        </w:rPr>
        <w:pict>
          <v:group id="_x0000_s3725" style="position:absolute;left:0;text-align:left;margin-left:316.8pt;margin-top:-136.55pt;width:31.2pt;height:31.05pt;z-index:-251555840;mso-position-horizontal-relative:page" coordorigin="6336,-2731" coordsize="624,621" o:allowincell="f">
            <v:rect id="_x0000_s3726" style="position:absolute;left:6341;top:-2726;width:613;height:610" o:allowincell="f" stroked="f">
              <v:path arrowok="t"/>
            </v:rect>
            <v:rect id="_x0000_s3727" style="position:absolute;left:6342;top:-2726;width:620;height:620;mso-position-horizontal-relative:page" o:allowincell="f" filled="f" stroked="f">
              <v:textbox inset="0,0,0,0">
                <w:txbxContent>
                  <w:p w:rsidR="00F42301" w:rsidRDefault="00F42301" w:rsidP="00721764">
                    <w:pPr>
                      <w:spacing w:after="0" w:line="620" w:lineRule="atLeast"/>
                      <w:rPr>
                        <w:rFonts w:ascii="Times New Roman" w:hAnsi="Times New Roman"/>
                        <w:sz w:val="24"/>
                        <w:szCs w:val="24"/>
                      </w:rPr>
                    </w:pPr>
                    <w:r>
                      <w:rPr>
                        <w:rFonts w:ascii="Times New Roman" w:hAnsi="Times New Roman"/>
                        <w:noProof/>
                        <w:sz w:val="24"/>
                        <w:szCs w:val="24"/>
                      </w:rPr>
                      <w:drawing>
                        <wp:inline distT="0" distB="0" distL="0" distR="0">
                          <wp:extent cx="390525" cy="390525"/>
                          <wp:effectExtent l="19050" t="0" r="9525" b="0"/>
                          <wp:docPr id="138"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5"/>
                                  <a:srcRect/>
                                  <a:stretch>
                                    <a:fillRect/>
                                  </a:stretch>
                                </pic:blipFill>
                                <pic:spPr bwMode="auto">
                                  <a:xfrm>
                                    <a:off x="0" y="0"/>
                                    <a:ext cx="390525" cy="390525"/>
                                  </a:xfrm>
                                  <a:prstGeom prst="rect">
                                    <a:avLst/>
                                  </a:prstGeom>
                                  <a:noFill/>
                                  <a:ln w="9525">
                                    <a:noFill/>
                                    <a:miter lim="800000"/>
                                    <a:headEnd/>
                                    <a:tailEnd/>
                                  </a:ln>
                                </pic:spPr>
                              </pic:pic>
                            </a:graphicData>
                          </a:graphic>
                        </wp:inline>
                      </w:drawing>
                    </w:r>
                  </w:p>
                  <w:p w:rsidR="00F42301" w:rsidRDefault="00F42301" w:rsidP="00721764">
                    <w:pPr>
                      <w:widowControl w:val="0"/>
                      <w:autoSpaceDE w:val="0"/>
                      <w:autoSpaceDN w:val="0"/>
                      <w:adjustRightInd w:val="0"/>
                      <w:spacing w:after="0"/>
                      <w:rPr>
                        <w:rFonts w:ascii="Times New Roman" w:hAnsi="Times New Roman"/>
                        <w:sz w:val="24"/>
                        <w:szCs w:val="24"/>
                      </w:rPr>
                    </w:pPr>
                  </w:p>
                </w:txbxContent>
              </v:textbox>
            </v:rect>
            <w10:wrap anchorx="page"/>
          </v:group>
        </w:pict>
      </w:r>
      <w:r w:rsidRPr="003F2CF3">
        <w:rPr>
          <w:rFonts w:ascii="Calibri" w:hAnsi="Calibri"/>
          <w:noProof/>
          <w:lang w:eastAsia="en-US"/>
        </w:rPr>
        <w:pict>
          <v:shape id="_x0000_s3728" type="#_x0000_t202" style="position:absolute;left:0;text-align:left;margin-left:522pt;margin-top:1.45pt;width:1in;height:184.35pt;z-index:-251554816;mso-position-horizontal-relative:page" o:allowincell="f" filled="f" stroked="f">
            <v:textbox style="layout-flow:vertical" inset="0,0,0,0">
              <w:txbxContent>
                <w:p w:rsidR="00F42301" w:rsidRDefault="00F42301" w:rsidP="00721764">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E</w:t>
                  </w:r>
                  <w:r>
                    <w:rPr>
                      <w:rFonts w:ascii="Impact" w:hAnsi="Impact" w:cs="Impact"/>
                      <w:color w:val="A3A3A3"/>
                      <w:spacing w:val="-115"/>
                      <w:position w:val="1"/>
                      <w:sz w:val="105"/>
                      <w:szCs w:val="105"/>
                    </w:rPr>
                    <w:t xml:space="preserve"> </w:t>
                  </w:r>
                </w:p>
              </w:txbxContent>
            </v:textbox>
            <w10:wrap anchorx="page"/>
          </v:shape>
        </w:pict>
      </w:r>
      <w:r>
        <w:rPr>
          <w:rFonts w:ascii="Times New Roman" w:hAnsi="Times New Roman"/>
          <w:b/>
          <w:bCs/>
          <w:sz w:val="28"/>
          <w:szCs w:val="28"/>
        </w:rPr>
        <w:t>A</w:t>
      </w:r>
      <w:r>
        <w:rPr>
          <w:rFonts w:ascii="Times New Roman" w:hAnsi="Times New Roman"/>
          <w:b/>
          <w:bCs/>
          <w:spacing w:val="-5"/>
          <w:sz w:val="28"/>
          <w:szCs w:val="28"/>
        </w:rPr>
        <w:t>r</w:t>
      </w:r>
      <w:r>
        <w:rPr>
          <w:rFonts w:ascii="Times New Roman" w:hAnsi="Times New Roman"/>
          <w:b/>
          <w:bCs/>
          <w:sz w:val="28"/>
          <w:szCs w:val="28"/>
        </w:rPr>
        <w:t>ea C -</w:t>
      </w:r>
      <w:r>
        <w:rPr>
          <w:rFonts w:ascii="Times New Roman" w:hAnsi="Times New Roman"/>
          <w:b/>
          <w:bCs/>
          <w:spacing w:val="-5"/>
          <w:sz w:val="28"/>
          <w:szCs w:val="28"/>
        </w:rPr>
        <w:t xml:space="preserve"> </w:t>
      </w:r>
      <w:r>
        <w:rPr>
          <w:rFonts w:ascii="Times New Roman" w:hAnsi="Times New Roman"/>
          <w:b/>
          <w:bCs/>
          <w:sz w:val="28"/>
          <w:szCs w:val="28"/>
        </w:rPr>
        <w:t>The</w:t>
      </w:r>
      <w:r>
        <w:rPr>
          <w:rFonts w:ascii="Times New Roman" w:hAnsi="Times New Roman"/>
          <w:b/>
          <w:bCs/>
          <w:spacing w:val="-5"/>
          <w:sz w:val="28"/>
          <w:szCs w:val="28"/>
        </w:rPr>
        <w:t xml:space="preserve"> </w:t>
      </w:r>
      <w:r>
        <w:rPr>
          <w:rFonts w:ascii="Times New Roman" w:hAnsi="Times New Roman"/>
          <w:b/>
          <w:bCs/>
          <w:spacing w:val="-26"/>
          <w:sz w:val="28"/>
          <w:szCs w:val="28"/>
        </w:rPr>
        <w:t>T</w:t>
      </w:r>
      <w:r>
        <w:rPr>
          <w:rFonts w:ascii="Times New Roman" w:hAnsi="Times New Roman"/>
          <w:b/>
          <w:bCs/>
          <w:sz w:val="28"/>
          <w:szCs w:val="28"/>
        </w:rPr>
        <w:t>eaching Field (Minimum of 21 semester</w:t>
      </w:r>
      <w:r>
        <w:rPr>
          <w:rFonts w:ascii="Times New Roman" w:hAnsi="Times New Roman"/>
          <w:b/>
          <w:bCs/>
          <w:spacing w:val="-5"/>
          <w:sz w:val="28"/>
          <w:szCs w:val="28"/>
        </w:rPr>
        <w:t xml:space="preserve"> </w:t>
      </w:r>
      <w:r>
        <w:rPr>
          <w:rFonts w:ascii="Times New Roman" w:hAnsi="Times New Roman"/>
          <w:b/>
          <w:bCs/>
          <w:sz w:val="28"/>
          <w:szCs w:val="28"/>
        </w:rPr>
        <w:t>hours)</w:t>
      </w:r>
    </w:p>
    <w:tbl>
      <w:tblPr>
        <w:tblW w:w="0" w:type="auto"/>
        <w:tblInd w:w="835" w:type="dxa"/>
        <w:tblLayout w:type="fixed"/>
        <w:tblCellMar>
          <w:left w:w="0" w:type="dxa"/>
          <w:right w:w="0" w:type="dxa"/>
        </w:tblCellMar>
        <w:tblLook w:val="0000"/>
      </w:tblPr>
      <w:tblGrid>
        <w:gridCol w:w="857"/>
        <w:gridCol w:w="1035"/>
        <w:gridCol w:w="4690"/>
      </w:tblGrid>
      <w:tr w:rsidR="00F42301" w:rsidRPr="00FA7AC7" w:rsidTr="00B67EC4">
        <w:trPr>
          <w:trHeight w:hRule="exact" w:val="287"/>
        </w:trPr>
        <w:tc>
          <w:tcPr>
            <w:tcW w:w="857" w:type="dxa"/>
            <w:tcBorders>
              <w:top w:val="nil"/>
              <w:left w:val="nil"/>
              <w:bottom w:val="nil"/>
              <w:right w:val="nil"/>
            </w:tcBorders>
          </w:tcPr>
          <w:p w:rsidR="00F42301" w:rsidRPr="00FA7AC7" w:rsidRDefault="00F42301" w:rsidP="00B67EC4">
            <w:pPr>
              <w:widowControl w:val="0"/>
              <w:autoSpaceDE w:val="0"/>
              <w:autoSpaceDN w:val="0"/>
              <w:adjustRightInd w:val="0"/>
              <w:spacing w:before="34" w:after="0"/>
              <w:ind w:left="40"/>
              <w:rPr>
                <w:rFonts w:ascii="Times New Roman" w:hAnsi="Times New Roman"/>
                <w:sz w:val="24"/>
                <w:szCs w:val="24"/>
              </w:rPr>
            </w:pPr>
            <w:r w:rsidRPr="00FA7AC7">
              <w:rPr>
                <w:rFonts w:ascii="Times New Roman" w:hAnsi="Times New Roman"/>
                <w:sz w:val="20"/>
                <w:szCs w:val="20"/>
              </w:rPr>
              <w:t>ENGL</w:t>
            </w:r>
          </w:p>
        </w:tc>
        <w:tc>
          <w:tcPr>
            <w:tcW w:w="1035" w:type="dxa"/>
            <w:tcBorders>
              <w:top w:val="nil"/>
              <w:left w:val="nil"/>
              <w:bottom w:val="nil"/>
              <w:right w:val="nil"/>
            </w:tcBorders>
          </w:tcPr>
          <w:p w:rsidR="00F42301" w:rsidRPr="00FA7AC7" w:rsidRDefault="00F42301" w:rsidP="00B67EC4">
            <w:pPr>
              <w:widowControl w:val="0"/>
              <w:autoSpaceDE w:val="0"/>
              <w:autoSpaceDN w:val="0"/>
              <w:adjustRightInd w:val="0"/>
              <w:spacing w:before="34" w:after="0"/>
              <w:ind w:left="273"/>
              <w:rPr>
                <w:rFonts w:ascii="Times New Roman" w:hAnsi="Times New Roman"/>
                <w:sz w:val="24"/>
                <w:szCs w:val="24"/>
              </w:rPr>
            </w:pPr>
            <w:r w:rsidRPr="00FA7AC7">
              <w:rPr>
                <w:rFonts w:ascii="Times New Roman" w:hAnsi="Times New Roman"/>
                <w:sz w:val="20"/>
                <w:szCs w:val="20"/>
              </w:rPr>
              <w:t>5304</w:t>
            </w:r>
          </w:p>
        </w:tc>
        <w:tc>
          <w:tcPr>
            <w:tcW w:w="4690" w:type="dxa"/>
            <w:tcBorders>
              <w:top w:val="nil"/>
              <w:left w:val="nil"/>
              <w:bottom w:val="nil"/>
              <w:right w:val="nil"/>
            </w:tcBorders>
          </w:tcPr>
          <w:p w:rsidR="00F42301" w:rsidRPr="00FA7AC7" w:rsidRDefault="00F42301" w:rsidP="00B67EC4">
            <w:pPr>
              <w:widowControl w:val="0"/>
              <w:autoSpaceDE w:val="0"/>
              <w:autoSpaceDN w:val="0"/>
              <w:adjustRightInd w:val="0"/>
              <w:spacing w:before="34" w:after="0"/>
              <w:ind w:left="362"/>
              <w:rPr>
                <w:rFonts w:ascii="Times New Roman" w:hAnsi="Times New Roman"/>
                <w:sz w:val="24"/>
                <w:szCs w:val="24"/>
              </w:rPr>
            </w:pPr>
            <w:r w:rsidRPr="00FA7AC7">
              <w:rPr>
                <w:rFonts w:ascii="Times New Roman" w:hAnsi="Times New Roman"/>
                <w:sz w:val="20"/>
                <w:szCs w:val="20"/>
              </w:rPr>
              <w:t>History of the English Language***</w:t>
            </w:r>
          </w:p>
        </w:tc>
      </w:tr>
      <w:tr w:rsidR="00F42301" w:rsidRPr="00FA7AC7" w:rsidTr="00B67EC4">
        <w:trPr>
          <w:trHeight w:hRule="exact" w:val="240"/>
        </w:trPr>
        <w:tc>
          <w:tcPr>
            <w:tcW w:w="857" w:type="dxa"/>
            <w:tcBorders>
              <w:top w:val="nil"/>
              <w:left w:val="nil"/>
              <w:bottom w:val="nil"/>
              <w:right w:val="nil"/>
            </w:tcBorders>
          </w:tcPr>
          <w:p w:rsidR="00F42301" w:rsidRPr="00FA7AC7" w:rsidRDefault="00F42301" w:rsidP="00B67EC4">
            <w:pPr>
              <w:widowControl w:val="0"/>
              <w:autoSpaceDE w:val="0"/>
              <w:autoSpaceDN w:val="0"/>
              <w:adjustRightInd w:val="0"/>
              <w:spacing w:after="0" w:line="217" w:lineRule="exact"/>
              <w:ind w:left="40"/>
              <w:rPr>
                <w:rFonts w:ascii="Times New Roman" w:hAnsi="Times New Roman"/>
                <w:sz w:val="24"/>
                <w:szCs w:val="24"/>
              </w:rPr>
            </w:pPr>
            <w:r w:rsidRPr="00FA7AC7">
              <w:rPr>
                <w:rFonts w:ascii="Times New Roman" w:hAnsi="Times New Roman"/>
                <w:sz w:val="20"/>
                <w:szCs w:val="20"/>
              </w:rPr>
              <w:t>ENGL</w:t>
            </w:r>
          </w:p>
        </w:tc>
        <w:tc>
          <w:tcPr>
            <w:tcW w:w="1035" w:type="dxa"/>
            <w:tcBorders>
              <w:top w:val="nil"/>
              <w:left w:val="nil"/>
              <w:bottom w:val="nil"/>
              <w:right w:val="nil"/>
            </w:tcBorders>
          </w:tcPr>
          <w:p w:rsidR="00F42301" w:rsidRPr="00FA7AC7" w:rsidRDefault="00F42301" w:rsidP="00B67EC4">
            <w:pPr>
              <w:widowControl w:val="0"/>
              <w:autoSpaceDE w:val="0"/>
              <w:autoSpaceDN w:val="0"/>
              <w:adjustRightInd w:val="0"/>
              <w:spacing w:after="0" w:line="217" w:lineRule="exact"/>
              <w:ind w:left="273"/>
              <w:rPr>
                <w:rFonts w:ascii="Times New Roman" w:hAnsi="Times New Roman"/>
                <w:sz w:val="24"/>
                <w:szCs w:val="24"/>
              </w:rPr>
            </w:pPr>
            <w:r w:rsidRPr="00FA7AC7">
              <w:rPr>
                <w:rFonts w:ascii="Times New Roman" w:hAnsi="Times New Roman"/>
                <w:sz w:val="20"/>
                <w:szCs w:val="20"/>
              </w:rPr>
              <w:t>5500</w:t>
            </w:r>
          </w:p>
        </w:tc>
        <w:tc>
          <w:tcPr>
            <w:tcW w:w="4690" w:type="dxa"/>
            <w:tcBorders>
              <w:top w:val="nil"/>
              <w:left w:val="nil"/>
              <w:bottom w:val="nil"/>
              <w:right w:val="nil"/>
            </w:tcBorders>
          </w:tcPr>
          <w:p w:rsidR="00F42301" w:rsidRPr="00FA7AC7" w:rsidRDefault="00F42301" w:rsidP="00B67EC4">
            <w:pPr>
              <w:widowControl w:val="0"/>
              <w:autoSpaceDE w:val="0"/>
              <w:autoSpaceDN w:val="0"/>
              <w:adjustRightInd w:val="0"/>
              <w:spacing w:after="0" w:line="217" w:lineRule="exact"/>
              <w:ind w:left="362"/>
              <w:rPr>
                <w:rFonts w:ascii="Times New Roman" w:hAnsi="Times New Roman"/>
                <w:sz w:val="24"/>
                <w:szCs w:val="24"/>
              </w:rPr>
            </w:pPr>
            <w:r w:rsidRPr="00FA7AC7">
              <w:rPr>
                <w:rFonts w:ascii="Times New Roman" w:hAnsi="Times New Roman"/>
                <w:sz w:val="20"/>
                <w:szCs w:val="20"/>
              </w:rPr>
              <w:t>Bibliography and Research Methods**</w:t>
            </w:r>
          </w:p>
        </w:tc>
      </w:tr>
      <w:tr w:rsidR="00F42301" w:rsidRPr="00FA7AC7" w:rsidTr="00B67EC4">
        <w:trPr>
          <w:trHeight w:hRule="exact" w:val="240"/>
        </w:trPr>
        <w:tc>
          <w:tcPr>
            <w:tcW w:w="857" w:type="dxa"/>
            <w:tcBorders>
              <w:top w:val="nil"/>
              <w:left w:val="nil"/>
              <w:bottom w:val="nil"/>
              <w:right w:val="nil"/>
            </w:tcBorders>
          </w:tcPr>
          <w:p w:rsidR="00F42301" w:rsidRPr="00FA7AC7" w:rsidRDefault="00F42301" w:rsidP="00B67EC4">
            <w:pPr>
              <w:widowControl w:val="0"/>
              <w:autoSpaceDE w:val="0"/>
              <w:autoSpaceDN w:val="0"/>
              <w:adjustRightInd w:val="0"/>
              <w:spacing w:after="0" w:line="217" w:lineRule="exact"/>
              <w:ind w:left="40"/>
              <w:rPr>
                <w:rFonts w:ascii="Times New Roman" w:hAnsi="Times New Roman"/>
                <w:sz w:val="24"/>
                <w:szCs w:val="24"/>
              </w:rPr>
            </w:pPr>
            <w:r w:rsidRPr="00FA7AC7">
              <w:rPr>
                <w:rFonts w:ascii="Times New Roman" w:hAnsi="Times New Roman"/>
                <w:sz w:val="20"/>
                <w:szCs w:val="20"/>
              </w:rPr>
              <w:t>ENGL</w:t>
            </w:r>
          </w:p>
        </w:tc>
        <w:tc>
          <w:tcPr>
            <w:tcW w:w="1035" w:type="dxa"/>
            <w:tcBorders>
              <w:top w:val="nil"/>
              <w:left w:val="nil"/>
              <w:bottom w:val="nil"/>
              <w:right w:val="nil"/>
            </w:tcBorders>
          </w:tcPr>
          <w:p w:rsidR="00F42301" w:rsidRPr="00FA7AC7" w:rsidRDefault="00F42301" w:rsidP="00B67EC4">
            <w:pPr>
              <w:widowControl w:val="0"/>
              <w:autoSpaceDE w:val="0"/>
              <w:autoSpaceDN w:val="0"/>
              <w:adjustRightInd w:val="0"/>
              <w:spacing w:after="0" w:line="217" w:lineRule="exact"/>
              <w:ind w:left="273"/>
              <w:rPr>
                <w:rFonts w:ascii="Times New Roman" w:hAnsi="Times New Roman"/>
                <w:sz w:val="24"/>
                <w:szCs w:val="24"/>
              </w:rPr>
            </w:pPr>
            <w:r w:rsidRPr="00FA7AC7">
              <w:rPr>
                <w:rFonts w:ascii="Times New Roman" w:hAnsi="Times New Roman"/>
                <w:sz w:val="20"/>
                <w:szCs w:val="20"/>
              </w:rPr>
              <w:t>5615</w:t>
            </w:r>
          </w:p>
        </w:tc>
        <w:tc>
          <w:tcPr>
            <w:tcW w:w="4690" w:type="dxa"/>
            <w:tcBorders>
              <w:top w:val="nil"/>
              <w:left w:val="nil"/>
              <w:bottom w:val="nil"/>
              <w:right w:val="nil"/>
            </w:tcBorders>
          </w:tcPr>
          <w:p w:rsidR="00F42301" w:rsidRPr="00FA7AC7" w:rsidRDefault="00F42301" w:rsidP="00B67EC4">
            <w:pPr>
              <w:widowControl w:val="0"/>
              <w:autoSpaceDE w:val="0"/>
              <w:autoSpaceDN w:val="0"/>
              <w:adjustRightInd w:val="0"/>
              <w:spacing w:after="0" w:line="217" w:lineRule="exact"/>
              <w:ind w:left="362"/>
              <w:rPr>
                <w:rFonts w:ascii="Times New Roman" w:hAnsi="Times New Roman"/>
                <w:sz w:val="24"/>
                <w:szCs w:val="24"/>
              </w:rPr>
            </w:pPr>
            <w:r w:rsidRPr="00FA7AC7">
              <w:rPr>
                <w:rFonts w:ascii="Times New Roman" w:hAnsi="Times New Roman"/>
                <w:sz w:val="20"/>
                <w:szCs w:val="20"/>
              </w:rPr>
              <w:t>Advanced Exposition for</w:t>
            </w:r>
            <w:r w:rsidRPr="00FA7AC7">
              <w:rPr>
                <w:rFonts w:ascii="Times New Roman" w:hAnsi="Times New Roman"/>
                <w:spacing w:val="-4"/>
                <w:sz w:val="20"/>
                <w:szCs w:val="20"/>
              </w:rPr>
              <w:t xml:space="preserve"> </w:t>
            </w:r>
            <w:r w:rsidRPr="00FA7AC7">
              <w:rPr>
                <w:rFonts w:ascii="Times New Roman" w:hAnsi="Times New Roman"/>
                <w:spacing w:val="-14"/>
                <w:sz w:val="20"/>
                <w:szCs w:val="20"/>
              </w:rPr>
              <w:t>T</w:t>
            </w:r>
            <w:r w:rsidRPr="00FA7AC7">
              <w:rPr>
                <w:rFonts w:ascii="Times New Roman" w:hAnsi="Times New Roman"/>
                <w:sz w:val="20"/>
                <w:szCs w:val="20"/>
              </w:rPr>
              <w:t>eachers**</w:t>
            </w:r>
          </w:p>
        </w:tc>
      </w:tr>
      <w:tr w:rsidR="00F42301" w:rsidRPr="00FA7AC7" w:rsidTr="00B67EC4">
        <w:trPr>
          <w:trHeight w:hRule="exact" w:val="240"/>
        </w:trPr>
        <w:tc>
          <w:tcPr>
            <w:tcW w:w="857" w:type="dxa"/>
            <w:tcBorders>
              <w:top w:val="nil"/>
              <w:left w:val="nil"/>
              <w:bottom w:val="nil"/>
              <w:right w:val="nil"/>
            </w:tcBorders>
          </w:tcPr>
          <w:p w:rsidR="00F42301" w:rsidRPr="00FA7AC7" w:rsidRDefault="00F42301" w:rsidP="00B67EC4">
            <w:pPr>
              <w:widowControl w:val="0"/>
              <w:autoSpaceDE w:val="0"/>
              <w:autoSpaceDN w:val="0"/>
              <w:adjustRightInd w:val="0"/>
              <w:spacing w:after="0" w:line="217" w:lineRule="exact"/>
              <w:ind w:left="40"/>
              <w:rPr>
                <w:rFonts w:ascii="Times New Roman" w:hAnsi="Times New Roman"/>
                <w:sz w:val="24"/>
                <w:szCs w:val="24"/>
              </w:rPr>
            </w:pPr>
            <w:r w:rsidRPr="00FA7AC7">
              <w:rPr>
                <w:rFonts w:ascii="Times New Roman" w:hAnsi="Times New Roman"/>
                <w:sz w:val="20"/>
                <w:szCs w:val="20"/>
              </w:rPr>
              <w:t>ENGL</w:t>
            </w:r>
          </w:p>
        </w:tc>
        <w:tc>
          <w:tcPr>
            <w:tcW w:w="1035" w:type="dxa"/>
            <w:tcBorders>
              <w:top w:val="nil"/>
              <w:left w:val="nil"/>
              <w:bottom w:val="nil"/>
              <w:right w:val="nil"/>
            </w:tcBorders>
          </w:tcPr>
          <w:p w:rsidR="00F42301" w:rsidRPr="00FA7AC7" w:rsidRDefault="00F42301" w:rsidP="00B67EC4">
            <w:pPr>
              <w:widowControl w:val="0"/>
              <w:autoSpaceDE w:val="0"/>
              <w:autoSpaceDN w:val="0"/>
              <w:adjustRightInd w:val="0"/>
              <w:spacing w:after="0" w:line="217" w:lineRule="exact"/>
              <w:ind w:left="273"/>
              <w:rPr>
                <w:rFonts w:ascii="Times New Roman" w:hAnsi="Times New Roman"/>
                <w:sz w:val="24"/>
                <w:szCs w:val="24"/>
              </w:rPr>
            </w:pPr>
            <w:r w:rsidRPr="00FA7AC7">
              <w:rPr>
                <w:rFonts w:ascii="Times New Roman" w:hAnsi="Times New Roman"/>
                <w:sz w:val="20"/>
                <w:szCs w:val="20"/>
              </w:rPr>
              <w:t>5600</w:t>
            </w:r>
          </w:p>
        </w:tc>
        <w:tc>
          <w:tcPr>
            <w:tcW w:w="4690" w:type="dxa"/>
            <w:tcBorders>
              <w:top w:val="nil"/>
              <w:left w:val="nil"/>
              <w:bottom w:val="nil"/>
              <w:right w:val="nil"/>
            </w:tcBorders>
          </w:tcPr>
          <w:p w:rsidR="00F42301" w:rsidRPr="00FA7AC7" w:rsidRDefault="00F42301" w:rsidP="00B67EC4">
            <w:pPr>
              <w:widowControl w:val="0"/>
              <w:autoSpaceDE w:val="0"/>
              <w:autoSpaceDN w:val="0"/>
              <w:adjustRightInd w:val="0"/>
              <w:spacing w:after="0" w:line="217" w:lineRule="exact"/>
              <w:ind w:left="362"/>
              <w:rPr>
                <w:rFonts w:ascii="Times New Roman" w:hAnsi="Times New Roman"/>
                <w:sz w:val="24"/>
                <w:szCs w:val="24"/>
              </w:rPr>
            </w:pPr>
            <w:r w:rsidRPr="00FA7AC7">
              <w:rPr>
                <w:rFonts w:ascii="Times New Roman" w:hAnsi="Times New Roman"/>
                <w:sz w:val="20"/>
                <w:szCs w:val="20"/>
              </w:rPr>
              <w:t>Shakespeare</w:t>
            </w:r>
          </w:p>
        </w:tc>
      </w:tr>
      <w:tr w:rsidR="00F42301" w:rsidRPr="00FA7AC7" w:rsidTr="00B67EC4">
        <w:trPr>
          <w:trHeight w:hRule="exact" w:val="240"/>
        </w:trPr>
        <w:tc>
          <w:tcPr>
            <w:tcW w:w="857" w:type="dxa"/>
            <w:tcBorders>
              <w:top w:val="nil"/>
              <w:left w:val="nil"/>
              <w:bottom w:val="nil"/>
              <w:right w:val="nil"/>
            </w:tcBorders>
          </w:tcPr>
          <w:p w:rsidR="00F42301" w:rsidRPr="00FA7AC7" w:rsidRDefault="00F42301" w:rsidP="00B67EC4">
            <w:pPr>
              <w:widowControl w:val="0"/>
              <w:autoSpaceDE w:val="0"/>
              <w:autoSpaceDN w:val="0"/>
              <w:adjustRightInd w:val="0"/>
              <w:spacing w:after="0" w:line="217" w:lineRule="exact"/>
              <w:ind w:left="40"/>
              <w:rPr>
                <w:rFonts w:ascii="Times New Roman" w:hAnsi="Times New Roman"/>
                <w:sz w:val="24"/>
                <w:szCs w:val="24"/>
              </w:rPr>
            </w:pPr>
            <w:r w:rsidRPr="00FA7AC7">
              <w:rPr>
                <w:rFonts w:ascii="Times New Roman" w:hAnsi="Times New Roman"/>
                <w:sz w:val="20"/>
                <w:szCs w:val="20"/>
              </w:rPr>
              <w:t>ENGL</w:t>
            </w:r>
          </w:p>
        </w:tc>
        <w:tc>
          <w:tcPr>
            <w:tcW w:w="1035" w:type="dxa"/>
            <w:tcBorders>
              <w:top w:val="nil"/>
              <w:left w:val="nil"/>
              <w:bottom w:val="nil"/>
              <w:right w:val="nil"/>
            </w:tcBorders>
          </w:tcPr>
          <w:p w:rsidR="00F42301" w:rsidRPr="00FA7AC7" w:rsidRDefault="00F42301" w:rsidP="00B67EC4">
            <w:pPr>
              <w:widowControl w:val="0"/>
              <w:autoSpaceDE w:val="0"/>
              <w:autoSpaceDN w:val="0"/>
              <w:adjustRightInd w:val="0"/>
              <w:spacing w:after="0" w:line="217" w:lineRule="exact"/>
              <w:ind w:left="273"/>
              <w:rPr>
                <w:rFonts w:ascii="Times New Roman" w:hAnsi="Times New Roman"/>
                <w:sz w:val="24"/>
                <w:szCs w:val="24"/>
              </w:rPr>
            </w:pPr>
            <w:r w:rsidRPr="00FA7AC7">
              <w:rPr>
                <w:rFonts w:ascii="Times New Roman" w:hAnsi="Times New Roman"/>
                <w:sz w:val="20"/>
                <w:szCs w:val="20"/>
              </w:rPr>
              <w:t>5606</w:t>
            </w:r>
          </w:p>
        </w:tc>
        <w:tc>
          <w:tcPr>
            <w:tcW w:w="4690" w:type="dxa"/>
            <w:tcBorders>
              <w:top w:val="nil"/>
              <w:left w:val="nil"/>
              <w:bottom w:val="nil"/>
              <w:right w:val="nil"/>
            </w:tcBorders>
          </w:tcPr>
          <w:p w:rsidR="00F42301" w:rsidRPr="00FA7AC7" w:rsidRDefault="00F42301" w:rsidP="00B67EC4">
            <w:pPr>
              <w:widowControl w:val="0"/>
              <w:autoSpaceDE w:val="0"/>
              <w:autoSpaceDN w:val="0"/>
              <w:adjustRightInd w:val="0"/>
              <w:spacing w:after="0" w:line="217" w:lineRule="exact"/>
              <w:ind w:left="362"/>
              <w:rPr>
                <w:rFonts w:ascii="Times New Roman" w:hAnsi="Times New Roman"/>
                <w:sz w:val="24"/>
                <w:szCs w:val="24"/>
              </w:rPr>
            </w:pPr>
            <w:r w:rsidRPr="00FA7AC7">
              <w:rPr>
                <w:rFonts w:ascii="Times New Roman" w:hAnsi="Times New Roman"/>
                <w:sz w:val="20"/>
                <w:szCs w:val="20"/>
              </w:rPr>
              <w:t>Medieval Literature</w:t>
            </w:r>
          </w:p>
        </w:tc>
      </w:tr>
      <w:tr w:rsidR="00F42301" w:rsidRPr="00FA7AC7" w:rsidTr="00B67EC4">
        <w:trPr>
          <w:trHeight w:hRule="exact" w:val="240"/>
        </w:trPr>
        <w:tc>
          <w:tcPr>
            <w:tcW w:w="857" w:type="dxa"/>
            <w:tcBorders>
              <w:top w:val="nil"/>
              <w:left w:val="nil"/>
              <w:bottom w:val="nil"/>
              <w:right w:val="nil"/>
            </w:tcBorders>
          </w:tcPr>
          <w:p w:rsidR="00F42301" w:rsidRPr="00FA7AC7" w:rsidRDefault="00F42301" w:rsidP="00B67EC4">
            <w:pPr>
              <w:widowControl w:val="0"/>
              <w:autoSpaceDE w:val="0"/>
              <w:autoSpaceDN w:val="0"/>
              <w:adjustRightInd w:val="0"/>
              <w:spacing w:after="0" w:line="217" w:lineRule="exact"/>
              <w:ind w:left="40"/>
              <w:rPr>
                <w:rFonts w:ascii="Times New Roman" w:hAnsi="Times New Roman"/>
                <w:sz w:val="24"/>
                <w:szCs w:val="24"/>
              </w:rPr>
            </w:pPr>
            <w:r w:rsidRPr="00FA7AC7">
              <w:rPr>
                <w:rFonts w:ascii="Times New Roman" w:hAnsi="Times New Roman"/>
                <w:sz w:val="20"/>
                <w:szCs w:val="20"/>
              </w:rPr>
              <w:t>ENGL</w:t>
            </w:r>
          </w:p>
        </w:tc>
        <w:tc>
          <w:tcPr>
            <w:tcW w:w="1035" w:type="dxa"/>
            <w:tcBorders>
              <w:top w:val="nil"/>
              <w:left w:val="nil"/>
              <w:bottom w:val="nil"/>
              <w:right w:val="nil"/>
            </w:tcBorders>
          </w:tcPr>
          <w:p w:rsidR="00F42301" w:rsidRPr="00FA7AC7" w:rsidRDefault="00F42301" w:rsidP="00B67EC4">
            <w:pPr>
              <w:widowControl w:val="0"/>
              <w:autoSpaceDE w:val="0"/>
              <w:autoSpaceDN w:val="0"/>
              <w:adjustRightInd w:val="0"/>
              <w:spacing w:after="0" w:line="217" w:lineRule="exact"/>
              <w:ind w:left="273"/>
              <w:rPr>
                <w:rFonts w:ascii="Times New Roman" w:hAnsi="Times New Roman"/>
                <w:sz w:val="24"/>
                <w:szCs w:val="24"/>
              </w:rPr>
            </w:pPr>
            <w:r w:rsidRPr="00FA7AC7">
              <w:rPr>
                <w:rFonts w:ascii="Times New Roman" w:hAnsi="Times New Roman"/>
                <w:sz w:val="20"/>
                <w:szCs w:val="20"/>
              </w:rPr>
              <w:t>5609</w:t>
            </w:r>
          </w:p>
        </w:tc>
        <w:tc>
          <w:tcPr>
            <w:tcW w:w="4690" w:type="dxa"/>
            <w:tcBorders>
              <w:top w:val="nil"/>
              <w:left w:val="nil"/>
              <w:bottom w:val="nil"/>
              <w:right w:val="nil"/>
            </w:tcBorders>
          </w:tcPr>
          <w:p w:rsidR="00F42301" w:rsidRPr="00FA7AC7" w:rsidRDefault="00F42301" w:rsidP="00B67EC4">
            <w:pPr>
              <w:widowControl w:val="0"/>
              <w:autoSpaceDE w:val="0"/>
              <w:autoSpaceDN w:val="0"/>
              <w:adjustRightInd w:val="0"/>
              <w:spacing w:after="0" w:line="217" w:lineRule="exact"/>
              <w:ind w:left="362"/>
              <w:rPr>
                <w:rFonts w:ascii="Times New Roman" w:hAnsi="Times New Roman"/>
                <w:sz w:val="24"/>
                <w:szCs w:val="24"/>
              </w:rPr>
            </w:pPr>
            <w:r w:rsidRPr="00FA7AC7">
              <w:rPr>
                <w:rFonts w:ascii="Times New Roman" w:hAnsi="Times New Roman"/>
                <w:sz w:val="20"/>
                <w:szCs w:val="20"/>
              </w:rPr>
              <w:t>Introduction to Linguistics</w:t>
            </w:r>
          </w:p>
        </w:tc>
      </w:tr>
      <w:tr w:rsidR="00F42301" w:rsidRPr="00FA7AC7" w:rsidTr="00B67EC4">
        <w:trPr>
          <w:trHeight w:hRule="exact" w:val="240"/>
        </w:trPr>
        <w:tc>
          <w:tcPr>
            <w:tcW w:w="857" w:type="dxa"/>
            <w:tcBorders>
              <w:top w:val="nil"/>
              <w:left w:val="nil"/>
              <w:bottom w:val="nil"/>
              <w:right w:val="nil"/>
            </w:tcBorders>
          </w:tcPr>
          <w:p w:rsidR="00F42301" w:rsidRPr="00FA7AC7" w:rsidRDefault="00F42301" w:rsidP="00B67EC4">
            <w:pPr>
              <w:widowControl w:val="0"/>
              <w:autoSpaceDE w:val="0"/>
              <w:autoSpaceDN w:val="0"/>
              <w:adjustRightInd w:val="0"/>
              <w:spacing w:after="0" w:line="217" w:lineRule="exact"/>
              <w:ind w:left="40"/>
              <w:rPr>
                <w:rFonts w:ascii="Times New Roman" w:hAnsi="Times New Roman"/>
                <w:sz w:val="24"/>
                <w:szCs w:val="24"/>
              </w:rPr>
            </w:pPr>
            <w:r w:rsidRPr="00FA7AC7">
              <w:rPr>
                <w:rFonts w:ascii="Times New Roman" w:hAnsi="Times New Roman"/>
                <w:sz w:val="20"/>
                <w:szCs w:val="20"/>
              </w:rPr>
              <w:t>ENGL</w:t>
            </w:r>
          </w:p>
        </w:tc>
        <w:tc>
          <w:tcPr>
            <w:tcW w:w="1035" w:type="dxa"/>
            <w:tcBorders>
              <w:top w:val="nil"/>
              <w:left w:val="nil"/>
              <w:bottom w:val="nil"/>
              <w:right w:val="nil"/>
            </w:tcBorders>
          </w:tcPr>
          <w:p w:rsidR="00F42301" w:rsidRPr="00FA7AC7" w:rsidRDefault="00F42301" w:rsidP="00B67EC4">
            <w:pPr>
              <w:widowControl w:val="0"/>
              <w:autoSpaceDE w:val="0"/>
              <w:autoSpaceDN w:val="0"/>
              <w:adjustRightInd w:val="0"/>
              <w:spacing w:after="0" w:line="217" w:lineRule="exact"/>
              <w:ind w:left="273"/>
              <w:rPr>
                <w:rFonts w:ascii="Times New Roman" w:hAnsi="Times New Roman"/>
                <w:sz w:val="24"/>
                <w:szCs w:val="24"/>
              </w:rPr>
            </w:pPr>
            <w:r w:rsidRPr="00FA7AC7">
              <w:rPr>
                <w:rFonts w:ascii="Times New Roman" w:hAnsi="Times New Roman"/>
                <w:sz w:val="20"/>
                <w:szCs w:val="20"/>
              </w:rPr>
              <w:t>5612</w:t>
            </w:r>
          </w:p>
        </w:tc>
        <w:tc>
          <w:tcPr>
            <w:tcW w:w="4690" w:type="dxa"/>
            <w:tcBorders>
              <w:top w:val="nil"/>
              <w:left w:val="nil"/>
              <w:bottom w:val="nil"/>
              <w:right w:val="nil"/>
            </w:tcBorders>
          </w:tcPr>
          <w:p w:rsidR="00F42301" w:rsidRPr="00FA7AC7" w:rsidRDefault="00F42301" w:rsidP="00B67EC4">
            <w:pPr>
              <w:widowControl w:val="0"/>
              <w:autoSpaceDE w:val="0"/>
              <w:autoSpaceDN w:val="0"/>
              <w:adjustRightInd w:val="0"/>
              <w:spacing w:after="0" w:line="217" w:lineRule="exact"/>
              <w:ind w:left="362"/>
              <w:rPr>
                <w:rFonts w:ascii="Times New Roman" w:hAnsi="Times New Roman"/>
                <w:sz w:val="24"/>
                <w:szCs w:val="24"/>
              </w:rPr>
            </w:pPr>
            <w:r w:rsidRPr="00FA7AC7">
              <w:rPr>
                <w:rFonts w:ascii="Times New Roman" w:hAnsi="Times New Roman"/>
                <w:sz w:val="20"/>
                <w:szCs w:val="20"/>
              </w:rPr>
              <w:t>Advanced Grammar and Syntax</w:t>
            </w:r>
          </w:p>
        </w:tc>
      </w:tr>
      <w:tr w:rsidR="00F42301" w:rsidRPr="00FA7AC7" w:rsidTr="00B67EC4">
        <w:trPr>
          <w:trHeight w:hRule="exact" w:val="240"/>
        </w:trPr>
        <w:tc>
          <w:tcPr>
            <w:tcW w:w="857" w:type="dxa"/>
            <w:tcBorders>
              <w:top w:val="nil"/>
              <w:left w:val="nil"/>
              <w:bottom w:val="nil"/>
              <w:right w:val="nil"/>
            </w:tcBorders>
          </w:tcPr>
          <w:p w:rsidR="00F42301" w:rsidRPr="00FA7AC7" w:rsidRDefault="00F42301" w:rsidP="00B67EC4">
            <w:pPr>
              <w:widowControl w:val="0"/>
              <w:autoSpaceDE w:val="0"/>
              <w:autoSpaceDN w:val="0"/>
              <w:adjustRightInd w:val="0"/>
              <w:spacing w:after="0" w:line="217" w:lineRule="exact"/>
              <w:ind w:left="40"/>
              <w:rPr>
                <w:rFonts w:ascii="Times New Roman" w:hAnsi="Times New Roman"/>
                <w:sz w:val="24"/>
                <w:szCs w:val="24"/>
              </w:rPr>
            </w:pPr>
            <w:r w:rsidRPr="00FA7AC7">
              <w:rPr>
                <w:rFonts w:ascii="Times New Roman" w:hAnsi="Times New Roman"/>
                <w:sz w:val="20"/>
                <w:szCs w:val="20"/>
              </w:rPr>
              <w:t>ENGL</w:t>
            </w:r>
          </w:p>
        </w:tc>
        <w:tc>
          <w:tcPr>
            <w:tcW w:w="1035" w:type="dxa"/>
            <w:tcBorders>
              <w:top w:val="nil"/>
              <w:left w:val="nil"/>
              <w:bottom w:val="nil"/>
              <w:right w:val="nil"/>
            </w:tcBorders>
          </w:tcPr>
          <w:p w:rsidR="00F42301" w:rsidRPr="00FA7AC7" w:rsidRDefault="00F42301" w:rsidP="00B67EC4">
            <w:pPr>
              <w:widowControl w:val="0"/>
              <w:autoSpaceDE w:val="0"/>
              <w:autoSpaceDN w:val="0"/>
              <w:adjustRightInd w:val="0"/>
              <w:spacing w:after="0" w:line="217" w:lineRule="exact"/>
              <w:ind w:left="273"/>
              <w:rPr>
                <w:rFonts w:ascii="Times New Roman" w:hAnsi="Times New Roman"/>
                <w:sz w:val="24"/>
                <w:szCs w:val="24"/>
              </w:rPr>
            </w:pPr>
            <w:r w:rsidRPr="00FA7AC7">
              <w:rPr>
                <w:rFonts w:ascii="Times New Roman" w:hAnsi="Times New Roman"/>
                <w:sz w:val="20"/>
                <w:szCs w:val="20"/>
              </w:rPr>
              <w:t>5621</w:t>
            </w:r>
          </w:p>
        </w:tc>
        <w:tc>
          <w:tcPr>
            <w:tcW w:w="4690" w:type="dxa"/>
            <w:tcBorders>
              <w:top w:val="nil"/>
              <w:left w:val="nil"/>
              <w:bottom w:val="nil"/>
              <w:right w:val="nil"/>
            </w:tcBorders>
          </w:tcPr>
          <w:p w:rsidR="00F42301" w:rsidRPr="00FA7AC7" w:rsidRDefault="00F42301" w:rsidP="00B67EC4">
            <w:pPr>
              <w:widowControl w:val="0"/>
              <w:autoSpaceDE w:val="0"/>
              <w:autoSpaceDN w:val="0"/>
              <w:adjustRightInd w:val="0"/>
              <w:spacing w:after="0" w:line="217" w:lineRule="exact"/>
              <w:ind w:left="362"/>
              <w:rPr>
                <w:rFonts w:ascii="Times New Roman" w:hAnsi="Times New Roman"/>
                <w:sz w:val="24"/>
                <w:szCs w:val="24"/>
              </w:rPr>
            </w:pPr>
            <w:r w:rsidRPr="00FA7AC7">
              <w:rPr>
                <w:rFonts w:ascii="Times New Roman" w:hAnsi="Times New Roman"/>
                <w:sz w:val="20"/>
                <w:szCs w:val="20"/>
              </w:rPr>
              <w:t>Literature of the Sixteenth and Seventeenth Centuries</w:t>
            </w:r>
          </w:p>
        </w:tc>
      </w:tr>
      <w:tr w:rsidR="00F42301" w:rsidRPr="00FA7AC7" w:rsidTr="00B67EC4">
        <w:trPr>
          <w:trHeight w:hRule="exact" w:val="240"/>
        </w:trPr>
        <w:tc>
          <w:tcPr>
            <w:tcW w:w="857" w:type="dxa"/>
            <w:tcBorders>
              <w:top w:val="nil"/>
              <w:left w:val="nil"/>
              <w:bottom w:val="nil"/>
              <w:right w:val="nil"/>
            </w:tcBorders>
          </w:tcPr>
          <w:p w:rsidR="00F42301" w:rsidRPr="00FA7AC7" w:rsidRDefault="00F42301" w:rsidP="00B67EC4">
            <w:pPr>
              <w:widowControl w:val="0"/>
              <w:autoSpaceDE w:val="0"/>
              <w:autoSpaceDN w:val="0"/>
              <w:adjustRightInd w:val="0"/>
              <w:spacing w:after="0" w:line="217" w:lineRule="exact"/>
              <w:ind w:left="40"/>
              <w:rPr>
                <w:rFonts w:ascii="Times New Roman" w:hAnsi="Times New Roman"/>
                <w:sz w:val="24"/>
                <w:szCs w:val="24"/>
              </w:rPr>
            </w:pPr>
            <w:r w:rsidRPr="00FA7AC7">
              <w:rPr>
                <w:rFonts w:ascii="Times New Roman" w:hAnsi="Times New Roman"/>
                <w:sz w:val="20"/>
                <w:szCs w:val="20"/>
              </w:rPr>
              <w:t>ENGL</w:t>
            </w:r>
          </w:p>
        </w:tc>
        <w:tc>
          <w:tcPr>
            <w:tcW w:w="1035" w:type="dxa"/>
            <w:tcBorders>
              <w:top w:val="nil"/>
              <w:left w:val="nil"/>
              <w:bottom w:val="nil"/>
              <w:right w:val="nil"/>
            </w:tcBorders>
          </w:tcPr>
          <w:p w:rsidR="00F42301" w:rsidRPr="00FA7AC7" w:rsidRDefault="00F42301" w:rsidP="00B67EC4">
            <w:pPr>
              <w:widowControl w:val="0"/>
              <w:autoSpaceDE w:val="0"/>
              <w:autoSpaceDN w:val="0"/>
              <w:adjustRightInd w:val="0"/>
              <w:spacing w:after="0" w:line="217" w:lineRule="exact"/>
              <w:ind w:left="273"/>
              <w:rPr>
                <w:rFonts w:ascii="Times New Roman" w:hAnsi="Times New Roman"/>
                <w:sz w:val="24"/>
                <w:szCs w:val="24"/>
              </w:rPr>
            </w:pPr>
            <w:r w:rsidRPr="00FA7AC7">
              <w:rPr>
                <w:rFonts w:ascii="Times New Roman" w:hAnsi="Times New Roman"/>
                <w:sz w:val="20"/>
                <w:szCs w:val="20"/>
              </w:rPr>
              <w:t>5632</w:t>
            </w:r>
          </w:p>
        </w:tc>
        <w:tc>
          <w:tcPr>
            <w:tcW w:w="4690" w:type="dxa"/>
            <w:tcBorders>
              <w:top w:val="nil"/>
              <w:left w:val="nil"/>
              <w:bottom w:val="nil"/>
              <w:right w:val="nil"/>
            </w:tcBorders>
          </w:tcPr>
          <w:p w:rsidR="00F42301" w:rsidRPr="00FA7AC7" w:rsidRDefault="00F42301" w:rsidP="00B67EC4">
            <w:pPr>
              <w:widowControl w:val="0"/>
              <w:autoSpaceDE w:val="0"/>
              <w:autoSpaceDN w:val="0"/>
              <w:adjustRightInd w:val="0"/>
              <w:spacing w:after="0" w:line="217" w:lineRule="exact"/>
              <w:ind w:left="362"/>
              <w:rPr>
                <w:rFonts w:ascii="Times New Roman" w:hAnsi="Times New Roman"/>
                <w:sz w:val="24"/>
                <w:szCs w:val="24"/>
              </w:rPr>
            </w:pPr>
            <w:r w:rsidRPr="00FA7AC7">
              <w:rPr>
                <w:rFonts w:ascii="Times New Roman" w:hAnsi="Times New Roman"/>
                <w:sz w:val="20"/>
                <w:szCs w:val="20"/>
              </w:rPr>
              <w:t>Restoration and Eighteenth Century Literature</w:t>
            </w:r>
          </w:p>
        </w:tc>
      </w:tr>
      <w:tr w:rsidR="00F42301" w:rsidRPr="00FA7AC7" w:rsidTr="00B67EC4">
        <w:trPr>
          <w:trHeight w:hRule="exact" w:val="251"/>
        </w:trPr>
        <w:tc>
          <w:tcPr>
            <w:tcW w:w="857" w:type="dxa"/>
            <w:tcBorders>
              <w:top w:val="nil"/>
              <w:left w:val="nil"/>
              <w:bottom w:val="nil"/>
              <w:right w:val="nil"/>
            </w:tcBorders>
          </w:tcPr>
          <w:p w:rsidR="00F42301" w:rsidRPr="00FA7AC7" w:rsidRDefault="00F42301" w:rsidP="00B67EC4">
            <w:pPr>
              <w:widowControl w:val="0"/>
              <w:autoSpaceDE w:val="0"/>
              <w:autoSpaceDN w:val="0"/>
              <w:adjustRightInd w:val="0"/>
              <w:spacing w:after="0" w:line="217" w:lineRule="exact"/>
              <w:ind w:left="40"/>
              <w:rPr>
                <w:rFonts w:ascii="Times New Roman" w:hAnsi="Times New Roman"/>
                <w:sz w:val="24"/>
                <w:szCs w:val="24"/>
              </w:rPr>
            </w:pPr>
            <w:r w:rsidRPr="00FA7AC7">
              <w:rPr>
                <w:rFonts w:ascii="Times New Roman" w:hAnsi="Times New Roman"/>
                <w:sz w:val="20"/>
                <w:szCs w:val="20"/>
              </w:rPr>
              <w:t>ENGL</w:t>
            </w:r>
          </w:p>
        </w:tc>
        <w:tc>
          <w:tcPr>
            <w:tcW w:w="1035" w:type="dxa"/>
            <w:tcBorders>
              <w:top w:val="nil"/>
              <w:left w:val="nil"/>
              <w:bottom w:val="nil"/>
              <w:right w:val="nil"/>
            </w:tcBorders>
          </w:tcPr>
          <w:p w:rsidR="00F42301" w:rsidRPr="00FA7AC7" w:rsidRDefault="00F42301" w:rsidP="00B67EC4">
            <w:pPr>
              <w:widowControl w:val="0"/>
              <w:autoSpaceDE w:val="0"/>
              <w:autoSpaceDN w:val="0"/>
              <w:adjustRightInd w:val="0"/>
              <w:spacing w:after="0" w:line="217" w:lineRule="exact"/>
              <w:ind w:left="273"/>
              <w:rPr>
                <w:rFonts w:ascii="Times New Roman" w:hAnsi="Times New Roman"/>
                <w:sz w:val="24"/>
                <w:szCs w:val="24"/>
              </w:rPr>
            </w:pPr>
            <w:r w:rsidRPr="00FA7AC7">
              <w:rPr>
                <w:rFonts w:ascii="Times New Roman" w:hAnsi="Times New Roman"/>
                <w:sz w:val="20"/>
                <w:szCs w:val="20"/>
              </w:rPr>
              <w:t>5641</w:t>
            </w:r>
          </w:p>
        </w:tc>
        <w:tc>
          <w:tcPr>
            <w:tcW w:w="4690" w:type="dxa"/>
            <w:tcBorders>
              <w:top w:val="nil"/>
              <w:left w:val="nil"/>
              <w:bottom w:val="nil"/>
              <w:right w:val="nil"/>
            </w:tcBorders>
          </w:tcPr>
          <w:p w:rsidR="00F42301" w:rsidRPr="00FA7AC7" w:rsidRDefault="00F42301" w:rsidP="00B67EC4">
            <w:pPr>
              <w:widowControl w:val="0"/>
              <w:autoSpaceDE w:val="0"/>
              <w:autoSpaceDN w:val="0"/>
              <w:adjustRightInd w:val="0"/>
              <w:spacing w:before="9" w:after="0"/>
              <w:ind w:left="362"/>
              <w:rPr>
                <w:rFonts w:ascii="Times New Roman" w:hAnsi="Times New Roman"/>
                <w:sz w:val="24"/>
                <w:szCs w:val="24"/>
              </w:rPr>
            </w:pPr>
            <w:r w:rsidRPr="00FA7AC7">
              <w:rPr>
                <w:rFonts w:ascii="Times New Roman" w:hAnsi="Times New Roman"/>
                <w:sz w:val="20"/>
                <w:szCs w:val="20"/>
              </w:rPr>
              <w:t>Romanticism</w:t>
            </w:r>
          </w:p>
        </w:tc>
      </w:tr>
      <w:tr w:rsidR="00F42301" w:rsidRPr="00FA7AC7" w:rsidTr="00B67EC4">
        <w:trPr>
          <w:trHeight w:hRule="exact" w:val="229"/>
        </w:trPr>
        <w:tc>
          <w:tcPr>
            <w:tcW w:w="857" w:type="dxa"/>
            <w:tcBorders>
              <w:top w:val="nil"/>
              <w:left w:val="nil"/>
              <w:bottom w:val="nil"/>
              <w:right w:val="nil"/>
            </w:tcBorders>
          </w:tcPr>
          <w:p w:rsidR="00F42301" w:rsidRPr="00FA7AC7" w:rsidRDefault="00F42301" w:rsidP="00B67EC4">
            <w:pPr>
              <w:widowControl w:val="0"/>
              <w:autoSpaceDE w:val="0"/>
              <w:autoSpaceDN w:val="0"/>
              <w:adjustRightInd w:val="0"/>
              <w:spacing w:after="0" w:line="205" w:lineRule="exact"/>
              <w:ind w:left="40"/>
              <w:rPr>
                <w:rFonts w:ascii="Times New Roman" w:hAnsi="Times New Roman"/>
                <w:sz w:val="24"/>
                <w:szCs w:val="24"/>
              </w:rPr>
            </w:pPr>
            <w:r w:rsidRPr="00FA7AC7">
              <w:rPr>
                <w:rFonts w:ascii="Times New Roman" w:hAnsi="Times New Roman"/>
                <w:sz w:val="20"/>
                <w:szCs w:val="20"/>
              </w:rPr>
              <w:t>ENGL</w:t>
            </w:r>
          </w:p>
        </w:tc>
        <w:tc>
          <w:tcPr>
            <w:tcW w:w="1035" w:type="dxa"/>
            <w:tcBorders>
              <w:top w:val="nil"/>
              <w:left w:val="nil"/>
              <w:bottom w:val="nil"/>
              <w:right w:val="nil"/>
            </w:tcBorders>
          </w:tcPr>
          <w:p w:rsidR="00F42301" w:rsidRPr="00FA7AC7" w:rsidRDefault="00F42301" w:rsidP="00B67EC4">
            <w:pPr>
              <w:widowControl w:val="0"/>
              <w:autoSpaceDE w:val="0"/>
              <w:autoSpaceDN w:val="0"/>
              <w:adjustRightInd w:val="0"/>
              <w:spacing w:after="0" w:line="205" w:lineRule="exact"/>
              <w:ind w:left="273"/>
              <w:rPr>
                <w:rFonts w:ascii="Times New Roman" w:hAnsi="Times New Roman"/>
                <w:sz w:val="24"/>
                <w:szCs w:val="24"/>
              </w:rPr>
            </w:pPr>
            <w:r w:rsidRPr="00FA7AC7">
              <w:rPr>
                <w:rFonts w:ascii="Times New Roman" w:hAnsi="Times New Roman"/>
                <w:sz w:val="20"/>
                <w:szCs w:val="20"/>
              </w:rPr>
              <w:t>5650</w:t>
            </w:r>
          </w:p>
        </w:tc>
        <w:tc>
          <w:tcPr>
            <w:tcW w:w="4690" w:type="dxa"/>
            <w:tcBorders>
              <w:top w:val="nil"/>
              <w:left w:val="nil"/>
              <w:bottom w:val="nil"/>
              <w:right w:val="nil"/>
            </w:tcBorders>
          </w:tcPr>
          <w:p w:rsidR="00F42301" w:rsidRPr="00FA7AC7" w:rsidRDefault="00F42301" w:rsidP="00B67EC4">
            <w:pPr>
              <w:widowControl w:val="0"/>
              <w:autoSpaceDE w:val="0"/>
              <w:autoSpaceDN w:val="0"/>
              <w:adjustRightInd w:val="0"/>
              <w:spacing w:after="0" w:line="205" w:lineRule="exact"/>
              <w:ind w:left="362"/>
              <w:rPr>
                <w:rFonts w:ascii="Times New Roman" w:hAnsi="Times New Roman"/>
                <w:sz w:val="24"/>
                <w:szCs w:val="24"/>
              </w:rPr>
            </w:pPr>
            <w:r w:rsidRPr="00FA7AC7">
              <w:rPr>
                <w:rFonts w:ascii="Times New Roman" w:hAnsi="Times New Roman"/>
                <w:sz w:val="20"/>
                <w:szCs w:val="20"/>
              </w:rPr>
              <w:t>Modern Drama</w:t>
            </w:r>
          </w:p>
        </w:tc>
      </w:tr>
      <w:tr w:rsidR="00F42301" w:rsidRPr="00FA7AC7" w:rsidTr="00B67EC4">
        <w:trPr>
          <w:trHeight w:hRule="exact" w:val="240"/>
        </w:trPr>
        <w:tc>
          <w:tcPr>
            <w:tcW w:w="857" w:type="dxa"/>
            <w:tcBorders>
              <w:top w:val="nil"/>
              <w:left w:val="nil"/>
              <w:bottom w:val="nil"/>
              <w:right w:val="nil"/>
            </w:tcBorders>
          </w:tcPr>
          <w:p w:rsidR="00F42301" w:rsidRPr="00FA7AC7" w:rsidRDefault="00F42301" w:rsidP="00B67EC4">
            <w:pPr>
              <w:widowControl w:val="0"/>
              <w:autoSpaceDE w:val="0"/>
              <w:autoSpaceDN w:val="0"/>
              <w:adjustRightInd w:val="0"/>
              <w:spacing w:after="0" w:line="217" w:lineRule="exact"/>
              <w:ind w:left="40"/>
              <w:rPr>
                <w:rFonts w:ascii="Times New Roman" w:hAnsi="Times New Roman"/>
                <w:sz w:val="24"/>
                <w:szCs w:val="24"/>
              </w:rPr>
            </w:pPr>
            <w:r w:rsidRPr="00FA7AC7">
              <w:rPr>
                <w:rFonts w:ascii="Times New Roman" w:hAnsi="Times New Roman"/>
                <w:sz w:val="20"/>
                <w:szCs w:val="20"/>
              </w:rPr>
              <w:t>ENGL</w:t>
            </w:r>
          </w:p>
        </w:tc>
        <w:tc>
          <w:tcPr>
            <w:tcW w:w="1035" w:type="dxa"/>
            <w:tcBorders>
              <w:top w:val="nil"/>
              <w:left w:val="nil"/>
              <w:bottom w:val="nil"/>
              <w:right w:val="nil"/>
            </w:tcBorders>
          </w:tcPr>
          <w:p w:rsidR="00F42301" w:rsidRPr="00FA7AC7" w:rsidRDefault="00F42301" w:rsidP="00B67EC4">
            <w:pPr>
              <w:widowControl w:val="0"/>
              <w:autoSpaceDE w:val="0"/>
              <w:autoSpaceDN w:val="0"/>
              <w:adjustRightInd w:val="0"/>
              <w:spacing w:after="0" w:line="217" w:lineRule="exact"/>
              <w:ind w:left="273"/>
              <w:rPr>
                <w:rFonts w:ascii="Times New Roman" w:hAnsi="Times New Roman"/>
                <w:sz w:val="24"/>
                <w:szCs w:val="24"/>
              </w:rPr>
            </w:pPr>
            <w:r w:rsidRPr="00FA7AC7">
              <w:rPr>
                <w:rFonts w:ascii="Times New Roman" w:hAnsi="Times New Roman"/>
                <w:sz w:val="20"/>
                <w:szCs w:val="20"/>
              </w:rPr>
              <w:t>5651</w:t>
            </w:r>
          </w:p>
        </w:tc>
        <w:tc>
          <w:tcPr>
            <w:tcW w:w="4690" w:type="dxa"/>
            <w:tcBorders>
              <w:top w:val="nil"/>
              <w:left w:val="nil"/>
              <w:bottom w:val="nil"/>
              <w:right w:val="nil"/>
            </w:tcBorders>
          </w:tcPr>
          <w:p w:rsidR="00F42301" w:rsidRPr="00FA7AC7" w:rsidRDefault="00F42301" w:rsidP="00B67EC4">
            <w:pPr>
              <w:widowControl w:val="0"/>
              <w:autoSpaceDE w:val="0"/>
              <w:autoSpaceDN w:val="0"/>
              <w:adjustRightInd w:val="0"/>
              <w:spacing w:after="0" w:line="217" w:lineRule="exact"/>
              <w:ind w:left="362"/>
              <w:rPr>
                <w:rFonts w:ascii="Times New Roman" w:hAnsi="Times New Roman"/>
                <w:sz w:val="24"/>
                <w:szCs w:val="24"/>
              </w:rPr>
            </w:pPr>
            <w:r w:rsidRPr="00FA7AC7">
              <w:rPr>
                <w:rFonts w:ascii="Times New Roman" w:hAnsi="Times New Roman"/>
                <w:spacing w:val="-12"/>
                <w:sz w:val="20"/>
                <w:szCs w:val="20"/>
              </w:rPr>
              <w:t>V</w:t>
            </w:r>
            <w:r w:rsidRPr="00FA7AC7">
              <w:rPr>
                <w:rFonts w:ascii="Times New Roman" w:hAnsi="Times New Roman"/>
                <w:sz w:val="20"/>
                <w:szCs w:val="20"/>
              </w:rPr>
              <w:t>ictorian Literature</w:t>
            </w:r>
          </w:p>
        </w:tc>
      </w:tr>
      <w:tr w:rsidR="00F42301" w:rsidRPr="00FA7AC7" w:rsidTr="00B67EC4">
        <w:trPr>
          <w:trHeight w:hRule="exact" w:val="240"/>
        </w:trPr>
        <w:tc>
          <w:tcPr>
            <w:tcW w:w="857" w:type="dxa"/>
            <w:tcBorders>
              <w:top w:val="nil"/>
              <w:left w:val="nil"/>
              <w:bottom w:val="nil"/>
              <w:right w:val="nil"/>
            </w:tcBorders>
          </w:tcPr>
          <w:p w:rsidR="00F42301" w:rsidRPr="00FA7AC7" w:rsidRDefault="00F42301" w:rsidP="00B67EC4">
            <w:pPr>
              <w:widowControl w:val="0"/>
              <w:autoSpaceDE w:val="0"/>
              <w:autoSpaceDN w:val="0"/>
              <w:adjustRightInd w:val="0"/>
              <w:spacing w:after="0" w:line="217" w:lineRule="exact"/>
              <w:ind w:left="40"/>
              <w:rPr>
                <w:rFonts w:ascii="Times New Roman" w:hAnsi="Times New Roman"/>
                <w:sz w:val="24"/>
                <w:szCs w:val="24"/>
              </w:rPr>
            </w:pPr>
            <w:r w:rsidRPr="00FA7AC7">
              <w:rPr>
                <w:rFonts w:ascii="Times New Roman" w:hAnsi="Times New Roman"/>
                <w:sz w:val="20"/>
                <w:szCs w:val="20"/>
              </w:rPr>
              <w:t>ENGL</w:t>
            </w:r>
          </w:p>
        </w:tc>
        <w:tc>
          <w:tcPr>
            <w:tcW w:w="1035" w:type="dxa"/>
            <w:tcBorders>
              <w:top w:val="nil"/>
              <w:left w:val="nil"/>
              <w:bottom w:val="nil"/>
              <w:right w:val="nil"/>
            </w:tcBorders>
          </w:tcPr>
          <w:p w:rsidR="00F42301" w:rsidRPr="00FA7AC7" w:rsidRDefault="00F42301" w:rsidP="00B67EC4">
            <w:pPr>
              <w:widowControl w:val="0"/>
              <w:autoSpaceDE w:val="0"/>
              <w:autoSpaceDN w:val="0"/>
              <w:adjustRightInd w:val="0"/>
              <w:spacing w:after="0" w:line="217" w:lineRule="exact"/>
              <w:ind w:left="273"/>
              <w:rPr>
                <w:rFonts w:ascii="Times New Roman" w:hAnsi="Times New Roman"/>
                <w:sz w:val="24"/>
                <w:szCs w:val="24"/>
              </w:rPr>
            </w:pPr>
            <w:r w:rsidRPr="00FA7AC7">
              <w:rPr>
                <w:rFonts w:ascii="Times New Roman" w:hAnsi="Times New Roman"/>
                <w:sz w:val="20"/>
                <w:szCs w:val="20"/>
              </w:rPr>
              <w:t>5670</w:t>
            </w:r>
          </w:p>
        </w:tc>
        <w:tc>
          <w:tcPr>
            <w:tcW w:w="4690" w:type="dxa"/>
            <w:tcBorders>
              <w:top w:val="nil"/>
              <w:left w:val="nil"/>
              <w:bottom w:val="nil"/>
              <w:right w:val="nil"/>
            </w:tcBorders>
          </w:tcPr>
          <w:p w:rsidR="00F42301" w:rsidRPr="00FA7AC7" w:rsidRDefault="00F42301" w:rsidP="00B67EC4">
            <w:pPr>
              <w:widowControl w:val="0"/>
              <w:autoSpaceDE w:val="0"/>
              <w:autoSpaceDN w:val="0"/>
              <w:adjustRightInd w:val="0"/>
              <w:spacing w:after="0" w:line="217" w:lineRule="exact"/>
              <w:ind w:left="362"/>
              <w:rPr>
                <w:rFonts w:ascii="Times New Roman" w:hAnsi="Times New Roman"/>
                <w:sz w:val="24"/>
                <w:szCs w:val="24"/>
              </w:rPr>
            </w:pPr>
            <w:r w:rsidRPr="00FA7AC7">
              <w:rPr>
                <w:rFonts w:ascii="Times New Roman" w:hAnsi="Times New Roman"/>
                <w:sz w:val="20"/>
                <w:szCs w:val="20"/>
              </w:rPr>
              <w:t>Modern British Literature</w:t>
            </w:r>
          </w:p>
        </w:tc>
      </w:tr>
      <w:tr w:rsidR="00F42301" w:rsidRPr="00FA7AC7" w:rsidTr="00B67EC4">
        <w:trPr>
          <w:trHeight w:hRule="exact" w:val="240"/>
        </w:trPr>
        <w:tc>
          <w:tcPr>
            <w:tcW w:w="857" w:type="dxa"/>
            <w:tcBorders>
              <w:top w:val="nil"/>
              <w:left w:val="nil"/>
              <w:bottom w:val="nil"/>
              <w:right w:val="nil"/>
            </w:tcBorders>
          </w:tcPr>
          <w:p w:rsidR="00F42301" w:rsidRPr="00FA7AC7" w:rsidRDefault="00F42301" w:rsidP="00B67EC4">
            <w:pPr>
              <w:widowControl w:val="0"/>
              <w:autoSpaceDE w:val="0"/>
              <w:autoSpaceDN w:val="0"/>
              <w:adjustRightInd w:val="0"/>
              <w:spacing w:after="0" w:line="217" w:lineRule="exact"/>
              <w:ind w:left="40"/>
              <w:rPr>
                <w:rFonts w:ascii="Times New Roman" w:hAnsi="Times New Roman"/>
                <w:sz w:val="24"/>
                <w:szCs w:val="24"/>
              </w:rPr>
            </w:pPr>
            <w:r w:rsidRPr="00FA7AC7">
              <w:rPr>
                <w:rFonts w:ascii="Times New Roman" w:hAnsi="Times New Roman"/>
                <w:sz w:val="20"/>
                <w:szCs w:val="20"/>
              </w:rPr>
              <w:t>ENGL</w:t>
            </w:r>
          </w:p>
        </w:tc>
        <w:tc>
          <w:tcPr>
            <w:tcW w:w="1035" w:type="dxa"/>
            <w:tcBorders>
              <w:top w:val="nil"/>
              <w:left w:val="nil"/>
              <w:bottom w:val="nil"/>
              <w:right w:val="nil"/>
            </w:tcBorders>
          </w:tcPr>
          <w:p w:rsidR="00F42301" w:rsidRPr="00FA7AC7" w:rsidRDefault="00F42301" w:rsidP="00B67EC4">
            <w:pPr>
              <w:widowControl w:val="0"/>
              <w:autoSpaceDE w:val="0"/>
              <w:autoSpaceDN w:val="0"/>
              <w:adjustRightInd w:val="0"/>
              <w:spacing w:after="0" w:line="217" w:lineRule="exact"/>
              <w:ind w:left="273"/>
              <w:rPr>
                <w:rFonts w:ascii="Times New Roman" w:hAnsi="Times New Roman"/>
                <w:sz w:val="24"/>
                <w:szCs w:val="24"/>
              </w:rPr>
            </w:pPr>
            <w:r w:rsidRPr="00FA7AC7">
              <w:rPr>
                <w:rFonts w:ascii="Times New Roman" w:hAnsi="Times New Roman"/>
                <w:sz w:val="20"/>
                <w:szCs w:val="20"/>
              </w:rPr>
              <w:t>5681</w:t>
            </w:r>
          </w:p>
        </w:tc>
        <w:tc>
          <w:tcPr>
            <w:tcW w:w="4690" w:type="dxa"/>
            <w:tcBorders>
              <w:top w:val="nil"/>
              <w:left w:val="nil"/>
              <w:bottom w:val="nil"/>
              <w:right w:val="nil"/>
            </w:tcBorders>
          </w:tcPr>
          <w:p w:rsidR="00F42301" w:rsidRPr="00FA7AC7" w:rsidRDefault="00F42301" w:rsidP="00B67EC4">
            <w:pPr>
              <w:widowControl w:val="0"/>
              <w:autoSpaceDE w:val="0"/>
              <w:autoSpaceDN w:val="0"/>
              <w:adjustRightInd w:val="0"/>
              <w:spacing w:after="0" w:line="217" w:lineRule="exact"/>
              <w:ind w:left="362"/>
              <w:rPr>
                <w:rFonts w:ascii="Times New Roman" w:hAnsi="Times New Roman"/>
                <w:sz w:val="24"/>
                <w:szCs w:val="24"/>
              </w:rPr>
            </w:pPr>
            <w:r w:rsidRPr="00FA7AC7">
              <w:rPr>
                <w:rFonts w:ascii="Times New Roman" w:hAnsi="Times New Roman"/>
                <w:sz w:val="20"/>
                <w:szCs w:val="20"/>
              </w:rPr>
              <w:t>Early</w:t>
            </w:r>
            <w:r w:rsidRPr="00FA7AC7">
              <w:rPr>
                <w:rFonts w:ascii="Times New Roman" w:hAnsi="Times New Roman"/>
                <w:spacing w:val="-11"/>
                <w:sz w:val="20"/>
                <w:szCs w:val="20"/>
              </w:rPr>
              <w:t xml:space="preserve"> </w:t>
            </w:r>
            <w:r w:rsidRPr="00FA7AC7">
              <w:rPr>
                <w:rFonts w:ascii="Times New Roman" w:hAnsi="Times New Roman"/>
                <w:sz w:val="20"/>
                <w:szCs w:val="20"/>
              </w:rPr>
              <w:t>American Literature</w:t>
            </w:r>
          </w:p>
        </w:tc>
      </w:tr>
      <w:tr w:rsidR="00F42301" w:rsidRPr="00FA7AC7" w:rsidTr="00B67EC4">
        <w:trPr>
          <w:trHeight w:hRule="exact" w:val="240"/>
        </w:trPr>
        <w:tc>
          <w:tcPr>
            <w:tcW w:w="857" w:type="dxa"/>
            <w:tcBorders>
              <w:top w:val="nil"/>
              <w:left w:val="nil"/>
              <w:bottom w:val="nil"/>
              <w:right w:val="nil"/>
            </w:tcBorders>
          </w:tcPr>
          <w:p w:rsidR="00F42301" w:rsidRPr="00FA7AC7" w:rsidRDefault="00F42301" w:rsidP="00B67EC4">
            <w:pPr>
              <w:widowControl w:val="0"/>
              <w:autoSpaceDE w:val="0"/>
              <w:autoSpaceDN w:val="0"/>
              <w:adjustRightInd w:val="0"/>
              <w:spacing w:after="0" w:line="217" w:lineRule="exact"/>
              <w:ind w:left="40"/>
              <w:rPr>
                <w:rFonts w:ascii="Times New Roman" w:hAnsi="Times New Roman"/>
                <w:sz w:val="24"/>
                <w:szCs w:val="24"/>
              </w:rPr>
            </w:pPr>
            <w:r w:rsidRPr="00FA7AC7">
              <w:rPr>
                <w:rFonts w:ascii="Times New Roman" w:hAnsi="Times New Roman"/>
                <w:sz w:val="20"/>
                <w:szCs w:val="20"/>
              </w:rPr>
              <w:t>ENGL</w:t>
            </w:r>
          </w:p>
        </w:tc>
        <w:tc>
          <w:tcPr>
            <w:tcW w:w="1035" w:type="dxa"/>
            <w:tcBorders>
              <w:top w:val="nil"/>
              <w:left w:val="nil"/>
              <w:bottom w:val="nil"/>
              <w:right w:val="nil"/>
            </w:tcBorders>
          </w:tcPr>
          <w:p w:rsidR="00F42301" w:rsidRPr="00FA7AC7" w:rsidRDefault="00F42301" w:rsidP="00B67EC4">
            <w:pPr>
              <w:widowControl w:val="0"/>
              <w:autoSpaceDE w:val="0"/>
              <w:autoSpaceDN w:val="0"/>
              <w:adjustRightInd w:val="0"/>
              <w:spacing w:after="0" w:line="217" w:lineRule="exact"/>
              <w:ind w:left="273"/>
              <w:rPr>
                <w:rFonts w:ascii="Times New Roman" w:hAnsi="Times New Roman"/>
                <w:sz w:val="24"/>
                <w:szCs w:val="24"/>
              </w:rPr>
            </w:pPr>
            <w:r w:rsidRPr="00FA7AC7">
              <w:rPr>
                <w:rFonts w:ascii="Times New Roman" w:hAnsi="Times New Roman"/>
                <w:sz w:val="20"/>
                <w:szCs w:val="20"/>
              </w:rPr>
              <w:t>5683</w:t>
            </w:r>
          </w:p>
        </w:tc>
        <w:tc>
          <w:tcPr>
            <w:tcW w:w="4690" w:type="dxa"/>
            <w:tcBorders>
              <w:top w:val="nil"/>
              <w:left w:val="nil"/>
              <w:bottom w:val="nil"/>
              <w:right w:val="nil"/>
            </w:tcBorders>
          </w:tcPr>
          <w:p w:rsidR="00F42301" w:rsidRPr="00FA7AC7" w:rsidRDefault="00F42301" w:rsidP="00B67EC4">
            <w:pPr>
              <w:widowControl w:val="0"/>
              <w:autoSpaceDE w:val="0"/>
              <w:autoSpaceDN w:val="0"/>
              <w:adjustRightInd w:val="0"/>
              <w:spacing w:after="0" w:line="217" w:lineRule="exact"/>
              <w:ind w:left="362"/>
              <w:rPr>
                <w:rFonts w:ascii="Times New Roman" w:hAnsi="Times New Roman"/>
                <w:sz w:val="24"/>
                <w:szCs w:val="24"/>
              </w:rPr>
            </w:pPr>
            <w:r w:rsidRPr="00FA7AC7">
              <w:rPr>
                <w:rFonts w:ascii="Times New Roman" w:hAnsi="Times New Roman"/>
                <w:sz w:val="20"/>
                <w:szCs w:val="20"/>
              </w:rPr>
              <w:t>American Romanticism</w:t>
            </w:r>
          </w:p>
        </w:tc>
      </w:tr>
      <w:tr w:rsidR="00F42301" w:rsidRPr="00FA7AC7" w:rsidTr="00B67EC4">
        <w:trPr>
          <w:trHeight w:hRule="exact" w:val="240"/>
        </w:trPr>
        <w:tc>
          <w:tcPr>
            <w:tcW w:w="857" w:type="dxa"/>
            <w:tcBorders>
              <w:top w:val="nil"/>
              <w:left w:val="nil"/>
              <w:bottom w:val="nil"/>
              <w:right w:val="nil"/>
            </w:tcBorders>
          </w:tcPr>
          <w:p w:rsidR="00F42301" w:rsidRPr="00FA7AC7" w:rsidRDefault="00F42301" w:rsidP="00B67EC4">
            <w:pPr>
              <w:widowControl w:val="0"/>
              <w:autoSpaceDE w:val="0"/>
              <w:autoSpaceDN w:val="0"/>
              <w:adjustRightInd w:val="0"/>
              <w:spacing w:after="0" w:line="217" w:lineRule="exact"/>
              <w:ind w:left="40"/>
              <w:rPr>
                <w:rFonts w:ascii="Times New Roman" w:hAnsi="Times New Roman"/>
                <w:sz w:val="24"/>
                <w:szCs w:val="24"/>
              </w:rPr>
            </w:pPr>
            <w:r w:rsidRPr="00FA7AC7">
              <w:rPr>
                <w:rFonts w:ascii="Times New Roman" w:hAnsi="Times New Roman"/>
                <w:sz w:val="20"/>
                <w:szCs w:val="20"/>
              </w:rPr>
              <w:t>ENGL</w:t>
            </w:r>
          </w:p>
        </w:tc>
        <w:tc>
          <w:tcPr>
            <w:tcW w:w="1035" w:type="dxa"/>
            <w:tcBorders>
              <w:top w:val="nil"/>
              <w:left w:val="nil"/>
              <w:bottom w:val="nil"/>
              <w:right w:val="nil"/>
            </w:tcBorders>
          </w:tcPr>
          <w:p w:rsidR="00F42301" w:rsidRPr="00FA7AC7" w:rsidRDefault="00F42301" w:rsidP="00B67EC4">
            <w:pPr>
              <w:widowControl w:val="0"/>
              <w:autoSpaceDE w:val="0"/>
              <w:autoSpaceDN w:val="0"/>
              <w:adjustRightInd w:val="0"/>
              <w:spacing w:after="0" w:line="217" w:lineRule="exact"/>
              <w:ind w:left="273"/>
              <w:rPr>
                <w:rFonts w:ascii="Times New Roman" w:hAnsi="Times New Roman"/>
                <w:sz w:val="24"/>
                <w:szCs w:val="24"/>
              </w:rPr>
            </w:pPr>
            <w:r w:rsidRPr="00FA7AC7">
              <w:rPr>
                <w:rFonts w:ascii="Times New Roman" w:hAnsi="Times New Roman"/>
                <w:sz w:val="20"/>
                <w:szCs w:val="20"/>
              </w:rPr>
              <w:t>5684</w:t>
            </w:r>
          </w:p>
        </w:tc>
        <w:tc>
          <w:tcPr>
            <w:tcW w:w="4690" w:type="dxa"/>
            <w:tcBorders>
              <w:top w:val="nil"/>
              <w:left w:val="nil"/>
              <w:bottom w:val="nil"/>
              <w:right w:val="nil"/>
            </w:tcBorders>
          </w:tcPr>
          <w:p w:rsidR="00F42301" w:rsidRPr="00FA7AC7" w:rsidRDefault="00F42301" w:rsidP="00B67EC4">
            <w:pPr>
              <w:widowControl w:val="0"/>
              <w:autoSpaceDE w:val="0"/>
              <w:autoSpaceDN w:val="0"/>
              <w:adjustRightInd w:val="0"/>
              <w:spacing w:after="0" w:line="217" w:lineRule="exact"/>
              <w:ind w:left="362"/>
              <w:rPr>
                <w:rFonts w:ascii="Times New Roman" w:hAnsi="Times New Roman"/>
                <w:sz w:val="24"/>
                <w:szCs w:val="24"/>
              </w:rPr>
            </w:pPr>
            <w:r w:rsidRPr="00FA7AC7">
              <w:rPr>
                <w:rFonts w:ascii="Times New Roman" w:hAnsi="Times New Roman"/>
                <w:sz w:val="20"/>
                <w:szCs w:val="20"/>
              </w:rPr>
              <w:t>American Realism and Naturalism</w:t>
            </w:r>
          </w:p>
        </w:tc>
      </w:tr>
      <w:tr w:rsidR="00F42301" w:rsidRPr="00FA7AC7" w:rsidTr="00B67EC4">
        <w:trPr>
          <w:trHeight w:hRule="exact" w:val="240"/>
        </w:trPr>
        <w:tc>
          <w:tcPr>
            <w:tcW w:w="857" w:type="dxa"/>
            <w:tcBorders>
              <w:top w:val="nil"/>
              <w:left w:val="nil"/>
              <w:bottom w:val="nil"/>
              <w:right w:val="nil"/>
            </w:tcBorders>
          </w:tcPr>
          <w:p w:rsidR="00F42301" w:rsidRPr="00FA7AC7" w:rsidRDefault="00F42301" w:rsidP="00B67EC4">
            <w:pPr>
              <w:widowControl w:val="0"/>
              <w:autoSpaceDE w:val="0"/>
              <w:autoSpaceDN w:val="0"/>
              <w:adjustRightInd w:val="0"/>
              <w:spacing w:after="0" w:line="217" w:lineRule="exact"/>
              <w:ind w:left="40"/>
              <w:rPr>
                <w:rFonts w:ascii="Times New Roman" w:hAnsi="Times New Roman"/>
                <w:sz w:val="24"/>
                <w:szCs w:val="24"/>
              </w:rPr>
            </w:pPr>
            <w:r w:rsidRPr="00FA7AC7">
              <w:rPr>
                <w:rFonts w:ascii="Times New Roman" w:hAnsi="Times New Roman"/>
                <w:sz w:val="20"/>
                <w:szCs w:val="20"/>
              </w:rPr>
              <w:t>ENGL</w:t>
            </w:r>
          </w:p>
        </w:tc>
        <w:tc>
          <w:tcPr>
            <w:tcW w:w="1035" w:type="dxa"/>
            <w:tcBorders>
              <w:top w:val="nil"/>
              <w:left w:val="nil"/>
              <w:bottom w:val="nil"/>
              <w:right w:val="nil"/>
            </w:tcBorders>
          </w:tcPr>
          <w:p w:rsidR="00F42301" w:rsidRPr="00FA7AC7" w:rsidRDefault="00F42301" w:rsidP="00B67EC4">
            <w:pPr>
              <w:widowControl w:val="0"/>
              <w:autoSpaceDE w:val="0"/>
              <w:autoSpaceDN w:val="0"/>
              <w:adjustRightInd w:val="0"/>
              <w:spacing w:after="0" w:line="217" w:lineRule="exact"/>
              <w:ind w:left="273"/>
              <w:rPr>
                <w:rFonts w:ascii="Times New Roman" w:hAnsi="Times New Roman"/>
                <w:sz w:val="24"/>
                <w:szCs w:val="24"/>
              </w:rPr>
            </w:pPr>
            <w:r w:rsidRPr="00FA7AC7">
              <w:rPr>
                <w:rFonts w:ascii="Times New Roman" w:hAnsi="Times New Roman"/>
                <w:sz w:val="20"/>
                <w:szCs w:val="20"/>
              </w:rPr>
              <w:t>5685</w:t>
            </w:r>
          </w:p>
        </w:tc>
        <w:tc>
          <w:tcPr>
            <w:tcW w:w="4690" w:type="dxa"/>
            <w:tcBorders>
              <w:top w:val="nil"/>
              <w:left w:val="nil"/>
              <w:bottom w:val="nil"/>
              <w:right w:val="nil"/>
            </w:tcBorders>
          </w:tcPr>
          <w:p w:rsidR="00F42301" w:rsidRPr="00FA7AC7" w:rsidRDefault="00F42301" w:rsidP="00B67EC4">
            <w:pPr>
              <w:widowControl w:val="0"/>
              <w:autoSpaceDE w:val="0"/>
              <w:autoSpaceDN w:val="0"/>
              <w:adjustRightInd w:val="0"/>
              <w:spacing w:after="0" w:line="217" w:lineRule="exact"/>
              <w:ind w:left="362"/>
              <w:rPr>
                <w:rFonts w:ascii="Times New Roman" w:hAnsi="Times New Roman"/>
                <w:sz w:val="24"/>
                <w:szCs w:val="24"/>
              </w:rPr>
            </w:pPr>
            <w:r w:rsidRPr="00FA7AC7">
              <w:rPr>
                <w:rFonts w:ascii="Times New Roman" w:hAnsi="Times New Roman"/>
                <w:sz w:val="20"/>
                <w:szCs w:val="20"/>
              </w:rPr>
              <w:t>Southern Literature</w:t>
            </w:r>
          </w:p>
        </w:tc>
      </w:tr>
      <w:tr w:rsidR="00F42301" w:rsidRPr="00FA7AC7" w:rsidTr="00B67EC4">
        <w:trPr>
          <w:trHeight w:hRule="exact" w:val="251"/>
        </w:trPr>
        <w:tc>
          <w:tcPr>
            <w:tcW w:w="857" w:type="dxa"/>
            <w:tcBorders>
              <w:top w:val="nil"/>
              <w:left w:val="nil"/>
              <w:bottom w:val="nil"/>
              <w:right w:val="nil"/>
            </w:tcBorders>
          </w:tcPr>
          <w:p w:rsidR="00F42301" w:rsidRPr="00FA7AC7" w:rsidRDefault="00F42301" w:rsidP="00B67EC4">
            <w:pPr>
              <w:widowControl w:val="0"/>
              <w:autoSpaceDE w:val="0"/>
              <w:autoSpaceDN w:val="0"/>
              <w:adjustRightInd w:val="0"/>
              <w:spacing w:after="0" w:line="217" w:lineRule="exact"/>
              <w:ind w:left="40"/>
              <w:rPr>
                <w:rFonts w:ascii="Times New Roman" w:hAnsi="Times New Roman"/>
                <w:sz w:val="24"/>
                <w:szCs w:val="24"/>
              </w:rPr>
            </w:pPr>
            <w:r w:rsidRPr="00FA7AC7">
              <w:rPr>
                <w:rFonts w:ascii="Times New Roman" w:hAnsi="Times New Roman"/>
                <w:sz w:val="20"/>
                <w:szCs w:val="20"/>
              </w:rPr>
              <w:t>ENGL</w:t>
            </w:r>
          </w:p>
        </w:tc>
        <w:tc>
          <w:tcPr>
            <w:tcW w:w="1035" w:type="dxa"/>
            <w:tcBorders>
              <w:top w:val="nil"/>
              <w:left w:val="nil"/>
              <w:bottom w:val="nil"/>
              <w:right w:val="nil"/>
            </w:tcBorders>
          </w:tcPr>
          <w:p w:rsidR="00F42301" w:rsidRPr="00FA7AC7" w:rsidRDefault="00F42301" w:rsidP="00B67EC4">
            <w:pPr>
              <w:widowControl w:val="0"/>
              <w:autoSpaceDE w:val="0"/>
              <w:autoSpaceDN w:val="0"/>
              <w:adjustRightInd w:val="0"/>
              <w:spacing w:before="9" w:after="0"/>
              <w:ind w:left="273"/>
              <w:rPr>
                <w:rFonts w:ascii="Times New Roman" w:hAnsi="Times New Roman"/>
                <w:sz w:val="24"/>
                <w:szCs w:val="24"/>
              </w:rPr>
            </w:pPr>
            <w:r w:rsidRPr="00FA7AC7">
              <w:rPr>
                <w:rFonts w:ascii="Times New Roman" w:hAnsi="Times New Roman"/>
                <w:sz w:val="20"/>
                <w:szCs w:val="20"/>
              </w:rPr>
              <w:t>5686</w:t>
            </w:r>
          </w:p>
        </w:tc>
        <w:tc>
          <w:tcPr>
            <w:tcW w:w="4690" w:type="dxa"/>
            <w:tcBorders>
              <w:top w:val="nil"/>
              <w:left w:val="nil"/>
              <w:bottom w:val="nil"/>
              <w:right w:val="nil"/>
            </w:tcBorders>
          </w:tcPr>
          <w:p w:rsidR="00F42301" w:rsidRPr="00FA7AC7" w:rsidRDefault="00F42301" w:rsidP="00B67EC4">
            <w:pPr>
              <w:widowControl w:val="0"/>
              <w:autoSpaceDE w:val="0"/>
              <w:autoSpaceDN w:val="0"/>
              <w:adjustRightInd w:val="0"/>
              <w:spacing w:after="0" w:line="217" w:lineRule="exact"/>
              <w:ind w:left="362"/>
              <w:rPr>
                <w:rFonts w:ascii="Times New Roman" w:hAnsi="Times New Roman"/>
                <w:sz w:val="24"/>
                <w:szCs w:val="24"/>
              </w:rPr>
            </w:pPr>
            <w:r w:rsidRPr="00FA7AC7">
              <w:rPr>
                <w:rFonts w:ascii="Times New Roman" w:hAnsi="Times New Roman"/>
                <w:sz w:val="20"/>
                <w:szCs w:val="20"/>
              </w:rPr>
              <w:t>Modern</w:t>
            </w:r>
            <w:r w:rsidRPr="00FA7AC7">
              <w:rPr>
                <w:rFonts w:ascii="Times New Roman" w:hAnsi="Times New Roman"/>
                <w:spacing w:val="-11"/>
                <w:sz w:val="20"/>
                <w:szCs w:val="20"/>
              </w:rPr>
              <w:t xml:space="preserve"> </w:t>
            </w:r>
            <w:r w:rsidRPr="00FA7AC7">
              <w:rPr>
                <w:rFonts w:ascii="Times New Roman" w:hAnsi="Times New Roman"/>
                <w:sz w:val="20"/>
                <w:szCs w:val="20"/>
              </w:rPr>
              <w:t>American Literature</w:t>
            </w:r>
          </w:p>
        </w:tc>
      </w:tr>
      <w:tr w:rsidR="00F42301" w:rsidRPr="00FA7AC7" w:rsidTr="00B67EC4">
        <w:trPr>
          <w:trHeight w:hRule="exact" w:val="229"/>
        </w:trPr>
        <w:tc>
          <w:tcPr>
            <w:tcW w:w="857" w:type="dxa"/>
            <w:tcBorders>
              <w:top w:val="nil"/>
              <w:left w:val="nil"/>
              <w:bottom w:val="nil"/>
              <w:right w:val="nil"/>
            </w:tcBorders>
          </w:tcPr>
          <w:p w:rsidR="00F42301" w:rsidRPr="00FA7AC7" w:rsidRDefault="00F42301" w:rsidP="00B67EC4">
            <w:pPr>
              <w:widowControl w:val="0"/>
              <w:autoSpaceDE w:val="0"/>
              <w:autoSpaceDN w:val="0"/>
              <w:adjustRightInd w:val="0"/>
              <w:spacing w:after="0" w:line="205" w:lineRule="exact"/>
              <w:ind w:left="40"/>
              <w:rPr>
                <w:rFonts w:ascii="Times New Roman" w:hAnsi="Times New Roman"/>
                <w:sz w:val="24"/>
                <w:szCs w:val="24"/>
              </w:rPr>
            </w:pPr>
            <w:r w:rsidRPr="00FA7AC7">
              <w:rPr>
                <w:rFonts w:ascii="Times New Roman" w:hAnsi="Times New Roman"/>
                <w:sz w:val="20"/>
                <w:szCs w:val="20"/>
              </w:rPr>
              <w:t>ENGL</w:t>
            </w:r>
          </w:p>
        </w:tc>
        <w:tc>
          <w:tcPr>
            <w:tcW w:w="1035" w:type="dxa"/>
            <w:tcBorders>
              <w:top w:val="nil"/>
              <w:left w:val="nil"/>
              <w:bottom w:val="nil"/>
              <w:right w:val="nil"/>
            </w:tcBorders>
          </w:tcPr>
          <w:p w:rsidR="00F42301" w:rsidRPr="00FA7AC7" w:rsidRDefault="00F42301" w:rsidP="00B67EC4">
            <w:pPr>
              <w:widowControl w:val="0"/>
              <w:autoSpaceDE w:val="0"/>
              <w:autoSpaceDN w:val="0"/>
              <w:adjustRightInd w:val="0"/>
              <w:spacing w:after="0" w:line="205" w:lineRule="exact"/>
              <w:ind w:left="273"/>
              <w:rPr>
                <w:rFonts w:ascii="Times New Roman" w:hAnsi="Times New Roman"/>
                <w:sz w:val="24"/>
                <w:szCs w:val="24"/>
              </w:rPr>
            </w:pPr>
            <w:r w:rsidRPr="00FA7AC7">
              <w:rPr>
                <w:rFonts w:ascii="Times New Roman" w:hAnsi="Times New Roman"/>
                <w:sz w:val="20"/>
                <w:szCs w:val="20"/>
              </w:rPr>
              <w:t>5690</w:t>
            </w:r>
          </w:p>
        </w:tc>
        <w:tc>
          <w:tcPr>
            <w:tcW w:w="4690" w:type="dxa"/>
            <w:tcBorders>
              <w:top w:val="nil"/>
              <w:left w:val="nil"/>
              <w:bottom w:val="nil"/>
              <w:right w:val="nil"/>
            </w:tcBorders>
          </w:tcPr>
          <w:p w:rsidR="00F42301" w:rsidRPr="00FA7AC7" w:rsidRDefault="00F42301" w:rsidP="00B67EC4">
            <w:pPr>
              <w:widowControl w:val="0"/>
              <w:autoSpaceDE w:val="0"/>
              <w:autoSpaceDN w:val="0"/>
              <w:adjustRightInd w:val="0"/>
              <w:spacing w:after="0" w:line="205" w:lineRule="exact"/>
              <w:ind w:left="362"/>
              <w:rPr>
                <w:rFonts w:ascii="Times New Roman" w:hAnsi="Times New Roman"/>
                <w:sz w:val="24"/>
                <w:szCs w:val="24"/>
              </w:rPr>
            </w:pPr>
            <w:r w:rsidRPr="00FA7AC7">
              <w:rPr>
                <w:rFonts w:ascii="Times New Roman" w:hAnsi="Times New Roman"/>
                <w:sz w:val="20"/>
                <w:szCs w:val="20"/>
              </w:rPr>
              <w:t>African</w:t>
            </w:r>
            <w:r w:rsidRPr="00FA7AC7">
              <w:rPr>
                <w:rFonts w:ascii="Times New Roman" w:hAnsi="Times New Roman"/>
                <w:spacing w:val="-11"/>
                <w:sz w:val="20"/>
                <w:szCs w:val="20"/>
              </w:rPr>
              <w:t xml:space="preserve"> </w:t>
            </w:r>
            <w:r w:rsidRPr="00FA7AC7">
              <w:rPr>
                <w:rFonts w:ascii="Times New Roman" w:hAnsi="Times New Roman"/>
                <w:sz w:val="20"/>
                <w:szCs w:val="20"/>
              </w:rPr>
              <w:t>American Literature</w:t>
            </w:r>
          </w:p>
        </w:tc>
      </w:tr>
      <w:tr w:rsidR="00F42301" w:rsidRPr="00FA7AC7" w:rsidTr="00B67EC4">
        <w:trPr>
          <w:trHeight w:hRule="exact" w:val="251"/>
        </w:trPr>
        <w:tc>
          <w:tcPr>
            <w:tcW w:w="857" w:type="dxa"/>
            <w:tcBorders>
              <w:top w:val="nil"/>
              <w:left w:val="nil"/>
              <w:bottom w:val="nil"/>
              <w:right w:val="nil"/>
            </w:tcBorders>
          </w:tcPr>
          <w:p w:rsidR="00F42301" w:rsidRPr="00FA7AC7" w:rsidRDefault="00F42301" w:rsidP="00B67EC4">
            <w:pPr>
              <w:widowControl w:val="0"/>
              <w:autoSpaceDE w:val="0"/>
              <w:autoSpaceDN w:val="0"/>
              <w:adjustRightInd w:val="0"/>
              <w:spacing w:after="0" w:line="217" w:lineRule="exact"/>
              <w:ind w:left="40"/>
              <w:rPr>
                <w:rFonts w:ascii="Times New Roman" w:hAnsi="Times New Roman"/>
                <w:sz w:val="24"/>
                <w:szCs w:val="24"/>
              </w:rPr>
            </w:pPr>
            <w:r w:rsidRPr="00FA7AC7">
              <w:rPr>
                <w:rFonts w:ascii="Times New Roman" w:hAnsi="Times New Roman"/>
                <w:sz w:val="20"/>
                <w:szCs w:val="20"/>
              </w:rPr>
              <w:t>ENGL</w:t>
            </w:r>
          </w:p>
        </w:tc>
        <w:tc>
          <w:tcPr>
            <w:tcW w:w="1035" w:type="dxa"/>
            <w:tcBorders>
              <w:top w:val="nil"/>
              <w:left w:val="nil"/>
              <w:bottom w:val="nil"/>
              <w:right w:val="nil"/>
            </w:tcBorders>
          </w:tcPr>
          <w:p w:rsidR="00F42301" w:rsidRPr="00FA7AC7" w:rsidRDefault="00F42301" w:rsidP="00B67EC4">
            <w:pPr>
              <w:widowControl w:val="0"/>
              <w:autoSpaceDE w:val="0"/>
              <w:autoSpaceDN w:val="0"/>
              <w:adjustRightInd w:val="0"/>
              <w:spacing w:before="9" w:after="0"/>
              <w:ind w:left="273"/>
              <w:rPr>
                <w:rFonts w:ascii="Times New Roman" w:hAnsi="Times New Roman"/>
                <w:sz w:val="24"/>
                <w:szCs w:val="24"/>
              </w:rPr>
            </w:pPr>
            <w:r w:rsidRPr="00FA7AC7">
              <w:rPr>
                <w:rFonts w:ascii="Times New Roman" w:hAnsi="Times New Roman"/>
                <w:sz w:val="20"/>
                <w:szCs w:val="20"/>
              </w:rPr>
              <w:t>5696</w:t>
            </w:r>
          </w:p>
        </w:tc>
        <w:tc>
          <w:tcPr>
            <w:tcW w:w="4690" w:type="dxa"/>
            <w:tcBorders>
              <w:top w:val="nil"/>
              <w:left w:val="nil"/>
              <w:bottom w:val="nil"/>
              <w:right w:val="nil"/>
            </w:tcBorders>
          </w:tcPr>
          <w:p w:rsidR="00F42301" w:rsidRPr="00FA7AC7" w:rsidRDefault="00F42301" w:rsidP="00B67EC4">
            <w:pPr>
              <w:widowControl w:val="0"/>
              <w:autoSpaceDE w:val="0"/>
              <w:autoSpaceDN w:val="0"/>
              <w:adjustRightInd w:val="0"/>
              <w:spacing w:after="0" w:line="217" w:lineRule="exact"/>
              <w:ind w:left="362"/>
              <w:rPr>
                <w:rFonts w:ascii="Times New Roman" w:hAnsi="Times New Roman"/>
                <w:sz w:val="24"/>
                <w:szCs w:val="24"/>
              </w:rPr>
            </w:pPr>
            <w:r w:rsidRPr="00FA7AC7">
              <w:rPr>
                <w:rFonts w:ascii="Times New Roman" w:hAnsi="Times New Roman"/>
                <w:sz w:val="20"/>
                <w:szCs w:val="20"/>
              </w:rPr>
              <w:t>Contemporary Literature**</w:t>
            </w:r>
          </w:p>
        </w:tc>
      </w:tr>
      <w:tr w:rsidR="00F42301" w:rsidRPr="00FA7AC7" w:rsidTr="00B67EC4">
        <w:trPr>
          <w:trHeight w:hRule="exact" w:val="229"/>
        </w:trPr>
        <w:tc>
          <w:tcPr>
            <w:tcW w:w="857" w:type="dxa"/>
            <w:tcBorders>
              <w:top w:val="nil"/>
              <w:left w:val="nil"/>
              <w:bottom w:val="nil"/>
              <w:right w:val="nil"/>
            </w:tcBorders>
          </w:tcPr>
          <w:p w:rsidR="00F42301" w:rsidRPr="00FA7AC7" w:rsidRDefault="00F42301" w:rsidP="00B67EC4">
            <w:pPr>
              <w:widowControl w:val="0"/>
              <w:autoSpaceDE w:val="0"/>
              <w:autoSpaceDN w:val="0"/>
              <w:adjustRightInd w:val="0"/>
              <w:spacing w:after="0" w:line="205" w:lineRule="exact"/>
              <w:ind w:left="40"/>
              <w:rPr>
                <w:rFonts w:ascii="Times New Roman" w:hAnsi="Times New Roman"/>
                <w:sz w:val="24"/>
                <w:szCs w:val="24"/>
              </w:rPr>
            </w:pPr>
            <w:r w:rsidRPr="00FA7AC7">
              <w:rPr>
                <w:rFonts w:ascii="Times New Roman" w:hAnsi="Times New Roman"/>
                <w:sz w:val="20"/>
                <w:szCs w:val="20"/>
              </w:rPr>
              <w:t>ENGL</w:t>
            </w:r>
          </w:p>
        </w:tc>
        <w:tc>
          <w:tcPr>
            <w:tcW w:w="1035" w:type="dxa"/>
            <w:tcBorders>
              <w:top w:val="nil"/>
              <w:left w:val="nil"/>
              <w:bottom w:val="nil"/>
              <w:right w:val="nil"/>
            </w:tcBorders>
          </w:tcPr>
          <w:p w:rsidR="00F42301" w:rsidRPr="00FA7AC7" w:rsidRDefault="00F42301" w:rsidP="00B67EC4">
            <w:pPr>
              <w:widowControl w:val="0"/>
              <w:autoSpaceDE w:val="0"/>
              <w:autoSpaceDN w:val="0"/>
              <w:adjustRightInd w:val="0"/>
              <w:spacing w:after="0" w:line="205" w:lineRule="exact"/>
              <w:ind w:left="273"/>
              <w:rPr>
                <w:rFonts w:ascii="Times New Roman" w:hAnsi="Times New Roman"/>
                <w:sz w:val="24"/>
                <w:szCs w:val="24"/>
              </w:rPr>
            </w:pPr>
            <w:r w:rsidRPr="00FA7AC7">
              <w:rPr>
                <w:rFonts w:ascii="Times New Roman" w:hAnsi="Times New Roman"/>
                <w:sz w:val="20"/>
                <w:szCs w:val="20"/>
              </w:rPr>
              <w:t>5792</w:t>
            </w:r>
          </w:p>
        </w:tc>
        <w:tc>
          <w:tcPr>
            <w:tcW w:w="4690" w:type="dxa"/>
            <w:tcBorders>
              <w:top w:val="nil"/>
              <w:left w:val="nil"/>
              <w:bottom w:val="nil"/>
              <w:right w:val="nil"/>
            </w:tcBorders>
          </w:tcPr>
          <w:p w:rsidR="00F42301" w:rsidRPr="00FA7AC7" w:rsidRDefault="00F42301" w:rsidP="00B67EC4">
            <w:pPr>
              <w:widowControl w:val="0"/>
              <w:autoSpaceDE w:val="0"/>
              <w:autoSpaceDN w:val="0"/>
              <w:adjustRightInd w:val="0"/>
              <w:spacing w:after="0" w:line="205" w:lineRule="exact"/>
              <w:ind w:left="362"/>
              <w:rPr>
                <w:rFonts w:ascii="Times New Roman" w:hAnsi="Times New Roman"/>
                <w:sz w:val="24"/>
                <w:szCs w:val="24"/>
              </w:rPr>
            </w:pPr>
            <w:r w:rsidRPr="00FA7AC7">
              <w:rPr>
                <w:rFonts w:ascii="Times New Roman" w:hAnsi="Times New Roman"/>
                <w:sz w:val="20"/>
                <w:szCs w:val="20"/>
              </w:rPr>
              <w:t>African</w:t>
            </w:r>
            <w:r w:rsidRPr="00FA7AC7">
              <w:rPr>
                <w:rFonts w:ascii="Times New Roman" w:hAnsi="Times New Roman"/>
                <w:spacing w:val="-11"/>
                <w:sz w:val="20"/>
                <w:szCs w:val="20"/>
              </w:rPr>
              <w:t xml:space="preserve"> </w:t>
            </w:r>
            <w:r w:rsidRPr="00FA7AC7">
              <w:rPr>
                <w:rFonts w:ascii="Times New Roman" w:hAnsi="Times New Roman"/>
                <w:sz w:val="20"/>
                <w:szCs w:val="20"/>
              </w:rPr>
              <w:t>American Novel</w:t>
            </w:r>
          </w:p>
        </w:tc>
      </w:tr>
      <w:tr w:rsidR="00F42301" w:rsidRPr="00FA7AC7" w:rsidTr="00B67EC4">
        <w:trPr>
          <w:trHeight w:hRule="exact" w:val="251"/>
        </w:trPr>
        <w:tc>
          <w:tcPr>
            <w:tcW w:w="857" w:type="dxa"/>
            <w:tcBorders>
              <w:top w:val="nil"/>
              <w:left w:val="nil"/>
              <w:bottom w:val="nil"/>
              <w:right w:val="nil"/>
            </w:tcBorders>
          </w:tcPr>
          <w:p w:rsidR="00F42301" w:rsidRPr="00FA7AC7" w:rsidRDefault="00F42301" w:rsidP="00B67EC4">
            <w:pPr>
              <w:widowControl w:val="0"/>
              <w:autoSpaceDE w:val="0"/>
              <w:autoSpaceDN w:val="0"/>
              <w:adjustRightInd w:val="0"/>
              <w:spacing w:before="9" w:after="0"/>
              <w:ind w:left="40"/>
              <w:rPr>
                <w:rFonts w:ascii="Times New Roman" w:hAnsi="Times New Roman"/>
                <w:sz w:val="24"/>
                <w:szCs w:val="24"/>
              </w:rPr>
            </w:pPr>
            <w:r w:rsidRPr="00FA7AC7">
              <w:rPr>
                <w:rFonts w:ascii="Times New Roman" w:hAnsi="Times New Roman"/>
                <w:sz w:val="20"/>
                <w:szCs w:val="20"/>
              </w:rPr>
              <w:t>ENGL</w:t>
            </w:r>
          </w:p>
        </w:tc>
        <w:tc>
          <w:tcPr>
            <w:tcW w:w="1035" w:type="dxa"/>
            <w:tcBorders>
              <w:top w:val="nil"/>
              <w:left w:val="nil"/>
              <w:bottom w:val="nil"/>
              <w:right w:val="nil"/>
            </w:tcBorders>
          </w:tcPr>
          <w:p w:rsidR="00F42301" w:rsidRPr="00FA7AC7" w:rsidRDefault="00F42301" w:rsidP="00B67EC4">
            <w:pPr>
              <w:widowControl w:val="0"/>
              <w:autoSpaceDE w:val="0"/>
              <w:autoSpaceDN w:val="0"/>
              <w:adjustRightInd w:val="0"/>
              <w:spacing w:after="0" w:line="217" w:lineRule="exact"/>
              <w:ind w:left="273"/>
              <w:rPr>
                <w:rFonts w:ascii="Times New Roman" w:hAnsi="Times New Roman"/>
                <w:sz w:val="24"/>
                <w:szCs w:val="24"/>
              </w:rPr>
            </w:pPr>
            <w:r w:rsidRPr="00FA7AC7">
              <w:rPr>
                <w:rFonts w:ascii="Times New Roman" w:hAnsi="Times New Roman"/>
                <w:sz w:val="20"/>
                <w:szCs w:val="20"/>
              </w:rPr>
              <w:t>5794</w:t>
            </w:r>
          </w:p>
        </w:tc>
        <w:tc>
          <w:tcPr>
            <w:tcW w:w="4690" w:type="dxa"/>
            <w:tcBorders>
              <w:top w:val="nil"/>
              <w:left w:val="nil"/>
              <w:bottom w:val="nil"/>
              <w:right w:val="nil"/>
            </w:tcBorders>
          </w:tcPr>
          <w:p w:rsidR="00F42301" w:rsidRPr="00FA7AC7" w:rsidRDefault="00F42301" w:rsidP="00B67EC4">
            <w:pPr>
              <w:widowControl w:val="0"/>
              <w:autoSpaceDE w:val="0"/>
              <w:autoSpaceDN w:val="0"/>
              <w:adjustRightInd w:val="0"/>
              <w:spacing w:before="9" w:after="0"/>
              <w:ind w:left="362"/>
              <w:rPr>
                <w:rFonts w:ascii="Times New Roman" w:hAnsi="Times New Roman"/>
                <w:sz w:val="24"/>
                <w:szCs w:val="24"/>
              </w:rPr>
            </w:pPr>
            <w:r w:rsidRPr="00FA7AC7">
              <w:rPr>
                <w:rFonts w:ascii="Times New Roman" w:hAnsi="Times New Roman"/>
                <w:sz w:val="20"/>
                <w:szCs w:val="20"/>
              </w:rPr>
              <w:t>African</w:t>
            </w:r>
            <w:r w:rsidRPr="00FA7AC7">
              <w:rPr>
                <w:rFonts w:ascii="Times New Roman" w:hAnsi="Times New Roman"/>
                <w:spacing w:val="-11"/>
                <w:sz w:val="20"/>
                <w:szCs w:val="20"/>
              </w:rPr>
              <w:t xml:space="preserve"> </w:t>
            </w:r>
            <w:r w:rsidRPr="00FA7AC7">
              <w:rPr>
                <w:rFonts w:ascii="Times New Roman" w:hAnsi="Times New Roman"/>
                <w:sz w:val="20"/>
                <w:szCs w:val="20"/>
              </w:rPr>
              <w:t>American Drama</w:t>
            </w:r>
          </w:p>
        </w:tc>
      </w:tr>
      <w:tr w:rsidR="00F42301" w:rsidRPr="00FA7AC7" w:rsidTr="00B67EC4">
        <w:trPr>
          <w:trHeight w:hRule="exact" w:val="209"/>
        </w:trPr>
        <w:tc>
          <w:tcPr>
            <w:tcW w:w="857" w:type="dxa"/>
            <w:tcBorders>
              <w:top w:val="nil"/>
              <w:left w:val="nil"/>
              <w:bottom w:val="nil"/>
              <w:right w:val="nil"/>
            </w:tcBorders>
          </w:tcPr>
          <w:p w:rsidR="00F42301" w:rsidRPr="00FA7AC7" w:rsidRDefault="00F42301" w:rsidP="00B67EC4">
            <w:pPr>
              <w:widowControl w:val="0"/>
              <w:autoSpaceDE w:val="0"/>
              <w:autoSpaceDN w:val="0"/>
              <w:adjustRightInd w:val="0"/>
              <w:spacing w:after="0" w:line="205" w:lineRule="exact"/>
              <w:ind w:left="40"/>
              <w:rPr>
                <w:rFonts w:ascii="Times New Roman" w:hAnsi="Times New Roman"/>
                <w:sz w:val="24"/>
                <w:szCs w:val="24"/>
              </w:rPr>
            </w:pPr>
            <w:r w:rsidRPr="00FA7AC7">
              <w:rPr>
                <w:rFonts w:ascii="Times New Roman" w:hAnsi="Times New Roman"/>
                <w:sz w:val="20"/>
                <w:szCs w:val="20"/>
              </w:rPr>
              <w:t>ENGL</w:t>
            </w:r>
          </w:p>
        </w:tc>
        <w:tc>
          <w:tcPr>
            <w:tcW w:w="1035" w:type="dxa"/>
            <w:tcBorders>
              <w:top w:val="nil"/>
              <w:left w:val="nil"/>
              <w:bottom w:val="nil"/>
              <w:right w:val="nil"/>
            </w:tcBorders>
          </w:tcPr>
          <w:p w:rsidR="00F42301" w:rsidRPr="00FA7AC7" w:rsidRDefault="00F42301" w:rsidP="00B67EC4">
            <w:pPr>
              <w:widowControl w:val="0"/>
              <w:autoSpaceDE w:val="0"/>
              <w:autoSpaceDN w:val="0"/>
              <w:adjustRightInd w:val="0"/>
              <w:spacing w:after="0" w:line="205" w:lineRule="exact"/>
              <w:ind w:left="273"/>
              <w:rPr>
                <w:rFonts w:ascii="Times New Roman" w:hAnsi="Times New Roman"/>
                <w:sz w:val="24"/>
                <w:szCs w:val="24"/>
              </w:rPr>
            </w:pPr>
            <w:r w:rsidRPr="00FA7AC7">
              <w:rPr>
                <w:rFonts w:ascii="Times New Roman" w:hAnsi="Times New Roman"/>
                <w:sz w:val="20"/>
                <w:szCs w:val="20"/>
              </w:rPr>
              <w:t>5908</w:t>
            </w:r>
          </w:p>
        </w:tc>
        <w:tc>
          <w:tcPr>
            <w:tcW w:w="4690" w:type="dxa"/>
            <w:tcBorders>
              <w:top w:val="nil"/>
              <w:left w:val="nil"/>
              <w:bottom w:val="nil"/>
              <w:right w:val="nil"/>
            </w:tcBorders>
          </w:tcPr>
          <w:p w:rsidR="00F42301" w:rsidRPr="00FA7AC7" w:rsidRDefault="00F42301" w:rsidP="00B67EC4">
            <w:pPr>
              <w:widowControl w:val="0"/>
              <w:autoSpaceDE w:val="0"/>
              <w:autoSpaceDN w:val="0"/>
              <w:adjustRightInd w:val="0"/>
              <w:spacing w:after="0" w:line="205" w:lineRule="exact"/>
              <w:ind w:left="362"/>
              <w:rPr>
                <w:rFonts w:ascii="Times New Roman" w:hAnsi="Times New Roman"/>
                <w:sz w:val="24"/>
                <w:szCs w:val="24"/>
              </w:rPr>
            </w:pPr>
            <w:r w:rsidRPr="00FA7AC7">
              <w:rPr>
                <w:rFonts w:ascii="Times New Roman" w:hAnsi="Times New Roman"/>
                <w:sz w:val="20"/>
                <w:szCs w:val="20"/>
              </w:rPr>
              <w:t>Literary Criticism**</w:t>
            </w:r>
          </w:p>
        </w:tc>
      </w:tr>
      <w:tr w:rsidR="00F42301" w:rsidRPr="00FA7AC7" w:rsidTr="00B67EC4">
        <w:trPr>
          <w:trHeight w:hRule="exact" w:val="342"/>
        </w:trPr>
        <w:tc>
          <w:tcPr>
            <w:tcW w:w="6582" w:type="dxa"/>
            <w:gridSpan w:val="3"/>
            <w:tcBorders>
              <w:top w:val="nil"/>
              <w:left w:val="nil"/>
              <w:bottom w:val="nil"/>
              <w:right w:val="nil"/>
            </w:tcBorders>
          </w:tcPr>
          <w:p w:rsidR="00F42301" w:rsidRPr="00FA7AC7" w:rsidRDefault="00F42301" w:rsidP="00B67EC4">
            <w:pPr>
              <w:widowControl w:val="0"/>
              <w:autoSpaceDE w:val="0"/>
              <w:autoSpaceDN w:val="0"/>
              <w:adjustRightInd w:val="0"/>
              <w:spacing w:after="0" w:line="305" w:lineRule="exact"/>
              <w:ind w:left="40"/>
              <w:rPr>
                <w:rFonts w:ascii="Times New Roman" w:hAnsi="Times New Roman"/>
                <w:sz w:val="24"/>
                <w:szCs w:val="24"/>
              </w:rPr>
            </w:pPr>
            <w:r w:rsidRPr="00FA7AC7">
              <w:rPr>
                <w:rFonts w:ascii="Times New Roman" w:hAnsi="Times New Roman"/>
                <w:b/>
                <w:bCs/>
                <w:sz w:val="28"/>
                <w:szCs w:val="28"/>
              </w:rPr>
              <w:t>A</w:t>
            </w:r>
            <w:r w:rsidRPr="00FA7AC7">
              <w:rPr>
                <w:rFonts w:ascii="Times New Roman" w:hAnsi="Times New Roman"/>
                <w:b/>
                <w:bCs/>
                <w:spacing w:val="-5"/>
                <w:sz w:val="28"/>
                <w:szCs w:val="28"/>
              </w:rPr>
              <w:t>r</w:t>
            </w:r>
            <w:r w:rsidRPr="00FA7AC7">
              <w:rPr>
                <w:rFonts w:ascii="Times New Roman" w:hAnsi="Times New Roman"/>
                <w:b/>
                <w:bCs/>
                <w:sz w:val="28"/>
                <w:szCs w:val="28"/>
              </w:rPr>
              <w:t>ea D - Resea</w:t>
            </w:r>
            <w:r w:rsidRPr="00FA7AC7">
              <w:rPr>
                <w:rFonts w:ascii="Times New Roman" w:hAnsi="Times New Roman"/>
                <w:b/>
                <w:bCs/>
                <w:spacing w:val="-5"/>
                <w:sz w:val="28"/>
                <w:szCs w:val="28"/>
              </w:rPr>
              <w:t>r</w:t>
            </w:r>
            <w:r w:rsidRPr="00FA7AC7">
              <w:rPr>
                <w:rFonts w:ascii="Times New Roman" w:hAnsi="Times New Roman"/>
                <w:b/>
                <w:bCs/>
                <w:sz w:val="28"/>
                <w:szCs w:val="28"/>
              </w:rPr>
              <w:t>ch (Minimum of 3 semester</w:t>
            </w:r>
            <w:r w:rsidRPr="00FA7AC7">
              <w:rPr>
                <w:rFonts w:ascii="Times New Roman" w:hAnsi="Times New Roman"/>
                <w:b/>
                <w:bCs/>
                <w:spacing w:val="-5"/>
                <w:sz w:val="28"/>
                <w:szCs w:val="28"/>
              </w:rPr>
              <w:t xml:space="preserve"> </w:t>
            </w:r>
            <w:r w:rsidRPr="00FA7AC7">
              <w:rPr>
                <w:rFonts w:ascii="Times New Roman" w:hAnsi="Times New Roman"/>
                <w:b/>
                <w:bCs/>
                <w:sz w:val="28"/>
                <w:szCs w:val="28"/>
              </w:rPr>
              <w:t>hours)</w:t>
            </w:r>
          </w:p>
        </w:tc>
      </w:tr>
      <w:tr w:rsidR="00F42301" w:rsidRPr="00FA7AC7" w:rsidTr="00B67EC4">
        <w:trPr>
          <w:trHeight w:hRule="exact" w:val="254"/>
        </w:trPr>
        <w:tc>
          <w:tcPr>
            <w:tcW w:w="857" w:type="dxa"/>
            <w:tcBorders>
              <w:top w:val="nil"/>
              <w:left w:val="nil"/>
              <w:bottom w:val="nil"/>
              <w:right w:val="nil"/>
            </w:tcBorders>
          </w:tcPr>
          <w:p w:rsidR="00F42301" w:rsidRPr="00FA7AC7" w:rsidRDefault="00F42301" w:rsidP="00B67EC4">
            <w:pPr>
              <w:widowControl w:val="0"/>
              <w:autoSpaceDE w:val="0"/>
              <w:autoSpaceDN w:val="0"/>
              <w:adjustRightInd w:val="0"/>
              <w:spacing w:after="0"/>
              <w:ind w:left="40"/>
              <w:rPr>
                <w:rFonts w:ascii="Times New Roman" w:hAnsi="Times New Roman"/>
                <w:sz w:val="24"/>
                <w:szCs w:val="24"/>
              </w:rPr>
            </w:pPr>
            <w:r w:rsidRPr="00FA7AC7">
              <w:rPr>
                <w:rFonts w:ascii="Times New Roman" w:hAnsi="Times New Roman"/>
                <w:sz w:val="20"/>
                <w:szCs w:val="20"/>
              </w:rPr>
              <w:t>EDUC</w:t>
            </w:r>
          </w:p>
        </w:tc>
        <w:tc>
          <w:tcPr>
            <w:tcW w:w="1035" w:type="dxa"/>
            <w:tcBorders>
              <w:top w:val="nil"/>
              <w:left w:val="nil"/>
              <w:bottom w:val="nil"/>
              <w:right w:val="nil"/>
            </w:tcBorders>
          </w:tcPr>
          <w:p w:rsidR="00F42301" w:rsidRPr="00FA7AC7" w:rsidRDefault="00F42301" w:rsidP="00B67EC4">
            <w:pPr>
              <w:widowControl w:val="0"/>
              <w:autoSpaceDE w:val="0"/>
              <w:autoSpaceDN w:val="0"/>
              <w:adjustRightInd w:val="0"/>
              <w:spacing w:after="0"/>
              <w:ind w:left="272"/>
              <w:rPr>
                <w:rFonts w:ascii="Times New Roman" w:hAnsi="Times New Roman"/>
                <w:sz w:val="24"/>
                <w:szCs w:val="24"/>
              </w:rPr>
            </w:pPr>
            <w:r w:rsidRPr="00FA7AC7">
              <w:rPr>
                <w:rFonts w:ascii="Times New Roman" w:hAnsi="Times New Roman"/>
                <w:sz w:val="20"/>
                <w:szCs w:val="20"/>
              </w:rPr>
              <w:t>5500</w:t>
            </w:r>
          </w:p>
        </w:tc>
        <w:tc>
          <w:tcPr>
            <w:tcW w:w="4690" w:type="dxa"/>
            <w:tcBorders>
              <w:top w:val="nil"/>
              <w:left w:val="nil"/>
              <w:bottom w:val="nil"/>
              <w:right w:val="nil"/>
            </w:tcBorders>
          </w:tcPr>
          <w:p w:rsidR="00F42301" w:rsidRPr="00FA7AC7" w:rsidRDefault="00F42301" w:rsidP="00B67EC4">
            <w:pPr>
              <w:widowControl w:val="0"/>
              <w:autoSpaceDE w:val="0"/>
              <w:autoSpaceDN w:val="0"/>
              <w:adjustRightInd w:val="0"/>
              <w:spacing w:after="0"/>
              <w:ind w:left="362"/>
              <w:rPr>
                <w:rFonts w:ascii="Times New Roman" w:hAnsi="Times New Roman"/>
                <w:sz w:val="24"/>
                <w:szCs w:val="24"/>
              </w:rPr>
            </w:pPr>
            <w:r w:rsidRPr="00FA7AC7">
              <w:rPr>
                <w:rFonts w:ascii="Times New Roman" w:hAnsi="Times New Roman"/>
                <w:sz w:val="20"/>
                <w:szCs w:val="20"/>
              </w:rPr>
              <w:t>Educational Statistics***</w:t>
            </w:r>
          </w:p>
        </w:tc>
      </w:tr>
      <w:tr w:rsidR="00F42301" w:rsidRPr="00FA7AC7" w:rsidTr="00B67EC4">
        <w:trPr>
          <w:trHeight w:hRule="exact" w:val="320"/>
        </w:trPr>
        <w:tc>
          <w:tcPr>
            <w:tcW w:w="857" w:type="dxa"/>
            <w:tcBorders>
              <w:top w:val="nil"/>
              <w:left w:val="nil"/>
              <w:bottom w:val="nil"/>
              <w:right w:val="nil"/>
            </w:tcBorders>
          </w:tcPr>
          <w:p w:rsidR="00F42301" w:rsidRPr="00FA7AC7" w:rsidRDefault="00F42301" w:rsidP="00B67EC4">
            <w:pPr>
              <w:widowControl w:val="0"/>
              <w:autoSpaceDE w:val="0"/>
              <w:autoSpaceDN w:val="0"/>
              <w:adjustRightInd w:val="0"/>
              <w:spacing w:after="0" w:line="217" w:lineRule="exact"/>
              <w:ind w:left="40"/>
              <w:rPr>
                <w:rFonts w:ascii="Times New Roman" w:hAnsi="Times New Roman"/>
                <w:sz w:val="24"/>
                <w:szCs w:val="24"/>
              </w:rPr>
            </w:pPr>
            <w:r w:rsidRPr="00FA7AC7">
              <w:rPr>
                <w:rFonts w:ascii="Times New Roman" w:hAnsi="Times New Roman"/>
                <w:sz w:val="20"/>
                <w:szCs w:val="20"/>
              </w:rPr>
              <w:t>EDUC</w:t>
            </w:r>
          </w:p>
        </w:tc>
        <w:tc>
          <w:tcPr>
            <w:tcW w:w="1035" w:type="dxa"/>
            <w:tcBorders>
              <w:top w:val="nil"/>
              <w:left w:val="nil"/>
              <w:bottom w:val="nil"/>
              <w:right w:val="nil"/>
            </w:tcBorders>
          </w:tcPr>
          <w:p w:rsidR="00F42301" w:rsidRPr="00FA7AC7" w:rsidRDefault="00F42301" w:rsidP="00B67EC4">
            <w:pPr>
              <w:widowControl w:val="0"/>
              <w:autoSpaceDE w:val="0"/>
              <w:autoSpaceDN w:val="0"/>
              <w:adjustRightInd w:val="0"/>
              <w:spacing w:after="0" w:line="217" w:lineRule="exact"/>
              <w:ind w:left="272"/>
              <w:rPr>
                <w:rFonts w:ascii="Times New Roman" w:hAnsi="Times New Roman"/>
                <w:sz w:val="24"/>
                <w:szCs w:val="24"/>
              </w:rPr>
            </w:pPr>
            <w:r w:rsidRPr="00FA7AC7">
              <w:rPr>
                <w:rFonts w:ascii="Times New Roman" w:hAnsi="Times New Roman"/>
                <w:sz w:val="20"/>
                <w:szCs w:val="20"/>
              </w:rPr>
              <w:t>5501</w:t>
            </w:r>
          </w:p>
        </w:tc>
        <w:tc>
          <w:tcPr>
            <w:tcW w:w="4690" w:type="dxa"/>
            <w:tcBorders>
              <w:top w:val="nil"/>
              <w:left w:val="nil"/>
              <w:bottom w:val="nil"/>
              <w:right w:val="nil"/>
            </w:tcBorders>
          </w:tcPr>
          <w:p w:rsidR="00F42301" w:rsidRPr="00FA7AC7" w:rsidRDefault="00F42301" w:rsidP="00B67EC4">
            <w:pPr>
              <w:widowControl w:val="0"/>
              <w:autoSpaceDE w:val="0"/>
              <w:autoSpaceDN w:val="0"/>
              <w:adjustRightInd w:val="0"/>
              <w:spacing w:after="0" w:line="217" w:lineRule="exact"/>
              <w:ind w:left="362"/>
              <w:rPr>
                <w:rFonts w:ascii="Times New Roman" w:hAnsi="Times New Roman"/>
                <w:sz w:val="24"/>
                <w:szCs w:val="24"/>
              </w:rPr>
            </w:pPr>
            <w:r w:rsidRPr="00FA7AC7">
              <w:rPr>
                <w:rFonts w:ascii="Times New Roman" w:hAnsi="Times New Roman"/>
                <w:sz w:val="20"/>
                <w:szCs w:val="20"/>
              </w:rPr>
              <w:t>Educational Research**</w:t>
            </w:r>
          </w:p>
        </w:tc>
      </w:tr>
    </w:tbl>
    <w:p w:rsidR="00F42301" w:rsidRDefault="00F42301" w:rsidP="00721764">
      <w:pPr>
        <w:widowControl w:val="0"/>
        <w:autoSpaceDE w:val="0"/>
        <w:autoSpaceDN w:val="0"/>
        <w:adjustRightInd w:val="0"/>
        <w:spacing w:before="3" w:after="0" w:line="110" w:lineRule="exact"/>
        <w:rPr>
          <w:rFonts w:ascii="Times New Roman" w:hAnsi="Times New Roman"/>
          <w:sz w:val="11"/>
          <w:szCs w:val="11"/>
        </w:rPr>
      </w:pPr>
    </w:p>
    <w:p w:rsidR="00F42301" w:rsidRDefault="00F42301" w:rsidP="00721764">
      <w:pPr>
        <w:widowControl w:val="0"/>
        <w:autoSpaceDE w:val="0"/>
        <w:autoSpaceDN w:val="0"/>
        <w:adjustRightInd w:val="0"/>
        <w:spacing w:before="14" w:after="0"/>
        <w:ind w:left="875"/>
        <w:rPr>
          <w:rFonts w:ascii="Times New Roman" w:hAnsi="Times New Roman"/>
          <w:sz w:val="28"/>
          <w:szCs w:val="28"/>
        </w:rPr>
      </w:pPr>
      <w:r w:rsidRPr="003F2CF3">
        <w:rPr>
          <w:rFonts w:ascii="Calibri" w:hAnsi="Calibri"/>
          <w:noProof/>
          <w:lang w:eastAsia="en-US"/>
        </w:rPr>
        <w:pict>
          <v:shape id="_x0000_s3729" type="#_x0000_t202" style="position:absolute;left:0;text-align:left;margin-left:522pt;margin-top:-145.95pt;width:1in;height:270.7pt;z-index:-251553792;mso-position-horizontal-relative:page" o:allowincell="f" filled="f" stroked="f">
            <v:textbox style="layout-flow:vertical" inset="0,0,0,0">
              <w:txbxContent>
                <w:p w:rsidR="00F42301" w:rsidRDefault="00F42301" w:rsidP="00721764">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P</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ROGRAM</w:t>
                  </w:r>
                  <w:r>
                    <w:rPr>
                      <w:rFonts w:ascii="Impact" w:hAnsi="Impact" w:cs="Impact"/>
                      <w:color w:val="A3A3A3"/>
                      <w:position w:val="1"/>
                      <w:sz w:val="105"/>
                      <w:szCs w:val="105"/>
                    </w:rPr>
                    <w:t>S</w:t>
                  </w:r>
                  <w:r>
                    <w:rPr>
                      <w:rFonts w:ascii="Impact" w:hAnsi="Impact" w:cs="Impact"/>
                      <w:color w:val="A3A3A3"/>
                      <w:spacing w:val="-115"/>
                      <w:position w:val="1"/>
                      <w:sz w:val="105"/>
                      <w:szCs w:val="105"/>
                    </w:rPr>
                    <w:t xml:space="preserve"> </w:t>
                  </w:r>
                </w:p>
              </w:txbxContent>
            </v:textbox>
            <w10:wrap anchorx="page"/>
          </v:shape>
        </w:pict>
      </w:r>
      <w:r>
        <w:rPr>
          <w:rFonts w:ascii="Times New Roman" w:hAnsi="Times New Roman"/>
          <w:b/>
          <w:bCs/>
          <w:sz w:val="28"/>
          <w:szCs w:val="28"/>
        </w:rPr>
        <w:t>A</w:t>
      </w:r>
      <w:r>
        <w:rPr>
          <w:rFonts w:ascii="Times New Roman" w:hAnsi="Times New Roman"/>
          <w:b/>
          <w:bCs/>
          <w:spacing w:val="-5"/>
          <w:sz w:val="28"/>
          <w:szCs w:val="28"/>
        </w:rPr>
        <w:t>r</w:t>
      </w:r>
      <w:r>
        <w:rPr>
          <w:rFonts w:ascii="Times New Roman" w:hAnsi="Times New Roman"/>
          <w:b/>
          <w:bCs/>
          <w:sz w:val="28"/>
          <w:szCs w:val="28"/>
        </w:rPr>
        <w:t>ea E - Related</w:t>
      </w:r>
      <w:r>
        <w:rPr>
          <w:rFonts w:ascii="Times New Roman" w:hAnsi="Times New Roman"/>
          <w:b/>
          <w:bCs/>
          <w:spacing w:val="-15"/>
          <w:sz w:val="28"/>
          <w:szCs w:val="28"/>
        </w:rPr>
        <w:t xml:space="preserve"> </w:t>
      </w:r>
      <w:r>
        <w:rPr>
          <w:rFonts w:ascii="Times New Roman" w:hAnsi="Times New Roman"/>
          <w:b/>
          <w:bCs/>
          <w:sz w:val="28"/>
          <w:szCs w:val="28"/>
        </w:rPr>
        <w:t>A</w:t>
      </w:r>
      <w:r>
        <w:rPr>
          <w:rFonts w:ascii="Times New Roman" w:hAnsi="Times New Roman"/>
          <w:b/>
          <w:bCs/>
          <w:spacing w:val="-5"/>
          <w:sz w:val="28"/>
          <w:szCs w:val="28"/>
        </w:rPr>
        <w:t>r</w:t>
      </w:r>
      <w:r>
        <w:rPr>
          <w:rFonts w:ascii="Times New Roman" w:hAnsi="Times New Roman"/>
          <w:b/>
          <w:bCs/>
          <w:sz w:val="28"/>
          <w:szCs w:val="28"/>
        </w:rPr>
        <w:t>eas (Minimum of 3 semester</w:t>
      </w:r>
      <w:r>
        <w:rPr>
          <w:rFonts w:ascii="Times New Roman" w:hAnsi="Times New Roman"/>
          <w:b/>
          <w:bCs/>
          <w:spacing w:val="-5"/>
          <w:sz w:val="28"/>
          <w:szCs w:val="28"/>
        </w:rPr>
        <w:t xml:space="preserve"> </w:t>
      </w:r>
      <w:r>
        <w:rPr>
          <w:rFonts w:ascii="Times New Roman" w:hAnsi="Times New Roman"/>
          <w:b/>
          <w:bCs/>
          <w:sz w:val="28"/>
          <w:szCs w:val="28"/>
        </w:rPr>
        <w:t>hours)</w:t>
      </w:r>
    </w:p>
    <w:tbl>
      <w:tblPr>
        <w:tblW w:w="0" w:type="auto"/>
        <w:tblInd w:w="835" w:type="dxa"/>
        <w:tblLayout w:type="fixed"/>
        <w:tblCellMar>
          <w:left w:w="0" w:type="dxa"/>
          <w:right w:w="0" w:type="dxa"/>
        </w:tblCellMar>
        <w:tblLook w:val="0000"/>
      </w:tblPr>
      <w:tblGrid>
        <w:gridCol w:w="868"/>
        <w:gridCol w:w="1024"/>
        <w:gridCol w:w="5335"/>
      </w:tblGrid>
      <w:tr w:rsidR="00F42301" w:rsidRPr="00FA7AC7" w:rsidTr="00B67EC4">
        <w:trPr>
          <w:trHeight w:hRule="exact" w:val="287"/>
        </w:trPr>
        <w:tc>
          <w:tcPr>
            <w:tcW w:w="868" w:type="dxa"/>
            <w:tcBorders>
              <w:top w:val="nil"/>
              <w:left w:val="nil"/>
              <w:bottom w:val="nil"/>
              <w:right w:val="nil"/>
            </w:tcBorders>
          </w:tcPr>
          <w:p w:rsidR="00F42301" w:rsidRPr="00FA7AC7" w:rsidRDefault="00F42301" w:rsidP="00B67EC4">
            <w:pPr>
              <w:widowControl w:val="0"/>
              <w:autoSpaceDE w:val="0"/>
              <w:autoSpaceDN w:val="0"/>
              <w:adjustRightInd w:val="0"/>
              <w:spacing w:before="34" w:after="0"/>
              <w:ind w:left="40"/>
              <w:rPr>
                <w:rFonts w:ascii="Times New Roman" w:hAnsi="Times New Roman"/>
                <w:sz w:val="24"/>
                <w:szCs w:val="24"/>
              </w:rPr>
            </w:pPr>
            <w:r w:rsidRPr="00FA7AC7">
              <w:rPr>
                <w:rFonts w:ascii="Times New Roman" w:hAnsi="Times New Roman"/>
                <w:sz w:val="20"/>
                <w:szCs w:val="20"/>
              </w:rPr>
              <w:t>EDUC</w:t>
            </w:r>
          </w:p>
        </w:tc>
        <w:tc>
          <w:tcPr>
            <w:tcW w:w="1024" w:type="dxa"/>
            <w:tcBorders>
              <w:top w:val="nil"/>
              <w:left w:val="nil"/>
              <w:bottom w:val="nil"/>
              <w:right w:val="nil"/>
            </w:tcBorders>
          </w:tcPr>
          <w:p w:rsidR="00F42301" w:rsidRPr="00FA7AC7" w:rsidRDefault="00F42301" w:rsidP="00B67EC4">
            <w:pPr>
              <w:widowControl w:val="0"/>
              <w:autoSpaceDE w:val="0"/>
              <w:autoSpaceDN w:val="0"/>
              <w:adjustRightInd w:val="0"/>
              <w:spacing w:before="34" w:after="0"/>
              <w:ind w:left="261"/>
              <w:rPr>
                <w:rFonts w:ascii="Times New Roman" w:hAnsi="Times New Roman"/>
                <w:sz w:val="24"/>
                <w:szCs w:val="24"/>
              </w:rPr>
            </w:pPr>
            <w:r w:rsidRPr="00FA7AC7">
              <w:rPr>
                <w:rFonts w:ascii="Times New Roman" w:hAnsi="Times New Roman"/>
                <w:sz w:val="20"/>
                <w:szCs w:val="20"/>
              </w:rPr>
              <w:t>5513</w:t>
            </w:r>
          </w:p>
        </w:tc>
        <w:tc>
          <w:tcPr>
            <w:tcW w:w="5335" w:type="dxa"/>
            <w:tcBorders>
              <w:top w:val="nil"/>
              <w:left w:val="nil"/>
              <w:bottom w:val="nil"/>
              <w:right w:val="nil"/>
            </w:tcBorders>
          </w:tcPr>
          <w:p w:rsidR="00F42301" w:rsidRPr="00FA7AC7" w:rsidRDefault="00F42301" w:rsidP="00B67EC4">
            <w:pPr>
              <w:widowControl w:val="0"/>
              <w:autoSpaceDE w:val="0"/>
              <w:autoSpaceDN w:val="0"/>
              <w:adjustRightInd w:val="0"/>
              <w:spacing w:before="34" w:after="0"/>
              <w:ind w:left="362"/>
              <w:rPr>
                <w:rFonts w:ascii="Times New Roman" w:hAnsi="Times New Roman"/>
                <w:sz w:val="24"/>
                <w:szCs w:val="24"/>
              </w:rPr>
            </w:pPr>
            <w:r w:rsidRPr="00FA7AC7">
              <w:rPr>
                <w:rFonts w:ascii="Times New Roman" w:hAnsi="Times New Roman"/>
                <w:sz w:val="20"/>
                <w:szCs w:val="20"/>
              </w:rPr>
              <w:t>Language Study for Middle Childhood</w:t>
            </w:r>
          </w:p>
        </w:tc>
      </w:tr>
      <w:tr w:rsidR="00F42301" w:rsidRPr="00FA7AC7" w:rsidTr="00B67EC4">
        <w:trPr>
          <w:trHeight w:hRule="exact" w:val="240"/>
        </w:trPr>
        <w:tc>
          <w:tcPr>
            <w:tcW w:w="868" w:type="dxa"/>
            <w:tcBorders>
              <w:top w:val="nil"/>
              <w:left w:val="nil"/>
              <w:bottom w:val="nil"/>
              <w:right w:val="nil"/>
            </w:tcBorders>
          </w:tcPr>
          <w:p w:rsidR="00F42301" w:rsidRPr="00FA7AC7" w:rsidRDefault="00F42301" w:rsidP="00B67EC4">
            <w:pPr>
              <w:widowControl w:val="0"/>
              <w:autoSpaceDE w:val="0"/>
              <w:autoSpaceDN w:val="0"/>
              <w:adjustRightInd w:val="0"/>
              <w:spacing w:after="0" w:line="217" w:lineRule="exact"/>
              <w:ind w:left="40"/>
              <w:rPr>
                <w:rFonts w:ascii="Times New Roman" w:hAnsi="Times New Roman"/>
                <w:sz w:val="24"/>
                <w:szCs w:val="24"/>
              </w:rPr>
            </w:pPr>
            <w:r w:rsidRPr="00FA7AC7">
              <w:rPr>
                <w:rFonts w:ascii="Times New Roman" w:hAnsi="Times New Roman"/>
                <w:sz w:val="20"/>
                <w:szCs w:val="20"/>
              </w:rPr>
              <w:t>EDUC</w:t>
            </w:r>
          </w:p>
        </w:tc>
        <w:tc>
          <w:tcPr>
            <w:tcW w:w="1024" w:type="dxa"/>
            <w:tcBorders>
              <w:top w:val="nil"/>
              <w:left w:val="nil"/>
              <w:bottom w:val="nil"/>
              <w:right w:val="nil"/>
            </w:tcBorders>
          </w:tcPr>
          <w:p w:rsidR="00F42301" w:rsidRPr="00FA7AC7" w:rsidRDefault="00F42301" w:rsidP="00B67EC4">
            <w:pPr>
              <w:widowControl w:val="0"/>
              <w:autoSpaceDE w:val="0"/>
              <w:autoSpaceDN w:val="0"/>
              <w:adjustRightInd w:val="0"/>
              <w:spacing w:after="0" w:line="217" w:lineRule="exact"/>
              <w:ind w:left="261"/>
              <w:rPr>
                <w:rFonts w:ascii="Times New Roman" w:hAnsi="Times New Roman"/>
                <w:sz w:val="24"/>
                <w:szCs w:val="24"/>
              </w:rPr>
            </w:pPr>
            <w:r w:rsidRPr="00FA7AC7">
              <w:rPr>
                <w:rFonts w:ascii="Times New Roman" w:hAnsi="Times New Roman"/>
                <w:sz w:val="20"/>
                <w:szCs w:val="20"/>
              </w:rPr>
              <w:t>5514</w:t>
            </w:r>
          </w:p>
        </w:tc>
        <w:tc>
          <w:tcPr>
            <w:tcW w:w="5335" w:type="dxa"/>
            <w:tcBorders>
              <w:top w:val="nil"/>
              <w:left w:val="nil"/>
              <w:bottom w:val="nil"/>
              <w:right w:val="nil"/>
            </w:tcBorders>
          </w:tcPr>
          <w:p w:rsidR="00F42301" w:rsidRPr="00FA7AC7" w:rsidRDefault="00F42301" w:rsidP="00B67EC4">
            <w:pPr>
              <w:widowControl w:val="0"/>
              <w:autoSpaceDE w:val="0"/>
              <w:autoSpaceDN w:val="0"/>
              <w:adjustRightInd w:val="0"/>
              <w:spacing w:after="0" w:line="217" w:lineRule="exact"/>
              <w:ind w:left="362"/>
              <w:rPr>
                <w:rFonts w:ascii="Times New Roman" w:hAnsi="Times New Roman"/>
                <w:sz w:val="24"/>
                <w:szCs w:val="24"/>
              </w:rPr>
            </w:pPr>
            <w:r w:rsidRPr="00FA7AC7">
              <w:rPr>
                <w:rFonts w:ascii="Times New Roman" w:hAnsi="Times New Roman"/>
                <w:sz w:val="20"/>
                <w:szCs w:val="20"/>
              </w:rPr>
              <w:t>Literature for Middle Childhood</w:t>
            </w:r>
          </w:p>
        </w:tc>
      </w:tr>
      <w:tr w:rsidR="00F42301" w:rsidRPr="00FA7AC7" w:rsidTr="00B67EC4">
        <w:trPr>
          <w:trHeight w:hRule="exact" w:val="240"/>
        </w:trPr>
        <w:tc>
          <w:tcPr>
            <w:tcW w:w="868" w:type="dxa"/>
            <w:tcBorders>
              <w:top w:val="nil"/>
              <w:left w:val="nil"/>
              <w:bottom w:val="nil"/>
              <w:right w:val="nil"/>
            </w:tcBorders>
          </w:tcPr>
          <w:p w:rsidR="00F42301" w:rsidRPr="00FA7AC7" w:rsidRDefault="00F42301" w:rsidP="00B67EC4">
            <w:pPr>
              <w:widowControl w:val="0"/>
              <w:autoSpaceDE w:val="0"/>
              <w:autoSpaceDN w:val="0"/>
              <w:adjustRightInd w:val="0"/>
              <w:spacing w:after="0" w:line="217" w:lineRule="exact"/>
              <w:ind w:left="40"/>
              <w:rPr>
                <w:rFonts w:ascii="Times New Roman" w:hAnsi="Times New Roman"/>
                <w:sz w:val="24"/>
                <w:szCs w:val="24"/>
              </w:rPr>
            </w:pPr>
            <w:r w:rsidRPr="00FA7AC7">
              <w:rPr>
                <w:rFonts w:ascii="Times New Roman" w:hAnsi="Times New Roman"/>
                <w:sz w:val="20"/>
                <w:szCs w:val="20"/>
              </w:rPr>
              <w:t>EDUC</w:t>
            </w:r>
          </w:p>
        </w:tc>
        <w:tc>
          <w:tcPr>
            <w:tcW w:w="1024" w:type="dxa"/>
            <w:tcBorders>
              <w:top w:val="nil"/>
              <w:left w:val="nil"/>
              <w:bottom w:val="nil"/>
              <w:right w:val="nil"/>
            </w:tcBorders>
          </w:tcPr>
          <w:p w:rsidR="00F42301" w:rsidRPr="00FA7AC7" w:rsidRDefault="00F42301" w:rsidP="00B67EC4">
            <w:pPr>
              <w:widowControl w:val="0"/>
              <w:autoSpaceDE w:val="0"/>
              <w:autoSpaceDN w:val="0"/>
              <w:adjustRightInd w:val="0"/>
              <w:spacing w:after="0" w:line="217" w:lineRule="exact"/>
              <w:ind w:left="261"/>
              <w:rPr>
                <w:rFonts w:ascii="Times New Roman" w:hAnsi="Times New Roman"/>
                <w:sz w:val="24"/>
                <w:szCs w:val="24"/>
              </w:rPr>
            </w:pPr>
            <w:r w:rsidRPr="00FA7AC7">
              <w:rPr>
                <w:rFonts w:ascii="Times New Roman" w:hAnsi="Times New Roman"/>
                <w:sz w:val="20"/>
                <w:szCs w:val="20"/>
              </w:rPr>
              <w:t>5515</w:t>
            </w:r>
          </w:p>
        </w:tc>
        <w:tc>
          <w:tcPr>
            <w:tcW w:w="5335" w:type="dxa"/>
            <w:tcBorders>
              <w:top w:val="nil"/>
              <w:left w:val="nil"/>
              <w:bottom w:val="nil"/>
              <w:right w:val="nil"/>
            </w:tcBorders>
          </w:tcPr>
          <w:p w:rsidR="00F42301" w:rsidRPr="00FA7AC7" w:rsidRDefault="00F42301" w:rsidP="00B67EC4">
            <w:pPr>
              <w:widowControl w:val="0"/>
              <w:autoSpaceDE w:val="0"/>
              <w:autoSpaceDN w:val="0"/>
              <w:adjustRightInd w:val="0"/>
              <w:spacing w:after="0" w:line="217" w:lineRule="exact"/>
              <w:ind w:left="362"/>
              <w:rPr>
                <w:rFonts w:ascii="Times New Roman" w:hAnsi="Times New Roman"/>
                <w:sz w:val="24"/>
                <w:szCs w:val="24"/>
              </w:rPr>
            </w:pPr>
            <w:r w:rsidRPr="00FA7AC7">
              <w:rPr>
                <w:rFonts w:ascii="Times New Roman" w:hAnsi="Times New Roman"/>
                <w:sz w:val="20"/>
                <w:szCs w:val="20"/>
              </w:rPr>
              <w:t>Adolescent Literature</w:t>
            </w:r>
          </w:p>
        </w:tc>
      </w:tr>
      <w:tr w:rsidR="00F42301" w:rsidRPr="00FA7AC7" w:rsidTr="00B67EC4">
        <w:trPr>
          <w:trHeight w:hRule="exact" w:val="240"/>
        </w:trPr>
        <w:tc>
          <w:tcPr>
            <w:tcW w:w="868" w:type="dxa"/>
            <w:tcBorders>
              <w:top w:val="nil"/>
              <w:left w:val="nil"/>
              <w:bottom w:val="nil"/>
              <w:right w:val="nil"/>
            </w:tcBorders>
          </w:tcPr>
          <w:p w:rsidR="00F42301" w:rsidRPr="00FA7AC7" w:rsidRDefault="00F42301" w:rsidP="00B67EC4">
            <w:pPr>
              <w:widowControl w:val="0"/>
              <w:autoSpaceDE w:val="0"/>
              <w:autoSpaceDN w:val="0"/>
              <w:adjustRightInd w:val="0"/>
              <w:spacing w:after="0" w:line="217" w:lineRule="exact"/>
              <w:ind w:left="40"/>
              <w:rPr>
                <w:rFonts w:ascii="Times New Roman" w:hAnsi="Times New Roman"/>
                <w:sz w:val="24"/>
                <w:szCs w:val="24"/>
              </w:rPr>
            </w:pPr>
            <w:r w:rsidRPr="00FA7AC7">
              <w:rPr>
                <w:rFonts w:ascii="Times New Roman" w:hAnsi="Times New Roman"/>
                <w:sz w:val="20"/>
                <w:szCs w:val="20"/>
              </w:rPr>
              <w:t>MEED</w:t>
            </w:r>
          </w:p>
        </w:tc>
        <w:tc>
          <w:tcPr>
            <w:tcW w:w="1024" w:type="dxa"/>
            <w:tcBorders>
              <w:top w:val="nil"/>
              <w:left w:val="nil"/>
              <w:bottom w:val="nil"/>
              <w:right w:val="nil"/>
            </w:tcBorders>
          </w:tcPr>
          <w:p w:rsidR="00F42301" w:rsidRPr="00FA7AC7" w:rsidRDefault="00F42301" w:rsidP="00B67EC4">
            <w:pPr>
              <w:widowControl w:val="0"/>
              <w:autoSpaceDE w:val="0"/>
              <w:autoSpaceDN w:val="0"/>
              <w:adjustRightInd w:val="0"/>
              <w:spacing w:after="0" w:line="217" w:lineRule="exact"/>
              <w:ind w:left="261"/>
              <w:rPr>
                <w:rFonts w:ascii="Times New Roman" w:hAnsi="Times New Roman"/>
                <w:sz w:val="24"/>
                <w:szCs w:val="24"/>
              </w:rPr>
            </w:pPr>
            <w:r w:rsidRPr="00FA7AC7">
              <w:rPr>
                <w:rFonts w:ascii="Times New Roman" w:hAnsi="Times New Roman"/>
                <w:sz w:val="20"/>
                <w:szCs w:val="20"/>
              </w:rPr>
              <w:t>5500</w:t>
            </w:r>
          </w:p>
        </w:tc>
        <w:tc>
          <w:tcPr>
            <w:tcW w:w="5335" w:type="dxa"/>
            <w:tcBorders>
              <w:top w:val="nil"/>
              <w:left w:val="nil"/>
              <w:bottom w:val="nil"/>
              <w:right w:val="nil"/>
            </w:tcBorders>
          </w:tcPr>
          <w:p w:rsidR="00F42301" w:rsidRPr="00FA7AC7" w:rsidRDefault="00F42301" w:rsidP="00B67EC4">
            <w:pPr>
              <w:widowControl w:val="0"/>
              <w:autoSpaceDE w:val="0"/>
              <w:autoSpaceDN w:val="0"/>
              <w:adjustRightInd w:val="0"/>
              <w:spacing w:after="0" w:line="217" w:lineRule="exact"/>
              <w:ind w:left="362"/>
              <w:rPr>
                <w:rFonts w:ascii="Times New Roman" w:hAnsi="Times New Roman"/>
                <w:sz w:val="24"/>
                <w:szCs w:val="24"/>
              </w:rPr>
            </w:pPr>
            <w:r w:rsidRPr="00FA7AC7">
              <w:rPr>
                <w:rFonts w:ascii="Times New Roman" w:hAnsi="Times New Roman"/>
                <w:sz w:val="20"/>
                <w:szCs w:val="20"/>
              </w:rPr>
              <w:t>Introduction to the Selection of Print and Non-Print Materials</w:t>
            </w:r>
          </w:p>
        </w:tc>
      </w:tr>
      <w:tr w:rsidR="00F42301" w:rsidRPr="00FA7AC7" w:rsidTr="00B67EC4">
        <w:trPr>
          <w:trHeight w:hRule="exact" w:val="320"/>
        </w:trPr>
        <w:tc>
          <w:tcPr>
            <w:tcW w:w="868" w:type="dxa"/>
            <w:tcBorders>
              <w:top w:val="nil"/>
              <w:left w:val="nil"/>
              <w:bottom w:val="nil"/>
              <w:right w:val="nil"/>
            </w:tcBorders>
          </w:tcPr>
          <w:p w:rsidR="00F42301" w:rsidRPr="00FA7AC7" w:rsidRDefault="00F42301" w:rsidP="00B67EC4">
            <w:pPr>
              <w:widowControl w:val="0"/>
              <w:autoSpaceDE w:val="0"/>
              <w:autoSpaceDN w:val="0"/>
              <w:adjustRightInd w:val="0"/>
              <w:spacing w:after="0" w:line="217" w:lineRule="exact"/>
              <w:ind w:left="40"/>
              <w:rPr>
                <w:rFonts w:ascii="Times New Roman" w:hAnsi="Times New Roman"/>
                <w:sz w:val="24"/>
                <w:szCs w:val="24"/>
              </w:rPr>
            </w:pPr>
            <w:r w:rsidRPr="00FA7AC7">
              <w:rPr>
                <w:rFonts w:ascii="Times New Roman" w:hAnsi="Times New Roman"/>
                <w:sz w:val="20"/>
                <w:szCs w:val="20"/>
              </w:rPr>
              <w:t>MEED</w:t>
            </w:r>
          </w:p>
        </w:tc>
        <w:tc>
          <w:tcPr>
            <w:tcW w:w="1024" w:type="dxa"/>
            <w:tcBorders>
              <w:top w:val="nil"/>
              <w:left w:val="nil"/>
              <w:bottom w:val="nil"/>
              <w:right w:val="nil"/>
            </w:tcBorders>
          </w:tcPr>
          <w:p w:rsidR="00F42301" w:rsidRPr="00FA7AC7" w:rsidRDefault="00F42301" w:rsidP="00B67EC4">
            <w:pPr>
              <w:widowControl w:val="0"/>
              <w:autoSpaceDE w:val="0"/>
              <w:autoSpaceDN w:val="0"/>
              <w:adjustRightInd w:val="0"/>
              <w:spacing w:after="0" w:line="217" w:lineRule="exact"/>
              <w:ind w:left="261"/>
              <w:rPr>
                <w:rFonts w:ascii="Times New Roman" w:hAnsi="Times New Roman"/>
                <w:sz w:val="24"/>
                <w:szCs w:val="24"/>
              </w:rPr>
            </w:pPr>
            <w:r w:rsidRPr="00FA7AC7">
              <w:rPr>
                <w:rFonts w:ascii="Times New Roman" w:hAnsi="Times New Roman"/>
                <w:sz w:val="20"/>
                <w:szCs w:val="20"/>
              </w:rPr>
              <w:t>5530</w:t>
            </w:r>
          </w:p>
        </w:tc>
        <w:tc>
          <w:tcPr>
            <w:tcW w:w="5335" w:type="dxa"/>
            <w:tcBorders>
              <w:top w:val="nil"/>
              <w:left w:val="nil"/>
              <w:bottom w:val="nil"/>
              <w:right w:val="nil"/>
            </w:tcBorders>
          </w:tcPr>
          <w:p w:rsidR="00F42301" w:rsidRPr="00FA7AC7" w:rsidRDefault="00F42301" w:rsidP="00B67EC4">
            <w:pPr>
              <w:widowControl w:val="0"/>
              <w:autoSpaceDE w:val="0"/>
              <w:autoSpaceDN w:val="0"/>
              <w:adjustRightInd w:val="0"/>
              <w:spacing w:after="0" w:line="217" w:lineRule="exact"/>
              <w:ind w:left="362"/>
              <w:rPr>
                <w:rFonts w:ascii="Times New Roman" w:hAnsi="Times New Roman"/>
                <w:sz w:val="24"/>
                <w:szCs w:val="24"/>
              </w:rPr>
            </w:pPr>
            <w:r w:rsidRPr="00FA7AC7">
              <w:rPr>
                <w:rFonts w:ascii="Times New Roman" w:hAnsi="Times New Roman"/>
                <w:sz w:val="20"/>
                <w:szCs w:val="20"/>
              </w:rPr>
              <w:t>Selection and Utilization of Educational Media</w:t>
            </w:r>
          </w:p>
        </w:tc>
      </w:tr>
    </w:tbl>
    <w:p w:rsidR="00F42301" w:rsidRDefault="00F42301" w:rsidP="00721764">
      <w:pPr>
        <w:widowControl w:val="0"/>
        <w:autoSpaceDE w:val="0"/>
        <w:autoSpaceDN w:val="0"/>
        <w:adjustRightInd w:val="0"/>
        <w:spacing w:before="4" w:after="0" w:line="120" w:lineRule="exact"/>
        <w:rPr>
          <w:rFonts w:ascii="Times New Roman" w:hAnsi="Times New Roman"/>
          <w:sz w:val="12"/>
          <w:szCs w:val="12"/>
        </w:rPr>
      </w:pPr>
    </w:p>
    <w:p w:rsidR="00F42301" w:rsidRDefault="00F42301" w:rsidP="00721764">
      <w:pPr>
        <w:widowControl w:val="0"/>
        <w:autoSpaceDE w:val="0"/>
        <w:autoSpaceDN w:val="0"/>
        <w:adjustRightInd w:val="0"/>
        <w:spacing w:before="26" w:after="0"/>
        <w:ind w:left="875"/>
        <w:rPr>
          <w:rFonts w:ascii="Times New Roman" w:hAnsi="Times New Roman"/>
          <w:sz w:val="20"/>
          <w:szCs w:val="20"/>
        </w:rPr>
      </w:pPr>
      <w:r>
        <w:rPr>
          <w:rFonts w:ascii="Times New Roman" w:hAnsi="Times New Roman"/>
          <w:sz w:val="20"/>
          <w:szCs w:val="20"/>
        </w:rPr>
        <w:t>* Program must include one of these courses</w:t>
      </w:r>
    </w:p>
    <w:p w:rsidR="00F42301" w:rsidRDefault="00F42301" w:rsidP="00721764">
      <w:pPr>
        <w:widowControl w:val="0"/>
        <w:autoSpaceDE w:val="0"/>
        <w:autoSpaceDN w:val="0"/>
        <w:adjustRightInd w:val="0"/>
        <w:spacing w:before="10" w:after="0"/>
        <w:ind w:left="875"/>
        <w:rPr>
          <w:rFonts w:ascii="Times New Roman" w:hAnsi="Times New Roman"/>
          <w:sz w:val="20"/>
          <w:szCs w:val="20"/>
        </w:rPr>
      </w:pPr>
      <w:r>
        <w:rPr>
          <w:rFonts w:ascii="Times New Roman" w:hAnsi="Times New Roman"/>
          <w:sz w:val="20"/>
          <w:szCs w:val="20"/>
        </w:rPr>
        <w:t>** Required course</w:t>
      </w:r>
    </w:p>
    <w:p w:rsidR="00F42301" w:rsidRDefault="00F42301" w:rsidP="00721764">
      <w:pPr>
        <w:widowControl w:val="0"/>
        <w:autoSpaceDE w:val="0"/>
        <w:autoSpaceDN w:val="0"/>
        <w:adjustRightInd w:val="0"/>
        <w:spacing w:before="10" w:after="0"/>
        <w:ind w:left="875"/>
        <w:rPr>
          <w:rFonts w:ascii="Times New Roman" w:hAnsi="Times New Roman"/>
          <w:sz w:val="20"/>
          <w:szCs w:val="20"/>
        </w:rPr>
      </w:pPr>
      <w:r>
        <w:rPr>
          <w:rFonts w:ascii="Times New Roman" w:hAnsi="Times New Roman"/>
          <w:sz w:val="20"/>
          <w:szCs w:val="20"/>
        </w:rPr>
        <w:t>*** Required unless previously fulfilled</w:t>
      </w:r>
    </w:p>
    <w:p w:rsidR="00F42301" w:rsidRDefault="00F42301" w:rsidP="00721764">
      <w:pPr>
        <w:widowControl w:val="0"/>
        <w:autoSpaceDE w:val="0"/>
        <w:autoSpaceDN w:val="0"/>
        <w:adjustRightInd w:val="0"/>
        <w:spacing w:before="6" w:after="0"/>
        <w:ind w:left="875"/>
        <w:rPr>
          <w:rFonts w:ascii="Times New Roman" w:hAnsi="Times New Roman"/>
          <w:sz w:val="20"/>
          <w:szCs w:val="20"/>
        </w:rPr>
      </w:pPr>
      <w:r>
        <w:rPr>
          <w:rFonts w:ascii="Times New Roman" w:hAnsi="Times New Roman"/>
          <w:b/>
          <w:bCs/>
          <w:spacing w:val="-18"/>
          <w:sz w:val="20"/>
          <w:szCs w:val="20"/>
        </w:rPr>
        <w:t>T</w:t>
      </w:r>
      <w:r>
        <w:rPr>
          <w:rFonts w:ascii="Times New Roman" w:hAnsi="Times New Roman"/>
          <w:b/>
          <w:bCs/>
          <w:sz w:val="20"/>
          <w:szCs w:val="20"/>
        </w:rPr>
        <w:t>otal</w:t>
      </w:r>
      <w:r>
        <w:rPr>
          <w:rFonts w:ascii="Times New Roman" w:hAnsi="Times New Roman"/>
          <w:b/>
          <w:bCs/>
          <w:spacing w:val="13"/>
          <w:sz w:val="20"/>
          <w:szCs w:val="20"/>
        </w:rPr>
        <w:t xml:space="preserve"> </w:t>
      </w:r>
      <w:r>
        <w:rPr>
          <w:rFonts w:ascii="Times New Roman" w:hAnsi="Times New Roman"/>
          <w:b/>
          <w:bCs/>
          <w:sz w:val="20"/>
          <w:szCs w:val="20"/>
        </w:rPr>
        <w:t>Hours</w:t>
      </w:r>
      <w:r>
        <w:rPr>
          <w:rFonts w:ascii="Times New Roman" w:hAnsi="Times New Roman"/>
          <w:b/>
          <w:bCs/>
          <w:spacing w:val="13"/>
          <w:sz w:val="20"/>
          <w:szCs w:val="20"/>
        </w:rPr>
        <w:t xml:space="preserve"> </w:t>
      </w:r>
      <w:r>
        <w:rPr>
          <w:rFonts w:ascii="Times New Roman" w:hAnsi="Times New Roman"/>
          <w:b/>
          <w:bCs/>
          <w:sz w:val="20"/>
          <w:szCs w:val="20"/>
        </w:rPr>
        <w:t>Requi</w:t>
      </w:r>
      <w:r>
        <w:rPr>
          <w:rFonts w:ascii="Times New Roman" w:hAnsi="Times New Roman"/>
          <w:b/>
          <w:bCs/>
          <w:spacing w:val="-4"/>
          <w:sz w:val="20"/>
          <w:szCs w:val="20"/>
        </w:rPr>
        <w:t>r</w:t>
      </w:r>
      <w:r>
        <w:rPr>
          <w:rFonts w:ascii="Times New Roman" w:hAnsi="Times New Roman"/>
          <w:b/>
          <w:bCs/>
          <w:sz w:val="20"/>
          <w:szCs w:val="20"/>
        </w:rPr>
        <w:t>ed........................................................................................................</w:t>
      </w:r>
      <w:r>
        <w:rPr>
          <w:rFonts w:ascii="Times New Roman" w:hAnsi="Times New Roman"/>
          <w:b/>
          <w:bCs/>
          <w:spacing w:val="-1"/>
          <w:sz w:val="20"/>
          <w:szCs w:val="20"/>
        </w:rPr>
        <w:t>.</w:t>
      </w:r>
      <w:r>
        <w:rPr>
          <w:rFonts w:ascii="Times New Roman" w:hAnsi="Times New Roman"/>
          <w:b/>
          <w:bCs/>
          <w:position w:val="-2"/>
          <w:sz w:val="20"/>
          <w:szCs w:val="20"/>
        </w:rPr>
        <w:t>36</w:t>
      </w:r>
      <w:r>
        <w:rPr>
          <w:rFonts w:ascii="Times New Roman" w:hAnsi="Times New Roman"/>
          <w:b/>
          <w:bCs/>
          <w:spacing w:val="13"/>
          <w:position w:val="-2"/>
          <w:sz w:val="20"/>
          <w:szCs w:val="20"/>
        </w:rPr>
        <w:t xml:space="preserve"> </w:t>
      </w:r>
      <w:r>
        <w:rPr>
          <w:rFonts w:ascii="Times New Roman" w:hAnsi="Times New Roman"/>
          <w:b/>
          <w:bCs/>
          <w:position w:val="-2"/>
          <w:sz w:val="20"/>
          <w:szCs w:val="20"/>
        </w:rPr>
        <w:t>hours</w:t>
      </w:r>
    </w:p>
    <w:p w:rsidR="00F42301" w:rsidRDefault="00F42301" w:rsidP="00721764">
      <w:pPr>
        <w:widowControl w:val="0"/>
        <w:autoSpaceDE w:val="0"/>
        <w:autoSpaceDN w:val="0"/>
        <w:adjustRightInd w:val="0"/>
        <w:spacing w:before="10" w:after="0" w:line="200" w:lineRule="exact"/>
        <w:rPr>
          <w:rFonts w:ascii="Times New Roman" w:hAnsi="Times New Roman"/>
          <w:sz w:val="20"/>
          <w:szCs w:val="20"/>
        </w:rPr>
      </w:pPr>
    </w:p>
    <w:p w:rsidR="00F42301" w:rsidRDefault="00F42301" w:rsidP="00721764">
      <w:pPr>
        <w:widowControl w:val="0"/>
        <w:autoSpaceDE w:val="0"/>
        <w:autoSpaceDN w:val="0"/>
        <w:adjustRightInd w:val="0"/>
        <w:spacing w:after="0"/>
        <w:ind w:left="875"/>
        <w:rPr>
          <w:rFonts w:ascii="Times New Roman" w:hAnsi="Times New Roman"/>
          <w:sz w:val="28"/>
          <w:szCs w:val="28"/>
        </w:rPr>
      </w:pPr>
      <w:r>
        <w:rPr>
          <w:rFonts w:ascii="Times New Roman" w:hAnsi="Times New Roman"/>
          <w:b/>
          <w:bCs/>
          <w:sz w:val="28"/>
          <w:szCs w:val="28"/>
        </w:rPr>
        <w:t>Comp</w:t>
      </w:r>
      <w:r>
        <w:rPr>
          <w:rFonts w:ascii="Times New Roman" w:hAnsi="Times New Roman"/>
          <w:b/>
          <w:bCs/>
          <w:spacing w:val="-5"/>
          <w:sz w:val="28"/>
          <w:szCs w:val="28"/>
        </w:rPr>
        <w:t>r</w:t>
      </w:r>
      <w:r>
        <w:rPr>
          <w:rFonts w:ascii="Times New Roman" w:hAnsi="Times New Roman"/>
          <w:b/>
          <w:bCs/>
          <w:sz w:val="28"/>
          <w:szCs w:val="28"/>
        </w:rPr>
        <w:t>ehensive Examination Policies</w:t>
      </w:r>
    </w:p>
    <w:p w:rsidR="00F42301" w:rsidRDefault="00F42301" w:rsidP="00721764">
      <w:pPr>
        <w:widowControl w:val="0"/>
        <w:autoSpaceDE w:val="0"/>
        <w:autoSpaceDN w:val="0"/>
        <w:adjustRightInd w:val="0"/>
        <w:spacing w:before="34" w:after="0"/>
        <w:ind w:left="875"/>
        <w:rPr>
          <w:rFonts w:ascii="Times New Roman" w:hAnsi="Times New Roman"/>
          <w:sz w:val="20"/>
          <w:szCs w:val="20"/>
        </w:rPr>
      </w:pPr>
      <w:r>
        <w:rPr>
          <w:rFonts w:ascii="Times New Roman" w:hAnsi="Times New Roman"/>
          <w:b/>
          <w:bCs/>
          <w:sz w:val="20"/>
          <w:szCs w:val="20"/>
        </w:rPr>
        <w:t>I. Objectives of the Comp</w:t>
      </w:r>
      <w:r>
        <w:rPr>
          <w:rFonts w:ascii="Times New Roman" w:hAnsi="Times New Roman"/>
          <w:b/>
          <w:bCs/>
          <w:spacing w:val="-4"/>
          <w:sz w:val="20"/>
          <w:szCs w:val="20"/>
        </w:rPr>
        <w:t>r</w:t>
      </w:r>
      <w:r>
        <w:rPr>
          <w:rFonts w:ascii="Times New Roman" w:hAnsi="Times New Roman"/>
          <w:b/>
          <w:bCs/>
          <w:sz w:val="20"/>
          <w:szCs w:val="20"/>
        </w:rPr>
        <w:t xml:space="preserve">ehensive Examination In English </w:t>
      </w:r>
      <w:r>
        <w:rPr>
          <w:rFonts w:ascii="Times New Roman" w:hAnsi="Times New Roman"/>
          <w:b/>
          <w:bCs/>
          <w:spacing w:val="-4"/>
          <w:sz w:val="20"/>
          <w:szCs w:val="20"/>
        </w:rPr>
        <w:t>r</w:t>
      </w:r>
      <w:r>
        <w:rPr>
          <w:rFonts w:ascii="Times New Roman" w:hAnsi="Times New Roman"/>
          <w:b/>
          <w:bCs/>
          <w:sz w:val="20"/>
          <w:szCs w:val="20"/>
        </w:rPr>
        <w:t>equi</w:t>
      </w:r>
      <w:r>
        <w:rPr>
          <w:rFonts w:ascii="Times New Roman" w:hAnsi="Times New Roman"/>
          <w:b/>
          <w:bCs/>
          <w:spacing w:val="-4"/>
          <w:sz w:val="20"/>
          <w:szCs w:val="20"/>
        </w:rPr>
        <w:t>r</w:t>
      </w:r>
      <w:r>
        <w:rPr>
          <w:rFonts w:ascii="Times New Roman" w:hAnsi="Times New Roman"/>
          <w:b/>
          <w:bCs/>
          <w:sz w:val="20"/>
          <w:szCs w:val="20"/>
        </w:rPr>
        <w:t>e the student to:</w:t>
      </w:r>
    </w:p>
    <w:p w:rsidR="00F42301" w:rsidRDefault="00F42301" w:rsidP="00721764">
      <w:pPr>
        <w:widowControl w:val="0"/>
        <w:autoSpaceDE w:val="0"/>
        <w:autoSpaceDN w:val="0"/>
        <w:adjustRightInd w:val="0"/>
        <w:spacing w:before="13" w:after="0" w:line="250" w:lineRule="auto"/>
        <w:ind w:left="1235" w:right="2119" w:hanging="302"/>
        <w:rPr>
          <w:rFonts w:ascii="Times New Roman" w:hAnsi="Times New Roman"/>
          <w:sz w:val="20"/>
          <w:szCs w:val="20"/>
        </w:rPr>
      </w:pPr>
      <w:r>
        <w:rPr>
          <w:rFonts w:ascii="Times New Roman" w:hAnsi="Times New Roman"/>
          <w:sz w:val="20"/>
          <w:szCs w:val="20"/>
        </w:rPr>
        <w:t>A. Demonstrate an acceptable knowledge of research methods in English, resources for English studies and approaches to literary criticism, including the ability to apply these in research.</w:t>
      </w:r>
    </w:p>
    <w:p w:rsidR="00F42301" w:rsidRDefault="00F42301" w:rsidP="00721764">
      <w:pPr>
        <w:widowControl w:val="0"/>
        <w:autoSpaceDE w:val="0"/>
        <w:autoSpaceDN w:val="0"/>
        <w:adjustRightInd w:val="0"/>
        <w:spacing w:after="0"/>
        <w:ind w:left="933"/>
        <w:rPr>
          <w:rFonts w:ascii="Times New Roman" w:hAnsi="Times New Roman"/>
          <w:sz w:val="20"/>
          <w:szCs w:val="20"/>
        </w:rPr>
      </w:pPr>
      <w:r>
        <w:rPr>
          <w:rFonts w:ascii="Times New Roman" w:hAnsi="Times New Roman"/>
          <w:sz w:val="20"/>
          <w:szCs w:val="20"/>
        </w:rPr>
        <w:t>B. Demonstrate a general knowledge of the bodies of</w:t>
      </w:r>
      <w:r>
        <w:rPr>
          <w:rFonts w:ascii="Times New Roman" w:hAnsi="Times New Roman"/>
          <w:spacing w:val="-11"/>
          <w:sz w:val="20"/>
          <w:szCs w:val="20"/>
        </w:rPr>
        <w:t xml:space="preserve"> </w:t>
      </w:r>
      <w:r>
        <w:rPr>
          <w:rFonts w:ascii="Times New Roman" w:hAnsi="Times New Roman"/>
          <w:sz w:val="20"/>
          <w:szCs w:val="20"/>
        </w:rPr>
        <w:t>American and English literatures (as indi-</w:t>
      </w:r>
    </w:p>
    <w:p w:rsidR="00F42301" w:rsidRDefault="00F42301" w:rsidP="00721764">
      <w:pPr>
        <w:widowControl w:val="0"/>
        <w:autoSpaceDE w:val="0"/>
        <w:autoSpaceDN w:val="0"/>
        <w:adjustRightInd w:val="0"/>
        <w:spacing w:after="0"/>
        <w:ind w:left="933"/>
        <w:rPr>
          <w:rFonts w:ascii="Times New Roman" w:hAnsi="Times New Roman"/>
          <w:sz w:val="20"/>
          <w:szCs w:val="20"/>
        </w:rPr>
        <w:sectPr w:rsidR="00F42301">
          <w:pgSz w:w="12240" w:h="15840"/>
          <w:pgMar w:top="300" w:right="220" w:bottom="280" w:left="1280" w:header="0" w:footer="955" w:gutter="0"/>
          <w:cols w:space="720" w:equalWidth="0">
            <w:col w:w="10740"/>
          </w:cols>
          <w:noEndnote/>
        </w:sectPr>
      </w:pPr>
    </w:p>
    <w:p w:rsidR="00F42301" w:rsidRDefault="00F42301" w:rsidP="00721764">
      <w:pPr>
        <w:widowControl w:val="0"/>
        <w:autoSpaceDE w:val="0"/>
        <w:autoSpaceDN w:val="0"/>
        <w:adjustRightInd w:val="0"/>
        <w:spacing w:before="8" w:after="0" w:line="90" w:lineRule="exact"/>
        <w:rPr>
          <w:rFonts w:ascii="Times New Roman" w:hAnsi="Times New Roman"/>
          <w:sz w:val="9"/>
          <w:szCs w:val="9"/>
        </w:rPr>
      </w:pPr>
    </w:p>
    <w:tbl>
      <w:tblPr>
        <w:tblW w:w="0" w:type="auto"/>
        <w:tblInd w:w="115" w:type="dxa"/>
        <w:tblLayout w:type="fixed"/>
        <w:tblCellMar>
          <w:left w:w="0" w:type="dxa"/>
          <w:right w:w="0" w:type="dxa"/>
        </w:tblCellMar>
        <w:tblLook w:val="0000"/>
      </w:tblPr>
      <w:tblGrid>
        <w:gridCol w:w="1085"/>
        <w:gridCol w:w="4560"/>
        <w:gridCol w:w="4858"/>
      </w:tblGrid>
      <w:tr w:rsidR="00F42301" w:rsidRPr="00FA7AC7" w:rsidTr="00B67EC4">
        <w:trPr>
          <w:trHeight w:hRule="exact" w:val="235"/>
        </w:trPr>
        <w:tc>
          <w:tcPr>
            <w:tcW w:w="1085" w:type="dxa"/>
            <w:tcBorders>
              <w:top w:val="nil"/>
              <w:left w:val="nil"/>
              <w:bottom w:val="single" w:sz="4" w:space="0" w:color="191919"/>
              <w:right w:val="single" w:sz="4" w:space="0" w:color="191919"/>
            </w:tcBorders>
          </w:tcPr>
          <w:p w:rsidR="00F42301" w:rsidRPr="00FA7AC7" w:rsidRDefault="00F42301" w:rsidP="00B67EC4">
            <w:pPr>
              <w:widowControl w:val="0"/>
              <w:autoSpaceDE w:val="0"/>
              <w:autoSpaceDN w:val="0"/>
              <w:adjustRightInd w:val="0"/>
              <w:spacing w:after="0"/>
              <w:rPr>
                <w:rFonts w:ascii="Times New Roman" w:hAnsi="Times New Roman"/>
                <w:sz w:val="24"/>
                <w:szCs w:val="24"/>
              </w:rPr>
            </w:pPr>
          </w:p>
        </w:tc>
        <w:tc>
          <w:tcPr>
            <w:tcW w:w="4560" w:type="dxa"/>
            <w:vMerge w:val="restart"/>
            <w:tcBorders>
              <w:top w:val="single" w:sz="4" w:space="0" w:color="191919"/>
              <w:left w:val="single" w:sz="4" w:space="0" w:color="191919"/>
              <w:bottom w:val="single" w:sz="4" w:space="0" w:color="191919"/>
              <w:right w:val="single" w:sz="4" w:space="0" w:color="191919"/>
            </w:tcBorders>
          </w:tcPr>
          <w:p w:rsidR="00F42301" w:rsidRPr="00FA7AC7" w:rsidRDefault="00F42301" w:rsidP="00B67EC4">
            <w:pPr>
              <w:widowControl w:val="0"/>
              <w:autoSpaceDE w:val="0"/>
              <w:autoSpaceDN w:val="0"/>
              <w:adjustRightInd w:val="0"/>
              <w:spacing w:before="7" w:after="0" w:line="110" w:lineRule="exact"/>
              <w:rPr>
                <w:rFonts w:ascii="Times New Roman" w:hAnsi="Times New Roman"/>
                <w:sz w:val="11"/>
                <w:szCs w:val="11"/>
              </w:rPr>
            </w:pPr>
          </w:p>
          <w:p w:rsidR="00F42301" w:rsidRPr="00FA7AC7" w:rsidRDefault="00F42301" w:rsidP="00B67EC4">
            <w:pPr>
              <w:widowControl w:val="0"/>
              <w:autoSpaceDE w:val="0"/>
              <w:autoSpaceDN w:val="0"/>
              <w:adjustRightInd w:val="0"/>
              <w:spacing w:after="0"/>
              <w:ind w:left="388"/>
              <w:rPr>
                <w:rFonts w:ascii="Times New Roman" w:hAnsi="Times New Roman"/>
                <w:sz w:val="24"/>
                <w:szCs w:val="24"/>
              </w:rPr>
            </w:pPr>
            <w:r w:rsidRPr="00FA7AC7">
              <w:rPr>
                <w:rFonts w:ascii="Times New Roman" w:hAnsi="Times New Roman"/>
                <w:b/>
                <w:bCs/>
                <w:color w:val="191919"/>
                <w:sz w:val="36"/>
                <w:szCs w:val="36"/>
              </w:rPr>
              <w:t>E</w:t>
            </w:r>
            <w:r w:rsidRPr="00FA7AC7">
              <w:rPr>
                <w:rFonts w:ascii="Times New Roman" w:hAnsi="Times New Roman"/>
                <w:b/>
                <w:bCs/>
                <w:color w:val="191919"/>
                <w:sz w:val="27"/>
                <w:szCs w:val="27"/>
              </w:rPr>
              <w:t>NGLISH</w:t>
            </w:r>
            <w:r w:rsidRPr="00FA7AC7">
              <w:rPr>
                <w:rFonts w:ascii="Times New Roman" w:hAnsi="Times New Roman"/>
                <w:b/>
                <w:bCs/>
                <w:color w:val="191919"/>
                <w:spacing w:val="22"/>
                <w:sz w:val="27"/>
                <w:szCs w:val="27"/>
              </w:rPr>
              <w:t xml:space="preserve"> </w:t>
            </w:r>
            <w:r w:rsidRPr="00FA7AC7">
              <w:rPr>
                <w:rFonts w:ascii="Times New Roman" w:hAnsi="Times New Roman"/>
                <w:b/>
                <w:bCs/>
                <w:color w:val="191919"/>
                <w:sz w:val="36"/>
                <w:szCs w:val="36"/>
              </w:rPr>
              <w:t>E</w:t>
            </w:r>
            <w:r w:rsidRPr="00FA7AC7">
              <w:rPr>
                <w:rFonts w:ascii="Times New Roman" w:hAnsi="Times New Roman"/>
                <w:b/>
                <w:bCs/>
                <w:color w:val="191919"/>
                <w:sz w:val="27"/>
                <w:szCs w:val="27"/>
              </w:rPr>
              <w:t>DUC</w:t>
            </w:r>
            <w:r w:rsidRPr="00FA7AC7">
              <w:rPr>
                <w:rFonts w:ascii="Times New Roman" w:hAnsi="Times New Roman"/>
                <w:b/>
                <w:bCs/>
                <w:color w:val="191919"/>
                <w:spacing w:val="-20"/>
                <w:sz w:val="27"/>
                <w:szCs w:val="27"/>
              </w:rPr>
              <w:t>A</w:t>
            </w:r>
            <w:r w:rsidRPr="00FA7AC7">
              <w:rPr>
                <w:rFonts w:ascii="Times New Roman" w:hAnsi="Times New Roman"/>
                <w:b/>
                <w:bCs/>
                <w:color w:val="191919"/>
                <w:sz w:val="27"/>
                <w:szCs w:val="27"/>
              </w:rPr>
              <w:t>TION</w:t>
            </w:r>
          </w:p>
        </w:tc>
        <w:tc>
          <w:tcPr>
            <w:tcW w:w="4858" w:type="dxa"/>
            <w:tcBorders>
              <w:top w:val="nil"/>
              <w:left w:val="single" w:sz="4" w:space="0" w:color="191919"/>
              <w:bottom w:val="single" w:sz="4" w:space="0" w:color="191919"/>
              <w:right w:val="nil"/>
            </w:tcBorders>
          </w:tcPr>
          <w:p w:rsidR="00F42301" w:rsidRPr="00FA7AC7" w:rsidRDefault="00F42301" w:rsidP="00B67EC4">
            <w:pPr>
              <w:widowControl w:val="0"/>
              <w:autoSpaceDE w:val="0"/>
              <w:autoSpaceDN w:val="0"/>
              <w:adjustRightInd w:val="0"/>
              <w:spacing w:after="0"/>
              <w:rPr>
                <w:rFonts w:ascii="Times New Roman" w:hAnsi="Times New Roman"/>
                <w:sz w:val="24"/>
                <w:szCs w:val="24"/>
              </w:rPr>
            </w:pPr>
          </w:p>
        </w:tc>
      </w:tr>
      <w:tr w:rsidR="00F42301" w:rsidRPr="00FA7AC7" w:rsidTr="00B67EC4">
        <w:trPr>
          <w:trHeight w:hRule="exact" w:val="256"/>
        </w:trPr>
        <w:tc>
          <w:tcPr>
            <w:tcW w:w="1085" w:type="dxa"/>
            <w:tcBorders>
              <w:top w:val="single" w:sz="4" w:space="0" w:color="191919"/>
              <w:left w:val="nil"/>
              <w:bottom w:val="single" w:sz="4" w:space="0" w:color="191919"/>
              <w:right w:val="single" w:sz="4" w:space="0" w:color="191919"/>
            </w:tcBorders>
          </w:tcPr>
          <w:p w:rsidR="00F42301" w:rsidRPr="00FA7AC7" w:rsidRDefault="00F42301" w:rsidP="00B67EC4">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B67EC4">
            <w:pPr>
              <w:widowControl w:val="0"/>
              <w:autoSpaceDE w:val="0"/>
              <w:autoSpaceDN w:val="0"/>
              <w:adjustRightInd w:val="0"/>
              <w:spacing w:after="0"/>
              <w:rPr>
                <w:rFonts w:ascii="Times New Roman" w:hAnsi="Times New Roman"/>
                <w:sz w:val="24"/>
                <w:szCs w:val="24"/>
              </w:rPr>
            </w:pPr>
          </w:p>
        </w:tc>
        <w:tc>
          <w:tcPr>
            <w:tcW w:w="4858" w:type="dxa"/>
            <w:tcBorders>
              <w:top w:val="single" w:sz="4" w:space="0" w:color="191919"/>
              <w:left w:val="single" w:sz="4" w:space="0" w:color="191919"/>
              <w:bottom w:val="single" w:sz="4" w:space="0" w:color="191919"/>
              <w:right w:val="nil"/>
            </w:tcBorders>
          </w:tcPr>
          <w:p w:rsidR="00F42301" w:rsidRPr="00FA7AC7" w:rsidRDefault="00F42301" w:rsidP="00B67EC4">
            <w:pPr>
              <w:widowControl w:val="0"/>
              <w:autoSpaceDE w:val="0"/>
              <w:autoSpaceDN w:val="0"/>
              <w:adjustRightInd w:val="0"/>
              <w:spacing w:after="0"/>
              <w:rPr>
                <w:rFonts w:ascii="Times New Roman" w:hAnsi="Times New Roman"/>
                <w:sz w:val="24"/>
                <w:szCs w:val="24"/>
              </w:rPr>
            </w:pPr>
          </w:p>
        </w:tc>
      </w:tr>
      <w:tr w:rsidR="00F42301" w:rsidRPr="00FA7AC7" w:rsidTr="00B67EC4">
        <w:trPr>
          <w:trHeight w:hRule="exact" w:val="219"/>
        </w:trPr>
        <w:tc>
          <w:tcPr>
            <w:tcW w:w="1085" w:type="dxa"/>
            <w:tcBorders>
              <w:top w:val="single" w:sz="4" w:space="0" w:color="191919"/>
              <w:left w:val="nil"/>
              <w:bottom w:val="nil"/>
              <w:right w:val="single" w:sz="4" w:space="0" w:color="191919"/>
            </w:tcBorders>
          </w:tcPr>
          <w:p w:rsidR="00F42301" w:rsidRPr="00FA7AC7" w:rsidRDefault="00F42301" w:rsidP="00B67EC4">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B67EC4">
            <w:pPr>
              <w:widowControl w:val="0"/>
              <w:autoSpaceDE w:val="0"/>
              <w:autoSpaceDN w:val="0"/>
              <w:adjustRightInd w:val="0"/>
              <w:spacing w:after="0"/>
              <w:rPr>
                <w:rFonts w:ascii="Times New Roman" w:hAnsi="Times New Roman"/>
                <w:sz w:val="24"/>
                <w:szCs w:val="24"/>
              </w:rPr>
            </w:pPr>
          </w:p>
        </w:tc>
        <w:tc>
          <w:tcPr>
            <w:tcW w:w="4858" w:type="dxa"/>
            <w:tcBorders>
              <w:top w:val="single" w:sz="4" w:space="0" w:color="191919"/>
              <w:left w:val="single" w:sz="4" w:space="0" w:color="191919"/>
              <w:bottom w:val="nil"/>
              <w:right w:val="nil"/>
            </w:tcBorders>
          </w:tcPr>
          <w:p w:rsidR="00F42301" w:rsidRPr="00FA7AC7" w:rsidRDefault="00F42301" w:rsidP="00B67EC4">
            <w:pPr>
              <w:widowControl w:val="0"/>
              <w:autoSpaceDE w:val="0"/>
              <w:autoSpaceDN w:val="0"/>
              <w:adjustRightInd w:val="0"/>
              <w:spacing w:after="0"/>
              <w:rPr>
                <w:rFonts w:ascii="Times New Roman" w:hAnsi="Times New Roman"/>
                <w:sz w:val="24"/>
                <w:szCs w:val="24"/>
              </w:rPr>
            </w:pPr>
          </w:p>
        </w:tc>
      </w:tr>
    </w:tbl>
    <w:p w:rsidR="00F42301" w:rsidRDefault="00F42301" w:rsidP="00721764">
      <w:pPr>
        <w:widowControl w:val="0"/>
        <w:autoSpaceDE w:val="0"/>
        <w:autoSpaceDN w:val="0"/>
        <w:adjustRightInd w:val="0"/>
        <w:spacing w:after="0" w:line="200" w:lineRule="exact"/>
        <w:rPr>
          <w:rFonts w:ascii="Times New Roman" w:hAnsi="Times New Roman"/>
          <w:sz w:val="20"/>
          <w:szCs w:val="20"/>
        </w:rPr>
      </w:pPr>
    </w:p>
    <w:p w:rsidR="00F42301" w:rsidRDefault="00F42301" w:rsidP="00721764">
      <w:pPr>
        <w:widowControl w:val="0"/>
        <w:autoSpaceDE w:val="0"/>
        <w:autoSpaceDN w:val="0"/>
        <w:adjustRightInd w:val="0"/>
        <w:spacing w:before="18" w:after="0" w:line="200" w:lineRule="exact"/>
        <w:rPr>
          <w:rFonts w:ascii="Times New Roman" w:hAnsi="Times New Roman"/>
          <w:sz w:val="20"/>
          <w:szCs w:val="20"/>
        </w:rPr>
      </w:pPr>
    </w:p>
    <w:p w:rsidR="00F42301" w:rsidRDefault="00F42301" w:rsidP="00721764">
      <w:pPr>
        <w:widowControl w:val="0"/>
        <w:autoSpaceDE w:val="0"/>
        <w:autoSpaceDN w:val="0"/>
        <w:adjustRightInd w:val="0"/>
        <w:spacing w:before="26" w:after="0" w:line="250" w:lineRule="auto"/>
        <w:ind w:left="2300" w:right="898"/>
        <w:rPr>
          <w:rFonts w:ascii="Times New Roman" w:hAnsi="Times New Roman"/>
          <w:sz w:val="20"/>
          <w:szCs w:val="20"/>
        </w:rPr>
      </w:pPr>
      <w:r>
        <w:rPr>
          <w:rFonts w:ascii="Times New Roman" w:hAnsi="Times New Roman"/>
          <w:sz w:val="20"/>
          <w:szCs w:val="20"/>
        </w:rPr>
        <w:t>cated by the department</w:t>
      </w:r>
      <w:r>
        <w:rPr>
          <w:rFonts w:ascii="Times New Roman" w:hAnsi="Times New Roman"/>
          <w:spacing w:val="-11"/>
          <w:sz w:val="20"/>
          <w:szCs w:val="20"/>
        </w:rPr>
        <w:t>’</w:t>
      </w:r>
      <w:r>
        <w:rPr>
          <w:rFonts w:ascii="Times New Roman" w:hAnsi="Times New Roman"/>
          <w:sz w:val="20"/>
          <w:szCs w:val="20"/>
        </w:rPr>
        <w:t>s reading list) and specific knowledge of the literary periods and top- ics in which courses have been taken.</w:t>
      </w:r>
    </w:p>
    <w:p w:rsidR="00F42301" w:rsidRDefault="00F42301" w:rsidP="00721764">
      <w:pPr>
        <w:widowControl w:val="0"/>
        <w:autoSpaceDE w:val="0"/>
        <w:autoSpaceDN w:val="0"/>
        <w:adjustRightInd w:val="0"/>
        <w:spacing w:after="0" w:line="250" w:lineRule="auto"/>
        <w:ind w:left="2300" w:right="949" w:hanging="302"/>
        <w:jc w:val="both"/>
        <w:rPr>
          <w:rFonts w:ascii="Times New Roman" w:hAnsi="Times New Roman"/>
          <w:sz w:val="20"/>
          <w:szCs w:val="20"/>
        </w:rPr>
      </w:pPr>
      <w:r>
        <w:rPr>
          <w:rFonts w:ascii="Times New Roman" w:hAnsi="Times New Roman"/>
          <w:sz w:val="20"/>
          <w:szCs w:val="20"/>
        </w:rPr>
        <w:t>C. Demonstrate an acceptable level of mastery of written communication skills. Students prepa</w:t>
      </w:r>
      <w:r>
        <w:rPr>
          <w:rFonts w:ascii="Times New Roman" w:hAnsi="Times New Roman"/>
          <w:spacing w:val="-4"/>
          <w:sz w:val="20"/>
          <w:szCs w:val="20"/>
        </w:rPr>
        <w:t>r</w:t>
      </w:r>
      <w:r>
        <w:rPr>
          <w:rFonts w:ascii="Times New Roman" w:hAnsi="Times New Roman"/>
          <w:sz w:val="20"/>
          <w:szCs w:val="20"/>
        </w:rPr>
        <w:t>- ing to take the comprehensive examination in English may secure copies of previous exami- nation questions from the department.</w:t>
      </w:r>
    </w:p>
    <w:p w:rsidR="00F42301" w:rsidRDefault="00F42301" w:rsidP="00721764">
      <w:pPr>
        <w:widowControl w:val="0"/>
        <w:autoSpaceDE w:val="0"/>
        <w:autoSpaceDN w:val="0"/>
        <w:adjustRightInd w:val="0"/>
        <w:spacing w:after="0"/>
        <w:ind w:left="1940"/>
        <w:rPr>
          <w:rFonts w:ascii="Times New Roman" w:hAnsi="Times New Roman"/>
          <w:sz w:val="20"/>
          <w:szCs w:val="20"/>
        </w:rPr>
      </w:pPr>
      <w:r w:rsidRPr="003F2CF3">
        <w:rPr>
          <w:rFonts w:ascii="Calibri" w:hAnsi="Calibri"/>
          <w:noProof/>
          <w:lang w:eastAsia="en-US"/>
        </w:rPr>
        <w:pict>
          <v:group id="_x0000_s3730" style="position:absolute;left:0;text-align:left;margin-left:265.35pt;margin-top:-115.45pt;width:31.2pt;height:31.05pt;z-index:-251552768;mso-position-horizontal-relative:page" coordorigin="5307,-2309" coordsize="624,621" o:allowincell="f">
            <v:rect id="_x0000_s3731" style="position:absolute;left:5312;top:-2304;width:613;height:610" o:allowincell="f" stroked="f">
              <v:path arrowok="t"/>
            </v:rect>
            <v:rect id="_x0000_s3732" style="position:absolute;left:5313;top:-2304;width:620;height:620;mso-position-horizontal-relative:page" o:allowincell="f" filled="f" stroked="f">
              <v:textbox inset="0,0,0,0">
                <w:txbxContent>
                  <w:p w:rsidR="00F42301" w:rsidRDefault="00F42301" w:rsidP="00721764">
                    <w:pPr>
                      <w:spacing w:after="0" w:line="620" w:lineRule="atLeast"/>
                      <w:rPr>
                        <w:rFonts w:ascii="Times New Roman" w:hAnsi="Times New Roman"/>
                        <w:sz w:val="24"/>
                        <w:szCs w:val="24"/>
                      </w:rPr>
                    </w:pPr>
                    <w:r>
                      <w:rPr>
                        <w:rFonts w:ascii="Times New Roman" w:hAnsi="Times New Roman"/>
                        <w:noProof/>
                        <w:sz w:val="24"/>
                        <w:szCs w:val="24"/>
                      </w:rPr>
                      <w:drawing>
                        <wp:inline distT="0" distB="0" distL="0" distR="0">
                          <wp:extent cx="390525" cy="390525"/>
                          <wp:effectExtent l="19050" t="0" r="9525" b="0"/>
                          <wp:docPr id="139"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5"/>
                                  <a:srcRect/>
                                  <a:stretch>
                                    <a:fillRect/>
                                  </a:stretch>
                                </pic:blipFill>
                                <pic:spPr bwMode="auto">
                                  <a:xfrm>
                                    <a:off x="0" y="0"/>
                                    <a:ext cx="390525" cy="390525"/>
                                  </a:xfrm>
                                  <a:prstGeom prst="rect">
                                    <a:avLst/>
                                  </a:prstGeom>
                                  <a:noFill/>
                                  <a:ln w="9525">
                                    <a:noFill/>
                                    <a:miter lim="800000"/>
                                    <a:headEnd/>
                                    <a:tailEnd/>
                                  </a:ln>
                                </pic:spPr>
                              </pic:pic>
                            </a:graphicData>
                          </a:graphic>
                        </wp:inline>
                      </w:drawing>
                    </w:r>
                  </w:p>
                  <w:p w:rsidR="00F42301" w:rsidRDefault="00F42301" w:rsidP="00721764">
                    <w:pPr>
                      <w:widowControl w:val="0"/>
                      <w:autoSpaceDE w:val="0"/>
                      <w:autoSpaceDN w:val="0"/>
                      <w:adjustRightInd w:val="0"/>
                      <w:spacing w:after="0"/>
                      <w:rPr>
                        <w:rFonts w:ascii="Times New Roman" w:hAnsi="Times New Roman"/>
                        <w:sz w:val="24"/>
                        <w:szCs w:val="24"/>
                      </w:rPr>
                    </w:pPr>
                  </w:p>
                </w:txbxContent>
              </v:textbox>
            </v:rect>
            <w10:wrap anchorx="page"/>
          </v:group>
        </w:pict>
      </w:r>
      <w:r>
        <w:rPr>
          <w:rFonts w:ascii="Times New Roman" w:hAnsi="Times New Roman"/>
          <w:b/>
          <w:bCs/>
          <w:sz w:val="20"/>
          <w:szCs w:val="20"/>
        </w:rPr>
        <w:t>II. Number</w:t>
      </w:r>
      <w:r>
        <w:rPr>
          <w:rFonts w:ascii="Times New Roman" w:hAnsi="Times New Roman"/>
          <w:b/>
          <w:bCs/>
          <w:spacing w:val="-4"/>
          <w:sz w:val="20"/>
          <w:szCs w:val="20"/>
        </w:rPr>
        <w:t xml:space="preserve"> </w:t>
      </w:r>
      <w:r>
        <w:rPr>
          <w:rFonts w:ascii="Times New Roman" w:hAnsi="Times New Roman"/>
          <w:b/>
          <w:bCs/>
          <w:sz w:val="20"/>
          <w:szCs w:val="20"/>
        </w:rPr>
        <w:t>of Hours and</w:t>
      </w:r>
      <w:r>
        <w:rPr>
          <w:rFonts w:ascii="Times New Roman" w:hAnsi="Times New Roman"/>
          <w:b/>
          <w:bCs/>
          <w:spacing w:val="-11"/>
          <w:sz w:val="20"/>
          <w:szCs w:val="20"/>
        </w:rPr>
        <w:t xml:space="preserve"> </w:t>
      </w:r>
      <w:r>
        <w:rPr>
          <w:rFonts w:ascii="Times New Roman" w:hAnsi="Times New Roman"/>
          <w:b/>
          <w:bCs/>
          <w:sz w:val="20"/>
          <w:szCs w:val="20"/>
        </w:rPr>
        <w:t>Academic</w:t>
      </w:r>
      <w:r>
        <w:rPr>
          <w:rFonts w:ascii="Times New Roman" w:hAnsi="Times New Roman"/>
          <w:b/>
          <w:bCs/>
          <w:spacing w:val="-11"/>
          <w:sz w:val="20"/>
          <w:szCs w:val="20"/>
        </w:rPr>
        <w:t xml:space="preserve"> </w:t>
      </w:r>
      <w:r>
        <w:rPr>
          <w:rFonts w:ascii="Times New Roman" w:hAnsi="Times New Roman"/>
          <w:b/>
          <w:bCs/>
          <w:spacing w:val="-15"/>
          <w:sz w:val="20"/>
          <w:szCs w:val="20"/>
        </w:rPr>
        <w:t>A</w:t>
      </w:r>
      <w:r>
        <w:rPr>
          <w:rFonts w:ascii="Times New Roman" w:hAnsi="Times New Roman"/>
          <w:b/>
          <w:bCs/>
          <w:sz w:val="20"/>
          <w:szCs w:val="20"/>
        </w:rPr>
        <w:t>verage Requi</w:t>
      </w:r>
      <w:r>
        <w:rPr>
          <w:rFonts w:ascii="Times New Roman" w:hAnsi="Times New Roman"/>
          <w:b/>
          <w:bCs/>
          <w:spacing w:val="-4"/>
          <w:sz w:val="20"/>
          <w:szCs w:val="20"/>
        </w:rPr>
        <w:t>r</w:t>
      </w:r>
      <w:r>
        <w:rPr>
          <w:rFonts w:ascii="Times New Roman" w:hAnsi="Times New Roman"/>
          <w:b/>
          <w:bCs/>
          <w:sz w:val="20"/>
          <w:szCs w:val="20"/>
        </w:rPr>
        <w:t>ed:</w:t>
      </w:r>
    </w:p>
    <w:p w:rsidR="00F42301" w:rsidRDefault="00F42301" w:rsidP="00721764">
      <w:pPr>
        <w:widowControl w:val="0"/>
        <w:autoSpaceDE w:val="0"/>
        <w:autoSpaceDN w:val="0"/>
        <w:adjustRightInd w:val="0"/>
        <w:spacing w:before="10" w:after="0" w:line="250" w:lineRule="auto"/>
        <w:ind w:left="1940" w:right="904" w:firstLine="360"/>
        <w:rPr>
          <w:rFonts w:ascii="Times New Roman" w:hAnsi="Times New Roman"/>
          <w:sz w:val="20"/>
          <w:szCs w:val="20"/>
        </w:rPr>
      </w:pPr>
      <w:r w:rsidRPr="003F2CF3">
        <w:rPr>
          <w:rFonts w:ascii="Calibri" w:hAnsi="Calibri"/>
          <w:noProof/>
          <w:lang w:eastAsia="en-US"/>
        </w:rPr>
        <w:pict>
          <v:shape id="_x0000_s3735" type="#_x0000_t202" style="position:absolute;left:0;text-align:left;margin-left:19.55pt;margin-top:7.6pt;width:1in;height:270.7pt;z-index:-251549696;mso-position-horizontal-relative:page" o:allowincell="f" filled="f" stroked="f">
            <v:textbox style="layout-flow:vertical;mso-layout-flow-alt:bottom-to-top" inset="0,0,0,0">
              <w:txbxContent>
                <w:p w:rsidR="00F42301" w:rsidRDefault="00F42301" w:rsidP="00721764">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P</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ROGRAM</w:t>
                  </w:r>
                  <w:r>
                    <w:rPr>
                      <w:rFonts w:ascii="Impact" w:hAnsi="Impact" w:cs="Impact"/>
                      <w:color w:val="A3A3A3"/>
                      <w:position w:val="1"/>
                      <w:sz w:val="105"/>
                      <w:szCs w:val="105"/>
                    </w:rPr>
                    <w:t>S</w:t>
                  </w:r>
                  <w:r>
                    <w:rPr>
                      <w:rFonts w:ascii="Impact" w:hAnsi="Impact" w:cs="Impact"/>
                      <w:color w:val="A3A3A3"/>
                      <w:spacing w:val="-115"/>
                      <w:position w:val="1"/>
                      <w:sz w:val="105"/>
                      <w:szCs w:val="105"/>
                    </w:rPr>
                    <w:t xml:space="preserve"> </w:t>
                  </w:r>
                </w:p>
              </w:txbxContent>
            </v:textbox>
            <w10:wrap anchorx="page"/>
          </v:shape>
        </w:pict>
      </w:r>
      <w:r>
        <w:rPr>
          <w:rFonts w:ascii="Times New Roman" w:hAnsi="Times New Roman"/>
          <w:sz w:val="20"/>
          <w:szCs w:val="20"/>
        </w:rPr>
        <w:t>A</w:t>
      </w:r>
      <w:r>
        <w:rPr>
          <w:rFonts w:ascii="Times New Roman" w:hAnsi="Times New Roman"/>
          <w:spacing w:val="-11"/>
          <w:sz w:val="20"/>
          <w:szCs w:val="20"/>
        </w:rPr>
        <w:t xml:space="preserve"> </w:t>
      </w:r>
      <w:r>
        <w:rPr>
          <w:rFonts w:ascii="Times New Roman" w:hAnsi="Times New Roman"/>
          <w:sz w:val="20"/>
          <w:szCs w:val="20"/>
        </w:rPr>
        <w:t>student must have completed or be completing 33 semester hours and have an overall ave</w:t>
      </w:r>
      <w:r>
        <w:rPr>
          <w:rFonts w:ascii="Times New Roman" w:hAnsi="Times New Roman"/>
          <w:spacing w:val="-4"/>
          <w:sz w:val="20"/>
          <w:szCs w:val="20"/>
        </w:rPr>
        <w:t>r</w:t>
      </w:r>
      <w:r>
        <w:rPr>
          <w:rFonts w:ascii="Times New Roman" w:hAnsi="Times New Roman"/>
          <w:sz w:val="20"/>
          <w:szCs w:val="20"/>
        </w:rPr>
        <w:t>- age of “B” before being eligible to take the comprehensive examination in English.</w:t>
      </w:r>
      <w:r>
        <w:rPr>
          <w:rFonts w:ascii="Times New Roman" w:hAnsi="Times New Roman"/>
          <w:spacing w:val="-11"/>
          <w:sz w:val="20"/>
          <w:szCs w:val="20"/>
        </w:rPr>
        <w:t xml:space="preserve"> </w:t>
      </w:r>
      <w:r>
        <w:rPr>
          <w:rFonts w:ascii="Times New Roman" w:hAnsi="Times New Roman"/>
          <w:sz w:val="20"/>
          <w:szCs w:val="20"/>
        </w:rPr>
        <w:t>Additionall</w:t>
      </w:r>
      <w:r>
        <w:rPr>
          <w:rFonts w:ascii="Times New Roman" w:hAnsi="Times New Roman"/>
          <w:spacing w:val="-13"/>
          <w:sz w:val="20"/>
          <w:szCs w:val="20"/>
        </w:rPr>
        <w:t>y</w:t>
      </w:r>
      <w:r>
        <w:rPr>
          <w:rFonts w:ascii="Times New Roman" w:hAnsi="Times New Roman"/>
          <w:sz w:val="20"/>
          <w:szCs w:val="20"/>
        </w:rPr>
        <w:t>, the student should have completed or be completing the 21</w:t>
      </w:r>
      <w:r>
        <w:rPr>
          <w:rFonts w:ascii="Times New Roman" w:hAnsi="Times New Roman"/>
          <w:spacing w:val="-1"/>
          <w:sz w:val="20"/>
          <w:szCs w:val="20"/>
        </w:rPr>
        <w:t xml:space="preserve"> </w:t>
      </w:r>
      <w:r>
        <w:rPr>
          <w:rFonts w:ascii="Times New Roman" w:hAnsi="Times New Roman"/>
          <w:position w:val="-2"/>
          <w:sz w:val="20"/>
          <w:szCs w:val="20"/>
        </w:rPr>
        <w:t xml:space="preserve">semester hours required in the teacing </w:t>
      </w:r>
      <w:r>
        <w:rPr>
          <w:rFonts w:ascii="Times New Roman" w:hAnsi="Times New Roman"/>
          <w:sz w:val="20"/>
          <w:szCs w:val="20"/>
        </w:rPr>
        <w:t>field,</w:t>
      </w:r>
      <w:r>
        <w:rPr>
          <w:rFonts w:ascii="Times New Roman" w:hAnsi="Times New Roman"/>
          <w:spacing w:val="-11"/>
          <w:sz w:val="20"/>
          <w:szCs w:val="20"/>
        </w:rPr>
        <w:t xml:space="preserve"> </w:t>
      </w:r>
      <w:r>
        <w:rPr>
          <w:rFonts w:ascii="Times New Roman" w:hAnsi="Times New Roman"/>
          <w:sz w:val="20"/>
          <w:szCs w:val="20"/>
        </w:rPr>
        <w:t>Area C.</w:t>
      </w:r>
    </w:p>
    <w:p w:rsidR="00F42301" w:rsidRDefault="00F42301" w:rsidP="00721764">
      <w:pPr>
        <w:widowControl w:val="0"/>
        <w:autoSpaceDE w:val="0"/>
        <w:autoSpaceDN w:val="0"/>
        <w:adjustRightInd w:val="0"/>
        <w:spacing w:after="0" w:line="211" w:lineRule="exact"/>
        <w:ind w:left="1940"/>
        <w:rPr>
          <w:rFonts w:ascii="Times New Roman" w:hAnsi="Times New Roman"/>
          <w:sz w:val="20"/>
          <w:szCs w:val="20"/>
        </w:rPr>
      </w:pPr>
      <w:r>
        <w:rPr>
          <w:rFonts w:ascii="Times New Roman" w:hAnsi="Times New Roman"/>
          <w:b/>
          <w:bCs/>
          <w:sz w:val="20"/>
          <w:szCs w:val="20"/>
        </w:rPr>
        <w:t>III. Requi</w:t>
      </w:r>
      <w:r>
        <w:rPr>
          <w:rFonts w:ascii="Times New Roman" w:hAnsi="Times New Roman"/>
          <w:b/>
          <w:bCs/>
          <w:spacing w:val="-4"/>
          <w:sz w:val="20"/>
          <w:szCs w:val="20"/>
        </w:rPr>
        <w:t>r</w:t>
      </w:r>
      <w:r>
        <w:rPr>
          <w:rFonts w:ascii="Times New Roman" w:hAnsi="Times New Roman"/>
          <w:b/>
          <w:bCs/>
          <w:sz w:val="20"/>
          <w:szCs w:val="20"/>
        </w:rPr>
        <w:t>ed Courses:</w:t>
      </w:r>
    </w:p>
    <w:p w:rsidR="00F42301" w:rsidRDefault="00F42301" w:rsidP="00721764">
      <w:pPr>
        <w:widowControl w:val="0"/>
        <w:autoSpaceDE w:val="0"/>
        <w:autoSpaceDN w:val="0"/>
        <w:adjustRightInd w:val="0"/>
        <w:spacing w:before="10" w:after="0" w:line="250" w:lineRule="auto"/>
        <w:ind w:left="1940" w:right="942" w:firstLine="360"/>
        <w:rPr>
          <w:rFonts w:ascii="Times New Roman" w:hAnsi="Times New Roman"/>
          <w:sz w:val="20"/>
          <w:szCs w:val="20"/>
        </w:rPr>
      </w:pPr>
      <w:r w:rsidRPr="003F2CF3">
        <w:rPr>
          <w:rFonts w:ascii="Calibri" w:hAnsi="Calibri"/>
          <w:noProof/>
          <w:lang w:eastAsia="en-US"/>
        </w:rPr>
        <w:pict>
          <v:shape id="_x0000_s3733" type="#_x0000_t202" style="position:absolute;left:0;text-align:left;margin-left:125pt;margin-top:24.15pt;width:377.1pt;height:62pt;z-index:-251551744;mso-position-horizontal-relative:page" o:allowincell="f" filled="f" stroked="f">
            <v:textbox inset="0,0,0,0">
              <w:txbxContent>
                <w:tbl>
                  <w:tblPr>
                    <w:tblW w:w="0" w:type="auto"/>
                    <w:tblLayout w:type="fixed"/>
                    <w:tblCellMar>
                      <w:left w:w="0" w:type="dxa"/>
                      <w:right w:w="0" w:type="dxa"/>
                    </w:tblCellMar>
                    <w:tblLook w:val="0000"/>
                  </w:tblPr>
                  <w:tblGrid>
                    <w:gridCol w:w="640"/>
                    <w:gridCol w:w="564"/>
                    <w:gridCol w:w="6338"/>
                  </w:tblGrid>
                  <w:tr w:rsidR="00F42301" w:rsidRPr="00FA7AC7">
                    <w:trPr>
                      <w:trHeight w:hRule="exact" w:val="271"/>
                    </w:trPr>
                    <w:tc>
                      <w:tcPr>
                        <w:tcW w:w="640" w:type="dxa"/>
                        <w:tcBorders>
                          <w:top w:val="nil"/>
                          <w:left w:val="nil"/>
                          <w:bottom w:val="nil"/>
                          <w:right w:val="nil"/>
                        </w:tcBorders>
                      </w:tcPr>
                      <w:p w:rsidR="00F42301" w:rsidRPr="00FA7AC7" w:rsidRDefault="00F42301">
                        <w:pPr>
                          <w:widowControl w:val="0"/>
                          <w:autoSpaceDE w:val="0"/>
                          <w:autoSpaceDN w:val="0"/>
                          <w:adjustRightInd w:val="0"/>
                          <w:spacing w:before="29" w:after="0"/>
                          <w:ind w:left="40"/>
                          <w:rPr>
                            <w:rFonts w:ascii="Times New Roman" w:hAnsi="Times New Roman"/>
                            <w:sz w:val="24"/>
                            <w:szCs w:val="24"/>
                          </w:rPr>
                        </w:pPr>
                        <w:r w:rsidRPr="00FA7AC7">
                          <w:rPr>
                            <w:rFonts w:ascii="Times New Roman" w:hAnsi="Times New Roman"/>
                            <w:sz w:val="20"/>
                            <w:szCs w:val="20"/>
                          </w:rPr>
                          <w:t>ENGL</w:t>
                        </w:r>
                      </w:p>
                    </w:tc>
                    <w:tc>
                      <w:tcPr>
                        <w:tcW w:w="564" w:type="dxa"/>
                        <w:tcBorders>
                          <w:top w:val="nil"/>
                          <w:left w:val="nil"/>
                          <w:bottom w:val="nil"/>
                          <w:right w:val="nil"/>
                        </w:tcBorders>
                      </w:tcPr>
                      <w:p w:rsidR="00F42301" w:rsidRPr="00FA7AC7" w:rsidRDefault="00F42301">
                        <w:pPr>
                          <w:widowControl w:val="0"/>
                          <w:autoSpaceDE w:val="0"/>
                          <w:autoSpaceDN w:val="0"/>
                          <w:adjustRightInd w:val="0"/>
                          <w:spacing w:before="29" w:after="0"/>
                          <w:ind w:left="67"/>
                          <w:rPr>
                            <w:rFonts w:ascii="Times New Roman" w:hAnsi="Times New Roman"/>
                            <w:sz w:val="24"/>
                            <w:szCs w:val="24"/>
                          </w:rPr>
                        </w:pPr>
                        <w:r w:rsidRPr="00FA7AC7">
                          <w:rPr>
                            <w:rFonts w:ascii="Times New Roman" w:hAnsi="Times New Roman"/>
                            <w:sz w:val="20"/>
                            <w:szCs w:val="20"/>
                          </w:rPr>
                          <w:t>5304</w:t>
                        </w:r>
                      </w:p>
                    </w:tc>
                    <w:tc>
                      <w:tcPr>
                        <w:tcW w:w="6338" w:type="dxa"/>
                        <w:tcBorders>
                          <w:top w:val="nil"/>
                          <w:left w:val="nil"/>
                          <w:bottom w:val="nil"/>
                          <w:right w:val="nil"/>
                        </w:tcBorders>
                      </w:tcPr>
                      <w:p w:rsidR="00F42301" w:rsidRPr="00FA7AC7" w:rsidRDefault="00F42301">
                        <w:pPr>
                          <w:widowControl w:val="0"/>
                          <w:autoSpaceDE w:val="0"/>
                          <w:autoSpaceDN w:val="0"/>
                          <w:adjustRightInd w:val="0"/>
                          <w:spacing w:before="29" w:after="0"/>
                          <w:ind w:left="96"/>
                          <w:rPr>
                            <w:rFonts w:ascii="Times New Roman" w:hAnsi="Times New Roman"/>
                            <w:sz w:val="24"/>
                            <w:szCs w:val="24"/>
                          </w:rPr>
                        </w:pPr>
                        <w:r w:rsidRPr="00FA7AC7">
                          <w:rPr>
                            <w:rFonts w:ascii="Times New Roman" w:hAnsi="Times New Roman"/>
                            <w:sz w:val="20"/>
                            <w:szCs w:val="20"/>
                          </w:rPr>
                          <w:t>History of the English Language (required unless previously fulfilled</w:t>
                        </w:r>
                        <w:r w:rsidRPr="00FA7AC7">
                          <w:rPr>
                            <w:rFonts w:ascii="Times New Roman" w:hAnsi="Times New Roman"/>
                            <w:spacing w:val="8"/>
                            <w:sz w:val="20"/>
                            <w:szCs w:val="20"/>
                          </w:rPr>
                          <w:t>)</w:t>
                        </w:r>
                        <w:r w:rsidRPr="00FA7AC7">
                          <w:rPr>
                            <w:rFonts w:ascii="Times New Roman" w:hAnsi="Times New Roman"/>
                            <w:sz w:val="20"/>
                            <w:szCs w:val="20"/>
                          </w:rPr>
                          <w:t>....3 hrs</w:t>
                        </w:r>
                      </w:p>
                    </w:tc>
                  </w:tr>
                  <w:tr w:rsidR="00F42301" w:rsidRPr="00FA7AC7">
                    <w:trPr>
                      <w:trHeight w:hRule="exact" w:val="229"/>
                    </w:trPr>
                    <w:tc>
                      <w:tcPr>
                        <w:tcW w:w="640" w:type="dxa"/>
                        <w:tcBorders>
                          <w:top w:val="nil"/>
                          <w:left w:val="nil"/>
                          <w:bottom w:val="nil"/>
                          <w:right w:val="nil"/>
                        </w:tcBorders>
                      </w:tcPr>
                      <w:p w:rsidR="00F42301" w:rsidRPr="00FA7AC7" w:rsidRDefault="00F42301">
                        <w:pPr>
                          <w:widowControl w:val="0"/>
                          <w:autoSpaceDE w:val="0"/>
                          <w:autoSpaceDN w:val="0"/>
                          <w:adjustRightInd w:val="0"/>
                          <w:spacing w:after="0" w:line="205" w:lineRule="exact"/>
                          <w:ind w:left="40"/>
                          <w:rPr>
                            <w:rFonts w:ascii="Times New Roman" w:hAnsi="Times New Roman"/>
                            <w:sz w:val="24"/>
                            <w:szCs w:val="24"/>
                          </w:rPr>
                        </w:pPr>
                        <w:r w:rsidRPr="00FA7AC7">
                          <w:rPr>
                            <w:rFonts w:ascii="Times New Roman" w:hAnsi="Times New Roman"/>
                            <w:sz w:val="20"/>
                            <w:szCs w:val="20"/>
                          </w:rPr>
                          <w:t>ENGL</w:t>
                        </w:r>
                      </w:p>
                    </w:tc>
                    <w:tc>
                      <w:tcPr>
                        <w:tcW w:w="564" w:type="dxa"/>
                        <w:tcBorders>
                          <w:top w:val="nil"/>
                          <w:left w:val="nil"/>
                          <w:bottom w:val="nil"/>
                          <w:right w:val="nil"/>
                        </w:tcBorders>
                      </w:tcPr>
                      <w:p w:rsidR="00F42301" w:rsidRPr="00FA7AC7" w:rsidRDefault="00F42301">
                        <w:pPr>
                          <w:widowControl w:val="0"/>
                          <w:autoSpaceDE w:val="0"/>
                          <w:autoSpaceDN w:val="0"/>
                          <w:adjustRightInd w:val="0"/>
                          <w:spacing w:after="0" w:line="205" w:lineRule="exact"/>
                          <w:ind w:left="67"/>
                          <w:rPr>
                            <w:rFonts w:ascii="Times New Roman" w:hAnsi="Times New Roman"/>
                            <w:sz w:val="24"/>
                            <w:szCs w:val="24"/>
                          </w:rPr>
                        </w:pPr>
                        <w:r w:rsidRPr="00FA7AC7">
                          <w:rPr>
                            <w:rFonts w:ascii="Times New Roman" w:hAnsi="Times New Roman"/>
                            <w:sz w:val="20"/>
                            <w:szCs w:val="20"/>
                          </w:rPr>
                          <w:t>5500</w:t>
                        </w:r>
                      </w:p>
                    </w:tc>
                    <w:tc>
                      <w:tcPr>
                        <w:tcW w:w="6338" w:type="dxa"/>
                        <w:tcBorders>
                          <w:top w:val="nil"/>
                          <w:left w:val="nil"/>
                          <w:bottom w:val="nil"/>
                          <w:right w:val="nil"/>
                        </w:tcBorders>
                      </w:tcPr>
                      <w:p w:rsidR="00F42301" w:rsidRPr="00FA7AC7" w:rsidRDefault="00F42301">
                        <w:pPr>
                          <w:widowControl w:val="0"/>
                          <w:autoSpaceDE w:val="0"/>
                          <w:autoSpaceDN w:val="0"/>
                          <w:adjustRightInd w:val="0"/>
                          <w:spacing w:after="0" w:line="205" w:lineRule="exact"/>
                          <w:ind w:left="96"/>
                          <w:rPr>
                            <w:rFonts w:ascii="Times New Roman" w:hAnsi="Times New Roman"/>
                            <w:sz w:val="24"/>
                            <w:szCs w:val="24"/>
                          </w:rPr>
                        </w:pPr>
                        <w:r w:rsidRPr="00FA7AC7">
                          <w:rPr>
                            <w:rFonts w:ascii="Times New Roman" w:hAnsi="Times New Roman"/>
                            <w:sz w:val="20"/>
                            <w:szCs w:val="20"/>
                          </w:rPr>
                          <w:t>Bibliography and Research Methods</w:t>
                        </w:r>
                        <w:r w:rsidRPr="00FA7AC7">
                          <w:rPr>
                            <w:rFonts w:ascii="Times New Roman" w:hAnsi="Times New Roman"/>
                            <w:spacing w:val="-20"/>
                            <w:sz w:val="20"/>
                            <w:szCs w:val="20"/>
                          </w:rPr>
                          <w:t xml:space="preserve"> </w:t>
                        </w:r>
                        <w:r w:rsidRPr="00FA7AC7">
                          <w:rPr>
                            <w:rFonts w:ascii="Times New Roman" w:hAnsi="Times New Roman"/>
                            <w:sz w:val="20"/>
                            <w:szCs w:val="20"/>
                          </w:rPr>
                          <w:t>.........................................................3 hrs</w:t>
                        </w:r>
                      </w:p>
                    </w:tc>
                  </w:tr>
                  <w:tr w:rsidR="00F42301" w:rsidRPr="00FA7AC7">
                    <w:trPr>
                      <w:trHeight w:hRule="exact" w:val="240"/>
                    </w:trPr>
                    <w:tc>
                      <w:tcPr>
                        <w:tcW w:w="640" w:type="dxa"/>
                        <w:tcBorders>
                          <w:top w:val="nil"/>
                          <w:left w:val="nil"/>
                          <w:bottom w:val="nil"/>
                          <w:right w:val="nil"/>
                        </w:tcBorders>
                      </w:tcPr>
                      <w:p w:rsidR="00F42301" w:rsidRPr="00FA7AC7" w:rsidRDefault="00F42301">
                        <w:pPr>
                          <w:widowControl w:val="0"/>
                          <w:autoSpaceDE w:val="0"/>
                          <w:autoSpaceDN w:val="0"/>
                          <w:adjustRightInd w:val="0"/>
                          <w:spacing w:after="0" w:line="217" w:lineRule="exact"/>
                          <w:ind w:left="40"/>
                          <w:rPr>
                            <w:rFonts w:ascii="Times New Roman" w:hAnsi="Times New Roman"/>
                            <w:sz w:val="24"/>
                            <w:szCs w:val="24"/>
                          </w:rPr>
                        </w:pPr>
                        <w:r w:rsidRPr="00FA7AC7">
                          <w:rPr>
                            <w:rFonts w:ascii="Times New Roman" w:hAnsi="Times New Roman"/>
                            <w:sz w:val="20"/>
                            <w:szCs w:val="20"/>
                          </w:rPr>
                          <w:t>ENGL</w:t>
                        </w:r>
                      </w:p>
                    </w:tc>
                    <w:tc>
                      <w:tcPr>
                        <w:tcW w:w="564" w:type="dxa"/>
                        <w:tcBorders>
                          <w:top w:val="nil"/>
                          <w:left w:val="nil"/>
                          <w:bottom w:val="nil"/>
                          <w:right w:val="nil"/>
                        </w:tcBorders>
                      </w:tcPr>
                      <w:p w:rsidR="00F42301" w:rsidRPr="00FA7AC7" w:rsidRDefault="00F42301">
                        <w:pPr>
                          <w:widowControl w:val="0"/>
                          <w:autoSpaceDE w:val="0"/>
                          <w:autoSpaceDN w:val="0"/>
                          <w:adjustRightInd w:val="0"/>
                          <w:spacing w:after="0" w:line="217" w:lineRule="exact"/>
                          <w:ind w:left="67"/>
                          <w:rPr>
                            <w:rFonts w:ascii="Times New Roman" w:hAnsi="Times New Roman"/>
                            <w:sz w:val="24"/>
                            <w:szCs w:val="24"/>
                          </w:rPr>
                        </w:pPr>
                        <w:r w:rsidRPr="00FA7AC7">
                          <w:rPr>
                            <w:rFonts w:ascii="Times New Roman" w:hAnsi="Times New Roman"/>
                            <w:sz w:val="20"/>
                            <w:szCs w:val="20"/>
                          </w:rPr>
                          <w:t>5515</w:t>
                        </w:r>
                      </w:p>
                    </w:tc>
                    <w:tc>
                      <w:tcPr>
                        <w:tcW w:w="6338" w:type="dxa"/>
                        <w:tcBorders>
                          <w:top w:val="nil"/>
                          <w:left w:val="nil"/>
                          <w:bottom w:val="nil"/>
                          <w:right w:val="nil"/>
                        </w:tcBorders>
                      </w:tcPr>
                      <w:p w:rsidR="00F42301" w:rsidRPr="00FA7AC7" w:rsidRDefault="00F42301">
                        <w:pPr>
                          <w:widowControl w:val="0"/>
                          <w:autoSpaceDE w:val="0"/>
                          <w:autoSpaceDN w:val="0"/>
                          <w:adjustRightInd w:val="0"/>
                          <w:spacing w:after="0" w:line="217" w:lineRule="exact"/>
                          <w:ind w:left="96"/>
                          <w:rPr>
                            <w:rFonts w:ascii="Times New Roman" w:hAnsi="Times New Roman"/>
                            <w:sz w:val="24"/>
                            <w:szCs w:val="24"/>
                          </w:rPr>
                        </w:pPr>
                        <w:r w:rsidRPr="00FA7AC7">
                          <w:rPr>
                            <w:rFonts w:ascii="Times New Roman" w:hAnsi="Times New Roman"/>
                            <w:sz w:val="20"/>
                            <w:szCs w:val="20"/>
                          </w:rPr>
                          <w:t>Advanced Exposition for</w:t>
                        </w:r>
                        <w:r w:rsidRPr="00FA7AC7">
                          <w:rPr>
                            <w:rFonts w:ascii="Times New Roman" w:hAnsi="Times New Roman"/>
                            <w:spacing w:val="-4"/>
                            <w:sz w:val="20"/>
                            <w:szCs w:val="20"/>
                          </w:rPr>
                          <w:t xml:space="preserve"> </w:t>
                        </w:r>
                        <w:r w:rsidRPr="00FA7AC7">
                          <w:rPr>
                            <w:rFonts w:ascii="Times New Roman" w:hAnsi="Times New Roman"/>
                            <w:spacing w:val="-14"/>
                            <w:sz w:val="20"/>
                            <w:szCs w:val="20"/>
                          </w:rPr>
                          <w:t>T</w:t>
                        </w:r>
                        <w:r w:rsidRPr="00FA7AC7">
                          <w:rPr>
                            <w:rFonts w:ascii="Times New Roman" w:hAnsi="Times New Roman"/>
                            <w:sz w:val="20"/>
                            <w:szCs w:val="20"/>
                          </w:rPr>
                          <w:t>eachers</w:t>
                        </w:r>
                        <w:r w:rsidRPr="00FA7AC7">
                          <w:rPr>
                            <w:rFonts w:ascii="Times New Roman" w:hAnsi="Times New Roman"/>
                            <w:spacing w:val="-8"/>
                            <w:sz w:val="20"/>
                            <w:szCs w:val="20"/>
                          </w:rPr>
                          <w:t xml:space="preserve"> </w:t>
                        </w:r>
                        <w:r w:rsidRPr="00FA7AC7">
                          <w:rPr>
                            <w:rFonts w:ascii="Times New Roman" w:hAnsi="Times New Roman"/>
                            <w:sz w:val="20"/>
                            <w:szCs w:val="20"/>
                          </w:rPr>
                          <w:t>............................................................3 hrs</w:t>
                        </w:r>
                      </w:p>
                    </w:tc>
                  </w:tr>
                  <w:tr w:rsidR="00F42301" w:rsidRPr="00FA7AC7">
                    <w:trPr>
                      <w:trHeight w:hRule="exact" w:val="240"/>
                    </w:trPr>
                    <w:tc>
                      <w:tcPr>
                        <w:tcW w:w="640" w:type="dxa"/>
                        <w:tcBorders>
                          <w:top w:val="nil"/>
                          <w:left w:val="nil"/>
                          <w:bottom w:val="nil"/>
                          <w:right w:val="nil"/>
                        </w:tcBorders>
                      </w:tcPr>
                      <w:p w:rsidR="00F42301" w:rsidRPr="00FA7AC7" w:rsidRDefault="00F42301">
                        <w:pPr>
                          <w:widowControl w:val="0"/>
                          <w:autoSpaceDE w:val="0"/>
                          <w:autoSpaceDN w:val="0"/>
                          <w:adjustRightInd w:val="0"/>
                          <w:spacing w:after="0" w:line="217" w:lineRule="exact"/>
                          <w:ind w:left="40"/>
                          <w:rPr>
                            <w:rFonts w:ascii="Times New Roman" w:hAnsi="Times New Roman"/>
                            <w:sz w:val="24"/>
                            <w:szCs w:val="24"/>
                          </w:rPr>
                        </w:pPr>
                        <w:r w:rsidRPr="00FA7AC7">
                          <w:rPr>
                            <w:rFonts w:ascii="Times New Roman" w:hAnsi="Times New Roman"/>
                            <w:sz w:val="20"/>
                            <w:szCs w:val="20"/>
                          </w:rPr>
                          <w:t>ENGL</w:t>
                        </w:r>
                      </w:p>
                    </w:tc>
                    <w:tc>
                      <w:tcPr>
                        <w:tcW w:w="564" w:type="dxa"/>
                        <w:tcBorders>
                          <w:top w:val="nil"/>
                          <w:left w:val="nil"/>
                          <w:bottom w:val="nil"/>
                          <w:right w:val="nil"/>
                        </w:tcBorders>
                      </w:tcPr>
                      <w:p w:rsidR="00F42301" w:rsidRPr="00FA7AC7" w:rsidRDefault="00F42301">
                        <w:pPr>
                          <w:widowControl w:val="0"/>
                          <w:autoSpaceDE w:val="0"/>
                          <w:autoSpaceDN w:val="0"/>
                          <w:adjustRightInd w:val="0"/>
                          <w:spacing w:after="0" w:line="217" w:lineRule="exact"/>
                          <w:ind w:left="67"/>
                          <w:rPr>
                            <w:rFonts w:ascii="Times New Roman" w:hAnsi="Times New Roman"/>
                            <w:sz w:val="24"/>
                            <w:szCs w:val="24"/>
                          </w:rPr>
                        </w:pPr>
                        <w:r w:rsidRPr="00FA7AC7">
                          <w:rPr>
                            <w:rFonts w:ascii="Times New Roman" w:hAnsi="Times New Roman"/>
                            <w:sz w:val="20"/>
                            <w:szCs w:val="20"/>
                          </w:rPr>
                          <w:t>5696</w:t>
                        </w:r>
                      </w:p>
                    </w:tc>
                    <w:tc>
                      <w:tcPr>
                        <w:tcW w:w="6338" w:type="dxa"/>
                        <w:tcBorders>
                          <w:top w:val="nil"/>
                          <w:left w:val="nil"/>
                          <w:bottom w:val="nil"/>
                          <w:right w:val="nil"/>
                        </w:tcBorders>
                      </w:tcPr>
                      <w:p w:rsidR="00F42301" w:rsidRPr="00FA7AC7" w:rsidRDefault="00F42301">
                        <w:pPr>
                          <w:widowControl w:val="0"/>
                          <w:autoSpaceDE w:val="0"/>
                          <w:autoSpaceDN w:val="0"/>
                          <w:adjustRightInd w:val="0"/>
                          <w:spacing w:after="0" w:line="217" w:lineRule="exact"/>
                          <w:ind w:left="96"/>
                          <w:rPr>
                            <w:rFonts w:ascii="Times New Roman" w:hAnsi="Times New Roman"/>
                            <w:sz w:val="24"/>
                            <w:szCs w:val="24"/>
                          </w:rPr>
                        </w:pPr>
                        <w:r w:rsidRPr="00FA7AC7">
                          <w:rPr>
                            <w:rFonts w:ascii="Times New Roman" w:hAnsi="Times New Roman"/>
                            <w:sz w:val="20"/>
                            <w:szCs w:val="20"/>
                          </w:rPr>
                          <w:t>Contemporary Literature</w:t>
                        </w:r>
                        <w:r w:rsidRPr="00FA7AC7">
                          <w:rPr>
                            <w:rFonts w:ascii="Times New Roman" w:hAnsi="Times New Roman"/>
                            <w:spacing w:val="-37"/>
                            <w:sz w:val="20"/>
                            <w:szCs w:val="20"/>
                          </w:rPr>
                          <w:t xml:space="preserve"> </w:t>
                        </w:r>
                        <w:r w:rsidRPr="00FA7AC7">
                          <w:rPr>
                            <w:rFonts w:ascii="Times New Roman" w:hAnsi="Times New Roman"/>
                            <w:sz w:val="20"/>
                            <w:szCs w:val="20"/>
                          </w:rPr>
                          <w:t>............................................................................3 hrs</w:t>
                        </w:r>
                      </w:p>
                    </w:tc>
                  </w:tr>
                  <w:tr w:rsidR="00F42301" w:rsidRPr="00FA7AC7">
                    <w:trPr>
                      <w:trHeight w:hRule="exact" w:val="260"/>
                    </w:trPr>
                    <w:tc>
                      <w:tcPr>
                        <w:tcW w:w="640" w:type="dxa"/>
                        <w:tcBorders>
                          <w:top w:val="nil"/>
                          <w:left w:val="nil"/>
                          <w:bottom w:val="nil"/>
                          <w:right w:val="nil"/>
                        </w:tcBorders>
                      </w:tcPr>
                      <w:p w:rsidR="00F42301" w:rsidRPr="00FA7AC7" w:rsidRDefault="00F42301">
                        <w:pPr>
                          <w:widowControl w:val="0"/>
                          <w:autoSpaceDE w:val="0"/>
                          <w:autoSpaceDN w:val="0"/>
                          <w:adjustRightInd w:val="0"/>
                          <w:spacing w:after="0" w:line="217" w:lineRule="exact"/>
                          <w:ind w:left="40"/>
                          <w:rPr>
                            <w:rFonts w:ascii="Times New Roman" w:hAnsi="Times New Roman"/>
                            <w:sz w:val="24"/>
                            <w:szCs w:val="24"/>
                          </w:rPr>
                        </w:pPr>
                        <w:r w:rsidRPr="00FA7AC7">
                          <w:rPr>
                            <w:rFonts w:ascii="Times New Roman" w:hAnsi="Times New Roman"/>
                            <w:sz w:val="20"/>
                            <w:szCs w:val="20"/>
                          </w:rPr>
                          <w:t>ENGL</w:t>
                        </w:r>
                      </w:p>
                    </w:tc>
                    <w:tc>
                      <w:tcPr>
                        <w:tcW w:w="564" w:type="dxa"/>
                        <w:tcBorders>
                          <w:top w:val="nil"/>
                          <w:left w:val="nil"/>
                          <w:bottom w:val="nil"/>
                          <w:right w:val="nil"/>
                        </w:tcBorders>
                      </w:tcPr>
                      <w:p w:rsidR="00F42301" w:rsidRPr="00FA7AC7" w:rsidRDefault="00F42301">
                        <w:pPr>
                          <w:widowControl w:val="0"/>
                          <w:autoSpaceDE w:val="0"/>
                          <w:autoSpaceDN w:val="0"/>
                          <w:adjustRightInd w:val="0"/>
                          <w:spacing w:before="9" w:after="0"/>
                          <w:ind w:left="67"/>
                          <w:rPr>
                            <w:rFonts w:ascii="Times New Roman" w:hAnsi="Times New Roman"/>
                            <w:sz w:val="24"/>
                            <w:szCs w:val="24"/>
                          </w:rPr>
                        </w:pPr>
                        <w:r w:rsidRPr="00FA7AC7">
                          <w:rPr>
                            <w:rFonts w:ascii="Times New Roman" w:hAnsi="Times New Roman"/>
                            <w:sz w:val="20"/>
                            <w:szCs w:val="20"/>
                          </w:rPr>
                          <w:t>5908</w:t>
                        </w:r>
                      </w:p>
                    </w:tc>
                    <w:tc>
                      <w:tcPr>
                        <w:tcW w:w="6338" w:type="dxa"/>
                        <w:tcBorders>
                          <w:top w:val="nil"/>
                          <w:left w:val="nil"/>
                          <w:bottom w:val="nil"/>
                          <w:right w:val="nil"/>
                        </w:tcBorders>
                      </w:tcPr>
                      <w:p w:rsidR="00F42301" w:rsidRPr="00FA7AC7" w:rsidRDefault="00F42301">
                        <w:pPr>
                          <w:widowControl w:val="0"/>
                          <w:autoSpaceDE w:val="0"/>
                          <w:autoSpaceDN w:val="0"/>
                          <w:adjustRightInd w:val="0"/>
                          <w:spacing w:before="9" w:after="0"/>
                          <w:ind w:left="96"/>
                          <w:rPr>
                            <w:rFonts w:ascii="Times New Roman" w:hAnsi="Times New Roman"/>
                            <w:sz w:val="24"/>
                            <w:szCs w:val="24"/>
                          </w:rPr>
                        </w:pPr>
                        <w:r w:rsidRPr="00FA7AC7">
                          <w:rPr>
                            <w:rFonts w:ascii="Times New Roman" w:hAnsi="Times New Roman"/>
                            <w:sz w:val="20"/>
                            <w:szCs w:val="20"/>
                          </w:rPr>
                          <w:t>Literary Criticism</w:t>
                        </w:r>
                        <w:r w:rsidRPr="00FA7AC7">
                          <w:rPr>
                            <w:rFonts w:ascii="Times New Roman" w:hAnsi="Times New Roman"/>
                            <w:spacing w:val="-31"/>
                            <w:sz w:val="20"/>
                            <w:szCs w:val="20"/>
                          </w:rPr>
                          <w:t xml:space="preserve"> </w:t>
                        </w:r>
                        <w:r w:rsidRPr="00FA7AC7">
                          <w:rPr>
                            <w:rFonts w:ascii="Times New Roman" w:hAnsi="Times New Roman"/>
                            <w:sz w:val="20"/>
                            <w:szCs w:val="20"/>
                          </w:rPr>
                          <w:t>.......................................................................................3 hrs</w:t>
                        </w:r>
                      </w:p>
                    </w:tc>
                  </w:tr>
                </w:tbl>
                <w:p w:rsidR="00F42301" w:rsidRDefault="00F42301" w:rsidP="00721764">
                  <w:pPr>
                    <w:widowControl w:val="0"/>
                    <w:autoSpaceDE w:val="0"/>
                    <w:autoSpaceDN w:val="0"/>
                    <w:adjustRightInd w:val="0"/>
                    <w:spacing w:after="0"/>
                    <w:rPr>
                      <w:rFonts w:ascii="Times New Roman" w:hAnsi="Times New Roman"/>
                      <w:sz w:val="24"/>
                      <w:szCs w:val="24"/>
                    </w:rPr>
                  </w:pPr>
                </w:p>
              </w:txbxContent>
            </v:textbox>
            <w10:wrap anchorx="page"/>
          </v:shape>
        </w:pict>
      </w:r>
      <w:r>
        <w:rPr>
          <w:rFonts w:ascii="Times New Roman" w:hAnsi="Times New Roman"/>
          <w:sz w:val="20"/>
          <w:szCs w:val="20"/>
        </w:rPr>
        <w:t>A</w:t>
      </w:r>
      <w:r>
        <w:rPr>
          <w:rFonts w:ascii="Times New Roman" w:hAnsi="Times New Roman"/>
          <w:spacing w:val="-11"/>
          <w:sz w:val="20"/>
          <w:szCs w:val="20"/>
        </w:rPr>
        <w:t xml:space="preserve"> </w:t>
      </w:r>
      <w:r>
        <w:rPr>
          <w:rFonts w:ascii="Times New Roman" w:hAnsi="Times New Roman"/>
          <w:sz w:val="20"/>
          <w:szCs w:val="20"/>
        </w:rPr>
        <w:t>student must have completed or be completing the following required courses in the teach- ing field,</w:t>
      </w:r>
      <w:r>
        <w:rPr>
          <w:rFonts w:ascii="Times New Roman" w:hAnsi="Times New Roman"/>
          <w:spacing w:val="-11"/>
          <w:sz w:val="20"/>
          <w:szCs w:val="20"/>
        </w:rPr>
        <w:t xml:space="preserve"> </w:t>
      </w:r>
      <w:r>
        <w:rPr>
          <w:rFonts w:ascii="Times New Roman" w:hAnsi="Times New Roman"/>
          <w:sz w:val="20"/>
          <w:szCs w:val="20"/>
        </w:rPr>
        <w:t>Area C, before being eligible to take the comprehensive examination in English:</w:t>
      </w:r>
    </w:p>
    <w:p w:rsidR="00F42301" w:rsidRDefault="00F42301" w:rsidP="00721764">
      <w:pPr>
        <w:widowControl w:val="0"/>
        <w:autoSpaceDE w:val="0"/>
        <w:autoSpaceDN w:val="0"/>
        <w:adjustRightInd w:val="0"/>
        <w:spacing w:before="4" w:after="0" w:line="170" w:lineRule="exact"/>
        <w:rPr>
          <w:rFonts w:ascii="Times New Roman" w:hAnsi="Times New Roman"/>
          <w:sz w:val="17"/>
          <w:szCs w:val="17"/>
        </w:rPr>
      </w:pPr>
    </w:p>
    <w:p w:rsidR="00F42301" w:rsidRDefault="00F42301" w:rsidP="00721764">
      <w:pPr>
        <w:widowControl w:val="0"/>
        <w:autoSpaceDE w:val="0"/>
        <w:autoSpaceDN w:val="0"/>
        <w:adjustRightInd w:val="0"/>
        <w:spacing w:after="0" w:line="200" w:lineRule="exact"/>
        <w:rPr>
          <w:rFonts w:ascii="Times New Roman" w:hAnsi="Times New Roman"/>
          <w:sz w:val="20"/>
          <w:szCs w:val="20"/>
        </w:rPr>
      </w:pPr>
    </w:p>
    <w:p w:rsidR="00F42301" w:rsidRDefault="00F42301" w:rsidP="00721764">
      <w:pPr>
        <w:widowControl w:val="0"/>
        <w:autoSpaceDE w:val="0"/>
        <w:autoSpaceDN w:val="0"/>
        <w:adjustRightInd w:val="0"/>
        <w:spacing w:after="0" w:line="200" w:lineRule="exact"/>
        <w:rPr>
          <w:rFonts w:ascii="Times New Roman" w:hAnsi="Times New Roman"/>
          <w:sz w:val="20"/>
          <w:szCs w:val="20"/>
        </w:rPr>
      </w:pPr>
    </w:p>
    <w:p w:rsidR="00F42301" w:rsidRDefault="00F42301" w:rsidP="00721764">
      <w:pPr>
        <w:widowControl w:val="0"/>
        <w:autoSpaceDE w:val="0"/>
        <w:autoSpaceDN w:val="0"/>
        <w:adjustRightInd w:val="0"/>
        <w:spacing w:after="0" w:line="200" w:lineRule="exact"/>
        <w:rPr>
          <w:rFonts w:ascii="Times New Roman" w:hAnsi="Times New Roman"/>
          <w:sz w:val="20"/>
          <w:szCs w:val="20"/>
        </w:rPr>
      </w:pPr>
    </w:p>
    <w:p w:rsidR="00F42301" w:rsidRDefault="00F42301" w:rsidP="00721764">
      <w:pPr>
        <w:widowControl w:val="0"/>
        <w:autoSpaceDE w:val="0"/>
        <w:autoSpaceDN w:val="0"/>
        <w:adjustRightInd w:val="0"/>
        <w:spacing w:after="0" w:line="200" w:lineRule="exact"/>
        <w:rPr>
          <w:rFonts w:ascii="Times New Roman" w:hAnsi="Times New Roman"/>
          <w:sz w:val="20"/>
          <w:szCs w:val="20"/>
        </w:rPr>
      </w:pPr>
    </w:p>
    <w:p w:rsidR="00F42301" w:rsidRDefault="00F42301" w:rsidP="00721764">
      <w:pPr>
        <w:widowControl w:val="0"/>
        <w:autoSpaceDE w:val="0"/>
        <w:autoSpaceDN w:val="0"/>
        <w:adjustRightInd w:val="0"/>
        <w:spacing w:after="0" w:line="200" w:lineRule="exact"/>
        <w:rPr>
          <w:rFonts w:ascii="Times New Roman" w:hAnsi="Times New Roman"/>
          <w:sz w:val="20"/>
          <w:szCs w:val="20"/>
        </w:rPr>
      </w:pPr>
    </w:p>
    <w:p w:rsidR="00F42301" w:rsidRDefault="00F42301" w:rsidP="00721764">
      <w:pPr>
        <w:widowControl w:val="0"/>
        <w:autoSpaceDE w:val="0"/>
        <w:autoSpaceDN w:val="0"/>
        <w:adjustRightInd w:val="0"/>
        <w:spacing w:before="26" w:after="0"/>
        <w:ind w:left="2300"/>
        <w:rPr>
          <w:rFonts w:ascii="Times New Roman" w:hAnsi="Times New Roman"/>
          <w:sz w:val="20"/>
          <w:szCs w:val="20"/>
        </w:rPr>
      </w:pPr>
      <w:r>
        <w:rPr>
          <w:rFonts w:ascii="Times New Roman" w:hAnsi="Times New Roman"/>
          <w:sz w:val="20"/>
          <w:szCs w:val="20"/>
        </w:rPr>
        <w:t>One course in</w:t>
      </w:r>
      <w:r>
        <w:rPr>
          <w:rFonts w:ascii="Times New Roman" w:hAnsi="Times New Roman"/>
          <w:spacing w:val="-11"/>
          <w:sz w:val="20"/>
          <w:szCs w:val="20"/>
        </w:rPr>
        <w:t xml:space="preserve"> </w:t>
      </w:r>
      <w:r>
        <w:rPr>
          <w:rFonts w:ascii="Times New Roman" w:hAnsi="Times New Roman"/>
          <w:sz w:val="20"/>
          <w:szCs w:val="20"/>
        </w:rPr>
        <w:t>American Literature</w:t>
      </w:r>
      <w:r>
        <w:rPr>
          <w:rFonts w:ascii="Times New Roman" w:hAnsi="Times New Roman"/>
          <w:spacing w:val="-9"/>
          <w:sz w:val="20"/>
          <w:szCs w:val="20"/>
        </w:rPr>
        <w:t xml:space="preserve"> </w:t>
      </w:r>
      <w:r>
        <w:rPr>
          <w:rFonts w:ascii="Times New Roman" w:hAnsi="Times New Roman"/>
          <w:sz w:val="20"/>
          <w:szCs w:val="20"/>
        </w:rPr>
        <w:t>.....................................................................................3 hrs</w:t>
      </w:r>
    </w:p>
    <w:p w:rsidR="00F42301" w:rsidRDefault="00F42301" w:rsidP="00721764">
      <w:pPr>
        <w:widowControl w:val="0"/>
        <w:autoSpaceDE w:val="0"/>
        <w:autoSpaceDN w:val="0"/>
        <w:adjustRightInd w:val="0"/>
        <w:spacing w:before="10" w:after="0"/>
        <w:ind w:left="2300"/>
        <w:rPr>
          <w:rFonts w:ascii="Times New Roman" w:hAnsi="Times New Roman"/>
          <w:sz w:val="20"/>
          <w:szCs w:val="20"/>
        </w:rPr>
      </w:pPr>
      <w:r>
        <w:rPr>
          <w:rFonts w:ascii="Times New Roman" w:hAnsi="Times New Roman"/>
          <w:sz w:val="20"/>
          <w:szCs w:val="20"/>
        </w:rPr>
        <w:t>One course in English Literatur</w:t>
      </w:r>
      <w:r>
        <w:rPr>
          <w:rFonts w:ascii="Times New Roman" w:hAnsi="Times New Roman"/>
          <w:spacing w:val="7"/>
          <w:sz w:val="20"/>
          <w:szCs w:val="20"/>
        </w:rPr>
        <w:t>e</w:t>
      </w:r>
      <w:r>
        <w:rPr>
          <w:rFonts w:ascii="Times New Roman" w:hAnsi="Times New Roman"/>
          <w:sz w:val="20"/>
          <w:szCs w:val="20"/>
        </w:rPr>
        <w:t>.........................................................................................3 hrs</w:t>
      </w:r>
    </w:p>
    <w:p w:rsidR="00F42301" w:rsidRDefault="00F42301" w:rsidP="00721764">
      <w:pPr>
        <w:widowControl w:val="0"/>
        <w:autoSpaceDE w:val="0"/>
        <w:autoSpaceDN w:val="0"/>
        <w:adjustRightInd w:val="0"/>
        <w:spacing w:before="10" w:after="0"/>
        <w:ind w:left="1940"/>
        <w:rPr>
          <w:rFonts w:ascii="Times New Roman" w:hAnsi="Times New Roman"/>
          <w:sz w:val="20"/>
          <w:szCs w:val="20"/>
        </w:rPr>
      </w:pPr>
      <w:r>
        <w:rPr>
          <w:rFonts w:ascii="Times New Roman" w:hAnsi="Times New Roman"/>
          <w:b/>
          <w:bCs/>
          <w:sz w:val="20"/>
          <w:szCs w:val="20"/>
        </w:rPr>
        <w:t>I</w:t>
      </w:r>
      <w:r>
        <w:rPr>
          <w:rFonts w:ascii="Times New Roman" w:hAnsi="Times New Roman"/>
          <w:b/>
          <w:bCs/>
          <w:spacing w:val="-26"/>
          <w:sz w:val="20"/>
          <w:szCs w:val="20"/>
        </w:rPr>
        <w:t>V</w:t>
      </w:r>
      <w:r>
        <w:rPr>
          <w:rFonts w:ascii="Times New Roman" w:hAnsi="Times New Roman"/>
          <w:b/>
          <w:bCs/>
          <w:sz w:val="20"/>
          <w:szCs w:val="20"/>
        </w:rPr>
        <w:t>. Number</w:t>
      </w:r>
      <w:r>
        <w:rPr>
          <w:rFonts w:ascii="Times New Roman" w:hAnsi="Times New Roman"/>
          <w:b/>
          <w:bCs/>
          <w:spacing w:val="-4"/>
          <w:sz w:val="20"/>
          <w:szCs w:val="20"/>
        </w:rPr>
        <w:t xml:space="preserve"> </w:t>
      </w:r>
      <w:r>
        <w:rPr>
          <w:rFonts w:ascii="Times New Roman" w:hAnsi="Times New Roman"/>
          <w:b/>
          <w:bCs/>
          <w:sz w:val="20"/>
          <w:szCs w:val="20"/>
        </w:rPr>
        <w:t>of</w:t>
      </w:r>
      <w:r>
        <w:rPr>
          <w:rFonts w:ascii="Times New Roman" w:hAnsi="Times New Roman"/>
          <w:b/>
          <w:bCs/>
          <w:spacing w:val="-11"/>
          <w:sz w:val="20"/>
          <w:szCs w:val="20"/>
        </w:rPr>
        <w:t xml:space="preserve"> </w:t>
      </w:r>
      <w:r>
        <w:rPr>
          <w:rFonts w:ascii="Times New Roman" w:hAnsi="Times New Roman"/>
          <w:b/>
          <w:bCs/>
          <w:sz w:val="20"/>
          <w:szCs w:val="20"/>
        </w:rPr>
        <w:t>Attempts</w:t>
      </w:r>
    </w:p>
    <w:p w:rsidR="00F42301" w:rsidRDefault="00F42301" w:rsidP="00721764">
      <w:pPr>
        <w:widowControl w:val="0"/>
        <w:autoSpaceDE w:val="0"/>
        <w:autoSpaceDN w:val="0"/>
        <w:adjustRightInd w:val="0"/>
        <w:spacing w:before="10" w:after="0" w:line="250" w:lineRule="auto"/>
        <w:ind w:left="1940" w:right="1164" w:firstLine="360"/>
        <w:rPr>
          <w:rFonts w:ascii="Times New Roman" w:hAnsi="Times New Roman"/>
          <w:sz w:val="20"/>
          <w:szCs w:val="20"/>
        </w:rPr>
      </w:pPr>
      <w:r>
        <w:rPr>
          <w:rFonts w:ascii="Times New Roman" w:hAnsi="Times New Roman"/>
          <w:sz w:val="20"/>
          <w:szCs w:val="20"/>
        </w:rPr>
        <w:t>A</w:t>
      </w:r>
      <w:r>
        <w:rPr>
          <w:rFonts w:ascii="Times New Roman" w:hAnsi="Times New Roman"/>
          <w:spacing w:val="-11"/>
          <w:sz w:val="20"/>
          <w:szCs w:val="20"/>
        </w:rPr>
        <w:t xml:space="preserve"> </w:t>
      </w:r>
      <w:r>
        <w:rPr>
          <w:rFonts w:ascii="Times New Roman" w:hAnsi="Times New Roman"/>
          <w:sz w:val="20"/>
          <w:szCs w:val="20"/>
        </w:rPr>
        <w:t>student is eligible to take the comprehensive examination in English three times prior to termination from the program.</w:t>
      </w:r>
    </w:p>
    <w:p w:rsidR="00F42301" w:rsidRDefault="00F42301" w:rsidP="00721764">
      <w:pPr>
        <w:widowControl w:val="0"/>
        <w:autoSpaceDE w:val="0"/>
        <w:autoSpaceDN w:val="0"/>
        <w:adjustRightInd w:val="0"/>
        <w:spacing w:after="0"/>
        <w:ind w:left="2300"/>
        <w:rPr>
          <w:rFonts w:ascii="Times New Roman" w:hAnsi="Times New Roman"/>
          <w:sz w:val="20"/>
          <w:szCs w:val="20"/>
        </w:rPr>
      </w:pPr>
      <w:r>
        <w:rPr>
          <w:rFonts w:ascii="Times New Roman" w:hAnsi="Times New Roman"/>
          <w:b/>
          <w:bCs/>
          <w:sz w:val="20"/>
          <w:szCs w:val="20"/>
        </w:rPr>
        <w:t>Evaluation of Comp</w:t>
      </w:r>
      <w:r>
        <w:rPr>
          <w:rFonts w:ascii="Times New Roman" w:hAnsi="Times New Roman"/>
          <w:b/>
          <w:bCs/>
          <w:spacing w:val="-4"/>
          <w:sz w:val="20"/>
          <w:szCs w:val="20"/>
        </w:rPr>
        <w:t>r</w:t>
      </w:r>
      <w:r>
        <w:rPr>
          <w:rFonts w:ascii="Times New Roman" w:hAnsi="Times New Roman"/>
          <w:b/>
          <w:bCs/>
          <w:sz w:val="20"/>
          <w:szCs w:val="20"/>
        </w:rPr>
        <w:t>ehensive Examination in English</w:t>
      </w:r>
    </w:p>
    <w:p w:rsidR="00F42301" w:rsidRDefault="00F42301" w:rsidP="00721764">
      <w:pPr>
        <w:widowControl w:val="0"/>
        <w:autoSpaceDE w:val="0"/>
        <w:autoSpaceDN w:val="0"/>
        <w:adjustRightInd w:val="0"/>
        <w:spacing w:before="10" w:after="0" w:line="250" w:lineRule="auto"/>
        <w:ind w:left="2300" w:right="881"/>
        <w:rPr>
          <w:rFonts w:ascii="Times New Roman" w:hAnsi="Times New Roman"/>
          <w:sz w:val="20"/>
          <w:szCs w:val="20"/>
        </w:rPr>
      </w:pPr>
      <w:r>
        <w:rPr>
          <w:rFonts w:ascii="Times New Roman" w:hAnsi="Times New Roman"/>
          <w:sz w:val="20"/>
          <w:szCs w:val="20"/>
        </w:rPr>
        <w:t>A</w:t>
      </w:r>
      <w:r>
        <w:rPr>
          <w:rFonts w:ascii="Times New Roman" w:hAnsi="Times New Roman"/>
          <w:spacing w:val="-11"/>
          <w:sz w:val="20"/>
          <w:szCs w:val="20"/>
        </w:rPr>
        <w:t xml:space="preserve"> </w:t>
      </w:r>
      <w:r>
        <w:rPr>
          <w:rFonts w:ascii="Times New Roman" w:hAnsi="Times New Roman"/>
          <w:sz w:val="20"/>
          <w:szCs w:val="20"/>
        </w:rPr>
        <w:t>committee of faculty members who teach graduate courses in the Department evaluates the comprehensive examination in English.</w:t>
      </w:r>
      <w:r>
        <w:rPr>
          <w:rFonts w:ascii="Times New Roman" w:hAnsi="Times New Roman"/>
          <w:spacing w:val="-11"/>
          <w:sz w:val="20"/>
          <w:szCs w:val="20"/>
        </w:rPr>
        <w:t xml:space="preserve"> </w:t>
      </w:r>
      <w:r>
        <w:rPr>
          <w:rFonts w:ascii="Times New Roman" w:hAnsi="Times New Roman"/>
          <w:sz w:val="20"/>
          <w:szCs w:val="20"/>
        </w:rPr>
        <w:t>A</w:t>
      </w:r>
      <w:r>
        <w:rPr>
          <w:rFonts w:ascii="Times New Roman" w:hAnsi="Times New Roman"/>
          <w:spacing w:val="-11"/>
          <w:sz w:val="20"/>
          <w:szCs w:val="20"/>
        </w:rPr>
        <w:t xml:space="preserve"> </w:t>
      </w:r>
      <w:r>
        <w:rPr>
          <w:rFonts w:ascii="Times New Roman" w:hAnsi="Times New Roman"/>
          <w:sz w:val="20"/>
          <w:szCs w:val="20"/>
        </w:rPr>
        <w:t>student who takes the examination receives either a pass or fail and must pass all parts of the examination, demonstrating competence in each area.</w:t>
      </w:r>
    </w:p>
    <w:p w:rsidR="00F42301" w:rsidRDefault="00F42301" w:rsidP="00721764">
      <w:pPr>
        <w:widowControl w:val="0"/>
        <w:autoSpaceDE w:val="0"/>
        <w:autoSpaceDN w:val="0"/>
        <w:adjustRightInd w:val="0"/>
        <w:spacing w:after="0"/>
        <w:ind w:left="2300"/>
        <w:rPr>
          <w:rFonts w:ascii="Times New Roman" w:hAnsi="Times New Roman"/>
          <w:sz w:val="20"/>
          <w:szCs w:val="20"/>
        </w:rPr>
      </w:pPr>
      <w:r>
        <w:rPr>
          <w:rFonts w:ascii="Times New Roman" w:hAnsi="Times New Roman"/>
          <w:b/>
          <w:bCs/>
          <w:sz w:val="20"/>
          <w:szCs w:val="20"/>
        </w:rPr>
        <w:t>Re-examination</w:t>
      </w:r>
    </w:p>
    <w:p w:rsidR="00F42301" w:rsidRDefault="00F42301" w:rsidP="00721764">
      <w:pPr>
        <w:widowControl w:val="0"/>
        <w:autoSpaceDE w:val="0"/>
        <w:autoSpaceDN w:val="0"/>
        <w:adjustRightInd w:val="0"/>
        <w:spacing w:before="10" w:after="0" w:line="250" w:lineRule="auto"/>
        <w:ind w:left="2300" w:right="986"/>
        <w:rPr>
          <w:rFonts w:ascii="Times New Roman" w:hAnsi="Times New Roman"/>
          <w:sz w:val="20"/>
          <w:szCs w:val="20"/>
        </w:rPr>
      </w:pPr>
      <w:r w:rsidRPr="003F2CF3">
        <w:rPr>
          <w:rFonts w:ascii="Calibri" w:hAnsi="Calibri"/>
          <w:noProof/>
          <w:lang w:eastAsia="en-US"/>
        </w:rPr>
        <w:pict>
          <v:shape id="_x0000_s3734" type="#_x0000_t202" style="position:absolute;left:0;text-align:left;margin-left:19.55pt;margin-top:16.15pt;width:1in;height:184.35pt;z-index:-251550720;mso-position-horizontal-relative:page" o:allowincell="f" filled="f" stroked="f">
            <v:textbox style="layout-flow:vertical;mso-layout-flow-alt:bottom-to-top" inset="0,0,0,0">
              <w:txbxContent>
                <w:p w:rsidR="00F42301" w:rsidRDefault="00F42301" w:rsidP="00721764">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E</w:t>
                  </w:r>
                  <w:r>
                    <w:rPr>
                      <w:rFonts w:ascii="Impact" w:hAnsi="Impact" w:cs="Impact"/>
                      <w:color w:val="A3A3A3"/>
                      <w:spacing w:val="-115"/>
                      <w:position w:val="1"/>
                      <w:sz w:val="105"/>
                      <w:szCs w:val="105"/>
                    </w:rPr>
                    <w:t xml:space="preserve"> </w:t>
                  </w:r>
                </w:p>
              </w:txbxContent>
            </v:textbox>
            <w10:wrap anchorx="page"/>
          </v:shape>
        </w:pict>
      </w:r>
      <w:r>
        <w:rPr>
          <w:rFonts w:ascii="Times New Roman" w:hAnsi="Times New Roman"/>
          <w:sz w:val="20"/>
          <w:szCs w:val="20"/>
        </w:rPr>
        <w:t>A</w:t>
      </w:r>
      <w:r>
        <w:rPr>
          <w:rFonts w:ascii="Times New Roman" w:hAnsi="Times New Roman"/>
          <w:spacing w:val="-11"/>
          <w:sz w:val="20"/>
          <w:szCs w:val="20"/>
        </w:rPr>
        <w:t xml:space="preserve"> </w:t>
      </w:r>
      <w:r>
        <w:rPr>
          <w:rFonts w:ascii="Times New Roman" w:hAnsi="Times New Roman"/>
          <w:sz w:val="20"/>
          <w:szCs w:val="20"/>
        </w:rPr>
        <w:t>student who fails any portion of the examination must retake the entire examination; how- eve</w:t>
      </w:r>
      <w:r>
        <w:rPr>
          <w:rFonts w:ascii="Times New Roman" w:hAnsi="Times New Roman"/>
          <w:spacing w:val="-8"/>
          <w:sz w:val="20"/>
          <w:szCs w:val="20"/>
        </w:rPr>
        <w:t>r</w:t>
      </w:r>
      <w:r>
        <w:rPr>
          <w:rFonts w:ascii="Times New Roman" w:hAnsi="Times New Roman"/>
          <w:sz w:val="20"/>
          <w:szCs w:val="20"/>
        </w:rPr>
        <w:t>, no additional course work is required.</w:t>
      </w:r>
    </w:p>
    <w:p w:rsidR="00F42301" w:rsidRDefault="00F42301" w:rsidP="00721764">
      <w:pPr>
        <w:widowControl w:val="0"/>
        <w:autoSpaceDE w:val="0"/>
        <w:autoSpaceDN w:val="0"/>
        <w:adjustRightInd w:val="0"/>
        <w:spacing w:before="10" w:after="0" w:line="200" w:lineRule="exact"/>
        <w:rPr>
          <w:rFonts w:ascii="Times New Roman" w:hAnsi="Times New Roman"/>
          <w:sz w:val="20"/>
          <w:szCs w:val="20"/>
        </w:rPr>
      </w:pPr>
    </w:p>
    <w:p w:rsidR="00F42301" w:rsidRDefault="00F42301" w:rsidP="00721764">
      <w:pPr>
        <w:widowControl w:val="0"/>
        <w:autoSpaceDE w:val="0"/>
        <w:autoSpaceDN w:val="0"/>
        <w:adjustRightInd w:val="0"/>
        <w:spacing w:after="0"/>
        <w:ind w:left="1940"/>
        <w:rPr>
          <w:rFonts w:ascii="Impact" w:hAnsi="Impact" w:cs="Impact"/>
          <w:color w:val="000000"/>
          <w:sz w:val="36"/>
          <w:szCs w:val="36"/>
        </w:rPr>
      </w:pPr>
      <w:r>
        <w:rPr>
          <w:rFonts w:ascii="Impact" w:hAnsi="Impact" w:cs="Impact"/>
          <w:color w:val="666666"/>
          <w:sz w:val="36"/>
          <w:szCs w:val="36"/>
        </w:rPr>
        <w:t>COURSE DESCRIPTIONS</w:t>
      </w:r>
    </w:p>
    <w:p w:rsidR="00F42301" w:rsidRDefault="00F42301" w:rsidP="00721764">
      <w:pPr>
        <w:widowControl w:val="0"/>
        <w:autoSpaceDE w:val="0"/>
        <w:autoSpaceDN w:val="0"/>
        <w:adjustRightInd w:val="0"/>
        <w:spacing w:before="23" w:after="0" w:line="252" w:lineRule="auto"/>
        <w:ind w:left="2300" w:right="850" w:hanging="360"/>
        <w:jc w:val="both"/>
        <w:rPr>
          <w:rFonts w:ascii="Times New Roman" w:hAnsi="Times New Roman"/>
          <w:color w:val="000000"/>
          <w:sz w:val="20"/>
          <w:szCs w:val="20"/>
        </w:rPr>
      </w:pPr>
      <w:r>
        <w:rPr>
          <w:rFonts w:ascii="Times New Roman" w:hAnsi="Times New Roman"/>
          <w:b/>
          <w:bCs/>
          <w:color w:val="191919"/>
          <w:sz w:val="20"/>
          <w:szCs w:val="20"/>
        </w:rPr>
        <w:t>ENGL</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5304 - History of the English Language (Formerly ENGL</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5504)</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 xml:space="preserve">...........................3(3-0) </w:t>
      </w:r>
      <w:r>
        <w:rPr>
          <w:rFonts w:ascii="Times New Roman" w:hAnsi="Times New Roman"/>
          <w:color w:val="191919"/>
          <w:sz w:val="20"/>
          <w:szCs w:val="20"/>
        </w:rPr>
        <w:t>The development of the English language since the fifth centur</w:t>
      </w:r>
      <w:r>
        <w:rPr>
          <w:rFonts w:ascii="Times New Roman" w:hAnsi="Times New Roman"/>
          <w:color w:val="191919"/>
          <w:spacing w:val="-13"/>
          <w:sz w:val="20"/>
          <w:szCs w:val="20"/>
        </w:rPr>
        <w:t>y</w:t>
      </w:r>
      <w:r>
        <w:rPr>
          <w:rFonts w:ascii="Times New Roman" w:hAnsi="Times New Roman"/>
          <w:color w:val="191919"/>
          <w:sz w:val="20"/>
          <w:szCs w:val="20"/>
        </w:rPr>
        <w:t>, emphasizing the philological changes which have occurred.</w:t>
      </w:r>
    </w:p>
    <w:p w:rsidR="00F42301" w:rsidRDefault="00F42301" w:rsidP="00721764">
      <w:pPr>
        <w:widowControl w:val="0"/>
        <w:autoSpaceDE w:val="0"/>
        <w:autoSpaceDN w:val="0"/>
        <w:adjustRightInd w:val="0"/>
        <w:spacing w:after="0" w:line="225" w:lineRule="exact"/>
        <w:ind w:left="1940"/>
        <w:rPr>
          <w:rFonts w:ascii="Times New Roman" w:hAnsi="Times New Roman"/>
          <w:color w:val="000000"/>
          <w:sz w:val="20"/>
          <w:szCs w:val="20"/>
        </w:rPr>
      </w:pPr>
      <w:r>
        <w:rPr>
          <w:rFonts w:ascii="Times New Roman" w:hAnsi="Times New Roman"/>
          <w:b/>
          <w:bCs/>
          <w:color w:val="191919"/>
          <w:sz w:val="20"/>
          <w:szCs w:val="20"/>
        </w:rPr>
        <w:t>ENGL</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5500 - Bibliography and Resea</w:t>
      </w:r>
      <w:r>
        <w:rPr>
          <w:rFonts w:ascii="Times New Roman" w:hAnsi="Times New Roman"/>
          <w:b/>
          <w:bCs/>
          <w:color w:val="191919"/>
          <w:spacing w:val="-4"/>
          <w:sz w:val="20"/>
          <w:szCs w:val="20"/>
        </w:rPr>
        <w:t>r</w:t>
      </w:r>
      <w:r>
        <w:rPr>
          <w:rFonts w:ascii="Times New Roman" w:hAnsi="Times New Roman"/>
          <w:b/>
          <w:bCs/>
          <w:color w:val="191919"/>
          <w:sz w:val="20"/>
          <w:szCs w:val="20"/>
        </w:rPr>
        <w:t>ch Methods</w:t>
      </w:r>
      <w:r>
        <w:rPr>
          <w:rFonts w:ascii="Times New Roman" w:hAnsi="Times New Roman"/>
          <w:b/>
          <w:bCs/>
          <w:color w:val="191919"/>
          <w:spacing w:val="-18"/>
          <w:sz w:val="20"/>
          <w:szCs w:val="20"/>
        </w:rPr>
        <w:t xml:space="preserve"> </w:t>
      </w:r>
      <w:r>
        <w:rPr>
          <w:rFonts w:ascii="Times New Roman" w:hAnsi="Times New Roman"/>
          <w:b/>
          <w:bCs/>
          <w:color w:val="191919"/>
          <w:sz w:val="20"/>
          <w:szCs w:val="20"/>
        </w:rPr>
        <w:t>.............................................................3(3-0)</w:t>
      </w:r>
    </w:p>
    <w:p w:rsidR="00F42301" w:rsidRDefault="00F42301" w:rsidP="00721764">
      <w:pPr>
        <w:widowControl w:val="0"/>
        <w:autoSpaceDE w:val="0"/>
        <w:autoSpaceDN w:val="0"/>
        <w:adjustRightInd w:val="0"/>
        <w:spacing w:before="13" w:after="0" w:line="250" w:lineRule="auto"/>
        <w:ind w:left="2300" w:right="1037"/>
        <w:rPr>
          <w:rFonts w:ascii="Times New Roman" w:hAnsi="Times New Roman"/>
          <w:color w:val="000000"/>
          <w:sz w:val="20"/>
          <w:szCs w:val="20"/>
        </w:rPr>
      </w:pPr>
      <w:r>
        <w:rPr>
          <w:rFonts w:ascii="Times New Roman" w:hAnsi="Times New Roman"/>
          <w:color w:val="191919"/>
          <w:spacing w:val="-22"/>
          <w:sz w:val="20"/>
          <w:szCs w:val="20"/>
        </w:rPr>
        <w:t>V</w:t>
      </w:r>
      <w:r>
        <w:rPr>
          <w:rFonts w:ascii="Times New Roman" w:hAnsi="Times New Roman"/>
          <w:color w:val="191919"/>
          <w:sz w:val="20"/>
          <w:szCs w:val="20"/>
        </w:rPr>
        <w:t>arious approaches to literary scholarship and methods of research. Required and should be taken as early as possible in the student</w:t>
      </w:r>
      <w:r>
        <w:rPr>
          <w:rFonts w:ascii="Times New Roman" w:hAnsi="Times New Roman"/>
          <w:color w:val="191919"/>
          <w:spacing w:val="-11"/>
          <w:sz w:val="20"/>
          <w:szCs w:val="20"/>
        </w:rPr>
        <w:t>’</w:t>
      </w:r>
      <w:r>
        <w:rPr>
          <w:rFonts w:ascii="Times New Roman" w:hAnsi="Times New Roman"/>
          <w:color w:val="191919"/>
          <w:sz w:val="20"/>
          <w:szCs w:val="20"/>
        </w:rPr>
        <w:t>s course of stud</w:t>
      </w:r>
      <w:r>
        <w:rPr>
          <w:rFonts w:ascii="Times New Roman" w:hAnsi="Times New Roman"/>
          <w:color w:val="191919"/>
          <w:spacing w:val="-13"/>
          <w:sz w:val="20"/>
          <w:szCs w:val="20"/>
        </w:rPr>
        <w:t>y</w:t>
      </w:r>
      <w:r>
        <w:rPr>
          <w:rFonts w:ascii="Times New Roman" w:hAnsi="Times New Roman"/>
          <w:color w:val="191919"/>
          <w:sz w:val="20"/>
          <w:szCs w:val="20"/>
        </w:rPr>
        <w:t>.</w:t>
      </w:r>
    </w:p>
    <w:p w:rsidR="00F42301" w:rsidRDefault="00F42301" w:rsidP="00721764">
      <w:pPr>
        <w:widowControl w:val="0"/>
        <w:autoSpaceDE w:val="0"/>
        <w:autoSpaceDN w:val="0"/>
        <w:adjustRightInd w:val="0"/>
        <w:spacing w:after="0" w:line="227" w:lineRule="exact"/>
        <w:ind w:left="1940"/>
        <w:rPr>
          <w:rFonts w:ascii="Times New Roman" w:hAnsi="Times New Roman"/>
          <w:color w:val="000000"/>
          <w:sz w:val="20"/>
          <w:szCs w:val="20"/>
        </w:rPr>
      </w:pPr>
      <w:r>
        <w:rPr>
          <w:rFonts w:ascii="Times New Roman" w:hAnsi="Times New Roman"/>
          <w:b/>
          <w:bCs/>
          <w:color w:val="191919"/>
          <w:sz w:val="20"/>
          <w:szCs w:val="20"/>
        </w:rPr>
        <w:t>ENGL</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5600 - Shakespea</w:t>
      </w:r>
      <w:r>
        <w:rPr>
          <w:rFonts w:ascii="Times New Roman" w:hAnsi="Times New Roman"/>
          <w:b/>
          <w:bCs/>
          <w:color w:val="191919"/>
          <w:spacing w:val="-4"/>
          <w:sz w:val="20"/>
          <w:szCs w:val="20"/>
        </w:rPr>
        <w:t>r</w:t>
      </w:r>
      <w:r>
        <w:rPr>
          <w:rFonts w:ascii="Times New Roman" w:hAnsi="Times New Roman"/>
          <w:b/>
          <w:bCs/>
          <w:color w:val="191919"/>
          <w:sz w:val="20"/>
          <w:szCs w:val="20"/>
        </w:rPr>
        <w:t>e [Formerly ENGL</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5510)</w:t>
      </w:r>
      <w:r>
        <w:rPr>
          <w:rFonts w:ascii="Times New Roman" w:hAnsi="Times New Roman"/>
          <w:b/>
          <w:bCs/>
          <w:color w:val="191919"/>
          <w:spacing w:val="-18"/>
          <w:sz w:val="20"/>
          <w:szCs w:val="20"/>
        </w:rPr>
        <w:t xml:space="preserve"> </w:t>
      </w:r>
      <w:r>
        <w:rPr>
          <w:rFonts w:ascii="Times New Roman" w:hAnsi="Times New Roman"/>
          <w:b/>
          <w:bCs/>
          <w:color w:val="191919"/>
          <w:sz w:val="20"/>
          <w:szCs w:val="20"/>
        </w:rPr>
        <w:t>.............................................................3(3-0)</w:t>
      </w:r>
    </w:p>
    <w:p w:rsidR="00F42301" w:rsidRDefault="00F42301" w:rsidP="00721764">
      <w:pPr>
        <w:widowControl w:val="0"/>
        <w:autoSpaceDE w:val="0"/>
        <w:autoSpaceDN w:val="0"/>
        <w:adjustRightInd w:val="0"/>
        <w:spacing w:before="13" w:after="0" w:line="250" w:lineRule="auto"/>
        <w:ind w:left="2300" w:right="1231"/>
        <w:rPr>
          <w:rFonts w:ascii="Times New Roman" w:hAnsi="Times New Roman"/>
          <w:color w:val="000000"/>
          <w:sz w:val="20"/>
          <w:szCs w:val="20"/>
        </w:rPr>
      </w:pPr>
      <w:r>
        <w:rPr>
          <w:rFonts w:ascii="Times New Roman" w:hAnsi="Times New Roman"/>
          <w:color w:val="191919"/>
          <w:sz w:val="20"/>
          <w:szCs w:val="20"/>
        </w:rPr>
        <w:t>Representative tragedies, comedies and history plays along with major poetry and critical problems in these works.</w:t>
      </w:r>
    </w:p>
    <w:p w:rsidR="00F42301" w:rsidRDefault="00F42301" w:rsidP="00721764">
      <w:pPr>
        <w:widowControl w:val="0"/>
        <w:autoSpaceDE w:val="0"/>
        <w:autoSpaceDN w:val="0"/>
        <w:adjustRightInd w:val="0"/>
        <w:spacing w:after="0" w:line="227" w:lineRule="exact"/>
        <w:ind w:left="1940"/>
        <w:rPr>
          <w:rFonts w:ascii="Times New Roman" w:hAnsi="Times New Roman"/>
          <w:color w:val="000000"/>
          <w:sz w:val="20"/>
          <w:szCs w:val="20"/>
        </w:rPr>
      </w:pPr>
      <w:r>
        <w:rPr>
          <w:rFonts w:ascii="Times New Roman" w:hAnsi="Times New Roman"/>
          <w:b/>
          <w:bCs/>
          <w:color w:val="191919"/>
          <w:sz w:val="20"/>
          <w:szCs w:val="20"/>
        </w:rPr>
        <w:t>ENGL</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5606 - Medieval Literatu</w:t>
      </w:r>
      <w:r>
        <w:rPr>
          <w:rFonts w:ascii="Times New Roman" w:hAnsi="Times New Roman"/>
          <w:b/>
          <w:bCs/>
          <w:color w:val="191919"/>
          <w:spacing w:val="-4"/>
          <w:sz w:val="20"/>
          <w:szCs w:val="20"/>
        </w:rPr>
        <w:t>r</w:t>
      </w:r>
      <w:r>
        <w:rPr>
          <w:rFonts w:ascii="Times New Roman" w:hAnsi="Times New Roman"/>
          <w:b/>
          <w:bCs/>
          <w:color w:val="191919"/>
          <w:sz w:val="20"/>
          <w:szCs w:val="20"/>
        </w:rPr>
        <w:t>e (Formerly CHAUCER)</w:t>
      </w:r>
      <w:r>
        <w:rPr>
          <w:rFonts w:ascii="Times New Roman" w:hAnsi="Times New Roman"/>
          <w:b/>
          <w:bCs/>
          <w:color w:val="191919"/>
          <w:spacing w:val="-23"/>
          <w:sz w:val="20"/>
          <w:szCs w:val="20"/>
        </w:rPr>
        <w:t xml:space="preserve"> </w:t>
      </w:r>
      <w:r>
        <w:rPr>
          <w:rFonts w:ascii="Times New Roman" w:hAnsi="Times New Roman"/>
          <w:b/>
          <w:bCs/>
          <w:color w:val="191919"/>
          <w:sz w:val="20"/>
          <w:szCs w:val="20"/>
        </w:rPr>
        <w:t>................................................3(3-0)</w:t>
      </w:r>
    </w:p>
    <w:p w:rsidR="00F42301" w:rsidRDefault="00F42301" w:rsidP="00721764">
      <w:pPr>
        <w:widowControl w:val="0"/>
        <w:autoSpaceDE w:val="0"/>
        <w:autoSpaceDN w:val="0"/>
        <w:adjustRightInd w:val="0"/>
        <w:spacing w:before="13" w:after="0" w:line="250" w:lineRule="auto"/>
        <w:ind w:left="2300" w:right="1038"/>
        <w:rPr>
          <w:rFonts w:ascii="Times New Roman" w:hAnsi="Times New Roman"/>
          <w:color w:val="000000"/>
          <w:sz w:val="20"/>
          <w:szCs w:val="20"/>
        </w:rPr>
      </w:pPr>
      <w:r>
        <w:rPr>
          <w:rFonts w:ascii="Times New Roman" w:hAnsi="Times New Roman"/>
          <w:color w:val="191919"/>
          <w:sz w:val="20"/>
          <w:szCs w:val="20"/>
        </w:rPr>
        <w:t>Significant authors through the 15th centur</w:t>
      </w:r>
      <w:r>
        <w:rPr>
          <w:rFonts w:ascii="Times New Roman" w:hAnsi="Times New Roman"/>
          <w:color w:val="191919"/>
          <w:spacing w:val="-13"/>
          <w:sz w:val="20"/>
          <w:szCs w:val="20"/>
        </w:rPr>
        <w:t>y</w:t>
      </w:r>
      <w:r>
        <w:rPr>
          <w:rFonts w:ascii="Times New Roman" w:hAnsi="Times New Roman"/>
          <w:color w:val="191919"/>
          <w:sz w:val="20"/>
          <w:szCs w:val="20"/>
        </w:rPr>
        <w:t>, with emphasis on the major works of Chauce</w:t>
      </w:r>
      <w:r>
        <w:rPr>
          <w:rFonts w:ascii="Times New Roman" w:hAnsi="Times New Roman"/>
          <w:color w:val="191919"/>
          <w:spacing w:val="-11"/>
          <w:sz w:val="20"/>
          <w:szCs w:val="20"/>
        </w:rPr>
        <w:t>r</w:t>
      </w:r>
      <w:r>
        <w:rPr>
          <w:rFonts w:ascii="Times New Roman" w:hAnsi="Times New Roman"/>
          <w:color w:val="191919"/>
          <w:sz w:val="20"/>
          <w:szCs w:val="20"/>
        </w:rPr>
        <w:t>. Some attention given to the language and historical background of the age.</w:t>
      </w:r>
    </w:p>
    <w:p w:rsidR="00F42301" w:rsidRDefault="00F42301" w:rsidP="00721764">
      <w:pPr>
        <w:widowControl w:val="0"/>
        <w:autoSpaceDE w:val="0"/>
        <w:autoSpaceDN w:val="0"/>
        <w:adjustRightInd w:val="0"/>
        <w:spacing w:after="0" w:line="227" w:lineRule="exact"/>
        <w:ind w:left="1940"/>
        <w:rPr>
          <w:rFonts w:ascii="Times New Roman" w:hAnsi="Times New Roman"/>
          <w:color w:val="000000"/>
          <w:sz w:val="20"/>
          <w:szCs w:val="20"/>
        </w:rPr>
      </w:pPr>
      <w:r>
        <w:rPr>
          <w:rFonts w:ascii="Times New Roman" w:hAnsi="Times New Roman"/>
          <w:b/>
          <w:bCs/>
          <w:color w:val="191919"/>
          <w:sz w:val="20"/>
          <w:szCs w:val="20"/>
        </w:rPr>
        <w:t>ENGL</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5609 - Int</w:t>
      </w:r>
      <w:r>
        <w:rPr>
          <w:rFonts w:ascii="Times New Roman" w:hAnsi="Times New Roman"/>
          <w:b/>
          <w:bCs/>
          <w:color w:val="191919"/>
          <w:spacing w:val="-4"/>
          <w:sz w:val="20"/>
          <w:szCs w:val="20"/>
        </w:rPr>
        <w:t>r</w:t>
      </w:r>
      <w:r>
        <w:rPr>
          <w:rFonts w:ascii="Times New Roman" w:hAnsi="Times New Roman"/>
          <w:b/>
          <w:bCs/>
          <w:color w:val="191919"/>
          <w:sz w:val="20"/>
          <w:szCs w:val="20"/>
        </w:rPr>
        <w:t>oduction to Linguistics</w:t>
      </w:r>
      <w:r>
        <w:rPr>
          <w:rFonts w:ascii="Times New Roman" w:hAnsi="Times New Roman"/>
          <w:b/>
          <w:bCs/>
          <w:color w:val="191919"/>
          <w:spacing w:val="-30"/>
          <w:sz w:val="20"/>
          <w:szCs w:val="20"/>
        </w:rPr>
        <w:t xml:space="preserve"> </w:t>
      </w:r>
      <w:r>
        <w:rPr>
          <w:rFonts w:ascii="Times New Roman" w:hAnsi="Times New Roman"/>
          <w:b/>
          <w:bCs/>
          <w:color w:val="191919"/>
          <w:sz w:val="20"/>
          <w:szCs w:val="20"/>
        </w:rPr>
        <w:t>..............................................................................3(3-0)</w:t>
      </w:r>
    </w:p>
    <w:p w:rsidR="00F42301" w:rsidRDefault="00F42301" w:rsidP="00721764">
      <w:pPr>
        <w:widowControl w:val="0"/>
        <w:autoSpaceDE w:val="0"/>
        <w:autoSpaceDN w:val="0"/>
        <w:adjustRightInd w:val="0"/>
        <w:spacing w:before="13" w:after="0" w:line="250" w:lineRule="auto"/>
        <w:ind w:left="2300" w:right="1192"/>
        <w:rPr>
          <w:rFonts w:ascii="Times New Roman" w:hAnsi="Times New Roman"/>
          <w:color w:val="000000"/>
          <w:sz w:val="20"/>
          <w:szCs w:val="20"/>
        </w:rPr>
      </w:pPr>
      <w:r>
        <w:rPr>
          <w:rFonts w:ascii="Times New Roman" w:hAnsi="Times New Roman"/>
          <w:color w:val="191919"/>
          <w:sz w:val="20"/>
          <w:szCs w:val="20"/>
        </w:rPr>
        <w:t>Introduction to the principles of linguistic theory and analysis. Fundamentals of major ap- proaches to the study of phonolog</w:t>
      </w:r>
      <w:r>
        <w:rPr>
          <w:rFonts w:ascii="Times New Roman" w:hAnsi="Times New Roman"/>
          <w:color w:val="191919"/>
          <w:spacing w:val="-13"/>
          <w:sz w:val="20"/>
          <w:szCs w:val="20"/>
        </w:rPr>
        <w:t>y</w:t>
      </w:r>
      <w:r>
        <w:rPr>
          <w:rFonts w:ascii="Times New Roman" w:hAnsi="Times New Roman"/>
          <w:color w:val="191919"/>
          <w:sz w:val="20"/>
          <w:szCs w:val="20"/>
        </w:rPr>
        <w:t>, morphology and syntax.</w:t>
      </w:r>
    </w:p>
    <w:p w:rsidR="00F42301" w:rsidRDefault="00F42301" w:rsidP="00721764">
      <w:pPr>
        <w:widowControl w:val="0"/>
        <w:autoSpaceDE w:val="0"/>
        <w:autoSpaceDN w:val="0"/>
        <w:adjustRightInd w:val="0"/>
        <w:spacing w:after="0" w:line="227" w:lineRule="exact"/>
        <w:ind w:left="1940"/>
        <w:rPr>
          <w:rFonts w:ascii="Times New Roman" w:hAnsi="Times New Roman"/>
          <w:color w:val="000000"/>
          <w:sz w:val="20"/>
          <w:szCs w:val="20"/>
        </w:rPr>
      </w:pPr>
      <w:r>
        <w:rPr>
          <w:rFonts w:ascii="Times New Roman" w:hAnsi="Times New Roman"/>
          <w:b/>
          <w:bCs/>
          <w:color w:val="191919"/>
          <w:sz w:val="20"/>
          <w:szCs w:val="20"/>
        </w:rPr>
        <w:t>ENGL</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5612 -</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Advanced Grammar</w:t>
      </w:r>
      <w:r>
        <w:rPr>
          <w:rFonts w:ascii="Times New Roman" w:hAnsi="Times New Roman"/>
          <w:b/>
          <w:bCs/>
          <w:color w:val="191919"/>
          <w:spacing w:val="-4"/>
          <w:sz w:val="20"/>
          <w:szCs w:val="20"/>
        </w:rPr>
        <w:t xml:space="preserve"> </w:t>
      </w:r>
      <w:r>
        <w:rPr>
          <w:rFonts w:ascii="Times New Roman" w:hAnsi="Times New Roman"/>
          <w:b/>
          <w:bCs/>
          <w:color w:val="191919"/>
          <w:sz w:val="20"/>
          <w:szCs w:val="20"/>
        </w:rPr>
        <w:t>and Syntax</w:t>
      </w:r>
      <w:r>
        <w:rPr>
          <w:rFonts w:ascii="Times New Roman" w:hAnsi="Times New Roman"/>
          <w:b/>
          <w:bCs/>
          <w:color w:val="191919"/>
          <w:spacing w:val="-13"/>
          <w:sz w:val="20"/>
          <w:szCs w:val="20"/>
        </w:rPr>
        <w:t xml:space="preserve"> </w:t>
      </w:r>
      <w:r>
        <w:rPr>
          <w:rFonts w:ascii="Times New Roman" w:hAnsi="Times New Roman"/>
          <w:b/>
          <w:bCs/>
          <w:color w:val="191919"/>
          <w:sz w:val="20"/>
          <w:szCs w:val="20"/>
        </w:rPr>
        <w:t>....................................................................3(3-0)</w:t>
      </w:r>
    </w:p>
    <w:p w:rsidR="00F42301" w:rsidRDefault="00F42301" w:rsidP="00721764">
      <w:pPr>
        <w:widowControl w:val="0"/>
        <w:autoSpaceDE w:val="0"/>
        <w:autoSpaceDN w:val="0"/>
        <w:adjustRightInd w:val="0"/>
        <w:spacing w:before="13" w:after="0"/>
        <w:ind w:left="2300"/>
        <w:rPr>
          <w:rFonts w:ascii="Times New Roman" w:hAnsi="Times New Roman"/>
          <w:color w:val="000000"/>
          <w:sz w:val="20"/>
          <w:szCs w:val="20"/>
        </w:rPr>
      </w:pPr>
      <w:r>
        <w:rPr>
          <w:rFonts w:ascii="Times New Roman" w:hAnsi="Times New Roman"/>
          <w:color w:val="191919"/>
          <w:sz w:val="20"/>
          <w:szCs w:val="20"/>
        </w:rPr>
        <w:t>Critical examination of salient components of modem syntax and gramma</w:t>
      </w:r>
      <w:r>
        <w:rPr>
          <w:rFonts w:ascii="Times New Roman" w:hAnsi="Times New Roman"/>
          <w:color w:val="191919"/>
          <w:spacing w:val="-11"/>
          <w:sz w:val="20"/>
          <w:szCs w:val="20"/>
        </w:rPr>
        <w:t>r</w:t>
      </w:r>
      <w:r>
        <w:rPr>
          <w:rFonts w:ascii="Times New Roman" w:hAnsi="Times New Roman"/>
          <w:color w:val="191919"/>
          <w:sz w:val="20"/>
          <w:szCs w:val="20"/>
        </w:rPr>
        <w:t>.</w:t>
      </w:r>
    </w:p>
    <w:p w:rsidR="00F42301" w:rsidRDefault="00F42301" w:rsidP="00721764">
      <w:pPr>
        <w:widowControl w:val="0"/>
        <w:autoSpaceDE w:val="0"/>
        <w:autoSpaceDN w:val="0"/>
        <w:adjustRightInd w:val="0"/>
        <w:spacing w:before="6" w:after="0"/>
        <w:ind w:left="1940"/>
        <w:rPr>
          <w:rFonts w:ascii="Times New Roman" w:hAnsi="Times New Roman"/>
          <w:color w:val="000000"/>
          <w:sz w:val="20"/>
          <w:szCs w:val="20"/>
        </w:rPr>
      </w:pPr>
      <w:r>
        <w:rPr>
          <w:rFonts w:ascii="Times New Roman" w:hAnsi="Times New Roman"/>
          <w:b/>
          <w:bCs/>
          <w:color w:val="191919"/>
          <w:sz w:val="20"/>
          <w:szCs w:val="20"/>
        </w:rPr>
        <w:t>ENGL</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5615 -</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Advanced Exposition for</w:t>
      </w:r>
      <w:r>
        <w:rPr>
          <w:rFonts w:ascii="Times New Roman" w:hAnsi="Times New Roman"/>
          <w:b/>
          <w:bCs/>
          <w:color w:val="191919"/>
          <w:spacing w:val="-7"/>
          <w:sz w:val="20"/>
          <w:szCs w:val="20"/>
        </w:rPr>
        <w:t xml:space="preserve"> </w:t>
      </w:r>
      <w:r>
        <w:rPr>
          <w:rFonts w:ascii="Times New Roman" w:hAnsi="Times New Roman"/>
          <w:b/>
          <w:bCs/>
          <w:color w:val="191919"/>
          <w:spacing w:val="-18"/>
          <w:sz w:val="20"/>
          <w:szCs w:val="20"/>
        </w:rPr>
        <w:t>T</w:t>
      </w:r>
      <w:r>
        <w:rPr>
          <w:rFonts w:ascii="Times New Roman" w:hAnsi="Times New Roman"/>
          <w:b/>
          <w:bCs/>
          <w:color w:val="191919"/>
          <w:sz w:val="20"/>
          <w:szCs w:val="20"/>
        </w:rPr>
        <w:t>eachers (Formerly ENGL</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5515)</w:t>
      </w:r>
      <w:r>
        <w:rPr>
          <w:rFonts w:ascii="Times New Roman" w:hAnsi="Times New Roman"/>
          <w:b/>
          <w:bCs/>
          <w:color w:val="191919"/>
          <w:spacing w:val="-7"/>
          <w:sz w:val="20"/>
          <w:szCs w:val="20"/>
        </w:rPr>
        <w:t xml:space="preserve"> </w:t>
      </w:r>
      <w:r>
        <w:rPr>
          <w:rFonts w:ascii="Times New Roman" w:hAnsi="Times New Roman"/>
          <w:b/>
          <w:bCs/>
          <w:color w:val="191919"/>
          <w:sz w:val="20"/>
          <w:szCs w:val="20"/>
        </w:rPr>
        <w:t>........................3(3-0)</w:t>
      </w:r>
    </w:p>
    <w:p w:rsidR="00F42301" w:rsidRDefault="00F42301" w:rsidP="00721764">
      <w:pPr>
        <w:widowControl w:val="0"/>
        <w:autoSpaceDE w:val="0"/>
        <w:autoSpaceDN w:val="0"/>
        <w:adjustRightInd w:val="0"/>
        <w:spacing w:before="13" w:after="0" w:line="250" w:lineRule="auto"/>
        <w:ind w:left="2300" w:right="1130"/>
        <w:rPr>
          <w:rFonts w:ascii="Times New Roman" w:hAnsi="Times New Roman"/>
          <w:color w:val="000000"/>
          <w:sz w:val="20"/>
          <w:szCs w:val="20"/>
        </w:rPr>
      </w:pPr>
      <w:r>
        <w:rPr>
          <w:rFonts w:ascii="Times New Roman" w:hAnsi="Times New Roman"/>
          <w:color w:val="191919"/>
          <w:spacing w:val="-14"/>
          <w:sz w:val="20"/>
          <w:szCs w:val="20"/>
        </w:rPr>
        <w:t>T</w:t>
      </w:r>
      <w:r>
        <w:rPr>
          <w:rFonts w:ascii="Times New Roman" w:hAnsi="Times New Roman"/>
          <w:color w:val="191919"/>
          <w:sz w:val="20"/>
          <w:szCs w:val="20"/>
        </w:rPr>
        <w:t>echniques of exposition, including structures, research methodolog</w:t>
      </w:r>
      <w:r>
        <w:rPr>
          <w:rFonts w:ascii="Times New Roman" w:hAnsi="Times New Roman"/>
          <w:color w:val="191919"/>
          <w:spacing w:val="-13"/>
          <w:sz w:val="20"/>
          <w:szCs w:val="20"/>
        </w:rPr>
        <w:t>y</w:t>
      </w:r>
      <w:r>
        <w:rPr>
          <w:rFonts w:ascii="Times New Roman" w:hAnsi="Times New Roman"/>
          <w:color w:val="191919"/>
          <w:sz w:val="20"/>
          <w:szCs w:val="20"/>
        </w:rPr>
        <w:t>, rhetorical principles and teaching applications.</w:t>
      </w:r>
    </w:p>
    <w:p w:rsidR="00F42301" w:rsidRDefault="00F42301" w:rsidP="00721764">
      <w:pPr>
        <w:widowControl w:val="0"/>
        <w:autoSpaceDE w:val="0"/>
        <w:autoSpaceDN w:val="0"/>
        <w:adjustRightInd w:val="0"/>
        <w:spacing w:before="13" w:after="0" w:line="250" w:lineRule="auto"/>
        <w:ind w:left="2300" w:right="1130"/>
        <w:rPr>
          <w:rFonts w:ascii="Times New Roman" w:hAnsi="Times New Roman"/>
          <w:color w:val="000000"/>
          <w:sz w:val="20"/>
          <w:szCs w:val="20"/>
        </w:rPr>
        <w:sectPr w:rsidR="00F42301">
          <w:pgSz w:w="12240" w:h="15840"/>
          <w:pgMar w:top="280" w:right="1280" w:bottom="280" w:left="240" w:header="0" w:footer="957" w:gutter="0"/>
          <w:cols w:space="720" w:equalWidth="0">
            <w:col w:w="10720"/>
          </w:cols>
          <w:noEndnote/>
        </w:sectPr>
      </w:pPr>
    </w:p>
    <w:p w:rsidR="00F42301" w:rsidRDefault="00F42301" w:rsidP="00721764">
      <w:pPr>
        <w:widowControl w:val="0"/>
        <w:autoSpaceDE w:val="0"/>
        <w:autoSpaceDN w:val="0"/>
        <w:adjustRightInd w:val="0"/>
        <w:spacing w:before="8" w:after="0" w:line="90" w:lineRule="exact"/>
        <w:rPr>
          <w:rFonts w:ascii="Times New Roman" w:hAnsi="Times New Roman"/>
          <w:color w:val="000000"/>
          <w:sz w:val="9"/>
          <w:szCs w:val="9"/>
        </w:rPr>
      </w:pPr>
    </w:p>
    <w:tbl>
      <w:tblPr>
        <w:tblW w:w="0" w:type="auto"/>
        <w:tblInd w:w="115" w:type="dxa"/>
        <w:tblLayout w:type="fixed"/>
        <w:tblCellMar>
          <w:left w:w="0" w:type="dxa"/>
          <w:right w:w="0" w:type="dxa"/>
        </w:tblCellMar>
        <w:tblLook w:val="0000"/>
      </w:tblPr>
      <w:tblGrid>
        <w:gridCol w:w="4876"/>
        <w:gridCol w:w="4560"/>
        <w:gridCol w:w="1067"/>
      </w:tblGrid>
      <w:tr w:rsidR="00F42301" w:rsidRPr="00FA7AC7" w:rsidTr="00B67EC4">
        <w:trPr>
          <w:trHeight w:hRule="exact" w:val="235"/>
        </w:trPr>
        <w:tc>
          <w:tcPr>
            <w:tcW w:w="4876" w:type="dxa"/>
            <w:tcBorders>
              <w:top w:val="nil"/>
              <w:left w:val="nil"/>
              <w:bottom w:val="single" w:sz="4" w:space="0" w:color="191919"/>
              <w:right w:val="single" w:sz="4" w:space="0" w:color="191919"/>
            </w:tcBorders>
          </w:tcPr>
          <w:p w:rsidR="00F42301" w:rsidRPr="00FA7AC7" w:rsidRDefault="00F42301" w:rsidP="00B67EC4">
            <w:pPr>
              <w:widowControl w:val="0"/>
              <w:autoSpaceDE w:val="0"/>
              <w:autoSpaceDN w:val="0"/>
              <w:adjustRightInd w:val="0"/>
              <w:spacing w:after="0"/>
              <w:rPr>
                <w:rFonts w:ascii="Times New Roman" w:hAnsi="Times New Roman"/>
                <w:sz w:val="24"/>
                <w:szCs w:val="24"/>
              </w:rPr>
            </w:pPr>
          </w:p>
        </w:tc>
        <w:tc>
          <w:tcPr>
            <w:tcW w:w="4560" w:type="dxa"/>
            <w:vMerge w:val="restart"/>
            <w:tcBorders>
              <w:top w:val="single" w:sz="4" w:space="0" w:color="191919"/>
              <w:left w:val="single" w:sz="4" w:space="0" w:color="191919"/>
              <w:bottom w:val="single" w:sz="4" w:space="0" w:color="191919"/>
              <w:right w:val="single" w:sz="4" w:space="0" w:color="191919"/>
            </w:tcBorders>
          </w:tcPr>
          <w:p w:rsidR="00F42301" w:rsidRPr="00FA7AC7" w:rsidRDefault="00F42301" w:rsidP="00B67EC4">
            <w:pPr>
              <w:widowControl w:val="0"/>
              <w:autoSpaceDE w:val="0"/>
              <w:autoSpaceDN w:val="0"/>
              <w:adjustRightInd w:val="0"/>
              <w:spacing w:before="8" w:after="0" w:line="150" w:lineRule="exact"/>
              <w:rPr>
                <w:rFonts w:ascii="Times New Roman" w:hAnsi="Times New Roman"/>
                <w:sz w:val="15"/>
                <w:szCs w:val="15"/>
              </w:rPr>
            </w:pPr>
          </w:p>
          <w:p w:rsidR="00F42301" w:rsidRPr="00FA7AC7" w:rsidRDefault="00F42301" w:rsidP="00B67EC4">
            <w:pPr>
              <w:widowControl w:val="0"/>
              <w:autoSpaceDE w:val="0"/>
              <w:autoSpaceDN w:val="0"/>
              <w:adjustRightInd w:val="0"/>
              <w:spacing w:after="0"/>
              <w:ind w:left="1093"/>
              <w:rPr>
                <w:rFonts w:ascii="Times New Roman" w:hAnsi="Times New Roman"/>
                <w:sz w:val="24"/>
                <w:szCs w:val="24"/>
              </w:rPr>
            </w:pPr>
            <w:r w:rsidRPr="00FA7AC7">
              <w:rPr>
                <w:rFonts w:ascii="Times New Roman" w:hAnsi="Times New Roman"/>
                <w:b/>
                <w:bCs/>
                <w:color w:val="191919"/>
                <w:sz w:val="36"/>
                <w:szCs w:val="36"/>
              </w:rPr>
              <w:t>E</w:t>
            </w:r>
            <w:r w:rsidRPr="00FA7AC7">
              <w:rPr>
                <w:rFonts w:ascii="Times New Roman" w:hAnsi="Times New Roman"/>
                <w:b/>
                <w:bCs/>
                <w:color w:val="191919"/>
                <w:sz w:val="27"/>
                <w:szCs w:val="27"/>
              </w:rPr>
              <w:t>NGLISH</w:t>
            </w:r>
            <w:r w:rsidRPr="00FA7AC7">
              <w:rPr>
                <w:rFonts w:ascii="Times New Roman" w:hAnsi="Times New Roman"/>
                <w:b/>
                <w:bCs/>
                <w:color w:val="191919"/>
                <w:spacing w:val="22"/>
                <w:sz w:val="27"/>
                <w:szCs w:val="27"/>
              </w:rPr>
              <w:t xml:space="preserve"> </w:t>
            </w:r>
            <w:r w:rsidRPr="00FA7AC7">
              <w:rPr>
                <w:rFonts w:ascii="Times New Roman" w:hAnsi="Times New Roman"/>
                <w:b/>
                <w:bCs/>
                <w:color w:val="191919"/>
                <w:sz w:val="36"/>
                <w:szCs w:val="36"/>
              </w:rPr>
              <w:t>E</w:t>
            </w:r>
            <w:r w:rsidRPr="00FA7AC7">
              <w:rPr>
                <w:rFonts w:ascii="Times New Roman" w:hAnsi="Times New Roman"/>
                <w:b/>
                <w:bCs/>
                <w:color w:val="191919"/>
                <w:sz w:val="27"/>
                <w:szCs w:val="27"/>
              </w:rPr>
              <w:t>DUC</w:t>
            </w:r>
            <w:r w:rsidRPr="00FA7AC7">
              <w:rPr>
                <w:rFonts w:ascii="Times New Roman" w:hAnsi="Times New Roman"/>
                <w:b/>
                <w:bCs/>
                <w:color w:val="191919"/>
                <w:spacing w:val="-20"/>
                <w:sz w:val="27"/>
                <w:szCs w:val="27"/>
              </w:rPr>
              <w:t>A</w:t>
            </w:r>
            <w:r w:rsidRPr="00FA7AC7">
              <w:rPr>
                <w:rFonts w:ascii="Times New Roman" w:hAnsi="Times New Roman"/>
                <w:b/>
                <w:bCs/>
                <w:color w:val="191919"/>
                <w:sz w:val="27"/>
                <w:szCs w:val="27"/>
              </w:rPr>
              <w:t>TION</w:t>
            </w:r>
          </w:p>
        </w:tc>
        <w:tc>
          <w:tcPr>
            <w:tcW w:w="1067" w:type="dxa"/>
            <w:tcBorders>
              <w:top w:val="nil"/>
              <w:left w:val="single" w:sz="4" w:space="0" w:color="191919"/>
              <w:bottom w:val="single" w:sz="4" w:space="0" w:color="191919"/>
              <w:right w:val="nil"/>
            </w:tcBorders>
          </w:tcPr>
          <w:p w:rsidR="00F42301" w:rsidRPr="00FA7AC7" w:rsidRDefault="00F42301" w:rsidP="00B67EC4">
            <w:pPr>
              <w:widowControl w:val="0"/>
              <w:autoSpaceDE w:val="0"/>
              <w:autoSpaceDN w:val="0"/>
              <w:adjustRightInd w:val="0"/>
              <w:spacing w:after="0"/>
              <w:rPr>
                <w:rFonts w:ascii="Times New Roman" w:hAnsi="Times New Roman"/>
                <w:sz w:val="24"/>
                <w:szCs w:val="24"/>
              </w:rPr>
            </w:pPr>
          </w:p>
        </w:tc>
      </w:tr>
      <w:tr w:rsidR="00F42301" w:rsidRPr="00FA7AC7" w:rsidTr="00B67EC4">
        <w:trPr>
          <w:trHeight w:hRule="exact" w:val="256"/>
        </w:trPr>
        <w:tc>
          <w:tcPr>
            <w:tcW w:w="4876" w:type="dxa"/>
            <w:tcBorders>
              <w:top w:val="single" w:sz="4" w:space="0" w:color="191919"/>
              <w:left w:val="nil"/>
              <w:bottom w:val="single" w:sz="4" w:space="0" w:color="191919"/>
              <w:right w:val="single" w:sz="4" w:space="0" w:color="191919"/>
            </w:tcBorders>
          </w:tcPr>
          <w:p w:rsidR="00F42301" w:rsidRPr="00FA7AC7" w:rsidRDefault="00F42301" w:rsidP="00B67EC4">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B67EC4">
            <w:pPr>
              <w:widowControl w:val="0"/>
              <w:autoSpaceDE w:val="0"/>
              <w:autoSpaceDN w:val="0"/>
              <w:adjustRightInd w:val="0"/>
              <w:spacing w:after="0"/>
              <w:rPr>
                <w:rFonts w:ascii="Times New Roman" w:hAnsi="Times New Roman"/>
                <w:sz w:val="24"/>
                <w:szCs w:val="24"/>
              </w:rPr>
            </w:pPr>
          </w:p>
        </w:tc>
        <w:tc>
          <w:tcPr>
            <w:tcW w:w="1067" w:type="dxa"/>
            <w:tcBorders>
              <w:top w:val="single" w:sz="4" w:space="0" w:color="191919"/>
              <w:left w:val="single" w:sz="4" w:space="0" w:color="191919"/>
              <w:bottom w:val="single" w:sz="4" w:space="0" w:color="191919"/>
              <w:right w:val="nil"/>
            </w:tcBorders>
          </w:tcPr>
          <w:p w:rsidR="00F42301" w:rsidRPr="00FA7AC7" w:rsidRDefault="00F42301" w:rsidP="00B67EC4">
            <w:pPr>
              <w:widowControl w:val="0"/>
              <w:autoSpaceDE w:val="0"/>
              <w:autoSpaceDN w:val="0"/>
              <w:adjustRightInd w:val="0"/>
              <w:spacing w:after="0"/>
              <w:rPr>
                <w:rFonts w:ascii="Times New Roman" w:hAnsi="Times New Roman"/>
                <w:sz w:val="24"/>
                <w:szCs w:val="24"/>
              </w:rPr>
            </w:pPr>
          </w:p>
        </w:tc>
      </w:tr>
      <w:tr w:rsidR="00F42301" w:rsidRPr="00FA7AC7" w:rsidTr="00B67EC4">
        <w:trPr>
          <w:trHeight w:hRule="exact" w:val="219"/>
        </w:trPr>
        <w:tc>
          <w:tcPr>
            <w:tcW w:w="4876" w:type="dxa"/>
            <w:tcBorders>
              <w:top w:val="single" w:sz="4" w:space="0" w:color="191919"/>
              <w:left w:val="nil"/>
              <w:bottom w:val="nil"/>
              <w:right w:val="single" w:sz="4" w:space="0" w:color="191919"/>
            </w:tcBorders>
          </w:tcPr>
          <w:p w:rsidR="00F42301" w:rsidRPr="00FA7AC7" w:rsidRDefault="00F42301" w:rsidP="00B67EC4">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B67EC4">
            <w:pPr>
              <w:widowControl w:val="0"/>
              <w:autoSpaceDE w:val="0"/>
              <w:autoSpaceDN w:val="0"/>
              <w:adjustRightInd w:val="0"/>
              <w:spacing w:after="0"/>
              <w:rPr>
                <w:rFonts w:ascii="Times New Roman" w:hAnsi="Times New Roman"/>
                <w:sz w:val="24"/>
                <w:szCs w:val="24"/>
              </w:rPr>
            </w:pPr>
          </w:p>
        </w:tc>
        <w:tc>
          <w:tcPr>
            <w:tcW w:w="1067" w:type="dxa"/>
            <w:tcBorders>
              <w:top w:val="single" w:sz="4" w:space="0" w:color="191919"/>
              <w:left w:val="single" w:sz="4" w:space="0" w:color="191919"/>
              <w:bottom w:val="nil"/>
              <w:right w:val="nil"/>
            </w:tcBorders>
          </w:tcPr>
          <w:p w:rsidR="00F42301" w:rsidRPr="00FA7AC7" w:rsidRDefault="00F42301" w:rsidP="00B67EC4">
            <w:pPr>
              <w:widowControl w:val="0"/>
              <w:autoSpaceDE w:val="0"/>
              <w:autoSpaceDN w:val="0"/>
              <w:adjustRightInd w:val="0"/>
              <w:spacing w:after="0"/>
              <w:rPr>
                <w:rFonts w:ascii="Times New Roman" w:hAnsi="Times New Roman"/>
                <w:sz w:val="24"/>
                <w:szCs w:val="24"/>
              </w:rPr>
            </w:pPr>
          </w:p>
        </w:tc>
      </w:tr>
    </w:tbl>
    <w:p w:rsidR="00F42301" w:rsidRDefault="00F42301" w:rsidP="00721764">
      <w:pPr>
        <w:widowControl w:val="0"/>
        <w:autoSpaceDE w:val="0"/>
        <w:autoSpaceDN w:val="0"/>
        <w:adjustRightInd w:val="0"/>
        <w:spacing w:before="4" w:after="0" w:line="190" w:lineRule="exact"/>
        <w:rPr>
          <w:rFonts w:ascii="Times New Roman" w:hAnsi="Times New Roman"/>
          <w:sz w:val="19"/>
          <w:szCs w:val="19"/>
        </w:rPr>
      </w:pPr>
    </w:p>
    <w:p w:rsidR="00F42301" w:rsidRDefault="00F42301" w:rsidP="00721764">
      <w:pPr>
        <w:widowControl w:val="0"/>
        <w:autoSpaceDE w:val="0"/>
        <w:autoSpaceDN w:val="0"/>
        <w:adjustRightInd w:val="0"/>
        <w:spacing w:after="0" w:line="200" w:lineRule="exact"/>
        <w:rPr>
          <w:rFonts w:ascii="Times New Roman" w:hAnsi="Times New Roman"/>
          <w:sz w:val="20"/>
          <w:szCs w:val="20"/>
        </w:rPr>
      </w:pPr>
    </w:p>
    <w:p w:rsidR="00F42301" w:rsidRDefault="00F42301" w:rsidP="00721764">
      <w:pPr>
        <w:widowControl w:val="0"/>
        <w:autoSpaceDE w:val="0"/>
        <w:autoSpaceDN w:val="0"/>
        <w:adjustRightInd w:val="0"/>
        <w:spacing w:before="27" w:after="0"/>
        <w:ind w:left="875"/>
        <w:rPr>
          <w:rFonts w:ascii="Times New Roman" w:hAnsi="Times New Roman"/>
          <w:color w:val="000000"/>
          <w:sz w:val="20"/>
          <w:szCs w:val="20"/>
        </w:rPr>
      </w:pPr>
      <w:r w:rsidRPr="003F2CF3">
        <w:rPr>
          <w:rFonts w:ascii="Calibri" w:hAnsi="Calibri"/>
          <w:noProof/>
          <w:lang w:eastAsia="en-US"/>
        </w:rPr>
        <w:pict>
          <v:group id="_x0000_s3736" style="position:absolute;left:0;text-align:left;margin-left:316.8pt;margin-top:-52.9pt;width:31.2pt;height:31pt;z-index:-251548672;mso-position-horizontal-relative:page" coordorigin="6336,-1058" coordsize="624,620" o:allowincell="f">
            <v:rect id="_x0000_s3737" style="position:absolute;left:6341;top:-1053;width:613;height:610" o:allowincell="f" stroked="f">
              <v:path arrowok="t"/>
            </v:rect>
            <v:rect id="_x0000_s3738" style="position:absolute;left:6342;top:-1054;width:620;height:620;mso-position-horizontal-relative:page" o:allowincell="f" filled="f" stroked="f">
              <v:textbox inset="0,0,0,0">
                <w:txbxContent>
                  <w:p w:rsidR="00F42301" w:rsidRDefault="00F42301" w:rsidP="00721764">
                    <w:pPr>
                      <w:spacing w:after="0" w:line="620" w:lineRule="atLeast"/>
                      <w:rPr>
                        <w:rFonts w:ascii="Times New Roman" w:hAnsi="Times New Roman"/>
                        <w:sz w:val="24"/>
                        <w:szCs w:val="24"/>
                      </w:rPr>
                    </w:pPr>
                    <w:r>
                      <w:rPr>
                        <w:rFonts w:ascii="Times New Roman" w:hAnsi="Times New Roman"/>
                        <w:noProof/>
                        <w:sz w:val="24"/>
                        <w:szCs w:val="24"/>
                      </w:rPr>
                      <w:drawing>
                        <wp:inline distT="0" distB="0" distL="0" distR="0">
                          <wp:extent cx="390525" cy="390525"/>
                          <wp:effectExtent l="19050" t="0" r="9525" b="0"/>
                          <wp:docPr id="140"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5"/>
                                  <a:srcRect/>
                                  <a:stretch>
                                    <a:fillRect/>
                                  </a:stretch>
                                </pic:blipFill>
                                <pic:spPr bwMode="auto">
                                  <a:xfrm>
                                    <a:off x="0" y="0"/>
                                    <a:ext cx="390525" cy="390525"/>
                                  </a:xfrm>
                                  <a:prstGeom prst="rect">
                                    <a:avLst/>
                                  </a:prstGeom>
                                  <a:noFill/>
                                  <a:ln w="9525">
                                    <a:noFill/>
                                    <a:miter lim="800000"/>
                                    <a:headEnd/>
                                    <a:tailEnd/>
                                  </a:ln>
                                </pic:spPr>
                              </pic:pic>
                            </a:graphicData>
                          </a:graphic>
                        </wp:inline>
                      </w:drawing>
                    </w:r>
                  </w:p>
                  <w:p w:rsidR="00F42301" w:rsidRDefault="00F42301" w:rsidP="00721764">
                    <w:pPr>
                      <w:widowControl w:val="0"/>
                      <w:autoSpaceDE w:val="0"/>
                      <w:autoSpaceDN w:val="0"/>
                      <w:adjustRightInd w:val="0"/>
                      <w:spacing w:after="0"/>
                      <w:rPr>
                        <w:rFonts w:ascii="Times New Roman" w:hAnsi="Times New Roman"/>
                        <w:sz w:val="24"/>
                        <w:szCs w:val="24"/>
                      </w:rPr>
                    </w:pPr>
                  </w:p>
                </w:txbxContent>
              </v:textbox>
            </v:rect>
            <w10:wrap anchorx="page"/>
          </v:group>
        </w:pict>
      </w:r>
      <w:r>
        <w:rPr>
          <w:rFonts w:ascii="Times New Roman" w:hAnsi="Times New Roman"/>
          <w:b/>
          <w:bCs/>
          <w:color w:val="191919"/>
          <w:sz w:val="20"/>
          <w:szCs w:val="20"/>
        </w:rPr>
        <w:t>ENGL</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5621 - Literatu</w:t>
      </w:r>
      <w:r>
        <w:rPr>
          <w:rFonts w:ascii="Times New Roman" w:hAnsi="Times New Roman"/>
          <w:b/>
          <w:bCs/>
          <w:color w:val="191919"/>
          <w:spacing w:val="-4"/>
          <w:sz w:val="20"/>
          <w:szCs w:val="20"/>
        </w:rPr>
        <w:t>r</w:t>
      </w:r>
      <w:r>
        <w:rPr>
          <w:rFonts w:ascii="Times New Roman" w:hAnsi="Times New Roman"/>
          <w:b/>
          <w:bCs/>
          <w:color w:val="191919"/>
          <w:sz w:val="20"/>
          <w:szCs w:val="20"/>
        </w:rPr>
        <w:t>e of the Sixteenth and Seventeenth Centuries</w:t>
      </w:r>
    </w:p>
    <w:p w:rsidR="00F42301" w:rsidRDefault="00F42301" w:rsidP="00721764">
      <w:pPr>
        <w:widowControl w:val="0"/>
        <w:autoSpaceDE w:val="0"/>
        <w:autoSpaceDN w:val="0"/>
        <w:adjustRightInd w:val="0"/>
        <w:spacing w:before="10" w:after="0" w:line="252" w:lineRule="auto"/>
        <w:ind w:left="1235" w:right="1943" w:hanging="360"/>
        <w:jc w:val="both"/>
        <w:rPr>
          <w:rFonts w:ascii="Times New Roman" w:hAnsi="Times New Roman"/>
          <w:color w:val="000000"/>
          <w:sz w:val="20"/>
          <w:szCs w:val="20"/>
        </w:rPr>
      </w:pPr>
      <w:r>
        <w:rPr>
          <w:rFonts w:ascii="Times New Roman" w:hAnsi="Times New Roman"/>
          <w:b/>
          <w:bCs/>
          <w:color w:val="191919"/>
          <w:sz w:val="20"/>
          <w:szCs w:val="20"/>
        </w:rPr>
        <w:t>(Formerly Old English Literatu</w:t>
      </w:r>
      <w:r>
        <w:rPr>
          <w:rFonts w:ascii="Times New Roman" w:hAnsi="Times New Roman"/>
          <w:b/>
          <w:bCs/>
          <w:color w:val="191919"/>
          <w:spacing w:val="-4"/>
          <w:sz w:val="20"/>
          <w:szCs w:val="20"/>
        </w:rPr>
        <w:t>r</w:t>
      </w:r>
      <w:r>
        <w:rPr>
          <w:rFonts w:ascii="Times New Roman" w:hAnsi="Times New Roman"/>
          <w:b/>
          <w:bCs/>
          <w:color w:val="191919"/>
          <w:sz w:val="20"/>
          <w:szCs w:val="20"/>
        </w:rPr>
        <w:t>e)</w:t>
      </w:r>
      <w:r>
        <w:rPr>
          <w:rFonts w:ascii="Times New Roman" w:hAnsi="Times New Roman"/>
          <w:b/>
          <w:bCs/>
          <w:color w:val="191919"/>
          <w:spacing w:val="-17"/>
          <w:sz w:val="20"/>
          <w:szCs w:val="20"/>
        </w:rPr>
        <w:t xml:space="preserve"> </w:t>
      </w:r>
      <w:r>
        <w:rPr>
          <w:rFonts w:ascii="Times New Roman" w:hAnsi="Times New Roman"/>
          <w:b/>
          <w:bCs/>
          <w:color w:val="191919"/>
          <w:sz w:val="20"/>
          <w:szCs w:val="20"/>
        </w:rPr>
        <w:t xml:space="preserve">..........................................................................................(3-0) </w:t>
      </w:r>
      <w:r>
        <w:rPr>
          <w:rFonts w:ascii="Times New Roman" w:hAnsi="Times New Roman"/>
          <w:color w:val="191919"/>
          <w:sz w:val="20"/>
          <w:szCs w:val="20"/>
        </w:rPr>
        <w:t>Literary tendencies and thought of the period, including critical study of such major figures as More, Sidne</w:t>
      </w:r>
      <w:r>
        <w:rPr>
          <w:rFonts w:ascii="Times New Roman" w:hAnsi="Times New Roman"/>
          <w:color w:val="191919"/>
          <w:spacing w:val="-13"/>
          <w:sz w:val="20"/>
          <w:szCs w:val="20"/>
        </w:rPr>
        <w:t>y</w:t>
      </w:r>
      <w:r>
        <w:rPr>
          <w:rFonts w:ascii="Times New Roman" w:hAnsi="Times New Roman"/>
          <w:color w:val="191919"/>
          <w:sz w:val="20"/>
          <w:szCs w:val="20"/>
        </w:rPr>
        <w:t>, Donne, Jonson, Herbert and Milton.</w:t>
      </w:r>
    </w:p>
    <w:p w:rsidR="00F42301" w:rsidRDefault="00F42301" w:rsidP="00721764">
      <w:pPr>
        <w:widowControl w:val="0"/>
        <w:autoSpaceDE w:val="0"/>
        <w:autoSpaceDN w:val="0"/>
        <w:adjustRightInd w:val="0"/>
        <w:spacing w:after="0" w:line="225" w:lineRule="exact"/>
        <w:ind w:left="875"/>
        <w:rPr>
          <w:rFonts w:ascii="Times New Roman" w:hAnsi="Times New Roman"/>
          <w:color w:val="000000"/>
          <w:sz w:val="20"/>
          <w:szCs w:val="20"/>
        </w:rPr>
      </w:pPr>
      <w:r>
        <w:rPr>
          <w:rFonts w:ascii="Times New Roman" w:hAnsi="Times New Roman"/>
          <w:b/>
          <w:bCs/>
          <w:color w:val="191919"/>
          <w:sz w:val="20"/>
          <w:szCs w:val="20"/>
        </w:rPr>
        <w:t>ENGL</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5632 - Restoration and Eighteenth Century Literatu</w:t>
      </w:r>
      <w:r>
        <w:rPr>
          <w:rFonts w:ascii="Times New Roman" w:hAnsi="Times New Roman"/>
          <w:b/>
          <w:bCs/>
          <w:color w:val="191919"/>
          <w:spacing w:val="-4"/>
          <w:sz w:val="20"/>
          <w:szCs w:val="20"/>
        </w:rPr>
        <w:t>r</w:t>
      </w:r>
      <w:r>
        <w:rPr>
          <w:rFonts w:ascii="Times New Roman" w:hAnsi="Times New Roman"/>
          <w:b/>
          <w:bCs/>
          <w:color w:val="191919"/>
          <w:spacing w:val="5"/>
          <w:sz w:val="20"/>
          <w:szCs w:val="20"/>
        </w:rPr>
        <w:t>e</w:t>
      </w:r>
      <w:r>
        <w:rPr>
          <w:rFonts w:ascii="Times New Roman" w:hAnsi="Times New Roman"/>
          <w:b/>
          <w:bCs/>
          <w:color w:val="191919"/>
          <w:sz w:val="20"/>
          <w:szCs w:val="20"/>
        </w:rPr>
        <w:t>...........................................3(3-0)</w:t>
      </w:r>
    </w:p>
    <w:p w:rsidR="00F42301" w:rsidRDefault="00F42301" w:rsidP="00721764">
      <w:pPr>
        <w:widowControl w:val="0"/>
        <w:autoSpaceDE w:val="0"/>
        <w:autoSpaceDN w:val="0"/>
        <w:adjustRightInd w:val="0"/>
        <w:spacing w:before="13" w:after="0" w:line="250" w:lineRule="auto"/>
        <w:ind w:left="1235" w:right="2066"/>
        <w:rPr>
          <w:rFonts w:ascii="Times New Roman" w:hAnsi="Times New Roman"/>
          <w:color w:val="000000"/>
          <w:sz w:val="20"/>
          <w:szCs w:val="20"/>
        </w:rPr>
      </w:pPr>
      <w:r w:rsidRPr="003F2CF3">
        <w:rPr>
          <w:rFonts w:ascii="Calibri" w:hAnsi="Calibri"/>
          <w:noProof/>
          <w:lang w:eastAsia="en-US"/>
        </w:rPr>
        <w:pict>
          <v:shape id="_x0000_s3739" type="#_x0000_t202" style="position:absolute;left:0;text-align:left;margin-left:522pt;margin-top:24.2pt;width:1in;height:184.35pt;z-index:-251547648;mso-position-horizontal-relative:page" o:allowincell="f" filled="f" stroked="f">
            <v:textbox style="layout-flow:vertical" inset="0,0,0,0">
              <w:txbxContent>
                <w:p w:rsidR="00F42301" w:rsidRDefault="00F42301" w:rsidP="00721764">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E</w:t>
                  </w:r>
                  <w:r>
                    <w:rPr>
                      <w:rFonts w:ascii="Impact" w:hAnsi="Impact" w:cs="Impact"/>
                      <w:color w:val="A3A3A3"/>
                      <w:spacing w:val="-115"/>
                      <w:position w:val="1"/>
                      <w:sz w:val="105"/>
                      <w:szCs w:val="105"/>
                    </w:rPr>
                    <w:t xml:space="preserve"> </w:t>
                  </w:r>
                </w:p>
              </w:txbxContent>
            </v:textbox>
            <w10:wrap anchorx="page"/>
          </v:shape>
        </w:pict>
      </w:r>
      <w:r>
        <w:rPr>
          <w:rFonts w:ascii="Times New Roman" w:hAnsi="Times New Roman"/>
          <w:color w:val="191919"/>
          <w:sz w:val="20"/>
          <w:szCs w:val="20"/>
        </w:rPr>
        <w:t>Poetry and prose of the Restoration and Neo-classical periods with emphasis on such figures as Dryden, Congreve, Pope, Swift and Johnson.</w:t>
      </w:r>
    </w:p>
    <w:p w:rsidR="00F42301" w:rsidRDefault="00F42301" w:rsidP="00721764">
      <w:pPr>
        <w:widowControl w:val="0"/>
        <w:autoSpaceDE w:val="0"/>
        <w:autoSpaceDN w:val="0"/>
        <w:adjustRightInd w:val="0"/>
        <w:spacing w:after="0" w:line="227" w:lineRule="exact"/>
        <w:ind w:left="875"/>
        <w:rPr>
          <w:rFonts w:ascii="Times New Roman" w:hAnsi="Times New Roman"/>
          <w:color w:val="000000"/>
          <w:sz w:val="20"/>
          <w:szCs w:val="20"/>
        </w:rPr>
      </w:pPr>
      <w:r>
        <w:rPr>
          <w:rFonts w:ascii="Times New Roman" w:hAnsi="Times New Roman"/>
          <w:b/>
          <w:bCs/>
          <w:color w:val="191919"/>
          <w:sz w:val="20"/>
          <w:szCs w:val="20"/>
        </w:rPr>
        <w:t>ENGL</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5641 - Romanticism (Formerly ENGL</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5502)</w:t>
      </w:r>
      <w:r>
        <w:rPr>
          <w:rFonts w:ascii="Times New Roman" w:hAnsi="Times New Roman"/>
          <w:b/>
          <w:bCs/>
          <w:color w:val="191919"/>
          <w:spacing w:val="-27"/>
          <w:sz w:val="20"/>
          <w:szCs w:val="20"/>
        </w:rPr>
        <w:t xml:space="preserve"> </w:t>
      </w:r>
      <w:r>
        <w:rPr>
          <w:rFonts w:ascii="Times New Roman" w:hAnsi="Times New Roman"/>
          <w:b/>
          <w:bCs/>
          <w:color w:val="191919"/>
          <w:sz w:val="20"/>
          <w:szCs w:val="20"/>
        </w:rPr>
        <w:t>............................................................3(3-0)</w:t>
      </w:r>
    </w:p>
    <w:p w:rsidR="00F42301" w:rsidRDefault="00F42301" w:rsidP="00721764">
      <w:pPr>
        <w:widowControl w:val="0"/>
        <w:autoSpaceDE w:val="0"/>
        <w:autoSpaceDN w:val="0"/>
        <w:adjustRightInd w:val="0"/>
        <w:spacing w:before="13" w:after="0" w:line="250" w:lineRule="auto"/>
        <w:ind w:left="1235" w:right="2149"/>
        <w:rPr>
          <w:rFonts w:ascii="Times New Roman" w:hAnsi="Times New Roman"/>
          <w:color w:val="000000"/>
          <w:sz w:val="20"/>
          <w:szCs w:val="20"/>
        </w:rPr>
      </w:pPr>
      <w:r>
        <w:rPr>
          <w:rFonts w:ascii="Times New Roman" w:hAnsi="Times New Roman"/>
          <w:color w:val="191919"/>
          <w:sz w:val="20"/>
          <w:szCs w:val="20"/>
        </w:rPr>
        <w:t>Study of the general literary tendencies and thought of the period, with emphasis on the po- etry of</w:t>
      </w:r>
      <w:r>
        <w:rPr>
          <w:rFonts w:ascii="Times New Roman" w:hAnsi="Times New Roman"/>
          <w:color w:val="191919"/>
          <w:spacing w:val="-4"/>
          <w:sz w:val="20"/>
          <w:szCs w:val="20"/>
        </w:rPr>
        <w:t xml:space="preserve"> </w:t>
      </w:r>
      <w:r>
        <w:rPr>
          <w:rFonts w:ascii="Times New Roman" w:hAnsi="Times New Roman"/>
          <w:color w:val="191919"/>
          <w:spacing w:val="-16"/>
          <w:sz w:val="20"/>
          <w:szCs w:val="20"/>
        </w:rPr>
        <w:t>W</w:t>
      </w:r>
      <w:r>
        <w:rPr>
          <w:rFonts w:ascii="Times New Roman" w:hAnsi="Times New Roman"/>
          <w:color w:val="191919"/>
          <w:sz w:val="20"/>
          <w:szCs w:val="20"/>
        </w:rPr>
        <w:t>ordsworth, Coleridge, Byron, Shelley and Keats.</w:t>
      </w:r>
    </w:p>
    <w:p w:rsidR="00F42301" w:rsidRDefault="00F42301" w:rsidP="00721764">
      <w:pPr>
        <w:widowControl w:val="0"/>
        <w:autoSpaceDE w:val="0"/>
        <w:autoSpaceDN w:val="0"/>
        <w:adjustRightInd w:val="0"/>
        <w:spacing w:after="0" w:line="227" w:lineRule="exact"/>
        <w:ind w:left="875"/>
        <w:rPr>
          <w:rFonts w:ascii="Times New Roman" w:hAnsi="Times New Roman"/>
          <w:color w:val="000000"/>
          <w:sz w:val="20"/>
          <w:szCs w:val="20"/>
        </w:rPr>
      </w:pPr>
      <w:r>
        <w:rPr>
          <w:rFonts w:ascii="Times New Roman" w:hAnsi="Times New Roman"/>
          <w:b/>
          <w:bCs/>
          <w:color w:val="191919"/>
          <w:sz w:val="20"/>
          <w:szCs w:val="20"/>
        </w:rPr>
        <w:t>ENGL</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5650 - Modern Drama</w:t>
      </w:r>
      <w:r>
        <w:rPr>
          <w:rFonts w:ascii="Times New Roman" w:hAnsi="Times New Roman"/>
          <w:b/>
          <w:bCs/>
          <w:color w:val="191919"/>
          <w:spacing w:val="-33"/>
          <w:sz w:val="20"/>
          <w:szCs w:val="20"/>
        </w:rPr>
        <w:t xml:space="preserve"> </w:t>
      </w:r>
      <w:r>
        <w:rPr>
          <w:rFonts w:ascii="Times New Roman" w:hAnsi="Times New Roman"/>
          <w:b/>
          <w:bCs/>
          <w:color w:val="191919"/>
          <w:sz w:val="20"/>
          <w:szCs w:val="20"/>
        </w:rPr>
        <w:t>.................................................................................................3(3-0)</w:t>
      </w:r>
    </w:p>
    <w:p w:rsidR="00F42301" w:rsidRDefault="00F42301" w:rsidP="00721764">
      <w:pPr>
        <w:widowControl w:val="0"/>
        <w:autoSpaceDE w:val="0"/>
        <w:autoSpaceDN w:val="0"/>
        <w:adjustRightInd w:val="0"/>
        <w:spacing w:before="13" w:after="0"/>
        <w:ind w:left="1235"/>
        <w:rPr>
          <w:rFonts w:ascii="Times New Roman" w:hAnsi="Times New Roman"/>
          <w:color w:val="000000"/>
          <w:sz w:val="20"/>
          <w:szCs w:val="20"/>
        </w:rPr>
      </w:pPr>
      <w:r>
        <w:rPr>
          <w:rFonts w:ascii="Times New Roman" w:hAnsi="Times New Roman"/>
          <w:color w:val="191919"/>
          <w:sz w:val="20"/>
          <w:szCs w:val="20"/>
        </w:rPr>
        <w:t>Major trends in modem drama with readings from playwrights of Britain, Europe and the</w:t>
      </w:r>
    </w:p>
    <w:p w:rsidR="00F42301" w:rsidRDefault="00F42301" w:rsidP="00721764">
      <w:pPr>
        <w:widowControl w:val="0"/>
        <w:autoSpaceDE w:val="0"/>
        <w:autoSpaceDN w:val="0"/>
        <w:adjustRightInd w:val="0"/>
        <w:spacing w:before="10" w:after="0"/>
        <w:ind w:left="1235"/>
        <w:rPr>
          <w:rFonts w:ascii="Times New Roman" w:hAnsi="Times New Roman"/>
          <w:color w:val="000000"/>
          <w:sz w:val="20"/>
          <w:szCs w:val="20"/>
        </w:rPr>
      </w:pPr>
      <w:r>
        <w:rPr>
          <w:rFonts w:ascii="Times New Roman" w:hAnsi="Times New Roman"/>
          <w:color w:val="191919"/>
          <w:sz w:val="20"/>
          <w:szCs w:val="20"/>
        </w:rPr>
        <w:t>Americas.</w:t>
      </w:r>
    </w:p>
    <w:p w:rsidR="00F42301" w:rsidRDefault="00F42301" w:rsidP="00721764">
      <w:pPr>
        <w:widowControl w:val="0"/>
        <w:autoSpaceDE w:val="0"/>
        <w:autoSpaceDN w:val="0"/>
        <w:adjustRightInd w:val="0"/>
        <w:spacing w:before="6" w:after="0" w:line="251" w:lineRule="auto"/>
        <w:ind w:left="1235" w:right="1951" w:hanging="360"/>
        <w:rPr>
          <w:rFonts w:ascii="Times New Roman" w:hAnsi="Times New Roman"/>
          <w:color w:val="000000"/>
          <w:sz w:val="20"/>
          <w:szCs w:val="20"/>
        </w:rPr>
      </w:pPr>
      <w:r>
        <w:rPr>
          <w:rFonts w:ascii="Times New Roman" w:hAnsi="Times New Roman"/>
          <w:b/>
          <w:bCs/>
          <w:color w:val="191919"/>
          <w:sz w:val="20"/>
          <w:szCs w:val="20"/>
        </w:rPr>
        <w:t>ENGL</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5651 -</w:t>
      </w:r>
      <w:r>
        <w:rPr>
          <w:rFonts w:ascii="Times New Roman" w:hAnsi="Times New Roman"/>
          <w:b/>
          <w:bCs/>
          <w:color w:val="191919"/>
          <w:spacing w:val="-4"/>
          <w:sz w:val="20"/>
          <w:szCs w:val="20"/>
        </w:rPr>
        <w:t xml:space="preserve"> </w:t>
      </w:r>
      <w:r>
        <w:rPr>
          <w:rFonts w:ascii="Times New Roman" w:hAnsi="Times New Roman"/>
          <w:b/>
          <w:bCs/>
          <w:color w:val="191919"/>
          <w:spacing w:val="-7"/>
          <w:sz w:val="20"/>
          <w:szCs w:val="20"/>
        </w:rPr>
        <w:t>V</w:t>
      </w:r>
      <w:r>
        <w:rPr>
          <w:rFonts w:ascii="Times New Roman" w:hAnsi="Times New Roman"/>
          <w:b/>
          <w:bCs/>
          <w:color w:val="191919"/>
          <w:sz w:val="20"/>
          <w:szCs w:val="20"/>
        </w:rPr>
        <w:t>ictorian Literatu</w:t>
      </w:r>
      <w:r>
        <w:rPr>
          <w:rFonts w:ascii="Times New Roman" w:hAnsi="Times New Roman"/>
          <w:b/>
          <w:bCs/>
          <w:color w:val="191919"/>
          <w:spacing w:val="-4"/>
          <w:sz w:val="20"/>
          <w:szCs w:val="20"/>
        </w:rPr>
        <w:t>r</w:t>
      </w:r>
      <w:r>
        <w:rPr>
          <w:rFonts w:ascii="Times New Roman" w:hAnsi="Times New Roman"/>
          <w:b/>
          <w:bCs/>
          <w:color w:val="191919"/>
          <w:sz w:val="20"/>
          <w:szCs w:val="20"/>
        </w:rPr>
        <w:t>e (Formerly ENGL</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5603)</w:t>
      </w:r>
      <w:r>
        <w:rPr>
          <w:rFonts w:ascii="Times New Roman" w:hAnsi="Times New Roman"/>
          <w:b/>
          <w:bCs/>
          <w:color w:val="191919"/>
          <w:spacing w:val="-28"/>
          <w:sz w:val="20"/>
          <w:szCs w:val="20"/>
        </w:rPr>
        <w:t xml:space="preserve"> </w:t>
      </w:r>
      <w:r>
        <w:rPr>
          <w:rFonts w:ascii="Times New Roman" w:hAnsi="Times New Roman"/>
          <w:b/>
          <w:bCs/>
          <w:color w:val="191919"/>
          <w:sz w:val="20"/>
          <w:szCs w:val="20"/>
        </w:rPr>
        <w:t xml:space="preserve">................................................3(3-0) </w:t>
      </w:r>
      <w:r>
        <w:rPr>
          <w:rFonts w:ascii="Times New Roman" w:hAnsi="Times New Roman"/>
          <w:color w:val="191919"/>
          <w:sz w:val="20"/>
          <w:szCs w:val="20"/>
        </w:rPr>
        <w:t>Critical examination of major authors of the period, with some attention to social and cultural background. Focus may be on poets like Browning and</w:t>
      </w:r>
      <w:r>
        <w:rPr>
          <w:rFonts w:ascii="Times New Roman" w:hAnsi="Times New Roman"/>
          <w:color w:val="191919"/>
          <w:spacing w:val="-4"/>
          <w:sz w:val="20"/>
          <w:szCs w:val="20"/>
        </w:rPr>
        <w:t xml:space="preserve"> </w:t>
      </w:r>
      <w:r>
        <w:rPr>
          <w:rFonts w:ascii="Times New Roman" w:hAnsi="Times New Roman"/>
          <w:color w:val="191919"/>
          <w:spacing w:val="-14"/>
          <w:sz w:val="20"/>
          <w:szCs w:val="20"/>
        </w:rPr>
        <w:t>T</w:t>
      </w:r>
      <w:r>
        <w:rPr>
          <w:rFonts w:ascii="Times New Roman" w:hAnsi="Times New Roman"/>
          <w:color w:val="191919"/>
          <w:sz w:val="20"/>
          <w:szCs w:val="20"/>
        </w:rPr>
        <w:t>ennyson, prose writers like Carlyle and Ruskin, or novelists like Dickens and Eliot.</w:t>
      </w:r>
    </w:p>
    <w:p w:rsidR="00F42301" w:rsidRDefault="00F42301" w:rsidP="00721764">
      <w:pPr>
        <w:widowControl w:val="0"/>
        <w:autoSpaceDE w:val="0"/>
        <w:autoSpaceDN w:val="0"/>
        <w:adjustRightInd w:val="0"/>
        <w:spacing w:after="0" w:line="226" w:lineRule="exact"/>
        <w:ind w:left="875"/>
        <w:rPr>
          <w:rFonts w:ascii="Times New Roman" w:hAnsi="Times New Roman"/>
          <w:color w:val="000000"/>
          <w:sz w:val="20"/>
          <w:szCs w:val="20"/>
        </w:rPr>
      </w:pPr>
      <w:r>
        <w:rPr>
          <w:rFonts w:ascii="Times New Roman" w:hAnsi="Times New Roman"/>
          <w:b/>
          <w:bCs/>
          <w:color w:val="191919"/>
          <w:sz w:val="20"/>
          <w:szCs w:val="20"/>
        </w:rPr>
        <w:t>ENGL</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5610 - Modern British Literatu</w:t>
      </w:r>
      <w:r>
        <w:rPr>
          <w:rFonts w:ascii="Times New Roman" w:hAnsi="Times New Roman"/>
          <w:b/>
          <w:bCs/>
          <w:color w:val="191919"/>
          <w:spacing w:val="-4"/>
          <w:sz w:val="20"/>
          <w:szCs w:val="20"/>
        </w:rPr>
        <w:t>r</w:t>
      </w:r>
      <w:r>
        <w:rPr>
          <w:rFonts w:ascii="Times New Roman" w:hAnsi="Times New Roman"/>
          <w:b/>
          <w:bCs/>
          <w:color w:val="191919"/>
          <w:sz w:val="20"/>
          <w:szCs w:val="20"/>
        </w:rPr>
        <w:t>e</w:t>
      </w:r>
      <w:r>
        <w:rPr>
          <w:rFonts w:ascii="Times New Roman" w:hAnsi="Times New Roman"/>
          <w:b/>
          <w:bCs/>
          <w:color w:val="191919"/>
          <w:spacing w:val="-7"/>
          <w:sz w:val="20"/>
          <w:szCs w:val="20"/>
        </w:rPr>
        <w:t xml:space="preserve"> </w:t>
      </w:r>
      <w:r>
        <w:rPr>
          <w:rFonts w:ascii="Times New Roman" w:hAnsi="Times New Roman"/>
          <w:b/>
          <w:bCs/>
          <w:color w:val="191919"/>
          <w:sz w:val="20"/>
          <w:szCs w:val="20"/>
        </w:rPr>
        <w:t>..............................................................................3(3-0)</w:t>
      </w:r>
    </w:p>
    <w:p w:rsidR="00F42301" w:rsidRDefault="00F42301" w:rsidP="00721764">
      <w:pPr>
        <w:widowControl w:val="0"/>
        <w:autoSpaceDE w:val="0"/>
        <w:autoSpaceDN w:val="0"/>
        <w:adjustRightInd w:val="0"/>
        <w:spacing w:before="13" w:after="0"/>
        <w:ind w:left="1235"/>
        <w:rPr>
          <w:rFonts w:ascii="Times New Roman" w:hAnsi="Times New Roman"/>
          <w:color w:val="000000"/>
          <w:sz w:val="20"/>
          <w:szCs w:val="20"/>
        </w:rPr>
      </w:pPr>
      <w:r>
        <w:rPr>
          <w:rFonts w:ascii="Times New Roman" w:hAnsi="Times New Roman"/>
          <w:color w:val="191919"/>
          <w:sz w:val="20"/>
          <w:szCs w:val="20"/>
        </w:rPr>
        <w:t>Major works of the 20th centur</w:t>
      </w:r>
      <w:r>
        <w:rPr>
          <w:rFonts w:ascii="Times New Roman" w:hAnsi="Times New Roman"/>
          <w:color w:val="191919"/>
          <w:spacing w:val="-13"/>
          <w:sz w:val="20"/>
          <w:szCs w:val="20"/>
        </w:rPr>
        <w:t>y</w:t>
      </w:r>
      <w:r>
        <w:rPr>
          <w:rFonts w:ascii="Times New Roman" w:hAnsi="Times New Roman"/>
          <w:color w:val="191919"/>
          <w:sz w:val="20"/>
          <w:szCs w:val="20"/>
        </w:rPr>
        <w:t>, with emphasis on either fiction or poetr</w:t>
      </w:r>
      <w:r>
        <w:rPr>
          <w:rFonts w:ascii="Times New Roman" w:hAnsi="Times New Roman"/>
          <w:color w:val="191919"/>
          <w:spacing w:val="-13"/>
          <w:sz w:val="20"/>
          <w:szCs w:val="20"/>
        </w:rPr>
        <w:t>y</w:t>
      </w:r>
      <w:r>
        <w:rPr>
          <w:rFonts w:ascii="Times New Roman" w:hAnsi="Times New Roman"/>
          <w:color w:val="191919"/>
          <w:sz w:val="20"/>
          <w:szCs w:val="20"/>
        </w:rPr>
        <w:t>.</w:t>
      </w:r>
    </w:p>
    <w:p w:rsidR="00F42301" w:rsidRDefault="00F42301" w:rsidP="00721764">
      <w:pPr>
        <w:widowControl w:val="0"/>
        <w:autoSpaceDE w:val="0"/>
        <w:autoSpaceDN w:val="0"/>
        <w:adjustRightInd w:val="0"/>
        <w:spacing w:before="6" w:after="0" w:line="252" w:lineRule="auto"/>
        <w:ind w:left="1235" w:right="1952" w:hanging="360"/>
        <w:rPr>
          <w:rFonts w:ascii="Times New Roman" w:hAnsi="Times New Roman"/>
          <w:color w:val="000000"/>
          <w:sz w:val="20"/>
          <w:szCs w:val="20"/>
        </w:rPr>
      </w:pPr>
      <w:r>
        <w:rPr>
          <w:rFonts w:ascii="Times New Roman" w:hAnsi="Times New Roman"/>
          <w:b/>
          <w:bCs/>
          <w:color w:val="191919"/>
          <w:sz w:val="20"/>
          <w:szCs w:val="20"/>
        </w:rPr>
        <w:t>ENGL</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5681 - Early</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American Literatu</w:t>
      </w:r>
      <w:r>
        <w:rPr>
          <w:rFonts w:ascii="Times New Roman" w:hAnsi="Times New Roman"/>
          <w:b/>
          <w:bCs/>
          <w:color w:val="191919"/>
          <w:spacing w:val="-4"/>
          <w:sz w:val="20"/>
          <w:szCs w:val="20"/>
        </w:rPr>
        <w:t>r</w:t>
      </w:r>
      <w:r>
        <w:rPr>
          <w:rFonts w:ascii="Times New Roman" w:hAnsi="Times New Roman"/>
          <w:b/>
          <w:bCs/>
          <w:color w:val="191919"/>
          <w:spacing w:val="10"/>
          <w:sz w:val="20"/>
          <w:szCs w:val="20"/>
        </w:rPr>
        <w:t>e</w:t>
      </w:r>
      <w:r>
        <w:rPr>
          <w:rFonts w:ascii="Times New Roman" w:hAnsi="Times New Roman"/>
          <w:b/>
          <w:bCs/>
          <w:color w:val="191919"/>
          <w:sz w:val="20"/>
          <w:szCs w:val="20"/>
        </w:rPr>
        <w:t xml:space="preserve">..............................................................................3(3-0) </w:t>
      </w:r>
      <w:r>
        <w:rPr>
          <w:rFonts w:ascii="Times New Roman" w:hAnsi="Times New Roman"/>
          <w:color w:val="191919"/>
          <w:spacing w:val="-22"/>
          <w:sz w:val="20"/>
          <w:szCs w:val="20"/>
        </w:rPr>
        <w:t>V</w:t>
      </w:r>
      <w:r>
        <w:rPr>
          <w:rFonts w:ascii="Times New Roman" w:hAnsi="Times New Roman"/>
          <w:color w:val="191919"/>
          <w:sz w:val="20"/>
          <w:szCs w:val="20"/>
        </w:rPr>
        <w:t>arious genres of literature from the beginnings through the early national period.</w:t>
      </w:r>
      <w:r>
        <w:rPr>
          <w:rFonts w:ascii="Times New Roman" w:hAnsi="Times New Roman"/>
          <w:color w:val="191919"/>
          <w:spacing w:val="-11"/>
          <w:sz w:val="20"/>
          <w:szCs w:val="20"/>
        </w:rPr>
        <w:t xml:space="preserve"> </w:t>
      </w:r>
      <w:r>
        <w:rPr>
          <w:rFonts w:ascii="Times New Roman" w:hAnsi="Times New Roman"/>
          <w:color w:val="191919"/>
          <w:sz w:val="20"/>
          <w:szCs w:val="20"/>
        </w:rPr>
        <w:t>Attention also given to cultural and historical background.</w:t>
      </w:r>
    </w:p>
    <w:p w:rsidR="00F42301" w:rsidRDefault="00F42301" w:rsidP="00721764">
      <w:pPr>
        <w:widowControl w:val="0"/>
        <w:autoSpaceDE w:val="0"/>
        <w:autoSpaceDN w:val="0"/>
        <w:adjustRightInd w:val="0"/>
        <w:spacing w:after="0" w:line="225" w:lineRule="exact"/>
        <w:ind w:left="875"/>
        <w:rPr>
          <w:rFonts w:ascii="Times New Roman" w:hAnsi="Times New Roman"/>
          <w:color w:val="000000"/>
          <w:sz w:val="20"/>
          <w:szCs w:val="20"/>
        </w:rPr>
      </w:pPr>
      <w:r>
        <w:rPr>
          <w:rFonts w:ascii="Times New Roman" w:hAnsi="Times New Roman"/>
          <w:b/>
          <w:bCs/>
          <w:color w:val="191919"/>
          <w:sz w:val="20"/>
          <w:szCs w:val="20"/>
        </w:rPr>
        <w:t>ENGL</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5683 -</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American Romanticism</w:t>
      </w:r>
      <w:r>
        <w:rPr>
          <w:rFonts w:ascii="Times New Roman" w:hAnsi="Times New Roman"/>
          <w:b/>
          <w:bCs/>
          <w:color w:val="191919"/>
          <w:spacing w:val="-10"/>
          <w:sz w:val="20"/>
          <w:szCs w:val="20"/>
        </w:rPr>
        <w:t xml:space="preserve"> </w:t>
      </w:r>
      <w:r>
        <w:rPr>
          <w:rFonts w:ascii="Times New Roman" w:hAnsi="Times New Roman"/>
          <w:b/>
          <w:bCs/>
          <w:color w:val="191919"/>
          <w:sz w:val="20"/>
          <w:szCs w:val="20"/>
        </w:rPr>
        <w:t>...................................................................................3(3-0)</w:t>
      </w:r>
    </w:p>
    <w:p w:rsidR="00F42301" w:rsidRDefault="00F42301" w:rsidP="00721764">
      <w:pPr>
        <w:widowControl w:val="0"/>
        <w:autoSpaceDE w:val="0"/>
        <w:autoSpaceDN w:val="0"/>
        <w:adjustRightInd w:val="0"/>
        <w:spacing w:before="13" w:after="0" w:line="250" w:lineRule="auto"/>
        <w:ind w:left="1235" w:right="2577"/>
        <w:rPr>
          <w:rFonts w:ascii="Times New Roman" w:hAnsi="Times New Roman"/>
          <w:color w:val="000000"/>
          <w:sz w:val="20"/>
          <w:szCs w:val="20"/>
        </w:rPr>
      </w:pPr>
      <w:r w:rsidRPr="003F2CF3">
        <w:rPr>
          <w:rFonts w:ascii="Calibri" w:hAnsi="Calibri"/>
          <w:noProof/>
          <w:lang w:eastAsia="en-US"/>
        </w:rPr>
        <w:pict>
          <v:shape id="_x0000_s3740" type="#_x0000_t202" style="position:absolute;left:0;text-align:left;margin-left:522pt;margin-top:6.4pt;width:1in;height:270.75pt;z-index:-251546624;mso-position-horizontal-relative:page" o:allowincell="f" filled="f" stroked="f">
            <v:textbox style="layout-flow:vertical" inset="0,0,0,0">
              <w:txbxContent>
                <w:p w:rsidR="00F42301" w:rsidRDefault="00F42301" w:rsidP="00721764">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P</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ROGRAM</w:t>
                  </w:r>
                  <w:r>
                    <w:rPr>
                      <w:rFonts w:ascii="Impact" w:hAnsi="Impact" w:cs="Impact"/>
                      <w:color w:val="A3A3A3"/>
                      <w:position w:val="1"/>
                      <w:sz w:val="105"/>
                      <w:szCs w:val="105"/>
                    </w:rPr>
                    <w:t>S</w:t>
                  </w:r>
                  <w:r>
                    <w:rPr>
                      <w:rFonts w:ascii="Impact" w:hAnsi="Impact" w:cs="Impact"/>
                      <w:color w:val="A3A3A3"/>
                      <w:spacing w:val="-115"/>
                      <w:position w:val="1"/>
                      <w:sz w:val="105"/>
                      <w:szCs w:val="105"/>
                    </w:rPr>
                    <w:t xml:space="preserve"> </w:t>
                  </w:r>
                </w:p>
              </w:txbxContent>
            </v:textbox>
            <w10:wrap anchorx="page"/>
          </v:shape>
        </w:pict>
      </w:r>
      <w:r>
        <w:rPr>
          <w:rFonts w:ascii="Times New Roman" w:hAnsi="Times New Roman"/>
          <w:color w:val="191919"/>
          <w:sz w:val="20"/>
          <w:szCs w:val="20"/>
        </w:rPr>
        <w:t>Prose and poetry of the early and mid-19th century by such key figures as Hawthorne, Melville, Douglass, Poe, Emerson,</w:t>
      </w:r>
      <w:r>
        <w:rPr>
          <w:rFonts w:ascii="Times New Roman" w:hAnsi="Times New Roman"/>
          <w:color w:val="191919"/>
          <w:spacing w:val="-4"/>
          <w:sz w:val="20"/>
          <w:szCs w:val="20"/>
        </w:rPr>
        <w:t xml:space="preserve"> </w:t>
      </w:r>
      <w:r>
        <w:rPr>
          <w:rFonts w:ascii="Times New Roman" w:hAnsi="Times New Roman"/>
          <w:color w:val="191919"/>
          <w:sz w:val="20"/>
          <w:szCs w:val="20"/>
        </w:rPr>
        <w:t>Thoreau and</w:t>
      </w:r>
      <w:r>
        <w:rPr>
          <w:rFonts w:ascii="Times New Roman" w:hAnsi="Times New Roman"/>
          <w:color w:val="191919"/>
          <w:spacing w:val="-4"/>
          <w:sz w:val="20"/>
          <w:szCs w:val="20"/>
        </w:rPr>
        <w:t xml:space="preserve"> </w:t>
      </w:r>
      <w:r>
        <w:rPr>
          <w:rFonts w:ascii="Times New Roman" w:hAnsi="Times New Roman"/>
          <w:color w:val="191919"/>
          <w:sz w:val="20"/>
          <w:szCs w:val="20"/>
        </w:rPr>
        <w:t>Whitman.</w:t>
      </w:r>
    </w:p>
    <w:p w:rsidR="00F42301" w:rsidRDefault="00F42301" w:rsidP="00721764">
      <w:pPr>
        <w:widowControl w:val="0"/>
        <w:autoSpaceDE w:val="0"/>
        <w:autoSpaceDN w:val="0"/>
        <w:adjustRightInd w:val="0"/>
        <w:spacing w:after="0" w:line="227" w:lineRule="exact"/>
        <w:ind w:left="875"/>
        <w:rPr>
          <w:rFonts w:ascii="Times New Roman" w:hAnsi="Times New Roman"/>
          <w:color w:val="000000"/>
          <w:sz w:val="20"/>
          <w:szCs w:val="20"/>
        </w:rPr>
      </w:pPr>
      <w:r>
        <w:rPr>
          <w:rFonts w:ascii="Times New Roman" w:hAnsi="Times New Roman"/>
          <w:b/>
          <w:bCs/>
          <w:color w:val="191919"/>
          <w:sz w:val="20"/>
          <w:szCs w:val="20"/>
        </w:rPr>
        <w:t>ENGL</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5684 -</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American Realism and Naturalism</w:t>
      </w:r>
      <w:r>
        <w:rPr>
          <w:rFonts w:ascii="Times New Roman" w:hAnsi="Times New Roman"/>
          <w:b/>
          <w:bCs/>
          <w:color w:val="191919"/>
          <w:spacing w:val="-5"/>
          <w:sz w:val="20"/>
          <w:szCs w:val="20"/>
        </w:rPr>
        <w:t xml:space="preserve"> </w:t>
      </w:r>
      <w:r>
        <w:rPr>
          <w:rFonts w:ascii="Times New Roman" w:hAnsi="Times New Roman"/>
          <w:b/>
          <w:bCs/>
          <w:color w:val="191919"/>
          <w:sz w:val="20"/>
          <w:szCs w:val="20"/>
        </w:rPr>
        <w:t>................................................................3(3-0)</w:t>
      </w:r>
    </w:p>
    <w:p w:rsidR="00F42301" w:rsidRDefault="00F42301" w:rsidP="00721764">
      <w:pPr>
        <w:widowControl w:val="0"/>
        <w:autoSpaceDE w:val="0"/>
        <w:autoSpaceDN w:val="0"/>
        <w:adjustRightInd w:val="0"/>
        <w:spacing w:before="13" w:after="0" w:line="250" w:lineRule="auto"/>
        <w:ind w:left="1235" w:right="2048"/>
        <w:rPr>
          <w:rFonts w:ascii="Times New Roman" w:hAnsi="Times New Roman"/>
          <w:color w:val="000000"/>
          <w:sz w:val="20"/>
          <w:szCs w:val="20"/>
        </w:rPr>
      </w:pPr>
      <w:r>
        <w:rPr>
          <w:rFonts w:ascii="Times New Roman" w:hAnsi="Times New Roman"/>
          <w:color w:val="191919"/>
          <w:sz w:val="20"/>
          <w:szCs w:val="20"/>
        </w:rPr>
        <w:t>Important writers of the period from 1865-1914, including</w:t>
      </w:r>
      <w:r>
        <w:rPr>
          <w:rFonts w:ascii="Times New Roman" w:hAnsi="Times New Roman"/>
          <w:color w:val="191919"/>
          <w:spacing w:val="-3"/>
          <w:sz w:val="20"/>
          <w:szCs w:val="20"/>
        </w:rPr>
        <w:t xml:space="preserve"> </w:t>
      </w:r>
      <w:r>
        <w:rPr>
          <w:rFonts w:ascii="Times New Roman" w:hAnsi="Times New Roman"/>
          <w:color w:val="191919"/>
          <w:spacing w:val="-14"/>
          <w:sz w:val="20"/>
          <w:szCs w:val="20"/>
        </w:rPr>
        <w:t>T</w:t>
      </w:r>
      <w:r>
        <w:rPr>
          <w:rFonts w:ascii="Times New Roman" w:hAnsi="Times New Roman"/>
          <w:color w:val="191919"/>
          <w:sz w:val="20"/>
          <w:szCs w:val="20"/>
        </w:rPr>
        <w:t>wain, James, Howells,</w:t>
      </w:r>
      <w:r>
        <w:rPr>
          <w:rFonts w:ascii="Times New Roman" w:hAnsi="Times New Roman"/>
          <w:color w:val="191919"/>
          <w:spacing w:val="-4"/>
          <w:sz w:val="20"/>
          <w:szCs w:val="20"/>
        </w:rPr>
        <w:t xml:space="preserve"> </w:t>
      </w:r>
      <w:r>
        <w:rPr>
          <w:rFonts w:ascii="Times New Roman" w:hAnsi="Times New Roman"/>
          <w:color w:val="191919"/>
          <w:sz w:val="20"/>
          <w:szCs w:val="20"/>
        </w:rPr>
        <w:t>Wharton, Crane, Chopin, Chesnutt and Dreise</w:t>
      </w:r>
      <w:r>
        <w:rPr>
          <w:rFonts w:ascii="Times New Roman" w:hAnsi="Times New Roman"/>
          <w:color w:val="191919"/>
          <w:spacing w:val="-11"/>
          <w:sz w:val="20"/>
          <w:szCs w:val="20"/>
        </w:rPr>
        <w:t>r</w:t>
      </w:r>
      <w:r>
        <w:rPr>
          <w:rFonts w:ascii="Times New Roman" w:hAnsi="Times New Roman"/>
          <w:color w:val="191919"/>
          <w:sz w:val="20"/>
          <w:szCs w:val="20"/>
        </w:rPr>
        <w:t>.</w:t>
      </w:r>
    </w:p>
    <w:p w:rsidR="00F42301" w:rsidRDefault="00F42301" w:rsidP="00721764">
      <w:pPr>
        <w:widowControl w:val="0"/>
        <w:autoSpaceDE w:val="0"/>
        <w:autoSpaceDN w:val="0"/>
        <w:adjustRightInd w:val="0"/>
        <w:spacing w:after="0" w:line="227" w:lineRule="exact"/>
        <w:ind w:left="875"/>
        <w:rPr>
          <w:rFonts w:ascii="Times New Roman" w:hAnsi="Times New Roman"/>
          <w:color w:val="000000"/>
          <w:sz w:val="20"/>
          <w:szCs w:val="20"/>
        </w:rPr>
      </w:pPr>
      <w:r>
        <w:rPr>
          <w:rFonts w:ascii="Times New Roman" w:hAnsi="Times New Roman"/>
          <w:b/>
          <w:bCs/>
          <w:color w:val="191919"/>
          <w:sz w:val="20"/>
          <w:szCs w:val="20"/>
        </w:rPr>
        <w:t>ENGL</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5685 - Southern Literatu</w:t>
      </w:r>
      <w:r>
        <w:rPr>
          <w:rFonts w:ascii="Times New Roman" w:hAnsi="Times New Roman"/>
          <w:b/>
          <w:bCs/>
          <w:color w:val="191919"/>
          <w:spacing w:val="-4"/>
          <w:sz w:val="20"/>
          <w:szCs w:val="20"/>
        </w:rPr>
        <w:t>r</w:t>
      </w:r>
      <w:r>
        <w:rPr>
          <w:rFonts w:ascii="Times New Roman" w:hAnsi="Times New Roman"/>
          <w:b/>
          <w:bCs/>
          <w:color w:val="191919"/>
          <w:sz w:val="20"/>
          <w:szCs w:val="20"/>
        </w:rPr>
        <w:t>e</w:t>
      </w:r>
      <w:r>
        <w:rPr>
          <w:rFonts w:ascii="Times New Roman" w:hAnsi="Times New Roman"/>
          <w:b/>
          <w:bCs/>
          <w:color w:val="191919"/>
          <w:spacing w:val="-18"/>
          <w:sz w:val="20"/>
          <w:szCs w:val="20"/>
        </w:rPr>
        <w:t xml:space="preserve"> </w:t>
      </w:r>
      <w:r>
        <w:rPr>
          <w:rFonts w:ascii="Times New Roman" w:hAnsi="Times New Roman"/>
          <w:b/>
          <w:bCs/>
          <w:color w:val="191919"/>
          <w:sz w:val="20"/>
          <w:szCs w:val="20"/>
        </w:rPr>
        <w:t>.........................................................................................3(3-0)</w:t>
      </w:r>
    </w:p>
    <w:p w:rsidR="00F42301" w:rsidRDefault="00F42301" w:rsidP="00721764">
      <w:pPr>
        <w:widowControl w:val="0"/>
        <w:autoSpaceDE w:val="0"/>
        <w:autoSpaceDN w:val="0"/>
        <w:adjustRightInd w:val="0"/>
        <w:spacing w:before="13" w:after="0"/>
        <w:ind w:left="1235"/>
        <w:rPr>
          <w:rFonts w:ascii="Times New Roman" w:hAnsi="Times New Roman"/>
          <w:color w:val="000000"/>
          <w:sz w:val="20"/>
          <w:szCs w:val="20"/>
        </w:rPr>
      </w:pPr>
      <w:r>
        <w:rPr>
          <w:rFonts w:ascii="Times New Roman" w:hAnsi="Times New Roman"/>
          <w:color w:val="191919"/>
          <w:sz w:val="20"/>
          <w:szCs w:val="20"/>
        </w:rPr>
        <w:t>Study of major and representative writers from various periods of literature of the</w:t>
      </w:r>
      <w:r>
        <w:rPr>
          <w:rFonts w:ascii="Times New Roman" w:hAnsi="Times New Roman"/>
          <w:color w:val="191919"/>
          <w:spacing w:val="-11"/>
          <w:sz w:val="20"/>
          <w:szCs w:val="20"/>
        </w:rPr>
        <w:t xml:space="preserve"> </w:t>
      </w:r>
      <w:r>
        <w:rPr>
          <w:rFonts w:ascii="Times New Roman" w:hAnsi="Times New Roman"/>
          <w:color w:val="191919"/>
          <w:sz w:val="20"/>
          <w:szCs w:val="20"/>
        </w:rPr>
        <w:t>American</w:t>
      </w:r>
    </w:p>
    <w:p w:rsidR="00F42301" w:rsidRDefault="00F42301" w:rsidP="00721764">
      <w:pPr>
        <w:widowControl w:val="0"/>
        <w:autoSpaceDE w:val="0"/>
        <w:autoSpaceDN w:val="0"/>
        <w:adjustRightInd w:val="0"/>
        <w:spacing w:before="10" w:after="0"/>
        <w:ind w:left="1235"/>
        <w:rPr>
          <w:rFonts w:ascii="Times New Roman" w:hAnsi="Times New Roman"/>
          <w:color w:val="000000"/>
          <w:sz w:val="20"/>
          <w:szCs w:val="20"/>
        </w:rPr>
      </w:pPr>
      <w:r>
        <w:rPr>
          <w:rFonts w:ascii="Times New Roman" w:hAnsi="Times New Roman"/>
          <w:color w:val="191919"/>
          <w:sz w:val="20"/>
          <w:szCs w:val="20"/>
        </w:rPr>
        <w:t>South.</w:t>
      </w:r>
    </w:p>
    <w:p w:rsidR="00F42301" w:rsidRDefault="00F42301" w:rsidP="00721764">
      <w:pPr>
        <w:widowControl w:val="0"/>
        <w:autoSpaceDE w:val="0"/>
        <w:autoSpaceDN w:val="0"/>
        <w:adjustRightInd w:val="0"/>
        <w:spacing w:before="6" w:after="0" w:line="252" w:lineRule="auto"/>
        <w:ind w:left="1235" w:right="1952" w:hanging="360"/>
        <w:jc w:val="both"/>
        <w:rPr>
          <w:rFonts w:ascii="Times New Roman" w:hAnsi="Times New Roman"/>
          <w:color w:val="000000"/>
          <w:sz w:val="20"/>
          <w:szCs w:val="20"/>
        </w:rPr>
      </w:pPr>
      <w:r>
        <w:rPr>
          <w:rFonts w:ascii="Times New Roman" w:hAnsi="Times New Roman"/>
          <w:b/>
          <w:bCs/>
          <w:color w:val="191919"/>
          <w:sz w:val="20"/>
          <w:szCs w:val="20"/>
        </w:rPr>
        <w:t>ENGL</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5686 - Modern</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American Literatu</w:t>
      </w:r>
      <w:r>
        <w:rPr>
          <w:rFonts w:ascii="Times New Roman" w:hAnsi="Times New Roman"/>
          <w:b/>
          <w:bCs/>
          <w:color w:val="191919"/>
          <w:spacing w:val="-4"/>
          <w:sz w:val="20"/>
          <w:szCs w:val="20"/>
        </w:rPr>
        <w:t>r</w:t>
      </w:r>
      <w:r>
        <w:rPr>
          <w:rFonts w:ascii="Times New Roman" w:hAnsi="Times New Roman"/>
          <w:b/>
          <w:bCs/>
          <w:color w:val="191919"/>
          <w:sz w:val="20"/>
          <w:szCs w:val="20"/>
        </w:rPr>
        <w:t>e</w:t>
      </w:r>
      <w:r>
        <w:rPr>
          <w:rFonts w:ascii="Times New Roman" w:hAnsi="Times New Roman"/>
          <w:b/>
          <w:bCs/>
          <w:color w:val="191919"/>
          <w:spacing w:val="-1"/>
          <w:sz w:val="20"/>
          <w:szCs w:val="20"/>
        </w:rPr>
        <w:t xml:space="preserve"> </w:t>
      </w:r>
      <w:r>
        <w:rPr>
          <w:rFonts w:ascii="Times New Roman" w:hAnsi="Times New Roman"/>
          <w:b/>
          <w:bCs/>
          <w:color w:val="191919"/>
          <w:sz w:val="20"/>
          <w:szCs w:val="20"/>
        </w:rPr>
        <w:t xml:space="preserve">.........................................................................3(3-0) </w:t>
      </w:r>
      <w:r>
        <w:rPr>
          <w:rFonts w:ascii="Times New Roman" w:hAnsi="Times New Roman"/>
          <w:color w:val="191919"/>
          <w:sz w:val="20"/>
          <w:szCs w:val="20"/>
        </w:rPr>
        <w:t>Major trends in 20th century fiction, non-fictional prose, drama and poetr</w:t>
      </w:r>
      <w:r>
        <w:rPr>
          <w:rFonts w:ascii="Times New Roman" w:hAnsi="Times New Roman"/>
          <w:color w:val="191919"/>
          <w:spacing w:val="-13"/>
          <w:sz w:val="20"/>
          <w:szCs w:val="20"/>
        </w:rPr>
        <w:t>y</w:t>
      </w:r>
      <w:r>
        <w:rPr>
          <w:rFonts w:ascii="Times New Roman" w:hAnsi="Times New Roman"/>
          <w:color w:val="191919"/>
          <w:sz w:val="20"/>
          <w:szCs w:val="20"/>
        </w:rPr>
        <w:t>. Genre, movement and author emphases will var</w:t>
      </w:r>
      <w:r>
        <w:rPr>
          <w:rFonts w:ascii="Times New Roman" w:hAnsi="Times New Roman"/>
          <w:color w:val="191919"/>
          <w:spacing w:val="-13"/>
          <w:sz w:val="20"/>
          <w:szCs w:val="20"/>
        </w:rPr>
        <w:t>y</w:t>
      </w:r>
      <w:r>
        <w:rPr>
          <w:rFonts w:ascii="Times New Roman" w:hAnsi="Times New Roman"/>
          <w:color w:val="191919"/>
          <w:sz w:val="20"/>
          <w:szCs w:val="20"/>
        </w:rPr>
        <w:t>.</w:t>
      </w:r>
    </w:p>
    <w:p w:rsidR="00F42301" w:rsidRDefault="00F42301" w:rsidP="00721764">
      <w:pPr>
        <w:widowControl w:val="0"/>
        <w:autoSpaceDE w:val="0"/>
        <w:autoSpaceDN w:val="0"/>
        <w:adjustRightInd w:val="0"/>
        <w:spacing w:after="0" w:line="225" w:lineRule="exact"/>
        <w:ind w:left="875"/>
        <w:rPr>
          <w:rFonts w:ascii="Times New Roman" w:hAnsi="Times New Roman"/>
          <w:color w:val="000000"/>
          <w:sz w:val="20"/>
          <w:szCs w:val="20"/>
        </w:rPr>
      </w:pPr>
      <w:r>
        <w:rPr>
          <w:rFonts w:ascii="Times New Roman" w:hAnsi="Times New Roman"/>
          <w:b/>
          <w:bCs/>
          <w:color w:val="191919"/>
          <w:sz w:val="20"/>
          <w:szCs w:val="20"/>
        </w:rPr>
        <w:t>ENGL</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5690 -</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African</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American Literatu</w:t>
      </w:r>
      <w:r>
        <w:rPr>
          <w:rFonts w:ascii="Times New Roman" w:hAnsi="Times New Roman"/>
          <w:b/>
          <w:bCs/>
          <w:color w:val="191919"/>
          <w:spacing w:val="-4"/>
          <w:sz w:val="20"/>
          <w:szCs w:val="20"/>
        </w:rPr>
        <w:t>r</w:t>
      </w:r>
      <w:r>
        <w:rPr>
          <w:rFonts w:ascii="Times New Roman" w:hAnsi="Times New Roman"/>
          <w:b/>
          <w:bCs/>
          <w:color w:val="191919"/>
          <w:sz w:val="20"/>
          <w:szCs w:val="20"/>
        </w:rPr>
        <w:t>e</w:t>
      </w:r>
      <w:r>
        <w:rPr>
          <w:rFonts w:ascii="Times New Roman" w:hAnsi="Times New Roman"/>
          <w:b/>
          <w:bCs/>
          <w:color w:val="191919"/>
          <w:spacing w:val="-6"/>
          <w:sz w:val="20"/>
          <w:szCs w:val="20"/>
        </w:rPr>
        <w:t xml:space="preserve"> </w:t>
      </w:r>
      <w:r>
        <w:rPr>
          <w:rFonts w:ascii="Times New Roman" w:hAnsi="Times New Roman"/>
          <w:b/>
          <w:bCs/>
          <w:color w:val="191919"/>
          <w:sz w:val="20"/>
          <w:szCs w:val="20"/>
        </w:rPr>
        <w:t>..........................................................................3(3-0)</w:t>
      </w:r>
    </w:p>
    <w:p w:rsidR="00F42301" w:rsidRDefault="00F42301" w:rsidP="00721764">
      <w:pPr>
        <w:widowControl w:val="0"/>
        <w:autoSpaceDE w:val="0"/>
        <w:autoSpaceDN w:val="0"/>
        <w:adjustRightInd w:val="0"/>
        <w:spacing w:before="13" w:after="0" w:line="250" w:lineRule="auto"/>
        <w:ind w:left="1235" w:right="2104"/>
        <w:rPr>
          <w:rFonts w:ascii="Times New Roman" w:hAnsi="Times New Roman"/>
          <w:color w:val="000000"/>
          <w:sz w:val="20"/>
          <w:szCs w:val="20"/>
        </w:rPr>
      </w:pPr>
      <w:r>
        <w:rPr>
          <w:rFonts w:ascii="Times New Roman" w:hAnsi="Times New Roman"/>
          <w:color w:val="191919"/>
          <w:sz w:val="20"/>
          <w:szCs w:val="20"/>
        </w:rPr>
        <w:t>Critical investigation of</w:t>
      </w:r>
      <w:r>
        <w:rPr>
          <w:rFonts w:ascii="Times New Roman" w:hAnsi="Times New Roman"/>
          <w:color w:val="191919"/>
          <w:spacing w:val="-11"/>
          <w:sz w:val="20"/>
          <w:szCs w:val="20"/>
        </w:rPr>
        <w:t xml:space="preserve"> </w:t>
      </w:r>
      <w:r>
        <w:rPr>
          <w:rFonts w:ascii="Times New Roman" w:hAnsi="Times New Roman"/>
          <w:color w:val="191919"/>
          <w:sz w:val="20"/>
          <w:szCs w:val="20"/>
        </w:rPr>
        <w:t>African-American writing from the 18th through the 20th centuries, with emphasis on major writers and cultural traditions.</w:t>
      </w:r>
    </w:p>
    <w:p w:rsidR="00F42301" w:rsidRDefault="00F42301" w:rsidP="00721764">
      <w:pPr>
        <w:widowControl w:val="0"/>
        <w:autoSpaceDE w:val="0"/>
        <w:autoSpaceDN w:val="0"/>
        <w:adjustRightInd w:val="0"/>
        <w:spacing w:after="0" w:line="227" w:lineRule="exact"/>
        <w:ind w:left="875"/>
        <w:rPr>
          <w:rFonts w:ascii="Times New Roman" w:hAnsi="Times New Roman"/>
          <w:color w:val="000000"/>
          <w:sz w:val="20"/>
          <w:szCs w:val="20"/>
        </w:rPr>
      </w:pPr>
      <w:r>
        <w:rPr>
          <w:rFonts w:ascii="Times New Roman" w:hAnsi="Times New Roman"/>
          <w:b/>
          <w:bCs/>
          <w:color w:val="191919"/>
          <w:sz w:val="20"/>
          <w:szCs w:val="20"/>
        </w:rPr>
        <w:t>ENGL</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5696 - Contemporary Literatu</w:t>
      </w:r>
      <w:r>
        <w:rPr>
          <w:rFonts w:ascii="Times New Roman" w:hAnsi="Times New Roman"/>
          <w:b/>
          <w:bCs/>
          <w:color w:val="191919"/>
          <w:spacing w:val="-4"/>
          <w:sz w:val="20"/>
          <w:szCs w:val="20"/>
        </w:rPr>
        <w:t>r</w:t>
      </w:r>
      <w:r>
        <w:rPr>
          <w:rFonts w:ascii="Times New Roman" w:hAnsi="Times New Roman"/>
          <w:b/>
          <w:bCs/>
          <w:color w:val="191919"/>
          <w:spacing w:val="5"/>
          <w:sz w:val="20"/>
          <w:szCs w:val="20"/>
        </w:rPr>
        <w:t>e</w:t>
      </w:r>
      <w:r>
        <w:rPr>
          <w:rFonts w:ascii="Times New Roman" w:hAnsi="Times New Roman"/>
          <w:b/>
          <w:bCs/>
          <w:color w:val="191919"/>
          <w:sz w:val="20"/>
          <w:szCs w:val="20"/>
        </w:rPr>
        <w:t>................................................................................3(3-0)</w:t>
      </w:r>
    </w:p>
    <w:p w:rsidR="00F42301" w:rsidRDefault="00F42301" w:rsidP="00721764">
      <w:pPr>
        <w:widowControl w:val="0"/>
        <w:autoSpaceDE w:val="0"/>
        <w:autoSpaceDN w:val="0"/>
        <w:adjustRightInd w:val="0"/>
        <w:spacing w:before="13" w:after="0" w:line="250" w:lineRule="auto"/>
        <w:ind w:left="1235" w:right="1980"/>
        <w:rPr>
          <w:rFonts w:ascii="Times New Roman" w:hAnsi="Times New Roman"/>
          <w:color w:val="000000"/>
          <w:sz w:val="20"/>
          <w:szCs w:val="20"/>
        </w:rPr>
      </w:pPr>
      <w:r>
        <w:rPr>
          <w:rFonts w:ascii="Times New Roman" w:hAnsi="Times New Roman"/>
          <w:color w:val="191919"/>
          <w:sz w:val="20"/>
          <w:szCs w:val="20"/>
        </w:rPr>
        <w:t>Major writers and trends of</w:t>
      </w:r>
      <w:r>
        <w:rPr>
          <w:rFonts w:ascii="Times New Roman" w:hAnsi="Times New Roman"/>
          <w:color w:val="191919"/>
          <w:spacing w:val="-4"/>
          <w:sz w:val="20"/>
          <w:szCs w:val="20"/>
        </w:rPr>
        <w:t xml:space="preserve"> </w:t>
      </w:r>
      <w:r>
        <w:rPr>
          <w:rFonts w:ascii="Times New Roman" w:hAnsi="Times New Roman"/>
          <w:color w:val="191919"/>
          <w:spacing w:val="-16"/>
          <w:sz w:val="20"/>
          <w:szCs w:val="20"/>
        </w:rPr>
        <w:t>W</w:t>
      </w:r>
      <w:r>
        <w:rPr>
          <w:rFonts w:ascii="Times New Roman" w:hAnsi="Times New Roman"/>
          <w:color w:val="191919"/>
          <w:sz w:val="20"/>
          <w:szCs w:val="20"/>
        </w:rPr>
        <w:t>orld Literature in English since</w:t>
      </w:r>
      <w:r>
        <w:rPr>
          <w:rFonts w:ascii="Times New Roman" w:hAnsi="Times New Roman"/>
          <w:color w:val="191919"/>
          <w:spacing w:val="-4"/>
          <w:sz w:val="20"/>
          <w:szCs w:val="20"/>
        </w:rPr>
        <w:t xml:space="preserve"> </w:t>
      </w:r>
      <w:r>
        <w:rPr>
          <w:rFonts w:ascii="Times New Roman" w:hAnsi="Times New Roman"/>
          <w:color w:val="191919"/>
          <w:spacing w:val="-16"/>
          <w:sz w:val="20"/>
          <w:szCs w:val="20"/>
        </w:rPr>
        <w:t>W</w:t>
      </w:r>
      <w:r>
        <w:rPr>
          <w:rFonts w:ascii="Times New Roman" w:hAnsi="Times New Roman"/>
          <w:color w:val="191919"/>
          <w:sz w:val="20"/>
          <w:szCs w:val="20"/>
        </w:rPr>
        <w:t>orld</w:t>
      </w:r>
      <w:r>
        <w:rPr>
          <w:rFonts w:ascii="Times New Roman" w:hAnsi="Times New Roman"/>
          <w:color w:val="191919"/>
          <w:spacing w:val="-4"/>
          <w:sz w:val="20"/>
          <w:szCs w:val="20"/>
        </w:rPr>
        <w:t xml:space="preserve"> </w:t>
      </w:r>
      <w:r>
        <w:rPr>
          <w:rFonts w:ascii="Times New Roman" w:hAnsi="Times New Roman"/>
          <w:color w:val="191919"/>
          <w:spacing w:val="-16"/>
          <w:sz w:val="20"/>
          <w:szCs w:val="20"/>
        </w:rPr>
        <w:t>W</w:t>
      </w:r>
      <w:r>
        <w:rPr>
          <w:rFonts w:ascii="Times New Roman" w:hAnsi="Times New Roman"/>
          <w:color w:val="191919"/>
          <w:sz w:val="20"/>
          <w:szCs w:val="20"/>
        </w:rPr>
        <w:t>ar II, including authors from both</w:t>
      </w:r>
      <w:r>
        <w:rPr>
          <w:rFonts w:ascii="Times New Roman" w:hAnsi="Times New Roman"/>
          <w:color w:val="191919"/>
          <w:spacing w:val="-4"/>
          <w:sz w:val="20"/>
          <w:szCs w:val="20"/>
        </w:rPr>
        <w:t xml:space="preserve"> </w:t>
      </w:r>
      <w:r>
        <w:rPr>
          <w:rFonts w:ascii="Times New Roman" w:hAnsi="Times New Roman"/>
          <w:color w:val="191919"/>
          <w:spacing w:val="-16"/>
          <w:sz w:val="20"/>
          <w:szCs w:val="20"/>
        </w:rPr>
        <w:t>W</w:t>
      </w:r>
      <w:r>
        <w:rPr>
          <w:rFonts w:ascii="Times New Roman" w:hAnsi="Times New Roman"/>
          <w:color w:val="191919"/>
          <w:sz w:val="20"/>
          <w:szCs w:val="20"/>
        </w:rPr>
        <w:t>estern and non-</w:t>
      </w:r>
      <w:r>
        <w:rPr>
          <w:rFonts w:ascii="Times New Roman" w:hAnsi="Times New Roman"/>
          <w:color w:val="191919"/>
          <w:spacing w:val="-16"/>
          <w:sz w:val="20"/>
          <w:szCs w:val="20"/>
        </w:rPr>
        <w:t>W</w:t>
      </w:r>
      <w:r>
        <w:rPr>
          <w:rFonts w:ascii="Times New Roman" w:hAnsi="Times New Roman"/>
          <w:color w:val="191919"/>
          <w:sz w:val="20"/>
          <w:szCs w:val="20"/>
        </w:rPr>
        <w:t>estern cultures.</w:t>
      </w:r>
    </w:p>
    <w:p w:rsidR="00F42301" w:rsidRDefault="00F42301" w:rsidP="00721764">
      <w:pPr>
        <w:widowControl w:val="0"/>
        <w:autoSpaceDE w:val="0"/>
        <w:autoSpaceDN w:val="0"/>
        <w:adjustRightInd w:val="0"/>
        <w:spacing w:after="0" w:line="227" w:lineRule="exact"/>
        <w:ind w:left="875"/>
        <w:rPr>
          <w:rFonts w:ascii="Times New Roman" w:hAnsi="Times New Roman"/>
          <w:color w:val="000000"/>
          <w:sz w:val="20"/>
          <w:szCs w:val="20"/>
        </w:rPr>
      </w:pPr>
      <w:r>
        <w:rPr>
          <w:rFonts w:ascii="Times New Roman" w:hAnsi="Times New Roman"/>
          <w:b/>
          <w:bCs/>
          <w:color w:val="191919"/>
          <w:sz w:val="20"/>
          <w:szCs w:val="20"/>
        </w:rPr>
        <w:t>ENGL</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5792 -</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African</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American Novel (Formerly ENGL</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5692)</w:t>
      </w:r>
      <w:r>
        <w:rPr>
          <w:rFonts w:ascii="Times New Roman" w:hAnsi="Times New Roman"/>
          <w:b/>
          <w:bCs/>
          <w:color w:val="191919"/>
          <w:spacing w:val="-10"/>
          <w:sz w:val="20"/>
          <w:szCs w:val="20"/>
        </w:rPr>
        <w:t xml:space="preserve"> </w:t>
      </w:r>
      <w:r>
        <w:rPr>
          <w:rFonts w:ascii="Times New Roman" w:hAnsi="Times New Roman"/>
          <w:b/>
          <w:bCs/>
          <w:color w:val="191919"/>
          <w:sz w:val="20"/>
          <w:szCs w:val="20"/>
        </w:rPr>
        <w:t>.........................................3(3-0)</w:t>
      </w:r>
    </w:p>
    <w:p w:rsidR="00F42301" w:rsidRDefault="00F42301" w:rsidP="00721764">
      <w:pPr>
        <w:widowControl w:val="0"/>
        <w:autoSpaceDE w:val="0"/>
        <w:autoSpaceDN w:val="0"/>
        <w:adjustRightInd w:val="0"/>
        <w:spacing w:before="13" w:after="0" w:line="250" w:lineRule="auto"/>
        <w:ind w:left="1235" w:right="2001"/>
        <w:rPr>
          <w:rFonts w:ascii="Times New Roman" w:hAnsi="Times New Roman"/>
          <w:color w:val="000000"/>
          <w:sz w:val="20"/>
          <w:szCs w:val="20"/>
        </w:rPr>
      </w:pPr>
      <w:r>
        <w:rPr>
          <w:rFonts w:ascii="Times New Roman" w:hAnsi="Times New Roman"/>
          <w:color w:val="191919"/>
          <w:sz w:val="20"/>
          <w:szCs w:val="20"/>
        </w:rPr>
        <w:t>Critical and interpretive study of fiction by</w:t>
      </w:r>
      <w:r>
        <w:rPr>
          <w:rFonts w:ascii="Times New Roman" w:hAnsi="Times New Roman"/>
          <w:color w:val="191919"/>
          <w:spacing w:val="-11"/>
          <w:sz w:val="20"/>
          <w:szCs w:val="20"/>
        </w:rPr>
        <w:t xml:space="preserve"> </w:t>
      </w:r>
      <w:r>
        <w:rPr>
          <w:rFonts w:ascii="Times New Roman" w:hAnsi="Times New Roman"/>
          <w:color w:val="191919"/>
          <w:sz w:val="20"/>
          <w:szCs w:val="20"/>
        </w:rPr>
        <w:t>African</w:t>
      </w:r>
      <w:r>
        <w:rPr>
          <w:rFonts w:ascii="Times New Roman" w:hAnsi="Times New Roman"/>
          <w:color w:val="191919"/>
          <w:spacing w:val="-11"/>
          <w:sz w:val="20"/>
          <w:szCs w:val="20"/>
        </w:rPr>
        <w:t xml:space="preserve"> </w:t>
      </w:r>
      <w:r>
        <w:rPr>
          <w:rFonts w:ascii="Times New Roman" w:hAnsi="Times New Roman"/>
          <w:color w:val="191919"/>
          <w:sz w:val="20"/>
          <w:szCs w:val="20"/>
        </w:rPr>
        <w:t>Americans of the 20th centur</w:t>
      </w:r>
      <w:r>
        <w:rPr>
          <w:rFonts w:ascii="Times New Roman" w:hAnsi="Times New Roman"/>
          <w:color w:val="191919"/>
          <w:spacing w:val="-13"/>
          <w:sz w:val="20"/>
          <w:szCs w:val="20"/>
        </w:rPr>
        <w:t>y</w:t>
      </w:r>
      <w:r>
        <w:rPr>
          <w:rFonts w:ascii="Times New Roman" w:hAnsi="Times New Roman"/>
          <w:color w:val="191919"/>
          <w:sz w:val="20"/>
          <w:szCs w:val="20"/>
        </w:rPr>
        <w:t>, with some attention to 19th century backgrounds.</w:t>
      </w:r>
    </w:p>
    <w:p w:rsidR="00F42301" w:rsidRDefault="00F42301" w:rsidP="00721764">
      <w:pPr>
        <w:widowControl w:val="0"/>
        <w:autoSpaceDE w:val="0"/>
        <w:autoSpaceDN w:val="0"/>
        <w:adjustRightInd w:val="0"/>
        <w:spacing w:after="0" w:line="227" w:lineRule="exact"/>
        <w:ind w:left="875"/>
        <w:rPr>
          <w:rFonts w:ascii="Times New Roman" w:hAnsi="Times New Roman"/>
          <w:color w:val="000000"/>
          <w:sz w:val="20"/>
          <w:szCs w:val="20"/>
        </w:rPr>
      </w:pPr>
      <w:r>
        <w:rPr>
          <w:rFonts w:ascii="Times New Roman" w:hAnsi="Times New Roman"/>
          <w:b/>
          <w:bCs/>
          <w:color w:val="191919"/>
          <w:sz w:val="20"/>
          <w:szCs w:val="20"/>
        </w:rPr>
        <w:t>ENGL</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5794 -</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African</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American Drama</w:t>
      </w:r>
      <w:r>
        <w:rPr>
          <w:rFonts w:ascii="Times New Roman" w:hAnsi="Times New Roman"/>
          <w:b/>
          <w:bCs/>
          <w:color w:val="191919"/>
          <w:spacing w:val="-21"/>
          <w:sz w:val="20"/>
          <w:szCs w:val="20"/>
        </w:rPr>
        <w:t xml:space="preserve"> </w:t>
      </w:r>
      <w:r>
        <w:rPr>
          <w:rFonts w:ascii="Times New Roman" w:hAnsi="Times New Roman"/>
          <w:b/>
          <w:bCs/>
          <w:color w:val="191919"/>
          <w:sz w:val="20"/>
          <w:szCs w:val="20"/>
        </w:rPr>
        <w:t>................................................................................3(3-0)</w:t>
      </w:r>
    </w:p>
    <w:p w:rsidR="00F42301" w:rsidRDefault="00F42301" w:rsidP="00721764">
      <w:pPr>
        <w:widowControl w:val="0"/>
        <w:autoSpaceDE w:val="0"/>
        <w:autoSpaceDN w:val="0"/>
        <w:adjustRightInd w:val="0"/>
        <w:spacing w:before="13" w:after="0"/>
        <w:ind w:left="1235"/>
        <w:rPr>
          <w:rFonts w:ascii="Times New Roman" w:hAnsi="Times New Roman"/>
          <w:color w:val="000000"/>
          <w:sz w:val="20"/>
          <w:szCs w:val="20"/>
        </w:rPr>
      </w:pPr>
      <w:r>
        <w:rPr>
          <w:rFonts w:ascii="Times New Roman" w:hAnsi="Times New Roman"/>
          <w:color w:val="000000"/>
          <w:sz w:val="20"/>
          <w:szCs w:val="20"/>
        </w:rPr>
        <w:t>A</w:t>
      </w:r>
      <w:r>
        <w:rPr>
          <w:rFonts w:ascii="Times New Roman" w:hAnsi="Times New Roman"/>
          <w:color w:val="000000"/>
          <w:spacing w:val="-11"/>
          <w:sz w:val="20"/>
          <w:szCs w:val="20"/>
        </w:rPr>
        <w:t xml:space="preserve"> </w:t>
      </w:r>
      <w:r>
        <w:rPr>
          <w:rFonts w:ascii="Times New Roman" w:hAnsi="Times New Roman"/>
          <w:color w:val="000000"/>
          <w:sz w:val="20"/>
          <w:szCs w:val="20"/>
        </w:rPr>
        <w:t>study of the history and development of drama by</w:t>
      </w:r>
      <w:r>
        <w:rPr>
          <w:rFonts w:ascii="Times New Roman" w:hAnsi="Times New Roman"/>
          <w:color w:val="000000"/>
          <w:spacing w:val="-11"/>
          <w:sz w:val="20"/>
          <w:szCs w:val="20"/>
        </w:rPr>
        <w:t xml:space="preserve"> </w:t>
      </w:r>
      <w:r>
        <w:rPr>
          <w:rFonts w:ascii="Times New Roman" w:hAnsi="Times New Roman"/>
          <w:color w:val="000000"/>
          <w:sz w:val="20"/>
          <w:szCs w:val="20"/>
        </w:rPr>
        <w:t>African</w:t>
      </w:r>
      <w:r>
        <w:rPr>
          <w:rFonts w:ascii="Times New Roman" w:hAnsi="Times New Roman"/>
          <w:color w:val="000000"/>
          <w:spacing w:val="-11"/>
          <w:sz w:val="20"/>
          <w:szCs w:val="20"/>
        </w:rPr>
        <w:t xml:space="preserve"> </w:t>
      </w:r>
      <w:r>
        <w:rPr>
          <w:rFonts w:ascii="Times New Roman" w:hAnsi="Times New Roman"/>
          <w:color w:val="000000"/>
          <w:sz w:val="20"/>
          <w:szCs w:val="20"/>
        </w:rPr>
        <w:t>Americans, emphasizing the</w:t>
      </w:r>
    </w:p>
    <w:p w:rsidR="00F42301" w:rsidRDefault="00F42301" w:rsidP="00721764">
      <w:pPr>
        <w:widowControl w:val="0"/>
        <w:autoSpaceDE w:val="0"/>
        <w:autoSpaceDN w:val="0"/>
        <w:adjustRightInd w:val="0"/>
        <w:spacing w:before="10" w:after="0"/>
        <w:ind w:left="875"/>
        <w:rPr>
          <w:rFonts w:ascii="Times New Roman" w:hAnsi="Times New Roman"/>
          <w:color w:val="000000"/>
          <w:sz w:val="20"/>
          <w:szCs w:val="20"/>
        </w:rPr>
      </w:pPr>
      <w:r>
        <w:rPr>
          <w:rFonts w:ascii="Times New Roman" w:hAnsi="Times New Roman"/>
          <w:color w:val="000000"/>
          <w:sz w:val="20"/>
          <w:szCs w:val="20"/>
        </w:rPr>
        <w:t>20th centur</w:t>
      </w:r>
      <w:r>
        <w:rPr>
          <w:rFonts w:ascii="Times New Roman" w:hAnsi="Times New Roman"/>
          <w:color w:val="000000"/>
          <w:spacing w:val="-13"/>
          <w:sz w:val="20"/>
          <w:szCs w:val="20"/>
        </w:rPr>
        <w:t>y</w:t>
      </w:r>
      <w:r>
        <w:rPr>
          <w:rFonts w:ascii="Times New Roman" w:hAnsi="Times New Roman"/>
          <w:color w:val="000000"/>
          <w:sz w:val="20"/>
          <w:szCs w:val="20"/>
        </w:rPr>
        <w:t>.</w:t>
      </w:r>
    </w:p>
    <w:p w:rsidR="00F42301" w:rsidRDefault="00F42301" w:rsidP="00721764">
      <w:pPr>
        <w:widowControl w:val="0"/>
        <w:autoSpaceDE w:val="0"/>
        <w:autoSpaceDN w:val="0"/>
        <w:adjustRightInd w:val="0"/>
        <w:spacing w:before="6" w:after="0"/>
        <w:ind w:left="875"/>
        <w:rPr>
          <w:rFonts w:ascii="Times New Roman" w:hAnsi="Times New Roman"/>
          <w:color w:val="000000"/>
          <w:sz w:val="20"/>
          <w:szCs w:val="20"/>
        </w:rPr>
      </w:pPr>
      <w:r>
        <w:rPr>
          <w:rFonts w:ascii="Times New Roman" w:hAnsi="Times New Roman"/>
          <w:b/>
          <w:bCs/>
          <w:color w:val="191919"/>
          <w:sz w:val="20"/>
          <w:szCs w:val="20"/>
        </w:rPr>
        <w:t>ENGL</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5908 - Literary Criticism</w:t>
      </w:r>
      <w:r>
        <w:rPr>
          <w:rFonts w:ascii="Times New Roman" w:hAnsi="Times New Roman"/>
          <w:b/>
          <w:bCs/>
          <w:color w:val="191919"/>
          <w:spacing w:val="-15"/>
          <w:sz w:val="20"/>
          <w:szCs w:val="20"/>
        </w:rPr>
        <w:t xml:space="preserve"> </w:t>
      </w:r>
      <w:r>
        <w:rPr>
          <w:rFonts w:ascii="Times New Roman" w:hAnsi="Times New Roman"/>
          <w:b/>
          <w:bCs/>
          <w:color w:val="191919"/>
          <w:sz w:val="20"/>
          <w:szCs w:val="20"/>
        </w:rPr>
        <w:t>............................................................................................3(3-0)</w:t>
      </w:r>
    </w:p>
    <w:p w:rsidR="00F42301" w:rsidRDefault="00F42301" w:rsidP="00721764">
      <w:pPr>
        <w:widowControl w:val="0"/>
        <w:autoSpaceDE w:val="0"/>
        <w:autoSpaceDN w:val="0"/>
        <w:adjustRightInd w:val="0"/>
        <w:spacing w:before="13" w:after="0"/>
        <w:ind w:left="1235"/>
        <w:rPr>
          <w:rFonts w:ascii="Times New Roman" w:hAnsi="Times New Roman"/>
          <w:color w:val="000000"/>
          <w:sz w:val="20"/>
          <w:szCs w:val="20"/>
        </w:rPr>
      </w:pPr>
      <w:r>
        <w:rPr>
          <w:rFonts w:ascii="Times New Roman" w:hAnsi="Times New Roman"/>
          <w:color w:val="191919"/>
          <w:sz w:val="20"/>
          <w:szCs w:val="20"/>
        </w:rPr>
        <w:t>Origin and development of the basic principles of literary theor</w:t>
      </w:r>
      <w:r>
        <w:rPr>
          <w:rFonts w:ascii="Times New Roman" w:hAnsi="Times New Roman"/>
          <w:color w:val="191919"/>
          <w:spacing w:val="-13"/>
          <w:sz w:val="20"/>
          <w:szCs w:val="20"/>
        </w:rPr>
        <w:t>y</w:t>
      </w:r>
      <w:r>
        <w:rPr>
          <w:rFonts w:ascii="Times New Roman" w:hAnsi="Times New Roman"/>
          <w:color w:val="191919"/>
          <w:sz w:val="20"/>
          <w:szCs w:val="20"/>
        </w:rPr>
        <w:t>.</w:t>
      </w:r>
    </w:p>
    <w:p w:rsidR="00F42301" w:rsidRDefault="00F42301" w:rsidP="00721764">
      <w:pPr>
        <w:widowControl w:val="0"/>
        <w:autoSpaceDE w:val="0"/>
        <w:autoSpaceDN w:val="0"/>
        <w:adjustRightInd w:val="0"/>
        <w:spacing w:after="0" w:line="419" w:lineRule="exact"/>
        <w:ind w:left="875"/>
        <w:rPr>
          <w:rFonts w:ascii="Impact" w:hAnsi="Impact" w:cs="Impact"/>
          <w:color w:val="000000"/>
          <w:sz w:val="36"/>
          <w:szCs w:val="36"/>
        </w:rPr>
      </w:pPr>
      <w:r>
        <w:rPr>
          <w:rFonts w:ascii="Impact" w:hAnsi="Impact" w:cs="Impact"/>
          <w:color w:val="666666"/>
          <w:position w:val="-1"/>
          <w:sz w:val="36"/>
          <w:szCs w:val="36"/>
        </w:rPr>
        <w:t>HEA</w:t>
      </w:r>
      <w:r>
        <w:rPr>
          <w:rFonts w:ascii="Impact" w:hAnsi="Impact" w:cs="Impact"/>
          <w:color w:val="666666"/>
          <w:spacing w:val="-26"/>
          <w:position w:val="-1"/>
          <w:sz w:val="36"/>
          <w:szCs w:val="36"/>
        </w:rPr>
        <w:t>L</w:t>
      </w:r>
      <w:r>
        <w:rPr>
          <w:rFonts w:ascii="Impact" w:hAnsi="Impact" w:cs="Impact"/>
          <w:color w:val="666666"/>
          <w:position w:val="-1"/>
          <w:sz w:val="36"/>
          <w:szCs w:val="36"/>
        </w:rPr>
        <w:t>TH AND PHYSICAL EDUC</w:t>
      </w:r>
      <w:r>
        <w:rPr>
          <w:rFonts w:ascii="Impact" w:hAnsi="Impact" w:cs="Impact"/>
          <w:color w:val="666666"/>
          <w:spacing w:val="-19"/>
          <w:position w:val="-1"/>
          <w:sz w:val="36"/>
          <w:szCs w:val="36"/>
        </w:rPr>
        <w:t>A</w:t>
      </w:r>
      <w:r>
        <w:rPr>
          <w:rFonts w:ascii="Impact" w:hAnsi="Impact" w:cs="Impact"/>
          <w:color w:val="666666"/>
          <w:position w:val="-1"/>
          <w:sz w:val="36"/>
          <w:szCs w:val="36"/>
        </w:rPr>
        <w:t>TION</w:t>
      </w:r>
    </w:p>
    <w:p w:rsidR="00F42301" w:rsidRDefault="00F42301" w:rsidP="00721764">
      <w:pPr>
        <w:widowControl w:val="0"/>
        <w:autoSpaceDE w:val="0"/>
        <w:autoSpaceDN w:val="0"/>
        <w:adjustRightInd w:val="0"/>
        <w:spacing w:before="26" w:after="0"/>
        <w:ind w:left="875" w:right="1929" w:firstLine="360"/>
        <w:jc w:val="both"/>
        <w:rPr>
          <w:rFonts w:ascii="Times New Roman" w:hAnsi="Times New Roman"/>
          <w:color w:val="000000"/>
          <w:sz w:val="20"/>
          <w:szCs w:val="20"/>
        </w:rPr>
      </w:pPr>
      <w:r>
        <w:rPr>
          <w:rFonts w:ascii="Times New Roman" w:hAnsi="Times New Roman"/>
          <w:color w:val="000000"/>
          <w:sz w:val="20"/>
          <w:szCs w:val="20"/>
        </w:rPr>
        <w:t>The M.Ed. in Health and Physical Education leads to Level</w:t>
      </w:r>
      <w:r>
        <w:rPr>
          <w:rFonts w:ascii="Times New Roman" w:hAnsi="Times New Roman"/>
          <w:color w:val="000000"/>
          <w:spacing w:val="29"/>
          <w:sz w:val="20"/>
          <w:szCs w:val="20"/>
        </w:rPr>
        <w:t xml:space="preserve"> </w:t>
      </w:r>
      <w:r>
        <w:rPr>
          <w:rFonts w:ascii="Times New Roman" w:hAnsi="Times New Roman"/>
          <w:color w:val="000000"/>
          <w:sz w:val="20"/>
          <w:szCs w:val="20"/>
        </w:rPr>
        <w:t>5</w:t>
      </w:r>
      <w:r>
        <w:rPr>
          <w:rFonts w:ascii="Times New Roman" w:hAnsi="Times New Roman"/>
          <w:color w:val="000000"/>
          <w:spacing w:val="29"/>
          <w:sz w:val="20"/>
          <w:szCs w:val="20"/>
        </w:rPr>
        <w:t xml:space="preserve"> </w:t>
      </w:r>
      <w:r>
        <w:rPr>
          <w:rFonts w:ascii="Times New Roman" w:hAnsi="Times New Roman"/>
          <w:color w:val="000000"/>
          <w:spacing w:val="2"/>
          <w:sz w:val="20"/>
          <w:szCs w:val="20"/>
        </w:rPr>
        <w:t>certificatio</w:t>
      </w:r>
      <w:r>
        <w:rPr>
          <w:rFonts w:ascii="Times New Roman" w:hAnsi="Times New Roman"/>
          <w:color w:val="000000"/>
          <w:sz w:val="20"/>
          <w:szCs w:val="20"/>
        </w:rPr>
        <w:t>n</w:t>
      </w:r>
      <w:r>
        <w:rPr>
          <w:rFonts w:ascii="Times New Roman" w:hAnsi="Times New Roman"/>
          <w:color w:val="000000"/>
          <w:spacing w:val="32"/>
          <w:sz w:val="20"/>
          <w:szCs w:val="20"/>
        </w:rPr>
        <w:t xml:space="preserve"> </w:t>
      </w:r>
      <w:r>
        <w:rPr>
          <w:rFonts w:ascii="Times New Roman" w:hAnsi="Times New Roman"/>
          <w:color w:val="000000"/>
          <w:spacing w:val="2"/>
          <w:sz w:val="20"/>
          <w:szCs w:val="20"/>
        </w:rPr>
        <w:t>an</w:t>
      </w:r>
      <w:r>
        <w:rPr>
          <w:rFonts w:ascii="Times New Roman" w:hAnsi="Times New Roman"/>
          <w:color w:val="000000"/>
          <w:sz w:val="20"/>
          <w:szCs w:val="20"/>
        </w:rPr>
        <w:t>d</w:t>
      </w:r>
      <w:r>
        <w:rPr>
          <w:rFonts w:ascii="Times New Roman" w:hAnsi="Times New Roman"/>
          <w:color w:val="000000"/>
          <w:spacing w:val="32"/>
          <w:sz w:val="20"/>
          <w:szCs w:val="20"/>
        </w:rPr>
        <w:t xml:space="preserve"> </w:t>
      </w:r>
      <w:r>
        <w:rPr>
          <w:rFonts w:ascii="Times New Roman" w:hAnsi="Times New Roman"/>
          <w:color w:val="000000"/>
          <w:spacing w:val="2"/>
          <w:sz w:val="20"/>
          <w:szCs w:val="20"/>
        </w:rPr>
        <w:t>prepare</w:t>
      </w:r>
      <w:r>
        <w:rPr>
          <w:rFonts w:ascii="Times New Roman" w:hAnsi="Times New Roman"/>
          <w:color w:val="000000"/>
          <w:sz w:val="20"/>
          <w:szCs w:val="20"/>
        </w:rPr>
        <w:t>s</w:t>
      </w:r>
      <w:r>
        <w:rPr>
          <w:rFonts w:ascii="Times New Roman" w:hAnsi="Times New Roman"/>
          <w:color w:val="000000"/>
          <w:spacing w:val="32"/>
          <w:sz w:val="20"/>
          <w:szCs w:val="20"/>
        </w:rPr>
        <w:t xml:space="preserve"> </w:t>
      </w:r>
      <w:r>
        <w:rPr>
          <w:rFonts w:ascii="Times New Roman" w:hAnsi="Times New Roman"/>
          <w:color w:val="000000"/>
          <w:spacing w:val="2"/>
          <w:sz w:val="20"/>
          <w:szCs w:val="20"/>
        </w:rPr>
        <w:t xml:space="preserve">stu- </w:t>
      </w:r>
      <w:r>
        <w:rPr>
          <w:rFonts w:ascii="Times New Roman" w:hAnsi="Times New Roman"/>
          <w:color w:val="000000"/>
          <w:spacing w:val="-2"/>
          <w:position w:val="2"/>
          <w:sz w:val="20"/>
          <w:szCs w:val="20"/>
        </w:rPr>
        <w:t>dent</w:t>
      </w:r>
      <w:r>
        <w:rPr>
          <w:rFonts w:ascii="Times New Roman" w:hAnsi="Times New Roman"/>
          <w:color w:val="000000"/>
          <w:position w:val="2"/>
          <w:sz w:val="20"/>
          <w:szCs w:val="20"/>
        </w:rPr>
        <w:t>s</w:t>
      </w:r>
      <w:r>
        <w:rPr>
          <w:rFonts w:ascii="Times New Roman" w:hAnsi="Times New Roman"/>
          <w:color w:val="000000"/>
          <w:spacing w:val="-9"/>
          <w:position w:val="2"/>
          <w:sz w:val="20"/>
          <w:szCs w:val="20"/>
        </w:rPr>
        <w:t xml:space="preserve"> </w:t>
      </w:r>
      <w:r>
        <w:rPr>
          <w:rFonts w:ascii="Times New Roman" w:hAnsi="Times New Roman"/>
          <w:color w:val="000000"/>
          <w:spacing w:val="-2"/>
          <w:position w:val="2"/>
          <w:sz w:val="20"/>
          <w:szCs w:val="20"/>
        </w:rPr>
        <w:t>i</w:t>
      </w:r>
      <w:r>
        <w:rPr>
          <w:rFonts w:ascii="Times New Roman" w:hAnsi="Times New Roman"/>
          <w:color w:val="000000"/>
          <w:position w:val="2"/>
          <w:sz w:val="20"/>
          <w:szCs w:val="20"/>
        </w:rPr>
        <w:t>n</w:t>
      </w:r>
      <w:r>
        <w:rPr>
          <w:rFonts w:ascii="Times New Roman" w:hAnsi="Times New Roman"/>
          <w:color w:val="000000"/>
          <w:spacing w:val="-9"/>
          <w:position w:val="2"/>
          <w:sz w:val="20"/>
          <w:szCs w:val="20"/>
        </w:rPr>
        <w:t xml:space="preserve"> </w:t>
      </w:r>
      <w:r>
        <w:rPr>
          <w:rFonts w:ascii="Times New Roman" w:hAnsi="Times New Roman"/>
          <w:color w:val="000000"/>
          <w:spacing w:val="-2"/>
          <w:position w:val="2"/>
          <w:sz w:val="20"/>
          <w:szCs w:val="20"/>
        </w:rPr>
        <w:t>traditiona</w:t>
      </w:r>
      <w:r>
        <w:rPr>
          <w:rFonts w:ascii="Times New Roman" w:hAnsi="Times New Roman"/>
          <w:color w:val="000000"/>
          <w:position w:val="2"/>
          <w:sz w:val="20"/>
          <w:szCs w:val="20"/>
        </w:rPr>
        <w:t>l</w:t>
      </w:r>
      <w:r>
        <w:rPr>
          <w:rFonts w:ascii="Times New Roman" w:hAnsi="Times New Roman"/>
          <w:color w:val="000000"/>
          <w:spacing w:val="-9"/>
          <w:position w:val="2"/>
          <w:sz w:val="20"/>
          <w:szCs w:val="20"/>
        </w:rPr>
        <w:t xml:space="preserve"> </w:t>
      </w:r>
      <w:r>
        <w:rPr>
          <w:rFonts w:ascii="Times New Roman" w:hAnsi="Times New Roman"/>
          <w:color w:val="000000"/>
          <w:spacing w:val="-2"/>
          <w:position w:val="2"/>
          <w:sz w:val="20"/>
          <w:szCs w:val="20"/>
        </w:rPr>
        <w:t>an</w:t>
      </w:r>
      <w:r>
        <w:rPr>
          <w:rFonts w:ascii="Times New Roman" w:hAnsi="Times New Roman"/>
          <w:color w:val="000000"/>
          <w:position w:val="2"/>
          <w:sz w:val="20"/>
          <w:szCs w:val="20"/>
        </w:rPr>
        <w:t>d</w:t>
      </w:r>
      <w:r>
        <w:rPr>
          <w:rFonts w:ascii="Times New Roman" w:hAnsi="Times New Roman"/>
          <w:color w:val="000000"/>
          <w:spacing w:val="-9"/>
          <w:position w:val="2"/>
          <w:sz w:val="20"/>
          <w:szCs w:val="20"/>
        </w:rPr>
        <w:t xml:space="preserve"> </w:t>
      </w:r>
      <w:r>
        <w:rPr>
          <w:rFonts w:ascii="Times New Roman" w:hAnsi="Times New Roman"/>
          <w:color w:val="000000"/>
          <w:spacing w:val="-2"/>
          <w:position w:val="2"/>
          <w:sz w:val="20"/>
          <w:szCs w:val="20"/>
        </w:rPr>
        <w:t>innovativ</w:t>
      </w:r>
      <w:r>
        <w:rPr>
          <w:rFonts w:ascii="Times New Roman" w:hAnsi="Times New Roman"/>
          <w:color w:val="000000"/>
          <w:position w:val="2"/>
          <w:sz w:val="20"/>
          <w:szCs w:val="20"/>
        </w:rPr>
        <w:t>e</w:t>
      </w:r>
      <w:r>
        <w:rPr>
          <w:rFonts w:ascii="Times New Roman" w:hAnsi="Times New Roman"/>
          <w:color w:val="000000"/>
          <w:spacing w:val="-10"/>
          <w:position w:val="2"/>
          <w:sz w:val="20"/>
          <w:szCs w:val="20"/>
        </w:rPr>
        <w:t xml:space="preserve"> </w:t>
      </w:r>
      <w:r>
        <w:rPr>
          <w:rFonts w:ascii="Times New Roman" w:hAnsi="Times New Roman"/>
          <w:color w:val="000000"/>
          <w:spacing w:val="-2"/>
          <w:sz w:val="20"/>
          <w:szCs w:val="20"/>
        </w:rPr>
        <w:t>method</w:t>
      </w:r>
      <w:r>
        <w:rPr>
          <w:rFonts w:ascii="Times New Roman" w:hAnsi="Times New Roman"/>
          <w:color w:val="000000"/>
          <w:sz w:val="20"/>
          <w:szCs w:val="20"/>
        </w:rPr>
        <w:t>s</w:t>
      </w:r>
      <w:r>
        <w:rPr>
          <w:rFonts w:ascii="Times New Roman" w:hAnsi="Times New Roman"/>
          <w:color w:val="000000"/>
          <w:spacing w:val="-9"/>
          <w:sz w:val="20"/>
          <w:szCs w:val="20"/>
        </w:rPr>
        <w:t xml:space="preserve"> </w:t>
      </w:r>
      <w:r>
        <w:rPr>
          <w:rFonts w:ascii="Times New Roman" w:hAnsi="Times New Roman"/>
          <w:color w:val="000000"/>
          <w:spacing w:val="-2"/>
          <w:sz w:val="20"/>
          <w:szCs w:val="20"/>
        </w:rPr>
        <w:t>o</w:t>
      </w:r>
      <w:r>
        <w:rPr>
          <w:rFonts w:ascii="Times New Roman" w:hAnsi="Times New Roman"/>
          <w:color w:val="000000"/>
          <w:sz w:val="20"/>
          <w:szCs w:val="20"/>
        </w:rPr>
        <w:t>f</w:t>
      </w:r>
      <w:r>
        <w:rPr>
          <w:rFonts w:ascii="Times New Roman" w:hAnsi="Times New Roman"/>
          <w:color w:val="000000"/>
          <w:spacing w:val="-9"/>
          <w:sz w:val="20"/>
          <w:szCs w:val="20"/>
        </w:rPr>
        <w:t xml:space="preserve"> </w:t>
      </w:r>
      <w:r>
        <w:rPr>
          <w:rFonts w:ascii="Times New Roman" w:hAnsi="Times New Roman"/>
          <w:color w:val="000000"/>
          <w:spacing w:val="-2"/>
          <w:sz w:val="20"/>
          <w:szCs w:val="20"/>
        </w:rPr>
        <w:t>teachin</w:t>
      </w:r>
      <w:r>
        <w:rPr>
          <w:rFonts w:ascii="Times New Roman" w:hAnsi="Times New Roman"/>
          <w:color w:val="000000"/>
          <w:sz w:val="20"/>
          <w:szCs w:val="20"/>
        </w:rPr>
        <w:t>g</w:t>
      </w:r>
      <w:r>
        <w:rPr>
          <w:rFonts w:ascii="Times New Roman" w:hAnsi="Times New Roman"/>
          <w:color w:val="000000"/>
          <w:spacing w:val="-9"/>
          <w:sz w:val="20"/>
          <w:szCs w:val="20"/>
        </w:rPr>
        <w:t xml:space="preserve"> </w:t>
      </w:r>
      <w:r>
        <w:rPr>
          <w:rFonts w:ascii="Times New Roman" w:hAnsi="Times New Roman"/>
          <w:color w:val="000000"/>
          <w:spacing w:val="-2"/>
          <w:sz w:val="20"/>
          <w:szCs w:val="20"/>
        </w:rPr>
        <w:t>physica</w:t>
      </w:r>
      <w:r>
        <w:rPr>
          <w:rFonts w:ascii="Times New Roman" w:hAnsi="Times New Roman"/>
          <w:color w:val="000000"/>
          <w:sz w:val="20"/>
          <w:szCs w:val="20"/>
        </w:rPr>
        <w:t>l</w:t>
      </w:r>
      <w:r>
        <w:rPr>
          <w:rFonts w:ascii="Times New Roman" w:hAnsi="Times New Roman"/>
          <w:color w:val="000000"/>
          <w:spacing w:val="-9"/>
          <w:sz w:val="20"/>
          <w:szCs w:val="20"/>
        </w:rPr>
        <w:t xml:space="preserve"> </w:t>
      </w:r>
      <w:r>
        <w:rPr>
          <w:rFonts w:ascii="Times New Roman" w:hAnsi="Times New Roman"/>
          <w:color w:val="000000"/>
          <w:spacing w:val="-2"/>
          <w:sz w:val="20"/>
          <w:szCs w:val="20"/>
        </w:rPr>
        <w:t>educatio</w:t>
      </w:r>
      <w:r>
        <w:rPr>
          <w:rFonts w:ascii="Times New Roman" w:hAnsi="Times New Roman"/>
          <w:color w:val="000000"/>
          <w:sz w:val="20"/>
          <w:szCs w:val="20"/>
        </w:rPr>
        <w:t>n</w:t>
      </w:r>
      <w:r>
        <w:rPr>
          <w:rFonts w:ascii="Times New Roman" w:hAnsi="Times New Roman"/>
          <w:color w:val="000000"/>
          <w:spacing w:val="-9"/>
          <w:sz w:val="20"/>
          <w:szCs w:val="20"/>
        </w:rPr>
        <w:t xml:space="preserve"> </w:t>
      </w:r>
      <w:r>
        <w:rPr>
          <w:rFonts w:ascii="Times New Roman" w:hAnsi="Times New Roman"/>
          <w:color w:val="000000"/>
          <w:spacing w:val="-2"/>
          <w:sz w:val="20"/>
          <w:szCs w:val="20"/>
        </w:rPr>
        <w:t>an</w:t>
      </w:r>
      <w:r>
        <w:rPr>
          <w:rFonts w:ascii="Times New Roman" w:hAnsi="Times New Roman"/>
          <w:color w:val="000000"/>
          <w:sz w:val="20"/>
          <w:szCs w:val="20"/>
        </w:rPr>
        <w:t>d</w:t>
      </w:r>
      <w:r>
        <w:rPr>
          <w:rFonts w:ascii="Times New Roman" w:hAnsi="Times New Roman"/>
          <w:color w:val="000000"/>
          <w:spacing w:val="-9"/>
          <w:sz w:val="20"/>
          <w:szCs w:val="20"/>
        </w:rPr>
        <w:t xml:space="preserve"> </w:t>
      </w:r>
      <w:r>
        <w:rPr>
          <w:rFonts w:ascii="Times New Roman" w:hAnsi="Times New Roman"/>
          <w:color w:val="000000"/>
          <w:spacing w:val="-2"/>
          <w:sz w:val="20"/>
          <w:szCs w:val="20"/>
        </w:rPr>
        <w:t>health</w:t>
      </w:r>
      <w:r>
        <w:rPr>
          <w:rFonts w:ascii="Times New Roman" w:hAnsi="Times New Roman"/>
          <w:color w:val="000000"/>
          <w:sz w:val="20"/>
          <w:szCs w:val="20"/>
        </w:rPr>
        <w:t>.</w:t>
      </w:r>
      <w:r>
        <w:rPr>
          <w:rFonts w:ascii="Times New Roman" w:hAnsi="Times New Roman"/>
          <w:color w:val="000000"/>
          <w:spacing w:val="-9"/>
          <w:sz w:val="20"/>
          <w:szCs w:val="20"/>
        </w:rPr>
        <w:t xml:space="preserve"> </w:t>
      </w:r>
      <w:r>
        <w:rPr>
          <w:rFonts w:ascii="Times New Roman" w:hAnsi="Times New Roman"/>
          <w:color w:val="000000"/>
          <w:spacing w:val="-2"/>
          <w:sz w:val="20"/>
          <w:szCs w:val="20"/>
        </w:rPr>
        <w:t>Successfu</w:t>
      </w:r>
      <w:r>
        <w:rPr>
          <w:rFonts w:ascii="Times New Roman" w:hAnsi="Times New Roman"/>
          <w:color w:val="000000"/>
          <w:sz w:val="20"/>
          <w:szCs w:val="20"/>
        </w:rPr>
        <w:t>l</w:t>
      </w:r>
      <w:r>
        <w:rPr>
          <w:rFonts w:ascii="Times New Roman" w:hAnsi="Times New Roman"/>
          <w:color w:val="000000"/>
          <w:spacing w:val="-9"/>
          <w:sz w:val="20"/>
          <w:szCs w:val="20"/>
        </w:rPr>
        <w:t xml:space="preserve"> </w:t>
      </w:r>
      <w:r>
        <w:rPr>
          <w:rFonts w:ascii="Times New Roman" w:hAnsi="Times New Roman"/>
          <w:color w:val="000000"/>
          <w:spacing w:val="-2"/>
          <w:sz w:val="20"/>
          <w:szCs w:val="20"/>
        </w:rPr>
        <w:t xml:space="preserve">new </w:t>
      </w:r>
      <w:r>
        <w:rPr>
          <w:rFonts w:ascii="Times New Roman" w:hAnsi="Times New Roman"/>
          <w:color w:val="000000"/>
          <w:position w:val="-2"/>
          <w:sz w:val="20"/>
          <w:szCs w:val="20"/>
        </w:rPr>
        <w:t>methods</w:t>
      </w:r>
      <w:r>
        <w:rPr>
          <w:rFonts w:ascii="Times New Roman" w:hAnsi="Times New Roman"/>
          <w:color w:val="000000"/>
          <w:spacing w:val="-5"/>
          <w:position w:val="-2"/>
          <w:sz w:val="20"/>
          <w:szCs w:val="20"/>
        </w:rPr>
        <w:t xml:space="preserve"> </w:t>
      </w:r>
      <w:r>
        <w:rPr>
          <w:rFonts w:ascii="Times New Roman" w:hAnsi="Times New Roman"/>
          <w:color w:val="000000"/>
          <w:position w:val="-2"/>
          <w:sz w:val="20"/>
          <w:szCs w:val="20"/>
        </w:rPr>
        <w:t>of</w:t>
      </w:r>
      <w:r>
        <w:rPr>
          <w:rFonts w:ascii="Times New Roman" w:hAnsi="Times New Roman"/>
          <w:color w:val="000000"/>
          <w:spacing w:val="-5"/>
          <w:position w:val="-2"/>
          <w:sz w:val="20"/>
          <w:szCs w:val="20"/>
        </w:rPr>
        <w:t xml:space="preserve"> </w:t>
      </w:r>
      <w:r>
        <w:rPr>
          <w:rFonts w:ascii="Times New Roman" w:hAnsi="Times New Roman"/>
          <w:color w:val="000000"/>
          <w:position w:val="-2"/>
          <w:sz w:val="20"/>
          <w:szCs w:val="20"/>
        </w:rPr>
        <w:t>teaching</w:t>
      </w:r>
      <w:r>
        <w:rPr>
          <w:rFonts w:ascii="Times New Roman" w:hAnsi="Times New Roman"/>
          <w:color w:val="000000"/>
          <w:spacing w:val="-5"/>
          <w:position w:val="-2"/>
          <w:sz w:val="20"/>
          <w:szCs w:val="20"/>
        </w:rPr>
        <w:t xml:space="preserve"> </w:t>
      </w:r>
      <w:r>
        <w:rPr>
          <w:rFonts w:ascii="Times New Roman" w:hAnsi="Times New Roman"/>
          <w:color w:val="000000"/>
          <w:position w:val="-2"/>
          <w:sz w:val="20"/>
          <w:szCs w:val="20"/>
        </w:rPr>
        <w:t>motor</w:t>
      </w:r>
      <w:r>
        <w:rPr>
          <w:rFonts w:ascii="Times New Roman" w:hAnsi="Times New Roman"/>
          <w:color w:val="000000"/>
          <w:spacing w:val="-5"/>
          <w:position w:val="-2"/>
          <w:sz w:val="20"/>
          <w:szCs w:val="20"/>
        </w:rPr>
        <w:t xml:space="preserve"> </w:t>
      </w:r>
      <w:r>
        <w:rPr>
          <w:rFonts w:ascii="Times New Roman" w:hAnsi="Times New Roman"/>
          <w:color w:val="000000"/>
          <w:position w:val="-2"/>
          <w:sz w:val="20"/>
          <w:szCs w:val="20"/>
        </w:rPr>
        <w:t>skills,</w:t>
      </w:r>
      <w:r>
        <w:rPr>
          <w:rFonts w:ascii="Times New Roman" w:hAnsi="Times New Roman"/>
          <w:color w:val="000000"/>
          <w:spacing w:val="-6"/>
          <w:position w:val="-2"/>
          <w:sz w:val="20"/>
          <w:szCs w:val="20"/>
        </w:rPr>
        <w:t xml:space="preserve"> </w:t>
      </w:r>
      <w:r>
        <w:rPr>
          <w:rFonts w:ascii="Times New Roman" w:hAnsi="Times New Roman"/>
          <w:color w:val="000000"/>
          <w:sz w:val="20"/>
          <w:szCs w:val="20"/>
        </w:rPr>
        <w:t>conditioning,</w:t>
      </w:r>
      <w:r>
        <w:rPr>
          <w:rFonts w:ascii="Times New Roman" w:hAnsi="Times New Roman"/>
          <w:color w:val="000000"/>
          <w:spacing w:val="-5"/>
          <w:sz w:val="20"/>
          <w:szCs w:val="20"/>
        </w:rPr>
        <w:t xml:space="preserve"> </w:t>
      </w:r>
      <w:r>
        <w:rPr>
          <w:rFonts w:ascii="Times New Roman" w:hAnsi="Times New Roman"/>
          <w:color w:val="000000"/>
          <w:sz w:val="20"/>
          <w:szCs w:val="20"/>
        </w:rPr>
        <w:t>research,</w:t>
      </w:r>
      <w:r>
        <w:rPr>
          <w:rFonts w:ascii="Times New Roman" w:hAnsi="Times New Roman"/>
          <w:color w:val="000000"/>
          <w:spacing w:val="-5"/>
          <w:sz w:val="20"/>
          <w:szCs w:val="20"/>
        </w:rPr>
        <w:t xml:space="preserve"> </w:t>
      </w:r>
      <w:r>
        <w:rPr>
          <w:rFonts w:ascii="Times New Roman" w:hAnsi="Times New Roman"/>
          <w:color w:val="000000"/>
          <w:sz w:val="20"/>
          <w:szCs w:val="20"/>
        </w:rPr>
        <w:t>technology</w:t>
      </w:r>
      <w:r>
        <w:rPr>
          <w:rFonts w:ascii="Times New Roman" w:hAnsi="Times New Roman"/>
          <w:color w:val="000000"/>
          <w:spacing w:val="-5"/>
          <w:sz w:val="20"/>
          <w:szCs w:val="20"/>
        </w:rPr>
        <w:t xml:space="preserve"> </w:t>
      </w:r>
      <w:r>
        <w:rPr>
          <w:rFonts w:ascii="Times New Roman" w:hAnsi="Times New Roman"/>
          <w:color w:val="000000"/>
          <w:sz w:val="20"/>
          <w:szCs w:val="20"/>
        </w:rPr>
        <w:t>and</w:t>
      </w:r>
      <w:r>
        <w:rPr>
          <w:rFonts w:ascii="Times New Roman" w:hAnsi="Times New Roman"/>
          <w:color w:val="000000"/>
          <w:spacing w:val="-5"/>
          <w:sz w:val="20"/>
          <w:szCs w:val="20"/>
        </w:rPr>
        <w:t xml:space="preserve"> </w:t>
      </w:r>
      <w:r>
        <w:rPr>
          <w:rFonts w:ascii="Times New Roman" w:hAnsi="Times New Roman"/>
          <w:color w:val="000000"/>
          <w:sz w:val="20"/>
          <w:szCs w:val="20"/>
        </w:rPr>
        <w:t>coaching</w:t>
      </w:r>
      <w:r>
        <w:rPr>
          <w:rFonts w:ascii="Times New Roman" w:hAnsi="Times New Roman"/>
          <w:color w:val="000000"/>
          <w:spacing w:val="-5"/>
          <w:sz w:val="20"/>
          <w:szCs w:val="20"/>
        </w:rPr>
        <w:t xml:space="preserve"> </w:t>
      </w:r>
      <w:r>
        <w:rPr>
          <w:rFonts w:ascii="Times New Roman" w:hAnsi="Times New Roman"/>
          <w:color w:val="000000"/>
          <w:sz w:val="20"/>
          <w:szCs w:val="20"/>
        </w:rPr>
        <w:t>are</w:t>
      </w:r>
      <w:r>
        <w:rPr>
          <w:rFonts w:ascii="Times New Roman" w:hAnsi="Times New Roman"/>
          <w:color w:val="000000"/>
          <w:spacing w:val="-5"/>
          <w:sz w:val="20"/>
          <w:szCs w:val="20"/>
        </w:rPr>
        <w:t xml:space="preserve"> </w:t>
      </w:r>
      <w:r>
        <w:rPr>
          <w:rFonts w:ascii="Times New Roman" w:hAnsi="Times New Roman"/>
          <w:color w:val="000000"/>
          <w:sz w:val="20"/>
          <w:szCs w:val="20"/>
        </w:rPr>
        <w:t>incorporated</w:t>
      </w:r>
    </w:p>
    <w:p w:rsidR="00F42301" w:rsidRDefault="00F42301" w:rsidP="00721764">
      <w:pPr>
        <w:widowControl w:val="0"/>
        <w:autoSpaceDE w:val="0"/>
        <w:autoSpaceDN w:val="0"/>
        <w:adjustRightInd w:val="0"/>
        <w:spacing w:before="26" w:after="0"/>
        <w:ind w:left="875" w:right="1929" w:firstLine="360"/>
        <w:jc w:val="both"/>
        <w:rPr>
          <w:rFonts w:ascii="Times New Roman" w:hAnsi="Times New Roman"/>
          <w:color w:val="000000"/>
          <w:sz w:val="20"/>
          <w:szCs w:val="20"/>
        </w:rPr>
        <w:sectPr w:rsidR="00F42301">
          <w:pgSz w:w="12240" w:h="15840"/>
          <w:pgMar w:top="280" w:right="220" w:bottom="280" w:left="1280" w:header="0" w:footer="955" w:gutter="0"/>
          <w:cols w:space="720" w:equalWidth="0">
            <w:col w:w="10740"/>
          </w:cols>
          <w:noEndnote/>
        </w:sectPr>
      </w:pPr>
    </w:p>
    <w:tbl>
      <w:tblPr>
        <w:tblW w:w="0" w:type="auto"/>
        <w:tblInd w:w="119" w:type="dxa"/>
        <w:tblLayout w:type="fixed"/>
        <w:tblCellMar>
          <w:left w:w="0" w:type="dxa"/>
          <w:right w:w="0" w:type="dxa"/>
        </w:tblCellMar>
        <w:tblLook w:val="0000"/>
      </w:tblPr>
      <w:tblGrid>
        <w:gridCol w:w="1085"/>
        <w:gridCol w:w="4560"/>
        <w:gridCol w:w="4858"/>
      </w:tblGrid>
      <w:tr w:rsidR="00F42301" w:rsidRPr="00FA7AC7" w:rsidTr="00B67EC4">
        <w:trPr>
          <w:trHeight w:hRule="exact" w:val="235"/>
        </w:trPr>
        <w:tc>
          <w:tcPr>
            <w:tcW w:w="1085" w:type="dxa"/>
            <w:tcBorders>
              <w:top w:val="nil"/>
              <w:left w:val="nil"/>
              <w:bottom w:val="single" w:sz="4" w:space="0" w:color="191919"/>
              <w:right w:val="single" w:sz="4" w:space="0" w:color="191919"/>
            </w:tcBorders>
          </w:tcPr>
          <w:p w:rsidR="00F42301" w:rsidRPr="00FA7AC7" w:rsidRDefault="00F42301" w:rsidP="00B67EC4">
            <w:pPr>
              <w:widowControl w:val="0"/>
              <w:autoSpaceDE w:val="0"/>
              <w:autoSpaceDN w:val="0"/>
              <w:adjustRightInd w:val="0"/>
              <w:spacing w:after="0"/>
              <w:rPr>
                <w:rFonts w:ascii="Times New Roman" w:hAnsi="Times New Roman"/>
                <w:sz w:val="24"/>
                <w:szCs w:val="24"/>
              </w:rPr>
            </w:pPr>
          </w:p>
        </w:tc>
        <w:tc>
          <w:tcPr>
            <w:tcW w:w="4560" w:type="dxa"/>
            <w:vMerge w:val="restart"/>
            <w:tcBorders>
              <w:top w:val="single" w:sz="4" w:space="0" w:color="191919"/>
              <w:left w:val="single" w:sz="4" w:space="0" w:color="191919"/>
              <w:bottom w:val="single" w:sz="4" w:space="0" w:color="191919"/>
              <w:right w:val="single" w:sz="4" w:space="0" w:color="191919"/>
            </w:tcBorders>
          </w:tcPr>
          <w:p w:rsidR="00F42301" w:rsidRPr="00FA7AC7" w:rsidRDefault="00F42301" w:rsidP="00B67EC4">
            <w:pPr>
              <w:widowControl w:val="0"/>
              <w:autoSpaceDE w:val="0"/>
              <w:autoSpaceDN w:val="0"/>
              <w:adjustRightInd w:val="0"/>
              <w:spacing w:after="0" w:line="346" w:lineRule="exact"/>
              <w:ind w:left="172" w:right="875"/>
              <w:jc w:val="center"/>
              <w:rPr>
                <w:rFonts w:ascii="Times New Roman" w:hAnsi="Times New Roman"/>
                <w:color w:val="000000"/>
                <w:sz w:val="27"/>
                <w:szCs w:val="27"/>
              </w:rPr>
            </w:pPr>
            <w:r w:rsidRPr="00FA7AC7">
              <w:rPr>
                <w:rFonts w:ascii="Times New Roman" w:hAnsi="Times New Roman"/>
                <w:b/>
                <w:bCs/>
                <w:color w:val="191919"/>
                <w:sz w:val="36"/>
                <w:szCs w:val="36"/>
              </w:rPr>
              <w:t>H</w:t>
            </w:r>
            <w:r w:rsidRPr="00FA7AC7">
              <w:rPr>
                <w:rFonts w:ascii="Times New Roman" w:hAnsi="Times New Roman"/>
                <w:b/>
                <w:bCs/>
                <w:color w:val="191919"/>
                <w:sz w:val="27"/>
                <w:szCs w:val="27"/>
              </w:rPr>
              <w:t>EA</w:t>
            </w:r>
            <w:r w:rsidRPr="00FA7AC7">
              <w:rPr>
                <w:rFonts w:ascii="Times New Roman" w:hAnsi="Times New Roman"/>
                <w:b/>
                <w:bCs/>
                <w:color w:val="191919"/>
                <w:spacing w:val="-25"/>
                <w:sz w:val="27"/>
                <w:szCs w:val="27"/>
              </w:rPr>
              <w:t>L</w:t>
            </w:r>
            <w:r w:rsidRPr="00FA7AC7">
              <w:rPr>
                <w:rFonts w:ascii="Times New Roman" w:hAnsi="Times New Roman"/>
                <w:b/>
                <w:bCs/>
                <w:color w:val="191919"/>
                <w:sz w:val="27"/>
                <w:szCs w:val="27"/>
              </w:rPr>
              <w:t>TH</w:t>
            </w:r>
            <w:r w:rsidRPr="00FA7AC7">
              <w:rPr>
                <w:rFonts w:ascii="Times New Roman" w:hAnsi="Times New Roman"/>
                <w:b/>
                <w:bCs/>
                <w:color w:val="191919"/>
                <w:spacing w:val="8"/>
                <w:sz w:val="27"/>
                <w:szCs w:val="27"/>
              </w:rPr>
              <w:t xml:space="preserve"> </w:t>
            </w:r>
            <w:r w:rsidRPr="00FA7AC7">
              <w:rPr>
                <w:rFonts w:ascii="Times New Roman" w:hAnsi="Times New Roman"/>
                <w:b/>
                <w:bCs/>
                <w:color w:val="191919"/>
                <w:sz w:val="27"/>
                <w:szCs w:val="27"/>
              </w:rPr>
              <w:t>AND</w:t>
            </w:r>
            <w:r w:rsidRPr="00FA7AC7">
              <w:rPr>
                <w:rFonts w:ascii="Times New Roman" w:hAnsi="Times New Roman"/>
                <w:b/>
                <w:bCs/>
                <w:color w:val="191919"/>
                <w:spacing w:val="23"/>
                <w:sz w:val="27"/>
                <w:szCs w:val="27"/>
              </w:rPr>
              <w:t xml:space="preserve"> </w:t>
            </w:r>
            <w:r w:rsidRPr="00FA7AC7">
              <w:rPr>
                <w:rFonts w:ascii="Times New Roman" w:hAnsi="Times New Roman"/>
                <w:b/>
                <w:bCs/>
                <w:color w:val="191919"/>
                <w:sz w:val="36"/>
                <w:szCs w:val="36"/>
              </w:rPr>
              <w:t>P</w:t>
            </w:r>
            <w:r w:rsidRPr="00FA7AC7">
              <w:rPr>
                <w:rFonts w:ascii="Times New Roman" w:hAnsi="Times New Roman"/>
                <w:b/>
                <w:bCs/>
                <w:color w:val="191919"/>
                <w:sz w:val="27"/>
                <w:szCs w:val="27"/>
              </w:rPr>
              <w:t>HYSICAL</w:t>
            </w:r>
          </w:p>
          <w:p w:rsidR="00F42301" w:rsidRPr="00FA7AC7" w:rsidRDefault="00F42301" w:rsidP="00B67EC4">
            <w:pPr>
              <w:widowControl w:val="0"/>
              <w:autoSpaceDE w:val="0"/>
              <w:autoSpaceDN w:val="0"/>
              <w:adjustRightInd w:val="0"/>
              <w:spacing w:after="0" w:line="348" w:lineRule="exact"/>
              <w:ind w:left="1031" w:right="1734"/>
              <w:jc w:val="center"/>
              <w:rPr>
                <w:rFonts w:ascii="Times New Roman" w:hAnsi="Times New Roman"/>
                <w:sz w:val="24"/>
                <w:szCs w:val="24"/>
              </w:rPr>
            </w:pPr>
            <w:r w:rsidRPr="00FA7AC7">
              <w:rPr>
                <w:rFonts w:ascii="Times New Roman" w:hAnsi="Times New Roman"/>
                <w:b/>
                <w:bCs/>
                <w:color w:val="191919"/>
                <w:position w:val="1"/>
                <w:sz w:val="36"/>
                <w:szCs w:val="36"/>
              </w:rPr>
              <w:t>E</w:t>
            </w:r>
            <w:r w:rsidRPr="00FA7AC7">
              <w:rPr>
                <w:rFonts w:ascii="Times New Roman" w:hAnsi="Times New Roman"/>
                <w:b/>
                <w:bCs/>
                <w:color w:val="191919"/>
                <w:position w:val="1"/>
                <w:sz w:val="27"/>
                <w:szCs w:val="27"/>
              </w:rPr>
              <w:t>DUC</w:t>
            </w:r>
            <w:r w:rsidRPr="00FA7AC7">
              <w:rPr>
                <w:rFonts w:ascii="Times New Roman" w:hAnsi="Times New Roman"/>
                <w:b/>
                <w:bCs/>
                <w:color w:val="191919"/>
                <w:spacing w:val="-20"/>
                <w:position w:val="1"/>
                <w:sz w:val="27"/>
                <w:szCs w:val="27"/>
              </w:rPr>
              <w:t>A</w:t>
            </w:r>
            <w:r w:rsidRPr="00FA7AC7">
              <w:rPr>
                <w:rFonts w:ascii="Times New Roman" w:hAnsi="Times New Roman"/>
                <w:b/>
                <w:bCs/>
                <w:color w:val="191919"/>
                <w:position w:val="1"/>
                <w:sz w:val="27"/>
                <w:szCs w:val="27"/>
              </w:rPr>
              <w:t>TION</w:t>
            </w:r>
          </w:p>
        </w:tc>
        <w:tc>
          <w:tcPr>
            <w:tcW w:w="4858" w:type="dxa"/>
            <w:tcBorders>
              <w:top w:val="nil"/>
              <w:left w:val="single" w:sz="4" w:space="0" w:color="191919"/>
              <w:bottom w:val="single" w:sz="4" w:space="0" w:color="191919"/>
              <w:right w:val="nil"/>
            </w:tcBorders>
          </w:tcPr>
          <w:p w:rsidR="00F42301" w:rsidRPr="00FA7AC7" w:rsidRDefault="00F42301" w:rsidP="00B67EC4">
            <w:pPr>
              <w:widowControl w:val="0"/>
              <w:autoSpaceDE w:val="0"/>
              <w:autoSpaceDN w:val="0"/>
              <w:adjustRightInd w:val="0"/>
              <w:spacing w:after="0"/>
              <w:rPr>
                <w:rFonts w:ascii="Times New Roman" w:hAnsi="Times New Roman"/>
                <w:sz w:val="24"/>
                <w:szCs w:val="24"/>
              </w:rPr>
            </w:pPr>
          </w:p>
        </w:tc>
      </w:tr>
      <w:tr w:rsidR="00F42301" w:rsidRPr="00FA7AC7" w:rsidTr="00B67EC4">
        <w:trPr>
          <w:trHeight w:hRule="exact" w:val="256"/>
        </w:trPr>
        <w:tc>
          <w:tcPr>
            <w:tcW w:w="1085" w:type="dxa"/>
            <w:tcBorders>
              <w:top w:val="single" w:sz="4" w:space="0" w:color="191919"/>
              <w:left w:val="nil"/>
              <w:bottom w:val="single" w:sz="4" w:space="0" w:color="191919"/>
              <w:right w:val="single" w:sz="4" w:space="0" w:color="191919"/>
            </w:tcBorders>
          </w:tcPr>
          <w:p w:rsidR="00F42301" w:rsidRPr="00FA7AC7" w:rsidRDefault="00F42301" w:rsidP="00B67EC4">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B67EC4">
            <w:pPr>
              <w:widowControl w:val="0"/>
              <w:autoSpaceDE w:val="0"/>
              <w:autoSpaceDN w:val="0"/>
              <w:adjustRightInd w:val="0"/>
              <w:spacing w:after="0"/>
              <w:rPr>
                <w:rFonts w:ascii="Times New Roman" w:hAnsi="Times New Roman"/>
                <w:sz w:val="24"/>
                <w:szCs w:val="24"/>
              </w:rPr>
            </w:pPr>
          </w:p>
        </w:tc>
        <w:tc>
          <w:tcPr>
            <w:tcW w:w="4858" w:type="dxa"/>
            <w:tcBorders>
              <w:top w:val="single" w:sz="4" w:space="0" w:color="191919"/>
              <w:left w:val="single" w:sz="4" w:space="0" w:color="191919"/>
              <w:bottom w:val="single" w:sz="4" w:space="0" w:color="191919"/>
              <w:right w:val="nil"/>
            </w:tcBorders>
          </w:tcPr>
          <w:p w:rsidR="00F42301" w:rsidRPr="00FA7AC7" w:rsidRDefault="00F42301" w:rsidP="00B67EC4">
            <w:pPr>
              <w:widowControl w:val="0"/>
              <w:autoSpaceDE w:val="0"/>
              <w:autoSpaceDN w:val="0"/>
              <w:adjustRightInd w:val="0"/>
              <w:spacing w:after="0"/>
              <w:rPr>
                <w:rFonts w:ascii="Times New Roman" w:hAnsi="Times New Roman"/>
                <w:sz w:val="24"/>
                <w:szCs w:val="24"/>
              </w:rPr>
            </w:pPr>
          </w:p>
        </w:tc>
      </w:tr>
      <w:tr w:rsidR="00F42301" w:rsidRPr="00FA7AC7" w:rsidTr="00B67EC4">
        <w:trPr>
          <w:trHeight w:hRule="exact" w:val="219"/>
        </w:trPr>
        <w:tc>
          <w:tcPr>
            <w:tcW w:w="1085" w:type="dxa"/>
            <w:tcBorders>
              <w:top w:val="single" w:sz="4" w:space="0" w:color="191919"/>
              <w:left w:val="nil"/>
              <w:bottom w:val="nil"/>
              <w:right w:val="single" w:sz="4" w:space="0" w:color="191919"/>
            </w:tcBorders>
          </w:tcPr>
          <w:p w:rsidR="00F42301" w:rsidRPr="00FA7AC7" w:rsidRDefault="00F42301" w:rsidP="00B67EC4">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B67EC4">
            <w:pPr>
              <w:widowControl w:val="0"/>
              <w:autoSpaceDE w:val="0"/>
              <w:autoSpaceDN w:val="0"/>
              <w:adjustRightInd w:val="0"/>
              <w:spacing w:after="0"/>
              <w:rPr>
                <w:rFonts w:ascii="Times New Roman" w:hAnsi="Times New Roman"/>
                <w:sz w:val="24"/>
                <w:szCs w:val="24"/>
              </w:rPr>
            </w:pPr>
          </w:p>
        </w:tc>
        <w:tc>
          <w:tcPr>
            <w:tcW w:w="4858" w:type="dxa"/>
            <w:tcBorders>
              <w:top w:val="single" w:sz="4" w:space="0" w:color="191919"/>
              <w:left w:val="single" w:sz="4" w:space="0" w:color="191919"/>
              <w:bottom w:val="nil"/>
              <w:right w:val="nil"/>
            </w:tcBorders>
          </w:tcPr>
          <w:p w:rsidR="00F42301" w:rsidRPr="00FA7AC7" w:rsidRDefault="00F42301" w:rsidP="00B67EC4">
            <w:pPr>
              <w:widowControl w:val="0"/>
              <w:autoSpaceDE w:val="0"/>
              <w:autoSpaceDN w:val="0"/>
              <w:adjustRightInd w:val="0"/>
              <w:spacing w:after="0"/>
              <w:rPr>
                <w:rFonts w:ascii="Times New Roman" w:hAnsi="Times New Roman"/>
                <w:sz w:val="24"/>
                <w:szCs w:val="24"/>
              </w:rPr>
            </w:pPr>
          </w:p>
        </w:tc>
      </w:tr>
    </w:tbl>
    <w:p w:rsidR="00F42301" w:rsidRDefault="00F42301" w:rsidP="00721764">
      <w:pPr>
        <w:widowControl w:val="0"/>
        <w:autoSpaceDE w:val="0"/>
        <w:autoSpaceDN w:val="0"/>
        <w:adjustRightInd w:val="0"/>
        <w:spacing w:before="8" w:after="0" w:line="110" w:lineRule="exact"/>
        <w:rPr>
          <w:rFonts w:ascii="Times New Roman" w:hAnsi="Times New Roman"/>
          <w:sz w:val="11"/>
          <w:szCs w:val="11"/>
        </w:rPr>
      </w:pPr>
    </w:p>
    <w:p w:rsidR="00F42301" w:rsidRDefault="00F42301" w:rsidP="00721764">
      <w:pPr>
        <w:widowControl w:val="0"/>
        <w:autoSpaceDE w:val="0"/>
        <w:autoSpaceDN w:val="0"/>
        <w:adjustRightInd w:val="0"/>
        <w:spacing w:after="0" w:line="200" w:lineRule="exact"/>
        <w:rPr>
          <w:rFonts w:ascii="Times New Roman" w:hAnsi="Times New Roman"/>
          <w:sz w:val="20"/>
          <w:szCs w:val="20"/>
        </w:rPr>
      </w:pPr>
    </w:p>
    <w:p w:rsidR="00F42301" w:rsidRDefault="00F42301" w:rsidP="00721764">
      <w:pPr>
        <w:widowControl w:val="0"/>
        <w:autoSpaceDE w:val="0"/>
        <w:autoSpaceDN w:val="0"/>
        <w:adjustRightInd w:val="0"/>
        <w:spacing w:after="0" w:line="200" w:lineRule="exact"/>
        <w:rPr>
          <w:rFonts w:ascii="Times New Roman" w:hAnsi="Times New Roman"/>
          <w:sz w:val="20"/>
          <w:szCs w:val="20"/>
        </w:rPr>
      </w:pPr>
    </w:p>
    <w:p w:rsidR="00F42301" w:rsidRDefault="00F42301" w:rsidP="00721764">
      <w:pPr>
        <w:widowControl w:val="0"/>
        <w:autoSpaceDE w:val="0"/>
        <w:autoSpaceDN w:val="0"/>
        <w:adjustRightInd w:val="0"/>
        <w:spacing w:before="26" w:after="0"/>
        <w:ind w:left="1944"/>
        <w:rPr>
          <w:rFonts w:ascii="Times New Roman" w:hAnsi="Times New Roman"/>
          <w:sz w:val="20"/>
          <w:szCs w:val="20"/>
        </w:rPr>
      </w:pPr>
      <w:r w:rsidRPr="003F2CF3">
        <w:rPr>
          <w:rFonts w:ascii="Calibri" w:hAnsi="Calibri"/>
          <w:noProof/>
          <w:lang w:eastAsia="en-US"/>
        </w:rPr>
        <w:pict>
          <v:group id="_x0000_s3741" style="position:absolute;left:0;text-align:left;margin-left:264.55pt;margin-top:-54.15pt;width:31.2pt;height:31.05pt;z-index:-251545600;mso-position-horizontal-relative:page" coordorigin="5291,-1083" coordsize="624,621" o:allowincell="f">
            <v:rect id="_x0000_s3742" style="position:absolute;left:5296;top:-1078;width:613;height:610" o:allowincell="f" stroked="f">
              <v:path arrowok="t"/>
            </v:rect>
            <v:rect id="_x0000_s3743" style="position:absolute;left:5296;top:-1078;width:620;height:620;mso-position-horizontal-relative:page" o:allowincell="f" filled="f" stroked="f">
              <v:textbox inset="0,0,0,0">
                <w:txbxContent>
                  <w:p w:rsidR="00F42301" w:rsidRDefault="00F42301" w:rsidP="00721764">
                    <w:pPr>
                      <w:spacing w:after="0" w:line="620" w:lineRule="atLeast"/>
                      <w:rPr>
                        <w:rFonts w:ascii="Times New Roman" w:hAnsi="Times New Roman"/>
                        <w:sz w:val="24"/>
                        <w:szCs w:val="24"/>
                      </w:rPr>
                    </w:pPr>
                    <w:r>
                      <w:rPr>
                        <w:rFonts w:ascii="Times New Roman" w:hAnsi="Times New Roman"/>
                        <w:noProof/>
                        <w:sz w:val="24"/>
                        <w:szCs w:val="24"/>
                      </w:rPr>
                      <w:drawing>
                        <wp:inline distT="0" distB="0" distL="0" distR="0">
                          <wp:extent cx="390525" cy="390525"/>
                          <wp:effectExtent l="19050" t="0" r="9525" b="0"/>
                          <wp:docPr id="141"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5"/>
                                  <a:srcRect/>
                                  <a:stretch>
                                    <a:fillRect/>
                                  </a:stretch>
                                </pic:blipFill>
                                <pic:spPr bwMode="auto">
                                  <a:xfrm>
                                    <a:off x="0" y="0"/>
                                    <a:ext cx="390525" cy="390525"/>
                                  </a:xfrm>
                                  <a:prstGeom prst="rect">
                                    <a:avLst/>
                                  </a:prstGeom>
                                  <a:noFill/>
                                  <a:ln w="9525">
                                    <a:noFill/>
                                    <a:miter lim="800000"/>
                                    <a:headEnd/>
                                    <a:tailEnd/>
                                  </a:ln>
                                </pic:spPr>
                              </pic:pic>
                            </a:graphicData>
                          </a:graphic>
                        </wp:inline>
                      </w:drawing>
                    </w:r>
                  </w:p>
                  <w:p w:rsidR="00F42301" w:rsidRDefault="00F42301" w:rsidP="00721764">
                    <w:pPr>
                      <w:widowControl w:val="0"/>
                      <w:autoSpaceDE w:val="0"/>
                      <w:autoSpaceDN w:val="0"/>
                      <w:adjustRightInd w:val="0"/>
                      <w:spacing w:after="0"/>
                      <w:rPr>
                        <w:rFonts w:ascii="Times New Roman" w:hAnsi="Times New Roman"/>
                        <w:sz w:val="24"/>
                        <w:szCs w:val="24"/>
                      </w:rPr>
                    </w:pPr>
                  </w:p>
                </w:txbxContent>
              </v:textbox>
            </v:rect>
            <w10:wrap anchorx="page"/>
          </v:group>
        </w:pict>
      </w:r>
      <w:r>
        <w:rPr>
          <w:rFonts w:ascii="Times New Roman" w:hAnsi="Times New Roman"/>
          <w:sz w:val="20"/>
          <w:szCs w:val="20"/>
        </w:rPr>
        <w:t>into each course within the graduate curriculum.</w:t>
      </w:r>
    </w:p>
    <w:p w:rsidR="00F42301" w:rsidRDefault="00F42301" w:rsidP="00721764">
      <w:pPr>
        <w:widowControl w:val="0"/>
        <w:autoSpaceDE w:val="0"/>
        <w:autoSpaceDN w:val="0"/>
        <w:adjustRightInd w:val="0"/>
        <w:spacing w:before="6" w:after="0" w:line="200" w:lineRule="exact"/>
        <w:rPr>
          <w:rFonts w:ascii="Times New Roman" w:hAnsi="Times New Roman"/>
          <w:sz w:val="20"/>
          <w:szCs w:val="20"/>
        </w:rPr>
      </w:pPr>
    </w:p>
    <w:p w:rsidR="00F42301" w:rsidRDefault="00F42301" w:rsidP="00721764">
      <w:pPr>
        <w:widowControl w:val="0"/>
        <w:autoSpaceDE w:val="0"/>
        <w:autoSpaceDN w:val="0"/>
        <w:adjustRightInd w:val="0"/>
        <w:spacing w:after="0"/>
        <w:ind w:left="1944"/>
        <w:rPr>
          <w:rFonts w:ascii="Times New Roman" w:hAnsi="Times New Roman"/>
          <w:sz w:val="36"/>
          <w:szCs w:val="36"/>
        </w:rPr>
      </w:pPr>
      <w:r>
        <w:rPr>
          <w:rFonts w:ascii="Times New Roman" w:hAnsi="Times New Roman"/>
          <w:b/>
          <w:bCs/>
          <w:sz w:val="36"/>
          <w:szCs w:val="36"/>
        </w:rPr>
        <w:t>P</w:t>
      </w:r>
      <w:r>
        <w:rPr>
          <w:rFonts w:ascii="Times New Roman" w:hAnsi="Times New Roman"/>
          <w:b/>
          <w:bCs/>
          <w:spacing w:val="-6"/>
          <w:sz w:val="36"/>
          <w:szCs w:val="36"/>
        </w:rPr>
        <w:t>r</w:t>
      </w:r>
      <w:r>
        <w:rPr>
          <w:rFonts w:ascii="Times New Roman" w:hAnsi="Times New Roman"/>
          <w:b/>
          <w:bCs/>
          <w:sz w:val="36"/>
          <w:szCs w:val="36"/>
        </w:rPr>
        <w:t>ogram of Study</w:t>
      </w:r>
    </w:p>
    <w:p w:rsidR="00F42301" w:rsidRDefault="00F42301" w:rsidP="00721764">
      <w:pPr>
        <w:widowControl w:val="0"/>
        <w:autoSpaceDE w:val="0"/>
        <w:autoSpaceDN w:val="0"/>
        <w:adjustRightInd w:val="0"/>
        <w:spacing w:before="38" w:after="0"/>
        <w:ind w:left="1944"/>
        <w:rPr>
          <w:rFonts w:ascii="Times New Roman" w:hAnsi="Times New Roman"/>
          <w:sz w:val="28"/>
          <w:szCs w:val="28"/>
        </w:rPr>
      </w:pPr>
      <w:r>
        <w:rPr>
          <w:rFonts w:ascii="Times New Roman" w:hAnsi="Times New Roman"/>
          <w:b/>
          <w:bCs/>
          <w:sz w:val="28"/>
          <w:szCs w:val="28"/>
        </w:rPr>
        <w:t>A</w:t>
      </w:r>
      <w:r>
        <w:rPr>
          <w:rFonts w:ascii="Times New Roman" w:hAnsi="Times New Roman"/>
          <w:b/>
          <w:bCs/>
          <w:spacing w:val="-5"/>
          <w:sz w:val="28"/>
          <w:szCs w:val="28"/>
        </w:rPr>
        <w:t>r</w:t>
      </w:r>
      <w:r>
        <w:rPr>
          <w:rFonts w:ascii="Times New Roman" w:hAnsi="Times New Roman"/>
          <w:b/>
          <w:bCs/>
          <w:sz w:val="28"/>
          <w:szCs w:val="28"/>
        </w:rPr>
        <w:t>ea</w:t>
      </w:r>
      <w:r>
        <w:rPr>
          <w:rFonts w:ascii="Times New Roman" w:hAnsi="Times New Roman"/>
          <w:b/>
          <w:bCs/>
          <w:spacing w:val="-15"/>
          <w:sz w:val="28"/>
          <w:szCs w:val="28"/>
        </w:rPr>
        <w:t xml:space="preserve"> </w:t>
      </w:r>
      <w:r>
        <w:rPr>
          <w:rFonts w:ascii="Times New Roman" w:hAnsi="Times New Roman"/>
          <w:b/>
          <w:bCs/>
          <w:sz w:val="28"/>
          <w:szCs w:val="28"/>
        </w:rPr>
        <w:t>A</w:t>
      </w:r>
      <w:r>
        <w:rPr>
          <w:rFonts w:ascii="Times New Roman" w:hAnsi="Times New Roman"/>
          <w:b/>
          <w:bCs/>
          <w:spacing w:val="-16"/>
          <w:sz w:val="28"/>
          <w:szCs w:val="28"/>
        </w:rPr>
        <w:t xml:space="preserve"> </w:t>
      </w:r>
      <w:r>
        <w:rPr>
          <w:rFonts w:ascii="Times New Roman" w:hAnsi="Times New Roman"/>
          <w:b/>
          <w:bCs/>
          <w:sz w:val="28"/>
          <w:szCs w:val="28"/>
        </w:rPr>
        <w:t>- Natu</w:t>
      </w:r>
      <w:r>
        <w:rPr>
          <w:rFonts w:ascii="Times New Roman" w:hAnsi="Times New Roman"/>
          <w:b/>
          <w:bCs/>
          <w:spacing w:val="-5"/>
          <w:sz w:val="28"/>
          <w:szCs w:val="28"/>
        </w:rPr>
        <w:t>r</w:t>
      </w:r>
      <w:r>
        <w:rPr>
          <w:rFonts w:ascii="Times New Roman" w:hAnsi="Times New Roman"/>
          <w:b/>
          <w:bCs/>
          <w:sz w:val="28"/>
          <w:szCs w:val="28"/>
        </w:rPr>
        <w:t>e of the Learner</w:t>
      </w:r>
      <w:r>
        <w:rPr>
          <w:rFonts w:ascii="Times New Roman" w:hAnsi="Times New Roman"/>
          <w:b/>
          <w:bCs/>
          <w:spacing w:val="-5"/>
          <w:sz w:val="28"/>
          <w:szCs w:val="28"/>
        </w:rPr>
        <w:t xml:space="preserve"> </w:t>
      </w:r>
      <w:r>
        <w:rPr>
          <w:rFonts w:ascii="Times New Roman" w:hAnsi="Times New Roman"/>
          <w:b/>
          <w:bCs/>
          <w:sz w:val="28"/>
          <w:szCs w:val="28"/>
        </w:rPr>
        <w:t>(Minimum of 3 semester</w:t>
      </w:r>
      <w:r>
        <w:rPr>
          <w:rFonts w:ascii="Times New Roman" w:hAnsi="Times New Roman"/>
          <w:b/>
          <w:bCs/>
          <w:spacing w:val="-5"/>
          <w:sz w:val="28"/>
          <w:szCs w:val="28"/>
        </w:rPr>
        <w:t xml:space="preserve"> </w:t>
      </w:r>
      <w:r>
        <w:rPr>
          <w:rFonts w:ascii="Times New Roman" w:hAnsi="Times New Roman"/>
          <w:b/>
          <w:bCs/>
          <w:sz w:val="28"/>
          <w:szCs w:val="28"/>
        </w:rPr>
        <w:t>hours)</w:t>
      </w:r>
    </w:p>
    <w:tbl>
      <w:tblPr>
        <w:tblW w:w="0" w:type="auto"/>
        <w:tblInd w:w="2264" w:type="dxa"/>
        <w:tblLayout w:type="fixed"/>
        <w:tblCellMar>
          <w:left w:w="0" w:type="dxa"/>
          <w:right w:w="0" w:type="dxa"/>
        </w:tblCellMar>
        <w:tblLook w:val="0000"/>
      </w:tblPr>
      <w:tblGrid>
        <w:gridCol w:w="650"/>
        <w:gridCol w:w="683"/>
        <w:gridCol w:w="3286"/>
      </w:tblGrid>
      <w:tr w:rsidR="00F42301" w:rsidRPr="00FA7AC7" w:rsidTr="00B67EC4">
        <w:trPr>
          <w:trHeight w:hRule="exact" w:val="287"/>
        </w:trPr>
        <w:tc>
          <w:tcPr>
            <w:tcW w:w="650" w:type="dxa"/>
            <w:tcBorders>
              <w:top w:val="nil"/>
              <w:left w:val="nil"/>
              <w:bottom w:val="nil"/>
              <w:right w:val="nil"/>
            </w:tcBorders>
          </w:tcPr>
          <w:p w:rsidR="00F42301" w:rsidRPr="00FA7AC7" w:rsidRDefault="00F42301" w:rsidP="00B67EC4">
            <w:pPr>
              <w:widowControl w:val="0"/>
              <w:autoSpaceDE w:val="0"/>
              <w:autoSpaceDN w:val="0"/>
              <w:adjustRightInd w:val="0"/>
              <w:spacing w:before="34" w:after="0"/>
              <w:ind w:left="40"/>
              <w:rPr>
                <w:rFonts w:ascii="Times New Roman" w:hAnsi="Times New Roman"/>
                <w:sz w:val="24"/>
                <w:szCs w:val="24"/>
              </w:rPr>
            </w:pPr>
            <w:r w:rsidRPr="00FA7AC7">
              <w:rPr>
                <w:rFonts w:ascii="Times New Roman" w:hAnsi="Times New Roman"/>
                <w:sz w:val="20"/>
                <w:szCs w:val="20"/>
              </w:rPr>
              <w:t>PSYC</w:t>
            </w:r>
          </w:p>
        </w:tc>
        <w:tc>
          <w:tcPr>
            <w:tcW w:w="683" w:type="dxa"/>
            <w:tcBorders>
              <w:top w:val="nil"/>
              <w:left w:val="nil"/>
              <w:bottom w:val="nil"/>
              <w:right w:val="nil"/>
            </w:tcBorders>
          </w:tcPr>
          <w:p w:rsidR="00F42301" w:rsidRPr="00FA7AC7" w:rsidRDefault="00F42301" w:rsidP="00B67EC4">
            <w:pPr>
              <w:widowControl w:val="0"/>
              <w:autoSpaceDE w:val="0"/>
              <w:autoSpaceDN w:val="0"/>
              <w:adjustRightInd w:val="0"/>
              <w:spacing w:before="34" w:after="0"/>
              <w:ind w:left="110"/>
              <w:rPr>
                <w:rFonts w:ascii="Times New Roman" w:hAnsi="Times New Roman"/>
                <w:sz w:val="24"/>
                <w:szCs w:val="24"/>
              </w:rPr>
            </w:pPr>
            <w:r w:rsidRPr="00FA7AC7">
              <w:rPr>
                <w:rFonts w:ascii="Times New Roman" w:hAnsi="Times New Roman"/>
                <w:sz w:val="20"/>
                <w:szCs w:val="20"/>
              </w:rPr>
              <w:t>5515</w:t>
            </w:r>
          </w:p>
        </w:tc>
        <w:tc>
          <w:tcPr>
            <w:tcW w:w="3286" w:type="dxa"/>
            <w:tcBorders>
              <w:top w:val="nil"/>
              <w:left w:val="nil"/>
              <w:bottom w:val="nil"/>
              <w:right w:val="nil"/>
            </w:tcBorders>
          </w:tcPr>
          <w:p w:rsidR="00F42301" w:rsidRPr="00FA7AC7" w:rsidRDefault="00F42301" w:rsidP="00B67EC4">
            <w:pPr>
              <w:widowControl w:val="0"/>
              <w:autoSpaceDE w:val="0"/>
              <w:autoSpaceDN w:val="0"/>
              <w:adjustRightInd w:val="0"/>
              <w:spacing w:before="34" w:after="0"/>
              <w:ind w:left="173"/>
              <w:rPr>
                <w:rFonts w:ascii="Times New Roman" w:hAnsi="Times New Roman"/>
                <w:sz w:val="24"/>
                <w:szCs w:val="24"/>
              </w:rPr>
            </w:pPr>
            <w:r w:rsidRPr="00FA7AC7">
              <w:rPr>
                <w:rFonts w:ascii="Times New Roman" w:hAnsi="Times New Roman"/>
                <w:sz w:val="20"/>
                <w:szCs w:val="20"/>
              </w:rPr>
              <w:t>Educational Psychology</w:t>
            </w:r>
          </w:p>
        </w:tc>
      </w:tr>
      <w:tr w:rsidR="00F42301" w:rsidRPr="00FA7AC7" w:rsidTr="00B67EC4">
        <w:trPr>
          <w:trHeight w:hRule="exact" w:val="240"/>
        </w:trPr>
        <w:tc>
          <w:tcPr>
            <w:tcW w:w="650" w:type="dxa"/>
            <w:tcBorders>
              <w:top w:val="nil"/>
              <w:left w:val="nil"/>
              <w:bottom w:val="nil"/>
              <w:right w:val="nil"/>
            </w:tcBorders>
          </w:tcPr>
          <w:p w:rsidR="00F42301" w:rsidRPr="00FA7AC7" w:rsidRDefault="00F42301" w:rsidP="00B67EC4">
            <w:pPr>
              <w:widowControl w:val="0"/>
              <w:autoSpaceDE w:val="0"/>
              <w:autoSpaceDN w:val="0"/>
              <w:adjustRightInd w:val="0"/>
              <w:spacing w:after="0" w:line="217" w:lineRule="exact"/>
              <w:ind w:left="40"/>
              <w:rPr>
                <w:rFonts w:ascii="Times New Roman" w:hAnsi="Times New Roman"/>
                <w:sz w:val="24"/>
                <w:szCs w:val="24"/>
              </w:rPr>
            </w:pPr>
            <w:r w:rsidRPr="00FA7AC7">
              <w:rPr>
                <w:rFonts w:ascii="Times New Roman" w:hAnsi="Times New Roman"/>
                <w:sz w:val="20"/>
                <w:szCs w:val="20"/>
              </w:rPr>
              <w:t>PSYC</w:t>
            </w:r>
          </w:p>
        </w:tc>
        <w:tc>
          <w:tcPr>
            <w:tcW w:w="683" w:type="dxa"/>
            <w:tcBorders>
              <w:top w:val="nil"/>
              <w:left w:val="nil"/>
              <w:bottom w:val="nil"/>
              <w:right w:val="nil"/>
            </w:tcBorders>
          </w:tcPr>
          <w:p w:rsidR="00F42301" w:rsidRPr="00FA7AC7" w:rsidRDefault="00F42301" w:rsidP="00B67EC4">
            <w:pPr>
              <w:widowControl w:val="0"/>
              <w:autoSpaceDE w:val="0"/>
              <w:autoSpaceDN w:val="0"/>
              <w:adjustRightInd w:val="0"/>
              <w:spacing w:after="0" w:line="217" w:lineRule="exact"/>
              <w:ind w:left="110"/>
              <w:rPr>
                <w:rFonts w:ascii="Times New Roman" w:hAnsi="Times New Roman"/>
                <w:sz w:val="24"/>
                <w:szCs w:val="24"/>
              </w:rPr>
            </w:pPr>
            <w:r w:rsidRPr="00FA7AC7">
              <w:rPr>
                <w:rFonts w:ascii="Times New Roman" w:hAnsi="Times New Roman"/>
                <w:sz w:val="20"/>
                <w:szCs w:val="20"/>
              </w:rPr>
              <w:t>5552</w:t>
            </w:r>
          </w:p>
        </w:tc>
        <w:tc>
          <w:tcPr>
            <w:tcW w:w="3286" w:type="dxa"/>
            <w:tcBorders>
              <w:top w:val="nil"/>
              <w:left w:val="nil"/>
              <w:bottom w:val="nil"/>
              <w:right w:val="nil"/>
            </w:tcBorders>
          </w:tcPr>
          <w:p w:rsidR="00F42301" w:rsidRPr="00FA7AC7" w:rsidRDefault="00F42301" w:rsidP="00B67EC4">
            <w:pPr>
              <w:widowControl w:val="0"/>
              <w:autoSpaceDE w:val="0"/>
              <w:autoSpaceDN w:val="0"/>
              <w:adjustRightInd w:val="0"/>
              <w:spacing w:after="0" w:line="217" w:lineRule="exact"/>
              <w:ind w:left="173"/>
              <w:rPr>
                <w:rFonts w:ascii="Times New Roman" w:hAnsi="Times New Roman"/>
                <w:sz w:val="24"/>
                <w:szCs w:val="24"/>
              </w:rPr>
            </w:pPr>
            <w:r w:rsidRPr="00FA7AC7">
              <w:rPr>
                <w:rFonts w:ascii="Times New Roman" w:hAnsi="Times New Roman"/>
                <w:sz w:val="20"/>
                <w:szCs w:val="20"/>
              </w:rPr>
              <w:t>Conditions of Learning</w:t>
            </w:r>
          </w:p>
        </w:tc>
      </w:tr>
      <w:tr w:rsidR="00F42301" w:rsidRPr="00FA7AC7" w:rsidTr="00B67EC4">
        <w:trPr>
          <w:trHeight w:hRule="exact" w:val="240"/>
        </w:trPr>
        <w:tc>
          <w:tcPr>
            <w:tcW w:w="650" w:type="dxa"/>
            <w:tcBorders>
              <w:top w:val="nil"/>
              <w:left w:val="nil"/>
              <w:bottom w:val="nil"/>
              <w:right w:val="nil"/>
            </w:tcBorders>
          </w:tcPr>
          <w:p w:rsidR="00F42301" w:rsidRPr="00FA7AC7" w:rsidRDefault="00F42301" w:rsidP="00B67EC4">
            <w:pPr>
              <w:widowControl w:val="0"/>
              <w:autoSpaceDE w:val="0"/>
              <w:autoSpaceDN w:val="0"/>
              <w:adjustRightInd w:val="0"/>
              <w:spacing w:after="0" w:line="217" w:lineRule="exact"/>
              <w:ind w:left="40"/>
              <w:rPr>
                <w:rFonts w:ascii="Times New Roman" w:hAnsi="Times New Roman"/>
                <w:sz w:val="24"/>
                <w:szCs w:val="24"/>
              </w:rPr>
            </w:pPr>
            <w:r w:rsidRPr="00FA7AC7">
              <w:rPr>
                <w:rFonts w:ascii="Times New Roman" w:hAnsi="Times New Roman"/>
                <w:sz w:val="20"/>
                <w:szCs w:val="20"/>
              </w:rPr>
              <w:t>PSYC</w:t>
            </w:r>
          </w:p>
        </w:tc>
        <w:tc>
          <w:tcPr>
            <w:tcW w:w="683" w:type="dxa"/>
            <w:tcBorders>
              <w:top w:val="nil"/>
              <w:left w:val="nil"/>
              <w:bottom w:val="nil"/>
              <w:right w:val="nil"/>
            </w:tcBorders>
          </w:tcPr>
          <w:p w:rsidR="00F42301" w:rsidRPr="00FA7AC7" w:rsidRDefault="00F42301" w:rsidP="00B67EC4">
            <w:pPr>
              <w:widowControl w:val="0"/>
              <w:autoSpaceDE w:val="0"/>
              <w:autoSpaceDN w:val="0"/>
              <w:adjustRightInd w:val="0"/>
              <w:spacing w:after="0" w:line="217" w:lineRule="exact"/>
              <w:ind w:left="110"/>
              <w:rPr>
                <w:rFonts w:ascii="Times New Roman" w:hAnsi="Times New Roman"/>
                <w:sz w:val="24"/>
                <w:szCs w:val="24"/>
              </w:rPr>
            </w:pPr>
            <w:r w:rsidRPr="00FA7AC7">
              <w:rPr>
                <w:rFonts w:ascii="Times New Roman" w:hAnsi="Times New Roman"/>
                <w:sz w:val="20"/>
                <w:szCs w:val="20"/>
              </w:rPr>
              <w:t>5509</w:t>
            </w:r>
          </w:p>
        </w:tc>
        <w:tc>
          <w:tcPr>
            <w:tcW w:w="3286" w:type="dxa"/>
            <w:tcBorders>
              <w:top w:val="nil"/>
              <w:left w:val="nil"/>
              <w:bottom w:val="nil"/>
              <w:right w:val="nil"/>
            </w:tcBorders>
          </w:tcPr>
          <w:p w:rsidR="00F42301" w:rsidRPr="00FA7AC7" w:rsidRDefault="00F42301" w:rsidP="00B67EC4">
            <w:pPr>
              <w:widowControl w:val="0"/>
              <w:autoSpaceDE w:val="0"/>
              <w:autoSpaceDN w:val="0"/>
              <w:adjustRightInd w:val="0"/>
              <w:spacing w:after="0" w:line="217" w:lineRule="exact"/>
              <w:ind w:left="173"/>
              <w:rPr>
                <w:rFonts w:ascii="Times New Roman" w:hAnsi="Times New Roman"/>
                <w:sz w:val="24"/>
                <w:szCs w:val="24"/>
              </w:rPr>
            </w:pPr>
            <w:r w:rsidRPr="00FA7AC7">
              <w:rPr>
                <w:rFonts w:ascii="Times New Roman" w:hAnsi="Times New Roman"/>
                <w:sz w:val="20"/>
                <w:szCs w:val="20"/>
              </w:rPr>
              <w:t>Introduction to Behavior Modification</w:t>
            </w:r>
          </w:p>
        </w:tc>
      </w:tr>
      <w:tr w:rsidR="00F42301" w:rsidRPr="00FA7AC7" w:rsidTr="00B67EC4">
        <w:trPr>
          <w:trHeight w:hRule="exact" w:val="320"/>
        </w:trPr>
        <w:tc>
          <w:tcPr>
            <w:tcW w:w="650" w:type="dxa"/>
            <w:tcBorders>
              <w:top w:val="nil"/>
              <w:left w:val="nil"/>
              <w:bottom w:val="nil"/>
              <w:right w:val="nil"/>
            </w:tcBorders>
          </w:tcPr>
          <w:p w:rsidR="00F42301" w:rsidRPr="00FA7AC7" w:rsidRDefault="00F42301" w:rsidP="00B67EC4">
            <w:pPr>
              <w:widowControl w:val="0"/>
              <w:autoSpaceDE w:val="0"/>
              <w:autoSpaceDN w:val="0"/>
              <w:adjustRightInd w:val="0"/>
              <w:spacing w:after="0" w:line="217" w:lineRule="exact"/>
              <w:ind w:left="40"/>
              <w:rPr>
                <w:rFonts w:ascii="Times New Roman" w:hAnsi="Times New Roman"/>
                <w:sz w:val="24"/>
                <w:szCs w:val="24"/>
              </w:rPr>
            </w:pPr>
            <w:r w:rsidRPr="00FA7AC7">
              <w:rPr>
                <w:rFonts w:ascii="Times New Roman" w:hAnsi="Times New Roman"/>
                <w:sz w:val="20"/>
                <w:szCs w:val="20"/>
              </w:rPr>
              <w:t>PSYC</w:t>
            </w:r>
          </w:p>
        </w:tc>
        <w:tc>
          <w:tcPr>
            <w:tcW w:w="683" w:type="dxa"/>
            <w:tcBorders>
              <w:top w:val="nil"/>
              <w:left w:val="nil"/>
              <w:bottom w:val="nil"/>
              <w:right w:val="nil"/>
            </w:tcBorders>
          </w:tcPr>
          <w:p w:rsidR="00F42301" w:rsidRPr="00FA7AC7" w:rsidRDefault="00F42301" w:rsidP="00B67EC4">
            <w:pPr>
              <w:widowControl w:val="0"/>
              <w:autoSpaceDE w:val="0"/>
              <w:autoSpaceDN w:val="0"/>
              <w:adjustRightInd w:val="0"/>
              <w:spacing w:after="0" w:line="217" w:lineRule="exact"/>
              <w:ind w:left="110"/>
              <w:rPr>
                <w:rFonts w:ascii="Times New Roman" w:hAnsi="Times New Roman"/>
                <w:sz w:val="24"/>
                <w:szCs w:val="24"/>
              </w:rPr>
            </w:pPr>
            <w:r w:rsidRPr="00FA7AC7">
              <w:rPr>
                <w:rFonts w:ascii="Times New Roman" w:hAnsi="Times New Roman"/>
                <w:sz w:val="20"/>
                <w:szCs w:val="20"/>
              </w:rPr>
              <w:t>5555</w:t>
            </w:r>
          </w:p>
        </w:tc>
        <w:tc>
          <w:tcPr>
            <w:tcW w:w="3286" w:type="dxa"/>
            <w:tcBorders>
              <w:top w:val="nil"/>
              <w:left w:val="nil"/>
              <w:bottom w:val="nil"/>
              <w:right w:val="nil"/>
            </w:tcBorders>
          </w:tcPr>
          <w:p w:rsidR="00F42301" w:rsidRPr="00FA7AC7" w:rsidRDefault="00F42301" w:rsidP="00B67EC4">
            <w:pPr>
              <w:widowControl w:val="0"/>
              <w:autoSpaceDE w:val="0"/>
              <w:autoSpaceDN w:val="0"/>
              <w:adjustRightInd w:val="0"/>
              <w:spacing w:after="0" w:line="217" w:lineRule="exact"/>
              <w:ind w:left="173"/>
              <w:rPr>
                <w:rFonts w:ascii="Times New Roman" w:hAnsi="Times New Roman"/>
                <w:sz w:val="24"/>
                <w:szCs w:val="24"/>
              </w:rPr>
            </w:pPr>
            <w:r w:rsidRPr="00FA7AC7">
              <w:rPr>
                <w:rFonts w:ascii="Times New Roman" w:hAnsi="Times New Roman"/>
                <w:sz w:val="20"/>
                <w:szCs w:val="20"/>
              </w:rPr>
              <w:t>Conditions of Learning</w:t>
            </w:r>
          </w:p>
        </w:tc>
      </w:tr>
    </w:tbl>
    <w:p w:rsidR="00F42301" w:rsidRDefault="00F42301" w:rsidP="00721764">
      <w:pPr>
        <w:widowControl w:val="0"/>
        <w:autoSpaceDE w:val="0"/>
        <w:autoSpaceDN w:val="0"/>
        <w:adjustRightInd w:val="0"/>
        <w:spacing w:before="3" w:after="0" w:line="110" w:lineRule="exact"/>
        <w:rPr>
          <w:rFonts w:ascii="Times New Roman" w:hAnsi="Times New Roman"/>
          <w:sz w:val="11"/>
          <w:szCs w:val="11"/>
        </w:rPr>
      </w:pPr>
    </w:p>
    <w:p w:rsidR="00F42301" w:rsidRDefault="00F42301" w:rsidP="00721764">
      <w:pPr>
        <w:widowControl w:val="0"/>
        <w:autoSpaceDE w:val="0"/>
        <w:autoSpaceDN w:val="0"/>
        <w:adjustRightInd w:val="0"/>
        <w:spacing w:before="14" w:after="0"/>
        <w:ind w:left="1944"/>
        <w:rPr>
          <w:rFonts w:ascii="Times New Roman" w:hAnsi="Times New Roman"/>
          <w:sz w:val="28"/>
          <w:szCs w:val="28"/>
        </w:rPr>
      </w:pPr>
      <w:r>
        <w:rPr>
          <w:rFonts w:ascii="Times New Roman" w:hAnsi="Times New Roman"/>
          <w:b/>
          <w:bCs/>
          <w:sz w:val="28"/>
          <w:szCs w:val="28"/>
        </w:rPr>
        <w:t>A</w:t>
      </w:r>
      <w:r>
        <w:rPr>
          <w:rFonts w:ascii="Times New Roman" w:hAnsi="Times New Roman"/>
          <w:b/>
          <w:bCs/>
          <w:spacing w:val="-5"/>
          <w:sz w:val="28"/>
          <w:szCs w:val="28"/>
        </w:rPr>
        <w:t>r</w:t>
      </w:r>
      <w:r>
        <w:rPr>
          <w:rFonts w:ascii="Times New Roman" w:hAnsi="Times New Roman"/>
          <w:b/>
          <w:bCs/>
          <w:sz w:val="28"/>
          <w:szCs w:val="28"/>
        </w:rPr>
        <w:t>ea B - P</w:t>
      </w:r>
      <w:r>
        <w:rPr>
          <w:rFonts w:ascii="Times New Roman" w:hAnsi="Times New Roman"/>
          <w:b/>
          <w:bCs/>
          <w:spacing w:val="-5"/>
          <w:sz w:val="28"/>
          <w:szCs w:val="28"/>
        </w:rPr>
        <w:t>r</w:t>
      </w:r>
      <w:r>
        <w:rPr>
          <w:rFonts w:ascii="Times New Roman" w:hAnsi="Times New Roman"/>
          <w:b/>
          <w:bCs/>
          <w:sz w:val="28"/>
          <w:szCs w:val="28"/>
        </w:rPr>
        <w:t>ograms and P</w:t>
      </w:r>
      <w:r>
        <w:rPr>
          <w:rFonts w:ascii="Times New Roman" w:hAnsi="Times New Roman"/>
          <w:b/>
          <w:bCs/>
          <w:spacing w:val="-5"/>
          <w:sz w:val="28"/>
          <w:szCs w:val="28"/>
        </w:rPr>
        <w:t>r</w:t>
      </w:r>
      <w:r>
        <w:rPr>
          <w:rFonts w:ascii="Times New Roman" w:hAnsi="Times New Roman"/>
          <w:b/>
          <w:bCs/>
          <w:sz w:val="28"/>
          <w:szCs w:val="28"/>
        </w:rPr>
        <w:t>oblems of the School</w:t>
      </w:r>
    </w:p>
    <w:p w:rsidR="00F42301" w:rsidRDefault="00F42301" w:rsidP="00721764">
      <w:pPr>
        <w:widowControl w:val="0"/>
        <w:autoSpaceDE w:val="0"/>
        <w:autoSpaceDN w:val="0"/>
        <w:adjustRightInd w:val="0"/>
        <w:spacing w:before="14" w:after="0"/>
        <w:ind w:left="1944"/>
        <w:rPr>
          <w:rFonts w:ascii="Times New Roman" w:hAnsi="Times New Roman"/>
          <w:sz w:val="28"/>
          <w:szCs w:val="28"/>
        </w:rPr>
      </w:pPr>
      <w:r>
        <w:rPr>
          <w:rFonts w:ascii="Times New Roman" w:hAnsi="Times New Roman"/>
          <w:b/>
          <w:bCs/>
          <w:sz w:val="28"/>
          <w:szCs w:val="28"/>
        </w:rPr>
        <w:t>(Minimum of 3 semester</w:t>
      </w:r>
      <w:r>
        <w:rPr>
          <w:rFonts w:ascii="Times New Roman" w:hAnsi="Times New Roman"/>
          <w:b/>
          <w:bCs/>
          <w:spacing w:val="-5"/>
          <w:sz w:val="28"/>
          <w:szCs w:val="28"/>
        </w:rPr>
        <w:t xml:space="preserve"> </w:t>
      </w:r>
      <w:r>
        <w:rPr>
          <w:rFonts w:ascii="Times New Roman" w:hAnsi="Times New Roman"/>
          <w:b/>
          <w:bCs/>
          <w:sz w:val="28"/>
          <w:szCs w:val="28"/>
        </w:rPr>
        <w:t>hours)</w:t>
      </w:r>
    </w:p>
    <w:tbl>
      <w:tblPr>
        <w:tblW w:w="0" w:type="auto"/>
        <w:tblInd w:w="2264" w:type="dxa"/>
        <w:tblLayout w:type="fixed"/>
        <w:tblCellMar>
          <w:left w:w="0" w:type="dxa"/>
          <w:right w:w="0" w:type="dxa"/>
        </w:tblCellMar>
        <w:tblLook w:val="0000"/>
      </w:tblPr>
      <w:tblGrid>
        <w:gridCol w:w="672"/>
        <w:gridCol w:w="661"/>
        <w:gridCol w:w="4225"/>
      </w:tblGrid>
      <w:tr w:rsidR="00F42301" w:rsidRPr="00FA7AC7" w:rsidTr="00B67EC4">
        <w:trPr>
          <w:trHeight w:hRule="exact" w:val="287"/>
        </w:trPr>
        <w:tc>
          <w:tcPr>
            <w:tcW w:w="672" w:type="dxa"/>
            <w:tcBorders>
              <w:top w:val="nil"/>
              <w:left w:val="nil"/>
              <w:bottom w:val="nil"/>
              <w:right w:val="nil"/>
            </w:tcBorders>
          </w:tcPr>
          <w:p w:rsidR="00F42301" w:rsidRPr="00FA7AC7" w:rsidRDefault="00F42301" w:rsidP="00B67EC4">
            <w:pPr>
              <w:widowControl w:val="0"/>
              <w:autoSpaceDE w:val="0"/>
              <w:autoSpaceDN w:val="0"/>
              <w:adjustRightInd w:val="0"/>
              <w:spacing w:before="34" w:after="0"/>
              <w:ind w:left="40"/>
              <w:rPr>
                <w:rFonts w:ascii="Times New Roman" w:hAnsi="Times New Roman"/>
                <w:sz w:val="24"/>
                <w:szCs w:val="24"/>
              </w:rPr>
            </w:pPr>
            <w:r w:rsidRPr="00FA7AC7">
              <w:rPr>
                <w:rFonts w:ascii="Times New Roman" w:hAnsi="Times New Roman"/>
                <w:sz w:val="20"/>
                <w:szCs w:val="20"/>
              </w:rPr>
              <w:t>EDUC</w:t>
            </w:r>
          </w:p>
        </w:tc>
        <w:tc>
          <w:tcPr>
            <w:tcW w:w="661" w:type="dxa"/>
            <w:tcBorders>
              <w:top w:val="nil"/>
              <w:left w:val="nil"/>
              <w:bottom w:val="nil"/>
              <w:right w:val="nil"/>
            </w:tcBorders>
          </w:tcPr>
          <w:p w:rsidR="00F42301" w:rsidRPr="00FA7AC7" w:rsidRDefault="00F42301" w:rsidP="00B67EC4">
            <w:pPr>
              <w:widowControl w:val="0"/>
              <w:autoSpaceDE w:val="0"/>
              <w:autoSpaceDN w:val="0"/>
              <w:adjustRightInd w:val="0"/>
              <w:spacing w:before="34" w:after="0"/>
              <w:ind w:left="88"/>
              <w:rPr>
                <w:rFonts w:ascii="Times New Roman" w:hAnsi="Times New Roman"/>
                <w:sz w:val="24"/>
                <w:szCs w:val="24"/>
              </w:rPr>
            </w:pPr>
            <w:r w:rsidRPr="00FA7AC7">
              <w:rPr>
                <w:rFonts w:ascii="Times New Roman" w:hAnsi="Times New Roman"/>
                <w:sz w:val="20"/>
                <w:szCs w:val="20"/>
              </w:rPr>
              <w:t>5504</w:t>
            </w:r>
          </w:p>
        </w:tc>
        <w:tc>
          <w:tcPr>
            <w:tcW w:w="4225" w:type="dxa"/>
            <w:tcBorders>
              <w:top w:val="nil"/>
              <w:left w:val="nil"/>
              <w:bottom w:val="nil"/>
              <w:right w:val="nil"/>
            </w:tcBorders>
          </w:tcPr>
          <w:p w:rsidR="00F42301" w:rsidRPr="00FA7AC7" w:rsidRDefault="00F42301" w:rsidP="00B67EC4">
            <w:pPr>
              <w:widowControl w:val="0"/>
              <w:autoSpaceDE w:val="0"/>
              <w:autoSpaceDN w:val="0"/>
              <w:adjustRightInd w:val="0"/>
              <w:spacing w:before="34" w:after="0"/>
              <w:ind w:left="173"/>
              <w:rPr>
                <w:rFonts w:ascii="Times New Roman" w:hAnsi="Times New Roman"/>
                <w:sz w:val="24"/>
                <w:szCs w:val="24"/>
              </w:rPr>
            </w:pPr>
            <w:r w:rsidRPr="00FA7AC7">
              <w:rPr>
                <w:rFonts w:ascii="Times New Roman" w:hAnsi="Times New Roman"/>
                <w:sz w:val="20"/>
                <w:szCs w:val="20"/>
              </w:rPr>
              <w:t>History of</w:t>
            </w:r>
            <w:r w:rsidRPr="00FA7AC7">
              <w:rPr>
                <w:rFonts w:ascii="Times New Roman" w:hAnsi="Times New Roman"/>
                <w:spacing w:val="-11"/>
                <w:sz w:val="20"/>
                <w:szCs w:val="20"/>
              </w:rPr>
              <w:t xml:space="preserve"> </w:t>
            </w:r>
            <w:r w:rsidRPr="00FA7AC7">
              <w:rPr>
                <w:rFonts w:ascii="Times New Roman" w:hAnsi="Times New Roman"/>
                <w:sz w:val="20"/>
                <w:szCs w:val="20"/>
              </w:rPr>
              <w:t>American Education</w:t>
            </w:r>
          </w:p>
        </w:tc>
      </w:tr>
      <w:tr w:rsidR="00F42301" w:rsidRPr="00FA7AC7" w:rsidTr="00B67EC4">
        <w:trPr>
          <w:trHeight w:hRule="exact" w:val="240"/>
        </w:trPr>
        <w:tc>
          <w:tcPr>
            <w:tcW w:w="672" w:type="dxa"/>
            <w:tcBorders>
              <w:top w:val="nil"/>
              <w:left w:val="nil"/>
              <w:bottom w:val="nil"/>
              <w:right w:val="nil"/>
            </w:tcBorders>
          </w:tcPr>
          <w:p w:rsidR="00F42301" w:rsidRPr="00FA7AC7" w:rsidRDefault="00F42301" w:rsidP="00B67EC4">
            <w:pPr>
              <w:widowControl w:val="0"/>
              <w:autoSpaceDE w:val="0"/>
              <w:autoSpaceDN w:val="0"/>
              <w:adjustRightInd w:val="0"/>
              <w:spacing w:after="0" w:line="217" w:lineRule="exact"/>
              <w:ind w:left="40"/>
              <w:rPr>
                <w:rFonts w:ascii="Times New Roman" w:hAnsi="Times New Roman"/>
                <w:sz w:val="24"/>
                <w:szCs w:val="24"/>
              </w:rPr>
            </w:pPr>
            <w:r w:rsidRPr="00FA7AC7">
              <w:rPr>
                <w:rFonts w:ascii="Times New Roman" w:hAnsi="Times New Roman"/>
                <w:sz w:val="20"/>
                <w:szCs w:val="20"/>
              </w:rPr>
              <w:t>EDUC</w:t>
            </w:r>
          </w:p>
        </w:tc>
        <w:tc>
          <w:tcPr>
            <w:tcW w:w="661" w:type="dxa"/>
            <w:tcBorders>
              <w:top w:val="nil"/>
              <w:left w:val="nil"/>
              <w:bottom w:val="nil"/>
              <w:right w:val="nil"/>
            </w:tcBorders>
          </w:tcPr>
          <w:p w:rsidR="00F42301" w:rsidRPr="00FA7AC7" w:rsidRDefault="00F42301" w:rsidP="00B67EC4">
            <w:pPr>
              <w:widowControl w:val="0"/>
              <w:autoSpaceDE w:val="0"/>
              <w:autoSpaceDN w:val="0"/>
              <w:adjustRightInd w:val="0"/>
              <w:spacing w:after="0" w:line="217" w:lineRule="exact"/>
              <w:ind w:left="88"/>
              <w:rPr>
                <w:rFonts w:ascii="Times New Roman" w:hAnsi="Times New Roman"/>
                <w:sz w:val="24"/>
                <w:szCs w:val="24"/>
              </w:rPr>
            </w:pPr>
            <w:r w:rsidRPr="00FA7AC7">
              <w:rPr>
                <w:rFonts w:ascii="Times New Roman" w:hAnsi="Times New Roman"/>
                <w:sz w:val="20"/>
                <w:szCs w:val="20"/>
              </w:rPr>
              <w:t>5509</w:t>
            </w:r>
          </w:p>
        </w:tc>
        <w:tc>
          <w:tcPr>
            <w:tcW w:w="4225" w:type="dxa"/>
            <w:tcBorders>
              <w:top w:val="nil"/>
              <w:left w:val="nil"/>
              <w:bottom w:val="nil"/>
              <w:right w:val="nil"/>
            </w:tcBorders>
          </w:tcPr>
          <w:p w:rsidR="00F42301" w:rsidRPr="00FA7AC7" w:rsidRDefault="00F42301" w:rsidP="00B67EC4">
            <w:pPr>
              <w:widowControl w:val="0"/>
              <w:autoSpaceDE w:val="0"/>
              <w:autoSpaceDN w:val="0"/>
              <w:adjustRightInd w:val="0"/>
              <w:spacing w:after="0" w:line="217" w:lineRule="exact"/>
              <w:ind w:left="173"/>
              <w:rPr>
                <w:rFonts w:ascii="Times New Roman" w:hAnsi="Times New Roman"/>
                <w:sz w:val="24"/>
                <w:szCs w:val="24"/>
              </w:rPr>
            </w:pPr>
            <w:r w:rsidRPr="00FA7AC7">
              <w:rPr>
                <w:rFonts w:ascii="Times New Roman" w:hAnsi="Times New Roman"/>
                <w:sz w:val="20"/>
                <w:szCs w:val="20"/>
              </w:rPr>
              <w:t>Philosophy of Education</w:t>
            </w:r>
          </w:p>
        </w:tc>
      </w:tr>
      <w:tr w:rsidR="00F42301" w:rsidRPr="00FA7AC7" w:rsidTr="00B67EC4">
        <w:trPr>
          <w:trHeight w:hRule="exact" w:val="240"/>
        </w:trPr>
        <w:tc>
          <w:tcPr>
            <w:tcW w:w="672" w:type="dxa"/>
            <w:tcBorders>
              <w:top w:val="nil"/>
              <w:left w:val="nil"/>
              <w:bottom w:val="nil"/>
              <w:right w:val="nil"/>
            </w:tcBorders>
          </w:tcPr>
          <w:p w:rsidR="00F42301" w:rsidRPr="00FA7AC7" w:rsidRDefault="00F42301" w:rsidP="00B67EC4">
            <w:pPr>
              <w:widowControl w:val="0"/>
              <w:autoSpaceDE w:val="0"/>
              <w:autoSpaceDN w:val="0"/>
              <w:adjustRightInd w:val="0"/>
              <w:spacing w:after="0" w:line="217" w:lineRule="exact"/>
              <w:ind w:left="40"/>
              <w:rPr>
                <w:rFonts w:ascii="Times New Roman" w:hAnsi="Times New Roman"/>
                <w:sz w:val="24"/>
                <w:szCs w:val="24"/>
              </w:rPr>
            </w:pPr>
            <w:r w:rsidRPr="00FA7AC7">
              <w:rPr>
                <w:rFonts w:ascii="Times New Roman" w:hAnsi="Times New Roman"/>
                <w:sz w:val="20"/>
                <w:szCs w:val="20"/>
              </w:rPr>
              <w:t>EDUC</w:t>
            </w:r>
          </w:p>
        </w:tc>
        <w:tc>
          <w:tcPr>
            <w:tcW w:w="661" w:type="dxa"/>
            <w:tcBorders>
              <w:top w:val="nil"/>
              <w:left w:val="nil"/>
              <w:bottom w:val="nil"/>
              <w:right w:val="nil"/>
            </w:tcBorders>
          </w:tcPr>
          <w:p w:rsidR="00F42301" w:rsidRPr="00FA7AC7" w:rsidRDefault="00F42301" w:rsidP="00B67EC4">
            <w:pPr>
              <w:widowControl w:val="0"/>
              <w:autoSpaceDE w:val="0"/>
              <w:autoSpaceDN w:val="0"/>
              <w:adjustRightInd w:val="0"/>
              <w:spacing w:after="0" w:line="217" w:lineRule="exact"/>
              <w:ind w:left="88"/>
              <w:rPr>
                <w:rFonts w:ascii="Times New Roman" w:hAnsi="Times New Roman"/>
                <w:sz w:val="24"/>
                <w:szCs w:val="24"/>
              </w:rPr>
            </w:pPr>
            <w:r w:rsidRPr="00FA7AC7">
              <w:rPr>
                <w:rFonts w:ascii="Times New Roman" w:hAnsi="Times New Roman"/>
                <w:sz w:val="20"/>
                <w:szCs w:val="20"/>
              </w:rPr>
              <w:t>5510</w:t>
            </w:r>
          </w:p>
        </w:tc>
        <w:tc>
          <w:tcPr>
            <w:tcW w:w="4225" w:type="dxa"/>
            <w:tcBorders>
              <w:top w:val="nil"/>
              <w:left w:val="nil"/>
              <w:bottom w:val="nil"/>
              <w:right w:val="nil"/>
            </w:tcBorders>
          </w:tcPr>
          <w:p w:rsidR="00F42301" w:rsidRPr="00FA7AC7" w:rsidRDefault="00F42301" w:rsidP="00B67EC4">
            <w:pPr>
              <w:widowControl w:val="0"/>
              <w:autoSpaceDE w:val="0"/>
              <w:autoSpaceDN w:val="0"/>
              <w:adjustRightInd w:val="0"/>
              <w:spacing w:after="0" w:line="217" w:lineRule="exact"/>
              <w:ind w:left="173"/>
              <w:rPr>
                <w:rFonts w:ascii="Times New Roman" w:hAnsi="Times New Roman"/>
                <w:sz w:val="24"/>
                <w:szCs w:val="24"/>
              </w:rPr>
            </w:pPr>
            <w:r w:rsidRPr="00FA7AC7">
              <w:rPr>
                <w:rFonts w:ascii="Times New Roman" w:hAnsi="Times New Roman"/>
                <w:sz w:val="20"/>
                <w:szCs w:val="20"/>
              </w:rPr>
              <w:t>Sociology of Education</w:t>
            </w:r>
          </w:p>
        </w:tc>
      </w:tr>
      <w:tr w:rsidR="00F42301" w:rsidRPr="00FA7AC7" w:rsidTr="00B67EC4">
        <w:trPr>
          <w:trHeight w:hRule="exact" w:val="240"/>
        </w:trPr>
        <w:tc>
          <w:tcPr>
            <w:tcW w:w="672" w:type="dxa"/>
            <w:tcBorders>
              <w:top w:val="nil"/>
              <w:left w:val="nil"/>
              <w:bottom w:val="nil"/>
              <w:right w:val="nil"/>
            </w:tcBorders>
          </w:tcPr>
          <w:p w:rsidR="00F42301" w:rsidRPr="00FA7AC7" w:rsidRDefault="00F42301" w:rsidP="00B67EC4">
            <w:pPr>
              <w:widowControl w:val="0"/>
              <w:autoSpaceDE w:val="0"/>
              <w:autoSpaceDN w:val="0"/>
              <w:adjustRightInd w:val="0"/>
              <w:spacing w:after="0" w:line="217" w:lineRule="exact"/>
              <w:ind w:left="40"/>
              <w:rPr>
                <w:rFonts w:ascii="Times New Roman" w:hAnsi="Times New Roman"/>
                <w:sz w:val="24"/>
                <w:szCs w:val="24"/>
              </w:rPr>
            </w:pPr>
            <w:r w:rsidRPr="00FA7AC7">
              <w:rPr>
                <w:rFonts w:ascii="Times New Roman" w:hAnsi="Times New Roman"/>
                <w:sz w:val="20"/>
                <w:szCs w:val="20"/>
              </w:rPr>
              <w:t>EDUC</w:t>
            </w:r>
          </w:p>
        </w:tc>
        <w:tc>
          <w:tcPr>
            <w:tcW w:w="661" w:type="dxa"/>
            <w:tcBorders>
              <w:top w:val="nil"/>
              <w:left w:val="nil"/>
              <w:bottom w:val="nil"/>
              <w:right w:val="nil"/>
            </w:tcBorders>
          </w:tcPr>
          <w:p w:rsidR="00F42301" w:rsidRPr="00FA7AC7" w:rsidRDefault="00F42301" w:rsidP="00B67EC4">
            <w:pPr>
              <w:widowControl w:val="0"/>
              <w:autoSpaceDE w:val="0"/>
              <w:autoSpaceDN w:val="0"/>
              <w:adjustRightInd w:val="0"/>
              <w:spacing w:after="0" w:line="217" w:lineRule="exact"/>
              <w:ind w:left="88"/>
              <w:rPr>
                <w:rFonts w:ascii="Times New Roman" w:hAnsi="Times New Roman"/>
                <w:sz w:val="24"/>
                <w:szCs w:val="24"/>
              </w:rPr>
            </w:pPr>
            <w:r w:rsidRPr="00FA7AC7">
              <w:rPr>
                <w:rFonts w:ascii="Times New Roman" w:hAnsi="Times New Roman"/>
                <w:sz w:val="20"/>
                <w:szCs w:val="20"/>
              </w:rPr>
              <w:t>5538</w:t>
            </w:r>
          </w:p>
        </w:tc>
        <w:tc>
          <w:tcPr>
            <w:tcW w:w="4225" w:type="dxa"/>
            <w:tcBorders>
              <w:top w:val="nil"/>
              <w:left w:val="nil"/>
              <w:bottom w:val="nil"/>
              <w:right w:val="nil"/>
            </w:tcBorders>
          </w:tcPr>
          <w:p w:rsidR="00F42301" w:rsidRPr="00FA7AC7" w:rsidRDefault="00F42301" w:rsidP="00B67EC4">
            <w:pPr>
              <w:widowControl w:val="0"/>
              <w:autoSpaceDE w:val="0"/>
              <w:autoSpaceDN w:val="0"/>
              <w:adjustRightInd w:val="0"/>
              <w:spacing w:after="0" w:line="217" w:lineRule="exact"/>
              <w:ind w:left="173"/>
              <w:rPr>
                <w:rFonts w:ascii="Times New Roman" w:hAnsi="Times New Roman"/>
                <w:sz w:val="24"/>
                <w:szCs w:val="24"/>
              </w:rPr>
            </w:pPr>
            <w:r w:rsidRPr="00FA7AC7">
              <w:rPr>
                <w:rFonts w:ascii="Times New Roman" w:hAnsi="Times New Roman"/>
                <w:sz w:val="20"/>
                <w:szCs w:val="20"/>
              </w:rPr>
              <w:t>Curriculum &amp; Planning, Elementary &amp; Secondary</w:t>
            </w:r>
          </w:p>
        </w:tc>
      </w:tr>
      <w:tr w:rsidR="00F42301" w:rsidRPr="00FA7AC7" w:rsidTr="00B67EC4">
        <w:trPr>
          <w:trHeight w:hRule="exact" w:val="320"/>
        </w:trPr>
        <w:tc>
          <w:tcPr>
            <w:tcW w:w="672" w:type="dxa"/>
            <w:tcBorders>
              <w:top w:val="nil"/>
              <w:left w:val="nil"/>
              <w:bottom w:val="nil"/>
              <w:right w:val="nil"/>
            </w:tcBorders>
          </w:tcPr>
          <w:p w:rsidR="00F42301" w:rsidRPr="00FA7AC7" w:rsidRDefault="00F42301" w:rsidP="00B67EC4">
            <w:pPr>
              <w:widowControl w:val="0"/>
              <w:autoSpaceDE w:val="0"/>
              <w:autoSpaceDN w:val="0"/>
              <w:adjustRightInd w:val="0"/>
              <w:spacing w:after="0" w:line="217" w:lineRule="exact"/>
              <w:ind w:left="40"/>
              <w:rPr>
                <w:rFonts w:ascii="Times New Roman" w:hAnsi="Times New Roman"/>
                <w:sz w:val="24"/>
                <w:szCs w:val="24"/>
              </w:rPr>
            </w:pPr>
            <w:r w:rsidRPr="00FA7AC7">
              <w:rPr>
                <w:rFonts w:ascii="Times New Roman" w:hAnsi="Times New Roman"/>
                <w:sz w:val="20"/>
                <w:szCs w:val="20"/>
              </w:rPr>
              <w:t>EDUC</w:t>
            </w:r>
          </w:p>
        </w:tc>
        <w:tc>
          <w:tcPr>
            <w:tcW w:w="661" w:type="dxa"/>
            <w:tcBorders>
              <w:top w:val="nil"/>
              <w:left w:val="nil"/>
              <w:bottom w:val="nil"/>
              <w:right w:val="nil"/>
            </w:tcBorders>
          </w:tcPr>
          <w:p w:rsidR="00F42301" w:rsidRPr="00FA7AC7" w:rsidRDefault="00F42301" w:rsidP="00B67EC4">
            <w:pPr>
              <w:widowControl w:val="0"/>
              <w:autoSpaceDE w:val="0"/>
              <w:autoSpaceDN w:val="0"/>
              <w:adjustRightInd w:val="0"/>
              <w:spacing w:after="0" w:line="217" w:lineRule="exact"/>
              <w:ind w:left="88"/>
              <w:rPr>
                <w:rFonts w:ascii="Times New Roman" w:hAnsi="Times New Roman"/>
                <w:sz w:val="24"/>
                <w:szCs w:val="24"/>
              </w:rPr>
            </w:pPr>
            <w:r w:rsidRPr="00FA7AC7">
              <w:rPr>
                <w:rFonts w:ascii="Times New Roman" w:hAnsi="Times New Roman"/>
                <w:sz w:val="20"/>
                <w:szCs w:val="20"/>
              </w:rPr>
              <w:t>5540</w:t>
            </w:r>
          </w:p>
        </w:tc>
        <w:tc>
          <w:tcPr>
            <w:tcW w:w="4225" w:type="dxa"/>
            <w:tcBorders>
              <w:top w:val="nil"/>
              <w:left w:val="nil"/>
              <w:bottom w:val="nil"/>
              <w:right w:val="nil"/>
            </w:tcBorders>
          </w:tcPr>
          <w:p w:rsidR="00F42301" w:rsidRPr="00FA7AC7" w:rsidRDefault="00F42301" w:rsidP="00B67EC4">
            <w:pPr>
              <w:widowControl w:val="0"/>
              <w:autoSpaceDE w:val="0"/>
              <w:autoSpaceDN w:val="0"/>
              <w:adjustRightInd w:val="0"/>
              <w:spacing w:after="0" w:line="217" w:lineRule="exact"/>
              <w:ind w:left="173"/>
              <w:rPr>
                <w:rFonts w:ascii="Times New Roman" w:hAnsi="Times New Roman"/>
                <w:sz w:val="24"/>
                <w:szCs w:val="24"/>
              </w:rPr>
            </w:pPr>
            <w:r w:rsidRPr="00FA7AC7">
              <w:rPr>
                <w:rFonts w:ascii="Times New Roman" w:hAnsi="Times New Roman"/>
                <w:sz w:val="20"/>
                <w:szCs w:val="20"/>
              </w:rPr>
              <w:t>Curriculum Principles</w:t>
            </w:r>
          </w:p>
        </w:tc>
      </w:tr>
    </w:tbl>
    <w:p w:rsidR="00F42301" w:rsidRDefault="00F42301" w:rsidP="00721764">
      <w:pPr>
        <w:widowControl w:val="0"/>
        <w:autoSpaceDE w:val="0"/>
        <w:autoSpaceDN w:val="0"/>
        <w:adjustRightInd w:val="0"/>
        <w:spacing w:before="3" w:after="0" w:line="110" w:lineRule="exact"/>
        <w:rPr>
          <w:rFonts w:ascii="Times New Roman" w:hAnsi="Times New Roman"/>
          <w:sz w:val="11"/>
          <w:szCs w:val="11"/>
        </w:rPr>
      </w:pPr>
    </w:p>
    <w:p w:rsidR="00F42301" w:rsidRDefault="00F42301" w:rsidP="00721764">
      <w:pPr>
        <w:widowControl w:val="0"/>
        <w:autoSpaceDE w:val="0"/>
        <w:autoSpaceDN w:val="0"/>
        <w:adjustRightInd w:val="0"/>
        <w:spacing w:before="14" w:after="0"/>
        <w:ind w:left="1944"/>
        <w:rPr>
          <w:rFonts w:ascii="Times New Roman" w:hAnsi="Times New Roman"/>
          <w:sz w:val="28"/>
          <w:szCs w:val="28"/>
        </w:rPr>
      </w:pPr>
      <w:r>
        <w:rPr>
          <w:rFonts w:ascii="Times New Roman" w:hAnsi="Times New Roman"/>
          <w:b/>
          <w:bCs/>
          <w:sz w:val="28"/>
          <w:szCs w:val="28"/>
        </w:rPr>
        <w:t>A</w:t>
      </w:r>
      <w:r>
        <w:rPr>
          <w:rFonts w:ascii="Times New Roman" w:hAnsi="Times New Roman"/>
          <w:b/>
          <w:bCs/>
          <w:spacing w:val="-5"/>
          <w:sz w:val="28"/>
          <w:szCs w:val="28"/>
        </w:rPr>
        <w:t>r</w:t>
      </w:r>
      <w:r>
        <w:rPr>
          <w:rFonts w:ascii="Times New Roman" w:hAnsi="Times New Roman"/>
          <w:b/>
          <w:bCs/>
          <w:sz w:val="28"/>
          <w:szCs w:val="28"/>
        </w:rPr>
        <w:t>ea C -</w:t>
      </w:r>
      <w:r>
        <w:rPr>
          <w:rFonts w:ascii="Times New Roman" w:hAnsi="Times New Roman"/>
          <w:b/>
          <w:bCs/>
          <w:spacing w:val="-5"/>
          <w:sz w:val="28"/>
          <w:szCs w:val="28"/>
        </w:rPr>
        <w:t xml:space="preserve"> </w:t>
      </w:r>
      <w:r>
        <w:rPr>
          <w:rFonts w:ascii="Times New Roman" w:hAnsi="Times New Roman"/>
          <w:b/>
          <w:bCs/>
          <w:spacing w:val="-26"/>
          <w:sz w:val="28"/>
          <w:szCs w:val="28"/>
        </w:rPr>
        <w:t>T</w:t>
      </w:r>
      <w:r>
        <w:rPr>
          <w:rFonts w:ascii="Times New Roman" w:hAnsi="Times New Roman"/>
          <w:b/>
          <w:bCs/>
          <w:sz w:val="28"/>
          <w:szCs w:val="28"/>
        </w:rPr>
        <w:t>eaching Field (Minimum of 21 semester</w:t>
      </w:r>
      <w:r>
        <w:rPr>
          <w:rFonts w:ascii="Times New Roman" w:hAnsi="Times New Roman"/>
          <w:b/>
          <w:bCs/>
          <w:spacing w:val="-5"/>
          <w:sz w:val="28"/>
          <w:szCs w:val="28"/>
        </w:rPr>
        <w:t xml:space="preserve"> </w:t>
      </w:r>
      <w:r>
        <w:rPr>
          <w:rFonts w:ascii="Times New Roman" w:hAnsi="Times New Roman"/>
          <w:b/>
          <w:bCs/>
          <w:sz w:val="28"/>
          <w:szCs w:val="28"/>
        </w:rPr>
        <w:t>hours)</w:t>
      </w:r>
    </w:p>
    <w:p w:rsidR="00F42301" w:rsidRDefault="00F42301" w:rsidP="00721764">
      <w:pPr>
        <w:widowControl w:val="0"/>
        <w:autoSpaceDE w:val="0"/>
        <w:autoSpaceDN w:val="0"/>
        <w:adjustRightInd w:val="0"/>
        <w:spacing w:before="37" w:after="0" w:line="250" w:lineRule="auto"/>
        <w:ind w:left="2304" w:right="4202"/>
        <w:rPr>
          <w:rFonts w:ascii="Times New Roman" w:hAnsi="Times New Roman"/>
          <w:sz w:val="20"/>
          <w:szCs w:val="20"/>
        </w:rPr>
      </w:pPr>
      <w:r>
        <w:rPr>
          <w:rFonts w:ascii="Times New Roman" w:hAnsi="Times New Roman"/>
          <w:sz w:val="20"/>
          <w:szCs w:val="20"/>
        </w:rPr>
        <w:t xml:space="preserve">HEDP  </w:t>
      </w:r>
      <w:r>
        <w:rPr>
          <w:rFonts w:ascii="Times New Roman" w:hAnsi="Times New Roman"/>
          <w:spacing w:val="48"/>
          <w:sz w:val="20"/>
          <w:szCs w:val="20"/>
        </w:rPr>
        <w:t xml:space="preserve"> </w:t>
      </w:r>
      <w:r>
        <w:rPr>
          <w:rFonts w:ascii="Times New Roman" w:hAnsi="Times New Roman"/>
          <w:sz w:val="20"/>
          <w:szCs w:val="20"/>
        </w:rPr>
        <w:t xml:space="preserve">5532**  </w:t>
      </w:r>
      <w:r>
        <w:rPr>
          <w:rFonts w:ascii="Times New Roman" w:hAnsi="Times New Roman"/>
          <w:spacing w:val="47"/>
          <w:sz w:val="20"/>
          <w:szCs w:val="20"/>
        </w:rPr>
        <w:t xml:space="preserve"> </w:t>
      </w:r>
      <w:r>
        <w:rPr>
          <w:rFonts w:ascii="Times New Roman" w:hAnsi="Times New Roman"/>
          <w:sz w:val="20"/>
          <w:szCs w:val="20"/>
        </w:rPr>
        <w:t>Environmental Health</w:t>
      </w:r>
      <w:r>
        <w:rPr>
          <w:rFonts w:ascii="Times New Roman" w:hAnsi="Times New Roman"/>
          <w:spacing w:val="-11"/>
          <w:sz w:val="20"/>
          <w:szCs w:val="20"/>
        </w:rPr>
        <w:t xml:space="preserve"> </w:t>
      </w:r>
      <w:r>
        <w:rPr>
          <w:rFonts w:ascii="Times New Roman" w:hAnsi="Times New Roman"/>
          <w:sz w:val="20"/>
          <w:szCs w:val="20"/>
        </w:rPr>
        <w:t xml:space="preserve">Aspects HEDP  </w:t>
      </w:r>
      <w:r>
        <w:rPr>
          <w:rFonts w:ascii="Times New Roman" w:hAnsi="Times New Roman"/>
          <w:spacing w:val="48"/>
          <w:sz w:val="20"/>
          <w:szCs w:val="20"/>
        </w:rPr>
        <w:t xml:space="preserve"> </w:t>
      </w:r>
      <w:r>
        <w:rPr>
          <w:rFonts w:ascii="Times New Roman" w:hAnsi="Times New Roman"/>
          <w:sz w:val="20"/>
          <w:szCs w:val="20"/>
        </w:rPr>
        <w:t xml:space="preserve">5578’*  </w:t>
      </w:r>
      <w:r>
        <w:rPr>
          <w:rFonts w:ascii="Times New Roman" w:hAnsi="Times New Roman"/>
          <w:spacing w:val="30"/>
          <w:sz w:val="20"/>
          <w:szCs w:val="20"/>
        </w:rPr>
        <w:t xml:space="preserve"> </w:t>
      </w:r>
      <w:r>
        <w:rPr>
          <w:rFonts w:ascii="Times New Roman" w:hAnsi="Times New Roman"/>
          <w:sz w:val="20"/>
          <w:szCs w:val="20"/>
        </w:rPr>
        <w:t xml:space="preserve">Concepts in Health and Education HEDP  </w:t>
      </w:r>
      <w:r>
        <w:rPr>
          <w:rFonts w:ascii="Times New Roman" w:hAnsi="Times New Roman"/>
          <w:spacing w:val="48"/>
          <w:sz w:val="20"/>
          <w:szCs w:val="20"/>
        </w:rPr>
        <w:t xml:space="preserve"> </w:t>
      </w:r>
      <w:r>
        <w:rPr>
          <w:rFonts w:ascii="Times New Roman" w:hAnsi="Times New Roman"/>
          <w:sz w:val="20"/>
          <w:szCs w:val="20"/>
        </w:rPr>
        <w:t xml:space="preserve">5579** </w:t>
      </w:r>
      <w:r>
        <w:rPr>
          <w:rFonts w:ascii="Times New Roman" w:hAnsi="Times New Roman"/>
          <w:spacing w:val="47"/>
          <w:sz w:val="20"/>
          <w:szCs w:val="20"/>
        </w:rPr>
        <w:t xml:space="preserve"> </w:t>
      </w:r>
      <w:r>
        <w:rPr>
          <w:rFonts w:ascii="Times New Roman" w:hAnsi="Times New Roman"/>
          <w:sz w:val="20"/>
          <w:szCs w:val="20"/>
        </w:rPr>
        <w:t>Sex Education</w:t>
      </w:r>
    </w:p>
    <w:p w:rsidR="00F42301" w:rsidRDefault="00F42301" w:rsidP="00721764">
      <w:pPr>
        <w:widowControl w:val="0"/>
        <w:autoSpaceDE w:val="0"/>
        <w:autoSpaceDN w:val="0"/>
        <w:adjustRightInd w:val="0"/>
        <w:spacing w:after="0"/>
        <w:ind w:left="2304"/>
        <w:rPr>
          <w:rFonts w:ascii="Times New Roman" w:hAnsi="Times New Roman"/>
          <w:sz w:val="20"/>
          <w:szCs w:val="20"/>
        </w:rPr>
      </w:pPr>
      <w:r>
        <w:rPr>
          <w:rFonts w:ascii="Times New Roman" w:hAnsi="Times New Roman"/>
          <w:sz w:val="20"/>
          <w:szCs w:val="20"/>
        </w:rPr>
        <w:t xml:space="preserve">HEDP  </w:t>
      </w:r>
      <w:r>
        <w:rPr>
          <w:rFonts w:ascii="Times New Roman" w:hAnsi="Times New Roman"/>
          <w:spacing w:val="48"/>
          <w:sz w:val="20"/>
          <w:szCs w:val="20"/>
        </w:rPr>
        <w:t xml:space="preserve"> </w:t>
      </w:r>
      <w:r>
        <w:rPr>
          <w:rFonts w:ascii="Times New Roman" w:hAnsi="Times New Roman"/>
          <w:sz w:val="20"/>
          <w:szCs w:val="20"/>
        </w:rPr>
        <w:t xml:space="preserve">5580** </w:t>
      </w:r>
      <w:r>
        <w:rPr>
          <w:rFonts w:ascii="Times New Roman" w:hAnsi="Times New Roman"/>
          <w:spacing w:val="47"/>
          <w:sz w:val="20"/>
          <w:szCs w:val="20"/>
        </w:rPr>
        <w:t xml:space="preserve"> </w:t>
      </w:r>
      <w:r>
        <w:rPr>
          <w:rFonts w:ascii="Times New Roman" w:hAnsi="Times New Roman"/>
          <w:sz w:val="20"/>
          <w:szCs w:val="20"/>
        </w:rPr>
        <w:t>Drug Education</w:t>
      </w:r>
    </w:p>
    <w:p w:rsidR="00F42301" w:rsidRDefault="00F42301" w:rsidP="00721764">
      <w:pPr>
        <w:widowControl w:val="0"/>
        <w:tabs>
          <w:tab w:val="left" w:pos="3760"/>
        </w:tabs>
        <w:autoSpaceDE w:val="0"/>
        <w:autoSpaceDN w:val="0"/>
        <w:adjustRightInd w:val="0"/>
        <w:spacing w:before="12" w:after="0"/>
        <w:ind w:left="2304"/>
        <w:rPr>
          <w:rFonts w:ascii="Times New Roman" w:hAnsi="Times New Roman"/>
          <w:sz w:val="20"/>
          <w:szCs w:val="20"/>
        </w:rPr>
      </w:pPr>
      <w:r>
        <w:rPr>
          <w:rFonts w:ascii="Times New Roman" w:hAnsi="Times New Roman"/>
          <w:position w:val="2"/>
          <w:sz w:val="20"/>
          <w:szCs w:val="20"/>
        </w:rPr>
        <w:t xml:space="preserve">PEDH  </w:t>
      </w:r>
      <w:r>
        <w:rPr>
          <w:rFonts w:ascii="Times New Roman" w:hAnsi="Times New Roman"/>
          <w:spacing w:val="48"/>
          <w:position w:val="2"/>
          <w:sz w:val="20"/>
          <w:szCs w:val="20"/>
        </w:rPr>
        <w:t xml:space="preserve"> </w:t>
      </w:r>
      <w:r>
        <w:rPr>
          <w:rFonts w:ascii="Times New Roman" w:hAnsi="Times New Roman"/>
          <w:sz w:val="20"/>
          <w:szCs w:val="20"/>
        </w:rPr>
        <w:t>5520</w:t>
      </w:r>
      <w:r>
        <w:rPr>
          <w:rFonts w:ascii="Times New Roman" w:hAnsi="Times New Roman"/>
          <w:sz w:val="20"/>
          <w:szCs w:val="20"/>
        </w:rPr>
        <w:tab/>
        <w:t>Foundations and</w:t>
      </w:r>
      <w:r>
        <w:rPr>
          <w:rFonts w:ascii="Times New Roman" w:hAnsi="Times New Roman"/>
          <w:spacing w:val="-4"/>
          <w:sz w:val="20"/>
          <w:szCs w:val="20"/>
        </w:rPr>
        <w:t xml:space="preserve"> </w:t>
      </w:r>
      <w:r>
        <w:rPr>
          <w:rFonts w:ascii="Times New Roman" w:hAnsi="Times New Roman"/>
          <w:spacing w:val="-7"/>
          <w:sz w:val="20"/>
          <w:szCs w:val="20"/>
        </w:rPr>
        <w:t>T</w:t>
      </w:r>
      <w:r>
        <w:rPr>
          <w:rFonts w:ascii="Times New Roman" w:hAnsi="Times New Roman"/>
          <w:sz w:val="20"/>
          <w:szCs w:val="20"/>
        </w:rPr>
        <w:t>rends in Physical Education</w:t>
      </w:r>
    </w:p>
    <w:p w:rsidR="00F42301" w:rsidRDefault="00F42301" w:rsidP="00721764">
      <w:pPr>
        <w:widowControl w:val="0"/>
        <w:tabs>
          <w:tab w:val="left" w:pos="3760"/>
        </w:tabs>
        <w:autoSpaceDE w:val="0"/>
        <w:autoSpaceDN w:val="0"/>
        <w:adjustRightInd w:val="0"/>
        <w:spacing w:after="0" w:line="218" w:lineRule="exact"/>
        <w:ind w:left="2304"/>
        <w:rPr>
          <w:rFonts w:ascii="Times New Roman" w:hAnsi="Times New Roman"/>
          <w:sz w:val="20"/>
          <w:szCs w:val="20"/>
        </w:rPr>
      </w:pPr>
      <w:r>
        <w:rPr>
          <w:rFonts w:ascii="Times New Roman" w:hAnsi="Times New Roman"/>
          <w:sz w:val="20"/>
          <w:szCs w:val="20"/>
        </w:rPr>
        <w:t xml:space="preserve">PEDH  </w:t>
      </w:r>
      <w:r>
        <w:rPr>
          <w:rFonts w:ascii="Times New Roman" w:hAnsi="Times New Roman"/>
          <w:spacing w:val="48"/>
          <w:sz w:val="20"/>
          <w:szCs w:val="20"/>
        </w:rPr>
        <w:t xml:space="preserve"> </w:t>
      </w:r>
      <w:r>
        <w:rPr>
          <w:rFonts w:ascii="Times New Roman" w:hAnsi="Times New Roman"/>
          <w:sz w:val="20"/>
          <w:szCs w:val="20"/>
        </w:rPr>
        <w:t>5522</w:t>
      </w:r>
      <w:r>
        <w:rPr>
          <w:rFonts w:ascii="Times New Roman" w:hAnsi="Times New Roman"/>
          <w:sz w:val="20"/>
          <w:szCs w:val="20"/>
        </w:rPr>
        <w:tab/>
        <w:t>Cultural</w:t>
      </w:r>
      <w:r>
        <w:rPr>
          <w:rFonts w:ascii="Times New Roman" w:hAnsi="Times New Roman"/>
          <w:spacing w:val="-11"/>
          <w:sz w:val="20"/>
          <w:szCs w:val="20"/>
        </w:rPr>
        <w:t xml:space="preserve"> </w:t>
      </w:r>
      <w:r>
        <w:rPr>
          <w:rFonts w:ascii="Times New Roman" w:hAnsi="Times New Roman"/>
          <w:sz w:val="20"/>
          <w:szCs w:val="20"/>
        </w:rPr>
        <w:t>Aspects of Sports</w:t>
      </w:r>
    </w:p>
    <w:p w:rsidR="00F42301" w:rsidRDefault="00F42301" w:rsidP="00721764">
      <w:pPr>
        <w:widowControl w:val="0"/>
        <w:tabs>
          <w:tab w:val="left" w:pos="3760"/>
        </w:tabs>
        <w:autoSpaceDE w:val="0"/>
        <w:autoSpaceDN w:val="0"/>
        <w:adjustRightInd w:val="0"/>
        <w:spacing w:before="10" w:after="0"/>
        <w:ind w:left="2304"/>
        <w:rPr>
          <w:rFonts w:ascii="Times New Roman" w:hAnsi="Times New Roman"/>
          <w:sz w:val="20"/>
          <w:szCs w:val="20"/>
        </w:rPr>
      </w:pPr>
      <w:r>
        <w:rPr>
          <w:rFonts w:ascii="Times New Roman" w:hAnsi="Times New Roman"/>
          <w:sz w:val="20"/>
          <w:szCs w:val="20"/>
        </w:rPr>
        <w:t xml:space="preserve">PEDH  </w:t>
      </w:r>
      <w:r>
        <w:rPr>
          <w:rFonts w:ascii="Times New Roman" w:hAnsi="Times New Roman"/>
          <w:spacing w:val="48"/>
          <w:sz w:val="20"/>
          <w:szCs w:val="20"/>
        </w:rPr>
        <w:t xml:space="preserve"> </w:t>
      </w:r>
      <w:r>
        <w:rPr>
          <w:rFonts w:ascii="Times New Roman" w:hAnsi="Times New Roman"/>
          <w:sz w:val="20"/>
          <w:szCs w:val="20"/>
        </w:rPr>
        <w:t>5527</w:t>
      </w:r>
      <w:r>
        <w:rPr>
          <w:rFonts w:ascii="Times New Roman" w:hAnsi="Times New Roman"/>
          <w:sz w:val="20"/>
          <w:szCs w:val="20"/>
        </w:rPr>
        <w:tab/>
        <w:t>Motor Learning</w:t>
      </w:r>
    </w:p>
    <w:p w:rsidR="00F42301" w:rsidRDefault="00F42301" w:rsidP="00721764">
      <w:pPr>
        <w:widowControl w:val="0"/>
        <w:tabs>
          <w:tab w:val="left" w:pos="3760"/>
        </w:tabs>
        <w:autoSpaceDE w:val="0"/>
        <w:autoSpaceDN w:val="0"/>
        <w:adjustRightInd w:val="0"/>
        <w:spacing w:before="10" w:after="0"/>
        <w:ind w:left="2304"/>
        <w:rPr>
          <w:rFonts w:ascii="Times New Roman" w:hAnsi="Times New Roman"/>
          <w:sz w:val="20"/>
          <w:szCs w:val="20"/>
        </w:rPr>
      </w:pPr>
      <w:r>
        <w:rPr>
          <w:rFonts w:ascii="Times New Roman" w:hAnsi="Times New Roman"/>
          <w:sz w:val="20"/>
          <w:szCs w:val="20"/>
        </w:rPr>
        <w:t xml:space="preserve">PEDH  </w:t>
      </w:r>
      <w:r>
        <w:rPr>
          <w:rFonts w:ascii="Times New Roman" w:hAnsi="Times New Roman"/>
          <w:spacing w:val="48"/>
          <w:sz w:val="20"/>
          <w:szCs w:val="20"/>
        </w:rPr>
        <w:t xml:space="preserve"> </w:t>
      </w:r>
      <w:r>
        <w:rPr>
          <w:rFonts w:ascii="Times New Roman" w:hAnsi="Times New Roman"/>
          <w:sz w:val="20"/>
          <w:szCs w:val="20"/>
        </w:rPr>
        <w:t>5528</w:t>
      </w:r>
      <w:r>
        <w:rPr>
          <w:rFonts w:ascii="Times New Roman" w:hAnsi="Times New Roman"/>
          <w:sz w:val="20"/>
          <w:szCs w:val="20"/>
        </w:rPr>
        <w:tab/>
        <w:t>Psychology of Physical</w:t>
      </w:r>
      <w:r>
        <w:rPr>
          <w:rFonts w:ascii="Times New Roman" w:hAnsi="Times New Roman"/>
          <w:spacing w:val="-11"/>
          <w:sz w:val="20"/>
          <w:szCs w:val="20"/>
        </w:rPr>
        <w:t xml:space="preserve"> </w:t>
      </w:r>
      <w:r>
        <w:rPr>
          <w:rFonts w:ascii="Times New Roman" w:hAnsi="Times New Roman"/>
          <w:sz w:val="20"/>
          <w:szCs w:val="20"/>
        </w:rPr>
        <w:t>Activity</w:t>
      </w:r>
    </w:p>
    <w:p w:rsidR="00F42301" w:rsidRDefault="00F42301" w:rsidP="00721764">
      <w:pPr>
        <w:widowControl w:val="0"/>
        <w:tabs>
          <w:tab w:val="left" w:pos="3760"/>
        </w:tabs>
        <w:autoSpaceDE w:val="0"/>
        <w:autoSpaceDN w:val="0"/>
        <w:adjustRightInd w:val="0"/>
        <w:spacing w:before="10" w:after="0"/>
        <w:ind w:left="2304"/>
        <w:rPr>
          <w:rFonts w:ascii="Times New Roman" w:hAnsi="Times New Roman"/>
          <w:sz w:val="20"/>
          <w:szCs w:val="20"/>
        </w:rPr>
      </w:pPr>
      <w:r w:rsidRPr="003F2CF3">
        <w:rPr>
          <w:rFonts w:ascii="Calibri" w:hAnsi="Calibri"/>
          <w:noProof/>
          <w:lang w:eastAsia="en-US"/>
        </w:rPr>
        <w:pict>
          <v:shape id="_x0000_s3745" type="#_x0000_t202" style="position:absolute;left:0;text-align:left;margin-left:18.75pt;margin-top:-261.2pt;width:1in;height:270.7pt;z-index:-251543552;mso-position-horizontal-relative:page" o:allowincell="f" filled="f" stroked="f">
            <v:textbox style="layout-flow:vertical;mso-layout-flow-alt:bottom-to-top" inset="0,0,0,0">
              <w:txbxContent>
                <w:p w:rsidR="00F42301" w:rsidRDefault="00F42301" w:rsidP="00721764">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P</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ROGRAM</w:t>
                  </w:r>
                  <w:r>
                    <w:rPr>
                      <w:rFonts w:ascii="Impact" w:hAnsi="Impact" w:cs="Impact"/>
                      <w:color w:val="A3A3A3"/>
                      <w:position w:val="1"/>
                      <w:sz w:val="105"/>
                      <w:szCs w:val="105"/>
                    </w:rPr>
                    <w:t>S</w:t>
                  </w:r>
                  <w:r>
                    <w:rPr>
                      <w:rFonts w:ascii="Impact" w:hAnsi="Impact" w:cs="Impact"/>
                      <w:color w:val="A3A3A3"/>
                      <w:spacing w:val="-115"/>
                      <w:position w:val="1"/>
                      <w:sz w:val="105"/>
                      <w:szCs w:val="105"/>
                    </w:rPr>
                    <w:t xml:space="preserve"> </w:t>
                  </w:r>
                </w:p>
              </w:txbxContent>
            </v:textbox>
            <w10:wrap anchorx="page"/>
          </v:shape>
        </w:pict>
      </w:r>
      <w:r>
        <w:rPr>
          <w:rFonts w:ascii="Times New Roman" w:hAnsi="Times New Roman"/>
          <w:sz w:val="20"/>
          <w:szCs w:val="20"/>
        </w:rPr>
        <w:t xml:space="preserve">PEDH  </w:t>
      </w:r>
      <w:r>
        <w:rPr>
          <w:rFonts w:ascii="Times New Roman" w:hAnsi="Times New Roman"/>
          <w:spacing w:val="48"/>
          <w:sz w:val="20"/>
          <w:szCs w:val="20"/>
        </w:rPr>
        <w:t xml:space="preserve"> </w:t>
      </w:r>
      <w:r>
        <w:rPr>
          <w:rFonts w:ascii="Times New Roman" w:hAnsi="Times New Roman"/>
          <w:sz w:val="20"/>
          <w:szCs w:val="20"/>
        </w:rPr>
        <w:t>5536</w:t>
      </w:r>
      <w:r>
        <w:rPr>
          <w:rFonts w:ascii="Times New Roman" w:hAnsi="Times New Roman"/>
          <w:sz w:val="20"/>
          <w:szCs w:val="20"/>
        </w:rPr>
        <w:tab/>
        <w:t>Facilities and Equipment</w:t>
      </w:r>
    </w:p>
    <w:p w:rsidR="00F42301" w:rsidRDefault="00F42301" w:rsidP="00721764">
      <w:pPr>
        <w:widowControl w:val="0"/>
        <w:tabs>
          <w:tab w:val="left" w:pos="3760"/>
        </w:tabs>
        <w:autoSpaceDE w:val="0"/>
        <w:autoSpaceDN w:val="0"/>
        <w:adjustRightInd w:val="0"/>
        <w:spacing w:before="10" w:after="0"/>
        <w:ind w:left="2304"/>
        <w:rPr>
          <w:rFonts w:ascii="Times New Roman" w:hAnsi="Times New Roman"/>
          <w:sz w:val="20"/>
          <w:szCs w:val="20"/>
        </w:rPr>
      </w:pPr>
      <w:r w:rsidRPr="003F2CF3">
        <w:rPr>
          <w:rFonts w:ascii="Calibri" w:hAnsi="Calibri"/>
          <w:noProof/>
          <w:lang w:eastAsia="en-US"/>
        </w:rPr>
        <w:pict>
          <v:shape id="_x0000_s3744" type="#_x0000_t202" style="position:absolute;left:0;text-align:left;margin-left:18.75pt;margin-top:11.35pt;width:1in;height:184.35pt;z-index:-251544576;mso-position-horizontal-relative:page" o:allowincell="f" filled="f" stroked="f">
            <v:textbox style="layout-flow:vertical;mso-layout-flow-alt:bottom-to-top" inset="0,0,0,0">
              <w:txbxContent>
                <w:p w:rsidR="00F42301" w:rsidRDefault="00F42301" w:rsidP="00721764">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E</w:t>
                  </w:r>
                  <w:r>
                    <w:rPr>
                      <w:rFonts w:ascii="Impact" w:hAnsi="Impact" w:cs="Impact"/>
                      <w:color w:val="A3A3A3"/>
                      <w:spacing w:val="-115"/>
                      <w:position w:val="1"/>
                      <w:sz w:val="105"/>
                      <w:szCs w:val="105"/>
                    </w:rPr>
                    <w:t xml:space="preserve"> </w:t>
                  </w:r>
                </w:p>
              </w:txbxContent>
            </v:textbox>
            <w10:wrap anchorx="page"/>
          </v:shape>
        </w:pict>
      </w:r>
      <w:r>
        <w:rPr>
          <w:rFonts w:ascii="Times New Roman" w:hAnsi="Times New Roman"/>
          <w:sz w:val="20"/>
          <w:szCs w:val="20"/>
        </w:rPr>
        <w:t xml:space="preserve">PEDH  </w:t>
      </w:r>
      <w:r>
        <w:rPr>
          <w:rFonts w:ascii="Times New Roman" w:hAnsi="Times New Roman"/>
          <w:spacing w:val="48"/>
          <w:sz w:val="20"/>
          <w:szCs w:val="20"/>
        </w:rPr>
        <w:t xml:space="preserve"> </w:t>
      </w:r>
      <w:r>
        <w:rPr>
          <w:rFonts w:ascii="Times New Roman" w:hAnsi="Times New Roman"/>
          <w:sz w:val="20"/>
          <w:szCs w:val="20"/>
        </w:rPr>
        <w:t>5541</w:t>
      </w:r>
      <w:r>
        <w:rPr>
          <w:rFonts w:ascii="Times New Roman" w:hAnsi="Times New Roman"/>
          <w:sz w:val="20"/>
          <w:szCs w:val="20"/>
        </w:rPr>
        <w:tab/>
        <w:t>Health and Physical Education for</w:t>
      </w:r>
      <w:r>
        <w:rPr>
          <w:rFonts w:ascii="Times New Roman" w:hAnsi="Times New Roman"/>
          <w:spacing w:val="-7"/>
          <w:sz w:val="20"/>
          <w:szCs w:val="20"/>
        </w:rPr>
        <w:t xml:space="preserve"> </w:t>
      </w:r>
      <w:r>
        <w:rPr>
          <w:rFonts w:ascii="Times New Roman" w:hAnsi="Times New Roman"/>
          <w:spacing w:val="-20"/>
          <w:sz w:val="20"/>
          <w:szCs w:val="20"/>
        </w:rPr>
        <w:t>Y</w:t>
      </w:r>
      <w:r>
        <w:rPr>
          <w:rFonts w:ascii="Times New Roman" w:hAnsi="Times New Roman"/>
          <w:sz w:val="20"/>
          <w:szCs w:val="20"/>
        </w:rPr>
        <w:t>oung Child</w:t>
      </w:r>
    </w:p>
    <w:p w:rsidR="00F42301" w:rsidRDefault="00F42301" w:rsidP="00721764">
      <w:pPr>
        <w:widowControl w:val="0"/>
        <w:tabs>
          <w:tab w:val="left" w:pos="3760"/>
        </w:tabs>
        <w:autoSpaceDE w:val="0"/>
        <w:autoSpaceDN w:val="0"/>
        <w:adjustRightInd w:val="0"/>
        <w:spacing w:before="10" w:after="0"/>
        <w:ind w:left="2304"/>
        <w:rPr>
          <w:rFonts w:ascii="Times New Roman" w:hAnsi="Times New Roman"/>
          <w:sz w:val="20"/>
          <w:szCs w:val="20"/>
        </w:rPr>
      </w:pPr>
      <w:r>
        <w:rPr>
          <w:rFonts w:ascii="Times New Roman" w:hAnsi="Times New Roman"/>
          <w:sz w:val="20"/>
          <w:szCs w:val="20"/>
        </w:rPr>
        <w:t xml:space="preserve">PEDH  </w:t>
      </w:r>
      <w:r>
        <w:rPr>
          <w:rFonts w:ascii="Times New Roman" w:hAnsi="Times New Roman"/>
          <w:spacing w:val="48"/>
          <w:sz w:val="20"/>
          <w:szCs w:val="20"/>
        </w:rPr>
        <w:t xml:space="preserve"> </w:t>
      </w:r>
      <w:r>
        <w:rPr>
          <w:rFonts w:ascii="Times New Roman" w:hAnsi="Times New Roman"/>
          <w:sz w:val="20"/>
          <w:szCs w:val="20"/>
        </w:rPr>
        <w:t>5550*</w:t>
      </w:r>
      <w:r>
        <w:rPr>
          <w:rFonts w:ascii="Times New Roman" w:hAnsi="Times New Roman"/>
          <w:sz w:val="20"/>
          <w:szCs w:val="20"/>
        </w:rPr>
        <w:tab/>
        <w:t>Physiology of Fitness</w:t>
      </w:r>
    </w:p>
    <w:p w:rsidR="00F42301" w:rsidRDefault="00F42301" w:rsidP="00721764">
      <w:pPr>
        <w:widowControl w:val="0"/>
        <w:autoSpaceDE w:val="0"/>
        <w:autoSpaceDN w:val="0"/>
        <w:adjustRightInd w:val="0"/>
        <w:spacing w:before="10" w:after="0"/>
        <w:ind w:left="2304"/>
        <w:rPr>
          <w:rFonts w:ascii="Times New Roman" w:hAnsi="Times New Roman"/>
          <w:sz w:val="20"/>
          <w:szCs w:val="20"/>
        </w:rPr>
      </w:pPr>
      <w:r>
        <w:rPr>
          <w:rFonts w:ascii="Times New Roman" w:hAnsi="Times New Roman"/>
          <w:sz w:val="20"/>
          <w:szCs w:val="20"/>
        </w:rPr>
        <w:t xml:space="preserve">PEDH  </w:t>
      </w:r>
      <w:r>
        <w:rPr>
          <w:rFonts w:ascii="Times New Roman" w:hAnsi="Times New Roman"/>
          <w:spacing w:val="48"/>
          <w:sz w:val="20"/>
          <w:szCs w:val="20"/>
        </w:rPr>
        <w:t xml:space="preserve"> </w:t>
      </w:r>
      <w:r>
        <w:rPr>
          <w:rFonts w:ascii="Times New Roman" w:hAnsi="Times New Roman"/>
          <w:sz w:val="20"/>
          <w:szCs w:val="20"/>
        </w:rPr>
        <w:t xml:space="preserve">5551 *  </w:t>
      </w:r>
      <w:r>
        <w:rPr>
          <w:rFonts w:ascii="Times New Roman" w:hAnsi="Times New Roman"/>
          <w:spacing w:val="47"/>
          <w:sz w:val="20"/>
          <w:szCs w:val="20"/>
        </w:rPr>
        <w:t xml:space="preserve"> </w:t>
      </w:r>
      <w:r>
        <w:rPr>
          <w:rFonts w:ascii="Times New Roman" w:hAnsi="Times New Roman"/>
          <w:sz w:val="20"/>
          <w:szCs w:val="20"/>
        </w:rPr>
        <w:t>Mechanical</w:t>
      </w:r>
      <w:r>
        <w:rPr>
          <w:rFonts w:ascii="Times New Roman" w:hAnsi="Times New Roman"/>
          <w:spacing w:val="-11"/>
          <w:sz w:val="20"/>
          <w:szCs w:val="20"/>
        </w:rPr>
        <w:t xml:space="preserve"> </w:t>
      </w:r>
      <w:r>
        <w:rPr>
          <w:rFonts w:ascii="Times New Roman" w:hAnsi="Times New Roman"/>
          <w:sz w:val="20"/>
          <w:szCs w:val="20"/>
        </w:rPr>
        <w:t>Analysis of Human Motion</w:t>
      </w:r>
    </w:p>
    <w:p w:rsidR="00F42301" w:rsidRDefault="00F42301" w:rsidP="00721764">
      <w:pPr>
        <w:widowControl w:val="0"/>
        <w:tabs>
          <w:tab w:val="left" w:pos="3760"/>
        </w:tabs>
        <w:autoSpaceDE w:val="0"/>
        <w:autoSpaceDN w:val="0"/>
        <w:adjustRightInd w:val="0"/>
        <w:spacing w:before="10" w:after="0"/>
        <w:ind w:left="2304"/>
        <w:rPr>
          <w:rFonts w:ascii="Times New Roman" w:hAnsi="Times New Roman"/>
          <w:sz w:val="20"/>
          <w:szCs w:val="20"/>
        </w:rPr>
      </w:pPr>
      <w:r>
        <w:rPr>
          <w:rFonts w:ascii="Times New Roman" w:hAnsi="Times New Roman"/>
          <w:sz w:val="20"/>
          <w:szCs w:val="20"/>
        </w:rPr>
        <w:t xml:space="preserve">PEDH  </w:t>
      </w:r>
      <w:r>
        <w:rPr>
          <w:rFonts w:ascii="Times New Roman" w:hAnsi="Times New Roman"/>
          <w:spacing w:val="48"/>
          <w:sz w:val="20"/>
          <w:szCs w:val="20"/>
        </w:rPr>
        <w:t xml:space="preserve"> </w:t>
      </w:r>
      <w:r>
        <w:rPr>
          <w:rFonts w:ascii="Times New Roman" w:hAnsi="Times New Roman"/>
          <w:sz w:val="20"/>
          <w:szCs w:val="20"/>
        </w:rPr>
        <w:t>5555</w:t>
      </w:r>
      <w:r>
        <w:rPr>
          <w:rFonts w:ascii="Times New Roman" w:hAnsi="Times New Roman"/>
          <w:sz w:val="20"/>
          <w:szCs w:val="20"/>
        </w:rPr>
        <w:tab/>
        <w:t>Measurement in Physical Education</w:t>
      </w:r>
    </w:p>
    <w:p w:rsidR="00F42301" w:rsidRDefault="00F42301" w:rsidP="00721764">
      <w:pPr>
        <w:widowControl w:val="0"/>
        <w:tabs>
          <w:tab w:val="left" w:pos="3760"/>
        </w:tabs>
        <w:autoSpaceDE w:val="0"/>
        <w:autoSpaceDN w:val="0"/>
        <w:adjustRightInd w:val="0"/>
        <w:spacing w:before="12" w:after="0"/>
        <w:ind w:left="2304"/>
        <w:rPr>
          <w:rFonts w:ascii="Times New Roman" w:hAnsi="Times New Roman"/>
          <w:sz w:val="20"/>
          <w:szCs w:val="20"/>
        </w:rPr>
      </w:pPr>
      <w:r>
        <w:rPr>
          <w:rFonts w:ascii="Times New Roman" w:hAnsi="Times New Roman"/>
          <w:position w:val="2"/>
          <w:sz w:val="20"/>
          <w:szCs w:val="20"/>
        </w:rPr>
        <w:t xml:space="preserve">PEDH  </w:t>
      </w:r>
      <w:r>
        <w:rPr>
          <w:rFonts w:ascii="Times New Roman" w:hAnsi="Times New Roman"/>
          <w:spacing w:val="48"/>
          <w:position w:val="2"/>
          <w:sz w:val="20"/>
          <w:szCs w:val="20"/>
        </w:rPr>
        <w:t xml:space="preserve"> </w:t>
      </w:r>
      <w:r>
        <w:rPr>
          <w:rFonts w:ascii="Times New Roman" w:hAnsi="Times New Roman"/>
          <w:sz w:val="20"/>
          <w:szCs w:val="20"/>
        </w:rPr>
        <w:t>5565</w:t>
      </w:r>
      <w:r>
        <w:rPr>
          <w:rFonts w:ascii="Times New Roman" w:hAnsi="Times New Roman"/>
          <w:sz w:val="20"/>
          <w:szCs w:val="20"/>
        </w:rPr>
        <w:tab/>
        <w:t>Physical Education and the Handicapped Child</w:t>
      </w:r>
    </w:p>
    <w:p w:rsidR="00F42301" w:rsidRDefault="00F42301" w:rsidP="00721764">
      <w:pPr>
        <w:widowControl w:val="0"/>
        <w:tabs>
          <w:tab w:val="left" w:pos="3760"/>
        </w:tabs>
        <w:autoSpaceDE w:val="0"/>
        <w:autoSpaceDN w:val="0"/>
        <w:adjustRightInd w:val="0"/>
        <w:spacing w:after="0" w:line="218" w:lineRule="exact"/>
        <w:ind w:left="2304"/>
        <w:rPr>
          <w:rFonts w:ascii="Times New Roman" w:hAnsi="Times New Roman"/>
          <w:sz w:val="20"/>
          <w:szCs w:val="20"/>
        </w:rPr>
      </w:pPr>
      <w:r>
        <w:rPr>
          <w:rFonts w:ascii="Times New Roman" w:hAnsi="Times New Roman"/>
          <w:sz w:val="20"/>
          <w:szCs w:val="20"/>
        </w:rPr>
        <w:t xml:space="preserve">PEDH  </w:t>
      </w:r>
      <w:r>
        <w:rPr>
          <w:rFonts w:ascii="Times New Roman" w:hAnsi="Times New Roman"/>
          <w:spacing w:val="48"/>
          <w:sz w:val="20"/>
          <w:szCs w:val="20"/>
        </w:rPr>
        <w:t xml:space="preserve"> </w:t>
      </w:r>
      <w:r>
        <w:rPr>
          <w:rFonts w:ascii="Times New Roman" w:hAnsi="Times New Roman"/>
          <w:sz w:val="20"/>
          <w:szCs w:val="20"/>
        </w:rPr>
        <w:t>5581</w:t>
      </w:r>
      <w:r>
        <w:rPr>
          <w:rFonts w:ascii="Times New Roman" w:hAnsi="Times New Roman"/>
          <w:sz w:val="20"/>
          <w:szCs w:val="20"/>
        </w:rPr>
        <w:tab/>
        <w:t>Directed Reading and Research in Physical Education</w:t>
      </w:r>
    </w:p>
    <w:p w:rsidR="00F42301" w:rsidRDefault="00F42301" w:rsidP="00721764">
      <w:pPr>
        <w:widowControl w:val="0"/>
        <w:tabs>
          <w:tab w:val="left" w:pos="3760"/>
        </w:tabs>
        <w:autoSpaceDE w:val="0"/>
        <w:autoSpaceDN w:val="0"/>
        <w:adjustRightInd w:val="0"/>
        <w:spacing w:before="10" w:after="0"/>
        <w:ind w:left="2304"/>
        <w:rPr>
          <w:rFonts w:ascii="Times New Roman" w:hAnsi="Times New Roman"/>
          <w:sz w:val="20"/>
          <w:szCs w:val="20"/>
        </w:rPr>
      </w:pPr>
      <w:r>
        <w:rPr>
          <w:rFonts w:ascii="Times New Roman" w:hAnsi="Times New Roman"/>
          <w:sz w:val="20"/>
          <w:szCs w:val="20"/>
        </w:rPr>
        <w:t xml:space="preserve">PEDH  </w:t>
      </w:r>
      <w:r>
        <w:rPr>
          <w:rFonts w:ascii="Times New Roman" w:hAnsi="Times New Roman"/>
          <w:spacing w:val="48"/>
          <w:sz w:val="20"/>
          <w:szCs w:val="20"/>
        </w:rPr>
        <w:t xml:space="preserve"> </w:t>
      </w:r>
      <w:r>
        <w:rPr>
          <w:rFonts w:ascii="Times New Roman" w:hAnsi="Times New Roman"/>
          <w:sz w:val="20"/>
          <w:szCs w:val="20"/>
        </w:rPr>
        <w:t>5583</w:t>
      </w:r>
      <w:r>
        <w:rPr>
          <w:rFonts w:ascii="Times New Roman" w:hAnsi="Times New Roman"/>
          <w:sz w:val="20"/>
          <w:szCs w:val="20"/>
        </w:rPr>
        <w:tab/>
        <w:t>Research Design</w:t>
      </w:r>
    </w:p>
    <w:p w:rsidR="00F42301" w:rsidRDefault="00F42301" w:rsidP="00721764">
      <w:pPr>
        <w:widowControl w:val="0"/>
        <w:tabs>
          <w:tab w:val="left" w:pos="3760"/>
        </w:tabs>
        <w:autoSpaceDE w:val="0"/>
        <w:autoSpaceDN w:val="0"/>
        <w:adjustRightInd w:val="0"/>
        <w:spacing w:before="10" w:after="0" w:line="250" w:lineRule="auto"/>
        <w:ind w:left="2304" w:right="5670"/>
        <w:rPr>
          <w:rFonts w:ascii="Times New Roman" w:hAnsi="Times New Roman"/>
          <w:sz w:val="20"/>
          <w:szCs w:val="20"/>
        </w:rPr>
      </w:pPr>
      <w:r>
        <w:rPr>
          <w:rFonts w:ascii="Times New Roman" w:hAnsi="Times New Roman"/>
          <w:sz w:val="20"/>
          <w:szCs w:val="20"/>
        </w:rPr>
        <w:t xml:space="preserve">PEDH  </w:t>
      </w:r>
      <w:r>
        <w:rPr>
          <w:rFonts w:ascii="Times New Roman" w:hAnsi="Times New Roman"/>
          <w:spacing w:val="48"/>
          <w:sz w:val="20"/>
          <w:szCs w:val="20"/>
        </w:rPr>
        <w:t xml:space="preserve"> </w:t>
      </w:r>
      <w:r>
        <w:rPr>
          <w:rFonts w:ascii="Times New Roman" w:hAnsi="Times New Roman"/>
          <w:sz w:val="20"/>
          <w:szCs w:val="20"/>
        </w:rPr>
        <w:t>5596*</w:t>
      </w:r>
      <w:r>
        <w:rPr>
          <w:rFonts w:ascii="Times New Roman" w:hAnsi="Times New Roman"/>
          <w:sz w:val="20"/>
          <w:szCs w:val="20"/>
        </w:rPr>
        <w:tab/>
        <w:t xml:space="preserve">Seminar I PEDH   </w:t>
      </w:r>
      <w:r>
        <w:rPr>
          <w:rFonts w:ascii="Times New Roman" w:hAnsi="Times New Roman"/>
          <w:spacing w:val="-2"/>
          <w:sz w:val="20"/>
          <w:szCs w:val="20"/>
        </w:rPr>
        <w:t xml:space="preserve"> </w:t>
      </w:r>
      <w:r>
        <w:rPr>
          <w:rFonts w:ascii="Times New Roman" w:hAnsi="Times New Roman"/>
          <w:sz w:val="20"/>
          <w:szCs w:val="20"/>
        </w:rPr>
        <w:t>5599</w:t>
      </w:r>
      <w:r>
        <w:rPr>
          <w:rFonts w:ascii="Times New Roman" w:hAnsi="Times New Roman"/>
          <w:sz w:val="20"/>
          <w:szCs w:val="20"/>
        </w:rPr>
        <w:tab/>
        <w:t>Maste</w:t>
      </w:r>
      <w:r>
        <w:rPr>
          <w:rFonts w:ascii="Times New Roman" w:hAnsi="Times New Roman"/>
          <w:spacing w:val="7"/>
          <w:sz w:val="20"/>
          <w:szCs w:val="20"/>
        </w:rPr>
        <w:t>r</w:t>
      </w:r>
      <w:r>
        <w:rPr>
          <w:rFonts w:ascii="Times New Roman" w:hAnsi="Times New Roman"/>
          <w:spacing w:val="-11"/>
          <w:sz w:val="20"/>
          <w:szCs w:val="20"/>
        </w:rPr>
        <w:t>’</w:t>
      </w:r>
      <w:r>
        <w:rPr>
          <w:rFonts w:ascii="Times New Roman" w:hAnsi="Times New Roman"/>
          <w:sz w:val="20"/>
          <w:szCs w:val="20"/>
        </w:rPr>
        <w:t>s</w:t>
      </w:r>
      <w:r>
        <w:rPr>
          <w:rFonts w:ascii="Times New Roman" w:hAnsi="Times New Roman"/>
          <w:spacing w:val="-4"/>
          <w:sz w:val="20"/>
          <w:szCs w:val="20"/>
        </w:rPr>
        <w:t xml:space="preserve"> </w:t>
      </w:r>
      <w:r>
        <w:rPr>
          <w:rFonts w:ascii="Times New Roman" w:hAnsi="Times New Roman"/>
          <w:sz w:val="20"/>
          <w:szCs w:val="20"/>
        </w:rPr>
        <w:t>Thesis</w:t>
      </w:r>
    </w:p>
    <w:p w:rsidR="00F42301" w:rsidRDefault="00F42301" w:rsidP="00721764">
      <w:pPr>
        <w:widowControl w:val="0"/>
        <w:autoSpaceDE w:val="0"/>
        <w:autoSpaceDN w:val="0"/>
        <w:adjustRightInd w:val="0"/>
        <w:spacing w:before="17" w:after="0" w:line="200" w:lineRule="exact"/>
        <w:rPr>
          <w:rFonts w:ascii="Times New Roman" w:hAnsi="Times New Roman"/>
          <w:sz w:val="20"/>
          <w:szCs w:val="20"/>
        </w:rPr>
      </w:pPr>
    </w:p>
    <w:p w:rsidR="00F42301" w:rsidRDefault="00F42301" w:rsidP="00721764">
      <w:pPr>
        <w:widowControl w:val="0"/>
        <w:autoSpaceDE w:val="0"/>
        <w:autoSpaceDN w:val="0"/>
        <w:adjustRightInd w:val="0"/>
        <w:spacing w:after="0"/>
        <w:ind w:left="1944"/>
        <w:rPr>
          <w:rFonts w:ascii="Times New Roman" w:hAnsi="Times New Roman"/>
          <w:sz w:val="28"/>
          <w:szCs w:val="28"/>
        </w:rPr>
      </w:pPr>
      <w:r>
        <w:rPr>
          <w:rFonts w:ascii="Times New Roman" w:hAnsi="Times New Roman"/>
          <w:b/>
          <w:bCs/>
          <w:sz w:val="28"/>
          <w:szCs w:val="28"/>
        </w:rPr>
        <w:t>A</w:t>
      </w:r>
      <w:r>
        <w:rPr>
          <w:rFonts w:ascii="Times New Roman" w:hAnsi="Times New Roman"/>
          <w:b/>
          <w:bCs/>
          <w:spacing w:val="-5"/>
          <w:sz w:val="28"/>
          <w:szCs w:val="28"/>
        </w:rPr>
        <w:t>r</w:t>
      </w:r>
      <w:r>
        <w:rPr>
          <w:rFonts w:ascii="Times New Roman" w:hAnsi="Times New Roman"/>
          <w:b/>
          <w:bCs/>
          <w:sz w:val="28"/>
          <w:szCs w:val="28"/>
        </w:rPr>
        <w:t>ea D - Educational Resea</w:t>
      </w:r>
      <w:r>
        <w:rPr>
          <w:rFonts w:ascii="Times New Roman" w:hAnsi="Times New Roman"/>
          <w:b/>
          <w:bCs/>
          <w:spacing w:val="-5"/>
          <w:sz w:val="28"/>
          <w:szCs w:val="28"/>
        </w:rPr>
        <w:t>r</w:t>
      </w:r>
      <w:r>
        <w:rPr>
          <w:rFonts w:ascii="Times New Roman" w:hAnsi="Times New Roman"/>
          <w:b/>
          <w:bCs/>
          <w:sz w:val="28"/>
          <w:szCs w:val="28"/>
        </w:rPr>
        <w:t>ch and Statistics</w:t>
      </w:r>
    </w:p>
    <w:p w:rsidR="00F42301" w:rsidRDefault="00F42301" w:rsidP="00721764">
      <w:pPr>
        <w:widowControl w:val="0"/>
        <w:autoSpaceDE w:val="0"/>
        <w:autoSpaceDN w:val="0"/>
        <w:adjustRightInd w:val="0"/>
        <w:spacing w:before="14" w:after="0" w:line="260" w:lineRule="auto"/>
        <w:ind w:left="2304" w:right="4995" w:hanging="360"/>
        <w:rPr>
          <w:rFonts w:ascii="Times New Roman" w:hAnsi="Times New Roman"/>
          <w:sz w:val="20"/>
          <w:szCs w:val="20"/>
        </w:rPr>
      </w:pPr>
      <w:r>
        <w:rPr>
          <w:rFonts w:ascii="Times New Roman" w:hAnsi="Times New Roman"/>
          <w:b/>
          <w:bCs/>
          <w:sz w:val="28"/>
          <w:szCs w:val="28"/>
        </w:rPr>
        <w:t>(Minimum of 3 semester</w:t>
      </w:r>
      <w:r>
        <w:rPr>
          <w:rFonts w:ascii="Times New Roman" w:hAnsi="Times New Roman"/>
          <w:b/>
          <w:bCs/>
          <w:spacing w:val="-5"/>
          <w:sz w:val="28"/>
          <w:szCs w:val="28"/>
        </w:rPr>
        <w:t xml:space="preserve"> </w:t>
      </w:r>
      <w:r>
        <w:rPr>
          <w:rFonts w:ascii="Times New Roman" w:hAnsi="Times New Roman"/>
          <w:b/>
          <w:bCs/>
          <w:sz w:val="28"/>
          <w:szCs w:val="28"/>
        </w:rPr>
        <w:t xml:space="preserve">hours) </w:t>
      </w:r>
      <w:r>
        <w:rPr>
          <w:rFonts w:ascii="Times New Roman" w:hAnsi="Times New Roman"/>
          <w:sz w:val="20"/>
          <w:szCs w:val="20"/>
        </w:rPr>
        <w:t xml:space="preserve">EDUC  </w:t>
      </w:r>
      <w:r>
        <w:rPr>
          <w:rFonts w:ascii="Times New Roman" w:hAnsi="Times New Roman"/>
          <w:spacing w:val="26"/>
          <w:sz w:val="20"/>
          <w:szCs w:val="20"/>
        </w:rPr>
        <w:t xml:space="preserve"> </w:t>
      </w:r>
      <w:r>
        <w:rPr>
          <w:rFonts w:ascii="Times New Roman" w:hAnsi="Times New Roman"/>
          <w:sz w:val="20"/>
          <w:szCs w:val="20"/>
        </w:rPr>
        <w:t xml:space="preserve">5500* Educational Statistics </w:t>
      </w:r>
      <w:r>
        <w:rPr>
          <w:rFonts w:ascii="Times New Roman" w:hAnsi="Times New Roman"/>
          <w:position w:val="2"/>
          <w:sz w:val="20"/>
          <w:szCs w:val="20"/>
        </w:rPr>
        <w:t xml:space="preserve">EDUC  </w:t>
      </w:r>
      <w:r>
        <w:rPr>
          <w:rFonts w:ascii="Times New Roman" w:hAnsi="Times New Roman"/>
          <w:spacing w:val="26"/>
          <w:position w:val="2"/>
          <w:sz w:val="20"/>
          <w:szCs w:val="20"/>
        </w:rPr>
        <w:t xml:space="preserve"> </w:t>
      </w:r>
      <w:r>
        <w:rPr>
          <w:rFonts w:ascii="Times New Roman" w:hAnsi="Times New Roman"/>
          <w:sz w:val="20"/>
          <w:szCs w:val="20"/>
        </w:rPr>
        <w:t>5501 * Educational Research</w:t>
      </w:r>
    </w:p>
    <w:p w:rsidR="00F42301" w:rsidRDefault="00F42301" w:rsidP="00721764">
      <w:pPr>
        <w:widowControl w:val="0"/>
        <w:autoSpaceDE w:val="0"/>
        <w:autoSpaceDN w:val="0"/>
        <w:adjustRightInd w:val="0"/>
        <w:spacing w:after="0" w:line="197" w:lineRule="exact"/>
        <w:ind w:left="2304"/>
        <w:rPr>
          <w:rFonts w:ascii="Times New Roman" w:hAnsi="Times New Roman"/>
          <w:sz w:val="20"/>
          <w:szCs w:val="20"/>
        </w:rPr>
      </w:pPr>
      <w:r>
        <w:rPr>
          <w:rFonts w:ascii="Times New Roman" w:hAnsi="Times New Roman"/>
          <w:sz w:val="20"/>
          <w:szCs w:val="20"/>
        </w:rPr>
        <w:t>Area E - Electives (Minimum of 6 semester hours)</w:t>
      </w:r>
    </w:p>
    <w:p w:rsidR="00F42301" w:rsidRDefault="00F42301" w:rsidP="00721764">
      <w:pPr>
        <w:widowControl w:val="0"/>
        <w:autoSpaceDE w:val="0"/>
        <w:autoSpaceDN w:val="0"/>
        <w:adjustRightInd w:val="0"/>
        <w:spacing w:before="10" w:after="0"/>
        <w:ind w:left="2304"/>
        <w:rPr>
          <w:rFonts w:ascii="Times New Roman" w:hAnsi="Times New Roman"/>
          <w:sz w:val="20"/>
          <w:szCs w:val="20"/>
        </w:rPr>
      </w:pPr>
      <w:r>
        <w:rPr>
          <w:rFonts w:ascii="Times New Roman" w:hAnsi="Times New Roman"/>
          <w:sz w:val="20"/>
          <w:szCs w:val="20"/>
        </w:rPr>
        <w:t>* Courses required unless previously fulfilled</w:t>
      </w:r>
    </w:p>
    <w:p w:rsidR="00F42301" w:rsidRDefault="00F42301" w:rsidP="00721764">
      <w:pPr>
        <w:widowControl w:val="0"/>
        <w:autoSpaceDE w:val="0"/>
        <w:autoSpaceDN w:val="0"/>
        <w:adjustRightInd w:val="0"/>
        <w:spacing w:before="10" w:after="0"/>
        <w:ind w:left="2304"/>
        <w:rPr>
          <w:rFonts w:ascii="Times New Roman" w:hAnsi="Times New Roman"/>
          <w:sz w:val="20"/>
          <w:szCs w:val="20"/>
        </w:rPr>
      </w:pPr>
      <w:r>
        <w:rPr>
          <w:rFonts w:ascii="Times New Roman" w:hAnsi="Times New Roman"/>
          <w:sz w:val="20"/>
          <w:szCs w:val="20"/>
        </w:rPr>
        <w:t>** Six hours must be in a supportive area (Health)</w:t>
      </w:r>
    </w:p>
    <w:p w:rsidR="00F42301" w:rsidRDefault="00F42301" w:rsidP="00721764">
      <w:pPr>
        <w:widowControl w:val="0"/>
        <w:autoSpaceDE w:val="0"/>
        <w:autoSpaceDN w:val="0"/>
        <w:adjustRightInd w:val="0"/>
        <w:spacing w:before="8" w:after="0" w:line="220" w:lineRule="exact"/>
        <w:rPr>
          <w:rFonts w:ascii="Times New Roman" w:hAnsi="Times New Roman"/>
        </w:rPr>
      </w:pPr>
    </w:p>
    <w:p w:rsidR="00F42301" w:rsidRDefault="00F42301" w:rsidP="00721764">
      <w:pPr>
        <w:widowControl w:val="0"/>
        <w:autoSpaceDE w:val="0"/>
        <w:autoSpaceDN w:val="0"/>
        <w:adjustRightInd w:val="0"/>
        <w:spacing w:after="0"/>
        <w:ind w:left="1944"/>
        <w:rPr>
          <w:rFonts w:ascii="Impact" w:hAnsi="Impact" w:cs="Impact"/>
          <w:color w:val="000000"/>
          <w:sz w:val="32"/>
          <w:szCs w:val="32"/>
        </w:rPr>
      </w:pPr>
      <w:r>
        <w:rPr>
          <w:rFonts w:ascii="Impact" w:hAnsi="Impact" w:cs="Impact"/>
          <w:color w:val="666666"/>
          <w:sz w:val="32"/>
          <w:szCs w:val="32"/>
        </w:rPr>
        <w:t>COURSE DESCRIPTIONS</w:t>
      </w:r>
    </w:p>
    <w:p w:rsidR="00F42301" w:rsidRDefault="00F42301" w:rsidP="00721764">
      <w:pPr>
        <w:widowControl w:val="0"/>
        <w:autoSpaceDE w:val="0"/>
        <w:autoSpaceDN w:val="0"/>
        <w:adjustRightInd w:val="0"/>
        <w:spacing w:before="19" w:after="0" w:line="252" w:lineRule="auto"/>
        <w:ind w:left="2304" w:right="865" w:hanging="360"/>
        <w:jc w:val="both"/>
        <w:rPr>
          <w:rFonts w:ascii="Times New Roman" w:hAnsi="Times New Roman"/>
          <w:color w:val="000000"/>
          <w:sz w:val="20"/>
          <w:szCs w:val="20"/>
        </w:rPr>
      </w:pPr>
      <w:r>
        <w:rPr>
          <w:rFonts w:ascii="Times New Roman" w:hAnsi="Times New Roman"/>
          <w:b/>
          <w:bCs/>
          <w:color w:val="191919"/>
          <w:sz w:val="20"/>
          <w:szCs w:val="20"/>
        </w:rPr>
        <w:t>HEDP</w:t>
      </w:r>
      <w:r>
        <w:rPr>
          <w:rFonts w:ascii="Times New Roman" w:hAnsi="Times New Roman"/>
          <w:b/>
          <w:bCs/>
          <w:color w:val="191919"/>
          <w:spacing w:val="-16"/>
          <w:sz w:val="20"/>
          <w:szCs w:val="20"/>
        </w:rPr>
        <w:t xml:space="preserve"> </w:t>
      </w:r>
      <w:r>
        <w:rPr>
          <w:rFonts w:ascii="Times New Roman" w:hAnsi="Times New Roman"/>
          <w:b/>
          <w:bCs/>
          <w:color w:val="191919"/>
          <w:sz w:val="20"/>
          <w:szCs w:val="20"/>
        </w:rPr>
        <w:t>5532</w:t>
      </w:r>
      <w:r>
        <w:rPr>
          <w:rFonts w:ascii="Times New Roman" w:hAnsi="Times New Roman"/>
          <w:b/>
          <w:bCs/>
          <w:color w:val="191919"/>
          <w:spacing w:val="-5"/>
          <w:sz w:val="20"/>
          <w:szCs w:val="20"/>
        </w:rPr>
        <w:t xml:space="preserve"> </w:t>
      </w:r>
      <w:r>
        <w:rPr>
          <w:rFonts w:ascii="Times New Roman" w:hAnsi="Times New Roman"/>
          <w:b/>
          <w:bCs/>
          <w:color w:val="191919"/>
          <w:sz w:val="20"/>
          <w:szCs w:val="20"/>
        </w:rPr>
        <w:t>-</w:t>
      </w:r>
      <w:r>
        <w:rPr>
          <w:rFonts w:ascii="Times New Roman" w:hAnsi="Times New Roman"/>
          <w:b/>
          <w:bCs/>
          <w:color w:val="191919"/>
          <w:spacing w:val="-5"/>
          <w:sz w:val="20"/>
          <w:szCs w:val="20"/>
        </w:rPr>
        <w:t xml:space="preserve"> </w:t>
      </w:r>
      <w:r>
        <w:rPr>
          <w:rFonts w:ascii="Times New Roman" w:hAnsi="Times New Roman"/>
          <w:b/>
          <w:bCs/>
          <w:color w:val="191919"/>
          <w:sz w:val="20"/>
          <w:szCs w:val="20"/>
        </w:rPr>
        <w:t>Envi</w:t>
      </w:r>
      <w:r>
        <w:rPr>
          <w:rFonts w:ascii="Times New Roman" w:hAnsi="Times New Roman"/>
          <w:b/>
          <w:bCs/>
          <w:color w:val="191919"/>
          <w:spacing w:val="-4"/>
          <w:sz w:val="20"/>
          <w:szCs w:val="20"/>
        </w:rPr>
        <w:t>r</w:t>
      </w:r>
      <w:r>
        <w:rPr>
          <w:rFonts w:ascii="Times New Roman" w:hAnsi="Times New Roman"/>
          <w:b/>
          <w:bCs/>
          <w:color w:val="191919"/>
          <w:sz w:val="20"/>
          <w:szCs w:val="20"/>
        </w:rPr>
        <w:t>onmental</w:t>
      </w:r>
      <w:r>
        <w:rPr>
          <w:rFonts w:ascii="Times New Roman" w:hAnsi="Times New Roman"/>
          <w:b/>
          <w:bCs/>
          <w:color w:val="191919"/>
          <w:spacing w:val="-5"/>
          <w:sz w:val="20"/>
          <w:szCs w:val="20"/>
        </w:rPr>
        <w:t xml:space="preserve"> </w:t>
      </w:r>
      <w:r>
        <w:rPr>
          <w:rFonts w:ascii="Times New Roman" w:hAnsi="Times New Roman"/>
          <w:b/>
          <w:bCs/>
          <w:color w:val="191919"/>
          <w:sz w:val="20"/>
          <w:szCs w:val="20"/>
        </w:rPr>
        <w:t>Health</w:t>
      </w:r>
      <w:r>
        <w:rPr>
          <w:rFonts w:ascii="Times New Roman" w:hAnsi="Times New Roman"/>
          <w:b/>
          <w:bCs/>
          <w:color w:val="191919"/>
          <w:spacing w:val="-16"/>
          <w:sz w:val="20"/>
          <w:szCs w:val="20"/>
        </w:rPr>
        <w:t xml:space="preserve"> </w:t>
      </w:r>
      <w:r>
        <w:rPr>
          <w:rFonts w:ascii="Times New Roman" w:hAnsi="Times New Roman"/>
          <w:b/>
          <w:bCs/>
          <w:color w:val="191919"/>
          <w:sz w:val="20"/>
          <w:szCs w:val="20"/>
        </w:rPr>
        <w:t xml:space="preserve">Aspects.........................................................................3(3-0) </w:t>
      </w:r>
      <w:r>
        <w:rPr>
          <w:rFonts w:ascii="Times New Roman" w:hAnsi="Times New Roman"/>
          <w:color w:val="191919"/>
          <w:sz w:val="20"/>
          <w:szCs w:val="20"/>
        </w:rPr>
        <w:t>Analysis of health practices</w:t>
      </w:r>
      <w:r>
        <w:rPr>
          <w:rFonts w:ascii="Times New Roman" w:hAnsi="Times New Roman"/>
          <w:color w:val="191919"/>
          <w:spacing w:val="1"/>
          <w:sz w:val="20"/>
          <w:szCs w:val="20"/>
        </w:rPr>
        <w:t xml:space="preserve"> </w:t>
      </w:r>
      <w:r>
        <w:rPr>
          <w:rFonts w:ascii="Times New Roman" w:hAnsi="Times New Roman"/>
          <w:color w:val="191919"/>
          <w:sz w:val="20"/>
          <w:szCs w:val="20"/>
        </w:rPr>
        <w:t>as they relate</w:t>
      </w:r>
      <w:r>
        <w:rPr>
          <w:rFonts w:ascii="Times New Roman" w:hAnsi="Times New Roman"/>
          <w:color w:val="191919"/>
          <w:spacing w:val="1"/>
          <w:sz w:val="20"/>
          <w:szCs w:val="20"/>
        </w:rPr>
        <w:t xml:space="preserve"> </w:t>
      </w:r>
      <w:r>
        <w:rPr>
          <w:rFonts w:ascii="Times New Roman" w:hAnsi="Times New Roman"/>
          <w:color w:val="191919"/>
          <w:sz w:val="20"/>
          <w:szCs w:val="20"/>
        </w:rPr>
        <w:t>to environmental</w:t>
      </w:r>
      <w:r>
        <w:rPr>
          <w:rFonts w:ascii="Times New Roman" w:hAnsi="Times New Roman"/>
          <w:color w:val="191919"/>
          <w:spacing w:val="1"/>
          <w:sz w:val="20"/>
          <w:szCs w:val="20"/>
        </w:rPr>
        <w:t xml:space="preserve"> </w:t>
      </w:r>
      <w:r>
        <w:rPr>
          <w:rFonts w:ascii="Times New Roman" w:hAnsi="Times New Roman"/>
          <w:color w:val="191919"/>
          <w:sz w:val="20"/>
          <w:szCs w:val="20"/>
        </w:rPr>
        <w:t>health problems including popula- tion control, pollution, drugs, alcohol and tobacco.</w:t>
      </w:r>
    </w:p>
    <w:p w:rsidR="00F42301" w:rsidRDefault="00F42301" w:rsidP="00721764">
      <w:pPr>
        <w:widowControl w:val="0"/>
        <w:autoSpaceDE w:val="0"/>
        <w:autoSpaceDN w:val="0"/>
        <w:adjustRightInd w:val="0"/>
        <w:spacing w:after="0" w:line="225" w:lineRule="exact"/>
        <w:ind w:left="1944"/>
        <w:rPr>
          <w:rFonts w:ascii="Times New Roman" w:hAnsi="Times New Roman"/>
          <w:color w:val="000000"/>
          <w:sz w:val="20"/>
          <w:szCs w:val="20"/>
        </w:rPr>
      </w:pPr>
      <w:r>
        <w:rPr>
          <w:rFonts w:ascii="Times New Roman" w:hAnsi="Times New Roman"/>
          <w:b/>
          <w:bCs/>
          <w:color w:val="191919"/>
          <w:sz w:val="20"/>
          <w:szCs w:val="20"/>
        </w:rPr>
        <w:t>HEDP</w:t>
      </w:r>
      <w:r>
        <w:rPr>
          <w:rFonts w:ascii="Times New Roman" w:hAnsi="Times New Roman"/>
          <w:b/>
          <w:bCs/>
          <w:color w:val="191919"/>
          <w:spacing w:val="-19"/>
          <w:sz w:val="20"/>
          <w:szCs w:val="20"/>
        </w:rPr>
        <w:t xml:space="preserve"> </w:t>
      </w:r>
      <w:r>
        <w:rPr>
          <w:rFonts w:ascii="Times New Roman" w:hAnsi="Times New Roman"/>
          <w:b/>
          <w:bCs/>
          <w:color w:val="191919"/>
          <w:sz w:val="20"/>
          <w:szCs w:val="20"/>
        </w:rPr>
        <w:t>5578</w:t>
      </w:r>
      <w:r>
        <w:rPr>
          <w:rFonts w:ascii="Times New Roman" w:hAnsi="Times New Roman"/>
          <w:b/>
          <w:bCs/>
          <w:color w:val="191919"/>
          <w:spacing w:val="-8"/>
          <w:sz w:val="20"/>
          <w:szCs w:val="20"/>
        </w:rPr>
        <w:t xml:space="preserve"> </w:t>
      </w:r>
      <w:r>
        <w:rPr>
          <w:rFonts w:ascii="Times New Roman" w:hAnsi="Times New Roman"/>
          <w:b/>
          <w:bCs/>
          <w:color w:val="191919"/>
          <w:sz w:val="20"/>
          <w:szCs w:val="20"/>
        </w:rPr>
        <w:t>-</w:t>
      </w:r>
      <w:r>
        <w:rPr>
          <w:rFonts w:ascii="Times New Roman" w:hAnsi="Times New Roman"/>
          <w:b/>
          <w:bCs/>
          <w:color w:val="191919"/>
          <w:spacing w:val="-8"/>
          <w:sz w:val="20"/>
          <w:szCs w:val="20"/>
        </w:rPr>
        <w:t xml:space="preserve"> </w:t>
      </w:r>
      <w:r>
        <w:rPr>
          <w:rFonts w:ascii="Times New Roman" w:hAnsi="Times New Roman"/>
          <w:b/>
          <w:bCs/>
          <w:color w:val="191919"/>
          <w:sz w:val="20"/>
          <w:szCs w:val="20"/>
        </w:rPr>
        <w:t>Concepts</w:t>
      </w:r>
      <w:r>
        <w:rPr>
          <w:rFonts w:ascii="Times New Roman" w:hAnsi="Times New Roman"/>
          <w:b/>
          <w:bCs/>
          <w:color w:val="191919"/>
          <w:spacing w:val="-8"/>
          <w:sz w:val="20"/>
          <w:szCs w:val="20"/>
        </w:rPr>
        <w:t xml:space="preserve"> </w:t>
      </w:r>
      <w:r>
        <w:rPr>
          <w:rFonts w:ascii="Times New Roman" w:hAnsi="Times New Roman"/>
          <w:b/>
          <w:bCs/>
          <w:color w:val="191919"/>
          <w:sz w:val="20"/>
          <w:szCs w:val="20"/>
        </w:rPr>
        <w:t>in</w:t>
      </w:r>
      <w:r>
        <w:rPr>
          <w:rFonts w:ascii="Times New Roman" w:hAnsi="Times New Roman"/>
          <w:b/>
          <w:bCs/>
          <w:color w:val="191919"/>
          <w:spacing w:val="-8"/>
          <w:sz w:val="20"/>
          <w:szCs w:val="20"/>
        </w:rPr>
        <w:t xml:space="preserve"> </w:t>
      </w:r>
      <w:r>
        <w:rPr>
          <w:rFonts w:ascii="Times New Roman" w:hAnsi="Times New Roman"/>
          <w:b/>
          <w:bCs/>
          <w:color w:val="191919"/>
          <w:sz w:val="20"/>
          <w:szCs w:val="20"/>
        </w:rPr>
        <w:t>Health</w:t>
      </w:r>
      <w:r>
        <w:rPr>
          <w:rFonts w:ascii="Times New Roman" w:hAnsi="Times New Roman"/>
          <w:b/>
          <w:bCs/>
          <w:color w:val="191919"/>
          <w:spacing w:val="-8"/>
          <w:sz w:val="20"/>
          <w:szCs w:val="20"/>
        </w:rPr>
        <w:t xml:space="preserve"> </w:t>
      </w:r>
      <w:r>
        <w:rPr>
          <w:rFonts w:ascii="Times New Roman" w:hAnsi="Times New Roman"/>
          <w:b/>
          <w:bCs/>
          <w:color w:val="191919"/>
          <w:sz w:val="20"/>
          <w:szCs w:val="20"/>
        </w:rPr>
        <w:t>and</w:t>
      </w:r>
      <w:r>
        <w:rPr>
          <w:rFonts w:ascii="Times New Roman" w:hAnsi="Times New Roman"/>
          <w:b/>
          <w:bCs/>
          <w:color w:val="191919"/>
          <w:spacing w:val="-8"/>
          <w:sz w:val="20"/>
          <w:szCs w:val="20"/>
        </w:rPr>
        <w:t xml:space="preserve"> </w:t>
      </w:r>
      <w:r>
        <w:rPr>
          <w:rFonts w:ascii="Times New Roman" w:hAnsi="Times New Roman"/>
          <w:b/>
          <w:bCs/>
          <w:color w:val="191919"/>
          <w:sz w:val="20"/>
          <w:szCs w:val="20"/>
        </w:rPr>
        <w:t>Education....................................................................3(3-0)</w:t>
      </w:r>
    </w:p>
    <w:p w:rsidR="00F42301" w:rsidRDefault="00F42301" w:rsidP="00721764">
      <w:pPr>
        <w:widowControl w:val="0"/>
        <w:autoSpaceDE w:val="0"/>
        <w:autoSpaceDN w:val="0"/>
        <w:adjustRightInd w:val="0"/>
        <w:spacing w:after="0" w:line="225" w:lineRule="exact"/>
        <w:ind w:left="1944"/>
        <w:rPr>
          <w:rFonts w:ascii="Times New Roman" w:hAnsi="Times New Roman"/>
          <w:color w:val="000000"/>
          <w:sz w:val="20"/>
          <w:szCs w:val="20"/>
        </w:rPr>
        <w:sectPr w:rsidR="00F42301">
          <w:pgSz w:w="12240" w:h="15840"/>
          <w:pgMar w:top="260" w:right="1280" w:bottom="280" w:left="220" w:header="0" w:footer="957" w:gutter="0"/>
          <w:cols w:space="720"/>
          <w:noEndnote/>
        </w:sectPr>
      </w:pPr>
    </w:p>
    <w:tbl>
      <w:tblPr>
        <w:tblW w:w="0" w:type="auto"/>
        <w:tblInd w:w="119" w:type="dxa"/>
        <w:tblLayout w:type="fixed"/>
        <w:tblCellMar>
          <w:left w:w="0" w:type="dxa"/>
          <w:right w:w="0" w:type="dxa"/>
        </w:tblCellMar>
        <w:tblLook w:val="0000"/>
      </w:tblPr>
      <w:tblGrid>
        <w:gridCol w:w="4876"/>
        <w:gridCol w:w="4560"/>
        <w:gridCol w:w="1067"/>
      </w:tblGrid>
      <w:tr w:rsidR="00F42301" w:rsidRPr="00FA7AC7" w:rsidTr="00B67EC4">
        <w:trPr>
          <w:trHeight w:hRule="exact" w:val="235"/>
        </w:trPr>
        <w:tc>
          <w:tcPr>
            <w:tcW w:w="4876" w:type="dxa"/>
            <w:tcBorders>
              <w:top w:val="nil"/>
              <w:left w:val="nil"/>
              <w:bottom w:val="single" w:sz="4" w:space="0" w:color="191919"/>
              <w:right w:val="single" w:sz="4" w:space="0" w:color="191919"/>
            </w:tcBorders>
          </w:tcPr>
          <w:p w:rsidR="00F42301" w:rsidRPr="00FA7AC7" w:rsidRDefault="00F42301" w:rsidP="00B67EC4">
            <w:pPr>
              <w:widowControl w:val="0"/>
              <w:autoSpaceDE w:val="0"/>
              <w:autoSpaceDN w:val="0"/>
              <w:adjustRightInd w:val="0"/>
              <w:spacing w:after="0"/>
              <w:rPr>
                <w:rFonts w:ascii="Times New Roman" w:hAnsi="Times New Roman"/>
                <w:sz w:val="24"/>
                <w:szCs w:val="24"/>
              </w:rPr>
            </w:pPr>
          </w:p>
        </w:tc>
        <w:tc>
          <w:tcPr>
            <w:tcW w:w="4560" w:type="dxa"/>
            <w:vMerge w:val="restart"/>
            <w:tcBorders>
              <w:top w:val="single" w:sz="4" w:space="0" w:color="191919"/>
              <w:left w:val="single" w:sz="4" w:space="0" w:color="191919"/>
              <w:bottom w:val="single" w:sz="4" w:space="0" w:color="191919"/>
              <w:right w:val="single" w:sz="4" w:space="0" w:color="191919"/>
            </w:tcBorders>
          </w:tcPr>
          <w:p w:rsidR="00F42301" w:rsidRPr="00FA7AC7" w:rsidRDefault="00F42301" w:rsidP="00B67EC4">
            <w:pPr>
              <w:widowControl w:val="0"/>
              <w:autoSpaceDE w:val="0"/>
              <w:autoSpaceDN w:val="0"/>
              <w:adjustRightInd w:val="0"/>
              <w:spacing w:after="0" w:line="393" w:lineRule="exact"/>
              <w:ind w:left="845" w:right="202"/>
              <w:jc w:val="center"/>
              <w:rPr>
                <w:rFonts w:ascii="Times New Roman" w:hAnsi="Times New Roman"/>
                <w:color w:val="000000"/>
                <w:sz w:val="27"/>
                <w:szCs w:val="27"/>
              </w:rPr>
            </w:pPr>
            <w:r w:rsidRPr="00FA7AC7">
              <w:rPr>
                <w:rFonts w:ascii="Times New Roman" w:hAnsi="Times New Roman"/>
                <w:b/>
                <w:bCs/>
                <w:color w:val="191919"/>
                <w:position w:val="-1"/>
                <w:sz w:val="36"/>
                <w:szCs w:val="36"/>
              </w:rPr>
              <w:t>H</w:t>
            </w:r>
            <w:r w:rsidRPr="00FA7AC7">
              <w:rPr>
                <w:rFonts w:ascii="Times New Roman" w:hAnsi="Times New Roman"/>
                <w:b/>
                <w:bCs/>
                <w:color w:val="191919"/>
                <w:position w:val="-1"/>
                <w:sz w:val="27"/>
                <w:szCs w:val="27"/>
              </w:rPr>
              <w:t>EA</w:t>
            </w:r>
            <w:r w:rsidRPr="00FA7AC7">
              <w:rPr>
                <w:rFonts w:ascii="Times New Roman" w:hAnsi="Times New Roman"/>
                <w:b/>
                <w:bCs/>
                <w:color w:val="191919"/>
                <w:spacing w:val="-25"/>
                <w:position w:val="-1"/>
                <w:sz w:val="27"/>
                <w:szCs w:val="27"/>
              </w:rPr>
              <w:t>L</w:t>
            </w:r>
            <w:r w:rsidRPr="00FA7AC7">
              <w:rPr>
                <w:rFonts w:ascii="Times New Roman" w:hAnsi="Times New Roman"/>
                <w:b/>
                <w:bCs/>
                <w:color w:val="191919"/>
                <w:position w:val="-1"/>
                <w:sz w:val="27"/>
                <w:szCs w:val="27"/>
              </w:rPr>
              <w:t>TH</w:t>
            </w:r>
            <w:r w:rsidRPr="00FA7AC7">
              <w:rPr>
                <w:rFonts w:ascii="Times New Roman" w:hAnsi="Times New Roman"/>
                <w:b/>
                <w:bCs/>
                <w:color w:val="191919"/>
                <w:spacing w:val="8"/>
                <w:position w:val="-1"/>
                <w:sz w:val="27"/>
                <w:szCs w:val="27"/>
              </w:rPr>
              <w:t xml:space="preserve"> </w:t>
            </w:r>
            <w:r w:rsidRPr="00FA7AC7">
              <w:rPr>
                <w:rFonts w:ascii="Times New Roman" w:hAnsi="Times New Roman"/>
                <w:b/>
                <w:bCs/>
                <w:color w:val="191919"/>
                <w:position w:val="-1"/>
                <w:sz w:val="27"/>
                <w:szCs w:val="27"/>
              </w:rPr>
              <w:t>AND</w:t>
            </w:r>
            <w:r w:rsidRPr="00FA7AC7">
              <w:rPr>
                <w:rFonts w:ascii="Times New Roman" w:hAnsi="Times New Roman"/>
                <w:b/>
                <w:bCs/>
                <w:color w:val="191919"/>
                <w:spacing w:val="23"/>
                <w:position w:val="-1"/>
                <w:sz w:val="27"/>
                <w:szCs w:val="27"/>
              </w:rPr>
              <w:t xml:space="preserve"> </w:t>
            </w:r>
            <w:r w:rsidRPr="00FA7AC7">
              <w:rPr>
                <w:rFonts w:ascii="Times New Roman" w:hAnsi="Times New Roman"/>
                <w:b/>
                <w:bCs/>
                <w:color w:val="191919"/>
                <w:position w:val="-1"/>
                <w:sz w:val="36"/>
                <w:szCs w:val="36"/>
              </w:rPr>
              <w:t>P</w:t>
            </w:r>
            <w:r w:rsidRPr="00FA7AC7">
              <w:rPr>
                <w:rFonts w:ascii="Times New Roman" w:hAnsi="Times New Roman"/>
                <w:b/>
                <w:bCs/>
                <w:color w:val="191919"/>
                <w:position w:val="-1"/>
                <w:sz w:val="27"/>
                <w:szCs w:val="27"/>
              </w:rPr>
              <w:t>HYSICAL</w:t>
            </w:r>
          </w:p>
          <w:p w:rsidR="00F42301" w:rsidRPr="00FA7AC7" w:rsidRDefault="00F42301" w:rsidP="00B67EC4">
            <w:pPr>
              <w:widowControl w:val="0"/>
              <w:autoSpaceDE w:val="0"/>
              <w:autoSpaceDN w:val="0"/>
              <w:adjustRightInd w:val="0"/>
              <w:spacing w:after="0" w:line="307" w:lineRule="exact"/>
              <w:ind w:left="1705" w:right="1061"/>
              <w:jc w:val="center"/>
              <w:rPr>
                <w:rFonts w:ascii="Times New Roman" w:hAnsi="Times New Roman"/>
                <w:sz w:val="24"/>
                <w:szCs w:val="24"/>
              </w:rPr>
            </w:pPr>
            <w:r w:rsidRPr="00FA7AC7">
              <w:rPr>
                <w:rFonts w:ascii="Times New Roman" w:hAnsi="Times New Roman"/>
                <w:b/>
                <w:bCs/>
                <w:color w:val="191919"/>
                <w:position w:val="-2"/>
                <w:sz w:val="36"/>
                <w:szCs w:val="36"/>
              </w:rPr>
              <w:t>E</w:t>
            </w:r>
            <w:r w:rsidRPr="00FA7AC7">
              <w:rPr>
                <w:rFonts w:ascii="Times New Roman" w:hAnsi="Times New Roman"/>
                <w:b/>
                <w:bCs/>
                <w:color w:val="191919"/>
                <w:position w:val="-2"/>
                <w:sz w:val="27"/>
                <w:szCs w:val="27"/>
              </w:rPr>
              <w:t>DUC</w:t>
            </w:r>
            <w:r w:rsidRPr="00FA7AC7">
              <w:rPr>
                <w:rFonts w:ascii="Times New Roman" w:hAnsi="Times New Roman"/>
                <w:b/>
                <w:bCs/>
                <w:color w:val="191919"/>
                <w:spacing w:val="-20"/>
                <w:position w:val="-2"/>
                <w:sz w:val="27"/>
                <w:szCs w:val="27"/>
              </w:rPr>
              <w:t>A</w:t>
            </w:r>
            <w:r w:rsidRPr="00FA7AC7">
              <w:rPr>
                <w:rFonts w:ascii="Times New Roman" w:hAnsi="Times New Roman"/>
                <w:b/>
                <w:bCs/>
                <w:color w:val="191919"/>
                <w:position w:val="-2"/>
                <w:sz w:val="27"/>
                <w:szCs w:val="27"/>
              </w:rPr>
              <w:t>TION</w:t>
            </w:r>
          </w:p>
        </w:tc>
        <w:tc>
          <w:tcPr>
            <w:tcW w:w="1067" w:type="dxa"/>
            <w:tcBorders>
              <w:top w:val="nil"/>
              <w:left w:val="single" w:sz="4" w:space="0" w:color="191919"/>
              <w:bottom w:val="single" w:sz="4" w:space="0" w:color="191919"/>
              <w:right w:val="nil"/>
            </w:tcBorders>
          </w:tcPr>
          <w:p w:rsidR="00F42301" w:rsidRPr="00FA7AC7" w:rsidRDefault="00F42301" w:rsidP="00B67EC4">
            <w:pPr>
              <w:widowControl w:val="0"/>
              <w:autoSpaceDE w:val="0"/>
              <w:autoSpaceDN w:val="0"/>
              <w:adjustRightInd w:val="0"/>
              <w:spacing w:after="0"/>
              <w:rPr>
                <w:rFonts w:ascii="Times New Roman" w:hAnsi="Times New Roman"/>
                <w:sz w:val="24"/>
                <w:szCs w:val="24"/>
              </w:rPr>
            </w:pPr>
          </w:p>
        </w:tc>
      </w:tr>
      <w:tr w:rsidR="00F42301" w:rsidRPr="00FA7AC7" w:rsidTr="00B67EC4">
        <w:trPr>
          <w:trHeight w:hRule="exact" w:val="256"/>
        </w:trPr>
        <w:tc>
          <w:tcPr>
            <w:tcW w:w="4876" w:type="dxa"/>
            <w:tcBorders>
              <w:top w:val="single" w:sz="4" w:space="0" w:color="191919"/>
              <w:left w:val="nil"/>
              <w:bottom w:val="single" w:sz="4" w:space="0" w:color="191919"/>
              <w:right w:val="single" w:sz="4" w:space="0" w:color="191919"/>
            </w:tcBorders>
          </w:tcPr>
          <w:p w:rsidR="00F42301" w:rsidRPr="00FA7AC7" w:rsidRDefault="00F42301" w:rsidP="00B67EC4">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B67EC4">
            <w:pPr>
              <w:widowControl w:val="0"/>
              <w:autoSpaceDE w:val="0"/>
              <w:autoSpaceDN w:val="0"/>
              <w:adjustRightInd w:val="0"/>
              <w:spacing w:after="0"/>
              <w:rPr>
                <w:rFonts w:ascii="Times New Roman" w:hAnsi="Times New Roman"/>
                <w:sz w:val="24"/>
                <w:szCs w:val="24"/>
              </w:rPr>
            </w:pPr>
          </w:p>
        </w:tc>
        <w:tc>
          <w:tcPr>
            <w:tcW w:w="1067" w:type="dxa"/>
            <w:tcBorders>
              <w:top w:val="single" w:sz="4" w:space="0" w:color="191919"/>
              <w:left w:val="single" w:sz="4" w:space="0" w:color="191919"/>
              <w:bottom w:val="single" w:sz="4" w:space="0" w:color="191919"/>
              <w:right w:val="nil"/>
            </w:tcBorders>
          </w:tcPr>
          <w:p w:rsidR="00F42301" w:rsidRPr="00FA7AC7" w:rsidRDefault="00F42301" w:rsidP="00B67EC4">
            <w:pPr>
              <w:widowControl w:val="0"/>
              <w:autoSpaceDE w:val="0"/>
              <w:autoSpaceDN w:val="0"/>
              <w:adjustRightInd w:val="0"/>
              <w:spacing w:after="0"/>
              <w:rPr>
                <w:rFonts w:ascii="Times New Roman" w:hAnsi="Times New Roman"/>
                <w:sz w:val="24"/>
                <w:szCs w:val="24"/>
              </w:rPr>
            </w:pPr>
          </w:p>
        </w:tc>
      </w:tr>
      <w:tr w:rsidR="00F42301" w:rsidRPr="00FA7AC7" w:rsidTr="00B67EC4">
        <w:trPr>
          <w:trHeight w:hRule="exact" w:val="219"/>
        </w:trPr>
        <w:tc>
          <w:tcPr>
            <w:tcW w:w="4876" w:type="dxa"/>
            <w:tcBorders>
              <w:top w:val="single" w:sz="4" w:space="0" w:color="191919"/>
              <w:left w:val="nil"/>
              <w:bottom w:val="nil"/>
              <w:right w:val="single" w:sz="4" w:space="0" w:color="191919"/>
            </w:tcBorders>
          </w:tcPr>
          <w:p w:rsidR="00F42301" w:rsidRPr="00FA7AC7" w:rsidRDefault="00F42301" w:rsidP="00B67EC4">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B67EC4">
            <w:pPr>
              <w:widowControl w:val="0"/>
              <w:autoSpaceDE w:val="0"/>
              <w:autoSpaceDN w:val="0"/>
              <w:adjustRightInd w:val="0"/>
              <w:spacing w:after="0"/>
              <w:rPr>
                <w:rFonts w:ascii="Times New Roman" w:hAnsi="Times New Roman"/>
                <w:sz w:val="24"/>
                <w:szCs w:val="24"/>
              </w:rPr>
            </w:pPr>
          </w:p>
        </w:tc>
        <w:tc>
          <w:tcPr>
            <w:tcW w:w="1067" w:type="dxa"/>
            <w:tcBorders>
              <w:top w:val="single" w:sz="4" w:space="0" w:color="191919"/>
              <w:left w:val="single" w:sz="4" w:space="0" w:color="191919"/>
              <w:bottom w:val="nil"/>
              <w:right w:val="nil"/>
            </w:tcBorders>
          </w:tcPr>
          <w:p w:rsidR="00F42301" w:rsidRPr="00FA7AC7" w:rsidRDefault="00F42301" w:rsidP="00B67EC4">
            <w:pPr>
              <w:widowControl w:val="0"/>
              <w:autoSpaceDE w:val="0"/>
              <w:autoSpaceDN w:val="0"/>
              <w:adjustRightInd w:val="0"/>
              <w:spacing w:after="0"/>
              <w:rPr>
                <w:rFonts w:ascii="Times New Roman" w:hAnsi="Times New Roman"/>
                <w:sz w:val="24"/>
                <w:szCs w:val="24"/>
              </w:rPr>
            </w:pPr>
          </w:p>
        </w:tc>
      </w:tr>
    </w:tbl>
    <w:p w:rsidR="00F42301" w:rsidRDefault="00F42301" w:rsidP="00721764">
      <w:pPr>
        <w:widowControl w:val="0"/>
        <w:autoSpaceDE w:val="0"/>
        <w:autoSpaceDN w:val="0"/>
        <w:adjustRightInd w:val="0"/>
        <w:spacing w:after="0" w:line="200" w:lineRule="exact"/>
        <w:rPr>
          <w:rFonts w:ascii="Times New Roman" w:hAnsi="Times New Roman"/>
          <w:sz w:val="20"/>
          <w:szCs w:val="20"/>
        </w:rPr>
      </w:pPr>
    </w:p>
    <w:p w:rsidR="00F42301" w:rsidRDefault="00F42301" w:rsidP="00721764">
      <w:pPr>
        <w:widowControl w:val="0"/>
        <w:autoSpaceDE w:val="0"/>
        <w:autoSpaceDN w:val="0"/>
        <w:adjustRightInd w:val="0"/>
        <w:spacing w:before="18" w:after="0" w:line="280" w:lineRule="exact"/>
        <w:rPr>
          <w:rFonts w:ascii="Times New Roman" w:hAnsi="Times New Roman"/>
          <w:sz w:val="28"/>
          <w:szCs w:val="28"/>
        </w:rPr>
      </w:pPr>
    </w:p>
    <w:p w:rsidR="00F42301" w:rsidRDefault="00F42301" w:rsidP="00721764">
      <w:pPr>
        <w:widowControl w:val="0"/>
        <w:autoSpaceDE w:val="0"/>
        <w:autoSpaceDN w:val="0"/>
        <w:adjustRightInd w:val="0"/>
        <w:spacing w:before="26" w:after="0"/>
        <w:ind w:left="1239"/>
        <w:rPr>
          <w:rFonts w:ascii="Times New Roman" w:hAnsi="Times New Roman"/>
          <w:color w:val="000000"/>
          <w:sz w:val="20"/>
          <w:szCs w:val="20"/>
        </w:rPr>
      </w:pPr>
      <w:r w:rsidRPr="003F2CF3">
        <w:rPr>
          <w:rFonts w:ascii="Calibri" w:hAnsi="Calibri"/>
          <w:noProof/>
          <w:lang w:eastAsia="en-US"/>
        </w:rPr>
        <w:pict>
          <v:group id="_x0000_s3746" style="position:absolute;left:0;text-align:left;margin-left:316pt;margin-top:-53.15pt;width:31.2pt;height:31.05pt;z-index:-251542528;mso-position-horizontal-relative:page" coordorigin="6320,-1063" coordsize="624,621" o:allowincell="f">
            <v:rect id="_x0000_s3747" style="position:absolute;left:6325;top:-1058;width:613;height:610" o:allowincell="f" stroked="f">
              <v:path arrowok="t"/>
            </v:rect>
            <v:rect id="_x0000_s3748" style="position:absolute;left:6326;top:-1058;width:620;height:620;mso-position-horizontal-relative:page" o:allowincell="f" filled="f" stroked="f">
              <v:textbox inset="0,0,0,0">
                <w:txbxContent>
                  <w:p w:rsidR="00F42301" w:rsidRDefault="00F42301" w:rsidP="00721764">
                    <w:pPr>
                      <w:spacing w:after="0" w:line="620" w:lineRule="atLeast"/>
                      <w:rPr>
                        <w:rFonts w:ascii="Times New Roman" w:hAnsi="Times New Roman"/>
                        <w:sz w:val="24"/>
                        <w:szCs w:val="24"/>
                      </w:rPr>
                    </w:pPr>
                    <w:r>
                      <w:rPr>
                        <w:rFonts w:ascii="Times New Roman" w:hAnsi="Times New Roman"/>
                        <w:noProof/>
                        <w:sz w:val="24"/>
                        <w:szCs w:val="24"/>
                      </w:rPr>
                      <w:drawing>
                        <wp:inline distT="0" distB="0" distL="0" distR="0">
                          <wp:extent cx="390525" cy="390525"/>
                          <wp:effectExtent l="19050" t="0" r="9525" b="0"/>
                          <wp:docPr id="142"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5"/>
                                  <a:srcRect/>
                                  <a:stretch>
                                    <a:fillRect/>
                                  </a:stretch>
                                </pic:blipFill>
                                <pic:spPr bwMode="auto">
                                  <a:xfrm>
                                    <a:off x="0" y="0"/>
                                    <a:ext cx="390525" cy="390525"/>
                                  </a:xfrm>
                                  <a:prstGeom prst="rect">
                                    <a:avLst/>
                                  </a:prstGeom>
                                  <a:noFill/>
                                  <a:ln w="9525">
                                    <a:noFill/>
                                    <a:miter lim="800000"/>
                                    <a:headEnd/>
                                    <a:tailEnd/>
                                  </a:ln>
                                </pic:spPr>
                              </pic:pic>
                            </a:graphicData>
                          </a:graphic>
                        </wp:inline>
                      </w:drawing>
                    </w:r>
                  </w:p>
                  <w:p w:rsidR="00F42301" w:rsidRDefault="00F42301" w:rsidP="00721764">
                    <w:pPr>
                      <w:widowControl w:val="0"/>
                      <w:autoSpaceDE w:val="0"/>
                      <w:autoSpaceDN w:val="0"/>
                      <w:adjustRightInd w:val="0"/>
                      <w:spacing w:after="0"/>
                      <w:rPr>
                        <w:rFonts w:ascii="Times New Roman" w:hAnsi="Times New Roman"/>
                        <w:sz w:val="24"/>
                        <w:szCs w:val="24"/>
                      </w:rPr>
                    </w:pPr>
                  </w:p>
                </w:txbxContent>
              </v:textbox>
            </v:rect>
            <w10:wrap anchorx="page"/>
          </v:group>
        </w:pict>
      </w:r>
      <w:r>
        <w:rPr>
          <w:rFonts w:ascii="Times New Roman" w:hAnsi="Times New Roman"/>
          <w:color w:val="191919"/>
          <w:sz w:val="20"/>
          <w:szCs w:val="20"/>
        </w:rPr>
        <w:t>Study of problems and issues directly relating to school and community health.</w:t>
      </w:r>
    </w:p>
    <w:p w:rsidR="00F42301" w:rsidRDefault="00F42301" w:rsidP="00721764">
      <w:pPr>
        <w:widowControl w:val="0"/>
        <w:autoSpaceDE w:val="0"/>
        <w:autoSpaceDN w:val="0"/>
        <w:adjustRightInd w:val="0"/>
        <w:spacing w:before="6" w:after="0" w:line="252" w:lineRule="auto"/>
        <w:ind w:left="1239" w:right="1950" w:hanging="360"/>
        <w:jc w:val="both"/>
        <w:rPr>
          <w:rFonts w:ascii="Times New Roman" w:hAnsi="Times New Roman"/>
          <w:color w:val="000000"/>
          <w:sz w:val="20"/>
          <w:szCs w:val="20"/>
        </w:rPr>
      </w:pPr>
      <w:r>
        <w:rPr>
          <w:rFonts w:ascii="Times New Roman" w:hAnsi="Times New Roman"/>
          <w:b/>
          <w:bCs/>
          <w:color w:val="191919"/>
          <w:sz w:val="20"/>
          <w:szCs w:val="20"/>
        </w:rPr>
        <w:t>HEDP</w:t>
      </w:r>
      <w:r>
        <w:rPr>
          <w:rFonts w:ascii="Times New Roman" w:hAnsi="Times New Roman"/>
          <w:b/>
          <w:bCs/>
          <w:color w:val="191919"/>
          <w:spacing w:val="-19"/>
          <w:sz w:val="20"/>
          <w:szCs w:val="20"/>
        </w:rPr>
        <w:t xml:space="preserve"> </w:t>
      </w:r>
      <w:r>
        <w:rPr>
          <w:rFonts w:ascii="Times New Roman" w:hAnsi="Times New Roman"/>
          <w:b/>
          <w:bCs/>
          <w:color w:val="191919"/>
          <w:sz w:val="20"/>
          <w:szCs w:val="20"/>
        </w:rPr>
        <w:t>5519</w:t>
      </w:r>
      <w:r>
        <w:rPr>
          <w:rFonts w:ascii="Times New Roman" w:hAnsi="Times New Roman"/>
          <w:b/>
          <w:bCs/>
          <w:color w:val="191919"/>
          <w:spacing w:val="-8"/>
          <w:sz w:val="20"/>
          <w:szCs w:val="20"/>
        </w:rPr>
        <w:t xml:space="preserve"> </w:t>
      </w:r>
      <w:r>
        <w:rPr>
          <w:rFonts w:ascii="Times New Roman" w:hAnsi="Times New Roman"/>
          <w:b/>
          <w:bCs/>
          <w:color w:val="191919"/>
          <w:sz w:val="20"/>
          <w:szCs w:val="20"/>
        </w:rPr>
        <w:t>-</w:t>
      </w:r>
      <w:r>
        <w:rPr>
          <w:rFonts w:ascii="Times New Roman" w:hAnsi="Times New Roman"/>
          <w:b/>
          <w:bCs/>
          <w:color w:val="191919"/>
          <w:spacing w:val="-8"/>
          <w:sz w:val="20"/>
          <w:szCs w:val="20"/>
        </w:rPr>
        <w:t xml:space="preserve"> </w:t>
      </w:r>
      <w:r>
        <w:rPr>
          <w:rFonts w:ascii="Times New Roman" w:hAnsi="Times New Roman"/>
          <w:b/>
          <w:bCs/>
          <w:color w:val="191919"/>
          <w:sz w:val="20"/>
          <w:szCs w:val="20"/>
        </w:rPr>
        <w:t>Sex</w:t>
      </w:r>
      <w:r>
        <w:rPr>
          <w:rFonts w:ascii="Times New Roman" w:hAnsi="Times New Roman"/>
          <w:b/>
          <w:bCs/>
          <w:color w:val="191919"/>
          <w:spacing w:val="-8"/>
          <w:sz w:val="20"/>
          <w:szCs w:val="20"/>
        </w:rPr>
        <w:t xml:space="preserve"> </w:t>
      </w:r>
      <w:r>
        <w:rPr>
          <w:rFonts w:ascii="Times New Roman" w:hAnsi="Times New Roman"/>
          <w:b/>
          <w:bCs/>
          <w:color w:val="191919"/>
          <w:sz w:val="20"/>
          <w:szCs w:val="20"/>
        </w:rPr>
        <w:t>Education.....................................................................................................</w:t>
      </w:r>
      <w:r>
        <w:rPr>
          <w:rFonts w:ascii="Times New Roman" w:hAnsi="Times New Roman"/>
          <w:b/>
          <w:bCs/>
          <w:color w:val="191919"/>
          <w:spacing w:val="-1"/>
          <w:sz w:val="20"/>
          <w:szCs w:val="20"/>
        </w:rPr>
        <w:t>3</w:t>
      </w:r>
      <w:r>
        <w:rPr>
          <w:rFonts w:ascii="Times New Roman" w:hAnsi="Times New Roman"/>
          <w:b/>
          <w:bCs/>
          <w:color w:val="191919"/>
          <w:sz w:val="20"/>
          <w:szCs w:val="20"/>
        </w:rPr>
        <w:t xml:space="preserve">(3-0) </w:t>
      </w:r>
      <w:r>
        <w:rPr>
          <w:rFonts w:ascii="Times New Roman" w:hAnsi="Times New Roman"/>
          <w:color w:val="191919"/>
          <w:sz w:val="20"/>
          <w:szCs w:val="20"/>
        </w:rPr>
        <w:t>Study</w:t>
      </w:r>
      <w:r>
        <w:rPr>
          <w:rFonts w:ascii="Times New Roman" w:hAnsi="Times New Roman"/>
          <w:color w:val="191919"/>
          <w:spacing w:val="-8"/>
          <w:sz w:val="20"/>
          <w:szCs w:val="20"/>
        </w:rPr>
        <w:t xml:space="preserve"> </w:t>
      </w:r>
      <w:r>
        <w:rPr>
          <w:rFonts w:ascii="Times New Roman" w:hAnsi="Times New Roman"/>
          <w:color w:val="191919"/>
          <w:sz w:val="20"/>
          <w:szCs w:val="20"/>
        </w:rPr>
        <w:t>of</w:t>
      </w:r>
      <w:r>
        <w:rPr>
          <w:rFonts w:ascii="Times New Roman" w:hAnsi="Times New Roman"/>
          <w:color w:val="191919"/>
          <w:spacing w:val="-8"/>
          <w:sz w:val="20"/>
          <w:szCs w:val="20"/>
        </w:rPr>
        <w:t xml:space="preserve"> </w:t>
      </w:r>
      <w:r>
        <w:rPr>
          <w:rFonts w:ascii="Times New Roman" w:hAnsi="Times New Roman"/>
          <w:color w:val="191919"/>
          <w:sz w:val="20"/>
          <w:szCs w:val="20"/>
        </w:rPr>
        <w:t>problems</w:t>
      </w:r>
      <w:r>
        <w:rPr>
          <w:rFonts w:ascii="Times New Roman" w:hAnsi="Times New Roman"/>
          <w:color w:val="191919"/>
          <w:spacing w:val="-8"/>
          <w:sz w:val="20"/>
          <w:szCs w:val="20"/>
        </w:rPr>
        <w:t xml:space="preserve"> </w:t>
      </w:r>
      <w:r>
        <w:rPr>
          <w:rFonts w:ascii="Times New Roman" w:hAnsi="Times New Roman"/>
          <w:color w:val="191919"/>
          <w:sz w:val="20"/>
          <w:szCs w:val="20"/>
        </w:rPr>
        <w:t>and</w:t>
      </w:r>
      <w:r>
        <w:rPr>
          <w:rFonts w:ascii="Times New Roman" w:hAnsi="Times New Roman"/>
          <w:color w:val="191919"/>
          <w:spacing w:val="-8"/>
          <w:sz w:val="20"/>
          <w:szCs w:val="20"/>
        </w:rPr>
        <w:t xml:space="preserve"> </w:t>
      </w:r>
      <w:r>
        <w:rPr>
          <w:rFonts w:ascii="Times New Roman" w:hAnsi="Times New Roman"/>
          <w:color w:val="191919"/>
          <w:sz w:val="20"/>
          <w:szCs w:val="20"/>
        </w:rPr>
        <w:t>issues</w:t>
      </w:r>
      <w:r>
        <w:rPr>
          <w:rFonts w:ascii="Times New Roman" w:hAnsi="Times New Roman"/>
          <w:color w:val="191919"/>
          <w:spacing w:val="-8"/>
          <w:sz w:val="20"/>
          <w:szCs w:val="20"/>
        </w:rPr>
        <w:t xml:space="preserve"> </w:t>
      </w:r>
      <w:r>
        <w:rPr>
          <w:rFonts w:ascii="Times New Roman" w:hAnsi="Times New Roman"/>
          <w:color w:val="191919"/>
          <w:sz w:val="20"/>
          <w:szCs w:val="20"/>
        </w:rPr>
        <w:t>directly</w:t>
      </w:r>
      <w:r>
        <w:rPr>
          <w:rFonts w:ascii="Times New Roman" w:hAnsi="Times New Roman"/>
          <w:color w:val="191919"/>
          <w:spacing w:val="-7"/>
          <w:sz w:val="20"/>
          <w:szCs w:val="20"/>
        </w:rPr>
        <w:t xml:space="preserve"> </w:t>
      </w:r>
      <w:r>
        <w:rPr>
          <w:rFonts w:ascii="Times New Roman" w:hAnsi="Times New Roman"/>
          <w:color w:val="191919"/>
          <w:sz w:val="20"/>
          <w:szCs w:val="20"/>
        </w:rPr>
        <w:t>relating</w:t>
      </w:r>
      <w:r>
        <w:rPr>
          <w:rFonts w:ascii="Times New Roman" w:hAnsi="Times New Roman"/>
          <w:color w:val="191919"/>
          <w:spacing w:val="-7"/>
          <w:sz w:val="20"/>
          <w:szCs w:val="20"/>
        </w:rPr>
        <w:t xml:space="preserve"> </w:t>
      </w:r>
      <w:r>
        <w:rPr>
          <w:rFonts w:ascii="Times New Roman" w:hAnsi="Times New Roman"/>
          <w:color w:val="191919"/>
          <w:sz w:val="20"/>
          <w:szCs w:val="20"/>
        </w:rPr>
        <w:t>to</w:t>
      </w:r>
      <w:r>
        <w:rPr>
          <w:rFonts w:ascii="Times New Roman" w:hAnsi="Times New Roman"/>
          <w:color w:val="191919"/>
          <w:spacing w:val="-8"/>
          <w:sz w:val="20"/>
          <w:szCs w:val="20"/>
        </w:rPr>
        <w:t xml:space="preserve"> </w:t>
      </w:r>
      <w:r>
        <w:rPr>
          <w:rFonts w:ascii="Times New Roman" w:hAnsi="Times New Roman"/>
          <w:color w:val="191919"/>
          <w:sz w:val="20"/>
          <w:szCs w:val="20"/>
        </w:rPr>
        <w:t>the</w:t>
      </w:r>
      <w:r>
        <w:rPr>
          <w:rFonts w:ascii="Times New Roman" w:hAnsi="Times New Roman"/>
          <w:color w:val="191919"/>
          <w:spacing w:val="-8"/>
          <w:sz w:val="20"/>
          <w:szCs w:val="20"/>
        </w:rPr>
        <w:t xml:space="preserve"> </w:t>
      </w:r>
      <w:r>
        <w:rPr>
          <w:rFonts w:ascii="Times New Roman" w:hAnsi="Times New Roman"/>
          <w:color w:val="191919"/>
          <w:sz w:val="20"/>
          <w:szCs w:val="20"/>
        </w:rPr>
        <w:t>physical,</w:t>
      </w:r>
      <w:r>
        <w:rPr>
          <w:rFonts w:ascii="Times New Roman" w:hAnsi="Times New Roman"/>
          <w:color w:val="191919"/>
          <w:spacing w:val="-8"/>
          <w:sz w:val="20"/>
          <w:szCs w:val="20"/>
        </w:rPr>
        <w:t xml:space="preserve"> </w:t>
      </w:r>
      <w:r>
        <w:rPr>
          <w:rFonts w:ascii="Times New Roman" w:hAnsi="Times New Roman"/>
          <w:color w:val="191919"/>
          <w:sz w:val="20"/>
          <w:szCs w:val="20"/>
        </w:rPr>
        <w:t>emotional</w:t>
      </w:r>
      <w:r>
        <w:rPr>
          <w:rFonts w:ascii="Times New Roman" w:hAnsi="Times New Roman"/>
          <w:color w:val="191919"/>
          <w:spacing w:val="-7"/>
          <w:sz w:val="20"/>
          <w:szCs w:val="20"/>
        </w:rPr>
        <w:t xml:space="preserve"> </w:t>
      </w:r>
      <w:r>
        <w:rPr>
          <w:rFonts w:ascii="Times New Roman" w:hAnsi="Times New Roman"/>
          <w:color w:val="191919"/>
          <w:sz w:val="20"/>
          <w:szCs w:val="20"/>
        </w:rPr>
        <w:t>and</w:t>
      </w:r>
      <w:r>
        <w:rPr>
          <w:rFonts w:ascii="Times New Roman" w:hAnsi="Times New Roman"/>
          <w:color w:val="191919"/>
          <w:spacing w:val="-8"/>
          <w:sz w:val="20"/>
          <w:szCs w:val="20"/>
        </w:rPr>
        <w:t xml:space="preserve"> </w:t>
      </w:r>
      <w:r>
        <w:rPr>
          <w:rFonts w:ascii="Times New Roman" w:hAnsi="Times New Roman"/>
          <w:color w:val="191919"/>
          <w:sz w:val="20"/>
          <w:szCs w:val="20"/>
        </w:rPr>
        <w:t>behavioral</w:t>
      </w:r>
      <w:r>
        <w:rPr>
          <w:rFonts w:ascii="Times New Roman" w:hAnsi="Times New Roman"/>
          <w:color w:val="191919"/>
          <w:spacing w:val="-7"/>
          <w:sz w:val="20"/>
          <w:szCs w:val="20"/>
        </w:rPr>
        <w:t xml:space="preserve"> </w:t>
      </w:r>
      <w:r>
        <w:rPr>
          <w:rFonts w:ascii="Times New Roman" w:hAnsi="Times New Roman"/>
          <w:color w:val="191919"/>
          <w:sz w:val="20"/>
          <w:szCs w:val="20"/>
        </w:rPr>
        <w:t>aspects of sex.</w:t>
      </w:r>
    </w:p>
    <w:p w:rsidR="00F42301" w:rsidRDefault="00F42301" w:rsidP="00721764">
      <w:pPr>
        <w:widowControl w:val="0"/>
        <w:autoSpaceDE w:val="0"/>
        <w:autoSpaceDN w:val="0"/>
        <w:adjustRightInd w:val="0"/>
        <w:spacing w:after="0" w:line="225" w:lineRule="exact"/>
        <w:ind w:left="879"/>
        <w:rPr>
          <w:rFonts w:ascii="Times New Roman" w:hAnsi="Times New Roman"/>
          <w:color w:val="000000"/>
          <w:sz w:val="20"/>
          <w:szCs w:val="20"/>
        </w:rPr>
      </w:pPr>
      <w:r>
        <w:rPr>
          <w:rFonts w:ascii="Times New Roman" w:hAnsi="Times New Roman"/>
          <w:b/>
          <w:bCs/>
          <w:color w:val="191919"/>
          <w:sz w:val="20"/>
          <w:szCs w:val="20"/>
        </w:rPr>
        <w:t>HEDP</w:t>
      </w:r>
      <w:r>
        <w:rPr>
          <w:rFonts w:ascii="Times New Roman" w:hAnsi="Times New Roman"/>
          <w:b/>
          <w:bCs/>
          <w:color w:val="191919"/>
          <w:spacing w:val="-19"/>
          <w:sz w:val="20"/>
          <w:szCs w:val="20"/>
        </w:rPr>
        <w:t xml:space="preserve"> </w:t>
      </w:r>
      <w:r>
        <w:rPr>
          <w:rFonts w:ascii="Times New Roman" w:hAnsi="Times New Roman"/>
          <w:b/>
          <w:bCs/>
          <w:color w:val="191919"/>
          <w:sz w:val="20"/>
          <w:szCs w:val="20"/>
        </w:rPr>
        <w:t>5580</w:t>
      </w:r>
      <w:r>
        <w:rPr>
          <w:rFonts w:ascii="Times New Roman" w:hAnsi="Times New Roman"/>
          <w:b/>
          <w:bCs/>
          <w:color w:val="191919"/>
          <w:spacing w:val="-8"/>
          <w:sz w:val="20"/>
          <w:szCs w:val="20"/>
        </w:rPr>
        <w:t xml:space="preserve"> </w:t>
      </w:r>
      <w:r>
        <w:rPr>
          <w:rFonts w:ascii="Times New Roman" w:hAnsi="Times New Roman"/>
          <w:b/>
          <w:bCs/>
          <w:color w:val="191919"/>
          <w:sz w:val="20"/>
          <w:szCs w:val="20"/>
        </w:rPr>
        <w:t>-</w:t>
      </w:r>
      <w:r>
        <w:rPr>
          <w:rFonts w:ascii="Times New Roman" w:hAnsi="Times New Roman"/>
          <w:b/>
          <w:bCs/>
          <w:color w:val="191919"/>
          <w:spacing w:val="-8"/>
          <w:sz w:val="20"/>
          <w:szCs w:val="20"/>
        </w:rPr>
        <w:t xml:space="preserve"> </w:t>
      </w:r>
      <w:r>
        <w:rPr>
          <w:rFonts w:ascii="Times New Roman" w:hAnsi="Times New Roman"/>
          <w:b/>
          <w:bCs/>
          <w:color w:val="191919"/>
          <w:sz w:val="20"/>
          <w:szCs w:val="20"/>
        </w:rPr>
        <w:t>Drug</w:t>
      </w:r>
      <w:r>
        <w:rPr>
          <w:rFonts w:ascii="Times New Roman" w:hAnsi="Times New Roman"/>
          <w:b/>
          <w:bCs/>
          <w:color w:val="191919"/>
          <w:spacing w:val="-8"/>
          <w:sz w:val="20"/>
          <w:szCs w:val="20"/>
        </w:rPr>
        <w:t xml:space="preserve"> </w:t>
      </w:r>
      <w:r>
        <w:rPr>
          <w:rFonts w:ascii="Times New Roman" w:hAnsi="Times New Roman"/>
          <w:b/>
          <w:bCs/>
          <w:color w:val="191919"/>
          <w:sz w:val="20"/>
          <w:szCs w:val="20"/>
        </w:rPr>
        <w:t>Education..................................................................................................3(</w:t>
      </w:r>
      <w:r>
        <w:rPr>
          <w:rFonts w:ascii="Times New Roman" w:hAnsi="Times New Roman"/>
          <w:b/>
          <w:bCs/>
          <w:color w:val="191919"/>
          <w:spacing w:val="-1"/>
          <w:sz w:val="20"/>
          <w:szCs w:val="20"/>
        </w:rPr>
        <w:t>3</w:t>
      </w:r>
      <w:r>
        <w:rPr>
          <w:rFonts w:ascii="Times New Roman" w:hAnsi="Times New Roman"/>
          <w:b/>
          <w:bCs/>
          <w:color w:val="191919"/>
          <w:sz w:val="20"/>
          <w:szCs w:val="20"/>
        </w:rPr>
        <w:t>-0)</w:t>
      </w:r>
    </w:p>
    <w:p w:rsidR="00F42301" w:rsidRDefault="00F42301" w:rsidP="00721764">
      <w:pPr>
        <w:widowControl w:val="0"/>
        <w:autoSpaceDE w:val="0"/>
        <w:autoSpaceDN w:val="0"/>
        <w:adjustRightInd w:val="0"/>
        <w:spacing w:before="13" w:after="0" w:line="250" w:lineRule="auto"/>
        <w:ind w:left="845" w:right="1984" w:firstLine="360"/>
        <w:jc w:val="right"/>
        <w:rPr>
          <w:rFonts w:ascii="Times New Roman" w:hAnsi="Times New Roman"/>
          <w:color w:val="000000"/>
          <w:sz w:val="20"/>
          <w:szCs w:val="20"/>
        </w:rPr>
      </w:pPr>
      <w:r w:rsidRPr="003F2CF3">
        <w:rPr>
          <w:rFonts w:ascii="Calibri" w:hAnsi="Calibri"/>
          <w:noProof/>
          <w:lang w:eastAsia="en-US"/>
        </w:rPr>
        <w:pict>
          <v:shape id="_x0000_s3749" type="#_x0000_t202" style="position:absolute;left:0;text-align:left;margin-left:521.2pt;margin-top:24.2pt;width:1in;height:184.35pt;z-index:-251541504;mso-position-horizontal-relative:page" o:allowincell="f" filled="f" stroked="f">
            <v:textbox style="layout-flow:vertical" inset="0,0,0,0">
              <w:txbxContent>
                <w:p w:rsidR="00F42301" w:rsidRDefault="00F42301" w:rsidP="00721764">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E</w:t>
                  </w:r>
                  <w:r>
                    <w:rPr>
                      <w:rFonts w:ascii="Impact" w:hAnsi="Impact" w:cs="Impact"/>
                      <w:color w:val="A3A3A3"/>
                      <w:spacing w:val="-115"/>
                      <w:position w:val="1"/>
                      <w:sz w:val="105"/>
                      <w:szCs w:val="105"/>
                    </w:rPr>
                    <w:t xml:space="preserve"> </w:t>
                  </w:r>
                </w:p>
              </w:txbxContent>
            </v:textbox>
            <w10:wrap anchorx="page"/>
          </v:shape>
        </w:pict>
      </w:r>
      <w:r>
        <w:rPr>
          <w:rFonts w:ascii="Times New Roman" w:hAnsi="Times New Roman"/>
          <w:color w:val="191919"/>
          <w:sz w:val="20"/>
          <w:szCs w:val="20"/>
        </w:rPr>
        <w:t>Study of the problems and issues directly relating to the use and abuse of drugs in our societ</w:t>
      </w:r>
      <w:r>
        <w:rPr>
          <w:rFonts w:ascii="Times New Roman" w:hAnsi="Times New Roman"/>
          <w:color w:val="191919"/>
          <w:spacing w:val="-13"/>
          <w:sz w:val="20"/>
          <w:szCs w:val="20"/>
        </w:rPr>
        <w:t>y</w:t>
      </w:r>
      <w:r>
        <w:rPr>
          <w:rFonts w:ascii="Times New Roman" w:hAnsi="Times New Roman"/>
          <w:color w:val="191919"/>
          <w:sz w:val="20"/>
          <w:szCs w:val="20"/>
        </w:rPr>
        <w:t xml:space="preserve">. </w:t>
      </w:r>
      <w:r>
        <w:rPr>
          <w:rFonts w:ascii="Times New Roman" w:hAnsi="Times New Roman"/>
          <w:b/>
          <w:bCs/>
          <w:color w:val="191919"/>
          <w:sz w:val="20"/>
          <w:szCs w:val="20"/>
        </w:rPr>
        <w:t>PEON</w:t>
      </w:r>
      <w:r>
        <w:rPr>
          <w:rFonts w:ascii="Times New Roman" w:hAnsi="Times New Roman"/>
          <w:b/>
          <w:bCs/>
          <w:color w:val="191919"/>
          <w:spacing w:val="-7"/>
          <w:sz w:val="20"/>
          <w:szCs w:val="20"/>
        </w:rPr>
        <w:t xml:space="preserve"> </w:t>
      </w:r>
      <w:r>
        <w:rPr>
          <w:rFonts w:ascii="Times New Roman" w:hAnsi="Times New Roman"/>
          <w:b/>
          <w:bCs/>
          <w:color w:val="191919"/>
          <w:sz w:val="20"/>
          <w:szCs w:val="20"/>
        </w:rPr>
        <w:t>5520</w:t>
      </w:r>
      <w:r>
        <w:rPr>
          <w:rFonts w:ascii="Times New Roman" w:hAnsi="Times New Roman"/>
          <w:b/>
          <w:bCs/>
          <w:color w:val="191919"/>
          <w:spacing w:val="-8"/>
          <w:sz w:val="20"/>
          <w:szCs w:val="20"/>
        </w:rPr>
        <w:t xml:space="preserve"> </w:t>
      </w:r>
      <w:r>
        <w:rPr>
          <w:rFonts w:ascii="Times New Roman" w:hAnsi="Times New Roman"/>
          <w:b/>
          <w:bCs/>
          <w:color w:val="191919"/>
          <w:sz w:val="20"/>
          <w:szCs w:val="20"/>
        </w:rPr>
        <w:t>-</w:t>
      </w:r>
      <w:r>
        <w:rPr>
          <w:rFonts w:ascii="Times New Roman" w:hAnsi="Times New Roman"/>
          <w:b/>
          <w:bCs/>
          <w:color w:val="191919"/>
          <w:spacing w:val="-8"/>
          <w:sz w:val="20"/>
          <w:szCs w:val="20"/>
        </w:rPr>
        <w:t xml:space="preserve"> </w:t>
      </w:r>
      <w:r>
        <w:rPr>
          <w:rFonts w:ascii="Times New Roman" w:hAnsi="Times New Roman"/>
          <w:b/>
          <w:bCs/>
          <w:color w:val="191919"/>
          <w:sz w:val="20"/>
          <w:szCs w:val="20"/>
        </w:rPr>
        <w:t>Foundations</w:t>
      </w:r>
      <w:r>
        <w:rPr>
          <w:rFonts w:ascii="Times New Roman" w:hAnsi="Times New Roman"/>
          <w:b/>
          <w:bCs/>
          <w:color w:val="191919"/>
          <w:spacing w:val="-8"/>
          <w:sz w:val="20"/>
          <w:szCs w:val="20"/>
        </w:rPr>
        <w:t xml:space="preserve"> </w:t>
      </w:r>
      <w:r>
        <w:rPr>
          <w:rFonts w:ascii="Times New Roman" w:hAnsi="Times New Roman"/>
          <w:b/>
          <w:bCs/>
          <w:color w:val="191919"/>
          <w:sz w:val="20"/>
          <w:szCs w:val="20"/>
        </w:rPr>
        <w:t>and</w:t>
      </w:r>
      <w:r>
        <w:rPr>
          <w:rFonts w:ascii="Times New Roman" w:hAnsi="Times New Roman"/>
          <w:b/>
          <w:bCs/>
          <w:color w:val="191919"/>
          <w:spacing w:val="-11"/>
          <w:sz w:val="20"/>
          <w:szCs w:val="20"/>
        </w:rPr>
        <w:t xml:space="preserve"> </w:t>
      </w:r>
      <w:r>
        <w:rPr>
          <w:rFonts w:ascii="Times New Roman" w:hAnsi="Times New Roman"/>
          <w:b/>
          <w:bCs/>
          <w:color w:val="191919"/>
          <w:spacing w:val="-15"/>
          <w:sz w:val="20"/>
          <w:szCs w:val="20"/>
        </w:rPr>
        <w:t>T</w:t>
      </w:r>
      <w:r>
        <w:rPr>
          <w:rFonts w:ascii="Times New Roman" w:hAnsi="Times New Roman"/>
          <w:b/>
          <w:bCs/>
          <w:color w:val="191919"/>
          <w:spacing w:val="-4"/>
          <w:sz w:val="20"/>
          <w:szCs w:val="20"/>
        </w:rPr>
        <w:t>r</w:t>
      </w:r>
      <w:r>
        <w:rPr>
          <w:rFonts w:ascii="Times New Roman" w:hAnsi="Times New Roman"/>
          <w:b/>
          <w:bCs/>
          <w:color w:val="191919"/>
          <w:sz w:val="20"/>
          <w:szCs w:val="20"/>
        </w:rPr>
        <w:t>ends</w:t>
      </w:r>
      <w:r>
        <w:rPr>
          <w:rFonts w:ascii="Times New Roman" w:hAnsi="Times New Roman"/>
          <w:b/>
          <w:bCs/>
          <w:color w:val="191919"/>
          <w:spacing w:val="-8"/>
          <w:sz w:val="20"/>
          <w:szCs w:val="20"/>
        </w:rPr>
        <w:t xml:space="preserve"> </w:t>
      </w:r>
      <w:r>
        <w:rPr>
          <w:rFonts w:ascii="Times New Roman" w:hAnsi="Times New Roman"/>
          <w:b/>
          <w:bCs/>
          <w:color w:val="191919"/>
          <w:sz w:val="20"/>
          <w:szCs w:val="20"/>
        </w:rPr>
        <w:t>in</w:t>
      </w:r>
      <w:r>
        <w:rPr>
          <w:rFonts w:ascii="Times New Roman" w:hAnsi="Times New Roman"/>
          <w:b/>
          <w:bCs/>
          <w:color w:val="191919"/>
          <w:spacing w:val="-8"/>
          <w:sz w:val="20"/>
          <w:szCs w:val="20"/>
        </w:rPr>
        <w:t xml:space="preserve"> </w:t>
      </w:r>
      <w:r>
        <w:rPr>
          <w:rFonts w:ascii="Times New Roman" w:hAnsi="Times New Roman"/>
          <w:b/>
          <w:bCs/>
          <w:color w:val="191919"/>
          <w:sz w:val="20"/>
          <w:szCs w:val="20"/>
        </w:rPr>
        <w:t>Physical</w:t>
      </w:r>
      <w:r>
        <w:rPr>
          <w:rFonts w:ascii="Times New Roman" w:hAnsi="Times New Roman"/>
          <w:b/>
          <w:bCs/>
          <w:color w:val="191919"/>
          <w:spacing w:val="-7"/>
          <w:sz w:val="20"/>
          <w:szCs w:val="20"/>
        </w:rPr>
        <w:t xml:space="preserve"> </w:t>
      </w:r>
      <w:r>
        <w:rPr>
          <w:rFonts w:ascii="Times New Roman" w:hAnsi="Times New Roman"/>
          <w:b/>
          <w:bCs/>
          <w:color w:val="191919"/>
          <w:sz w:val="20"/>
          <w:szCs w:val="20"/>
        </w:rPr>
        <w:t xml:space="preserve">Education..............................................3(3-0) </w:t>
      </w:r>
      <w:r>
        <w:rPr>
          <w:rFonts w:ascii="Times New Roman" w:hAnsi="Times New Roman"/>
          <w:color w:val="191919"/>
          <w:sz w:val="20"/>
          <w:szCs w:val="20"/>
        </w:rPr>
        <w:t>Study</w:t>
      </w:r>
      <w:r>
        <w:rPr>
          <w:rFonts w:ascii="Times New Roman" w:hAnsi="Times New Roman"/>
          <w:color w:val="191919"/>
          <w:spacing w:val="5"/>
          <w:sz w:val="20"/>
          <w:szCs w:val="20"/>
        </w:rPr>
        <w:t xml:space="preserve"> </w:t>
      </w:r>
      <w:r>
        <w:rPr>
          <w:rFonts w:ascii="Times New Roman" w:hAnsi="Times New Roman"/>
          <w:color w:val="191919"/>
          <w:sz w:val="20"/>
          <w:szCs w:val="20"/>
        </w:rPr>
        <w:t>of</w:t>
      </w:r>
      <w:r>
        <w:rPr>
          <w:rFonts w:ascii="Times New Roman" w:hAnsi="Times New Roman"/>
          <w:color w:val="191919"/>
          <w:spacing w:val="5"/>
          <w:sz w:val="20"/>
          <w:szCs w:val="20"/>
        </w:rPr>
        <w:t xml:space="preserve"> </w:t>
      </w:r>
      <w:r>
        <w:rPr>
          <w:rFonts w:ascii="Times New Roman" w:hAnsi="Times New Roman"/>
          <w:color w:val="191919"/>
          <w:sz w:val="20"/>
          <w:szCs w:val="20"/>
        </w:rPr>
        <w:t>the</w:t>
      </w:r>
      <w:r>
        <w:rPr>
          <w:rFonts w:ascii="Times New Roman" w:hAnsi="Times New Roman"/>
          <w:color w:val="191919"/>
          <w:spacing w:val="5"/>
          <w:sz w:val="20"/>
          <w:szCs w:val="20"/>
        </w:rPr>
        <w:t xml:space="preserve"> </w:t>
      </w:r>
      <w:r>
        <w:rPr>
          <w:rFonts w:ascii="Times New Roman" w:hAnsi="Times New Roman"/>
          <w:color w:val="191919"/>
          <w:sz w:val="20"/>
          <w:szCs w:val="20"/>
        </w:rPr>
        <w:t>historical,</w:t>
      </w:r>
      <w:r>
        <w:rPr>
          <w:rFonts w:ascii="Times New Roman" w:hAnsi="Times New Roman"/>
          <w:color w:val="191919"/>
          <w:spacing w:val="6"/>
          <w:sz w:val="20"/>
          <w:szCs w:val="20"/>
        </w:rPr>
        <w:t xml:space="preserve"> </w:t>
      </w:r>
      <w:r>
        <w:rPr>
          <w:rFonts w:ascii="Times New Roman" w:hAnsi="Times New Roman"/>
          <w:color w:val="191919"/>
          <w:sz w:val="20"/>
          <w:szCs w:val="20"/>
        </w:rPr>
        <w:t>psychological,</w:t>
      </w:r>
      <w:r>
        <w:rPr>
          <w:rFonts w:ascii="Times New Roman" w:hAnsi="Times New Roman"/>
          <w:color w:val="191919"/>
          <w:spacing w:val="6"/>
          <w:sz w:val="20"/>
          <w:szCs w:val="20"/>
        </w:rPr>
        <w:t xml:space="preserve"> </w:t>
      </w:r>
      <w:r>
        <w:rPr>
          <w:rFonts w:ascii="Times New Roman" w:hAnsi="Times New Roman"/>
          <w:color w:val="191919"/>
          <w:sz w:val="20"/>
          <w:szCs w:val="20"/>
        </w:rPr>
        <w:t>sociological,</w:t>
      </w:r>
      <w:r>
        <w:rPr>
          <w:rFonts w:ascii="Times New Roman" w:hAnsi="Times New Roman"/>
          <w:color w:val="191919"/>
          <w:spacing w:val="6"/>
          <w:sz w:val="20"/>
          <w:szCs w:val="20"/>
        </w:rPr>
        <w:t xml:space="preserve"> </w:t>
      </w:r>
      <w:r>
        <w:rPr>
          <w:rFonts w:ascii="Times New Roman" w:hAnsi="Times New Roman"/>
          <w:color w:val="191919"/>
          <w:sz w:val="20"/>
          <w:szCs w:val="20"/>
        </w:rPr>
        <w:t>anatomical</w:t>
      </w:r>
      <w:r>
        <w:rPr>
          <w:rFonts w:ascii="Times New Roman" w:hAnsi="Times New Roman"/>
          <w:color w:val="191919"/>
          <w:spacing w:val="6"/>
          <w:sz w:val="20"/>
          <w:szCs w:val="20"/>
        </w:rPr>
        <w:t xml:space="preserve"> </w:t>
      </w:r>
      <w:r>
        <w:rPr>
          <w:rFonts w:ascii="Times New Roman" w:hAnsi="Times New Roman"/>
          <w:color w:val="191919"/>
          <w:sz w:val="20"/>
          <w:szCs w:val="20"/>
        </w:rPr>
        <w:t>and</w:t>
      </w:r>
      <w:r>
        <w:rPr>
          <w:rFonts w:ascii="Times New Roman" w:hAnsi="Times New Roman"/>
          <w:color w:val="191919"/>
          <w:spacing w:val="5"/>
          <w:sz w:val="20"/>
          <w:szCs w:val="20"/>
        </w:rPr>
        <w:t xml:space="preserve"> </w:t>
      </w:r>
      <w:r>
        <w:rPr>
          <w:rFonts w:ascii="Times New Roman" w:hAnsi="Times New Roman"/>
          <w:color w:val="191919"/>
          <w:sz w:val="20"/>
          <w:szCs w:val="20"/>
        </w:rPr>
        <w:t>physiological</w:t>
      </w:r>
      <w:r>
        <w:rPr>
          <w:rFonts w:ascii="Times New Roman" w:hAnsi="Times New Roman"/>
          <w:color w:val="191919"/>
          <w:spacing w:val="6"/>
          <w:sz w:val="20"/>
          <w:szCs w:val="20"/>
        </w:rPr>
        <w:t xml:space="preserve"> </w:t>
      </w:r>
      <w:r>
        <w:rPr>
          <w:rFonts w:ascii="Times New Roman" w:hAnsi="Times New Roman"/>
          <w:color w:val="191919"/>
          <w:sz w:val="20"/>
          <w:szCs w:val="20"/>
        </w:rPr>
        <w:t>foundations</w:t>
      </w:r>
    </w:p>
    <w:p w:rsidR="00F42301" w:rsidRDefault="00F42301" w:rsidP="00721764">
      <w:pPr>
        <w:widowControl w:val="0"/>
        <w:autoSpaceDE w:val="0"/>
        <w:autoSpaceDN w:val="0"/>
        <w:adjustRightInd w:val="0"/>
        <w:spacing w:after="0"/>
        <w:ind w:left="1239"/>
        <w:rPr>
          <w:rFonts w:ascii="Times New Roman" w:hAnsi="Times New Roman"/>
          <w:color w:val="000000"/>
          <w:sz w:val="20"/>
          <w:szCs w:val="20"/>
        </w:rPr>
      </w:pPr>
      <w:r>
        <w:rPr>
          <w:rFonts w:ascii="Times New Roman" w:hAnsi="Times New Roman"/>
          <w:color w:val="191919"/>
          <w:sz w:val="20"/>
          <w:szCs w:val="20"/>
        </w:rPr>
        <w:t>of education as they relate to physical education and program design.</w:t>
      </w:r>
    </w:p>
    <w:p w:rsidR="00F42301" w:rsidRDefault="00F42301" w:rsidP="00721764">
      <w:pPr>
        <w:widowControl w:val="0"/>
        <w:autoSpaceDE w:val="0"/>
        <w:autoSpaceDN w:val="0"/>
        <w:adjustRightInd w:val="0"/>
        <w:spacing w:before="6" w:after="0"/>
        <w:ind w:left="879"/>
        <w:rPr>
          <w:rFonts w:ascii="Times New Roman" w:hAnsi="Times New Roman"/>
          <w:color w:val="000000"/>
          <w:sz w:val="20"/>
          <w:szCs w:val="20"/>
        </w:rPr>
      </w:pPr>
      <w:r>
        <w:rPr>
          <w:rFonts w:ascii="Times New Roman" w:hAnsi="Times New Roman"/>
          <w:b/>
          <w:bCs/>
          <w:color w:val="191919"/>
          <w:sz w:val="20"/>
          <w:szCs w:val="20"/>
        </w:rPr>
        <w:t>PEON</w:t>
      </w:r>
      <w:r>
        <w:rPr>
          <w:rFonts w:ascii="Times New Roman" w:hAnsi="Times New Roman"/>
          <w:b/>
          <w:bCs/>
          <w:color w:val="191919"/>
          <w:spacing w:val="-8"/>
          <w:sz w:val="20"/>
          <w:szCs w:val="20"/>
        </w:rPr>
        <w:t xml:space="preserve"> </w:t>
      </w:r>
      <w:r>
        <w:rPr>
          <w:rFonts w:ascii="Times New Roman" w:hAnsi="Times New Roman"/>
          <w:b/>
          <w:bCs/>
          <w:color w:val="191919"/>
          <w:sz w:val="20"/>
          <w:szCs w:val="20"/>
        </w:rPr>
        <w:t>5522</w:t>
      </w:r>
      <w:r>
        <w:rPr>
          <w:rFonts w:ascii="Times New Roman" w:hAnsi="Times New Roman"/>
          <w:b/>
          <w:bCs/>
          <w:color w:val="191919"/>
          <w:spacing w:val="-8"/>
          <w:sz w:val="20"/>
          <w:szCs w:val="20"/>
        </w:rPr>
        <w:t xml:space="preserve"> </w:t>
      </w:r>
      <w:r>
        <w:rPr>
          <w:rFonts w:ascii="Times New Roman" w:hAnsi="Times New Roman"/>
          <w:b/>
          <w:bCs/>
          <w:color w:val="191919"/>
          <w:sz w:val="20"/>
          <w:szCs w:val="20"/>
        </w:rPr>
        <w:t>-</w:t>
      </w:r>
      <w:r>
        <w:rPr>
          <w:rFonts w:ascii="Times New Roman" w:hAnsi="Times New Roman"/>
          <w:b/>
          <w:bCs/>
          <w:color w:val="191919"/>
          <w:spacing w:val="-8"/>
          <w:sz w:val="20"/>
          <w:szCs w:val="20"/>
        </w:rPr>
        <w:t xml:space="preserve"> </w:t>
      </w:r>
      <w:r>
        <w:rPr>
          <w:rFonts w:ascii="Times New Roman" w:hAnsi="Times New Roman"/>
          <w:b/>
          <w:bCs/>
          <w:color w:val="191919"/>
          <w:sz w:val="20"/>
          <w:szCs w:val="20"/>
        </w:rPr>
        <w:t>Cultural</w:t>
      </w:r>
      <w:r>
        <w:rPr>
          <w:rFonts w:ascii="Times New Roman" w:hAnsi="Times New Roman"/>
          <w:b/>
          <w:bCs/>
          <w:color w:val="191919"/>
          <w:spacing w:val="-19"/>
          <w:sz w:val="20"/>
          <w:szCs w:val="20"/>
        </w:rPr>
        <w:t xml:space="preserve"> </w:t>
      </w:r>
      <w:r>
        <w:rPr>
          <w:rFonts w:ascii="Times New Roman" w:hAnsi="Times New Roman"/>
          <w:b/>
          <w:bCs/>
          <w:color w:val="191919"/>
          <w:sz w:val="20"/>
          <w:szCs w:val="20"/>
        </w:rPr>
        <w:t>Aspect</w:t>
      </w:r>
      <w:r>
        <w:rPr>
          <w:rFonts w:ascii="Times New Roman" w:hAnsi="Times New Roman"/>
          <w:b/>
          <w:bCs/>
          <w:color w:val="191919"/>
          <w:spacing w:val="-8"/>
          <w:sz w:val="20"/>
          <w:szCs w:val="20"/>
        </w:rPr>
        <w:t xml:space="preserve"> </w:t>
      </w:r>
      <w:r>
        <w:rPr>
          <w:rFonts w:ascii="Times New Roman" w:hAnsi="Times New Roman"/>
          <w:b/>
          <w:bCs/>
          <w:color w:val="191919"/>
          <w:sz w:val="20"/>
          <w:szCs w:val="20"/>
        </w:rPr>
        <w:t>of</w:t>
      </w:r>
      <w:r>
        <w:rPr>
          <w:rFonts w:ascii="Times New Roman" w:hAnsi="Times New Roman"/>
          <w:b/>
          <w:bCs/>
          <w:color w:val="191919"/>
          <w:spacing w:val="-8"/>
          <w:sz w:val="20"/>
          <w:szCs w:val="20"/>
        </w:rPr>
        <w:t xml:space="preserve"> </w:t>
      </w:r>
      <w:r>
        <w:rPr>
          <w:rFonts w:ascii="Times New Roman" w:hAnsi="Times New Roman"/>
          <w:b/>
          <w:bCs/>
          <w:color w:val="191919"/>
          <w:sz w:val="20"/>
          <w:szCs w:val="20"/>
        </w:rPr>
        <w:t>Sports...................................................................................3(3-0)</w:t>
      </w:r>
    </w:p>
    <w:p w:rsidR="00F42301" w:rsidRDefault="00F42301" w:rsidP="00721764">
      <w:pPr>
        <w:widowControl w:val="0"/>
        <w:autoSpaceDE w:val="0"/>
        <w:autoSpaceDN w:val="0"/>
        <w:adjustRightInd w:val="0"/>
        <w:spacing w:before="13" w:after="0"/>
        <w:ind w:left="1239"/>
        <w:rPr>
          <w:rFonts w:ascii="Times New Roman" w:hAnsi="Times New Roman"/>
          <w:color w:val="000000"/>
          <w:sz w:val="20"/>
          <w:szCs w:val="20"/>
        </w:rPr>
      </w:pPr>
      <w:r>
        <w:rPr>
          <w:rFonts w:ascii="Times New Roman" w:hAnsi="Times New Roman"/>
          <w:color w:val="191919"/>
          <w:sz w:val="20"/>
          <w:szCs w:val="20"/>
        </w:rPr>
        <w:t>Study of the social nature of sports and its relationship to leisure and culture.</w:t>
      </w:r>
    </w:p>
    <w:p w:rsidR="00F42301" w:rsidRDefault="00F42301" w:rsidP="00721764">
      <w:pPr>
        <w:widowControl w:val="0"/>
        <w:autoSpaceDE w:val="0"/>
        <w:autoSpaceDN w:val="0"/>
        <w:adjustRightInd w:val="0"/>
        <w:spacing w:before="6" w:after="0"/>
        <w:ind w:left="879"/>
        <w:rPr>
          <w:rFonts w:ascii="Times New Roman" w:hAnsi="Times New Roman"/>
          <w:color w:val="000000"/>
          <w:sz w:val="20"/>
          <w:szCs w:val="20"/>
        </w:rPr>
      </w:pPr>
      <w:r>
        <w:rPr>
          <w:rFonts w:ascii="Times New Roman" w:hAnsi="Times New Roman"/>
          <w:b/>
          <w:bCs/>
          <w:color w:val="191919"/>
          <w:sz w:val="20"/>
          <w:szCs w:val="20"/>
        </w:rPr>
        <w:t>PEON</w:t>
      </w:r>
      <w:r>
        <w:rPr>
          <w:rFonts w:ascii="Times New Roman" w:hAnsi="Times New Roman"/>
          <w:b/>
          <w:bCs/>
          <w:color w:val="191919"/>
          <w:spacing w:val="-8"/>
          <w:sz w:val="20"/>
          <w:szCs w:val="20"/>
        </w:rPr>
        <w:t xml:space="preserve"> </w:t>
      </w:r>
      <w:r>
        <w:rPr>
          <w:rFonts w:ascii="Times New Roman" w:hAnsi="Times New Roman"/>
          <w:b/>
          <w:bCs/>
          <w:color w:val="191919"/>
          <w:sz w:val="20"/>
          <w:szCs w:val="20"/>
        </w:rPr>
        <w:t>5521</w:t>
      </w:r>
      <w:r>
        <w:rPr>
          <w:rFonts w:ascii="Times New Roman" w:hAnsi="Times New Roman"/>
          <w:b/>
          <w:bCs/>
          <w:color w:val="191919"/>
          <w:spacing w:val="-8"/>
          <w:sz w:val="20"/>
          <w:szCs w:val="20"/>
        </w:rPr>
        <w:t xml:space="preserve"> </w:t>
      </w:r>
      <w:r>
        <w:rPr>
          <w:rFonts w:ascii="Times New Roman" w:hAnsi="Times New Roman"/>
          <w:b/>
          <w:bCs/>
          <w:color w:val="191919"/>
          <w:sz w:val="20"/>
          <w:szCs w:val="20"/>
        </w:rPr>
        <w:t>-</w:t>
      </w:r>
      <w:r>
        <w:rPr>
          <w:rFonts w:ascii="Times New Roman" w:hAnsi="Times New Roman"/>
          <w:b/>
          <w:bCs/>
          <w:color w:val="191919"/>
          <w:spacing w:val="-8"/>
          <w:sz w:val="20"/>
          <w:szCs w:val="20"/>
        </w:rPr>
        <w:t xml:space="preserve"> </w:t>
      </w:r>
      <w:r>
        <w:rPr>
          <w:rFonts w:ascii="Times New Roman" w:hAnsi="Times New Roman"/>
          <w:b/>
          <w:bCs/>
          <w:color w:val="191919"/>
          <w:sz w:val="20"/>
          <w:szCs w:val="20"/>
        </w:rPr>
        <w:t>Motor</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Learning..................................................................................................3(</w:t>
      </w:r>
      <w:r>
        <w:rPr>
          <w:rFonts w:ascii="Times New Roman" w:hAnsi="Times New Roman"/>
          <w:b/>
          <w:bCs/>
          <w:color w:val="191919"/>
          <w:spacing w:val="1"/>
          <w:sz w:val="20"/>
          <w:szCs w:val="20"/>
        </w:rPr>
        <w:t>3</w:t>
      </w:r>
      <w:r>
        <w:rPr>
          <w:rFonts w:ascii="Times New Roman" w:hAnsi="Times New Roman"/>
          <w:b/>
          <w:bCs/>
          <w:color w:val="191919"/>
          <w:sz w:val="20"/>
          <w:szCs w:val="20"/>
        </w:rPr>
        <w:t>-0)</w:t>
      </w:r>
    </w:p>
    <w:p w:rsidR="00F42301" w:rsidRDefault="00F42301" w:rsidP="00721764">
      <w:pPr>
        <w:widowControl w:val="0"/>
        <w:autoSpaceDE w:val="0"/>
        <w:autoSpaceDN w:val="0"/>
        <w:adjustRightInd w:val="0"/>
        <w:spacing w:before="13" w:after="0"/>
        <w:ind w:left="1239"/>
        <w:rPr>
          <w:rFonts w:ascii="Times New Roman" w:hAnsi="Times New Roman"/>
          <w:color w:val="000000"/>
          <w:sz w:val="20"/>
          <w:szCs w:val="20"/>
        </w:rPr>
      </w:pPr>
      <w:r>
        <w:rPr>
          <w:rFonts w:ascii="Times New Roman" w:hAnsi="Times New Roman"/>
          <w:color w:val="191919"/>
          <w:sz w:val="20"/>
          <w:szCs w:val="20"/>
        </w:rPr>
        <w:t>Study of the laws of learning as they relate to the acquisition of motor skills.</w:t>
      </w:r>
    </w:p>
    <w:p w:rsidR="00F42301" w:rsidRDefault="00F42301" w:rsidP="00721764">
      <w:pPr>
        <w:widowControl w:val="0"/>
        <w:autoSpaceDE w:val="0"/>
        <w:autoSpaceDN w:val="0"/>
        <w:adjustRightInd w:val="0"/>
        <w:spacing w:before="6" w:after="0" w:line="252" w:lineRule="auto"/>
        <w:ind w:left="1239" w:right="1950" w:hanging="360"/>
        <w:jc w:val="both"/>
        <w:rPr>
          <w:rFonts w:ascii="Times New Roman" w:hAnsi="Times New Roman"/>
          <w:color w:val="000000"/>
          <w:sz w:val="20"/>
          <w:szCs w:val="20"/>
        </w:rPr>
      </w:pPr>
      <w:r>
        <w:rPr>
          <w:rFonts w:ascii="Times New Roman" w:hAnsi="Times New Roman"/>
          <w:b/>
          <w:bCs/>
          <w:color w:val="191919"/>
          <w:spacing w:val="-1"/>
          <w:sz w:val="20"/>
          <w:szCs w:val="20"/>
        </w:rPr>
        <w:t>PEO</w:t>
      </w:r>
      <w:r>
        <w:rPr>
          <w:rFonts w:ascii="Times New Roman" w:hAnsi="Times New Roman"/>
          <w:b/>
          <w:bCs/>
          <w:color w:val="191919"/>
          <w:sz w:val="20"/>
          <w:szCs w:val="20"/>
        </w:rPr>
        <w:t>N</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552</w:t>
      </w:r>
      <w:r>
        <w:rPr>
          <w:rFonts w:ascii="Times New Roman" w:hAnsi="Times New Roman"/>
          <w:b/>
          <w:bCs/>
          <w:color w:val="191919"/>
          <w:sz w:val="20"/>
          <w:szCs w:val="20"/>
        </w:rPr>
        <w:t>8</w:t>
      </w:r>
      <w:r>
        <w:rPr>
          <w:rFonts w:ascii="Times New Roman" w:hAnsi="Times New Roman"/>
          <w:b/>
          <w:bCs/>
          <w:color w:val="191919"/>
          <w:spacing w:val="-8"/>
          <w:sz w:val="20"/>
          <w:szCs w:val="20"/>
        </w:rPr>
        <w:t xml:space="preserve"> </w:t>
      </w:r>
      <w:r>
        <w:rPr>
          <w:rFonts w:ascii="Times New Roman" w:hAnsi="Times New Roman"/>
          <w:b/>
          <w:bCs/>
          <w:color w:val="191919"/>
          <w:sz w:val="20"/>
          <w:szCs w:val="20"/>
        </w:rPr>
        <w:t>-</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Psycholog</w:t>
      </w:r>
      <w:r>
        <w:rPr>
          <w:rFonts w:ascii="Times New Roman" w:hAnsi="Times New Roman"/>
          <w:b/>
          <w:bCs/>
          <w:color w:val="191919"/>
          <w:sz w:val="20"/>
          <w:szCs w:val="20"/>
        </w:rPr>
        <w:t>y</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O</w:t>
      </w:r>
      <w:r>
        <w:rPr>
          <w:rFonts w:ascii="Times New Roman" w:hAnsi="Times New Roman"/>
          <w:b/>
          <w:bCs/>
          <w:color w:val="191919"/>
          <w:sz w:val="20"/>
          <w:szCs w:val="20"/>
        </w:rPr>
        <w:t>f</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Physica</w:t>
      </w:r>
      <w:r>
        <w:rPr>
          <w:rFonts w:ascii="Times New Roman" w:hAnsi="Times New Roman"/>
          <w:b/>
          <w:bCs/>
          <w:color w:val="191919"/>
          <w:sz w:val="20"/>
          <w:szCs w:val="20"/>
        </w:rPr>
        <w:t>l</w:t>
      </w:r>
      <w:r>
        <w:rPr>
          <w:rFonts w:ascii="Times New Roman" w:hAnsi="Times New Roman"/>
          <w:b/>
          <w:bCs/>
          <w:color w:val="191919"/>
          <w:spacing w:val="-19"/>
          <w:sz w:val="20"/>
          <w:szCs w:val="20"/>
        </w:rPr>
        <w:t xml:space="preserve"> </w:t>
      </w:r>
      <w:r>
        <w:rPr>
          <w:rFonts w:ascii="Times New Roman" w:hAnsi="Times New Roman"/>
          <w:b/>
          <w:bCs/>
          <w:color w:val="191919"/>
          <w:spacing w:val="-1"/>
          <w:sz w:val="20"/>
          <w:szCs w:val="20"/>
        </w:rPr>
        <w:t>Activit</w:t>
      </w:r>
      <w:r>
        <w:rPr>
          <w:rFonts w:ascii="Times New Roman" w:hAnsi="Times New Roman"/>
          <w:b/>
          <w:bCs/>
          <w:color w:val="191919"/>
          <w:spacing w:val="-12"/>
          <w:sz w:val="20"/>
          <w:szCs w:val="20"/>
        </w:rPr>
        <w:t>y</w:t>
      </w:r>
      <w:r>
        <w:rPr>
          <w:rFonts w:ascii="Times New Roman" w:hAnsi="Times New Roman"/>
          <w:b/>
          <w:bCs/>
          <w:color w:val="191919"/>
          <w:spacing w:val="-1"/>
          <w:sz w:val="20"/>
          <w:szCs w:val="20"/>
        </w:rPr>
        <w:t xml:space="preserve">.........................................................................3(3-0) </w:t>
      </w:r>
      <w:r>
        <w:rPr>
          <w:rFonts w:ascii="Times New Roman" w:hAnsi="Times New Roman"/>
          <w:color w:val="191919"/>
          <w:sz w:val="20"/>
          <w:szCs w:val="20"/>
        </w:rPr>
        <w:t>An analysis of psychological principles underlying the teaching and performance of sport and physical activit</w:t>
      </w:r>
      <w:r>
        <w:rPr>
          <w:rFonts w:ascii="Times New Roman" w:hAnsi="Times New Roman"/>
          <w:color w:val="191919"/>
          <w:spacing w:val="-13"/>
          <w:sz w:val="20"/>
          <w:szCs w:val="20"/>
        </w:rPr>
        <w:t>y</w:t>
      </w:r>
      <w:r>
        <w:rPr>
          <w:rFonts w:ascii="Times New Roman" w:hAnsi="Times New Roman"/>
          <w:color w:val="191919"/>
          <w:sz w:val="20"/>
          <w:szCs w:val="20"/>
        </w:rPr>
        <w:t>.</w:t>
      </w:r>
    </w:p>
    <w:p w:rsidR="00F42301" w:rsidRDefault="00F42301" w:rsidP="00721764">
      <w:pPr>
        <w:widowControl w:val="0"/>
        <w:autoSpaceDE w:val="0"/>
        <w:autoSpaceDN w:val="0"/>
        <w:adjustRightInd w:val="0"/>
        <w:spacing w:after="0" w:line="225" w:lineRule="exact"/>
        <w:ind w:left="879"/>
        <w:rPr>
          <w:rFonts w:ascii="Times New Roman" w:hAnsi="Times New Roman"/>
          <w:color w:val="000000"/>
          <w:sz w:val="20"/>
          <w:szCs w:val="20"/>
        </w:rPr>
      </w:pPr>
      <w:r>
        <w:rPr>
          <w:rFonts w:ascii="Times New Roman" w:hAnsi="Times New Roman"/>
          <w:b/>
          <w:bCs/>
          <w:color w:val="191919"/>
          <w:sz w:val="20"/>
          <w:szCs w:val="20"/>
        </w:rPr>
        <w:t>PEON</w:t>
      </w:r>
      <w:r>
        <w:rPr>
          <w:rFonts w:ascii="Times New Roman" w:hAnsi="Times New Roman"/>
          <w:b/>
          <w:bCs/>
          <w:color w:val="191919"/>
          <w:spacing w:val="-4"/>
          <w:sz w:val="20"/>
          <w:szCs w:val="20"/>
        </w:rPr>
        <w:t xml:space="preserve"> </w:t>
      </w:r>
      <w:r>
        <w:rPr>
          <w:rFonts w:ascii="Times New Roman" w:hAnsi="Times New Roman"/>
          <w:b/>
          <w:bCs/>
          <w:color w:val="191919"/>
          <w:sz w:val="20"/>
          <w:szCs w:val="20"/>
        </w:rPr>
        <w:t>5536</w:t>
      </w:r>
      <w:r>
        <w:rPr>
          <w:rFonts w:ascii="Times New Roman" w:hAnsi="Times New Roman"/>
          <w:b/>
          <w:bCs/>
          <w:color w:val="191919"/>
          <w:spacing w:val="-4"/>
          <w:sz w:val="20"/>
          <w:szCs w:val="20"/>
        </w:rPr>
        <w:t xml:space="preserve"> </w:t>
      </w:r>
      <w:r>
        <w:rPr>
          <w:rFonts w:ascii="Times New Roman" w:hAnsi="Times New Roman"/>
          <w:b/>
          <w:bCs/>
          <w:color w:val="191919"/>
          <w:sz w:val="20"/>
          <w:szCs w:val="20"/>
        </w:rPr>
        <w:t>-</w:t>
      </w:r>
      <w:r>
        <w:rPr>
          <w:rFonts w:ascii="Times New Roman" w:hAnsi="Times New Roman"/>
          <w:b/>
          <w:bCs/>
          <w:color w:val="191919"/>
          <w:spacing w:val="-4"/>
          <w:sz w:val="20"/>
          <w:szCs w:val="20"/>
        </w:rPr>
        <w:t xml:space="preserve"> </w:t>
      </w:r>
      <w:r>
        <w:rPr>
          <w:rFonts w:ascii="Times New Roman" w:hAnsi="Times New Roman"/>
          <w:b/>
          <w:bCs/>
          <w:color w:val="191919"/>
          <w:sz w:val="20"/>
          <w:szCs w:val="20"/>
        </w:rPr>
        <w:t>Facilities</w:t>
      </w:r>
      <w:r>
        <w:rPr>
          <w:rFonts w:ascii="Times New Roman" w:hAnsi="Times New Roman"/>
          <w:b/>
          <w:bCs/>
          <w:color w:val="191919"/>
          <w:spacing w:val="-4"/>
          <w:sz w:val="20"/>
          <w:szCs w:val="20"/>
        </w:rPr>
        <w:t xml:space="preserve"> </w:t>
      </w:r>
      <w:r>
        <w:rPr>
          <w:rFonts w:ascii="Times New Roman" w:hAnsi="Times New Roman"/>
          <w:b/>
          <w:bCs/>
          <w:color w:val="191919"/>
          <w:sz w:val="20"/>
          <w:szCs w:val="20"/>
        </w:rPr>
        <w:t>and</w:t>
      </w:r>
      <w:r>
        <w:rPr>
          <w:rFonts w:ascii="Times New Roman" w:hAnsi="Times New Roman"/>
          <w:b/>
          <w:bCs/>
          <w:color w:val="191919"/>
          <w:spacing w:val="-4"/>
          <w:sz w:val="20"/>
          <w:szCs w:val="20"/>
        </w:rPr>
        <w:t xml:space="preserve"> </w:t>
      </w:r>
      <w:r>
        <w:rPr>
          <w:rFonts w:ascii="Times New Roman" w:hAnsi="Times New Roman"/>
          <w:b/>
          <w:bCs/>
          <w:color w:val="191919"/>
          <w:sz w:val="20"/>
          <w:szCs w:val="20"/>
        </w:rPr>
        <w:t>Equipment..................................................................................3(3-0)</w:t>
      </w:r>
    </w:p>
    <w:p w:rsidR="00F42301" w:rsidRDefault="00F42301" w:rsidP="00721764">
      <w:pPr>
        <w:widowControl w:val="0"/>
        <w:autoSpaceDE w:val="0"/>
        <w:autoSpaceDN w:val="0"/>
        <w:adjustRightInd w:val="0"/>
        <w:spacing w:before="13" w:after="0"/>
        <w:ind w:left="1239"/>
        <w:rPr>
          <w:rFonts w:ascii="Times New Roman" w:hAnsi="Times New Roman"/>
          <w:color w:val="000000"/>
          <w:sz w:val="20"/>
          <w:szCs w:val="20"/>
        </w:rPr>
      </w:pPr>
      <w:r>
        <w:rPr>
          <w:rFonts w:ascii="Times New Roman" w:hAnsi="Times New Roman"/>
          <w:color w:val="191919"/>
          <w:sz w:val="20"/>
          <w:szCs w:val="20"/>
        </w:rPr>
        <w:t>Study of the planning, equipping and utilization of a health education facilit</w:t>
      </w:r>
      <w:r>
        <w:rPr>
          <w:rFonts w:ascii="Times New Roman" w:hAnsi="Times New Roman"/>
          <w:color w:val="191919"/>
          <w:spacing w:val="-13"/>
          <w:sz w:val="20"/>
          <w:szCs w:val="20"/>
        </w:rPr>
        <w:t>y</w:t>
      </w:r>
      <w:r>
        <w:rPr>
          <w:rFonts w:ascii="Times New Roman" w:hAnsi="Times New Roman"/>
          <w:color w:val="191919"/>
          <w:sz w:val="20"/>
          <w:szCs w:val="20"/>
        </w:rPr>
        <w:t>.</w:t>
      </w:r>
    </w:p>
    <w:p w:rsidR="00F42301" w:rsidRDefault="00F42301" w:rsidP="00721764">
      <w:pPr>
        <w:widowControl w:val="0"/>
        <w:autoSpaceDE w:val="0"/>
        <w:autoSpaceDN w:val="0"/>
        <w:adjustRightInd w:val="0"/>
        <w:spacing w:before="6" w:after="0" w:line="252" w:lineRule="auto"/>
        <w:ind w:left="1239" w:right="1951" w:hanging="360"/>
        <w:jc w:val="both"/>
        <w:rPr>
          <w:rFonts w:ascii="Times New Roman" w:hAnsi="Times New Roman"/>
          <w:color w:val="000000"/>
          <w:sz w:val="20"/>
          <w:szCs w:val="20"/>
        </w:rPr>
      </w:pPr>
      <w:r>
        <w:rPr>
          <w:rFonts w:ascii="Times New Roman" w:hAnsi="Times New Roman"/>
          <w:b/>
          <w:bCs/>
          <w:color w:val="191919"/>
          <w:sz w:val="20"/>
          <w:szCs w:val="20"/>
        </w:rPr>
        <w:t>PEON</w:t>
      </w:r>
      <w:r>
        <w:rPr>
          <w:rFonts w:ascii="Times New Roman" w:hAnsi="Times New Roman"/>
          <w:b/>
          <w:bCs/>
          <w:color w:val="191919"/>
          <w:spacing w:val="-7"/>
          <w:sz w:val="20"/>
          <w:szCs w:val="20"/>
        </w:rPr>
        <w:t xml:space="preserve"> </w:t>
      </w:r>
      <w:r>
        <w:rPr>
          <w:rFonts w:ascii="Times New Roman" w:hAnsi="Times New Roman"/>
          <w:b/>
          <w:bCs/>
          <w:color w:val="191919"/>
          <w:sz w:val="20"/>
          <w:szCs w:val="20"/>
        </w:rPr>
        <w:t>5541-</w:t>
      </w:r>
      <w:r>
        <w:rPr>
          <w:rFonts w:ascii="Times New Roman" w:hAnsi="Times New Roman"/>
          <w:b/>
          <w:bCs/>
          <w:color w:val="191919"/>
          <w:spacing w:val="-8"/>
          <w:sz w:val="20"/>
          <w:szCs w:val="20"/>
        </w:rPr>
        <w:t xml:space="preserve"> </w:t>
      </w:r>
      <w:r>
        <w:rPr>
          <w:rFonts w:ascii="Times New Roman" w:hAnsi="Times New Roman"/>
          <w:b/>
          <w:bCs/>
          <w:color w:val="191919"/>
          <w:sz w:val="20"/>
          <w:szCs w:val="20"/>
        </w:rPr>
        <w:t>Health</w:t>
      </w:r>
      <w:r>
        <w:rPr>
          <w:rFonts w:ascii="Times New Roman" w:hAnsi="Times New Roman"/>
          <w:b/>
          <w:bCs/>
          <w:color w:val="191919"/>
          <w:spacing w:val="-7"/>
          <w:sz w:val="20"/>
          <w:szCs w:val="20"/>
        </w:rPr>
        <w:t xml:space="preserve"> </w:t>
      </w:r>
      <w:r>
        <w:rPr>
          <w:rFonts w:ascii="Times New Roman" w:hAnsi="Times New Roman"/>
          <w:b/>
          <w:bCs/>
          <w:color w:val="191919"/>
          <w:sz w:val="20"/>
          <w:szCs w:val="20"/>
        </w:rPr>
        <w:t>and</w:t>
      </w:r>
      <w:r>
        <w:rPr>
          <w:rFonts w:ascii="Times New Roman" w:hAnsi="Times New Roman"/>
          <w:b/>
          <w:bCs/>
          <w:color w:val="191919"/>
          <w:spacing w:val="-8"/>
          <w:sz w:val="20"/>
          <w:szCs w:val="20"/>
        </w:rPr>
        <w:t xml:space="preserve"> </w:t>
      </w:r>
      <w:r>
        <w:rPr>
          <w:rFonts w:ascii="Times New Roman" w:hAnsi="Times New Roman"/>
          <w:b/>
          <w:bCs/>
          <w:color w:val="191919"/>
          <w:sz w:val="20"/>
          <w:szCs w:val="20"/>
        </w:rPr>
        <w:t>Physical</w:t>
      </w:r>
      <w:r>
        <w:rPr>
          <w:rFonts w:ascii="Times New Roman" w:hAnsi="Times New Roman"/>
          <w:b/>
          <w:bCs/>
          <w:color w:val="191919"/>
          <w:spacing w:val="-7"/>
          <w:sz w:val="20"/>
          <w:szCs w:val="20"/>
        </w:rPr>
        <w:t xml:space="preserve"> </w:t>
      </w:r>
      <w:r>
        <w:rPr>
          <w:rFonts w:ascii="Times New Roman" w:hAnsi="Times New Roman"/>
          <w:b/>
          <w:bCs/>
          <w:color w:val="191919"/>
          <w:sz w:val="20"/>
          <w:szCs w:val="20"/>
        </w:rPr>
        <w:t>Education</w:t>
      </w:r>
      <w:r>
        <w:rPr>
          <w:rFonts w:ascii="Times New Roman" w:hAnsi="Times New Roman"/>
          <w:b/>
          <w:bCs/>
          <w:color w:val="191919"/>
          <w:spacing w:val="-8"/>
          <w:sz w:val="20"/>
          <w:szCs w:val="20"/>
        </w:rPr>
        <w:t xml:space="preserve"> </w:t>
      </w:r>
      <w:r>
        <w:rPr>
          <w:rFonts w:ascii="Times New Roman" w:hAnsi="Times New Roman"/>
          <w:b/>
          <w:bCs/>
          <w:color w:val="191919"/>
          <w:sz w:val="20"/>
          <w:szCs w:val="20"/>
        </w:rPr>
        <w:t>For</w:t>
      </w:r>
      <w:r>
        <w:rPr>
          <w:rFonts w:ascii="Times New Roman" w:hAnsi="Times New Roman"/>
          <w:b/>
          <w:bCs/>
          <w:color w:val="191919"/>
          <w:spacing w:val="-15"/>
          <w:sz w:val="20"/>
          <w:szCs w:val="20"/>
        </w:rPr>
        <w:t xml:space="preserve"> </w:t>
      </w:r>
      <w:r>
        <w:rPr>
          <w:rFonts w:ascii="Times New Roman" w:hAnsi="Times New Roman"/>
          <w:b/>
          <w:bCs/>
          <w:color w:val="191919"/>
          <w:sz w:val="20"/>
          <w:szCs w:val="20"/>
        </w:rPr>
        <w:t>The</w:t>
      </w:r>
      <w:r>
        <w:rPr>
          <w:rFonts w:ascii="Times New Roman" w:hAnsi="Times New Roman"/>
          <w:b/>
          <w:bCs/>
          <w:color w:val="191919"/>
          <w:spacing w:val="-15"/>
          <w:sz w:val="20"/>
          <w:szCs w:val="20"/>
        </w:rPr>
        <w:t xml:space="preserve"> </w:t>
      </w:r>
      <w:r>
        <w:rPr>
          <w:rFonts w:ascii="Times New Roman" w:hAnsi="Times New Roman"/>
          <w:b/>
          <w:bCs/>
          <w:color w:val="191919"/>
          <w:spacing w:val="-22"/>
          <w:sz w:val="20"/>
          <w:szCs w:val="20"/>
        </w:rPr>
        <w:t>Y</w:t>
      </w:r>
      <w:r>
        <w:rPr>
          <w:rFonts w:ascii="Times New Roman" w:hAnsi="Times New Roman"/>
          <w:b/>
          <w:bCs/>
          <w:color w:val="191919"/>
          <w:sz w:val="20"/>
          <w:szCs w:val="20"/>
        </w:rPr>
        <w:t>oung</w:t>
      </w:r>
      <w:r>
        <w:rPr>
          <w:rFonts w:ascii="Times New Roman" w:hAnsi="Times New Roman"/>
          <w:b/>
          <w:bCs/>
          <w:color w:val="191919"/>
          <w:spacing w:val="-8"/>
          <w:sz w:val="20"/>
          <w:szCs w:val="20"/>
        </w:rPr>
        <w:t xml:space="preserve"> </w:t>
      </w:r>
      <w:r>
        <w:rPr>
          <w:rFonts w:ascii="Times New Roman" w:hAnsi="Times New Roman"/>
          <w:b/>
          <w:bCs/>
          <w:color w:val="191919"/>
          <w:sz w:val="20"/>
          <w:szCs w:val="20"/>
        </w:rPr>
        <w:t xml:space="preserve">Child.....................................3(3-0) </w:t>
      </w:r>
      <w:r>
        <w:rPr>
          <w:rFonts w:ascii="Times New Roman" w:hAnsi="Times New Roman"/>
          <w:color w:val="191919"/>
          <w:spacing w:val="-1"/>
          <w:sz w:val="20"/>
          <w:szCs w:val="20"/>
        </w:rPr>
        <w:t>Advance</w:t>
      </w:r>
      <w:r>
        <w:rPr>
          <w:rFonts w:ascii="Times New Roman" w:hAnsi="Times New Roman"/>
          <w:color w:val="191919"/>
          <w:sz w:val="20"/>
          <w:szCs w:val="20"/>
        </w:rPr>
        <w:t>d</w:t>
      </w:r>
      <w:r>
        <w:rPr>
          <w:rFonts w:ascii="Times New Roman" w:hAnsi="Times New Roman"/>
          <w:color w:val="191919"/>
          <w:spacing w:val="-8"/>
          <w:sz w:val="20"/>
          <w:szCs w:val="20"/>
        </w:rPr>
        <w:t xml:space="preserve"> </w:t>
      </w:r>
      <w:r>
        <w:rPr>
          <w:rFonts w:ascii="Times New Roman" w:hAnsi="Times New Roman"/>
          <w:color w:val="191919"/>
          <w:spacing w:val="-1"/>
          <w:sz w:val="20"/>
          <w:szCs w:val="20"/>
        </w:rPr>
        <w:t>cours</w:t>
      </w:r>
      <w:r>
        <w:rPr>
          <w:rFonts w:ascii="Times New Roman" w:hAnsi="Times New Roman"/>
          <w:color w:val="191919"/>
          <w:sz w:val="20"/>
          <w:szCs w:val="20"/>
        </w:rPr>
        <w:t>e</w:t>
      </w:r>
      <w:r>
        <w:rPr>
          <w:rFonts w:ascii="Times New Roman" w:hAnsi="Times New Roman"/>
          <w:color w:val="191919"/>
          <w:spacing w:val="-8"/>
          <w:sz w:val="20"/>
          <w:szCs w:val="20"/>
        </w:rPr>
        <w:t xml:space="preserve"> </w:t>
      </w:r>
      <w:r>
        <w:rPr>
          <w:rFonts w:ascii="Times New Roman" w:hAnsi="Times New Roman"/>
          <w:color w:val="191919"/>
          <w:spacing w:val="-1"/>
          <w:sz w:val="20"/>
          <w:szCs w:val="20"/>
        </w:rPr>
        <w:t>whic</w:t>
      </w:r>
      <w:r>
        <w:rPr>
          <w:rFonts w:ascii="Times New Roman" w:hAnsi="Times New Roman"/>
          <w:color w:val="191919"/>
          <w:sz w:val="20"/>
          <w:szCs w:val="20"/>
        </w:rPr>
        <w:t>h</w:t>
      </w:r>
      <w:r>
        <w:rPr>
          <w:rFonts w:ascii="Times New Roman" w:hAnsi="Times New Roman"/>
          <w:color w:val="191919"/>
          <w:spacing w:val="-8"/>
          <w:sz w:val="20"/>
          <w:szCs w:val="20"/>
        </w:rPr>
        <w:t xml:space="preserve"> </w:t>
      </w:r>
      <w:r>
        <w:rPr>
          <w:rFonts w:ascii="Times New Roman" w:hAnsi="Times New Roman"/>
          <w:color w:val="191919"/>
          <w:spacing w:val="-1"/>
          <w:sz w:val="20"/>
          <w:szCs w:val="20"/>
        </w:rPr>
        <w:t>investigate</w:t>
      </w:r>
      <w:r>
        <w:rPr>
          <w:rFonts w:ascii="Times New Roman" w:hAnsi="Times New Roman"/>
          <w:color w:val="191919"/>
          <w:sz w:val="20"/>
          <w:szCs w:val="20"/>
        </w:rPr>
        <w:t>s</w:t>
      </w:r>
      <w:r>
        <w:rPr>
          <w:rFonts w:ascii="Times New Roman" w:hAnsi="Times New Roman"/>
          <w:color w:val="191919"/>
          <w:spacing w:val="-8"/>
          <w:sz w:val="20"/>
          <w:szCs w:val="20"/>
        </w:rPr>
        <w:t xml:space="preserve"> </w:t>
      </w:r>
      <w:r>
        <w:rPr>
          <w:rFonts w:ascii="Times New Roman" w:hAnsi="Times New Roman"/>
          <w:color w:val="191919"/>
          <w:spacing w:val="-1"/>
          <w:sz w:val="20"/>
          <w:szCs w:val="20"/>
        </w:rPr>
        <w:t>th</w:t>
      </w:r>
      <w:r>
        <w:rPr>
          <w:rFonts w:ascii="Times New Roman" w:hAnsi="Times New Roman"/>
          <w:color w:val="191919"/>
          <w:sz w:val="20"/>
          <w:szCs w:val="20"/>
        </w:rPr>
        <w:t>e</w:t>
      </w:r>
      <w:r>
        <w:rPr>
          <w:rFonts w:ascii="Times New Roman" w:hAnsi="Times New Roman"/>
          <w:color w:val="191919"/>
          <w:spacing w:val="-8"/>
          <w:sz w:val="20"/>
          <w:szCs w:val="20"/>
        </w:rPr>
        <w:t xml:space="preserve"> </w:t>
      </w:r>
      <w:r>
        <w:rPr>
          <w:rFonts w:ascii="Times New Roman" w:hAnsi="Times New Roman"/>
          <w:color w:val="191919"/>
          <w:spacing w:val="-1"/>
          <w:sz w:val="20"/>
          <w:szCs w:val="20"/>
        </w:rPr>
        <w:t>importanc</w:t>
      </w:r>
      <w:r>
        <w:rPr>
          <w:rFonts w:ascii="Times New Roman" w:hAnsi="Times New Roman"/>
          <w:color w:val="191919"/>
          <w:sz w:val="20"/>
          <w:szCs w:val="20"/>
        </w:rPr>
        <w:t>e</w:t>
      </w:r>
      <w:r>
        <w:rPr>
          <w:rFonts w:ascii="Times New Roman" w:hAnsi="Times New Roman"/>
          <w:color w:val="191919"/>
          <w:spacing w:val="-8"/>
          <w:sz w:val="20"/>
          <w:szCs w:val="20"/>
        </w:rPr>
        <w:t xml:space="preserve"> </w:t>
      </w:r>
      <w:r>
        <w:rPr>
          <w:rFonts w:ascii="Times New Roman" w:hAnsi="Times New Roman"/>
          <w:color w:val="191919"/>
          <w:spacing w:val="-1"/>
          <w:sz w:val="20"/>
          <w:szCs w:val="20"/>
        </w:rPr>
        <w:t>o</w:t>
      </w:r>
      <w:r>
        <w:rPr>
          <w:rFonts w:ascii="Times New Roman" w:hAnsi="Times New Roman"/>
          <w:color w:val="191919"/>
          <w:sz w:val="20"/>
          <w:szCs w:val="20"/>
        </w:rPr>
        <w:t>f</w:t>
      </w:r>
      <w:r>
        <w:rPr>
          <w:rFonts w:ascii="Times New Roman" w:hAnsi="Times New Roman"/>
          <w:color w:val="191919"/>
          <w:spacing w:val="-8"/>
          <w:sz w:val="20"/>
          <w:szCs w:val="20"/>
        </w:rPr>
        <w:t xml:space="preserve"> </w:t>
      </w:r>
      <w:r>
        <w:rPr>
          <w:rFonts w:ascii="Times New Roman" w:hAnsi="Times New Roman"/>
          <w:color w:val="191919"/>
          <w:spacing w:val="-1"/>
          <w:sz w:val="20"/>
          <w:szCs w:val="20"/>
        </w:rPr>
        <w:t>functiona</w:t>
      </w:r>
      <w:r>
        <w:rPr>
          <w:rFonts w:ascii="Times New Roman" w:hAnsi="Times New Roman"/>
          <w:color w:val="191919"/>
          <w:sz w:val="20"/>
          <w:szCs w:val="20"/>
        </w:rPr>
        <w:t>l</w:t>
      </w:r>
      <w:r>
        <w:rPr>
          <w:rFonts w:ascii="Times New Roman" w:hAnsi="Times New Roman"/>
          <w:color w:val="191919"/>
          <w:spacing w:val="-8"/>
          <w:sz w:val="20"/>
          <w:szCs w:val="20"/>
        </w:rPr>
        <w:t xml:space="preserve"> </w:t>
      </w:r>
      <w:r>
        <w:rPr>
          <w:rFonts w:ascii="Times New Roman" w:hAnsi="Times New Roman"/>
          <w:color w:val="191919"/>
          <w:spacing w:val="-1"/>
          <w:sz w:val="20"/>
          <w:szCs w:val="20"/>
        </w:rPr>
        <w:t>movemen</w:t>
      </w:r>
      <w:r>
        <w:rPr>
          <w:rFonts w:ascii="Times New Roman" w:hAnsi="Times New Roman"/>
          <w:color w:val="191919"/>
          <w:sz w:val="20"/>
          <w:szCs w:val="20"/>
        </w:rPr>
        <w:t>t</w:t>
      </w:r>
      <w:r>
        <w:rPr>
          <w:rFonts w:ascii="Times New Roman" w:hAnsi="Times New Roman"/>
          <w:color w:val="191919"/>
          <w:spacing w:val="-8"/>
          <w:sz w:val="20"/>
          <w:szCs w:val="20"/>
        </w:rPr>
        <w:t xml:space="preserve"> </w:t>
      </w:r>
      <w:r>
        <w:rPr>
          <w:rFonts w:ascii="Times New Roman" w:hAnsi="Times New Roman"/>
          <w:color w:val="191919"/>
          <w:spacing w:val="-1"/>
          <w:sz w:val="20"/>
          <w:szCs w:val="20"/>
        </w:rPr>
        <w:t>i</w:t>
      </w:r>
      <w:r>
        <w:rPr>
          <w:rFonts w:ascii="Times New Roman" w:hAnsi="Times New Roman"/>
          <w:color w:val="191919"/>
          <w:sz w:val="20"/>
          <w:szCs w:val="20"/>
        </w:rPr>
        <w:t>n</w:t>
      </w:r>
      <w:r>
        <w:rPr>
          <w:rFonts w:ascii="Times New Roman" w:hAnsi="Times New Roman"/>
          <w:color w:val="191919"/>
          <w:spacing w:val="-8"/>
          <w:sz w:val="20"/>
          <w:szCs w:val="20"/>
        </w:rPr>
        <w:t xml:space="preserve"> </w:t>
      </w:r>
      <w:r>
        <w:rPr>
          <w:rFonts w:ascii="Times New Roman" w:hAnsi="Times New Roman"/>
          <w:color w:val="191919"/>
          <w:spacing w:val="-1"/>
          <w:sz w:val="20"/>
          <w:szCs w:val="20"/>
        </w:rPr>
        <w:t>earl</w:t>
      </w:r>
      <w:r>
        <w:rPr>
          <w:rFonts w:ascii="Times New Roman" w:hAnsi="Times New Roman"/>
          <w:color w:val="191919"/>
          <w:sz w:val="20"/>
          <w:szCs w:val="20"/>
        </w:rPr>
        <w:t>y</w:t>
      </w:r>
      <w:r>
        <w:rPr>
          <w:rFonts w:ascii="Times New Roman" w:hAnsi="Times New Roman"/>
          <w:color w:val="191919"/>
          <w:spacing w:val="-8"/>
          <w:sz w:val="20"/>
          <w:szCs w:val="20"/>
        </w:rPr>
        <w:t xml:space="preserve"> </w:t>
      </w:r>
      <w:r>
        <w:rPr>
          <w:rFonts w:ascii="Times New Roman" w:hAnsi="Times New Roman"/>
          <w:color w:val="191919"/>
          <w:spacing w:val="-1"/>
          <w:sz w:val="20"/>
          <w:szCs w:val="20"/>
        </w:rPr>
        <w:t xml:space="preserve">childhood. </w:t>
      </w:r>
      <w:r>
        <w:rPr>
          <w:rFonts w:ascii="Times New Roman" w:hAnsi="Times New Roman"/>
          <w:color w:val="191919"/>
          <w:sz w:val="20"/>
          <w:szCs w:val="20"/>
        </w:rPr>
        <w:t>Experiences in movement education and health-oriented topics will be provided.</w:t>
      </w:r>
    </w:p>
    <w:p w:rsidR="00F42301" w:rsidRDefault="00F42301" w:rsidP="00721764">
      <w:pPr>
        <w:widowControl w:val="0"/>
        <w:autoSpaceDE w:val="0"/>
        <w:autoSpaceDN w:val="0"/>
        <w:adjustRightInd w:val="0"/>
        <w:spacing w:after="0" w:line="225" w:lineRule="exact"/>
        <w:ind w:left="879"/>
        <w:rPr>
          <w:rFonts w:ascii="Times New Roman" w:hAnsi="Times New Roman"/>
          <w:color w:val="000000"/>
          <w:sz w:val="20"/>
          <w:szCs w:val="20"/>
        </w:rPr>
      </w:pPr>
      <w:r>
        <w:rPr>
          <w:rFonts w:ascii="Times New Roman" w:hAnsi="Times New Roman"/>
          <w:b/>
          <w:bCs/>
          <w:color w:val="191919"/>
          <w:spacing w:val="-1"/>
          <w:sz w:val="20"/>
          <w:szCs w:val="20"/>
        </w:rPr>
        <w:t>PEO</w:t>
      </w:r>
      <w:r>
        <w:rPr>
          <w:rFonts w:ascii="Times New Roman" w:hAnsi="Times New Roman"/>
          <w:b/>
          <w:bCs/>
          <w:color w:val="191919"/>
          <w:sz w:val="20"/>
          <w:szCs w:val="20"/>
        </w:rPr>
        <w:t>N</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555</w:t>
      </w:r>
      <w:r>
        <w:rPr>
          <w:rFonts w:ascii="Times New Roman" w:hAnsi="Times New Roman"/>
          <w:b/>
          <w:bCs/>
          <w:color w:val="191919"/>
          <w:sz w:val="20"/>
          <w:szCs w:val="20"/>
        </w:rPr>
        <w:t>0</w:t>
      </w:r>
      <w:r>
        <w:rPr>
          <w:rFonts w:ascii="Times New Roman" w:hAnsi="Times New Roman"/>
          <w:b/>
          <w:bCs/>
          <w:color w:val="191919"/>
          <w:spacing w:val="-8"/>
          <w:sz w:val="20"/>
          <w:szCs w:val="20"/>
        </w:rPr>
        <w:t xml:space="preserve"> </w:t>
      </w:r>
      <w:r>
        <w:rPr>
          <w:rFonts w:ascii="Times New Roman" w:hAnsi="Times New Roman"/>
          <w:b/>
          <w:bCs/>
          <w:color w:val="191919"/>
          <w:sz w:val="20"/>
          <w:szCs w:val="20"/>
        </w:rPr>
        <w:t>-</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Physiolog</w:t>
      </w:r>
      <w:r>
        <w:rPr>
          <w:rFonts w:ascii="Times New Roman" w:hAnsi="Times New Roman"/>
          <w:b/>
          <w:bCs/>
          <w:color w:val="191919"/>
          <w:sz w:val="20"/>
          <w:szCs w:val="20"/>
        </w:rPr>
        <w:t>y</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o</w:t>
      </w:r>
      <w:r>
        <w:rPr>
          <w:rFonts w:ascii="Times New Roman" w:hAnsi="Times New Roman"/>
          <w:b/>
          <w:bCs/>
          <w:color w:val="191919"/>
          <w:sz w:val="20"/>
          <w:szCs w:val="20"/>
        </w:rPr>
        <w:t>f</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Fitness...........................................................................................3(</w:t>
      </w:r>
      <w:r>
        <w:rPr>
          <w:rFonts w:ascii="Times New Roman" w:hAnsi="Times New Roman"/>
          <w:b/>
          <w:bCs/>
          <w:color w:val="191919"/>
          <w:spacing w:val="1"/>
          <w:sz w:val="20"/>
          <w:szCs w:val="20"/>
        </w:rPr>
        <w:t>3</w:t>
      </w:r>
      <w:r>
        <w:rPr>
          <w:rFonts w:ascii="Times New Roman" w:hAnsi="Times New Roman"/>
          <w:b/>
          <w:bCs/>
          <w:color w:val="191919"/>
          <w:spacing w:val="-1"/>
          <w:sz w:val="20"/>
          <w:szCs w:val="20"/>
        </w:rPr>
        <w:t>-0)</w:t>
      </w:r>
    </w:p>
    <w:p w:rsidR="00F42301" w:rsidRDefault="00F42301" w:rsidP="00721764">
      <w:pPr>
        <w:widowControl w:val="0"/>
        <w:autoSpaceDE w:val="0"/>
        <w:autoSpaceDN w:val="0"/>
        <w:adjustRightInd w:val="0"/>
        <w:spacing w:before="13" w:after="0" w:line="250" w:lineRule="auto"/>
        <w:ind w:left="1239" w:right="1950"/>
        <w:rPr>
          <w:rFonts w:ascii="Times New Roman" w:hAnsi="Times New Roman"/>
          <w:color w:val="000000"/>
          <w:sz w:val="20"/>
          <w:szCs w:val="20"/>
        </w:rPr>
      </w:pPr>
      <w:r w:rsidRPr="003F2CF3">
        <w:rPr>
          <w:rFonts w:ascii="Calibri" w:hAnsi="Calibri"/>
          <w:noProof/>
          <w:lang w:eastAsia="en-US"/>
        </w:rPr>
        <w:pict>
          <v:shape id="_x0000_s3750" type="#_x0000_t202" style="position:absolute;left:0;text-align:left;margin-left:521.2pt;margin-top:18.4pt;width:1in;height:270.75pt;z-index:-251540480;mso-position-horizontal-relative:page" o:allowincell="f" filled="f" stroked="f">
            <v:textbox style="layout-flow:vertical" inset="0,0,0,0">
              <w:txbxContent>
                <w:p w:rsidR="00F42301" w:rsidRDefault="00F42301" w:rsidP="00721764">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P</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ROGRAM</w:t>
                  </w:r>
                  <w:r>
                    <w:rPr>
                      <w:rFonts w:ascii="Impact" w:hAnsi="Impact" w:cs="Impact"/>
                      <w:color w:val="A3A3A3"/>
                      <w:position w:val="1"/>
                      <w:sz w:val="105"/>
                      <w:szCs w:val="105"/>
                    </w:rPr>
                    <w:t>S</w:t>
                  </w:r>
                  <w:r>
                    <w:rPr>
                      <w:rFonts w:ascii="Impact" w:hAnsi="Impact" w:cs="Impact"/>
                      <w:color w:val="A3A3A3"/>
                      <w:spacing w:val="-115"/>
                      <w:position w:val="1"/>
                      <w:sz w:val="105"/>
                      <w:szCs w:val="105"/>
                    </w:rPr>
                    <w:t xml:space="preserve"> </w:t>
                  </w:r>
                </w:p>
              </w:txbxContent>
            </v:textbox>
            <w10:wrap anchorx="page"/>
          </v:shape>
        </w:pict>
      </w:r>
      <w:r>
        <w:rPr>
          <w:rFonts w:ascii="Times New Roman" w:hAnsi="Times New Roman"/>
          <w:color w:val="191919"/>
          <w:sz w:val="20"/>
          <w:szCs w:val="20"/>
        </w:rPr>
        <w:t>Study</w:t>
      </w:r>
      <w:r>
        <w:rPr>
          <w:rFonts w:ascii="Times New Roman" w:hAnsi="Times New Roman"/>
          <w:color w:val="191919"/>
          <w:spacing w:val="-5"/>
          <w:sz w:val="20"/>
          <w:szCs w:val="20"/>
        </w:rPr>
        <w:t xml:space="preserve"> </w:t>
      </w:r>
      <w:r>
        <w:rPr>
          <w:rFonts w:ascii="Times New Roman" w:hAnsi="Times New Roman"/>
          <w:color w:val="191919"/>
          <w:sz w:val="20"/>
          <w:szCs w:val="20"/>
        </w:rPr>
        <w:t>of</w:t>
      </w:r>
      <w:r>
        <w:rPr>
          <w:rFonts w:ascii="Times New Roman" w:hAnsi="Times New Roman"/>
          <w:color w:val="191919"/>
          <w:spacing w:val="-5"/>
          <w:sz w:val="20"/>
          <w:szCs w:val="20"/>
        </w:rPr>
        <w:t xml:space="preserve"> </w:t>
      </w:r>
      <w:r>
        <w:rPr>
          <w:rFonts w:ascii="Times New Roman" w:hAnsi="Times New Roman"/>
          <w:color w:val="191919"/>
          <w:sz w:val="20"/>
          <w:szCs w:val="20"/>
        </w:rPr>
        <w:t>the</w:t>
      </w:r>
      <w:r>
        <w:rPr>
          <w:rFonts w:ascii="Times New Roman" w:hAnsi="Times New Roman"/>
          <w:color w:val="191919"/>
          <w:spacing w:val="-5"/>
          <w:sz w:val="20"/>
          <w:szCs w:val="20"/>
        </w:rPr>
        <w:t xml:space="preserve"> </w:t>
      </w:r>
      <w:r>
        <w:rPr>
          <w:rFonts w:ascii="Times New Roman" w:hAnsi="Times New Roman"/>
          <w:color w:val="191919"/>
          <w:sz w:val="20"/>
          <w:szCs w:val="20"/>
        </w:rPr>
        <w:t>e</w:t>
      </w:r>
      <w:r>
        <w:rPr>
          <w:rFonts w:ascii="Times New Roman" w:hAnsi="Times New Roman"/>
          <w:color w:val="191919"/>
          <w:spacing w:val="-4"/>
          <w:sz w:val="20"/>
          <w:szCs w:val="20"/>
        </w:rPr>
        <w:t>f</w:t>
      </w:r>
      <w:r>
        <w:rPr>
          <w:rFonts w:ascii="Times New Roman" w:hAnsi="Times New Roman"/>
          <w:color w:val="191919"/>
          <w:sz w:val="20"/>
          <w:szCs w:val="20"/>
        </w:rPr>
        <w:t>fects</w:t>
      </w:r>
      <w:r>
        <w:rPr>
          <w:rFonts w:ascii="Times New Roman" w:hAnsi="Times New Roman"/>
          <w:color w:val="191919"/>
          <w:spacing w:val="-5"/>
          <w:sz w:val="20"/>
          <w:szCs w:val="20"/>
        </w:rPr>
        <w:t xml:space="preserve"> </w:t>
      </w:r>
      <w:r>
        <w:rPr>
          <w:rFonts w:ascii="Times New Roman" w:hAnsi="Times New Roman"/>
          <w:color w:val="191919"/>
          <w:sz w:val="20"/>
          <w:szCs w:val="20"/>
        </w:rPr>
        <w:t>of</w:t>
      </w:r>
      <w:r>
        <w:rPr>
          <w:rFonts w:ascii="Times New Roman" w:hAnsi="Times New Roman"/>
          <w:color w:val="191919"/>
          <w:spacing w:val="-5"/>
          <w:sz w:val="20"/>
          <w:szCs w:val="20"/>
        </w:rPr>
        <w:t xml:space="preserve"> </w:t>
      </w:r>
      <w:r>
        <w:rPr>
          <w:rFonts w:ascii="Times New Roman" w:hAnsi="Times New Roman"/>
          <w:color w:val="191919"/>
          <w:sz w:val="20"/>
          <w:szCs w:val="20"/>
        </w:rPr>
        <w:t>muscular</w:t>
      </w:r>
      <w:r>
        <w:rPr>
          <w:rFonts w:ascii="Times New Roman" w:hAnsi="Times New Roman"/>
          <w:color w:val="191919"/>
          <w:spacing w:val="-5"/>
          <w:sz w:val="20"/>
          <w:szCs w:val="20"/>
        </w:rPr>
        <w:t xml:space="preserve"> </w:t>
      </w:r>
      <w:r>
        <w:rPr>
          <w:rFonts w:ascii="Times New Roman" w:hAnsi="Times New Roman"/>
          <w:color w:val="191919"/>
          <w:sz w:val="20"/>
          <w:szCs w:val="20"/>
        </w:rPr>
        <w:t>activit</w:t>
      </w:r>
      <w:r>
        <w:rPr>
          <w:rFonts w:ascii="Times New Roman" w:hAnsi="Times New Roman"/>
          <w:color w:val="191919"/>
          <w:spacing w:val="-13"/>
          <w:sz w:val="20"/>
          <w:szCs w:val="20"/>
        </w:rPr>
        <w:t>y</w:t>
      </w:r>
      <w:r>
        <w:rPr>
          <w:rFonts w:ascii="Times New Roman" w:hAnsi="Times New Roman"/>
          <w:color w:val="191919"/>
          <w:sz w:val="20"/>
          <w:szCs w:val="20"/>
        </w:rPr>
        <w:t>,</w:t>
      </w:r>
      <w:r>
        <w:rPr>
          <w:rFonts w:ascii="Times New Roman" w:hAnsi="Times New Roman"/>
          <w:color w:val="191919"/>
          <w:spacing w:val="-5"/>
          <w:sz w:val="20"/>
          <w:szCs w:val="20"/>
        </w:rPr>
        <w:t xml:space="preserve"> </w:t>
      </w:r>
      <w:r>
        <w:rPr>
          <w:rFonts w:ascii="Times New Roman" w:hAnsi="Times New Roman"/>
          <w:color w:val="191919"/>
          <w:sz w:val="20"/>
          <w:szCs w:val="20"/>
        </w:rPr>
        <w:t>work</w:t>
      </w:r>
      <w:r>
        <w:rPr>
          <w:rFonts w:ascii="Times New Roman" w:hAnsi="Times New Roman"/>
          <w:color w:val="191919"/>
          <w:spacing w:val="-5"/>
          <w:sz w:val="20"/>
          <w:szCs w:val="20"/>
        </w:rPr>
        <w:t xml:space="preserve"> </w:t>
      </w:r>
      <w:r>
        <w:rPr>
          <w:rFonts w:ascii="Times New Roman" w:hAnsi="Times New Roman"/>
          <w:color w:val="191919"/>
          <w:sz w:val="20"/>
          <w:szCs w:val="20"/>
        </w:rPr>
        <w:t>ene</w:t>
      </w:r>
      <w:r>
        <w:rPr>
          <w:rFonts w:ascii="Times New Roman" w:hAnsi="Times New Roman"/>
          <w:color w:val="191919"/>
          <w:spacing w:val="-4"/>
          <w:sz w:val="20"/>
          <w:szCs w:val="20"/>
        </w:rPr>
        <w:t>r</w:t>
      </w:r>
      <w:r>
        <w:rPr>
          <w:rFonts w:ascii="Times New Roman" w:hAnsi="Times New Roman"/>
          <w:color w:val="191919"/>
          <w:sz w:val="20"/>
          <w:szCs w:val="20"/>
        </w:rPr>
        <w:t>g</w:t>
      </w:r>
      <w:r>
        <w:rPr>
          <w:rFonts w:ascii="Times New Roman" w:hAnsi="Times New Roman"/>
          <w:color w:val="191919"/>
          <w:spacing w:val="-13"/>
          <w:sz w:val="20"/>
          <w:szCs w:val="20"/>
        </w:rPr>
        <w:t>y</w:t>
      </w:r>
      <w:r>
        <w:rPr>
          <w:rFonts w:ascii="Times New Roman" w:hAnsi="Times New Roman"/>
          <w:color w:val="191919"/>
          <w:sz w:val="20"/>
          <w:szCs w:val="20"/>
        </w:rPr>
        <w:t>,</w:t>
      </w:r>
      <w:r>
        <w:rPr>
          <w:rFonts w:ascii="Times New Roman" w:hAnsi="Times New Roman"/>
          <w:color w:val="191919"/>
          <w:spacing w:val="-5"/>
          <w:sz w:val="20"/>
          <w:szCs w:val="20"/>
        </w:rPr>
        <w:t xml:space="preserve"> </w:t>
      </w:r>
      <w:r>
        <w:rPr>
          <w:rFonts w:ascii="Times New Roman" w:hAnsi="Times New Roman"/>
          <w:color w:val="191919"/>
          <w:sz w:val="20"/>
          <w:szCs w:val="20"/>
        </w:rPr>
        <w:t>mechanical</w:t>
      </w:r>
      <w:r>
        <w:rPr>
          <w:rFonts w:ascii="Times New Roman" w:hAnsi="Times New Roman"/>
          <w:color w:val="191919"/>
          <w:spacing w:val="-5"/>
          <w:sz w:val="20"/>
          <w:szCs w:val="20"/>
        </w:rPr>
        <w:t xml:space="preserve"> </w:t>
      </w:r>
      <w:r>
        <w:rPr>
          <w:rFonts w:ascii="Times New Roman" w:hAnsi="Times New Roman"/>
          <w:color w:val="191919"/>
          <w:sz w:val="20"/>
          <w:szCs w:val="20"/>
        </w:rPr>
        <w:t>e</w:t>
      </w:r>
      <w:r>
        <w:rPr>
          <w:rFonts w:ascii="Times New Roman" w:hAnsi="Times New Roman"/>
          <w:color w:val="191919"/>
          <w:spacing w:val="-4"/>
          <w:sz w:val="20"/>
          <w:szCs w:val="20"/>
        </w:rPr>
        <w:t>f</w:t>
      </w:r>
      <w:r>
        <w:rPr>
          <w:rFonts w:ascii="Times New Roman" w:hAnsi="Times New Roman"/>
          <w:color w:val="191919"/>
          <w:sz w:val="20"/>
          <w:szCs w:val="20"/>
        </w:rPr>
        <w:t>ficienc</w:t>
      </w:r>
      <w:r>
        <w:rPr>
          <w:rFonts w:ascii="Times New Roman" w:hAnsi="Times New Roman"/>
          <w:color w:val="191919"/>
          <w:spacing w:val="-13"/>
          <w:sz w:val="20"/>
          <w:szCs w:val="20"/>
        </w:rPr>
        <w:t>y</w:t>
      </w:r>
      <w:r>
        <w:rPr>
          <w:rFonts w:ascii="Times New Roman" w:hAnsi="Times New Roman"/>
          <w:color w:val="191919"/>
          <w:sz w:val="20"/>
          <w:szCs w:val="20"/>
        </w:rPr>
        <w:t>,</w:t>
      </w:r>
      <w:r>
        <w:rPr>
          <w:rFonts w:ascii="Times New Roman" w:hAnsi="Times New Roman"/>
          <w:color w:val="191919"/>
          <w:spacing w:val="-5"/>
          <w:sz w:val="20"/>
          <w:szCs w:val="20"/>
        </w:rPr>
        <w:t xml:space="preserve"> </w:t>
      </w:r>
      <w:r>
        <w:rPr>
          <w:rFonts w:ascii="Times New Roman" w:hAnsi="Times New Roman"/>
          <w:color w:val="191919"/>
          <w:sz w:val="20"/>
          <w:szCs w:val="20"/>
        </w:rPr>
        <w:t>fatigue</w:t>
      </w:r>
      <w:r>
        <w:rPr>
          <w:rFonts w:ascii="Times New Roman" w:hAnsi="Times New Roman"/>
          <w:color w:val="191919"/>
          <w:spacing w:val="-5"/>
          <w:sz w:val="20"/>
          <w:szCs w:val="20"/>
        </w:rPr>
        <w:t xml:space="preserve"> </w:t>
      </w:r>
      <w:r>
        <w:rPr>
          <w:rFonts w:ascii="Times New Roman" w:hAnsi="Times New Roman"/>
          <w:color w:val="191919"/>
          <w:sz w:val="20"/>
          <w:szCs w:val="20"/>
        </w:rPr>
        <w:t>and</w:t>
      </w:r>
      <w:r>
        <w:rPr>
          <w:rFonts w:ascii="Times New Roman" w:hAnsi="Times New Roman"/>
          <w:color w:val="191919"/>
          <w:spacing w:val="-5"/>
          <w:sz w:val="20"/>
          <w:szCs w:val="20"/>
        </w:rPr>
        <w:t xml:space="preserve"> </w:t>
      </w:r>
      <w:r>
        <w:rPr>
          <w:rFonts w:ascii="Times New Roman" w:hAnsi="Times New Roman"/>
          <w:color w:val="191919"/>
          <w:sz w:val="20"/>
          <w:szCs w:val="20"/>
        </w:rPr>
        <w:t>train- ing, and physiological tests of fitness.</w:t>
      </w:r>
    </w:p>
    <w:p w:rsidR="00F42301" w:rsidRDefault="00F42301" w:rsidP="00721764">
      <w:pPr>
        <w:widowControl w:val="0"/>
        <w:autoSpaceDE w:val="0"/>
        <w:autoSpaceDN w:val="0"/>
        <w:adjustRightInd w:val="0"/>
        <w:spacing w:after="0" w:line="227" w:lineRule="exact"/>
        <w:ind w:left="879"/>
        <w:rPr>
          <w:rFonts w:ascii="Times New Roman" w:hAnsi="Times New Roman"/>
          <w:color w:val="000000"/>
          <w:sz w:val="20"/>
          <w:szCs w:val="20"/>
        </w:rPr>
      </w:pPr>
      <w:r>
        <w:rPr>
          <w:rFonts w:ascii="Times New Roman" w:hAnsi="Times New Roman"/>
          <w:b/>
          <w:bCs/>
          <w:color w:val="191919"/>
          <w:spacing w:val="-1"/>
          <w:sz w:val="20"/>
          <w:szCs w:val="20"/>
        </w:rPr>
        <w:t>PEO</w:t>
      </w:r>
      <w:r>
        <w:rPr>
          <w:rFonts w:ascii="Times New Roman" w:hAnsi="Times New Roman"/>
          <w:b/>
          <w:bCs/>
          <w:color w:val="191919"/>
          <w:sz w:val="20"/>
          <w:szCs w:val="20"/>
        </w:rPr>
        <w:t>N</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555</w:t>
      </w:r>
      <w:r>
        <w:rPr>
          <w:rFonts w:ascii="Times New Roman" w:hAnsi="Times New Roman"/>
          <w:b/>
          <w:bCs/>
          <w:color w:val="191919"/>
          <w:sz w:val="20"/>
          <w:szCs w:val="20"/>
        </w:rPr>
        <w:t>1</w:t>
      </w:r>
      <w:r>
        <w:rPr>
          <w:rFonts w:ascii="Times New Roman" w:hAnsi="Times New Roman"/>
          <w:b/>
          <w:bCs/>
          <w:color w:val="191919"/>
          <w:spacing w:val="-8"/>
          <w:sz w:val="20"/>
          <w:szCs w:val="20"/>
        </w:rPr>
        <w:t xml:space="preserve"> </w:t>
      </w:r>
      <w:r>
        <w:rPr>
          <w:rFonts w:ascii="Times New Roman" w:hAnsi="Times New Roman"/>
          <w:b/>
          <w:bCs/>
          <w:color w:val="191919"/>
          <w:sz w:val="20"/>
          <w:szCs w:val="20"/>
        </w:rPr>
        <w:t>-</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Mechanica</w:t>
      </w:r>
      <w:r>
        <w:rPr>
          <w:rFonts w:ascii="Times New Roman" w:hAnsi="Times New Roman"/>
          <w:b/>
          <w:bCs/>
          <w:color w:val="191919"/>
          <w:sz w:val="20"/>
          <w:szCs w:val="20"/>
        </w:rPr>
        <w:t>l</w:t>
      </w:r>
      <w:r>
        <w:rPr>
          <w:rFonts w:ascii="Times New Roman" w:hAnsi="Times New Roman"/>
          <w:b/>
          <w:bCs/>
          <w:color w:val="191919"/>
          <w:spacing w:val="-19"/>
          <w:sz w:val="20"/>
          <w:szCs w:val="20"/>
        </w:rPr>
        <w:t xml:space="preserve"> </w:t>
      </w:r>
      <w:r>
        <w:rPr>
          <w:rFonts w:ascii="Times New Roman" w:hAnsi="Times New Roman"/>
          <w:b/>
          <w:bCs/>
          <w:color w:val="191919"/>
          <w:spacing w:val="-1"/>
          <w:sz w:val="20"/>
          <w:szCs w:val="20"/>
        </w:rPr>
        <w:t>Analysi</w:t>
      </w:r>
      <w:r>
        <w:rPr>
          <w:rFonts w:ascii="Times New Roman" w:hAnsi="Times New Roman"/>
          <w:b/>
          <w:bCs/>
          <w:color w:val="191919"/>
          <w:sz w:val="20"/>
          <w:szCs w:val="20"/>
        </w:rPr>
        <w:t>s</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o</w:t>
      </w:r>
      <w:r>
        <w:rPr>
          <w:rFonts w:ascii="Times New Roman" w:hAnsi="Times New Roman"/>
          <w:b/>
          <w:bCs/>
          <w:color w:val="191919"/>
          <w:sz w:val="20"/>
          <w:szCs w:val="20"/>
        </w:rPr>
        <w:t>f</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Huma</w:t>
      </w:r>
      <w:r>
        <w:rPr>
          <w:rFonts w:ascii="Times New Roman" w:hAnsi="Times New Roman"/>
          <w:b/>
          <w:bCs/>
          <w:color w:val="191919"/>
          <w:sz w:val="20"/>
          <w:szCs w:val="20"/>
        </w:rPr>
        <w:t>n</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Motion............................................................3(3-0)</w:t>
      </w:r>
    </w:p>
    <w:p w:rsidR="00F42301" w:rsidRDefault="00F42301" w:rsidP="00721764">
      <w:pPr>
        <w:widowControl w:val="0"/>
        <w:autoSpaceDE w:val="0"/>
        <w:autoSpaceDN w:val="0"/>
        <w:adjustRightInd w:val="0"/>
        <w:spacing w:before="13" w:after="0" w:line="250" w:lineRule="auto"/>
        <w:ind w:left="1239" w:right="1950"/>
        <w:rPr>
          <w:rFonts w:ascii="Times New Roman" w:hAnsi="Times New Roman"/>
          <w:color w:val="000000"/>
          <w:sz w:val="20"/>
          <w:szCs w:val="20"/>
        </w:rPr>
      </w:pPr>
      <w:r>
        <w:rPr>
          <w:rFonts w:ascii="Times New Roman" w:hAnsi="Times New Roman"/>
          <w:color w:val="191919"/>
          <w:sz w:val="20"/>
          <w:szCs w:val="20"/>
        </w:rPr>
        <w:t>Study</w:t>
      </w:r>
      <w:r>
        <w:rPr>
          <w:rFonts w:ascii="Times New Roman" w:hAnsi="Times New Roman"/>
          <w:color w:val="191919"/>
          <w:spacing w:val="6"/>
          <w:sz w:val="20"/>
          <w:szCs w:val="20"/>
        </w:rPr>
        <w:t xml:space="preserve"> </w:t>
      </w:r>
      <w:r>
        <w:rPr>
          <w:rFonts w:ascii="Times New Roman" w:hAnsi="Times New Roman"/>
          <w:color w:val="191919"/>
          <w:sz w:val="20"/>
          <w:szCs w:val="20"/>
        </w:rPr>
        <w:t>of</w:t>
      </w:r>
      <w:r>
        <w:rPr>
          <w:rFonts w:ascii="Times New Roman" w:hAnsi="Times New Roman"/>
          <w:color w:val="191919"/>
          <w:spacing w:val="6"/>
          <w:sz w:val="20"/>
          <w:szCs w:val="20"/>
        </w:rPr>
        <w:t xml:space="preserve"> </w:t>
      </w:r>
      <w:r>
        <w:rPr>
          <w:rFonts w:ascii="Times New Roman" w:hAnsi="Times New Roman"/>
          <w:color w:val="191919"/>
          <w:sz w:val="20"/>
          <w:szCs w:val="20"/>
        </w:rPr>
        <w:t>the</w:t>
      </w:r>
      <w:r>
        <w:rPr>
          <w:rFonts w:ascii="Times New Roman" w:hAnsi="Times New Roman"/>
          <w:color w:val="191919"/>
          <w:spacing w:val="6"/>
          <w:sz w:val="20"/>
          <w:szCs w:val="20"/>
        </w:rPr>
        <w:t xml:space="preserve"> </w:t>
      </w:r>
      <w:r>
        <w:rPr>
          <w:rFonts w:ascii="Times New Roman" w:hAnsi="Times New Roman"/>
          <w:color w:val="191919"/>
          <w:sz w:val="20"/>
          <w:szCs w:val="20"/>
        </w:rPr>
        <w:t>anatomical</w:t>
      </w:r>
      <w:r>
        <w:rPr>
          <w:rFonts w:ascii="Times New Roman" w:hAnsi="Times New Roman"/>
          <w:color w:val="191919"/>
          <w:spacing w:val="6"/>
          <w:sz w:val="20"/>
          <w:szCs w:val="20"/>
        </w:rPr>
        <w:t xml:space="preserve"> </w:t>
      </w:r>
      <w:r>
        <w:rPr>
          <w:rFonts w:ascii="Times New Roman" w:hAnsi="Times New Roman"/>
          <w:color w:val="191919"/>
          <w:sz w:val="20"/>
          <w:szCs w:val="20"/>
        </w:rPr>
        <w:t>and</w:t>
      </w:r>
      <w:r>
        <w:rPr>
          <w:rFonts w:ascii="Times New Roman" w:hAnsi="Times New Roman"/>
          <w:color w:val="191919"/>
          <w:spacing w:val="6"/>
          <w:sz w:val="20"/>
          <w:szCs w:val="20"/>
        </w:rPr>
        <w:t xml:space="preserve"> </w:t>
      </w:r>
      <w:r>
        <w:rPr>
          <w:rFonts w:ascii="Times New Roman" w:hAnsi="Times New Roman"/>
          <w:color w:val="191919"/>
          <w:sz w:val="20"/>
          <w:szCs w:val="20"/>
        </w:rPr>
        <w:t>mechanical</w:t>
      </w:r>
      <w:r>
        <w:rPr>
          <w:rFonts w:ascii="Times New Roman" w:hAnsi="Times New Roman"/>
          <w:color w:val="191919"/>
          <w:spacing w:val="6"/>
          <w:sz w:val="20"/>
          <w:szCs w:val="20"/>
        </w:rPr>
        <w:t xml:space="preserve"> </w:t>
      </w:r>
      <w:r>
        <w:rPr>
          <w:rFonts w:ascii="Times New Roman" w:hAnsi="Times New Roman"/>
          <w:color w:val="191919"/>
          <w:sz w:val="20"/>
          <w:szCs w:val="20"/>
        </w:rPr>
        <w:t>fundamentals</w:t>
      </w:r>
      <w:r>
        <w:rPr>
          <w:rFonts w:ascii="Times New Roman" w:hAnsi="Times New Roman"/>
          <w:color w:val="191919"/>
          <w:spacing w:val="6"/>
          <w:sz w:val="20"/>
          <w:szCs w:val="20"/>
        </w:rPr>
        <w:t xml:space="preserve"> </w:t>
      </w:r>
      <w:r>
        <w:rPr>
          <w:rFonts w:ascii="Times New Roman" w:hAnsi="Times New Roman"/>
          <w:color w:val="191919"/>
          <w:sz w:val="20"/>
          <w:szCs w:val="20"/>
        </w:rPr>
        <w:t>of</w:t>
      </w:r>
      <w:r>
        <w:rPr>
          <w:rFonts w:ascii="Times New Roman" w:hAnsi="Times New Roman"/>
          <w:color w:val="191919"/>
          <w:spacing w:val="6"/>
          <w:sz w:val="20"/>
          <w:szCs w:val="20"/>
        </w:rPr>
        <w:t xml:space="preserve"> </w:t>
      </w:r>
      <w:r>
        <w:rPr>
          <w:rFonts w:ascii="Times New Roman" w:hAnsi="Times New Roman"/>
          <w:color w:val="191919"/>
          <w:sz w:val="20"/>
          <w:szCs w:val="20"/>
        </w:rPr>
        <w:t>human</w:t>
      </w:r>
      <w:r>
        <w:rPr>
          <w:rFonts w:ascii="Times New Roman" w:hAnsi="Times New Roman"/>
          <w:color w:val="191919"/>
          <w:spacing w:val="6"/>
          <w:sz w:val="20"/>
          <w:szCs w:val="20"/>
        </w:rPr>
        <w:t xml:space="preserve"> </w:t>
      </w:r>
      <w:r>
        <w:rPr>
          <w:rFonts w:ascii="Times New Roman" w:hAnsi="Times New Roman"/>
          <w:color w:val="191919"/>
          <w:sz w:val="20"/>
          <w:szCs w:val="20"/>
        </w:rPr>
        <w:t>motion</w:t>
      </w:r>
      <w:r>
        <w:rPr>
          <w:rFonts w:ascii="Times New Roman" w:hAnsi="Times New Roman"/>
          <w:color w:val="191919"/>
          <w:spacing w:val="6"/>
          <w:sz w:val="20"/>
          <w:szCs w:val="20"/>
        </w:rPr>
        <w:t xml:space="preserve"> </w:t>
      </w:r>
      <w:r>
        <w:rPr>
          <w:rFonts w:ascii="Times New Roman" w:hAnsi="Times New Roman"/>
          <w:color w:val="191919"/>
          <w:sz w:val="20"/>
          <w:szCs w:val="20"/>
        </w:rPr>
        <w:t>with</w:t>
      </w:r>
      <w:r>
        <w:rPr>
          <w:rFonts w:ascii="Times New Roman" w:hAnsi="Times New Roman"/>
          <w:color w:val="191919"/>
          <w:spacing w:val="6"/>
          <w:sz w:val="20"/>
          <w:szCs w:val="20"/>
        </w:rPr>
        <w:t xml:space="preserve"> </w:t>
      </w:r>
      <w:r>
        <w:rPr>
          <w:rFonts w:ascii="Times New Roman" w:hAnsi="Times New Roman"/>
          <w:color w:val="191919"/>
          <w:sz w:val="20"/>
          <w:szCs w:val="20"/>
        </w:rPr>
        <w:t>special</w:t>
      </w:r>
      <w:r>
        <w:rPr>
          <w:rFonts w:ascii="Times New Roman" w:hAnsi="Times New Roman"/>
          <w:color w:val="191919"/>
          <w:spacing w:val="6"/>
          <w:sz w:val="20"/>
          <w:szCs w:val="20"/>
        </w:rPr>
        <w:t xml:space="preserve"> </w:t>
      </w:r>
      <w:r>
        <w:rPr>
          <w:rFonts w:ascii="Times New Roman" w:hAnsi="Times New Roman"/>
          <w:color w:val="191919"/>
          <w:sz w:val="20"/>
          <w:szCs w:val="20"/>
        </w:rPr>
        <w:t>applica- tion to physical education activities.</w:t>
      </w:r>
    </w:p>
    <w:p w:rsidR="00F42301" w:rsidRDefault="00F42301" w:rsidP="00721764">
      <w:pPr>
        <w:widowControl w:val="0"/>
        <w:autoSpaceDE w:val="0"/>
        <w:autoSpaceDN w:val="0"/>
        <w:adjustRightInd w:val="0"/>
        <w:spacing w:after="0" w:line="227" w:lineRule="exact"/>
        <w:ind w:left="879"/>
        <w:rPr>
          <w:rFonts w:ascii="Times New Roman" w:hAnsi="Times New Roman"/>
          <w:color w:val="000000"/>
          <w:sz w:val="20"/>
          <w:szCs w:val="20"/>
        </w:rPr>
      </w:pPr>
      <w:r>
        <w:rPr>
          <w:rFonts w:ascii="Times New Roman" w:hAnsi="Times New Roman"/>
          <w:b/>
          <w:bCs/>
          <w:color w:val="191919"/>
          <w:sz w:val="20"/>
          <w:szCs w:val="20"/>
        </w:rPr>
        <w:t>PEON</w:t>
      </w:r>
      <w:r>
        <w:rPr>
          <w:rFonts w:ascii="Times New Roman" w:hAnsi="Times New Roman"/>
          <w:b/>
          <w:bCs/>
          <w:color w:val="191919"/>
          <w:spacing w:val="-5"/>
          <w:sz w:val="20"/>
          <w:szCs w:val="20"/>
        </w:rPr>
        <w:t xml:space="preserve"> </w:t>
      </w:r>
      <w:r>
        <w:rPr>
          <w:rFonts w:ascii="Times New Roman" w:hAnsi="Times New Roman"/>
          <w:b/>
          <w:bCs/>
          <w:color w:val="191919"/>
          <w:sz w:val="20"/>
          <w:szCs w:val="20"/>
        </w:rPr>
        <w:t>5555</w:t>
      </w:r>
      <w:r>
        <w:rPr>
          <w:rFonts w:ascii="Times New Roman" w:hAnsi="Times New Roman"/>
          <w:b/>
          <w:bCs/>
          <w:color w:val="191919"/>
          <w:spacing w:val="-5"/>
          <w:sz w:val="20"/>
          <w:szCs w:val="20"/>
        </w:rPr>
        <w:t xml:space="preserve"> </w:t>
      </w:r>
      <w:r>
        <w:rPr>
          <w:rFonts w:ascii="Times New Roman" w:hAnsi="Times New Roman"/>
          <w:b/>
          <w:bCs/>
          <w:color w:val="191919"/>
          <w:sz w:val="20"/>
          <w:szCs w:val="20"/>
        </w:rPr>
        <w:t>-</w:t>
      </w:r>
      <w:r>
        <w:rPr>
          <w:rFonts w:ascii="Times New Roman" w:hAnsi="Times New Roman"/>
          <w:b/>
          <w:bCs/>
          <w:color w:val="191919"/>
          <w:spacing w:val="-5"/>
          <w:sz w:val="20"/>
          <w:szCs w:val="20"/>
        </w:rPr>
        <w:t xml:space="preserve"> </w:t>
      </w:r>
      <w:r>
        <w:rPr>
          <w:rFonts w:ascii="Times New Roman" w:hAnsi="Times New Roman"/>
          <w:b/>
          <w:bCs/>
          <w:color w:val="191919"/>
          <w:sz w:val="20"/>
          <w:szCs w:val="20"/>
        </w:rPr>
        <w:t>Measu</w:t>
      </w:r>
      <w:r>
        <w:rPr>
          <w:rFonts w:ascii="Times New Roman" w:hAnsi="Times New Roman"/>
          <w:b/>
          <w:bCs/>
          <w:color w:val="191919"/>
          <w:spacing w:val="-4"/>
          <w:sz w:val="20"/>
          <w:szCs w:val="20"/>
        </w:rPr>
        <w:t>r</w:t>
      </w:r>
      <w:r>
        <w:rPr>
          <w:rFonts w:ascii="Times New Roman" w:hAnsi="Times New Roman"/>
          <w:b/>
          <w:bCs/>
          <w:color w:val="191919"/>
          <w:sz w:val="20"/>
          <w:szCs w:val="20"/>
        </w:rPr>
        <w:t>ement</w:t>
      </w:r>
      <w:r>
        <w:rPr>
          <w:rFonts w:ascii="Times New Roman" w:hAnsi="Times New Roman"/>
          <w:b/>
          <w:bCs/>
          <w:color w:val="191919"/>
          <w:spacing w:val="-5"/>
          <w:sz w:val="20"/>
          <w:szCs w:val="20"/>
        </w:rPr>
        <w:t xml:space="preserve"> </w:t>
      </w:r>
      <w:r>
        <w:rPr>
          <w:rFonts w:ascii="Times New Roman" w:hAnsi="Times New Roman"/>
          <w:b/>
          <w:bCs/>
          <w:color w:val="191919"/>
          <w:sz w:val="20"/>
          <w:szCs w:val="20"/>
        </w:rPr>
        <w:t>In</w:t>
      </w:r>
      <w:r>
        <w:rPr>
          <w:rFonts w:ascii="Times New Roman" w:hAnsi="Times New Roman"/>
          <w:b/>
          <w:bCs/>
          <w:color w:val="191919"/>
          <w:spacing w:val="-5"/>
          <w:sz w:val="20"/>
          <w:szCs w:val="20"/>
        </w:rPr>
        <w:t xml:space="preserve"> </w:t>
      </w:r>
      <w:r>
        <w:rPr>
          <w:rFonts w:ascii="Times New Roman" w:hAnsi="Times New Roman"/>
          <w:b/>
          <w:bCs/>
          <w:color w:val="191919"/>
          <w:sz w:val="20"/>
          <w:szCs w:val="20"/>
        </w:rPr>
        <w:t>Physical</w:t>
      </w:r>
      <w:r>
        <w:rPr>
          <w:rFonts w:ascii="Times New Roman" w:hAnsi="Times New Roman"/>
          <w:b/>
          <w:bCs/>
          <w:color w:val="191919"/>
          <w:spacing w:val="-5"/>
          <w:sz w:val="20"/>
          <w:szCs w:val="20"/>
        </w:rPr>
        <w:t xml:space="preserve"> </w:t>
      </w:r>
      <w:r>
        <w:rPr>
          <w:rFonts w:ascii="Times New Roman" w:hAnsi="Times New Roman"/>
          <w:b/>
          <w:bCs/>
          <w:color w:val="191919"/>
          <w:sz w:val="20"/>
          <w:szCs w:val="20"/>
        </w:rPr>
        <w:t>Education...............................................................3(3-0)</w:t>
      </w:r>
    </w:p>
    <w:p w:rsidR="00F42301" w:rsidRDefault="00F42301" w:rsidP="00721764">
      <w:pPr>
        <w:widowControl w:val="0"/>
        <w:autoSpaceDE w:val="0"/>
        <w:autoSpaceDN w:val="0"/>
        <w:adjustRightInd w:val="0"/>
        <w:spacing w:before="13" w:after="0" w:line="250" w:lineRule="auto"/>
        <w:ind w:left="1239" w:right="1951"/>
        <w:rPr>
          <w:rFonts w:ascii="Times New Roman" w:hAnsi="Times New Roman"/>
          <w:color w:val="000000"/>
          <w:sz w:val="20"/>
          <w:szCs w:val="20"/>
        </w:rPr>
      </w:pPr>
      <w:r>
        <w:rPr>
          <w:rFonts w:ascii="Times New Roman" w:hAnsi="Times New Roman"/>
          <w:color w:val="191919"/>
          <w:sz w:val="20"/>
          <w:szCs w:val="20"/>
        </w:rPr>
        <w:t>Study</w:t>
      </w:r>
      <w:r>
        <w:rPr>
          <w:rFonts w:ascii="Times New Roman" w:hAnsi="Times New Roman"/>
          <w:color w:val="191919"/>
          <w:spacing w:val="-8"/>
          <w:sz w:val="20"/>
          <w:szCs w:val="20"/>
        </w:rPr>
        <w:t xml:space="preserve"> </w:t>
      </w:r>
      <w:r>
        <w:rPr>
          <w:rFonts w:ascii="Times New Roman" w:hAnsi="Times New Roman"/>
          <w:color w:val="191919"/>
          <w:sz w:val="20"/>
          <w:szCs w:val="20"/>
        </w:rPr>
        <w:t>of</w:t>
      </w:r>
      <w:r>
        <w:rPr>
          <w:rFonts w:ascii="Times New Roman" w:hAnsi="Times New Roman"/>
          <w:color w:val="191919"/>
          <w:spacing w:val="-8"/>
          <w:sz w:val="20"/>
          <w:szCs w:val="20"/>
        </w:rPr>
        <w:t xml:space="preserve"> </w:t>
      </w:r>
      <w:r>
        <w:rPr>
          <w:rFonts w:ascii="Times New Roman" w:hAnsi="Times New Roman"/>
          <w:color w:val="191919"/>
          <w:sz w:val="20"/>
          <w:szCs w:val="20"/>
        </w:rPr>
        <w:t>current</w:t>
      </w:r>
      <w:r>
        <w:rPr>
          <w:rFonts w:ascii="Times New Roman" w:hAnsi="Times New Roman"/>
          <w:color w:val="191919"/>
          <w:spacing w:val="-8"/>
          <w:sz w:val="20"/>
          <w:szCs w:val="20"/>
        </w:rPr>
        <w:t xml:space="preserve"> </w:t>
      </w:r>
      <w:r>
        <w:rPr>
          <w:rFonts w:ascii="Times New Roman" w:hAnsi="Times New Roman"/>
          <w:color w:val="191919"/>
          <w:sz w:val="20"/>
          <w:szCs w:val="20"/>
        </w:rPr>
        <w:t>testing</w:t>
      </w:r>
      <w:r>
        <w:rPr>
          <w:rFonts w:ascii="Times New Roman" w:hAnsi="Times New Roman"/>
          <w:color w:val="191919"/>
          <w:spacing w:val="-8"/>
          <w:sz w:val="20"/>
          <w:szCs w:val="20"/>
        </w:rPr>
        <w:t xml:space="preserve"> </w:t>
      </w:r>
      <w:r>
        <w:rPr>
          <w:rFonts w:ascii="Times New Roman" w:hAnsi="Times New Roman"/>
          <w:color w:val="191919"/>
          <w:sz w:val="20"/>
          <w:szCs w:val="20"/>
        </w:rPr>
        <w:t>procedures</w:t>
      </w:r>
      <w:r>
        <w:rPr>
          <w:rFonts w:ascii="Times New Roman" w:hAnsi="Times New Roman"/>
          <w:color w:val="191919"/>
          <w:spacing w:val="-8"/>
          <w:sz w:val="20"/>
          <w:szCs w:val="20"/>
        </w:rPr>
        <w:t xml:space="preserve"> </w:t>
      </w:r>
      <w:r>
        <w:rPr>
          <w:rFonts w:ascii="Times New Roman" w:hAnsi="Times New Roman"/>
          <w:color w:val="191919"/>
          <w:sz w:val="20"/>
          <w:szCs w:val="20"/>
        </w:rPr>
        <w:t>in</w:t>
      </w:r>
      <w:r>
        <w:rPr>
          <w:rFonts w:ascii="Times New Roman" w:hAnsi="Times New Roman"/>
          <w:color w:val="191919"/>
          <w:spacing w:val="-8"/>
          <w:sz w:val="20"/>
          <w:szCs w:val="20"/>
        </w:rPr>
        <w:t xml:space="preserve"> </w:t>
      </w:r>
      <w:r>
        <w:rPr>
          <w:rFonts w:ascii="Times New Roman" w:hAnsi="Times New Roman"/>
          <w:color w:val="191919"/>
          <w:sz w:val="20"/>
          <w:szCs w:val="20"/>
        </w:rPr>
        <w:t>physical</w:t>
      </w:r>
      <w:r>
        <w:rPr>
          <w:rFonts w:ascii="Times New Roman" w:hAnsi="Times New Roman"/>
          <w:color w:val="191919"/>
          <w:spacing w:val="-8"/>
          <w:sz w:val="20"/>
          <w:szCs w:val="20"/>
        </w:rPr>
        <w:t xml:space="preserve"> </w:t>
      </w:r>
      <w:r>
        <w:rPr>
          <w:rFonts w:ascii="Times New Roman" w:hAnsi="Times New Roman"/>
          <w:color w:val="191919"/>
          <w:sz w:val="20"/>
          <w:szCs w:val="20"/>
        </w:rPr>
        <w:t>education.</w:t>
      </w:r>
      <w:r>
        <w:rPr>
          <w:rFonts w:ascii="Times New Roman" w:hAnsi="Times New Roman"/>
          <w:color w:val="191919"/>
          <w:spacing w:val="-8"/>
          <w:sz w:val="20"/>
          <w:szCs w:val="20"/>
        </w:rPr>
        <w:t xml:space="preserve"> </w:t>
      </w:r>
      <w:r>
        <w:rPr>
          <w:rFonts w:ascii="Times New Roman" w:hAnsi="Times New Roman"/>
          <w:color w:val="191919"/>
          <w:sz w:val="20"/>
          <w:szCs w:val="20"/>
        </w:rPr>
        <w:t>Emphasis</w:t>
      </w:r>
      <w:r>
        <w:rPr>
          <w:rFonts w:ascii="Times New Roman" w:hAnsi="Times New Roman"/>
          <w:color w:val="191919"/>
          <w:spacing w:val="-8"/>
          <w:sz w:val="20"/>
          <w:szCs w:val="20"/>
        </w:rPr>
        <w:t xml:space="preserve"> </w:t>
      </w:r>
      <w:r>
        <w:rPr>
          <w:rFonts w:ascii="Times New Roman" w:hAnsi="Times New Roman"/>
          <w:color w:val="191919"/>
          <w:sz w:val="20"/>
          <w:szCs w:val="20"/>
        </w:rPr>
        <w:t>is</w:t>
      </w:r>
      <w:r>
        <w:rPr>
          <w:rFonts w:ascii="Times New Roman" w:hAnsi="Times New Roman"/>
          <w:color w:val="191919"/>
          <w:spacing w:val="-8"/>
          <w:sz w:val="20"/>
          <w:szCs w:val="20"/>
        </w:rPr>
        <w:t xml:space="preserve"> </w:t>
      </w:r>
      <w:r>
        <w:rPr>
          <w:rFonts w:ascii="Times New Roman" w:hAnsi="Times New Roman"/>
          <w:color w:val="191919"/>
          <w:sz w:val="20"/>
          <w:szCs w:val="20"/>
        </w:rPr>
        <w:t>placed</w:t>
      </w:r>
      <w:r>
        <w:rPr>
          <w:rFonts w:ascii="Times New Roman" w:hAnsi="Times New Roman"/>
          <w:color w:val="191919"/>
          <w:spacing w:val="-8"/>
          <w:sz w:val="20"/>
          <w:szCs w:val="20"/>
        </w:rPr>
        <w:t xml:space="preserve"> </w:t>
      </w:r>
      <w:r>
        <w:rPr>
          <w:rFonts w:ascii="Times New Roman" w:hAnsi="Times New Roman"/>
          <w:color w:val="191919"/>
          <w:sz w:val="20"/>
          <w:szCs w:val="20"/>
        </w:rPr>
        <w:t>on</w:t>
      </w:r>
      <w:r>
        <w:rPr>
          <w:rFonts w:ascii="Times New Roman" w:hAnsi="Times New Roman"/>
          <w:color w:val="191919"/>
          <w:spacing w:val="-8"/>
          <w:sz w:val="20"/>
          <w:szCs w:val="20"/>
        </w:rPr>
        <w:t xml:space="preserve"> </w:t>
      </w:r>
      <w:r>
        <w:rPr>
          <w:rFonts w:ascii="Times New Roman" w:hAnsi="Times New Roman"/>
          <w:color w:val="191919"/>
          <w:sz w:val="20"/>
          <w:szCs w:val="20"/>
        </w:rPr>
        <w:t>evaluation</w:t>
      </w:r>
      <w:r>
        <w:rPr>
          <w:rFonts w:ascii="Times New Roman" w:hAnsi="Times New Roman"/>
          <w:color w:val="191919"/>
          <w:spacing w:val="-8"/>
          <w:sz w:val="20"/>
          <w:szCs w:val="20"/>
        </w:rPr>
        <w:t xml:space="preserve"> </w:t>
      </w:r>
      <w:r>
        <w:rPr>
          <w:rFonts w:ascii="Times New Roman" w:hAnsi="Times New Roman"/>
          <w:color w:val="191919"/>
          <w:sz w:val="20"/>
          <w:szCs w:val="20"/>
        </w:rPr>
        <w:t>and interpretation of test results as they apply to the individual</w:t>
      </w:r>
      <w:r>
        <w:rPr>
          <w:rFonts w:ascii="Times New Roman" w:hAnsi="Times New Roman"/>
          <w:color w:val="191919"/>
          <w:spacing w:val="-11"/>
          <w:sz w:val="20"/>
          <w:szCs w:val="20"/>
        </w:rPr>
        <w:t>’</w:t>
      </w:r>
      <w:r>
        <w:rPr>
          <w:rFonts w:ascii="Times New Roman" w:hAnsi="Times New Roman"/>
          <w:color w:val="191919"/>
          <w:sz w:val="20"/>
          <w:szCs w:val="20"/>
        </w:rPr>
        <w:t>s abilities, capacities and needs.</w:t>
      </w:r>
    </w:p>
    <w:p w:rsidR="00F42301" w:rsidRDefault="00F42301" w:rsidP="00721764">
      <w:pPr>
        <w:widowControl w:val="0"/>
        <w:autoSpaceDE w:val="0"/>
        <w:autoSpaceDN w:val="0"/>
        <w:adjustRightInd w:val="0"/>
        <w:spacing w:after="0" w:line="227" w:lineRule="exact"/>
        <w:ind w:left="879"/>
        <w:rPr>
          <w:rFonts w:ascii="Times New Roman" w:hAnsi="Times New Roman"/>
          <w:color w:val="000000"/>
          <w:sz w:val="20"/>
          <w:szCs w:val="20"/>
        </w:rPr>
      </w:pPr>
      <w:r>
        <w:rPr>
          <w:rFonts w:ascii="Times New Roman" w:hAnsi="Times New Roman"/>
          <w:b/>
          <w:bCs/>
          <w:color w:val="191919"/>
          <w:sz w:val="20"/>
          <w:szCs w:val="20"/>
        </w:rPr>
        <w:t>PEON</w:t>
      </w:r>
      <w:r>
        <w:rPr>
          <w:rFonts w:ascii="Times New Roman" w:hAnsi="Times New Roman"/>
          <w:b/>
          <w:bCs/>
          <w:color w:val="191919"/>
          <w:spacing w:val="-8"/>
          <w:sz w:val="20"/>
          <w:szCs w:val="20"/>
        </w:rPr>
        <w:t xml:space="preserve"> </w:t>
      </w:r>
      <w:r>
        <w:rPr>
          <w:rFonts w:ascii="Times New Roman" w:hAnsi="Times New Roman"/>
          <w:b/>
          <w:bCs/>
          <w:color w:val="191919"/>
          <w:sz w:val="20"/>
          <w:szCs w:val="20"/>
        </w:rPr>
        <w:t>5565</w:t>
      </w:r>
      <w:r>
        <w:rPr>
          <w:rFonts w:ascii="Times New Roman" w:hAnsi="Times New Roman"/>
          <w:b/>
          <w:bCs/>
          <w:color w:val="191919"/>
          <w:spacing w:val="-8"/>
          <w:sz w:val="20"/>
          <w:szCs w:val="20"/>
        </w:rPr>
        <w:t xml:space="preserve"> </w:t>
      </w:r>
      <w:r>
        <w:rPr>
          <w:rFonts w:ascii="Times New Roman" w:hAnsi="Times New Roman"/>
          <w:b/>
          <w:bCs/>
          <w:color w:val="191919"/>
          <w:sz w:val="20"/>
          <w:szCs w:val="20"/>
        </w:rPr>
        <w:t>-</w:t>
      </w:r>
      <w:r>
        <w:rPr>
          <w:rFonts w:ascii="Times New Roman" w:hAnsi="Times New Roman"/>
          <w:b/>
          <w:bCs/>
          <w:color w:val="191919"/>
          <w:spacing w:val="-8"/>
          <w:sz w:val="20"/>
          <w:szCs w:val="20"/>
        </w:rPr>
        <w:t xml:space="preserve"> </w:t>
      </w:r>
      <w:r>
        <w:rPr>
          <w:rFonts w:ascii="Times New Roman" w:hAnsi="Times New Roman"/>
          <w:b/>
          <w:bCs/>
          <w:color w:val="191919"/>
          <w:sz w:val="20"/>
          <w:szCs w:val="20"/>
        </w:rPr>
        <w:t>Physical</w:t>
      </w:r>
      <w:r>
        <w:rPr>
          <w:rFonts w:ascii="Times New Roman" w:hAnsi="Times New Roman"/>
          <w:b/>
          <w:bCs/>
          <w:color w:val="191919"/>
          <w:spacing w:val="-8"/>
          <w:sz w:val="20"/>
          <w:szCs w:val="20"/>
        </w:rPr>
        <w:t xml:space="preserve"> </w:t>
      </w:r>
      <w:r>
        <w:rPr>
          <w:rFonts w:ascii="Times New Roman" w:hAnsi="Times New Roman"/>
          <w:b/>
          <w:bCs/>
          <w:color w:val="191919"/>
          <w:sz w:val="20"/>
          <w:szCs w:val="20"/>
        </w:rPr>
        <w:t>Education</w:t>
      </w:r>
      <w:r>
        <w:rPr>
          <w:rFonts w:ascii="Times New Roman" w:hAnsi="Times New Roman"/>
          <w:b/>
          <w:bCs/>
          <w:color w:val="191919"/>
          <w:spacing w:val="-8"/>
          <w:sz w:val="20"/>
          <w:szCs w:val="20"/>
        </w:rPr>
        <w:t xml:space="preserve"> </w:t>
      </w:r>
      <w:r>
        <w:rPr>
          <w:rFonts w:ascii="Times New Roman" w:hAnsi="Times New Roman"/>
          <w:b/>
          <w:bCs/>
          <w:color w:val="191919"/>
          <w:sz w:val="20"/>
          <w:szCs w:val="20"/>
        </w:rPr>
        <w:t>and</w:t>
      </w:r>
      <w:r>
        <w:rPr>
          <w:rFonts w:ascii="Times New Roman" w:hAnsi="Times New Roman"/>
          <w:b/>
          <w:bCs/>
          <w:color w:val="191919"/>
          <w:spacing w:val="-12"/>
          <w:sz w:val="20"/>
          <w:szCs w:val="20"/>
        </w:rPr>
        <w:t xml:space="preserve"> </w:t>
      </w:r>
      <w:r>
        <w:rPr>
          <w:rFonts w:ascii="Times New Roman" w:hAnsi="Times New Roman"/>
          <w:b/>
          <w:bCs/>
          <w:color w:val="191919"/>
          <w:sz w:val="20"/>
          <w:szCs w:val="20"/>
        </w:rPr>
        <w:t>The</w:t>
      </w:r>
      <w:r>
        <w:rPr>
          <w:rFonts w:ascii="Times New Roman" w:hAnsi="Times New Roman"/>
          <w:b/>
          <w:bCs/>
          <w:color w:val="191919"/>
          <w:spacing w:val="-8"/>
          <w:sz w:val="20"/>
          <w:szCs w:val="20"/>
        </w:rPr>
        <w:t xml:space="preserve"> </w:t>
      </w:r>
      <w:r>
        <w:rPr>
          <w:rFonts w:ascii="Times New Roman" w:hAnsi="Times New Roman"/>
          <w:b/>
          <w:bCs/>
          <w:color w:val="191919"/>
          <w:sz w:val="20"/>
          <w:szCs w:val="20"/>
        </w:rPr>
        <w:t>Handicapped</w:t>
      </w:r>
      <w:r>
        <w:rPr>
          <w:rFonts w:ascii="Times New Roman" w:hAnsi="Times New Roman"/>
          <w:b/>
          <w:bCs/>
          <w:color w:val="191919"/>
          <w:spacing w:val="-8"/>
          <w:sz w:val="20"/>
          <w:szCs w:val="20"/>
        </w:rPr>
        <w:t xml:space="preserve"> </w:t>
      </w:r>
      <w:r>
        <w:rPr>
          <w:rFonts w:ascii="Times New Roman" w:hAnsi="Times New Roman"/>
          <w:b/>
          <w:bCs/>
          <w:color w:val="191919"/>
          <w:sz w:val="20"/>
          <w:szCs w:val="20"/>
        </w:rPr>
        <w:t>Child............................................3(3-0)</w:t>
      </w:r>
    </w:p>
    <w:p w:rsidR="00F42301" w:rsidRDefault="00F42301" w:rsidP="00721764">
      <w:pPr>
        <w:widowControl w:val="0"/>
        <w:autoSpaceDE w:val="0"/>
        <w:autoSpaceDN w:val="0"/>
        <w:adjustRightInd w:val="0"/>
        <w:spacing w:before="13" w:after="0" w:line="250" w:lineRule="auto"/>
        <w:ind w:left="1239" w:right="1951"/>
        <w:rPr>
          <w:rFonts w:ascii="Times New Roman" w:hAnsi="Times New Roman"/>
          <w:color w:val="000000"/>
          <w:sz w:val="20"/>
          <w:szCs w:val="20"/>
        </w:rPr>
      </w:pPr>
      <w:r>
        <w:rPr>
          <w:rFonts w:ascii="Times New Roman" w:hAnsi="Times New Roman"/>
          <w:color w:val="191919"/>
          <w:sz w:val="20"/>
          <w:szCs w:val="20"/>
        </w:rPr>
        <w:t>Study</w:t>
      </w:r>
      <w:r>
        <w:rPr>
          <w:rFonts w:ascii="Times New Roman" w:hAnsi="Times New Roman"/>
          <w:color w:val="191919"/>
          <w:spacing w:val="-8"/>
          <w:sz w:val="20"/>
          <w:szCs w:val="20"/>
        </w:rPr>
        <w:t xml:space="preserve"> </w:t>
      </w:r>
      <w:r>
        <w:rPr>
          <w:rFonts w:ascii="Times New Roman" w:hAnsi="Times New Roman"/>
          <w:color w:val="191919"/>
          <w:sz w:val="20"/>
          <w:szCs w:val="20"/>
        </w:rPr>
        <w:t>of</w:t>
      </w:r>
      <w:r>
        <w:rPr>
          <w:rFonts w:ascii="Times New Roman" w:hAnsi="Times New Roman"/>
          <w:color w:val="191919"/>
          <w:spacing w:val="-8"/>
          <w:sz w:val="20"/>
          <w:szCs w:val="20"/>
        </w:rPr>
        <w:t xml:space="preserve"> </w:t>
      </w:r>
      <w:r>
        <w:rPr>
          <w:rFonts w:ascii="Times New Roman" w:hAnsi="Times New Roman"/>
          <w:color w:val="191919"/>
          <w:sz w:val="20"/>
          <w:szCs w:val="20"/>
        </w:rPr>
        <w:t>motor</w:t>
      </w:r>
      <w:r>
        <w:rPr>
          <w:rFonts w:ascii="Times New Roman" w:hAnsi="Times New Roman"/>
          <w:color w:val="191919"/>
          <w:spacing w:val="-8"/>
          <w:sz w:val="20"/>
          <w:szCs w:val="20"/>
        </w:rPr>
        <w:t xml:space="preserve"> </w:t>
      </w:r>
      <w:r>
        <w:rPr>
          <w:rFonts w:ascii="Times New Roman" w:hAnsi="Times New Roman"/>
          <w:color w:val="191919"/>
          <w:sz w:val="20"/>
          <w:szCs w:val="20"/>
        </w:rPr>
        <w:t>pattern</w:t>
      </w:r>
      <w:r>
        <w:rPr>
          <w:rFonts w:ascii="Times New Roman" w:hAnsi="Times New Roman"/>
          <w:color w:val="191919"/>
          <w:spacing w:val="-8"/>
          <w:sz w:val="20"/>
          <w:szCs w:val="20"/>
        </w:rPr>
        <w:t xml:space="preserve"> </w:t>
      </w:r>
      <w:r>
        <w:rPr>
          <w:rFonts w:ascii="Times New Roman" w:hAnsi="Times New Roman"/>
          <w:color w:val="191919"/>
          <w:sz w:val="20"/>
          <w:szCs w:val="20"/>
        </w:rPr>
        <w:t>development</w:t>
      </w:r>
      <w:r>
        <w:rPr>
          <w:rFonts w:ascii="Times New Roman" w:hAnsi="Times New Roman"/>
          <w:color w:val="191919"/>
          <w:spacing w:val="-8"/>
          <w:sz w:val="20"/>
          <w:szCs w:val="20"/>
        </w:rPr>
        <w:t xml:space="preserve"> </w:t>
      </w:r>
      <w:r>
        <w:rPr>
          <w:rFonts w:ascii="Times New Roman" w:hAnsi="Times New Roman"/>
          <w:color w:val="191919"/>
          <w:sz w:val="20"/>
          <w:szCs w:val="20"/>
        </w:rPr>
        <w:t>for</w:t>
      </w:r>
      <w:r>
        <w:rPr>
          <w:rFonts w:ascii="Times New Roman" w:hAnsi="Times New Roman"/>
          <w:color w:val="191919"/>
          <w:spacing w:val="-8"/>
          <w:sz w:val="20"/>
          <w:szCs w:val="20"/>
        </w:rPr>
        <w:t xml:space="preserve"> </w:t>
      </w:r>
      <w:r>
        <w:rPr>
          <w:rFonts w:ascii="Times New Roman" w:hAnsi="Times New Roman"/>
          <w:color w:val="191919"/>
          <w:sz w:val="20"/>
          <w:szCs w:val="20"/>
        </w:rPr>
        <w:t>individuals</w:t>
      </w:r>
      <w:r>
        <w:rPr>
          <w:rFonts w:ascii="Times New Roman" w:hAnsi="Times New Roman"/>
          <w:color w:val="191919"/>
          <w:spacing w:val="-8"/>
          <w:sz w:val="20"/>
          <w:szCs w:val="20"/>
        </w:rPr>
        <w:t xml:space="preserve"> </w:t>
      </w:r>
      <w:r>
        <w:rPr>
          <w:rFonts w:ascii="Times New Roman" w:hAnsi="Times New Roman"/>
          <w:color w:val="191919"/>
          <w:sz w:val="20"/>
          <w:szCs w:val="20"/>
        </w:rPr>
        <w:t>demonstrating</w:t>
      </w:r>
      <w:r>
        <w:rPr>
          <w:rFonts w:ascii="Times New Roman" w:hAnsi="Times New Roman"/>
          <w:color w:val="191919"/>
          <w:spacing w:val="-8"/>
          <w:sz w:val="20"/>
          <w:szCs w:val="20"/>
        </w:rPr>
        <w:t xml:space="preserve"> </w:t>
      </w:r>
      <w:r>
        <w:rPr>
          <w:rFonts w:ascii="Times New Roman" w:hAnsi="Times New Roman"/>
          <w:color w:val="191919"/>
          <w:sz w:val="20"/>
          <w:szCs w:val="20"/>
        </w:rPr>
        <w:t>specific</w:t>
      </w:r>
      <w:r>
        <w:rPr>
          <w:rFonts w:ascii="Times New Roman" w:hAnsi="Times New Roman"/>
          <w:color w:val="191919"/>
          <w:spacing w:val="-8"/>
          <w:sz w:val="20"/>
          <w:szCs w:val="20"/>
        </w:rPr>
        <w:t xml:space="preserve"> </w:t>
      </w:r>
      <w:r>
        <w:rPr>
          <w:rFonts w:ascii="Times New Roman" w:hAnsi="Times New Roman"/>
          <w:color w:val="191919"/>
          <w:sz w:val="20"/>
          <w:szCs w:val="20"/>
        </w:rPr>
        <w:t>handicaps</w:t>
      </w:r>
      <w:r>
        <w:rPr>
          <w:rFonts w:ascii="Times New Roman" w:hAnsi="Times New Roman"/>
          <w:color w:val="191919"/>
          <w:spacing w:val="-8"/>
          <w:sz w:val="20"/>
          <w:szCs w:val="20"/>
        </w:rPr>
        <w:t xml:space="preserve"> </w:t>
      </w:r>
      <w:r>
        <w:rPr>
          <w:rFonts w:ascii="Times New Roman" w:hAnsi="Times New Roman"/>
          <w:color w:val="191919"/>
          <w:sz w:val="20"/>
          <w:szCs w:val="20"/>
        </w:rPr>
        <w:t>including neurological, visual, auditor</w:t>
      </w:r>
      <w:r>
        <w:rPr>
          <w:rFonts w:ascii="Times New Roman" w:hAnsi="Times New Roman"/>
          <w:color w:val="191919"/>
          <w:spacing w:val="-13"/>
          <w:sz w:val="20"/>
          <w:szCs w:val="20"/>
        </w:rPr>
        <w:t>y</w:t>
      </w:r>
      <w:r>
        <w:rPr>
          <w:rFonts w:ascii="Times New Roman" w:hAnsi="Times New Roman"/>
          <w:color w:val="191919"/>
          <w:sz w:val="20"/>
          <w:szCs w:val="20"/>
        </w:rPr>
        <w:t>, speech and orthopedic deviations.</w:t>
      </w:r>
    </w:p>
    <w:p w:rsidR="00F42301" w:rsidRDefault="00F42301" w:rsidP="00721764">
      <w:pPr>
        <w:widowControl w:val="0"/>
        <w:autoSpaceDE w:val="0"/>
        <w:autoSpaceDN w:val="0"/>
        <w:adjustRightInd w:val="0"/>
        <w:spacing w:after="0" w:line="227" w:lineRule="exact"/>
        <w:ind w:left="879"/>
        <w:rPr>
          <w:rFonts w:ascii="Times New Roman" w:hAnsi="Times New Roman"/>
          <w:color w:val="000000"/>
          <w:sz w:val="20"/>
          <w:szCs w:val="20"/>
        </w:rPr>
      </w:pPr>
      <w:r>
        <w:rPr>
          <w:rFonts w:ascii="Times New Roman" w:hAnsi="Times New Roman"/>
          <w:b/>
          <w:bCs/>
          <w:color w:val="191919"/>
          <w:sz w:val="20"/>
          <w:szCs w:val="20"/>
        </w:rPr>
        <w:t>PEON</w:t>
      </w:r>
      <w:r>
        <w:rPr>
          <w:rFonts w:ascii="Times New Roman" w:hAnsi="Times New Roman"/>
          <w:b/>
          <w:bCs/>
          <w:color w:val="191919"/>
          <w:spacing w:val="-8"/>
          <w:sz w:val="20"/>
          <w:szCs w:val="20"/>
        </w:rPr>
        <w:t xml:space="preserve"> </w:t>
      </w:r>
      <w:r>
        <w:rPr>
          <w:rFonts w:ascii="Times New Roman" w:hAnsi="Times New Roman"/>
          <w:b/>
          <w:bCs/>
          <w:color w:val="191919"/>
          <w:sz w:val="20"/>
          <w:szCs w:val="20"/>
        </w:rPr>
        <w:t>5581-</w:t>
      </w:r>
      <w:r>
        <w:rPr>
          <w:rFonts w:ascii="Times New Roman" w:hAnsi="Times New Roman"/>
          <w:b/>
          <w:bCs/>
          <w:color w:val="191919"/>
          <w:spacing w:val="-8"/>
          <w:sz w:val="20"/>
          <w:szCs w:val="20"/>
        </w:rPr>
        <w:t xml:space="preserve"> </w:t>
      </w:r>
      <w:r>
        <w:rPr>
          <w:rFonts w:ascii="Times New Roman" w:hAnsi="Times New Roman"/>
          <w:b/>
          <w:bCs/>
          <w:color w:val="191919"/>
          <w:sz w:val="20"/>
          <w:szCs w:val="20"/>
        </w:rPr>
        <w:t>Di</w:t>
      </w:r>
      <w:r>
        <w:rPr>
          <w:rFonts w:ascii="Times New Roman" w:hAnsi="Times New Roman"/>
          <w:b/>
          <w:bCs/>
          <w:color w:val="191919"/>
          <w:spacing w:val="-4"/>
          <w:sz w:val="20"/>
          <w:szCs w:val="20"/>
        </w:rPr>
        <w:t>r</w:t>
      </w:r>
      <w:r>
        <w:rPr>
          <w:rFonts w:ascii="Times New Roman" w:hAnsi="Times New Roman"/>
          <w:b/>
          <w:bCs/>
          <w:color w:val="191919"/>
          <w:sz w:val="20"/>
          <w:szCs w:val="20"/>
        </w:rPr>
        <w:t>ected</w:t>
      </w:r>
      <w:r>
        <w:rPr>
          <w:rFonts w:ascii="Times New Roman" w:hAnsi="Times New Roman"/>
          <w:b/>
          <w:bCs/>
          <w:color w:val="191919"/>
          <w:spacing w:val="-8"/>
          <w:sz w:val="20"/>
          <w:szCs w:val="20"/>
        </w:rPr>
        <w:t xml:space="preserve"> </w:t>
      </w:r>
      <w:r>
        <w:rPr>
          <w:rFonts w:ascii="Times New Roman" w:hAnsi="Times New Roman"/>
          <w:b/>
          <w:bCs/>
          <w:color w:val="191919"/>
          <w:sz w:val="20"/>
          <w:szCs w:val="20"/>
        </w:rPr>
        <w:t>Reading</w:t>
      </w:r>
      <w:r>
        <w:rPr>
          <w:rFonts w:ascii="Times New Roman" w:hAnsi="Times New Roman"/>
          <w:b/>
          <w:bCs/>
          <w:color w:val="191919"/>
          <w:spacing w:val="-8"/>
          <w:sz w:val="20"/>
          <w:szCs w:val="20"/>
        </w:rPr>
        <w:t xml:space="preserve"> </w:t>
      </w:r>
      <w:r>
        <w:rPr>
          <w:rFonts w:ascii="Times New Roman" w:hAnsi="Times New Roman"/>
          <w:b/>
          <w:bCs/>
          <w:color w:val="191919"/>
          <w:sz w:val="20"/>
          <w:szCs w:val="20"/>
        </w:rPr>
        <w:t>and</w:t>
      </w:r>
      <w:r>
        <w:rPr>
          <w:rFonts w:ascii="Times New Roman" w:hAnsi="Times New Roman"/>
          <w:b/>
          <w:bCs/>
          <w:color w:val="191919"/>
          <w:spacing w:val="-8"/>
          <w:sz w:val="20"/>
          <w:szCs w:val="20"/>
        </w:rPr>
        <w:t xml:space="preserve"> </w:t>
      </w:r>
      <w:r>
        <w:rPr>
          <w:rFonts w:ascii="Times New Roman" w:hAnsi="Times New Roman"/>
          <w:b/>
          <w:bCs/>
          <w:color w:val="191919"/>
          <w:sz w:val="20"/>
          <w:szCs w:val="20"/>
        </w:rPr>
        <w:t>Resea</w:t>
      </w:r>
      <w:r>
        <w:rPr>
          <w:rFonts w:ascii="Times New Roman" w:hAnsi="Times New Roman"/>
          <w:b/>
          <w:bCs/>
          <w:color w:val="191919"/>
          <w:spacing w:val="-4"/>
          <w:sz w:val="20"/>
          <w:szCs w:val="20"/>
        </w:rPr>
        <w:t>r</w:t>
      </w:r>
      <w:r>
        <w:rPr>
          <w:rFonts w:ascii="Times New Roman" w:hAnsi="Times New Roman"/>
          <w:b/>
          <w:bCs/>
          <w:color w:val="191919"/>
          <w:sz w:val="20"/>
          <w:szCs w:val="20"/>
        </w:rPr>
        <w:t>ch</w:t>
      </w:r>
      <w:r>
        <w:rPr>
          <w:rFonts w:ascii="Times New Roman" w:hAnsi="Times New Roman"/>
          <w:b/>
          <w:bCs/>
          <w:color w:val="191919"/>
          <w:spacing w:val="-8"/>
          <w:sz w:val="20"/>
          <w:szCs w:val="20"/>
        </w:rPr>
        <w:t xml:space="preserve"> </w:t>
      </w:r>
      <w:r>
        <w:rPr>
          <w:rFonts w:ascii="Times New Roman" w:hAnsi="Times New Roman"/>
          <w:b/>
          <w:bCs/>
          <w:color w:val="191919"/>
          <w:sz w:val="20"/>
          <w:szCs w:val="20"/>
        </w:rPr>
        <w:t>In</w:t>
      </w:r>
      <w:r>
        <w:rPr>
          <w:rFonts w:ascii="Times New Roman" w:hAnsi="Times New Roman"/>
          <w:b/>
          <w:bCs/>
          <w:color w:val="191919"/>
          <w:spacing w:val="-8"/>
          <w:sz w:val="20"/>
          <w:szCs w:val="20"/>
        </w:rPr>
        <w:t xml:space="preserve"> </w:t>
      </w:r>
      <w:r>
        <w:rPr>
          <w:rFonts w:ascii="Times New Roman" w:hAnsi="Times New Roman"/>
          <w:b/>
          <w:bCs/>
          <w:color w:val="191919"/>
          <w:sz w:val="20"/>
          <w:szCs w:val="20"/>
        </w:rPr>
        <w:t>Physical</w:t>
      </w:r>
      <w:r>
        <w:rPr>
          <w:rFonts w:ascii="Times New Roman" w:hAnsi="Times New Roman"/>
          <w:b/>
          <w:bCs/>
          <w:color w:val="191919"/>
          <w:spacing w:val="-8"/>
          <w:sz w:val="20"/>
          <w:szCs w:val="20"/>
        </w:rPr>
        <w:t xml:space="preserve"> </w:t>
      </w:r>
      <w:r>
        <w:rPr>
          <w:rFonts w:ascii="Times New Roman" w:hAnsi="Times New Roman"/>
          <w:b/>
          <w:bCs/>
          <w:color w:val="191919"/>
          <w:sz w:val="20"/>
          <w:szCs w:val="20"/>
        </w:rPr>
        <w:t>Education...................................3(3-0)</w:t>
      </w:r>
    </w:p>
    <w:p w:rsidR="00F42301" w:rsidRDefault="00F42301" w:rsidP="00721764">
      <w:pPr>
        <w:widowControl w:val="0"/>
        <w:autoSpaceDE w:val="0"/>
        <w:autoSpaceDN w:val="0"/>
        <w:adjustRightInd w:val="0"/>
        <w:spacing w:before="13" w:after="0"/>
        <w:ind w:left="1239"/>
        <w:rPr>
          <w:rFonts w:ascii="Times New Roman" w:hAnsi="Times New Roman"/>
          <w:color w:val="000000"/>
          <w:sz w:val="20"/>
          <w:szCs w:val="20"/>
        </w:rPr>
      </w:pPr>
      <w:r>
        <w:rPr>
          <w:rFonts w:ascii="Times New Roman" w:hAnsi="Times New Roman"/>
          <w:color w:val="191919"/>
          <w:sz w:val="20"/>
          <w:szCs w:val="20"/>
        </w:rPr>
        <w:t>Designed to assist the student in exploring specific areas of interest.</w:t>
      </w:r>
    </w:p>
    <w:p w:rsidR="00F42301" w:rsidRDefault="00F42301" w:rsidP="00721764">
      <w:pPr>
        <w:widowControl w:val="0"/>
        <w:autoSpaceDE w:val="0"/>
        <w:autoSpaceDN w:val="0"/>
        <w:adjustRightInd w:val="0"/>
        <w:spacing w:before="6" w:after="0" w:line="252" w:lineRule="auto"/>
        <w:ind w:left="1239" w:right="1951" w:hanging="360"/>
        <w:jc w:val="both"/>
        <w:rPr>
          <w:rFonts w:ascii="Times New Roman" w:hAnsi="Times New Roman"/>
          <w:color w:val="000000"/>
          <w:sz w:val="20"/>
          <w:szCs w:val="20"/>
        </w:rPr>
      </w:pPr>
      <w:r>
        <w:rPr>
          <w:rFonts w:ascii="Times New Roman" w:hAnsi="Times New Roman"/>
          <w:b/>
          <w:bCs/>
          <w:color w:val="191919"/>
          <w:sz w:val="20"/>
          <w:szCs w:val="20"/>
        </w:rPr>
        <w:t>PEON</w:t>
      </w:r>
      <w:r>
        <w:rPr>
          <w:rFonts w:ascii="Times New Roman" w:hAnsi="Times New Roman"/>
          <w:b/>
          <w:bCs/>
          <w:color w:val="191919"/>
          <w:spacing w:val="-8"/>
          <w:sz w:val="20"/>
          <w:szCs w:val="20"/>
        </w:rPr>
        <w:t xml:space="preserve"> </w:t>
      </w:r>
      <w:r>
        <w:rPr>
          <w:rFonts w:ascii="Times New Roman" w:hAnsi="Times New Roman"/>
          <w:b/>
          <w:bCs/>
          <w:color w:val="191919"/>
          <w:sz w:val="20"/>
          <w:szCs w:val="20"/>
        </w:rPr>
        <w:t>5583</w:t>
      </w:r>
      <w:r>
        <w:rPr>
          <w:rFonts w:ascii="Times New Roman" w:hAnsi="Times New Roman"/>
          <w:b/>
          <w:bCs/>
          <w:color w:val="191919"/>
          <w:spacing w:val="-8"/>
          <w:sz w:val="20"/>
          <w:szCs w:val="20"/>
        </w:rPr>
        <w:t xml:space="preserve"> </w:t>
      </w:r>
      <w:r>
        <w:rPr>
          <w:rFonts w:ascii="Times New Roman" w:hAnsi="Times New Roman"/>
          <w:b/>
          <w:bCs/>
          <w:color w:val="191919"/>
          <w:sz w:val="20"/>
          <w:szCs w:val="20"/>
        </w:rPr>
        <w:t>-</w:t>
      </w:r>
      <w:r>
        <w:rPr>
          <w:rFonts w:ascii="Times New Roman" w:hAnsi="Times New Roman"/>
          <w:b/>
          <w:bCs/>
          <w:color w:val="191919"/>
          <w:spacing w:val="-8"/>
          <w:sz w:val="20"/>
          <w:szCs w:val="20"/>
        </w:rPr>
        <w:t xml:space="preserve"> </w:t>
      </w:r>
      <w:r>
        <w:rPr>
          <w:rFonts w:ascii="Times New Roman" w:hAnsi="Times New Roman"/>
          <w:b/>
          <w:bCs/>
          <w:color w:val="191919"/>
          <w:sz w:val="20"/>
          <w:szCs w:val="20"/>
        </w:rPr>
        <w:t>Resea</w:t>
      </w:r>
      <w:r>
        <w:rPr>
          <w:rFonts w:ascii="Times New Roman" w:hAnsi="Times New Roman"/>
          <w:b/>
          <w:bCs/>
          <w:color w:val="191919"/>
          <w:spacing w:val="-4"/>
          <w:sz w:val="20"/>
          <w:szCs w:val="20"/>
        </w:rPr>
        <w:t>r</w:t>
      </w:r>
      <w:r>
        <w:rPr>
          <w:rFonts w:ascii="Times New Roman" w:hAnsi="Times New Roman"/>
          <w:b/>
          <w:bCs/>
          <w:color w:val="191919"/>
          <w:sz w:val="20"/>
          <w:szCs w:val="20"/>
        </w:rPr>
        <w:t>ch</w:t>
      </w:r>
      <w:r>
        <w:rPr>
          <w:rFonts w:ascii="Times New Roman" w:hAnsi="Times New Roman"/>
          <w:b/>
          <w:bCs/>
          <w:color w:val="191919"/>
          <w:spacing w:val="-8"/>
          <w:sz w:val="20"/>
          <w:szCs w:val="20"/>
        </w:rPr>
        <w:t xml:space="preserve"> </w:t>
      </w:r>
      <w:r>
        <w:rPr>
          <w:rFonts w:ascii="Times New Roman" w:hAnsi="Times New Roman"/>
          <w:b/>
          <w:bCs/>
          <w:color w:val="191919"/>
          <w:sz w:val="20"/>
          <w:szCs w:val="20"/>
        </w:rPr>
        <w:t>Design.................................................................................................3(</w:t>
      </w:r>
      <w:r>
        <w:rPr>
          <w:rFonts w:ascii="Times New Roman" w:hAnsi="Times New Roman"/>
          <w:b/>
          <w:bCs/>
          <w:color w:val="191919"/>
          <w:spacing w:val="1"/>
          <w:sz w:val="20"/>
          <w:szCs w:val="20"/>
        </w:rPr>
        <w:t>3</w:t>
      </w:r>
      <w:r>
        <w:rPr>
          <w:rFonts w:ascii="Times New Roman" w:hAnsi="Times New Roman"/>
          <w:b/>
          <w:bCs/>
          <w:color w:val="191919"/>
          <w:sz w:val="20"/>
          <w:szCs w:val="20"/>
        </w:rPr>
        <w:t xml:space="preserve">-0) </w:t>
      </w:r>
      <w:r>
        <w:rPr>
          <w:rFonts w:ascii="Times New Roman" w:hAnsi="Times New Roman"/>
          <w:color w:val="191919"/>
          <w:spacing w:val="-1"/>
          <w:sz w:val="20"/>
          <w:szCs w:val="20"/>
        </w:rPr>
        <w:t>Stud</w:t>
      </w:r>
      <w:r>
        <w:rPr>
          <w:rFonts w:ascii="Times New Roman" w:hAnsi="Times New Roman"/>
          <w:color w:val="191919"/>
          <w:sz w:val="20"/>
          <w:szCs w:val="20"/>
        </w:rPr>
        <w:t>y</w:t>
      </w:r>
      <w:r>
        <w:rPr>
          <w:rFonts w:ascii="Times New Roman" w:hAnsi="Times New Roman"/>
          <w:color w:val="191919"/>
          <w:spacing w:val="-8"/>
          <w:sz w:val="20"/>
          <w:szCs w:val="20"/>
        </w:rPr>
        <w:t xml:space="preserve"> </w:t>
      </w:r>
      <w:r>
        <w:rPr>
          <w:rFonts w:ascii="Times New Roman" w:hAnsi="Times New Roman"/>
          <w:color w:val="191919"/>
          <w:spacing w:val="-1"/>
          <w:sz w:val="20"/>
          <w:szCs w:val="20"/>
        </w:rPr>
        <w:t>o</w:t>
      </w:r>
      <w:r>
        <w:rPr>
          <w:rFonts w:ascii="Times New Roman" w:hAnsi="Times New Roman"/>
          <w:color w:val="191919"/>
          <w:sz w:val="20"/>
          <w:szCs w:val="20"/>
        </w:rPr>
        <w:t>f</w:t>
      </w:r>
      <w:r>
        <w:rPr>
          <w:rFonts w:ascii="Times New Roman" w:hAnsi="Times New Roman"/>
          <w:color w:val="191919"/>
          <w:spacing w:val="-8"/>
          <w:sz w:val="20"/>
          <w:szCs w:val="20"/>
        </w:rPr>
        <w:t xml:space="preserve"> </w:t>
      </w:r>
      <w:r>
        <w:rPr>
          <w:rFonts w:ascii="Times New Roman" w:hAnsi="Times New Roman"/>
          <w:color w:val="191919"/>
          <w:spacing w:val="-1"/>
          <w:sz w:val="20"/>
          <w:szCs w:val="20"/>
        </w:rPr>
        <w:t>curren</w:t>
      </w:r>
      <w:r>
        <w:rPr>
          <w:rFonts w:ascii="Times New Roman" w:hAnsi="Times New Roman"/>
          <w:color w:val="191919"/>
          <w:sz w:val="20"/>
          <w:szCs w:val="20"/>
        </w:rPr>
        <w:t>t</w:t>
      </w:r>
      <w:r>
        <w:rPr>
          <w:rFonts w:ascii="Times New Roman" w:hAnsi="Times New Roman"/>
          <w:color w:val="191919"/>
          <w:spacing w:val="-8"/>
          <w:sz w:val="20"/>
          <w:szCs w:val="20"/>
        </w:rPr>
        <w:t xml:space="preserve"> </w:t>
      </w:r>
      <w:r>
        <w:rPr>
          <w:rFonts w:ascii="Times New Roman" w:hAnsi="Times New Roman"/>
          <w:color w:val="191919"/>
          <w:spacing w:val="-1"/>
          <w:sz w:val="20"/>
          <w:szCs w:val="20"/>
        </w:rPr>
        <w:t>researc</w:t>
      </w:r>
      <w:r>
        <w:rPr>
          <w:rFonts w:ascii="Times New Roman" w:hAnsi="Times New Roman"/>
          <w:color w:val="191919"/>
          <w:sz w:val="20"/>
          <w:szCs w:val="20"/>
        </w:rPr>
        <w:t>h</w:t>
      </w:r>
      <w:r>
        <w:rPr>
          <w:rFonts w:ascii="Times New Roman" w:hAnsi="Times New Roman"/>
          <w:color w:val="191919"/>
          <w:spacing w:val="-8"/>
          <w:sz w:val="20"/>
          <w:szCs w:val="20"/>
        </w:rPr>
        <w:t xml:space="preserve"> </w:t>
      </w:r>
      <w:r>
        <w:rPr>
          <w:rFonts w:ascii="Times New Roman" w:hAnsi="Times New Roman"/>
          <w:color w:val="191919"/>
          <w:spacing w:val="-1"/>
          <w:sz w:val="20"/>
          <w:szCs w:val="20"/>
        </w:rPr>
        <w:t>i</w:t>
      </w:r>
      <w:r>
        <w:rPr>
          <w:rFonts w:ascii="Times New Roman" w:hAnsi="Times New Roman"/>
          <w:color w:val="191919"/>
          <w:sz w:val="20"/>
          <w:szCs w:val="20"/>
        </w:rPr>
        <w:t>n</w:t>
      </w:r>
      <w:r>
        <w:rPr>
          <w:rFonts w:ascii="Times New Roman" w:hAnsi="Times New Roman"/>
          <w:color w:val="191919"/>
          <w:spacing w:val="-8"/>
          <w:sz w:val="20"/>
          <w:szCs w:val="20"/>
        </w:rPr>
        <w:t xml:space="preserve"> </w:t>
      </w:r>
      <w:r>
        <w:rPr>
          <w:rFonts w:ascii="Times New Roman" w:hAnsi="Times New Roman"/>
          <w:color w:val="191919"/>
          <w:spacing w:val="-1"/>
          <w:sz w:val="20"/>
          <w:szCs w:val="20"/>
        </w:rPr>
        <w:t>physica</w:t>
      </w:r>
      <w:r>
        <w:rPr>
          <w:rFonts w:ascii="Times New Roman" w:hAnsi="Times New Roman"/>
          <w:color w:val="191919"/>
          <w:sz w:val="20"/>
          <w:szCs w:val="20"/>
        </w:rPr>
        <w:t>l</w:t>
      </w:r>
      <w:r>
        <w:rPr>
          <w:rFonts w:ascii="Times New Roman" w:hAnsi="Times New Roman"/>
          <w:color w:val="191919"/>
          <w:spacing w:val="-8"/>
          <w:sz w:val="20"/>
          <w:szCs w:val="20"/>
        </w:rPr>
        <w:t xml:space="preserve"> </w:t>
      </w:r>
      <w:r>
        <w:rPr>
          <w:rFonts w:ascii="Times New Roman" w:hAnsi="Times New Roman"/>
          <w:color w:val="191919"/>
          <w:spacing w:val="-1"/>
          <w:sz w:val="20"/>
          <w:szCs w:val="20"/>
        </w:rPr>
        <w:t>educatio</w:t>
      </w:r>
      <w:r>
        <w:rPr>
          <w:rFonts w:ascii="Times New Roman" w:hAnsi="Times New Roman"/>
          <w:color w:val="191919"/>
          <w:sz w:val="20"/>
          <w:szCs w:val="20"/>
        </w:rPr>
        <w:t>n</w:t>
      </w:r>
      <w:r>
        <w:rPr>
          <w:rFonts w:ascii="Times New Roman" w:hAnsi="Times New Roman"/>
          <w:color w:val="191919"/>
          <w:spacing w:val="-8"/>
          <w:sz w:val="20"/>
          <w:szCs w:val="20"/>
        </w:rPr>
        <w:t xml:space="preserve"> </w:t>
      </w:r>
      <w:r>
        <w:rPr>
          <w:rFonts w:ascii="Times New Roman" w:hAnsi="Times New Roman"/>
          <w:color w:val="191919"/>
          <w:spacing w:val="-1"/>
          <w:sz w:val="20"/>
          <w:szCs w:val="20"/>
        </w:rPr>
        <w:t>wit</w:t>
      </w:r>
      <w:r>
        <w:rPr>
          <w:rFonts w:ascii="Times New Roman" w:hAnsi="Times New Roman"/>
          <w:color w:val="191919"/>
          <w:sz w:val="20"/>
          <w:szCs w:val="20"/>
        </w:rPr>
        <w:t>h</w:t>
      </w:r>
      <w:r>
        <w:rPr>
          <w:rFonts w:ascii="Times New Roman" w:hAnsi="Times New Roman"/>
          <w:color w:val="191919"/>
          <w:spacing w:val="-8"/>
          <w:sz w:val="20"/>
          <w:szCs w:val="20"/>
        </w:rPr>
        <w:t xml:space="preserve"> </w:t>
      </w:r>
      <w:r>
        <w:rPr>
          <w:rFonts w:ascii="Times New Roman" w:hAnsi="Times New Roman"/>
          <w:color w:val="191919"/>
          <w:spacing w:val="-1"/>
          <w:sz w:val="20"/>
          <w:szCs w:val="20"/>
        </w:rPr>
        <w:t>emphasi</w:t>
      </w:r>
      <w:r>
        <w:rPr>
          <w:rFonts w:ascii="Times New Roman" w:hAnsi="Times New Roman"/>
          <w:color w:val="191919"/>
          <w:sz w:val="20"/>
          <w:szCs w:val="20"/>
        </w:rPr>
        <w:t>s</w:t>
      </w:r>
      <w:r>
        <w:rPr>
          <w:rFonts w:ascii="Times New Roman" w:hAnsi="Times New Roman"/>
          <w:color w:val="191919"/>
          <w:spacing w:val="-8"/>
          <w:sz w:val="20"/>
          <w:szCs w:val="20"/>
        </w:rPr>
        <w:t xml:space="preserve"> </w:t>
      </w:r>
      <w:r>
        <w:rPr>
          <w:rFonts w:ascii="Times New Roman" w:hAnsi="Times New Roman"/>
          <w:color w:val="191919"/>
          <w:spacing w:val="-1"/>
          <w:sz w:val="20"/>
          <w:szCs w:val="20"/>
        </w:rPr>
        <w:t>o</w:t>
      </w:r>
      <w:r>
        <w:rPr>
          <w:rFonts w:ascii="Times New Roman" w:hAnsi="Times New Roman"/>
          <w:color w:val="191919"/>
          <w:sz w:val="20"/>
          <w:szCs w:val="20"/>
        </w:rPr>
        <w:t>n</w:t>
      </w:r>
      <w:r>
        <w:rPr>
          <w:rFonts w:ascii="Times New Roman" w:hAnsi="Times New Roman"/>
          <w:color w:val="191919"/>
          <w:spacing w:val="-8"/>
          <w:sz w:val="20"/>
          <w:szCs w:val="20"/>
        </w:rPr>
        <w:t xml:space="preserve"> </w:t>
      </w:r>
      <w:r>
        <w:rPr>
          <w:rFonts w:ascii="Times New Roman" w:hAnsi="Times New Roman"/>
          <w:color w:val="191919"/>
          <w:spacing w:val="-1"/>
          <w:sz w:val="20"/>
          <w:szCs w:val="20"/>
        </w:rPr>
        <w:t>basi</w:t>
      </w:r>
      <w:r>
        <w:rPr>
          <w:rFonts w:ascii="Times New Roman" w:hAnsi="Times New Roman"/>
          <w:color w:val="191919"/>
          <w:sz w:val="20"/>
          <w:szCs w:val="20"/>
        </w:rPr>
        <w:t>c</w:t>
      </w:r>
      <w:r>
        <w:rPr>
          <w:rFonts w:ascii="Times New Roman" w:hAnsi="Times New Roman"/>
          <w:color w:val="191919"/>
          <w:spacing w:val="-8"/>
          <w:sz w:val="20"/>
          <w:szCs w:val="20"/>
        </w:rPr>
        <w:t xml:space="preserve"> </w:t>
      </w:r>
      <w:r>
        <w:rPr>
          <w:rFonts w:ascii="Times New Roman" w:hAnsi="Times New Roman"/>
          <w:color w:val="191919"/>
          <w:spacing w:val="-1"/>
          <w:sz w:val="20"/>
          <w:szCs w:val="20"/>
        </w:rPr>
        <w:t>methodolog</w:t>
      </w:r>
      <w:r>
        <w:rPr>
          <w:rFonts w:ascii="Times New Roman" w:hAnsi="Times New Roman"/>
          <w:color w:val="191919"/>
          <w:sz w:val="20"/>
          <w:szCs w:val="20"/>
        </w:rPr>
        <w:t>y</w:t>
      </w:r>
      <w:r>
        <w:rPr>
          <w:rFonts w:ascii="Times New Roman" w:hAnsi="Times New Roman"/>
          <w:color w:val="191919"/>
          <w:spacing w:val="-8"/>
          <w:sz w:val="20"/>
          <w:szCs w:val="20"/>
        </w:rPr>
        <w:t xml:space="preserve"> </w:t>
      </w:r>
      <w:r>
        <w:rPr>
          <w:rFonts w:ascii="Times New Roman" w:hAnsi="Times New Roman"/>
          <w:color w:val="191919"/>
          <w:spacing w:val="-1"/>
          <w:sz w:val="20"/>
          <w:szCs w:val="20"/>
        </w:rPr>
        <w:t xml:space="preserve">employed. </w:t>
      </w:r>
      <w:r>
        <w:rPr>
          <w:rFonts w:ascii="Times New Roman" w:hAnsi="Times New Roman"/>
          <w:color w:val="191919"/>
          <w:sz w:val="20"/>
          <w:szCs w:val="20"/>
        </w:rPr>
        <w:t>Includes the development of a pilot study prospectus.</w:t>
      </w:r>
    </w:p>
    <w:p w:rsidR="00F42301" w:rsidRDefault="00F42301" w:rsidP="00721764">
      <w:pPr>
        <w:widowControl w:val="0"/>
        <w:autoSpaceDE w:val="0"/>
        <w:autoSpaceDN w:val="0"/>
        <w:adjustRightInd w:val="0"/>
        <w:spacing w:after="0" w:line="225" w:lineRule="exact"/>
        <w:ind w:left="879"/>
        <w:rPr>
          <w:rFonts w:ascii="Times New Roman" w:hAnsi="Times New Roman"/>
          <w:color w:val="000000"/>
          <w:sz w:val="20"/>
          <w:szCs w:val="20"/>
        </w:rPr>
      </w:pPr>
      <w:r>
        <w:rPr>
          <w:rFonts w:ascii="Times New Roman" w:hAnsi="Times New Roman"/>
          <w:b/>
          <w:bCs/>
          <w:color w:val="191919"/>
          <w:spacing w:val="-1"/>
          <w:sz w:val="20"/>
          <w:szCs w:val="20"/>
        </w:rPr>
        <w:t>PEO</w:t>
      </w:r>
      <w:r>
        <w:rPr>
          <w:rFonts w:ascii="Times New Roman" w:hAnsi="Times New Roman"/>
          <w:b/>
          <w:bCs/>
          <w:color w:val="191919"/>
          <w:sz w:val="20"/>
          <w:szCs w:val="20"/>
        </w:rPr>
        <w:t>N</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559</w:t>
      </w:r>
      <w:r>
        <w:rPr>
          <w:rFonts w:ascii="Times New Roman" w:hAnsi="Times New Roman"/>
          <w:b/>
          <w:bCs/>
          <w:color w:val="191919"/>
          <w:sz w:val="20"/>
          <w:szCs w:val="20"/>
        </w:rPr>
        <w:t>6</w:t>
      </w:r>
      <w:r>
        <w:rPr>
          <w:rFonts w:ascii="Times New Roman" w:hAnsi="Times New Roman"/>
          <w:b/>
          <w:bCs/>
          <w:color w:val="191919"/>
          <w:spacing w:val="-8"/>
          <w:sz w:val="20"/>
          <w:szCs w:val="20"/>
        </w:rPr>
        <w:t xml:space="preserve"> </w:t>
      </w:r>
      <w:r>
        <w:rPr>
          <w:rFonts w:ascii="Times New Roman" w:hAnsi="Times New Roman"/>
          <w:b/>
          <w:bCs/>
          <w:color w:val="191919"/>
          <w:sz w:val="20"/>
          <w:szCs w:val="20"/>
        </w:rPr>
        <w:t>-</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Semina</w:t>
      </w:r>
      <w:r>
        <w:rPr>
          <w:rFonts w:ascii="Times New Roman" w:hAnsi="Times New Roman"/>
          <w:b/>
          <w:bCs/>
          <w:color w:val="191919"/>
          <w:sz w:val="20"/>
          <w:szCs w:val="20"/>
        </w:rPr>
        <w:t>r</w:t>
      </w:r>
      <w:r>
        <w:rPr>
          <w:rFonts w:ascii="Times New Roman" w:hAnsi="Times New Roman"/>
          <w:b/>
          <w:bCs/>
          <w:color w:val="191919"/>
          <w:spacing w:val="-12"/>
          <w:sz w:val="20"/>
          <w:szCs w:val="20"/>
        </w:rPr>
        <w:t xml:space="preserve"> </w:t>
      </w:r>
      <w:r>
        <w:rPr>
          <w:rFonts w:ascii="Times New Roman" w:hAnsi="Times New Roman"/>
          <w:b/>
          <w:bCs/>
          <w:color w:val="191919"/>
          <w:spacing w:val="-1"/>
          <w:sz w:val="20"/>
          <w:szCs w:val="20"/>
        </w:rPr>
        <w:t>I..............................................................................................................3(3-0)</w:t>
      </w:r>
    </w:p>
    <w:p w:rsidR="00F42301" w:rsidRDefault="00F42301" w:rsidP="00721764">
      <w:pPr>
        <w:widowControl w:val="0"/>
        <w:autoSpaceDE w:val="0"/>
        <w:autoSpaceDN w:val="0"/>
        <w:adjustRightInd w:val="0"/>
        <w:spacing w:before="13" w:after="0" w:line="250" w:lineRule="auto"/>
        <w:ind w:left="1239" w:right="1950"/>
        <w:rPr>
          <w:rFonts w:ascii="Times New Roman" w:hAnsi="Times New Roman"/>
          <w:color w:val="000000"/>
          <w:sz w:val="20"/>
          <w:szCs w:val="20"/>
        </w:rPr>
      </w:pPr>
      <w:r>
        <w:rPr>
          <w:rFonts w:ascii="Times New Roman" w:hAnsi="Times New Roman"/>
          <w:color w:val="191919"/>
          <w:sz w:val="20"/>
          <w:szCs w:val="20"/>
        </w:rPr>
        <w:t>Personal</w:t>
      </w:r>
      <w:r>
        <w:rPr>
          <w:rFonts w:ascii="Times New Roman" w:hAnsi="Times New Roman"/>
          <w:color w:val="191919"/>
          <w:spacing w:val="5"/>
          <w:sz w:val="20"/>
          <w:szCs w:val="20"/>
        </w:rPr>
        <w:t xml:space="preserve"> </w:t>
      </w:r>
      <w:r>
        <w:rPr>
          <w:rFonts w:ascii="Times New Roman" w:hAnsi="Times New Roman"/>
          <w:color w:val="191919"/>
          <w:sz w:val="20"/>
          <w:szCs w:val="20"/>
        </w:rPr>
        <w:t>assessment</w:t>
      </w:r>
      <w:r>
        <w:rPr>
          <w:rFonts w:ascii="Times New Roman" w:hAnsi="Times New Roman"/>
          <w:color w:val="191919"/>
          <w:spacing w:val="5"/>
          <w:sz w:val="20"/>
          <w:szCs w:val="20"/>
        </w:rPr>
        <w:t xml:space="preserve"> </w:t>
      </w:r>
      <w:r>
        <w:rPr>
          <w:rFonts w:ascii="Times New Roman" w:hAnsi="Times New Roman"/>
          <w:color w:val="191919"/>
          <w:sz w:val="20"/>
          <w:szCs w:val="20"/>
        </w:rPr>
        <w:t>relative</w:t>
      </w:r>
      <w:r>
        <w:rPr>
          <w:rFonts w:ascii="Times New Roman" w:hAnsi="Times New Roman"/>
          <w:color w:val="191919"/>
          <w:spacing w:val="5"/>
          <w:sz w:val="20"/>
          <w:szCs w:val="20"/>
        </w:rPr>
        <w:t xml:space="preserve"> </w:t>
      </w:r>
      <w:r>
        <w:rPr>
          <w:rFonts w:ascii="Times New Roman" w:hAnsi="Times New Roman"/>
          <w:color w:val="191919"/>
          <w:sz w:val="20"/>
          <w:szCs w:val="20"/>
        </w:rPr>
        <w:t>to</w:t>
      </w:r>
      <w:r>
        <w:rPr>
          <w:rFonts w:ascii="Times New Roman" w:hAnsi="Times New Roman"/>
          <w:color w:val="191919"/>
          <w:spacing w:val="5"/>
          <w:sz w:val="20"/>
          <w:szCs w:val="20"/>
        </w:rPr>
        <w:t xml:space="preserve"> </w:t>
      </w:r>
      <w:r>
        <w:rPr>
          <w:rFonts w:ascii="Times New Roman" w:hAnsi="Times New Roman"/>
          <w:color w:val="191919"/>
          <w:sz w:val="20"/>
          <w:szCs w:val="20"/>
        </w:rPr>
        <w:t>the</w:t>
      </w:r>
      <w:r>
        <w:rPr>
          <w:rFonts w:ascii="Times New Roman" w:hAnsi="Times New Roman"/>
          <w:color w:val="191919"/>
          <w:spacing w:val="5"/>
          <w:sz w:val="20"/>
          <w:szCs w:val="20"/>
        </w:rPr>
        <w:t xml:space="preserve"> </w:t>
      </w:r>
      <w:r>
        <w:rPr>
          <w:rFonts w:ascii="Times New Roman" w:hAnsi="Times New Roman"/>
          <w:color w:val="191919"/>
          <w:sz w:val="20"/>
          <w:szCs w:val="20"/>
        </w:rPr>
        <w:t>student</w:t>
      </w:r>
      <w:r>
        <w:rPr>
          <w:rFonts w:ascii="Times New Roman" w:hAnsi="Times New Roman"/>
          <w:color w:val="191919"/>
          <w:spacing w:val="-11"/>
          <w:sz w:val="20"/>
          <w:szCs w:val="20"/>
        </w:rPr>
        <w:t>’</w:t>
      </w:r>
      <w:r>
        <w:rPr>
          <w:rFonts w:ascii="Times New Roman" w:hAnsi="Times New Roman"/>
          <w:color w:val="191919"/>
          <w:sz w:val="20"/>
          <w:szCs w:val="20"/>
        </w:rPr>
        <w:t>s</w:t>
      </w:r>
      <w:r>
        <w:rPr>
          <w:rFonts w:ascii="Times New Roman" w:hAnsi="Times New Roman"/>
          <w:color w:val="191919"/>
          <w:spacing w:val="5"/>
          <w:sz w:val="20"/>
          <w:szCs w:val="20"/>
        </w:rPr>
        <w:t xml:space="preserve"> </w:t>
      </w:r>
      <w:r>
        <w:rPr>
          <w:rFonts w:ascii="Times New Roman" w:hAnsi="Times New Roman"/>
          <w:color w:val="191919"/>
          <w:sz w:val="20"/>
          <w:szCs w:val="20"/>
        </w:rPr>
        <w:t>educational</w:t>
      </w:r>
      <w:r>
        <w:rPr>
          <w:rFonts w:ascii="Times New Roman" w:hAnsi="Times New Roman"/>
          <w:color w:val="191919"/>
          <w:spacing w:val="5"/>
          <w:sz w:val="20"/>
          <w:szCs w:val="20"/>
        </w:rPr>
        <w:t xml:space="preserve"> </w:t>
      </w:r>
      <w:r>
        <w:rPr>
          <w:rFonts w:ascii="Times New Roman" w:hAnsi="Times New Roman"/>
          <w:color w:val="191919"/>
          <w:sz w:val="20"/>
          <w:szCs w:val="20"/>
        </w:rPr>
        <w:t>goals</w:t>
      </w:r>
      <w:r>
        <w:rPr>
          <w:rFonts w:ascii="Times New Roman" w:hAnsi="Times New Roman"/>
          <w:color w:val="191919"/>
          <w:spacing w:val="5"/>
          <w:sz w:val="20"/>
          <w:szCs w:val="20"/>
        </w:rPr>
        <w:t xml:space="preserve"> </w:t>
      </w:r>
      <w:r>
        <w:rPr>
          <w:rFonts w:ascii="Times New Roman" w:hAnsi="Times New Roman"/>
          <w:color w:val="191919"/>
          <w:sz w:val="20"/>
          <w:szCs w:val="20"/>
        </w:rPr>
        <w:t>and</w:t>
      </w:r>
      <w:r>
        <w:rPr>
          <w:rFonts w:ascii="Times New Roman" w:hAnsi="Times New Roman"/>
          <w:color w:val="191919"/>
          <w:spacing w:val="5"/>
          <w:sz w:val="20"/>
          <w:szCs w:val="20"/>
        </w:rPr>
        <w:t xml:space="preserve"> </w:t>
      </w:r>
      <w:r>
        <w:rPr>
          <w:rFonts w:ascii="Times New Roman" w:hAnsi="Times New Roman"/>
          <w:color w:val="191919"/>
          <w:sz w:val="20"/>
          <w:szCs w:val="20"/>
        </w:rPr>
        <w:t>professional</w:t>
      </w:r>
      <w:r>
        <w:rPr>
          <w:rFonts w:ascii="Times New Roman" w:hAnsi="Times New Roman"/>
          <w:color w:val="191919"/>
          <w:spacing w:val="5"/>
          <w:sz w:val="20"/>
          <w:szCs w:val="20"/>
        </w:rPr>
        <w:t xml:space="preserve"> </w:t>
      </w:r>
      <w:r>
        <w:rPr>
          <w:rFonts w:ascii="Times New Roman" w:hAnsi="Times New Roman"/>
          <w:color w:val="191919"/>
          <w:sz w:val="20"/>
          <w:szCs w:val="20"/>
        </w:rPr>
        <w:t>competencies along with an analysis of current physical education programs in urban and rural settings.</w:t>
      </w:r>
    </w:p>
    <w:p w:rsidR="00F42301" w:rsidRDefault="00F42301" w:rsidP="00721764">
      <w:pPr>
        <w:widowControl w:val="0"/>
        <w:autoSpaceDE w:val="0"/>
        <w:autoSpaceDN w:val="0"/>
        <w:adjustRightInd w:val="0"/>
        <w:spacing w:after="0" w:line="227" w:lineRule="exact"/>
        <w:ind w:left="879"/>
        <w:rPr>
          <w:rFonts w:ascii="Times New Roman" w:hAnsi="Times New Roman"/>
          <w:color w:val="000000"/>
          <w:sz w:val="20"/>
          <w:szCs w:val="20"/>
        </w:rPr>
      </w:pPr>
      <w:r>
        <w:rPr>
          <w:rFonts w:ascii="Times New Roman" w:hAnsi="Times New Roman"/>
          <w:b/>
          <w:bCs/>
          <w:color w:val="191919"/>
          <w:spacing w:val="-1"/>
          <w:sz w:val="20"/>
          <w:szCs w:val="20"/>
        </w:rPr>
        <w:t>PEO</w:t>
      </w:r>
      <w:r>
        <w:rPr>
          <w:rFonts w:ascii="Times New Roman" w:hAnsi="Times New Roman"/>
          <w:b/>
          <w:bCs/>
          <w:color w:val="191919"/>
          <w:sz w:val="20"/>
          <w:szCs w:val="20"/>
        </w:rPr>
        <w:t>N</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559</w:t>
      </w:r>
      <w:r>
        <w:rPr>
          <w:rFonts w:ascii="Times New Roman" w:hAnsi="Times New Roman"/>
          <w:b/>
          <w:bCs/>
          <w:color w:val="191919"/>
          <w:sz w:val="20"/>
          <w:szCs w:val="20"/>
        </w:rPr>
        <w:t>9</w:t>
      </w:r>
      <w:r>
        <w:rPr>
          <w:rFonts w:ascii="Times New Roman" w:hAnsi="Times New Roman"/>
          <w:b/>
          <w:bCs/>
          <w:color w:val="191919"/>
          <w:spacing w:val="-8"/>
          <w:sz w:val="20"/>
          <w:szCs w:val="20"/>
        </w:rPr>
        <w:t xml:space="preserve"> </w:t>
      </w:r>
      <w:r>
        <w:rPr>
          <w:rFonts w:ascii="Times New Roman" w:hAnsi="Times New Roman"/>
          <w:b/>
          <w:bCs/>
          <w:color w:val="191919"/>
          <w:sz w:val="20"/>
          <w:szCs w:val="20"/>
        </w:rPr>
        <w:t>-</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Maste</w:t>
      </w:r>
      <w:r>
        <w:rPr>
          <w:rFonts w:ascii="Times New Roman" w:hAnsi="Times New Roman"/>
          <w:b/>
          <w:bCs/>
          <w:color w:val="191919"/>
          <w:spacing w:val="3"/>
          <w:sz w:val="20"/>
          <w:szCs w:val="20"/>
        </w:rPr>
        <w:t>r</w:t>
      </w:r>
      <w:r>
        <w:rPr>
          <w:rFonts w:ascii="Times New Roman" w:hAnsi="Times New Roman"/>
          <w:b/>
          <w:bCs/>
          <w:color w:val="191919"/>
          <w:spacing w:val="-8"/>
          <w:sz w:val="20"/>
          <w:szCs w:val="20"/>
        </w:rPr>
        <w:t>’</w:t>
      </w:r>
      <w:r>
        <w:rPr>
          <w:rFonts w:ascii="Times New Roman" w:hAnsi="Times New Roman"/>
          <w:b/>
          <w:bCs/>
          <w:color w:val="191919"/>
          <w:sz w:val="20"/>
          <w:szCs w:val="20"/>
        </w:rPr>
        <w:t>s</w:t>
      </w:r>
      <w:r>
        <w:rPr>
          <w:rFonts w:ascii="Times New Roman" w:hAnsi="Times New Roman"/>
          <w:b/>
          <w:bCs/>
          <w:color w:val="191919"/>
          <w:spacing w:val="-12"/>
          <w:sz w:val="20"/>
          <w:szCs w:val="20"/>
        </w:rPr>
        <w:t xml:space="preserve"> </w:t>
      </w:r>
      <w:r>
        <w:rPr>
          <w:rFonts w:ascii="Times New Roman" w:hAnsi="Times New Roman"/>
          <w:b/>
          <w:bCs/>
          <w:color w:val="191919"/>
          <w:spacing w:val="-1"/>
          <w:sz w:val="20"/>
          <w:szCs w:val="20"/>
        </w:rPr>
        <w:t>Thesis...................................................................................................</w:t>
      </w:r>
      <w:r>
        <w:rPr>
          <w:rFonts w:ascii="Times New Roman" w:hAnsi="Times New Roman"/>
          <w:b/>
          <w:bCs/>
          <w:color w:val="191919"/>
          <w:sz w:val="20"/>
          <w:szCs w:val="20"/>
        </w:rPr>
        <w:t>.</w:t>
      </w:r>
      <w:r>
        <w:rPr>
          <w:rFonts w:ascii="Times New Roman" w:hAnsi="Times New Roman"/>
          <w:b/>
          <w:bCs/>
          <w:color w:val="191919"/>
          <w:spacing w:val="-1"/>
          <w:sz w:val="20"/>
          <w:szCs w:val="20"/>
        </w:rPr>
        <w:t>3(3-0)</w:t>
      </w:r>
    </w:p>
    <w:p w:rsidR="00F42301" w:rsidRDefault="00F42301" w:rsidP="00721764">
      <w:pPr>
        <w:widowControl w:val="0"/>
        <w:autoSpaceDE w:val="0"/>
        <w:autoSpaceDN w:val="0"/>
        <w:adjustRightInd w:val="0"/>
        <w:spacing w:before="13" w:after="0"/>
        <w:ind w:left="1239"/>
        <w:rPr>
          <w:rFonts w:ascii="Times New Roman" w:hAnsi="Times New Roman"/>
          <w:color w:val="000000"/>
          <w:sz w:val="20"/>
          <w:szCs w:val="20"/>
        </w:rPr>
      </w:pPr>
      <w:r>
        <w:rPr>
          <w:rFonts w:ascii="Times New Roman" w:hAnsi="Times New Roman"/>
          <w:color w:val="191919"/>
          <w:sz w:val="20"/>
          <w:szCs w:val="20"/>
        </w:rPr>
        <w:t>Independent research done by the student.</w:t>
      </w:r>
    </w:p>
    <w:p w:rsidR="00F42301" w:rsidRDefault="00F42301" w:rsidP="00721764">
      <w:pPr>
        <w:widowControl w:val="0"/>
        <w:autoSpaceDE w:val="0"/>
        <w:autoSpaceDN w:val="0"/>
        <w:adjustRightInd w:val="0"/>
        <w:spacing w:after="0" w:line="200" w:lineRule="exact"/>
        <w:rPr>
          <w:rFonts w:ascii="Times New Roman" w:hAnsi="Times New Roman"/>
          <w:color w:val="000000"/>
          <w:sz w:val="20"/>
          <w:szCs w:val="20"/>
        </w:rPr>
      </w:pPr>
    </w:p>
    <w:p w:rsidR="00F42301" w:rsidRDefault="00F42301" w:rsidP="00721764">
      <w:pPr>
        <w:widowControl w:val="0"/>
        <w:autoSpaceDE w:val="0"/>
        <w:autoSpaceDN w:val="0"/>
        <w:adjustRightInd w:val="0"/>
        <w:spacing w:before="11" w:after="0" w:line="200" w:lineRule="exact"/>
        <w:rPr>
          <w:rFonts w:ascii="Times New Roman" w:hAnsi="Times New Roman"/>
          <w:color w:val="000000"/>
          <w:sz w:val="20"/>
          <w:szCs w:val="20"/>
        </w:rPr>
      </w:pPr>
    </w:p>
    <w:p w:rsidR="00F42301" w:rsidRDefault="00F42301" w:rsidP="00721764">
      <w:pPr>
        <w:widowControl w:val="0"/>
        <w:autoSpaceDE w:val="0"/>
        <w:autoSpaceDN w:val="0"/>
        <w:adjustRightInd w:val="0"/>
        <w:spacing w:after="0"/>
        <w:ind w:left="879"/>
        <w:rPr>
          <w:rFonts w:ascii="Impact" w:hAnsi="Impact" w:cs="Impact"/>
          <w:color w:val="000000"/>
          <w:sz w:val="36"/>
          <w:szCs w:val="36"/>
        </w:rPr>
      </w:pPr>
      <w:r>
        <w:rPr>
          <w:rFonts w:ascii="Impact" w:hAnsi="Impact" w:cs="Impact"/>
          <w:color w:val="666666"/>
          <w:sz w:val="36"/>
          <w:szCs w:val="36"/>
        </w:rPr>
        <w:t>M</w:t>
      </w:r>
      <w:r>
        <w:rPr>
          <w:rFonts w:ascii="Impact" w:hAnsi="Impact" w:cs="Impact"/>
          <w:color w:val="666666"/>
          <w:spacing w:val="-20"/>
          <w:sz w:val="36"/>
          <w:szCs w:val="36"/>
        </w:rPr>
        <w:t>A</w:t>
      </w:r>
      <w:r>
        <w:rPr>
          <w:rFonts w:ascii="Impact" w:hAnsi="Impact" w:cs="Impact"/>
          <w:color w:val="666666"/>
          <w:sz w:val="36"/>
          <w:szCs w:val="36"/>
        </w:rPr>
        <w:t>THEM</w:t>
      </w:r>
      <w:r>
        <w:rPr>
          <w:rFonts w:ascii="Impact" w:hAnsi="Impact" w:cs="Impact"/>
          <w:color w:val="666666"/>
          <w:spacing w:val="-20"/>
          <w:sz w:val="36"/>
          <w:szCs w:val="36"/>
        </w:rPr>
        <w:t>A</w:t>
      </w:r>
      <w:r>
        <w:rPr>
          <w:rFonts w:ascii="Impact" w:hAnsi="Impact" w:cs="Impact"/>
          <w:color w:val="666666"/>
          <w:sz w:val="36"/>
          <w:szCs w:val="36"/>
        </w:rPr>
        <w:t>TICS EDUC</w:t>
      </w:r>
      <w:r>
        <w:rPr>
          <w:rFonts w:ascii="Impact" w:hAnsi="Impact" w:cs="Impact"/>
          <w:color w:val="666666"/>
          <w:spacing w:val="-19"/>
          <w:sz w:val="36"/>
          <w:szCs w:val="36"/>
        </w:rPr>
        <w:t>A</w:t>
      </w:r>
      <w:r>
        <w:rPr>
          <w:rFonts w:ascii="Impact" w:hAnsi="Impact" w:cs="Impact"/>
          <w:color w:val="666666"/>
          <w:sz w:val="36"/>
          <w:szCs w:val="36"/>
        </w:rPr>
        <w:t>TION</w:t>
      </w:r>
    </w:p>
    <w:p w:rsidR="00F42301" w:rsidRDefault="00F42301" w:rsidP="00721764">
      <w:pPr>
        <w:widowControl w:val="0"/>
        <w:autoSpaceDE w:val="0"/>
        <w:autoSpaceDN w:val="0"/>
        <w:adjustRightInd w:val="0"/>
        <w:spacing w:before="26" w:after="0" w:line="250" w:lineRule="auto"/>
        <w:ind w:left="879" w:right="2046" w:firstLine="360"/>
        <w:rPr>
          <w:rFonts w:ascii="Times New Roman" w:hAnsi="Times New Roman"/>
          <w:color w:val="000000"/>
          <w:sz w:val="20"/>
          <w:szCs w:val="20"/>
        </w:rPr>
      </w:pPr>
      <w:r>
        <w:rPr>
          <w:rFonts w:ascii="Times New Roman" w:hAnsi="Times New Roman"/>
          <w:color w:val="000000"/>
          <w:sz w:val="20"/>
          <w:szCs w:val="20"/>
        </w:rPr>
        <w:t>The M.Ed. degree in Secondary Education with a concentration in Mathematics leads to LEVEL</w:t>
      </w:r>
      <w:r>
        <w:rPr>
          <w:rFonts w:ascii="Times New Roman" w:hAnsi="Times New Roman"/>
          <w:color w:val="000000"/>
          <w:spacing w:val="-7"/>
          <w:sz w:val="20"/>
          <w:szCs w:val="20"/>
        </w:rPr>
        <w:t xml:space="preserve"> </w:t>
      </w:r>
      <w:r>
        <w:rPr>
          <w:rFonts w:ascii="Times New Roman" w:hAnsi="Times New Roman"/>
          <w:color w:val="000000"/>
          <w:sz w:val="20"/>
          <w:szCs w:val="20"/>
        </w:rPr>
        <w:t>5 certification in mathematics.</w:t>
      </w:r>
      <w:r>
        <w:rPr>
          <w:rFonts w:ascii="Times New Roman" w:hAnsi="Times New Roman"/>
          <w:color w:val="000000"/>
          <w:spacing w:val="-11"/>
          <w:sz w:val="20"/>
          <w:szCs w:val="20"/>
        </w:rPr>
        <w:t xml:space="preserve"> </w:t>
      </w:r>
      <w:r>
        <w:rPr>
          <w:rFonts w:ascii="Times New Roman" w:hAnsi="Times New Roman"/>
          <w:color w:val="000000"/>
          <w:sz w:val="20"/>
          <w:szCs w:val="20"/>
        </w:rPr>
        <w:t>A</w:t>
      </w:r>
      <w:r>
        <w:rPr>
          <w:rFonts w:ascii="Times New Roman" w:hAnsi="Times New Roman"/>
          <w:color w:val="000000"/>
          <w:spacing w:val="-11"/>
          <w:sz w:val="20"/>
          <w:szCs w:val="20"/>
        </w:rPr>
        <w:t xml:space="preserve"> </w:t>
      </w:r>
      <w:r>
        <w:rPr>
          <w:rFonts w:ascii="Times New Roman" w:hAnsi="Times New Roman"/>
          <w:color w:val="000000"/>
          <w:sz w:val="20"/>
          <w:szCs w:val="20"/>
        </w:rPr>
        <w:t>student enrolling in this program is expected to hold a baccalaureate-level certification.</w:t>
      </w:r>
      <w:r>
        <w:rPr>
          <w:rFonts w:ascii="Times New Roman" w:hAnsi="Times New Roman"/>
          <w:color w:val="000000"/>
          <w:spacing w:val="-3"/>
          <w:sz w:val="20"/>
          <w:szCs w:val="20"/>
        </w:rPr>
        <w:t xml:space="preserve"> </w:t>
      </w:r>
      <w:r>
        <w:rPr>
          <w:rFonts w:ascii="Times New Roman" w:hAnsi="Times New Roman"/>
          <w:color w:val="000000"/>
          <w:sz w:val="20"/>
          <w:szCs w:val="20"/>
        </w:rPr>
        <w:t>This program requires a minimum of 36 semester hours of grad-</w:t>
      </w:r>
    </w:p>
    <w:p w:rsidR="00F42301" w:rsidRDefault="00F42301" w:rsidP="00721764">
      <w:pPr>
        <w:widowControl w:val="0"/>
        <w:autoSpaceDE w:val="0"/>
        <w:autoSpaceDN w:val="0"/>
        <w:adjustRightInd w:val="0"/>
        <w:spacing w:before="26" w:after="0" w:line="250" w:lineRule="auto"/>
        <w:ind w:left="879" w:right="2046" w:firstLine="360"/>
        <w:rPr>
          <w:rFonts w:ascii="Times New Roman" w:hAnsi="Times New Roman"/>
          <w:color w:val="000000"/>
          <w:sz w:val="20"/>
          <w:szCs w:val="20"/>
        </w:rPr>
        <w:sectPr w:rsidR="00F42301">
          <w:pgSz w:w="12240" w:h="15840"/>
          <w:pgMar w:top="260" w:right="220" w:bottom="280" w:left="1260" w:header="0" w:footer="955" w:gutter="0"/>
          <w:cols w:space="720" w:equalWidth="0">
            <w:col w:w="10760"/>
          </w:cols>
          <w:noEndnote/>
        </w:sectPr>
      </w:pPr>
    </w:p>
    <w:tbl>
      <w:tblPr>
        <w:tblW w:w="0" w:type="auto"/>
        <w:tblInd w:w="160" w:type="dxa"/>
        <w:tblLayout w:type="fixed"/>
        <w:tblCellMar>
          <w:left w:w="0" w:type="dxa"/>
          <w:right w:w="0" w:type="dxa"/>
        </w:tblCellMar>
        <w:tblLook w:val="0000"/>
      </w:tblPr>
      <w:tblGrid>
        <w:gridCol w:w="1085"/>
        <w:gridCol w:w="4560"/>
        <w:gridCol w:w="4858"/>
      </w:tblGrid>
      <w:tr w:rsidR="00F42301" w:rsidRPr="00FA7AC7" w:rsidTr="00B67EC4">
        <w:trPr>
          <w:trHeight w:hRule="exact" w:val="235"/>
        </w:trPr>
        <w:tc>
          <w:tcPr>
            <w:tcW w:w="1085" w:type="dxa"/>
            <w:tcBorders>
              <w:top w:val="nil"/>
              <w:left w:val="nil"/>
              <w:bottom w:val="single" w:sz="4" w:space="0" w:color="191919"/>
              <w:right w:val="single" w:sz="4" w:space="0" w:color="191919"/>
            </w:tcBorders>
          </w:tcPr>
          <w:p w:rsidR="00F42301" w:rsidRPr="00FA7AC7" w:rsidRDefault="00F42301" w:rsidP="00B67EC4">
            <w:pPr>
              <w:widowControl w:val="0"/>
              <w:autoSpaceDE w:val="0"/>
              <w:autoSpaceDN w:val="0"/>
              <w:adjustRightInd w:val="0"/>
              <w:spacing w:after="0"/>
              <w:rPr>
                <w:rFonts w:ascii="Times New Roman" w:hAnsi="Times New Roman"/>
                <w:sz w:val="24"/>
                <w:szCs w:val="24"/>
              </w:rPr>
            </w:pPr>
          </w:p>
        </w:tc>
        <w:tc>
          <w:tcPr>
            <w:tcW w:w="4560" w:type="dxa"/>
            <w:vMerge w:val="restart"/>
            <w:tcBorders>
              <w:top w:val="single" w:sz="4" w:space="0" w:color="191919"/>
              <w:left w:val="single" w:sz="4" w:space="0" w:color="191919"/>
              <w:bottom w:val="single" w:sz="4" w:space="0" w:color="191919"/>
              <w:right w:val="single" w:sz="4" w:space="0" w:color="191919"/>
            </w:tcBorders>
          </w:tcPr>
          <w:p w:rsidR="00F42301" w:rsidRPr="00FA7AC7" w:rsidRDefault="00F42301" w:rsidP="00B67EC4">
            <w:pPr>
              <w:widowControl w:val="0"/>
              <w:autoSpaceDE w:val="0"/>
              <w:autoSpaceDN w:val="0"/>
              <w:adjustRightInd w:val="0"/>
              <w:spacing w:after="0" w:line="322" w:lineRule="exact"/>
              <w:ind w:left="804" w:right="1507"/>
              <w:jc w:val="center"/>
              <w:rPr>
                <w:rFonts w:ascii="Times New Roman" w:hAnsi="Times New Roman"/>
                <w:color w:val="000000"/>
                <w:sz w:val="27"/>
                <w:szCs w:val="27"/>
              </w:rPr>
            </w:pPr>
            <w:r w:rsidRPr="00FA7AC7">
              <w:rPr>
                <w:rFonts w:ascii="Times New Roman" w:hAnsi="Times New Roman"/>
                <w:b/>
                <w:bCs/>
                <w:color w:val="191919"/>
                <w:position w:val="1"/>
                <w:sz w:val="36"/>
                <w:szCs w:val="36"/>
              </w:rPr>
              <w:t>M</w:t>
            </w:r>
            <w:r w:rsidRPr="00FA7AC7">
              <w:rPr>
                <w:rFonts w:ascii="Times New Roman" w:hAnsi="Times New Roman"/>
                <w:b/>
                <w:bCs/>
                <w:color w:val="191919"/>
                <w:spacing w:val="-20"/>
                <w:position w:val="1"/>
                <w:sz w:val="27"/>
                <w:szCs w:val="27"/>
              </w:rPr>
              <w:t>A</w:t>
            </w:r>
            <w:r w:rsidRPr="00FA7AC7">
              <w:rPr>
                <w:rFonts w:ascii="Times New Roman" w:hAnsi="Times New Roman"/>
                <w:b/>
                <w:bCs/>
                <w:color w:val="191919"/>
                <w:position w:val="1"/>
                <w:sz w:val="27"/>
                <w:szCs w:val="27"/>
              </w:rPr>
              <w:t>THEM</w:t>
            </w:r>
            <w:r w:rsidRPr="00FA7AC7">
              <w:rPr>
                <w:rFonts w:ascii="Times New Roman" w:hAnsi="Times New Roman"/>
                <w:b/>
                <w:bCs/>
                <w:color w:val="191919"/>
                <w:spacing w:val="-20"/>
                <w:position w:val="1"/>
                <w:sz w:val="27"/>
                <w:szCs w:val="27"/>
              </w:rPr>
              <w:t>A</w:t>
            </w:r>
            <w:r w:rsidRPr="00FA7AC7">
              <w:rPr>
                <w:rFonts w:ascii="Times New Roman" w:hAnsi="Times New Roman"/>
                <w:b/>
                <w:bCs/>
                <w:color w:val="191919"/>
                <w:position w:val="1"/>
                <w:sz w:val="27"/>
                <w:szCs w:val="27"/>
              </w:rPr>
              <w:t>TICS</w:t>
            </w:r>
          </w:p>
          <w:p w:rsidR="00F42301" w:rsidRPr="00FA7AC7" w:rsidRDefault="00F42301" w:rsidP="00B67EC4">
            <w:pPr>
              <w:widowControl w:val="0"/>
              <w:autoSpaceDE w:val="0"/>
              <w:autoSpaceDN w:val="0"/>
              <w:adjustRightInd w:val="0"/>
              <w:spacing w:after="0" w:line="360" w:lineRule="exact"/>
              <w:ind w:left="1031" w:right="1734"/>
              <w:jc w:val="center"/>
              <w:rPr>
                <w:rFonts w:ascii="Times New Roman" w:hAnsi="Times New Roman"/>
                <w:sz w:val="24"/>
                <w:szCs w:val="24"/>
              </w:rPr>
            </w:pPr>
            <w:r w:rsidRPr="00FA7AC7">
              <w:rPr>
                <w:rFonts w:ascii="Times New Roman" w:hAnsi="Times New Roman"/>
                <w:b/>
                <w:bCs/>
                <w:color w:val="191919"/>
                <w:position w:val="1"/>
                <w:sz w:val="36"/>
                <w:szCs w:val="36"/>
              </w:rPr>
              <w:t>E</w:t>
            </w:r>
            <w:r w:rsidRPr="00FA7AC7">
              <w:rPr>
                <w:rFonts w:ascii="Times New Roman" w:hAnsi="Times New Roman"/>
                <w:b/>
                <w:bCs/>
                <w:color w:val="191919"/>
                <w:position w:val="1"/>
                <w:sz w:val="27"/>
                <w:szCs w:val="27"/>
              </w:rPr>
              <w:t>DUC</w:t>
            </w:r>
            <w:r w:rsidRPr="00FA7AC7">
              <w:rPr>
                <w:rFonts w:ascii="Times New Roman" w:hAnsi="Times New Roman"/>
                <w:b/>
                <w:bCs/>
                <w:color w:val="191919"/>
                <w:spacing w:val="-20"/>
                <w:position w:val="1"/>
                <w:sz w:val="27"/>
                <w:szCs w:val="27"/>
              </w:rPr>
              <w:t>A</w:t>
            </w:r>
            <w:r w:rsidRPr="00FA7AC7">
              <w:rPr>
                <w:rFonts w:ascii="Times New Roman" w:hAnsi="Times New Roman"/>
                <w:b/>
                <w:bCs/>
                <w:color w:val="191919"/>
                <w:position w:val="1"/>
                <w:sz w:val="27"/>
                <w:szCs w:val="27"/>
              </w:rPr>
              <w:t>TION</w:t>
            </w:r>
          </w:p>
        </w:tc>
        <w:tc>
          <w:tcPr>
            <w:tcW w:w="4858" w:type="dxa"/>
            <w:tcBorders>
              <w:top w:val="nil"/>
              <w:left w:val="single" w:sz="4" w:space="0" w:color="191919"/>
              <w:bottom w:val="single" w:sz="4" w:space="0" w:color="191919"/>
              <w:right w:val="nil"/>
            </w:tcBorders>
          </w:tcPr>
          <w:p w:rsidR="00F42301" w:rsidRPr="00FA7AC7" w:rsidRDefault="00F42301" w:rsidP="00B67EC4">
            <w:pPr>
              <w:widowControl w:val="0"/>
              <w:autoSpaceDE w:val="0"/>
              <w:autoSpaceDN w:val="0"/>
              <w:adjustRightInd w:val="0"/>
              <w:spacing w:after="0"/>
              <w:rPr>
                <w:rFonts w:ascii="Times New Roman" w:hAnsi="Times New Roman"/>
                <w:sz w:val="24"/>
                <w:szCs w:val="24"/>
              </w:rPr>
            </w:pPr>
          </w:p>
        </w:tc>
      </w:tr>
      <w:tr w:rsidR="00F42301" w:rsidRPr="00FA7AC7" w:rsidTr="00B67EC4">
        <w:trPr>
          <w:trHeight w:hRule="exact" w:val="256"/>
        </w:trPr>
        <w:tc>
          <w:tcPr>
            <w:tcW w:w="1085" w:type="dxa"/>
            <w:tcBorders>
              <w:top w:val="single" w:sz="4" w:space="0" w:color="191919"/>
              <w:left w:val="nil"/>
              <w:bottom w:val="single" w:sz="4" w:space="0" w:color="191919"/>
              <w:right w:val="single" w:sz="4" w:space="0" w:color="191919"/>
            </w:tcBorders>
          </w:tcPr>
          <w:p w:rsidR="00F42301" w:rsidRPr="00FA7AC7" w:rsidRDefault="00F42301" w:rsidP="00B67EC4">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B67EC4">
            <w:pPr>
              <w:widowControl w:val="0"/>
              <w:autoSpaceDE w:val="0"/>
              <w:autoSpaceDN w:val="0"/>
              <w:adjustRightInd w:val="0"/>
              <w:spacing w:after="0"/>
              <w:rPr>
                <w:rFonts w:ascii="Times New Roman" w:hAnsi="Times New Roman"/>
                <w:sz w:val="24"/>
                <w:szCs w:val="24"/>
              </w:rPr>
            </w:pPr>
          </w:p>
        </w:tc>
        <w:tc>
          <w:tcPr>
            <w:tcW w:w="4858" w:type="dxa"/>
            <w:tcBorders>
              <w:top w:val="single" w:sz="4" w:space="0" w:color="191919"/>
              <w:left w:val="single" w:sz="4" w:space="0" w:color="191919"/>
              <w:bottom w:val="single" w:sz="4" w:space="0" w:color="191919"/>
              <w:right w:val="nil"/>
            </w:tcBorders>
          </w:tcPr>
          <w:p w:rsidR="00F42301" w:rsidRPr="00FA7AC7" w:rsidRDefault="00F42301" w:rsidP="00B67EC4">
            <w:pPr>
              <w:widowControl w:val="0"/>
              <w:autoSpaceDE w:val="0"/>
              <w:autoSpaceDN w:val="0"/>
              <w:adjustRightInd w:val="0"/>
              <w:spacing w:after="0"/>
              <w:rPr>
                <w:rFonts w:ascii="Times New Roman" w:hAnsi="Times New Roman"/>
                <w:sz w:val="24"/>
                <w:szCs w:val="24"/>
              </w:rPr>
            </w:pPr>
          </w:p>
        </w:tc>
      </w:tr>
      <w:tr w:rsidR="00F42301" w:rsidRPr="00FA7AC7" w:rsidTr="00B67EC4">
        <w:trPr>
          <w:trHeight w:hRule="exact" w:val="219"/>
        </w:trPr>
        <w:tc>
          <w:tcPr>
            <w:tcW w:w="1085" w:type="dxa"/>
            <w:tcBorders>
              <w:top w:val="single" w:sz="4" w:space="0" w:color="191919"/>
              <w:left w:val="nil"/>
              <w:bottom w:val="nil"/>
              <w:right w:val="single" w:sz="4" w:space="0" w:color="191919"/>
            </w:tcBorders>
          </w:tcPr>
          <w:p w:rsidR="00F42301" w:rsidRPr="00FA7AC7" w:rsidRDefault="00F42301" w:rsidP="00B67EC4">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B67EC4">
            <w:pPr>
              <w:widowControl w:val="0"/>
              <w:autoSpaceDE w:val="0"/>
              <w:autoSpaceDN w:val="0"/>
              <w:adjustRightInd w:val="0"/>
              <w:spacing w:after="0"/>
              <w:rPr>
                <w:rFonts w:ascii="Times New Roman" w:hAnsi="Times New Roman"/>
                <w:sz w:val="24"/>
                <w:szCs w:val="24"/>
              </w:rPr>
            </w:pPr>
          </w:p>
        </w:tc>
        <w:tc>
          <w:tcPr>
            <w:tcW w:w="4858" w:type="dxa"/>
            <w:tcBorders>
              <w:top w:val="single" w:sz="4" w:space="0" w:color="191919"/>
              <w:left w:val="single" w:sz="4" w:space="0" w:color="191919"/>
              <w:bottom w:val="nil"/>
              <w:right w:val="nil"/>
            </w:tcBorders>
          </w:tcPr>
          <w:p w:rsidR="00F42301" w:rsidRPr="00FA7AC7" w:rsidRDefault="00F42301" w:rsidP="00B67EC4">
            <w:pPr>
              <w:widowControl w:val="0"/>
              <w:autoSpaceDE w:val="0"/>
              <w:autoSpaceDN w:val="0"/>
              <w:adjustRightInd w:val="0"/>
              <w:spacing w:after="0"/>
              <w:rPr>
                <w:rFonts w:ascii="Times New Roman" w:hAnsi="Times New Roman"/>
                <w:sz w:val="24"/>
                <w:szCs w:val="24"/>
              </w:rPr>
            </w:pPr>
          </w:p>
        </w:tc>
      </w:tr>
    </w:tbl>
    <w:p w:rsidR="00F42301" w:rsidRDefault="00F42301" w:rsidP="00721764">
      <w:pPr>
        <w:widowControl w:val="0"/>
        <w:autoSpaceDE w:val="0"/>
        <w:autoSpaceDN w:val="0"/>
        <w:adjustRightInd w:val="0"/>
        <w:spacing w:before="8" w:after="0" w:line="110" w:lineRule="exact"/>
        <w:rPr>
          <w:rFonts w:ascii="Times New Roman" w:hAnsi="Times New Roman"/>
          <w:sz w:val="11"/>
          <w:szCs w:val="11"/>
        </w:rPr>
      </w:pPr>
    </w:p>
    <w:p w:rsidR="00F42301" w:rsidRDefault="00F42301" w:rsidP="00721764">
      <w:pPr>
        <w:widowControl w:val="0"/>
        <w:autoSpaceDE w:val="0"/>
        <w:autoSpaceDN w:val="0"/>
        <w:adjustRightInd w:val="0"/>
        <w:spacing w:after="0" w:line="200" w:lineRule="exact"/>
        <w:rPr>
          <w:rFonts w:ascii="Times New Roman" w:hAnsi="Times New Roman"/>
          <w:sz w:val="20"/>
          <w:szCs w:val="20"/>
        </w:rPr>
      </w:pPr>
    </w:p>
    <w:p w:rsidR="00F42301" w:rsidRDefault="00F42301" w:rsidP="00721764">
      <w:pPr>
        <w:widowControl w:val="0"/>
        <w:autoSpaceDE w:val="0"/>
        <w:autoSpaceDN w:val="0"/>
        <w:adjustRightInd w:val="0"/>
        <w:spacing w:after="0" w:line="200" w:lineRule="exact"/>
        <w:rPr>
          <w:rFonts w:ascii="Times New Roman" w:hAnsi="Times New Roman"/>
          <w:sz w:val="20"/>
          <w:szCs w:val="20"/>
        </w:rPr>
      </w:pPr>
    </w:p>
    <w:p w:rsidR="00F42301" w:rsidRDefault="00F42301" w:rsidP="00721764">
      <w:pPr>
        <w:widowControl w:val="0"/>
        <w:autoSpaceDE w:val="0"/>
        <w:autoSpaceDN w:val="0"/>
        <w:adjustRightInd w:val="0"/>
        <w:spacing w:before="26" w:after="0" w:line="250" w:lineRule="auto"/>
        <w:ind w:left="1985" w:right="941"/>
        <w:rPr>
          <w:rFonts w:ascii="Times New Roman" w:hAnsi="Times New Roman"/>
          <w:sz w:val="20"/>
          <w:szCs w:val="20"/>
        </w:rPr>
      </w:pPr>
      <w:r>
        <w:rPr>
          <w:rFonts w:ascii="Times New Roman" w:hAnsi="Times New Roman"/>
          <w:sz w:val="20"/>
          <w:szCs w:val="20"/>
        </w:rPr>
        <w:t>uate work and successful completion of a comprehensive examination in the area of mathematics. Students must confer with their advisor to design a planned program, which may include unde graduate courses, as needed, to remedy the lack of preparation in mathematics as determined by the Graduate Committee in the Department of Mathematics and Computer Science.</w:t>
      </w:r>
    </w:p>
    <w:p w:rsidR="00F42301" w:rsidRDefault="00F42301" w:rsidP="00721764">
      <w:pPr>
        <w:widowControl w:val="0"/>
        <w:autoSpaceDE w:val="0"/>
        <w:autoSpaceDN w:val="0"/>
        <w:adjustRightInd w:val="0"/>
        <w:spacing w:after="0" w:line="250" w:lineRule="auto"/>
        <w:ind w:left="1985" w:right="936" w:firstLine="360"/>
        <w:rPr>
          <w:rFonts w:ascii="Times New Roman" w:hAnsi="Times New Roman"/>
          <w:sz w:val="20"/>
          <w:szCs w:val="20"/>
        </w:rPr>
      </w:pPr>
      <w:r w:rsidRPr="003F2CF3">
        <w:rPr>
          <w:rFonts w:ascii="Calibri" w:hAnsi="Calibri"/>
          <w:noProof/>
          <w:lang w:eastAsia="en-US"/>
        </w:rPr>
        <w:pict>
          <v:shape id="_x0000_s3755" type="#_x0000_t202" style="position:absolute;left:0;text-align:left;margin-left:20.8pt;margin-top:31.1pt;width:1in;height:270.7pt;z-index:-251537408;mso-position-horizontal-relative:page" o:allowincell="f" filled="f" stroked="f">
            <v:textbox style="layout-flow:vertical;mso-layout-flow-alt:bottom-to-top" inset="0,0,0,0">
              <w:txbxContent>
                <w:p w:rsidR="00F42301" w:rsidRDefault="00F42301" w:rsidP="00721764">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P</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ROGRAM</w:t>
                  </w:r>
                  <w:r>
                    <w:rPr>
                      <w:rFonts w:ascii="Impact" w:hAnsi="Impact" w:cs="Impact"/>
                      <w:color w:val="A3A3A3"/>
                      <w:position w:val="1"/>
                      <w:sz w:val="105"/>
                      <w:szCs w:val="105"/>
                    </w:rPr>
                    <w:t>S</w:t>
                  </w:r>
                  <w:r>
                    <w:rPr>
                      <w:rFonts w:ascii="Impact" w:hAnsi="Impact" w:cs="Impact"/>
                      <w:color w:val="A3A3A3"/>
                      <w:spacing w:val="-115"/>
                      <w:position w:val="1"/>
                      <w:sz w:val="105"/>
                      <w:szCs w:val="105"/>
                    </w:rPr>
                    <w:t xml:space="preserve"> </w:t>
                  </w:r>
                </w:p>
              </w:txbxContent>
            </v:textbox>
            <w10:wrap anchorx="page"/>
          </v:shape>
        </w:pict>
      </w:r>
      <w:r>
        <w:rPr>
          <w:rFonts w:ascii="Times New Roman" w:hAnsi="Times New Roman"/>
          <w:sz w:val="20"/>
          <w:szCs w:val="20"/>
        </w:rPr>
        <w:t>The objectives of the Master of Education program in Mathematics Education are: (1) to pro- vide the students with in-depth knowledge of Mathematics in the areas of algebra, analysis and geometry and their applications; (2) to provide training in the use of technology and educational research in the teaching and learning of mathematics; and (3) to prepare students to use and pro- mote logical thinking skills and problem-solving strategies in the teaching and learning of mathe- matics.</w:t>
      </w:r>
    </w:p>
    <w:p w:rsidR="00F42301" w:rsidRDefault="00F42301" w:rsidP="00721764">
      <w:pPr>
        <w:widowControl w:val="0"/>
        <w:autoSpaceDE w:val="0"/>
        <w:autoSpaceDN w:val="0"/>
        <w:adjustRightInd w:val="0"/>
        <w:spacing w:before="17" w:after="0" w:line="200" w:lineRule="exact"/>
        <w:rPr>
          <w:rFonts w:ascii="Times New Roman" w:hAnsi="Times New Roman"/>
          <w:sz w:val="20"/>
          <w:szCs w:val="20"/>
        </w:rPr>
      </w:pPr>
    </w:p>
    <w:p w:rsidR="00F42301" w:rsidRDefault="00F42301" w:rsidP="00721764">
      <w:pPr>
        <w:widowControl w:val="0"/>
        <w:autoSpaceDE w:val="0"/>
        <w:autoSpaceDN w:val="0"/>
        <w:adjustRightInd w:val="0"/>
        <w:spacing w:after="0"/>
        <w:ind w:left="1985"/>
        <w:rPr>
          <w:rFonts w:ascii="Times New Roman" w:hAnsi="Times New Roman"/>
          <w:sz w:val="28"/>
          <w:szCs w:val="28"/>
        </w:rPr>
      </w:pPr>
      <w:r w:rsidRPr="003F2CF3">
        <w:rPr>
          <w:rFonts w:ascii="Calibri" w:hAnsi="Calibri"/>
          <w:noProof/>
          <w:lang w:eastAsia="en-US"/>
        </w:rPr>
        <w:pict>
          <v:group id="_x0000_s3751" style="position:absolute;left:0;text-align:left;margin-left:266.6pt;margin-top:-186.25pt;width:31.2pt;height:31.05pt;z-index:-251539456;mso-position-horizontal-relative:page" coordorigin="5332,-3725" coordsize="624,621" o:allowincell="f">
            <v:rect id="_x0000_s3752" style="position:absolute;left:5337;top:-3720;width:613;height:610" o:allowincell="f" stroked="f">
              <v:path arrowok="t"/>
            </v:rect>
            <v:rect id="_x0000_s3753" style="position:absolute;left:5337;top:-3720;width:620;height:620;mso-position-horizontal-relative:page" o:allowincell="f" filled="f" stroked="f">
              <v:textbox inset="0,0,0,0">
                <w:txbxContent>
                  <w:p w:rsidR="00F42301" w:rsidRDefault="00F42301" w:rsidP="00721764">
                    <w:pPr>
                      <w:spacing w:after="0" w:line="620" w:lineRule="atLeast"/>
                      <w:rPr>
                        <w:rFonts w:ascii="Times New Roman" w:hAnsi="Times New Roman"/>
                        <w:sz w:val="24"/>
                        <w:szCs w:val="24"/>
                      </w:rPr>
                    </w:pPr>
                    <w:r>
                      <w:rPr>
                        <w:rFonts w:ascii="Times New Roman" w:hAnsi="Times New Roman"/>
                        <w:noProof/>
                        <w:sz w:val="24"/>
                        <w:szCs w:val="24"/>
                      </w:rPr>
                      <w:drawing>
                        <wp:inline distT="0" distB="0" distL="0" distR="0">
                          <wp:extent cx="390525" cy="390525"/>
                          <wp:effectExtent l="19050" t="0" r="9525" b="0"/>
                          <wp:docPr id="143"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5"/>
                                  <a:srcRect/>
                                  <a:stretch>
                                    <a:fillRect/>
                                  </a:stretch>
                                </pic:blipFill>
                                <pic:spPr bwMode="auto">
                                  <a:xfrm>
                                    <a:off x="0" y="0"/>
                                    <a:ext cx="390525" cy="390525"/>
                                  </a:xfrm>
                                  <a:prstGeom prst="rect">
                                    <a:avLst/>
                                  </a:prstGeom>
                                  <a:noFill/>
                                  <a:ln w="9525">
                                    <a:noFill/>
                                    <a:miter lim="800000"/>
                                    <a:headEnd/>
                                    <a:tailEnd/>
                                  </a:ln>
                                </pic:spPr>
                              </pic:pic>
                            </a:graphicData>
                          </a:graphic>
                        </wp:inline>
                      </w:drawing>
                    </w:r>
                  </w:p>
                  <w:p w:rsidR="00F42301" w:rsidRDefault="00F42301" w:rsidP="00721764">
                    <w:pPr>
                      <w:widowControl w:val="0"/>
                      <w:autoSpaceDE w:val="0"/>
                      <w:autoSpaceDN w:val="0"/>
                      <w:adjustRightInd w:val="0"/>
                      <w:spacing w:after="0"/>
                      <w:rPr>
                        <w:rFonts w:ascii="Times New Roman" w:hAnsi="Times New Roman"/>
                        <w:sz w:val="24"/>
                        <w:szCs w:val="24"/>
                      </w:rPr>
                    </w:pPr>
                  </w:p>
                </w:txbxContent>
              </v:textbox>
            </v:rect>
            <w10:wrap anchorx="page"/>
          </v:group>
        </w:pict>
      </w:r>
      <w:r>
        <w:rPr>
          <w:rFonts w:ascii="Times New Roman" w:hAnsi="Times New Roman"/>
          <w:b/>
          <w:bCs/>
          <w:sz w:val="28"/>
          <w:szCs w:val="28"/>
        </w:rPr>
        <w:t>Deg</w:t>
      </w:r>
      <w:r>
        <w:rPr>
          <w:rFonts w:ascii="Times New Roman" w:hAnsi="Times New Roman"/>
          <w:b/>
          <w:bCs/>
          <w:spacing w:val="-5"/>
          <w:sz w:val="28"/>
          <w:szCs w:val="28"/>
        </w:rPr>
        <w:t>r</w:t>
      </w:r>
      <w:r>
        <w:rPr>
          <w:rFonts w:ascii="Times New Roman" w:hAnsi="Times New Roman"/>
          <w:b/>
          <w:bCs/>
          <w:sz w:val="28"/>
          <w:szCs w:val="28"/>
        </w:rPr>
        <w:t>ee Requi</w:t>
      </w:r>
      <w:r>
        <w:rPr>
          <w:rFonts w:ascii="Times New Roman" w:hAnsi="Times New Roman"/>
          <w:b/>
          <w:bCs/>
          <w:spacing w:val="-5"/>
          <w:sz w:val="28"/>
          <w:szCs w:val="28"/>
        </w:rPr>
        <w:t>r</w:t>
      </w:r>
      <w:r>
        <w:rPr>
          <w:rFonts w:ascii="Times New Roman" w:hAnsi="Times New Roman"/>
          <w:b/>
          <w:bCs/>
          <w:sz w:val="28"/>
          <w:szCs w:val="28"/>
        </w:rPr>
        <w:t>ements</w:t>
      </w:r>
    </w:p>
    <w:p w:rsidR="00F42301" w:rsidRDefault="00F42301" w:rsidP="00721764">
      <w:pPr>
        <w:widowControl w:val="0"/>
        <w:autoSpaceDE w:val="0"/>
        <w:autoSpaceDN w:val="0"/>
        <w:adjustRightInd w:val="0"/>
        <w:spacing w:before="37" w:after="0" w:line="250" w:lineRule="auto"/>
        <w:ind w:left="2345" w:right="886" w:hanging="302"/>
        <w:rPr>
          <w:rFonts w:ascii="Times New Roman" w:hAnsi="Times New Roman"/>
          <w:sz w:val="20"/>
          <w:szCs w:val="20"/>
        </w:rPr>
      </w:pPr>
      <w:r>
        <w:rPr>
          <w:rFonts w:ascii="Times New Roman" w:hAnsi="Times New Roman"/>
          <w:sz w:val="20"/>
          <w:szCs w:val="20"/>
        </w:rPr>
        <w:t>1.</w:t>
      </w:r>
      <w:r>
        <w:rPr>
          <w:rFonts w:ascii="Times New Roman" w:hAnsi="Times New Roman"/>
          <w:spacing w:val="-4"/>
          <w:sz w:val="20"/>
          <w:szCs w:val="20"/>
        </w:rPr>
        <w:t xml:space="preserve"> </w:t>
      </w:r>
      <w:r>
        <w:rPr>
          <w:rFonts w:ascii="Times New Roman" w:hAnsi="Times New Roman"/>
          <w:sz w:val="20"/>
          <w:szCs w:val="20"/>
        </w:rPr>
        <w:t>The Master of Education in Secondary Education with concentration in Mathematics requires a minimum of 36 semester hours of graduate course work, at least 27 semester hours of which are taken at</w:t>
      </w:r>
      <w:r>
        <w:rPr>
          <w:rFonts w:ascii="Times New Roman" w:hAnsi="Times New Roman"/>
          <w:spacing w:val="-11"/>
          <w:sz w:val="20"/>
          <w:szCs w:val="20"/>
        </w:rPr>
        <w:t xml:space="preserve"> </w:t>
      </w:r>
      <w:r>
        <w:rPr>
          <w:rFonts w:ascii="Times New Roman" w:hAnsi="Times New Roman"/>
          <w:sz w:val="20"/>
          <w:szCs w:val="20"/>
        </w:rPr>
        <w:t>Albany State Universit</w:t>
      </w:r>
      <w:r>
        <w:rPr>
          <w:rFonts w:ascii="Times New Roman" w:hAnsi="Times New Roman"/>
          <w:spacing w:val="-13"/>
          <w:sz w:val="20"/>
          <w:szCs w:val="20"/>
        </w:rPr>
        <w:t>y</w:t>
      </w:r>
      <w:r>
        <w:rPr>
          <w:rFonts w:ascii="Times New Roman" w:hAnsi="Times New Roman"/>
          <w:sz w:val="20"/>
          <w:szCs w:val="20"/>
        </w:rPr>
        <w:t>.</w:t>
      </w:r>
    </w:p>
    <w:p w:rsidR="00F42301" w:rsidRDefault="00F42301" w:rsidP="00721764">
      <w:pPr>
        <w:widowControl w:val="0"/>
        <w:autoSpaceDE w:val="0"/>
        <w:autoSpaceDN w:val="0"/>
        <w:adjustRightInd w:val="0"/>
        <w:spacing w:after="0" w:line="250" w:lineRule="auto"/>
        <w:ind w:left="2345" w:right="873" w:hanging="302"/>
        <w:rPr>
          <w:rFonts w:ascii="Times New Roman" w:hAnsi="Times New Roman"/>
          <w:sz w:val="20"/>
          <w:szCs w:val="20"/>
        </w:rPr>
      </w:pPr>
      <w:r>
        <w:rPr>
          <w:rFonts w:ascii="Times New Roman" w:hAnsi="Times New Roman"/>
          <w:sz w:val="20"/>
          <w:szCs w:val="20"/>
        </w:rPr>
        <w:t>2.</w:t>
      </w:r>
      <w:r>
        <w:rPr>
          <w:rFonts w:ascii="Times New Roman" w:hAnsi="Times New Roman"/>
          <w:spacing w:val="-4"/>
          <w:sz w:val="20"/>
          <w:szCs w:val="20"/>
        </w:rPr>
        <w:t xml:space="preserve"> </w:t>
      </w:r>
      <w:r>
        <w:rPr>
          <w:rFonts w:ascii="Times New Roman" w:hAnsi="Times New Roman"/>
          <w:sz w:val="20"/>
          <w:szCs w:val="20"/>
        </w:rPr>
        <w:t>The successful completion of a comprehensive examination is a requirement in all Maste</w:t>
      </w:r>
      <w:r>
        <w:rPr>
          <w:rFonts w:ascii="Times New Roman" w:hAnsi="Times New Roman"/>
          <w:spacing w:val="7"/>
          <w:sz w:val="20"/>
          <w:szCs w:val="20"/>
        </w:rPr>
        <w:t>r</w:t>
      </w:r>
      <w:r>
        <w:rPr>
          <w:rFonts w:ascii="Times New Roman" w:hAnsi="Times New Roman"/>
          <w:spacing w:val="-11"/>
          <w:sz w:val="20"/>
          <w:szCs w:val="20"/>
        </w:rPr>
        <w:t>’</w:t>
      </w:r>
      <w:r>
        <w:rPr>
          <w:rFonts w:ascii="Times New Roman" w:hAnsi="Times New Roman"/>
          <w:sz w:val="20"/>
          <w:szCs w:val="20"/>
        </w:rPr>
        <w:t>s de- gree programs.</w:t>
      </w:r>
    </w:p>
    <w:p w:rsidR="00F42301" w:rsidRDefault="00F42301" w:rsidP="00721764">
      <w:pPr>
        <w:widowControl w:val="0"/>
        <w:autoSpaceDE w:val="0"/>
        <w:autoSpaceDN w:val="0"/>
        <w:adjustRightInd w:val="0"/>
        <w:spacing w:after="0" w:line="250" w:lineRule="auto"/>
        <w:ind w:left="2345" w:right="1033" w:hanging="302"/>
        <w:rPr>
          <w:rFonts w:ascii="Times New Roman" w:hAnsi="Times New Roman"/>
          <w:sz w:val="20"/>
          <w:szCs w:val="20"/>
        </w:rPr>
      </w:pPr>
      <w:r>
        <w:rPr>
          <w:rFonts w:ascii="Times New Roman" w:hAnsi="Times New Roman"/>
          <w:sz w:val="20"/>
          <w:szCs w:val="20"/>
        </w:rPr>
        <w:t>3.</w:t>
      </w:r>
      <w:r>
        <w:rPr>
          <w:rFonts w:ascii="Times New Roman" w:hAnsi="Times New Roman"/>
          <w:spacing w:val="-11"/>
          <w:sz w:val="20"/>
          <w:szCs w:val="20"/>
        </w:rPr>
        <w:t xml:space="preserve"> </w:t>
      </w:r>
      <w:r>
        <w:rPr>
          <w:rFonts w:ascii="Times New Roman" w:hAnsi="Times New Roman"/>
          <w:sz w:val="20"/>
          <w:szCs w:val="20"/>
        </w:rPr>
        <w:t>At least an overall average of “B” in all the Mathematics courses in the graduate program is a prerequisite for taking the comprehensive examination in Mathematics.</w:t>
      </w:r>
    </w:p>
    <w:p w:rsidR="00F42301" w:rsidRDefault="00F42301" w:rsidP="00721764">
      <w:pPr>
        <w:widowControl w:val="0"/>
        <w:autoSpaceDE w:val="0"/>
        <w:autoSpaceDN w:val="0"/>
        <w:adjustRightInd w:val="0"/>
        <w:spacing w:before="17" w:after="0" w:line="200" w:lineRule="exact"/>
        <w:rPr>
          <w:rFonts w:ascii="Times New Roman" w:hAnsi="Times New Roman"/>
          <w:sz w:val="20"/>
          <w:szCs w:val="20"/>
        </w:rPr>
      </w:pPr>
    </w:p>
    <w:p w:rsidR="00F42301" w:rsidRDefault="00F42301" w:rsidP="00721764">
      <w:pPr>
        <w:widowControl w:val="0"/>
        <w:autoSpaceDE w:val="0"/>
        <w:autoSpaceDN w:val="0"/>
        <w:adjustRightInd w:val="0"/>
        <w:spacing w:after="0"/>
        <w:ind w:left="1985"/>
        <w:rPr>
          <w:rFonts w:ascii="Times New Roman" w:hAnsi="Times New Roman"/>
          <w:sz w:val="28"/>
          <w:szCs w:val="28"/>
        </w:rPr>
      </w:pPr>
      <w:r>
        <w:rPr>
          <w:rFonts w:ascii="Times New Roman" w:hAnsi="Times New Roman"/>
          <w:b/>
          <w:bCs/>
          <w:sz w:val="28"/>
          <w:szCs w:val="28"/>
        </w:rPr>
        <w:t>Regular</w:t>
      </w:r>
      <w:r>
        <w:rPr>
          <w:rFonts w:ascii="Times New Roman" w:hAnsi="Times New Roman"/>
          <w:b/>
          <w:bCs/>
          <w:spacing w:val="-20"/>
          <w:sz w:val="28"/>
          <w:szCs w:val="28"/>
        </w:rPr>
        <w:t xml:space="preserve"> </w:t>
      </w:r>
      <w:r>
        <w:rPr>
          <w:rFonts w:ascii="Times New Roman" w:hAnsi="Times New Roman"/>
          <w:b/>
          <w:bCs/>
          <w:sz w:val="28"/>
          <w:szCs w:val="28"/>
        </w:rPr>
        <w:t>Admission</w:t>
      </w:r>
    </w:p>
    <w:p w:rsidR="00F42301" w:rsidRDefault="00F42301" w:rsidP="00721764">
      <w:pPr>
        <w:widowControl w:val="0"/>
        <w:autoSpaceDE w:val="0"/>
        <w:autoSpaceDN w:val="0"/>
        <w:adjustRightInd w:val="0"/>
        <w:spacing w:before="37" w:after="0" w:line="250" w:lineRule="auto"/>
        <w:ind w:left="1985" w:right="900" w:firstLine="360"/>
        <w:rPr>
          <w:rFonts w:ascii="Times New Roman" w:hAnsi="Times New Roman"/>
          <w:sz w:val="20"/>
          <w:szCs w:val="20"/>
        </w:rPr>
      </w:pPr>
      <w:r>
        <w:rPr>
          <w:rFonts w:ascii="Times New Roman" w:hAnsi="Times New Roman"/>
          <w:sz w:val="20"/>
          <w:szCs w:val="20"/>
        </w:rPr>
        <w:t>Regular admission to the M.N. program with concentration in Mathematics requires that an applicant have an unde</w:t>
      </w:r>
      <w:r>
        <w:rPr>
          <w:rFonts w:ascii="Times New Roman" w:hAnsi="Times New Roman"/>
          <w:spacing w:val="-4"/>
          <w:sz w:val="20"/>
          <w:szCs w:val="20"/>
        </w:rPr>
        <w:t>r</w:t>
      </w:r>
      <w:r>
        <w:rPr>
          <w:rFonts w:ascii="Times New Roman" w:hAnsi="Times New Roman"/>
          <w:sz w:val="20"/>
          <w:szCs w:val="20"/>
        </w:rPr>
        <w:t>graduate degree in Mathematics or Mathematics Education and have satis- fied the regular general admission requirements for admissions set by the College of Education at Albany State Universit</w:t>
      </w:r>
      <w:r>
        <w:rPr>
          <w:rFonts w:ascii="Times New Roman" w:hAnsi="Times New Roman"/>
          <w:spacing w:val="-13"/>
          <w:sz w:val="20"/>
          <w:szCs w:val="20"/>
        </w:rPr>
        <w:t>y</w:t>
      </w:r>
      <w:r>
        <w:rPr>
          <w:rFonts w:ascii="Times New Roman" w:hAnsi="Times New Roman"/>
          <w:sz w:val="20"/>
          <w:szCs w:val="20"/>
        </w:rPr>
        <w:t>.</w:t>
      </w:r>
      <w:r>
        <w:rPr>
          <w:rFonts w:ascii="Times New Roman" w:hAnsi="Times New Roman"/>
          <w:spacing w:val="-4"/>
          <w:sz w:val="20"/>
          <w:szCs w:val="20"/>
        </w:rPr>
        <w:t xml:space="preserve"> </w:t>
      </w:r>
      <w:r>
        <w:rPr>
          <w:rFonts w:ascii="Times New Roman" w:hAnsi="Times New Roman"/>
          <w:sz w:val="20"/>
          <w:szCs w:val="20"/>
        </w:rPr>
        <w:t>The student must have a 2.5 minimum overall unde</w:t>
      </w:r>
      <w:r>
        <w:rPr>
          <w:rFonts w:ascii="Times New Roman" w:hAnsi="Times New Roman"/>
          <w:spacing w:val="-4"/>
          <w:sz w:val="20"/>
          <w:szCs w:val="20"/>
        </w:rPr>
        <w:t>r</w:t>
      </w:r>
      <w:r>
        <w:rPr>
          <w:rFonts w:ascii="Times New Roman" w:hAnsi="Times New Roman"/>
          <w:sz w:val="20"/>
          <w:szCs w:val="20"/>
        </w:rPr>
        <w:t>graduate grade-point average, minimum standardized test score of 800 on the aptitude portion of the GRE, and initial teaching certification for secondary Mathematics in the state of Geo</w:t>
      </w:r>
      <w:r>
        <w:rPr>
          <w:rFonts w:ascii="Times New Roman" w:hAnsi="Times New Roman"/>
          <w:spacing w:val="-4"/>
          <w:sz w:val="20"/>
          <w:szCs w:val="20"/>
        </w:rPr>
        <w:t>r</w:t>
      </w:r>
      <w:r>
        <w:rPr>
          <w:rFonts w:ascii="Times New Roman" w:hAnsi="Times New Roman"/>
          <w:sz w:val="20"/>
          <w:szCs w:val="20"/>
        </w:rPr>
        <w:t>gia. In addition, a student</w:t>
      </w:r>
    </w:p>
    <w:p w:rsidR="00F42301" w:rsidRDefault="00F42301" w:rsidP="00721764">
      <w:pPr>
        <w:widowControl w:val="0"/>
        <w:autoSpaceDE w:val="0"/>
        <w:autoSpaceDN w:val="0"/>
        <w:adjustRightInd w:val="0"/>
        <w:spacing w:after="0" w:line="250" w:lineRule="auto"/>
        <w:ind w:left="1985" w:right="961"/>
        <w:jc w:val="both"/>
        <w:rPr>
          <w:rFonts w:ascii="Times New Roman" w:hAnsi="Times New Roman"/>
          <w:sz w:val="20"/>
          <w:szCs w:val="20"/>
        </w:rPr>
      </w:pPr>
      <w:r w:rsidRPr="003F2CF3">
        <w:rPr>
          <w:rFonts w:ascii="Calibri" w:hAnsi="Calibri"/>
          <w:noProof/>
          <w:lang w:eastAsia="en-US"/>
        </w:rPr>
        <w:pict>
          <v:shape id="_x0000_s3754" type="#_x0000_t202" style="position:absolute;left:0;text-align:left;margin-left:20.8pt;margin-top:30.05pt;width:1in;height:184.35pt;z-index:-251538432;mso-position-horizontal-relative:page" o:allowincell="f" filled="f" stroked="f">
            <v:textbox style="layout-flow:vertical;mso-layout-flow-alt:bottom-to-top" inset="0,0,0,0">
              <w:txbxContent>
                <w:p w:rsidR="00F42301" w:rsidRDefault="00F42301" w:rsidP="00721764">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E</w:t>
                  </w:r>
                  <w:r>
                    <w:rPr>
                      <w:rFonts w:ascii="Impact" w:hAnsi="Impact" w:cs="Impact"/>
                      <w:color w:val="A3A3A3"/>
                      <w:spacing w:val="-115"/>
                      <w:position w:val="1"/>
                      <w:sz w:val="105"/>
                      <w:szCs w:val="105"/>
                    </w:rPr>
                    <w:t xml:space="preserve"> </w:t>
                  </w:r>
                </w:p>
              </w:txbxContent>
            </v:textbox>
            <w10:wrap anchorx="page"/>
          </v:shape>
        </w:pict>
      </w:r>
      <w:r>
        <w:rPr>
          <w:rFonts w:ascii="Times New Roman" w:hAnsi="Times New Roman"/>
          <w:sz w:val="20"/>
          <w:szCs w:val="20"/>
        </w:rPr>
        <w:t>who lacks preparation in Mathematics is required, as a prerequisite to graduate admission, to take unde</w:t>
      </w:r>
      <w:r>
        <w:rPr>
          <w:rFonts w:ascii="Times New Roman" w:hAnsi="Times New Roman"/>
          <w:spacing w:val="-4"/>
          <w:sz w:val="20"/>
          <w:szCs w:val="20"/>
        </w:rPr>
        <w:t>r</w:t>
      </w:r>
      <w:r>
        <w:rPr>
          <w:rFonts w:ascii="Times New Roman" w:hAnsi="Times New Roman"/>
          <w:sz w:val="20"/>
          <w:szCs w:val="20"/>
        </w:rPr>
        <w:t>graduate Mathematics courses as determined by the Graduate Committee in the Department of Mathematics and Computer Science.</w:t>
      </w:r>
    </w:p>
    <w:p w:rsidR="00F42301" w:rsidRDefault="00F42301" w:rsidP="00721764">
      <w:pPr>
        <w:widowControl w:val="0"/>
        <w:autoSpaceDE w:val="0"/>
        <w:autoSpaceDN w:val="0"/>
        <w:adjustRightInd w:val="0"/>
        <w:spacing w:before="17" w:after="0" w:line="200" w:lineRule="exact"/>
        <w:rPr>
          <w:rFonts w:ascii="Times New Roman" w:hAnsi="Times New Roman"/>
          <w:sz w:val="20"/>
          <w:szCs w:val="20"/>
        </w:rPr>
      </w:pPr>
    </w:p>
    <w:p w:rsidR="00F42301" w:rsidRDefault="00F42301" w:rsidP="00721764">
      <w:pPr>
        <w:widowControl w:val="0"/>
        <w:autoSpaceDE w:val="0"/>
        <w:autoSpaceDN w:val="0"/>
        <w:adjustRightInd w:val="0"/>
        <w:spacing w:after="0"/>
        <w:ind w:left="1985"/>
        <w:rPr>
          <w:rFonts w:ascii="Times New Roman" w:hAnsi="Times New Roman"/>
          <w:sz w:val="28"/>
          <w:szCs w:val="28"/>
        </w:rPr>
      </w:pPr>
      <w:r>
        <w:rPr>
          <w:rFonts w:ascii="Times New Roman" w:hAnsi="Times New Roman"/>
          <w:b/>
          <w:bCs/>
          <w:sz w:val="28"/>
          <w:szCs w:val="28"/>
        </w:rPr>
        <w:t>P</w:t>
      </w:r>
      <w:r>
        <w:rPr>
          <w:rFonts w:ascii="Times New Roman" w:hAnsi="Times New Roman"/>
          <w:b/>
          <w:bCs/>
          <w:spacing w:val="-5"/>
          <w:sz w:val="28"/>
          <w:szCs w:val="28"/>
        </w:rPr>
        <w:t>r</w:t>
      </w:r>
      <w:r>
        <w:rPr>
          <w:rFonts w:ascii="Times New Roman" w:hAnsi="Times New Roman"/>
          <w:b/>
          <w:bCs/>
          <w:sz w:val="28"/>
          <w:szCs w:val="28"/>
        </w:rPr>
        <w:t>ovisional</w:t>
      </w:r>
      <w:r>
        <w:rPr>
          <w:rFonts w:ascii="Times New Roman" w:hAnsi="Times New Roman"/>
          <w:b/>
          <w:bCs/>
          <w:spacing w:val="-15"/>
          <w:sz w:val="28"/>
          <w:szCs w:val="28"/>
        </w:rPr>
        <w:t xml:space="preserve"> </w:t>
      </w:r>
      <w:r>
        <w:rPr>
          <w:rFonts w:ascii="Times New Roman" w:hAnsi="Times New Roman"/>
          <w:b/>
          <w:bCs/>
          <w:sz w:val="28"/>
          <w:szCs w:val="28"/>
        </w:rPr>
        <w:t>Admission</w:t>
      </w:r>
    </w:p>
    <w:p w:rsidR="00F42301" w:rsidRDefault="00F42301" w:rsidP="00721764">
      <w:pPr>
        <w:widowControl w:val="0"/>
        <w:autoSpaceDE w:val="0"/>
        <w:autoSpaceDN w:val="0"/>
        <w:adjustRightInd w:val="0"/>
        <w:spacing w:before="37" w:after="0" w:line="250" w:lineRule="auto"/>
        <w:ind w:left="1985" w:right="863" w:firstLine="360"/>
        <w:rPr>
          <w:rFonts w:ascii="Times New Roman" w:hAnsi="Times New Roman"/>
          <w:sz w:val="20"/>
          <w:szCs w:val="20"/>
        </w:rPr>
      </w:pPr>
      <w:r>
        <w:rPr>
          <w:rFonts w:ascii="Times New Roman" w:hAnsi="Times New Roman"/>
          <w:sz w:val="20"/>
          <w:szCs w:val="20"/>
        </w:rPr>
        <w:t>The student is admitted provisionally if some conditions are placed on their status because of grade-point average, standardized test scores or lack of academic preparation in the subject area.</w:t>
      </w:r>
      <w:r>
        <w:rPr>
          <w:rFonts w:ascii="Times New Roman" w:hAnsi="Times New Roman"/>
          <w:spacing w:val="-11"/>
          <w:sz w:val="20"/>
          <w:szCs w:val="20"/>
        </w:rPr>
        <w:t xml:space="preserve"> </w:t>
      </w:r>
      <w:r>
        <w:rPr>
          <w:rFonts w:ascii="Times New Roman" w:hAnsi="Times New Roman"/>
          <w:sz w:val="20"/>
          <w:szCs w:val="20"/>
        </w:rPr>
        <w:t>A student who lacks su</w:t>
      </w:r>
      <w:r>
        <w:rPr>
          <w:rFonts w:ascii="Times New Roman" w:hAnsi="Times New Roman"/>
          <w:spacing w:val="-4"/>
          <w:sz w:val="20"/>
          <w:szCs w:val="20"/>
        </w:rPr>
        <w:t>f</w:t>
      </w:r>
      <w:r>
        <w:rPr>
          <w:rFonts w:ascii="Times New Roman" w:hAnsi="Times New Roman"/>
          <w:sz w:val="20"/>
          <w:szCs w:val="20"/>
        </w:rPr>
        <w:t>ficient preparation in Mathematics is required as a prerequisite, to complete specific unde</w:t>
      </w:r>
      <w:r>
        <w:rPr>
          <w:rFonts w:ascii="Times New Roman" w:hAnsi="Times New Roman"/>
          <w:spacing w:val="-4"/>
          <w:sz w:val="20"/>
          <w:szCs w:val="20"/>
        </w:rPr>
        <w:t>r</w:t>
      </w:r>
      <w:r>
        <w:rPr>
          <w:rFonts w:ascii="Times New Roman" w:hAnsi="Times New Roman"/>
          <w:sz w:val="20"/>
          <w:szCs w:val="20"/>
        </w:rPr>
        <w:t>graduate Mathematics courses, as determined by the Graduate Committee in the Department of Mathematics. No graduate credit is given for courses taken at the unde</w:t>
      </w:r>
      <w:r>
        <w:rPr>
          <w:rFonts w:ascii="Times New Roman" w:hAnsi="Times New Roman"/>
          <w:spacing w:val="-4"/>
          <w:sz w:val="20"/>
          <w:szCs w:val="20"/>
        </w:rPr>
        <w:t>r</w:t>
      </w:r>
      <w:r>
        <w:rPr>
          <w:rFonts w:ascii="Times New Roman" w:hAnsi="Times New Roman"/>
          <w:sz w:val="20"/>
          <w:szCs w:val="20"/>
        </w:rPr>
        <w:t>graduate level.</w:t>
      </w:r>
      <w:r>
        <w:rPr>
          <w:rFonts w:ascii="Times New Roman" w:hAnsi="Times New Roman"/>
          <w:spacing w:val="-11"/>
          <w:sz w:val="20"/>
          <w:szCs w:val="20"/>
        </w:rPr>
        <w:t xml:space="preserve"> </w:t>
      </w:r>
      <w:r>
        <w:rPr>
          <w:rFonts w:ascii="Times New Roman" w:hAnsi="Times New Roman"/>
          <w:sz w:val="20"/>
          <w:szCs w:val="20"/>
        </w:rPr>
        <w:t>A</w:t>
      </w:r>
      <w:r>
        <w:rPr>
          <w:rFonts w:ascii="Times New Roman" w:hAnsi="Times New Roman"/>
          <w:spacing w:val="-11"/>
          <w:sz w:val="20"/>
          <w:szCs w:val="20"/>
        </w:rPr>
        <w:t xml:space="preserve"> </w:t>
      </w:r>
      <w:r>
        <w:rPr>
          <w:rFonts w:ascii="Times New Roman" w:hAnsi="Times New Roman"/>
          <w:sz w:val="20"/>
          <w:szCs w:val="20"/>
        </w:rPr>
        <w:t>minimum of 3.0 grade-point average is required for the satisfactory completion of the pre- requisite courses.</w:t>
      </w:r>
      <w:r>
        <w:rPr>
          <w:rFonts w:ascii="Times New Roman" w:hAnsi="Times New Roman"/>
          <w:spacing w:val="-11"/>
          <w:sz w:val="20"/>
          <w:szCs w:val="20"/>
        </w:rPr>
        <w:t xml:space="preserve"> </w:t>
      </w:r>
      <w:r>
        <w:rPr>
          <w:rFonts w:ascii="Times New Roman" w:hAnsi="Times New Roman"/>
          <w:sz w:val="20"/>
          <w:szCs w:val="20"/>
        </w:rPr>
        <w:t>Additionall</w:t>
      </w:r>
      <w:r>
        <w:rPr>
          <w:rFonts w:ascii="Times New Roman" w:hAnsi="Times New Roman"/>
          <w:spacing w:val="-13"/>
          <w:sz w:val="20"/>
          <w:szCs w:val="20"/>
        </w:rPr>
        <w:t>y</w:t>
      </w:r>
      <w:r>
        <w:rPr>
          <w:rFonts w:ascii="Times New Roman" w:hAnsi="Times New Roman"/>
          <w:sz w:val="20"/>
          <w:szCs w:val="20"/>
        </w:rPr>
        <w:t>, the student must complete 9 semester hours of study at the gradu- ate level with an average of “B” or better before he is granted regular admission to the program.</w:t>
      </w:r>
    </w:p>
    <w:p w:rsidR="00F42301" w:rsidRDefault="00F42301" w:rsidP="00721764">
      <w:pPr>
        <w:widowControl w:val="0"/>
        <w:autoSpaceDE w:val="0"/>
        <w:autoSpaceDN w:val="0"/>
        <w:adjustRightInd w:val="0"/>
        <w:spacing w:before="17" w:after="0" w:line="200" w:lineRule="exact"/>
        <w:rPr>
          <w:rFonts w:ascii="Times New Roman" w:hAnsi="Times New Roman"/>
          <w:sz w:val="20"/>
          <w:szCs w:val="20"/>
        </w:rPr>
      </w:pPr>
    </w:p>
    <w:p w:rsidR="00F42301" w:rsidRDefault="00F42301" w:rsidP="00721764">
      <w:pPr>
        <w:widowControl w:val="0"/>
        <w:autoSpaceDE w:val="0"/>
        <w:autoSpaceDN w:val="0"/>
        <w:adjustRightInd w:val="0"/>
        <w:spacing w:after="0"/>
        <w:ind w:left="1985"/>
        <w:rPr>
          <w:rFonts w:ascii="Times New Roman" w:hAnsi="Times New Roman"/>
          <w:sz w:val="28"/>
          <w:szCs w:val="28"/>
        </w:rPr>
      </w:pPr>
      <w:r>
        <w:rPr>
          <w:rFonts w:ascii="Times New Roman" w:hAnsi="Times New Roman"/>
          <w:b/>
          <w:bCs/>
          <w:sz w:val="28"/>
          <w:szCs w:val="28"/>
        </w:rPr>
        <w:t>Non-Deg</w:t>
      </w:r>
      <w:r>
        <w:rPr>
          <w:rFonts w:ascii="Times New Roman" w:hAnsi="Times New Roman"/>
          <w:b/>
          <w:bCs/>
          <w:spacing w:val="-5"/>
          <w:sz w:val="28"/>
          <w:szCs w:val="28"/>
        </w:rPr>
        <w:t>r</w:t>
      </w:r>
      <w:r>
        <w:rPr>
          <w:rFonts w:ascii="Times New Roman" w:hAnsi="Times New Roman"/>
          <w:b/>
          <w:bCs/>
          <w:sz w:val="28"/>
          <w:szCs w:val="28"/>
        </w:rPr>
        <w:t>ee</w:t>
      </w:r>
      <w:r>
        <w:rPr>
          <w:rFonts w:ascii="Times New Roman" w:hAnsi="Times New Roman"/>
          <w:b/>
          <w:bCs/>
          <w:spacing w:val="-15"/>
          <w:sz w:val="28"/>
          <w:szCs w:val="28"/>
        </w:rPr>
        <w:t xml:space="preserve"> </w:t>
      </w:r>
      <w:r>
        <w:rPr>
          <w:rFonts w:ascii="Times New Roman" w:hAnsi="Times New Roman"/>
          <w:b/>
          <w:bCs/>
          <w:sz w:val="28"/>
          <w:szCs w:val="28"/>
        </w:rPr>
        <w:t>Admission</w:t>
      </w:r>
    </w:p>
    <w:p w:rsidR="00F42301" w:rsidRDefault="00F42301" w:rsidP="00721764">
      <w:pPr>
        <w:widowControl w:val="0"/>
        <w:autoSpaceDE w:val="0"/>
        <w:autoSpaceDN w:val="0"/>
        <w:adjustRightInd w:val="0"/>
        <w:spacing w:before="37" w:after="0" w:line="250" w:lineRule="auto"/>
        <w:ind w:left="1985" w:right="865" w:firstLine="360"/>
        <w:jc w:val="both"/>
        <w:rPr>
          <w:rFonts w:ascii="Times New Roman" w:hAnsi="Times New Roman"/>
          <w:sz w:val="20"/>
          <w:szCs w:val="20"/>
        </w:rPr>
      </w:pPr>
      <w:r>
        <w:rPr>
          <w:rFonts w:ascii="Times New Roman" w:hAnsi="Times New Roman"/>
          <w:sz w:val="20"/>
          <w:szCs w:val="20"/>
        </w:rPr>
        <w:t>Students may enroll with this status to complete course work for either certification renewal, add-on</w:t>
      </w:r>
      <w:r>
        <w:rPr>
          <w:rFonts w:ascii="Times New Roman" w:hAnsi="Times New Roman"/>
          <w:spacing w:val="-3"/>
          <w:sz w:val="20"/>
          <w:szCs w:val="20"/>
        </w:rPr>
        <w:t xml:space="preserve"> </w:t>
      </w:r>
      <w:r>
        <w:rPr>
          <w:rFonts w:ascii="Times New Roman" w:hAnsi="Times New Roman"/>
          <w:sz w:val="20"/>
          <w:szCs w:val="20"/>
        </w:rPr>
        <w:t>certification</w:t>
      </w:r>
      <w:r>
        <w:rPr>
          <w:rFonts w:ascii="Times New Roman" w:hAnsi="Times New Roman"/>
          <w:spacing w:val="-2"/>
          <w:sz w:val="20"/>
          <w:szCs w:val="20"/>
        </w:rPr>
        <w:t xml:space="preserve"> </w:t>
      </w:r>
      <w:r>
        <w:rPr>
          <w:rFonts w:ascii="Times New Roman" w:hAnsi="Times New Roman"/>
          <w:sz w:val="20"/>
          <w:szCs w:val="20"/>
        </w:rPr>
        <w:t>purposes</w:t>
      </w:r>
      <w:r>
        <w:rPr>
          <w:rFonts w:ascii="Times New Roman" w:hAnsi="Times New Roman"/>
          <w:spacing w:val="-3"/>
          <w:sz w:val="20"/>
          <w:szCs w:val="20"/>
        </w:rPr>
        <w:t xml:space="preserve"> </w:t>
      </w:r>
      <w:r>
        <w:rPr>
          <w:rFonts w:ascii="Times New Roman" w:hAnsi="Times New Roman"/>
          <w:sz w:val="20"/>
          <w:szCs w:val="20"/>
        </w:rPr>
        <w:t>or</w:t>
      </w:r>
      <w:r>
        <w:rPr>
          <w:rFonts w:ascii="Times New Roman" w:hAnsi="Times New Roman"/>
          <w:spacing w:val="-3"/>
          <w:sz w:val="20"/>
          <w:szCs w:val="20"/>
        </w:rPr>
        <w:t xml:space="preserve"> </w:t>
      </w:r>
      <w:r>
        <w:rPr>
          <w:rFonts w:ascii="Times New Roman" w:hAnsi="Times New Roman"/>
          <w:sz w:val="20"/>
          <w:szCs w:val="20"/>
        </w:rPr>
        <w:t>personal</w:t>
      </w:r>
      <w:r>
        <w:rPr>
          <w:rFonts w:ascii="Times New Roman" w:hAnsi="Times New Roman"/>
          <w:spacing w:val="-3"/>
          <w:sz w:val="20"/>
          <w:szCs w:val="20"/>
        </w:rPr>
        <w:t xml:space="preserve"> </w:t>
      </w:r>
      <w:r>
        <w:rPr>
          <w:rFonts w:ascii="Times New Roman" w:hAnsi="Times New Roman"/>
          <w:sz w:val="20"/>
          <w:szCs w:val="20"/>
        </w:rPr>
        <w:t>enrichment</w:t>
      </w:r>
      <w:r>
        <w:rPr>
          <w:rFonts w:ascii="Times New Roman" w:hAnsi="Times New Roman"/>
          <w:spacing w:val="-3"/>
          <w:sz w:val="20"/>
          <w:szCs w:val="20"/>
        </w:rPr>
        <w:t xml:space="preserve"> </w:t>
      </w:r>
      <w:r>
        <w:rPr>
          <w:rFonts w:ascii="Times New Roman" w:hAnsi="Times New Roman"/>
          <w:sz w:val="20"/>
          <w:szCs w:val="20"/>
        </w:rPr>
        <w:t>provided</w:t>
      </w:r>
      <w:r>
        <w:rPr>
          <w:rFonts w:ascii="Times New Roman" w:hAnsi="Times New Roman"/>
          <w:spacing w:val="-3"/>
          <w:sz w:val="20"/>
          <w:szCs w:val="20"/>
        </w:rPr>
        <w:t xml:space="preserve"> </w:t>
      </w:r>
      <w:r>
        <w:rPr>
          <w:rFonts w:ascii="Times New Roman" w:hAnsi="Times New Roman"/>
          <w:sz w:val="20"/>
          <w:szCs w:val="20"/>
        </w:rPr>
        <w:t>they</w:t>
      </w:r>
      <w:r>
        <w:rPr>
          <w:rFonts w:ascii="Times New Roman" w:hAnsi="Times New Roman"/>
          <w:spacing w:val="-3"/>
          <w:sz w:val="20"/>
          <w:szCs w:val="20"/>
        </w:rPr>
        <w:t xml:space="preserve"> </w:t>
      </w:r>
      <w:r>
        <w:rPr>
          <w:rFonts w:ascii="Times New Roman" w:hAnsi="Times New Roman"/>
          <w:sz w:val="20"/>
          <w:szCs w:val="20"/>
        </w:rPr>
        <w:t>satisfy</w:t>
      </w:r>
      <w:r>
        <w:rPr>
          <w:rFonts w:ascii="Times New Roman" w:hAnsi="Times New Roman"/>
          <w:spacing w:val="-3"/>
          <w:sz w:val="20"/>
          <w:szCs w:val="20"/>
        </w:rPr>
        <w:t xml:space="preserve"> </w:t>
      </w:r>
      <w:r>
        <w:rPr>
          <w:rFonts w:ascii="Times New Roman" w:hAnsi="Times New Roman"/>
          <w:sz w:val="20"/>
          <w:szCs w:val="20"/>
        </w:rPr>
        <w:t>the</w:t>
      </w:r>
      <w:r>
        <w:rPr>
          <w:rFonts w:ascii="Times New Roman" w:hAnsi="Times New Roman"/>
          <w:spacing w:val="-3"/>
          <w:sz w:val="20"/>
          <w:szCs w:val="20"/>
        </w:rPr>
        <w:t xml:space="preserve"> </w:t>
      </w:r>
      <w:r>
        <w:rPr>
          <w:rFonts w:ascii="Times New Roman" w:hAnsi="Times New Roman"/>
          <w:sz w:val="20"/>
          <w:szCs w:val="20"/>
        </w:rPr>
        <w:t>prerequisite</w:t>
      </w:r>
      <w:r>
        <w:rPr>
          <w:rFonts w:ascii="Times New Roman" w:hAnsi="Times New Roman"/>
          <w:spacing w:val="-3"/>
          <w:sz w:val="20"/>
          <w:szCs w:val="20"/>
        </w:rPr>
        <w:t xml:space="preserve"> </w:t>
      </w:r>
      <w:r>
        <w:rPr>
          <w:rFonts w:ascii="Times New Roman" w:hAnsi="Times New Roman"/>
          <w:sz w:val="20"/>
          <w:szCs w:val="20"/>
        </w:rPr>
        <w:t>require- ments for the course. No more than 9 semester hours of credit earned in this category may subse- quently be applied toward meeting the requirements of the Maste</w:t>
      </w:r>
      <w:r>
        <w:rPr>
          <w:rFonts w:ascii="Times New Roman" w:hAnsi="Times New Roman"/>
          <w:spacing w:val="7"/>
          <w:sz w:val="20"/>
          <w:szCs w:val="20"/>
        </w:rPr>
        <w:t>r</w:t>
      </w:r>
      <w:r>
        <w:rPr>
          <w:rFonts w:ascii="Times New Roman" w:hAnsi="Times New Roman"/>
          <w:spacing w:val="-11"/>
          <w:sz w:val="20"/>
          <w:szCs w:val="20"/>
        </w:rPr>
        <w:t>’</w:t>
      </w:r>
      <w:r>
        <w:rPr>
          <w:rFonts w:ascii="Times New Roman" w:hAnsi="Times New Roman"/>
          <w:sz w:val="20"/>
          <w:szCs w:val="20"/>
        </w:rPr>
        <w:t>s degree.</w:t>
      </w:r>
    </w:p>
    <w:p w:rsidR="00F42301" w:rsidRDefault="00F42301" w:rsidP="00721764">
      <w:pPr>
        <w:widowControl w:val="0"/>
        <w:autoSpaceDE w:val="0"/>
        <w:autoSpaceDN w:val="0"/>
        <w:adjustRightInd w:val="0"/>
        <w:spacing w:before="17" w:after="0" w:line="200" w:lineRule="exact"/>
        <w:rPr>
          <w:rFonts w:ascii="Times New Roman" w:hAnsi="Times New Roman"/>
          <w:sz w:val="20"/>
          <w:szCs w:val="20"/>
        </w:rPr>
      </w:pPr>
    </w:p>
    <w:p w:rsidR="00F42301" w:rsidRDefault="00F42301" w:rsidP="00721764">
      <w:pPr>
        <w:widowControl w:val="0"/>
        <w:autoSpaceDE w:val="0"/>
        <w:autoSpaceDN w:val="0"/>
        <w:adjustRightInd w:val="0"/>
        <w:spacing w:after="0"/>
        <w:ind w:left="1985"/>
        <w:rPr>
          <w:rFonts w:ascii="Times New Roman" w:hAnsi="Times New Roman"/>
          <w:sz w:val="28"/>
          <w:szCs w:val="28"/>
        </w:rPr>
      </w:pPr>
      <w:r>
        <w:rPr>
          <w:rFonts w:ascii="Times New Roman" w:hAnsi="Times New Roman"/>
          <w:b/>
          <w:bCs/>
          <w:sz w:val="28"/>
          <w:szCs w:val="28"/>
        </w:rPr>
        <w:t>Student</w:t>
      </w:r>
      <w:r>
        <w:rPr>
          <w:rFonts w:ascii="Times New Roman" w:hAnsi="Times New Roman"/>
          <w:b/>
          <w:bCs/>
          <w:spacing w:val="-16"/>
          <w:sz w:val="28"/>
          <w:szCs w:val="28"/>
        </w:rPr>
        <w:t xml:space="preserve"> </w:t>
      </w:r>
      <w:r>
        <w:rPr>
          <w:rFonts w:ascii="Times New Roman" w:hAnsi="Times New Roman"/>
          <w:b/>
          <w:bCs/>
          <w:sz w:val="28"/>
          <w:szCs w:val="28"/>
        </w:rPr>
        <w:t>Advisement and P</w:t>
      </w:r>
      <w:r>
        <w:rPr>
          <w:rFonts w:ascii="Times New Roman" w:hAnsi="Times New Roman"/>
          <w:b/>
          <w:bCs/>
          <w:spacing w:val="-5"/>
          <w:sz w:val="28"/>
          <w:szCs w:val="28"/>
        </w:rPr>
        <w:t>r</w:t>
      </w:r>
      <w:r>
        <w:rPr>
          <w:rFonts w:ascii="Times New Roman" w:hAnsi="Times New Roman"/>
          <w:b/>
          <w:bCs/>
          <w:sz w:val="28"/>
          <w:szCs w:val="28"/>
        </w:rPr>
        <w:t>ogram Planning</w:t>
      </w:r>
    </w:p>
    <w:p w:rsidR="00F42301" w:rsidRDefault="00F42301" w:rsidP="00721764">
      <w:pPr>
        <w:widowControl w:val="0"/>
        <w:autoSpaceDE w:val="0"/>
        <w:autoSpaceDN w:val="0"/>
        <w:adjustRightInd w:val="0"/>
        <w:spacing w:before="37" w:after="0" w:line="250" w:lineRule="auto"/>
        <w:ind w:left="1985" w:right="863" w:firstLine="360"/>
        <w:jc w:val="both"/>
        <w:rPr>
          <w:rFonts w:ascii="Times New Roman" w:hAnsi="Times New Roman"/>
          <w:sz w:val="20"/>
          <w:szCs w:val="20"/>
        </w:rPr>
      </w:pPr>
      <w:r>
        <w:rPr>
          <w:rFonts w:ascii="Times New Roman" w:hAnsi="Times New Roman"/>
          <w:sz w:val="20"/>
          <w:szCs w:val="20"/>
        </w:rPr>
        <w:t>A</w:t>
      </w:r>
      <w:r>
        <w:rPr>
          <w:rFonts w:ascii="Times New Roman" w:hAnsi="Times New Roman"/>
          <w:spacing w:val="-9"/>
          <w:sz w:val="20"/>
          <w:szCs w:val="20"/>
        </w:rPr>
        <w:t xml:space="preserve"> </w:t>
      </w:r>
      <w:r>
        <w:rPr>
          <w:rFonts w:ascii="Times New Roman" w:hAnsi="Times New Roman"/>
          <w:sz w:val="20"/>
          <w:szCs w:val="20"/>
        </w:rPr>
        <w:t>graduate</w:t>
      </w:r>
      <w:r>
        <w:rPr>
          <w:rFonts w:ascii="Times New Roman" w:hAnsi="Times New Roman"/>
          <w:spacing w:val="3"/>
          <w:sz w:val="20"/>
          <w:szCs w:val="20"/>
        </w:rPr>
        <w:t xml:space="preserve"> </w:t>
      </w:r>
      <w:r>
        <w:rPr>
          <w:rFonts w:ascii="Times New Roman" w:hAnsi="Times New Roman"/>
          <w:sz w:val="20"/>
          <w:szCs w:val="20"/>
        </w:rPr>
        <w:t>advisor</w:t>
      </w:r>
      <w:r>
        <w:rPr>
          <w:rFonts w:ascii="Times New Roman" w:hAnsi="Times New Roman"/>
          <w:spacing w:val="2"/>
          <w:sz w:val="20"/>
          <w:szCs w:val="20"/>
        </w:rPr>
        <w:t xml:space="preserve"> </w:t>
      </w:r>
      <w:r>
        <w:rPr>
          <w:rFonts w:ascii="Times New Roman" w:hAnsi="Times New Roman"/>
          <w:sz w:val="20"/>
          <w:szCs w:val="20"/>
        </w:rPr>
        <w:t>in</w:t>
      </w:r>
      <w:r>
        <w:rPr>
          <w:rFonts w:ascii="Times New Roman" w:hAnsi="Times New Roman"/>
          <w:spacing w:val="2"/>
          <w:sz w:val="20"/>
          <w:szCs w:val="20"/>
        </w:rPr>
        <w:t xml:space="preserve"> </w:t>
      </w:r>
      <w:r>
        <w:rPr>
          <w:rFonts w:ascii="Times New Roman" w:hAnsi="Times New Roman"/>
          <w:sz w:val="20"/>
          <w:szCs w:val="20"/>
        </w:rPr>
        <w:t>the</w:t>
      </w:r>
      <w:r>
        <w:rPr>
          <w:rFonts w:ascii="Times New Roman" w:hAnsi="Times New Roman"/>
          <w:spacing w:val="3"/>
          <w:sz w:val="20"/>
          <w:szCs w:val="20"/>
        </w:rPr>
        <w:t xml:space="preserve"> </w:t>
      </w:r>
      <w:r>
        <w:rPr>
          <w:rFonts w:ascii="Times New Roman" w:hAnsi="Times New Roman"/>
          <w:sz w:val="20"/>
          <w:szCs w:val="20"/>
        </w:rPr>
        <w:t>Department</w:t>
      </w:r>
      <w:r>
        <w:rPr>
          <w:rFonts w:ascii="Times New Roman" w:hAnsi="Times New Roman"/>
          <w:spacing w:val="3"/>
          <w:sz w:val="20"/>
          <w:szCs w:val="20"/>
        </w:rPr>
        <w:t xml:space="preserve"> </w:t>
      </w:r>
      <w:r>
        <w:rPr>
          <w:rFonts w:ascii="Times New Roman" w:hAnsi="Times New Roman"/>
          <w:sz w:val="20"/>
          <w:szCs w:val="20"/>
        </w:rPr>
        <w:t>of</w:t>
      </w:r>
      <w:r>
        <w:rPr>
          <w:rFonts w:ascii="Times New Roman" w:hAnsi="Times New Roman"/>
          <w:spacing w:val="2"/>
          <w:sz w:val="20"/>
          <w:szCs w:val="20"/>
        </w:rPr>
        <w:t xml:space="preserve"> </w:t>
      </w:r>
      <w:r>
        <w:rPr>
          <w:rFonts w:ascii="Times New Roman" w:hAnsi="Times New Roman"/>
          <w:sz w:val="20"/>
          <w:szCs w:val="20"/>
        </w:rPr>
        <w:t>Mathematics</w:t>
      </w:r>
      <w:r>
        <w:rPr>
          <w:rFonts w:ascii="Times New Roman" w:hAnsi="Times New Roman"/>
          <w:spacing w:val="3"/>
          <w:sz w:val="20"/>
          <w:szCs w:val="20"/>
        </w:rPr>
        <w:t xml:space="preserve"> </w:t>
      </w:r>
      <w:r>
        <w:rPr>
          <w:rFonts w:ascii="Times New Roman" w:hAnsi="Times New Roman"/>
          <w:sz w:val="20"/>
          <w:szCs w:val="20"/>
        </w:rPr>
        <w:t>and</w:t>
      </w:r>
      <w:r>
        <w:rPr>
          <w:rFonts w:ascii="Times New Roman" w:hAnsi="Times New Roman"/>
          <w:spacing w:val="2"/>
          <w:sz w:val="20"/>
          <w:szCs w:val="20"/>
        </w:rPr>
        <w:t xml:space="preserve"> </w:t>
      </w:r>
      <w:r>
        <w:rPr>
          <w:rFonts w:ascii="Times New Roman" w:hAnsi="Times New Roman"/>
          <w:sz w:val="20"/>
          <w:szCs w:val="20"/>
        </w:rPr>
        <w:t>Computer</w:t>
      </w:r>
      <w:r>
        <w:rPr>
          <w:rFonts w:ascii="Times New Roman" w:hAnsi="Times New Roman"/>
          <w:spacing w:val="3"/>
          <w:sz w:val="20"/>
          <w:szCs w:val="20"/>
        </w:rPr>
        <w:t xml:space="preserve"> </w:t>
      </w:r>
      <w:r>
        <w:rPr>
          <w:rFonts w:ascii="Times New Roman" w:hAnsi="Times New Roman"/>
          <w:sz w:val="20"/>
          <w:szCs w:val="20"/>
        </w:rPr>
        <w:t>Science</w:t>
      </w:r>
      <w:r>
        <w:rPr>
          <w:rFonts w:ascii="Times New Roman" w:hAnsi="Times New Roman"/>
          <w:spacing w:val="3"/>
          <w:sz w:val="20"/>
          <w:szCs w:val="20"/>
        </w:rPr>
        <w:t xml:space="preserve"> </w:t>
      </w:r>
      <w:r>
        <w:rPr>
          <w:rFonts w:ascii="Times New Roman" w:hAnsi="Times New Roman"/>
          <w:sz w:val="20"/>
          <w:szCs w:val="20"/>
        </w:rPr>
        <w:t>must</w:t>
      </w:r>
      <w:r>
        <w:rPr>
          <w:rFonts w:ascii="Times New Roman" w:hAnsi="Times New Roman"/>
          <w:spacing w:val="2"/>
          <w:sz w:val="20"/>
          <w:szCs w:val="20"/>
        </w:rPr>
        <w:t xml:space="preserve"> </w:t>
      </w:r>
      <w:r>
        <w:rPr>
          <w:rFonts w:ascii="Times New Roman" w:hAnsi="Times New Roman"/>
          <w:sz w:val="20"/>
          <w:szCs w:val="20"/>
        </w:rPr>
        <w:t>approve</w:t>
      </w:r>
      <w:r>
        <w:rPr>
          <w:rFonts w:ascii="Times New Roman" w:hAnsi="Times New Roman"/>
          <w:spacing w:val="3"/>
          <w:sz w:val="20"/>
          <w:szCs w:val="20"/>
        </w:rPr>
        <w:t xml:space="preserve"> </w:t>
      </w:r>
      <w:r>
        <w:rPr>
          <w:rFonts w:ascii="Times New Roman" w:hAnsi="Times New Roman"/>
          <w:sz w:val="20"/>
          <w:szCs w:val="20"/>
        </w:rPr>
        <w:t>in advance</w:t>
      </w:r>
      <w:r>
        <w:rPr>
          <w:rFonts w:ascii="Times New Roman" w:hAnsi="Times New Roman"/>
          <w:spacing w:val="-4"/>
          <w:sz w:val="20"/>
          <w:szCs w:val="20"/>
        </w:rPr>
        <w:t xml:space="preserve"> </w:t>
      </w:r>
      <w:r>
        <w:rPr>
          <w:rFonts w:ascii="Times New Roman" w:hAnsi="Times New Roman"/>
          <w:sz w:val="20"/>
          <w:szCs w:val="20"/>
        </w:rPr>
        <w:t>all</w:t>
      </w:r>
      <w:r>
        <w:rPr>
          <w:rFonts w:ascii="Times New Roman" w:hAnsi="Times New Roman"/>
          <w:spacing w:val="-4"/>
          <w:sz w:val="20"/>
          <w:szCs w:val="20"/>
        </w:rPr>
        <w:t xml:space="preserve"> </w:t>
      </w:r>
      <w:r>
        <w:rPr>
          <w:rFonts w:ascii="Times New Roman" w:hAnsi="Times New Roman"/>
          <w:sz w:val="20"/>
          <w:szCs w:val="20"/>
        </w:rPr>
        <w:t>courses</w:t>
      </w:r>
      <w:r>
        <w:rPr>
          <w:rFonts w:ascii="Times New Roman" w:hAnsi="Times New Roman"/>
          <w:spacing w:val="-4"/>
          <w:sz w:val="20"/>
          <w:szCs w:val="20"/>
        </w:rPr>
        <w:t xml:space="preserve"> </w:t>
      </w:r>
      <w:r>
        <w:rPr>
          <w:rFonts w:ascii="Times New Roman" w:hAnsi="Times New Roman"/>
          <w:sz w:val="20"/>
          <w:szCs w:val="20"/>
        </w:rPr>
        <w:t>taken</w:t>
      </w:r>
      <w:r>
        <w:rPr>
          <w:rFonts w:ascii="Times New Roman" w:hAnsi="Times New Roman"/>
          <w:spacing w:val="-4"/>
          <w:sz w:val="20"/>
          <w:szCs w:val="20"/>
        </w:rPr>
        <w:t xml:space="preserve"> </w:t>
      </w:r>
      <w:r>
        <w:rPr>
          <w:rFonts w:ascii="Times New Roman" w:hAnsi="Times New Roman"/>
          <w:sz w:val="20"/>
          <w:szCs w:val="20"/>
        </w:rPr>
        <w:t>through</w:t>
      </w:r>
      <w:r>
        <w:rPr>
          <w:rFonts w:ascii="Times New Roman" w:hAnsi="Times New Roman"/>
          <w:spacing w:val="-4"/>
          <w:sz w:val="20"/>
          <w:szCs w:val="20"/>
        </w:rPr>
        <w:t xml:space="preserve"> </w:t>
      </w:r>
      <w:r>
        <w:rPr>
          <w:rFonts w:ascii="Times New Roman" w:hAnsi="Times New Roman"/>
          <w:sz w:val="20"/>
          <w:szCs w:val="20"/>
        </w:rPr>
        <w:t>the</w:t>
      </w:r>
      <w:r>
        <w:rPr>
          <w:rFonts w:ascii="Times New Roman" w:hAnsi="Times New Roman"/>
          <w:spacing w:val="-4"/>
          <w:sz w:val="20"/>
          <w:szCs w:val="20"/>
        </w:rPr>
        <w:t xml:space="preserve"> </w:t>
      </w:r>
      <w:r>
        <w:rPr>
          <w:rFonts w:ascii="Times New Roman" w:hAnsi="Times New Roman"/>
          <w:sz w:val="20"/>
          <w:szCs w:val="20"/>
        </w:rPr>
        <w:t>teacher</w:t>
      </w:r>
      <w:r>
        <w:rPr>
          <w:rFonts w:ascii="Times New Roman" w:hAnsi="Times New Roman"/>
          <w:spacing w:val="-4"/>
          <w:sz w:val="20"/>
          <w:szCs w:val="20"/>
        </w:rPr>
        <w:t xml:space="preserve"> </w:t>
      </w:r>
      <w:r>
        <w:rPr>
          <w:rFonts w:ascii="Times New Roman" w:hAnsi="Times New Roman"/>
          <w:sz w:val="20"/>
          <w:szCs w:val="20"/>
        </w:rPr>
        <w:t>education</w:t>
      </w:r>
      <w:r>
        <w:rPr>
          <w:rFonts w:ascii="Times New Roman" w:hAnsi="Times New Roman"/>
          <w:spacing w:val="-4"/>
          <w:sz w:val="20"/>
          <w:szCs w:val="20"/>
        </w:rPr>
        <w:t xml:space="preserve"> </w:t>
      </w:r>
      <w:r>
        <w:rPr>
          <w:rFonts w:ascii="Times New Roman" w:hAnsi="Times New Roman"/>
          <w:sz w:val="20"/>
          <w:szCs w:val="20"/>
        </w:rPr>
        <w:t>program.</w:t>
      </w:r>
      <w:r>
        <w:rPr>
          <w:rFonts w:ascii="Times New Roman" w:hAnsi="Times New Roman"/>
          <w:spacing w:val="-4"/>
          <w:sz w:val="20"/>
          <w:szCs w:val="20"/>
        </w:rPr>
        <w:t xml:space="preserve"> </w:t>
      </w:r>
      <w:r>
        <w:rPr>
          <w:rFonts w:ascii="Times New Roman" w:hAnsi="Times New Roman"/>
          <w:sz w:val="20"/>
          <w:szCs w:val="20"/>
        </w:rPr>
        <w:t>Students</w:t>
      </w:r>
      <w:r>
        <w:rPr>
          <w:rFonts w:ascii="Times New Roman" w:hAnsi="Times New Roman"/>
          <w:spacing w:val="-4"/>
          <w:sz w:val="20"/>
          <w:szCs w:val="20"/>
        </w:rPr>
        <w:t xml:space="preserve"> </w:t>
      </w:r>
      <w:r>
        <w:rPr>
          <w:rFonts w:ascii="Times New Roman" w:hAnsi="Times New Roman"/>
          <w:sz w:val="20"/>
          <w:szCs w:val="20"/>
        </w:rPr>
        <w:t>evaluated</w:t>
      </w:r>
      <w:r>
        <w:rPr>
          <w:rFonts w:ascii="Times New Roman" w:hAnsi="Times New Roman"/>
          <w:spacing w:val="-4"/>
          <w:sz w:val="20"/>
          <w:szCs w:val="20"/>
        </w:rPr>
        <w:t xml:space="preserve"> </w:t>
      </w:r>
      <w:r>
        <w:rPr>
          <w:rFonts w:ascii="Times New Roman" w:hAnsi="Times New Roman"/>
          <w:sz w:val="20"/>
          <w:szCs w:val="20"/>
        </w:rPr>
        <w:t>by</w:t>
      </w:r>
      <w:r>
        <w:rPr>
          <w:rFonts w:ascii="Times New Roman" w:hAnsi="Times New Roman"/>
          <w:spacing w:val="-4"/>
          <w:sz w:val="20"/>
          <w:szCs w:val="20"/>
        </w:rPr>
        <w:t xml:space="preserve"> </w:t>
      </w:r>
      <w:r>
        <w:rPr>
          <w:rFonts w:ascii="Times New Roman" w:hAnsi="Times New Roman"/>
          <w:sz w:val="20"/>
          <w:szCs w:val="20"/>
        </w:rPr>
        <w:t>the</w:t>
      </w:r>
      <w:r>
        <w:rPr>
          <w:rFonts w:ascii="Times New Roman" w:hAnsi="Times New Roman"/>
          <w:spacing w:val="-4"/>
          <w:sz w:val="20"/>
          <w:szCs w:val="20"/>
        </w:rPr>
        <w:t xml:space="preserve"> </w:t>
      </w:r>
      <w:r>
        <w:rPr>
          <w:rFonts w:ascii="Times New Roman" w:hAnsi="Times New Roman"/>
          <w:sz w:val="20"/>
          <w:szCs w:val="20"/>
        </w:rPr>
        <w:t>depart- ment</w:t>
      </w:r>
      <w:r>
        <w:rPr>
          <w:rFonts w:ascii="Times New Roman" w:hAnsi="Times New Roman"/>
          <w:spacing w:val="-2"/>
          <w:sz w:val="20"/>
          <w:szCs w:val="20"/>
        </w:rPr>
        <w:t xml:space="preserve"> </w:t>
      </w:r>
      <w:r>
        <w:rPr>
          <w:rFonts w:ascii="Times New Roman" w:hAnsi="Times New Roman"/>
          <w:sz w:val="20"/>
          <w:szCs w:val="20"/>
        </w:rPr>
        <w:t>and</w:t>
      </w:r>
      <w:r>
        <w:rPr>
          <w:rFonts w:ascii="Times New Roman" w:hAnsi="Times New Roman"/>
          <w:spacing w:val="-2"/>
          <w:sz w:val="20"/>
          <w:szCs w:val="20"/>
        </w:rPr>
        <w:t xml:space="preserve"> </w:t>
      </w:r>
      <w:r>
        <w:rPr>
          <w:rFonts w:ascii="Times New Roman" w:hAnsi="Times New Roman"/>
          <w:sz w:val="20"/>
          <w:szCs w:val="20"/>
        </w:rPr>
        <w:t>found</w:t>
      </w:r>
      <w:r>
        <w:rPr>
          <w:rFonts w:ascii="Times New Roman" w:hAnsi="Times New Roman"/>
          <w:spacing w:val="-2"/>
          <w:sz w:val="20"/>
          <w:szCs w:val="20"/>
        </w:rPr>
        <w:t xml:space="preserve"> </w:t>
      </w:r>
      <w:r>
        <w:rPr>
          <w:rFonts w:ascii="Times New Roman" w:hAnsi="Times New Roman"/>
          <w:sz w:val="20"/>
          <w:szCs w:val="20"/>
        </w:rPr>
        <w:t>to</w:t>
      </w:r>
      <w:r>
        <w:rPr>
          <w:rFonts w:ascii="Times New Roman" w:hAnsi="Times New Roman"/>
          <w:spacing w:val="-2"/>
          <w:sz w:val="20"/>
          <w:szCs w:val="20"/>
        </w:rPr>
        <w:t xml:space="preserve"> </w:t>
      </w:r>
      <w:r>
        <w:rPr>
          <w:rFonts w:ascii="Times New Roman" w:hAnsi="Times New Roman"/>
          <w:sz w:val="20"/>
          <w:szCs w:val="20"/>
        </w:rPr>
        <w:t>be</w:t>
      </w:r>
      <w:r>
        <w:rPr>
          <w:rFonts w:ascii="Times New Roman" w:hAnsi="Times New Roman"/>
          <w:spacing w:val="-2"/>
          <w:sz w:val="20"/>
          <w:szCs w:val="20"/>
        </w:rPr>
        <w:t xml:space="preserve"> </w:t>
      </w:r>
      <w:r>
        <w:rPr>
          <w:rFonts w:ascii="Times New Roman" w:hAnsi="Times New Roman"/>
          <w:sz w:val="20"/>
          <w:szCs w:val="20"/>
        </w:rPr>
        <w:t>lacking</w:t>
      </w:r>
      <w:r>
        <w:rPr>
          <w:rFonts w:ascii="Times New Roman" w:hAnsi="Times New Roman"/>
          <w:spacing w:val="-2"/>
          <w:sz w:val="20"/>
          <w:szCs w:val="20"/>
        </w:rPr>
        <w:t xml:space="preserve"> </w:t>
      </w:r>
      <w:r>
        <w:rPr>
          <w:rFonts w:ascii="Times New Roman" w:hAnsi="Times New Roman"/>
          <w:sz w:val="20"/>
          <w:szCs w:val="20"/>
        </w:rPr>
        <w:t>su</w:t>
      </w:r>
      <w:r>
        <w:rPr>
          <w:rFonts w:ascii="Times New Roman" w:hAnsi="Times New Roman"/>
          <w:spacing w:val="-4"/>
          <w:sz w:val="20"/>
          <w:szCs w:val="20"/>
        </w:rPr>
        <w:t>f</w:t>
      </w:r>
      <w:r>
        <w:rPr>
          <w:rFonts w:ascii="Times New Roman" w:hAnsi="Times New Roman"/>
          <w:sz w:val="20"/>
          <w:szCs w:val="20"/>
        </w:rPr>
        <w:t>ficient</w:t>
      </w:r>
      <w:r>
        <w:rPr>
          <w:rFonts w:ascii="Times New Roman" w:hAnsi="Times New Roman"/>
          <w:spacing w:val="-2"/>
          <w:sz w:val="20"/>
          <w:szCs w:val="20"/>
        </w:rPr>
        <w:t xml:space="preserve"> </w:t>
      </w:r>
      <w:r>
        <w:rPr>
          <w:rFonts w:ascii="Times New Roman" w:hAnsi="Times New Roman"/>
          <w:sz w:val="20"/>
          <w:szCs w:val="20"/>
        </w:rPr>
        <w:t>preparation</w:t>
      </w:r>
      <w:r>
        <w:rPr>
          <w:rFonts w:ascii="Times New Roman" w:hAnsi="Times New Roman"/>
          <w:spacing w:val="-2"/>
          <w:sz w:val="20"/>
          <w:szCs w:val="20"/>
        </w:rPr>
        <w:t xml:space="preserve"> </w:t>
      </w:r>
      <w:r>
        <w:rPr>
          <w:rFonts w:ascii="Times New Roman" w:hAnsi="Times New Roman"/>
          <w:sz w:val="20"/>
          <w:szCs w:val="20"/>
        </w:rPr>
        <w:t>for</w:t>
      </w:r>
      <w:r>
        <w:rPr>
          <w:rFonts w:ascii="Times New Roman" w:hAnsi="Times New Roman"/>
          <w:spacing w:val="-2"/>
          <w:sz w:val="20"/>
          <w:szCs w:val="20"/>
        </w:rPr>
        <w:t xml:space="preserve"> </w:t>
      </w:r>
      <w:r>
        <w:rPr>
          <w:rFonts w:ascii="Times New Roman" w:hAnsi="Times New Roman"/>
          <w:sz w:val="20"/>
          <w:szCs w:val="20"/>
        </w:rPr>
        <w:t>the</w:t>
      </w:r>
      <w:r>
        <w:rPr>
          <w:rFonts w:ascii="Times New Roman" w:hAnsi="Times New Roman"/>
          <w:spacing w:val="-2"/>
          <w:sz w:val="20"/>
          <w:szCs w:val="20"/>
        </w:rPr>
        <w:t xml:space="preserve"> </w:t>
      </w:r>
      <w:r>
        <w:rPr>
          <w:rFonts w:ascii="Times New Roman" w:hAnsi="Times New Roman"/>
          <w:sz w:val="20"/>
          <w:szCs w:val="20"/>
        </w:rPr>
        <w:t>graduate</w:t>
      </w:r>
      <w:r>
        <w:rPr>
          <w:rFonts w:ascii="Times New Roman" w:hAnsi="Times New Roman"/>
          <w:spacing w:val="-2"/>
          <w:sz w:val="20"/>
          <w:szCs w:val="20"/>
        </w:rPr>
        <w:t xml:space="preserve"> </w:t>
      </w:r>
      <w:r>
        <w:rPr>
          <w:rFonts w:ascii="Times New Roman" w:hAnsi="Times New Roman"/>
          <w:sz w:val="20"/>
          <w:szCs w:val="20"/>
        </w:rPr>
        <w:t>courses</w:t>
      </w:r>
      <w:r>
        <w:rPr>
          <w:rFonts w:ascii="Times New Roman" w:hAnsi="Times New Roman"/>
          <w:spacing w:val="-2"/>
          <w:sz w:val="20"/>
          <w:szCs w:val="20"/>
        </w:rPr>
        <w:t xml:space="preserve"> </w:t>
      </w:r>
      <w:r>
        <w:rPr>
          <w:rFonts w:ascii="Times New Roman" w:hAnsi="Times New Roman"/>
          <w:sz w:val="20"/>
          <w:szCs w:val="20"/>
        </w:rPr>
        <w:t>in</w:t>
      </w:r>
      <w:r>
        <w:rPr>
          <w:rFonts w:ascii="Times New Roman" w:hAnsi="Times New Roman"/>
          <w:spacing w:val="-2"/>
          <w:sz w:val="20"/>
          <w:szCs w:val="20"/>
        </w:rPr>
        <w:t xml:space="preserve"> </w:t>
      </w:r>
      <w:r>
        <w:rPr>
          <w:rFonts w:ascii="Times New Roman" w:hAnsi="Times New Roman"/>
          <w:sz w:val="20"/>
          <w:szCs w:val="20"/>
        </w:rPr>
        <w:t>Mathematics</w:t>
      </w:r>
      <w:r>
        <w:rPr>
          <w:rFonts w:ascii="Times New Roman" w:hAnsi="Times New Roman"/>
          <w:spacing w:val="-2"/>
          <w:sz w:val="20"/>
          <w:szCs w:val="20"/>
        </w:rPr>
        <w:t xml:space="preserve"> </w:t>
      </w:r>
      <w:r>
        <w:rPr>
          <w:rFonts w:ascii="Times New Roman" w:hAnsi="Times New Roman"/>
          <w:sz w:val="20"/>
          <w:szCs w:val="20"/>
        </w:rPr>
        <w:t>are</w:t>
      </w:r>
      <w:r>
        <w:rPr>
          <w:rFonts w:ascii="Times New Roman" w:hAnsi="Times New Roman"/>
          <w:spacing w:val="-2"/>
          <w:sz w:val="20"/>
          <w:szCs w:val="20"/>
        </w:rPr>
        <w:t xml:space="preserve"> </w:t>
      </w:r>
      <w:r>
        <w:rPr>
          <w:rFonts w:ascii="Times New Roman" w:hAnsi="Times New Roman"/>
          <w:sz w:val="20"/>
          <w:szCs w:val="20"/>
        </w:rPr>
        <w:t xml:space="preserve">re- </w:t>
      </w:r>
      <w:r>
        <w:rPr>
          <w:rFonts w:ascii="Times New Roman" w:hAnsi="Times New Roman"/>
          <w:spacing w:val="2"/>
          <w:sz w:val="20"/>
          <w:szCs w:val="20"/>
        </w:rPr>
        <w:t>quire</w:t>
      </w:r>
      <w:r>
        <w:rPr>
          <w:rFonts w:ascii="Times New Roman" w:hAnsi="Times New Roman"/>
          <w:sz w:val="20"/>
          <w:szCs w:val="20"/>
        </w:rPr>
        <w:t xml:space="preserve">d </w:t>
      </w:r>
      <w:r>
        <w:rPr>
          <w:rFonts w:ascii="Times New Roman" w:hAnsi="Times New Roman"/>
          <w:spacing w:val="2"/>
          <w:sz w:val="20"/>
          <w:szCs w:val="20"/>
        </w:rPr>
        <w:t>t</w:t>
      </w:r>
      <w:r>
        <w:rPr>
          <w:rFonts w:ascii="Times New Roman" w:hAnsi="Times New Roman"/>
          <w:sz w:val="20"/>
          <w:szCs w:val="20"/>
        </w:rPr>
        <w:t xml:space="preserve">o </w:t>
      </w:r>
      <w:r>
        <w:rPr>
          <w:rFonts w:ascii="Times New Roman" w:hAnsi="Times New Roman"/>
          <w:spacing w:val="2"/>
          <w:sz w:val="20"/>
          <w:szCs w:val="20"/>
        </w:rPr>
        <w:t>tak</w:t>
      </w:r>
      <w:r>
        <w:rPr>
          <w:rFonts w:ascii="Times New Roman" w:hAnsi="Times New Roman"/>
          <w:sz w:val="20"/>
          <w:szCs w:val="20"/>
        </w:rPr>
        <w:t xml:space="preserve">e </w:t>
      </w:r>
      <w:r>
        <w:rPr>
          <w:rFonts w:ascii="Times New Roman" w:hAnsi="Times New Roman"/>
          <w:spacing w:val="2"/>
          <w:sz w:val="20"/>
          <w:szCs w:val="20"/>
        </w:rPr>
        <w:t>th</w:t>
      </w:r>
      <w:r>
        <w:rPr>
          <w:rFonts w:ascii="Times New Roman" w:hAnsi="Times New Roman"/>
          <w:sz w:val="20"/>
          <w:szCs w:val="20"/>
        </w:rPr>
        <w:t xml:space="preserve">e </w:t>
      </w:r>
      <w:r>
        <w:rPr>
          <w:rFonts w:ascii="Times New Roman" w:hAnsi="Times New Roman"/>
          <w:spacing w:val="2"/>
          <w:sz w:val="20"/>
          <w:szCs w:val="20"/>
        </w:rPr>
        <w:t>necessar</w:t>
      </w:r>
      <w:r>
        <w:rPr>
          <w:rFonts w:ascii="Times New Roman" w:hAnsi="Times New Roman"/>
          <w:sz w:val="20"/>
          <w:szCs w:val="20"/>
        </w:rPr>
        <w:t xml:space="preserve">y </w:t>
      </w:r>
      <w:r>
        <w:rPr>
          <w:rFonts w:ascii="Times New Roman" w:hAnsi="Times New Roman"/>
          <w:spacing w:val="2"/>
          <w:sz w:val="20"/>
          <w:szCs w:val="20"/>
        </w:rPr>
        <w:t>prerequisite</w:t>
      </w:r>
      <w:r>
        <w:rPr>
          <w:rFonts w:ascii="Times New Roman" w:hAnsi="Times New Roman"/>
          <w:sz w:val="20"/>
          <w:szCs w:val="20"/>
        </w:rPr>
        <w:t xml:space="preserve">s </w:t>
      </w:r>
      <w:r>
        <w:rPr>
          <w:rFonts w:ascii="Times New Roman" w:hAnsi="Times New Roman"/>
          <w:spacing w:val="2"/>
          <w:sz w:val="20"/>
          <w:szCs w:val="20"/>
        </w:rPr>
        <w:t>a</w:t>
      </w:r>
      <w:r>
        <w:rPr>
          <w:rFonts w:ascii="Times New Roman" w:hAnsi="Times New Roman"/>
          <w:sz w:val="20"/>
          <w:szCs w:val="20"/>
        </w:rPr>
        <w:t xml:space="preserve">s </w:t>
      </w:r>
      <w:r>
        <w:rPr>
          <w:rFonts w:ascii="Times New Roman" w:hAnsi="Times New Roman"/>
          <w:spacing w:val="2"/>
          <w:sz w:val="20"/>
          <w:szCs w:val="20"/>
        </w:rPr>
        <w:t>determine</w:t>
      </w:r>
      <w:r>
        <w:rPr>
          <w:rFonts w:ascii="Times New Roman" w:hAnsi="Times New Roman"/>
          <w:sz w:val="20"/>
          <w:szCs w:val="20"/>
        </w:rPr>
        <w:t xml:space="preserve">d </w:t>
      </w:r>
      <w:r>
        <w:rPr>
          <w:rFonts w:ascii="Times New Roman" w:hAnsi="Times New Roman"/>
          <w:spacing w:val="2"/>
          <w:sz w:val="20"/>
          <w:szCs w:val="20"/>
        </w:rPr>
        <w:t>b</w:t>
      </w:r>
      <w:r>
        <w:rPr>
          <w:rFonts w:ascii="Times New Roman" w:hAnsi="Times New Roman"/>
          <w:sz w:val="20"/>
          <w:szCs w:val="20"/>
        </w:rPr>
        <w:t xml:space="preserve">y </w:t>
      </w:r>
      <w:r>
        <w:rPr>
          <w:rFonts w:ascii="Times New Roman" w:hAnsi="Times New Roman"/>
          <w:spacing w:val="2"/>
          <w:sz w:val="20"/>
          <w:szCs w:val="20"/>
        </w:rPr>
        <w:t>th</w:t>
      </w:r>
      <w:r>
        <w:rPr>
          <w:rFonts w:ascii="Times New Roman" w:hAnsi="Times New Roman"/>
          <w:sz w:val="20"/>
          <w:szCs w:val="20"/>
        </w:rPr>
        <w:t xml:space="preserve">e </w:t>
      </w:r>
      <w:r>
        <w:rPr>
          <w:rFonts w:ascii="Times New Roman" w:hAnsi="Times New Roman"/>
          <w:spacing w:val="2"/>
          <w:sz w:val="20"/>
          <w:szCs w:val="20"/>
        </w:rPr>
        <w:t>Graduat</w:t>
      </w:r>
      <w:r>
        <w:rPr>
          <w:rFonts w:ascii="Times New Roman" w:hAnsi="Times New Roman"/>
          <w:sz w:val="20"/>
          <w:szCs w:val="20"/>
        </w:rPr>
        <w:t xml:space="preserve">e </w:t>
      </w:r>
      <w:r>
        <w:rPr>
          <w:rFonts w:ascii="Times New Roman" w:hAnsi="Times New Roman"/>
          <w:spacing w:val="2"/>
          <w:sz w:val="20"/>
          <w:szCs w:val="20"/>
        </w:rPr>
        <w:t>Committe</w:t>
      </w:r>
      <w:r>
        <w:rPr>
          <w:rFonts w:ascii="Times New Roman" w:hAnsi="Times New Roman"/>
          <w:sz w:val="20"/>
          <w:szCs w:val="20"/>
        </w:rPr>
        <w:t xml:space="preserve">e </w:t>
      </w:r>
      <w:r>
        <w:rPr>
          <w:rFonts w:ascii="Times New Roman" w:hAnsi="Times New Roman"/>
          <w:spacing w:val="2"/>
          <w:sz w:val="20"/>
          <w:szCs w:val="20"/>
        </w:rPr>
        <w:t>i</w:t>
      </w:r>
      <w:r>
        <w:rPr>
          <w:rFonts w:ascii="Times New Roman" w:hAnsi="Times New Roman"/>
          <w:sz w:val="20"/>
          <w:szCs w:val="20"/>
        </w:rPr>
        <w:t xml:space="preserve">n </w:t>
      </w:r>
      <w:r>
        <w:rPr>
          <w:rFonts w:ascii="Times New Roman" w:hAnsi="Times New Roman"/>
          <w:spacing w:val="2"/>
          <w:sz w:val="20"/>
          <w:szCs w:val="20"/>
        </w:rPr>
        <w:t xml:space="preserve">the </w:t>
      </w:r>
      <w:r>
        <w:rPr>
          <w:rFonts w:ascii="Times New Roman" w:hAnsi="Times New Roman"/>
          <w:sz w:val="20"/>
          <w:szCs w:val="20"/>
        </w:rPr>
        <w:t>Department of Mathematics and Computer Science.</w:t>
      </w:r>
    </w:p>
    <w:p w:rsidR="00F42301" w:rsidRDefault="00F42301" w:rsidP="00721764">
      <w:pPr>
        <w:widowControl w:val="0"/>
        <w:autoSpaceDE w:val="0"/>
        <w:autoSpaceDN w:val="0"/>
        <w:adjustRightInd w:val="0"/>
        <w:spacing w:before="37" w:after="0" w:line="250" w:lineRule="auto"/>
        <w:ind w:left="1985" w:right="863" w:firstLine="360"/>
        <w:jc w:val="both"/>
        <w:rPr>
          <w:rFonts w:ascii="Times New Roman" w:hAnsi="Times New Roman"/>
          <w:sz w:val="20"/>
          <w:szCs w:val="20"/>
        </w:rPr>
        <w:sectPr w:rsidR="00F42301">
          <w:footerReference w:type="even" r:id="rId44"/>
          <w:footerReference w:type="default" r:id="rId45"/>
          <w:pgSz w:w="12240" w:h="15840"/>
          <w:pgMar w:top="280" w:right="1240" w:bottom="280" w:left="220" w:header="0" w:footer="702" w:gutter="0"/>
          <w:pgNumType w:start="86"/>
          <w:cols w:space="720" w:equalWidth="0">
            <w:col w:w="10780"/>
          </w:cols>
          <w:noEndnote/>
        </w:sectPr>
      </w:pPr>
    </w:p>
    <w:tbl>
      <w:tblPr>
        <w:tblW w:w="0" w:type="auto"/>
        <w:tblInd w:w="100" w:type="dxa"/>
        <w:tblLayout w:type="fixed"/>
        <w:tblCellMar>
          <w:left w:w="0" w:type="dxa"/>
          <w:right w:w="0" w:type="dxa"/>
        </w:tblCellMar>
        <w:tblLook w:val="0000"/>
      </w:tblPr>
      <w:tblGrid>
        <w:gridCol w:w="4876"/>
        <w:gridCol w:w="4560"/>
        <w:gridCol w:w="1067"/>
      </w:tblGrid>
      <w:tr w:rsidR="00F42301" w:rsidRPr="00FA7AC7" w:rsidTr="00B67EC4">
        <w:trPr>
          <w:trHeight w:hRule="exact" w:val="235"/>
        </w:trPr>
        <w:tc>
          <w:tcPr>
            <w:tcW w:w="4876" w:type="dxa"/>
            <w:tcBorders>
              <w:top w:val="nil"/>
              <w:left w:val="nil"/>
              <w:bottom w:val="single" w:sz="4" w:space="0" w:color="191919"/>
              <w:right w:val="single" w:sz="4" w:space="0" w:color="191919"/>
            </w:tcBorders>
          </w:tcPr>
          <w:p w:rsidR="00F42301" w:rsidRPr="00FA7AC7" w:rsidRDefault="00F42301" w:rsidP="00B67EC4">
            <w:pPr>
              <w:widowControl w:val="0"/>
              <w:autoSpaceDE w:val="0"/>
              <w:autoSpaceDN w:val="0"/>
              <w:adjustRightInd w:val="0"/>
              <w:spacing w:after="0"/>
              <w:rPr>
                <w:rFonts w:ascii="Times New Roman" w:hAnsi="Times New Roman"/>
                <w:sz w:val="24"/>
                <w:szCs w:val="24"/>
              </w:rPr>
            </w:pPr>
          </w:p>
        </w:tc>
        <w:tc>
          <w:tcPr>
            <w:tcW w:w="4560" w:type="dxa"/>
            <w:vMerge w:val="restart"/>
            <w:tcBorders>
              <w:top w:val="single" w:sz="4" w:space="0" w:color="191919"/>
              <w:left w:val="single" w:sz="4" w:space="0" w:color="191919"/>
              <w:bottom w:val="single" w:sz="4" w:space="0" w:color="191919"/>
              <w:right w:val="single" w:sz="4" w:space="0" w:color="191919"/>
            </w:tcBorders>
          </w:tcPr>
          <w:p w:rsidR="00F42301" w:rsidRPr="00FA7AC7" w:rsidRDefault="00F42301" w:rsidP="00B67EC4">
            <w:pPr>
              <w:widowControl w:val="0"/>
              <w:autoSpaceDE w:val="0"/>
              <w:autoSpaceDN w:val="0"/>
              <w:adjustRightInd w:val="0"/>
              <w:spacing w:after="0" w:line="386" w:lineRule="exact"/>
              <w:ind w:left="1505" w:right="798"/>
              <w:jc w:val="center"/>
              <w:rPr>
                <w:rFonts w:ascii="Times New Roman" w:hAnsi="Times New Roman"/>
                <w:color w:val="000000"/>
                <w:sz w:val="27"/>
                <w:szCs w:val="27"/>
              </w:rPr>
            </w:pPr>
            <w:r w:rsidRPr="00FA7AC7">
              <w:rPr>
                <w:rFonts w:ascii="Times New Roman" w:hAnsi="Times New Roman"/>
                <w:b/>
                <w:bCs/>
                <w:color w:val="191919"/>
                <w:sz w:val="36"/>
                <w:szCs w:val="36"/>
              </w:rPr>
              <w:t>M</w:t>
            </w:r>
            <w:r w:rsidRPr="00FA7AC7">
              <w:rPr>
                <w:rFonts w:ascii="Times New Roman" w:hAnsi="Times New Roman"/>
                <w:b/>
                <w:bCs/>
                <w:color w:val="191919"/>
                <w:spacing w:val="-20"/>
                <w:sz w:val="27"/>
                <w:szCs w:val="27"/>
              </w:rPr>
              <w:t>A</w:t>
            </w:r>
            <w:r w:rsidRPr="00FA7AC7">
              <w:rPr>
                <w:rFonts w:ascii="Times New Roman" w:hAnsi="Times New Roman"/>
                <w:b/>
                <w:bCs/>
                <w:color w:val="191919"/>
                <w:sz w:val="27"/>
                <w:szCs w:val="27"/>
              </w:rPr>
              <w:t>THEM</w:t>
            </w:r>
            <w:r w:rsidRPr="00FA7AC7">
              <w:rPr>
                <w:rFonts w:ascii="Times New Roman" w:hAnsi="Times New Roman"/>
                <w:b/>
                <w:bCs/>
                <w:color w:val="191919"/>
                <w:spacing w:val="-20"/>
                <w:sz w:val="27"/>
                <w:szCs w:val="27"/>
              </w:rPr>
              <w:t>A</w:t>
            </w:r>
            <w:r w:rsidRPr="00FA7AC7">
              <w:rPr>
                <w:rFonts w:ascii="Times New Roman" w:hAnsi="Times New Roman"/>
                <w:b/>
                <w:bCs/>
                <w:color w:val="191919"/>
                <w:sz w:val="27"/>
                <w:szCs w:val="27"/>
              </w:rPr>
              <w:t>TICS</w:t>
            </w:r>
          </w:p>
          <w:p w:rsidR="00F42301" w:rsidRPr="00FA7AC7" w:rsidRDefault="00F42301" w:rsidP="00B67EC4">
            <w:pPr>
              <w:widowControl w:val="0"/>
              <w:autoSpaceDE w:val="0"/>
              <w:autoSpaceDN w:val="0"/>
              <w:adjustRightInd w:val="0"/>
              <w:spacing w:after="0" w:line="314" w:lineRule="exact"/>
              <w:ind w:left="1736" w:right="1030"/>
              <w:jc w:val="center"/>
              <w:rPr>
                <w:rFonts w:ascii="Times New Roman" w:hAnsi="Times New Roman"/>
                <w:sz w:val="24"/>
                <w:szCs w:val="24"/>
              </w:rPr>
            </w:pPr>
            <w:r w:rsidRPr="00FA7AC7">
              <w:rPr>
                <w:rFonts w:ascii="Times New Roman" w:hAnsi="Times New Roman"/>
                <w:b/>
                <w:bCs/>
                <w:color w:val="191919"/>
                <w:position w:val="-3"/>
                <w:sz w:val="36"/>
                <w:szCs w:val="36"/>
              </w:rPr>
              <w:t>E</w:t>
            </w:r>
            <w:r w:rsidRPr="00FA7AC7">
              <w:rPr>
                <w:rFonts w:ascii="Times New Roman" w:hAnsi="Times New Roman"/>
                <w:b/>
                <w:bCs/>
                <w:color w:val="191919"/>
                <w:position w:val="-3"/>
                <w:sz w:val="27"/>
                <w:szCs w:val="27"/>
              </w:rPr>
              <w:t>DUC</w:t>
            </w:r>
            <w:r w:rsidRPr="00FA7AC7">
              <w:rPr>
                <w:rFonts w:ascii="Times New Roman" w:hAnsi="Times New Roman"/>
                <w:b/>
                <w:bCs/>
                <w:color w:val="191919"/>
                <w:spacing w:val="-20"/>
                <w:position w:val="-3"/>
                <w:sz w:val="27"/>
                <w:szCs w:val="27"/>
              </w:rPr>
              <w:t>A</w:t>
            </w:r>
            <w:r w:rsidRPr="00FA7AC7">
              <w:rPr>
                <w:rFonts w:ascii="Times New Roman" w:hAnsi="Times New Roman"/>
                <w:b/>
                <w:bCs/>
                <w:color w:val="191919"/>
                <w:position w:val="-3"/>
                <w:sz w:val="27"/>
                <w:szCs w:val="27"/>
              </w:rPr>
              <w:t>TION</w:t>
            </w:r>
          </w:p>
        </w:tc>
        <w:tc>
          <w:tcPr>
            <w:tcW w:w="1067" w:type="dxa"/>
            <w:tcBorders>
              <w:top w:val="nil"/>
              <w:left w:val="single" w:sz="4" w:space="0" w:color="191919"/>
              <w:bottom w:val="single" w:sz="4" w:space="0" w:color="191919"/>
              <w:right w:val="nil"/>
            </w:tcBorders>
          </w:tcPr>
          <w:p w:rsidR="00F42301" w:rsidRPr="00FA7AC7" w:rsidRDefault="00F42301" w:rsidP="00B67EC4">
            <w:pPr>
              <w:widowControl w:val="0"/>
              <w:autoSpaceDE w:val="0"/>
              <w:autoSpaceDN w:val="0"/>
              <w:adjustRightInd w:val="0"/>
              <w:spacing w:after="0"/>
              <w:rPr>
                <w:rFonts w:ascii="Times New Roman" w:hAnsi="Times New Roman"/>
                <w:sz w:val="24"/>
                <w:szCs w:val="24"/>
              </w:rPr>
            </w:pPr>
          </w:p>
        </w:tc>
      </w:tr>
      <w:tr w:rsidR="00F42301" w:rsidRPr="00FA7AC7" w:rsidTr="00B67EC4">
        <w:trPr>
          <w:trHeight w:hRule="exact" w:val="256"/>
        </w:trPr>
        <w:tc>
          <w:tcPr>
            <w:tcW w:w="4876" w:type="dxa"/>
            <w:tcBorders>
              <w:top w:val="single" w:sz="4" w:space="0" w:color="191919"/>
              <w:left w:val="nil"/>
              <w:bottom w:val="single" w:sz="4" w:space="0" w:color="191919"/>
              <w:right w:val="single" w:sz="4" w:space="0" w:color="191919"/>
            </w:tcBorders>
          </w:tcPr>
          <w:p w:rsidR="00F42301" w:rsidRPr="00FA7AC7" w:rsidRDefault="00F42301" w:rsidP="00B67EC4">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B67EC4">
            <w:pPr>
              <w:widowControl w:val="0"/>
              <w:autoSpaceDE w:val="0"/>
              <w:autoSpaceDN w:val="0"/>
              <w:adjustRightInd w:val="0"/>
              <w:spacing w:after="0"/>
              <w:rPr>
                <w:rFonts w:ascii="Times New Roman" w:hAnsi="Times New Roman"/>
                <w:sz w:val="24"/>
                <w:szCs w:val="24"/>
              </w:rPr>
            </w:pPr>
          </w:p>
        </w:tc>
        <w:tc>
          <w:tcPr>
            <w:tcW w:w="1067" w:type="dxa"/>
            <w:tcBorders>
              <w:top w:val="single" w:sz="4" w:space="0" w:color="191919"/>
              <w:left w:val="single" w:sz="4" w:space="0" w:color="191919"/>
              <w:bottom w:val="single" w:sz="4" w:space="0" w:color="191919"/>
              <w:right w:val="nil"/>
            </w:tcBorders>
          </w:tcPr>
          <w:p w:rsidR="00F42301" w:rsidRPr="00FA7AC7" w:rsidRDefault="00F42301" w:rsidP="00B67EC4">
            <w:pPr>
              <w:widowControl w:val="0"/>
              <w:autoSpaceDE w:val="0"/>
              <w:autoSpaceDN w:val="0"/>
              <w:adjustRightInd w:val="0"/>
              <w:spacing w:after="0"/>
              <w:rPr>
                <w:rFonts w:ascii="Times New Roman" w:hAnsi="Times New Roman"/>
                <w:sz w:val="24"/>
                <w:szCs w:val="24"/>
              </w:rPr>
            </w:pPr>
          </w:p>
        </w:tc>
      </w:tr>
      <w:tr w:rsidR="00F42301" w:rsidRPr="00FA7AC7" w:rsidTr="00B67EC4">
        <w:trPr>
          <w:trHeight w:hRule="exact" w:val="219"/>
        </w:trPr>
        <w:tc>
          <w:tcPr>
            <w:tcW w:w="4876" w:type="dxa"/>
            <w:tcBorders>
              <w:top w:val="single" w:sz="4" w:space="0" w:color="191919"/>
              <w:left w:val="nil"/>
              <w:bottom w:val="nil"/>
              <w:right w:val="single" w:sz="4" w:space="0" w:color="191919"/>
            </w:tcBorders>
          </w:tcPr>
          <w:p w:rsidR="00F42301" w:rsidRPr="00FA7AC7" w:rsidRDefault="00F42301" w:rsidP="00B67EC4">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B67EC4">
            <w:pPr>
              <w:widowControl w:val="0"/>
              <w:autoSpaceDE w:val="0"/>
              <w:autoSpaceDN w:val="0"/>
              <w:adjustRightInd w:val="0"/>
              <w:spacing w:after="0"/>
              <w:rPr>
                <w:rFonts w:ascii="Times New Roman" w:hAnsi="Times New Roman"/>
                <w:sz w:val="24"/>
                <w:szCs w:val="24"/>
              </w:rPr>
            </w:pPr>
          </w:p>
        </w:tc>
        <w:tc>
          <w:tcPr>
            <w:tcW w:w="1067" w:type="dxa"/>
            <w:tcBorders>
              <w:top w:val="single" w:sz="4" w:space="0" w:color="191919"/>
              <w:left w:val="single" w:sz="4" w:space="0" w:color="191919"/>
              <w:bottom w:val="nil"/>
              <w:right w:val="nil"/>
            </w:tcBorders>
          </w:tcPr>
          <w:p w:rsidR="00F42301" w:rsidRPr="00FA7AC7" w:rsidRDefault="00F42301" w:rsidP="00B67EC4">
            <w:pPr>
              <w:widowControl w:val="0"/>
              <w:autoSpaceDE w:val="0"/>
              <w:autoSpaceDN w:val="0"/>
              <w:adjustRightInd w:val="0"/>
              <w:spacing w:after="0"/>
              <w:rPr>
                <w:rFonts w:ascii="Times New Roman" w:hAnsi="Times New Roman"/>
                <w:sz w:val="24"/>
                <w:szCs w:val="24"/>
              </w:rPr>
            </w:pPr>
          </w:p>
        </w:tc>
      </w:tr>
    </w:tbl>
    <w:p w:rsidR="00F42301" w:rsidRDefault="00F42301" w:rsidP="00721764">
      <w:pPr>
        <w:widowControl w:val="0"/>
        <w:autoSpaceDE w:val="0"/>
        <w:autoSpaceDN w:val="0"/>
        <w:adjustRightInd w:val="0"/>
        <w:spacing w:after="0" w:line="200" w:lineRule="exact"/>
        <w:rPr>
          <w:rFonts w:ascii="Times New Roman" w:hAnsi="Times New Roman"/>
          <w:sz w:val="20"/>
          <w:szCs w:val="20"/>
        </w:rPr>
      </w:pPr>
    </w:p>
    <w:p w:rsidR="00F42301" w:rsidRDefault="00F42301" w:rsidP="00721764">
      <w:pPr>
        <w:widowControl w:val="0"/>
        <w:autoSpaceDE w:val="0"/>
        <w:autoSpaceDN w:val="0"/>
        <w:adjustRightInd w:val="0"/>
        <w:spacing w:before="6" w:after="0" w:line="280" w:lineRule="exact"/>
        <w:rPr>
          <w:rFonts w:ascii="Times New Roman" w:hAnsi="Times New Roman"/>
          <w:sz w:val="28"/>
          <w:szCs w:val="28"/>
        </w:rPr>
      </w:pPr>
    </w:p>
    <w:p w:rsidR="00F42301" w:rsidRDefault="00F42301" w:rsidP="00721764">
      <w:pPr>
        <w:widowControl w:val="0"/>
        <w:autoSpaceDE w:val="0"/>
        <w:autoSpaceDN w:val="0"/>
        <w:adjustRightInd w:val="0"/>
        <w:spacing w:before="14" w:after="0"/>
        <w:ind w:left="860"/>
        <w:rPr>
          <w:rFonts w:ascii="Times New Roman" w:hAnsi="Times New Roman"/>
          <w:sz w:val="28"/>
          <w:szCs w:val="28"/>
        </w:rPr>
      </w:pPr>
      <w:r>
        <w:rPr>
          <w:rFonts w:ascii="Times New Roman" w:hAnsi="Times New Roman"/>
          <w:b/>
          <w:bCs/>
          <w:sz w:val="28"/>
          <w:szCs w:val="28"/>
        </w:rPr>
        <w:t>A</w:t>
      </w:r>
      <w:r>
        <w:rPr>
          <w:rFonts w:ascii="Times New Roman" w:hAnsi="Times New Roman"/>
          <w:b/>
          <w:bCs/>
          <w:spacing w:val="-5"/>
          <w:sz w:val="28"/>
          <w:szCs w:val="28"/>
        </w:rPr>
        <w:t>r</w:t>
      </w:r>
      <w:r>
        <w:rPr>
          <w:rFonts w:ascii="Times New Roman" w:hAnsi="Times New Roman"/>
          <w:b/>
          <w:bCs/>
          <w:sz w:val="28"/>
          <w:szCs w:val="28"/>
        </w:rPr>
        <w:t>ea</w:t>
      </w:r>
      <w:r>
        <w:rPr>
          <w:rFonts w:ascii="Times New Roman" w:hAnsi="Times New Roman"/>
          <w:b/>
          <w:bCs/>
          <w:spacing w:val="-15"/>
          <w:sz w:val="28"/>
          <w:szCs w:val="28"/>
        </w:rPr>
        <w:t xml:space="preserve"> </w:t>
      </w:r>
      <w:r>
        <w:rPr>
          <w:rFonts w:ascii="Times New Roman" w:hAnsi="Times New Roman"/>
          <w:b/>
          <w:bCs/>
          <w:sz w:val="28"/>
          <w:szCs w:val="28"/>
        </w:rPr>
        <w:t>A</w:t>
      </w:r>
      <w:r>
        <w:rPr>
          <w:rFonts w:ascii="Times New Roman" w:hAnsi="Times New Roman"/>
          <w:b/>
          <w:bCs/>
          <w:spacing w:val="-16"/>
          <w:sz w:val="28"/>
          <w:szCs w:val="28"/>
        </w:rPr>
        <w:t xml:space="preserve"> </w:t>
      </w:r>
      <w:r>
        <w:rPr>
          <w:rFonts w:ascii="Times New Roman" w:hAnsi="Times New Roman"/>
          <w:b/>
          <w:bCs/>
          <w:sz w:val="28"/>
          <w:szCs w:val="28"/>
        </w:rPr>
        <w:t>- Natu</w:t>
      </w:r>
      <w:r>
        <w:rPr>
          <w:rFonts w:ascii="Times New Roman" w:hAnsi="Times New Roman"/>
          <w:b/>
          <w:bCs/>
          <w:spacing w:val="-5"/>
          <w:sz w:val="28"/>
          <w:szCs w:val="28"/>
        </w:rPr>
        <w:t>r</w:t>
      </w:r>
      <w:r>
        <w:rPr>
          <w:rFonts w:ascii="Times New Roman" w:hAnsi="Times New Roman"/>
          <w:b/>
          <w:bCs/>
          <w:sz w:val="28"/>
          <w:szCs w:val="28"/>
        </w:rPr>
        <w:t>e of the Learner</w:t>
      </w:r>
      <w:r>
        <w:rPr>
          <w:rFonts w:ascii="Times New Roman" w:hAnsi="Times New Roman"/>
          <w:b/>
          <w:bCs/>
          <w:spacing w:val="-5"/>
          <w:sz w:val="28"/>
          <w:szCs w:val="28"/>
        </w:rPr>
        <w:t xml:space="preserve"> </w:t>
      </w:r>
      <w:r>
        <w:rPr>
          <w:rFonts w:ascii="Times New Roman" w:hAnsi="Times New Roman"/>
          <w:b/>
          <w:bCs/>
          <w:sz w:val="28"/>
          <w:szCs w:val="28"/>
        </w:rPr>
        <w:t>(Minimum of 3 semester</w:t>
      </w:r>
      <w:r>
        <w:rPr>
          <w:rFonts w:ascii="Times New Roman" w:hAnsi="Times New Roman"/>
          <w:b/>
          <w:bCs/>
          <w:spacing w:val="-5"/>
          <w:sz w:val="28"/>
          <w:szCs w:val="28"/>
        </w:rPr>
        <w:t xml:space="preserve"> </w:t>
      </w:r>
      <w:r>
        <w:rPr>
          <w:rFonts w:ascii="Times New Roman" w:hAnsi="Times New Roman"/>
          <w:b/>
          <w:bCs/>
          <w:sz w:val="28"/>
          <w:szCs w:val="28"/>
        </w:rPr>
        <w:t>hours)</w:t>
      </w:r>
    </w:p>
    <w:tbl>
      <w:tblPr>
        <w:tblW w:w="0" w:type="auto"/>
        <w:tblInd w:w="1180" w:type="dxa"/>
        <w:tblLayout w:type="fixed"/>
        <w:tblCellMar>
          <w:left w:w="0" w:type="dxa"/>
          <w:right w:w="0" w:type="dxa"/>
        </w:tblCellMar>
        <w:tblLook w:val="0000"/>
      </w:tblPr>
      <w:tblGrid>
        <w:gridCol w:w="661"/>
        <w:gridCol w:w="765"/>
        <w:gridCol w:w="3051"/>
      </w:tblGrid>
      <w:tr w:rsidR="00F42301" w:rsidRPr="00FA7AC7" w:rsidTr="00B67EC4">
        <w:trPr>
          <w:trHeight w:hRule="exact" w:val="287"/>
        </w:trPr>
        <w:tc>
          <w:tcPr>
            <w:tcW w:w="661" w:type="dxa"/>
            <w:tcBorders>
              <w:top w:val="nil"/>
              <w:left w:val="nil"/>
              <w:bottom w:val="nil"/>
              <w:right w:val="nil"/>
            </w:tcBorders>
          </w:tcPr>
          <w:p w:rsidR="00F42301" w:rsidRPr="00FA7AC7" w:rsidRDefault="00F42301" w:rsidP="00B67EC4">
            <w:pPr>
              <w:widowControl w:val="0"/>
              <w:autoSpaceDE w:val="0"/>
              <w:autoSpaceDN w:val="0"/>
              <w:adjustRightInd w:val="0"/>
              <w:spacing w:before="34" w:after="0"/>
              <w:ind w:left="40"/>
              <w:rPr>
                <w:rFonts w:ascii="Times New Roman" w:hAnsi="Times New Roman"/>
                <w:sz w:val="24"/>
                <w:szCs w:val="24"/>
              </w:rPr>
            </w:pPr>
            <w:r w:rsidRPr="00FA7AC7">
              <w:rPr>
                <w:rFonts w:ascii="Times New Roman" w:hAnsi="Times New Roman"/>
                <w:sz w:val="20"/>
                <w:szCs w:val="20"/>
              </w:rPr>
              <w:t>PSYC</w:t>
            </w:r>
          </w:p>
        </w:tc>
        <w:tc>
          <w:tcPr>
            <w:tcW w:w="765" w:type="dxa"/>
            <w:tcBorders>
              <w:top w:val="nil"/>
              <w:left w:val="nil"/>
              <w:bottom w:val="nil"/>
              <w:right w:val="nil"/>
            </w:tcBorders>
          </w:tcPr>
          <w:p w:rsidR="00F42301" w:rsidRPr="00FA7AC7" w:rsidRDefault="00F42301" w:rsidP="00B67EC4">
            <w:pPr>
              <w:widowControl w:val="0"/>
              <w:autoSpaceDE w:val="0"/>
              <w:autoSpaceDN w:val="0"/>
              <w:adjustRightInd w:val="0"/>
              <w:spacing w:before="34" w:after="0"/>
              <w:ind w:left="121"/>
              <w:rPr>
                <w:rFonts w:ascii="Times New Roman" w:hAnsi="Times New Roman"/>
                <w:sz w:val="24"/>
                <w:szCs w:val="24"/>
              </w:rPr>
            </w:pPr>
            <w:r w:rsidRPr="00FA7AC7">
              <w:rPr>
                <w:rFonts w:ascii="Times New Roman" w:hAnsi="Times New Roman"/>
                <w:sz w:val="20"/>
                <w:szCs w:val="20"/>
              </w:rPr>
              <w:t>5515</w:t>
            </w:r>
          </w:p>
        </w:tc>
        <w:tc>
          <w:tcPr>
            <w:tcW w:w="3051" w:type="dxa"/>
            <w:tcBorders>
              <w:top w:val="nil"/>
              <w:left w:val="nil"/>
              <w:bottom w:val="nil"/>
              <w:right w:val="nil"/>
            </w:tcBorders>
          </w:tcPr>
          <w:p w:rsidR="00F42301" w:rsidRPr="00FA7AC7" w:rsidRDefault="00F42301" w:rsidP="00B67EC4">
            <w:pPr>
              <w:widowControl w:val="0"/>
              <w:autoSpaceDE w:val="0"/>
              <w:autoSpaceDN w:val="0"/>
              <w:adjustRightInd w:val="0"/>
              <w:spacing w:before="34" w:after="0"/>
              <w:ind w:left="244"/>
              <w:rPr>
                <w:rFonts w:ascii="Times New Roman" w:hAnsi="Times New Roman"/>
                <w:sz w:val="24"/>
                <w:szCs w:val="24"/>
              </w:rPr>
            </w:pPr>
            <w:r w:rsidRPr="00FA7AC7">
              <w:rPr>
                <w:rFonts w:ascii="Times New Roman" w:hAnsi="Times New Roman"/>
                <w:sz w:val="20"/>
                <w:szCs w:val="20"/>
              </w:rPr>
              <w:t>Educational Psychology</w:t>
            </w:r>
          </w:p>
        </w:tc>
      </w:tr>
      <w:tr w:rsidR="00F42301" w:rsidRPr="00FA7AC7" w:rsidTr="00B67EC4">
        <w:trPr>
          <w:trHeight w:hRule="exact" w:val="240"/>
        </w:trPr>
        <w:tc>
          <w:tcPr>
            <w:tcW w:w="661" w:type="dxa"/>
            <w:tcBorders>
              <w:top w:val="nil"/>
              <w:left w:val="nil"/>
              <w:bottom w:val="nil"/>
              <w:right w:val="nil"/>
            </w:tcBorders>
          </w:tcPr>
          <w:p w:rsidR="00F42301" w:rsidRPr="00FA7AC7" w:rsidRDefault="00F42301" w:rsidP="00B67EC4">
            <w:pPr>
              <w:widowControl w:val="0"/>
              <w:autoSpaceDE w:val="0"/>
              <w:autoSpaceDN w:val="0"/>
              <w:adjustRightInd w:val="0"/>
              <w:spacing w:after="0" w:line="217" w:lineRule="exact"/>
              <w:ind w:left="40"/>
              <w:rPr>
                <w:rFonts w:ascii="Times New Roman" w:hAnsi="Times New Roman"/>
                <w:sz w:val="24"/>
                <w:szCs w:val="24"/>
              </w:rPr>
            </w:pPr>
            <w:r w:rsidRPr="00FA7AC7">
              <w:rPr>
                <w:rFonts w:ascii="Times New Roman" w:hAnsi="Times New Roman"/>
                <w:sz w:val="20"/>
                <w:szCs w:val="20"/>
              </w:rPr>
              <w:t>PSYC</w:t>
            </w:r>
          </w:p>
        </w:tc>
        <w:tc>
          <w:tcPr>
            <w:tcW w:w="765" w:type="dxa"/>
            <w:tcBorders>
              <w:top w:val="nil"/>
              <w:left w:val="nil"/>
              <w:bottom w:val="nil"/>
              <w:right w:val="nil"/>
            </w:tcBorders>
          </w:tcPr>
          <w:p w:rsidR="00F42301" w:rsidRPr="00FA7AC7" w:rsidRDefault="00F42301" w:rsidP="00B67EC4">
            <w:pPr>
              <w:widowControl w:val="0"/>
              <w:autoSpaceDE w:val="0"/>
              <w:autoSpaceDN w:val="0"/>
              <w:adjustRightInd w:val="0"/>
              <w:spacing w:after="0" w:line="217" w:lineRule="exact"/>
              <w:ind w:left="121"/>
              <w:rPr>
                <w:rFonts w:ascii="Times New Roman" w:hAnsi="Times New Roman"/>
                <w:sz w:val="24"/>
                <w:szCs w:val="24"/>
              </w:rPr>
            </w:pPr>
            <w:r w:rsidRPr="00FA7AC7">
              <w:rPr>
                <w:rFonts w:ascii="Times New Roman" w:hAnsi="Times New Roman"/>
                <w:sz w:val="20"/>
                <w:szCs w:val="20"/>
              </w:rPr>
              <w:t>5555</w:t>
            </w:r>
          </w:p>
        </w:tc>
        <w:tc>
          <w:tcPr>
            <w:tcW w:w="3051" w:type="dxa"/>
            <w:tcBorders>
              <w:top w:val="nil"/>
              <w:left w:val="nil"/>
              <w:bottom w:val="nil"/>
              <w:right w:val="nil"/>
            </w:tcBorders>
          </w:tcPr>
          <w:p w:rsidR="00F42301" w:rsidRPr="00FA7AC7" w:rsidRDefault="00F42301" w:rsidP="00B67EC4">
            <w:pPr>
              <w:widowControl w:val="0"/>
              <w:autoSpaceDE w:val="0"/>
              <w:autoSpaceDN w:val="0"/>
              <w:adjustRightInd w:val="0"/>
              <w:spacing w:after="0" w:line="217" w:lineRule="exact"/>
              <w:ind w:left="244"/>
              <w:rPr>
                <w:rFonts w:ascii="Times New Roman" w:hAnsi="Times New Roman"/>
                <w:sz w:val="24"/>
                <w:szCs w:val="24"/>
              </w:rPr>
            </w:pPr>
            <w:r w:rsidRPr="00FA7AC7">
              <w:rPr>
                <w:rFonts w:ascii="Times New Roman" w:hAnsi="Times New Roman"/>
                <w:sz w:val="20"/>
                <w:szCs w:val="20"/>
              </w:rPr>
              <w:t>Conditions of Learning</w:t>
            </w:r>
          </w:p>
        </w:tc>
      </w:tr>
      <w:tr w:rsidR="00F42301" w:rsidRPr="00FA7AC7" w:rsidTr="00B67EC4">
        <w:trPr>
          <w:trHeight w:hRule="exact" w:val="320"/>
        </w:trPr>
        <w:tc>
          <w:tcPr>
            <w:tcW w:w="661" w:type="dxa"/>
            <w:tcBorders>
              <w:top w:val="nil"/>
              <w:left w:val="nil"/>
              <w:bottom w:val="nil"/>
              <w:right w:val="nil"/>
            </w:tcBorders>
          </w:tcPr>
          <w:p w:rsidR="00F42301" w:rsidRPr="00FA7AC7" w:rsidRDefault="00F42301" w:rsidP="00B67EC4">
            <w:pPr>
              <w:widowControl w:val="0"/>
              <w:autoSpaceDE w:val="0"/>
              <w:autoSpaceDN w:val="0"/>
              <w:adjustRightInd w:val="0"/>
              <w:spacing w:after="0" w:line="217" w:lineRule="exact"/>
              <w:ind w:left="40"/>
              <w:rPr>
                <w:rFonts w:ascii="Times New Roman" w:hAnsi="Times New Roman"/>
                <w:sz w:val="24"/>
                <w:szCs w:val="24"/>
              </w:rPr>
            </w:pPr>
            <w:r w:rsidRPr="00FA7AC7">
              <w:rPr>
                <w:rFonts w:ascii="Times New Roman" w:hAnsi="Times New Roman"/>
                <w:sz w:val="20"/>
                <w:szCs w:val="20"/>
              </w:rPr>
              <w:t>SPED</w:t>
            </w:r>
          </w:p>
        </w:tc>
        <w:tc>
          <w:tcPr>
            <w:tcW w:w="765" w:type="dxa"/>
            <w:tcBorders>
              <w:top w:val="nil"/>
              <w:left w:val="nil"/>
              <w:bottom w:val="nil"/>
              <w:right w:val="nil"/>
            </w:tcBorders>
          </w:tcPr>
          <w:p w:rsidR="00F42301" w:rsidRPr="00FA7AC7" w:rsidRDefault="00F42301" w:rsidP="00B67EC4">
            <w:pPr>
              <w:widowControl w:val="0"/>
              <w:autoSpaceDE w:val="0"/>
              <w:autoSpaceDN w:val="0"/>
              <w:adjustRightInd w:val="0"/>
              <w:spacing w:after="0" w:line="217" w:lineRule="exact"/>
              <w:ind w:left="121"/>
              <w:rPr>
                <w:rFonts w:ascii="Times New Roman" w:hAnsi="Times New Roman"/>
                <w:sz w:val="24"/>
                <w:szCs w:val="24"/>
              </w:rPr>
            </w:pPr>
            <w:r w:rsidRPr="00FA7AC7">
              <w:rPr>
                <w:rFonts w:ascii="Times New Roman" w:hAnsi="Times New Roman"/>
                <w:sz w:val="20"/>
                <w:szCs w:val="20"/>
              </w:rPr>
              <w:t>5501</w:t>
            </w:r>
          </w:p>
        </w:tc>
        <w:tc>
          <w:tcPr>
            <w:tcW w:w="3051" w:type="dxa"/>
            <w:tcBorders>
              <w:top w:val="nil"/>
              <w:left w:val="nil"/>
              <w:bottom w:val="nil"/>
              <w:right w:val="nil"/>
            </w:tcBorders>
          </w:tcPr>
          <w:p w:rsidR="00F42301" w:rsidRPr="00FA7AC7" w:rsidRDefault="00F42301" w:rsidP="00B67EC4">
            <w:pPr>
              <w:widowControl w:val="0"/>
              <w:autoSpaceDE w:val="0"/>
              <w:autoSpaceDN w:val="0"/>
              <w:adjustRightInd w:val="0"/>
              <w:spacing w:after="0" w:line="217" w:lineRule="exact"/>
              <w:ind w:left="244"/>
              <w:rPr>
                <w:rFonts w:ascii="Times New Roman" w:hAnsi="Times New Roman"/>
                <w:sz w:val="24"/>
                <w:szCs w:val="24"/>
              </w:rPr>
            </w:pPr>
            <w:r w:rsidRPr="00FA7AC7">
              <w:rPr>
                <w:rFonts w:ascii="Times New Roman" w:hAnsi="Times New Roman"/>
                <w:sz w:val="20"/>
                <w:szCs w:val="20"/>
              </w:rPr>
              <w:t>Exceptional Children and</w:t>
            </w:r>
            <w:r w:rsidRPr="00FA7AC7">
              <w:rPr>
                <w:rFonts w:ascii="Times New Roman" w:hAnsi="Times New Roman"/>
                <w:spacing w:val="-7"/>
                <w:sz w:val="20"/>
                <w:szCs w:val="20"/>
              </w:rPr>
              <w:t xml:space="preserve"> </w:t>
            </w:r>
            <w:r w:rsidRPr="00FA7AC7">
              <w:rPr>
                <w:rFonts w:ascii="Times New Roman" w:hAnsi="Times New Roman"/>
                <w:spacing w:val="-20"/>
                <w:sz w:val="20"/>
                <w:szCs w:val="20"/>
              </w:rPr>
              <w:t>Y</w:t>
            </w:r>
            <w:r w:rsidRPr="00FA7AC7">
              <w:rPr>
                <w:rFonts w:ascii="Times New Roman" w:hAnsi="Times New Roman"/>
                <w:sz w:val="20"/>
                <w:szCs w:val="20"/>
              </w:rPr>
              <w:t>outh**</w:t>
            </w:r>
          </w:p>
        </w:tc>
      </w:tr>
    </w:tbl>
    <w:p w:rsidR="00F42301" w:rsidRDefault="00F42301" w:rsidP="00721764">
      <w:pPr>
        <w:widowControl w:val="0"/>
        <w:autoSpaceDE w:val="0"/>
        <w:autoSpaceDN w:val="0"/>
        <w:adjustRightInd w:val="0"/>
        <w:spacing w:before="3" w:after="0" w:line="110" w:lineRule="exact"/>
        <w:rPr>
          <w:rFonts w:ascii="Times New Roman" w:hAnsi="Times New Roman"/>
          <w:sz w:val="11"/>
          <w:szCs w:val="11"/>
        </w:rPr>
      </w:pPr>
    </w:p>
    <w:p w:rsidR="00F42301" w:rsidRDefault="00F42301" w:rsidP="00721764">
      <w:pPr>
        <w:widowControl w:val="0"/>
        <w:autoSpaceDE w:val="0"/>
        <w:autoSpaceDN w:val="0"/>
        <w:adjustRightInd w:val="0"/>
        <w:spacing w:before="14" w:after="0"/>
        <w:ind w:left="860"/>
        <w:rPr>
          <w:rFonts w:ascii="Times New Roman" w:hAnsi="Times New Roman"/>
          <w:sz w:val="28"/>
          <w:szCs w:val="28"/>
        </w:rPr>
      </w:pPr>
      <w:r w:rsidRPr="003F2CF3">
        <w:rPr>
          <w:rFonts w:ascii="Calibri" w:hAnsi="Calibri"/>
          <w:noProof/>
          <w:lang w:eastAsia="en-US"/>
        </w:rPr>
        <w:pict>
          <v:group id="_x0000_s3756" style="position:absolute;left:0;text-align:left;margin-left:318.05pt;margin-top:-117.35pt;width:31.2pt;height:31.05pt;z-index:-251536384;mso-position-horizontal-relative:page" coordorigin="6361,-2347" coordsize="624,621" o:allowincell="f">
            <v:rect id="_x0000_s3757" style="position:absolute;left:6366;top:-2342;width:613;height:610" o:allowincell="f" stroked="f">
              <v:path arrowok="t"/>
            </v:rect>
            <v:rect id="_x0000_s3758" style="position:absolute;left:6366;top:-2342;width:620;height:620;mso-position-horizontal-relative:page" o:allowincell="f" filled="f" stroked="f">
              <v:textbox inset="0,0,0,0">
                <w:txbxContent>
                  <w:p w:rsidR="00F42301" w:rsidRDefault="00F42301" w:rsidP="00721764">
                    <w:pPr>
                      <w:spacing w:after="0" w:line="620" w:lineRule="atLeast"/>
                      <w:rPr>
                        <w:rFonts w:ascii="Times New Roman" w:hAnsi="Times New Roman"/>
                        <w:sz w:val="24"/>
                        <w:szCs w:val="24"/>
                      </w:rPr>
                    </w:pPr>
                    <w:r>
                      <w:rPr>
                        <w:rFonts w:ascii="Times New Roman" w:hAnsi="Times New Roman"/>
                        <w:noProof/>
                        <w:sz w:val="24"/>
                        <w:szCs w:val="24"/>
                      </w:rPr>
                      <w:drawing>
                        <wp:inline distT="0" distB="0" distL="0" distR="0">
                          <wp:extent cx="390525" cy="390525"/>
                          <wp:effectExtent l="19050" t="0" r="9525" b="0"/>
                          <wp:docPr id="144"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5"/>
                                  <a:srcRect/>
                                  <a:stretch>
                                    <a:fillRect/>
                                  </a:stretch>
                                </pic:blipFill>
                                <pic:spPr bwMode="auto">
                                  <a:xfrm>
                                    <a:off x="0" y="0"/>
                                    <a:ext cx="390525" cy="390525"/>
                                  </a:xfrm>
                                  <a:prstGeom prst="rect">
                                    <a:avLst/>
                                  </a:prstGeom>
                                  <a:noFill/>
                                  <a:ln w="9525">
                                    <a:noFill/>
                                    <a:miter lim="800000"/>
                                    <a:headEnd/>
                                    <a:tailEnd/>
                                  </a:ln>
                                </pic:spPr>
                              </pic:pic>
                            </a:graphicData>
                          </a:graphic>
                        </wp:inline>
                      </w:drawing>
                    </w:r>
                  </w:p>
                  <w:p w:rsidR="00F42301" w:rsidRDefault="00F42301" w:rsidP="00721764">
                    <w:pPr>
                      <w:widowControl w:val="0"/>
                      <w:autoSpaceDE w:val="0"/>
                      <w:autoSpaceDN w:val="0"/>
                      <w:adjustRightInd w:val="0"/>
                      <w:spacing w:after="0"/>
                      <w:rPr>
                        <w:rFonts w:ascii="Times New Roman" w:hAnsi="Times New Roman"/>
                        <w:sz w:val="24"/>
                        <w:szCs w:val="24"/>
                      </w:rPr>
                    </w:pPr>
                  </w:p>
                </w:txbxContent>
              </v:textbox>
            </v:rect>
            <w10:wrap anchorx="page"/>
          </v:group>
        </w:pict>
      </w:r>
      <w:r>
        <w:rPr>
          <w:rFonts w:ascii="Times New Roman" w:hAnsi="Times New Roman"/>
          <w:b/>
          <w:bCs/>
          <w:sz w:val="28"/>
          <w:szCs w:val="28"/>
        </w:rPr>
        <w:t>A</w:t>
      </w:r>
      <w:r>
        <w:rPr>
          <w:rFonts w:ascii="Times New Roman" w:hAnsi="Times New Roman"/>
          <w:b/>
          <w:bCs/>
          <w:spacing w:val="-5"/>
          <w:sz w:val="28"/>
          <w:szCs w:val="28"/>
        </w:rPr>
        <w:t>r</w:t>
      </w:r>
      <w:r>
        <w:rPr>
          <w:rFonts w:ascii="Times New Roman" w:hAnsi="Times New Roman"/>
          <w:b/>
          <w:bCs/>
          <w:sz w:val="28"/>
          <w:szCs w:val="28"/>
        </w:rPr>
        <w:t>ea B - P</w:t>
      </w:r>
      <w:r>
        <w:rPr>
          <w:rFonts w:ascii="Times New Roman" w:hAnsi="Times New Roman"/>
          <w:b/>
          <w:bCs/>
          <w:spacing w:val="-5"/>
          <w:sz w:val="28"/>
          <w:szCs w:val="28"/>
        </w:rPr>
        <w:t>r</w:t>
      </w:r>
      <w:r>
        <w:rPr>
          <w:rFonts w:ascii="Times New Roman" w:hAnsi="Times New Roman"/>
          <w:b/>
          <w:bCs/>
          <w:sz w:val="28"/>
          <w:szCs w:val="28"/>
        </w:rPr>
        <w:t>ograms and the P</w:t>
      </w:r>
      <w:r>
        <w:rPr>
          <w:rFonts w:ascii="Times New Roman" w:hAnsi="Times New Roman"/>
          <w:b/>
          <w:bCs/>
          <w:spacing w:val="-5"/>
          <w:sz w:val="28"/>
          <w:szCs w:val="28"/>
        </w:rPr>
        <w:t>r</w:t>
      </w:r>
      <w:r>
        <w:rPr>
          <w:rFonts w:ascii="Times New Roman" w:hAnsi="Times New Roman"/>
          <w:b/>
          <w:bCs/>
          <w:sz w:val="28"/>
          <w:szCs w:val="28"/>
        </w:rPr>
        <w:t>oblems of Schools</w:t>
      </w:r>
    </w:p>
    <w:p w:rsidR="00F42301" w:rsidRDefault="00F42301" w:rsidP="00721764">
      <w:pPr>
        <w:widowControl w:val="0"/>
        <w:autoSpaceDE w:val="0"/>
        <w:autoSpaceDN w:val="0"/>
        <w:adjustRightInd w:val="0"/>
        <w:spacing w:before="14" w:after="0"/>
        <w:ind w:left="860"/>
        <w:rPr>
          <w:rFonts w:ascii="Times New Roman" w:hAnsi="Times New Roman"/>
          <w:sz w:val="28"/>
          <w:szCs w:val="28"/>
        </w:rPr>
      </w:pPr>
      <w:r w:rsidRPr="003F2CF3">
        <w:rPr>
          <w:rFonts w:ascii="Calibri" w:hAnsi="Calibri"/>
          <w:noProof/>
          <w:lang w:eastAsia="en-US"/>
        </w:rPr>
        <w:pict>
          <v:shape id="_x0000_s3759" type="#_x0000_t202" style="position:absolute;left:0;text-align:left;margin-left:523.25pt;margin-top:159.8pt;width:1in;height:184.3pt;z-index:-251535360;mso-position-horizontal-relative:page;mso-position-vertical-relative:page" o:allowincell="f" filled="f" stroked="f">
            <v:textbox style="layout-flow:vertical" inset="0,0,0,0">
              <w:txbxContent>
                <w:p w:rsidR="00F42301" w:rsidRDefault="00F42301" w:rsidP="00721764">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E</w:t>
                  </w:r>
                  <w:r>
                    <w:rPr>
                      <w:rFonts w:ascii="Impact" w:hAnsi="Impact" w:cs="Impact"/>
                      <w:color w:val="A3A3A3"/>
                      <w:spacing w:val="-115"/>
                      <w:position w:val="1"/>
                      <w:sz w:val="105"/>
                      <w:szCs w:val="105"/>
                    </w:rPr>
                    <w:t xml:space="preserve"> </w:t>
                  </w:r>
                </w:p>
              </w:txbxContent>
            </v:textbox>
            <w10:wrap anchorx="page" anchory="page"/>
          </v:shape>
        </w:pict>
      </w:r>
      <w:r>
        <w:rPr>
          <w:rFonts w:ascii="Times New Roman" w:hAnsi="Times New Roman"/>
          <w:b/>
          <w:bCs/>
          <w:sz w:val="28"/>
          <w:szCs w:val="28"/>
        </w:rPr>
        <w:t>(Minimum of 3 semester</w:t>
      </w:r>
      <w:r>
        <w:rPr>
          <w:rFonts w:ascii="Times New Roman" w:hAnsi="Times New Roman"/>
          <w:b/>
          <w:bCs/>
          <w:spacing w:val="-5"/>
          <w:sz w:val="28"/>
          <w:szCs w:val="28"/>
        </w:rPr>
        <w:t xml:space="preserve"> </w:t>
      </w:r>
      <w:r>
        <w:rPr>
          <w:rFonts w:ascii="Times New Roman" w:hAnsi="Times New Roman"/>
          <w:b/>
          <w:bCs/>
          <w:sz w:val="28"/>
          <w:szCs w:val="28"/>
        </w:rPr>
        <w:t>hours)</w:t>
      </w:r>
    </w:p>
    <w:tbl>
      <w:tblPr>
        <w:tblW w:w="0" w:type="auto"/>
        <w:tblInd w:w="1180" w:type="dxa"/>
        <w:tblLayout w:type="fixed"/>
        <w:tblCellMar>
          <w:left w:w="0" w:type="dxa"/>
          <w:right w:w="0" w:type="dxa"/>
        </w:tblCellMar>
        <w:tblLook w:val="0000"/>
      </w:tblPr>
      <w:tblGrid>
        <w:gridCol w:w="683"/>
        <w:gridCol w:w="743"/>
        <w:gridCol w:w="5693"/>
      </w:tblGrid>
      <w:tr w:rsidR="00F42301" w:rsidRPr="00FA7AC7" w:rsidTr="00B67EC4">
        <w:trPr>
          <w:trHeight w:hRule="exact" w:val="287"/>
        </w:trPr>
        <w:tc>
          <w:tcPr>
            <w:tcW w:w="683" w:type="dxa"/>
            <w:tcBorders>
              <w:top w:val="nil"/>
              <w:left w:val="nil"/>
              <w:bottom w:val="nil"/>
              <w:right w:val="nil"/>
            </w:tcBorders>
          </w:tcPr>
          <w:p w:rsidR="00F42301" w:rsidRPr="00FA7AC7" w:rsidRDefault="00F42301" w:rsidP="00B67EC4">
            <w:pPr>
              <w:widowControl w:val="0"/>
              <w:autoSpaceDE w:val="0"/>
              <w:autoSpaceDN w:val="0"/>
              <w:adjustRightInd w:val="0"/>
              <w:spacing w:before="34" w:after="0"/>
              <w:ind w:left="40"/>
              <w:rPr>
                <w:rFonts w:ascii="Times New Roman" w:hAnsi="Times New Roman"/>
                <w:sz w:val="24"/>
                <w:szCs w:val="24"/>
              </w:rPr>
            </w:pPr>
            <w:r w:rsidRPr="00FA7AC7">
              <w:rPr>
                <w:rFonts w:ascii="Times New Roman" w:hAnsi="Times New Roman"/>
                <w:sz w:val="20"/>
                <w:szCs w:val="20"/>
              </w:rPr>
              <w:t>EDUC</w:t>
            </w:r>
          </w:p>
        </w:tc>
        <w:tc>
          <w:tcPr>
            <w:tcW w:w="743" w:type="dxa"/>
            <w:tcBorders>
              <w:top w:val="nil"/>
              <w:left w:val="nil"/>
              <w:bottom w:val="nil"/>
              <w:right w:val="nil"/>
            </w:tcBorders>
          </w:tcPr>
          <w:p w:rsidR="00F42301" w:rsidRPr="00FA7AC7" w:rsidRDefault="00F42301" w:rsidP="00B67EC4">
            <w:pPr>
              <w:widowControl w:val="0"/>
              <w:autoSpaceDE w:val="0"/>
              <w:autoSpaceDN w:val="0"/>
              <w:adjustRightInd w:val="0"/>
              <w:spacing w:before="34" w:after="0"/>
              <w:ind w:left="99"/>
              <w:rPr>
                <w:rFonts w:ascii="Times New Roman" w:hAnsi="Times New Roman"/>
                <w:sz w:val="24"/>
                <w:szCs w:val="24"/>
              </w:rPr>
            </w:pPr>
            <w:r w:rsidRPr="00FA7AC7">
              <w:rPr>
                <w:rFonts w:ascii="Times New Roman" w:hAnsi="Times New Roman"/>
                <w:sz w:val="20"/>
                <w:szCs w:val="20"/>
              </w:rPr>
              <w:t>5509</w:t>
            </w:r>
          </w:p>
        </w:tc>
        <w:tc>
          <w:tcPr>
            <w:tcW w:w="5693" w:type="dxa"/>
            <w:tcBorders>
              <w:top w:val="nil"/>
              <w:left w:val="nil"/>
              <w:bottom w:val="nil"/>
              <w:right w:val="nil"/>
            </w:tcBorders>
          </w:tcPr>
          <w:p w:rsidR="00F42301" w:rsidRPr="00FA7AC7" w:rsidRDefault="00F42301" w:rsidP="00B67EC4">
            <w:pPr>
              <w:widowControl w:val="0"/>
              <w:autoSpaceDE w:val="0"/>
              <w:autoSpaceDN w:val="0"/>
              <w:adjustRightInd w:val="0"/>
              <w:spacing w:before="34" w:after="0"/>
              <w:ind w:left="244"/>
              <w:rPr>
                <w:rFonts w:ascii="Times New Roman" w:hAnsi="Times New Roman"/>
                <w:sz w:val="24"/>
                <w:szCs w:val="24"/>
              </w:rPr>
            </w:pPr>
            <w:r w:rsidRPr="00FA7AC7">
              <w:rPr>
                <w:rFonts w:ascii="Times New Roman" w:hAnsi="Times New Roman"/>
                <w:sz w:val="20"/>
                <w:szCs w:val="20"/>
              </w:rPr>
              <w:t>Philosophy of Education</w:t>
            </w:r>
          </w:p>
        </w:tc>
      </w:tr>
      <w:tr w:rsidR="00F42301" w:rsidRPr="00FA7AC7" w:rsidTr="00B67EC4">
        <w:trPr>
          <w:trHeight w:hRule="exact" w:val="240"/>
        </w:trPr>
        <w:tc>
          <w:tcPr>
            <w:tcW w:w="683" w:type="dxa"/>
            <w:tcBorders>
              <w:top w:val="nil"/>
              <w:left w:val="nil"/>
              <w:bottom w:val="nil"/>
              <w:right w:val="nil"/>
            </w:tcBorders>
          </w:tcPr>
          <w:p w:rsidR="00F42301" w:rsidRPr="00FA7AC7" w:rsidRDefault="00F42301" w:rsidP="00B67EC4">
            <w:pPr>
              <w:widowControl w:val="0"/>
              <w:autoSpaceDE w:val="0"/>
              <w:autoSpaceDN w:val="0"/>
              <w:adjustRightInd w:val="0"/>
              <w:spacing w:after="0" w:line="217" w:lineRule="exact"/>
              <w:ind w:left="40"/>
              <w:rPr>
                <w:rFonts w:ascii="Times New Roman" w:hAnsi="Times New Roman"/>
                <w:sz w:val="24"/>
                <w:szCs w:val="24"/>
              </w:rPr>
            </w:pPr>
            <w:r w:rsidRPr="00FA7AC7">
              <w:rPr>
                <w:rFonts w:ascii="Times New Roman" w:hAnsi="Times New Roman"/>
                <w:sz w:val="20"/>
                <w:szCs w:val="20"/>
              </w:rPr>
              <w:t>EDUC</w:t>
            </w:r>
          </w:p>
        </w:tc>
        <w:tc>
          <w:tcPr>
            <w:tcW w:w="743" w:type="dxa"/>
            <w:tcBorders>
              <w:top w:val="nil"/>
              <w:left w:val="nil"/>
              <w:bottom w:val="nil"/>
              <w:right w:val="nil"/>
            </w:tcBorders>
          </w:tcPr>
          <w:p w:rsidR="00F42301" w:rsidRPr="00FA7AC7" w:rsidRDefault="00F42301" w:rsidP="00B67EC4">
            <w:pPr>
              <w:widowControl w:val="0"/>
              <w:autoSpaceDE w:val="0"/>
              <w:autoSpaceDN w:val="0"/>
              <w:adjustRightInd w:val="0"/>
              <w:spacing w:after="0" w:line="217" w:lineRule="exact"/>
              <w:ind w:left="99"/>
              <w:rPr>
                <w:rFonts w:ascii="Times New Roman" w:hAnsi="Times New Roman"/>
                <w:sz w:val="24"/>
                <w:szCs w:val="24"/>
              </w:rPr>
            </w:pPr>
            <w:r w:rsidRPr="00FA7AC7">
              <w:rPr>
                <w:rFonts w:ascii="Times New Roman" w:hAnsi="Times New Roman"/>
                <w:sz w:val="20"/>
                <w:szCs w:val="20"/>
              </w:rPr>
              <w:t>5538</w:t>
            </w:r>
          </w:p>
        </w:tc>
        <w:tc>
          <w:tcPr>
            <w:tcW w:w="5693" w:type="dxa"/>
            <w:tcBorders>
              <w:top w:val="nil"/>
              <w:left w:val="nil"/>
              <w:bottom w:val="nil"/>
              <w:right w:val="nil"/>
            </w:tcBorders>
          </w:tcPr>
          <w:p w:rsidR="00F42301" w:rsidRPr="00FA7AC7" w:rsidRDefault="00F42301" w:rsidP="00B67EC4">
            <w:pPr>
              <w:widowControl w:val="0"/>
              <w:autoSpaceDE w:val="0"/>
              <w:autoSpaceDN w:val="0"/>
              <w:adjustRightInd w:val="0"/>
              <w:spacing w:after="0" w:line="217" w:lineRule="exact"/>
              <w:ind w:left="244"/>
              <w:rPr>
                <w:rFonts w:ascii="Times New Roman" w:hAnsi="Times New Roman"/>
                <w:sz w:val="24"/>
                <w:szCs w:val="24"/>
              </w:rPr>
            </w:pPr>
            <w:r w:rsidRPr="00FA7AC7">
              <w:rPr>
                <w:rFonts w:ascii="Times New Roman" w:hAnsi="Times New Roman"/>
                <w:sz w:val="20"/>
                <w:szCs w:val="20"/>
              </w:rPr>
              <w:t>Curriculum Planning</w:t>
            </w:r>
          </w:p>
        </w:tc>
      </w:tr>
      <w:tr w:rsidR="00F42301" w:rsidRPr="00FA7AC7" w:rsidTr="00B67EC4">
        <w:trPr>
          <w:trHeight w:hRule="exact" w:val="240"/>
        </w:trPr>
        <w:tc>
          <w:tcPr>
            <w:tcW w:w="683" w:type="dxa"/>
            <w:tcBorders>
              <w:top w:val="nil"/>
              <w:left w:val="nil"/>
              <w:bottom w:val="nil"/>
              <w:right w:val="nil"/>
            </w:tcBorders>
          </w:tcPr>
          <w:p w:rsidR="00F42301" w:rsidRPr="00FA7AC7" w:rsidRDefault="00F42301" w:rsidP="00B67EC4">
            <w:pPr>
              <w:widowControl w:val="0"/>
              <w:autoSpaceDE w:val="0"/>
              <w:autoSpaceDN w:val="0"/>
              <w:adjustRightInd w:val="0"/>
              <w:spacing w:after="0" w:line="217" w:lineRule="exact"/>
              <w:ind w:left="40"/>
              <w:rPr>
                <w:rFonts w:ascii="Times New Roman" w:hAnsi="Times New Roman"/>
                <w:sz w:val="24"/>
                <w:szCs w:val="24"/>
              </w:rPr>
            </w:pPr>
            <w:r w:rsidRPr="00FA7AC7">
              <w:rPr>
                <w:rFonts w:ascii="Times New Roman" w:hAnsi="Times New Roman"/>
                <w:sz w:val="20"/>
                <w:szCs w:val="20"/>
              </w:rPr>
              <w:t>EDUC</w:t>
            </w:r>
          </w:p>
        </w:tc>
        <w:tc>
          <w:tcPr>
            <w:tcW w:w="743" w:type="dxa"/>
            <w:tcBorders>
              <w:top w:val="nil"/>
              <w:left w:val="nil"/>
              <w:bottom w:val="nil"/>
              <w:right w:val="nil"/>
            </w:tcBorders>
          </w:tcPr>
          <w:p w:rsidR="00F42301" w:rsidRPr="00FA7AC7" w:rsidRDefault="00F42301" w:rsidP="00B67EC4">
            <w:pPr>
              <w:widowControl w:val="0"/>
              <w:autoSpaceDE w:val="0"/>
              <w:autoSpaceDN w:val="0"/>
              <w:adjustRightInd w:val="0"/>
              <w:spacing w:after="0" w:line="217" w:lineRule="exact"/>
              <w:ind w:left="99"/>
              <w:rPr>
                <w:rFonts w:ascii="Times New Roman" w:hAnsi="Times New Roman"/>
                <w:sz w:val="24"/>
                <w:szCs w:val="24"/>
              </w:rPr>
            </w:pPr>
            <w:r w:rsidRPr="00FA7AC7">
              <w:rPr>
                <w:rFonts w:ascii="Times New Roman" w:hAnsi="Times New Roman"/>
                <w:sz w:val="20"/>
                <w:szCs w:val="20"/>
              </w:rPr>
              <w:t>5533</w:t>
            </w:r>
          </w:p>
        </w:tc>
        <w:tc>
          <w:tcPr>
            <w:tcW w:w="5693" w:type="dxa"/>
            <w:tcBorders>
              <w:top w:val="nil"/>
              <w:left w:val="nil"/>
              <w:bottom w:val="nil"/>
              <w:right w:val="nil"/>
            </w:tcBorders>
          </w:tcPr>
          <w:p w:rsidR="00F42301" w:rsidRPr="00FA7AC7" w:rsidRDefault="00F42301" w:rsidP="00B67EC4">
            <w:pPr>
              <w:widowControl w:val="0"/>
              <w:autoSpaceDE w:val="0"/>
              <w:autoSpaceDN w:val="0"/>
              <w:adjustRightInd w:val="0"/>
              <w:spacing w:after="0" w:line="217" w:lineRule="exact"/>
              <w:ind w:left="244"/>
              <w:rPr>
                <w:rFonts w:ascii="Times New Roman" w:hAnsi="Times New Roman"/>
                <w:sz w:val="24"/>
                <w:szCs w:val="24"/>
              </w:rPr>
            </w:pPr>
            <w:r w:rsidRPr="00FA7AC7">
              <w:rPr>
                <w:rFonts w:ascii="Times New Roman" w:hAnsi="Times New Roman"/>
                <w:sz w:val="20"/>
                <w:szCs w:val="20"/>
              </w:rPr>
              <w:t>Methods and Materials in</w:t>
            </w:r>
            <w:r w:rsidRPr="00FA7AC7">
              <w:rPr>
                <w:rFonts w:ascii="Times New Roman" w:hAnsi="Times New Roman"/>
                <w:spacing w:val="-4"/>
                <w:sz w:val="20"/>
                <w:szCs w:val="20"/>
              </w:rPr>
              <w:t xml:space="preserve"> </w:t>
            </w:r>
            <w:r w:rsidRPr="00FA7AC7">
              <w:rPr>
                <w:rFonts w:ascii="Times New Roman" w:hAnsi="Times New Roman"/>
                <w:spacing w:val="-14"/>
                <w:sz w:val="20"/>
                <w:szCs w:val="20"/>
              </w:rPr>
              <w:t>T</w:t>
            </w:r>
            <w:r w:rsidRPr="00FA7AC7">
              <w:rPr>
                <w:rFonts w:ascii="Times New Roman" w:hAnsi="Times New Roman"/>
                <w:sz w:val="20"/>
                <w:szCs w:val="20"/>
              </w:rPr>
              <w:t>eaching Secondary School Mathematics</w:t>
            </w:r>
          </w:p>
        </w:tc>
      </w:tr>
      <w:tr w:rsidR="00F42301" w:rsidRPr="00FA7AC7" w:rsidTr="00B67EC4">
        <w:trPr>
          <w:trHeight w:hRule="exact" w:val="320"/>
        </w:trPr>
        <w:tc>
          <w:tcPr>
            <w:tcW w:w="683" w:type="dxa"/>
            <w:tcBorders>
              <w:top w:val="nil"/>
              <w:left w:val="nil"/>
              <w:bottom w:val="nil"/>
              <w:right w:val="nil"/>
            </w:tcBorders>
          </w:tcPr>
          <w:p w:rsidR="00F42301" w:rsidRPr="00FA7AC7" w:rsidRDefault="00F42301" w:rsidP="00B67EC4">
            <w:pPr>
              <w:widowControl w:val="0"/>
              <w:autoSpaceDE w:val="0"/>
              <w:autoSpaceDN w:val="0"/>
              <w:adjustRightInd w:val="0"/>
              <w:spacing w:after="0" w:line="217" w:lineRule="exact"/>
              <w:ind w:left="40"/>
              <w:rPr>
                <w:rFonts w:ascii="Times New Roman" w:hAnsi="Times New Roman"/>
                <w:sz w:val="24"/>
                <w:szCs w:val="24"/>
              </w:rPr>
            </w:pPr>
            <w:r w:rsidRPr="00FA7AC7">
              <w:rPr>
                <w:rFonts w:ascii="Times New Roman" w:hAnsi="Times New Roman"/>
                <w:sz w:val="20"/>
                <w:szCs w:val="20"/>
              </w:rPr>
              <w:t>EDUC</w:t>
            </w:r>
          </w:p>
        </w:tc>
        <w:tc>
          <w:tcPr>
            <w:tcW w:w="743" w:type="dxa"/>
            <w:tcBorders>
              <w:top w:val="nil"/>
              <w:left w:val="nil"/>
              <w:bottom w:val="nil"/>
              <w:right w:val="nil"/>
            </w:tcBorders>
          </w:tcPr>
          <w:p w:rsidR="00F42301" w:rsidRPr="00FA7AC7" w:rsidRDefault="00F42301" w:rsidP="00B67EC4">
            <w:pPr>
              <w:widowControl w:val="0"/>
              <w:autoSpaceDE w:val="0"/>
              <w:autoSpaceDN w:val="0"/>
              <w:adjustRightInd w:val="0"/>
              <w:spacing w:after="0" w:line="217" w:lineRule="exact"/>
              <w:ind w:left="99"/>
              <w:rPr>
                <w:rFonts w:ascii="Times New Roman" w:hAnsi="Times New Roman"/>
                <w:sz w:val="24"/>
                <w:szCs w:val="24"/>
              </w:rPr>
            </w:pPr>
            <w:r w:rsidRPr="00FA7AC7">
              <w:rPr>
                <w:rFonts w:ascii="Times New Roman" w:hAnsi="Times New Roman"/>
                <w:sz w:val="20"/>
                <w:szCs w:val="20"/>
              </w:rPr>
              <w:t>5531</w:t>
            </w:r>
          </w:p>
        </w:tc>
        <w:tc>
          <w:tcPr>
            <w:tcW w:w="5693" w:type="dxa"/>
            <w:tcBorders>
              <w:top w:val="nil"/>
              <w:left w:val="nil"/>
              <w:bottom w:val="nil"/>
              <w:right w:val="nil"/>
            </w:tcBorders>
          </w:tcPr>
          <w:p w:rsidR="00F42301" w:rsidRPr="00FA7AC7" w:rsidRDefault="00F42301" w:rsidP="00B67EC4">
            <w:pPr>
              <w:widowControl w:val="0"/>
              <w:autoSpaceDE w:val="0"/>
              <w:autoSpaceDN w:val="0"/>
              <w:adjustRightInd w:val="0"/>
              <w:spacing w:after="0" w:line="217" w:lineRule="exact"/>
              <w:ind w:left="244"/>
              <w:rPr>
                <w:rFonts w:ascii="Times New Roman" w:hAnsi="Times New Roman"/>
                <w:sz w:val="24"/>
                <w:szCs w:val="24"/>
              </w:rPr>
            </w:pPr>
            <w:r w:rsidRPr="00FA7AC7">
              <w:rPr>
                <w:rFonts w:ascii="Times New Roman" w:hAnsi="Times New Roman"/>
                <w:sz w:val="20"/>
                <w:szCs w:val="20"/>
              </w:rPr>
              <w:t>Mathematics Concepts for Secondary School Mathematics</w:t>
            </w:r>
          </w:p>
        </w:tc>
      </w:tr>
    </w:tbl>
    <w:p w:rsidR="00F42301" w:rsidRDefault="00F42301" w:rsidP="00721764">
      <w:pPr>
        <w:widowControl w:val="0"/>
        <w:autoSpaceDE w:val="0"/>
        <w:autoSpaceDN w:val="0"/>
        <w:adjustRightInd w:val="0"/>
        <w:spacing w:before="3" w:after="0" w:line="110" w:lineRule="exact"/>
        <w:rPr>
          <w:rFonts w:ascii="Times New Roman" w:hAnsi="Times New Roman"/>
          <w:sz w:val="11"/>
          <w:szCs w:val="11"/>
        </w:rPr>
      </w:pPr>
    </w:p>
    <w:p w:rsidR="00F42301" w:rsidRDefault="00F42301" w:rsidP="00721764">
      <w:pPr>
        <w:widowControl w:val="0"/>
        <w:autoSpaceDE w:val="0"/>
        <w:autoSpaceDN w:val="0"/>
        <w:adjustRightInd w:val="0"/>
        <w:spacing w:before="14" w:after="0"/>
        <w:ind w:left="860"/>
        <w:rPr>
          <w:rFonts w:ascii="Times New Roman" w:hAnsi="Times New Roman"/>
          <w:sz w:val="28"/>
          <w:szCs w:val="28"/>
        </w:rPr>
      </w:pPr>
      <w:r>
        <w:rPr>
          <w:rFonts w:ascii="Times New Roman" w:hAnsi="Times New Roman"/>
          <w:b/>
          <w:bCs/>
          <w:sz w:val="28"/>
          <w:szCs w:val="28"/>
        </w:rPr>
        <w:t>A</w:t>
      </w:r>
      <w:r>
        <w:rPr>
          <w:rFonts w:ascii="Times New Roman" w:hAnsi="Times New Roman"/>
          <w:b/>
          <w:bCs/>
          <w:spacing w:val="-5"/>
          <w:sz w:val="28"/>
          <w:szCs w:val="28"/>
        </w:rPr>
        <w:t>r</w:t>
      </w:r>
      <w:r>
        <w:rPr>
          <w:rFonts w:ascii="Times New Roman" w:hAnsi="Times New Roman"/>
          <w:b/>
          <w:bCs/>
          <w:sz w:val="28"/>
          <w:szCs w:val="28"/>
        </w:rPr>
        <w:t>ea C -</w:t>
      </w:r>
      <w:r>
        <w:rPr>
          <w:rFonts w:ascii="Times New Roman" w:hAnsi="Times New Roman"/>
          <w:b/>
          <w:bCs/>
          <w:spacing w:val="-5"/>
          <w:sz w:val="28"/>
          <w:szCs w:val="28"/>
        </w:rPr>
        <w:t xml:space="preserve"> </w:t>
      </w:r>
      <w:r>
        <w:rPr>
          <w:rFonts w:ascii="Times New Roman" w:hAnsi="Times New Roman"/>
          <w:b/>
          <w:bCs/>
          <w:spacing w:val="-26"/>
          <w:sz w:val="28"/>
          <w:szCs w:val="28"/>
        </w:rPr>
        <w:t>T</w:t>
      </w:r>
      <w:r>
        <w:rPr>
          <w:rFonts w:ascii="Times New Roman" w:hAnsi="Times New Roman"/>
          <w:b/>
          <w:bCs/>
          <w:sz w:val="28"/>
          <w:szCs w:val="28"/>
        </w:rPr>
        <w:t>eaching Field (Minimum of 15 semester</w:t>
      </w:r>
      <w:r>
        <w:rPr>
          <w:rFonts w:ascii="Times New Roman" w:hAnsi="Times New Roman"/>
          <w:b/>
          <w:bCs/>
          <w:spacing w:val="-5"/>
          <w:sz w:val="28"/>
          <w:szCs w:val="28"/>
        </w:rPr>
        <w:t xml:space="preserve"> </w:t>
      </w:r>
      <w:r>
        <w:rPr>
          <w:rFonts w:ascii="Times New Roman" w:hAnsi="Times New Roman"/>
          <w:b/>
          <w:bCs/>
          <w:sz w:val="28"/>
          <w:szCs w:val="28"/>
        </w:rPr>
        <w:t>hours)</w:t>
      </w:r>
    </w:p>
    <w:tbl>
      <w:tblPr>
        <w:tblW w:w="0" w:type="auto"/>
        <w:tblInd w:w="1180" w:type="dxa"/>
        <w:tblLayout w:type="fixed"/>
        <w:tblCellMar>
          <w:left w:w="0" w:type="dxa"/>
          <w:right w:w="0" w:type="dxa"/>
        </w:tblCellMar>
        <w:tblLook w:val="0000"/>
      </w:tblPr>
      <w:tblGrid>
        <w:gridCol w:w="694"/>
        <w:gridCol w:w="732"/>
        <w:gridCol w:w="3295"/>
      </w:tblGrid>
      <w:tr w:rsidR="00F42301" w:rsidRPr="00FA7AC7" w:rsidTr="00B67EC4">
        <w:trPr>
          <w:trHeight w:hRule="exact" w:val="287"/>
        </w:trPr>
        <w:tc>
          <w:tcPr>
            <w:tcW w:w="694" w:type="dxa"/>
            <w:tcBorders>
              <w:top w:val="nil"/>
              <w:left w:val="nil"/>
              <w:bottom w:val="nil"/>
              <w:right w:val="nil"/>
            </w:tcBorders>
          </w:tcPr>
          <w:p w:rsidR="00F42301" w:rsidRPr="00FA7AC7" w:rsidRDefault="00F42301" w:rsidP="00B67EC4">
            <w:pPr>
              <w:widowControl w:val="0"/>
              <w:autoSpaceDE w:val="0"/>
              <w:autoSpaceDN w:val="0"/>
              <w:adjustRightInd w:val="0"/>
              <w:spacing w:before="34" w:after="0"/>
              <w:ind w:left="40"/>
              <w:rPr>
                <w:rFonts w:ascii="Times New Roman" w:hAnsi="Times New Roman"/>
                <w:sz w:val="24"/>
                <w:szCs w:val="24"/>
              </w:rPr>
            </w:pPr>
            <w:r w:rsidRPr="00FA7AC7">
              <w:rPr>
                <w:rFonts w:ascii="Times New Roman" w:hAnsi="Times New Roman"/>
                <w:sz w:val="20"/>
                <w:szCs w:val="20"/>
              </w:rPr>
              <w:t>M</w:t>
            </w:r>
            <w:r w:rsidRPr="00FA7AC7">
              <w:rPr>
                <w:rFonts w:ascii="Times New Roman" w:hAnsi="Times New Roman"/>
                <w:spacing w:val="-22"/>
                <w:sz w:val="20"/>
                <w:szCs w:val="20"/>
              </w:rPr>
              <w:t>A</w:t>
            </w:r>
            <w:r w:rsidRPr="00FA7AC7">
              <w:rPr>
                <w:rFonts w:ascii="Times New Roman" w:hAnsi="Times New Roman"/>
                <w:sz w:val="20"/>
                <w:szCs w:val="20"/>
              </w:rPr>
              <w:t>TH</w:t>
            </w:r>
          </w:p>
        </w:tc>
        <w:tc>
          <w:tcPr>
            <w:tcW w:w="732" w:type="dxa"/>
            <w:tcBorders>
              <w:top w:val="nil"/>
              <w:left w:val="nil"/>
              <w:bottom w:val="nil"/>
              <w:right w:val="nil"/>
            </w:tcBorders>
          </w:tcPr>
          <w:p w:rsidR="00F42301" w:rsidRPr="00FA7AC7" w:rsidRDefault="00F42301" w:rsidP="00B67EC4">
            <w:pPr>
              <w:widowControl w:val="0"/>
              <w:autoSpaceDE w:val="0"/>
              <w:autoSpaceDN w:val="0"/>
              <w:adjustRightInd w:val="0"/>
              <w:spacing w:before="34" w:after="0"/>
              <w:ind w:left="88"/>
              <w:rPr>
                <w:rFonts w:ascii="Times New Roman" w:hAnsi="Times New Roman"/>
                <w:sz w:val="24"/>
                <w:szCs w:val="24"/>
              </w:rPr>
            </w:pPr>
            <w:r w:rsidRPr="00FA7AC7">
              <w:rPr>
                <w:rFonts w:ascii="Times New Roman" w:hAnsi="Times New Roman"/>
                <w:sz w:val="20"/>
                <w:szCs w:val="20"/>
              </w:rPr>
              <w:t>5</w:t>
            </w:r>
            <w:r w:rsidRPr="00FA7AC7">
              <w:rPr>
                <w:rFonts w:ascii="Times New Roman" w:hAnsi="Times New Roman"/>
                <w:spacing w:val="-7"/>
                <w:sz w:val="20"/>
                <w:szCs w:val="20"/>
              </w:rPr>
              <w:t>11</w:t>
            </w:r>
            <w:r w:rsidRPr="00FA7AC7">
              <w:rPr>
                <w:rFonts w:ascii="Times New Roman" w:hAnsi="Times New Roman"/>
                <w:sz w:val="20"/>
                <w:szCs w:val="20"/>
              </w:rPr>
              <w:t>1</w:t>
            </w:r>
          </w:p>
        </w:tc>
        <w:tc>
          <w:tcPr>
            <w:tcW w:w="3295" w:type="dxa"/>
            <w:tcBorders>
              <w:top w:val="nil"/>
              <w:left w:val="nil"/>
              <w:bottom w:val="nil"/>
              <w:right w:val="nil"/>
            </w:tcBorders>
          </w:tcPr>
          <w:p w:rsidR="00F42301" w:rsidRPr="00FA7AC7" w:rsidRDefault="00F42301" w:rsidP="00B67EC4">
            <w:pPr>
              <w:widowControl w:val="0"/>
              <w:autoSpaceDE w:val="0"/>
              <w:autoSpaceDN w:val="0"/>
              <w:adjustRightInd w:val="0"/>
              <w:spacing w:before="34" w:after="0"/>
              <w:ind w:left="244"/>
              <w:rPr>
                <w:rFonts w:ascii="Times New Roman" w:hAnsi="Times New Roman"/>
                <w:sz w:val="24"/>
                <w:szCs w:val="24"/>
              </w:rPr>
            </w:pPr>
            <w:r w:rsidRPr="00FA7AC7">
              <w:rPr>
                <w:rFonts w:ascii="Times New Roman" w:hAnsi="Times New Roman"/>
                <w:sz w:val="20"/>
                <w:szCs w:val="20"/>
              </w:rPr>
              <w:t>Theory of Numbers</w:t>
            </w:r>
          </w:p>
        </w:tc>
      </w:tr>
      <w:tr w:rsidR="00F42301" w:rsidRPr="00FA7AC7" w:rsidTr="00B67EC4">
        <w:trPr>
          <w:trHeight w:hRule="exact" w:val="240"/>
        </w:trPr>
        <w:tc>
          <w:tcPr>
            <w:tcW w:w="694" w:type="dxa"/>
            <w:tcBorders>
              <w:top w:val="nil"/>
              <w:left w:val="nil"/>
              <w:bottom w:val="nil"/>
              <w:right w:val="nil"/>
            </w:tcBorders>
          </w:tcPr>
          <w:p w:rsidR="00F42301" w:rsidRPr="00FA7AC7" w:rsidRDefault="00F42301" w:rsidP="00B67EC4">
            <w:pPr>
              <w:widowControl w:val="0"/>
              <w:autoSpaceDE w:val="0"/>
              <w:autoSpaceDN w:val="0"/>
              <w:adjustRightInd w:val="0"/>
              <w:spacing w:after="0" w:line="217" w:lineRule="exact"/>
              <w:ind w:left="40"/>
              <w:rPr>
                <w:rFonts w:ascii="Times New Roman" w:hAnsi="Times New Roman"/>
                <w:sz w:val="24"/>
                <w:szCs w:val="24"/>
              </w:rPr>
            </w:pPr>
            <w:r w:rsidRPr="00FA7AC7">
              <w:rPr>
                <w:rFonts w:ascii="Times New Roman" w:hAnsi="Times New Roman"/>
                <w:sz w:val="20"/>
                <w:szCs w:val="20"/>
              </w:rPr>
              <w:t>M</w:t>
            </w:r>
            <w:r w:rsidRPr="00FA7AC7">
              <w:rPr>
                <w:rFonts w:ascii="Times New Roman" w:hAnsi="Times New Roman"/>
                <w:spacing w:val="-22"/>
                <w:sz w:val="20"/>
                <w:szCs w:val="20"/>
              </w:rPr>
              <w:t>A</w:t>
            </w:r>
            <w:r w:rsidRPr="00FA7AC7">
              <w:rPr>
                <w:rFonts w:ascii="Times New Roman" w:hAnsi="Times New Roman"/>
                <w:sz w:val="20"/>
                <w:szCs w:val="20"/>
              </w:rPr>
              <w:t>TH</w:t>
            </w:r>
          </w:p>
        </w:tc>
        <w:tc>
          <w:tcPr>
            <w:tcW w:w="732" w:type="dxa"/>
            <w:tcBorders>
              <w:top w:val="nil"/>
              <w:left w:val="nil"/>
              <w:bottom w:val="nil"/>
              <w:right w:val="nil"/>
            </w:tcBorders>
          </w:tcPr>
          <w:p w:rsidR="00F42301" w:rsidRPr="00FA7AC7" w:rsidRDefault="00F42301" w:rsidP="00B67EC4">
            <w:pPr>
              <w:widowControl w:val="0"/>
              <w:autoSpaceDE w:val="0"/>
              <w:autoSpaceDN w:val="0"/>
              <w:adjustRightInd w:val="0"/>
              <w:spacing w:after="0" w:line="217" w:lineRule="exact"/>
              <w:ind w:left="88"/>
              <w:rPr>
                <w:rFonts w:ascii="Times New Roman" w:hAnsi="Times New Roman"/>
                <w:sz w:val="24"/>
                <w:szCs w:val="24"/>
              </w:rPr>
            </w:pPr>
            <w:r w:rsidRPr="00FA7AC7">
              <w:rPr>
                <w:rFonts w:ascii="Times New Roman" w:hAnsi="Times New Roman"/>
                <w:sz w:val="20"/>
                <w:szCs w:val="20"/>
              </w:rPr>
              <w:t>5</w:t>
            </w:r>
            <w:r w:rsidRPr="00FA7AC7">
              <w:rPr>
                <w:rFonts w:ascii="Times New Roman" w:hAnsi="Times New Roman"/>
                <w:spacing w:val="-7"/>
                <w:sz w:val="20"/>
                <w:szCs w:val="20"/>
              </w:rPr>
              <w:t>1</w:t>
            </w:r>
            <w:r w:rsidRPr="00FA7AC7">
              <w:rPr>
                <w:rFonts w:ascii="Times New Roman" w:hAnsi="Times New Roman"/>
                <w:sz w:val="20"/>
                <w:szCs w:val="20"/>
              </w:rPr>
              <w:t>12</w:t>
            </w:r>
          </w:p>
        </w:tc>
        <w:tc>
          <w:tcPr>
            <w:tcW w:w="3295" w:type="dxa"/>
            <w:tcBorders>
              <w:top w:val="nil"/>
              <w:left w:val="nil"/>
              <w:bottom w:val="nil"/>
              <w:right w:val="nil"/>
            </w:tcBorders>
          </w:tcPr>
          <w:p w:rsidR="00F42301" w:rsidRPr="00FA7AC7" w:rsidRDefault="00F42301" w:rsidP="00B67EC4">
            <w:pPr>
              <w:widowControl w:val="0"/>
              <w:autoSpaceDE w:val="0"/>
              <w:autoSpaceDN w:val="0"/>
              <w:adjustRightInd w:val="0"/>
              <w:spacing w:after="0" w:line="217" w:lineRule="exact"/>
              <w:ind w:left="244"/>
              <w:rPr>
                <w:rFonts w:ascii="Times New Roman" w:hAnsi="Times New Roman"/>
                <w:sz w:val="24"/>
                <w:szCs w:val="24"/>
              </w:rPr>
            </w:pPr>
            <w:r w:rsidRPr="00FA7AC7">
              <w:rPr>
                <w:rFonts w:ascii="Times New Roman" w:hAnsi="Times New Roman"/>
                <w:sz w:val="20"/>
                <w:szCs w:val="20"/>
              </w:rPr>
              <w:t>Linear</w:t>
            </w:r>
            <w:r w:rsidRPr="00FA7AC7">
              <w:rPr>
                <w:rFonts w:ascii="Times New Roman" w:hAnsi="Times New Roman"/>
                <w:spacing w:val="-11"/>
                <w:sz w:val="20"/>
                <w:szCs w:val="20"/>
              </w:rPr>
              <w:t xml:space="preserve"> </w:t>
            </w:r>
            <w:r w:rsidRPr="00FA7AC7">
              <w:rPr>
                <w:rFonts w:ascii="Times New Roman" w:hAnsi="Times New Roman"/>
                <w:sz w:val="20"/>
                <w:szCs w:val="20"/>
              </w:rPr>
              <w:t>Algebra**</w:t>
            </w:r>
          </w:p>
        </w:tc>
      </w:tr>
      <w:tr w:rsidR="00F42301" w:rsidRPr="00FA7AC7" w:rsidTr="00B67EC4">
        <w:trPr>
          <w:trHeight w:hRule="exact" w:val="240"/>
        </w:trPr>
        <w:tc>
          <w:tcPr>
            <w:tcW w:w="694" w:type="dxa"/>
            <w:tcBorders>
              <w:top w:val="nil"/>
              <w:left w:val="nil"/>
              <w:bottom w:val="nil"/>
              <w:right w:val="nil"/>
            </w:tcBorders>
          </w:tcPr>
          <w:p w:rsidR="00F42301" w:rsidRPr="00FA7AC7" w:rsidRDefault="00F42301" w:rsidP="00B67EC4">
            <w:pPr>
              <w:widowControl w:val="0"/>
              <w:autoSpaceDE w:val="0"/>
              <w:autoSpaceDN w:val="0"/>
              <w:adjustRightInd w:val="0"/>
              <w:spacing w:after="0" w:line="217" w:lineRule="exact"/>
              <w:ind w:left="40"/>
              <w:rPr>
                <w:rFonts w:ascii="Times New Roman" w:hAnsi="Times New Roman"/>
                <w:sz w:val="24"/>
                <w:szCs w:val="24"/>
              </w:rPr>
            </w:pPr>
            <w:r w:rsidRPr="00FA7AC7">
              <w:rPr>
                <w:rFonts w:ascii="Times New Roman" w:hAnsi="Times New Roman"/>
                <w:sz w:val="20"/>
                <w:szCs w:val="20"/>
              </w:rPr>
              <w:t>M</w:t>
            </w:r>
            <w:r w:rsidRPr="00FA7AC7">
              <w:rPr>
                <w:rFonts w:ascii="Times New Roman" w:hAnsi="Times New Roman"/>
                <w:spacing w:val="-22"/>
                <w:sz w:val="20"/>
                <w:szCs w:val="20"/>
              </w:rPr>
              <w:t>A</w:t>
            </w:r>
            <w:r w:rsidRPr="00FA7AC7">
              <w:rPr>
                <w:rFonts w:ascii="Times New Roman" w:hAnsi="Times New Roman"/>
                <w:sz w:val="20"/>
                <w:szCs w:val="20"/>
              </w:rPr>
              <w:t>TH</w:t>
            </w:r>
          </w:p>
        </w:tc>
        <w:tc>
          <w:tcPr>
            <w:tcW w:w="732" w:type="dxa"/>
            <w:tcBorders>
              <w:top w:val="nil"/>
              <w:left w:val="nil"/>
              <w:bottom w:val="nil"/>
              <w:right w:val="nil"/>
            </w:tcBorders>
          </w:tcPr>
          <w:p w:rsidR="00F42301" w:rsidRPr="00FA7AC7" w:rsidRDefault="00F42301" w:rsidP="00B67EC4">
            <w:pPr>
              <w:widowControl w:val="0"/>
              <w:autoSpaceDE w:val="0"/>
              <w:autoSpaceDN w:val="0"/>
              <w:adjustRightInd w:val="0"/>
              <w:spacing w:after="0" w:line="217" w:lineRule="exact"/>
              <w:ind w:left="88"/>
              <w:rPr>
                <w:rFonts w:ascii="Times New Roman" w:hAnsi="Times New Roman"/>
                <w:sz w:val="24"/>
                <w:szCs w:val="24"/>
              </w:rPr>
            </w:pPr>
            <w:r w:rsidRPr="00FA7AC7">
              <w:rPr>
                <w:rFonts w:ascii="Times New Roman" w:hAnsi="Times New Roman"/>
                <w:sz w:val="20"/>
                <w:szCs w:val="20"/>
              </w:rPr>
              <w:t>5</w:t>
            </w:r>
            <w:r w:rsidRPr="00FA7AC7">
              <w:rPr>
                <w:rFonts w:ascii="Times New Roman" w:hAnsi="Times New Roman"/>
                <w:spacing w:val="-7"/>
                <w:sz w:val="20"/>
                <w:szCs w:val="20"/>
              </w:rPr>
              <w:t>1</w:t>
            </w:r>
            <w:r w:rsidRPr="00FA7AC7">
              <w:rPr>
                <w:rFonts w:ascii="Times New Roman" w:hAnsi="Times New Roman"/>
                <w:sz w:val="20"/>
                <w:szCs w:val="20"/>
              </w:rPr>
              <w:t>13</w:t>
            </w:r>
          </w:p>
        </w:tc>
        <w:tc>
          <w:tcPr>
            <w:tcW w:w="3295" w:type="dxa"/>
            <w:tcBorders>
              <w:top w:val="nil"/>
              <w:left w:val="nil"/>
              <w:bottom w:val="nil"/>
              <w:right w:val="nil"/>
            </w:tcBorders>
          </w:tcPr>
          <w:p w:rsidR="00F42301" w:rsidRPr="00FA7AC7" w:rsidRDefault="00F42301" w:rsidP="00B67EC4">
            <w:pPr>
              <w:widowControl w:val="0"/>
              <w:autoSpaceDE w:val="0"/>
              <w:autoSpaceDN w:val="0"/>
              <w:adjustRightInd w:val="0"/>
              <w:spacing w:after="0" w:line="217" w:lineRule="exact"/>
              <w:ind w:left="244"/>
              <w:rPr>
                <w:rFonts w:ascii="Times New Roman" w:hAnsi="Times New Roman"/>
                <w:sz w:val="24"/>
                <w:szCs w:val="24"/>
              </w:rPr>
            </w:pPr>
            <w:r w:rsidRPr="00FA7AC7">
              <w:rPr>
                <w:rFonts w:ascii="Times New Roman" w:hAnsi="Times New Roman"/>
                <w:sz w:val="20"/>
                <w:szCs w:val="20"/>
              </w:rPr>
              <w:t>Modern</w:t>
            </w:r>
            <w:r w:rsidRPr="00FA7AC7">
              <w:rPr>
                <w:rFonts w:ascii="Times New Roman" w:hAnsi="Times New Roman"/>
                <w:spacing w:val="-11"/>
                <w:sz w:val="20"/>
                <w:szCs w:val="20"/>
              </w:rPr>
              <w:t xml:space="preserve"> </w:t>
            </w:r>
            <w:r w:rsidRPr="00FA7AC7">
              <w:rPr>
                <w:rFonts w:ascii="Times New Roman" w:hAnsi="Times New Roman"/>
                <w:sz w:val="20"/>
                <w:szCs w:val="20"/>
              </w:rPr>
              <w:t>Algebra I*</w:t>
            </w:r>
          </w:p>
        </w:tc>
      </w:tr>
      <w:tr w:rsidR="00F42301" w:rsidRPr="00FA7AC7" w:rsidTr="00B67EC4">
        <w:trPr>
          <w:trHeight w:hRule="exact" w:val="240"/>
        </w:trPr>
        <w:tc>
          <w:tcPr>
            <w:tcW w:w="694" w:type="dxa"/>
            <w:tcBorders>
              <w:top w:val="nil"/>
              <w:left w:val="nil"/>
              <w:bottom w:val="nil"/>
              <w:right w:val="nil"/>
            </w:tcBorders>
          </w:tcPr>
          <w:p w:rsidR="00F42301" w:rsidRPr="00FA7AC7" w:rsidRDefault="00F42301" w:rsidP="00B67EC4">
            <w:pPr>
              <w:widowControl w:val="0"/>
              <w:autoSpaceDE w:val="0"/>
              <w:autoSpaceDN w:val="0"/>
              <w:adjustRightInd w:val="0"/>
              <w:spacing w:after="0" w:line="217" w:lineRule="exact"/>
              <w:ind w:left="40"/>
              <w:rPr>
                <w:rFonts w:ascii="Times New Roman" w:hAnsi="Times New Roman"/>
                <w:sz w:val="24"/>
                <w:szCs w:val="24"/>
              </w:rPr>
            </w:pPr>
            <w:r w:rsidRPr="00FA7AC7">
              <w:rPr>
                <w:rFonts w:ascii="Times New Roman" w:hAnsi="Times New Roman"/>
                <w:sz w:val="20"/>
                <w:szCs w:val="20"/>
              </w:rPr>
              <w:t>M</w:t>
            </w:r>
            <w:r w:rsidRPr="00FA7AC7">
              <w:rPr>
                <w:rFonts w:ascii="Times New Roman" w:hAnsi="Times New Roman"/>
                <w:spacing w:val="-22"/>
                <w:sz w:val="20"/>
                <w:szCs w:val="20"/>
              </w:rPr>
              <w:t>A</w:t>
            </w:r>
            <w:r w:rsidRPr="00FA7AC7">
              <w:rPr>
                <w:rFonts w:ascii="Times New Roman" w:hAnsi="Times New Roman"/>
                <w:sz w:val="20"/>
                <w:szCs w:val="20"/>
              </w:rPr>
              <w:t>TH</w:t>
            </w:r>
          </w:p>
        </w:tc>
        <w:tc>
          <w:tcPr>
            <w:tcW w:w="732" w:type="dxa"/>
            <w:tcBorders>
              <w:top w:val="nil"/>
              <w:left w:val="nil"/>
              <w:bottom w:val="nil"/>
              <w:right w:val="nil"/>
            </w:tcBorders>
          </w:tcPr>
          <w:p w:rsidR="00F42301" w:rsidRPr="00FA7AC7" w:rsidRDefault="00F42301" w:rsidP="00B67EC4">
            <w:pPr>
              <w:widowControl w:val="0"/>
              <w:autoSpaceDE w:val="0"/>
              <w:autoSpaceDN w:val="0"/>
              <w:adjustRightInd w:val="0"/>
              <w:spacing w:after="0" w:line="217" w:lineRule="exact"/>
              <w:ind w:left="88"/>
              <w:rPr>
                <w:rFonts w:ascii="Times New Roman" w:hAnsi="Times New Roman"/>
                <w:sz w:val="24"/>
                <w:szCs w:val="24"/>
              </w:rPr>
            </w:pPr>
            <w:r w:rsidRPr="00FA7AC7">
              <w:rPr>
                <w:rFonts w:ascii="Times New Roman" w:hAnsi="Times New Roman"/>
                <w:sz w:val="20"/>
                <w:szCs w:val="20"/>
              </w:rPr>
              <w:t>5</w:t>
            </w:r>
            <w:r w:rsidRPr="00FA7AC7">
              <w:rPr>
                <w:rFonts w:ascii="Times New Roman" w:hAnsi="Times New Roman"/>
                <w:spacing w:val="-7"/>
                <w:sz w:val="20"/>
                <w:szCs w:val="20"/>
              </w:rPr>
              <w:t>1</w:t>
            </w:r>
            <w:r w:rsidRPr="00FA7AC7">
              <w:rPr>
                <w:rFonts w:ascii="Times New Roman" w:hAnsi="Times New Roman"/>
                <w:sz w:val="20"/>
                <w:szCs w:val="20"/>
              </w:rPr>
              <w:t>14</w:t>
            </w:r>
          </w:p>
        </w:tc>
        <w:tc>
          <w:tcPr>
            <w:tcW w:w="3295" w:type="dxa"/>
            <w:tcBorders>
              <w:top w:val="nil"/>
              <w:left w:val="nil"/>
              <w:bottom w:val="nil"/>
              <w:right w:val="nil"/>
            </w:tcBorders>
          </w:tcPr>
          <w:p w:rsidR="00F42301" w:rsidRPr="00FA7AC7" w:rsidRDefault="00F42301" w:rsidP="00B67EC4">
            <w:pPr>
              <w:widowControl w:val="0"/>
              <w:autoSpaceDE w:val="0"/>
              <w:autoSpaceDN w:val="0"/>
              <w:adjustRightInd w:val="0"/>
              <w:spacing w:after="0" w:line="217" w:lineRule="exact"/>
              <w:ind w:left="244"/>
              <w:rPr>
                <w:rFonts w:ascii="Times New Roman" w:hAnsi="Times New Roman"/>
                <w:sz w:val="24"/>
                <w:szCs w:val="24"/>
              </w:rPr>
            </w:pPr>
            <w:r w:rsidRPr="00FA7AC7">
              <w:rPr>
                <w:rFonts w:ascii="Times New Roman" w:hAnsi="Times New Roman"/>
                <w:sz w:val="20"/>
                <w:szCs w:val="20"/>
              </w:rPr>
              <w:t>Modern</w:t>
            </w:r>
            <w:r w:rsidRPr="00FA7AC7">
              <w:rPr>
                <w:rFonts w:ascii="Times New Roman" w:hAnsi="Times New Roman"/>
                <w:spacing w:val="-11"/>
                <w:sz w:val="20"/>
                <w:szCs w:val="20"/>
              </w:rPr>
              <w:t xml:space="preserve"> </w:t>
            </w:r>
            <w:r w:rsidRPr="00FA7AC7">
              <w:rPr>
                <w:rFonts w:ascii="Times New Roman" w:hAnsi="Times New Roman"/>
                <w:sz w:val="20"/>
                <w:szCs w:val="20"/>
              </w:rPr>
              <w:t xml:space="preserve">Algebra </w:t>
            </w:r>
            <w:r w:rsidRPr="00FA7AC7">
              <w:rPr>
                <w:rFonts w:ascii="Times New Roman" w:hAnsi="Times New Roman"/>
                <w:spacing w:val="-7"/>
                <w:sz w:val="20"/>
                <w:szCs w:val="20"/>
              </w:rPr>
              <w:t>1</w:t>
            </w:r>
            <w:r w:rsidRPr="00FA7AC7">
              <w:rPr>
                <w:rFonts w:ascii="Times New Roman" w:hAnsi="Times New Roman"/>
                <w:sz w:val="20"/>
                <w:szCs w:val="20"/>
              </w:rPr>
              <w:t>1</w:t>
            </w:r>
          </w:p>
        </w:tc>
      </w:tr>
      <w:tr w:rsidR="00F42301" w:rsidRPr="00FA7AC7" w:rsidTr="00B67EC4">
        <w:trPr>
          <w:trHeight w:hRule="exact" w:val="240"/>
        </w:trPr>
        <w:tc>
          <w:tcPr>
            <w:tcW w:w="694" w:type="dxa"/>
            <w:tcBorders>
              <w:top w:val="nil"/>
              <w:left w:val="nil"/>
              <w:bottom w:val="nil"/>
              <w:right w:val="nil"/>
            </w:tcBorders>
          </w:tcPr>
          <w:p w:rsidR="00F42301" w:rsidRPr="00FA7AC7" w:rsidRDefault="00F42301" w:rsidP="00B67EC4">
            <w:pPr>
              <w:widowControl w:val="0"/>
              <w:autoSpaceDE w:val="0"/>
              <w:autoSpaceDN w:val="0"/>
              <w:adjustRightInd w:val="0"/>
              <w:spacing w:after="0" w:line="217" w:lineRule="exact"/>
              <w:ind w:left="40"/>
              <w:rPr>
                <w:rFonts w:ascii="Times New Roman" w:hAnsi="Times New Roman"/>
                <w:sz w:val="24"/>
                <w:szCs w:val="24"/>
              </w:rPr>
            </w:pPr>
            <w:r w:rsidRPr="00FA7AC7">
              <w:rPr>
                <w:rFonts w:ascii="Times New Roman" w:hAnsi="Times New Roman"/>
                <w:sz w:val="20"/>
                <w:szCs w:val="20"/>
              </w:rPr>
              <w:t>M</w:t>
            </w:r>
            <w:r w:rsidRPr="00FA7AC7">
              <w:rPr>
                <w:rFonts w:ascii="Times New Roman" w:hAnsi="Times New Roman"/>
                <w:spacing w:val="-22"/>
                <w:sz w:val="20"/>
                <w:szCs w:val="20"/>
              </w:rPr>
              <w:t>A</w:t>
            </w:r>
            <w:r w:rsidRPr="00FA7AC7">
              <w:rPr>
                <w:rFonts w:ascii="Times New Roman" w:hAnsi="Times New Roman"/>
                <w:sz w:val="20"/>
                <w:szCs w:val="20"/>
              </w:rPr>
              <w:t>TH</w:t>
            </w:r>
          </w:p>
        </w:tc>
        <w:tc>
          <w:tcPr>
            <w:tcW w:w="732" w:type="dxa"/>
            <w:tcBorders>
              <w:top w:val="nil"/>
              <w:left w:val="nil"/>
              <w:bottom w:val="nil"/>
              <w:right w:val="nil"/>
            </w:tcBorders>
          </w:tcPr>
          <w:p w:rsidR="00F42301" w:rsidRPr="00FA7AC7" w:rsidRDefault="00F42301" w:rsidP="00B67EC4">
            <w:pPr>
              <w:widowControl w:val="0"/>
              <w:autoSpaceDE w:val="0"/>
              <w:autoSpaceDN w:val="0"/>
              <w:adjustRightInd w:val="0"/>
              <w:spacing w:after="0" w:line="217" w:lineRule="exact"/>
              <w:ind w:left="88"/>
              <w:rPr>
                <w:rFonts w:ascii="Times New Roman" w:hAnsi="Times New Roman"/>
                <w:sz w:val="24"/>
                <w:szCs w:val="24"/>
              </w:rPr>
            </w:pPr>
            <w:r w:rsidRPr="00FA7AC7">
              <w:rPr>
                <w:rFonts w:ascii="Times New Roman" w:hAnsi="Times New Roman"/>
                <w:sz w:val="20"/>
                <w:szCs w:val="20"/>
              </w:rPr>
              <w:t>52</w:t>
            </w:r>
            <w:r w:rsidRPr="00FA7AC7">
              <w:rPr>
                <w:rFonts w:ascii="Times New Roman" w:hAnsi="Times New Roman"/>
                <w:spacing w:val="-7"/>
                <w:sz w:val="20"/>
                <w:szCs w:val="20"/>
              </w:rPr>
              <w:t>1</w:t>
            </w:r>
            <w:r w:rsidRPr="00FA7AC7">
              <w:rPr>
                <w:rFonts w:ascii="Times New Roman" w:hAnsi="Times New Roman"/>
                <w:sz w:val="20"/>
                <w:szCs w:val="20"/>
              </w:rPr>
              <w:t>1</w:t>
            </w:r>
          </w:p>
        </w:tc>
        <w:tc>
          <w:tcPr>
            <w:tcW w:w="3295" w:type="dxa"/>
            <w:tcBorders>
              <w:top w:val="nil"/>
              <w:left w:val="nil"/>
              <w:bottom w:val="nil"/>
              <w:right w:val="nil"/>
            </w:tcBorders>
          </w:tcPr>
          <w:p w:rsidR="00F42301" w:rsidRPr="00FA7AC7" w:rsidRDefault="00F42301" w:rsidP="00B67EC4">
            <w:pPr>
              <w:widowControl w:val="0"/>
              <w:autoSpaceDE w:val="0"/>
              <w:autoSpaceDN w:val="0"/>
              <w:adjustRightInd w:val="0"/>
              <w:spacing w:after="0" w:line="217" w:lineRule="exact"/>
              <w:ind w:left="244"/>
              <w:rPr>
                <w:rFonts w:ascii="Times New Roman" w:hAnsi="Times New Roman"/>
                <w:sz w:val="24"/>
                <w:szCs w:val="24"/>
              </w:rPr>
            </w:pPr>
            <w:r w:rsidRPr="00FA7AC7">
              <w:rPr>
                <w:rFonts w:ascii="Times New Roman" w:hAnsi="Times New Roman"/>
                <w:sz w:val="20"/>
                <w:szCs w:val="20"/>
              </w:rPr>
              <w:t>Fundamental Concepts of</w:t>
            </w:r>
            <w:r w:rsidRPr="00FA7AC7">
              <w:rPr>
                <w:rFonts w:ascii="Times New Roman" w:hAnsi="Times New Roman"/>
                <w:spacing w:val="-11"/>
                <w:sz w:val="20"/>
                <w:szCs w:val="20"/>
              </w:rPr>
              <w:t xml:space="preserve"> </w:t>
            </w:r>
            <w:r w:rsidRPr="00FA7AC7">
              <w:rPr>
                <w:rFonts w:ascii="Times New Roman" w:hAnsi="Times New Roman"/>
                <w:sz w:val="20"/>
                <w:szCs w:val="20"/>
              </w:rPr>
              <w:t>Analysis I*</w:t>
            </w:r>
          </w:p>
        </w:tc>
      </w:tr>
      <w:tr w:rsidR="00F42301" w:rsidRPr="00FA7AC7" w:rsidTr="00B67EC4">
        <w:trPr>
          <w:trHeight w:hRule="exact" w:val="251"/>
        </w:trPr>
        <w:tc>
          <w:tcPr>
            <w:tcW w:w="694" w:type="dxa"/>
            <w:tcBorders>
              <w:top w:val="nil"/>
              <w:left w:val="nil"/>
              <w:bottom w:val="nil"/>
              <w:right w:val="nil"/>
            </w:tcBorders>
          </w:tcPr>
          <w:p w:rsidR="00F42301" w:rsidRPr="00FA7AC7" w:rsidRDefault="00F42301" w:rsidP="00B67EC4">
            <w:pPr>
              <w:widowControl w:val="0"/>
              <w:autoSpaceDE w:val="0"/>
              <w:autoSpaceDN w:val="0"/>
              <w:adjustRightInd w:val="0"/>
              <w:spacing w:after="0" w:line="217" w:lineRule="exact"/>
              <w:ind w:left="40"/>
              <w:rPr>
                <w:rFonts w:ascii="Times New Roman" w:hAnsi="Times New Roman"/>
                <w:sz w:val="24"/>
                <w:szCs w:val="24"/>
              </w:rPr>
            </w:pPr>
            <w:r w:rsidRPr="00FA7AC7">
              <w:rPr>
                <w:rFonts w:ascii="Times New Roman" w:hAnsi="Times New Roman"/>
                <w:sz w:val="20"/>
                <w:szCs w:val="20"/>
              </w:rPr>
              <w:t>M</w:t>
            </w:r>
            <w:r w:rsidRPr="00FA7AC7">
              <w:rPr>
                <w:rFonts w:ascii="Times New Roman" w:hAnsi="Times New Roman"/>
                <w:spacing w:val="-22"/>
                <w:sz w:val="20"/>
                <w:szCs w:val="20"/>
              </w:rPr>
              <w:t>A</w:t>
            </w:r>
            <w:r w:rsidRPr="00FA7AC7">
              <w:rPr>
                <w:rFonts w:ascii="Times New Roman" w:hAnsi="Times New Roman"/>
                <w:sz w:val="20"/>
                <w:szCs w:val="20"/>
              </w:rPr>
              <w:t>TH</w:t>
            </w:r>
          </w:p>
        </w:tc>
        <w:tc>
          <w:tcPr>
            <w:tcW w:w="732" w:type="dxa"/>
            <w:tcBorders>
              <w:top w:val="nil"/>
              <w:left w:val="nil"/>
              <w:bottom w:val="nil"/>
              <w:right w:val="nil"/>
            </w:tcBorders>
          </w:tcPr>
          <w:p w:rsidR="00F42301" w:rsidRPr="00FA7AC7" w:rsidRDefault="00F42301" w:rsidP="00B67EC4">
            <w:pPr>
              <w:widowControl w:val="0"/>
              <w:autoSpaceDE w:val="0"/>
              <w:autoSpaceDN w:val="0"/>
              <w:adjustRightInd w:val="0"/>
              <w:spacing w:after="0" w:line="217" w:lineRule="exact"/>
              <w:ind w:left="88"/>
              <w:rPr>
                <w:rFonts w:ascii="Times New Roman" w:hAnsi="Times New Roman"/>
                <w:sz w:val="24"/>
                <w:szCs w:val="24"/>
              </w:rPr>
            </w:pPr>
            <w:r w:rsidRPr="00FA7AC7">
              <w:rPr>
                <w:rFonts w:ascii="Times New Roman" w:hAnsi="Times New Roman"/>
                <w:sz w:val="20"/>
                <w:szCs w:val="20"/>
              </w:rPr>
              <w:t>5212</w:t>
            </w:r>
          </w:p>
        </w:tc>
        <w:tc>
          <w:tcPr>
            <w:tcW w:w="3295" w:type="dxa"/>
            <w:tcBorders>
              <w:top w:val="nil"/>
              <w:left w:val="nil"/>
              <w:bottom w:val="nil"/>
              <w:right w:val="nil"/>
            </w:tcBorders>
          </w:tcPr>
          <w:p w:rsidR="00F42301" w:rsidRPr="00FA7AC7" w:rsidRDefault="00F42301" w:rsidP="00B67EC4">
            <w:pPr>
              <w:widowControl w:val="0"/>
              <w:autoSpaceDE w:val="0"/>
              <w:autoSpaceDN w:val="0"/>
              <w:adjustRightInd w:val="0"/>
              <w:spacing w:before="9" w:after="0"/>
              <w:ind w:left="244"/>
              <w:rPr>
                <w:rFonts w:ascii="Times New Roman" w:hAnsi="Times New Roman"/>
                <w:sz w:val="24"/>
                <w:szCs w:val="24"/>
              </w:rPr>
            </w:pPr>
            <w:r w:rsidRPr="00FA7AC7">
              <w:rPr>
                <w:rFonts w:ascii="Times New Roman" w:hAnsi="Times New Roman"/>
                <w:sz w:val="20"/>
                <w:szCs w:val="20"/>
              </w:rPr>
              <w:t>Fundamental Concepts of</w:t>
            </w:r>
            <w:r w:rsidRPr="00FA7AC7">
              <w:rPr>
                <w:rFonts w:ascii="Times New Roman" w:hAnsi="Times New Roman"/>
                <w:spacing w:val="-11"/>
                <w:sz w:val="20"/>
                <w:szCs w:val="20"/>
              </w:rPr>
              <w:t xml:space="preserve"> </w:t>
            </w:r>
            <w:r w:rsidRPr="00FA7AC7">
              <w:rPr>
                <w:rFonts w:ascii="Times New Roman" w:hAnsi="Times New Roman"/>
                <w:sz w:val="20"/>
                <w:szCs w:val="20"/>
              </w:rPr>
              <w:t>Analysis II</w:t>
            </w:r>
          </w:p>
        </w:tc>
      </w:tr>
      <w:tr w:rsidR="00F42301" w:rsidRPr="00FA7AC7" w:rsidTr="00B67EC4">
        <w:trPr>
          <w:trHeight w:hRule="exact" w:val="229"/>
        </w:trPr>
        <w:tc>
          <w:tcPr>
            <w:tcW w:w="694" w:type="dxa"/>
            <w:tcBorders>
              <w:top w:val="nil"/>
              <w:left w:val="nil"/>
              <w:bottom w:val="nil"/>
              <w:right w:val="nil"/>
            </w:tcBorders>
          </w:tcPr>
          <w:p w:rsidR="00F42301" w:rsidRPr="00FA7AC7" w:rsidRDefault="00F42301" w:rsidP="00B67EC4">
            <w:pPr>
              <w:widowControl w:val="0"/>
              <w:autoSpaceDE w:val="0"/>
              <w:autoSpaceDN w:val="0"/>
              <w:adjustRightInd w:val="0"/>
              <w:spacing w:after="0" w:line="205" w:lineRule="exact"/>
              <w:ind w:left="40"/>
              <w:rPr>
                <w:rFonts w:ascii="Times New Roman" w:hAnsi="Times New Roman"/>
                <w:sz w:val="24"/>
                <w:szCs w:val="24"/>
              </w:rPr>
            </w:pPr>
            <w:r w:rsidRPr="00FA7AC7">
              <w:rPr>
                <w:rFonts w:ascii="Times New Roman" w:hAnsi="Times New Roman"/>
                <w:sz w:val="20"/>
                <w:szCs w:val="20"/>
              </w:rPr>
              <w:t>M</w:t>
            </w:r>
            <w:r w:rsidRPr="00FA7AC7">
              <w:rPr>
                <w:rFonts w:ascii="Times New Roman" w:hAnsi="Times New Roman"/>
                <w:spacing w:val="-22"/>
                <w:sz w:val="20"/>
                <w:szCs w:val="20"/>
              </w:rPr>
              <w:t>A</w:t>
            </w:r>
            <w:r w:rsidRPr="00FA7AC7">
              <w:rPr>
                <w:rFonts w:ascii="Times New Roman" w:hAnsi="Times New Roman"/>
                <w:sz w:val="20"/>
                <w:szCs w:val="20"/>
              </w:rPr>
              <w:t>TH</w:t>
            </w:r>
          </w:p>
        </w:tc>
        <w:tc>
          <w:tcPr>
            <w:tcW w:w="732" w:type="dxa"/>
            <w:tcBorders>
              <w:top w:val="nil"/>
              <w:left w:val="nil"/>
              <w:bottom w:val="nil"/>
              <w:right w:val="nil"/>
            </w:tcBorders>
          </w:tcPr>
          <w:p w:rsidR="00F42301" w:rsidRPr="00FA7AC7" w:rsidRDefault="00F42301" w:rsidP="00B67EC4">
            <w:pPr>
              <w:widowControl w:val="0"/>
              <w:autoSpaceDE w:val="0"/>
              <w:autoSpaceDN w:val="0"/>
              <w:adjustRightInd w:val="0"/>
              <w:spacing w:after="0" w:line="205" w:lineRule="exact"/>
              <w:ind w:left="88"/>
              <w:rPr>
                <w:rFonts w:ascii="Times New Roman" w:hAnsi="Times New Roman"/>
                <w:sz w:val="24"/>
                <w:szCs w:val="24"/>
              </w:rPr>
            </w:pPr>
            <w:r w:rsidRPr="00FA7AC7">
              <w:rPr>
                <w:rFonts w:ascii="Times New Roman" w:hAnsi="Times New Roman"/>
                <w:sz w:val="20"/>
                <w:szCs w:val="20"/>
              </w:rPr>
              <w:t>53</w:t>
            </w:r>
            <w:r w:rsidRPr="00FA7AC7">
              <w:rPr>
                <w:rFonts w:ascii="Times New Roman" w:hAnsi="Times New Roman"/>
                <w:spacing w:val="-7"/>
                <w:sz w:val="20"/>
                <w:szCs w:val="20"/>
              </w:rPr>
              <w:t>1</w:t>
            </w:r>
            <w:r w:rsidRPr="00FA7AC7">
              <w:rPr>
                <w:rFonts w:ascii="Times New Roman" w:hAnsi="Times New Roman"/>
                <w:sz w:val="20"/>
                <w:szCs w:val="20"/>
              </w:rPr>
              <w:t>1</w:t>
            </w:r>
          </w:p>
        </w:tc>
        <w:tc>
          <w:tcPr>
            <w:tcW w:w="3295" w:type="dxa"/>
            <w:tcBorders>
              <w:top w:val="nil"/>
              <w:left w:val="nil"/>
              <w:bottom w:val="nil"/>
              <w:right w:val="nil"/>
            </w:tcBorders>
          </w:tcPr>
          <w:p w:rsidR="00F42301" w:rsidRPr="00FA7AC7" w:rsidRDefault="00F42301" w:rsidP="00B67EC4">
            <w:pPr>
              <w:widowControl w:val="0"/>
              <w:autoSpaceDE w:val="0"/>
              <w:autoSpaceDN w:val="0"/>
              <w:adjustRightInd w:val="0"/>
              <w:spacing w:after="0" w:line="205" w:lineRule="exact"/>
              <w:ind w:left="244"/>
              <w:rPr>
                <w:rFonts w:ascii="Times New Roman" w:hAnsi="Times New Roman"/>
                <w:sz w:val="24"/>
                <w:szCs w:val="24"/>
              </w:rPr>
            </w:pPr>
            <w:r w:rsidRPr="00FA7AC7">
              <w:rPr>
                <w:rFonts w:ascii="Times New Roman" w:hAnsi="Times New Roman"/>
                <w:sz w:val="20"/>
                <w:szCs w:val="20"/>
              </w:rPr>
              <w:t>Geometry for</w:t>
            </w:r>
            <w:r w:rsidRPr="00FA7AC7">
              <w:rPr>
                <w:rFonts w:ascii="Times New Roman" w:hAnsi="Times New Roman"/>
                <w:spacing w:val="-4"/>
                <w:sz w:val="20"/>
                <w:szCs w:val="20"/>
              </w:rPr>
              <w:t xml:space="preserve"> </w:t>
            </w:r>
            <w:r w:rsidRPr="00FA7AC7">
              <w:rPr>
                <w:rFonts w:ascii="Times New Roman" w:hAnsi="Times New Roman"/>
                <w:spacing w:val="-14"/>
                <w:sz w:val="20"/>
                <w:szCs w:val="20"/>
              </w:rPr>
              <w:t>T</w:t>
            </w:r>
            <w:r w:rsidRPr="00FA7AC7">
              <w:rPr>
                <w:rFonts w:ascii="Times New Roman" w:hAnsi="Times New Roman"/>
                <w:sz w:val="20"/>
                <w:szCs w:val="20"/>
              </w:rPr>
              <w:t>eachers**</w:t>
            </w:r>
          </w:p>
        </w:tc>
      </w:tr>
      <w:tr w:rsidR="00F42301" w:rsidRPr="00FA7AC7" w:rsidTr="00B67EC4">
        <w:trPr>
          <w:trHeight w:hRule="exact" w:val="240"/>
        </w:trPr>
        <w:tc>
          <w:tcPr>
            <w:tcW w:w="694" w:type="dxa"/>
            <w:tcBorders>
              <w:top w:val="nil"/>
              <w:left w:val="nil"/>
              <w:bottom w:val="nil"/>
              <w:right w:val="nil"/>
            </w:tcBorders>
          </w:tcPr>
          <w:p w:rsidR="00F42301" w:rsidRPr="00FA7AC7" w:rsidRDefault="00F42301" w:rsidP="00B67EC4">
            <w:pPr>
              <w:widowControl w:val="0"/>
              <w:autoSpaceDE w:val="0"/>
              <w:autoSpaceDN w:val="0"/>
              <w:adjustRightInd w:val="0"/>
              <w:spacing w:after="0" w:line="217" w:lineRule="exact"/>
              <w:ind w:left="40"/>
              <w:rPr>
                <w:rFonts w:ascii="Times New Roman" w:hAnsi="Times New Roman"/>
                <w:sz w:val="24"/>
                <w:szCs w:val="24"/>
              </w:rPr>
            </w:pPr>
            <w:r w:rsidRPr="00FA7AC7">
              <w:rPr>
                <w:rFonts w:ascii="Times New Roman" w:hAnsi="Times New Roman"/>
                <w:sz w:val="20"/>
                <w:szCs w:val="20"/>
              </w:rPr>
              <w:t>M</w:t>
            </w:r>
            <w:r w:rsidRPr="00FA7AC7">
              <w:rPr>
                <w:rFonts w:ascii="Times New Roman" w:hAnsi="Times New Roman"/>
                <w:spacing w:val="-22"/>
                <w:sz w:val="20"/>
                <w:szCs w:val="20"/>
              </w:rPr>
              <w:t>A</w:t>
            </w:r>
            <w:r w:rsidRPr="00FA7AC7">
              <w:rPr>
                <w:rFonts w:ascii="Times New Roman" w:hAnsi="Times New Roman"/>
                <w:sz w:val="20"/>
                <w:szCs w:val="20"/>
              </w:rPr>
              <w:t>TH</w:t>
            </w:r>
          </w:p>
        </w:tc>
        <w:tc>
          <w:tcPr>
            <w:tcW w:w="732" w:type="dxa"/>
            <w:tcBorders>
              <w:top w:val="nil"/>
              <w:left w:val="nil"/>
              <w:bottom w:val="nil"/>
              <w:right w:val="nil"/>
            </w:tcBorders>
          </w:tcPr>
          <w:p w:rsidR="00F42301" w:rsidRPr="00FA7AC7" w:rsidRDefault="00F42301" w:rsidP="00B67EC4">
            <w:pPr>
              <w:widowControl w:val="0"/>
              <w:autoSpaceDE w:val="0"/>
              <w:autoSpaceDN w:val="0"/>
              <w:adjustRightInd w:val="0"/>
              <w:spacing w:after="0" w:line="217" w:lineRule="exact"/>
              <w:ind w:left="88"/>
              <w:rPr>
                <w:rFonts w:ascii="Times New Roman" w:hAnsi="Times New Roman"/>
                <w:sz w:val="24"/>
                <w:szCs w:val="24"/>
              </w:rPr>
            </w:pPr>
            <w:r w:rsidRPr="00FA7AC7">
              <w:rPr>
                <w:rFonts w:ascii="Times New Roman" w:hAnsi="Times New Roman"/>
                <w:sz w:val="20"/>
                <w:szCs w:val="20"/>
              </w:rPr>
              <w:t>5312</w:t>
            </w:r>
          </w:p>
        </w:tc>
        <w:tc>
          <w:tcPr>
            <w:tcW w:w="3295" w:type="dxa"/>
            <w:tcBorders>
              <w:top w:val="nil"/>
              <w:left w:val="nil"/>
              <w:bottom w:val="nil"/>
              <w:right w:val="nil"/>
            </w:tcBorders>
          </w:tcPr>
          <w:p w:rsidR="00F42301" w:rsidRPr="00FA7AC7" w:rsidRDefault="00F42301" w:rsidP="00B67EC4">
            <w:pPr>
              <w:widowControl w:val="0"/>
              <w:autoSpaceDE w:val="0"/>
              <w:autoSpaceDN w:val="0"/>
              <w:adjustRightInd w:val="0"/>
              <w:spacing w:after="0" w:line="217" w:lineRule="exact"/>
              <w:ind w:left="244"/>
              <w:rPr>
                <w:rFonts w:ascii="Times New Roman" w:hAnsi="Times New Roman"/>
                <w:sz w:val="24"/>
                <w:szCs w:val="24"/>
              </w:rPr>
            </w:pPr>
            <w:r w:rsidRPr="00FA7AC7">
              <w:rPr>
                <w:rFonts w:ascii="Times New Roman" w:hAnsi="Times New Roman"/>
                <w:sz w:val="20"/>
                <w:szCs w:val="20"/>
              </w:rPr>
              <w:t>Foundations of Geometry*</w:t>
            </w:r>
          </w:p>
        </w:tc>
      </w:tr>
      <w:tr w:rsidR="00F42301" w:rsidRPr="00FA7AC7" w:rsidTr="00B67EC4">
        <w:trPr>
          <w:trHeight w:hRule="exact" w:val="320"/>
        </w:trPr>
        <w:tc>
          <w:tcPr>
            <w:tcW w:w="694" w:type="dxa"/>
            <w:tcBorders>
              <w:top w:val="nil"/>
              <w:left w:val="nil"/>
              <w:bottom w:val="nil"/>
              <w:right w:val="nil"/>
            </w:tcBorders>
          </w:tcPr>
          <w:p w:rsidR="00F42301" w:rsidRPr="00FA7AC7" w:rsidRDefault="00F42301" w:rsidP="00B67EC4">
            <w:pPr>
              <w:widowControl w:val="0"/>
              <w:autoSpaceDE w:val="0"/>
              <w:autoSpaceDN w:val="0"/>
              <w:adjustRightInd w:val="0"/>
              <w:spacing w:after="0" w:line="217" w:lineRule="exact"/>
              <w:ind w:left="40"/>
              <w:rPr>
                <w:rFonts w:ascii="Times New Roman" w:hAnsi="Times New Roman"/>
                <w:sz w:val="24"/>
                <w:szCs w:val="24"/>
              </w:rPr>
            </w:pPr>
            <w:r w:rsidRPr="00FA7AC7">
              <w:rPr>
                <w:rFonts w:ascii="Times New Roman" w:hAnsi="Times New Roman"/>
                <w:sz w:val="20"/>
                <w:szCs w:val="20"/>
              </w:rPr>
              <w:t>M</w:t>
            </w:r>
            <w:r w:rsidRPr="00FA7AC7">
              <w:rPr>
                <w:rFonts w:ascii="Times New Roman" w:hAnsi="Times New Roman"/>
                <w:spacing w:val="-22"/>
                <w:sz w:val="20"/>
                <w:szCs w:val="20"/>
              </w:rPr>
              <w:t>A</w:t>
            </w:r>
            <w:r w:rsidRPr="00FA7AC7">
              <w:rPr>
                <w:rFonts w:ascii="Times New Roman" w:hAnsi="Times New Roman"/>
                <w:sz w:val="20"/>
                <w:szCs w:val="20"/>
              </w:rPr>
              <w:t>TH</w:t>
            </w:r>
          </w:p>
        </w:tc>
        <w:tc>
          <w:tcPr>
            <w:tcW w:w="732" w:type="dxa"/>
            <w:tcBorders>
              <w:top w:val="nil"/>
              <w:left w:val="nil"/>
              <w:bottom w:val="nil"/>
              <w:right w:val="nil"/>
            </w:tcBorders>
          </w:tcPr>
          <w:p w:rsidR="00F42301" w:rsidRPr="00FA7AC7" w:rsidRDefault="00F42301" w:rsidP="00B67EC4">
            <w:pPr>
              <w:widowControl w:val="0"/>
              <w:autoSpaceDE w:val="0"/>
              <w:autoSpaceDN w:val="0"/>
              <w:adjustRightInd w:val="0"/>
              <w:spacing w:after="0" w:line="217" w:lineRule="exact"/>
              <w:ind w:left="88"/>
              <w:rPr>
                <w:rFonts w:ascii="Times New Roman" w:hAnsi="Times New Roman"/>
                <w:sz w:val="24"/>
                <w:szCs w:val="24"/>
              </w:rPr>
            </w:pPr>
            <w:r w:rsidRPr="00FA7AC7">
              <w:rPr>
                <w:rFonts w:ascii="Times New Roman" w:hAnsi="Times New Roman"/>
                <w:sz w:val="20"/>
                <w:szCs w:val="20"/>
              </w:rPr>
              <w:t>5313</w:t>
            </w:r>
          </w:p>
        </w:tc>
        <w:tc>
          <w:tcPr>
            <w:tcW w:w="3295" w:type="dxa"/>
            <w:tcBorders>
              <w:top w:val="nil"/>
              <w:left w:val="nil"/>
              <w:bottom w:val="nil"/>
              <w:right w:val="nil"/>
            </w:tcBorders>
          </w:tcPr>
          <w:p w:rsidR="00F42301" w:rsidRPr="00FA7AC7" w:rsidRDefault="00F42301" w:rsidP="00B67EC4">
            <w:pPr>
              <w:widowControl w:val="0"/>
              <w:autoSpaceDE w:val="0"/>
              <w:autoSpaceDN w:val="0"/>
              <w:adjustRightInd w:val="0"/>
              <w:spacing w:after="0" w:line="217" w:lineRule="exact"/>
              <w:ind w:left="244"/>
              <w:rPr>
                <w:rFonts w:ascii="Times New Roman" w:hAnsi="Times New Roman"/>
                <w:sz w:val="24"/>
                <w:szCs w:val="24"/>
              </w:rPr>
            </w:pPr>
            <w:r w:rsidRPr="00FA7AC7">
              <w:rPr>
                <w:rFonts w:ascii="Times New Roman" w:hAnsi="Times New Roman"/>
                <w:sz w:val="20"/>
                <w:szCs w:val="20"/>
              </w:rPr>
              <w:t>Modern Geometry*</w:t>
            </w:r>
          </w:p>
        </w:tc>
      </w:tr>
    </w:tbl>
    <w:p w:rsidR="00F42301" w:rsidRDefault="00F42301" w:rsidP="00721764">
      <w:pPr>
        <w:widowControl w:val="0"/>
        <w:autoSpaceDE w:val="0"/>
        <w:autoSpaceDN w:val="0"/>
        <w:adjustRightInd w:val="0"/>
        <w:spacing w:before="3" w:after="0" w:line="110" w:lineRule="exact"/>
        <w:rPr>
          <w:rFonts w:ascii="Times New Roman" w:hAnsi="Times New Roman"/>
          <w:sz w:val="11"/>
          <w:szCs w:val="11"/>
        </w:rPr>
      </w:pPr>
    </w:p>
    <w:p w:rsidR="00F42301" w:rsidRDefault="00F42301" w:rsidP="00721764">
      <w:pPr>
        <w:widowControl w:val="0"/>
        <w:autoSpaceDE w:val="0"/>
        <w:autoSpaceDN w:val="0"/>
        <w:adjustRightInd w:val="0"/>
        <w:spacing w:before="14" w:after="0"/>
        <w:ind w:left="860"/>
        <w:rPr>
          <w:rFonts w:ascii="Times New Roman" w:hAnsi="Times New Roman"/>
          <w:sz w:val="28"/>
          <w:szCs w:val="28"/>
        </w:rPr>
      </w:pPr>
      <w:r>
        <w:rPr>
          <w:rFonts w:ascii="Times New Roman" w:hAnsi="Times New Roman"/>
          <w:b/>
          <w:bCs/>
          <w:sz w:val="28"/>
          <w:szCs w:val="28"/>
        </w:rPr>
        <w:t>A</w:t>
      </w:r>
      <w:r>
        <w:rPr>
          <w:rFonts w:ascii="Times New Roman" w:hAnsi="Times New Roman"/>
          <w:b/>
          <w:bCs/>
          <w:spacing w:val="-5"/>
          <w:sz w:val="28"/>
          <w:szCs w:val="28"/>
        </w:rPr>
        <w:t>r</w:t>
      </w:r>
      <w:r>
        <w:rPr>
          <w:rFonts w:ascii="Times New Roman" w:hAnsi="Times New Roman"/>
          <w:b/>
          <w:bCs/>
          <w:sz w:val="28"/>
          <w:szCs w:val="28"/>
        </w:rPr>
        <w:t>ea D - Resea</w:t>
      </w:r>
      <w:r>
        <w:rPr>
          <w:rFonts w:ascii="Times New Roman" w:hAnsi="Times New Roman"/>
          <w:b/>
          <w:bCs/>
          <w:spacing w:val="-5"/>
          <w:sz w:val="28"/>
          <w:szCs w:val="28"/>
        </w:rPr>
        <w:t>r</w:t>
      </w:r>
      <w:r>
        <w:rPr>
          <w:rFonts w:ascii="Times New Roman" w:hAnsi="Times New Roman"/>
          <w:b/>
          <w:bCs/>
          <w:sz w:val="28"/>
          <w:szCs w:val="28"/>
        </w:rPr>
        <w:t>ch (Minimum of 3 semester</w:t>
      </w:r>
      <w:r>
        <w:rPr>
          <w:rFonts w:ascii="Times New Roman" w:hAnsi="Times New Roman"/>
          <w:b/>
          <w:bCs/>
          <w:spacing w:val="-5"/>
          <w:sz w:val="28"/>
          <w:szCs w:val="28"/>
        </w:rPr>
        <w:t xml:space="preserve"> </w:t>
      </w:r>
      <w:r>
        <w:rPr>
          <w:rFonts w:ascii="Times New Roman" w:hAnsi="Times New Roman"/>
          <w:b/>
          <w:bCs/>
          <w:sz w:val="28"/>
          <w:szCs w:val="28"/>
        </w:rPr>
        <w:t>hours)</w:t>
      </w:r>
    </w:p>
    <w:p w:rsidR="00F42301" w:rsidRDefault="00F42301" w:rsidP="00721764">
      <w:pPr>
        <w:widowControl w:val="0"/>
        <w:tabs>
          <w:tab w:val="left" w:pos="2840"/>
        </w:tabs>
        <w:autoSpaceDE w:val="0"/>
        <w:autoSpaceDN w:val="0"/>
        <w:adjustRightInd w:val="0"/>
        <w:spacing w:before="37" w:after="0"/>
        <w:ind w:left="1220"/>
        <w:rPr>
          <w:rFonts w:ascii="Times New Roman" w:hAnsi="Times New Roman"/>
          <w:sz w:val="20"/>
          <w:szCs w:val="20"/>
        </w:rPr>
      </w:pPr>
      <w:r>
        <w:rPr>
          <w:rFonts w:ascii="Times New Roman" w:hAnsi="Times New Roman"/>
          <w:sz w:val="20"/>
          <w:szCs w:val="20"/>
        </w:rPr>
        <w:t xml:space="preserve">EDUC  </w:t>
      </w:r>
      <w:r>
        <w:rPr>
          <w:rFonts w:ascii="Times New Roman" w:hAnsi="Times New Roman"/>
          <w:spacing w:val="48"/>
          <w:sz w:val="20"/>
          <w:szCs w:val="20"/>
        </w:rPr>
        <w:t xml:space="preserve"> </w:t>
      </w:r>
      <w:r>
        <w:rPr>
          <w:rFonts w:ascii="Times New Roman" w:hAnsi="Times New Roman"/>
          <w:sz w:val="20"/>
          <w:szCs w:val="20"/>
        </w:rPr>
        <w:t>5501</w:t>
      </w:r>
      <w:r>
        <w:rPr>
          <w:rFonts w:ascii="Times New Roman" w:hAnsi="Times New Roman"/>
          <w:sz w:val="20"/>
          <w:szCs w:val="20"/>
        </w:rPr>
        <w:tab/>
        <w:t>Educational Research*</w:t>
      </w:r>
    </w:p>
    <w:p w:rsidR="00F42301" w:rsidRDefault="00F42301" w:rsidP="00721764">
      <w:pPr>
        <w:widowControl w:val="0"/>
        <w:tabs>
          <w:tab w:val="left" w:pos="2840"/>
        </w:tabs>
        <w:autoSpaceDE w:val="0"/>
        <w:autoSpaceDN w:val="0"/>
        <w:adjustRightInd w:val="0"/>
        <w:spacing w:before="10" w:after="0"/>
        <w:ind w:left="1220"/>
        <w:rPr>
          <w:rFonts w:ascii="Times New Roman" w:hAnsi="Times New Roman"/>
          <w:sz w:val="20"/>
          <w:szCs w:val="20"/>
        </w:rPr>
      </w:pPr>
      <w:r>
        <w:rPr>
          <w:rFonts w:ascii="Times New Roman" w:hAnsi="Times New Roman"/>
          <w:sz w:val="20"/>
          <w:szCs w:val="20"/>
        </w:rPr>
        <w:t>M</w:t>
      </w:r>
      <w:r>
        <w:rPr>
          <w:rFonts w:ascii="Times New Roman" w:hAnsi="Times New Roman"/>
          <w:spacing w:val="-22"/>
          <w:sz w:val="20"/>
          <w:szCs w:val="20"/>
        </w:rPr>
        <w:t>A</w:t>
      </w:r>
      <w:r>
        <w:rPr>
          <w:rFonts w:ascii="Times New Roman" w:hAnsi="Times New Roman"/>
          <w:sz w:val="20"/>
          <w:szCs w:val="20"/>
        </w:rPr>
        <w:t xml:space="preserve">TH  </w:t>
      </w:r>
      <w:r>
        <w:rPr>
          <w:rFonts w:ascii="Times New Roman" w:hAnsi="Times New Roman"/>
          <w:spacing w:val="25"/>
          <w:sz w:val="20"/>
          <w:szCs w:val="20"/>
        </w:rPr>
        <w:t xml:space="preserve"> </w:t>
      </w:r>
      <w:r>
        <w:rPr>
          <w:rFonts w:ascii="Times New Roman" w:hAnsi="Times New Roman"/>
          <w:sz w:val="20"/>
          <w:szCs w:val="20"/>
        </w:rPr>
        <w:t>5412</w:t>
      </w:r>
      <w:r>
        <w:rPr>
          <w:rFonts w:ascii="Times New Roman" w:hAnsi="Times New Roman"/>
          <w:sz w:val="20"/>
          <w:szCs w:val="20"/>
        </w:rPr>
        <w:tab/>
        <w:t>Methods of Statistical</w:t>
      </w:r>
      <w:r>
        <w:rPr>
          <w:rFonts w:ascii="Times New Roman" w:hAnsi="Times New Roman"/>
          <w:spacing w:val="-11"/>
          <w:sz w:val="20"/>
          <w:szCs w:val="20"/>
        </w:rPr>
        <w:t xml:space="preserve"> </w:t>
      </w:r>
      <w:r>
        <w:rPr>
          <w:rFonts w:ascii="Times New Roman" w:hAnsi="Times New Roman"/>
          <w:sz w:val="20"/>
          <w:szCs w:val="20"/>
        </w:rPr>
        <w:t>Analysis**</w:t>
      </w:r>
    </w:p>
    <w:p w:rsidR="00F42301" w:rsidRDefault="00F42301" w:rsidP="00721764">
      <w:pPr>
        <w:widowControl w:val="0"/>
        <w:autoSpaceDE w:val="0"/>
        <w:autoSpaceDN w:val="0"/>
        <w:adjustRightInd w:val="0"/>
        <w:spacing w:before="6" w:after="0" w:line="220" w:lineRule="exact"/>
        <w:rPr>
          <w:rFonts w:ascii="Times New Roman" w:hAnsi="Times New Roman"/>
        </w:rPr>
      </w:pPr>
    </w:p>
    <w:p w:rsidR="00F42301" w:rsidRDefault="00F42301" w:rsidP="00721764">
      <w:pPr>
        <w:widowControl w:val="0"/>
        <w:autoSpaceDE w:val="0"/>
        <w:autoSpaceDN w:val="0"/>
        <w:adjustRightInd w:val="0"/>
        <w:spacing w:after="0"/>
        <w:ind w:left="860"/>
        <w:rPr>
          <w:rFonts w:ascii="Times New Roman" w:hAnsi="Times New Roman"/>
          <w:sz w:val="28"/>
          <w:szCs w:val="28"/>
        </w:rPr>
      </w:pPr>
      <w:r>
        <w:rPr>
          <w:rFonts w:ascii="Times New Roman" w:hAnsi="Times New Roman"/>
          <w:b/>
          <w:bCs/>
          <w:sz w:val="28"/>
          <w:szCs w:val="28"/>
        </w:rPr>
        <w:t>A</w:t>
      </w:r>
      <w:r>
        <w:rPr>
          <w:rFonts w:ascii="Times New Roman" w:hAnsi="Times New Roman"/>
          <w:b/>
          <w:bCs/>
          <w:spacing w:val="-5"/>
          <w:sz w:val="28"/>
          <w:szCs w:val="28"/>
        </w:rPr>
        <w:t>r</w:t>
      </w:r>
      <w:r>
        <w:rPr>
          <w:rFonts w:ascii="Times New Roman" w:hAnsi="Times New Roman"/>
          <w:b/>
          <w:bCs/>
          <w:sz w:val="28"/>
          <w:szCs w:val="28"/>
        </w:rPr>
        <w:t>ea E - Electives (Minimum of 3 semester</w:t>
      </w:r>
      <w:r>
        <w:rPr>
          <w:rFonts w:ascii="Times New Roman" w:hAnsi="Times New Roman"/>
          <w:b/>
          <w:bCs/>
          <w:spacing w:val="-5"/>
          <w:sz w:val="28"/>
          <w:szCs w:val="28"/>
        </w:rPr>
        <w:t xml:space="preserve"> </w:t>
      </w:r>
      <w:r>
        <w:rPr>
          <w:rFonts w:ascii="Times New Roman" w:hAnsi="Times New Roman"/>
          <w:b/>
          <w:bCs/>
          <w:sz w:val="28"/>
          <w:szCs w:val="28"/>
        </w:rPr>
        <w:t>hours)</w:t>
      </w:r>
    </w:p>
    <w:p w:rsidR="00F42301" w:rsidRDefault="00F42301" w:rsidP="00721764">
      <w:pPr>
        <w:widowControl w:val="0"/>
        <w:autoSpaceDE w:val="0"/>
        <w:autoSpaceDN w:val="0"/>
        <w:adjustRightInd w:val="0"/>
        <w:spacing w:before="37" w:after="0"/>
        <w:ind w:left="1220"/>
        <w:rPr>
          <w:rFonts w:ascii="Times New Roman" w:hAnsi="Times New Roman"/>
          <w:sz w:val="20"/>
          <w:szCs w:val="20"/>
        </w:rPr>
      </w:pPr>
      <w:r>
        <w:rPr>
          <w:rFonts w:ascii="Times New Roman" w:hAnsi="Times New Roman"/>
          <w:sz w:val="20"/>
          <w:szCs w:val="20"/>
        </w:rPr>
        <w:t>(Courses may be chosen from either the following courses or from courses in area C above.)</w:t>
      </w:r>
    </w:p>
    <w:tbl>
      <w:tblPr>
        <w:tblW w:w="0" w:type="auto"/>
        <w:tblInd w:w="1180" w:type="dxa"/>
        <w:tblLayout w:type="fixed"/>
        <w:tblCellMar>
          <w:left w:w="0" w:type="dxa"/>
          <w:right w:w="0" w:type="dxa"/>
        </w:tblCellMar>
        <w:tblLook w:val="0000"/>
      </w:tblPr>
      <w:tblGrid>
        <w:gridCol w:w="694"/>
        <w:gridCol w:w="732"/>
        <w:gridCol w:w="3555"/>
      </w:tblGrid>
      <w:tr w:rsidR="00F42301" w:rsidRPr="00FA7AC7" w:rsidTr="00B67EC4">
        <w:trPr>
          <w:trHeight w:hRule="exact" w:val="260"/>
        </w:trPr>
        <w:tc>
          <w:tcPr>
            <w:tcW w:w="694" w:type="dxa"/>
            <w:tcBorders>
              <w:top w:val="nil"/>
              <w:left w:val="nil"/>
              <w:bottom w:val="nil"/>
              <w:right w:val="nil"/>
            </w:tcBorders>
          </w:tcPr>
          <w:p w:rsidR="00F42301" w:rsidRPr="00FA7AC7" w:rsidRDefault="00F42301" w:rsidP="00B67EC4">
            <w:pPr>
              <w:widowControl w:val="0"/>
              <w:autoSpaceDE w:val="0"/>
              <w:autoSpaceDN w:val="0"/>
              <w:adjustRightInd w:val="0"/>
              <w:spacing w:before="6" w:after="0"/>
              <w:ind w:left="40"/>
              <w:rPr>
                <w:rFonts w:ascii="Times New Roman" w:hAnsi="Times New Roman"/>
                <w:sz w:val="24"/>
                <w:szCs w:val="24"/>
              </w:rPr>
            </w:pPr>
            <w:r w:rsidRPr="00FA7AC7">
              <w:rPr>
                <w:rFonts w:ascii="Times New Roman" w:hAnsi="Times New Roman"/>
                <w:sz w:val="20"/>
                <w:szCs w:val="20"/>
              </w:rPr>
              <w:t>M</w:t>
            </w:r>
            <w:r w:rsidRPr="00FA7AC7">
              <w:rPr>
                <w:rFonts w:ascii="Times New Roman" w:hAnsi="Times New Roman"/>
                <w:spacing w:val="-22"/>
                <w:sz w:val="20"/>
                <w:szCs w:val="20"/>
              </w:rPr>
              <w:t>A</w:t>
            </w:r>
            <w:r w:rsidRPr="00FA7AC7">
              <w:rPr>
                <w:rFonts w:ascii="Times New Roman" w:hAnsi="Times New Roman"/>
                <w:sz w:val="20"/>
                <w:szCs w:val="20"/>
              </w:rPr>
              <w:t>TH</w:t>
            </w:r>
          </w:p>
        </w:tc>
        <w:tc>
          <w:tcPr>
            <w:tcW w:w="732" w:type="dxa"/>
            <w:tcBorders>
              <w:top w:val="nil"/>
              <w:left w:val="nil"/>
              <w:bottom w:val="nil"/>
              <w:right w:val="nil"/>
            </w:tcBorders>
          </w:tcPr>
          <w:p w:rsidR="00F42301" w:rsidRPr="00FA7AC7" w:rsidRDefault="00F42301" w:rsidP="00B67EC4">
            <w:pPr>
              <w:widowControl w:val="0"/>
              <w:autoSpaceDE w:val="0"/>
              <w:autoSpaceDN w:val="0"/>
              <w:adjustRightInd w:val="0"/>
              <w:spacing w:before="6" w:after="0"/>
              <w:ind w:left="88"/>
              <w:rPr>
                <w:rFonts w:ascii="Times New Roman" w:hAnsi="Times New Roman"/>
                <w:sz w:val="24"/>
                <w:szCs w:val="24"/>
              </w:rPr>
            </w:pPr>
            <w:r w:rsidRPr="00FA7AC7">
              <w:rPr>
                <w:rFonts w:ascii="Times New Roman" w:hAnsi="Times New Roman"/>
                <w:sz w:val="20"/>
                <w:szCs w:val="20"/>
              </w:rPr>
              <w:t>5202</w:t>
            </w:r>
          </w:p>
        </w:tc>
        <w:tc>
          <w:tcPr>
            <w:tcW w:w="3555" w:type="dxa"/>
            <w:tcBorders>
              <w:top w:val="nil"/>
              <w:left w:val="nil"/>
              <w:bottom w:val="nil"/>
              <w:right w:val="nil"/>
            </w:tcBorders>
          </w:tcPr>
          <w:p w:rsidR="00F42301" w:rsidRPr="00FA7AC7" w:rsidRDefault="00F42301" w:rsidP="00B67EC4">
            <w:pPr>
              <w:widowControl w:val="0"/>
              <w:autoSpaceDE w:val="0"/>
              <w:autoSpaceDN w:val="0"/>
              <w:adjustRightInd w:val="0"/>
              <w:spacing w:before="6" w:after="0"/>
              <w:ind w:left="244"/>
              <w:rPr>
                <w:rFonts w:ascii="Times New Roman" w:hAnsi="Times New Roman"/>
                <w:sz w:val="24"/>
                <w:szCs w:val="24"/>
              </w:rPr>
            </w:pPr>
            <w:r w:rsidRPr="00FA7AC7">
              <w:rPr>
                <w:rFonts w:ascii="Times New Roman" w:hAnsi="Times New Roman"/>
                <w:spacing w:val="-14"/>
                <w:sz w:val="20"/>
                <w:szCs w:val="20"/>
              </w:rPr>
              <w:t>T</w:t>
            </w:r>
            <w:r w:rsidRPr="00FA7AC7">
              <w:rPr>
                <w:rFonts w:ascii="Times New Roman" w:hAnsi="Times New Roman"/>
                <w:sz w:val="20"/>
                <w:szCs w:val="20"/>
              </w:rPr>
              <w:t>echnology-Oriented Mathematics</w:t>
            </w:r>
          </w:p>
        </w:tc>
      </w:tr>
      <w:tr w:rsidR="00F42301" w:rsidRPr="00FA7AC7" w:rsidTr="00B67EC4">
        <w:trPr>
          <w:trHeight w:hRule="exact" w:val="240"/>
        </w:trPr>
        <w:tc>
          <w:tcPr>
            <w:tcW w:w="694" w:type="dxa"/>
            <w:tcBorders>
              <w:top w:val="nil"/>
              <w:left w:val="nil"/>
              <w:bottom w:val="nil"/>
              <w:right w:val="nil"/>
            </w:tcBorders>
          </w:tcPr>
          <w:p w:rsidR="00F42301" w:rsidRPr="00FA7AC7" w:rsidRDefault="00F42301" w:rsidP="00B67EC4">
            <w:pPr>
              <w:widowControl w:val="0"/>
              <w:autoSpaceDE w:val="0"/>
              <w:autoSpaceDN w:val="0"/>
              <w:adjustRightInd w:val="0"/>
              <w:spacing w:after="0" w:line="217" w:lineRule="exact"/>
              <w:ind w:left="40"/>
              <w:rPr>
                <w:rFonts w:ascii="Times New Roman" w:hAnsi="Times New Roman"/>
                <w:sz w:val="24"/>
                <w:szCs w:val="24"/>
              </w:rPr>
            </w:pPr>
            <w:r w:rsidRPr="00FA7AC7">
              <w:rPr>
                <w:rFonts w:ascii="Times New Roman" w:hAnsi="Times New Roman"/>
                <w:sz w:val="20"/>
                <w:szCs w:val="20"/>
              </w:rPr>
              <w:t>M</w:t>
            </w:r>
            <w:r w:rsidRPr="00FA7AC7">
              <w:rPr>
                <w:rFonts w:ascii="Times New Roman" w:hAnsi="Times New Roman"/>
                <w:spacing w:val="-22"/>
                <w:sz w:val="20"/>
                <w:szCs w:val="20"/>
              </w:rPr>
              <w:t>A</w:t>
            </w:r>
            <w:r w:rsidRPr="00FA7AC7">
              <w:rPr>
                <w:rFonts w:ascii="Times New Roman" w:hAnsi="Times New Roman"/>
                <w:sz w:val="20"/>
                <w:szCs w:val="20"/>
              </w:rPr>
              <w:t>TH</w:t>
            </w:r>
          </w:p>
        </w:tc>
        <w:tc>
          <w:tcPr>
            <w:tcW w:w="732" w:type="dxa"/>
            <w:tcBorders>
              <w:top w:val="nil"/>
              <w:left w:val="nil"/>
              <w:bottom w:val="nil"/>
              <w:right w:val="nil"/>
            </w:tcBorders>
          </w:tcPr>
          <w:p w:rsidR="00F42301" w:rsidRPr="00FA7AC7" w:rsidRDefault="00F42301" w:rsidP="00B67EC4">
            <w:pPr>
              <w:widowControl w:val="0"/>
              <w:autoSpaceDE w:val="0"/>
              <w:autoSpaceDN w:val="0"/>
              <w:adjustRightInd w:val="0"/>
              <w:spacing w:after="0" w:line="217" w:lineRule="exact"/>
              <w:ind w:left="88"/>
              <w:rPr>
                <w:rFonts w:ascii="Times New Roman" w:hAnsi="Times New Roman"/>
                <w:sz w:val="24"/>
                <w:szCs w:val="24"/>
              </w:rPr>
            </w:pPr>
            <w:r w:rsidRPr="00FA7AC7">
              <w:rPr>
                <w:rFonts w:ascii="Times New Roman" w:hAnsi="Times New Roman"/>
                <w:sz w:val="20"/>
                <w:szCs w:val="20"/>
              </w:rPr>
              <w:t>5213</w:t>
            </w:r>
          </w:p>
        </w:tc>
        <w:tc>
          <w:tcPr>
            <w:tcW w:w="3555" w:type="dxa"/>
            <w:tcBorders>
              <w:top w:val="nil"/>
              <w:left w:val="nil"/>
              <w:bottom w:val="nil"/>
              <w:right w:val="nil"/>
            </w:tcBorders>
          </w:tcPr>
          <w:p w:rsidR="00F42301" w:rsidRPr="00FA7AC7" w:rsidRDefault="00F42301" w:rsidP="00B67EC4">
            <w:pPr>
              <w:widowControl w:val="0"/>
              <w:autoSpaceDE w:val="0"/>
              <w:autoSpaceDN w:val="0"/>
              <w:adjustRightInd w:val="0"/>
              <w:spacing w:after="0" w:line="217" w:lineRule="exact"/>
              <w:ind w:left="244"/>
              <w:rPr>
                <w:rFonts w:ascii="Times New Roman" w:hAnsi="Times New Roman"/>
                <w:sz w:val="24"/>
                <w:szCs w:val="24"/>
              </w:rPr>
            </w:pPr>
            <w:r w:rsidRPr="00FA7AC7">
              <w:rPr>
                <w:rFonts w:ascii="Times New Roman" w:hAnsi="Times New Roman"/>
                <w:sz w:val="20"/>
                <w:szCs w:val="20"/>
              </w:rPr>
              <w:t>Complex</w:t>
            </w:r>
            <w:r w:rsidRPr="00FA7AC7">
              <w:rPr>
                <w:rFonts w:ascii="Times New Roman" w:hAnsi="Times New Roman"/>
                <w:spacing w:val="-11"/>
                <w:sz w:val="20"/>
                <w:szCs w:val="20"/>
              </w:rPr>
              <w:t xml:space="preserve"> </w:t>
            </w:r>
            <w:r w:rsidRPr="00FA7AC7">
              <w:rPr>
                <w:rFonts w:ascii="Times New Roman" w:hAnsi="Times New Roman"/>
                <w:sz w:val="20"/>
                <w:szCs w:val="20"/>
              </w:rPr>
              <w:t>Analysis</w:t>
            </w:r>
          </w:p>
        </w:tc>
      </w:tr>
      <w:tr w:rsidR="00F42301" w:rsidRPr="00FA7AC7" w:rsidTr="00B67EC4">
        <w:trPr>
          <w:trHeight w:hRule="exact" w:val="251"/>
        </w:trPr>
        <w:tc>
          <w:tcPr>
            <w:tcW w:w="694" w:type="dxa"/>
            <w:tcBorders>
              <w:top w:val="nil"/>
              <w:left w:val="nil"/>
              <w:bottom w:val="nil"/>
              <w:right w:val="nil"/>
            </w:tcBorders>
          </w:tcPr>
          <w:p w:rsidR="00F42301" w:rsidRPr="00FA7AC7" w:rsidRDefault="00F42301" w:rsidP="00B67EC4">
            <w:pPr>
              <w:widowControl w:val="0"/>
              <w:autoSpaceDE w:val="0"/>
              <w:autoSpaceDN w:val="0"/>
              <w:adjustRightInd w:val="0"/>
              <w:spacing w:after="0" w:line="217" w:lineRule="exact"/>
              <w:ind w:left="40"/>
              <w:rPr>
                <w:rFonts w:ascii="Times New Roman" w:hAnsi="Times New Roman"/>
                <w:sz w:val="24"/>
                <w:szCs w:val="24"/>
              </w:rPr>
            </w:pPr>
            <w:r w:rsidRPr="00FA7AC7">
              <w:rPr>
                <w:rFonts w:ascii="Times New Roman" w:hAnsi="Times New Roman"/>
                <w:sz w:val="20"/>
                <w:szCs w:val="20"/>
              </w:rPr>
              <w:t>M</w:t>
            </w:r>
            <w:r w:rsidRPr="00FA7AC7">
              <w:rPr>
                <w:rFonts w:ascii="Times New Roman" w:hAnsi="Times New Roman"/>
                <w:spacing w:val="-22"/>
                <w:sz w:val="20"/>
                <w:szCs w:val="20"/>
              </w:rPr>
              <w:t>A</w:t>
            </w:r>
            <w:r w:rsidRPr="00FA7AC7">
              <w:rPr>
                <w:rFonts w:ascii="Times New Roman" w:hAnsi="Times New Roman"/>
                <w:sz w:val="20"/>
                <w:szCs w:val="20"/>
              </w:rPr>
              <w:t>TH</w:t>
            </w:r>
          </w:p>
        </w:tc>
        <w:tc>
          <w:tcPr>
            <w:tcW w:w="732" w:type="dxa"/>
            <w:tcBorders>
              <w:top w:val="nil"/>
              <w:left w:val="nil"/>
              <w:bottom w:val="nil"/>
              <w:right w:val="nil"/>
            </w:tcBorders>
          </w:tcPr>
          <w:p w:rsidR="00F42301" w:rsidRPr="00FA7AC7" w:rsidRDefault="00F42301" w:rsidP="00B67EC4">
            <w:pPr>
              <w:widowControl w:val="0"/>
              <w:autoSpaceDE w:val="0"/>
              <w:autoSpaceDN w:val="0"/>
              <w:adjustRightInd w:val="0"/>
              <w:spacing w:after="0" w:line="217" w:lineRule="exact"/>
              <w:ind w:left="88"/>
              <w:rPr>
                <w:rFonts w:ascii="Times New Roman" w:hAnsi="Times New Roman"/>
                <w:sz w:val="24"/>
                <w:szCs w:val="24"/>
              </w:rPr>
            </w:pPr>
            <w:r w:rsidRPr="00FA7AC7">
              <w:rPr>
                <w:rFonts w:ascii="Times New Roman" w:hAnsi="Times New Roman"/>
                <w:sz w:val="20"/>
                <w:szCs w:val="20"/>
              </w:rPr>
              <w:t>5214</w:t>
            </w:r>
          </w:p>
        </w:tc>
        <w:tc>
          <w:tcPr>
            <w:tcW w:w="3555" w:type="dxa"/>
            <w:tcBorders>
              <w:top w:val="nil"/>
              <w:left w:val="nil"/>
              <w:bottom w:val="nil"/>
              <w:right w:val="nil"/>
            </w:tcBorders>
          </w:tcPr>
          <w:p w:rsidR="00F42301" w:rsidRPr="00FA7AC7" w:rsidRDefault="00F42301" w:rsidP="00B67EC4">
            <w:pPr>
              <w:widowControl w:val="0"/>
              <w:autoSpaceDE w:val="0"/>
              <w:autoSpaceDN w:val="0"/>
              <w:adjustRightInd w:val="0"/>
              <w:spacing w:before="9" w:after="0"/>
              <w:ind w:left="244"/>
              <w:rPr>
                <w:rFonts w:ascii="Times New Roman" w:hAnsi="Times New Roman"/>
                <w:sz w:val="24"/>
                <w:szCs w:val="24"/>
              </w:rPr>
            </w:pPr>
            <w:r w:rsidRPr="00FA7AC7">
              <w:rPr>
                <w:rFonts w:ascii="Times New Roman" w:hAnsi="Times New Roman"/>
                <w:sz w:val="20"/>
                <w:szCs w:val="20"/>
              </w:rPr>
              <w:t>Di</w:t>
            </w:r>
            <w:r w:rsidRPr="00FA7AC7">
              <w:rPr>
                <w:rFonts w:ascii="Times New Roman" w:hAnsi="Times New Roman"/>
                <w:spacing w:val="-4"/>
                <w:sz w:val="20"/>
                <w:szCs w:val="20"/>
              </w:rPr>
              <w:t>f</w:t>
            </w:r>
            <w:r w:rsidRPr="00FA7AC7">
              <w:rPr>
                <w:rFonts w:ascii="Times New Roman" w:hAnsi="Times New Roman"/>
                <w:sz w:val="20"/>
                <w:szCs w:val="20"/>
              </w:rPr>
              <w:t>ferential Equations</w:t>
            </w:r>
          </w:p>
        </w:tc>
      </w:tr>
      <w:tr w:rsidR="00F42301" w:rsidRPr="00FA7AC7" w:rsidTr="00B67EC4">
        <w:trPr>
          <w:trHeight w:hRule="exact" w:val="229"/>
        </w:trPr>
        <w:tc>
          <w:tcPr>
            <w:tcW w:w="694" w:type="dxa"/>
            <w:tcBorders>
              <w:top w:val="nil"/>
              <w:left w:val="nil"/>
              <w:bottom w:val="nil"/>
              <w:right w:val="nil"/>
            </w:tcBorders>
          </w:tcPr>
          <w:p w:rsidR="00F42301" w:rsidRPr="00FA7AC7" w:rsidRDefault="00F42301" w:rsidP="00B67EC4">
            <w:pPr>
              <w:widowControl w:val="0"/>
              <w:autoSpaceDE w:val="0"/>
              <w:autoSpaceDN w:val="0"/>
              <w:adjustRightInd w:val="0"/>
              <w:spacing w:after="0" w:line="205" w:lineRule="exact"/>
              <w:ind w:left="40"/>
              <w:rPr>
                <w:rFonts w:ascii="Times New Roman" w:hAnsi="Times New Roman"/>
                <w:sz w:val="24"/>
                <w:szCs w:val="24"/>
              </w:rPr>
            </w:pPr>
            <w:r w:rsidRPr="00FA7AC7">
              <w:rPr>
                <w:rFonts w:ascii="Times New Roman" w:hAnsi="Times New Roman"/>
                <w:sz w:val="20"/>
                <w:szCs w:val="20"/>
              </w:rPr>
              <w:t>M</w:t>
            </w:r>
            <w:r w:rsidRPr="00FA7AC7">
              <w:rPr>
                <w:rFonts w:ascii="Times New Roman" w:hAnsi="Times New Roman"/>
                <w:spacing w:val="-22"/>
                <w:sz w:val="20"/>
                <w:szCs w:val="20"/>
              </w:rPr>
              <w:t>A</w:t>
            </w:r>
            <w:r w:rsidRPr="00FA7AC7">
              <w:rPr>
                <w:rFonts w:ascii="Times New Roman" w:hAnsi="Times New Roman"/>
                <w:sz w:val="20"/>
                <w:szCs w:val="20"/>
              </w:rPr>
              <w:t>TH</w:t>
            </w:r>
          </w:p>
        </w:tc>
        <w:tc>
          <w:tcPr>
            <w:tcW w:w="732" w:type="dxa"/>
            <w:tcBorders>
              <w:top w:val="nil"/>
              <w:left w:val="nil"/>
              <w:bottom w:val="nil"/>
              <w:right w:val="nil"/>
            </w:tcBorders>
          </w:tcPr>
          <w:p w:rsidR="00F42301" w:rsidRPr="00FA7AC7" w:rsidRDefault="00F42301" w:rsidP="00B67EC4">
            <w:pPr>
              <w:widowControl w:val="0"/>
              <w:autoSpaceDE w:val="0"/>
              <w:autoSpaceDN w:val="0"/>
              <w:adjustRightInd w:val="0"/>
              <w:spacing w:after="0" w:line="205" w:lineRule="exact"/>
              <w:ind w:left="88"/>
              <w:rPr>
                <w:rFonts w:ascii="Times New Roman" w:hAnsi="Times New Roman"/>
                <w:sz w:val="24"/>
                <w:szCs w:val="24"/>
              </w:rPr>
            </w:pPr>
            <w:r w:rsidRPr="00FA7AC7">
              <w:rPr>
                <w:rFonts w:ascii="Times New Roman" w:hAnsi="Times New Roman"/>
                <w:sz w:val="20"/>
                <w:szCs w:val="20"/>
              </w:rPr>
              <w:t>5215</w:t>
            </w:r>
          </w:p>
        </w:tc>
        <w:tc>
          <w:tcPr>
            <w:tcW w:w="3555" w:type="dxa"/>
            <w:tcBorders>
              <w:top w:val="nil"/>
              <w:left w:val="nil"/>
              <w:bottom w:val="nil"/>
              <w:right w:val="nil"/>
            </w:tcBorders>
          </w:tcPr>
          <w:p w:rsidR="00F42301" w:rsidRPr="00FA7AC7" w:rsidRDefault="00F42301" w:rsidP="00B67EC4">
            <w:pPr>
              <w:widowControl w:val="0"/>
              <w:autoSpaceDE w:val="0"/>
              <w:autoSpaceDN w:val="0"/>
              <w:adjustRightInd w:val="0"/>
              <w:spacing w:after="0" w:line="205" w:lineRule="exact"/>
              <w:ind w:left="244"/>
              <w:rPr>
                <w:rFonts w:ascii="Times New Roman" w:hAnsi="Times New Roman"/>
                <w:sz w:val="24"/>
                <w:szCs w:val="24"/>
              </w:rPr>
            </w:pPr>
            <w:r w:rsidRPr="00FA7AC7">
              <w:rPr>
                <w:rFonts w:ascii="Times New Roman" w:hAnsi="Times New Roman"/>
                <w:sz w:val="20"/>
                <w:szCs w:val="20"/>
              </w:rPr>
              <w:t>Numerical</w:t>
            </w:r>
            <w:r w:rsidRPr="00FA7AC7">
              <w:rPr>
                <w:rFonts w:ascii="Times New Roman" w:hAnsi="Times New Roman"/>
                <w:spacing w:val="-11"/>
                <w:sz w:val="20"/>
                <w:szCs w:val="20"/>
              </w:rPr>
              <w:t xml:space="preserve"> </w:t>
            </w:r>
            <w:r w:rsidRPr="00FA7AC7">
              <w:rPr>
                <w:rFonts w:ascii="Times New Roman" w:hAnsi="Times New Roman"/>
                <w:sz w:val="20"/>
                <w:szCs w:val="20"/>
              </w:rPr>
              <w:t>Analysis</w:t>
            </w:r>
          </w:p>
        </w:tc>
      </w:tr>
      <w:tr w:rsidR="00F42301" w:rsidRPr="00FA7AC7" w:rsidTr="00B67EC4">
        <w:trPr>
          <w:trHeight w:hRule="exact" w:val="240"/>
        </w:trPr>
        <w:tc>
          <w:tcPr>
            <w:tcW w:w="694" w:type="dxa"/>
            <w:tcBorders>
              <w:top w:val="nil"/>
              <w:left w:val="nil"/>
              <w:bottom w:val="nil"/>
              <w:right w:val="nil"/>
            </w:tcBorders>
          </w:tcPr>
          <w:p w:rsidR="00F42301" w:rsidRPr="00FA7AC7" w:rsidRDefault="00F42301" w:rsidP="00B67EC4">
            <w:pPr>
              <w:widowControl w:val="0"/>
              <w:autoSpaceDE w:val="0"/>
              <w:autoSpaceDN w:val="0"/>
              <w:adjustRightInd w:val="0"/>
              <w:spacing w:after="0" w:line="217" w:lineRule="exact"/>
              <w:ind w:left="40"/>
              <w:rPr>
                <w:rFonts w:ascii="Times New Roman" w:hAnsi="Times New Roman"/>
                <w:sz w:val="24"/>
                <w:szCs w:val="24"/>
              </w:rPr>
            </w:pPr>
            <w:r w:rsidRPr="00FA7AC7">
              <w:rPr>
                <w:rFonts w:ascii="Times New Roman" w:hAnsi="Times New Roman"/>
                <w:sz w:val="20"/>
                <w:szCs w:val="20"/>
              </w:rPr>
              <w:t>M</w:t>
            </w:r>
            <w:r w:rsidRPr="00FA7AC7">
              <w:rPr>
                <w:rFonts w:ascii="Times New Roman" w:hAnsi="Times New Roman"/>
                <w:spacing w:val="-22"/>
                <w:sz w:val="20"/>
                <w:szCs w:val="20"/>
              </w:rPr>
              <w:t>A</w:t>
            </w:r>
            <w:r w:rsidRPr="00FA7AC7">
              <w:rPr>
                <w:rFonts w:ascii="Times New Roman" w:hAnsi="Times New Roman"/>
                <w:sz w:val="20"/>
                <w:szCs w:val="20"/>
              </w:rPr>
              <w:t>TH</w:t>
            </w:r>
          </w:p>
        </w:tc>
        <w:tc>
          <w:tcPr>
            <w:tcW w:w="732" w:type="dxa"/>
            <w:tcBorders>
              <w:top w:val="nil"/>
              <w:left w:val="nil"/>
              <w:bottom w:val="nil"/>
              <w:right w:val="nil"/>
            </w:tcBorders>
          </w:tcPr>
          <w:p w:rsidR="00F42301" w:rsidRPr="00FA7AC7" w:rsidRDefault="00F42301" w:rsidP="00B67EC4">
            <w:pPr>
              <w:widowControl w:val="0"/>
              <w:autoSpaceDE w:val="0"/>
              <w:autoSpaceDN w:val="0"/>
              <w:adjustRightInd w:val="0"/>
              <w:spacing w:after="0" w:line="217" w:lineRule="exact"/>
              <w:ind w:left="88"/>
              <w:rPr>
                <w:rFonts w:ascii="Times New Roman" w:hAnsi="Times New Roman"/>
                <w:sz w:val="24"/>
                <w:szCs w:val="24"/>
              </w:rPr>
            </w:pPr>
            <w:r w:rsidRPr="00FA7AC7">
              <w:rPr>
                <w:rFonts w:ascii="Times New Roman" w:hAnsi="Times New Roman"/>
                <w:sz w:val="20"/>
                <w:szCs w:val="20"/>
              </w:rPr>
              <w:t>5414</w:t>
            </w:r>
          </w:p>
        </w:tc>
        <w:tc>
          <w:tcPr>
            <w:tcW w:w="3555" w:type="dxa"/>
            <w:tcBorders>
              <w:top w:val="nil"/>
              <w:left w:val="nil"/>
              <w:bottom w:val="nil"/>
              <w:right w:val="nil"/>
            </w:tcBorders>
          </w:tcPr>
          <w:p w:rsidR="00F42301" w:rsidRPr="00FA7AC7" w:rsidRDefault="00F42301" w:rsidP="00B67EC4">
            <w:pPr>
              <w:widowControl w:val="0"/>
              <w:autoSpaceDE w:val="0"/>
              <w:autoSpaceDN w:val="0"/>
              <w:adjustRightInd w:val="0"/>
              <w:spacing w:after="0" w:line="217" w:lineRule="exact"/>
              <w:ind w:left="244"/>
              <w:rPr>
                <w:rFonts w:ascii="Times New Roman" w:hAnsi="Times New Roman"/>
                <w:sz w:val="24"/>
                <w:szCs w:val="24"/>
              </w:rPr>
            </w:pPr>
            <w:r w:rsidRPr="00FA7AC7">
              <w:rPr>
                <w:rFonts w:ascii="Times New Roman" w:hAnsi="Times New Roman"/>
                <w:sz w:val="20"/>
                <w:szCs w:val="20"/>
              </w:rPr>
              <w:t>Introduction to Operations Research</w:t>
            </w:r>
          </w:p>
        </w:tc>
      </w:tr>
      <w:tr w:rsidR="00F42301" w:rsidRPr="00FA7AC7" w:rsidTr="00B67EC4">
        <w:trPr>
          <w:trHeight w:hRule="exact" w:val="260"/>
        </w:trPr>
        <w:tc>
          <w:tcPr>
            <w:tcW w:w="694" w:type="dxa"/>
            <w:tcBorders>
              <w:top w:val="nil"/>
              <w:left w:val="nil"/>
              <w:bottom w:val="nil"/>
              <w:right w:val="nil"/>
            </w:tcBorders>
          </w:tcPr>
          <w:p w:rsidR="00F42301" w:rsidRPr="00FA7AC7" w:rsidRDefault="00F42301" w:rsidP="00B67EC4">
            <w:pPr>
              <w:widowControl w:val="0"/>
              <w:autoSpaceDE w:val="0"/>
              <w:autoSpaceDN w:val="0"/>
              <w:adjustRightInd w:val="0"/>
              <w:spacing w:after="0" w:line="217" w:lineRule="exact"/>
              <w:ind w:left="40"/>
              <w:rPr>
                <w:rFonts w:ascii="Times New Roman" w:hAnsi="Times New Roman"/>
                <w:sz w:val="24"/>
                <w:szCs w:val="24"/>
              </w:rPr>
            </w:pPr>
            <w:r w:rsidRPr="00FA7AC7">
              <w:rPr>
                <w:rFonts w:ascii="Times New Roman" w:hAnsi="Times New Roman"/>
                <w:sz w:val="20"/>
                <w:szCs w:val="20"/>
              </w:rPr>
              <w:t>M</w:t>
            </w:r>
            <w:r w:rsidRPr="00FA7AC7">
              <w:rPr>
                <w:rFonts w:ascii="Times New Roman" w:hAnsi="Times New Roman"/>
                <w:spacing w:val="-22"/>
                <w:sz w:val="20"/>
                <w:szCs w:val="20"/>
              </w:rPr>
              <w:t>A</w:t>
            </w:r>
            <w:r w:rsidRPr="00FA7AC7">
              <w:rPr>
                <w:rFonts w:ascii="Times New Roman" w:hAnsi="Times New Roman"/>
                <w:sz w:val="20"/>
                <w:szCs w:val="20"/>
              </w:rPr>
              <w:t>TH</w:t>
            </w:r>
          </w:p>
        </w:tc>
        <w:tc>
          <w:tcPr>
            <w:tcW w:w="732" w:type="dxa"/>
            <w:tcBorders>
              <w:top w:val="nil"/>
              <w:left w:val="nil"/>
              <w:bottom w:val="nil"/>
              <w:right w:val="nil"/>
            </w:tcBorders>
          </w:tcPr>
          <w:p w:rsidR="00F42301" w:rsidRPr="00FA7AC7" w:rsidRDefault="00F42301" w:rsidP="00B67EC4">
            <w:pPr>
              <w:widowControl w:val="0"/>
              <w:autoSpaceDE w:val="0"/>
              <w:autoSpaceDN w:val="0"/>
              <w:adjustRightInd w:val="0"/>
              <w:spacing w:after="0" w:line="217" w:lineRule="exact"/>
              <w:ind w:left="88"/>
              <w:rPr>
                <w:rFonts w:ascii="Times New Roman" w:hAnsi="Times New Roman"/>
                <w:sz w:val="24"/>
                <w:szCs w:val="24"/>
              </w:rPr>
            </w:pPr>
            <w:r w:rsidRPr="00FA7AC7">
              <w:rPr>
                <w:rFonts w:ascii="Times New Roman" w:hAnsi="Times New Roman"/>
                <w:sz w:val="20"/>
                <w:szCs w:val="20"/>
              </w:rPr>
              <w:t>5670</w:t>
            </w:r>
          </w:p>
        </w:tc>
        <w:tc>
          <w:tcPr>
            <w:tcW w:w="3555" w:type="dxa"/>
            <w:tcBorders>
              <w:top w:val="nil"/>
              <w:left w:val="nil"/>
              <w:bottom w:val="nil"/>
              <w:right w:val="nil"/>
            </w:tcBorders>
          </w:tcPr>
          <w:p w:rsidR="00F42301" w:rsidRPr="00FA7AC7" w:rsidRDefault="00F42301" w:rsidP="00B67EC4">
            <w:pPr>
              <w:widowControl w:val="0"/>
              <w:autoSpaceDE w:val="0"/>
              <w:autoSpaceDN w:val="0"/>
              <w:adjustRightInd w:val="0"/>
              <w:spacing w:after="0" w:line="217" w:lineRule="exact"/>
              <w:ind w:left="244"/>
              <w:rPr>
                <w:rFonts w:ascii="Times New Roman" w:hAnsi="Times New Roman"/>
                <w:sz w:val="24"/>
                <w:szCs w:val="24"/>
              </w:rPr>
            </w:pPr>
            <w:r w:rsidRPr="00FA7AC7">
              <w:rPr>
                <w:rFonts w:ascii="Times New Roman" w:hAnsi="Times New Roman"/>
                <w:sz w:val="20"/>
                <w:szCs w:val="20"/>
              </w:rPr>
              <w:t>Special</w:t>
            </w:r>
            <w:r w:rsidRPr="00FA7AC7">
              <w:rPr>
                <w:rFonts w:ascii="Times New Roman" w:hAnsi="Times New Roman"/>
                <w:spacing w:val="-3"/>
                <w:sz w:val="20"/>
                <w:szCs w:val="20"/>
              </w:rPr>
              <w:t xml:space="preserve"> </w:t>
            </w:r>
            <w:r w:rsidRPr="00FA7AC7">
              <w:rPr>
                <w:rFonts w:ascii="Times New Roman" w:hAnsi="Times New Roman"/>
                <w:spacing w:val="-14"/>
                <w:sz w:val="20"/>
                <w:szCs w:val="20"/>
              </w:rPr>
              <w:t>T</w:t>
            </w:r>
            <w:r w:rsidRPr="00FA7AC7">
              <w:rPr>
                <w:rFonts w:ascii="Times New Roman" w:hAnsi="Times New Roman"/>
                <w:sz w:val="20"/>
                <w:szCs w:val="20"/>
              </w:rPr>
              <w:t>opics in Mathematical Sciences</w:t>
            </w:r>
          </w:p>
        </w:tc>
      </w:tr>
    </w:tbl>
    <w:p w:rsidR="00F42301" w:rsidRDefault="00F42301" w:rsidP="00721764">
      <w:pPr>
        <w:widowControl w:val="0"/>
        <w:autoSpaceDE w:val="0"/>
        <w:autoSpaceDN w:val="0"/>
        <w:adjustRightInd w:val="0"/>
        <w:spacing w:after="0" w:line="200" w:lineRule="exact"/>
        <w:ind w:left="1220"/>
        <w:rPr>
          <w:rFonts w:ascii="Times New Roman" w:hAnsi="Times New Roman"/>
          <w:sz w:val="20"/>
          <w:szCs w:val="20"/>
        </w:rPr>
      </w:pPr>
      <w:r>
        <w:rPr>
          <w:rFonts w:ascii="Times New Roman" w:hAnsi="Times New Roman"/>
          <w:sz w:val="20"/>
          <w:szCs w:val="20"/>
        </w:rPr>
        <w:t>* Required course</w:t>
      </w:r>
    </w:p>
    <w:p w:rsidR="00F42301" w:rsidRDefault="00F42301" w:rsidP="00721764">
      <w:pPr>
        <w:widowControl w:val="0"/>
        <w:autoSpaceDE w:val="0"/>
        <w:autoSpaceDN w:val="0"/>
        <w:adjustRightInd w:val="0"/>
        <w:spacing w:before="10" w:after="0"/>
        <w:ind w:left="1220"/>
        <w:rPr>
          <w:rFonts w:ascii="Times New Roman" w:hAnsi="Times New Roman"/>
          <w:sz w:val="20"/>
          <w:szCs w:val="20"/>
        </w:rPr>
      </w:pPr>
      <w:r>
        <w:rPr>
          <w:rFonts w:ascii="Times New Roman" w:hAnsi="Times New Roman"/>
          <w:sz w:val="20"/>
          <w:szCs w:val="20"/>
        </w:rPr>
        <w:t>** Required if not previously fulfilled at the unde</w:t>
      </w:r>
      <w:r>
        <w:rPr>
          <w:rFonts w:ascii="Times New Roman" w:hAnsi="Times New Roman"/>
          <w:spacing w:val="-4"/>
          <w:sz w:val="20"/>
          <w:szCs w:val="20"/>
        </w:rPr>
        <w:t>r</w:t>
      </w:r>
      <w:r>
        <w:rPr>
          <w:rFonts w:ascii="Times New Roman" w:hAnsi="Times New Roman"/>
          <w:sz w:val="20"/>
          <w:szCs w:val="20"/>
        </w:rPr>
        <w:t>graduate or graduate level.</w:t>
      </w:r>
    </w:p>
    <w:p w:rsidR="00F42301" w:rsidRDefault="00F42301" w:rsidP="00721764">
      <w:pPr>
        <w:widowControl w:val="0"/>
        <w:autoSpaceDE w:val="0"/>
        <w:autoSpaceDN w:val="0"/>
        <w:adjustRightInd w:val="0"/>
        <w:spacing w:before="10" w:after="0"/>
        <w:ind w:left="1220"/>
        <w:rPr>
          <w:rFonts w:ascii="Times New Roman" w:hAnsi="Times New Roman"/>
          <w:sz w:val="20"/>
          <w:szCs w:val="20"/>
        </w:rPr>
      </w:pPr>
      <w:r>
        <w:rPr>
          <w:rFonts w:ascii="Times New Roman" w:hAnsi="Times New Roman"/>
          <w:b/>
          <w:bCs/>
          <w:spacing w:val="-20"/>
          <w:sz w:val="20"/>
          <w:szCs w:val="20"/>
        </w:rPr>
        <w:t>T</w:t>
      </w:r>
      <w:r>
        <w:rPr>
          <w:rFonts w:ascii="Times New Roman" w:hAnsi="Times New Roman"/>
          <w:b/>
          <w:bCs/>
          <w:spacing w:val="-2"/>
          <w:sz w:val="20"/>
          <w:szCs w:val="20"/>
        </w:rPr>
        <w:t>ota</w:t>
      </w:r>
      <w:r>
        <w:rPr>
          <w:rFonts w:ascii="Times New Roman" w:hAnsi="Times New Roman"/>
          <w:b/>
          <w:bCs/>
          <w:sz w:val="20"/>
          <w:szCs w:val="20"/>
        </w:rPr>
        <w:t>l</w:t>
      </w:r>
      <w:r>
        <w:rPr>
          <w:rFonts w:ascii="Times New Roman" w:hAnsi="Times New Roman"/>
          <w:b/>
          <w:bCs/>
          <w:spacing w:val="-9"/>
          <w:sz w:val="20"/>
          <w:szCs w:val="20"/>
        </w:rPr>
        <w:t xml:space="preserve"> </w:t>
      </w:r>
      <w:r>
        <w:rPr>
          <w:rFonts w:ascii="Times New Roman" w:hAnsi="Times New Roman"/>
          <w:b/>
          <w:bCs/>
          <w:spacing w:val="-2"/>
          <w:sz w:val="20"/>
          <w:szCs w:val="20"/>
        </w:rPr>
        <w:t>Hour</w:t>
      </w:r>
      <w:r>
        <w:rPr>
          <w:rFonts w:ascii="Times New Roman" w:hAnsi="Times New Roman"/>
          <w:b/>
          <w:bCs/>
          <w:sz w:val="20"/>
          <w:szCs w:val="20"/>
        </w:rPr>
        <w:t>s</w:t>
      </w:r>
      <w:r>
        <w:rPr>
          <w:rFonts w:ascii="Times New Roman" w:hAnsi="Times New Roman"/>
          <w:b/>
          <w:bCs/>
          <w:spacing w:val="-9"/>
          <w:sz w:val="20"/>
          <w:szCs w:val="20"/>
        </w:rPr>
        <w:t xml:space="preserve"> </w:t>
      </w:r>
      <w:r>
        <w:rPr>
          <w:rFonts w:ascii="Times New Roman" w:hAnsi="Times New Roman"/>
          <w:b/>
          <w:bCs/>
          <w:spacing w:val="-2"/>
          <w:sz w:val="20"/>
          <w:szCs w:val="20"/>
        </w:rPr>
        <w:t>Requi</w:t>
      </w:r>
      <w:r>
        <w:rPr>
          <w:rFonts w:ascii="Times New Roman" w:hAnsi="Times New Roman"/>
          <w:b/>
          <w:bCs/>
          <w:spacing w:val="-6"/>
          <w:sz w:val="20"/>
          <w:szCs w:val="20"/>
        </w:rPr>
        <w:t>r</w:t>
      </w:r>
      <w:r>
        <w:rPr>
          <w:rFonts w:ascii="Times New Roman" w:hAnsi="Times New Roman"/>
          <w:b/>
          <w:bCs/>
          <w:spacing w:val="-2"/>
          <w:sz w:val="20"/>
          <w:szCs w:val="20"/>
        </w:rPr>
        <w:t>ed........................................................................................................3</w:t>
      </w:r>
      <w:r>
        <w:rPr>
          <w:rFonts w:ascii="Times New Roman" w:hAnsi="Times New Roman"/>
          <w:b/>
          <w:bCs/>
          <w:sz w:val="20"/>
          <w:szCs w:val="20"/>
        </w:rPr>
        <w:t>6</w:t>
      </w:r>
      <w:r>
        <w:rPr>
          <w:rFonts w:ascii="Times New Roman" w:hAnsi="Times New Roman"/>
          <w:b/>
          <w:bCs/>
          <w:spacing w:val="-9"/>
          <w:sz w:val="20"/>
          <w:szCs w:val="20"/>
        </w:rPr>
        <w:t xml:space="preserve"> </w:t>
      </w:r>
      <w:r>
        <w:rPr>
          <w:rFonts w:ascii="Times New Roman" w:hAnsi="Times New Roman"/>
          <w:b/>
          <w:bCs/>
          <w:spacing w:val="-2"/>
          <w:sz w:val="20"/>
          <w:szCs w:val="20"/>
        </w:rPr>
        <w:t>hours</w:t>
      </w:r>
    </w:p>
    <w:p w:rsidR="00F42301" w:rsidRDefault="00F42301" w:rsidP="00721764">
      <w:pPr>
        <w:widowControl w:val="0"/>
        <w:autoSpaceDE w:val="0"/>
        <w:autoSpaceDN w:val="0"/>
        <w:adjustRightInd w:val="0"/>
        <w:spacing w:before="8" w:after="0" w:line="220" w:lineRule="exact"/>
        <w:rPr>
          <w:rFonts w:ascii="Times New Roman" w:hAnsi="Times New Roman"/>
        </w:rPr>
      </w:pPr>
    </w:p>
    <w:p w:rsidR="00F42301" w:rsidRDefault="00F42301" w:rsidP="00721764">
      <w:pPr>
        <w:widowControl w:val="0"/>
        <w:autoSpaceDE w:val="0"/>
        <w:autoSpaceDN w:val="0"/>
        <w:adjustRightInd w:val="0"/>
        <w:spacing w:after="0"/>
        <w:ind w:left="1220"/>
        <w:rPr>
          <w:rFonts w:ascii="Impact" w:hAnsi="Impact" w:cs="Impact"/>
          <w:color w:val="000000"/>
          <w:sz w:val="32"/>
          <w:szCs w:val="32"/>
        </w:rPr>
      </w:pPr>
      <w:r>
        <w:rPr>
          <w:rFonts w:ascii="Impact" w:hAnsi="Impact" w:cs="Impact"/>
          <w:color w:val="666666"/>
          <w:sz w:val="32"/>
          <w:szCs w:val="32"/>
        </w:rPr>
        <w:t>COURSE DESCRIPTIONS</w:t>
      </w:r>
    </w:p>
    <w:p w:rsidR="00F42301" w:rsidRDefault="00F42301" w:rsidP="00721764">
      <w:pPr>
        <w:widowControl w:val="0"/>
        <w:autoSpaceDE w:val="0"/>
        <w:autoSpaceDN w:val="0"/>
        <w:adjustRightInd w:val="0"/>
        <w:spacing w:before="19" w:after="0" w:line="252" w:lineRule="auto"/>
        <w:ind w:left="1220" w:right="1949" w:hanging="360"/>
        <w:jc w:val="both"/>
        <w:rPr>
          <w:rFonts w:ascii="Times New Roman" w:hAnsi="Times New Roman"/>
          <w:color w:val="000000"/>
          <w:sz w:val="20"/>
          <w:szCs w:val="20"/>
        </w:rPr>
      </w:pPr>
      <w:r w:rsidRPr="003F2CF3">
        <w:rPr>
          <w:rFonts w:ascii="Calibri" w:hAnsi="Calibri"/>
          <w:noProof/>
          <w:lang w:eastAsia="en-US"/>
        </w:rPr>
        <w:pict>
          <v:shape id="_x0000_s3760" type="#_x0000_t202" style="position:absolute;left:0;text-align:left;margin-left:523.25pt;margin-top:-233.5pt;width:1in;height:270.75pt;z-index:-251534336;mso-position-horizontal-relative:page" o:allowincell="f" filled="f" stroked="f">
            <v:textbox style="layout-flow:vertical" inset="0,0,0,0">
              <w:txbxContent>
                <w:p w:rsidR="00F42301" w:rsidRDefault="00F42301" w:rsidP="00721764">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P</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ROGRAM</w:t>
                  </w:r>
                  <w:r>
                    <w:rPr>
                      <w:rFonts w:ascii="Impact" w:hAnsi="Impact" w:cs="Impact"/>
                      <w:color w:val="A3A3A3"/>
                      <w:position w:val="1"/>
                      <w:sz w:val="105"/>
                      <w:szCs w:val="105"/>
                    </w:rPr>
                    <w:t>S</w:t>
                  </w:r>
                  <w:r>
                    <w:rPr>
                      <w:rFonts w:ascii="Impact" w:hAnsi="Impact" w:cs="Impact"/>
                      <w:color w:val="A3A3A3"/>
                      <w:spacing w:val="-115"/>
                      <w:position w:val="1"/>
                      <w:sz w:val="105"/>
                      <w:szCs w:val="105"/>
                    </w:rPr>
                    <w:t xml:space="preserve"> </w:t>
                  </w:r>
                </w:p>
              </w:txbxContent>
            </v:textbox>
            <w10:wrap anchorx="page"/>
          </v:shape>
        </w:pict>
      </w:r>
      <w:r>
        <w:rPr>
          <w:rFonts w:ascii="Times New Roman" w:hAnsi="Times New Roman"/>
          <w:b/>
          <w:bCs/>
          <w:color w:val="191919"/>
          <w:sz w:val="20"/>
          <w:szCs w:val="20"/>
        </w:rPr>
        <w:t>M</w:t>
      </w:r>
      <w:r>
        <w:rPr>
          <w:rFonts w:ascii="Times New Roman" w:hAnsi="Times New Roman"/>
          <w:b/>
          <w:bCs/>
          <w:color w:val="191919"/>
          <w:spacing w:val="-15"/>
          <w:sz w:val="20"/>
          <w:szCs w:val="20"/>
        </w:rPr>
        <w:t>A</w:t>
      </w:r>
      <w:r>
        <w:rPr>
          <w:rFonts w:ascii="Times New Roman" w:hAnsi="Times New Roman"/>
          <w:b/>
          <w:bCs/>
          <w:color w:val="191919"/>
          <w:sz w:val="20"/>
          <w:szCs w:val="20"/>
        </w:rPr>
        <w:t>TH</w:t>
      </w:r>
      <w:r>
        <w:rPr>
          <w:rFonts w:ascii="Times New Roman" w:hAnsi="Times New Roman"/>
          <w:b/>
          <w:bCs/>
          <w:color w:val="191919"/>
          <w:spacing w:val="-7"/>
          <w:sz w:val="20"/>
          <w:szCs w:val="20"/>
        </w:rPr>
        <w:t xml:space="preserve"> </w:t>
      </w:r>
      <w:r>
        <w:rPr>
          <w:rFonts w:ascii="Times New Roman" w:hAnsi="Times New Roman"/>
          <w:b/>
          <w:bCs/>
          <w:color w:val="191919"/>
          <w:sz w:val="20"/>
          <w:szCs w:val="20"/>
        </w:rPr>
        <w:t>50</w:t>
      </w:r>
      <w:r>
        <w:rPr>
          <w:rFonts w:ascii="Times New Roman" w:hAnsi="Times New Roman"/>
          <w:b/>
          <w:bCs/>
          <w:color w:val="191919"/>
          <w:spacing w:val="-11"/>
          <w:sz w:val="20"/>
          <w:szCs w:val="20"/>
        </w:rPr>
        <w:t>1</w:t>
      </w:r>
      <w:r>
        <w:rPr>
          <w:rFonts w:ascii="Times New Roman" w:hAnsi="Times New Roman"/>
          <w:b/>
          <w:bCs/>
          <w:color w:val="191919"/>
          <w:sz w:val="20"/>
          <w:szCs w:val="20"/>
        </w:rPr>
        <w:t>1</w:t>
      </w:r>
      <w:r>
        <w:rPr>
          <w:rFonts w:ascii="Times New Roman" w:hAnsi="Times New Roman"/>
          <w:b/>
          <w:bCs/>
          <w:color w:val="191919"/>
          <w:spacing w:val="-7"/>
          <w:sz w:val="20"/>
          <w:szCs w:val="20"/>
        </w:rPr>
        <w:t xml:space="preserve"> </w:t>
      </w:r>
      <w:r>
        <w:rPr>
          <w:rFonts w:ascii="Times New Roman" w:hAnsi="Times New Roman"/>
          <w:b/>
          <w:bCs/>
          <w:color w:val="191919"/>
          <w:sz w:val="20"/>
          <w:szCs w:val="20"/>
        </w:rPr>
        <w:t>-</w:t>
      </w:r>
      <w:r>
        <w:rPr>
          <w:rFonts w:ascii="Times New Roman" w:hAnsi="Times New Roman"/>
          <w:b/>
          <w:bCs/>
          <w:color w:val="191919"/>
          <w:spacing w:val="-7"/>
          <w:sz w:val="20"/>
          <w:szCs w:val="20"/>
        </w:rPr>
        <w:t xml:space="preserve"> </w:t>
      </w:r>
      <w:r>
        <w:rPr>
          <w:rFonts w:ascii="Times New Roman" w:hAnsi="Times New Roman"/>
          <w:b/>
          <w:bCs/>
          <w:color w:val="191919"/>
          <w:sz w:val="20"/>
          <w:szCs w:val="20"/>
        </w:rPr>
        <w:t>Foundations</w:t>
      </w:r>
      <w:r>
        <w:rPr>
          <w:rFonts w:ascii="Times New Roman" w:hAnsi="Times New Roman"/>
          <w:b/>
          <w:bCs/>
          <w:color w:val="191919"/>
          <w:spacing w:val="-7"/>
          <w:sz w:val="20"/>
          <w:szCs w:val="20"/>
        </w:rPr>
        <w:t xml:space="preserve"> </w:t>
      </w:r>
      <w:r>
        <w:rPr>
          <w:rFonts w:ascii="Times New Roman" w:hAnsi="Times New Roman"/>
          <w:b/>
          <w:bCs/>
          <w:color w:val="191919"/>
          <w:sz w:val="20"/>
          <w:szCs w:val="20"/>
        </w:rPr>
        <w:t>of</w:t>
      </w:r>
      <w:r>
        <w:rPr>
          <w:rFonts w:ascii="Times New Roman" w:hAnsi="Times New Roman"/>
          <w:b/>
          <w:bCs/>
          <w:color w:val="191919"/>
          <w:spacing w:val="-18"/>
          <w:sz w:val="20"/>
          <w:szCs w:val="20"/>
        </w:rPr>
        <w:t xml:space="preserve"> </w:t>
      </w:r>
      <w:r>
        <w:rPr>
          <w:rFonts w:ascii="Times New Roman" w:hAnsi="Times New Roman"/>
          <w:b/>
          <w:bCs/>
          <w:color w:val="191919"/>
          <w:sz w:val="20"/>
          <w:szCs w:val="20"/>
        </w:rPr>
        <w:t>Arithmetic</w:t>
      </w:r>
      <w:r>
        <w:rPr>
          <w:rFonts w:ascii="Times New Roman" w:hAnsi="Times New Roman"/>
          <w:b/>
          <w:bCs/>
          <w:color w:val="191919"/>
          <w:spacing w:val="-7"/>
          <w:sz w:val="20"/>
          <w:szCs w:val="20"/>
        </w:rPr>
        <w:t xml:space="preserve"> </w:t>
      </w:r>
      <w:r>
        <w:rPr>
          <w:rFonts w:ascii="Times New Roman" w:hAnsi="Times New Roman"/>
          <w:b/>
          <w:bCs/>
          <w:color w:val="191919"/>
          <w:sz w:val="20"/>
          <w:szCs w:val="20"/>
        </w:rPr>
        <w:t>for</w:t>
      </w:r>
      <w:r>
        <w:rPr>
          <w:rFonts w:ascii="Times New Roman" w:hAnsi="Times New Roman"/>
          <w:b/>
          <w:bCs/>
          <w:color w:val="191919"/>
          <w:spacing w:val="-14"/>
          <w:sz w:val="20"/>
          <w:szCs w:val="20"/>
        </w:rPr>
        <w:t xml:space="preserve"> </w:t>
      </w:r>
      <w:r>
        <w:rPr>
          <w:rFonts w:ascii="Times New Roman" w:hAnsi="Times New Roman"/>
          <w:b/>
          <w:bCs/>
          <w:color w:val="191919"/>
          <w:spacing w:val="-18"/>
          <w:sz w:val="20"/>
          <w:szCs w:val="20"/>
        </w:rPr>
        <w:t>T</w:t>
      </w:r>
      <w:r>
        <w:rPr>
          <w:rFonts w:ascii="Times New Roman" w:hAnsi="Times New Roman"/>
          <w:b/>
          <w:bCs/>
          <w:color w:val="191919"/>
          <w:sz w:val="20"/>
          <w:szCs w:val="20"/>
        </w:rPr>
        <w:t>eachers</w:t>
      </w:r>
      <w:r>
        <w:rPr>
          <w:rFonts w:ascii="Times New Roman" w:hAnsi="Times New Roman"/>
          <w:b/>
          <w:bCs/>
          <w:color w:val="191919"/>
          <w:spacing w:val="-7"/>
          <w:sz w:val="20"/>
          <w:szCs w:val="20"/>
        </w:rPr>
        <w:t xml:space="preserve"> </w:t>
      </w:r>
      <w:r>
        <w:rPr>
          <w:rFonts w:ascii="Times New Roman" w:hAnsi="Times New Roman"/>
          <w:b/>
          <w:bCs/>
          <w:color w:val="191919"/>
          <w:sz w:val="20"/>
          <w:szCs w:val="20"/>
        </w:rPr>
        <w:t xml:space="preserve">I***.................................................3(3-0) </w:t>
      </w:r>
      <w:r>
        <w:rPr>
          <w:rFonts w:ascii="Times New Roman" w:hAnsi="Times New Roman"/>
          <w:color w:val="191919"/>
          <w:sz w:val="20"/>
          <w:szCs w:val="20"/>
        </w:rPr>
        <w:t>Sets, whole numbers, fractions, elementary number theor</w:t>
      </w:r>
      <w:r>
        <w:rPr>
          <w:rFonts w:ascii="Times New Roman" w:hAnsi="Times New Roman"/>
          <w:color w:val="191919"/>
          <w:spacing w:val="-13"/>
          <w:sz w:val="20"/>
          <w:szCs w:val="20"/>
        </w:rPr>
        <w:t>y</w:t>
      </w:r>
      <w:r>
        <w:rPr>
          <w:rFonts w:ascii="Times New Roman" w:hAnsi="Times New Roman"/>
          <w:color w:val="191919"/>
          <w:sz w:val="20"/>
          <w:szCs w:val="20"/>
        </w:rPr>
        <w:t>, algorithms, elementary geometry and a study of the metric system. Designed for teachers of grades K-4.</w:t>
      </w:r>
    </w:p>
    <w:p w:rsidR="00F42301" w:rsidRDefault="00F42301" w:rsidP="00721764">
      <w:pPr>
        <w:widowControl w:val="0"/>
        <w:autoSpaceDE w:val="0"/>
        <w:autoSpaceDN w:val="0"/>
        <w:adjustRightInd w:val="0"/>
        <w:spacing w:after="0" w:line="225" w:lineRule="exact"/>
        <w:ind w:left="860"/>
        <w:rPr>
          <w:rFonts w:ascii="Times New Roman" w:hAnsi="Times New Roman"/>
          <w:color w:val="000000"/>
          <w:sz w:val="20"/>
          <w:szCs w:val="20"/>
        </w:rPr>
      </w:pPr>
      <w:r>
        <w:rPr>
          <w:rFonts w:ascii="Times New Roman" w:hAnsi="Times New Roman"/>
          <w:b/>
          <w:bCs/>
          <w:color w:val="191919"/>
          <w:sz w:val="20"/>
          <w:szCs w:val="20"/>
        </w:rPr>
        <w:t>M</w:t>
      </w:r>
      <w:r>
        <w:rPr>
          <w:rFonts w:ascii="Times New Roman" w:hAnsi="Times New Roman"/>
          <w:b/>
          <w:bCs/>
          <w:color w:val="191919"/>
          <w:spacing w:val="-15"/>
          <w:sz w:val="20"/>
          <w:szCs w:val="20"/>
        </w:rPr>
        <w:t>A</w:t>
      </w:r>
      <w:r>
        <w:rPr>
          <w:rFonts w:ascii="Times New Roman" w:hAnsi="Times New Roman"/>
          <w:b/>
          <w:bCs/>
          <w:color w:val="191919"/>
          <w:sz w:val="20"/>
          <w:szCs w:val="20"/>
        </w:rPr>
        <w:t>TH</w:t>
      </w:r>
      <w:r>
        <w:rPr>
          <w:rFonts w:ascii="Times New Roman" w:hAnsi="Times New Roman"/>
          <w:b/>
          <w:bCs/>
          <w:color w:val="191919"/>
          <w:spacing w:val="-8"/>
          <w:sz w:val="20"/>
          <w:szCs w:val="20"/>
        </w:rPr>
        <w:t xml:space="preserve"> </w:t>
      </w:r>
      <w:r>
        <w:rPr>
          <w:rFonts w:ascii="Times New Roman" w:hAnsi="Times New Roman"/>
          <w:b/>
          <w:bCs/>
          <w:color w:val="191919"/>
          <w:sz w:val="20"/>
          <w:szCs w:val="20"/>
        </w:rPr>
        <w:t>5012</w:t>
      </w:r>
      <w:r>
        <w:rPr>
          <w:rFonts w:ascii="Times New Roman" w:hAnsi="Times New Roman"/>
          <w:b/>
          <w:bCs/>
          <w:color w:val="191919"/>
          <w:spacing w:val="-8"/>
          <w:sz w:val="20"/>
          <w:szCs w:val="20"/>
        </w:rPr>
        <w:t xml:space="preserve"> </w:t>
      </w:r>
      <w:r>
        <w:rPr>
          <w:rFonts w:ascii="Times New Roman" w:hAnsi="Times New Roman"/>
          <w:b/>
          <w:bCs/>
          <w:color w:val="191919"/>
          <w:sz w:val="20"/>
          <w:szCs w:val="20"/>
        </w:rPr>
        <w:t>-</w:t>
      </w:r>
      <w:r>
        <w:rPr>
          <w:rFonts w:ascii="Times New Roman" w:hAnsi="Times New Roman"/>
          <w:b/>
          <w:bCs/>
          <w:color w:val="191919"/>
          <w:spacing w:val="-8"/>
          <w:sz w:val="20"/>
          <w:szCs w:val="20"/>
        </w:rPr>
        <w:t xml:space="preserve"> </w:t>
      </w:r>
      <w:r>
        <w:rPr>
          <w:rFonts w:ascii="Times New Roman" w:hAnsi="Times New Roman"/>
          <w:b/>
          <w:bCs/>
          <w:color w:val="191919"/>
          <w:sz w:val="20"/>
          <w:szCs w:val="20"/>
        </w:rPr>
        <w:t>Foundations</w:t>
      </w:r>
      <w:r>
        <w:rPr>
          <w:rFonts w:ascii="Times New Roman" w:hAnsi="Times New Roman"/>
          <w:b/>
          <w:bCs/>
          <w:color w:val="191919"/>
          <w:spacing w:val="-8"/>
          <w:sz w:val="20"/>
          <w:szCs w:val="20"/>
        </w:rPr>
        <w:t xml:space="preserve"> </w:t>
      </w:r>
      <w:r>
        <w:rPr>
          <w:rFonts w:ascii="Times New Roman" w:hAnsi="Times New Roman"/>
          <w:b/>
          <w:bCs/>
          <w:color w:val="191919"/>
          <w:sz w:val="20"/>
          <w:szCs w:val="20"/>
        </w:rPr>
        <w:t>of</w:t>
      </w:r>
      <w:r>
        <w:rPr>
          <w:rFonts w:ascii="Times New Roman" w:hAnsi="Times New Roman"/>
          <w:b/>
          <w:bCs/>
          <w:color w:val="191919"/>
          <w:spacing w:val="-19"/>
          <w:sz w:val="20"/>
          <w:szCs w:val="20"/>
        </w:rPr>
        <w:t xml:space="preserve"> </w:t>
      </w:r>
      <w:r>
        <w:rPr>
          <w:rFonts w:ascii="Times New Roman" w:hAnsi="Times New Roman"/>
          <w:b/>
          <w:bCs/>
          <w:color w:val="191919"/>
          <w:sz w:val="20"/>
          <w:szCs w:val="20"/>
        </w:rPr>
        <w:t>Arithmetic</w:t>
      </w:r>
      <w:r>
        <w:rPr>
          <w:rFonts w:ascii="Times New Roman" w:hAnsi="Times New Roman"/>
          <w:b/>
          <w:bCs/>
          <w:color w:val="191919"/>
          <w:spacing w:val="-8"/>
          <w:sz w:val="20"/>
          <w:szCs w:val="20"/>
        </w:rPr>
        <w:t xml:space="preserve"> </w:t>
      </w:r>
      <w:r>
        <w:rPr>
          <w:rFonts w:ascii="Times New Roman" w:hAnsi="Times New Roman"/>
          <w:b/>
          <w:bCs/>
          <w:color w:val="191919"/>
          <w:sz w:val="20"/>
          <w:szCs w:val="20"/>
        </w:rPr>
        <w:t>for</w:t>
      </w:r>
      <w:r>
        <w:rPr>
          <w:rFonts w:ascii="Times New Roman" w:hAnsi="Times New Roman"/>
          <w:b/>
          <w:bCs/>
          <w:color w:val="191919"/>
          <w:spacing w:val="-15"/>
          <w:sz w:val="20"/>
          <w:szCs w:val="20"/>
        </w:rPr>
        <w:t xml:space="preserve"> </w:t>
      </w:r>
      <w:r>
        <w:rPr>
          <w:rFonts w:ascii="Times New Roman" w:hAnsi="Times New Roman"/>
          <w:b/>
          <w:bCs/>
          <w:color w:val="191919"/>
          <w:spacing w:val="-19"/>
          <w:sz w:val="20"/>
          <w:szCs w:val="20"/>
        </w:rPr>
        <w:t>T</w:t>
      </w:r>
      <w:r>
        <w:rPr>
          <w:rFonts w:ascii="Times New Roman" w:hAnsi="Times New Roman"/>
          <w:b/>
          <w:bCs/>
          <w:color w:val="191919"/>
          <w:sz w:val="20"/>
          <w:szCs w:val="20"/>
        </w:rPr>
        <w:t>eachers</w:t>
      </w:r>
      <w:r>
        <w:rPr>
          <w:rFonts w:ascii="Times New Roman" w:hAnsi="Times New Roman"/>
          <w:b/>
          <w:bCs/>
          <w:color w:val="191919"/>
          <w:spacing w:val="-8"/>
          <w:sz w:val="20"/>
          <w:szCs w:val="20"/>
        </w:rPr>
        <w:t xml:space="preserve"> </w:t>
      </w:r>
      <w:r>
        <w:rPr>
          <w:rFonts w:ascii="Times New Roman" w:hAnsi="Times New Roman"/>
          <w:b/>
          <w:bCs/>
          <w:color w:val="191919"/>
          <w:sz w:val="20"/>
          <w:szCs w:val="20"/>
        </w:rPr>
        <w:t>II***................................................3(3-0)</w:t>
      </w:r>
    </w:p>
    <w:p w:rsidR="00F42301" w:rsidRDefault="00F42301" w:rsidP="00721764">
      <w:pPr>
        <w:widowControl w:val="0"/>
        <w:autoSpaceDE w:val="0"/>
        <w:autoSpaceDN w:val="0"/>
        <w:adjustRightInd w:val="0"/>
        <w:spacing w:before="13" w:after="0" w:line="250" w:lineRule="auto"/>
        <w:ind w:left="1220" w:right="1950"/>
        <w:rPr>
          <w:rFonts w:ascii="Times New Roman" w:hAnsi="Times New Roman"/>
          <w:color w:val="000000"/>
          <w:sz w:val="20"/>
          <w:szCs w:val="20"/>
        </w:rPr>
      </w:pPr>
      <w:r>
        <w:rPr>
          <w:rFonts w:ascii="Times New Roman" w:hAnsi="Times New Roman"/>
          <w:color w:val="191919"/>
          <w:sz w:val="20"/>
          <w:szCs w:val="20"/>
        </w:rPr>
        <w:t>Numeration</w:t>
      </w:r>
      <w:r>
        <w:rPr>
          <w:rFonts w:ascii="Times New Roman" w:hAnsi="Times New Roman"/>
          <w:color w:val="191919"/>
          <w:spacing w:val="13"/>
          <w:sz w:val="20"/>
          <w:szCs w:val="20"/>
        </w:rPr>
        <w:t xml:space="preserve"> </w:t>
      </w:r>
      <w:r>
        <w:rPr>
          <w:rFonts w:ascii="Times New Roman" w:hAnsi="Times New Roman"/>
          <w:color w:val="191919"/>
          <w:sz w:val="20"/>
          <w:szCs w:val="20"/>
        </w:rPr>
        <w:t>systems,</w:t>
      </w:r>
      <w:r>
        <w:rPr>
          <w:rFonts w:ascii="Times New Roman" w:hAnsi="Times New Roman"/>
          <w:color w:val="191919"/>
          <w:spacing w:val="13"/>
          <w:sz w:val="20"/>
          <w:szCs w:val="20"/>
        </w:rPr>
        <w:t xml:space="preserve"> </w:t>
      </w:r>
      <w:r>
        <w:rPr>
          <w:rFonts w:ascii="Times New Roman" w:hAnsi="Times New Roman"/>
          <w:color w:val="191919"/>
          <w:sz w:val="20"/>
          <w:szCs w:val="20"/>
        </w:rPr>
        <w:t>elementary</w:t>
      </w:r>
      <w:r>
        <w:rPr>
          <w:rFonts w:ascii="Times New Roman" w:hAnsi="Times New Roman"/>
          <w:color w:val="191919"/>
          <w:spacing w:val="13"/>
          <w:sz w:val="20"/>
          <w:szCs w:val="20"/>
        </w:rPr>
        <w:t xml:space="preserve"> </w:t>
      </w:r>
      <w:r>
        <w:rPr>
          <w:rFonts w:ascii="Times New Roman" w:hAnsi="Times New Roman"/>
          <w:color w:val="191919"/>
          <w:sz w:val="20"/>
          <w:szCs w:val="20"/>
        </w:rPr>
        <w:t>number</w:t>
      </w:r>
      <w:r>
        <w:rPr>
          <w:rFonts w:ascii="Times New Roman" w:hAnsi="Times New Roman"/>
          <w:color w:val="191919"/>
          <w:spacing w:val="13"/>
          <w:sz w:val="20"/>
          <w:szCs w:val="20"/>
        </w:rPr>
        <w:t xml:space="preserve"> </w:t>
      </w:r>
      <w:r>
        <w:rPr>
          <w:rFonts w:ascii="Times New Roman" w:hAnsi="Times New Roman"/>
          <w:color w:val="191919"/>
          <w:sz w:val="20"/>
          <w:szCs w:val="20"/>
        </w:rPr>
        <w:t>theor</w:t>
      </w:r>
      <w:r>
        <w:rPr>
          <w:rFonts w:ascii="Times New Roman" w:hAnsi="Times New Roman"/>
          <w:color w:val="191919"/>
          <w:spacing w:val="-13"/>
          <w:sz w:val="20"/>
          <w:szCs w:val="20"/>
        </w:rPr>
        <w:t>y</w:t>
      </w:r>
      <w:r>
        <w:rPr>
          <w:rFonts w:ascii="Times New Roman" w:hAnsi="Times New Roman"/>
          <w:color w:val="191919"/>
          <w:sz w:val="20"/>
          <w:szCs w:val="20"/>
        </w:rPr>
        <w:t>,</w:t>
      </w:r>
      <w:r>
        <w:rPr>
          <w:rFonts w:ascii="Times New Roman" w:hAnsi="Times New Roman"/>
          <w:color w:val="191919"/>
          <w:spacing w:val="13"/>
          <w:sz w:val="20"/>
          <w:szCs w:val="20"/>
        </w:rPr>
        <w:t xml:space="preserve"> </w:t>
      </w:r>
      <w:r>
        <w:rPr>
          <w:rFonts w:ascii="Times New Roman" w:hAnsi="Times New Roman"/>
          <w:color w:val="191919"/>
          <w:sz w:val="20"/>
          <w:szCs w:val="20"/>
        </w:rPr>
        <w:t>rational</w:t>
      </w:r>
      <w:r>
        <w:rPr>
          <w:rFonts w:ascii="Times New Roman" w:hAnsi="Times New Roman"/>
          <w:color w:val="191919"/>
          <w:spacing w:val="13"/>
          <w:sz w:val="20"/>
          <w:szCs w:val="20"/>
        </w:rPr>
        <w:t xml:space="preserve"> </w:t>
      </w:r>
      <w:r>
        <w:rPr>
          <w:rFonts w:ascii="Times New Roman" w:hAnsi="Times New Roman"/>
          <w:color w:val="191919"/>
          <w:sz w:val="20"/>
          <w:szCs w:val="20"/>
        </w:rPr>
        <w:t>numbers,</w:t>
      </w:r>
      <w:r>
        <w:rPr>
          <w:rFonts w:ascii="Times New Roman" w:hAnsi="Times New Roman"/>
          <w:color w:val="191919"/>
          <w:spacing w:val="13"/>
          <w:sz w:val="20"/>
          <w:szCs w:val="20"/>
        </w:rPr>
        <w:t xml:space="preserve"> </w:t>
      </w:r>
      <w:r>
        <w:rPr>
          <w:rFonts w:ascii="Times New Roman" w:hAnsi="Times New Roman"/>
          <w:color w:val="191919"/>
          <w:sz w:val="20"/>
          <w:szCs w:val="20"/>
        </w:rPr>
        <w:t>real</w:t>
      </w:r>
      <w:r>
        <w:rPr>
          <w:rFonts w:ascii="Times New Roman" w:hAnsi="Times New Roman"/>
          <w:color w:val="191919"/>
          <w:spacing w:val="13"/>
          <w:sz w:val="20"/>
          <w:szCs w:val="20"/>
        </w:rPr>
        <w:t xml:space="preserve"> </w:t>
      </w:r>
      <w:r>
        <w:rPr>
          <w:rFonts w:ascii="Times New Roman" w:hAnsi="Times New Roman"/>
          <w:color w:val="191919"/>
          <w:sz w:val="20"/>
          <w:szCs w:val="20"/>
        </w:rPr>
        <w:t>numbers,</w:t>
      </w:r>
      <w:r>
        <w:rPr>
          <w:rFonts w:ascii="Times New Roman" w:hAnsi="Times New Roman"/>
          <w:color w:val="191919"/>
          <w:spacing w:val="13"/>
          <w:sz w:val="20"/>
          <w:szCs w:val="20"/>
        </w:rPr>
        <w:t xml:space="preserve"> </w:t>
      </w:r>
      <w:r>
        <w:rPr>
          <w:rFonts w:ascii="Times New Roman" w:hAnsi="Times New Roman"/>
          <w:color w:val="191919"/>
          <w:sz w:val="20"/>
          <w:szCs w:val="20"/>
        </w:rPr>
        <w:t>basic</w:t>
      </w:r>
      <w:r>
        <w:rPr>
          <w:rFonts w:ascii="Times New Roman" w:hAnsi="Times New Roman"/>
          <w:color w:val="191919"/>
          <w:spacing w:val="13"/>
          <w:sz w:val="20"/>
          <w:szCs w:val="20"/>
        </w:rPr>
        <w:t xml:space="preserve"> </w:t>
      </w:r>
      <w:r>
        <w:rPr>
          <w:rFonts w:ascii="Times New Roman" w:hAnsi="Times New Roman"/>
          <w:color w:val="191919"/>
          <w:sz w:val="20"/>
          <w:szCs w:val="20"/>
        </w:rPr>
        <w:t>algo- rithms, graphs and measurements. For teachers of grades 4-8.</w:t>
      </w:r>
    </w:p>
    <w:p w:rsidR="00F42301" w:rsidRDefault="00F42301" w:rsidP="00721764">
      <w:pPr>
        <w:widowControl w:val="0"/>
        <w:autoSpaceDE w:val="0"/>
        <w:autoSpaceDN w:val="0"/>
        <w:adjustRightInd w:val="0"/>
        <w:spacing w:after="0" w:line="227" w:lineRule="exact"/>
        <w:ind w:left="860"/>
        <w:rPr>
          <w:rFonts w:ascii="Times New Roman" w:hAnsi="Times New Roman"/>
          <w:color w:val="000000"/>
          <w:sz w:val="20"/>
          <w:szCs w:val="20"/>
        </w:rPr>
      </w:pPr>
      <w:r>
        <w:rPr>
          <w:rFonts w:ascii="Times New Roman" w:hAnsi="Times New Roman"/>
          <w:b/>
          <w:bCs/>
          <w:color w:val="191919"/>
          <w:sz w:val="20"/>
          <w:szCs w:val="20"/>
        </w:rPr>
        <w:t>M</w:t>
      </w:r>
      <w:r>
        <w:rPr>
          <w:rFonts w:ascii="Times New Roman" w:hAnsi="Times New Roman"/>
          <w:b/>
          <w:bCs/>
          <w:color w:val="191919"/>
          <w:spacing w:val="-15"/>
          <w:sz w:val="20"/>
          <w:szCs w:val="20"/>
        </w:rPr>
        <w:t>A</w:t>
      </w:r>
      <w:r>
        <w:rPr>
          <w:rFonts w:ascii="Times New Roman" w:hAnsi="Times New Roman"/>
          <w:b/>
          <w:bCs/>
          <w:color w:val="191919"/>
          <w:sz w:val="20"/>
          <w:szCs w:val="20"/>
        </w:rPr>
        <w:t>TH</w:t>
      </w:r>
      <w:r>
        <w:rPr>
          <w:rFonts w:ascii="Times New Roman" w:hAnsi="Times New Roman"/>
          <w:b/>
          <w:bCs/>
          <w:color w:val="191919"/>
          <w:spacing w:val="-8"/>
          <w:sz w:val="20"/>
          <w:szCs w:val="20"/>
        </w:rPr>
        <w:t xml:space="preserve"> </w:t>
      </w:r>
      <w:r>
        <w:rPr>
          <w:rFonts w:ascii="Times New Roman" w:hAnsi="Times New Roman"/>
          <w:b/>
          <w:bCs/>
          <w:color w:val="191919"/>
          <w:sz w:val="20"/>
          <w:szCs w:val="20"/>
        </w:rPr>
        <w:t>5</w:t>
      </w:r>
      <w:r>
        <w:rPr>
          <w:rFonts w:ascii="Times New Roman" w:hAnsi="Times New Roman"/>
          <w:b/>
          <w:bCs/>
          <w:color w:val="191919"/>
          <w:spacing w:val="-11"/>
          <w:sz w:val="20"/>
          <w:szCs w:val="20"/>
        </w:rPr>
        <w:t>1</w:t>
      </w:r>
      <w:r>
        <w:rPr>
          <w:rFonts w:ascii="Times New Roman" w:hAnsi="Times New Roman"/>
          <w:b/>
          <w:bCs/>
          <w:color w:val="191919"/>
          <w:sz w:val="20"/>
          <w:szCs w:val="20"/>
        </w:rPr>
        <w:t>10</w:t>
      </w:r>
      <w:r>
        <w:rPr>
          <w:rFonts w:ascii="Times New Roman" w:hAnsi="Times New Roman"/>
          <w:b/>
          <w:bCs/>
          <w:color w:val="191919"/>
          <w:spacing w:val="-8"/>
          <w:sz w:val="20"/>
          <w:szCs w:val="20"/>
        </w:rPr>
        <w:t xml:space="preserve"> </w:t>
      </w:r>
      <w:r>
        <w:rPr>
          <w:rFonts w:ascii="Times New Roman" w:hAnsi="Times New Roman"/>
          <w:b/>
          <w:bCs/>
          <w:color w:val="191919"/>
          <w:sz w:val="20"/>
          <w:szCs w:val="20"/>
        </w:rPr>
        <w:t>-</w:t>
      </w:r>
      <w:r>
        <w:rPr>
          <w:rFonts w:ascii="Times New Roman" w:hAnsi="Times New Roman"/>
          <w:b/>
          <w:bCs/>
          <w:color w:val="191919"/>
          <w:spacing w:val="-19"/>
          <w:sz w:val="20"/>
          <w:szCs w:val="20"/>
        </w:rPr>
        <w:t xml:space="preserve"> </w:t>
      </w:r>
      <w:r>
        <w:rPr>
          <w:rFonts w:ascii="Times New Roman" w:hAnsi="Times New Roman"/>
          <w:b/>
          <w:bCs/>
          <w:color w:val="191919"/>
          <w:sz w:val="20"/>
          <w:szCs w:val="20"/>
        </w:rPr>
        <w:t>Algebraic</w:t>
      </w:r>
      <w:r>
        <w:rPr>
          <w:rFonts w:ascii="Times New Roman" w:hAnsi="Times New Roman"/>
          <w:b/>
          <w:bCs/>
          <w:color w:val="191919"/>
          <w:spacing w:val="-8"/>
          <w:sz w:val="20"/>
          <w:szCs w:val="20"/>
        </w:rPr>
        <w:t xml:space="preserve"> </w:t>
      </w:r>
      <w:r>
        <w:rPr>
          <w:rFonts w:ascii="Times New Roman" w:hAnsi="Times New Roman"/>
          <w:b/>
          <w:bCs/>
          <w:color w:val="191919"/>
          <w:sz w:val="20"/>
          <w:szCs w:val="20"/>
        </w:rPr>
        <w:t>Structu</w:t>
      </w:r>
      <w:r>
        <w:rPr>
          <w:rFonts w:ascii="Times New Roman" w:hAnsi="Times New Roman"/>
          <w:b/>
          <w:bCs/>
          <w:color w:val="191919"/>
          <w:spacing w:val="-4"/>
          <w:sz w:val="20"/>
          <w:szCs w:val="20"/>
        </w:rPr>
        <w:t>r</w:t>
      </w:r>
      <w:r>
        <w:rPr>
          <w:rFonts w:ascii="Times New Roman" w:hAnsi="Times New Roman"/>
          <w:b/>
          <w:bCs/>
          <w:color w:val="191919"/>
          <w:sz w:val="20"/>
          <w:szCs w:val="20"/>
        </w:rPr>
        <w:t>es</w:t>
      </w:r>
      <w:r>
        <w:rPr>
          <w:rFonts w:ascii="Times New Roman" w:hAnsi="Times New Roman"/>
          <w:b/>
          <w:bCs/>
          <w:color w:val="191919"/>
          <w:spacing w:val="-8"/>
          <w:sz w:val="20"/>
          <w:szCs w:val="20"/>
        </w:rPr>
        <w:t xml:space="preserve"> </w:t>
      </w:r>
      <w:r>
        <w:rPr>
          <w:rFonts w:ascii="Times New Roman" w:hAnsi="Times New Roman"/>
          <w:b/>
          <w:bCs/>
          <w:color w:val="191919"/>
          <w:sz w:val="20"/>
          <w:szCs w:val="20"/>
        </w:rPr>
        <w:t>for</w:t>
      </w:r>
      <w:r>
        <w:rPr>
          <w:rFonts w:ascii="Times New Roman" w:hAnsi="Times New Roman"/>
          <w:b/>
          <w:bCs/>
          <w:color w:val="191919"/>
          <w:spacing w:val="-15"/>
          <w:sz w:val="20"/>
          <w:szCs w:val="20"/>
        </w:rPr>
        <w:t xml:space="preserve"> </w:t>
      </w:r>
      <w:r>
        <w:rPr>
          <w:rFonts w:ascii="Times New Roman" w:hAnsi="Times New Roman"/>
          <w:b/>
          <w:bCs/>
          <w:color w:val="191919"/>
          <w:spacing w:val="-19"/>
          <w:sz w:val="20"/>
          <w:szCs w:val="20"/>
        </w:rPr>
        <w:t>T</w:t>
      </w:r>
      <w:r>
        <w:rPr>
          <w:rFonts w:ascii="Times New Roman" w:hAnsi="Times New Roman"/>
          <w:b/>
          <w:bCs/>
          <w:color w:val="191919"/>
          <w:sz w:val="20"/>
          <w:szCs w:val="20"/>
        </w:rPr>
        <w:t>eachers***..............................................................3(3-0)</w:t>
      </w:r>
    </w:p>
    <w:p w:rsidR="00F42301" w:rsidRDefault="00F42301" w:rsidP="00721764">
      <w:pPr>
        <w:widowControl w:val="0"/>
        <w:autoSpaceDE w:val="0"/>
        <w:autoSpaceDN w:val="0"/>
        <w:adjustRightInd w:val="0"/>
        <w:spacing w:before="13" w:after="0" w:line="250" w:lineRule="auto"/>
        <w:ind w:left="1220" w:right="1950"/>
        <w:rPr>
          <w:rFonts w:ascii="Times New Roman" w:hAnsi="Times New Roman"/>
          <w:color w:val="000000"/>
          <w:sz w:val="20"/>
          <w:szCs w:val="20"/>
        </w:rPr>
      </w:pPr>
      <w:r>
        <w:rPr>
          <w:rFonts w:ascii="Times New Roman" w:hAnsi="Times New Roman"/>
          <w:color w:val="191919"/>
          <w:sz w:val="20"/>
          <w:szCs w:val="20"/>
        </w:rPr>
        <w:t>Elementary</w:t>
      </w:r>
      <w:r>
        <w:rPr>
          <w:rFonts w:ascii="Times New Roman" w:hAnsi="Times New Roman"/>
          <w:color w:val="191919"/>
          <w:spacing w:val="-8"/>
          <w:sz w:val="20"/>
          <w:szCs w:val="20"/>
        </w:rPr>
        <w:t xml:space="preserve"> </w:t>
      </w:r>
      <w:r>
        <w:rPr>
          <w:rFonts w:ascii="Times New Roman" w:hAnsi="Times New Roman"/>
          <w:color w:val="191919"/>
          <w:sz w:val="20"/>
          <w:szCs w:val="20"/>
        </w:rPr>
        <w:t>study</w:t>
      </w:r>
      <w:r>
        <w:rPr>
          <w:rFonts w:ascii="Times New Roman" w:hAnsi="Times New Roman"/>
          <w:color w:val="191919"/>
          <w:spacing w:val="-8"/>
          <w:sz w:val="20"/>
          <w:szCs w:val="20"/>
        </w:rPr>
        <w:t xml:space="preserve"> </w:t>
      </w:r>
      <w:r>
        <w:rPr>
          <w:rFonts w:ascii="Times New Roman" w:hAnsi="Times New Roman"/>
          <w:color w:val="191919"/>
          <w:sz w:val="20"/>
          <w:szCs w:val="20"/>
        </w:rPr>
        <w:t>of</w:t>
      </w:r>
      <w:r>
        <w:rPr>
          <w:rFonts w:ascii="Times New Roman" w:hAnsi="Times New Roman"/>
          <w:color w:val="191919"/>
          <w:spacing w:val="-8"/>
          <w:sz w:val="20"/>
          <w:szCs w:val="20"/>
        </w:rPr>
        <w:t xml:space="preserve"> </w:t>
      </w:r>
      <w:r>
        <w:rPr>
          <w:rFonts w:ascii="Times New Roman" w:hAnsi="Times New Roman"/>
          <w:color w:val="191919"/>
          <w:sz w:val="20"/>
          <w:szCs w:val="20"/>
        </w:rPr>
        <w:t>the</w:t>
      </w:r>
      <w:r>
        <w:rPr>
          <w:rFonts w:ascii="Times New Roman" w:hAnsi="Times New Roman"/>
          <w:color w:val="191919"/>
          <w:spacing w:val="-8"/>
          <w:sz w:val="20"/>
          <w:szCs w:val="20"/>
        </w:rPr>
        <w:t xml:space="preserve"> </w:t>
      </w:r>
      <w:r>
        <w:rPr>
          <w:rFonts w:ascii="Times New Roman" w:hAnsi="Times New Roman"/>
          <w:color w:val="191919"/>
          <w:sz w:val="20"/>
          <w:szCs w:val="20"/>
        </w:rPr>
        <w:t>properties</w:t>
      </w:r>
      <w:r>
        <w:rPr>
          <w:rFonts w:ascii="Times New Roman" w:hAnsi="Times New Roman"/>
          <w:color w:val="191919"/>
          <w:spacing w:val="-8"/>
          <w:sz w:val="20"/>
          <w:szCs w:val="20"/>
        </w:rPr>
        <w:t xml:space="preserve"> </w:t>
      </w:r>
      <w:r>
        <w:rPr>
          <w:rFonts w:ascii="Times New Roman" w:hAnsi="Times New Roman"/>
          <w:color w:val="191919"/>
          <w:sz w:val="20"/>
          <w:szCs w:val="20"/>
        </w:rPr>
        <w:t>of</w:t>
      </w:r>
      <w:r>
        <w:rPr>
          <w:rFonts w:ascii="Times New Roman" w:hAnsi="Times New Roman"/>
          <w:color w:val="191919"/>
          <w:spacing w:val="-8"/>
          <w:sz w:val="20"/>
          <w:szCs w:val="20"/>
        </w:rPr>
        <w:t xml:space="preserve"> </w:t>
      </w:r>
      <w:r>
        <w:rPr>
          <w:rFonts w:ascii="Times New Roman" w:hAnsi="Times New Roman"/>
          <w:color w:val="191919"/>
          <w:sz w:val="20"/>
          <w:szCs w:val="20"/>
        </w:rPr>
        <w:t>groups,</w:t>
      </w:r>
      <w:r>
        <w:rPr>
          <w:rFonts w:ascii="Times New Roman" w:hAnsi="Times New Roman"/>
          <w:color w:val="191919"/>
          <w:spacing w:val="-8"/>
          <w:sz w:val="20"/>
          <w:szCs w:val="20"/>
        </w:rPr>
        <w:t xml:space="preserve"> </w:t>
      </w:r>
      <w:r>
        <w:rPr>
          <w:rFonts w:ascii="Times New Roman" w:hAnsi="Times New Roman"/>
          <w:color w:val="191919"/>
          <w:sz w:val="20"/>
          <w:szCs w:val="20"/>
        </w:rPr>
        <w:t>integral</w:t>
      </w:r>
      <w:r>
        <w:rPr>
          <w:rFonts w:ascii="Times New Roman" w:hAnsi="Times New Roman"/>
          <w:color w:val="191919"/>
          <w:spacing w:val="-8"/>
          <w:sz w:val="20"/>
          <w:szCs w:val="20"/>
        </w:rPr>
        <w:t xml:space="preserve"> </w:t>
      </w:r>
      <w:r>
        <w:rPr>
          <w:rFonts w:ascii="Times New Roman" w:hAnsi="Times New Roman"/>
          <w:color w:val="191919"/>
          <w:sz w:val="20"/>
          <w:szCs w:val="20"/>
        </w:rPr>
        <w:t>domains</w:t>
      </w:r>
      <w:r>
        <w:rPr>
          <w:rFonts w:ascii="Times New Roman" w:hAnsi="Times New Roman"/>
          <w:color w:val="191919"/>
          <w:spacing w:val="-8"/>
          <w:sz w:val="20"/>
          <w:szCs w:val="20"/>
        </w:rPr>
        <w:t xml:space="preserve"> </w:t>
      </w:r>
      <w:r>
        <w:rPr>
          <w:rFonts w:ascii="Times New Roman" w:hAnsi="Times New Roman"/>
          <w:color w:val="191919"/>
          <w:sz w:val="20"/>
          <w:szCs w:val="20"/>
        </w:rPr>
        <w:t>and</w:t>
      </w:r>
      <w:r>
        <w:rPr>
          <w:rFonts w:ascii="Times New Roman" w:hAnsi="Times New Roman"/>
          <w:color w:val="191919"/>
          <w:spacing w:val="-8"/>
          <w:sz w:val="20"/>
          <w:szCs w:val="20"/>
        </w:rPr>
        <w:t xml:space="preserve"> </w:t>
      </w:r>
      <w:r>
        <w:rPr>
          <w:rFonts w:ascii="Times New Roman" w:hAnsi="Times New Roman"/>
          <w:color w:val="191919"/>
          <w:sz w:val="20"/>
          <w:szCs w:val="20"/>
        </w:rPr>
        <w:t>fields.</w:t>
      </w:r>
      <w:r>
        <w:rPr>
          <w:rFonts w:ascii="Times New Roman" w:hAnsi="Times New Roman"/>
          <w:color w:val="191919"/>
          <w:spacing w:val="-8"/>
          <w:sz w:val="20"/>
          <w:szCs w:val="20"/>
        </w:rPr>
        <w:t xml:space="preserve"> </w:t>
      </w:r>
      <w:r>
        <w:rPr>
          <w:rFonts w:ascii="Times New Roman" w:hAnsi="Times New Roman"/>
          <w:i/>
          <w:iCs/>
          <w:color w:val="191919"/>
          <w:sz w:val="20"/>
          <w:szCs w:val="20"/>
        </w:rPr>
        <w:t>P</w:t>
      </w:r>
      <w:r>
        <w:rPr>
          <w:rFonts w:ascii="Times New Roman" w:hAnsi="Times New Roman"/>
          <w:i/>
          <w:iCs/>
          <w:color w:val="191919"/>
          <w:spacing w:val="-8"/>
          <w:sz w:val="20"/>
          <w:szCs w:val="20"/>
        </w:rPr>
        <w:t>r</w:t>
      </w:r>
      <w:r>
        <w:rPr>
          <w:rFonts w:ascii="Times New Roman" w:hAnsi="Times New Roman"/>
          <w:i/>
          <w:iCs/>
          <w:color w:val="191919"/>
          <w:sz w:val="20"/>
          <w:szCs w:val="20"/>
        </w:rPr>
        <w:t>e</w:t>
      </w:r>
      <w:r>
        <w:rPr>
          <w:rFonts w:ascii="Times New Roman" w:hAnsi="Times New Roman"/>
          <w:i/>
          <w:iCs/>
          <w:color w:val="191919"/>
          <w:spacing w:val="-8"/>
          <w:sz w:val="20"/>
          <w:szCs w:val="20"/>
        </w:rPr>
        <w:t>r</w:t>
      </w:r>
      <w:r>
        <w:rPr>
          <w:rFonts w:ascii="Times New Roman" w:hAnsi="Times New Roman"/>
          <w:i/>
          <w:iCs/>
          <w:color w:val="191919"/>
          <w:sz w:val="20"/>
          <w:szCs w:val="20"/>
        </w:rPr>
        <w:t>equisite:</w:t>
      </w:r>
      <w:r>
        <w:rPr>
          <w:rFonts w:ascii="Times New Roman" w:hAnsi="Times New Roman"/>
          <w:i/>
          <w:iCs/>
          <w:color w:val="191919"/>
          <w:spacing w:val="-8"/>
          <w:sz w:val="20"/>
          <w:szCs w:val="20"/>
        </w:rPr>
        <w:t xml:space="preserve"> </w:t>
      </w:r>
      <w:r>
        <w:rPr>
          <w:rFonts w:ascii="Times New Roman" w:hAnsi="Times New Roman"/>
          <w:i/>
          <w:iCs/>
          <w:color w:val="191919"/>
          <w:sz w:val="20"/>
          <w:szCs w:val="20"/>
        </w:rPr>
        <w:t>50</w:t>
      </w:r>
      <w:r>
        <w:rPr>
          <w:rFonts w:ascii="Times New Roman" w:hAnsi="Times New Roman"/>
          <w:i/>
          <w:iCs/>
          <w:color w:val="191919"/>
          <w:spacing w:val="-15"/>
          <w:sz w:val="20"/>
          <w:szCs w:val="20"/>
        </w:rPr>
        <w:t>1</w:t>
      </w:r>
      <w:r>
        <w:rPr>
          <w:rFonts w:ascii="Times New Roman" w:hAnsi="Times New Roman"/>
          <w:i/>
          <w:iCs/>
          <w:color w:val="191919"/>
          <w:sz w:val="20"/>
          <w:szCs w:val="20"/>
        </w:rPr>
        <w:t>1</w:t>
      </w:r>
      <w:r>
        <w:rPr>
          <w:rFonts w:ascii="Times New Roman" w:hAnsi="Times New Roman"/>
          <w:i/>
          <w:iCs/>
          <w:color w:val="191919"/>
          <w:spacing w:val="-8"/>
          <w:sz w:val="20"/>
          <w:szCs w:val="20"/>
        </w:rPr>
        <w:t xml:space="preserve"> </w:t>
      </w:r>
      <w:r>
        <w:rPr>
          <w:rFonts w:ascii="Times New Roman" w:hAnsi="Times New Roman"/>
          <w:i/>
          <w:iCs/>
          <w:color w:val="191919"/>
          <w:sz w:val="20"/>
          <w:szCs w:val="20"/>
        </w:rPr>
        <w:t>or consent of instructor</w:t>
      </w:r>
    </w:p>
    <w:p w:rsidR="00F42301" w:rsidRDefault="00F42301" w:rsidP="00721764">
      <w:pPr>
        <w:widowControl w:val="0"/>
        <w:autoSpaceDE w:val="0"/>
        <w:autoSpaceDN w:val="0"/>
        <w:adjustRightInd w:val="0"/>
        <w:spacing w:after="0" w:line="227" w:lineRule="exact"/>
        <w:ind w:left="860"/>
        <w:rPr>
          <w:rFonts w:ascii="Times New Roman" w:hAnsi="Times New Roman"/>
          <w:color w:val="000000"/>
          <w:sz w:val="20"/>
          <w:szCs w:val="20"/>
        </w:rPr>
      </w:pPr>
      <w:r>
        <w:rPr>
          <w:rFonts w:ascii="Times New Roman" w:hAnsi="Times New Roman"/>
          <w:b/>
          <w:bCs/>
          <w:color w:val="191919"/>
          <w:sz w:val="20"/>
          <w:szCs w:val="20"/>
        </w:rPr>
        <w:t>M</w:t>
      </w:r>
      <w:r>
        <w:rPr>
          <w:rFonts w:ascii="Times New Roman" w:hAnsi="Times New Roman"/>
          <w:b/>
          <w:bCs/>
          <w:color w:val="191919"/>
          <w:spacing w:val="-15"/>
          <w:sz w:val="20"/>
          <w:szCs w:val="20"/>
        </w:rPr>
        <w:t>A</w:t>
      </w:r>
      <w:r>
        <w:rPr>
          <w:rFonts w:ascii="Times New Roman" w:hAnsi="Times New Roman"/>
          <w:b/>
          <w:bCs/>
          <w:color w:val="191919"/>
          <w:sz w:val="20"/>
          <w:szCs w:val="20"/>
        </w:rPr>
        <w:t>TH</w:t>
      </w:r>
      <w:r>
        <w:rPr>
          <w:rFonts w:ascii="Times New Roman" w:hAnsi="Times New Roman"/>
          <w:b/>
          <w:bCs/>
          <w:color w:val="191919"/>
          <w:spacing w:val="-6"/>
          <w:sz w:val="20"/>
          <w:szCs w:val="20"/>
        </w:rPr>
        <w:t xml:space="preserve"> </w:t>
      </w:r>
      <w:r>
        <w:rPr>
          <w:rFonts w:ascii="Times New Roman" w:hAnsi="Times New Roman"/>
          <w:b/>
          <w:bCs/>
          <w:color w:val="191919"/>
          <w:sz w:val="20"/>
          <w:szCs w:val="20"/>
        </w:rPr>
        <w:t>5</w:t>
      </w:r>
      <w:r>
        <w:rPr>
          <w:rFonts w:ascii="Times New Roman" w:hAnsi="Times New Roman"/>
          <w:b/>
          <w:bCs/>
          <w:color w:val="191919"/>
          <w:spacing w:val="-11"/>
          <w:sz w:val="20"/>
          <w:szCs w:val="20"/>
        </w:rPr>
        <w:t>11</w:t>
      </w:r>
      <w:r>
        <w:rPr>
          <w:rFonts w:ascii="Times New Roman" w:hAnsi="Times New Roman"/>
          <w:b/>
          <w:bCs/>
          <w:color w:val="191919"/>
          <w:sz w:val="20"/>
          <w:szCs w:val="20"/>
        </w:rPr>
        <w:t>1</w:t>
      </w:r>
      <w:r>
        <w:rPr>
          <w:rFonts w:ascii="Times New Roman" w:hAnsi="Times New Roman"/>
          <w:b/>
          <w:bCs/>
          <w:color w:val="191919"/>
          <w:spacing w:val="-6"/>
          <w:sz w:val="20"/>
          <w:szCs w:val="20"/>
        </w:rPr>
        <w:t xml:space="preserve"> </w:t>
      </w:r>
      <w:r>
        <w:rPr>
          <w:rFonts w:ascii="Times New Roman" w:hAnsi="Times New Roman"/>
          <w:b/>
          <w:bCs/>
          <w:color w:val="191919"/>
          <w:sz w:val="20"/>
          <w:szCs w:val="20"/>
        </w:rPr>
        <w:t>-</w:t>
      </w:r>
      <w:r>
        <w:rPr>
          <w:rFonts w:ascii="Times New Roman" w:hAnsi="Times New Roman"/>
          <w:b/>
          <w:bCs/>
          <w:color w:val="191919"/>
          <w:spacing w:val="-10"/>
          <w:sz w:val="20"/>
          <w:szCs w:val="20"/>
        </w:rPr>
        <w:t xml:space="preserve"> </w:t>
      </w:r>
      <w:r>
        <w:rPr>
          <w:rFonts w:ascii="Times New Roman" w:hAnsi="Times New Roman"/>
          <w:b/>
          <w:bCs/>
          <w:color w:val="191919"/>
          <w:sz w:val="20"/>
          <w:szCs w:val="20"/>
        </w:rPr>
        <w:t>Theory</w:t>
      </w:r>
      <w:r>
        <w:rPr>
          <w:rFonts w:ascii="Times New Roman" w:hAnsi="Times New Roman"/>
          <w:b/>
          <w:bCs/>
          <w:color w:val="191919"/>
          <w:spacing w:val="-6"/>
          <w:sz w:val="20"/>
          <w:szCs w:val="20"/>
        </w:rPr>
        <w:t xml:space="preserve"> </w:t>
      </w:r>
      <w:r>
        <w:rPr>
          <w:rFonts w:ascii="Times New Roman" w:hAnsi="Times New Roman"/>
          <w:b/>
          <w:bCs/>
          <w:color w:val="191919"/>
          <w:sz w:val="20"/>
          <w:szCs w:val="20"/>
        </w:rPr>
        <w:t>of</w:t>
      </w:r>
      <w:r>
        <w:rPr>
          <w:rFonts w:ascii="Times New Roman" w:hAnsi="Times New Roman"/>
          <w:b/>
          <w:bCs/>
          <w:color w:val="191919"/>
          <w:spacing w:val="-6"/>
          <w:sz w:val="20"/>
          <w:szCs w:val="20"/>
        </w:rPr>
        <w:t xml:space="preserve"> </w:t>
      </w:r>
      <w:r>
        <w:rPr>
          <w:rFonts w:ascii="Times New Roman" w:hAnsi="Times New Roman"/>
          <w:b/>
          <w:bCs/>
          <w:color w:val="191919"/>
          <w:sz w:val="20"/>
          <w:szCs w:val="20"/>
        </w:rPr>
        <w:t>Numbers...........................................................................................3(3-0)</w:t>
      </w:r>
    </w:p>
    <w:p w:rsidR="00F42301" w:rsidRDefault="00F42301" w:rsidP="00721764">
      <w:pPr>
        <w:widowControl w:val="0"/>
        <w:autoSpaceDE w:val="0"/>
        <w:autoSpaceDN w:val="0"/>
        <w:adjustRightInd w:val="0"/>
        <w:spacing w:before="13" w:after="0"/>
        <w:ind w:left="1220"/>
        <w:rPr>
          <w:rFonts w:ascii="Times New Roman" w:hAnsi="Times New Roman"/>
          <w:color w:val="000000"/>
          <w:sz w:val="20"/>
          <w:szCs w:val="20"/>
        </w:rPr>
      </w:pPr>
      <w:r>
        <w:rPr>
          <w:rFonts w:ascii="Times New Roman" w:hAnsi="Times New Roman"/>
          <w:color w:val="191919"/>
          <w:sz w:val="20"/>
          <w:szCs w:val="20"/>
        </w:rPr>
        <w:t>Properties</w:t>
      </w:r>
      <w:r>
        <w:rPr>
          <w:rFonts w:ascii="Times New Roman" w:hAnsi="Times New Roman"/>
          <w:color w:val="191919"/>
          <w:spacing w:val="6"/>
          <w:sz w:val="20"/>
          <w:szCs w:val="20"/>
        </w:rPr>
        <w:t xml:space="preserve"> </w:t>
      </w:r>
      <w:r>
        <w:rPr>
          <w:rFonts w:ascii="Times New Roman" w:hAnsi="Times New Roman"/>
          <w:color w:val="191919"/>
          <w:sz w:val="20"/>
          <w:szCs w:val="20"/>
        </w:rPr>
        <w:t>of</w:t>
      </w:r>
      <w:r>
        <w:rPr>
          <w:rFonts w:ascii="Times New Roman" w:hAnsi="Times New Roman"/>
          <w:color w:val="191919"/>
          <w:spacing w:val="6"/>
          <w:sz w:val="20"/>
          <w:szCs w:val="20"/>
        </w:rPr>
        <w:t xml:space="preserve"> </w:t>
      </w:r>
      <w:r>
        <w:rPr>
          <w:rFonts w:ascii="Times New Roman" w:hAnsi="Times New Roman"/>
          <w:color w:val="191919"/>
          <w:sz w:val="20"/>
          <w:szCs w:val="20"/>
        </w:rPr>
        <w:t>integers,</w:t>
      </w:r>
      <w:r>
        <w:rPr>
          <w:rFonts w:ascii="Times New Roman" w:hAnsi="Times New Roman"/>
          <w:color w:val="191919"/>
          <w:spacing w:val="6"/>
          <w:sz w:val="20"/>
          <w:szCs w:val="20"/>
        </w:rPr>
        <w:t xml:space="preserve"> </w:t>
      </w:r>
      <w:r>
        <w:rPr>
          <w:rFonts w:ascii="Times New Roman" w:hAnsi="Times New Roman"/>
          <w:color w:val="191919"/>
          <w:sz w:val="20"/>
          <w:szCs w:val="20"/>
        </w:rPr>
        <w:t>divisibilit</w:t>
      </w:r>
      <w:r>
        <w:rPr>
          <w:rFonts w:ascii="Times New Roman" w:hAnsi="Times New Roman"/>
          <w:color w:val="191919"/>
          <w:spacing w:val="-13"/>
          <w:sz w:val="20"/>
          <w:szCs w:val="20"/>
        </w:rPr>
        <w:t>y</w:t>
      </w:r>
      <w:r>
        <w:rPr>
          <w:rFonts w:ascii="Times New Roman" w:hAnsi="Times New Roman"/>
          <w:color w:val="191919"/>
          <w:sz w:val="20"/>
          <w:szCs w:val="20"/>
        </w:rPr>
        <w:t>,</w:t>
      </w:r>
      <w:r>
        <w:rPr>
          <w:rFonts w:ascii="Times New Roman" w:hAnsi="Times New Roman"/>
          <w:color w:val="191919"/>
          <w:spacing w:val="6"/>
          <w:sz w:val="20"/>
          <w:szCs w:val="20"/>
        </w:rPr>
        <w:t xml:space="preserve"> </w:t>
      </w:r>
      <w:r>
        <w:rPr>
          <w:rFonts w:ascii="Times New Roman" w:hAnsi="Times New Roman"/>
          <w:color w:val="191919"/>
          <w:sz w:val="20"/>
          <w:szCs w:val="20"/>
        </w:rPr>
        <w:t>congruence</w:t>
      </w:r>
      <w:r>
        <w:rPr>
          <w:rFonts w:ascii="Times New Roman" w:hAnsi="Times New Roman"/>
          <w:color w:val="191919"/>
          <w:spacing w:val="6"/>
          <w:sz w:val="20"/>
          <w:szCs w:val="20"/>
        </w:rPr>
        <w:t xml:space="preserve"> </w:t>
      </w:r>
      <w:r>
        <w:rPr>
          <w:rFonts w:ascii="Times New Roman" w:hAnsi="Times New Roman"/>
          <w:color w:val="191919"/>
          <w:sz w:val="20"/>
          <w:szCs w:val="20"/>
        </w:rPr>
        <w:t>of</w:t>
      </w:r>
      <w:r>
        <w:rPr>
          <w:rFonts w:ascii="Times New Roman" w:hAnsi="Times New Roman"/>
          <w:color w:val="191919"/>
          <w:spacing w:val="6"/>
          <w:sz w:val="20"/>
          <w:szCs w:val="20"/>
        </w:rPr>
        <w:t xml:space="preserve"> </w:t>
      </w:r>
      <w:r>
        <w:rPr>
          <w:rFonts w:ascii="Times New Roman" w:hAnsi="Times New Roman"/>
          <w:color w:val="191919"/>
          <w:sz w:val="20"/>
          <w:szCs w:val="20"/>
        </w:rPr>
        <w:t>numbers.</w:t>
      </w:r>
      <w:r>
        <w:rPr>
          <w:rFonts w:ascii="Times New Roman" w:hAnsi="Times New Roman"/>
          <w:color w:val="191919"/>
          <w:spacing w:val="6"/>
          <w:sz w:val="20"/>
          <w:szCs w:val="20"/>
        </w:rPr>
        <w:t xml:space="preserve"> </w:t>
      </w:r>
      <w:r>
        <w:rPr>
          <w:rFonts w:ascii="Times New Roman" w:hAnsi="Times New Roman"/>
          <w:color w:val="191919"/>
          <w:sz w:val="20"/>
          <w:szCs w:val="20"/>
        </w:rPr>
        <w:t>LaGrange</w:t>
      </w:r>
      <w:r>
        <w:rPr>
          <w:rFonts w:ascii="Times New Roman" w:hAnsi="Times New Roman"/>
          <w:color w:val="191919"/>
          <w:spacing w:val="-11"/>
          <w:sz w:val="20"/>
          <w:szCs w:val="20"/>
        </w:rPr>
        <w:t>’</w:t>
      </w:r>
      <w:r>
        <w:rPr>
          <w:rFonts w:ascii="Times New Roman" w:hAnsi="Times New Roman"/>
          <w:color w:val="191919"/>
          <w:sz w:val="20"/>
          <w:szCs w:val="20"/>
        </w:rPr>
        <w:t>s</w:t>
      </w:r>
      <w:r>
        <w:rPr>
          <w:rFonts w:ascii="Times New Roman" w:hAnsi="Times New Roman"/>
          <w:color w:val="191919"/>
          <w:spacing w:val="6"/>
          <w:sz w:val="20"/>
          <w:szCs w:val="20"/>
        </w:rPr>
        <w:t xml:space="preserve"> </w:t>
      </w:r>
      <w:r>
        <w:rPr>
          <w:rFonts w:ascii="Times New Roman" w:hAnsi="Times New Roman"/>
          <w:color w:val="191919"/>
          <w:sz w:val="20"/>
          <w:szCs w:val="20"/>
        </w:rPr>
        <w:t>theorem,</w:t>
      </w:r>
      <w:r>
        <w:rPr>
          <w:rFonts w:ascii="Times New Roman" w:hAnsi="Times New Roman"/>
          <w:color w:val="191919"/>
          <w:spacing w:val="6"/>
          <w:sz w:val="20"/>
          <w:szCs w:val="20"/>
        </w:rPr>
        <w:t xml:space="preserve"> </w:t>
      </w:r>
      <w:r>
        <w:rPr>
          <w:rFonts w:ascii="Times New Roman" w:hAnsi="Times New Roman"/>
          <w:color w:val="191919"/>
          <w:sz w:val="20"/>
          <w:szCs w:val="20"/>
        </w:rPr>
        <w:t>residues</w:t>
      </w:r>
      <w:r>
        <w:rPr>
          <w:rFonts w:ascii="Times New Roman" w:hAnsi="Times New Roman"/>
          <w:color w:val="191919"/>
          <w:spacing w:val="6"/>
          <w:sz w:val="20"/>
          <w:szCs w:val="20"/>
        </w:rPr>
        <w:t xml:space="preserve"> </w:t>
      </w:r>
      <w:r>
        <w:rPr>
          <w:rFonts w:ascii="Times New Roman" w:hAnsi="Times New Roman"/>
          <w:color w:val="191919"/>
          <w:sz w:val="20"/>
          <w:szCs w:val="20"/>
        </w:rPr>
        <w:t>and</w:t>
      </w:r>
    </w:p>
    <w:p w:rsidR="00F42301" w:rsidRDefault="00F42301" w:rsidP="00721764">
      <w:pPr>
        <w:widowControl w:val="0"/>
        <w:autoSpaceDE w:val="0"/>
        <w:autoSpaceDN w:val="0"/>
        <w:adjustRightInd w:val="0"/>
        <w:spacing w:before="13" w:after="0"/>
        <w:ind w:left="1220"/>
        <w:rPr>
          <w:rFonts w:ascii="Times New Roman" w:hAnsi="Times New Roman"/>
          <w:color w:val="000000"/>
          <w:sz w:val="20"/>
          <w:szCs w:val="20"/>
        </w:rPr>
        <w:sectPr w:rsidR="00F42301">
          <w:pgSz w:w="12240" w:h="15840"/>
          <w:pgMar w:top="280" w:right="180" w:bottom="280" w:left="1320" w:header="0" w:footer="955" w:gutter="0"/>
          <w:cols w:space="720" w:equalWidth="0">
            <w:col w:w="10740"/>
          </w:cols>
          <w:noEndnote/>
        </w:sectPr>
      </w:pPr>
    </w:p>
    <w:tbl>
      <w:tblPr>
        <w:tblW w:w="0" w:type="auto"/>
        <w:tblInd w:w="115" w:type="dxa"/>
        <w:tblLayout w:type="fixed"/>
        <w:tblCellMar>
          <w:left w:w="0" w:type="dxa"/>
          <w:right w:w="0" w:type="dxa"/>
        </w:tblCellMar>
        <w:tblLook w:val="0000"/>
      </w:tblPr>
      <w:tblGrid>
        <w:gridCol w:w="1085"/>
        <w:gridCol w:w="4560"/>
        <w:gridCol w:w="4858"/>
      </w:tblGrid>
      <w:tr w:rsidR="00F42301" w:rsidRPr="00FA7AC7" w:rsidTr="00B67EC4">
        <w:trPr>
          <w:trHeight w:hRule="exact" w:val="235"/>
        </w:trPr>
        <w:tc>
          <w:tcPr>
            <w:tcW w:w="1085" w:type="dxa"/>
            <w:tcBorders>
              <w:top w:val="nil"/>
              <w:left w:val="nil"/>
              <w:bottom w:val="single" w:sz="4" w:space="0" w:color="191919"/>
              <w:right w:val="single" w:sz="4" w:space="0" w:color="191919"/>
            </w:tcBorders>
          </w:tcPr>
          <w:p w:rsidR="00F42301" w:rsidRPr="00FA7AC7" w:rsidRDefault="00F42301" w:rsidP="00B67EC4">
            <w:pPr>
              <w:widowControl w:val="0"/>
              <w:autoSpaceDE w:val="0"/>
              <w:autoSpaceDN w:val="0"/>
              <w:adjustRightInd w:val="0"/>
              <w:spacing w:after="0"/>
              <w:rPr>
                <w:rFonts w:ascii="Times New Roman" w:hAnsi="Times New Roman"/>
                <w:sz w:val="24"/>
                <w:szCs w:val="24"/>
              </w:rPr>
            </w:pPr>
          </w:p>
        </w:tc>
        <w:tc>
          <w:tcPr>
            <w:tcW w:w="4560" w:type="dxa"/>
            <w:vMerge w:val="restart"/>
            <w:tcBorders>
              <w:top w:val="single" w:sz="4" w:space="0" w:color="191919"/>
              <w:left w:val="single" w:sz="4" w:space="0" w:color="191919"/>
              <w:bottom w:val="single" w:sz="4" w:space="0" w:color="191919"/>
              <w:right w:val="single" w:sz="4" w:space="0" w:color="191919"/>
            </w:tcBorders>
          </w:tcPr>
          <w:p w:rsidR="00F42301" w:rsidRPr="00FA7AC7" w:rsidRDefault="00F42301" w:rsidP="00B67EC4">
            <w:pPr>
              <w:widowControl w:val="0"/>
              <w:autoSpaceDE w:val="0"/>
              <w:autoSpaceDN w:val="0"/>
              <w:adjustRightInd w:val="0"/>
              <w:spacing w:after="0" w:line="366" w:lineRule="exact"/>
              <w:ind w:left="823" w:right="1480"/>
              <w:jc w:val="center"/>
              <w:rPr>
                <w:rFonts w:ascii="Times New Roman" w:hAnsi="Times New Roman"/>
                <w:color w:val="000000"/>
                <w:sz w:val="27"/>
                <w:szCs w:val="27"/>
              </w:rPr>
            </w:pPr>
            <w:r w:rsidRPr="00FA7AC7">
              <w:rPr>
                <w:rFonts w:ascii="Times New Roman" w:hAnsi="Times New Roman"/>
                <w:b/>
                <w:bCs/>
                <w:color w:val="191919"/>
                <w:sz w:val="36"/>
                <w:szCs w:val="36"/>
              </w:rPr>
              <w:t>M</w:t>
            </w:r>
            <w:r w:rsidRPr="00FA7AC7">
              <w:rPr>
                <w:rFonts w:ascii="Times New Roman" w:hAnsi="Times New Roman"/>
                <w:b/>
                <w:bCs/>
                <w:color w:val="191919"/>
                <w:spacing w:val="-20"/>
                <w:sz w:val="27"/>
                <w:szCs w:val="27"/>
              </w:rPr>
              <w:t>A</w:t>
            </w:r>
            <w:r w:rsidRPr="00FA7AC7">
              <w:rPr>
                <w:rFonts w:ascii="Times New Roman" w:hAnsi="Times New Roman"/>
                <w:b/>
                <w:bCs/>
                <w:color w:val="191919"/>
                <w:sz w:val="27"/>
                <w:szCs w:val="27"/>
              </w:rPr>
              <w:t>THEM</w:t>
            </w:r>
            <w:r w:rsidRPr="00FA7AC7">
              <w:rPr>
                <w:rFonts w:ascii="Times New Roman" w:hAnsi="Times New Roman"/>
                <w:b/>
                <w:bCs/>
                <w:color w:val="191919"/>
                <w:spacing w:val="-20"/>
                <w:sz w:val="27"/>
                <w:szCs w:val="27"/>
              </w:rPr>
              <w:t>A</w:t>
            </w:r>
            <w:r w:rsidRPr="00FA7AC7">
              <w:rPr>
                <w:rFonts w:ascii="Times New Roman" w:hAnsi="Times New Roman"/>
                <w:b/>
                <w:bCs/>
                <w:color w:val="191919"/>
                <w:sz w:val="27"/>
                <w:szCs w:val="27"/>
              </w:rPr>
              <w:t>TICS</w:t>
            </w:r>
          </w:p>
          <w:p w:rsidR="00F42301" w:rsidRPr="00FA7AC7" w:rsidRDefault="00F42301" w:rsidP="00B67EC4">
            <w:pPr>
              <w:widowControl w:val="0"/>
              <w:autoSpaceDE w:val="0"/>
              <w:autoSpaceDN w:val="0"/>
              <w:adjustRightInd w:val="0"/>
              <w:spacing w:after="0" w:line="334" w:lineRule="exact"/>
              <w:ind w:left="1055" w:right="1711"/>
              <w:jc w:val="center"/>
              <w:rPr>
                <w:rFonts w:ascii="Times New Roman" w:hAnsi="Times New Roman"/>
                <w:sz w:val="24"/>
                <w:szCs w:val="24"/>
              </w:rPr>
            </w:pPr>
            <w:r w:rsidRPr="00FA7AC7">
              <w:rPr>
                <w:rFonts w:ascii="Times New Roman" w:hAnsi="Times New Roman"/>
                <w:b/>
                <w:bCs/>
                <w:color w:val="191919"/>
                <w:sz w:val="36"/>
                <w:szCs w:val="36"/>
              </w:rPr>
              <w:t>E</w:t>
            </w:r>
            <w:r w:rsidRPr="00FA7AC7">
              <w:rPr>
                <w:rFonts w:ascii="Times New Roman" w:hAnsi="Times New Roman"/>
                <w:b/>
                <w:bCs/>
                <w:color w:val="191919"/>
                <w:sz w:val="27"/>
                <w:szCs w:val="27"/>
              </w:rPr>
              <w:t>DUC</w:t>
            </w:r>
            <w:r w:rsidRPr="00FA7AC7">
              <w:rPr>
                <w:rFonts w:ascii="Times New Roman" w:hAnsi="Times New Roman"/>
                <w:b/>
                <w:bCs/>
                <w:color w:val="191919"/>
                <w:spacing w:val="-20"/>
                <w:sz w:val="27"/>
                <w:szCs w:val="27"/>
              </w:rPr>
              <w:t>A</w:t>
            </w:r>
            <w:r w:rsidRPr="00FA7AC7">
              <w:rPr>
                <w:rFonts w:ascii="Times New Roman" w:hAnsi="Times New Roman"/>
                <w:b/>
                <w:bCs/>
                <w:color w:val="191919"/>
                <w:sz w:val="27"/>
                <w:szCs w:val="27"/>
              </w:rPr>
              <w:t>TION</w:t>
            </w:r>
          </w:p>
        </w:tc>
        <w:tc>
          <w:tcPr>
            <w:tcW w:w="4858" w:type="dxa"/>
            <w:tcBorders>
              <w:top w:val="nil"/>
              <w:left w:val="single" w:sz="4" w:space="0" w:color="191919"/>
              <w:bottom w:val="single" w:sz="4" w:space="0" w:color="191919"/>
              <w:right w:val="nil"/>
            </w:tcBorders>
          </w:tcPr>
          <w:p w:rsidR="00F42301" w:rsidRPr="00FA7AC7" w:rsidRDefault="00F42301" w:rsidP="00B67EC4">
            <w:pPr>
              <w:widowControl w:val="0"/>
              <w:autoSpaceDE w:val="0"/>
              <w:autoSpaceDN w:val="0"/>
              <w:adjustRightInd w:val="0"/>
              <w:spacing w:after="0"/>
              <w:rPr>
                <w:rFonts w:ascii="Times New Roman" w:hAnsi="Times New Roman"/>
                <w:sz w:val="24"/>
                <w:szCs w:val="24"/>
              </w:rPr>
            </w:pPr>
          </w:p>
        </w:tc>
      </w:tr>
      <w:tr w:rsidR="00F42301" w:rsidRPr="00FA7AC7" w:rsidTr="00B67EC4">
        <w:trPr>
          <w:trHeight w:hRule="exact" w:val="256"/>
        </w:trPr>
        <w:tc>
          <w:tcPr>
            <w:tcW w:w="1085" w:type="dxa"/>
            <w:tcBorders>
              <w:top w:val="single" w:sz="4" w:space="0" w:color="191919"/>
              <w:left w:val="nil"/>
              <w:bottom w:val="single" w:sz="4" w:space="0" w:color="191919"/>
              <w:right w:val="single" w:sz="4" w:space="0" w:color="191919"/>
            </w:tcBorders>
          </w:tcPr>
          <w:p w:rsidR="00F42301" w:rsidRPr="00FA7AC7" w:rsidRDefault="00F42301" w:rsidP="00B67EC4">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B67EC4">
            <w:pPr>
              <w:widowControl w:val="0"/>
              <w:autoSpaceDE w:val="0"/>
              <w:autoSpaceDN w:val="0"/>
              <w:adjustRightInd w:val="0"/>
              <w:spacing w:after="0"/>
              <w:rPr>
                <w:rFonts w:ascii="Times New Roman" w:hAnsi="Times New Roman"/>
                <w:sz w:val="24"/>
                <w:szCs w:val="24"/>
              </w:rPr>
            </w:pPr>
          </w:p>
        </w:tc>
        <w:tc>
          <w:tcPr>
            <w:tcW w:w="4858" w:type="dxa"/>
            <w:tcBorders>
              <w:top w:val="single" w:sz="4" w:space="0" w:color="191919"/>
              <w:left w:val="single" w:sz="4" w:space="0" w:color="191919"/>
              <w:bottom w:val="single" w:sz="4" w:space="0" w:color="191919"/>
              <w:right w:val="nil"/>
            </w:tcBorders>
          </w:tcPr>
          <w:p w:rsidR="00F42301" w:rsidRPr="00FA7AC7" w:rsidRDefault="00F42301" w:rsidP="00B67EC4">
            <w:pPr>
              <w:widowControl w:val="0"/>
              <w:autoSpaceDE w:val="0"/>
              <w:autoSpaceDN w:val="0"/>
              <w:adjustRightInd w:val="0"/>
              <w:spacing w:after="0"/>
              <w:rPr>
                <w:rFonts w:ascii="Times New Roman" w:hAnsi="Times New Roman"/>
                <w:sz w:val="24"/>
                <w:szCs w:val="24"/>
              </w:rPr>
            </w:pPr>
          </w:p>
        </w:tc>
      </w:tr>
      <w:tr w:rsidR="00F42301" w:rsidRPr="00FA7AC7" w:rsidTr="00B67EC4">
        <w:trPr>
          <w:trHeight w:hRule="exact" w:val="219"/>
        </w:trPr>
        <w:tc>
          <w:tcPr>
            <w:tcW w:w="1085" w:type="dxa"/>
            <w:tcBorders>
              <w:top w:val="single" w:sz="4" w:space="0" w:color="191919"/>
              <w:left w:val="nil"/>
              <w:bottom w:val="nil"/>
              <w:right w:val="single" w:sz="4" w:space="0" w:color="191919"/>
            </w:tcBorders>
          </w:tcPr>
          <w:p w:rsidR="00F42301" w:rsidRPr="00FA7AC7" w:rsidRDefault="00F42301" w:rsidP="00B67EC4">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B67EC4">
            <w:pPr>
              <w:widowControl w:val="0"/>
              <w:autoSpaceDE w:val="0"/>
              <w:autoSpaceDN w:val="0"/>
              <w:adjustRightInd w:val="0"/>
              <w:spacing w:after="0"/>
              <w:rPr>
                <w:rFonts w:ascii="Times New Roman" w:hAnsi="Times New Roman"/>
                <w:sz w:val="24"/>
                <w:szCs w:val="24"/>
              </w:rPr>
            </w:pPr>
          </w:p>
        </w:tc>
        <w:tc>
          <w:tcPr>
            <w:tcW w:w="4858" w:type="dxa"/>
            <w:tcBorders>
              <w:top w:val="single" w:sz="4" w:space="0" w:color="191919"/>
              <w:left w:val="single" w:sz="4" w:space="0" w:color="191919"/>
              <w:bottom w:val="nil"/>
              <w:right w:val="nil"/>
            </w:tcBorders>
          </w:tcPr>
          <w:p w:rsidR="00F42301" w:rsidRPr="00FA7AC7" w:rsidRDefault="00F42301" w:rsidP="00B67EC4">
            <w:pPr>
              <w:widowControl w:val="0"/>
              <w:autoSpaceDE w:val="0"/>
              <w:autoSpaceDN w:val="0"/>
              <w:adjustRightInd w:val="0"/>
              <w:spacing w:after="0"/>
              <w:rPr>
                <w:rFonts w:ascii="Times New Roman" w:hAnsi="Times New Roman"/>
                <w:sz w:val="24"/>
                <w:szCs w:val="24"/>
              </w:rPr>
            </w:pPr>
          </w:p>
        </w:tc>
      </w:tr>
    </w:tbl>
    <w:p w:rsidR="00F42301" w:rsidRDefault="00F42301" w:rsidP="00721764">
      <w:pPr>
        <w:widowControl w:val="0"/>
        <w:autoSpaceDE w:val="0"/>
        <w:autoSpaceDN w:val="0"/>
        <w:adjustRightInd w:val="0"/>
        <w:spacing w:before="7" w:after="0" w:line="100" w:lineRule="exact"/>
        <w:rPr>
          <w:rFonts w:ascii="Times New Roman" w:hAnsi="Times New Roman"/>
          <w:sz w:val="10"/>
          <w:szCs w:val="10"/>
        </w:rPr>
      </w:pPr>
    </w:p>
    <w:p w:rsidR="00F42301" w:rsidRDefault="00F42301" w:rsidP="00721764">
      <w:pPr>
        <w:widowControl w:val="0"/>
        <w:autoSpaceDE w:val="0"/>
        <w:autoSpaceDN w:val="0"/>
        <w:adjustRightInd w:val="0"/>
        <w:spacing w:after="0" w:line="200" w:lineRule="exact"/>
        <w:rPr>
          <w:rFonts w:ascii="Times New Roman" w:hAnsi="Times New Roman"/>
          <w:sz w:val="20"/>
          <w:szCs w:val="20"/>
        </w:rPr>
      </w:pPr>
    </w:p>
    <w:p w:rsidR="00F42301" w:rsidRDefault="00F42301" w:rsidP="00721764">
      <w:pPr>
        <w:widowControl w:val="0"/>
        <w:autoSpaceDE w:val="0"/>
        <w:autoSpaceDN w:val="0"/>
        <w:adjustRightInd w:val="0"/>
        <w:spacing w:after="0" w:line="200" w:lineRule="exact"/>
        <w:rPr>
          <w:rFonts w:ascii="Times New Roman" w:hAnsi="Times New Roman"/>
          <w:sz w:val="20"/>
          <w:szCs w:val="20"/>
        </w:rPr>
      </w:pPr>
    </w:p>
    <w:p w:rsidR="00F42301" w:rsidRDefault="00F42301" w:rsidP="00721764">
      <w:pPr>
        <w:widowControl w:val="0"/>
        <w:autoSpaceDE w:val="0"/>
        <w:autoSpaceDN w:val="0"/>
        <w:adjustRightInd w:val="0"/>
        <w:spacing w:before="27" w:after="0"/>
        <w:ind w:left="2300" w:right="3889"/>
        <w:jc w:val="both"/>
        <w:rPr>
          <w:rFonts w:ascii="Times New Roman" w:hAnsi="Times New Roman"/>
          <w:color w:val="000000"/>
          <w:sz w:val="20"/>
          <w:szCs w:val="20"/>
        </w:rPr>
      </w:pPr>
      <w:r w:rsidRPr="003F2CF3">
        <w:rPr>
          <w:rFonts w:ascii="Calibri" w:hAnsi="Calibri"/>
          <w:noProof/>
          <w:lang w:eastAsia="en-US"/>
        </w:rPr>
        <w:pict>
          <v:group id="_x0000_s3761" style="position:absolute;left:0;text-align:left;margin-left:266.35pt;margin-top:-54.1pt;width:31.2pt;height:31.05pt;z-index:-251533312;mso-position-horizontal-relative:page" coordorigin="5327,-1082" coordsize="624,621" o:allowincell="f">
            <v:rect id="_x0000_s3762" style="position:absolute;left:5332;top:-1077;width:613;height:610" o:allowincell="f" stroked="f">
              <v:path arrowok="t"/>
            </v:rect>
            <v:rect id="_x0000_s3763" style="position:absolute;left:5333;top:-1077;width:620;height:620;mso-position-horizontal-relative:page" o:allowincell="f" filled="f" stroked="f">
              <v:textbox inset="0,0,0,0">
                <w:txbxContent>
                  <w:p w:rsidR="00F42301" w:rsidRDefault="00F42301" w:rsidP="00721764">
                    <w:pPr>
                      <w:spacing w:after="0" w:line="620" w:lineRule="atLeast"/>
                      <w:rPr>
                        <w:rFonts w:ascii="Times New Roman" w:hAnsi="Times New Roman"/>
                        <w:sz w:val="24"/>
                        <w:szCs w:val="24"/>
                      </w:rPr>
                    </w:pPr>
                    <w:r>
                      <w:rPr>
                        <w:rFonts w:ascii="Times New Roman" w:hAnsi="Times New Roman"/>
                        <w:noProof/>
                        <w:sz w:val="24"/>
                        <w:szCs w:val="24"/>
                      </w:rPr>
                      <w:drawing>
                        <wp:inline distT="0" distB="0" distL="0" distR="0">
                          <wp:extent cx="390525" cy="390525"/>
                          <wp:effectExtent l="19050" t="0" r="9525" b="0"/>
                          <wp:docPr id="145"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5"/>
                                  <a:srcRect/>
                                  <a:stretch>
                                    <a:fillRect/>
                                  </a:stretch>
                                </pic:blipFill>
                                <pic:spPr bwMode="auto">
                                  <a:xfrm>
                                    <a:off x="0" y="0"/>
                                    <a:ext cx="390525" cy="390525"/>
                                  </a:xfrm>
                                  <a:prstGeom prst="rect">
                                    <a:avLst/>
                                  </a:prstGeom>
                                  <a:noFill/>
                                  <a:ln w="9525">
                                    <a:noFill/>
                                    <a:miter lim="800000"/>
                                    <a:headEnd/>
                                    <a:tailEnd/>
                                  </a:ln>
                                </pic:spPr>
                              </pic:pic>
                            </a:graphicData>
                          </a:graphic>
                        </wp:inline>
                      </w:drawing>
                    </w:r>
                  </w:p>
                  <w:p w:rsidR="00F42301" w:rsidRDefault="00F42301" w:rsidP="00721764">
                    <w:pPr>
                      <w:widowControl w:val="0"/>
                      <w:autoSpaceDE w:val="0"/>
                      <w:autoSpaceDN w:val="0"/>
                      <w:adjustRightInd w:val="0"/>
                      <w:spacing w:after="0"/>
                      <w:rPr>
                        <w:rFonts w:ascii="Times New Roman" w:hAnsi="Times New Roman"/>
                        <w:sz w:val="24"/>
                        <w:szCs w:val="24"/>
                      </w:rPr>
                    </w:pPr>
                  </w:p>
                </w:txbxContent>
              </v:textbox>
            </v:rect>
            <w10:wrap anchorx="page"/>
          </v:group>
        </w:pict>
      </w:r>
      <w:r>
        <w:rPr>
          <w:rFonts w:ascii="Times New Roman" w:hAnsi="Times New Roman"/>
          <w:color w:val="191919"/>
          <w:sz w:val="20"/>
          <w:szCs w:val="20"/>
        </w:rPr>
        <w:t xml:space="preserve">Diophantine equations. </w:t>
      </w:r>
      <w:r>
        <w:rPr>
          <w:rFonts w:ascii="Times New Roman" w:hAnsi="Times New Roman"/>
          <w:i/>
          <w:iCs/>
          <w:color w:val="191919"/>
          <w:sz w:val="20"/>
          <w:szCs w:val="20"/>
        </w:rPr>
        <w:t>P</w:t>
      </w:r>
      <w:r>
        <w:rPr>
          <w:rFonts w:ascii="Times New Roman" w:hAnsi="Times New Roman"/>
          <w:i/>
          <w:iCs/>
          <w:color w:val="191919"/>
          <w:spacing w:val="-7"/>
          <w:sz w:val="20"/>
          <w:szCs w:val="20"/>
        </w:rPr>
        <w:t>r</w:t>
      </w:r>
      <w:r>
        <w:rPr>
          <w:rFonts w:ascii="Times New Roman" w:hAnsi="Times New Roman"/>
          <w:i/>
          <w:iCs/>
          <w:color w:val="191919"/>
          <w:sz w:val="20"/>
          <w:szCs w:val="20"/>
        </w:rPr>
        <w:t>e</w:t>
      </w:r>
      <w:r>
        <w:rPr>
          <w:rFonts w:ascii="Times New Roman" w:hAnsi="Times New Roman"/>
          <w:i/>
          <w:iCs/>
          <w:color w:val="191919"/>
          <w:spacing w:val="-7"/>
          <w:sz w:val="20"/>
          <w:szCs w:val="20"/>
        </w:rPr>
        <w:t>r</w:t>
      </w:r>
      <w:r>
        <w:rPr>
          <w:rFonts w:ascii="Times New Roman" w:hAnsi="Times New Roman"/>
          <w:i/>
          <w:iCs/>
          <w:color w:val="191919"/>
          <w:sz w:val="20"/>
          <w:szCs w:val="20"/>
        </w:rPr>
        <w:t>equisite: Graduate standing</w:t>
      </w:r>
    </w:p>
    <w:p w:rsidR="00F42301" w:rsidRDefault="00F42301" w:rsidP="00721764">
      <w:pPr>
        <w:widowControl w:val="0"/>
        <w:autoSpaceDE w:val="0"/>
        <w:autoSpaceDN w:val="0"/>
        <w:adjustRightInd w:val="0"/>
        <w:spacing w:before="6" w:after="0" w:line="251" w:lineRule="auto"/>
        <w:ind w:left="2300" w:right="849" w:hanging="360"/>
        <w:jc w:val="both"/>
        <w:rPr>
          <w:rFonts w:ascii="Times New Roman" w:hAnsi="Times New Roman"/>
          <w:color w:val="000000"/>
          <w:sz w:val="20"/>
          <w:szCs w:val="20"/>
        </w:rPr>
      </w:pPr>
      <w:r>
        <w:rPr>
          <w:rFonts w:ascii="Times New Roman" w:hAnsi="Times New Roman"/>
          <w:b/>
          <w:bCs/>
          <w:color w:val="191919"/>
          <w:spacing w:val="-1"/>
          <w:sz w:val="20"/>
          <w:szCs w:val="20"/>
        </w:rPr>
        <w:t>M</w:t>
      </w:r>
      <w:r>
        <w:rPr>
          <w:rFonts w:ascii="Times New Roman" w:hAnsi="Times New Roman"/>
          <w:b/>
          <w:bCs/>
          <w:color w:val="191919"/>
          <w:spacing w:val="-16"/>
          <w:sz w:val="20"/>
          <w:szCs w:val="20"/>
        </w:rPr>
        <w:t>A</w:t>
      </w:r>
      <w:r>
        <w:rPr>
          <w:rFonts w:ascii="Times New Roman" w:hAnsi="Times New Roman"/>
          <w:b/>
          <w:bCs/>
          <w:color w:val="191919"/>
          <w:spacing w:val="-1"/>
          <w:sz w:val="20"/>
          <w:szCs w:val="20"/>
        </w:rPr>
        <w:t>T</w:t>
      </w:r>
      <w:r>
        <w:rPr>
          <w:rFonts w:ascii="Times New Roman" w:hAnsi="Times New Roman"/>
          <w:b/>
          <w:bCs/>
          <w:color w:val="191919"/>
          <w:sz w:val="20"/>
          <w:szCs w:val="20"/>
        </w:rPr>
        <w:t>H</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5</w:t>
      </w:r>
      <w:r>
        <w:rPr>
          <w:rFonts w:ascii="Times New Roman" w:hAnsi="Times New Roman"/>
          <w:b/>
          <w:bCs/>
          <w:color w:val="191919"/>
          <w:spacing w:val="-12"/>
          <w:sz w:val="20"/>
          <w:szCs w:val="20"/>
        </w:rPr>
        <w:t>1</w:t>
      </w:r>
      <w:r>
        <w:rPr>
          <w:rFonts w:ascii="Times New Roman" w:hAnsi="Times New Roman"/>
          <w:b/>
          <w:bCs/>
          <w:color w:val="191919"/>
          <w:spacing w:val="-1"/>
          <w:sz w:val="20"/>
          <w:szCs w:val="20"/>
        </w:rPr>
        <w:t>1</w:t>
      </w:r>
      <w:r>
        <w:rPr>
          <w:rFonts w:ascii="Times New Roman" w:hAnsi="Times New Roman"/>
          <w:b/>
          <w:bCs/>
          <w:color w:val="191919"/>
          <w:sz w:val="20"/>
          <w:szCs w:val="20"/>
        </w:rPr>
        <w:t>2</w:t>
      </w:r>
      <w:r>
        <w:rPr>
          <w:rFonts w:ascii="Times New Roman" w:hAnsi="Times New Roman"/>
          <w:b/>
          <w:bCs/>
          <w:color w:val="191919"/>
          <w:spacing w:val="-8"/>
          <w:sz w:val="20"/>
          <w:szCs w:val="20"/>
        </w:rPr>
        <w:t xml:space="preserve"> </w:t>
      </w:r>
      <w:r>
        <w:rPr>
          <w:rFonts w:ascii="Times New Roman" w:hAnsi="Times New Roman"/>
          <w:b/>
          <w:bCs/>
          <w:color w:val="191919"/>
          <w:sz w:val="20"/>
          <w:szCs w:val="20"/>
        </w:rPr>
        <w:t>-</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Linea</w:t>
      </w:r>
      <w:r>
        <w:rPr>
          <w:rFonts w:ascii="Times New Roman" w:hAnsi="Times New Roman"/>
          <w:b/>
          <w:bCs/>
          <w:color w:val="191919"/>
          <w:sz w:val="20"/>
          <w:szCs w:val="20"/>
        </w:rPr>
        <w:t>r</w:t>
      </w:r>
      <w:r>
        <w:rPr>
          <w:rFonts w:ascii="Times New Roman" w:hAnsi="Times New Roman"/>
          <w:b/>
          <w:bCs/>
          <w:color w:val="191919"/>
          <w:spacing w:val="-23"/>
          <w:sz w:val="20"/>
          <w:szCs w:val="20"/>
        </w:rPr>
        <w:t xml:space="preserve"> </w:t>
      </w:r>
      <w:r>
        <w:rPr>
          <w:rFonts w:ascii="Times New Roman" w:hAnsi="Times New Roman"/>
          <w:b/>
          <w:bCs/>
          <w:color w:val="191919"/>
          <w:spacing w:val="-1"/>
          <w:sz w:val="20"/>
          <w:szCs w:val="20"/>
        </w:rPr>
        <w:t xml:space="preserve">Algebra....................................................................................................3(3-0) </w:t>
      </w:r>
      <w:r>
        <w:rPr>
          <w:rFonts w:ascii="Times New Roman" w:hAnsi="Times New Roman"/>
          <w:color w:val="191919"/>
          <w:spacing w:val="-21"/>
          <w:sz w:val="20"/>
          <w:szCs w:val="20"/>
        </w:rPr>
        <w:t>V</w:t>
      </w:r>
      <w:r>
        <w:rPr>
          <w:rFonts w:ascii="Times New Roman" w:hAnsi="Times New Roman"/>
          <w:color w:val="191919"/>
          <w:spacing w:val="1"/>
          <w:sz w:val="20"/>
          <w:szCs w:val="20"/>
        </w:rPr>
        <w:t>ecto</w:t>
      </w:r>
      <w:r>
        <w:rPr>
          <w:rFonts w:ascii="Times New Roman" w:hAnsi="Times New Roman"/>
          <w:color w:val="191919"/>
          <w:sz w:val="20"/>
          <w:szCs w:val="20"/>
        </w:rPr>
        <w:t xml:space="preserve">r </w:t>
      </w:r>
      <w:r>
        <w:rPr>
          <w:rFonts w:ascii="Times New Roman" w:hAnsi="Times New Roman"/>
          <w:color w:val="191919"/>
          <w:spacing w:val="1"/>
          <w:sz w:val="20"/>
          <w:szCs w:val="20"/>
        </w:rPr>
        <w:t>space</w:t>
      </w:r>
      <w:r>
        <w:rPr>
          <w:rFonts w:ascii="Times New Roman" w:hAnsi="Times New Roman"/>
          <w:color w:val="191919"/>
          <w:sz w:val="20"/>
          <w:szCs w:val="20"/>
        </w:rPr>
        <w:t xml:space="preserve">s </w:t>
      </w:r>
      <w:r>
        <w:rPr>
          <w:rFonts w:ascii="Times New Roman" w:hAnsi="Times New Roman"/>
          <w:color w:val="191919"/>
          <w:spacing w:val="1"/>
          <w:sz w:val="20"/>
          <w:szCs w:val="20"/>
        </w:rPr>
        <w:t>an</w:t>
      </w:r>
      <w:r>
        <w:rPr>
          <w:rFonts w:ascii="Times New Roman" w:hAnsi="Times New Roman"/>
          <w:color w:val="191919"/>
          <w:sz w:val="20"/>
          <w:szCs w:val="20"/>
        </w:rPr>
        <w:t xml:space="preserve">d </w:t>
      </w:r>
      <w:r>
        <w:rPr>
          <w:rFonts w:ascii="Times New Roman" w:hAnsi="Times New Roman"/>
          <w:color w:val="191919"/>
          <w:spacing w:val="1"/>
          <w:sz w:val="20"/>
          <w:szCs w:val="20"/>
        </w:rPr>
        <w:t>linea</w:t>
      </w:r>
      <w:r>
        <w:rPr>
          <w:rFonts w:ascii="Times New Roman" w:hAnsi="Times New Roman"/>
          <w:color w:val="191919"/>
          <w:sz w:val="20"/>
          <w:szCs w:val="20"/>
        </w:rPr>
        <w:t>r</w:t>
      </w:r>
      <w:r>
        <w:rPr>
          <w:rFonts w:ascii="Times New Roman" w:hAnsi="Times New Roman"/>
          <w:color w:val="191919"/>
          <w:spacing w:val="1"/>
          <w:sz w:val="20"/>
          <w:szCs w:val="20"/>
        </w:rPr>
        <w:t xml:space="preserve"> transformations</w:t>
      </w:r>
      <w:r>
        <w:rPr>
          <w:rFonts w:ascii="Times New Roman" w:hAnsi="Times New Roman"/>
          <w:color w:val="191919"/>
          <w:sz w:val="20"/>
          <w:szCs w:val="20"/>
        </w:rPr>
        <w:t>.</w:t>
      </w:r>
      <w:r>
        <w:rPr>
          <w:rFonts w:ascii="Times New Roman" w:hAnsi="Times New Roman"/>
          <w:color w:val="191919"/>
          <w:spacing w:val="1"/>
          <w:sz w:val="20"/>
          <w:szCs w:val="20"/>
        </w:rPr>
        <w:t xml:space="preserve"> Othe</w:t>
      </w:r>
      <w:r>
        <w:rPr>
          <w:rFonts w:ascii="Times New Roman" w:hAnsi="Times New Roman"/>
          <w:color w:val="191919"/>
          <w:sz w:val="20"/>
          <w:szCs w:val="20"/>
        </w:rPr>
        <w:t xml:space="preserve">r </w:t>
      </w:r>
      <w:r>
        <w:rPr>
          <w:rFonts w:ascii="Times New Roman" w:hAnsi="Times New Roman"/>
          <w:color w:val="191919"/>
          <w:spacing w:val="1"/>
          <w:sz w:val="20"/>
          <w:szCs w:val="20"/>
        </w:rPr>
        <w:t>topic</w:t>
      </w:r>
      <w:r>
        <w:rPr>
          <w:rFonts w:ascii="Times New Roman" w:hAnsi="Times New Roman"/>
          <w:color w:val="191919"/>
          <w:sz w:val="20"/>
          <w:szCs w:val="20"/>
        </w:rPr>
        <w:t xml:space="preserve">s </w:t>
      </w:r>
      <w:r>
        <w:rPr>
          <w:rFonts w:ascii="Times New Roman" w:hAnsi="Times New Roman"/>
          <w:color w:val="191919"/>
          <w:spacing w:val="1"/>
          <w:sz w:val="20"/>
          <w:szCs w:val="20"/>
        </w:rPr>
        <w:t>includ</w:t>
      </w:r>
      <w:r>
        <w:rPr>
          <w:rFonts w:ascii="Times New Roman" w:hAnsi="Times New Roman"/>
          <w:color w:val="191919"/>
          <w:sz w:val="20"/>
          <w:szCs w:val="20"/>
        </w:rPr>
        <w:t>e</w:t>
      </w:r>
      <w:r>
        <w:rPr>
          <w:rFonts w:ascii="Times New Roman" w:hAnsi="Times New Roman"/>
          <w:color w:val="191919"/>
          <w:spacing w:val="1"/>
          <w:sz w:val="20"/>
          <w:szCs w:val="20"/>
        </w:rPr>
        <w:t xml:space="preserve"> equations</w:t>
      </w:r>
      <w:r>
        <w:rPr>
          <w:rFonts w:ascii="Times New Roman" w:hAnsi="Times New Roman"/>
          <w:color w:val="191919"/>
          <w:sz w:val="20"/>
          <w:szCs w:val="20"/>
        </w:rPr>
        <w:t xml:space="preserve">, </w:t>
      </w:r>
      <w:r>
        <w:rPr>
          <w:rFonts w:ascii="Times New Roman" w:hAnsi="Times New Roman"/>
          <w:color w:val="191919"/>
          <w:spacing w:val="1"/>
          <w:sz w:val="20"/>
          <w:szCs w:val="20"/>
        </w:rPr>
        <w:t>matrices</w:t>
      </w:r>
      <w:r>
        <w:rPr>
          <w:rFonts w:ascii="Times New Roman" w:hAnsi="Times New Roman"/>
          <w:color w:val="191919"/>
          <w:sz w:val="20"/>
          <w:szCs w:val="20"/>
        </w:rPr>
        <w:t>,</w:t>
      </w:r>
      <w:r>
        <w:rPr>
          <w:rFonts w:ascii="Times New Roman" w:hAnsi="Times New Roman"/>
          <w:color w:val="191919"/>
          <w:spacing w:val="1"/>
          <w:sz w:val="20"/>
          <w:szCs w:val="20"/>
        </w:rPr>
        <w:t xml:space="preserve"> determ</w:t>
      </w:r>
      <w:r>
        <w:rPr>
          <w:rFonts w:ascii="Times New Roman" w:hAnsi="Times New Roman"/>
          <w:color w:val="191919"/>
          <w:spacing w:val="-3"/>
          <w:sz w:val="20"/>
          <w:szCs w:val="20"/>
        </w:rPr>
        <w:t>i</w:t>
      </w:r>
      <w:r>
        <w:rPr>
          <w:rFonts w:ascii="Times New Roman" w:hAnsi="Times New Roman"/>
          <w:color w:val="191919"/>
          <w:sz w:val="20"/>
          <w:szCs w:val="20"/>
        </w:rPr>
        <w:t>- nants, characteristic values, the special theorem, linear functions and dual space. Prerequisite: Graduate standing.</w:t>
      </w:r>
    </w:p>
    <w:p w:rsidR="00F42301" w:rsidRDefault="00F42301" w:rsidP="00721764">
      <w:pPr>
        <w:widowControl w:val="0"/>
        <w:autoSpaceDE w:val="0"/>
        <w:autoSpaceDN w:val="0"/>
        <w:adjustRightInd w:val="0"/>
        <w:spacing w:after="0" w:line="226" w:lineRule="exact"/>
        <w:ind w:left="1940"/>
        <w:rPr>
          <w:rFonts w:ascii="Times New Roman" w:hAnsi="Times New Roman"/>
          <w:color w:val="000000"/>
          <w:sz w:val="20"/>
          <w:szCs w:val="20"/>
        </w:rPr>
      </w:pPr>
      <w:r>
        <w:rPr>
          <w:rFonts w:ascii="Times New Roman" w:hAnsi="Times New Roman"/>
          <w:b/>
          <w:bCs/>
          <w:color w:val="191919"/>
          <w:sz w:val="20"/>
          <w:szCs w:val="20"/>
        </w:rPr>
        <w:t>M</w:t>
      </w:r>
      <w:r>
        <w:rPr>
          <w:rFonts w:ascii="Times New Roman" w:hAnsi="Times New Roman"/>
          <w:b/>
          <w:bCs/>
          <w:color w:val="191919"/>
          <w:spacing w:val="-15"/>
          <w:sz w:val="20"/>
          <w:szCs w:val="20"/>
        </w:rPr>
        <w:t>A</w:t>
      </w:r>
      <w:r>
        <w:rPr>
          <w:rFonts w:ascii="Times New Roman" w:hAnsi="Times New Roman"/>
          <w:b/>
          <w:bCs/>
          <w:color w:val="191919"/>
          <w:sz w:val="20"/>
          <w:szCs w:val="20"/>
        </w:rPr>
        <w:t>TH</w:t>
      </w:r>
      <w:r>
        <w:rPr>
          <w:rFonts w:ascii="Times New Roman" w:hAnsi="Times New Roman"/>
          <w:b/>
          <w:bCs/>
          <w:color w:val="191919"/>
          <w:spacing w:val="-6"/>
          <w:sz w:val="20"/>
          <w:szCs w:val="20"/>
        </w:rPr>
        <w:t xml:space="preserve"> </w:t>
      </w:r>
      <w:r>
        <w:rPr>
          <w:rFonts w:ascii="Times New Roman" w:hAnsi="Times New Roman"/>
          <w:b/>
          <w:bCs/>
          <w:color w:val="191919"/>
          <w:sz w:val="20"/>
          <w:szCs w:val="20"/>
        </w:rPr>
        <w:t>5</w:t>
      </w:r>
      <w:r>
        <w:rPr>
          <w:rFonts w:ascii="Times New Roman" w:hAnsi="Times New Roman"/>
          <w:b/>
          <w:bCs/>
          <w:color w:val="191919"/>
          <w:spacing w:val="-11"/>
          <w:sz w:val="20"/>
          <w:szCs w:val="20"/>
        </w:rPr>
        <w:t>1</w:t>
      </w:r>
      <w:r>
        <w:rPr>
          <w:rFonts w:ascii="Times New Roman" w:hAnsi="Times New Roman"/>
          <w:b/>
          <w:bCs/>
          <w:color w:val="191919"/>
          <w:sz w:val="20"/>
          <w:szCs w:val="20"/>
        </w:rPr>
        <w:t>13-5</w:t>
      </w:r>
      <w:r>
        <w:rPr>
          <w:rFonts w:ascii="Times New Roman" w:hAnsi="Times New Roman"/>
          <w:b/>
          <w:bCs/>
          <w:color w:val="191919"/>
          <w:spacing w:val="-11"/>
          <w:sz w:val="20"/>
          <w:szCs w:val="20"/>
        </w:rPr>
        <w:t>1</w:t>
      </w:r>
      <w:r>
        <w:rPr>
          <w:rFonts w:ascii="Times New Roman" w:hAnsi="Times New Roman"/>
          <w:b/>
          <w:bCs/>
          <w:color w:val="191919"/>
          <w:sz w:val="20"/>
          <w:szCs w:val="20"/>
        </w:rPr>
        <w:t>14</w:t>
      </w:r>
      <w:r>
        <w:rPr>
          <w:rFonts w:ascii="Times New Roman" w:hAnsi="Times New Roman"/>
          <w:b/>
          <w:bCs/>
          <w:color w:val="191919"/>
          <w:spacing w:val="-6"/>
          <w:sz w:val="20"/>
          <w:szCs w:val="20"/>
        </w:rPr>
        <w:t xml:space="preserve"> </w:t>
      </w:r>
      <w:r>
        <w:rPr>
          <w:rFonts w:ascii="Times New Roman" w:hAnsi="Times New Roman"/>
          <w:b/>
          <w:bCs/>
          <w:color w:val="191919"/>
          <w:sz w:val="20"/>
          <w:szCs w:val="20"/>
        </w:rPr>
        <w:t>-</w:t>
      </w:r>
      <w:r>
        <w:rPr>
          <w:rFonts w:ascii="Times New Roman" w:hAnsi="Times New Roman"/>
          <w:b/>
          <w:bCs/>
          <w:color w:val="191919"/>
          <w:spacing w:val="-6"/>
          <w:sz w:val="20"/>
          <w:szCs w:val="20"/>
        </w:rPr>
        <w:t xml:space="preserve"> </w:t>
      </w:r>
      <w:r>
        <w:rPr>
          <w:rFonts w:ascii="Times New Roman" w:hAnsi="Times New Roman"/>
          <w:b/>
          <w:bCs/>
          <w:color w:val="191919"/>
          <w:sz w:val="20"/>
          <w:szCs w:val="20"/>
        </w:rPr>
        <w:t>Modern</w:t>
      </w:r>
      <w:r>
        <w:rPr>
          <w:rFonts w:ascii="Times New Roman" w:hAnsi="Times New Roman"/>
          <w:b/>
          <w:bCs/>
          <w:color w:val="191919"/>
          <w:spacing w:val="-17"/>
          <w:sz w:val="20"/>
          <w:szCs w:val="20"/>
        </w:rPr>
        <w:t xml:space="preserve"> </w:t>
      </w:r>
      <w:r>
        <w:rPr>
          <w:rFonts w:ascii="Times New Roman" w:hAnsi="Times New Roman"/>
          <w:b/>
          <w:bCs/>
          <w:color w:val="191919"/>
          <w:sz w:val="20"/>
          <w:szCs w:val="20"/>
        </w:rPr>
        <w:t>Algebra</w:t>
      </w:r>
      <w:r>
        <w:rPr>
          <w:rFonts w:ascii="Times New Roman" w:hAnsi="Times New Roman"/>
          <w:b/>
          <w:bCs/>
          <w:color w:val="191919"/>
          <w:spacing w:val="-6"/>
          <w:sz w:val="20"/>
          <w:szCs w:val="20"/>
        </w:rPr>
        <w:t xml:space="preserve"> </w:t>
      </w:r>
      <w:r>
        <w:rPr>
          <w:rFonts w:ascii="Times New Roman" w:hAnsi="Times New Roman"/>
          <w:b/>
          <w:bCs/>
          <w:color w:val="191919"/>
          <w:sz w:val="20"/>
          <w:szCs w:val="20"/>
        </w:rPr>
        <w:t>I</w:t>
      </w:r>
      <w:r>
        <w:rPr>
          <w:rFonts w:ascii="Times New Roman" w:hAnsi="Times New Roman"/>
          <w:b/>
          <w:bCs/>
          <w:color w:val="191919"/>
          <w:spacing w:val="-6"/>
          <w:sz w:val="20"/>
          <w:szCs w:val="20"/>
        </w:rPr>
        <w:t xml:space="preserve"> </w:t>
      </w:r>
      <w:r>
        <w:rPr>
          <w:rFonts w:ascii="Times New Roman" w:hAnsi="Times New Roman"/>
          <w:b/>
          <w:bCs/>
          <w:color w:val="191919"/>
          <w:sz w:val="20"/>
          <w:szCs w:val="20"/>
        </w:rPr>
        <w:t>&amp;</w:t>
      </w:r>
      <w:r>
        <w:rPr>
          <w:rFonts w:ascii="Times New Roman" w:hAnsi="Times New Roman"/>
          <w:b/>
          <w:bCs/>
          <w:color w:val="191919"/>
          <w:spacing w:val="-6"/>
          <w:sz w:val="20"/>
          <w:szCs w:val="20"/>
        </w:rPr>
        <w:t xml:space="preserve"> </w:t>
      </w:r>
      <w:r>
        <w:rPr>
          <w:rFonts w:ascii="Times New Roman" w:hAnsi="Times New Roman"/>
          <w:b/>
          <w:bCs/>
          <w:color w:val="191919"/>
          <w:sz w:val="20"/>
          <w:szCs w:val="20"/>
        </w:rPr>
        <w:t>II............................................................................6(3-0)</w:t>
      </w:r>
    </w:p>
    <w:p w:rsidR="00F42301" w:rsidRDefault="00F42301" w:rsidP="00721764">
      <w:pPr>
        <w:widowControl w:val="0"/>
        <w:autoSpaceDE w:val="0"/>
        <w:autoSpaceDN w:val="0"/>
        <w:adjustRightInd w:val="0"/>
        <w:spacing w:before="13" w:after="0" w:line="250" w:lineRule="auto"/>
        <w:ind w:left="2300" w:right="849"/>
        <w:jc w:val="both"/>
        <w:rPr>
          <w:rFonts w:ascii="Times New Roman" w:hAnsi="Times New Roman"/>
          <w:color w:val="000000"/>
          <w:sz w:val="20"/>
          <w:szCs w:val="20"/>
        </w:rPr>
      </w:pPr>
      <w:r w:rsidRPr="003F2CF3">
        <w:rPr>
          <w:rFonts w:ascii="Calibri" w:hAnsi="Calibri"/>
          <w:noProof/>
          <w:lang w:eastAsia="en-US"/>
        </w:rPr>
        <w:pict>
          <v:shape id="_x0000_s3765" type="#_x0000_t202" style="position:absolute;left:0;text-align:left;margin-left:20.55pt;margin-top:7.75pt;width:1in;height:270.7pt;z-index:-251531264;mso-position-horizontal-relative:page" o:allowincell="f" filled="f" stroked="f">
            <v:textbox style="layout-flow:vertical;mso-layout-flow-alt:bottom-to-top" inset="0,0,0,0">
              <w:txbxContent>
                <w:p w:rsidR="00F42301" w:rsidRDefault="00F42301" w:rsidP="00721764">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P</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ROGRAM</w:t>
                  </w:r>
                  <w:r>
                    <w:rPr>
                      <w:rFonts w:ascii="Impact" w:hAnsi="Impact" w:cs="Impact"/>
                      <w:color w:val="A3A3A3"/>
                      <w:position w:val="1"/>
                      <w:sz w:val="105"/>
                      <w:szCs w:val="105"/>
                    </w:rPr>
                    <w:t>S</w:t>
                  </w:r>
                  <w:r>
                    <w:rPr>
                      <w:rFonts w:ascii="Impact" w:hAnsi="Impact" w:cs="Impact"/>
                      <w:color w:val="A3A3A3"/>
                      <w:spacing w:val="-115"/>
                      <w:position w:val="1"/>
                      <w:sz w:val="105"/>
                      <w:szCs w:val="105"/>
                    </w:rPr>
                    <w:t xml:space="preserve"> </w:t>
                  </w:r>
                </w:p>
              </w:txbxContent>
            </v:textbox>
            <w10:wrap anchorx="page"/>
          </v:shape>
        </w:pict>
      </w:r>
      <w:r>
        <w:rPr>
          <w:rFonts w:ascii="Times New Roman" w:hAnsi="Times New Roman"/>
          <w:color w:val="191919"/>
          <w:sz w:val="20"/>
          <w:szCs w:val="20"/>
        </w:rPr>
        <w:t>Groups,</w:t>
      </w:r>
      <w:r>
        <w:rPr>
          <w:rFonts w:ascii="Times New Roman" w:hAnsi="Times New Roman"/>
          <w:color w:val="191919"/>
          <w:spacing w:val="-8"/>
          <w:sz w:val="20"/>
          <w:szCs w:val="20"/>
        </w:rPr>
        <w:t xml:space="preserve"> </w:t>
      </w:r>
      <w:r>
        <w:rPr>
          <w:rFonts w:ascii="Times New Roman" w:hAnsi="Times New Roman"/>
          <w:color w:val="191919"/>
          <w:sz w:val="20"/>
          <w:szCs w:val="20"/>
        </w:rPr>
        <w:t>permutation</w:t>
      </w:r>
      <w:r>
        <w:rPr>
          <w:rFonts w:ascii="Times New Roman" w:hAnsi="Times New Roman"/>
          <w:color w:val="191919"/>
          <w:spacing w:val="-7"/>
          <w:sz w:val="20"/>
          <w:szCs w:val="20"/>
        </w:rPr>
        <w:t xml:space="preserve"> </w:t>
      </w:r>
      <w:r>
        <w:rPr>
          <w:rFonts w:ascii="Times New Roman" w:hAnsi="Times New Roman"/>
          <w:color w:val="191919"/>
          <w:sz w:val="20"/>
          <w:szCs w:val="20"/>
        </w:rPr>
        <w:t>groups,</w:t>
      </w:r>
      <w:r>
        <w:rPr>
          <w:rFonts w:ascii="Times New Roman" w:hAnsi="Times New Roman"/>
          <w:color w:val="191919"/>
          <w:spacing w:val="-8"/>
          <w:sz w:val="20"/>
          <w:szCs w:val="20"/>
        </w:rPr>
        <w:t xml:space="preserve"> </w:t>
      </w:r>
      <w:r>
        <w:rPr>
          <w:rFonts w:ascii="Times New Roman" w:hAnsi="Times New Roman"/>
          <w:color w:val="191919"/>
          <w:sz w:val="20"/>
          <w:szCs w:val="20"/>
        </w:rPr>
        <w:t>finite</w:t>
      </w:r>
      <w:r>
        <w:rPr>
          <w:rFonts w:ascii="Times New Roman" w:hAnsi="Times New Roman"/>
          <w:color w:val="191919"/>
          <w:spacing w:val="-7"/>
          <w:sz w:val="20"/>
          <w:szCs w:val="20"/>
        </w:rPr>
        <w:t xml:space="preserve"> </w:t>
      </w:r>
      <w:r>
        <w:rPr>
          <w:rFonts w:ascii="Times New Roman" w:hAnsi="Times New Roman"/>
          <w:color w:val="191919"/>
          <w:sz w:val="20"/>
          <w:szCs w:val="20"/>
        </w:rPr>
        <w:t>groups,</w:t>
      </w:r>
      <w:r>
        <w:rPr>
          <w:rFonts w:ascii="Times New Roman" w:hAnsi="Times New Roman"/>
          <w:color w:val="191919"/>
          <w:spacing w:val="-8"/>
          <w:sz w:val="20"/>
          <w:szCs w:val="20"/>
        </w:rPr>
        <w:t xml:space="preserve"> </w:t>
      </w:r>
      <w:r>
        <w:rPr>
          <w:rFonts w:ascii="Times New Roman" w:hAnsi="Times New Roman"/>
          <w:color w:val="191919"/>
          <w:sz w:val="20"/>
          <w:szCs w:val="20"/>
        </w:rPr>
        <w:t>group</w:t>
      </w:r>
      <w:r>
        <w:rPr>
          <w:rFonts w:ascii="Times New Roman" w:hAnsi="Times New Roman"/>
          <w:color w:val="191919"/>
          <w:spacing w:val="-8"/>
          <w:sz w:val="20"/>
          <w:szCs w:val="20"/>
        </w:rPr>
        <w:t xml:space="preserve"> </w:t>
      </w:r>
      <w:r>
        <w:rPr>
          <w:rFonts w:ascii="Times New Roman" w:hAnsi="Times New Roman"/>
          <w:color w:val="191919"/>
          <w:sz w:val="20"/>
          <w:szCs w:val="20"/>
        </w:rPr>
        <w:t>mappings,</w:t>
      </w:r>
      <w:r>
        <w:rPr>
          <w:rFonts w:ascii="Times New Roman" w:hAnsi="Times New Roman"/>
          <w:color w:val="191919"/>
          <w:spacing w:val="-8"/>
          <w:sz w:val="20"/>
          <w:szCs w:val="20"/>
        </w:rPr>
        <w:t xml:space="preserve"> </w:t>
      </w:r>
      <w:r>
        <w:rPr>
          <w:rFonts w:ascii="Times New Roman" w:hAnsi="Times New Roman"/>
          <w:color w:val="191919"/>
          <w:sz w:val="20"/>
          <w:szCs w:val="20"/>
        </w:rPr>
        <w:t>rings,</w:t>
      </w:r>
      <w:r>
        <w:rPr>
          <w:rFonts w:ascii="Times New Roman" w:hAnsi="Times New Roman"/>
          <w:color w:val="191919"/>
          <w:spacing w:val="-8"/>
          <w:sz w:val="20"/>
          <w:szCs w:val="20"/>
        </w:rPr>
        <w:t xml:space="preserve"> </w:t>
      </w:r>
      <w:r>
        <w:rPr>
          <w:rFonts w:ascii="Times New Roman" w:hAnsi="Times New Roman"/>
          <w:color w:val="191919"/>
          <w:sz w:val="20"/>
          <w:szCs w:val="20"/>
        </w:rPr>
        <w:t>ideals,</w:t>
      </w:r>
      <w:r>
        <w:rPr>
          <w:rFonts w:ascii="Times New Roman" w:hAnsi="Times New Roman"/>
          <w:color w:val="191919"/>
          <w:spacing w:val="-8"/>
          <w:sz w:val="20"/>
          <w:szCs w:val="20"/>
        </w:rPr>
        <w:t xml:space="preserve"> </w:t>
      </w:r>
      <w:r>
        <w:rPr>
          <w:rFonts w:ascii="Times New Roman" w:hAnsi="Times New Roman"/>
          <w:color w:val="191919"/>
          <w:sz w:val="20"/>
          <w:szCs w:val="20"/>
        </w:rPr>
        <w:t>quotient</w:t>
      </w:r>
      <w:r>
        <w:rPr>
          <w:rFonts w:ascii="Times New Roman" w:hAnsi="Times New Roman"/>
          <w:color w:val="191919"/>
          <w:spacing w:val="-7"/>
          <w:sz w:val="20"/>
          <w:szCs w:val="20"/>
        </w:rPr>
        <w:t xml:space="preserve"> </w:t>
      </w:r>
      <w:r>
        <w:rPr>
          <w:rFonts w:ascii="Times New Roman" w:hAnsi="Times New Roman"/>
          <w:color w:val="191919"/>
          <w:sz w:val="20"/>
          <w:szCs w:val="20"/>
        </w:rPr>
        <w:t>rings,</w:t>
      </w:r>
      <w:r>
        <w:rPr>
          <w:rFonts w:ascii="Times New Roman" w:hAnsi="Times New Roman"/>
          <w:color w:val="191919"/>
          <w:spacing w:val="-8"/>
          <w:sz w:val="20"/>
          <w:szCs w:val="20"/>
        </w:rPr>
        <w:t xml:space="preserve"> </w:t>
      </w:r>
      <w:r>
        <w:rPr>
          <w:rFonts w:ascii="Times New Roman" w:hAnsi="Times New Roman"/>
          <w:color w:val="191919"/>
          <w:sz w:val="20"/>
          <w:szCs w:val="20"/>
        </w:rPr>
        <w:t xml:space="preserve">fields, </w:t>
      </w:r>
      <w:r>
        <w:rPr>
          <w:rFonts w:ascii="Times New Roman" w:hAnsi="Times New Roman"/>
          <w:color w:val="191919"/>
          <w:spacing w:val="1"/>
          <w:sz w:val="20"/>
          <w:szCs w:val="20"/>
        </w:rPr>
        <w:t>finit</w:t>
      </w:r>
      <w:r>
        <w:rPr>
          <w:rFonts w:ascii="Times New Roman" w:hAnsi="Times New Roman"/>
          <w:color w:val="191919"/>
          <w:sz w:val="20"/>
          <w:szCs w:val="20"/>
        </w:rPr>
        <w:t xml:space="preserve">e </w:t>
      </w:r>
      <w:r>
        <w:rPr>
          <w:rFonts w:ascii="Times New Roman" w:hAnsi="Times New Roman"/>
          <w:color w:val="191919"/>
          <w:spacing w:val="1"/>
          <w:sz w:val="20"/>
          <w:szCs w:val="20"/>
        </w:rPr>
        <w:t>fields</w:t>
      </w:r>
      <w:r>
        <w:rPr>
          <w:rFonts w:ascii="Times New Roman" w:hAnsi="Times New Roman"/>
          <w:color w:val="191919"/>
          <w:sz w:val="20"/>
          <w:szCs w:val="20"/>
        </w:rPr>
        <w:t xml:space="preserve">, </w:t>
      </w:r>
      <w:r>
        <w:rPr>
          <w:rFonts w:ascii="Times New Roman" w:hAnsi="Times New Roman"/>
          <w:color w:val="191919"/>
          <w:spacing w:val="1"/>
          <w:sz w:val="20"/>
          <w:szCs w:val="20"/>
        </w:rPr>
        <w:t>polynomia</w:t>
      </w:r>
      <w:r>
        <w:rPr>
          <w:rFonts w:ascii="Times New Roman" w:hAnsi="Times New Roman"/>
          <w:color w:val="191919"/>
          <w:sz w:val="20"/>
          <w:szCs w:val="20"/>
        </w:rPr>
        <w:t xml:space="preserve">l </w:t>
      </w:r>
      <w:r>
        <w:rPr>
          <w:rFonts w:ascii="Times New Roman" w:hAnsi="Times New Roman"/>
          <w:color w:val="191919"/>
          <w:spacing w:val="1"/>
          <w:sz w:val="20"/>
          <w:szCs w:val="20"/>
        </w:rPr>
        <w:t>rings</w:t>
      </w:r>
      <w:r>
        <w:rPr>
          <w:rFonts w:ascii="Times New Roman" w:hAnsi="Times New Roman"/>
          <w:color w:val="191919"/>
          <w:sz w:val="20"/>
          <w:szCs w:val="20"/>
        </w:rPr>
        <w:t xml:space="preserve">, </w:t>
      </w:r>
      <w:r>
        <w:rPr>
          <w:rFonts w:ascii="Times New Roman" w:hAnsi="Times New Roman"/>
          <w:color w:val="191919"/>
          <w:spacing w:val="1"/>
          <w:sz w:val="20"/>
          <w:szCs w:val="20"/>
        </w:rPr>
        <w:t>fiel</w:t>
      </w:r>
      <w:r>
        <w:rPr>
          <w:rFonts w:ascii="Times New Roman" w:hAnsi="Times New Roman"/>
          <w:color w:val="191919"/>
          <w:sz w:val="20"/>
          <w:szCs w:val="20"/>
        </w:rPr>
        <w:t xml:space="preserve">d </w:t>
      </w:r>
      <w:r>
        <w:rPr>
          <w:rFonts w:ascii="Times New Roman" w:hAnsi="Times New Roman"/>
          <w:color w:val="191919"/>
          <w:spacing w:val="1"/>
          <w:sz w:val="20"/>
          <w:szCs w:val="20"/>
        </w:rPr>
        <w:t>extensions</w:t>
      </w:r>
      <w:r>
        <w:rPr>
          <w:rFonts w:ascii="Times New Roman" w:hAnsi="Times New Roman"/>
          <w:color w:val="191919"/>
          <w:sz w:val="20"/>
          <w:szCs w:val="20"/>
        </w:rPr>
        <w:t xml:space="preserve">, </w:t>
      </w:r>
      <w:r>
        <w:rPr>
          <w:rFonts w:ascii="Times New Roman" w:hAnsi="Times New Roman"/>
          <w:color w:val="191919"/>
          <w:spacing w:val="1"/>
          <w:sz w:val="20"/>
          <w:szCs w:val="20"/>
        </w:rPr>
        <w:t>vecto</w:t>
      </w:r>
      <w:r>
        <w:rPr>
          <w:rFonts w:ascii="Times New Roman" w:hAnsi="Times New Roman"/>
          <w:color w:val="191919"/>
          <w:sz w:val="20"/>
          <w:szCs w:val="20"/>
        </w:rPr>
        <w:t xml:space="preserve">r </w:t>
      </w:r>
      <w:r>
        <w:rPr>
          <w:rFonts w:ascii="Times New Roman" w:hAnsi="Times New Roman"/>
          <w:color w:val="191919"/>
          <w:spacing w:val="1"/>
          <w:sz w:val="20"/>
          <w:szCs w:val="20"/>
        </w:rPr>
        <w:t>spaces</w:t>
      </w:r>
      <w:r>
        <w:rPr>
          <w:rFonts w:ascii="Times New Roman" w:hAnsi="Times New Roman"/>
          <w:color w:val="191919"/>
          <w:sz w:val="20"/>
          <w:szCs w:val="20"/>
        </w:rPr>
        <w:t xml:space="preserve">, </w:t>
      </w:r>
      <w:r>
        <w:rPr>
          <w:rFonts w:ascii="Times New Roman" w:hAnsi="Times New Roman"/>
          <w:color w:val="191919"/>
          <w:spacing w:val="1"/>
          <w:sz w:val="20"/>
          <w:szCs w:val="20"/>
        </w:rPr>
        <w:t>dua</w:t>
      </w:r>
      <w:r>
        <w:rPr>
          <w:rFonts w:ascii="Times New Roman" w:hAnsi="Times New Roman"/>
          <w:color w:val="191919"/>
          <w:sz w:val="20"/>
          <w:szCs w:val="20"/>
        </w:rPr>
        <w:t xml:space="preserve">l </w:t>
      </w:r>
      <w:r>
        <w:rPr>
          <w:rFonts w:ascii="Times New Roman" w:hAnsi="Times New Roman"/>
          <w:color w:val="191919"/>
          <w:spacing w:val="1"/>
          <w:sz w:val="20"/>
          <w:szCs w:val="20"/>
        </w:rPr>
        <w:t>spaces</w:t>
      </w:r>
      <w:r>
        <w:rPr>
          <w:rFonts w:ascii="Times New Roman" w:hAnsi="Times New Roman"/>
          <w:color w:val="191919"/>
          <w:sz w:val="20"/>
          <w:szCs w:val="20"/>
        </w:rPr>
        <w:t xml:space="preserve">, </w:t>
      </w:r>
      <w:r>
        <w:rPr>
          <w:rFonts w:ascii="Times New Roman" w:hAnsi="Times New Roman"/>
          <w:color w:val="191919"/>
          <w:spacing w:val="1"/>
          <w:sz w:val="20"/>
          <w:szCs w:val="20"/>
        </w:rPr>
        <w:t>algebr</w:t>
      </w:r>
      <w:r>
        <w:rPr>
          <w:rFonts w:ascii="Times New Roman" w:hAnsi="Times New Roman"/>
          <w:color w:val="191919"/>
          <w:sz w:val="20"/>
          <w:szCs w:val="20"/>
        </w:rPr>
        <w:t xml:space="preserve">a </w:t>
      </w:r>
      <w:r>
        <w:rPr>
          <w:rFonts w:ascii="Times New Roman" w:hAnsi="Times New Roman"/>
          <w:color w:val="191919"/>
          <w:spacing w:val="1"/>
          <w:sz w:val="20"/>
          <w:szCs w:val="20"/>
        </w:rPr>
        <w:t>o</w:t>
      </w:r>
      <w:r>
        <w:rPr>
          <w:rFonts w:ascii="Times New Roman" w:hAnsi="Times New Roman"/>
          <w:color w:val="191919"/>
          <w:sz w:val="20"/>
          <w:szCs w:val="20"/>
        </w:rPr>
        <w:t xml:space="preserve">f </w:t>
      </w:r>
      <w:r>
        <w:rPr>
          <w:rFonts w:ascii="Times New Roman" w:hAnsi="Times New Roman"/>
          <w:color w:val="191919"/>
          <w:spacing w:val="1"/>
          <w:sz w:val="20"/>
          <w:szCs w:val="20"/>
        </w:rPr>
        <w:t xml:space="preserve">linear </w:t>
      </w:r>
      <w:r>
        <w:rPr>
          <w:rFonts w:ascii="Times New Roman" w:hAnsi="Times New Roman"/>
          <w:color w:val="191919"/>
          <w:sz w:val="20"/>
          <w:szCs w:val="20"/>
        </w:rPr>
        <w:t>transformations. Prerequisite: Graduate standing.</w:t>
      </w:r>
    </w:p>
    <w:p w:rsidR="00F42301" w:rsidRDefault="00F42301" w:rsidP="00721764">
      <w:pPr>
        <w:widowControl w:val="0"/>
        <w:autoSpaceDE w:val="0"/>
        <w:autoSpaceDN w:val="0"/>
        <w:adjustRightInd w:val="0"/>
        <w:spacing w:after="0" w:line="227" w:lineRule="exact"/>
        <w:ind w:left="1940"/>
        <w:rPr>
          <w:rFonts w:ascii="Times New Roman" w:hAnsi="Times New Roman"/>
          <w:color w:val="000000"/>
          <w:sz w:val="20"/>
          <w:szCs w:val="20"/>
        </w:rPr>
      </w:pPr>
      <w:r>
        <w:rPr>
          <w:rFonts w:ascii="Times New Roman" w:hAnsi="Times New Roman"/>
          <w:b/>
          <w:bCs/>
          <w:color w:val="191919"/>
          <w:sz w:val="20"/>
          <w:szCs w:val="20"/>
        </w:rPr>
        <w:t>M</w:t>
      </w:r>
      <w:r>
        <w:rPr>
          <w:rFonts w:ascii="Times New Roman" w:hAnsi="Times New Roman"/>
          <w:b/>
          <w:bCs/>
          <w:color w:val="191919"/>
          <w:spacing w:val="-15"/>
          <w:sz w:val="20"/>
          <w:szCs w:val="20"/>
        </w:rPr>
        <w:t>A</w:t>
      </w:r>
      <w:r>
        <w:rPr>
          <w:rFonts w:ascii="Times New Roman" w:hAnsi="Times New Roman"/>
          <w:b/>
          <w:bCs/>
          <w:color w:val="191919"/>
          <w:sz w:val="20"/>
          <w:szCs w:val="20"/>
        </w:rPr>
        <w:t>TH</w:t>
      </w:r>
      <w:r>
        <w:rPr>
          <w:rFonts w:ascii="Times New Roman" w:hAnsi="Times New Roman"/>
          <w:b/>
          <w:bCs/>
          <w:color w:val="191919"/>
          <w:spacing w:val="-8"/>
          <w:sz w:val="20"/>
          <w:szCs w:val="20"/>
        </w:rPr>
        <w:t xml:space="preserve"> </w:t>
      </w:r>
      <w:r>
        <w:rPr>
          <w:rFonts w:ascii="Times New Roman" w:hAnsi="Times New Roman"/>
          <w:b/>
          <w:bCs/>
          <w:color w:val="191919"/>
          <w:sz w:val="20"/>
          <w:szCs w:val="20"/>
        </w:rPr>
        <w:t>5202</w:t>
      </w:r>
      <w:r>
        <w:rPr>
          <w:rFonts w:ascii="Times New Roman" w:hAnsi="Times New Roman"/>
          <w:b/>
          <w:bCs/>
          <w:color w:val="191919"/>
          <w:spacing w:val="-8"/>
          <w:sz w:val="20"/>
          <w:szCs w:val="20"/>
        </w:rPr>
        <w:t xml:space="preserve"> </w:t>
      </w:r>
      <w:r>
        <w:rPr>
          <w:rFonts w:ascii="Times New Roman" w:hAnsi="Times New Roman"/>
          <w:b/>
          <w:bCs/>
          <w:color w:val="191919"/>
          <w:sz w:val="20"/>
          <w:szCs w:val="20"/>
        </w:rPr>
        <w:t>-</w:t>
      </w:r>
      <w:r>
        <w:rPr>
          <w:rFonts w:ascii="Times New Roman" w:hAnsi="Times New Roman"/>
          <w:b/>
          <w:bCs/>
          <w:color w:val="191919"/>
          <w:spacing w:val="-11"/>
          <w:sz w:val="20"/>
          <w:szCs w:val="20"/>
        </w:rPr>
        <w:t xml:space="preserve"> </w:t>
      </w:r>
      <w:r>
        <w:rPr>
          <w:rFonts w:ascii="Times New Roman" w:hAnsi="Times New Roman"/>
          <w:b/>
          <w:bCs/>
          <w:color w:val="191919"/>
          <w:spacing w:val="-18"/>
          <w:sz w:val="20"/>
          <w:szCs w:val="20"/>
        </w:rPr>
        <w:t>T</w:t>
      </w:r>
      <w:r>
        <w:rPr>
          <w:rFonts w:ascii="Times New Roman" w:hAnsi="Times New Roman"/>
          <w:b/>
          <w:bCs/>
          <w:color w:val="191919"/>
          <w:sz w:val="20"/>
          <w:szCs w:val="20"/>
        </w:rPr>
        <w:t>echnology-Oriented</w:t>
      </w:r>
      <w:r>
        <w:rPr>
          <w:rFonts w:ascii="Times New Roman" w:hAnsi="Times New Roman"/>
          <w:b/>
          <w:bCs/>
          <w:color w:val="191919"/>
          <w:spacing w:val="-7"/>
          <w:sz w:val="20"/>
          <w:szCs w:val="20"/>
        </w:rPr>
        <w:t xml:space="preserve"> </w:t>
      </w:r>
      <w:r>
        <w:rPr>
          <w:rFonts w:ascii="Times New Roman" w:hAnsi="Times New Roman"/>
          <w:b/>
          <w:bCs/>
          <w:color w:val="191919"/>
          <w:sz w:val="20"/>
          <w:szCs w:val="20"/>
        </w:rPr>
        <w:t>Mathematics.................................................................3(3-0)</w:t>
      </w:r>
    </w:p>
    <w:p w:rsidR="00F42301" w:rsidRDefault="00F42301" w:rsidP="00721764">
      <w:pPr>
        <w:widowControl w:val="0"/>
        <w:autoSpaceDE w:val="0"/>
        <w:autoSpaceDN w:val="0"/>
        <w:adjustRightInd w:val="0"/>
        <w:spacing w:before="13" w:after="0" w:line="250" w:lineRule="auto"/>
        <w:ind w:left="2300" w:right="849"/>
        <w:jc w:val="both"/>
        <w:rPr>
          <w:rFonts w:ascii="Times New Roman" w:hAnsi="Times New Roman"/>
          <w:color w:val="000000"/>
          <w:sz w:val="20"/>
          <w:szCs w:val="20"/>
        </w:rPr>
      </w:pPr>
      <w:r>
        <w:rPr>
          <w:rFonts w:ascii="Times New Roman" w:hAnsi="Times New Roman"/>
          <w:color w:val="191919"/>
          <w:sz w:val="20"/>
          <w:szCs w:val="20"/>
        </w:rPr>
        <w:t>Applications of mathematical software and graphic calculators in doing and teaching mathe- matics.</w:t>
      </w:r>
      <w:r>
        <w:rPr>
          <w:rFonts w:ascii="Times New Roman" w:hAnsi="Times New Roman"/>
          <w:color w:val="191919"/>
          <w:spacing w:val="3"/>
          <w:sz w:val="20"/>
          <w:szCs w:val="20"/>
        </w:rPr>
        <w:t xml:space="preserve"> </w:t>
      </w:r>
      <w:r>
        <w:rPr>
          <w:rFonts w:ascii="Times New Roman" w:hAnsi="Times New Roman"/>
          <w:color w:val="191919"/>
          <w:sz w:val="20"/>
          <w:szCs w:val="20"/>
        </w:rPr>
        <w:t>Problem-solving</w:t>
      </w:r>
      <w:r>
        <w:rPr>
          <w:rFonts w:ascii="Times New Roman" w:hAnsi="Times New Roman"/>
          <w:color w:val="191919"/>
          <w:spacing w:val="3"/>
          <w:sz w:val="20"/>
          <w:szCs w:val="20"/>
        </w:rPr>
        <w:t xml:space="preserve"> </w:t>
      </w:r>
      <w:r>
        <w:rPr>
          <w:rFonts w:ascii="Times New Roman" w:hAnsi="Times New Roman"/>
          <w:color w:val="191919"/>
          <w:sz w:val="20"/>
          <w:szCs w:val="20"/>
        </w:rPr>
        <w:t>and</w:t>
      </w:r>
      <w:r>
        <w:rPr>
          <w:rFonts w:ascii="Times New Roman" w:hAnsi="Times New Roman"/>
          <w:color w:val="191919"/>
          <w:spacing w:val="3"/>
          <w:sz w:val="20"/>
          <w:szCs w:val="20"/>
        </w:rPr>
        <w:t xml:space="preserve"> </w:t>
      </w:r>
      <w:r>
        <w:rPr>
          <w:rFonts w:ascii="Times New Roman" w:hAnsi="Times New Roman"/>
          <w:color w:val="191919"/>
          <w:sz w:val="20"/>
          <w:szCs w:val="20"/>
        </w:rPr>
        <w:t>simulations</w:t>
      </w:r>
      <w:r>
        <w:rPr>
          <w:rFonts w:ascii="Times New Roman" w:hAnsi="Times New Roman"/>
          <w:color w:val="191919"/>
          <w:spacing w:val="3"/>
          <w:sz w:val="20"/>
          <w:szCs w:val="20"/>
        </w:rPr>
        <w:t xml:space="preserve"> </w:t>
      </w:r>
      <w:r>
        <w:rPr>
          <w:rFonts w:ascii="Times New Roman" w:hAnsi="Times New Roman"/>
          <w:color w:val="191919"/>
          <w:sz w:val="20"/>
          <w:szCs w:val="20"/>
        </w:rPr>
        <w:t>using</w:t>
      </w:r>
      <w:r>
        <w:rPr>
          <w:rFonts w:ascii="Times New Roman" w:hAnsi="Times New Roman"/>
          <w:color w:val="191919"/>
          <w:spacing w:val="3"/>
          <w:sz w:val="20"/>
          <w:szCs w:val="20"/>
        </w:rPr>
        <w:t xml:space="preserve"> </w:t>
      </w:r>
      <w:r>
        <w:rPr>
          <w:rFonts w:ascii="Times New Roman" w:hAnsi="Times New Roman"/>
          <w:color w:val="191919"/>
          <w:sz w:val="20"/>
          <w:szCs w:val="20"/>
        </w:rPr>
        <w:t>software</w:t>
      </w:r>
      <w:r>
        <w:rPr>
          <w:rFonts w:ascii="Times New Roman" w:hAnsi="Times New Roman"/>
          <w:color w:val="191919"/>
          <w:spacing w:val="3"/>
          <w:sz w:val="20"/>
          <w:szCs w:val="20"/>
        </w:rPr>
        <w:t xml:space="preserve"> </w:t>
      </w:r>
      <w:r>
        <w:rPr>
          <w:rFonts w:ascii="Times New Roman" w:hAnsi="Times New Roman"/>
          <w:color w:val="191919"/>
          <w:sz w:val="20"/>
          <w:szCs w:val="20"/>
        </w:rPr>
        <w:t>such</w:t>
      </w:r>
      <w:r>
        <w:rPr>
          <w:rFonts w:ascii="Times New Roman" w:hAnsi="Times New Roman"/>
          <w:color w:val="191919"/>
          <w:spacing w:val="3"/>
          <w:sz w:val="20"/>
          <w:szCs w:val="20"/>
        </w:rPr>
        <w:t xml:space="preserve"> </w:t>
      </w:r>
      <w:r>
        <w:rPr>
          <w:rFonts w:ascii="Times New Roman" w:hAnsi="Times New Roman"/>
          <w:color w:val="191919"/>
          <w:sz w:val="20"/>
          <w:szCs w:val="20"/>
        </w:rPr>
        <w:t>as</w:t>
      </w:r>
      <w:r>
        <w:rPr>
          <w:rFonts w:ascii="Times New Roman" w:hAnsi="Times New Roman"/>
          <w:color w:val="191919"/>
          <w:spacing w:val="3"/>
          <w:sz w:val="20"/>
          <w:szCs w:val="20"/>
        </w:rPr>
        <w:t xml:space="preserve"> </w:t>
      </w:r>
      <w:r>
        <w:rPr>
          <w:rFonts w:ascii="Times New Roman" w:hAnsi="Times New Roman"/>
          <w:color w:val="191919"/>
          <w:sz w:val="20"/>
          <w:szCs w:val="20"/>
        </w:rPr>
        <w:t>Mathematics,</w:t>
      </w:r>
      <w:r>
        <w:rPr>
          <w:rFonts w:ascii="Times New Roman" w:hAnsi="Times New Roman"/>
          <w:color w:val="191919"/>
          <w:spacing w:val="3"/>
          <w:sz w:val="20"/>
          <w:szCs w:val="20"/>
        </w:rPr>
        <w:t xml:space="preserve"> </w:t>
      </w:r>
      <w:r>
        <w:rPr>
          <w:rFonts w:ascii="Times New Roman" w:hAnsi="Times New Roman"/>
          <w:color w:val="191919"/>
          <w:sz w:val="20"/>
          <w:szCs w:val="20"/>
        </w:rPr>
        <w:t>Maple</w:t>
      </w:r>
      <w:r>
        <w:rPr>
          <w:rFonts w:ascii="Times New Roman" w:hAnsi="Times New Roman"/>
          <w:color w:val="191919"/>
          <w:spacing w:val="-1"/>
          <w:sz w:val="20"/>
          <w:szCs w:val="20"/>
        </w:rPr>
        <w:t xml:space="preserve"> </w:t>
      </w:r>
      <w:r>
        <w:rPr>
          <w:rFonts w:ascii="Times New Roman" w:hAnsi="Times New Roman"/>
          <w:color w:val="191919"/>
          <w:spacing w:val="-26"/>
          <w:sz w:val="20"/>
          <w:szCs w:val="20"/>
        </w:rPr>
        <w:t>V</w:t>
      </w:r>
      <w:r>
        <w:rPr>
          <w:rFonts w:ascii="Times New Roman" w:hAnsi="Times New Roman"/>
          <w:color w:val="191919"/>
          <w:sz w:val="20"/>
          <w:szCs w:val="20"/>
        </w:rPr>
        <w:t>,</w:t>
      </w:r>
      <w:r>
        <w:rPr>
          <w:rFonts w:ascii="Times New Roman" w:hAnsi="Times New Roman"/>
          <w:color w:val="191919"/>
          <w:spacing w:val="3"/>
          <w:sz w:val="20"/>
          <w:szCs w:val="20"/>
        </w:rPr>
        <w:t xml:space="preserve"> </w:t>
      </w:r>
      <w:r>
        <w:rPr>
          <w:rFonts w:ascii="Times New Roman" w:hAnsi="Times New Roman"/>
          <w:color w:val="191919"/>
          <w:sz w:val="20"/>
          <w:szCs w:val="20"/>
        </w:rPr>
        <w:t>Math Lab and statistical packages.</w:t>
      </w:r>
    </w:p>
    <w:p w:rsidR="00F42301" w:rsidRDefault="00F42301" w:rsidP="00721764">
      <w:pPr>
        <w:widowControl w:val="0"/>
        <w:autoSpaceDE w:val="0"/>
        <w:autoSpaceDN w:val="0"/>
        <w:adjustRightInd w:val="0"/>
        <w:spacing w:after="0" w:line="227" w:lineRule="exact"/>
        <w:ind w:left="1940"/>
        <w:rPr>
          <w:rFonts w:ascii="Times New Roman" w:hAnsi="Times New Roman"/>
          <w:color w:val="000000"/>
          <w:sz w:val="20"/>
          <w:szCs w:val="20"/>
        </w:rPr>
      </w:pPr>
      <w:r>
        <w:rPr>
          <w:rFonts w:ascii="Times New Roman" w:hAnsi="Times New Roman"/>
          <w:b/>
          <w:bCs/>
          <w:color w:val="191919"/>
          <w:sz w:val="20"/>
          <w:szCs w:val="20"/>
        </w:rPr>
        <w:t>M</w:t>
      </w:r>
      <w:r>
        <w:rPr>
          <w:rFonts w:ascii="Times New Roman" w:hAnsi="Times New Roman"/>
          <w:b/>
          <w:bCs/>
          <w:color w:val="191919"/>
          <w:spacing w:val="-15"/>
          <w:sz w:val="20"/>
          <w:szCs w:val="20"/>
        </w:rPr>
        <w:t>A</w:t>
      </w:r>
      <w:r>
        <w:rPr>
          <w:rFonts w:ascii="Times New Roman" w:hAnsi="Times New Roman"/>
          <w:b/>
          <w:bCs/>
          <w:color w:val="191919"/>
          <w:sz w:val="20"/>
          <w:szCs w:val="20"/>
        </w:rPr>
        <w:t>TH</w:t>
      </w:r>
      <w:r>
        <w:rPr>
          <w:rFonts w:ascii="Times New Roman" w:hAnsi="Times New Roman"/>
          <w:b/>
          <w:bCs/>
          <w:color w:val="191919"/>
          <w:spacing w:val="-8"/>
          <w:sz w:val="20"/>
          <w:szCs w:val="20"/>
        </w:rPr>
        <w:t xml:space="preserve"> </w:t>
      </w:r>
      <w:r>
        <w:rPr>
          <w:rFonts w:ascii="Times New Roman" w:hAnsi="Times New Roman"/>
          <w:b/>
          <w:bCs/>
          <w:color w:val="191919"/>
          <w:sz w:val="20"/>
          <w:szCs w:val="20"/>
        </w:rPr>
        <w:t>52</w:t>
      </w:r>
      <w:r>
        <w:rPr>
          <w:rFonts w:ascii="Times New Roman" w:hAnsi="Times New Roman"/>
          <w:b/>
          <w:bCs/>
          <w:color w:val="191919"/>
          <w:spacing w:val="-11"/>
          <w:sz w:val="20"/>
          <w:szCs w:val="20"/>
        </w:rPr>
        <w:t>1</w:t>
      </w:r>
      <w:r>
        <w:rPr>
          <w:rFonts w:ascii="Times New Roman" w:hAnsi="Times New Roman"/>
          <w:b/>
          <w:bCs/>
          <w:color w:val="191919"/>
          <w:sz w:val="20"/>
          <w:szCs w:val="20"/>
        </w:rPr>
        <w:t>1-5212</w:t>
      </w:r>
      <w:r>
        <w:rPr>
          <w:rFonts w:ascii="Times New Roman" w:hAnsi="Times New Roman"/>
          <w:b/>
          <w:bCs/>
          <w:color w:val="191919"/>
          <w:spacing w:val="-8"/>
          <w:sz w:val="20"/>
          <w:szCs w:val="20"/>
        </w:rPr>
        <w:t xml:space="preserve"> </w:t>
      </w:r>
      <w:r>
        <w:rPr>
          <w:rFonts w:ascii="Times New Roman" w:hAnsi="Times New Roman"/>
          <w:b/>
          <w:bCs/>
          <w:color w:val="191919"/>
          <w:sz w:val="20"/>
          <w:szCs w:val="20"/>
        </w:rPr>
        <w:t>-</w:t>
      </w:r>
      <w:r>
        <w:rPr>
          <w:rFonts w:ascii="Times New Roman" w:hAnsi="Times New Roman"/>
          <w:b/>
          <w:bCs/>
          <w:color w:val="191919"/>
          <w:spacing w:val="-8"/>
          <w:sz w:val="20"/>
          <w:szCs w:val="20"/>
        </w:rPr>
        <w:t xml:space="preserve"> </w:t>
      </w:r>
      <w:r>
        <w:rPr>
          <w:rFonts w:ascii="Times New Roman" w:hAnsi="Times New Roman"/>
          <w:b/>
          <w:bCs/>
          <w:color w:val="191919"/>
          <w:sz w:val="20"/>
          <w:szCs w:val="20"/>
        </w:rPr>
        <w:t>Fundamental</w:t>
      </w:r>
      <w:r>
        <w:rPr>
          <w:rFonts w:ascii="Times New Roman" w:hAnsi="Times New Roman"/>
          <w:b/>
          <w:bCs/>
          <w:color w:val="191919"/>
          <w:spacing w:val="-8"/>
          <w:sz w:val="20"/>
          <w:szCs w:val="20"/>
        </w:rPr>
        <w:t xml:space="preserve"> </w:t>
      </w:r>
      <w:r>
        <w:rPr>
          <w:rFonts w:ascii="Times New Roman" w:hAnsi="Times New Roman"/>
          <w:b/>
          <w:bCs/>
          <w:color w:val="191919"/>
          <w:sz w:val="20"/>
          <w:szCs w:val="20"/>
        </w:rPr>
        <w:t>Concepts</w:t>
      </w:r>
      <w:r>
        <w:rPr>
          <w:rFonts w:ascii="Times New Roman" w:hAnsi="Times New Roman"/>
          <w:b/>
          <w:bCs/>
          <w:color w:val="191919"/>
          <w:spacing w:val="-8"/>
          <w:sz w:val="20"/>
          <w:szCs w:val="20"/>
        </w:rPr>
        <w:t xml:space="preserve"> </w:t>
      </w:r>
      <w:r>
        <w:rPr>
          <w:rFonts w:ascii="Times New Roman" w:hAnsi="Times New Roman"/>
          <w:b/>
          <w:bCs/>
          <w:color w:val="191919"/>
          <w:sz w:val="20"/>
          <w:szCs w:val="20"/>
        </w:rPr>
        <w:t>of</w:t>
      </w:r>
      <w:r>
        <w:rPr>
          <w:rFonts w:ascii="Times New Roman" w:hAnsi="Times New Roman"/>
          <w:b/>
          <w:bCs/>
          <w:color w:val="191919"/>
          <w:spacing w:val="-19"/>
          <w:sz w:val="20"/>
          <w:szCs w:val="20"/>
        </w:rPr>
        <w:t xml:space="preserve"> </w:t>
      </w:r>
      <w:r>
        <w:rPr>
          <w:rFonts w:ascii="Times New Roman" w:hAnsi="Times New Roman"/>
          <w:b/>
          <w:bCs/>
          <w:color w:val="191919"/>
          <w:sz w:val="20"/>
          <w:szCs w:val="20"/>
        </w:rPr>
        <w:t>Analysis</w:t>
      </w:r>
      <w:r>
        <w:rPr>
          <w:rFonts w:ascii="Times New Roman" w:hAnsi="Times New Roman"/>
          <w:b/>
          <w:bCs/>
          <w:color w:val="191919"/>
          <w:spacing w:val="-8"/>
          <w:sz w:val="20"/>
          <w:szCs w:val="20"/>
        </w:rPr>
        <w:t xml:space="preserve"> </w:t>
      </w:r>
      <w:r>
        <w:rPr>
          <w:rFonts w:ascii="Times New Roman" w:hAnsi="Times New Roman"/>
          <w:b/>
          <w:bCs/>
          <w:color w:val="191919"/>
          <w:sz w:val="20"/>
          <w:szCs w:val="20"/>
        </w:rPr>
        <w:t>I</w:t>
      </w:r>
      <w:r>
        <w:rPr>
          <w:rFonts w:ascii="Times New Roman" w:hAnsi="Times New Roman"/>
          <w:b/>
          <w:bCs/>
          <w:color w:val="191919"/>
          <w:spacing w:val="-8"/>
          <w:sz w:val="20"/>
          <w:szCs w:val="20"/>
        </w:rPr>
        <w:t xml:space="preserve"> </w:t>
      </w:r>
      <w:r>
        <w:rPr>
          <w:rFonts w:ascii="Times New Roman" w:hAnsi="Times New Roman"/>
          <w:b/>
          <w:bCs/>
          <w:color w:val="191919"/>
          <w:sz w:val="20"/>
          <w:szCs w:val="20"/>
        </w:rPr>
        <w:t>&amp;</w:t>
      </w:r>
      <w:r>
        <w:rPr>
          <w:rFonts w:ascii="Times New Roman" w:hAnsi="Times New Roman"/>
          <w:b/>
          <w:bCs/>
          <w:color w:val="191919"/>
          <w:spacing w:val="-8"/>
          <w:sz w:val="20"/>
          <w:szCs w:val="20"/>
        </w:rPr>
        <w:t xml:space="preserve"> </w:t>
      </w:r>
      <w:r>
        <w:rPr>
          <w:rFonts w:ascii="Times New Roman" w:hAnsi="Times New Roman"/>
          <w:b/>
          <w:bCs/>
          <w:color w:val="191919"/>
          <w:sz w:val="20"/>
          <w:szCs w:val="20"/>
        </w:rPr>
        <w:t>II..............................................6(3-0)</w:t>
      </w:r>
    </w:p>
    <w:p w:rsidR="00F42301" w:rsidRDefault="00F42301" w:rsidP="00721764">
      <w:pPr>
        <w:widowControl w:val="0"/>
        <w:autoSpaceDE w:val="0"/>
        <w:autoSpaceDN w:val="0"/>
        <w:adjustRightInd w:val="0"/>
        <w:spacing w:before="13" w:after="0" w:line="250" w:lineRule="auto"/>
        <w:ind w:left="2300" w:right="850"/>
        <w:jc w:val="both"/>
        <w:rPr>
          <w:rFonts w:ascii="Times New Roman" w:hAnsi="Times New Roman"/>
          <w:color w:val="000000"/>
          <w:sz w:val="20"/>
          <w:szCs w:val="20"/>
        </w:rPr>
      </w:pPr>
      <w:r>
        <w:rPr>
          <w:rFonts w:ascii="Times New Roman" w:hAnsi="Times New Roman"/>
          <w:color w:val="191919"/>
          <w:spacing w:val="-2"/>
          <w:sz w:val="20"/>
          <w:szCs w:val="20"/>
        </w:rPr>
        <w:t>Set</w:t>
      </w:r>
      <w:r>
        <w:rPr>
          <w:rFonts w:ascii="Times New Roman" w:hAnsi="Times New Roman"/>
          <w:color w:val="191919"/>
          <w:sz w:val="20"/>
          <w:szCs w:val="20"/>
        </w:rPr>
        <w:t>s</w:t>
      </w:r>
      <w:r>
        <w:rPr>
          <w:rFonts w:ascii="Times New Roman" w:hAnsi="Times New Roman"/>
          <w:color w:val="191919"/>
          <w:spacing w:val="-9"/>
          <w:sz w:val="20"/>
          <w:szCs w:val="20"/>
        </w:rPr>
        <w:t xml:space="preserve"> </w:t>
      </w:r>
      <w:r>
        <w:rPr>
          <w:rFonts w:ascii="Times New Roman" w:hAnsi="Times New Roman"/>
          <w:color w:val="191919"/>
          <w:spacing w:val="-2"/>
          <w:sz w:val="20"/>
          <w:szCs w:val="20"/>
        </w:rPr>
        <w:t>an</w:t>
      </w:r>
      <w:r>
        <w:rPr>
          <w:rFonts w:ascii="Times New Roman" w:hAnsi="Times New Roman"/>
          <w:color w:val="191919"/>
          <w:sz w:val="20"/>
          <w:szCs w:val="20"/>
        </w:rPr>
        <w:t>d</w:t>
      </w:r>
      <w:r>
        <w:rPr>
          <w:rFonts w:ascii="Times New Roman" w:hAnsi="Times New Roman"/>
          <w:color w:val="191919"/>
          <w:spacing w:val="-9"/>
          <w:sz w:val="20"/>
          <w:szCs w:val="20"/>
        </w:rPr>
        <w:t xml:space="preserve"> </w:t>
      </w:r>
      <w:r>
        <w:rPr>
          <w:rFonts w:ascii="Times New Roman" w:hAnsi="Times New Roman"/>
          <w:color w:val="191919"/>
          <w:spacing w:val="-2"/>
          <w:sz w:val="20"/>
          <w:szCs w:val="20"/>
        </w:rPr>
        <w:t>functions</w:t>
      </w:r>
      <w:r>
        <w:rPr>
          <w:rFonts w:ascii="Times New Roman" w:hAnsi="Times New Roman"/>
          <w:color w:val="191919"/>
          <w:sz w:val="20"/>
          <w:szCs w:val="20"/>
        </w:rPr>
        <w:t>,</w:t>
      </w:r>
      <w:r>
        <w:rPr>
          <w:rFonts w:ascii="Times New Roman" w:hAnsi="Times New Roman"/>
          <w:color w:val="191919"/>
          <w:spacing w:val="-9"/>
          <w:sz w:val="20"/>
          <w:szCs w:val="20"/>
        </w:rPr>
        <w:t xml:space="preserve"> </w:t>
      </w:r>
      <w:r>
        <w:rPr>
          <w:rFonts w:ascii="Times New Roman" w:hAnsi="Times New Roman"/>
          <w:color w:val="191919"/>
          <w:spacing w:val="-2"/>
          <w:sz w:val="20"/>
          <w:szCs w:val="20"/>
        </w:rPr>
        <w:t>rea</w:t>
      </w:r>
      <w:r>
        <w:rPr>
          <w:rFonts w:ascii="Times New Roman" w:hAnsi="Times New Roman"/>
          <w:color w:val="191919"/>
          <w:sz w:val="20"/>
          <w:szCs w:val="20"/>
        </w:rPr>
        <w:t>l</w:t>
      </w:r>
      <w:r>
        <w:rPr>
          <w:rFonts w:ascii="Times New Roman" w:hAnsi="Times New Roman"/>
          <w:color w:val="191919"/>
          <w:spacing w:val="-9"/>
          <w:sz w:val="20"/>
          <w:szCs w:val="20"/>
        </w:rPr>
        <w:t xml:space="preserve"> </w:t>
      </w:r>
      <w:r>
        <w:rPr>
          <w:rFonts w:ascii="Times New Roman" w:hAnsi="Times New Roman"/>
          <w:color w:val="191919"/>
          <w:spacing w:val="-2"/>
          <w:sz w:val="20"/>
          <w:szCs w:val="20"/>
        </w:rPr>
        <w:t>numbe</w:t>
      </w:r>
      <w:r>
        <w:rPr>
          <w:rFonts w:ascii="Times New Roman" w:hAnsi="Times New Roman"/>
          <w:color w:val="191919"/>
          <w:sz w:val="20"/>
          <w:szCs w:val="20"/>
        </w:rPr>
        <w:t>r</w:t>
      </w:r>
      <w:r>
        <w:rPr>
          <w:rFonts w:ascii="Times New Roman" w:hAnsi="Times New Roman"/>
          <w:color w:val="191919"/>
          <w:spacing w:val="-9"/>
          <w:sz w:val="20"/>
          <w:szCs w:val="20"/>
        </w:rPr>
        <w:t xml:space="preserve"> </w:t>
      </w:r>
      <w:r>
        <w:rPr>
          <w:rFonts w:ascii="Times New Roman" w:hAnsi="Times New Roman"/>
          <w:color w:val="191919"/>
          <w:spacing w:val="-2"/>
          <w:sz w:val="20"/>
          <w:szCs w:val="20"/>
        </w:rPr>
        <w:t>system</w:t>
      </w:r>
      <w:r>
        <w:rPr>
          <w:rFonts w:ascii="Times New Roman" w:hAnsi="Times New Roman"/>
          <w:color w:val="191919"/>
          <w:sz w:val="20"/>
          <w:szCs w:val="20"/>
        </w:rPr>
        <w:t>,</w:t>
      </w:r>
      <w:r>
        <w:rPr>
          <w:rFonts w:ascii="Times New Roman" w:hAnsi="Times New Roman"/>
          <w:color w:val="191919"/>
          <w:spacing w:val="-9"/>
          <w:sz w:val="20"/>
          <w:szCs w:val="20"/>
        </w:rPr>
        <w:t xml:space="preserve"> </w:t>
      </w:r>
      <w:r>
        <w:rPr>
          <w:rFonts w:ascii="Times New Roman" w:hAnsi="Times New Roman"/>
          <w:color w:val="191919"/>
          <w:spacing w:val="-2"/>
          <w:sz w:val="20"/>
          <w:szCs w:val="20"/>
        </w:rPr>
        <w:t>topologica</w:t>
      </w:r>
      <w:r>
        <w:rPr>
          <w:rFonts w:ascii="Times New Roman" w:hAnsi="Times New Roman"/>
          <w:color w:val="191919"/>
          <w:sz w:val="20"/>
          <w:szCs w:val="20"/>
        </w:rPr>
        <w:t>l</w:t>
      </w:r>
      <w:r>
        <w:rPr>
          <w:rFonts w:ascii="Times New Roman" w:hAnsi="Times New Roman"/>
          <w:color w:val="191919"/>
          <w:spacing w:val="-9"/>
          <w:sz w:val="20"/>
          <w:szCs w:val="20"/>
        </w:rPr>
        <w:t xml:space="preserve"> </w:t>
      </w:r>
      <w:r>
        <w:rPr>
          <w:rFonts w:ascii="Times New Roman" w:hAnsi="Times New Roman"/>
          <w:color w:val="191919"/>
          <w:spacing w:val="-2"/>
          <w:sz w:val="20"/>
          <w:szCs w:val="20"/>
        </w:rPr>
        <w:t>concept</w:t>
      </w:r>
      <w:r>
        <w:rPr>
          <w:rFonts w:ascii="Times New Roman" w:hAnsi="Times New Roman"/>
          <w:color w:val="191919"/>
          <w:sz w:val="20"/>
          <w:szCs w:val="20"/>
        </w:rPr>
        <w:t>s</w:t>
      </w:r>
      <w:r>
        <w:rPr>
          <w:rFonts w:ascii="Times New Roman" w:hAnsi="Times New Roman"/>
          <w:color w:val="191919"/>
          <w:spacing w:val="-9"/>
          <w:sz w:val="20"/>
          <w:szCs w:val="20"/>
        </w:rPr>
        <w:t xml:space="preserve"> </w:t>
      </w:r>
      <w:r>
        <w:rPr>
          <w:rFonts w:ascii="Times New Roman" w:hAnsi="Times New Roman"/>
          <w:color w:val="191919"/>
          <w:spacing w:val="-2"/>
          <w:sz w:val="20"/>
          <w:szCs w:val="20"/>
        </w:rPr>
        <w:t>i</w:t>
      </w:r>
      <w:r>
        <w:rPr>
          <w:rFonts w:ascii="Times New Roman" w:hAnsi="Times New Roman"/>
          <w:color w:val="191919"/>
          <w:sz w:val="20"/>
          <w:szCs w:val="20"/>
        </w:rPr>
        <w:t>n</w:t>
      </w:r>
      <w:r>
        <w:rPr>
          <w:rFonts w:ascii="Times New Roman" w:hAnsi="Times New Roman"/>
          <w:color w:val="191919"/>
          <w:spacing w:val="-9"/>
          <w:sz w:val="20"/>
          <w:szCs w:val="20"/>
        </w:rPr>
        <w:t xml:space="preserve"> </w:t>
      </w:r>
      <w:r>
        <w:rPr>
          <w:rFonts w:ascii="Times New Roman" w:hAnsi="Times New Roman"/>
          <w:color w:val="191919"/>
          <w:spacing w:val="-2"/>
          <w:sz w:val="20"/>
          <w:szCs w:val="20"/>
        </w:rPr>
        <w:t>rea</w:t>
      </w:r>
      <w:r>
        <w:rPr>
          <w:rFonts w:ascii="Times New Roman" w:hAnsi="Times New Roman"/>
          <w:color w:val="191919"/>
          <w:sz w:val="20"/>
          <w:szCs w:val="20"/>
        </w:rPr>
        <w:t>l</w:t>
      </w:r>
      <w:r>
        <w:rPr>
          <w:rFonts w:ascii="Times New Roman" w:hAnsi="Times New Roman"/>
          <w:color w:val="191919"/>
          <w:spacing w:val="-9"/>
          <w:sz w:val="20"/>
          <w:szCs w:val="20"/>
        </w:rPr>
        <w:t xml:space="preserve"> </w:t>
      </w:r>
      <w:r>
        <w:rPr>
          <w:rFonts w:ascii="Times New Roman" w:hAnsi="Times New Roman"/>
          <w:color w:val="191919"/>
          <w:spacing w:val="-2"/>
          <w:sz w:val="20"/>
          <w:szCs w:val="20"/>
        </w:rPr>
        <w:t>Cartesia</w:t>
      </w:r>
      <w:r>
        <w:rPr>
          <w:rFonts w:ascii="Times New Roman" w:hAnsi="Times New Roman"/>
          <w:color w:val="191919"/>
          <w:sz w:val="20"/>
          <w:szCs w:val="20"/>
        </w:rPr>
        <w:t>n</w:t>
      </w:r>
      <w:r>
        <w:rPr>
          <w:rFonts w:ascii="Times New Roman" w:hAnsi="Times New Roman"/>
          <w:color w:val="191919"/>
          <w:spacing w:val="-9"/>
          <w:sz w:val="20"/>
          <w:szCs w:val="20"/>
        </w:rPr>
        <w:t xml:space="preserve"> </w:t>
      </w:r>
      <w:r>
        <w:rPr>
          <w:rFonts w:ascii="Times New Roman" w:hAnsi="Times New Roman"/>
          <w:color w:val="191919"/>
          <w:spacing w:val="-2"/>
          <w:sz w:val="20"/>
          <w:szCs w:val="20"/>
        </w:rPr>
        <w:t>spaces</w:t>
      </w:r>
      <w:r>
        <w:rPr>
          <w:rFonts w:ascii="Times New Roman" w:hAnsi="Times New Roman"/>
          <w:color w:val="191919"/>
          <w:sz w:val="20"/>
          <w:szCs w:val="20"/>
        </w:rPr>
        <w:t>,</w:t>
      </w:r>
      <w:r>
        <w:rPr>
          <w:rFonts w:ascii="Times New Roman" w:hAnsi="Times New Roman"/>
          <w:color w:val="191919"/>
          <w:spacing w:val="-9"/>
          <w:sz w:val="20"/>
          <w:szCs w:val="20"/>
        </w:rPr>
        <w:t xml:space="preserve"> </w:t>
      </w:r>
      <w:r>
        <w:rPr>
          <w:rFonts w:ascii="Times New Roman" w:hAnsi="Times New Roman"/>
          <w:color w:val="191919"/>
          <w:spacing w:val="-2"/>
          <w:sz w:val="20"/>
          <w:szCs w:val="20"/>
        </w:rPr>
        <w:t xml:space="preserve">sequences, </w:t>
      </w:r>
      <w:r>
        <w:rPr>
          <w:rFonts w:ascii="Times New Roman" w:hAnsi="Times New Roman"/>
          <w:color w:val="191919"/>
          <w:spacing w:val="-1"/>
          <w:sz w:val="20"/>
          <w:szCs w:val="20"/>
        </w:rPr>
        <w:t>limits</w:t>
      </w:r>
      <w:r>
        <w:rPr>
          <w:rFonts w:ascii="Times New Roman" w:hAnsi="Times New Roman"/>
          <w:color w:val="191919"/>
          <w:sz w:val="20"/>
          <w:szCs w:val="20"/>
        </w:rPr>
        <w:t>,</w:t>
      </w:r>
      <w:r>
        <w:rPr>
          <w:rFonts w:ascii="Times New Roman" w:hAnsi="Times New Roman"/>
          <w:color w:val="191919"/>
          <w:spacing w:val="-8"/>
          <w:sz w:val="20"/>
          <w:szCs w:val="20"/>
        </w:rPr>
        <w:t xml:space="preserve"> </w:t>
      </w:r>
      <w:r>
        <w:rPr>
          <w:rFonts w:ascii="Times New Roman" w:hAnsi="Times New Roman"/>
          <w:color w:val="191919"/>
          <w:spacing w:val="-1"/>
          <w:sz w:val="20"/>
          <w:szCs w:val="20"/>
        </w:rPr>
        <w:t>continuit</w:t>
      </w:r>
      <w:r>
        <w:rPr>
          <w:rFonts w:ascii="Times New Roman" w:hAnsi="Times New Roman"/>
          <w:color w:val="191919"/>
          <w:spacing w:val="-14"/>
          <w:sz w:val="20"/>
          <w:szCs w:val="20"/>
        </w:rPr>
        <w:t>y</w:t>
      </w:r>
      <w:r>
        <w:rPr>
          <w:rFonts w:ascii="Times New Roman" w:hAnsi="Times New Roman"/>
          <w:color w:val="191919"/>
          <w:sz w:val="20"/>
          <w:szCs w:val="20"/>
        </w:rPr>
        <w:t>,</w:t>
      </w:r>
      <w:r>
        <w:rPr>
          <w:rFonts w:ascii="Times New Roman" w:hAnsi="Times New Roman"/>
          <w:color w:val="191919"/>
          <w:spacing w:val="-9"/>
          <w:sz w:val="20"/>
          <w:szCs w:val="20"/>
        </w:rPr>
        <w:t xml:space="preserve"> </w:t>
      </w:r>
      <w:r>
        <w:rPr>
          <w:rFonts w:ascii="Times New Roman" w:hAnsi="Times New Roman"/>
          <w:color w:val="191919"/>
          <w:spacing w:val="-1"/>
          <w:sz w:val="20"/>
          <w:szCs w:val="20"/>
        </w:rPr>
        <w:t>unifor</w:t>
      </w:r>
      <w:r>
        <w:rPr>
          <w:rFonts w:ascii="Times New Roman" w:hAnsi="Times New Roman"/>
          <w:color w:val="191919"/>
          <w:sz w:val="20"/>
          <w:szCs w:val="20"/>
        </w:rPr>
        <w:t>m</w:t>
      </w:r>
      <w:r>
        <w:rPr>
          <w:rFonts w:ascii="Times New Roman" w:hAnsi="Times New Roman"/>
          <w:color w:val="191919"/>
          <w:spacing w:val="-9"/>
          <w:sz w:val="20"/>
          <w:szCs w:val="20"/>
        </w:rPr>
        <w:t xml:space="preserve"> </w:t>
      </w:r>
      <w:r>
        <w:rPr>
          <w:rFonts w:ascii="Times New Roman" w:hAnsi="Times New Roman"/>
          <w:color w:val="191919"/>
          <w:spacing w:val="-1"/>
          <w:sz w:val="20"/>
          <w:szCs w:val="20"/>
        </w:rPr>
        <w:t>continuit</w:t>
      </w:r>
      <w:r>
        <w:rPr>
          <w:rFonts w:ascii="Times New Roman" w:hAnsi="Times New Roman"/>
          <w:color w:val="191919"/>
          <w:spacing w:val="-14"/>
          <w:sz w:val="20"/>
          <w:szCs w:val="20"/>
        </w:rPr>
        <w:t>y</w:t>
      </w:r>
      <w:r>
        <w:rPr>
          <w:rFonts w:ascii="Times New Roman" w:hAnsi="Times New Roman"/>
          <w:color w:val="191919"/>
          <w:sz w:val="20"/>
          <w:szCs w:val="20"/>
        </w:rPr>
        <w:t>,</w:t>
      </w:r>
      <w:r>
        <w:rPr>
          <w:rFonts w:ascii="Times New Roman" w:hAnsi="Times New Roman"/>
          <w:color w:val="191919"/>
          <w:spacing w:val="-9"/>
          <w:sz w:val="20"/>
          <w:szCs w:val="20"/>
        </w:rPr>
        <w:t xml:space="preserve"> </w:t>
      </w:r>
      <w:r>
        <w:rPr>
          <w:rFonts w:ascii="Times New Roman" w:hAnsi="Times New Roman"/>
          <w:color w:val="191919"/>
          <w:spacing w:val="-1"/>
          <w:sz w:val="20"/>
          <w:szCs w:val="20"/>
        </w:rPr>
        <w:t>di</w:t>
      </w:r>
      <w:r>
        <w:rPr>
          <w:rFonts w:ascii="Times New Roman" w:hAnsi="Times New Roman"/>
          <w:color w:val="191919"/>
          <w:spacing w:val="-5"/>
          <w:sz w:val="20"/>
          <w:szCs w:val="20"/>
        </w:rPr>
        <w:t>f</w:t>
      </w:r>
      <w:r>
        <w:rPr>
          <w:rFonts w:ascii="Times New Roman" w:hAnsi="Times New Roman"/>
          <w:color w:val="191919"/>
          <w:spacing w:val="-1"/>
          <w:sz w:val="20"/>
          <w:szCs w:val="20"/>
        </w:rPr>
        <w:t>ferentiatio</w:t>
      </w:r>
      <w:r>
        <w:rPr>
          <w:rFonts w:ascii="Times New Roman" w:hAnsi="Times New Roman"/>
          <w:color w:val="191919"/>
          <w:sz w:val="20"/>
          <w:szCs w:val="20"/>
        </w:rPr>
        <w:t>n</w:t>
      </w:r>
      <w:r>
        <w:rPr>
          <w:rFonts w:ascii="Times New Roman" w:hAnsi="Times New Roman"/>
          <w:color w:val="191919"/>
          <w:spacing w:val="-8"/>
          <w:sz w:val="20"/>
          <w:szCs w:val="20"/>
        </w:rPr>
        <w:t xml:space="preserve"> </w:t>
      </w:r>
      <w:r>
        <w:rPr>
          <w:rFonts w:ascii="Times New Roman" w:hAnsi="Times New Roman"/>
          <w:color w:val="191919"/>
          <w:spacing w:val="-1"/>
          <w:sz w:val="20"/>
          <w:szCs w:val="20"/>
        </w:rPr>
        <w:t>an</w:t>
      </w:r>
      <w:r>
        <w:rPr>
          <w:rFonts w:ascii="Times New Roman" w:hAnsi="Times New Roman"/>
          <w:color w:val="191919"/>
          <w:sz w:val="20"/>
          <w:szCs w:val="20"/>
        </w:rPr>
        <w:t>d</w:t>
      </w:r>
      <w:r>
        <w:rPr>
          <w:rFonts w:ascii="Times New Roman" w:hAnsi="Times New Roman"/>
          <w:color w:val="191919"/>
          <w:spacing w:val="-9"/>
          <w:sz w:val="20"/>
          <w:szCs w:val="20"/>
        </w:rPr>
        <w:t xml:space="preserve"> </w:t>
      </w:r>
      <w:r>
        <w:rPr>
          <w:rFonts w:ascii="Times New Roman" w:hAnsi="Times New Roman"/>
          <w:color w:val="191919"/>
          <w:spacing w:val="-1"/>
          <w:sz w:val="20"/>
          <w:szCs w:val="20"/>
        </w:rPr>
        <w:t>integration</w:t>
      </w:r>
      <w:r>
        <w:rPr>
          <w:rFonts w:ascii="Times New Roman" w:hAnsi="Times New Roman"/>
          <w:color w:val="191919"/>
          <w:sz w:val="20"/>
          <w:szCs w:val="20"/>
        </w:rPr>
        <w:t>,</w:t>
      </w:r>
      <w:r>
        <w:rPr>
          <w:rFonts w:ascii="Times New Roman" w:hAnsi="Times New Roman"/>
          <w:color w:val="191919"/>
          <w:spacing w:val="-8"/>
          <w:sz w:val="20"/>
          <w:szCs w:val="20"/>
        </w:rPr>
        <w:t xml:space="preserve"> </w:t>
      </w:r>
      <w:r>
        <w:rPr>
          <w:rFonts w:ascii="Times New Roman" w:hAnsi="Times New Roman"/>
          <w:color w:val="191919"/>
          <w:spacing w:val="-1"/>
          <w:sz w:val="20"/>
          <w:szCs w:val="20"/>
        </w:rPr>
        <w:t>conve</w:t>
      </w:r>
      <w:r>
        <w:rPr>
          <w:rFonts w:ascii="Times New Roman" w:hAnsi="Times New Roman"/>
          <w:color w:val="191919"/>
          <w:spacing w:val="-5"/>
          <w:sz w:val="20"/>
          <w:szCs w:val="20"/>
        </w:rPr>
        <w:t>r</w:t>
      </w:r>
      <w:r>
        <w:rPr>
          <w:rFonts w:ascii="Times New Roman" w:hAnsi="Times New Roman"/>
          <w:color w:val="191919"/>
          <w:spacing w:val="-1"/>
          <w:sz w:val="20"/>
          <w:szCs w:val="20"/>
        </w:rPr>
        <w:t>gence</w:t>
      </w:r>
      <w:r>
        <w:rPr>
          <w:rFonts w:ascii="Times New Roman" w:hAnsi="Times New Roman"/>
          <w:color w:val="191919"/>
          <w:sz w:val="20"/>
          <w:szCs w:val="20"/>
        </w:rPr>
        <w:t>,</w:t>
      </w:r>
      <w:r>
        <w:rPr>
          <w:rFonts w:ascii="Times New Roman" w:hAnsi="Times New Roman"/>
          <w:color w:val="191919"/>
          <w:spacing w:val="-8"/>
          <w:sz w:val="20"/>
          <w:szCs w:val="20"/>
        </w:rPr>
        <w:t xml:space="preserve"> </w:t>
      </w:r>
      <w:r>
        <w:rPr>
          <w:rFonts w:ascii="Times New Roman" w:hAnsi="Times New Roman"/>
          <w:color w:val="191919"/>
          <w:spacing w:val="-1"/>
          <w:sz w:val="20"/>
          <w:szCs w:val="20"/>
        </w:rPr>
        <w:t>unifor</w:t>
      </w:r>
      <w:r>
        <w:rPr>
          <w:rFonts w:ascii="Times New Roman" w:hAnsi="Times New Roman"/>
          <w:color w:val="191919"/>
          <w:sz w:val="20"/>
          <w:szCs w:val="20"/>
        </w:rPr>
        <w:t>m</w:t>
      </w:r>
      <w:r>
        <w:rPr>
          <w:rFonts w:ascii="Times New Roman" w:hAnsi="Times New Roman"/>
          <w:color w:val="191919"/>
          <w:spacing w:val="-9"/>
          <w:sz w:val="20"/>
          <w:szCs w:val="20"/>
        </w:rPr>
        <w:t xml:space="preserve"> </w:t>
      </w:r>
      <w:r>
        <w:rPr>
          <w:rFonts w:ascii="Times New Roman" w:hAnsi="Times New Roman"/>
          <w:color w:val="191919"/>
          <w:spacing w:val="-1"/>
          <w:sz w:val="20"/>
          <w:szCs w:val="20"/>
        </w:rPr>
        <w:t xml:space="preserve">con- </w:t>
      </w:r>
      <w:r>
        <w:rPr>
          <w:rFonts w:ascii="Times New Roman" w:hAnsi="Times New Roman"/>
          <w:color w:val="191919"/>
          <w:sz w:val="20"/>
          <w:szCs w:val="20"/>
        </w:rPr>
        <w:t>ve</w:t>
      </w:r>
      <w:r>
        <w:rPr>
          <w:rFonts w:ascii="Times New Roman" w:hAnsi="Times New Roman"/>
          <w:color w:val="191919"/>
          <w:spacing w:val="-4"/>
          <w:sz w:val="20"/>
          <w:szCs w:val="20"/>
        </w:rPr>
        <w:t>r</w:t>
      </w:r>
      <w:r>
        <w:rPr>
          <w:rFonts w:ascii="Times New Roman" w:hAnsi="Times New Roman"/>
          <w:color w:val="191919"/>
          <w:sz w:val="20"/>
          <w:szCs w:val="20"/>
        </w:rPr>
        <w:t xml:space="preserve">gence. </w:t>
      </w:r>
      <w:r>
        <w:rPr>
          <w:rFonts w:ascii="Times New Roman" w:hAnsi="Times New Roman"/>
          <w:i/>
          <w:iCs/>
          <w:color w:val="191919"/>
          <w:sz w:val="20"/>
          <w:szCs w:val="20"/>
        </w:rPr>
        <w:t>P</w:t>
      </w:r>
      <w:r>
        <w:rPr>
          <w:rFonts w:ascii="Times New Roman" w:hAnsi="Times New Roman"/>
          <w:i/>
          <w:iCs/>
          <w:color w:val="191919"/>
          <w:spacing w:val="-7"/>
          <w:sz w:val="20"/>
          <w:szCs w:val="20"/>
        </w:rPr>
        <w:t>r</w:t>
      </w:r>
      <w:r>
        <w:rPr>
          <w:rFonts w:ascii="Times New Roman" w:hAnsi="Times New Roman"/>
          <w:i/>
          <w:iCs/>
          <w:color w:val="191919"/>
          <w:sz w:val="20"/>
          <w:szCs w:val="20"/>
        </w:rPr>
        <w:t>e</w:t>
      </w:r>
      <w:r>
        <w:rPr>
          <w:rFonts w:ascii="Times New Roman" w:hAnsi="Times New Roman"/>
          <w:i/>
          <w:iCs/>
          <w:color w:val="191919"/>
          <w:spacing w:val="-7"/>
          <w:sz w:val="20"/>
          <w:szCs w:val="20"/>
        </w:rPr>
        <w:t>r</w:t>
      </w:r>
      <w:r>
        <w:rPr>
          <w:rFonts w:ascii="Times New Roman" w:hAnsi="Times New Roman"/>
          <w:i/>
          <w:iCs/>
          <w:color w:val="191919"/>
          <w:sz w:val="20"/>
          <w:szCs w:val="20"/>
        </w:rPr>
        <w:t>equisite: Graduate standing</w:t>
      </w:r>
    </w:p>
    <w:p w:rsidR="00F42301" w:rsidRDefault="00F42301" w:rsidP="00721764">
      <w:pPr>
        <w:widowControl w:val="0"/>
        <w:autoSpaceDE w:val="0"/>
        <w:autoSpaceDN w:val="0"/>
        <w:adjustRightInd w:val="0"/>
        <w:spacing w:after="0" w:line="227" w:lineRule="exact"/>
        <w:ind w:left="1940"/>
        <w:rPr>
          <w:rFonts w:ascii="Times New Roman" w:hAnsi="Times New Roman"/>
          <w:color w:val="000000"/>
          <w:sz w:val="20"/>
          <w:szCs w:val="20"/>
        </w:rPr>
      </w:pPr>
      <w:r>
        <w:rPr>
          <w:rFonts w:ascii="Times New Roman" w:hAnsi="Times New Roman"/>
          <w:b/>
          <w:bCs/>
          <w:color w:val="191919"/>
          <w:sz w:val="20"/>
          <w:szCs w:val="20"/>
        </w:rPr>
        <w:t>M</w:t>
      </w:r>
      <w:r>
        <w:rPr>
          <w:rFonts w:ascii="Times New Roman" w:hAnsi="Times New Roman"/>
          <w:b/>
          <w:bCs/>
          <w:color w:val="191919"/>
          <w:spacing w:val="-15"/>
          <w:sz w:val="20"/>
          <w:szCs w:val="20"/>
        </w:rPr>
        <w:t>A</w:t>
      </w:r>
      <w:r>
        <w:rPr>
          <w:rFonts w:ascii="Times New Roman" w:hAnsi="Times New Roman"/>
          <w:b/>
          <w:bCs/>
          <w:color w:val="191919"/>
          <w:sz w:val="20"/>
          <w:szCs w:val="20"/>
        </w:rPr>
        <w:t>TH</w:t>
      </w:r>
      <w:r>
        <w:rPr>
          <w:rFonts w:ascii="Times New Roman" w:hAnsi="Times New Roman"/>
          <w:b/>
          <w:bCs/>
          <w:color w:val="191919"/>
          <w:spacing w:val="-8"/>
          <w:sz w:val="20"/>
          <w:szCs w:val="20"/>
        </w:rPr>
        <w:t xml:space="preserve"> </w:t>
      </w:r>
      <w:r>
        <w:rPr>
          <w:rFonts w:ascii="Times New Roman" w:hAnsi="Times New Roman"/>
          <w:b/>
          <w:bCs/>
          <w:color w:val="191919"/>
          <w:sz w:val="20"/>
          <w:szCs w:val="20"/>
        </w:rPr>
        <w:t>5213</w:t>
      </w:r>
      <w:r>
        <w:rPr>
          <w:rFonts w:ascii="Times New Roman" w:hAnsi="Times New Roman"/>
          <w:b/>
          <w:bCs/>
          <w:color w:val="191919"/>
          <w:spacing w:val="-8"/>
          <w:sz w:val="20"/>
          <w:szCs w:val="20"/>
        </w:rPr>
        <w:t xml:space="preserve"> </w:t>
      </w:r>
      <w:r>
        <w:rPr>
          <w:rFonts w:ascii="Times New Roman" w:hAnsi="Times New Roman"/>
          <w:b/>
          <w:bCs/>
          <w:color w:val="191919"/>
          <w:sz w:val="20"/>
          <w:szCs w:val="20"/>
        </w:rPr>
        <w:t>-</w:t>
      </w:r>
      <w:r>
        <w:rPr>
          <w:rFonts w:ascii="Times New Roman" w:hAnsi="Times New Roman"/>
          <w:b/>
          <w:bCs/>
          <w:color w:val="191919"/>
          <w:spacing w:val="-8"/>
          <w:sz w:val="20"/>
          <w:szCs w:val="20"/>
        </w:rPr>
        <w:t xml:space="preserve"> </w:t>
      </w:r>
      <w:r>
        <w:rPr>
          <w:rFonts w:ascii="Times New Roman" w:hAnsi="Times New Roman"/>
          <w:b/>
          <w:bCs/>
          <w:color w:val="191919"/>
          <w:sz w:val="20"/>
          <w:szCs w:val="20"/>
        </w:rPr>
        <w:t>Complex</w:t>
      </w:r>
      <w:r>
        <w:rPr>
          <w:rFonts w:ascii="Times New Roman" w:hAnsi="Times New Roman"/>
          <w:b/>
          <w:bCs/>
          <w:color w:val="191919"/>
          <w:spacing w:val="-19"/>
          <w:sz w:val="20"/>
          <w:szCs w:val="20"/>
        </w:rPr>
        <w:t xml:space="preserve"> </w:t>
      </w:r>
      <w:r>
        <w:rPr>
          <w:rFonts w:ascii="Times New Roman" w:hAnsi="Times New Roman"/>
          <w:b/>
          <w:bCs/>
          <w:color w:val="191919"/>
          <w:sz w:val="20"/>
          <w:szCs w:val="20"/>
        </w:rPr>
        <w:t>Analysis..............................................................................................3(3-0)</w:t>
      </w:r>
    </w:p>
    <w:p w:rsidR="00F42301" w:rsidRDefault="00F42301" w:rsidP="00721764">
      <w:pPr>
        <w:widowControl w:val="0"/>
        <w:autoSpaceDE w:val="0"/>
        <w:autoSpaceDN w:val="0"/>
        <w:adjustRightInd w:val="0"/>
        <w:spacing w:before="13" w:after="0" w:line="250" w:lineRule="auto"/>
        <w:ind w:left="1940" w:right="977" w:firstLine="360"/>
        <w:rPr>
          <w:rFonts w:ascii="Times New Roman" w:hAnsi="Times New Roman"/>
          <w:color w:val="000000"/>
          <w:sz w:val="20"/>
          <w:szCs w:val="20"/>
        </w:rPr>
      </w:pPr>
      <w:r>
        <w:rPr>
          <w:rFonts w:ascii="Times New Roman" w:hAnsi="Times New Roman"/>
          <w:color w:val="000000"/>
          <w:sz w:val="20"/>
          <w:szCs w:val="20"/>
        </w:rPr>
        <w:t>Complex numbers, analytic functions, complex series, Cauchy</w:t>
      </w:r>
      <w:r>
        <w:rPr>
          <w:rFonts w:ascii="Times New Roman" w:hAnsi="Times New Roman"/>
          <w:color w:val="000000"/>
          <w:spacing w:val="-11"/>
          <w:sz w:val="20"/>
          <w:szCs w:val="20"/>
        </w:rPr>
        <w:t>’</w:t>
      </w:r>
      <w:r>
        <w:rPr>
          <w:rFonts w:ascii="Times New Roman" w:hAnsi="Times New Roman"/>
          <w:color w:val="000000"/>
          <w:sz w:val="20"/>
          <w:szCs w:val="20"/>
        </w:rPr>
        <w:t>s theor</w:t>
      </w:r>
      <w:r>
        <w:rPr>
          <w:rFonts w:ascii="Times New Roman" w:hAnsi="Times New Roman"/>
          <w:color w:val="000000"/>
          <w:spacing w:val="-13"/>
          <w:sz w:val="20"/>
          <w:szCs w:val="20"/>
        </w:rPr>
        <w:t>y</w:t>
      </w:r>
      <w:r>
        <w:rPr>
          <w:rFonts w:ascii="Times New Roman" w:hAnsi="Times New Roman"/>
          <w:color w:val="000000"/>
          <w:sz w:val="20"/>
          <w:szCs w:val="20"/>
        </w:rPr>
        <w:t xml:space="preserve">, residue calculus and conformal mappings. </w:t>
      </w:r>
      <w:r>
        <w:rPr>
          <w:rFonts w:ascii="Times New Roman" w:hAnsi="Times New Roman"/>
          <w:i/>
          <w:iCs/>
          <w:color w:val="000000"/>
          <w:sz w:val="20"/>
          <w:szCs w:val="20"/>
        </w:rPr>
        <w:t>P</w:t>
      </w:r>
      <w:r>
        <w:rPr>
          <w:rFonts w:ascii="Times New Roman" w:hAnsi="Times New Roman"/>
          <w:i/>
          <w:iCs/>
          <w:color w:val="000000"/>
          <w:spacing w:val="-7"/>
          <w:sz w:val="20"/>
          <w:szCs w:val="20"/>
        </w:rPr>
        <w:t>r</w:t>
      </w:r>
      <w:r>
        <w:rPr>
          <w:rFonts w:ascii="Times New Roman" w:hAnsi="Times New Roman"/>
          <w:i/>
          <w:iCs/>
          <w:color w:val="000000"/>
          <w:sz w:val="20"/>
          <w:szCs w:val="20"/>
        </w:rPr>
        <w:t>e</w:t>
      </w:r>
      <w:r>
        <w:rPr>
          <w:rFonts w:ascii="Times New Roman" w:hAnsi="Times New Roman"/>
          <w:i/>
          <w:iCs/>
          <w:color w:val="000000"/>
          <w:spacing w:val="-7"/>
          <w:sz w:val="20"/>
          <w:szCs w:val="20"/>
        </w:rPr>
        <w:t>r</w:t>
      </w:r>
      <w:r>
        <w:rPr>
          <w:rFonts w:ascii="Times New Roman" w:hAnsi="Times New Roman"/>
          <w:i/>
          <w:iCs/>
          <w:color w:val="000000"/>
          <w:sz w:val="20"/>
          <w:szCs w:val="20"/>
        </w:rPr>
        <w:t>equisite: M</w:t>
      </w:r>
      <w:r>
        <w:rPr>
          <w:rFonts w:ascii="Times New Roman" w:hAnsi="Times New Roman"/>
          <w:i/>
          <w:iCs/>
          <w:color w:val="000000"/>
          <w:spacing w:val="-7"/>
          <w:sz w:val="20"/>
          <w:szCs w:val="20"/>
        </w:rPr>
        <w:t>A</w:t>
      </w:r>
      <w:r>
        <w:rPr>
          <w:rFonts w:ascii="Times New Roman" w:hAnsi="Times New Roman"/>
          <w:i/>
          <w:iCs/>
          <w:color w:val="000000"/>
          <w:sz w:val="20"/>
          <w:szCs w:val="20"/>
        </w:rPr>
        <w:t>TH 52</w:t>
      </w:r>
      <w:r>
        <w:rPr>
          <w:rFonts w:ascii="Times New Roman" w:hAnsi="Times New Roman"/>
          <w:i/>
          <w:iCs/>
          <w:color w:val="000000"/>
          <w:spacing w:val="-15"/>
          <w:sz w:val="20"/>
          <w:szCs w:val="20"/>
        </w:rPr>
        <w:t>1</w:t>
      </w:r>
      <w:r>
        <w:rPr>
          <w:rFonts w:ascii="Times New Roman" w:hAnsi="Times New Roman"/>
          <w:i/>
          <w:iCs/>
          <w:color w:val="000000"/>
          <w:sz w:val="20"/>
          <w:szCs w:val="20"/>
        </w:rPr>
        <w:t>1</w:t>
      </w:r>
    </w:p>
    <w:p w:rsidR="00F42301" w:rsidRDefault="00F42301" w:rsidP="00721764">
      <w:pPr>
        <w:widowControl w:val="0"/>
        <w:autoSpaceDE w:val="0"/>
        <w:autoSpaceDN w:val="0"/>
        <w:adjustRightInd w:val="0"/>
        <w:spacing w:after="0" w:line="227" w:lineRule="exact"/>
        <w:ind w:left="1940"/>
        <w:rPr>
          <w:rFonts w:ascii="Times New Roman" w:hAnsi="Times New Roman"/>
          <w:color w:val="000000"/>
          <w:sz w:val="20"/>
          <w:szCs w:val="20"/>
        </w:rPr>
      </w:pPr>
      <w:r>
        <w:rPr>
          <w:rFonts w:ascii="Times New Roman" w:hAnsi="Times New Roman"/>
          <w:b/>
          <w:bCs/>
          <w:color w:val="191919"/>
          <w:spacing w:val="-1"/>
          <w:sz w:val="20"/>
          <w:szCs w:val="20"/>
        </w:rPr>
        <w:t>M</w:t>
      </w:r>
      <w:r>
        <w:rPr>
          <w:rFonts w:ascii="Times New Roman" w:hAnsi="Times New Roman"/>
          <w:b/>
          <w:bCs/>
          <w:color w:val="191919"/>
          <w:spacing w:val="-16"/>
          <w:sz w:val="20"/>
          <w:szCs w:val="20"/>
        </w:rPr>
        <w:t>A</w:t>
      </w:r>
      <w:r>
        <w:rPr>
          <w:rFonts w:ascii="Times New Roman" w:hAnsi="Times New Roman"/>
          <w:b/>
          <w:bCs/>
          <w:color w:val="191919"/>
          <w:spacing w:val="-1"/>
          <w:sz w:val="20"/>
          <w:szCs w:val="20"/>
        </w:rPr>
        <w:t>T</w:t>
      </w:r>
      <w:r>
        <w:rPr>
          <w:rFonts w:ascii="Times New Roman" w:hAnsi="Times New Roman"/>
          <w:b/>
          <w:bCs/>
          <w:color w:val="191919"/>
          <w:sz w:val="20"/>
          <w:szCs w:val="20"/>
        </w:rPr>
        <w:t>H</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521</w:t>
      </w:r>
      <w:r>
        <w:rPr>
          <w:rFonts w:ascii="Times New Roman" w:hAnsi="Times New Roman"/>
          <w:b/>
          <w:bCs/>
          <w:color w:val="191919"/>
          <w:sz w:val="20"/>
          <w:szCs w:val="20"/>
        </w:rPr>
        <w:t>4</w:t>
      </w:r>
      <w:r>
        <w:rPr>
          <w:rFonts w:ascii="Times New Roman" w:hAnsi="Times New Roman"/>
          <w:b/>
          <w:bCs/>
          <w:color w:val="191919"/>
          <w:spacing w:val="-8"/>
          <w:sz w:val="20"/>
          <w:szCs w:val="20"/>
        </w:rPr>
        <w:t xml:space="preserve"> </w:t>
      </w:r>
      <w:r>
        <w:rPr>
          <w:rFonts w:ascii="Times New Roman" w:hAnsi="Times New Roman"/>
          <w:b/>
          <w:bCs/>
          <w:color w:val="191919"/>
          <w:sz w:val="20"/>
          <w:szCs w:val="20"/>
        </w:rPr>
        <w:t>-</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Diffe</w:t>
      </w:r>
      <w:r>
        <w:rPr>
          <w:rFonts w:ascii="Times New Roman" w:hAnsi="Times New Roman"/>
          <w:b/>
          <w:bCs/>
          <w:color w:val="191919"/>
          <w:spacing w:val="-4"/>
          <w:sz w:val="20"/>
          <w:szCs w:val="20"/>
        </w:rPr>
        <w:t>r</w:t>
      </w:r>
      <w:r>
        <w:rPr>
          <w:rFonts w:ascii="Times New Roman" w:hAnsi="Times New Roman"/>
          <w:b/>
          <w:bCs/>
          <w:color w:val="191919"/>
          <w:spacing w:val="-1"/>
          <w:sz w:val="20"/>
          <w:szCs w:val="20"/>
        </w:rPr>
        <w:t>entia</w:t>
      </w:r>
      <w:r>
        <w:rPr>
          <w:rFonts w:ascii="Times New Roman" w:hAnsi="Times New Roman"/>
          <w:b/>
          <w:bCs/>
          <w:color w:val="191919"/>
          <w:sz w:val="20"/>
          <w:szCs w:val="20"/>
        </w:rPr>
        <w:t>l</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Equations........................................................................................3(3-</w:t>
      </w:r>
      <w:r>
        <w:rPr>
          <w:rFonts w:ascii="Times New Roman" w:hAnsi="Times New Roman"/>
          <w:b/>
          <w:bCs/>
          <w:color w:val="191919"/>
          <w:sz w:val="20"/>
          <w:szCs w:val="20"/>
        </w:rPr>
        <w:t>0)</w:t>
      </w:r>
    </w:p>
    <w:p w:rsidR="00F42301" w:rsidRDefault="00F42301" w:rsidP="00721764">
      <w:pPr>
        <w:widowControl w:val="0"/>
        <w:autoSpaceDE w:val="0"/>
        <w:autoSpaceDN w:val="0"/>
        <w:adjustRightInd w:val="0"/>
        <w:spacing w:before="13" w:after="0" w:line="250" w:lineRule="auto"/>
        <w:ind w:left="2300" w:right="850"/>
        <w:jc w:val="both"/>
        <w:rPr>
          <w:rFonts w:ascii="Times New Roman" w:hAnsi="Times New Roman"/>
          <w:color w:val="000000"/>
          <w:sz w:val="20"/>
          <w:szCs w:val="20"/>
        </w:rPr>
      </w:pPr>
      <w:r>
        <w:rPr>
          <w:rFonts w:ascii="Times New Roman" w:hAnsi="Times New Roman"/>
          <w:color w:val="191919"/>
          <w:spacing w:val="-1"/>
          <w:sz w:val="20"/>
          <w:szCs w:val="20"/>
        </w:rPr>
        <w:t>Ordinar</w:t>
      </w:r>
      <w:r>
        <w:rPr>
          <w:rFonts w:ascii="Times New Roman" w:hAnsi="Times New Roman"/>
          <w:color w:val="191919"/>
          <w:sz w:val="20"/>
          <w:szCs w:val="20"/>
        </w:rPr>
        <w:t>y</w:t>
      </w:r>
      <w:r>
        <w:rPr>
          <w:rFonts w:ascii="Times New Roman" w:hAnsi="Times New Roman"/>
          <w:color w:val="191919"/>
          <w:spacing w:val="-8"/>
          <w:sz w:val="20"/>
          <w:szCs w:val="20"/>
        </w:rPr>
        <w:t xml:space="preserve"> </w:t>
      </w:r>
      <w:r>
        <w:rPr>
          <w:rFonts w:ascii="Times New Roman" w:hAnsi="Times New Roman"/>
          <w:color w:val="191919"/>
          <w:spacing w:val="-1"/>
          <w:sz w:val="20"/>
          <w:szCs w:val="20"/>
        </w:rPr>
        <w:t>di</w:t>
      </w:r>
      <w:r>
        <w:rPr>
          <w:rFonts w:ascii="Times New Roman" w:hAnsi="Times New Roman"/>
          <w:color w:val="191919"/>
          <w:spacing w:val="-4"/>
          <w:sz w:val="20"/>
          <w:szCs w:val="20"/>
        </w:rPr>
        <w:t>f</w:t>
      </w:r>
      <w:r>
        <w:rPr>
          <w:rFonts w:ascii="Times New Roman" w:hAnsi="Times New Roman"/>
          <w:color w:val="191919"/>
          <w:spacing w:val="-1"/>
          <w:sz w:val="20"/>
          <w:szCs w:val="20"/>
        </w:rPr>
        <w:t>ferentia</w:t>
      </w:r>
      <w:r>
        <w:rPr>
          <w:rFonts w:ascii="Times New Roman" w:hAnsi="Times New Roman"/>
          <w:color w:val="191919"/>
          <w:sz w:val="20"/>
          <w:szCs w:val="20"/>
        </w:rPr>
        <w:t>l</w:t>
      </w:r>
      <w:r>
        <w:rPr>
          <w:rFonts w:ascii="Times New Roman" w:hAnsi="Times New Roman"/>
          <w:color w:val="191919"/>
          <w:spacing w:val="-8"/>
          <w:sz w:val="20"/>
          <w:szCs w:val="20"/>
        </w:rPr>
        <w:t xml:space="preserve"> </w:t>
      </w:r>
      <w:r>
        <w:rPr>
          <w:rFonts w:ascii="Times New Roman" w:hAnsi="Times New Roman"/>
          <w:color w:val="191919"/>
          <w:spacing w:val="-1"/>
          <w:sz w:val="20"/>
          <w:szCs w:val="20"/>
        </w:rPr>
        <w:t>equation</w:t>
      </w:r>
      <w:r>
        <w:rPr>
          <w:rFonts w:ascii="Times New Roman" w:hAnsi="Times New Roman"/>
          <w:color w:val="191919"/>
          <w:sz w:val="20"/>
          <w:szCs w:val="20"/>
        </w:rPr>
        <w:t>s</w:t>
      </w:r>
      <w:r>
        <w:rPr>
          <w:rFonts w:ascii="Times New Roman" w:hAnsi="Times New Roman"/>
          <w:color w:val="191919"/>
          <w:spacing w:val="-8"/>
          <w:sz w:val="20"/>
          <w:szCs w:val="20"/>
        </w:rPr>
        <w:t xml:space="preserve"> </w:t>
      </w:r>
      <w:r>
        <w:rPr>
          <w:rFonts w:ascii="Times New Roman" w:hAnsi="Times New Roman"/>
          <w:color w:val="191919"/>
          <w:spacing w:val="-1"/>
          <w:sz w:val="20"/>
          <w:szCs w:val="20"/>
        </w:rPr>
        <w:t>o</w:t>
      </w:r>
      <w:r>
        <w:rPr>
          <w:rFonts w:ascii="Times New Roman" w:hAnsi="Times New Roman"/>
          <w:color w:val="191919"/>
          <w:sz w:val="20"/>
          <w:szCs w:val="20"/>
        </w:rPr>
        <w:t>f</w:t>
      </w:r>
      <w:r>
        <w:rPr>
          <w:rFonts w:ascii="Times New Roman" w:hAnsi="Times New Roman"/>
          <w:color w:val="191919"/>
          <w:spacing w:val="-8"/>
          <w:sz w:val="20"/>
          <w:szCs w:val="20"/>
        </w:rPr>
        <w:t xml:space="preserve"> </w:t>
      </w:r>
      <w:r>
        <w:rPr>
          <w:rFonts w:ascii="Times New Roman" w:hAnsi="Times New Roman"/>
          <w:color w:val="191919"/>
          <w:spacing w:val="-1"/>
          <w:sz w:val="20"/>
          <w:szCs w:val="20"/>
        </w:rPr>
        <w:t>firs</w:t>
      </w:r>
      <w:r>
        <w:rPr>
          <w:rFonts w:ascii="Times New Roman" w:hAnsi="Times New Roman"/>
          <w:color w:val="191919"/>
          <w:sz w:val="20"/>
          <w:szCs w:val="20"/>
        </w:rPr>
        <w:t>t</w:t>
      </w:r>
      <w:r>
        <w:rPr>
          <w:rFonts w:ascii="Times New Roman" w:hAnsi="Times New Roman"/>
          <w:color w:val="191919"/>
          <w:spacing w:val="-8"/>
          <w:sz w:val="20"/>
          <w:szCs w:val="20"/>
        </w:rPr>
        <w:t xml:space="preserve"> </w:t>
      </w:r>
      <w:r>
        <w:rPr>
          <w:rFonts w:ascii="Times New Roman" w:hAnsi="Times New Roman"/>
          <w:color w:val="191919"/>
          <w:spacing w:val="-1"/>
          <w:sz w:val="20"/>
          <w:szCs w:val="20"/>
        </w:rPr>
        <w:t>an</w:t>
      </w:r>
      <w:r>
        <w:rPr>
          <w:rFonts w:ascii="Times New Roman" w:hAnsi="Times New Roman"/>
          <w:color w:val="191919"/>
          <w:sz w:val="20"/>
          <w:szCs w:val="20"/>
        </w:rPr>
        <w:t>d</w:t>
      </w:r>
      <w:r>
        <w:rPr>
          <w:rFonts w:ascii="Times New Roman" w:hAnsi="Times New Roman"/>
          <w:color w:val="191919"/>
          <w:spacing w:val="-8"/>
          <w:sz w:val="20"/>
          <w:szCs w:val="20"/>
        </w:rPr>
        <w:t xml:space="preserve"> </w:t>
      </w:r>
      <w:r>
        <w:rPr>
          <w:rFonts w:ascii="Times New Roman" w:hAnsi="Times New Roman"/>
          <w:color w:val="191919"/>
          <w:spacing w:val="-1"/>
          <w:sz w:val="20"/>
          <w:szCs w:val="20"/>
        </w:rPr>
        <w:t>highe</w:t>
      </w:r>
      <w:r>
        <w:rPr>
          <w:rFonts w:ascii="Times New Roman" w:hAnsi="Times New Roman"/>
          <w:color w:val="191919"/>
          <w:sz w:val="20"/>
          <w:szCs w:val="20"/>
        </w:rPr>
        <w:t>r</w:t>
      </w:r>
      <w:r>
        <w:rPr>
          <w:rFonts w:ascii="Times New Roman" w:hAnsi="Times New Roman"/>
          <w:color w:val="191919"/>
          <w:spacing w:val="-8"/>
          <w:sz w:val="20"/>
          <w:szCs w:val="20"/>
        </w:rPr>
        <w:t xml:space="preserve"> </w:t>
      </w:r>
      <w:r>
        <w:rPr>
          <w:rFonts w:ascii="Times New Roman" w:hAnsi="Times New Roman"/>
          <w:color w:val="191919"/>
          <w:spacing w:val="-1"/>
          <w:sz w:val="20"/>
          <w:szCs w:val="20"/>
        </w:rPr>
        <w:t>orde</w:t>
      </w:r>
      <w:r>
        <w:rPr>
          <w:rFonts w:ascii="Times New Roman" w:hAnsi="Times New Roman"/>
          <w:color w:val="191919"/>
          <w:spacing w:val="-9"/>
          <w:sz w:val="20"/>
          <w:szCs w:val="20"/>
        </w:rPr>
        <w:t>r</w:t>
      </w:r>
      <w:r>
        <w:rPr>
          <w:rFonts w:ascii="Times New Roman" w:hAnsi="Times New Roman"/>
          <w:color w:val="191919"/>
          <w:sz w:val="20"/>
          <w:szCs w:val="20"/>
        </w:rPr>
        <w:t>,</w:t>
      </w:r>
      <w:r>
        <w:rPr>
          <w:rFonts w:ascii="Times New Roman" w:hAnsi="Times New Roman"/>
          <w:color w:val="191919"/>
          <w:spacing w:val="-8"/>
          <w:sz w:val="20"/>
          <w:szCs w:val="20"/>
        </w:rPr>
        <w:t xml:space="preserve"> </w:t>
      </w:r>
      <w:r>
        <w:rPr>
          <w:rFonts w:ascii="Times New Roman" w:hAnsi="Times New Roman"/>
          <w:color w:val="191919"/>
          <w:spacing w:val="-1"/>
          <w:sz w:val="20"/>
          <w:szCs w:val="20"/>
        </w:rPr>
        <w:t>solution</w:t>
      </w:r>
      <w:r>
        <w:rPr>
          <w:rFonts w:ascii="Times New Roman" w:hAnsi="Times New Roman"/>
          <w:color w:val="191919"/>
          <w:sz w:val="20"/>
          <w:szCs w:val="20"/>
        </w:rPr>
        <w:t>s</w:t>
      </w:r>
      <w:r>
        <w:rPr>
          <w:rFonts w:ascii="Times New Roman" w:hAnsi="Times New Roman"/>
          <w:color w:val="191919"/>
          <w:spacing w:val="-8"/>
          <w:sz w:val="20"/>
          <w:szCs w:val="20"/>
        </w:rPr>
        <w:t xml:space="preserve"> </w:t>
      </w:r>
      <w:r>
        <w:rPr>
          <w:rFonts w:ascii="Times New Roman" w:hAnsi="Times New Roman"/>
          <w:color w:val="191919"/>
          <w:spacing w:val="-1"/>
          <w:sz w:val="20"/>
          <w:szCs w:val="20"/>
        </w:rPr>
        <w:t>i</w:t>
      </w:r>
      <w:r>
        <w:rPr>
          <w:rFonts w:ascii="Times New Roman" w:hAnsi="Times New Roman"/>
          <w:color w:val="191919"/>
          <w:sz w:val="20"/>
          <w:szCs w:val="20"/>
        </w:rPr>
        <w:t>n</w:t>
      </w:r>
      <w:r>
        <w:rPr>
          <w:rFonts w:ascii="Times New Roman" w:hAnsi="Times New Roman"/>
          <w:color w:val="191919"/>
          <w:spacing w:val="-8"/>
          <w:sz w:val="20"/>
          <w:szCs w:val="20"/>
        </w:rPr>
        <w:t xml:space="preserve"> </w:t>
      </w:r>
      <w:r>
        <w:rPr>
          <w:rFonts w:ascii="Times New Roman" w:hAnsi="Times New Roman"/>
          <w:color w:val="191919"/>
          <w:spacing w:val="-1"/>
          <w:sz w:val="20"/>
          <w:szCs w:val="20"/>
        </w:rPr>
        <w:t>series</w:t>
      </w:r>
      <w:r>
        <w:rPr>
          <w:rFonts w:ascii="Times New Roman" w:hAnsi="Times New Roman"/>
          <w:color w:val="191919"/>
          <w:sz w:val="20"/>
          <w:szCs w:val="20"/>
        </w:rPr>
        <w:t>,</w:t>
      </w:r>
      <w:r>
        <w:rPr>
          <w:rFonts w:ascii="Times New Roman" w:hAnsi="Times New Roman"/>
          <w:color w:val="191919"/>
          <w:spacing w:val="-8"/>
          <w:sz w:val="20"/>
          <w:szCs w:val="20"/>
        </w:rPr>
        <w:t xml:space="preserve"> </w:t>
      </w:r>
      <w:r>
        <w:rPr>
          <w:rFonts w:ascii="Times New Roman" w:hAnsi="Times New Roman"/>
          <w:color w:val="191919"/>
          <w:spacing w:val="-1"/>
          <w:sz w:val="20"/>
          <w:szCs w:val="20"/>
        </w:rPr>
        <w:t>Lapalac</w:t>
      </w:r>
      <w:r>
        <w:rPr>
          <w:rFonts w:ascii="Times New Roman" w:hAnsi="Times New Roman"/>
          <w:color w:val="191919"/>
          <w:sz w:val="20"/>
          <w:szCs w:val="20"/>
        </w:rPr>
        <w:t>e</w:t>
      </w:r>
      <w:r>
        <w:rPr>
          <w:rFonts w:ascii="Times New Roman" w:hAnsi="Times New Roman"/>
          <w:color w:val="191919"/>
          <w:spacing w:val="-8"/>
          <w:sz w:val="20"/>
          <w:szCs w:val="20"/>
        </w:rPr>
        <w:t xml:space="preserve"> </w:t>
      </w:r>
      <w:r>
        <w:rPr>
          <w:rFonts w:ascii="Times New Roman" w:hAnsi="Times New Roman"/>
          <w:color w:val="191919"/>
          <w:spacing w:val="-1"/>
          <w:sz w:val="20"/>
          <w:szCs w:val="20"/>
        </w:rPr>
        <w:t xml:space="preserve">transforms </w:t>
      </w:r>
      <w:r>
        <w:rPr>
          <w:rFonts w:ascii="Times New Roman" w:hAnsi="Times New Roman"/>
          <w:color w:val="191919"/>
          <w:sz w:val="20"/>
          <w:szCs w:val="20"/>
        </w:rPr>
        <w:t xml:space="preserve">numerical solutions. </w:t>
      </w:r>
      <w:r>
        <w:rPr>
          <w:rFonts w:ascii="Times New Roman" w:hAnsi="Times New Roman"/>
          <w:i/>
          <w:iCs/>
          <w:color w:val="191919"/>
          <w:sz w:val="20"/>
          <w:szCs w:val="20"/>
        </w:rPr>
        <w:t>P</w:t>
      </w:r>
      <w:r>
        <w:rPr>
          <w:rFonts w:ascii="Times New Roman" w:hAnsi="Times New Roman"/>
          <w:i/>
          <w:iCs/>
          <w:color w:val="191919"/>
          <w:spacing w:val="-7"/>
          <w:sz w:val="20"/>
          <w:szCs w:val="20"/>
        </w:rPr>
        <w:t>r</w:t>
      </w:r>
      <w:r>
        <w:rPr>
          <w:rFonts w:ascii="Times New Roman" w:hAnsi="Times New Roman"/>
          <w:i/>
          <w:iCs/>
          <w:color w:val="191919"/>
          <w:sz w:val="20"/>
          <w:szCs w:val="20"/>
        </w:rPr>
        <w:t>e</w:t>
      </w:r>
      <w:r>
        <w:rPr>
          <w:rFonts w:ascii="Times New Roman" w:hAnsi="Times New Roman"/>
          <w:i/>
          <w:iCs/>
          <w:color w:val="191919"/>
          <w:spacing w:val="-7"/>
          <w:sz w:val="20"/>
          <w:szCs w:val="20"/>
        </w:rPr>
        <w:t>r</w:t>
      </w:r>
      <w:r>
        <w:rPr>
          <w:rFonts w:ascii="Times New Roman" w:hAnsi="Times New Roman"/>
          <w:i/>
          <w:iCs/>
          <w:color w:val="191919"/>
          <w:sz w:val="20"/>
          <w:szCs w:val="20"/>
        </w:rPr>
        <w:t>equisite: M</w:t>
      </w:r>
      <w:r>
        <w:rPr>
          <w:rFonts w:ascii="Times New Roman" w:hAnsi="Times New Roman"/>
          <w:i/>
          <w:iCs/>
          <w:color w:val="191919"/>
          <w:spacing w:val="-7"/>
          <w:sz w:val="20"/>
          <w:szCs w:val="20"/>
        </w:rPr>
        <w:t>A</w:t>
      </w:r>
      <w:r>
        <w:rPr>
          <w:rFonts w:ascii="Times New Roman" w:hAnsi="Times New Roman"/>
          <w:i/>
          <w:iCs/>
          <w:color w:val="191919"/>
          <w:sz w:val="20"/>
          <w:szCs w:val="20"/>
        </w:rPr>
        <w:t>TH 52</w:t>
      </w:r>
      <w:r>
        <w:rPr>
          <w:rFonts w:ascii="Times New Roman" w:hAnsi="Times New Roman"/>
          <w:i/>
          <w:iCs/>
          <w:color w:val="191919"/>
          <w:spacing w:val="-15"/>
          <w:sz w:val="20"/>
          <w:szCs w:val="20"/>
        </w:rPr>
        <w:t>1</w:t>
      </w:r>
      <w:r>
        <w:rPr>
          <w:rFonts w:ascii="Times New Roman" w:hAnsi="Times New Roman"/>
          <w:i/>
          <w:iCs/>
          <w:color w:val="191919"/>
          <w:sz w:val="20"/>
          <w:szCs w:val="20"/>
        </w:rPr>
        <w:t>1 or consent of instructor</w:t>
      </w:r>
    </w:p>
    <w:p w:rsidR="00F42301" w:rsidRDefault="00F42301" w:rsidP="00721764">
      <w:pPr>
        <w:widowControl w:val="0"/>
        <w:autoSpaceDE w:val="0"/>
        <w:autoSpaceDN w:val="0"/>
        <w:adjustRightInd w:val="0"/>
        <w:spacing w:after="0" w:line="227" w:lineRule="exact"/>
        <w:ind w:left="1940"/>
        <w:rPr>
          <w:rFonts w:ascii="Times New Roman" w:hAnsi="Times New Roman"/>
          <w:color w:val="000000"/>
          <w:sz w:val="20"/>
          <w:szCs w:val="20"/>
        </w:rPr>
      </w:pPr>
      <w:r>
        <w:rPr>
          <w:rFonts w:ascii="Times New Roman" w:hAnsi="Times New Roman"/>
          <w:b/>
          <w:bCs/>
          <w:color w:val="191919"/>
          <w:sz w:val="20"/>
          <w:szCs w:val="20"/>
        </w:rPr>
        <w:t>M</w:t>
      </w:r>
      <w:r>
        <w:rPr>
          <w:rFonts w:ascii="Times New Roman" w:hAnsi="Times New Roman"/>
          <w:b/>
          <w:bCs/>
          <w:color w:val="191919"/>
          <w:spacing w:val="-15"/>
          <w:sz w:val="20"/>
          <w:szCs w:val="20"/>
        </w:rPr>
        <w:t>A</w:t>
      </w:r>
      <w:r>
        <w:rPr>
          <w:rFonts w:ascii="Times New Roman" w:hAnsi="Times New Roman"/>
          <w:b/>
          <w:bCs/>
          <w:color w:val="191919"/>
          <w:sz w:val="20"/>
          <w:szCs w:val="20"/>
        </w:rPr>
        <w:t>TH</w:t>
      </w:r>
      <w:r>
        <w:rPr>
          <w:rFonts w:ascii="Times New Roman" w:hAnsi="Times New Roman"/>
          <w:b/>
          <w:bCs/>
          <w:color w:val="191919"/>
          <w:spacing w:val="3"/>
          <w:sz w:val="20"/>
          <w:szCs w:val="20"/>
        </w:rPr>
        <w:t xml:space="preserve"> </w:t>
      </w:r>
      <w:r>
        <w:rPr>
          <w:rFonts w:ascii="Times New Roman" w:hAnsi="Times New Roman"/>
          <w:b/>
          <w:bCs/>
          <w:color w:val="191919"/>
          <w:sz w:val="20"/>
          <w:szCs w:val="20"/>
        </w:rPr>
        <w:t>5215</w:t>
      </w:r>
      <w:r>
        <w:rPr>
          <w:rFonts w:ascii="Times New Roman" w:hAnsi="Times New Roman"/>
          <w:b/>
          <w:bCs/>
          <w:color w:val="191919"/>
          <w:spacing w:val="3"/>
          <w:sz w:val="20"/>
          <w:szCs w:val="20"/>
        </w:rPr>
        <w:t xml:space="preserve"> </w:t>
      </w:r>
      <w:r>
        <w:rPr>
          <w:rFonts w:ascii="Times New Roman" w:hAnsi="Times New Roman"/>
          <w:b/>
          <w:bCs/>
          <w:color w:val="191919"/>
          <w:sz w:val="20"/>
          <w:szCs w:val="20"/>
        </w:rPr>
        <w:t>-</w:t>
      </w:r>
      <w:r>
        <w:rPr>
          <w:rFonts w:ascii="Times New Roman" w:hAnsi="Times New Roman"/>
          <w:b/>
          <w:bCs/>
          <w:color w:val="191919"/>
          <w:spacing w:val="3"/>
          <w:sz w:val="20"/>
          <w:szCs w:val="20"/>
        </w:rPr>
        <w:t xml:space="preserve"> </w:t>
      </w:r>
      <w:r>
        <w:rPr>
          <w:rFonts w:ascii="Times New Roman" w:hAnsi="Times New Roman"/>
          <w:b/>
          <w:bCs/>
          <w:color w:val="191919"/>
          <w:sz w:val="20"/>
          <w:szCs w:val="20"/>
        </w:rPr>
        <w:t>Numerical</w:t>
      </w:r>
      <w:r>
        <w:rPr>
          <w:rFonts w:ascii="Times New Roman" w:hAnsi="Times New Roman"/>
          <w:b/>
          <w:bCs/>
          <w:color w:val="191919"/>
          <w:spacing w:val="-8"/>
          <w:sz w:val="20"/>
          <w:szCs w:val="20"/>
        </w:rPr>
        <w:t xml:space="preserve"> </w:t>
      </w:r>
      <w:r>
        <w:rPr>
          <w:rFonts w:ascii="Times New Roman" w:hAnsi="Times New Roman"/>
          <w:b/>
          <w:bCs/>
          <w:color w:val="191919"/>
          <w:sz w:val="20"/>
          <w:szCs w:val="20"/>
        </w:rPr>
        <w:t>Analysis..........................................................................................3(3-0)</w:t>
      </w:r>
    </w:p>
    <w:p w:rsidR="00F42301" w:rsidRDefault="00F42301" w:rsidP="00721764">
      <w:pPr>
        <w:widowControl w:val="0"/>
        <w:autoSpaceDE w:val="0"/>
        <w:autoSpaceDN w:val="0"/>
        <w:adjustRightInd w:val="0"/>
        <w:spacing w:before="13" w:after="0" w:line="250" w:lineRule="auto"/>
        <w:ind w:left="2300" w:right="849"/>
        <w:jc w:val="both"/>
        <w:rPr>
          <w:rFonts w:ascii="Times New Roman" w:hAnsi="Times New Roman"/>
          <w:color w:val="000000"/>
          <w:sz w:val="20"/>
          <w:szCs w:val="20"/>
        </w:rPr>
      </w:pPr>
      <w:r>
        <w:rPr>
          <w:rFonts w:ascii="Times New Roman" w:hAnsi="Times New Roman"/>
          <w:color w:val="191919"/>
          <w:sz w:val="20"/>
          <w:szCs w:val="20"/>
        </w:rPr>
        <w:t>Nature of erro</w:t>
      </w:r>
      <w:r>
        <w:rPr>
          <w:rFonts w:ascii="Times New Roman" w:hAnsi="Times New Roman"/>
          <w:color w:val="191919"/>
          <w:spacing w:val="-8"/>
          <w:sz w:val="20"/>
          <w:szCs w:val="20"/>
        </w:rPr>
        <w:t>r</w:t>
      </w:r>
      <w:r>
        <w:rPr>
          <w:rFonts w:ascii="Times New Roman" w:hAnsi="Times New Roman"/>
          <w:color w:val="191919"/>
          <w:sz w:val="20"/>
          <w:szCs w:val="20"/>
        </w:rPr>
        <w:t>, Gaussian elimination for linear systems, iteration, Newton</w:t>
      </w:r>
      <w:r>
        <w:rPr>
          <w:rFonts w:ascii="Times New Roman" w:hAnsi="Times New Roman"/>
          <w:color w:val="191919"/>
          <w:spacing w:val="-11"/>
          <w:sz w:val="20"/>
          <w:szCs w:val="20"/>
        </w:rPr>
        <w:t>’</w:t>
      </w:r>
      <w:r>
        <w:rPr>
          <w:rFonts w:ascii="Times New Roman" w:hAnsi="Times New Roman"/>
          <w:color w:val="191919"/>
          <w:sz w:val="20"/>
          <w:szCs w:val="20"/>
        </w:rPr>
        <w:t xml:space="preserve">s method, steepest </w:t>
      </w:r>
      <w:r>
        <w:rPr>
          <w:rFonts w:ascii="Times New Roman" w:hAnsi="Times New Roman"/>
          <w:color w:val="191919"/>
          <w:spacing w:val="-1"/>
          <w:sz w:val="20"/>
          <w:szCs w:val="20"/>
        </w:rPr>
        <w:t>descen</w:t>
      </w:r>
      <w:r>
        <w:rPr>
          <w:rFonts w:ascii="Times New Roman" w:hAnsi="Times New Roman"/>
          <w:color w:val="191919"/>
          <w:sz w:val="20"/>
          <w:szCs w:val="20"/>
        </w:rPr>
        <w:t>t</w:t>
      </w:r>
      <w:r>
        <w:rPr>
          <w:rFonts w:ascii="Times New Roman" w:hAnsi="Times New Roman"/>
          <w:color w:val="191919"/>
          <w:spacing w:val="-9"/>
          <w:sz w:val="20"/>
          <w:szCs w:val="20"/>
        </w:rPr>
        <w:t xml:space="preserve"> </w:t>
      </w:r>
      <w:r>
        <w:rPr>
          <w:rFonts w:ascii="Times New Roman" w:hAnsi="Times New Roman"/>
          <w:color w:val="191919"/>
          <w:spacing w:val="-1"/>
          <w:sz w:val="20"/>
          <w:szCs w:val="20"/>
        </w:rPr>
        <w:t>fo</w:t>
      </w:r>
      <w:r>
        <w:rPr>
          <w:rFonts w:ascii="Times New Roman" w:hAnsi="Times New Roman"/>
          <w:color w:val="191919"/>
          <w:sz w:val="20"/>
          <w:szCs w:val="20"/>
        </w:rPr>
        <w:t>r</w:t>
      </w:r>
      <w:r>
        <w:rPr>
          <w:rFonts w:ascii="Times New Roman" w:hAnsi="Times New Roman"/>
          <w:color w:val="191919"/>
          <w:spacing w:val="-9"/>
          <w:sz w:val="20"/>
          <w:szCs w:val="20"/>
        </w:rPr>
        <w:t xml:space="preserve"> </w:t>
      </w:r>
      <w:r>
        <w:rPr>
          <w:rFonts w:ascii="Times New Roman" w:hAnsi="Times New Roman"/>
          <w:color w:val="191919"/>
          <w:spacing w:val="-1"/>
          <w:sz w:val="20"/>
          <w:szCs w:val="20"/>
        </w:rPr>
        <w:t>nonlinea</w:t>
      </w:r>
      <w:r>
        <w:rPr>
          <w:rFonts w:ascii="Times New Roman" w:hAnsi="Times New Roman"/>
          <w:color w:val="191919"/>
          <w:sz w:val="20"/>
          <w:szCs w:val="20"/>
        </w:rPr>
        <w:t>r</w:t>
      </w:r>
      <w:r>
        <w:rPr>
          <w:rFonts w:ascii="Times New Roman" w:hAnsi="Times New Roman"/>
          <w:color w:val="191919"/>
          <w:spacing w:val="-9"/>
          <w:sz w:val="20"/>
          <w:szCs w:val="20"/>
        </w:rPr>
        <w:t xml:space="preserve"> </w:t>
      </w:r>
      <w:r>
        <w:rPr>
          <w:rFonts w:ascii="Times New Roman" w:hAnsi="Times New Roman"/>
          <w:color w:val="191919"/>
          <w:spacing w:val="-1"/>
          <w:sz w:val="20"/>
          <w:szCs w:val="20"/>
        </w:rPr>
        <w:t>systems</w:t>
      </w:r>
      <w:r>
        <w:rPr>
          <w:rFonts w:ascii="Times New Roman" w:hAnsi="Times New Roman"/>
          <w:color w:val="191919"/>
          <w:sz w:val="20"/>
          <w:szCs w:val="20"/>
        </w:rPr>
        <w:t>,</w:t>
      </w:r>
      <w:r>
        <w:rPr>
          <w:rFonts w:ascii="Times New Roman" w:hAnsi="Times New Roman"/>
          <w:color w:val="191919"/>
          <w:spacing w:val="-9"/>
          <w:sz w:val="20"/>
          <w:szCs w:val="20"/>
        </w:rPr>
        <w:t xml:space="preserve"> </w:t>
      </w:r>
      <w:r>
        <w:rPr>
          <w:rFonts w:ascii="Times New Roman" w:hAnsi="Times New Roman"/>
          <w:color w:val="191919"/>
          <w:spacing w:val="-1"/>
          <w:sz w:val="20"/>
          <w:szCs w:val="20"/>
        </w:rPr>
        <w:t>zero</w:t>
      </w:r>
      <w:r>
        <w:rPr>
          <w:rFonts w:ascii="Times New Roman" w:hAnsi="Times New Roman"/>
          <w:color w:val="191919"/>
          <w:sz w:val="20"/>
          <w:szCs w:val="20"/>
        </w:rPr>
        <w:t>s</w:t>
      </w:r>
      <w:r>
        <w:rPr>
          <w:rFonts w:ascii="Times New Roman" w:hAnsi="Times New Roman"/>
          <w:color w:val="191919"/>
          <w:spacing w:val="-9"/>
          <w:sz w:val="20"/>
          <w:szCs w:val="20"/>
        </w:rPr>
        <w:t xml:space="preserve"> </w:t>
      </w:r>
      <w:r>
        <w:rPr>
          <w:rFonts w:ascii="Times New Roman" w:hAnsi="Times New Roman"/>
          <w:color w:val="191919"/>
          <w:spacing w:val="-1"/>
          <w:sz w:val="20"/>
          <w:szCs w:val="20"/>
        </w:rPr>
        <w:t>o</w:t>
      </w:r>
      <w:r>
        <w:rPr>
          <w:rFonts w:ascii="Times New Roman" w:hAnsi="Times New Roman"/>
          <w:color w:val="191919"/>
          <w:sz w:val="20"/>
          <w:szCs w:val="20"/>
        </w:rPr>
        <w:t>f</w:t>
      </w:r>
      <w:r>
        <w:rPr>
          <w:rFonts w:ascii="Times New Roman" w:hAnsi="Times New Roman"/>
          <w:color w:val="191919"/>
          <w:spacing w:val="-9"/>
          <w:sz w:val="20"/>
          <w:szCs w:val="20"/>
        </w:rPr>
        <w:t xml:space="preserve"> </w:t>
      </w:r>
      <w:r>
        <w:rPr>
          <w:rFonts w:ascii="Times New Roman" w:hAnsi="Times New Roman"/>
          <w:color w:val="191919"/>
          <w:spacing w:val="-1"/>
          <w:sz w:val="20"/>
          <w:szCs w:val="20"/>
        </w:rPr>
        <w:t>polynomial</w:t>
      </w:r>
      <w:r>
        <w:rPr>
          <w:rFonts w:ascii="Times New Roman" w:hAnsi="Times New Roman"/>
          <w:color w:val="191919"/>
          <w:sz w:val="20"/>
          <w:szCs w:val="20"/>
        </w:rPr>
        <w:t>s</w:t>
      </w:r>
      <w:r>
        <w:rPr>
          <w:rFonts w:ascii="Times New Roman" w:hAnsi="Times New Roman"/>
          <w:color w:val="191919"/>
          <w:spacing w:val="-9"/>
          <w:sz w:val="20"/>
          <w:szCs w:val="20"/>
        </w:rPr>
        <w:t xml:space="preserve"> </w:t>
      </w:r>
      <w:r>
        <w:rPr>
          <w:rFonts w:ascii="Times New Roman" w:hAnsi="Times New Roman"/>
          <w:color w:val="191919"/>
          <w:spacing w:val="-1"/>
          <w:sz w:val="20"/>
          <w:szCs w:val="20"/>
        </w:rPr>
        <w:t>an</w:t>
      </w:r>
      <w:r>
        <w:rPr>
          <w:rFonts w:ascii="Times New Roman" w:hAnsi="Times New Roman"/>
          <w:color w:val="191919"/>
          <w:sz w:val="20"/>
          <w:szCs w:val="20"/>
        </w:rPr>
        <w:t>d</w:t>
      </w:r>
      <w:r>
        <w:rPr>
          <w:rFonts w:ascii="Times New Roman" w:hAnsi="Times New Roman"/>
          <w:color w:val="191919"/>
          <w:spacing w:val="-9"/>
          <w:sz w:val="20"/>
          <w:szCs w:val="20"/>
        </w:rPr>
        <w:t xml:space="preserve"> </w:t>
      </w:r>
      <w:r>
        <w:rPr>
          <w:rFonts w:ascii="Times New Roman" w:hAnsi="Times New Roman"/>
          <w:color w:val="191919"/>
          <w:spacing w:val="-1"/>
          <w:sz w:val="20"/>
          <w:szCs w:val="20"/>
        </w:rPr>
        <w:t>interpolation</w:t>
      </w:r>
      <w:r>
        <w:rPr>
          <w:rFonts w:ascii="Times New Roman" w:hAnsi="Times New Roman"/>
          <w:color w:val="191919"/>
          <w:sz w:val="20"/>
          <w:szCs w:val="20"/>
        </w:rPr>
        <w:t>.</w:t>
      </w:r>
      <w:r>
        <w:rPr>
          <w:rFonts w:ascii="Times New Roman" w:hAnsi="Times New Roman"/>
          <w:color w:val="191919"/>
          <w:spacing w:val="-9"/>
          <w:sz w:val="20"/>
          <w:szCs w:val="20"/>
        </w:rPr>
        <w:t xml:space="preserve"> </w:t>
      </w:r>
      <w:r>
        <w:rPr>
          <w:rFonts w:ascii="Times New Roman" w:hAnsi="Times New Roman"/>
          <w:i/>
          <w:iCs/>
          <w:color w:val="191919"/>
          <w:spacing w:val="-1"/>
          <w:sz w:val="20"/>
          <w:szCs w:val="20"/>
        </w:rPr>
        <w:t>P</w:t>
      </w:r>
      <w:r>
        <w:rPr>
          <w:rFonts w:ascii="Times New Roman" w:hAnsi="Times New Roman"/>
          <w:i/>
          <w:iCs/>
          <w:color w:val="191919"/>
          <w:spacing w:val="-9"/>
          <w:sz w:val="20"/>
          <w:szCs w:val="20"/>
        </w:rPr>
        <w:t>r</w:t>
      </w:r>
      <w:r>
        <w:rPr>
          <w:rFonts w:ascii="Times New Roman" w:hAnsi="Times New Roman"/>
          <w:i/>
          <w:iCs/>
          <w:color w:val="191919"/>
          <w:spacing w:val="-1"/>
          <w:sz w:val="20"/>
          <w:szCs w:val="20"/>
        </w:rPr>
        <w:t>e</w:t>
      </w:r>
      <w:r>
        <w:rPr>
          <w:rFonts w:ascii="Times New Roman" w:hAnsi="Times New Roman"/>
          <w:i/>
          <w:iCs/>
          <w:color w:val="191919"/>
          <w:spacing w:val="-9"/>
          <w:sz w:val="20"/>
          <w:szCs w:val="20"/>
        </w:rPr>
        <w:t>r</w:t>
      </w:r>
      <w:r>
        <w:rPr>
          <w:rFonts w:ascii="Times New Roman" w:hAnsi="Times New Roman"/>
          <w:i/>
          <w:iCs/>
          <w:color w:val="191919"/>
          <w:spacing w:val="-1"/>
          <w:sz w:val="20"/>
          <w:szCs w:val="20"/>
        </w:rPr>
        <w:t>equisite</w:t>
      </w:r>
      <w:r>
        <w:rPr>
          <w:rFonts w:ascii="Times New Roman" w:hAnsi="Times New Roman"/>
          <w:i/>
          <w:iCs/>
          <w:color w:val="191919"/>
          <w:sz w:val="20"/>
          <w:szCs w:val="20"/>
        </w:rPr>
        <w:t>:</w:t>
      </w:r>
      <w:r>
        <w:rPr>
          <w:rFonts w:ascii="Times New Roman" w:hAnsi="Times New Roman"/>
          <w:i/>
          <w:iCs/>
          <w:color w:val="191919"/>
          <w:spacing w:val="-9"/>
          <w:sz w:val="20"/>
          <w:szCs w:val="20"/>
        </w:rPr>
        <w:t xml:space="preserve"> </w:t>
      </w:r>
      <w:r>
        <w:rPr>
          <w:rFonts w:ascii="Times New Roman" w:hAnsi="Times New Roman"/>
          <w:i/>
          <w:iCs/>
          <w:color w:val="191919"/>
          <w:spacing w:val="-1"/>
          <w:sz w:val="20"/>
          <w:szCs w:val="20"/>
        </w:rPr>
        <w:t>M</w:t>
      </w:r>
      <w:r>
        <w:rPr>
          <w:rFonts w:ascii="Times New Roman" w:hAnsi="Times New Roman"/>
          <w:i/>
          <w:iCs/>
          <w:color w:val="191919"/>
          <w:spacing w:val="-9"/>
          <w:sz w:val="20"/>
          <w:szCs w:val="20"/>
        </w:rPr>
        <w:t>A</w:t>
      </w:r>
      <w:r>
        <w:rPr>
          <w:rFonts w:ascii="Times New Roman" w:hAnsi="Times New Roman"/>
          <w:i/>
          <w:iCs/>
          <w:color w:val="191919"/>
          <w:spacing w:val="-1"/>
          <w:sz w:val="20"/>
          <w:szCs w:val="20"/>
        </w:rPr>
        <w:t>T</w:t>
      </w:r>
      <w:r>
        <w:rPr>
          <w:rFonts w:ascii="Times New Roman" w:hAnsi="Times New Roman"/>
          <w:i/>
          <w:iCs/>
          <w:color w:val="191919"/>
          <w:sz w:val="20"/>
          <w:szCs w:val="20"/>
        </w:rPr>
        <w:t>H</w:t>
      </w:r>
      <w:r>
        <w:rPr>
          <w:rFonts w:ascii="Times New Roman" w:hAnsi="Times New Roman"/>
          <w:i/>
          <w:iCs/>
          <w:color w:val="191919"/>
          <w:spacing w:val="-9"/>
          <w:sz w:val="20"/>
          <w:szCs w:val="20"/>
        </w:rPr>
        <w:t xml:space="preserve"> </w:t>
      </w:r>
      <w:r>
        <w:rPr>
          <w:rFonts w:ascii="Times New Roman" w:hAnsi="Times New Roman"/>
          <w:i/>
          <w:iCs/>
          <w:color w:val="191919"/>
          <w:spacing w:val="-1"/>
          <w:sz w:val="20"/>
          <w:szCs w:val="20"/>
        </w:rPr>
        <w:t>52</w:t>
      </w:r>
      <w:r>
        <w:rPr>
          <w:rFonts w:ascii="Times New Roman" w:hAnsi="Times New Roman"/>
          <w:i/>
          <w:iCs/>
          <w:color w:val="191919"/>
          <w:spacing w:val="-16"/>
          <w:sz w:val="20"/>
          <w:szCs w:val="20"/>
        </w:rPr>
        <w:t>1</w:t>
      </w:r>
      <w:r>
        <w:rPr>
          <w:rFonts w:ascii="Times New Roman" w:hAnsi="Times New Roman"/>
          <w:i/>
          <w:iCs/>
          <w:color w:val="191919"/>
          <w:sz w:val="20"/>
          <w:szCs w:val="20"/>
        </w:rPr>
        <w:t>1 or consent of instructor</w:t>
      </w:r>
    </w:p>
    <w:p w:rsidR="00F42301" w:rsidRDefault="00F42301" w:rsidP="00721764">
      <w:pPr>
        <w:widowControl w:val="0"/>
        <w:autoSpaceDE w:val="0"/>
        <w:autoSpaceDN w:val="0"/>
        <w:adjustRightInd w:val="0"/>
        <w:spacing w:after="0" w:line="227" w:lineRule="exact"/>
        <w:ind w:left="1940"/>
        <w:rPr>
          <w:rFonts w:ascii="Times New Roman" w:hAnsi="Times New Roman"/>
          <w:color w:val="000000"/>
          <w:sz w:val="20"/>
          <w:szCs w:val="20"/>
        </w:rPr>
      </w:pPr>
      <w:r>
        <w:rPr>
          <w:rFonts w:ascii="Times New Roman" w:hAnsi="Times New Roman"/>
          <w:b/>
          <w:bCs/>
          <w:color w:val="191919"/>
          <w:sz w:val="20"/>
          <w:szCs w:val="20"/>
        </w:rPr>
        <w:t>M</w:t>
      </w:r>
      <w:r>
        <w:rPr>
          <w:rFonts w:ascii="Times New Roman" w:hAnsi="Times New Roman"/>
          <w:b/>
          <w:bCs/>
          <w:color w:val="191919"/>
          <w:spacing w:val="-15"/>
          <w:sz w:val="20"/>
          <w:szCs w:val="20"/>
        </w:rPr>
        <w:t>A</w:t>
      </w:r>
      <w:r>
        <w:rPr>
          <w:rFonts w:ascii="Times New Roman" w:hAnsi="Times New Roman"/>
          <w:b/>
          <w:bCs/>
          <w:color w:val="191919"/>
          <w:sz w:val="20"/>
          <w:szCs w:val="20"/>
        </w:rPr>
        <w:t>TH</w:t>
      </w:r>
      <w:r>
        <w:rPr>
          <w:rFonts w:ascii="Times New Roman" w:hAnsi="Times New Roman"/>
          <w:b/>
          <w:bCs/>
          <w:color w:val="191919"/>
          <w:spacing w:val="4"/>
          <w:sz w:val="20"/>
          <w:szCs w:val="20"/>
        </w:rPr>
        <w:t xml:space="preserve"> </w:t>
      </w:r>
      <w:r>
        <w:rPr>
          <w:rFonts w:ascii="Times New Roman" w:hAnsi="Times New Roman"/>
          <w:b/>
          <w:bCs/>
          <w:color w:val="191919"/>
          <w:sz w:val="20"/>
          <w:szCs w:val="20"/>
        </w:rPr>
        <w:t>53</w:t>
      </w:r>
      <w:r>
        <w:rPr>
          <w:rFonts w:ascii="Times New Roman" w:hAnsi="Times New Roman"/>
          <w:b/>
          <w:bCs/>
          <w:color w:val="191919"/>
          <w:spacing w:val="-11"/>
          <w:sz w:val="20"/>
          <w:szCs w:val="20"/>
        </w:rPr>
        <w:t>1</w:t>
      </w:r>
      <w:r>
        <w:rPr>
          <w:rFonts w:ascii="Times New Roman" w:hAnsi="Times New Roman"/>
          <w:b/>
          <w:bCs/>
          <w:color w:val="191919"/>
          <w:sz w:val="20"/>
          <w:szCs w:val="20"/>
        </w:rPr>
        <w:t>1</w:t>
      </w:r>
      <w:r>
        <w:rPr>
          <w:rFonts w:ascii="Times New Roman" w:hAnsi="Times New Roman"/>
          <w:b/>
          <w:bCs/>
          <w:color w:val="191919"/>
          <w:spacing w:val="4"/>
          <w:sz w:val="20"/>
          <w:szCs w:val="20"/>
        </w:rPr>
        <w:t xml:space="preserve"> </w:t>
      </w:r>
      <w:r>
        <w:rPr>
          <w:rFonts w:ascii="Times New Roman" w:hAnsi="Times New Roman"/>
          <w:b/>
          <w:bCs/>
          <w:color w:val="191919"/>
          <w:sz w:val="20"/>
          <w:szCs w:val="20"/>
        </w:rPr>
        <w:t>-</w:t>
      </w:r>
      <w:r>
        <w:rPr>
          <w:rFonts w:ascii="Times New Roman" w:hAnsi="Times New Roman"/>
          <w:b/>
          <w:bCs/>
          <w:color w:val="191919"/>
          <w:spacing w:val="4"/>
          <w:sz w:val="20"/>
          <w:szCs w:val="20"/>
        </w:rPr>
        <w:t xml:space="preserve"> </w:t>
      </w:r>
      <w:r>
        <w:rPr>
          <w:rFonts w:ascii="Times New Roman" w:hAnsi="Times New Roman"/>
          <w:b/>
          <w:bCs/>
          <w:color w:val="191919"/>
          <w:sz w:val="20"/>
          <w:szCs w:val="20"/>
        </w:rPr>
        <w:t>Geometry</w:t>
      </w:r>
      <w:r>
        <w:rPr>
          <w:rFonts w:ascii="Times New Roman" w:hAnsi="Times New Roman"/>
          <w:b/>
          <w:bCs/>
          <w:color w:val="191919"/>
          <w:spacing w:val="4"/>
          <w:sz w:val="20"/>
          <w:szCs w:val="20"/>
        </w:rPr>
        <w:t xml:space="preserve"> </w:t>
      </w:r>
      <w:r>
        <w:rPr>
          <w:rFonts w:ascii="Times New Roman" w:hAnsi="Times New Roman"/>
          <w:b/>
          <w:bCs/>
          <w:color w:val="191919"/>
          <w:sz w:val="20"/>
          <w:szCs w:val="20"/>
        </w:rPr>
        <w:t>for</w:t>
      </w:r>
      <w:r>
        <w:rPr>
          <w:rFonts w:ascii="Times New Roman" w:hAnsi="Times New Roman"/>
          <w:b/>
          <w:bCs/>
          <w:color w:val="191919"/>
          <w:spacing w:val="-3"/>
          <w:sz w:val="20"/>
          <w:szCs w:val="20"/>
        </w:rPr>
        <w:t xml:space="preserve"> </w:t>
      </w:r>
      <w:r>
        <w:rPr>
          <w:rFonts w:ascii="Times New Roman" w:hAnsi="Times New Roman"/>
          <w:b/>
          <w:bCs/>
          <w:color w:val="191919"/>
          <w:spacing w:val="-18"/>
          <w:sz w:val="20"/>
          <w:szCs w:val="20"/>
        </w:rPr>
        <w:t>T</w:t>
      </w:r>
      <w:r>
        <w:rPr>
          <w:rFonts w:ascii="Times New Roman" w:hAnsi="Times New Roman"/>
          <w:b/>
          <w:bCs/>
          <w:color w:val="191919"/>
          <w:sz w:val="20"/>
          <w:szCs w:val="20"/>
        </w:rPr>
        <w:t>eachers***..............................................................................3(3-0)</w:t>
      </w:r>
    </w:p>
    <w:p w:rsidR="00F42301" w:rsidRDefault="00F42301" w:rsidP="00721764">
      <w:pPr>
        <w:widowControl w:val="0"/>
        <w:autoSpaceDE w:val="0"/>
        <w:autoSpaceDN w:val="0"/>
        <w:adjustRightInd w:val="0"/>
        <w:spacing w:before="13" w:after="0" w:line="250" w:lineRule="auto"/>
        <w:ind w:left="2300" w:right="850"/>
        <w:jc w:val="both"/>
        <w:rPr>
          <w:rFonts w:ascii="Times New Roman" w:hAnsi="Times New Roman"/>
          <w:color w:val="000000"/>
          <w:sz w:val="20"/>
          <w:szCs w:val="20"/>
        </w:rPr>
      </w:pPr>
      <w:r w:rsidRPr="003F2CF3">
        <w:rPr>
          <w:rFonts w:ascii="Calibri" w:hAnsi="Calibri"/>
          <w:noProof/>
          <w:lang w:eastAsia="en-US"/>
        </w:rPr>
        <w:pict>
          <v:shape id="_x0000_s3764" type="#_x0000_t202" style="position:absolute;left:0;text-align:left;margin-left:20.55pt;margin-top:28.3pt;width:1in;height:184.35pt;z-index:-251532288;mso-position-horizontal-relative:page" o:allowincell="f" filled="f" stroked="f">
            <v:textbox style="layout-flow:vertical;mso-layout-flow-alt:bottom-to-top" inset="0,0,0,0">
              <w:txbxContent>
                <w:p w:rsidR="00F42301" w:rsidRDefault="00F42301" w:rsidP="00721764">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E</w:t>
                  </w:r>
                  <w:r>
                    <w:rPr>
                      <w:rFonts w:ascii="Impact" w:hAnsi="Impact" w:cs="Impact"/>
                      <w:color w:val="A3A3A3"/>
                      <w:spacing w:val="-115"/>
                      <w:position w:val="1"/>
                      <w:sz w:val="105"/>
                      <w:szCs w:val="105"/>
                    </w:rPr>
                    <w:t xml:space="preserve"> </w:t>
                  </w:r>
                </w:p>
              </w:txbxContent>
            </v:textbox>
            <w10:wrap anchorx="page"/>
          </v:shape>
        </w:pict>
      </w:r>
      <w:r>
        <w:rPr>
          <w:rFonts w:ascii="Times New Roman" w:hAnsi="Times New Roman"/>
          <w:color w:val="191919"/>
          <w:spacing w:val="-1"/>
          <w:sz w:val="20"/>
          <w:szCs w:val="20"/>
        </w:rPr>
        <w:t>Points</w:t>
      </w:r>
      <w:r>
        <w:rPr>
          <w:rFonts w:ascii="Times New Roman" w:hAnsi="Times New Roman"/>
          <w:color w:val="191919"/>
          <w:sz w:val="20"/>
          <w:szCs w:val="20"/>
        </w:rPr>
        <w:t>,</w:t>
      </w:r>
      <w:r>
        <w:rPr>
          <w:rFonts w:ascii="Times New Roman" w:hAnsi="Times New Roman"/>
          <w:color w:val="191919"/>
          <w:spacing w:val="-9"/>
          <w:sz w:val="20"/>
          <w:szCs w:val="20"/>
        </w:rPr>
        <w:t xml:space="preserve"> </w:t>
      </w:r>
      <w:r>
        <w:rPr>
          <w:rFonts w:ascii="Times New Roman" w:hAnsi="Times New Roman"/>
          <w:color w:val="191919"/>
          <w:spacing w:val="-1"/>
          <w:sz w:val="20"/>
          <w:szCs w:val="20"/>
        </w:rPr>
        <w:t>lines</w:t>
      </w:r>
      <w:r>
        <w:rPr>
          <w:rFonts w:ascii="Times New Roman" w:hAnsi="Times New Roman"/>
          <w:color w:val="191919"/>
          <w:sz w:val="20"/>
          <w:szCs w:val="20"/>
        </w:rPr>
        <w:t>,</w:t>
      </w:r>
      <w:r>
        <w:rPr>
          <w:rFonts w:ascii="Times New Roman" w:hAnsi="Times New Roman"/>
          <w:color w:val="191919"/>
          <w:spacing w:val="-8"/>
          <w:sz w:val="20"/>
          <w:szCs w:val="20"/>
        </w:rPr>
        <w:t xml:space="preserve"> </w:t>
      </w:r>
      <w:r>
        <w:rPr>
          <w:rFonts w:ascii="Times New Roman" w:hAnsi="Times New Roman"/>
          <w:color w:val="191919"/>
          <w:spacing w:val="-1"/>
          <w:sz w:val="20"/>
          <w:szCs w:val="20"/>
        </w:rPr>
        <w:t>planes</w:t>
      </w:r>
      <w:r>
        <w:rPr>
          <w:rFonts w:ascii="Times New Roman" w:hAnsi="Times New Roman"/>
          <w:color w:val="191919"/>
          <w:sz w:val="20"/>
          <w:szCs w:val="20"/>
        </w:rPr>
        <w:t>,</w:t>
      </w:r>
      <w:r>
        <w:rPr>
          <w:rFonts w:ascii="Times New Roman" w:hAnsi="Times New Roman"/>
          <w:color w:val="191919"/>
          <w:spacing w:val="-8"/>
          <w:sz w:val="20"/>
          <w:szCs w:val="20"/>
        </w:rPr>
        <w:t xml:space="preserve"> </w:t>
      </w:r>
      <w:r>
        <w:rPr>
          <w:rFonts w:ascii="Times New Roman" w:hAnsi="Times New Roman"/>
          <w:color w:val="191919"/>
          <w:spacing w:val="-1"/>
          <w:sz w:val="20"/>
          <w:szCs w:val="20"/>
        </w:rPr>
        <w:t>paralle</w:t>
      </w:r>
      <w:r>
        <w:rPr>
          <w:rFonts w:ascii="Times New Roman" w:hAnsi="Times New Roman"/>
          <w:color w:val="191919"/>
          <w:sz w:val="20"/>
          <w:szCs w:val="20"/>
        </w:rPr>
        <w:t>l</w:t>
      </w:r>
      <w:r>
        <w:rPr>
          <w:rFonts w:ascii="Times New Roman" w:hAnsi="Times New Roman"/>
          <w:color w:val="191919"/>
          <w:spacing w:val="-8"/>
          <w:sz w:val="20"/>
          <w:szCs w:val="20"/>
        </w:rPr>
        <w:t xml:space="preserve"> </w:t>
      </w:r>
      <w:r>
        <w:rPr>
          <w:rFonts w:ascii="Times New Roman" w:hAnsi="Times New Roman"/>
          <w:color w:val="191919"/>
          <w:spacing w:val="-1"/>
          <w:sz w:val="20"/>
          <w:szCs w:val="20"/>
        </w:rPr>
        <w:t>an</w:t>
      </w:r>
      <w:r>
        <w:rPr>
          <w:rFonts w:ascii="Times New Roman" w:hAnsi="Times New Roman"/>
          <w:color w:val="191919"/>
          <w:sz w:val="20"/>
          <w:szCs w:val="20"/>
        </w:rPr>
        <w:t>d</w:t>
      </w:r>
      <w:r>
        <w:rPr>
          <w:rFonts w:ascii="Times New Roman" w:hAnsi="Times New Roman"/>
          <w:color w:val="191919"/>
          <w:spacing w:val="-9"/>
          <w:sz w:val="20"/>
          <w:szCs w:val="20"/>
        </w:rPr>
        <w:t xml:space="preserve"> </w:t>
      </w:r>
      <w:r>
        <w:rPr>
          <w:rFonts w:ascii="Times New Roman" w:hAnsi="Times New Roman"/>
          <w:color w:val="191919"/>
          <w:spacing w:val="-1"/>
          <w:sz w:val="20"/>
          <w:szCs w:val="20"/>
        </w:rPr>
        <w:t>perpendicula</w:t>
      </w:r>
      <w:r>
        <w:rPr>
          <w:rFonts w:ascii="Times New Roman" w:hAnsi="Times New Roman"/>
          <w:color w:val="191919"/>
          <w:sz w:val="20"/>
          <w:szCs w:val="20"/>
        </w:rPr>
        <w:t>r</w:t>
      </w:r>
      <w:r>
        <w:rPr>
          <w:rFonts w:ascii="Times New Roman" w:hAnsi="Times New Roman"/>
          <w:color w:val="191919"/>
          <w:spacing w:val="-8"/>
          <w:sz w:val="20"/>
          <w:szCs w:val="20"/>
        </w:rPr>
        <w:t xml:space="preserve"> </w:t>
      </w:r>
      <w:r>
        <w:rPr>
          <w:rFonts w:ascii="Times New Roman" w:hAnsi="Times New Roman"/>
          <w:color w:val="191919"/>
          <w:spacing w:val="-1"/>
          <w:sz w:val="20"/>
          <w:szCs w:val="20"/>
        </w:rPr>
        <w:t>lines</w:t>
      </w:r>
      <w:r>
        <w:rPr>
          <w:rFonts w:ascii="Times New Roman" w:hAnsi="Times New Roman"/>
          <w:color w:val="191919"/>
          <w:sz w:val="20"/>
          <w:szCs w:val="20"/>
        </w:rPr>
        <w:t>,</w:t>
      </w:r>
      <w:r>
        <w:rPr>
          <w:rFonts w:ascii="Times New Roman" w:hAnsi="Times New Roman"/>
          <w:color w:val="191919"/>
          <w:spacing w:val="-8"/>
          <w:sz w:val="20"/>
          <w:szCs w:val="20"/>
        </w:rPr>
        <w:t xml:space="preserve"> </w:t>
      </w:r>
      <w:r>
        <w:rPr>
          <w:rFonts w:ascii="Times New Roman" w:hAnsi="Times New Roman"/>
          <w:color w:val="191919"/>
          <w:spacing w:val="-1"/>
          <w:sz w:val="20"/>
          <w:szCs w:val="20"/>
        </w:rPr>
        <w:t>congruence</w:t>
      </w:r>
      <w:r>
        <w:rPr>
          <w:rFonts w:ascii="Times New Roman" w:hAnsi="Times New Roman"/>
          <w:color w:val="191919"/>
          <w:sz w:val="20"/>
          <w:szCs w:val="20"/>
        </w:rPr>
        <w:t>,</w:t>
      </w:r>
      <w:r>
        <w:rPr>
          <w:rFonts w:ascii="Times New Roman" w:hAnsi="Times New Roman"/>
          <w:color w:val="191919"/>
          <w:spacing w:val="-8"/>
          <w:sz w:val="20"/>
          <w:szCs w:val="20"/>
        </w:rPr>
        <w:t xml:space="preserve"> </w:t>
      </w:r>
      <w:r>
        <w:rPr>
          <w:rFonts w:ascii="Times New Roman" w:hAnsi="Times New Roman"/>
          <w:color w:val="191919"/>
          <w:spacing w:val="-1"/>
          <w:sz w:val="20"/>
          <w:szCs w:val="20"/>
        </w:rPr>
        <w:t>similarit</w:t>
      </w:r>
      <w:r>
        <w:rPr>
          <w:rFonts w:ascii="Times New Roman" w:hAnsi="Times New Roman"/>
          <w:color w:val="191919"/>
          <w:spacing w:val="-14"/>
          <w:sz w:val="20"/>
          <w:szCs w:val="20"/>
        </w:rPr>
        <w:t>y</w:t>
      </w:r>
      <w:r>
        <w:rPr>
          <w:rFonts w:ascii="Times New Roman" w:hAnsi="Times New Roman"/>
          <w:color w:val="191919"/>
          <w:sz w:val="20"/>
          <w:szCs w:val="20"/>
        </w:rPr>
        <w:t>,</w:t>
      </w:r>
      <w:r>
        <w:rPr>
          <w:rFonts w:ascii="Times New Roman" w:hAnsi="Times New Roman"/>
          <w:color w:val="191919"/>
          <w:spacing w:val="-9"/>
          <w:sz w:val="20"/>
          <w:szCs w:val="20"/>
        </w:rPr>
        <w:t xml:space="preserve"> </w:t>
      </w:r>
      <w:r>
        <w:rPr>
          <w:rFonts w:ascii="Times New Roman" w:hAnsi="Times New Roman"/>
          <w:color w:val="191919"/>
          <w:spacing w:val="-1"/>
          <w:sz w:val="20"/>
          <w:szCs w:val="20"/>
        </w:rPr>
        <w:t>measurement</w:t>
      </w:r>
      <w:r>
        <w:rPr>
          <w:rFonts w:ascii="Times New Roman" w:hAnsi="Times New Roman"/>
          <w:color w:val="191919"/>
          <w:sz w:val="20"/>
          <w:szCs w:val="20"/>
        </w:rPr>
        <w:t>,</w:t>
      </w:r>
      <w:r>
        <w:rPr>
          <w:rFonts w:ascii="Times New Roman" w:hAnsi="Times New Roman"/>
          <w:color w:val="191919"/>
          <w:spacing w:val="-8"/>
          <w:sz w:val="20"/>
          <w:szCs w:val="20"/>
        </w:rPr>
        <w:t xml:space="preserve"> </w:t>
      </w:r>
      <w:r>
        <w:rPr>
          <w:rFonts w:ascii="Times New Roman" w:hAnsi="Times New Roman"/>
          <w:color w:val="191919"/>
          <w:spacing w:val="-1"/>
          <w:sz w:val="20"/>
          <w:szCs w:val="20"/>
        </w:rPr>
        <w:t>con- structions</w:t>
      </w:r>
      <w:r>
        <w:rPr>
          <w:rFonts w:ascii="Times New Roman" w:hAnsi="Times New Roman"/>
          <w:color w:val="191919"/>
          <w:sz w:val="20"/>
          <w:szCs w:val="20"/>
        </w:rPr>
        <w:t>,</w:t>
      </w:r>
      <w:r>
        <w:rPr>
          <w:rFonts w:ascii="Times New Roman" w:hAnsi="Times New Roman"/>
          <w:color w:val="191919"/>
          <w:spacing w:val="-8"/>
          <w:sz w:val="20"/>
          <w:szCs w:val="20"/>
        </w:rPr>
        <w:t xml:space="preserve"> </w:t>
      </w:r>
      <w:r>
        <w:rPr>
          <w:rFonts w:ascii="Times New Roman" w:hAnsi="Times New Roman"/>
          <w:color w:val="191919"/>
          <w:spacing w:val="-1"/>
          <w:sz w:val="20"/>
          <w:szCs w:val="20"/>
        </w:rPr>
        <w:t>spac</w:t>
      </w:r>
      <w:r>
        <w:rPr>
          <w:rFonts w:ascii="Times New Roman" w:hAnsi="Times New Roman"/>
          <w:color w:val="191919"/>
          <w:sz w:val="20"/>
          <w:szCs w:val="20"/>
        </w:rPr>
        <w:t>e</w:t>
      </w:r>
      <w:r>
        <w:rPr>
          <w:rFonts w:ascii="Times New Roman" w:hAnsi="Times New Roman"/>
          <w:color w:val="191919"/>
          <w:spacing w:val="-8"/>
          <w:sz w:val="20"/>
          <w:szCs w:val="20"/>
        </w:rPr>
        <w:t xml:space="preserve"> </w:t>
      </w:r>
      <w:r>
        <w:rPr>
          <w:rFonts w:ascii="Times New Roman" w:hAnsi="Times New Roman"/>
          <w:color w:val="191919"/>
          <w:spacing w:val="-1"/>
          <w:sz w:val="20"/>
          <w:szCs w:val="20"/>
        </w:rPr>
        <w:t>figures</w:t>
      </w:r>
      <w:r>
        <w:rPr>
          <w:rFonts w:ascii="Times New Roman" w:hAnsi="Times New Roman"/>
          <w:color w:val="191919"/>
          <w:sz w:val="20"/>
          <w:szCs w:val="20"/>
        </w:rPr>
        <w:t>,</w:t>
      </w:r>
      <w:r>
        <w:rPr>
          <w:rFonts w:ascii="Times New Roman" w:hAnsi="Times New Roman"/>
          <w:color w:val="191919"/>
          <w:spacing w:val="-8"/>
          <w:sz w:val="20"/>
          <w:szCs w:val="20"/>
        </w:rPr>
        <w:t xml:space="preserve"> </w:t>
      </w:r>
      <w:r>
        <w:rPr>
          <w:rFonts w:ascii="Times New Roman" w:hAnsi="Times New Roman"/>
          <w:color w:val="191919"/>
          <w:spacing w:val="-1"/>
          <w:sz w:val="20"/>
          <w:szCs w:val="20"/>
        </w:rPr>
        <w:t>analytica</w:t>
      </w:r>
      <w:r>
        <w:rPr>
          <w:rFonts w:ascii="Times New Roman" w:hAnsi="Times New Roman"/>
          <w:color w:val="191919"/>
          <w:sz w:val="20"/>
          <w:szCs w:val="20"/>
        </w:rPr>
        <w:t>l</w:t>
      </w:r>
      <w:r>
        <w:rPr>
          <w:rFonts w:ascii="Times New Roman" w:hAnsi="Times New Roman"/>
          <w:color w:val="191919"/>
          <w:spacing w:val="-8"/>
          <w:sz w:val="20"/>
          <w:szCs w:val="20"/>
        </w:rPr>
        <w:t xml:space="preserve"> </w:t>
      </w:r>
      <w:r>
        <w:rPr>
          <w:rFonts w:ascii="Times New Roman" w:hAnsi="Times New Roman"/>
          <w:color w:val="191919"/>
          <w:spacing w:val="-1"/>
          <w:sz w:val="20"/>
          <w:szCs w:val="20"/>
        </w:rPr>
        <w:t>geometr</w:t>
      </w:r>
      <w:r>
        <w:rPr>
          <w:rFonts w:ascii="Times New Roman" w:hAnsi="Times New Roman"/>
          <w:color w:val="191919"/>
          <w:sz w:val="20"/>
          <w:szCs w:val="20"/>
        </w:rPr>
        <w:t>y</w:t>
      </w:r>
      <w:r>
        <w:rPr>
          <w:rFonts w:ascii="Times New Roman" w:hAnsi="Times New Roman"/>
          <w:color w:val="191919"/>
          <w:spacing w:val="-8"/>
          <w:sz w:val="20"/>
          <w:szCs w:val="20"/>
        </w:rPr>
        <w:t xml:space="preserve"> </w:t>
      </w:r>
      <w:r>
        <w:rPr>
          <w:rFonts w:ascii="Times New Roman" w:hAnsi="Times New Roman"/>
          <w:color w:val="191919"/>
          <w:spacing w:val="-1"/>
          <w:sz w:val="20"/>
          <w:szCs w:val="20"/>
        </w:rPr>
        <w:t>an</w:t>
      </w:r>
      <w:r>
        <w:rPr>
          <w:rFonts w:ascii="Times New Roman" w:hAnsi="Times New Roman"/>
          <w:color w:val="191919"/>
          <w:sz w:val="20"/>
          <w:szCs w:val="20"/>
        </w:rPr>
        <w:t>d</w:t>
      </w:r>
      <w:r>
        <w:rPr>
          <w:rFonts w:ascii="Times New Roman" w:hAnsi="Times New Roman"/>
          <w:color w:val="191919"/>
          <w:spacing w:val="-8"/>
          <w:sz w:val="20"/>
          <w:szCs w:val="20"/>
        </w:rPr>
        <w:t xml:space="preserve"> </w:t>
      </w:r>
      <w:r>
        <w:rPr>
          <w:rFonts w:ascii="Times New Roman" w:hAnsi="Times New Roman"/>
          <w:color w:val="191919"/>
          <w:spacing w:val="-1"/>
          <w:sz w:val="20"/>
          <w:szCs w:val="20"/>
        </w:rPr>
        <w:t>non-Euclidea</w:t>
      </w:r>
      <w:r>
        <w:rPr>
          <w:rFonts w:ascii="Times New Roman" w:hAnsi="Times New Roman"/>
          <w:color w:val="191919"/>
          <w:sz w:val="20"/>
          <w:szCs w:val="20"/>
        </w:rPr>
        <w:t>n</w:t>
      </w:r>
      <w:r>
        <w:rPr>
          <w:rFonts w:ascii="Times New Roman" w:hAnsi="Times New Roman"/>
          <w:color w:val="191919"/>
          <w:spacing w:val="-8"/>
          <w:sz w:val="20"/>
          <w:szCs w:val="20"/>
        </w:rPr>
        <w:t xml:space="preserve"> </w:t>
      </w:r>
      <w:r>
        <w:rPr>
          <w:rFonts w:ascii="Times New Roman" w:hAnsi="Times New Roman"/>
          <w:color w:val="191919"/>
          <w:spacing w:val="-1"/>
          <w:sz w:val="20"/>
          <w:szCs w:val="20"/>
        </w:rPr>
        <w:t>Geometr</w:t>
      </w:r>
      <w:r>
        <w:rPr>
          <w:rFonts w:ascii="Times New Roman" w:hAnsi="Times New Roman"/>
          <w:color w:val="191919"/>
          <w:spacing w:val="-14"/>
          <w:sz w:val="20"/>
          <w:szCs w:val="20"/>
        </w:rPr>
        <w:t>y</w:t>
      </w:r>
      <w:r>
        <w:rPr>
          <w:rFonts w:ascii="Times New Roman" w:hAnsi="Times New Roman"/>
          <w:color w:val="191919"/>
          <w:sz w:val="20"/>
          <w:szCs w:val="20"/>
        </w:rPr>
        <w:t>.</w:t>
      </w:r>
      <w:r>
        <w:rPr>
          <w:rFonts w:ascii="Times New Roman" w:hAnsi="Times New Roman"/>
          <w:color w:val="191919"/>
          <w:spacing w:val="-8"/>
          <w:sz w:val="20"/>
          <w:szCs w:val="20"/>
        </w:rPr>
        <w:t xml:space="preserve"> </w:t>
      </w:r>
      <w:r>
        <w:rPr>
          <w:rFonts w:ascii="Times New Roman" w:hAnsi="Times New Roman"/>
          <w:i/>
          <w:iCs/>
          <w:color w:val="191919"/>
          <w:spacing w:val="-1"/>
          <w:sz w:val="20"/>
          <w:szCs w:val="20"/>
        </w:rPr>
        <w:t>P</w:t>
      </w:r>
      <w:r>
        <w:rPr>
          <w:rFonts w:ascii="Times New Roman" w:hAnsi="Times New Roman"/>
          <w:i/>
          <w:iCs/>
          <w:color w:val="191919"/>
          <w:spacing w:val="-8"/>
          <w:sz w:val="20"/>
          <w:szCs w:val="20"/>
        </w:rPr>
        <w:t>r</w:t>
      </w:r>
      <w:r>
        <w:rPr>
          <w:rFonts w:ascii="Times New Roman" w:hAnsi="Times New Roman"/>
          <w:i/>
          <w:iCs/>
          <w:color w:val="191919"/>
          <w:spacing w:val="-1"/>
          <w:sz w:val="20"/>
          <w:szCs w:val="20"/>
        </w:rPr>
        <w:t>e</w:t>
      </w:r>
      <w:r>
        <w:rPr>
          <w:rFonts w:ascii="Times New Roman" w:hAnsi="Times New Roman"/>
          <w:i/>
          <w:iCs/>
          <w:color w:val="191919"/>
          <w:spacing w:val="-8"/>
          <w:sz w:val="20"/>
          <w:szCs w:val="20"/>
        </w:rPr>
        <w:t>r</w:t>
      </w:r>
      <w:r>
        <w:rPr>
          <w:rFonts w:ascii="Times New Roman" w:hAnsi="Times New Roman"/>
          <w:i/>
          <w:iCs/>
          <w:color w:val="191919"/>
          <w:spacing w:val="-1"/>
          <w:sz w:val="20"/>
          <w:szCs w:val="20"/>
        </w:rPr>
        <w:t>equisite</w:t>
      </w:r>
      <w:r>
        <w:rPr>
          <w:rFonts w:ascii="Times New Roman" w:hAnsi="Times New Roman"/>
          <w:i/>
          <w:iCs/>
          <w:color w:val="191919"/>
          <w:sz w:val="20"/>
          <w:szCs w:val="20"/>
        </w:rPr>
        <w:t>:</w:t>
      </w:r>
      <w:r>
        <w:rPr>
          <w:rFonts w:ascii="Times New Roman" w:hAnsi="Times New Roman"/>
          <w:i/>
          <w:iCs/>
          <w:color w:val="191919"/>
          <w:spacing w:val="-8"/>
          <w:sz w:val="20"/>
          <w:szCs w:val="20"/>
        </w:rPr>
        <w:t xml:space="preserve"> </w:t>
      </w:r>
      <w:r>
        <w:rPr>
          <w:rFonts w:ascii="Times New Roman" w:hAnsi="Times New Roman"/>
          <w:i/>
          <w:iCs/>
          <w:color w:val="191919"/>
          <w:spacing w:val="-1"/>
          <w:sz w:val="20"/>
          <w:szCs w:val="20"/>
        </w:rPr>
        <w:t xml:space="preserve">Grad- </w:t>
      </w:r>
      <w:r>
        <w:rPr>
          <w:rFonts w:ascii="Times New Roman" w:hAnsi="Times New Roman"/>
          <w:i/>
          <w:iCs/>
          <w:color w:val="191919"/>
          <w:sz w:val="20"/>
          <w:szCs w:val="20"/>
        </w:rPr>
        <w:t>uate standing.</w:t>
      </w:r>
    </w:p>
    <w:p w:rsidR="00F42301" w:rsidRDefault="00F42301" w:rsidP="00721764">
      <w:pPr>
        <w:widowControl w:val="0"/>
        <w:autoSpaceDE w:val="0"/>
        <w:autoSpaceDN w:val="0"/>
        <w:adjustRightInd w:val="0"/>
        <w:spacing w:after="0" w:line="227" w:lineRule="exact"/>
        <w:ind w:left="1940"/>
        <w:rPr>
          <w:rFonts w:ascii="Times New Roman" w:hAnsi="Times New Roman"/>
          <w:color w:val="000000"/>
          <w:sz w:val="20"/>
          <w:szCs w:val="20"/>
        </w:rPr>
      </w:pPr>
      <w:r>
        <w:rPr>
          <w:rFonts w:ascii="Times New Roman" w:hAnsi="Times New Roman"/>
          <w:b/>
          <w:bCs/>
          <w:color w:val="191919"/>
          <w:spacing w:val="-1"/>
          <w:sz w:val="20"/>
          <w:szCs w:val="20"/>
        </w:rPr>
        <w:t>M</w:t>
      </w:r>
      <w:r>
        <w:rPr>
          <w:rFonts w:ascii="Times New Roman" w:hAnsi="Times New Roman"/>
          <w:b/>
          <w:bCs/>
          <w:color w:val="191919"/>
          <w:spacing w:val="-15"/>
          <w:sz w:val="20"/>
          <w:szCs w:val="20"/>
        </w:rPr>
        <w:t>A</w:t>
      </w:r>
      <w:r>
        <w:rPr>
          <w:rFonts w:ascii="Times New Roman" w:hAnsi="Times New Roman"/>
          <w:b/>
          <w:bCs/>
          <w:color w:val="191919"/>
          <w:spacing w:val="-1"/>
          <w:sz w:val="20"/>
          <w:szCs w:val="20"/>
        </w:rPr>
        <w:t>T</w:t>
      </w:r>
      <w:r>
        <w:rPr>
          <w:rFonts w:ascii="Times New Roman" w:hAnsi="Times New Roman"/>
          <w:b/>
          <w:bCs/>
          <w:color w:val="191919"/>
          <w:sz w:val="20"/>
          <w:szCs w:val="20"/>
        </w:rPr>
        <w:t>H</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531</w:t>
      </w:r>
      <w:r>
        <w:rPr>
          <w:rFonts w:ascii="Times New Roman" w:hAnsi="Times New Roman"/>
          <w:b/>
          <w:bCs/>
          <w:color w:val="191919"/>
          <w:sz w:val="20"/>
          <w:szCs w:val="20"/>
        </w:rPr>
        <w:t>2</w:t>
      </w:r>
      <w:r>
        <w:rPr>
          <w:rFonts w:ascii="Times New Roman" w:hAnsi="Times New Roman"/>
          <w:b/>
          <w:bCs/>
          <w:color w:val="191919"/>
          <w:spacing w:val="-8"/>
          <w:sz w:val="20"/>
          <w:szCs w:val="20"/>
        </w:rPr>
        <w:t xml:space="preserve"> </w:t>
      </w:r>
      <w:r>
        <w:rPr>
          <w:rFonts w:ascii="Times New Roman" w:hAnsi="Times New Roman"/>
          <w:b/>
          <w:bCs/>
          <w:color w:val="191919"/>
          <w:sz w:val="20"/>
          <w:szCs w:val="20"/>
        </w:rPr>
        <w:t>-</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Foundation</w:t>
      </w:r>
      <w:r>
        <w:rPr>
          <w:rFonts w:ascii="Times New Roman" w:hAnsi="Times New Roman"/>
          <w:b/>
          <w:bCs/>
          <w:color w:val="191919"/>
          <w:sz w:val="20"/>
          <w:szCs w:val="20"/>
        </w:rPr>
        <w:t>s</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o</w:t>
      </w:r>
      <w:r>
        <w:rPr>
          <w:rFonts w:ascii="Times New Roman" w:hAnsi="Times New Roman"/>
          <w:b/>
          <w:bCs/>
          <w:color w:val="191919"/>
          <w:sz w:val="20"/>
          <w:szCs w:val="20"/>
        </w:rPr>
        <w:t>f</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Geometr</w:t>
      </w:r>
      <w:r>
        <w:rPr>
          <w:rFonts w:ascii="Times New Roman" w:hAnsi="Times New Roman"/>
          <w:b/>
          <w:bCs/>
          <w:color w:val="191919"/>
          <w:spacing w:val="-11"/>
          <w:sz w:val="20"/>
          <w:szCs w:val="20"/>
        </w:rPr>
        <w:t>y</w:t>
      </w:r>
      <w:r>
        <w:rPr>
          <w:rFonts w:ascii="Times New Roman" w:hAnsi="Times New Roman"/>
          <w:b/>
          <w:bCs/>
          <w:color w:val="191919"/>
          <w:spacing w:val="-1"/>
          <w:sz w:val="20"/>
          <w:szCs w:val="20"/>
        </w:rPr>
        <w:t>..................................................................................3(3-0)</w:t>
      </w:r>
    </w:p>
    <w:p w:rsidR="00F42301" w:rsidRDefault="00F42301" w:rsidP="00721764">
      <w:pPr>
        <w:widowControl w:val="0"/>
        <w:autoSpaceDE w:val="0"/>
        <w:autoSpaceDN w:val="0"/>
        <w:adjustRightInd w:val="0"/>
        <w:spacing w:before="13" w:after="0"/>
        <w:ind w:left="2300" w:right="849"/>
        <w:jc w:val="both"/>
        <w:rPr>
          <w:rFonts w:ascii="Times New Roman" w:hAnsi="Times New Roman"/>
          <w:color w:val="000000"/>
          <w:sz w:val="20"/>
          <w:szCs w:val="20"/>
        </w:rPr>
      </w:pPr>
      <w:r>
        <w:rPr>
          <w:rFonts w:ascii="Times New Roman" w:hAnsi="Times New Roman"/>
          <w:color w:val="191919"/>
          <w:sz w:val="20"/>
          <w:szCs w:val="20"/>
        </w:rPr>
        <w:t>Euclidean</w:t>
      </w:r>
      <w:r>
        <w:rPr>
          <w:rFonts w:ascii="Times New Roman" w:hAnsi="Times New Roman"/>
          <w:color w:val="191919"/>
          <w:spacing w:val="9"/>
          <w:sz w:val="20"/>
          <w:szCs w:val="20"/>
        </w:rPr>
        <w:t xml:space="preserve"> </w:t>
      </w:r>
      <w:r>
        <w:rPr>
          <w:rFonts w:ascii="Times New Roman" w:hAnsi="Times New Roman"/>
          <w:color w:val="191919"/>
          <w:sz w:val="20"/>
          <w:szCs w:val="20"/>
        </w:rPr>
        <w:t>and</w:t>
      </w:r>
      <w:r>
        <w:rPr>
          <w:rFonts w:ascii="Times New Roman" w:hAnsi="Times New Roman"/>
          <w:color w:val="191919"/>
          <w:spacing w:val="9"/>
          <w:sz w:val="20"/>
          <w:szCs w:val="20"/>
        </w:rPr>
        <w:t xml:space="preserve"> </w:t>
      </w:r>
      <w:r>
        <w:rPr>
          <w:rFonts w:ascii="Times New Roman" w:hAnsi="Times New Roman"/>
          <w:color w:val="191919"/>
          <w:sz w:val="20"/>
          <w:szCs w:val="20"/>
        </w:rPr>
        <w:t>non-Euclidean</w:t>
      </w:r>
      <w:r>
        <w:rPr>
          <w:rFonts w:ascii="Times New Roman" w:hAnsi="Times New Roman"/>
          <w:color w:val="191919"/>
          <w:spacing w:val="9"/>
          <w:sz w:val="20"/>
          <w:szCs w:val="20"/>
        </w:rPr>
        <w:t xml:space="preserve"> </w:t>
      </w:r>
      <w:r>
        <w:rPr>
          <w:rFonts w:ascii="Times New Roman" w:hAnsi="Times New Roman"/>
          <w:color w:val="191919"/>
          <w:sz w:val="20"/>
          <w:szCs w:val="20"/>
        </w:rPr>
        <w:t>geometr</w:t>
      </w:r>
      <w:r>
        <w:rPr>
          <w:rFonts w:ascii="Times New Roman" w:hAnsi="Times New Roman"/>
          <w:color w:val="191919"/>
          <w:spacing w:val="-13"/>
          <w:sz w:val="20"/>
          <w:szCs w:val="20"/>
        </w:rPr>
        <w:t>y</w:t>
      </w:r>
      <w:r>
        <w:rPr>
          <w:rFonts w:ascii="Times New Roman" w:hAnsi="Times New Roman"/>
          <w:color w:val="191919"/>
          <w:sz w:val="20"/>
          <w:szCs w:val="20"/>
        </w:rPr>
        <w:t>,</w:t>
      </w:r>
      <w:r>
        <w:rPr>
          <w:rFonts w:ascii="Times New Roman" w:hAnsi="Times New Roman"/>
          <w:color w:val="191919"/>
          <w:spacing w:val="9"/>
          <w:sz w:val="20"/>
          <w:szCs w:val="20"/>
        </w:rPr>
        <w:t xml:space="preserve"> </w:t>
      </w:r>
      <w:r>
        <w:rPr>
          <w:rFonts w:ascii="Times New Roman" w:hAnsi="Times New Roman"/>
          <w:color w:val="191919"/>
          <w:sz w:val="20"/>
          <w:szCs w:val="20"/>
        </w:rPr>
        <w:t>including</w:t>
      </w:r>
      <w:r>
        <w:rPr>
          <w:rFonts w:ascii="Times New Roman" w:hAnsi="Times New Roman"/>
          <w:color w:val="191919"/>
          <w:spacing w:val="9"/>
          <w:sz w:val="20"/>
          <w:szCs w:val="20"/>
        </w:rPr>
        <w:t xml:space="preserve"> </w:t>
      </w:r>
      <w:r>
        <w:rPr>
          <w:rFonts w:ascii="Times New Roman" w:hAnsi="Times New Roman"/>
          <w:color w:val="191919"/>
          <w:sz w:val="20"/>
          <w:szCs w:val="20"/>
        </w:rPr>
        <w:t>incidence,</w:t>
      </w:r>
      <w:r>
        <w:rPr>
          <w:rFonts w:ascii="Times New Roman" w:hAnsi="Times New Roman"/>
          <w:color w:val="191919"/>
          <w:spacing w:val="9"/>
          <w:sz w:val="20"/>
          <w:szCs w:val="20"/>
        </w:rPr>
        <w:t xml:space="preserve"> </w:t>
      </w:r>
      <w:r>
        <w:rPr>
          <w:rFonts w:ascii="Times New Roman" w:hAnsi="Times New Roman"/>
          <w:color w:val="191919"/>
          <w:sz w:val="20"/>
          <w:szCs w:val="20"/>
        </w:rPr>
        <w:t>order</w:t>
      </w:r>
      <w:r>
        <w:rPr>
          <w:rFonts w:ascii="Times New Roman" w:hAnsi="Times New Roman"/>
          <w:color w:val="191919"/>
          <w:spacing w:val="9"/>
          <w:sz w:val="20"/>
          <w:szCs w:val="20"/>
        </w:rPr>
        <w:t xml:space="preserve"> </w:t>
      </w:r>
      <w:r>
        <w:rPr>
          <w:rFonts w:ascii="Times New Roman" w:hAnsi="Times New Roman"/>
          <w:color w:val="191919"/>
          <w:sz w:val="20"/>
          <w:szCs w:val="20"/>
        </w:rPr>
        <w:t>and</w:t>
      </w:r>
      <w:r>
        <w:rPr>
          <w:rFonts w:ascii="Times New Roman" w:hAnsi="Times New Roman"/>
          <w:color w:val="191919"/>
          <w:spacing w:val="9"/>
          <w:sz w:val="20"/>
          <w:szCs w:val="20"/>
        </w:rPr>
        <w:t xml:space="preserve"> </w:t>
      </w:r>
      <w:r>
        <w:rPr>
          <w:rFonts w:ascii="Times New Roman" w:hAnsi="Times New Roman"/>
          <w:color w:val="191919"/>
          <w:sz w:val="20"/>
          <w:szCs w:val="20"/>
        </w:rPr>
        <w:t>the</w:t>
      </w:r>
      <w:r>
        <w:rPr>
          <w:rFonts w:ascii="Times New Roman" w:hAnsi="Times New Roman"/>
          <w:color w:val="191919"/>
          <w:spacing w:val="9"/>
          <w:sz w:val="20"/>
          <w:szCs w:val="20"/>
        </w:rPr>
        <w:t xml:space="preserve"> </w:t>
      </w:r>
      <w:r>
        <w:rPr>
          <w:rFonts w:ascii="Times New Roman" w:hAnsi="Times New Roman"/>
          <w:color w:val="191919"/>
          <w:sz w:val="20"/>
          <w:szCs w:val="20"/>
        </w:rPr>
        <w:t>parallel</w:t>
      </w:r>
      <w:r>
        <w:rPr>
          <w:rFonts w:ascii="Times New Roman" w:hAnsi="Times New Roman"/>
          <w:color w:val="191919"/>
          <w:spacing w:val="9"/>
          <w:sz w:val="20"/>
          <w:szCs w:val="20"/>
        </w:rPr>
        <w:t xml:space="preserve"> </w:t>
      </w:r>
      <w:r>
        <w:rPr>
          <w:rFonts w:ascii="Times New Roman" w:hAnsi="Times New Roman"/>
          <w:color w:val="191919"/>
          <w:sz w:val="20"/>
          <w:szCs w:val="20"/>
        </w:rPr>
        <w:t>postulate.</w:t>
      </w:r>
    </w:p>
    <w:p w:rsidR="00F42301" w:rsidRDefault="00F42301" w:rsidP="00721764">
      <w:pPr>
        <w:widowControl w:val="0"/>
        <w:autoSpaceDE w:val="0"/>
        <w:autoSpaceDN w:val="0"/>
        <w:adjustRightInd w:val="0"/>
        <w:spacing w:before="10" w:after="0"/>
        <w:ind w:left="2300" w:right="5794"/>
        <w:jc w:val="both"/>
        <w:rPr>
          <w:rFonts w:ascii="Times New Roman" w:hAnsi="Times New Roman"/>
          <w:color w:val="000000"/>
          <w:sz w:val="20"/>
          <w:szCs w:val="20"/>
        </w:rPr>
      </w:pPr>
      <w:r>
        <w:rPr>
          <w:rFonts w:ascii="Times New Roman" w:hAnsi="Times New Roman"/>
          <w:i/>
          <w:iCs/>
          <w:color w:val="191919"/>
          <w:sz w:val="20"/>
          <w:szCs w:val="20"/>
        </w:rPr>
        <w:t>P</w:t>
      </w:r>
      <w:r>
        <w:rPr>
          <w:rFonts w:ascii="Times New Roman" w:hAnsi="Times New Roman"/>
          <w:i/>
          <w:iCs/>
          <w:color w:val="191919"/>
          <w:spacing w:val="-7"/>
          <w:sz w:val="20"/>
          <w:szCs w:val="20"/>
        </w:rPr>
        <w:t>r</w:t>
      </w:r>
      <w:r>
        <w:rPr>
          <w:rFonts w:ascii="Times New Roman" w:hAnsi="Times New Roman"/>
          <w:i/>
          <w:iCs/>
          <w:color w:val="191919"/>
          <w:sz w:val="20"/>
          <w:szCs w:val="20"/>
        </w:rPr>
        <w:t>e</w:t>
      </w:r>
      <w:r>
        <w:rPr>
          <w:rFonts w:ascii="Times New Roman" w:hAnsi="Times New Roman"/>
          <w:i/>
          <w:iCs/>
          <w:color w:val="191919"/>
          <w:spacing w:val="-7"/>
          <w:sz w:val="20"/>
          <w:szCs w:val="20"/>
        </w:rPr>
        <w:t>r</w:t>
      </w:r>
      <w:r>
        <w:rPr>
          <w:rFonts w:ascii="Times New Roman" w:hAnsi="Times New Roman"/>
          <w:i/>
          <w:iCs/>
          <w:color w:val="191919"/>
          <w:sz w:val="20"/>
          <w:szCs w:val="20"/>
        </w:rPr>
        <w:t>equisite: Graduate standing</w:t>
      </w:r>
    </w:p>
    <w:p w:rsidR="00F42301" w:rsidRDefault="00F42301" w:rsidP="00721764">
      <w:pPr>
        <w:widowControl w:val="0"/>
        <w:autoSpaceDE w:val="0"/>
        <w:autoSpaceDN w:val="0"/>
        <w:adjustRightInd w:val="0"/>
        <w:spacing w:before="6" w:after="0" w:line="252" w:lineRule="auto"/>
        <w:ind w:left="2300" w:right="850" w:hanging="360"/>
        <w:rPr>
          <w:rFonts w:ascii="Times New Roman" w:hAnsi="Times New Roman"/>
          <w:color w:val="000000"/>
          <w:sz w:val="20"/>
          <w:szCs w:val="20"/>
        </w:rPr>
      </w:pPr>
      <w:r>
        <w:rPr>
          <w:rFonts w:ascii="Times New Roman" w:hAnsi="Times New Roman"/>
          <w:b/>
          <w:bCs/>
          <w:color w:val="191919"/>
          <w:sz w:val="20"/>
          <w:szCs w:val="20"/>
        </w:rPr>
        <w:t>M</w:t>
      </w:r>
      <w:r>
        <w:rPr>
          <w:rFonts w:ascii="Times New Roman" w:hAnsi="Times New Roman"/>
          <w:b/>
          <w:bCs/>
          <w:color w:val="191919"/>
          <w:spacing w:val="-15"/>
          <w:sz w:val="20"/>
          <w:szCs w:val="20"/>
        </w:rPr>
        <w:t>A</w:t>
      </w:r>
      <w:r>
        <w:rPr>
          <w:rFonts w:ascii="Times New Roman" w:hAnsi="Times New Roman"/>
          <w:b/>
          <w:bCs/>
          <w:color w:val="191919"/>
          <w:sz w:val="20"/>
          <w:szCs w:val="20"/>
        </w:rPr>
        <w:t>TH</w:t>
      </w:r>
      <w:r>
        <w:rPr>
          <w:rFonts w:ascii="Times New Roman" w:hAnsi="Times New Roman"/>
          <w:b/>
          <w:bCs/>
          <w:color w:val="191919"/>
          <w:spacing w:val="-8"/>
          <w:sz w:val="20"/>
          <w:szCs w:val="20"/>
        </w:rPr>
        <w:t xml:space="preserve"> </w:t>
      </w:r>
      <w:r>
        <w:rPr>
          <w:rFonts w:ascii="Times New Roman" w:hAnsi="Times New Roman"/>
          <w:b/>
          <w:bCs/>
          <w:color w:val="191919"/>
          <w:sz w:val="20"/>
          <w:szCs w:val="20"/>
        </w:rPr>
        <w:t>5313</w:t>
      </w:r>
      <w:r>
        <w:rPr>
          <w:rFonts w:ascii="Times New Roman" w:hAnsi="Times New Roman"/>
          <w:b/>
          <w:bCs/>
          <w:color w:val="191919"/>
          <w:spacing w:val="-8"/>
          <w:sz w:val="20"/>
          <w:szCs w:val="20"/>
        </w:rPr>
        <w:t xml:space="preserve"> </w:t>
      </w:r>
      <w:r>
        <w:rPr>
          <w:rFonts w:ascii="Times New Roman" w:hAnsi="Times New Roman"/>
          <w:b/>
          <w:bCs/>
          <w:color w:val="191919"/>
          <w:sz w:val="20"/>
          <w:szCs w:val="20"/>
        </w:rPr>
        <w:t>-</w:t>
      </w:r>
      <w:r>
        <w:rPr>
          <w:rFonts w:ascii="Times New Roman" w:hAnsi="Times New Roman"/>
          <w:b/>
          <w:bCs/>
          <w:color w:val="191919"/>
          <w:spacing w:val="-8"/>
          <w:sz w:val="20"/>
          <w:szCs w:val="20"/>
        </w:rPr>
        <w:t xml:space="preserve"> </w:t>
      </w:r>
      <w:r>
        <w:rPr>
          <w:rFonts w:ascii="Times New Roman" w:hAnsi="Times New Roman"/>
          <w:b/>
          <w:bCs/>
          <w:color w:val="191919"/>
          <w:sz w:val="20"/>
          <w:szCs w:val="20"/>
        </w:rPr>
        <w:t>Modern</w:t>
      </w:r>
      <w:r>
        <w:rPr>
          <w:rFonts w:ascii="Times New Roman" w:hAnsi="Times New Roman"/>
          <w:b/>
          <w:bCs/>
          <w:color w:val="191919"/>
          <w:spacing w:val="-8"/>
          <w:sz w:val="20"/>
          <w:szCs w:val="20"/>
        </w:rPr>
        <w:t xml:space="preserve"> </w:t>
      </w:r>
      <w:r>
        <w:rPr>
          <w:rFonts w:ascii="Times New Roman" w:hAnsi="Times New Roman"/>
          <w:b/>
          <w:bCs/>
          <w:color w:val="191919"/>
          <w:sz w:val="20"/>
          <w:szCs w:val="20"/>
        </w:rPr>
        <w:t>Geometr</w:t>
      </w:r>
      <w:r>
        <w:rPr>
          <w:rFonts w:ascii="Times New Roman" w:hAnsi="Times New Roman"/>
          <w:b/>
          <w:bCs/>
          <w:color w:val="191919"/>
          <w:spacing w:val="-11"/>
          <w:sz w:val="20"/>
          <w:szCs w:val="20"/>
        </w:rPr>
        <w:t>y</w:t>
      </w:r>
      <w:r>
        <w:rPr>
          <w:rFonts w:ascii="Times New Roman" w:hAnsi="Times New Roman"/>
          <w:b/>
          <w:bCs/>
          <w:color w:val="191919"/>
          <w:sz w:val="20"/>
          <w:szCs w:val="20"/>
        </w:rPr>
        <w:t xml:space="preserve">.............................................................................................3(3-0) </w:t>
      </w:r>
      <w:r>
        <w:rPr>
          <w:rFonts w:ascii="Times New Roman" w:hAnsi="Times New Roman"/>
          <w:color w:val="191919"/>
          <w:sz w:val="20"/>
          <w:szCs w:val="20"/>
        </w:rPr>
        <w:t xml:space="preserve">An algebraic approach to geometry using vectors and transformations. For secondary teach- ers. </w:t>
      </w:r>
      <w:r>
        <w:rPr>
          <w:rFonts w:ascii="Times New Roman" w:hAnsi="Times New Roman"/>
          <w:i/>
          <w:iCs/>
          <w:color w:val="191919"/>
          <w:sz w:val="20"/>
          <w:szCs w:val="20"/>
        </w:rPr>
        <w:t>P</w:t>
      </w:r>
      <w:r>
        <w:rPr>
          <w:rFonts w:ascii="Times New Roman" w:hAnsi="Times New Roman"/>
          <w:i/>
          <w:iCs/>
          <w:color w:val="191919"/>
          <w:spacing w:val="-7"/>
          <w:sz w:val="20"/>
          <w:szCs w:val="20"/>
        </w:rPr>
        <w:t>r</w:t>
      </w:r>
      <w:r>
        <w:rPr>
          <w:rFonts w:ascii="Times New Roman" w:hAnsi="Times New Roman"/>
          <w:i/>
          <w:iCs/>
          <w:color w:val="191919"/>
          <w:sz w:val="20"/>
          <w:szCs w:val="20"/>
        </w:rPr>
        <w:t>e</w:t>
      </w:r>
      <w:r>
        <w:rPr>
          <w:rFonts w:ascii="Times New Roman" w:hAnsi="Times New Roman"/>
          <w:i/>
          <w:iCs/>
          <w:color w:val="191919"/>
          <w:spacing w:val="-7"/>
          <w:sz w:val="20"/>
          <w:szCs w:val="20"/>
        </w:rPr>
        <w:t>r</w:t>
      </w:r>
      <w:r>
        <w:rPr>
          <w:rFonts w:ascii="Times New Roman" w:hAnsi="Times New Roman"/>
          <w:i/>
          <w:iCs/>
          <w:color w:val="191919"/>
          <w:sz w:val="20"/>
          <w:szCs w:val="20"/>
        </w:rPr>
        <w:t>equisite: M</w:t>
      </w:r>
      <w:r>
        <w:rPr>
          <w:rFonts w:ascii="Times New Roman" w:hAnsi="Times New Roman"/>
          <w:i/>
          <w:iCs/>
          <w:color w:val="191919"/>
          <w:spacing w:val="-7"/>
          <w:sz w:val="20"/>
          <w:szCs w:val="20"/>
        </w:rPr>
        <w:t>A</w:t>
      </w:r>
      <w:r>
        <w:rPr>
          <w:rFonts w:ascii="Times New Roman" w:hAnsi="Times New Roman"/>
          <w:i/>
          <w:iCs/>
          <w:color w:val="191919"/>
          <w:sz w:val="20"/>
          <w:szCs w:val="20"/>
        </w:rPr>
        <w:t>TH 5</w:t>
      </w:r>
      <w:r>
        <w:rPr>
          <w:rFonts w:ascii="Times New Roman" w:hAnsi="Times New Roman"/>
          <w:i/>
          <w:iCs/>
          <w:color w:val="191919"/>
          <w:spacing w:val="-15"/>
          <w:sz w:val="20"/>
          <w:szCs w:val="20"/>
        </w:rPr>
        <w:t>1</w:t>
      </w:r>
      <w:r>
        <w:rPr>
          <w:rFonts w:ascii="Times New Roman" w:hAnsi="Times New Roman"/>
          <w:i/>
          <w:iCs/>
          <w:color w:val="191919"/>
          <w:sz w:val="20"/>
          <w:szCs w:val="20"/>
        </w:rPr>
        <w:t>12 or consent of the instructor</w:t>
      </w:r>
    </w:p>
    <w:p w:rsidR="00F42301" w:rsidRDefault="00F42301" w:rsidP="00721764">
      <w:pPr>
        <w:widowControl w:val="0"/>
        <w:autoSpaceDE w:val="0"/>
        <w:autoSpaceDN w:val="0"/>
        <w:adjustRightInd w:val="0"/>
        <w:spacing w:after="0" w:line="225" w:lineRule="exact"/>
        <w:ind w:left="1940"/>
        <w:rPr>
          <w:rFonts w:ascii="Times New Roman" w:hAnsi="Times New Roman"/>
          <w:color w:val="000000"/>
          <w:sz w:val="20"/>
          <w:szCs w:val="20"/>
        </w:rPr>
      </w:pPr>
      <w:r>
        <w:rPr>
          <w:rFonts w:ascii="Times New Roman" w:hAnsi="Times New Roman"/>
          <w:b/>
          <w:bCs/>
          <w:color w:val="191919"/>
          <w:sz w:val="20"/>
          <w:szCs w:val="20"/>
        </w:rPr>
        <w:t>M</w:t>
      </w:r>
      <w:r>
        <w:rPr>
          <w:rFonts w:ascii="Times New Roman" w:hAnsi="Times New Roman"/>
          <w:b/>
          <w:bCs/>
          <w:color w:val="191919"/>
          <w:spacing w:val="-15"/>
          <w:sz w:val="20"/>
          <w:szCs w:val="20"/>
        </w:rPr>
        <w:t>A</w:t>
      </w:r>
      <w:r>
        <w:rPr>
          <w:rFonts w:ascii="Times New Roman" w:hAnsi="Times New Roman"/>
          <w:b/>
          <w:bCs/>
          <w:color w:val="191919"/>
          <w:sz w:val="20"/>
          <w:szCs w:val="20"/>
        </w:rPr>
        <w:t>TH</w:t>
      </w:r>
      <w:r>
        <w:rPr>
          <w:rFonts w:ascii="Times New Roman" w:hAnsi="Times New Roman"/>
          <w:b/>
          <w:bCs/>
          <w:color w:val="191919"/>
          <w:spacing w:val="4"/>
          <w:sz w:val="20"/>
          <w:szCs w:val="20"/>
        </w:rPr>
        <w:t xml:space="preserve"> </w:t>
      </w:r>
      <w:r>
        <w:rPr>
          <w:rFonts w:ascii="Times New Roman" w:hAnsi="Times New Roman"/>
          <w:b/>
          <w:bCs/>
          <w:color w:val="191919"/>
          <w:sz w:val="20"/>
          <w:szCs w:val="20"/>
        </w:rPr>
        <w:t>5314</w:t>
      </w:r>
      <w:r>
        <w:rPr>
          <w:rFonts w:ascii="Times New Roman" w:hAnsi="Times New Roman"/>
          <w:b/>
          <w:bCs/>
          <w:color w:val="191919"/>
          <w:spacing w:val="4"/>
          <w:sz w:val="20"/>
          <w:szCs w:val="20"/>
        </w:rPr>
        <w:t xml:space="preserve"> </w:t>
      </w:r>
      <w:r>
        <w:rPr>
          <w:rFonts w:ascii="Times New Roman" w:hAnsi="Times New Roman"/>
          <w:b/>
          <w:bCs/>
          <w:color w:val="191919"/>
          <w:sz w:val="20"/>
          <w:szCs w:val="20"/>
        </w:rPr>
        <w:t>-</w:t>
      </w:r>
      <w:r>
        <w:rPr>
          <w:rFonts w:ascii="Times New Roman" w:hAnsi="Times New Roman"/>
          <w:b/>
          <w:bCs/>
          <w:color w:val="191919"/>
          <w:spacing w:val="4"/>
          <w:sz w:val="20"/>
          <w:szCs w:val="20"/>
        </w:rPr>
        <w:t xml:space="preserve"> </w:t>
      </w:r>
      <w:r>
        <w:rPr>
          <w:rFonts w:ascii="Times New Roman" w:hAnsi="Times New Roman"/>
          <w:b/>
          <w:bCs/>
          <w:color w:val="191919"/>
          <w:sz w:val="20"/>
          <w:szCs w:val="20"/>
        </w:rPr>
        <w:t>Int</w:t>
      </w:r>
      <w:r>
        <w:rPr>
          <w:rFonts w:ascii="Times New Roman" w:hAnsi="Times New Roman"/>
          <w:b/>
          <w:bCs/>
          <w:color w:val="191919"/>
          <w:spacing w:val="-4"/>
          <w:sz w:val="20"/>
          <w:szCs w:val="20"/>
        </w:rPr>
        <w:t>r</w:t>
      </w:r>
      <w:r>
        <w:rPr>
          <w:rFonts w:ascii="Times New Roman" w:hAnsi="Times New Roman"/>
          <w:b/>
          <w:bCs/>
          <w:color w:val="191919"/>
          <w:sz w:val="20"/>
          <w:szCs w:val="20"/>
        </w:rPr>
        <w:t>oduction</w:t>
      </w:r>
      <w:r>
        <w:rPr>
          <w:rFonts w:ascii="Times New Roman" w:hAnsi="Times New Roman"/>
          <w:b/>
          <w:bCs/>
          <w:color w:val="191919"/>
          <w:spacing w:val="4"/>
          <w:sz w:val="20"/>
          <w:szCs w:val="20"/>
        </w:rPr>
        <w:t xml:space="preserve"> </w:t>
      </w:r>
      <w:r>
        <w:rPr>
          <w:rFonts w:ascii="Times New Roman" w:hAnsi="Times New Roman"/>
          <w:b/>
          <w:bCs/>
          <w:color w:val="191919"/>
          <w:sz w:val="20"/>
          <w:szCs w:val="20"/>
        </w:rPr>
        <w:t>to</w:t>
      </w:r>
      <w:r>
        <w:rPr>
          <w:rFonts w:ascii="Times New Roman" w:hAnsi="Times New Roman"/>
          <w:b/>
          <w:bCs/>
          <w:color w:val="191919"/>
          <w:spacing w:val="4"/>
          <w:sz w:val="20"/>
          <w:szCs w:val="20"/>
        </w:rPr>
        <w:t xml:space="preserve"> </w:t>
      </w:r>
      <w:r>
        <w:rPr>
          <w:rFonts w:ascii="Times New Roman" w:hAnsi="Times New Roman"/>
          <w:b/>
          <w:bCs/>
          <w:color w:val="191919"/>
          <w:sz w:val="20"/>
          <w:szCs w:val="20"/>
        </w:rPr>
        <w:t>Point</w:t>
      </w:r>
      <w:r>
        <w:rPr>
          <w:rFonts w:ascii="Times New Roman" w:hAnsi="Times New Roman"/>
          <w:b/>
          <w:bCs/>
          <w:color w:val="191919"/>
          <w:spacing w:val="4"/>
          <w:sz w:val="20"/>
          <w:szCs w:val="20"/>
        </w:rPr>
        <w:t xml:space="preserve"> </w:t>
      </w:r>
      <w:r>
        <w:rPr>
          <w:rFonts w:ascii="Times New Roman" w:hAnsi="Times New Roman"/>
          <w:b/>
          <w:bCs/>
          <w:color w:val="191919"/>
          <w:sz w:val="20"/>
          <w:szCs w:val="20"/>
        </w:rPr>
        <w:t>Set</w:t>
      </w:r>
      <w:r>
        <w:rPr>
          <w:rFonts w:ascii="Times New Roman" w:hAnsi="Times New Roman"/>
          <w:b/>
          <w:bCs/>
          <w:color w:val="191919"/>
          <w:spacing w:val="1"/>
          <w:sz w:val="20"/>
          <w:szCs w:val="20"/>
        </w:rPr>
        <w:t xml:space="preserve"> </w:t>
      </w:r>
      <w:r>
        <w:rPr>
          <w:rFonts w:ascii="Times New Roman" w:hAnsi="Times New Roman"/>
          <w:b/>
          <w:bCs/>
          <w:color w:val="191919"/>
          <w:spacing w:val="-18"/>
          <w:sz w:val="20"/>
          <w:szCs w:val="20"/>
        </w:rPr>
        <w:t>T</w:t>
      </w:r>
      <w:r>
        <w:rPr>
          <w:rFonts w:ascii="Times New Roman" w:hAnsi="Times New Roman"/>
          <w:b/>
          <w:bCs/>
          <w:color w:val="191919"/>
          <w:sz w:val="20"/>
          <w:szCs w:val="20"/>
        </w:rPr>
        <w:t>opolog</w:t>
      </w:r>
      <w:r>
        <w:rPr>
          <w:rFonts w:ascii="Times New Roman" w:hAnsi="Times New Roman"/>
          <w:b/>
          <w:bCs/>
          <w:color w:val="191919"/>
          <w:spacing w:val="-11"/>
          <w:sz w:val="20"/>
          <w:szCs w:val="20"/>
        </w:rPr>
        <w:t>y</w:t>
      </w:r>
      <w:r>
        <w:rPr>
          <w:rFonts w:ascii="Times New Roman" w:hAnsi="Times New Roman"/>
          <w:b/>
          <w:bCs/>
          <w:color w:val="191919"/>
          <w:sz w:val="20"/>
          <w:szCs w:val="20"/>
        </w:rPr>
        <w:t>................................................................3(3-0)</w:t>
      </w:r>
    </w:p>
    <w:p w:rsidR="00F42301" w:rsidRDefault="00F42301" w:rsidP="00721764">
      <w:pPr>
        <w:widowControl w:val="0"/>
        <w:autoSpaceDE w:val="0"/>
        <w:autoSpaceDN w:val="0"/>
        <w:adjustRightInd w:val="0"/>
        <w:spacing w:before="13" w:after="0" w:line="250" w:lineRule="auto"/>
        <w:ind w:left="2300" w:right="850"/>
        <w:jc w:val="both"/>
        <w:rPr>
          <w:rFonts w:ascii="Times New Roman" w:hAnsi="Times New Roman"/>
          <w:color w:val="000000"/>
          <w:sz w:val="20"/>
          <w:szCs w:val="20"/>
        </w:rPr>
      </w:pPr>
      <w:r>
        <w:rPr>
          <w:rFonts w:ascii="Times New Roman" w:hAnsi="Times New Roman"/>
          <w:color w:val="191919"/>
          <w:sz w:val="20"/>
          <w:szCs w:val="20"/>
        </w:rPr>
        <w:t>Set</w:t>
      </w:r>
      <w:r>
        <w:rPr>
          <w:rFonts w:ascii="Times New Roman" w:hAnsi="Times New Roman"/>
          <w:color w:val="191919"/>
          <w:spacing w:val="-8"/>
          <w:sz w:val="20"/>
          <w:szCs w:val="20"/>
        </w:rPr>
        <w:t xml:space="preserve"> </w:t>
      </w:r>
      <w:r>
        <w:rPr>
          <w:rFonts w:ascii="Times New Roman" w:hAnsi="Times New Roman"/>
          <w:color w:val="191919"/>
          <w:sz w:val="20"/>
          <w:szCs w:val="20"/>
        </w:rPr>
        <w:t>theor</w:t>
      </w:r>
      <w:r>
        <w:rPr>
          <w:rFonts w:ascii="Times New Roman" w:hAnsi="Times New Roman"/>
          <w:color w:val="191919"/>
          <w:spacing w:val="-13"/>
          <w:sz w:val="20"/>
          <w:szCs w:val="20"/>
        </w:rPr>
        <w:t>y</w:t>
      </w:r>
      <w:r>
        <w:rPr>
          <w:rFonts w:ascii="Times New Roman" w:hAnsi="Times New Roman"/>
          <w:color w:val="191919"/>
          <w:sz w:val="20"/>
          <w:szCs w:val="20"/>
        </w:rPr>
        <w:t>,</w:t>
      </w:r>
      <w:r>
        <w:rPr>
          <w:rFonts w:ascii="Times New Roman" w:hAnsi="Times New Roman"/>
          <w:color w:val="191919"/>
          <w:spacing w:val="-8"/>
          <w:sz w:val="20"/>
          <w:szCs w:val="20"/>
        </w:rPr>
        <w:t xml:space="preserve"> </w:t>
      </w:r>
      <w:r>
        <w:rPr>
          <w:rFonts w:ascii="Times New Roman" w:hAnsi="Times New Roman"/>
          <w:color w:val="191919"/>
          <w:sz w:val="20"/>
          <w:szCs w:val="20"/>
        </w:rPr>
        <w:t>general</w:t>
      </w:r>
      <w:r>
        <w:rPr>
          <w:rFonts w:ascii="Times New Roman" w:hAnsi="Times New Roman"/>
          <w:color w:val="191919"/>
          <w:spacing w:val="-8"/>
          <w:sz w:val="20"/>
          <w:szCs w:val="20"/>
        </w:rPr>
        <w:t xml:space="preserve"> </w:t>
      </w:r>
      <w:r>
        <w:rPr>
          <w:rFonts w:ascii="Times New Roman" w:hAnsi="Times New Roman"/>
          <w:color w:val="191919"/>
          <w:sz w:val="20"/>
          <w:szCs w:val="20"/>
        </w:rPr>
        <w:t>topological</w:t>
      </w:r>
      <w:r>
        <w:rPr>
          <w:rFonts w:ascii="Times New Roman" w:hAnsi="Times New Roman"/>
          <w:color w:val="191919"/>
          <w:spacing w:val="-8"/>
          <w:sz w:val="20"/>
          <w:szCs w:val="20"/>
        </w:rPr>
        <w:t xml:space="preserve"> </w:t>
      </w:r>
      <w:r>
        <w:rPr>
          <w:rFonts w:ascii="Times New Roman" w:hAnsi="Times New Roman"/>
          <w:color w:val="191919"/>
          <w:sz w:val="20"/>
          <w:szCs w:val="20"/>
        </w:rPr>
        <w:t>spaces,</w:t>
      </w:r>
      <w:r>
        <w:rPr>
          <w:rFonts w:ascii="Times New Roman" w:hAnsi="Times New Roman"/>
          <w:color w:val="191919"/>
          <w:spacing w:val="-8"/>
          <w:sz w:val="20"/>
          <w:szCs w:val="20"/>
        </w:rPr>
        <w:t xml:space="preserve"> </w:t>
      </w:r>
      <w:r>
        <w:rPr>
          <w:rFonts w:ascii="Times New Roman" w:hAnsi="Times New Roman"/>
          <w:color w:val="191919"/>
          <w:sz w:val="20"/>
          <w:szCs w:val="20"/>
        </w:rPr>
        <w:t>product</w:t>
      </w:r>
      <w:r>
        <w:rPr>
          <w:rFonts w:ascii="Times New Roman" w:hAnsi="Times New Roman"/>
          <w:color w:val="191919"/>
          <w:spacing w:val="-8"/>
          <w:sz w:val="20"/>
          <w:szCs w:val="20"/>
        </w:rPr>
        <w:t xml:space="preserve"> </w:t>
      </w:r>
      <w:r>
        <w:rPr>
          <w:rFonts w:ascii="Times New Roman" w:hAnsi="Times New Roman"/>
          <w:color w:val="191919"/>
          <w:sz w:val="20"/>
          <w:szCs w:val="20"/>
        </w:rPr>
        <w:t>spaces,</w:t>
      </w:r>
      <w:r>
        <w:rPr>
          <w:rFonts w:ascii="Times New Roman" w:hAnsi="Times New Roman"/>
          <w:color w:val="191919"/>
          <w:spacing w:val="-8"/>
          <w:sz w:val="20"/>
          <w:szCs w:val="20"/>
        </w:rPr>
        <w:t xml:space="preserve"> </w:t>
      </w:r>
      <w:r>
        <w:rPr>
          <w:rFonts w:ascii="Times New Roman" w:hAnsi="Times New Roman"/>
          <w:color w:val="191919"/>
          <w:sz w:val="20"/>
          <w:szCs w:val="20"/>
        </w:rPr>
        <w:t>sequences,</w:t>
      </w:r>
      <w:r>
        <w:rPr>
          <w:rFonts w:ascii="Times New Roman" w:hAnsi="Times New Roman"/>
          <w:color w:val="191919"/>
          <w:spacing w:val="-8"/>
          <w:sz w:val="20"/>
          <w:szCs w:val="20"/>
        </w:rPr>
        <w:t xml:space="preserve"> </w:t>
      </w:r>
      <w:r>
        <w:rPr>
          <w:rFonts w:ascii="Times New Roman" w:hAnsi="Times New Roman"/>
          <w:color w:val="191919"/>
          <w:sz w:val="20"/>
          <w:szCs w:val="20"/>
        </w:rPr>
        <w:t>compactness,</w:t>
      </w:r>
      <w:r>
        <w:rPr>
          <w:rFonts w:ascii="Times New Roman" w:hAnsi="Times New Roman"/>
          <w:color w:val="191919"/>
          <w:spacing w:val="-8"/>
          <w:sz w:val="20"/>
          <w:szCs w:val="20"/>
        </w:rPr>
        <w:t xml:space="preserve"> </w:t>
      </w:r>
      <w:r>
        <w:rPr>
          <w:rFonts w:ascii="Times New Roman" w:hAnsi="Times New Roman"/>
          <w:color w:val="191919"/>
          <w:sz w:val="20"/>
          <w:szCs w:val="20"/>
        </w:rPr>
        <w:t>connectedness, metric spaces and</w:t>
      </w:r>
      <w:r>
        <w:rPr>
          <w:rFonts w:ascii="Times New Roman" w:hAnsi="Times New Roman"/>
          <w:color w:val="191919"/>
          <w:spacing w:val="-4"/>
          <w:sz w:val="20"/>
          <w:szCs w:val="20"/>
        </w:rPr>
        <w:t xml:space="preserve"> </w:t>
      </w:r>
      <w:r>
        <w:rPr>
          <w:rFonts w:ascii="Times New Roman" w:hAnsi="Times New Roman"/>
          <w:color w:val="191919"/>
          <w:spacing w:val="-14"/>
          <w:sz w:val="20"/>
          <w:szCs w:val="20"/>
        </w:rPr>
        <w:t>T</w:t>
      </w:r>
      <w:r>
        <w:rPr>
          <w:rFonts w:ascii="Times New Roman" w:hAnsi="Times New Roman"/>
          <w:color w:val="191919"/>
          <w:sz w:val="20"/>
          <w:szCs w:val="20"/>
        </w:rPr>
        <w:t>cychono</w:t>
      </w:r>
      <w:r>
        <w:rPr>
          <w:rFonts w:ascii="Times New Roman" w:hAnsi="Times New Roman"/>
          <w:color w:val="191919"/>
          <w:spacing w:val="-4"/>
          <w:sz w:val="20"/>
          <w:szCs w:val="20"/>
        </w:rPr>
        <w:t>f</w:t>
      </w:r>
      <w:r>
        <w:rPr>
          <w:rFonts w:ascii="Times New Roman" w:hAnsi="Times New Roman"/>
          <w:color w:val="191919"/>
          <w:sz w:val="20"/>
          <w:szCs w:val="20"/>
        </w:rPr>
        <w:t xml:space="preserve">f theorem. </w:t>
      </w:r>
      <w:r>
        <w:rPr>
          <w:rFonts w:ascii="Times New Roman" w:hAnsi="Times New Roman"/>
          <w:i/>
          <w:iCs/>
          <w:color w:val="191919"/>
          <w:sz w:val="20"/>
          <w:szCs w:val="20"/>
        </w:rPr>
        <w:t>P</w:t>
      </w:r>
      <w:r>
        <w:rPr>
          <w:rFonts w:ascii="Times New Roman" w:hAnsi="Times New Roman"/>
          <w:i/>
          <w:iCs/>
          <w:color w:val="191919"/>
          <w:spacing w:val="-7"/>
          <w:sz w:val="20"/>
          <w:szCs w:val="20"/>
        </w:rPr>
        <w:t>r</w:t>
      </w:r>
      <w:r>
        <w:rPr>
          <w:rFonts w:ascii="Times New Roman" w:hAnsi="Times New Roman"/>
          <w:i/>
          <w:iCs/>
          <w:color w:val="191919"/>
          <w:sz w:val="20"/>
          <w:szCs w:val="20"/>
        </w:rPr>
        <w:t>e</w:t>
      </w:r>
      <w:r>
        <w:rPr>
          <w:rFonts w:ascii="Times New Roman" w:hAnsi="Times New Roman"/>
          <w:i/>
          <w:iCs/>
          <w:color w:val="191919"/>
          <w:spacing w:val="-7"/>
          <w:sz w:val="20"/>
          <w:szCs w:val="20"/>
        </w:rPr>
        <w:t>r</w:t>
      </w:r>
      <w:r>
        <w:rPr>
          <w:rFonts w:ascii="Times New Roman" w:hAnsi="Times New Roman"/>
          <w:i/>
          <w:iCs/>
          <w:color w:val="191919"/>
          <w:sz w:val="20"/>
          <w:szCs w:val="20"/>
        </w:rPr>
        <w:t>equisite: Graduate standing</w:t>
      </w:r>
    </w:p>
    <w:p w:rsidR="00F42301" w:rsidRDefault="00F42301" w:rsidP="00721764">
      <w:pPr>
        <w:widowControl w:val="0"/>
        <w:autoSpaceDE w:val="0"/>
        <w:autoSpaceDN w:val="0"/>
        <w:adjustRightInd w:val="0"/>
        <w:spacing w:after="0" w:line="227" w:lineRule="exact"/>
        <w:ind w:left="1940"/>
        <w:rPr>
          <w:rFonts w:ascii="Times New Roman" w:hAnsi="Times New Roman"/>
          <w:color w:val="000000"/>
          <w:sz w:val="20"/>
          <w:szCs w:val="20"/>
        </w:rPr>
      </w:pPr>
      <w:r>
        <w:rPr>
          <w:rFonts w:ascii="Times New Roman" w:hAnsi="Times New Roman"/>
          <w:b/>
          <w:bCs/>
          <w:color w:val="191919"/>
          <w:sz w:val="20"/>
          <w:szCs w:val="20"/>
        </w:rPr>
        <w:t>M</w:t>
      </w:r>
      <w:r>
        <w:rPr>
          <w:rFonts w:ascii="Times New Roman" w:hAnsi="Times New Roman"/>
          <w:b/>
          <w:bCs/>
          <w:color w:val="191919"/>
          <w:spacing w:val="-15"/>
          <w:sz w:val="20"/>
          <w:szCs w:val="20"/>
        </w:rPr>
        <w:t>A</w:t>
      </w:r>
      <w:r>
        <w:rPr>
          <w:rFonts w:ascii="Times New Roman" w:hAnsi="Times New Roman"/>
          <w:b/>
          <w:bCs/>
          <w:color w:val="191919"/>
          <w:sz w:val="20"/>
          <w:szCs w:val="20"/>
        </w:rPr>
        <w:t>TH</w:t>
      </w:r>
      <w:r>
        <w:rPr>
          <w:rFonts w:ascii="Times New Roman" w:hAnsi="Times New Roman"/>
          <w:b/>
          <w:bCs/>
          <w:color w:val="191919"/>
          <w:spacing w:val="-8"/>
          <w:sz w:val="20"/>
          <w:szCs w:val="20"/>
        </w:rPr>
        <w:t xml:space="preserve"> </w:t>
      </w:r>
      <w:r>
        <w:rPr>
          <w:rFonts w:ascii="Times New Roman" w:hAnsi="Times New Roman"/>
          <w:b/>
          <w:bCs/>
          <w:color w:val="191919"/>
          <w:sz w:val="20"/>
          <w:szCs w:val="20"/>
        </w:rPr>
        <w:t>5410</w:t>
      </w:r>
      <w:r>
        <w:rPr>
          <w:rFonts w:ascii="Times New Roman" w:hAnsi="Times New Roman"/>
          <w:b/>
          <w:bCs/>
          <w:color w:val="191919"/>
          <w:spacing w:val="-8"/>
          <w:sz w:val="20"/>
          <w:szCs w:val="20"/>
        </w:rPr>
        <w:t xml:space="preserve"> </w:t>
      </w:r>
      <w:r>
        <w:rPr>
          <w:rFonts w:ascii="Times New Roman" w:hAnsi="Times New Roman"/>
          <w:b/>
          <w:bCs/>
          <w:color w:val="191919"/>
          <w:sz w:val="20"/>
          <w:szCs w:val="20"/>
        </w:rPr>
        <w:t>-</w:t>
      </w:r>
      <w:r>
        <w:rPr>
          <w:rFonts w:ascii="Times New Roman" w:hAnsi="Times New Roman"/>
          <w:b/>
          <w:bCs/>
          <w:color w:val="191919"/>
          <w:spacing w:val="-8"/>
          <w:sz w:val="20"/>
          <w:szCs w:val="20"/>
        </w:rPr>
        <w:t xml:space="preserve"> </w:t>
      </w:r>
      <w:r>
        <w:rPr>
          <w:rFonts w:ascii="Times New Roman" w:hAnsi="Times New Roman"/>
          <w:b/>
          <w:bCs/>
          <w:color w:val="191919"/>
          <w:sz w:val="20"/>
          <w:szCs w:val="20"/>
        </w:rPr>
        <w:t>P</w:t>
      </w:r>
      <w:r>
        <w:rPr>
          <w:rFonts w:ascii="Times New Roman" w:hAnsi="Times New Roman"/>
          <w:b/>
          <w:bCs/>
          <w:color w:val="191919"/>
          <w:spacing w:val="-4"/>
          <w:sz w:val="20"/>
          <w:szCs w:val="20"/>
        </w:rPr>
        <w:t>r</w:t>
      </w:r>
      <w:r>
        <w:rPr>
          <w:rFonts w:ascii="Times New Roman" w:hAnsi="Times New Roman"/>
          <w:b/>
          <w:bCs/>
          <w:color w:val="191919"/>
          <w:sz w:val="20"/>
          <w:szCs w:val="20"/>
        </w:rPr>
        <w:t>obability</w:t>
      </w:r>
      <w:r>
        <w:rPr>
          <w:rFonts w:ascii="Times New Roman" w:hAnsi="Times New Roman"/>
          <w:b/>
          <w:bCs/>
          <w:color w:val="191919"/>
          <w:spacing w:val="-8"/>
          <w:sz w:val="20"/>
          <w:szCs w:val="20"/>
        </w:rPr>
        <w:t xml:space="preserve"> </w:t>
      </w:r>
      <w:r>
        <w:rPr>
          <w:rFonts w:ascii="Times New Roman" w:hAnsi="Times New Roman"/>
          <w:b/>
          <w:bCs/>
          <w:color w:val="191919"/>
          <w:sz w:val="20"/>
          <w:szCs w:val="20"/>
        </w:rPr>
        <w:t>and</w:t>
      </w:r>
      <w:r>
        <w:rPr>
          <w:rFonts w:ascii="Times New Roman" w:hAnsi="Times New Roman"/>
          <w:b/>
          <w:bCs/>
          <w:color w:val="191919"/>
          <w:spacing w:val="-8"/>
          <w:sz w:val="20"/>
          <w:szCs w:val="20"/>
        </w:rPr>
        <w:t xml:space="preserve"> </w:t>
      </w:r>
      <w:r>
        <w:rPr>
          <w:rFonts w:ascii="Times New Roman" w:hAnsi="Times New Roman"/>
          <w:b/>
          <w:bCs/>
          <w:color w:val="191919"/>
          <w:sz w:val="20"/>
          <w:szCs w:val="20"/>
        </w:rPr>
        <w:t>Statistics</w:t>
      </w:r>
      <w:r>
        <w:rPr>
          <w:rFonts w:ascii="Times New Roman" w:hAnsi="Times New Roman"/>
          <w:b/>
          <w:bCs/>
          <w:color w:val="191919"/>
          <w:spacing w:val="-8"/>
          <w:sz w:val="20"/>
          <w:szCs w:val="20"/>
        </w:rPr>
        <w:t xml:space="preserve"> </w:t>
      </w:r>
      <w:r>
        <w:rPr>
          <w:rFonts w:ascii="Times New Roman" w:hAnsi="Times New Roman"/>
          <w:b/>
          <w:bCs/>
          <w:color w:val="191919"/>
          <w:sz w:val="20"/>
          <w:szCs w:val="20"/>
        </w:rPr>
        <w:t>for</w:t>
      </w:r>
      <w:r>
        <w:rPr>
          <w:rFonts w:ascii="Times New Roman" w:hAnsi="Times New Roman"/>
          <w:b/>
          <w:bCs/>
          <w:color w:val="191919"/>
          <w:spacing w:val="-15"/>
          <w:sz w:val="20"/>
          <w:szCs w:val="20"/>
        </w:rPr>
        <w:t xml:space="preserve"> </w:t>
      </w:r>
      <w:r>
        <w:rPr>
          <w:rFonts w:ascii="Times New Roman" w:hAnsi="Times New Roman"/>
          <w:b/>
          <w:bCs/>
          <w:color w:val="191919"/>
          <w:spacing w:val="-19"/>
          <w:sz w:val="20"/>
          <w:szCs w:val="20"/>
        </w:rPr>
        <w:t>T</w:t>
      </w:r>
      <w:r>
        <w:rPr>
          <w:rFonts w:ascii="Times New Roman" w:hAnsi="Times New Roman"/>
          <w:b/>
          <w:bCs/>
          <w:color w:val="191919"/>
          <w:sz w:val="20"/>
          <w:szCs w:val="20"/>
        </w:rPr>
        <w:t>eachers`**.......................................................3(3-0)</w:t>
      </w:r>
    </w:p>
    <w:p w:rsidR="00F42301" w:rsidRDefault="00F42301" w:rsidP="00721764">
      <w:pPr>
        <w:widowControl w:val="0"/>
        <w:autoSpaceDE w:val="0"/>
        <w:autoSpaceDN w:val="0"/>
        <w:adjustRightInd w:val="0"/>
        <w:spacing w:before="13" w:after="0" w:line="250" w:lineRule="auto"/>
        <w:ind w:left="2300" w:right="849"/>
        <w:jc w:val="both"/>
        <w:rPr>
          <w:rFonts w:ascii="Times New Roman" w:hAnsi="Times New Roman"/>
          <w:color w:val="000000"/>
          <w:sz w:val="20"/>
          <w:szCs w:val="20"/>
        </w:rPr>
      </w:pPr>
      <w:r>
        <w:rPr>
          <w:rFonts w:ascii="Times New Roman" w:hAnsi="Times New Roman"/>
          <w:color w:val="191919"/>
          <w:sz w:val="20"/>
          <w:szCs w:val="20"/>
        </w:rPr>
        <w:t>Probabilit</w:t>
      </w:r>
      <w:r>
        <w:rPr>
          <w:rFonts w:ascii="Times New Roman" w:hAnsi="Times New Roman"/>
          <w:color w:val="191919"/>
          <w:spacing w:val="-13"/>
          <w:sz w:val="20"/>
          <w:szCs w:val="20"/>
        </w:rPr>
        <w:t>y</w:t>
      </w:r>
      <w:r>
        <w:rPr>
          <w:rFonts w:ascii="Times New Roman" w:hAnsi="Times New Roman"/>
          <w:color w:val="191919"/>
          <w:sz w:val="20"/>
          <w:szCs w:val="20"/>
        </w:rPr>
        <w:t>,</w:t>
      </w:r>
      <w:r>
        <w:rPr>
          <w:rFonts w:ascii="Times New Roman" w:hAnsi="Times New Roman"/>
          <w:color w:val="191919"/>
          <w:spacing w:val="-2"/>
          <w:sz w:val="20"/>
          <w:szCs w:val="20"/>
        </w:rPr>
        <w:t xml:space="preserve"> </w:t>
      </w:r>
      <w:r>
        <w:rPr>
          <w:rFonts w:ascii="Times New Roman" w:hAnsi="Times New Roman"/>
          <w:color w:val="191919"/>
          <w:sz w:val="20"/>
          <w:szCs w:val="20"/>
        </w:rPr>
        <w:t>gathering</w:t>
      </w:r>
      <w:r>
        <w:rPr>
          <w:rFonts w:ascii="Times New Roman" w:hAnsi="Times New Roman"/>
          <w:color w:val="191919"/>
          <w:spacing w:val="-2"/>
          <w:sz w:val="20"/>
          <w:szCs w:val="20"/>
        </w:rPr>
        <w:t xml:space="preserve"> </w:t>
      </w:r>
      <w:r>
        <w:rPr>
          <w:rFonts w:ascii="Times New Roman" w:hAnsi="Times New Roman"/>
          <w:color w:val="191919"/>
          <w:sz w:val="20"/>
          <w:szCs w:val="20"/>
        </w:rPr>
        <w:t>and</w:t>
      </w:r>
      <w:r>
        <w:rPr>
          <w:rFonts w:ascii="Times New Roman" w:hAnsi="Times New Roman"/>
          <w:color w:val="191919"/>
          <w:spacing w:val="-2"/>
          <w:sz w:val="20"/>
          <w:szCs w:val="20"/>
        </w:rPr>
        <w:t xml:space="preserve"> </w:t>
      </w:r>
      <w:r>
        <w:rPr>
          <w:rFonts w:ascii="Times New Roman" w:hAnsi="Times New Roman"/>
          <w:color w:val="191919"/>
          <w:sz w:val="20"/>
          <w:szCs w:val="20"/>
        </w:rPr>
        <w:t>recording</w:t>
      </w:r>
      <w:r>
        <w:rPr>
          <w:rFonts w:ascii="Times New Roman" w:hAnsi="Times New Roman"/>
          <w:color w:val="191919"/>
          <w:spacing w:val="-2"/>
          <w:sz w:val="20"/>
          <w:szCs w:val="20"/>
        </w:rPr>
        <w:t xml:space="preserve"> </w:t>
      </w:r>
      <w:r>
        <w:rPr>
          <w:rFonts w:ascii="Times New Roman" w:hAnsi="Times New Roman"/>
          <w:color w:val="191919"/>
          <w:sz w:val="20"/>
          <w:szCs w:val="20"/>
        </w:rPr>
        <w:t>data,</w:t>
      </w:r>
      <w:r>
        <w:rPr>
          <w:rFonts w:ascii="Times New Roman" w:hAnsi="Times New Roman"/>
          <w:color w:val="191919"/>
          <w:spacing w:val="-2"/>
          <w:sz w:val="20"/>
          <w:szCs w:val="20"/>
        </w:rPr>
        <w:t xml:space="preserve"> </w:t>
      </w:r>
      <w:r>
        <w:rPr>
          <w:rFonts w:ascii="Times New Roman" w:hAnsi="Times New Roman"/>
          <w:color w:val="191919"/>
          <w:sz w:val="20"/>
          <w:szCs w:val="20"/>
        </w:rPr>
        <w:t>construction</w:t>
      </w:r>
      <w:r>
        <w:rPr>
          <w:rFonts w:ascii="Times New Roman" w:hAnsi="Times New Roman"/>
          <w:color w:val="191919"/>
          <w:spacing w:val="-2"/>
          <w:sz w:val="20"/>
          <w:szCs w:val="20"/>
        </w:rPr>
        <w:t xml:space="preserve"> </w:t>
      </w:r>
      <w:r>
        <w:rPr>
          <w:rFonts w:ascii="Times New Roman" w:hAnsi="Times New Roman"/>
          <w:color w:val="191919"/>
          <w:sz w:val="20"/>
          <w:szCs w:val="20"/>
        </w:rPr>
        <w:t>and</w:t>
      </w:r>
      <w:r>
        <w:rPr>
          <w:rFonts w:ascii="Times New Roman" w:hAnsi="Times New Roman"/>
          <w:color w:val="191919"/>
          <w:spacing w:val="-2"/>
          <w:sz w:val="20"/>
          <w:szCs w:val="20"/>
        </w:rPr>
        <w:t xml:space="preserve"> </w:t>
      </w:r>
      <w:r>
        <w:rPr>
          <w:rFonts w:ascii="Times New Roman" w:hAnsi="Times New Roman"/>
          <w:color w:val="191919"/>
          <w:sz w:val="20"/>
          <w:szCs w:val="20"/>
        </w:rPr>
        <w:t>use</w:t>
      </w:r>
      <w:r>
        <w:rPr>
          <w:rFonts w:ascii="Times New Roman" w:hAnsi="Times New Roman"/>
          <w:color w:val="191919"/>
          <w:spacing w:val="-2"/>
          <w:sz w:val="20"/>
          <w:szCs w:val="20"/>
        </w:rPr>
        <w:t xml:space="preserve"> </w:t>
      </w:r>
      <w:r>
        <w:rPr>
          <w:rFonts w:ascii="Times New Roman" w:hAnsi="Times New Roman"/>
          <w:color w:val="191919"/>
          <w:sz w:val="20"/>
          <w:szCs w:val="20"/>
        </w:rPr>
        <w:t>of</w:t>
      </w:r>
      <w:r>
        <w:rPr>
          <w:rFonts w:ascii="Times New Roman" w:hAnsi="Times New Roman"/>
          <w:color w:val="191919"/>
          <w:spacing w:val="-2"/>
          <w:sz w:val="20"/>
          <w:szCs w:val="20"/>
        </w:rPr>
        <w:t xml:space="preserve"> </w:t>
      </w:r>
      <w:r>
        <w:rPr>
          <w:rFonts w:ascii="Times New Roman" w:hAnsi="Times New Roman"/>
          <w:color w:val="191919"/>
          <w:sz w:val="20"/>
          <w:szCs w:val="20"/>
        </w:rPr>
        <w:t>tables,</w:t>
      </w:r>
      <w:r>
        <w:rPr>
          <w:rFonts w:ascii="Times New Roman" w:hAnsi="Times New Roman"/>
          <w:color w:val="191919"/>
          <w:spacing w:val="-2"/>
          <w:sz w:val="20"/>
          <w:szCs w:val="20"/>
        </w:rPr>
        <w:t xml:space="preserve"> </w:t>
      </w:r>
      <w:r>
        <w:rPr>
          <w:rFonts w:ascii="Times New Roman" w:hAnsi="Times New Roman"/>
          <w:color w:val="191919"/>
          <w:sz w:val="20"/>
          <w:szCs w:val="20"/>
        </w:rPr>
        <w:t>tabulating</w:t>
      </w:r>
      <w:r>
        <w:rPr>
          <w:rFonts w:ascii="Times New Roman" w:hAnsi="Times New Roman"/>
          <w:color w:val="191919"/>
          <w:spacing w:val="-2"/>
          <w:sz w:val="20"/>
          <w:szCs w:val="20"/>
        </w:rPr>
        <w:t xml:space="preserve"> </w:t>
      </w:r>
      <w:r>
        <w:rPr>
          <w:rFonts w:ascii="Times New Roman" w:hAnsi="Times New Roman"/>
          <w:color w:val="191919"/>
          <w:sz w:val="20"/>
          <w:szCs w:val="20"/>
        </w:rPr>
        <w:t>and</w:t>
      </w:r>
      <w:r>
        <w:rPr>
          <w:rFonts w:ascii="Times New Roman" w:hAnsi="Times New Roman"/>
          <w:color w:val="191919"/>
          <w:spacing w:val="-2"/>
          <w:sz w:val="20"/>
          <w:szCs w:val="20"/>
        </w:rPr>
        <w:t xml:space="preserve"> </w:t>
      </w:r>
      <w:r>
        <w:rPr>
          <w:rFonts w:ascii="Times New Roman" w:hAnsi="Times New Roman"/>
          <w:color w:val="191919"/>
          <w:sz w:val="20"/>
          <w:szCs w:val="20"/>
        </w:rPr>
        <w:t xml:space="preserve">graph- ing percentiles, mean and standard deviation, frequency distributions, normal distribution and statistical interference correlation. </w:t>
      </w:r>
      <w:r>
        <w:rPr>
          <w:rFonts w:ascii="Times New Roman" w:hAnsi="Times New Roman"/>
          <w:i/>
          <w:iCs/>
          <w:color w:val="191919"/>
          <w:sz w:val="20"/>
          <w:szCs w:val="20"/>
        </w:rPr>
        <w:t>P</w:t>
      </w:r>
      <w:r>
        <w:rPr>
          <w:rFonts w:ascii="Times New Roman" w:hAnsi="Times New Roman"/>
          <w:i/>
          <w:iCs/>
          <w:color w:val="191919"/>
          <w:spacing w:val="-7"/>
          <w:sz w:val="20"/>
          <w:szCs w:val="20"/>
        </w:rPr>
        <w:t>r</w:t>
      </w:r>
      <w:r>
        <w:rPr>
          <w:rFonts w:ascii="Times New Roman" w:hAnsi="Times New Roman"/>
          <w:i/>
          <w:iCs/>
          <w:color w:val="191919"/>
          <w:sz w:val="20"/>
          <w:szCs w:val="20"/>
        </w:rPr>
        <w:t>e</w:t>
      </w:r>
      <w:r>
        <w:rPr>
          <w:rFonts w:ascii="Times New Roman" w:hAnsi="Times New Roman"/>
          <w:i/>
          <w:iCs/>
          <w:color w:val="191919"/>
          <w:spacing w:val="-7"/>
          <w:sz w:val="20"/>
          <w:szCs w:val="20"/>
        </w:rPr>
        <w:t>r</w:t>
      </w:r>
      <w:r>
        <w:rPr>
          <w:rFonts w:ascii="Times New Roman" w:hAnsi="Times New Roman"/>
          <w:i/>
          <w:iCs/>
          <w:color w:val="191919"/>
          <w:sz w:val="20"/>
          <w:szCs w:val="20"/>
        </w:rPr>
        <w:t>equisite: Consent of instructor</w:t>
      </w:r>
    </w:p>
    <w:p w:rsidR="00F42301" w:rsidRDefault="00F42301" w:rsidP="00721764">
      <w:pPr>
        <w:widowControl w:val="0"/>
        <w:autoSpaceDE w:val="0"/>
        <w:autoSpaceDN w:val="0"/>
        <w:adjustRightInd w:val="0"/>
        <w:spacing w:after="0" w:line="227" w:lineRule="exact"/>
        <w:ind w:left="1940"/>
        <w:rPr>
          <w:rFonts w:ascii="Times New Roman" w:hAnsi="Times New Roman"/>
          <w:color w:val="000000"/>
          <w:sz w:val="20"/>
          <w:szCs w:val="20"/>
        </w:rPr>
      </w:pPr>
      <w:r>
        <w:rPr>
          <w:rFonts w:ascii="Times New Roman" w:hAnsi="Times New Roman"/>
          <w:b/>
          <w:bCs/>
          <w:color w:val="191919"/>
          <w:sz w:val="20"/>
          <w:szCs w:val="20"/>
        </w:rPr>
        <w:t>M</w:t>
      </w:r>
      <w:r>
        <w:rPr>
          <w:rFonts w:ascii="Times New Roman" w:hAnsi="Times New Roman"/>
          <w:b/>
          <w:bCs/>
          <w:color w:val="191919"/>
          <w:spacing w:val="-15"/>
          <w:sz w:val="20"/>
          <w:szCs w:val="20"/>
        </w:rPr>
        <w:t>A</w:t>
      </w:r>
      <w:r>
        <w:rPr>
          <w:rFonts w:ascii="Times New Roman" w:hAnsi="Times New Roman"/>
          <w:b/>
          <w:bCs/>
          <w:color w:val="191919"/>
          <w:sz w:val="20"/>
          <w:szCs w:val="20"/>
        </w:rPr>
        <w:t>TH</w:t>
      </w:r>
      <w:r>
        <w:rPr>
          <w:rFonts w:ascii="Times New Roman" w:hAnsi="Times New Roman"/>
          <w:b/>
          <w:bCs/>
          <w:color w:val="191919"/>
          <w:spacing w:val="-8"/>
          <w:sz w:val="20"/>
          <w:szCs w:val="20"/>
        </w:rPr>
        <w:t xml:space="preserve"> </w:t>
      </w:r>
      <w:r>
        <w:rPr>
          <w:rFonts w:ascii="Times New Roman" w:hAnsi="Times New Roman"/>
          <w:b/>
          <w:bCs/>
          <w:color w:val="191919"/>
          <w:sz w:val="20"/>
          <w:szCs w:val="20"/>
        </w:rPr>
        <w:t>5412</w:t>
      </w:r>
      <w:r>
        <w:rPr>
          <w:rFonts w:ascii="Times New Roman" w:hAnsi="Times New Roman"/>
          <w:b/>
          <w:bCs/>
          <w:color w:val="191919"/>
          <w:spacing w:val="-8"/>
          <w:sz w:val="20"/>
          <w:szCs w:val="20"/>
        </w:rPr>
        <w:t xml:space="preserve"> </w:t>
      </w:r>
      <w:r>
        <w:rPr>
          <w:rFonts w:ascii="Times New Roman" w:hAnsi="Times New Roman"/>
          <w:b/>
          <w:bCs/>
          <w:color w:val="191919"/>
          <w:sz w:val="20"/>
          <w:szCs w:val="20"/>
        </w:rPr>
        <w:t>-</w:t>
      </w:r>
      <w:r>
        <w:rPr>
          <w:rFonts w:ascii="Times New Roman" w:hAnsi="Times New Roman"/>
          <w:b/>
          <w:bCs/>
          <w:color w:val="191919"/>
          <w:spacing w:val="-8"/>
          <w:sz w:val="20"/>
          <w:szCs w:val="20"/>
        </w:rPr>
        <w:t xml:space="preserve"> </w:t>
      </w:r>
      <w:r>
        <w:rPr>
          <w:rFonts w:ascii="Times New Roman" w:hAnsi="Times New Roman"/>
          <w:b/>
          <w:bCs/>
          <w:color w:val="191919"/>
          <w:sz w:val="20"/>
          <w:szCs w:val="20"/>
        </w:rPr>
        <w:t>Methods</w:t>
      </w:r>
      <w:r>
        <w:rPr>
          <w:rFonts w:ascii="Times New Roman" w:hAnsi="Times New Roman"/>
          <w:b/>
          <w:bCs/>
          <w:color w:val="191919"/>
          <w:spacing w:val="-8"/>
          <w:sz w:val="20"/>
          <w:szCs w:val="20"/>
        </w:rPr>
        <w:t xml:space="preserve"> </w:t>
      </w:r>
      <w:r>
        <w:rPr>
          <w:rFonts w:ascii="Times New Roman" w:hAnsi="Times New Roman"/>
          <w:b/>
          <w:bCs/>
          <w:color w:val="191919"/>
          <w:sz w:val="20"/>
          <w:szCs w:val="20"/>
        </w:rPr>
        <w:t>of</w:t>
      </w:r>
      <w:r>
        <w:rPr>
          <w:rFonts w:ascii="Times New Roman" w:hAnsi="Times New Roman"/>
          <w:b/>
          <w:bCs/>
          <w:color w:val="191919"/>
          <w:spacing w:val="-8"/>
          <w:sz w:val="20"/>
          <w:szCs w:val="20"/>
        </w:rPr>
        <w:t xml:space="preserve"> </w:t>
      </w:r>
      <w:r>
        <w:rPr>
          <w:rFonts w:ascii="Times New Roman" w:hAnsi="Times New Roman"/>
          <w:b/>
          <w:bCs/>
          <w:color w:val="191919"/>
          <w:sz w:val="20"/>
          <w:szCs w:val="20"/>
        </w:rPr>
        <w:t>Statistical</w:t>
      </w:r>
      <w:r>
        <w:rPr>
          <w:rFonts w:ascii="Times New Roman" w:hAnsi="Times New Roman"/>
          <w:b/>
          <w:bCs/>
          <w:color w:val="191919"/>
          <w:spacing w:val="-19"/>
          <w:sz w:val="20"/>
          <w:szCs w:val="20"/>
        </w:rPr>
        <w:t xml:space="preserve"> </w:t>
      </w:r>
      <w:r>
        <w:rPr>
          <w:rFonts w:ascii="Times New Roman" w:hAnsi="Times New Roman"/>
          <w:b/>
          <w:bCs/>
          <w:color w:val="191919"/>
          <w:sz w:val="20"/>
          <w:szCs w:val="20"/>
        </w:rPr>
        <w:t>Analysis.........................................................................3(3-0)</w:t>
      </w:r>
    </w:p>
    <w:p w:rsidR="00F42301" w:rsidRDefault="00F42301" w:rsidP="00721764">
      <w:pPr>
        <w:widowControl w:val="0"/>
        <w:autoSpaceDE w:val="0"/>
        <w:autoSpaceDN w:val="0"/>
        <w:adjustRightInd w:val="0"/>
        <w:spacing w:before="13" w:after="0" w:line="250" w:lineRule="auto"/>
        <w:ind w:left="2300" w:right="847"/>
        <w:jc w:val="both"/>
        <w:rPr>
          <w:rFonts w:ascii="Times New Roman" w:hAnsi="Times New Roman"/>
          <w:color w:val="000000"/>
          <w:sz w:val="20"/>
          <w:szCs w:val="20"/>
        </w:rPr>
      </w:pPr>
      <w:r>
        <w:rPr>
          <w:rFonts w:ascii="Times New Roman" w:hAnsi="Times New Roman"/>
          <w:color w:val="191919"/>
          <w:sz w:val="20"/>
          <w:szCs w:val="20"/>
        </w:rPr>
        <w:t>Estimation</w:t>
      </w:r>
      <w:r>
        <w:rPr>
          <w:rFonts w:ascii="Times New Roman" w:hAnsi="Times New Roman"/>
          <w:color w:val="191919"/>
          <w:spacing w:val="-3"/>
          <w:sz w:val="20"/>
          <w:szCs w:val="20"/>
        </w:rPr>
        <w:t xml:space="preserve"> </w:t>
      </w:r>
      <w:r>
        <w:rPr>
          <w:rFonts w:ascii="Times New Roman" w:hAnsi="Times New Roman"/>
          <w:color w:val="191919"/>
          <w:sz w:val="20"/>
          <w:szCs w:val="20"/>
        </w:rPr>
        <w:t>and</w:t>
      </w:r>
      <w:r>
        <w:rPr>
          <w:rFonts w:ascii="Times New Roman" w:hAnsi="Times New Roman"/>
          <w:color w:val="191919"/>
          <w:spacing w:val="-3"/>
          <w:sz w:val="20"/>
          <w:szCs w:val="20"/>
        </w:rPr>
        <w:t xml:space="preserve"> </w:t>
      </w:r>
      <w:r>
        <w:rPr>
          <w:rFonts w:ascii="Times New Roman" w:hAnsi="Times New Roman"/>
          <w:color w:val="191919"/>
          <w:sz w:val="20"/>
          <w:szCs w:val="20"/>
        </w:rPr>
        <w:t>inference</w:t>
      </w:r>
      <w:r>
        <w:rPr>
          <w:rFonts w:ascii="Times New Roman" w:hAnsi="Times New Roman"/>
          <w:color w:val="191919"/>
          <w:spacing w:val="-3"/>
          <w:sz w:val="20"/>
          <w:szCs w:val="20"/>
        </w:rPr>
        <w:t xml:space="preserve"> </w:t>
      </w:r>
      <w:r>
        <w:rPr>
          <w:rFonts w:ascii="Times New Roman" w:hAnsi="Times New Roman"/>
          <w:color w:val="191919"/>
          <w:sz w:val="20"/>
          <w:szCs w:val="20"/>
        </w:rPr>
        <w:t>using</w:t>
      </w:r>
      <w:r>
        <w:rPr>
          <w:rFonts w:ascii="Times New Roman" w:hAnsi="Times New Roman"/>
          <w:color w:val="191919"/>
          <w:spacing w:val="-3"/>
          <w:sz w:val="20"/>
          <w:szCs w:val="20"/>
        </w:rPr>
        <w:t xml:space="preserve"> </w:t>
      </w:r>
      <w:r>
        <w:rPr>
          <w:rFonts w:ascii="Times New Roman" w:hAnsi="Times New Roman"/>
          <w:color w:val="191919"/>
          <w:sz w:val="20"/>
          <w:szCs w:val="20"/>
        </w:rPr>
        <w:t>basic</w:t>
      </w:r>
      <w:r>
        <w:rPr>
          <w:rFonts w:ascii="Times New Roman" w:hAnsi="Times New Roman"/>
          <w:color w:val="191919"/>
          <w:spacing w:val="-3"/>
          <w:sz w:val="20"/>
          <w:szCs w:val="20"/>
        </w:rPr>
        <w:t xml:space="preserve"> </w:t>
      </w:r>
      <w:r>
        <w:rPr>
          <w:rFonts w:ascii="Times New Roman" w:hAnsi="Times New Roman"/>
          <w:color w:val="191919"/>
          <w:sz w:val="20"/>
          <w:szCs w:val="20"/>
        </w:rPr>
        <w:t>probability</w:t>
      </w:r>
      <w:r>
        <w:rPr>
          <w:rFonts w:ascii="Times New Roman" w:hAnsi="Times New Roman"/>
          <w:color w:val="191919"/>
          <w:spacing w:val="-3"/>
          <w:sz w:val="20"/>
          <w:szCs w:val="20"/>
        </w:rPr>
        <w:t xml:space="preserve"> </w:t>
      </w:r>
      <w:r>
        <w:rPr>
          <w:rFonts w:ascii="Times New Roman" w:hAnsi="Times New Roman"/>
          <w:color w:val="191919"/>
          <w:sz w:val="20"/>
          <w:szCs w:val="20"/>
        </w:rPr>
        <w:t>distributions,</w:t>
      </w:r>
      <w:r>
        <w:rPr>
          <w:rFonts w:ascii="Times New Roman" w:hAnsi="Times New Roman"/>
          <w:color w:val="191919"/>
          <w:spacing w:val="-3"/>
          <w:sz w:val="20"/>
          <w:szCs w:val="20"/>
        </w:rPr>
        <w:t xml:space="preserve"> </w:t>
      </w:r>
      <w:r>
        <w:rPr>
          <w:rFonts w:ascii="Times New Roman" w:hAnsi="Times New Roman"/>
          <w:color w:val="191919"/>
          <w:sz w:val="20"/>
          <w:szCs w:val="20"/>
        </w:rPr>
        <w:t>analysis</w:t>
      </w:r>
      <w:r>
        <w:rPr>
          <w:rFonts w:ascii="Times New Roman" w:hAnsi="Times New Roman"/>
          <w:color w:val="191919"/>
          <w:spacing w:val="-3"/>
          <w:sz w:val="20"/>
          <w:szCs w:val="20"/>
        </w:rPr>
        <w:t xml:space="preserve"> </w:t>
      </w:r>
      <w:r>
        <w:rPr>
          <w:rFonts w:ascii="Times New Roman" w:hAnsi="Times New Roman"/>
          <w:color w:val="191919"/>
          <w:sz w:val="20"/>
          <w:szCs w:val="20"/>
        </w:rPr>
        <w:t>of</w:t>
      </w:r>
      <w:r>
        <w:rPr>
          <w:rFonts w:ascii="Times New Roman" w:hAnsi="Times New Roman"/>
          <w:color w:val="191919"/>
          <w:spacing w:val="-3"/>
          <w:sz w:val="20"/>
          <w:szCs w:val="20"/>
        </w:rPr>
        <w:t xml:space="preserve"> </w:t>
      </w:r>
      <w:r>
        <w:rPr>
          <w:rFonts w:ascii="Times New Roman" w:hAnsi="Times New Roman"/>
          <w:color w:val="191919"/>
          <w:sz w:val="20"/>
          <w:szCs w:val="20"/>
        </w:rPr>
        <w:t>variance,</w:t>
      </w:r>
      <w:r>
        <w:rPr>
          <w:rFonts w:ascii="Times New Roman" w:hAnsi="Times New Roman"/>
          <w:color w:val="191919"/>
          <w:spacing w:val="-3"/>
          <w:sz w:val="20"/>
          <w:szCs w:val="20"/>
        </w:rPr>
        <w:t xml:space="preserve"> </w:t>
      </w:r>
      <w:r>
        <w:rPr>
          <w:rFonts w:ascii="Times New Roman" w:hAnsi="Times New Roman"/>
          <w:color w:val="191919"/>
          <w:sz w:val="20"/>
          <w:szCs w:val="20"/>
        </w:rPr>
        <w:t>analysis</w:t>
      </w:r>
      <w:r>
        <w:rPr>
          <w:rFonts w:ascii="Times New Roman" w:hAnsi="Times New Roman"/>
          <w:color w:val="191919"/>
          <w:spacing w:val="-3"/>
          <w:sz w:val="20"/>
          <w:szCs w:val="20"/>
        </w:rPr>
        <w:t xml:space="preserve"> </w:t>
      </w:r>
      <w:r>
        <w:rPr>
          <w:rFonts w:ascii="Times New Roman" w:hAnsi="Times New Roman"/>
          <w:color w:val="191919"/>
          <w:sz w:val="20"/>
          <w:szCs w:val="20"/>
        </w:rPr>
        <w:t xml:space="preserve">of </w:t>
      </w:r>
      <w:r>
        <w:rPr>
          <w:rFonts w:ascii="Times New Roman" w:hAnsi="Times New Roman"/>
          <w:color w:val="191919"/>
          <w:spacing w:val="2"/>
          <w:sz w:val="20"/>
          <w:szCs w:val="20"/>
        </w:rPr>
        <w:t>covariance</w:t>
      </w:r>
      <w:r>
        <w:rPr>
          <w:rFonts w:ascii="Times New Roman" w:hAnsi="Times New Roman"/>
          <w:color w:val="191919"/>
          <w:sz w:val="20"/>
          <w:szCs w:val="20"/>
        </w:rPr>
        <w:t>,</w:t>
      </w:r>
      <w:r>
        <w:rPr>
          <w:rFonts w:ascii="Times New Roman" w:hAnsi="Times New Roman"/>
          <w:color w:val="191919"/>
          <w:spacing w:val="11"/>
          <w:sz w:val="20"/>
          <w:szCs w:val="20"/>
        </w:rPr>
        <w:t xml:space="preserve"> </w:t>
      </w:r>
      <w:r>
        <w:rPr>
          <w:rFonts w:ascii="Times New Roman" w:hAnsi="Times New Roman"/>
          <w:color w:val="191919"/>
          <w:spacing w:val="2"/>
          <w:sz w:val="20"/>
          <w:szCs w:val="20"/>
        </w:rPr>
        <w:t>regression</w:t>
      </w:r>
      <w:r>
        <w:rPr>
          <w:rFonts w:ascii="Times New Roman" w:hAnsi="Times New Roman"/>
          <w:color w:val="191919"/>
          <w:sz w:val="20"/>
          <w:szCs w:val="20"/>
        </w:rPr>
        <w:t>,</w:t>
      </w:r>
      <w:r>
        <w:rPr>
          <w:rFonts w:ascii="Times New Roman" w:hAnsi="Times New Roman"/>
          <w:color w:val="191919"/>
          <w:spacing w:val="11"/>
          <w:sz w:val="20"/>
          <w:szCs w:val="20"/>
        </w:rPr>
        <w:t xml:space="preserve"> </w:t>
      </w:r>
      <w:r>
        <w:rPr>
          <w:rFonts w:ascii="Times New Roman" w:hAnsi="Times New Roman"/>
          <w:color w:val="191919"/>
          <w:spacing w:val="2"/>
          <w:sz w:val="20"/>
          <w:szCs w:val="20"/>
        </w:rPr>
        <w:t>correlatio</w:t>
      </w:r>
      <w:r>
        <w:rPr>
          <w:rFonts w:ascii="Times New Roman" w:hAnsi="Times New Roman"/>
          <w:color w:val="191919"/>
          <w:sz w:val="20"/>
          <w:szCs w:val="20"/>
        </w:rPr>
        <w:t>n</w:t>
      </w:r>
      <w:r>
        <w:rPr>
          <w:rFonts w:ascii="Times New Roman" w:hAnsi="Times New Roman"/>
          <w:color w:val="191919"/>
          <w:spacing w:val="11"/>
          <w:sz w:val="20"/>
          <w:szCs w:val="20"/>
        </w:rPr>
        <w:t xml:space="preserve"> </w:t>
      </w:r>
      <w:r>
        <w:rPr>
          <w:rFonts w:ascii="Times New Roman" w:hAnsi="Times New Roman"/>
          <w:color w:val="191919"/>
          <w:spacing w:val="2"/>
          <w:sz w:val="20"/>
          <w:szCs w:val="20"/>
        </w:rPr>
        <w:t>an</w:t>
      </w:r>
      <w:r>
        <w:rPr>
          <w:rFonts w:ascii="Times New Roman" w:hAnsi="Times New Roman"/>
          <w:color w:val="191919"/>
          <w:sz w:val="20"/>
          <w:szCs w:val="20"/>
        </w:rPr>
        <w:t>d</w:t>
      </w:r>
      <w:r>
        <w:rPr>
          <w:rFonts w:ascii="Times New Roman" w:hAnsi="Times New Roman"/>
          <w:color w:val="191919"/>
          <w:spacing w:val="11"/>
          <w:sz w:val="20"/>
          <w:szCs w:val="20"/>
        </w:rPr>
        <w:t xml:space="preserve"> </w:t>
      </w:r>
      <w:r>
        <w:rPr>
          <w:rFonts w:ascii="Times New Roman" w:hAnsi="Times New Roman"/>
          <w:color w:val="191919"/>
          <w:spacing w:val="2"/>
          <w:sz w:val="20"/>
          <w:szCs w:val="20"/>
        </w:rPr>
        <w:t>basi</w:t>
      </w:r>
      <w:r>
        <w:rPr>
          <w:rFonts w:ascii="Times New Roman" w:hAnsi="Times New Roman"/>
          <w:color w:val="191919"/>
          <w:sz w:val="20"/>
          <w:szCs w:val="20"/>
        </w:rPr>
        <w:t>c</w:t>
      </w:r>
      <w:r>
        <w:rPr>
          <w:rFonts w:ascii="Times New Roman" w:hAnsi="Times New Roman"/>
          <w:color w:val="191919"/>
          <w:spacing w:val="11"/>
          <w:sz w:val="20"/>
          <w:szCs w:val="20"/>
        </w:rPr>
        <w:t xml:space="preserve"> </w:t>
      </w:r>
      <w:r>
        <w:rPr>
          <w:rFonts w:ascii="Times New Roman" w:hAnsi="Times New Roman"/>
          <w:color w:val="191919"/>
          <w:spacing w:val="2"/>
          <w:sz w:val="20"/>
          <w:szCs w:val="20"/>
        </w:rPr>
        <w:t>experimenta</w:t>
      </w:r>
      <w:r>
        <w:rPr>
          <w:rFonts w:ascii="Times New Roman" w:hAnsi="Times New Roman"/>
          <w:color w:val="191919"/>
          <w:sz w:val="20"/>
          <w:szCs w:val="20"/>
        </w:rPr>
        <w:t>l</w:t>
      </w:r>
      <w:r>
        <w:rPr>
          <w:rFonts w:ascii="Times New Roman" w:hAnsi="Times New Roman"/>
          <w:color w:val="191919"/>
          <w:spacing w:val="11"/>
          <w:sz w:val="20"/>
          <w:szCs w:val="20"/>
        </w:rPr>
        <w:t xml:space="preserve"> </w:t>
      </w:r>
      <w:r>
        <w:rPr>
          <w:rFonts w:ascii="Times New Roman" w:hAnsi="Times New Roman"/>
          <w:color w:val="191919"/>
          <w:spacing w:val="2"/>
          <w:sz w:val="20"/>
          <w:szCs w:val="20"/>
        </w:rPr>
        <w:t>design</w:t>
      </w:r>
      <w:r>
        <w:rPr>
          <w:rFonts w:ascii="Times New Roman" w:hAnsi="Times New Roman"/>
          <w:color w:val="191919"/>
          <w:sz w:val="20"/>
          <w:szCs w:val="20"/>
        </w:rPr>
        <w:t>.</w:t>
      </w:r>
      <w:r>
        <w:rPr>
          <w:rFonts w:ascii="Times New Roman" w:hAnsi="Times New Roman"/>
          <w:color w:val="191919"/>
          <w:spacing w:val="11"/>
          <w:sz w:val="20"/>
          <w:szCs w:val="20"/>
        </w:rPr>
        <w:t xml:space="preserve"> </w:t>
      </w:r>
      <w:r>
        <w:rPr>
          <w:rFonts w:ascii="Times New Roman" w:hAnsi="Times New Roman"/>
          <w:color w:val="191919"/>
          <w:spacing w:val="2"/>
          <w:sz w:val="20"/>
          <w:szCs w:val="20"/>
        </w:rPr>
        <w:t>Prerequisite</w:t>
      </w:r>
      <w:r>
        <w:rPr>
          <w:rFonts w:ascii="Times New Roman" w:hAnsi="Times New Roman"/>
          <w:color w:val="191919"/>
          <w:sz w:val="20"/>
          <w:szCs w:val="20"/>
        </w:rPr>
        <w:t xml:space="preserve">: A </w:t>
      </w:r>
      <w:r>
        <w:rPr>
          <w:rFonts w:ascii="Times New Roman" w:hAnsi="Times New Roman"/>
          <w:color w:val="191919"/>
          <w:spacing w:val="2"/>
          <w:sz w:val="20"/>
          <w:szCs w:val="20"/>
        </w:rPr>
        <w:t xml:space="preserve">previous </w:t>
      </w:r>
      <w:r>
        <w:rPr>
          <w:rFonts w:ascii="Times New Roman" w:hAnsi="Times New Roman"/>
          <w:color w:val="191919"/>
          <w:sz w:val="20"/>
          <w:szCs w:val="20"/>
        </w:rPr>
        <w:t>course in statistics.</w:t>
      </w:r>
    </w:p>
    <w:p w:rsidR="00F42301" w:rsidRDefault="00F42301" w:rsidP="00721764">
      <w:pPr>
        <w:widowControl w:val="0"/>
        <w:autoSpaceDE w:val="0"/>
        <w:autoSpaceDN w:val="0"/>
        <w:adjustRightInd w:val="0"/>
        <w:spacing w:after="0" w:line="227" w:lineRule="exact"/>
        <w:ind w:left="1940"/>
        <w:rPr>
          <w:rFonts w:ascii="Times New Roman" w:hAnsi="Times New Roman"/>
          <w:color w:val="000000"/>
          <w:sz w:val="20"/>
          <w:szCs w:val="20"/>
        </w:rPr>
      </w:pPr>
      <w:r>
        <w:rPr>
          <w:rFonts w:ascii="Times New Roman" w:hAnsi="Times New Roman"/>
          <w:b/>
          <w:bCs/>
          <w:color w:val="191919"/>
          <w:sz w:val="20"/>
          <w:szCs w:val="20"/>
        </w:rPr>
        <w:t>M</w:t>
      </w:r>
      <w:r>
        <w:rPr>
          <w:rFonts w:ascii="Times New Roman" w:hAnsi="Times New Roman"/>
          <w:b/>
          <w:bCs/>
          <w:color w:val="191919"/>
          <w:spacing w:val="-15"/>
          <w:sz w:val="20"/>
          <w:szCs w:val="20"/>
        </w:rPr>
        <w:t>A</w:t>
      </w:r>
      <w:r>
        <w:rPr>
          <w:rFonts w:ascii="Times New Roman" w:hAnsi="Times New Roman"/>
          <w:b/>
          <w:bCs/>
          <w:color w:val="191919"/>
          <w:sz w:val="20"/>
          <w:szCs w:val="20"/>
        </w:rPr>
        <w:t>TH</w:t>
      </w:r>
      <w:r>
        <w:rPr>
          <w:rFonts w:ascii="Times New Roman" w:hAnsi="Times New Roman"/>
          <w:b/>
          <w:bCs/>
          <w:color w:val="191919"/>
          <w:spacing w:val="-3"/>
          <w:sz w:val="20"/>
          <w:szCs w:val="20"/>
        </w:rPr>
        <w:t xml:space="preserve"> </w:t>
      </w:r>
      <w:r>
        <w:rPr>
          <w:rFonts w:ascii="Times New Roman" w:hAnsi="Times New Roman"/>
          <w:b/>
          <w:bCs/>
          <w:color w:val="191919"/>
          <w:sz w:val="20"/>
          <w:szCs w:val="20"/>
        </w:rPr>
        <w:t>5414</w:t>
      </w:r>
      <w:r>
        <w:rPr>
          <w:rFonts w:ascii="Times New Roman" w:hAnsi="Times New Roman"/>
          <w:b/>
          <w:bCs/>
          <w:color w:val="191919"/>
          <w:spacing w:val="-3"/>
          <w:sz w:val="20"/>
          <w:szCs w:val="20"/>
        </w:rPr>
        <w:t xml:space="preserve"> </w:t>
      </w:r>
      <w:r>
        <w:rPr>
          <w:rFonts w:ascii="Times New Roman" w:hAnsi="Times New Roman"/>
          <w:b/>
          <w:bCs/>
          <w:color w:val="191919"/>
          <w:sz w:val="20"/>
          <w:szCs w:val="20"/>
        </w:rPr>
        <w:t>-</w:t>
      </w:r>
      <w:r>
        <w:rPr>
          <w:rFonts w:ascii="Times New Roman" w:hAnsi="Times New Roman"/>
          <w:b/>
          <w:bCs/>
          <w:color w:val="191919"/>
          <w:spacing w:val="-3"/>
          <w:sz w:val="20"/>
          <w:szCs w:val="20"/>
        </w:rPr>
        <w:t xml:space="preserve"> </w:t>
      </w:r>
      <w:r>
        <w:rPr>
          <w:rFonts w:ascii="Times New Roman" w:hAnsi="Times New Roman"/>
          <w:b/>
          <w:bCs/>
          <w:color w:val="191919"/>
          <w:sz w:val="20"/>
          <w:szCs w:val="20"/>
        </w:rPr>
        <w:t>Int</w:t>
      </w:r>
      <w:r>
        <w:rPr>
          <w:rFonts w:ascii="Times New Roman" w:hAnsi="Times New Roman"/>
          <w:b/>
          <w:bCs/>
          <w:color w:val="191919"/>
          <w:spacing w:val="-4"/>
          <w:sz w:val="20"/>
          <w:szCs w:val="20"/>
        </w:rPr>
        <w:t>r</w:t>
      </w:r>
      <w:r>
        <w:rPr>
          <w:rFonts w:ascii="Times New Roman" w:hAnsi="Times New Roman"/>
          <w:b/>
          <w:bCs/>
          <w:color w:val="191919"/>
          <w:sz w:val="20"/>
          <w:szCs w:val="20"/>
        </w:rPr>
        <w:t>oduction</w:t>
      </w:r>
      <w:r>
        <w:rPr>
          <w:rFonts w:ascii="Times New Roman" w:hAnsi="Times New Roman"/>
          <w:b/>
          <w:bCs/>
          <w:color w:val="191919"/>
          <w:spacing w:val="-4"/>
          <w:sz w:val="20"/>
          <w:szCs w:val="20"/>
        </w:rPr>
        <w:t xml:space="preserve"> </w:t>
      </w:r>
      <w:r>
        <w:rPr>
          <w:rFonts w:ascii="Times New Roman" w:hAnsi="Times New Roman"/>
          <w:b/>
          <w:bCs/>
          <w:color w:val="191919"/>
          <w:sz w:val="20"/>
          <w:szCs w:val="20"/>
        </w:rPr>
        <w:t>to</w:t>
      </w:r>
      <w:r>
        <w:rPr>
          <w:rFonts w:ascii="Times New Roman" w:hAnsi="Times New Roman"/>
          <w:b/>
          <w:bCs/>
          <w:color w:val="191919"/>
          <w:spacing w:val="-3"/>
          <w:sz w:val="20"/>
          <w:szCs w:val="20"/>
        </w:rPr>
        <w:t xml:space="preserve"> </w:t>
      </w:r>
      <w:r>
        <w:rPr>
          <w:rFonts w:ascii="Times New Roman" w:hAnsi="Times New Roman"/>
          <w:b/>
          <w:bCs/>
          <w:color w:val="191919"/>
          <w:sz w:val="20"/>
          <w:szCs w:val="20"/>
        </w:rPr>
        <w:t>Operations</w:t>
      </w:r>
      <w:r>
        <w:rPr>
          <w:rFonts w:ascii="Times New Roman" w:hAnsi="Times New Roman"/>
          <w:b/>
          <w:bCs/>
          <w:color w:val="191919"/>
          <w:spacing w:val="-3"/>
          <w:sz w:val="20"/>
          <w:szCs w:val="20"/>
        </w:rPr>
        <w:t xml:space="preserve"> </w:t>
      </w:r>
      <w:r>
        <w:rPr>
          <w:rFonts w:ascii="Times New Roman" w:hAnsi="Times New Roman"/>
          <w:b/>
          <w:bCs/>
          <w:color w:val="191919"/>
          <w:sz w:val="20"/>
          <w:szCs w:val="20"/>
        </w:rPr>
        <w:t>Resea</w:t>
      </w:r>
      <w:r>
        <w:rPr>
          <w:rFonts w:ascii="Times New Roman" w:hAnsi="Times New Roman"/>
          <w:b/>
          <w:bCs/>
          <w:color w:val="191919"/>
          <w:spacing w:val="-4"/>
          <w:sz w:val="20"/>
          <w:szCs w:val="20"/>
        </w:rPr>
        <w:t>r</w:t>
      </w:r>
      <w:r>
        <w:rPr>
          <w:rFonts w:ascii="Times New Roman" w:hAnsi="Times New Roman"/>
          <w:b/>
          <w:bCs/>
          <w:color w:val="191919"/>
          <w:sz w:val="20"/>
          <w:szCs w:val="20"/>
        </w:rPr>
        <w:t>ch.............................................................3(3-0)</w:t>
      </w:r>
    </w:p>
    <w:p w:rsidR="00F42301" w:rsidRDefault="00F42301" w:rsidP="00721764">
      <w:pPr>
        <w:widowControl w:val="0"/>
        <w:autoSpaceDE w:val="0"/>
        <w:autoSpaceDN w:val="0"/>
        <w:adjustRightInd w:val="0"/>
        <w:spacing w:before="13" w:after="0" w:line="250" w:lineRule="auto"/>
        <w:ind w:left="2300" w:right="851"/>
        <w:jc w:val="both"/>
        <w:rPr>
          <w:rFonts w:ascii="Times New Roman" w:hAnsi="Times New Roman"/>
          <w:color w:val="000000"/>
          <w:sz w:val="20"/>
          <w:szCs w:val="20"/>
        </w:rPr>
      </w:pPr>
      <w:r>
        <w:rPr>
          <w:rFonts w:ascii="Times New Roman" w:hAnsi="Times New Roman"/>
          <w:color w:val="191919"/>
          <w:spacing w:val="-2"/>
          <w:sz w:val="20"/>
          <w:szCs w:val="20"/>
        </w:rPr>
        <w:t>Linea</w:t>
      </w:r>
      <w:r>
        <w:rPr>
          <w:rFonts w:ascii="Times New Roman" w:hAnsi="Times New Roman"/>
          <w:color w:val="191919"/>
          <w:sz w:val="20"/>
          <w:szCs w:val="20"/>
        </w:rPr>
        <w:t>r</w:t>
      </w:r>
      <w:r>
        <w:rPr>
          <w:rFonts w:ascii="Times New Roman" w:hAnsi="Times New Roman"/>
          <w:color w:val="191919"/>
          <w:spacing w:val="-9"/>
          <w:sz w:val="20"/>
          <w:szCs w:val="20"/>
        </w:rPr>
        <w:t xml:space="preserve"> </w:t>
      </w:r>
      <w:r>
        <w:rPr>
          <w:rFonts w:ascii="Times New Roman" w:hAnsi="Times New Roman"/>
          <w:color w:val="191919"/>
          <w:spacing w:val="-2"/>
          <w:sz w:val="20"/>
          <w:szCs w:val="20"/>
        </w:rPr>
        <w:t>programming</w:t>
      </w:r>
      <w:r>
        <w:rPr>
          <w:rFonts w:ascii="Times New Roman" w:hAnsi="Times New Roman"/>
          <w:color w:val="191919"/>
          <w:sz w:val="20"/>
          <w:szCs w:val="20"/>
        </w:rPr>
        <w:t>,</w:t>
      </w:r>
      <w:r>
        <w:rPr>
          <w:rFonts w:ascii="Times New Roman" w:hAnsi="Times New Roman"/>
          <w:color w:val="191919"/>
          <w:spacing w:val="-9"/>
          <w:sz w:val="20"/>
          <w:szCs w:val="20"/>
        </w:rPr>
        <w:t xml:space="preserve"> </w:t>
      </w:r>
      <w:r>
        <w:rPr>
          <w:rFonts w:ascii="Times New Roman" w:hAnsi="Times New Roman"/>
          <w:color w:val="191919"/>
          <w:spacing w:val="-2"/>
          <w:sz w:val="20"/>
          <w:szCs w:val="20"/>
        </w:rPr>
        <w:t>th</w:t>
      </w:r>
      <w:r>
        <w:rPr>
          <w:rFonts w:ascii="Times New Roman" w:hAnsi="Times New Roman"/>
          <w:color w:val="191919"/>
          <w:sz w:val="20"/>
          <w:szCs w:val="20"/>
        </w:rPr>
        <w:t>e</w:t>
      </w:r>
      <w:r>
        <w:rPr>
          <w:rFonts w:ascii="Times New Roman" w:hAnsi="Times New Roman"/>
          <w:color w:val="191919"/>
          <w:spacing w:val="-9"/>
          <w:sz w:val="20"/>
          <w:szCs w:val="20"/>
        </w:rPr>
        <w:t xml:space="preserve"> </w:t>
      </w:r>
      <w:r>
        <w:rPr>
          <w:rFonts w:ascii="Times New Roman" w:hAnsi="Times New Roman"/>
          <w:color w:val="191919"/>
          <w:spacing w:val="-2"/>
          <w:sz w:val="20"/>
          <w:szCs w:val="20"/>
        </w:rPr>
        <w:t>simple</w:t>
      </w:r>
      <w:r>
        <w:rPr>
          <w:rFonts w:ascii="Times New Roman" w:hAnsi="Times New Roman"/>
          <w:color w:val="191919"/>
          <w:sz w:val="20"/>
          <w:szCs w:val="20"/>
        </w:rPr>
        <w:t>x</w:t>
      </w:r>
      <w:r>
        <w:rPr>
          <w:rFonts w:ascii="Times New Roman" w:hAnsi="Times New Roman"/>
          <w:color w:val="191919"/>
          <w:spacing w:val="-9"/>
          <w:sz w:val="20"/>
          <w:szCs w:val="20"/>
        </w:rPr>
        <w:t xml:space="preserve"> </w:t>
      </w:r>
      <w:r>
        <w:rPr>
          <w:rFonts w:ascii="Times New Roman" w:hAnsi="Times New Roman"/>
          <w:color w:val="191919"/>
          <w:spacing w:val="-2"/>
          <w:sz w:val="20"/>
          <w:szCs w:val="20"/>
        </w:rPr>
        <w:t>method</w:t>
      </w:r>
      <w:r>
        <w:rPr>
          <w:rFonts w:ascii="Times New Roman" w:hAnsi="Times New Roman"/>
          <w:color w:val="191919"/>
          <w:sz w:val="20"/>
          <w:szCs w:val="20"/>
        </w:rPr>
        <w:t>,</w:t>
      </w:r>
      <w:r>
        <w:rPr>
          <w:rFonts w:ascii="Times New Roman" w:hAnsi="Times New Roman"/>
          <w:color w:val="191919"/>
          <w:spacing w:val="-9"/>
          <w:sz w:val="20"/>
          <w:szCs w:val="20"/>
        </w:rPr>
        <w:t xml:space="preserve"> </w:t>
      </w:r>
      <w:r>
        <w:rPr>
          <w:rFonts w:ascii="Times New Roman" w:hAnsi="Times New Roman"/>
          <w:color w:val="191919"/>
          <w:spacing w:val="-2"/>
          <w:sz w:val="20"/>
          <w:szCs w:val="20"/>
        </w:rPr>
        <w:t>networ</w:t>
      </w:r>
      <w:r>
        <w:rPr>
          <w:rFonts w:ascii="Times New Roman" w:hAnsi="Times New Roman"/>
          <w:color w:val="191919"/>
          <w:sz w:val="20"/>
          <w:szCs w:val="20"/>
        </w:rPr>
        <w:t>k</w:t>
      </w:r>
      <w:r>
        <w:rPr>
          <w:rFonts w:ascii="Times New Roman" w:hAnsi="Times New Roman"/>
          <w:color w:val="191919"/>
          <w:spacing w:val="-9"/>
          <w:sz w:val="20"/>
          <w:szCs w:val="20"/>
        </w:rPr>
        <w:t xml:space="preserve"> </w:t>
      </w:r>
      <w:r>
        <w:rPr>
          <w:rFonts w:ascii="Times New Roman" w:hAnsi="Times New Roman"/>
          <w:color w:val="191919"/>
          <w:spacing w:val="-2"/>
          <w:sz w:val="20"/>
          <w:szCs w:val="20"/>
        </w:rPr>
        <w:t>theor</w:t>
      </w:r>
      <w:r>
        <w:rPr>
          <w:rFonts w:ascii="Times New Roman" w:hAnsi="Times New Roman"/>
          <w:color w:val="191919"/>
          <w:spacing w:val="-14"/>
          <w:sz w:val="20"/>
          <w:szCs w:val="20"/>
        </w:rPr>
        <w:t>y</w:t>
      </w:r>
      <w:r>
        <w:rPr>
          <w:rFonts w:ascii="Times New Roman" w:hAnsi="Times New Roman"/>
          <w:color w:val="191919"/>
          <w:sz w:val="20"/>
          <w:szCs w:val="20"/>
        </w:rPr>
        <w:t>,</w:t>
      </w:r>
      <w:r>
        <w:rPr>
          <w:rFonts w:ascii="Times New Roman" w:hAnsi="Times New Roman"/>
          <w:color w:val="191919"/>
          <w:spacing w:val="-9"/>
          <w:sz w:val="20"/>
          <w:szCs w:val="20"/>
        </w:rPr>
        <w:t xml:space="preserve"> </w:t>
      </w:r>
      <w:r>
        <w:rPr>
          <w:rFonts w:ascii="Times New Roman" w:hAnsi="Times New Roman"/>
          <w:color w:val="191919"/>
          <w:spacing w:val="-2"/>
          <w:sz w:val="20"/>
          <w:szCs w:val="20"/>
        </w:rPr>
        <w:t>game</w:t>
      </w:r>
      <w:r>
        <w:rPr>
          <w:rFonts w:ascii="Times New Roman" w:hAnsi="Times New Roman"/>
          <w:color w:val="191919"/>
          <w:sz w:val="20"/>
          <w:szCs w:val="20"/>
        </w:rPr>
        <w:t>s</w:t>
      </w:r>
      <w:r>
        <w:rPr>
          <w:rFonts w:ascii="Times New Roman" w:hAnsi="Times New Roman"/>
          <w:color w:val="191919"/>
          <w:spacing w:val="-9"/>
          <w:sz w:val="20"/>
          <w:szCs w:val="20"/>
        </w:rPr>
        <w:t xml:space="preserve"> </w:t>
      </w:r>
      <w:r>
        <w:rPr>
          <w:rFonts w:ascii="Times New Roman" w:hAnsi="Times New Roman"/>
          <w:color w:val="191919"/>
          <w:spacing w:val="-2"/>
          <w:sz w:val="20"/>
          <w:szCs w:val="20"/>
        </w:rPr>
        <w:t>theor</w:t>
      </w:r>
      <w:r>
        <w:rPr>
          <w:rFonts w:ascii="Times New Roman" w:hAnsi="Times New Roman"/>
          <w:color w:val="191919"/>
          <w:spacing w:val="-14"/>
          <w:sz w:val="20"/>
          <w:szCs w:val="20"/>
        </w:rPr>
        <w:t>y</w:t>
      </w:r>
      <w:r>
        <w:rPr>
          <w:rFonts w:ascii="Times New Roman" w:hAnsi="Times New Roman"/>
          <w:color w:val="191919"/>
          <w:sz w:val="20"/>
          <w:szCs w:val="20"/>
        </w:rPr>
        <w:t>,</w:t>
      </w:r>
      <w:r>
        <w:rPr>
          <w:rFonts w:ascii="Times New Roman" w:hAnsi="Times New Roman"/>
          <w:color w:val="191919"/>
          <w:spacing w:val="-9"/>
          <w:sz w:val="20"/>
          <w:szCs w:val="20"/>
        </w:rPr>
        <w:t xml:space="preserve"> </w:t>
      </w:r>
      <w:r>
        <w:rPr>
          <w:rFonts w:ascii="Times New Roman" w:hAnsi="Times New Roman"/>
          <w:color w:val="191919"/>
          <w:spacing w:val="-2"/>
          <w:sz w:val="20"/>
          <w:szCs w:val="20"/>
        </w:rPr>
        <w:t>Marko</w:t>
      </w:r>
      <w:r>
        <w:rPr>
          <w:rFonts w:ascii="Times New Roman" w:hAnsi="Times New Roman"/>
          <w:color w:val="191919"/>
          <w:sz w:val="20"/>
          <w:szCs w:val="20"/>
        </w:rPr>
        <w:t>v</w:t>
      </w:r>
      <w:r>
        <w:rPr>
          <w:rFonts w:ascii="Times New Roman" w:hAnsi="Times New Roman"/>
          <w:color w:val="191919"/>
          <w:spacing w:val="-9"/>
          <w:sz w:val="20"/>
          <w:szCs w:val="20"/>
        </w:rPr>
        <w:t xml:space="preserve"> </w:t>
      </w:r>
      <w:r>
        <w:rPr>
          <w:rFonts w:ascii="Times New Roman" w:hAnsi="Times New Roman"/>
          <w:color w:val="191919"/>
          <w:spacing w:val="-2"/>
          <w:sz w:val="20"/>
          <w:szCs w:val="20"/>
        </w:rPr>
        <w:t>analysis</w:t>
      </w:r>
      <w:r>
        <w:rPr>
          <w:rFonts w:ascii="Times New Roman" w:hAnsi="Times New Roman"/>
          <w:color w:val="191919"/>
          <w:sz w:val="20"/>
          <w:szCs w:val="20"/>
        </w:rPr>
        <w:t>,</w:t>
      </w:r>
      <w:r>
        <w:rPr>
          <w:rFonts w:ascii="Times New Roman" w:hAnsi="Times New Roman"/>
          <w:color w:val="191919"/>
          <w:spacing w:val="-9"/>
          <w:sz w:val="20"/>
          <w:szCs w:val="20"/>
        </w:rPr>
        <w:t xml:space="preserve"> </w:t>
      </w:r>
      <w:r>
        <w:rPr>
          <w:rFonts w:ascii="Times New Roman" w:hAnsi="Times New Roman"/>
          <w:color w:val="191919"/>
          <w:spacing w:val="-2"/>
          <w:sz w:val="20"/>
          <w:szCs w:val="20"/>
        </w:rPr>
        <w:t xml:space="preserve">other </w:t>
      </w:r>
      <w:r>
        <w:rPr>
          <w:rFonts w:ascii="Times New Roman" w:hAnsi="Times New Roman"/>
          <w:color w:val="191919"/>
          <w:sz w:val="20"/>
          <w:szCs w:val="20"/>
        </w:rPr>
        <w:t>topics including inventory analysis and queuing theor</w:t>
      </w:r>
      <w:r>
        <w:rPr>
          <w:rFonts w:ascii="Times New Roman" w:hAnsi="Times New Roman"/>
          <w:color w:val="191919"/>
          <w:spacing w:val="-13"/>
          <w:sz w:val="20"/>
          <w:szCs w:val="20"/>
        </w:rPr>
        <w:t>y</w:t>
      </w:r>
      <w:r>
        <w:rPr>
          <w:rFonts w:ascii="Times New Roman" w:hAnsi="Times New Roman"/>
          <w:color w:val="191919"/>
          <w:sz w:val="20"/>
          <w:szCs w:val="20"/>
        </w:rPr>
        <w:t>.</w:t>
      </w:r>
      <w:r>
        <w:rPr>
          <w:rFonts w:ascii="Times New Roman" w:hAnsi="Times New Roman"/>
          <w:color w:val="191919"/>
          <w:spacing w:val="-1"/>
          <w:sz w:val="20"/>
          <w:szCs w:val="20"/>
        </w:rPr>
        <w:t xml:space="preserve"> </w:t>
      </w:r>
      <w:r>
        <w:rPr>
          <w:rFonts w:ascii="Times New Roman" w:hAnsi="Times New Roman"/>
          <w:i/>
          <w:iCs/>
          <w:color w:val="191919"/>
          <w:sz w:val="20"/>
          <w:szCs w:val="20"/>
        </w:rPr>
        <w:t>P</w:t>
      </w:r>
      <w:r>
        <w:rPr>
          <w:rFonts w:ascii="Times New Roman" w:hAnsi="Times New Roman"/>
          <w:i/>
          <w:iCs/>
          <w:color w:val="191919"/>
          <w:spacing w:val="-7"/>
          <w:sz w:val="20"/>
          <w:szCs w:val="20"/>
        </w:rPr>
        <w:t>r</w:t>
      </w:r>
      <w:r>
        <w:rPr>
          <w:rFonts w:ascii="Times New Roman" w:hAnsi="Times New Roman"/>
          <w:i/>
          <w:iCs/>
          <w:color w:val="191919"/>
          <w:sz w:val="20"/>
          <w:szCs w:val="20"/>
        </w:rPr>
        <w:t>e</w:t>
      </w:r>
      <w:r>
        <w:rPr>
          <w:rFonts w:ascii="Times New Roman" w:hAnsi="Times New Roman"/>
          <w:i/>
          <w:iCs/>
          <w:color w:val="191919"/>
          <w:spacing w:val="-7"/>
          <w:sz w:val="20"/>
          <w:szCs w:val="20"/>
        </w:rPr>
        <w:t>r</w:t>
      </w:r>
      <w:r>
        <w:rPr>
          <w:rFonts w:ascii="Times New Roman" w:hAnsi="Times New Roman"/>
          <w:i/>
          <w:iCs/>
          <w:color w:val="191919"/>
          <w:sz w:val="20"/>
          <w:szCs w:val="20"/>
        </w:rPr>
        <w:t>equisite: Graduate standing.</w:t>
      </w:r>
    </w:p>
    <w:p w:rsidR="00F42301" w:rsidRDefault="00F42301" w:rsidP="00721764">
      <w:pPr>
        <w:widowControl w:val="0"/>
        <w:autoSpaceDE w:val="0"/>
        <w:autoSpaceDN w:val="0"/>
        <w:adjustRightInd w:val="0"/>
        <w:spacing w:after="0" w:line="227" w:lineRule="exact"/>
        <w:ind w:left="1940"/>
        <w:rPr>
          <w:rFonts w:ascii="Times New Roman" w:hAnsi="Times New Roman"/>
          <w:color w:val="000000"/>
          <w:sz w:val="20"/>
          <w:szCs w:val="20"/>
        </w:rPr>
      </w:pPr>
      <w:r>
        <w:rPr>
          <w:rFonts w:ascii="Times New Roman" w:hAnsi="Times New Roman"/>
          <w:b/>
          <w:bCs/>
          <w:color w:val="191919"/>
          <w:sz w:val="20"/>
          <w:szCs w:val="20"/>
        </w:rPr>
        <w:t>M</w:t>
      </w:r>
      <w:r>
        <w:rPr>
          <w:rFonts w:ascii="Times New Roman" w:hAnsi="Times New Roman"/>
          <w:b/>
          <w:bCs/>
          <w:color w:val="191919"/>
          <w:spacing w:val="-15"/>
          <w:sz w:val="20"/>
          <w:szCs w:val="20"/>
        </w:rPr>
        <w:t>A</w:t>
      </w:r>
      <w:r>
        <w:rPr>
          <w:rFonts w:ascii="Times New Roman" w:hAnsi="Times New Roman"/>
          <w:b/>
          <w:bCs/>
          <w:color w:val="191919"/>
          <w:sz w:val="20"/>
          <w:szCs w:val="20"/>
        </w:rPr>
        <w:t>TH</w:t>
      </w:r>
      <w:r>
        <w:rPr>
          <w:rFonts w:ascii="Times New Roman" w:hAnsi="Times New Roman"/>
          <w:b/>
          <w:bCs/>
          <w:color w:val="191919"/>
          <w:spacing w:val="-7"/>
          <w:sz w:val="20"/>
          <w:szCs w:val="20"/>
        </w:rPr>
        <w:t xml:space="preserve"> </w:t>
      </w:r>
      <w:r>
        <w:rPr>
          <w:rFonts w:ascii="Times New Roman" w:hAnsi="Times New Roman"/>
          <w:b/>
          <w:bCs/>
          <w:color w:val="191919"/>
          <w:sz w:val="20"/>
          <w:szCs w:val="20"/>
        </w:rPr>
        <w:t>55</w:t>
      </w:r>
      <w:r>
        <w:rPr>
          <w:rFonts w:ascii="Times New Roman" w:hAnsi="Times New Roman"/>
          <w:b/>
          <w:bCs/>
          <w:color w:val="191919"/>
          <w:spacing w:val="-11"/>
          <w:sz w:val="20"/>
          <w:szCs w:val="20"/>
        </w:rPr>
        <w:t>1</w:t>
      </w:r>
      <w:r>
        <w:rPr>
          <w:rFonts w:ascii="Times New Roman" w:hAnsi="Times New Roman"/>
          <w:b/>
          <w:bCs/>
          <w:color w:val="191919"/>
          <w:sz w:val="20"/>
          <w:szCs w:val="20"/>
        </w:rPr>
        <w:t>1</w:t>
      </w:r>
      <w:r>
        <w:rPr>
          <w:rFonts w:ascii="Times New Roman" w:hAnsi="Times New Roman"/>
          <w:b/>
          <w:bCs/>
          <w:color w:val="191919"/>
          <w:spacing w:val="-8"/>
          <w:sz w:val="20"/>
          <w:szCs w:val="20"/>
        </w:rPr>
        <w:t xml:space="preserve"> </w:t>
      </w:r>
      <w:r>
        <w:rPr>
          <w:rFonts w:ascii="Times New Roman" w:hAnsi="Times New Roman"/>
          <w:b/>
          <w:bCs/>
          <w:color w:val="191919"/>
          <w:sz w:val="20"/>
          <w:szCs w:val="20"/>
        </w:rPr>
        <w:t>-</w:t>
      </w:r>
      <w:r>
        <w:rPr>
          <w:rFonts w:ascii="Times New Roman" w:hAnsi="Times New Roman"/>
          <w:b/>
          <w:bCs/>
          <w:color w:val="191919"/>
          <w:spacing w:val="-8"/>
          <w:sz w:val="20"/>
          <w:szCs w:val="20"/>
        </w:rPr>
        <w:t xml:space="preserve"> </w:t>
      </w:r>
      <w:r>
        <w:rPr>
          <w:rFonts w:ascii="Times New Roman" w:hAnsi="Times New Roman"/>
          <w:b/>
          <w:bCs/>
          <w:color w:val="191919"/>
          <w:sz w:val="20"/>
          <w:szCs w:val="20"/>
        </w:rPr>
        <w:t>History</w:t>
      </w:r>
      <w:r>
        <w:rPr>
          <w:rFonts w:ascii="Times New Roman" w:hAnsi="Times New Roman"/>
          <w:b/>
          <w:bCs/>
          <w:color w:val="191919"/>
          <w:spacing w:val="-7"/>
          <w:sz w:val="20"/>
          <w:szCs w:val="20"/>
        </w:rPr>
        <w:t xml:space="preserve"> </w:t>
      </w:r>
      <w:r>
        <w:rPr>
          <w:rFonts w:ascii="Times New Roman" w:hAnsi="Times New Roman"/>
          <w:b/>
          <w:bCs/>
          <w:color w:val="191919"/>
          <w:sz w:val="20"/>
          <w:szCs w:val="20"/>
        </w:rPr>
        <w:t>of</w:t>
      </w:r>
      <w:r>
        <w:rPr>
          <w:rFonts w:ascii="Times New Roman" w:hAnsi="Times New Roman"/>
          <w:b/>
          <w:bCs/>
          <w:color w:val="191919"/>
          <w:spacing w:val="-8"/>
          <w:sz w:val="20"/>
          <w:szCs w:val="20"/>
        </w:rPr>
        <w:t xml:space="preserve"> </w:t>
      </w:r>
      <w:r>
        <w:rPr>
          <w:rFonts w:ascii="Times New Roman" w:hAnsi="Times New Roman"/>
          <w:b/>
          <w:bCs/>
          <w:color w:val="191919"/>
          <w:sz w:val="20"/>
          <w:szCs w:val="20"/>
        </w:rPr>
        <w:t>Mathematics....................................................................................3(3-0)</w:t>
      </w:r>
    </w:p>
    <w:p w:rsidR="00F42301" w:rsidRDefault="00F42301" w:rsidP="00721764">
      <w:pPr>
        <w:widowControl w:val="0"/>
        <w:autoSpaceDE w:val="0"/>
        <w:autoSpaceDN w:val="0"/>
        <w:adjustRightInd w:val="0"/>
        <w:spacing w:before="13" w:after="0"/>
        <w:ind w:left="2300" w:right="855"/>
        <w:jc w:val="both"/>
        <w:rPr>
          <w:rFonts w:ascii="Times New Roman" w:hAnsi="Times New Roman"/>
          <w:color w:val="000000"/>
          <w:sz w:val="20"/>
          <w:szCs w:val="20"/>
        </w:rPr>
      </w:pPr>
      <w:r>
        <w:rPr>
          <w:rFonts w:ascii="Times New Roman" w:hAnsi="Times New Roman"/>
          <w:color w:val="191919"/>
          <w:spacing w:val="-1"/>
          <w:sz w:val="20"/>
          <w:szCs w:val="20"/>
        </w:rPr>
        <w:lastRenderedPageBreak/>
        <w:t>Growt</w:t>
      </w:r>
      <w:r>
        <w:rPr>
          <w:rFonts w:ascii="Times New Roman" w:hAnsi="Times New Roman"/>
          <w:color w:val="191919"/>
          <w:sz w:val="20"/>
          <w:szCs w:val="20"/>
        </w:rPr>
        <w:t>h</w:t>
      </w:r>
      <w:r>
        <w:rPr>
          <w:rFonts w:ascii="Times New Roman" w:hAnsi="Times New Roman"/>
          <w:color w:val="191919"/>
          <w:spacing w:val="-8"/>
          <w:sz w:val="20"/>
          <w:szCs w:val="20"/>
        </w:rPr>
        <w:t xml:space="preserve"> </w:t>
      </w:r>
      <w:r>
        <w:rPr>
          <w:rFonts w:ascii="Times New Roman" w:hAnsi="Times New Roman"/>
          <w:color w:val="191919"/>
          <w:spacing w:val="-1"/>
          <w:sz w:val="20"/>
          <w:szCs w:val="20"/>
        </w:rPr>
        <w:t>an</w:t>
      </w:r>
      <w:r>
        <w:rPr>
          <w:rFonts w:ascii="Times New Roman" w:hAnsi="Times New Roman"/>
          <w:color w:val="191919"/>
          <w:sz w:val="20"/>
          <w:szCs w:val="20"/>
        </w:rPr>
        <w:t>d</w:t>
      </w:r>
      <w:r>
        <w:rPr>
          <w:rFonts w:ascii="Times New Roman" w:hAnsi="Times New Roman"/>
          <w:color w:val="191919"/>
          <w:spacing w:val="-8"/>
          <w:sz w:val="20"/>
          <w:szCs w:val="20"/>
        </w:rPr>
        <w:t xml:space="preserve"> </w:t>
      </w:r>
      <w:r>
        <w:rPr>
          <w:rFonts w:ascii="Times New Roman" w:hAnsi="Times New Roman"/>
          <w:color w:val="191919"/>
          <w:spacing w:val="-1"/>
          <w:sz w:val="20"/>
          <w:szCs w:val="20"/>
        </w:rPr>
        <w:t>developmen</w:t>
      </w:r>
      <w:r>
        <w:rPr>
          <w:rFonts w:ascii="Times New Roman" w:hAnsi="Times New Roman"/>
          <w:color w:val="191919"/>
          <w:sz w:val="20"/>
          <w:szCs w:val="20"/>
        </w:rPr>
        <w:t>t</w:t>
      </w:r>
      <w:r>
        <w:rPr>
          <w:rFonts w:ascii="Times New Roman" w:hAnsi="Times New Roman"/>
          <w:color w:val="191919"/>
          <w:spacing w:val="-8"/>
          <w:sz w:val="20"/>
          <w:szCs w:val="20"/>
        </w:rPr>
        <w:t xml:space="preserve"> </w:t>
      </w:r>
      <w:r>
        <w:rPr>
          <w:rFonts w:ascii="Times New Roman" w:hAnsi="Times New Roman"/>
          <w:color w:val="191919"/>
          <w:spacing w:val="-1"/>
          <w:sz w:val="20"/>
          <w:szCs w:val="20"/>
        </w:rPr>
        <w:t>o</w:t>
      </w:r>
      <w:r>
        <w:rPr>
          <w:rFonts w:ascii="Times New Roman" w:hAnsi="Times New Roman"/>
          <w:color w:val="191919"/>
          <w:sz w:val="20"/>
          <w:szCs w:val="20"/>
        </w:rPr>
        <w:t>f</w:t>
      </w:r>
      <w:r>
        <w:rPr>
          <w:rFonts w:ascii="Times New Roman" w:hAnsi="Times New Roman"/>
          <w:color w:val="191919"/>
          <w:spacing w:val="-8"/>
          <w:sz w:val="20"/>
          <w:szCs w:val="20"/>
        </w:rPr>
        <w:t xml:space="preserve"> </w:t>
      </w:r>
      <w:r>
        <w:rPr>
          <w:rFonts w:ascii="Times New Roman" w:hAnsi="Times New Roman"/>
          <w:color w:val="191919"/>
          <w:spacing w:val="-1"/>
          <w:sz w:val="20"/>
          <w:szCs w:val="20"/>
        </w:rPr>
        <w:t>th</w:t>
      </w:r>
      <w:r>
        <w:rPr>
          <w:rFonts w:ascii="Times New Roman" w:hAnsi="Times New Roman"/>
          <w:color w:val="191919"/>
          <w:sz w:val="20"/>
          <w:szCs w:val="20"/>
        </w:rPr>
        <w:t>e</w:t>
      </w:r>
      <w:r>
        <w:rPr>
          <w:rFonts w:ascii="Times New Roman" w:hAnsi="Times New Roman"/>
          <w:color w:val="191919"/>
          <w:spacing w:val="-8"/>
          <w:sz w:val="20"/>
          <w:szCs w:val="20"/>
        </w:rPr>
        <w:t xml:space="preserve"> </w:t>
      </w:r>
      <w:r>
        <w:rPr>
          <w:rFonts w:ascii="Times New Roman" w:hAnsi="Times New Roman"/>
          <w:color w:val="191919"/>
          <w:spacing w:val="-1"/>
          <w:sz w:val="20"/>
          <w:szCs w:val="20"/>
        </w:rPr>
        <w:t>disciplin</w:t>
      </w:r>
      <w:r>
        <w:rPr>
          <w:rFonts w:ascii="Times New Roman" w:hAnsi="Times New Roman"/>
          <w:color w:val="191919"/>
          <w:sz w:val="20"/>
          <w:szCs w:val="20"/>
        </w:rPr>
        <w:t>e</w:t>
      </w:r>
      <w:r>
        <w:rPr>
          <w:rFonts w:ascii="Times New Roman" w:hAnsi="Times New Roman"/>
          <w:color w:val="191919"/>
          <w:spacing w:val="-8"/>
          <w:sz w:val="20"/>
          <w:szCs w:val="20"/>
        </w:rPr>
        <w:t xml:space="preserve"> </w:t>
      </w:r>
      <w:r>
        <w:rPr>
          <w:rFonts w:ascii="Times New Roman" w:hAnsi="Times New Roman"/>
          <w:color w:val="191919"/>
          <w:spacing w:val="-1"/>
          <w:sz w:val="20"/>
          <w:szCs w:val="20"/>
        </w:rPr>
        <w:t>o</w:t>
      </w:r>
      <w:r>
        <w:rPr>
          <w:rFonts w:ascii="Times New Roman" w:hAnsi="Times New Roman"/>
          <w:color w:val="191919"/>
          <w:sz w:val="20"/>
          <w:szCs w:val="20"/>
        </w:rPr>
        <w:t>f</w:t>
      </w:r>
      <w:r>
        <w:rPr>
          <w:rFonts w:ascii="Times New Roman" w:hAnsi="Times New Roman"/>
          <w:color w:val="191919"/>
          <w:spacing w:val="-8"/>
          <w:sz w:val="20"/>
          <w:szCs w:val="20"/>
        </w:rPr>
        <w:t xml:space="preserve"> </w:t>
      </w:r>
      <w:r>
        <w:rPr>
          <w:rFonts w:ascii="Times New Roman" w:hAnsi="Times New Roman"/>
          <w:color w:val="191919"/>
          <w:spacing w:val="-1"/>
          <w:sz w:val="20"/>
          <w:szCs w:val="20"/>
        </w:rPr>
        <w:t>Mathematic</w:t>
      </w:r>
      <w:r>
        <w:rPr>
          <w:rFonts w:ascii="Times New Roman" w:hAnsi="Times New Roman"/>
          <w:color w:val="191919"/>
          <w:sz w:val="20"/>
          <w:szCs w:val="20"/>
        </w:rPr>
        <w:t>s</w:t>
      </w:r>
      <w:r>
        <w:rPr>
          <w:rFonts w:ascii="Times New Roman" w:hAnsi="Times New Roman"/>
          <w:color w:val="191919"/>
          <w:spacing w:val="-8"/>
          <w:sz w:val="20"/>
          <w:szCs w:val="20"/>
        </w:rPr>
        <w:t xml:space="preserve"> </w:t>
      </w:r>
      <w:r>
        <w:rPr>
          <w:rFonts w:ascii="Times New Roman" w:hAnsi="Times New Roman"/>
          <w:color w:val="191919"/>
          <w:spacing w:val="-1"/>
          <w:sz w:val="20"/>
          <w:szCs w:val="20"/>
        </w:rPr>
        <w:t>fro</w:t>
      </w:r>
      <w:r>
        <w:rPr>
          <w:rFonts w:ascii="Times New Roman" w:hAnsi="Times New Roman"/>
          <w:color w:val="191919"/>
          <w:sz w:val="20"/>
          <w:szCs w:val="20"/>
        </w:rPr>
        <w:t>m</w:t>
      </w:r>
      <w:r>
        <w:rPr>
          <w:rFonts w:ascii="Times New Roman" w:hAnsi="Times New Roman"/>
          <w:color w:val="191919"/>
          <w:spacing w:val="-8"/>
          <w:sz w:val="20"/>
          <w:szCs w:val="20"/>
        </w:rPr>
        <w:t xml:space="preserve"> </w:t>
      </w:r>
      <w:r>
        <w:rPr>
          <w:rFonts w:ascii="Times New Roman" w:hAnsi="Times New Roman"/>
          <w:color w:val="191919"/>
          <w:spacing w:val="-1"/>
          <w:sz w:val="20"/>
          <w:szCs w:val="20"/>
        </w:rPr>
        <w:t>antiquit</w:t>
      </w:r>
      <w:r>
        <w:rPr>
          <w:rFonts w:ascii="Times New Roman" w:hAnsi="Times New Roman"/>
          <w:color w:val="191919"/>
          <w:sz w:val="20"/>
          <w:szCs w:val="20"/>
        </w:rPr>
        <w:t>y</w:t>
      </w:r>
      <w:r>
        <w:rPr>
          <w:rFonts w:ascii="Times New Roman" w:hAnsi="Times New Roman"/>
          <w:color w:val="191919"/>
          <w:spacing w:val="-8"/>
          <w:sz w:val="20"/>
          <w:szCs w:val="20"/>
        </w:rPr>
        <w:t xml:space="preserve"> </w:t>
      </w:r>
      <w:r>
        <w:rPr>
          <w:rFonts w:ascii="Times New Roman" w:hAnsi="Times New Roman"/>
          <w:color w:val="191919"/>
          <w:spacing w:val="-1"/>
          <w:sz w:val="20"/>
          <w:szCs w:val="20"/>
        </w:rPr>
        <w:t>t</w:t>
      </w:r>
      <w:r>
        <w:rPr>
          <w:rFonts w:ascii="Times New Roman" w:hAnsi="Times New Roman"/>
          <w:color w:val="191919"/>
          <w:sz w:val="20"/>
          <w:szCs w:val="20"/>
        </w:rPr>
        <w:t>o</w:t>
      </w:r>
      <w:r>
        <w:rPr>
          <w:rFonts w:ascii="Times New Roman" w:hAnsi="Times New Roman"/>
          <w:color w:val="191919"/>
          <w:spacing w:val="-8"/>
          <w:sz w:val="20"/>
          <w:szCs w:val="20"/>
        </w:rPr>
        <w:t xml:space="preserve"> </w:t>
      </w:r>
      <w:r>
        <w:rPr>
          <w:rFonts w:ascii="Times New Roman" w:hAnsi="Times New Roman"/>
          <w:color w:val="191919"/>
          <w:spacing w:val="-1"/>
          <w:sz w:val="20"/>
          <w:szCs w:val="20"/>
        </w:rPr>
        <w:t>moder</w:t>
      </w:r>
      <w:r>
        <w:rPr>
          <w:rFonts w:ascii="Times New Roman" w:hAnsi="Times New Roman"/>
          <w:color w:val="191919"/>
          <w:sz w:val="20"/>
          <w:szCs w:val="20"/>
        </w:rPr>
        <w:t>n</w:t>
      </w:r>
      <w:r>
        <w:rPr>
          <w:rFonts w:ascii="Times New Roman" w:hAnsi="Times New Roman"/>
          <w:color w:val="191919"/>
          <w:spacing w:val="-8"/>
          <w:sz w:val="20"/>
          <w:szCs w:val="20"/>
        </w:rPr>
        <w:t xml:space="preserve"> </w:t>
      </w:r>
      <w:r>
        <w:rPr>
          <w:rFonts w:ascii="Times New Roman" w:hAnsi="Times New Roman"/>
          <w:color w:val="191919"/>
          <w:spacing w:val="-1"/>
          <w:sz w:val="20"/>
          <w:szCs w:val="20"/>
        </w:rPr>
        <w:t>times</w:t>
      </w:r>
      <w:r>
        <w:rPr>
          <w:rFonts w:ascii="Times New Roman" w:hAnsi="Times New Roman"/>
          <w:color w:val="191919"/>
          <w:sz w:val="20"/>
          <w:szCs w:val="20"/>
        </w:rPr>
        <w:t>.</w:t>
      </w:r>
      <w:r>
        <w:rPr>
          <w:rFonts w:ascii="Times New Roman" w:hAnsi="Times New Roman"/>
          <w:color w:val="191919"/>
          <w:spacing w:val="-8"/>
          <w:sz w:val="20"/>
          <w:szCs w:val="20"/>
        </w:rPr>
        <w:t xml:space="preserve"> </w:t>
      </w:r>
      <w:r>
        <w:rPr>
          <w:rFonts w:ascii="Times New Roman" w:hAnsi="Times New Roman"/>
          <w:color w:val="191919"/>
          <w:spacing w:val="-1"/>
          <w:sz w:val="20"/>
          <w:szCs w:val="20"/>
        </w:rPr>
        <w:t>Spe-</w:t>
      </w:r>
    </w:p>
    <w:p w:rsidR="00F42301" w:rsidRDefault="00F42301" w:rsidP="00721764">
      <w:pPr>
        <w:widowControl w:val="0"/>
        <w:autoSpaceDE w:val="0"/>
        <w:autoSpaceDN w:val="0"/>
        <w:adjustRightInd w:val="0"/>
        <w:spacing w:before="13" w:after="0"/>
        <w:ind w:left="2300" w:right="855"/>
        <w:jc w:val="both"/>
        <w:rPr>
          <w:rFonts w:ascii="Times New Roman" w:hAnsi="Times New Roman"/>
          <w:color w:val="000000"/>
          <w:sz w:val="20"/>
          <w:szCs w:val="20"/>
        </w:rPr>
        <w:sectPr w:rsidR="00F42301">
          <w:pgSz w:w="12240" w:h="15840"/>
          <w:pgMar w:top="280" w:right="1260" w:bottom="280" w:left="260" w:header="0" w:footer="702" w:gutter="0"/>
          <w:cols w:space="720" w:equalWidth="0">
            <w:col w:w="10720"/>
          </w:cols>
          <w:noEndnote/>
        </w:sectPr>
      </w:pPr>
    </w:p>
    <w:tbl>
      <w:tblPr>
        <w:tblW w:w="0" w:type="auto"/>
        <w:tblInd w:w="115" w:type="dxa"/>
        <w:tblLayout w:type="fixed"/>
        <w:tblCellMar>
          <w:left w:w="0" w:type="dxa"/>
          <w:right w:w="0" w:type="dxa"/>
        </w:tblCellMar>
        <w:tblLook w:val="0000"/>
      </w:tblPr>
      <w:tblGrid>
        <w:gridCol w:w="4876"/>
        <w:gridCol w:w="4560"/>
        <w:gridCol w:w="1067"/>
      </w:tblGrid>
      <w:tr w:rsidR="00F42301" w:rsidRPr="00FA7AC7" w:rsidTr="00B67EC4">
        <w:trPr>
          <w:trHeight w:hRule="exact" w:val="235"/>
        </w:trPr>
        <w:tc>
          <w:tcPr>
            <w:tcW w:w="4876" w:type="dxa"/>
            <w:tcBorders>
              <w:top w:val="nil"/>
              <w:left w:val="nil"/>
              <w:bottom w:val="single" w:sz="4" w:space="0" w:color="191919"/>
              <w:right w:val="single" w:sz="4" w:space="0" w:color="191919"/>
            </w:tcBorders>
          </w:tcPr>
          <w:p w:rsidR="00F42301" w:rsidRPr="00FA7AC7" w:rsidRDefault="00F42301" w:rsidP="00B67EC4">
            <w:pPr>
              <w:widowControl w:val="0"/>
              <w:autoSpaceDE w:val="0"/>
              <w:autoSpaceDN w:val="0"/>
              <w:adjustRightInd w:val="0"/>
              <w:spacing w:after="0"/>
              <w:rPr>
                <w:rFonts w:ascii="Times New Roman" w:hAnsi="Times New Roman"/>
                <w:sz w:val="24"/>
                <w:szCs w:val="24"/>
              </w:rPr>
            </w:pPr>
          </w:p>
        </w:tc>
        <w:tc>
          <w:tcPr>
            <w:tcW w:w="4560" w:type="dxa"/>
            <w:vMerge w:val="restart"/>
            <w:tcBorders>
              <w:top w:val="single" w:sz="4" w:space="0" w:color="191919"/>
              <w:left w:val="single" w:sz="4" w:space="0" w:color="191919"/>
              <w:bottom w:val="single" w:sz="4" w:space="0" w:color="191919"/>
              <w:right w:val="single" w:sz="4" w:space="0" w:color="191919"/>
            </w:tcBorders>
          </w:tcPr>
          <w:p w:rsidR="00F42301" w:rsidRPr="00FA7AC7" w:rsidRDefault="00F42301" w:rsidP="00B67EC4">
            <w:pPr>
              <w:widowControl w:val="0"/>
              <w:autoSpaceDE w:val="0"/>
              <w:autoSpaceDN w:val="0"/>
              <w:adjustRightInd w:val="0"/>
              <w:spacing w:after="0" w:line="366" w:lineRule="exact"/>
              <w:ind w:left="1355" w:right="613"/>
              <w:jc w:val="center"/>
              <w:rPr>
                <w:rFonts w:ascii="Times New Roman" w:hAnsi="Times New Roman"/>
                <w:color w:val="000000"/>
                <w:sz w:val="27"/>
                <w:szCs w:val="27"/>
              </w:rPr>
            </w:pPr>
            <w:r w:rsidRPr="00FA7AC7">
              <w:rPr>
                <w:rFonts w:ascii="Times New Roman" w:hAnsi="Times New Roman"/>
                <w:b/>
                <w:bCs/>
                <w:color w:val="191919"/>
                <w:sz w:val="36"/>
                <w:szCs w:val="36"/>
              </w:rPr>
              <w:t>M</w:t>
            </w:r>
            <w:r w:rsidRPr="00FA7AC7">
              <w:rPr>
                <w:rFonts w:ascii="Times New Roman" w:hAnsi="Times New Roman"/>
                <w:b/>
                <w:bCs/>
                <w:color w:val="191919"/>
                <w:sz w:val="27"/>
                <w:szCs w:val="27"/>
              </w:rPr>
              <w:t>IDDLE</w:t>
            </w:r>
            <w:r w:rsidRPr="00FA7AC7">
              <w:rPr>
                <w:rFonts w:ascii="Times New Roman" w:hAnsi="Times New Roman"/>
                <w:b/>
                <w:bCs/>
                <w:color w:val="191919"/>
                <w:spacing w:val="23"/>
                <w:sz w:val="27"/>
                <w:szCs w:val="27"/>
              </w:rPr>
              <w:t xml:space="preserve"> </w:t>
            </w:r>
            <w:r w:rsidRPr="00FA7AC7">
              <w:rPr>
                <w:rFonts w:ascii="Times New Roman" w:hAnsi="Times New Roman"/>
                <w:b/>
                <w:bCs/>
                <w:color w:val="191919"/>
                <w:sz w:val="36"/>
                <w:szCs w:val="36"/>
              </w:rPr>
              <w:t>G</w:t>
            </w:r>
            <w:r w:rsidRPr="00FA7AC7">
              <w:rPr>
                <w:rFonts w:ascii="Times New Roman" w:hAnsi="Times New Roman"/>
                <w:b/>
                <w:bCs/>
                <w:color w:val="191919"/>
                <w:sz w:val="27"/>
                <w:szCs w:val="27"/>
              </w:rPr>
              <w:t>RADES</w:t>
            </w:r>
          </w:p>
          <w:p w:rsidR="00F42301" w:rsidRPr="00FA7AC7" w:rsidRDefault="00F42301" w:rsidP="00B67EC4">
            <w:pPr>
              <w:widowControl w:val="0"/>
              <w:autoSpaceDE w:val="0"/>
              <w:autoSpaceDN w:val="0"/>
              <w:adjustRightInd w:val="0"/>
              <w:spacing w:after="0" w:line="334" w:lineRule="exact"/>
              <w:ind w:left="1799" w:right="967"/>
              <w:jc w:val="center"/>
              <w:rPr>
                <w:rFonts w:ascii="Times New Roman" w:hAnsi="Times New Roman"/>
                <w:sz w:val="24"/>
                <w:szCs w:val="24"/>
              </w:rPr>
            </w:pPr>
            <w:r w:rsidRPr="00FA7AC7">
              <w:rPr>
                <w:rFonts w:ascii="Times New Roman" w:hAnsi="Times New Roman"/>
                <w:b/>
                <w:bCs/>
                <w:color w:val="191919"/>
                <w:sz w:val="36"/>
                <w:szCs w:val="36"/>
              </w:rPr>
              <w:t>E</w:t>
            </w:r>
            <w:r w:rsidRPr="00FA7AC7">
              <w:rPr>
                <w:rFonts w:ascii="Times New Roman" w:hAnsi="Times New Roman"/>
                <w:b/>
                <w:bCs/>
                <w:color w:val="191919"/>
                <w:sz w:val="27"/>
                <w:szCs w:val="27"/>
              </w:rPr>
              <w:t>DUC</w:t>
            </w:r>
            <w:r w:rsidRPr="00FA7AC7">
              <w:rPr>
                <w:rFonts w:ascii="Times New Roman" w:hAnsi="Times New Roman"/>
                <w:b/>
                <w:bCs/>
                <w:color w:val="191919"/>
                <w:spacing w:val="-20"/>
                <w:sz w:val="27"/>
                <w:szCs w:val="27"/>
              </w:rPr>
              <w:t>A</w:t>
            </w:r>
            <w:r w:rsidRPr="00FA7AC7">
              <w:rPr>
                <w:rFonts w:ascii="Times New Roman" w:hAnsi="Times New Roman"/>
                <w:b/>
                <w:bCs/>
                <w:color w:val="191919"/>
                <w:sz w:val="27"/>
                <w:szCs w:val="27"/>
              </w:rPr>
              <w:t>TION</w:t>
            </w:r>
          </w:p>
        </w:tc>
        <w:tc>
          <w:tcPr>
            <w:tcW w:w="1067" w:type="dxa"/>
            <w:tcBorders>
              <w:top w:val="nil"/>
              <w:left w:val="single" w:sz="4" w:space="0" w:color="191919"/>
              <w:bottom w:val="single" w:sz="4" w:space="0" w:color="191919"/>
              <w:right w:val="nil"/>
            </w:tcBorders>
          </w:tcPr>
          <w:p w:rsidR="00F42301" w:rsidRPr="00FA7AC7" w:rsidRDefault="00F42301" w:rsidP="00B67EC4">
            <w:pPr>
              <w:widowControl w:val="0"/>
              <w:autoSpaceDE w:val="0"/>
              <w:autoSpaceDN w:val="0"/>
              <w:adjustRightInd w:val="0"/>
              <w:spacing w:after="0"/>
              <w:rPr>
                <w:rFonts w:ascii="Times New Roman" w:hAnsi="Times New Roman"/>
                <w:sz w:val="24"/>
                <w:szCs w:val="24"/>
              </w:rPr>
            </w:pPr>
          </w:p>
        </w:tc>
      </w:tr>
      <w:tr w:rsidR="00F42301" w:rsidRPr="00FA7AC7" w:rsidTr="00B67EC4">
        <w:trPr>
          <w:trHeight w:hRule="exact" w:val="256"/>
        </w:trPr>
        <w:tc>
          <w:tcPr>
            <w:tcW w:w="4876" w:type="dxa"/>
            <w:tcBorders>
              <w:top w:val="single" w:sz="4" w:space="0" w:color="191919"/>
              <w:left w:val="nil"/>
              <w:bottom w:val="single" w:sz="4" w:space="0" w:color="191919"/>
              <w:right w:val="single" w:sz="4" w:space="0" w:color="191919"/>
            </w:tcBorders>
          </w:tcPr>
          <w:p w:rsidR="00F42301" w:rsidRPr="00FA7AC7" w:rsidRDefault="00F42301" w:rsidP="00B67EC4">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B67EC4">
            <w:pPr>
              <w:widowControl w:val="0"/>
              <w:autoSpaceDE w:val="0"/>
              <w:autoSpaceDN w:val="0"/>
              <w:adjustRightInd w:val="0"/>
              <w:spacing w:after="0"/>
              <w:rPr>
                <w:rFonts w:ascii="Times New Roman" w:hAnsi="Times New Roman"/>
                <w:sz w:val="24"/>
                <w:szCs w:val="24"/>
              </w:rPr>
            </w:pPr>
          </w:p>
        </w:tc>
        <w:tc>
          <w:tcPr>
            <w:tcW w:w="1067" w:type="dxa"/>
            <w:tcBorders>
              <w:top w:val="single" w:sz="4" w:space="0" w:color="191919"/>
              <w:left w:val="single" w:sz="4" w:space="0" w:color="191919"/>
              <w:bottom w:val="single" w:sz="4" w:space="0" w:color="191919"/>
              <w:right w:val="nil"/>
            </w:tcBorders>
          </w:tcPr>
          <w:p w:rsidR="00F42301" w:rsidRPr="00FA7AC7" w:rsidRDefault="00F42301" w:rsidP="00B67EC4">
            <w:pPr>
              <w:widowControl w:val="0"/>
              <w:autoSpaceDE w:val="0"/>
              <w:autoSpaceDN w:val="0"/>
              <w:adjustRightInd w:val="0"/>
              <w:spacing w:after="0"/>
              <w:rPr>
                <w:rFonts w:ascii="Times New Roman" w:hAnsi="Times New Roman"/>
                <w:sz w:val="24"/>
                <w:szCs w:val="24"/>
              </w:rPr>
            </w:pPr>
          </w:p>
        </w:tc>
      </w:tr>
      <w:tr w:rsidR="00F42301" w:rsidRPr="00FA7AC7" w:rsidTr="00B67EC4">
        <w:trPr>
          <w:trHeight w:hRule="exact" w:val="219"/>
        </w:trPr>
        <w:tc>
          <w:tcPr>
            <w:tcW w:w="4876" w:type="dxa"/>
            <w:tcBorders>
              <w:top w:val="single" w:sz="4" w:space="0" w:color="191919"/>
              <w:left w:val="nil"/>
              <w:bottom w:val="nil"/>
              <w:right w:val="single" w:sz="4" w:space="0" w:color="191919"/>
            </w:tcBorders>
          </w:tcPr>
          <w:p w:rsidR="00F42301" w:rsidRPr="00FA7AC7" w:rsidRDefault="00F42301" w:rsidP="00B67EC4">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B67EC4">
            <w:pPr>
              <w:widowControl w:val="0"/>
              <w:autoSpaceDE w:val="0"/>
              <w:autoSpaceDN w:val="0"/>
              <w:adjustRightInd w:val="0"/>
              <w:spacing w:after="0"/>
              <w:rPr>
                <w:rFonts w:ascii="Times New Roman" w:hAnsi="Times New Roman"/>
                <w:sz w:val="24"/>
                <w:szCs w:val="24"/>
              </w:rPr>
            </w:pPr>
          </w:p>
        </w:tc>
        <w:tc>
          <w:tcPr>
            <w:tcW w:w="1067" w:type="dxa"/>
            <w:tcBorders>
              <w:top w:val="single" w:sz="4" w:space="0" w:color="191919"/>
              <w:left w:val="single" w:sz="4" w:space="0" w:color="191919"/>
              <w:bottom w:val="nil"/>
              <w:right w:val="nil"/>
            </w:tcBorders>
          </w:tcPr>
          <w:p w:rsidR="00F42301" w:rsidRPr="00FA7AC7" w:rsidRDefault="00F42301" w:rsidP="00B67EC4">
            <w:pPr>
              <w:widowControl w:val="0"/>
              <w:autoSpaceDE w:val="0"/>
              <w:autoSpaceDN w:val="0"/>
              <w:adjustRightInd w:val="0"/>
              <w:spacing w:after="0"/>
              <w:rPr>
                <w:rFonts w:ascii="Times New Roman" w:hAnsi="Times New Roman"/>
                <w:sz w:val="24"/>
                <w:szCs w:val="24"/>
              </w:rPr>
            </w:pPr>
          </w:p>
        </w:tc>
      </w:tr>
    </w:tbl>
    <w:p w:rsidR="00F42301" w:rsidRDefault="00F42301" w:rsidP="00721764">
      <w:pPr>
        <w:widowControl w:val="0"/>
        <w:autoSpaceDE w:val="0"/>
        <w:autoSpaceDN w:val="0"/>
        <w:adjustRightInd w:val="0"/>
        <w:spacing w:after="0" w:line="200" w:lineRule="exact"/>
        <w:rPr>
          <w:rFonts w:ascii="Times New Roman" w:hAnsi="Times New Roman"/>
          <w:sz w:val="20"/>
          <w:szCs w:val="20"/>
        </w:rPr>
      </w:pPr>
    </w:p>
    <w:p w:rsidR="00F42301" w:rsidRDefault="00F42301" w:rsidP="00721764">
      <w:pPr>
        <w:widowControl w:val="0"/>
        <w:autoSpaceDE w:val="0"/>
        <w:autoSpaceDN w:val="0"/>
        <w:adjustRightInd w:val="0"/>
        <w:spacing w:before="8" w:after="0" w:line="280" w:lineRule="exact"/>
        <w:rPr>
          <w:rFonts w:ascii="Times New Roman" w:hAnsi="Times New Roman"/>
          <w:sz w:val="28"/>
          <w:szCs w:val="28"/>
        </w:rPr>
      </w:pPr>
    </w:p>
    <w:p w:rsidR="00F42301" w:rsidRDefault="00F42301" w:rsidP="00721764">
      <w:pPr>
        <w:widowControl w:val="0"/>
        <w:autoSpaceDE w:val="0"/>
        <w:autoSpaceDN w:val="0"/>
        <w:adjustRightInd w:val="0"/>
        <w:spacing w:before="26" w:after="0" w:line="250" w:lineRule="auto"/>
        <w:ind w:left="1235" w:right="1954"/>
        <w:rPr>
          <w:rFonts w:ascii="Times New Roman" w:hAnsi="Times New Roman"/>
          <w:color w:val="000000"/>
          <w:sz w:val="20"/>
          <w:szCs w:val="20"/>
        </w:rPr>
      </w:pPr>
      <w:r>
        <w:rPr>
          <w:rFonts w:ascii="Times New Roman" w:hAnsi="Times New Roman"/>
          <w:color w:val="191919"/>
          <w:sz w:val="20"/>
          <w:szCs w:val="20"/>
        </w:rPr>
        <w:t>cial</w:t>
      </w:r>
      <w:r>
        <w:rPr>
          <w:rFonts w:ascii="Times New Roman" w:hAnsi="Times New Roman"/>
          <w:color w:val="191919"/>
          <w:spacing w:val="6"/>
          <w:sz w:val="20"/>
          <w:szCs w:val="20"/>
        </w:rPr>
        <w:t xml:space="preserve"> </w:t>
      </w:r>
      <w:r>
        <w:rPr>
          <w:rFonts w:ascii="Times New Roman" w:hAnsi="Times New Roman"/>
          <w:color w:val="191919"/>
          <w:sz w:val="20"/>
          <w:szCs w:val="20"/>
        </w:rPr>
        <w:t>emphasis</w:t>
      </w:r>
      <w:r>
        <w:rPr>
          <w:rFonts w:ascii="Times New Roman" w:hAnsi="Times New Roman"/>
          <w:color w:val="191919"/>
          <w:spacing w:val="6"/>
          <w:sz w:val="20"/>
          <w:szCs w:val="20"/>
        </w:rPr>
        <w:t xml:space="preserve"> </w:t>
      </w:r>
      <w:r>
        <w:rPr>
          <w:rFonts w:ascii="Times New Roman" w:hAnsi="Times New Roman"/>
          <w:color w:val="191919"/>
          <w:sz w:val="20"/>
          <w:szCs w:val="20"/>
        </w:rPr>
        <w:t>given</w:t>
      </w:r>
      <w:r>
        <w:rPr>
          <w:rFonts w:ascii="Times New Roman" w:hAnsi="Times New Roman"/>
          <w:color w:val="191919"/>
          <w:spacing w:val="6"/>
          <w:sz w:val="20"/>
          <w:szCs w:val="20"/>
        </w:rPr>
        <w:t xml:space="preserve"> </w:t>
      </w:r>
      <w:r>
        <w:rPr>
          <w:rFonts w:ascii="Times New Roman" w:hAnsi="Times New Roman"/>
          <w:color w:val="191919"/>
          <w:sz w:val="20"/>
          <w:szCs w:val="20"/>
        </w:rPr>
        <w:t>to</w:t>
      </w:r>
      <w:r>
        <w:rPr>
          <w:rFonts w:ascii="Times New Roman" w:hAnsi="Times New Roman"/>
          <w:color w:val="191919"/>
          <w:spacing w:val="6"/>
          <w:sz w:val="20"/>
          <w:szCs w:val="20"/>
        </w:rPr>
        <w:t xml:space="preserve"> </w:t>
      </w:r>
      <w:r>
        <w:rPr>
          <w:rFonts w:ascii="Times New Roman" w:hAnsi="Times New Roman"/>
          <w:color w:val="191919"/>
          <w:sz w:val="20"/>
          <w:szCs w:val="20"/>
        </w:rPr>
        <w:t>the</w:t>
      </w:r>
      <w:r>
        <w:rPr>
          <w:rFonts w:ascii="Times New Roman" w:hAnsi="Times New Roman"/>
          <w:color w:val="191919"/>
          <w:spacing w:val="6"/>
          <w:sz w:val="20"/>
          <w:szCs w:val="20"/>
        </w:rPr>
        <w:t xml:space="preserve"> </w:t>
      </w:r>
      <w:r>
        <w:rPr>
          <w:rFonts w:ascii="Times New Roman" w:hAnsi="Times New Roman"/>
          <w:color w:val="191919"/>
          <w:sz w:val="20"/>
          <w:szCs w:val="20"/>
        </w:rPr>
        <w:t>evolutionary</w:t>
      </w:r>
      <w:r>
        <w:rPr>
          <w:rFonts w:ascii="Times New Roman" w:hAnsi="Times New Roman"/>
          <w:color w:val="191919"/>
          <w:spacing w:val="6"/>
          <w:sz w:val="20"/>
          <w:szCs w:val="20"/>
        </w:rPr>
        <w:t xml:space="preserve"> </w:t>
      </w:r>
      <w:r>
        <w:rPr>
          <w:rFonts w:ascii="Times New Roman" w:hAnsi="Times New Roman"/>
          <w:color w:val="191919"/>
          <w:sz w:val="20"/>
          <w:szCs w:val="20"/>
        </w:rPr>
        <w:t>character</w:t>
      </w:r>
      <w:r>
        <w:rPr>
          <w:rFonts w:ascii="Times New Roman" w:hAnsi="Times New Roman"/>
          <w:color w:val="191919"/>
          <w:spacing w:val="6"/>
          <w:sz w:val="20"/>
          <w:szCs w:val="20"/>
        </w:rPr>
        <w:t xml:space="preserve"> </w:t>
      </w:r>
      <w:r>
        <w:rPr>
          <w:rFonts w:ascii="Times New Roman" w:hAnsi="Times New Roman"/>
          <w:color w:val="191919"/>
          <w:sz w:val="20"/>
          <w:szCs w:val="20"/>
        </w:rPr>
        <w:t>of</w:t>
      </w:r>
      <w:r>
        <w:rPr>
          <w:rFonts w:ascii="Times New Roman" w:hAnsi="Times New Roman"/>
          <w:color w:val="191919"/>
          <w:spacing w:val="6"/>
          <w:sz w:val="20"/>
          <w:szCs w:val="20"/>
        </w:rPr>
        <w:t xml:space="preserve"> </w:t>
      </w:r>
      <w:r>
        <w:rPr>
          <w:rFonts w:ascii="Times New Roman" w:hAnsi="Times New Roman"/>
          <w:color w:val="191919"/>
          <w:sz w:val="20"/>
          <w:szCs w:val="20"/>
        </w:rPr>
        <w:t>the</w:t>
      </w:r>
      <w:r>
        <w:rPr>
          <w:rFonts w:ascii="Times New Roman" w:hAnsi="Times New Roman"/>
          <w:color w:val="191919"/>
          <w:spacing w:val="6"/>
          <w:sz w:val="20"/>
          <w:szCs w:val="20"/>
        </w:rPr>
        <w:t xml:space="preserve"> </w:t>
      </w:r>
      <w:r>
        <w:rPr>
          <w:rFonts w:ascii="Times New Roman" w:hAnsi="Times New Roman"/>
          <w:color w:val="191919"/>
          <w:sz w:val="20"/>
          <w:szCs w:val="20"/>
        </w:rPr>
        <w:t>principal</w:t>
      </w:r>
      <w:r>
        <w:rPr>
          <w:rFonts w:ascii="Times New Roman" w:hAnsi="Times New Roman"/>
          <w:color w:val="191919"/>
          <w:spacing w:val="6"/>
          <w:sz w:val="20"/>
          <w:szCs w:val="20"/>
        </w:rPr>
        <w:t xml:space="preserve"> </w:t>
      </w:r>
      <w:r>
        <w:rPr>
          <w:rFonts w:ascii="Times New Roman" w:hAnsi="Times New Roman"/>
          <w:color w:val="191919"/>
          <w:sz w:val="20"/>
          <w:szCs w:val="20"/>
        </w:rPr>
        <w:t>ideas</w:t>
      </w:r>
      <w:r>
        <w:rPr>
          <w:rFonts w:ascii="Times New Roman" w:hAnsi="Times New Roman"/>
          <w:color w:val="191919"/>
          <w:spacing w:val="6"/>
          <w:sz w:val="20"/>
          <w:szCs w:val="20"/>
        </w:rPr>
        <w:t xml:space="preserve"> </w:t>
      </w:r>
      <w:r>
        <w:rPr>
          <w:rFonts w:ascii="Times New Roman" w:hAnsi="Times New Roman"/>
          <w:color w:val="191919"/>
          <w:sz w:val="20"/>
          <w:szCs w:val="20"/>
        </w:rPr>
        <w:t>of</w:t>
      </w:r>
      <w:r>
        <w:rPr>
          <w:rFonts w:ascii="Times New Roman" w:hAnsi="Times New Roman"/>
          <w:color w:val="191919"/>
          <w:spacing w:val="6"/>
          <w:sz w:val="20"/>
          <w:szCs w:val="20"/>
        </w:rPr>
        <w:t xml:space="preserve"> </w:t>
      </w:r>
      <w:r>
        <w:rPr>
          <w:rFonts w:ascii="Times New Roman" w:hAnsi="Times New Roman"/>
          <w:color w:val="191919"/>
          <w:sz w:val="20"/>
          <w:szCs w:val="20"/>
        </w:rPr>
        <w:t>modern</w:t>
      </w:r>
      <w:r>
        <w:rPr>
          <w:rFonts w:ascii="Times New Roman" w:hAnsi="Times New Roman"/>
          <w:color w:val="191919"/>
          <w:spacing w:val="6"/>
          <w:sz w:val="20"/>
          <w:szCs w:val="20"/>
        </w:rPr>
        <w:t xml:space="preserve"> </w:t>
      </w:r>
      <w:r>
        <w:rPr>
          <w:rFonts w:ascii="Times New Roman" w:hAnsi="Times New Roman"/>
          <w:color w:val="191919"/>
          <w:sz w:val="20"/>
          <w:szCs w:val="20"/>
        </w:rPr>
        <w:t>Mathemat- ics.</w:t>
      </w:r>
    </w:p>
    <w:p w:rsidR="00F42301" w:rsidRDefault="00F42301" w:rsidP="00721764">
      <w:pPr>
        <w:widowControl w:val="0"/>
        <w:autoSpaceDE w:val="0"/>
        <w:autoSpaceDN w:val="0"/>
        <w:adjustRightInd w:val="0"/>
        <w:spacing w:after="0" w:line="227" w:lineRule="exact"/>
        <w:ind w:left="875"/>
        <w:rPr>
          <w:rFonts w:ascii="Times New Roman" w:hAnsi="Times New Roman"/>
          <w:color w:val="000000"/>
          <w:sz w:val="20"/>
          <w:szCs w:val="20"/>
        </w:rPr>
      </w:pPr>
      <w:r>
        <w:rPr>
          <w:rFonts w:ascii="Times New Roman" w:hAnsi="Times New Roman"/>
          <w:b/>
          <w:bCs/>
          <w:color w:val="191919"/>
          <w:sz w:val="20"/>
          <w:szCs w:val="20"/>
        </w:rPr>
        <w:t>M</w:t>
      </w:r>
      <w:r>
        <w:rPr>
          <w:rFonts w:ascii="Times New Roman" w:hAnsi="Times New Roman"/>
          <w:b/>
          <w:bCs/>
          <w:color w:val="191919"/>
          <w:spacing w:val="-15"/>
          <w:sz w:val="20"/>
          <w:szCs w:val="20"/>
        </w:rPr>
        <w:t>A</w:t>
      </w:r>
      <w:r>
        <w:rPr>
          <w:rFonts w:ascii="Times New Roman" w:hAnsi="Times New Roman"/>
          <w:b/>
          <w:bCs/>
          <w:color w:val="191919"/>
          <w:sz w:val="20"/>
          <w:szCs w:val="20"/>
        </w:rPr>
        <w:t>TH</w:t>
      </w:r>
      <w:r>
        <w:rPr>
          <w:rFonts w:ascii="Times New Roman" w:hAnsi="Times New Roman"/>
          <w:b/>
          <w:bCs/>
          <w:color w:val="191919"/>
          <w:spacing w:val="-3"/>
          <w:sz w:val="20"/>
          <w:szCs w:val="20"/>
        </w:rPr>
        <w:t xml:space="preserve"> </w:t>
      </w:r>
      <w:r>
        <w:rPr>
          <w:rFonts w:ascii="Times New Roman" w:hAnsi="Times New Roman"/>
          <w:b/>
          <w:bCs/>
          <w:color w:val="191919"/>
          <w:sz w:val="20"/>
          <w:szCs w:val="20"/>
        </w:rPr>
        <w:t>5670</w:t>
      </w:r>
      <w:r>
        <w:rPr>
          <w:rFonts w:ascii="Times New Roman" w:hAnsi="Times New Roman"/>
          <w:b/>
          <w:bCs/>
          <w:color w:val="191919"/>
          <w:spacing w:val="-3"/>
          <w:sz w:val="20"/>
          <w:szCs w:val="20"/>
        </w:rPr>
        <w:t xml:space="preserve"> </w:t>
      </w:r>
      <w:r>
        <w:rPr>
          <w:rFonts w:ascii="Times New Roman" w:hAnsi="Times New Roman"/>
          <w:b/>
          <w:bCs/>
          <w:color w:val="191919"/>
          <w:sz w:val="20"/>
          <w:szCs w:val="20"/>
        </w:rPr>
        <w:t>-</w:t>
      </w:r>
      <w:r>
        <w:rPr>
          <w:rFonts w:ascii="Times New Roman" w:hAnsi="Times New Roman"/>
          <w:b/>
          <w:bCs/>
          <w:color w:val="191919"/>
          <w:spacing w:val="-3"/>
          <w:sz w:val="20"/>
          <w:szCs w:val="20"/>
        </w:rPr>
        <w:t xml:space="preserve"> </w:t>
      </w:r>
      <w:r>
        <w:rPr>
          <w:rFonts w:ascii="Times New Roman" w:hAnsi="Times New Roman"/>
          <w:b/>
          <w:bCs/>
          <w:color w:val="191919"/>
          <w:sz w:val="20"/>
          <w:szCs w:val="20"/>
        </w:rPr>
        <w:t>Special</w:t>
      </w:r>
      <w:r>
        <w:rPr>
          <w:rFonts w:ascii="Times New Roman" w:hAnsi="Times New Roman"/>
          <w:b/>
          <w:bCs/>
          <w:color w:val="191919"/>
          <w:spacing w:val="-7"/>
          <w:sz w:val="20"/>
          <w:szCs w:val="20"/>
        </w:rPr>
        <w:t xml:space="preserve"> </w:t>
      </w:r>
      <w:r>
        <w:rPr>
          <w:rFonts w:ascii="Times New Roman" w:hAnsi="Times New Roman"/>
          <w:b/>
          <w:bCs/>
          <w:color w:val="191919"/>
          <w:spacing w:val="-18"/>
          <w:sz w:val="20"/>
          <w:szCs w:val="20"/>
        </w:rPr>
        <w:t>T</w:t>
      </w:r>
      <w:r>
        <w:rPr>
          <w:rFonts w:ascii="Times New Roman" w:hAnsi="Times New Roman"/>
          <w:b/>
          <w:bCs/>
          <w:color w:val="191919"/>
          <w:sz w:val="20"/>
          <w:szCs w:val="20"/>
        </w:rPr>
        <w:t>opics</w:t>
      </w:r>
      <w:r>
        <w:rPr>
          <w:rFonts w:ascii="Times New Roman" w:hAnsi="Times New Roman"/>
          <w:b/>
          <w:bCs/>
          <w:color w:val="191919"/>
          <w:spacing w:val="-3"/>
          <w:sz w:val="20"/>
          <w:szCs w:val="20"/>
        </w:rPr>
        <w:t xml:space="preserve"> </w:t>
      </w:r>
      <w:r>
        <w:rPr>
          <w:rFonts w:ascii="Times New Roman" w:hAnsi="Times New Roman"/>
          <w:b/>
          <w:bCs/>
          <w:color w:val="191919"/>
          <w:sz w:val="20"/>
          <w:szCs w:val="20"/>
        </w:rPr>
        <w:t>In</w:t>
      </w:r>
      <w:r>
        <w:rPr>
          <w:rFonts w:ascii="Times New Roman" w:hAnsi="Times New Roman"/>
          <w:b/>
          <w:bCs/>
          <w:color w:val="191919"/>
          <w:spacing w:val="-3"/>
          <w:sz w:val="20"/>
          <w:szCs w:val="20"/>
        </w:rPr>
        <w:t xml:space="preserve"> </w:t>
      </w:r>
      <w:r>
        <w:rPr>
          <w:rFonts w:ascii="Times New Roman" w:hAnsi="Times New Roman"/>
          <w:b/>
          <w:bCs/>
          <w:color w:val="191919"/>
          <w:sz w:val="20"/>
          <w:szCs w:val="20"/>
        </w:rPr>
        <w:t>Mathematical</w:t>
      </w:r>
      <w:r>
        <w:rPr>
          <w:rFonts w:ascii="Times New Roman" w:hAnsi="Times New Roman"/>
          <w:b/>
          <w:bCs/>
          <w:color w:val="191919"/>
          <w:spacing w:val="-3"/>
          <w:sz w:val="20"/>
          <w:szCs w:val="20"/>
        </w:rPr>
        <w:t xml:space="preserve"> </w:t>
      </w:r>
      <w:r>
        <w:rPr>
          <w:rFonts w:ascii="Times New Roman" w:hAnsi="Times New Roman"/>
          <w:b/>
          <w:bCs/>
          <w:color w:val="191919"/>
          <w:sz w:val="20"/>
          <w:szCs w:val="20"/>
        </w:rPr>
        <w:t>Sciences.......................................................3(3-0)</w:t>
      </w:r>
    </w:p>
    <w:p w:rsidR="00F42301" w:rsidRDefault="00F42301" w:rsidP="00721764">
      <w:pPr>
        <w:widowControl w:val="0"/>
        <w:autoSpaceDE w:val="0"/>
        <w:autoSpaceDN w:val="0"/>
        <w:adjustRightInd w:val="0"/>
        <w:spacing w:before="13" w:after="0" w:line="250" w:lineRule="auto"/>
        <w:ind w:left="1235" w:right="1954"/>
        <w:rPr>
          <w:rFonts w:ascii="Times New Roman" w:hAnsi="Times New Roman"/>
          <w:color w:val="000000"/>
          <w:sz w:val="20"/>
          <w:szCs w:val="20"/>
        </w:rPr>
      </w:pPr>
      <w:r>
        <w:rPr>
          <w:rFonts w:ascii="Times New Roman" w:hAnsi="Times New Roman"/>
          <w:color w:val="191919"/>
          <w:sz w:val="20"/>
          <w:szCs w:val="20"/>
        </w:rPr>
        <w:t>An</w:t>
      </w:r>
      <w:r>
        <w:rPr>
          <w:rFonts w:ascii="Times New Roman" w:hAnsi="Times New Roman"/>
          <w:color w:val="191919"/>
          <w:spacing w:val="3"/>
          <w:sz w:val="20"/>
          <w:szCs w:val="20"/>
        </w:rPr>
        <w:t xml:space="preserve"> </w:t>
      </w:r>
      <w:r>
        <w:rPr>
          <w:rFonts w:ascii="Times New Roman" w:hAnsi="Times New Roman"/>
          <w:color w:val="191919"/>
          <w:sz w:val="20"/>
          <w:szCs w:val="20"/>
        </w:rPr>
        <w:t>exploration</w:t>
      </w:r>
      <w:r>
        <w:rPr>
          <w:rFonts w:ascii="Times New Roman" w:hAnsi="Times New Roman"/>
          <w:color w:val="191919"/>
          <w:spacing w:val="3"/>
          <w:sz w:val="20"/>
          <w:szCs w:val="20"/>
        </w:rPr>
        <w:t xml:space="preserve"> </w:t>
      </w:r>
      <w:r>
        <w:rPr>
          <w:rFonts w:ascii="Times New Roman" w:hAnsi="Times New Roman"/>
          <w:color w:val="191919"/>
          <w:sz w:val="20"/>
          <w:szCs w:val="20"/>
        </w:rPr>
        <w:t>of</w:t>
      </w:r>
      <w:r>
        <w:rPr>
          <w:rFonts w:ascii="Times New Roman" w:hAnsi="Times New Roman"/>
          <w:color w:val="191919"/>
          <w:spacing w:val="3"/>
          <w:sz w:val="20"/>
          <w:szCs w:val="20"/>
        </w:rPr>
        <w:t xml:space="preserve"> </w:t>
      </w:r>
      <w:r>
        <w:rPr>
          <w:rFonts w:ascii="Times New Roman" w:hAnsi="Times New Roman"/>
          <w:color w:val="191919"/>
          <w:sz w:val="20"/>
          <w:szCs w:val="20"/>
        </w:rPr>
        <w:t>special</w:t>
      </w:r>
      <w:r>
        <w:rPr>
          <w:rFonts w:ascii="Times New Roman" w:hAnsi="Times New Roman"/>
          <w:color w:val="191919"/>
          <w:spacing w:val="3"/>
          <w:sz w:val="20"/>
          <w:szCs w:val="20"/>
        </w:rPr>
        <w:t xml:space="preserve"> </w:t>
      </w:r>
      <w:r>
        <w:rPr>
          <w:rFonts w:ascii="Times New Roman" w:hAnsi="Times New Roman"/>
          <w:color w:val="191919"/>
          <w:sz w:val="20"/>
          <w:szCs w:val="20"/>
        </w:rPr>
        <w:t>topics</w:t>
      </w:r>
      <w:r>
        <w:rPr>
          <w:rFonts w:ascii="Times New Roman" w:hAnsi="Times New Roman"/>
          <w:color w:val="191919"/>
          <w:spacing w:val="3"/>
          <w:sz w:val="20"/>
          <w:szCs w:val="20"/>
        </w:rPr>
        <w:t xml:space="preserve"> </w:t>
      </w:r>
      <w:r>
        <w:rPr>
          <w:rFonts w:ascii="Times New Roman" w:hAnsi="Times New Roman"/>
          <w:color w:val="191919"/>
          <w:sz w:val="20"/>
          <w:szCs w:val="20"/>
        </w:rPr>
        <w:t>of</w:t>
      </w:r>
      <w:r>
        <w:rPr>
          <w:rFonts w:ascii="Times New Roman" w:hAnsi="Times New Roman"/>
          <w:color w:val="191919"/>
          <w:spacing w:val="3"/>
          <w:sz w:val="20"/>
          <w:szCs w:val="20"/>
        </w:rPr>
        <w:t xml:space="preserve"> </w:t>
      </w:r>
      <w:r>
        <w:rPr>
          <w:rFonts w:ascii="Times New Roman" w:hAnsi="Times New Roman"/>
          <w:color w:val="191919"/>
          <w:sz w:val="20"/>
          <w:szCs w:val="20"/>
        </w:rPr>
        <w:t>current</w:t>
      </w:r>
      <w:r>
        <w:rPr>
          <w:rFonts w:ascii="Times New Roman" w:hAnsi="Times New Roman"/>
          <w:color w:val="191919"/>
          <w:spacing w:val="3"/>
          <w:sz w:val="20"/>
          <w:szCs w:val="20"/>
        </w:rPr>
        <w:t xml:space="preserve"> </w:t>
      </w:r>
      <w:r>
        <w:rPr>
          <w:rFonts w:ascii="Times New Roman" w:hAnsi="Times New Roman"/>
          <w:color w:val="191919"/>
          <w:sz w:val="20"/>
          <w:szCs w:val="20"/>
        </w:rPr>
        <w:t>interest</w:t>
      </w:r>
      <w:r>
        <w:rPr>
          <w:rFonts w:ascii="Times New Roman" w:hAnsi="Times New Roman"/>
          <w:color w:val="191919"/>
          <w:spacing w:val="3"/>
          <w:sz w:val="20"/>
          <w:szCs w:val="20"/>
        </w:rPr>
        <w:t xml:space="preserve"> </w:t>
      </w:r>
      <w:r>
        <w:rPr>
          <w:rFonts w:ascii="Times New Roman" w:hAnsi="Times New Roman"/>
          <w:color w:val="191919"/>
          <w:sz w:val="20"/>
          <w:szCs w:val="20"/>
        </w:rPr>
        <w:t>in</w:t>
      </w:r>
      <w:r>
        <w:rPr>
          <w:rFonts w:ascii="Times New Roman" w:hAnsi="Times New Roman"/>
          <w:color w:val="191919"/>
          <w:spacing w:val="3"/>
          <w:sz w:val="20"/>
          <w:szCs w:val="20"/>
        </w:rPr>
        <w:t xml:space="preserve"> </w:t>
      </w:r>
      <w:r>
        <w:rPr>
          <w:rFonts w:ascii="Times New Roman" w:hAnsi="Times New Roman"/>
          <w:color w:val="191919"/>
          <w:sz w:val="20"/>
          <w:szCs w:val="20"/>
        </w:rPr>
        <w:t>the</w:t>
      </w:r>
      <w:r>
        <w:rPr>
          <w:rFonts w:ascii="Times New Roman" w:hAnsi="Times New Roman"/>
          <w:color w:val="191919"/>
          <w:spacing w:val="3"/>
          <w:sz w:val="20"/>
          <w:szCs w:val="20"/>
        </w:rPr>
        <w:t xml:space="preserve"> </w:t>
      </w:r>
      <w:r>
        <w:rPr>
          <w:rFonts w:ascii="Times New Roman" w:hAnsi="Times New Roman"/>
          <w:color w:val="191919"/>
          <w:sz w:val="20"/>
          <w:szCs w:val="20"/>
        </w:rPr>
        <w:t>Mathematical</w:t>
      </w:r>
      <w:r>
        <w:rPr>
          <w:rFonts w:ascii="Times New Roman" w:hAnsi="Times New Roman"/>
          <w:color w:val="191919"/>
          <w:spacing w:val="3"/>
          <w:sz w:val="20"/>
          <w:szCs w:val="20"/>
        </w:rPr>
        <w:t xml:space="preserve"> </w:t>
      </w:r>
      <w:r>
        <w:rPr>
          <w:rFonts w:ascii="Times New Roman" w:hAnsi="Times New Roman"/>
          <w:color w:val="191919"/>
          <w:sz w:val="20"/>
          <w:szCs w:val="20"/>
        </w:rPr>
        <w:t>sciences.</w:t>
      </w:r>
      <w:r>
        <w:rPr>
          <w:rFonts w:ascii="Times New Roman" w:hAnsi="Times New Roman"/>
          <w:color w:val="191919"/>
          <w:spacing w:val="3"/>
          <w:sz w:val="20"/>
          <w:szCs w:val="20"/>
        </w:rPr>
        <w:t xml:space="preserve"> </w:t>
      </w:r>
      <w:r>
        <w:rPr>
          <w:rFonts w:ascii="Times New Roman" w:hAnsi="Times New Roman"/>
          <w:color w:val="191919"/>
          <w:sz w:val="20"/>
          <w:szCs w:val="20"/>
        </w:rPr>
        <w:t>Prerequisite. Consent of instructor</w:t>
      </w:r>
    </w:p>
    <w:p w:rsidR="00F42301" w:rsidRDefault="00F42301" w:rsidP="00721764">
      <w:pPr>
        <w:widowControl w:val="0"/>
        <w:autoSpaceDE w:val="0"/>
        <w:autoSpaceDN w:val="0"/>
        <w:adjustRightInd w:val="0"/>
        <w:spacing w:after="0" w:line="250" w:lineRule="auto"/>
        <w:ind w:left="875" w:right="2201"/>
        <w:rPr>
          <w:rFonts w:ascii="Times New Roman" w:hAnsi="Times New Roman"/>
          <w:color w:val="000000"/>
          <w:sz w:val="20"/>
          <w:szCs w:val="20"/>
        </w:rPr>
      </w:pPr>
      <w:r w:rsidRPr="003F2CF3">
        <w:rPr>
          <w:rFonts w:ascii="Calibri" w:hAnsi="Calibri"/>
          <w:noProof/>
          <w:lang w:eastAsia="en-US"/>
        </w:rPr>
        <w:pict>
          <v:shape id="_x0000_s3769" type="#_x0000_t202" style="position:absolute;left:0;text-align:left;margin-left:523pt;margin-top:23.55pt;width:1in;height:184.35pt;z-index:-251529216;mso-position-horizontal-relative:page" o:allowincell="f" filled="f" stroked="f">
            <v:textbox style="layout-flow:vertical" inset="0,0,0,0">
              <w:txbxContent>
                <w:p w:rsidR="00F42301" w:rsidRDefault="00F42301" w:rsidP="00721764">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E</w:t>
                  </w:r>
                  <w:r>
                    <w:rPr>
                      <w:rFonts w:ascii="Impact" w:hAnsi="Impact" w:cs="Impact"/>
                      <w:color w:val="A3A3A3"/>
                      <w:spacing w:val="-115"/>
                      <w:position w:val="1"/>
                      <w:sz w:val="105"/>
                      <w:szCs w:val="105"/>
                    </w:rPr>
                    <w:t xml:space="preserve"> </w:t>
                  </w:r>
                </w:p>
              </w:txbxContent>
            </v:textbox>
            <w10:wrap anchorx="page"/>
          </v:shape>
        </w:pict>
      </w:r>
      <w:r>
        <w:rPr>
          <w:rFonts w:ascii="Times New Roman" w:hAnsi="Times New Roman"/>
          <w:color w:val="000000"/>
          <w:sz w:val="20"/>
          <w:szCs w:val="20"/>
        </w:rPr>
        <w:t>*** No credit is given toward the graduate program in Mathematics Education. (See courses on pages 78-79.</w:t>
      </w:r>
    </w:p>
    <w:p w:rsidR="00F42301" w:rsidRDefault="00F42301" w:rsidP="00721764">
      <w:pPr>
        <w:widowControl w:val="0"/>
        <w:autoSpaceDE w:val="0"/>
        <w:autoSpaceDN w:val="0"/>
        <w:adjustRightInd w:val="0"/>
        <w:spacing w:after="0" w:line="200" w:lineRule="exact"/>
        <w:rPr>
          <w:rFonts w:ascii="Times New Roman" w:hAnsi="Times New Roman"/>
          <w:color w:val="000000"/>
          <w:sz w:val="20"/>
          <w:szCs w:val="20"/>
        </w:rPr>
      </w:pPr>
    </w:p>
    <w:p w:rsidR="00F42301" w:rsidRDefault="00F42301" w:rsidP="00721764">
      <w:pPr>
        <w:widowControl w:val="0"/>
        <w:autoSpaceDE w:val="0"/>
        <w:autoSpaceDN w:val="0"/>
        <w:adjustRightInd w:val="0"/>
        <w:spacing w:after="0" w:line="200" w:lineRule="exact"/>
        <w:rPr>
          <w:rFonts w:ascii="Times New Roman" w:hAnsi="Times New Roman"/>
          <w:color w:val="000000"/>
          <w:sz w:val="20"/>
          <w:szCs w:val="20"/>
        </w:rPr>
      </w:pPr>
    </w:p>
    <w:p w:rsidR="00F42301" w:rsidRDefault="00F42301" w:rsidP="00721764">
      <w:pPr>
        <w:widowControl w:val="0"/>
        <w:autoSpaceDE w:val="0"/>
        <w:autoSpaceDN w:val="0"/>
        <w:adjustRightInd w:val="0"/>
        <w:spacing w:before="2" w:after="0" w:line="240" w:lineRule="exact"/>
        <w:rPr>
          <w:rFonts w:ascii="Times New Roman" w:hAnsi="Times New Roman"/>
          <w:color w:val="000000"/>
          <w:sz w:val="24"/>
          <w:szCs w:val="24"/>
        </w:rPr>
      </w:pPr>
    </w:p>
    <w:p w:rsidR="00F42301" w:rsidRDefault="00F42301" w:rsidP="00721764">
      <w:pPr>
        <w:widowControl w:val="0"/>
        <w:autoSpaceDE w:val="0"/>
        <w:autoSpaceDN w:val="0"/>
        <w:adjustRightInd w:val="0"/>
        <w:spacing w:after="0"/>
        <w:ind w:left="875"/>
        <w:rPr>
          <w:rFonts w:ascii="Impact" w:hAnsi="Impact" w:cs="Impact"/>
          <w:color w:val="000000"/>
          <w:sz w:val="36"/>
          <w:szCs w:val="36"/>
        </w:rPr>
      </w:pPr>
      <w:r w:rsidRPr="003F2CF3">
        <w:rPr>
          <w:rFonts w:ascii="Calibri" w:hAnsi="Calibri" w:cs="Times New Roman"/>
          <w:noProof/>
          <w:lang w:eastAsia="en-US"/>
        </w:rPr>
        <w:pict>
          <v:group id="_x0000_s3766" style="position:absolute;left:0;text-align:left;margin-left:317.8pt;margin-top:-170.5pt;width:31.2pt;height:31pt;z-index:-251530240;mso-position-horizontal-relative:page" coordorigin="6356,-3410" coordsize="624,620" o:allowincell="f">
            <v:rect id="_x0000_s3767" style="position:absolute;left:6361;top:-3405;width:613;height:610" o:allowincell="f" stroked="f">
              <v:path arrowok="t"/>
            </v:rect>
            <v:rect id="_x0000_s3768" style="position:absolute;left:6362;top:-3406;width:620;height:620;mso-position-horizontal-relative:page" o:allowincell="f" filled="f" stroked="f">
              <v:textbox inset="0,0,0,0">
                <w:txbxContent>
                  <w:p w:rsidR="00F42301" w:rsidRDefault="00F42301" w:rsidP="00721764">
                    <w:pPr>
                      <w:spacing w:after="0" w:line="620" w:lineRule="atLeast"/>
                      <w:rPr>
                        <w:rFonts w:ascii="Times New Roman" w:hAnsi="Times New Roman"/>
                        <w:sz w:val="24"/>
                        <w:szCs w:val="24"/>
                      </w:rPr>
                    </w:pPr>
                    <w:r>
                      <w:rPr>
                        <w:rFonts w:ascii="Times New Roman" w:hAnsi="Times New Roman"/>
                        <w:noProof/>
                        <w:sz w:val="24"/>
                        <w:szCs w:val="24"/>
                      </w:rPr>
                      <w:drawing>
                        <wp:inline distT="0" distB="0" distL="0" distR="0">
                          <wp:extent cx="390525" cy="390525"/>
                          <wp:effectExtent l="19050" t="0" r="9525" b="0"/>
                          <wp:docPr id="146"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5"/>
                                  <a:srcRect/>
                                  <a:stretch>
                                    <a:fillRect/>
                                  </a:stretch>
                                </pic:blipFill>
                                <pic:spPr bwMode="auto">
                                  <a:xfrm>
                                    <a:off x="0" y="0"/>
                                    <a:ext cx="390525" cy="390525"/>
                                  </a:xfrm>
                                  <a:prstGeom prst="rect">
                                    <a:avLst/>
                                  </a:prstGeom>
                                  <a:noFill/>
                                  <a:ln w="9525">
                                    <a:noFill/>
                                    <a:miter lim="800000"/>
                                    <a:headEnd/>
                                    <a:tailEnd/>
                                  </a:ln>
                                </pic:spPr>
                              </pic:pic>
                            </a:graphicData>
                          </a:graphic>
                        </wp:inline>
                      </w:drawing>
                    </w:r>
                  </w:p>
                  <w:p w:rsidR="00F42301" w:rsidRDefault="00F42301" w:rsidP="00721764">
                    <w:pPr>
                      <w:widowControl w:val="0"/>
                      <w:autoSpaceDE w:val="0"/>
                      <w:autoSpaceDN w:val="0"/>
                      <w:adjustRightInd w:val="0"/>
                      <w:spacing w:after="0"/>
                      <w:rPr>
                        <w:rFonts w:ascii="Times New Roman" w:hAnsi="Times New Roman"/>
                        <w:sz w:val="24"/>
                        <w:szCs w:val="24"/>
                      </w:rPr>
                    </w:pPr>
                  </w:p>
                </w:txbxContent>
              </v:textbox>
            </v:rect>
            <w10:wrap anchorx="page"/>
          </v:group>
        </w:pict>
      </w:r>
      <w:r>
        <w:rPr>
          <w:rFonts w:ascii="Impact" w:hAnsi="Impact" w:cs="Impact"/>
          <w:color w:val="666666"/>
          <w:sz w:val="36"/>
          <w:szCs w:val="36"/>
        </w:rPr>
        <w:t>MIDDLE GRADES EDUC</w:t>
      </w:r>
      <w:r>
        <w:rPr>
          <w:rFonts w:ascii="Impact" w:hAnsi="Impact" w:cs="Impact"/>
          <w:color w:val="666666"/>
          <w:spacing w:val="-19"/>
          <w:sz w:val="36"/>
          <w:szCs w:val="36"/>
        </w:rPr>
        <w:t>A</w:t>
      </w:r>
      <w:r>
        <w:rPr>
          <w:rFonts w:ascii="Impact" w:hAnsi="Impact" w:cs="Impact"/>
          <w:color w:val="666666"/>
          <w:sz w:val="36"/>
          <w:szCs w:val="36"/>
        </w:rPr>
        <w:t>TION</w:t>
      </w:r>
    </w:p>
    <w:p w:rsidR="00F42301" w:rsidRDefault="00F42301" w:rsidP="00721764">
      <w:pPr>
        <w:widowControl w:val="0"/>
        <w:autoSpaceDE w:val="0"/>
        <w:autoSpaceDN w:val="0"/>
        <w:adjustRightInd w:val="0"/>
        <w:spacing w:before="23" w:after="0" w:line="250" w:lineRule="auto"/>
        <w:ind w:left="875" w:right="2200" w:firstLine="360"/>
        <w:rPr>
          <w:rFonts w:ascii="Times New Roman" w:hAnsi="Times New Roman"/>
          <w:color w:val="000000"/>
          <w:sz w:val="20"/>
          <w:szCs w:val="20"/>
        </w:rPr>
      </w:pPr>
      <w:r>
        <w:rPr>
          <w:rFonts w:ascii="Times New Roman" w:hAnsi="Times New Roman"/>
          <w:color w:val="000000"/>
          <w:sz w:val="20"/>
          <w:szCs w:val="20"/>
        </w:rPr>
        <w:t>The basic objective of the Master's of Education program in Middle Grades Education is to provide teachers with the opportunity to:</w:t>
      </w:r>
    </w:p>
    <w:p w:rsidR="00F42301" w:rsidRDefault="00F42301" w:rsidP="00721764">
      <w:pPr>
        <w:widowControl w:val="0"/>
        <w:autoSpaceDE w:val="0"/>
        <w:autoSpaceDN w:val="0"/>
        <w:adjustRightInd w:val="0"/>
        <w:spacing w:after="0" w:line="250" w:lineRule="auto"/>
        <w:ind w:left="1235" w:right="2417" w:hanging="302"/>
        <w:rPr>
          <w:rFonts w:ascii="Times New Roman" w:hAnsi="Times New Roman"/>
          <w:color w:val="000000"/>
          <w:sz w:val="20"/>
          <w:szCs w:val="20"/>
        </w:rPr>
      </w:pPr>
      <w:r>
        <w:rPr>
          <w:rFonts w:ascii="Times New Roman" w:hAnsi="Times New Roman"/>
          <w:color w:val="000000"/>
          <w:sz w:val="20"/>
          <w:szCs w:val="20"/>
        </w:rPr>
        <w:t>1. Compare their teaching practices with current research-based practices and make changes where necessary;</w:t>
      </w:r>
    </w:p>
    <w:p w:rsidR="00F42301" w:rsidRDefault="00F42301" w:rsidP="00721764">
      <w:pPr>
        <w:widowControl w:val="0"/>
        <w:autoSpaceDE w:val="0"/>
        <w:autoSpaceDN w:val="0"/>
        <w:adjustRightInd w:val="0"/>
        <w:spacing w:after="0"/>
        <w:ind w:left="933"/>
        <w:rPr>
          <w:rFonts w:ascii="Times New Roman" w:hAnsi="Times New Roman"/>
          <w:color w:val="000000"/>
          <w:sz w:val="20"/>
          <w:szCs w:val="20"/>
        </w:rPr>
      </w:pPr>
      <w:r>
        <w:rPr>
          <w:rFonts w:ascii="Times New Roman" w:hAnsi="Times New Roman"/>
          <w:color w:val="000000"/>
          <w:sz w:val="20"/>
          <w:szCs w:val="20"/>
        </w:rPr>
        <w:t xml:space="preserve">2.  </w:t>
      </w:r>
      <w:r>
        <w:rPr>
          <w:rFonts w:ascii="Times New Roman" w:hAnsi="Times New Roman"/>
          <w:color w:val="000000"/>
          <w:spacing w:val="2"/>
          <w:sz w:val="20"/>
          <w:szCs w:val="20"/>
        </w:rPr>
        <w:t xml:space="preserve"> </w:t>
      </w:r>
      <w:r>
        <w:rPr>
          <w:rFonts w:ascii="Times New Roman" w:hAnsi="Times New Roman"/>
          <w:color w:val="000000"/>
          <w:sz w:val="20"/>
          <w:szCs w:val="20"/>
        </w:rPr>
        <w:t>Extend their knowledge and skills in a chosen area of educational interest;</w:t>
      </w:r>
    </w:p>
    <w:p w:rsidR="00F42301" w:rsidRDefault="00F42301" w:rsidP="00721764">
      <w:pPr>
        <w:widowControl w:val="0"/>
        <w:autoSpaceDE w:val="0"/>
        <w:autoSpaceDN w:val="0"/>
        <w:adjustRightInd w:val="0"/>
        <w:spacing w:before="10" w:after="0"/>
        <w:ind w:left="933"/>
        <w:rPr>
          <w:rFonts w:ascii="Times New Roman" w:hAnsi="Times New Roman"/>
          <w:color w:val="000000"/>
          <w:sz w:val="20"/>
          <w:szCs w:val="20"/>
        </w:rPr>
      </w:pPr>
      <w:r>
        <w:rPr>
          <w:rFonts w:ascii="Times New Roman" w:hAnsi="Times New Roman"/>
          <w:color w:val="000000"/>
          <w:sz w:val="20"/>
          <w:szCs w:val="20"/>
        </w:rPr>
        <w:t xml:space="preserve">3.  </w:t>
      </w:r>
      <w:r>
        <w:rPr>
          <w:rFonts w:ascii="Times New Roman" w:hAnsi="Times New Roman"/>
          <w:color w:val="000000"/>
          <w:spacing w:val="2"/>
          <w:sz w:val="20"/>
          <w:szCs w:val="20"/>
        </w:rPr>
        <w:t xml:space="preserve"> </w:t>
      </w:r>
      <w:r>
        <w:rPr>
          <w:rFonts w:ascii="Times New Roman" w:hAnsi="Times New Roman"/>
          <w:color w:val="000000"/>
          <w:sz w:val="20"/>
          <w:szCs w:val="20"/>
        </w:rPr>
        <w:t>Present intellectually challenging thoughts and practices to students;</w:t>
      </w:r>
    </w:p>
    <w:p w:rsidR="00F42301" w:rsidRDefault="00F42301" w:rsidP="00721764">
      <w:pPr>
        <w:widowControl w:val="0"/>
        <w:autoSpaceDE w:val="0"/>
        <w:autoSpaceDN w:val="0"/>
        <w:adjustRightInd w:val="0"/>
        <w:spacing w:before="10" w:after="0"/>
        <w:ind w:left="933"/>
        <w:rPr>
          <w:rFonts w:ascii="Times New Roman" w:hAnsi="Times New Roman"/>
          <w:color w:val="000000"/>
          <w:sz w:val="20"/>
          <w:szCs w:val="20"/>
        </w:rPr>
      </w:pPr>
      <w:r>
        <w:rPr>
          <w:rFonts w:ascii="Times New Roman" w:hAnsi="Times New Roman"/>
          <w:color w:val="000000"/>
          <w:sz w:val="20"/>
          <w:szCs w:val="20"/>
        </w:rPr>
        <w:t xml:space="preserve">4.  </w:t>
      </w:r>
      <w:r>
        <w:rPr>
          <w:rFonts w:ascii="Times New Roman" w:hAnsi="Times New Roman"/>
          <w:color w:val="000000"/>
          <w:spacing w:val="2"/>
          <w:sz w:val="20"/>
          <w:szCs w:val="20"/>
        </w:rPr>
        <w:t xml:space="preserve"> </w:t>
      </w:r>
      <w:r>
        <w:rPr>
          <w:rFonts w:ascii="Times New Roman" w:hAnsi="Times New Roman"/>
          <w:color w:val="000000"/>
          <w:sz w:val="20"/>
          <w:szCs w:val="20"/>
        </w:rPr>
        <w:t>Integrate new materials and methods of teaching into students' teaching repertoire;</w:t>
      </w:r>
    </w:p>
    <w:p w:rsidR="00F42301" w:rsidRDefault="00F42301" w:rsidP="00721764">
      <w:pPr>
        <w:widowControl w:val="0"/>
        <w:autoSpaceDE w:val="0"/>
        <w:autoSpaceDN w:val="0"/>
        <w:adjustRightInd w:val="0"/>
        <w:spacing w:before="10" w:after="0"/>
        <w:ind w:left="933"/>
        <w:rPr>
          <w:rFonts w:ascii="Times New Roman" w:hAnsi="Times New Roman"/>
          <w:color w:val="000000"/>
          <w:sz w:val="20"/>
          <w:szCs w:val="20"/>
        </w:rPr>
      </w:pPr>
      <w:r>
        <w:rPr>
          <w:rFonts w:ascii="Times New Roman" w:hAnsi="Times New Roman"/>
          <w:color w:val="000000"/>
          <w:sz w:val="20"/>
          <w:szCs w:val="20"/>
        </w:rPr>
        <w:t xml:space="preserve">5.  </w:t>
      </w:r>
      <w:r>
        <w:rPr>
          <w:rFonts w:ascii="Times New Roman" w:hAnsi="Times New Roman"/>
          <w:color w:val="000000"/>
          <w:spacing w:val="2"/>
          <w:sz w:val="20"/>
          <w:szCs w:val="20"/>
        </w:rPr>
        <w:t xml:space="preserve"> </w:t>
      </w:r>
      <w:r>
        <w:rPr>
          <w:rFonts w:ascii="Times New Roman" w:hAnsi="Times New Roman"/>
          <w:color w:val="000000"/>
          <w:sz w:val="20"/>
          <w:szCs w:val="20"/>
        </w:rPr>
        <w:t>Encourage interest in conducting research;</w:t>
      </w:r>
    </w:p>
    <w:p w:rsidR="00F42301" w:rsidRDefault="00F42301" w:rsidP="00721764">
      <w:pPr>
        <w:widowControl w:val="0"/>
        <w:autoSpaceDE w:val="0"/>
        <w:autoSpaceDN w:val="0"/>
        <w:adjustRightInd w:val="0"/>
        <w:spacing w:before="10" w:after="0"/>
        <w:ind w:left="933"/>
        <w:rPr>
          <w:rFonts w:ascii="Times New Roman" w:hAnsi="Times New Roman"/>
          <w:color w:val="000000"/>
          <w:sz w:val="20"/>
          <w:szCs w:val="20"/>
        </w:rPr>
      </w:pPr>
      <w:r>
        <w:rPr>
          <w:rFonts w:ascii="Times New Roman" w:hAnsi="Times New Roman"/>
          <w:color w:val="000000"/>
          <w:sz w:val="20"/>
          <w:szCs w:val="20"/>
        </w:rPr>
        <w:t xml:space="preserve">6.  </w:t>
      </w:r>
      <w:r>
        <w:rPr>
          <w:rFonts w:ascii="Times New Roman" w:hAnsi="Times New Roman"/>
          <w:color w:val="000000"/>
          <w:spacing w:val="2"/>
          <w:sz w:val="20"/>
          <w:szCs w:val="20"/>
        </w:rPr>
        <w:t xml:space="preserve"> </w:t>
      </w:r>
      <w:r>
        <w:rPr>
          <w:rFonts w:ascii="Times New Roman" w:hAnsi="Times New Roman"/>
          <w:color w:val="000000"/>
          <w:sz w:val="20"/>
          <w:szCs w:val="20"/>
        </w:rPr>
        <w:t>Increase competencies in research techniques; and</w:t>
      </w:r>
    </w:p>
    <w:p w:rsidR="00F42301" w:rsidRDefault="00F42301" w:rsidP="00721764">
      <w:pPr>
        <w:widowControl w:val="0"/>
        <w:autoSpaceDE w:val="0"/>
        <w:autoSpaceDN w:val="0"/>
        <w:adjustRightInd w:val="0"/>
        <w:spacing w:before="10" w:after="0" w:line="250" w:lineRule="auto"/>
        <w:ind w:left="1235" w:right="2112" w:hanging="302"/>
        <w:rPr>
          <w:rFonts w:ascii="Times New Roman" w:hAnsi="Times New Roman"/>
          <w:color w:val="000000"/>
          <w:sz w:val="20"/>
          <w:szCs w:val="20"/>
        </w:rPr>
      </w:pPr>
      <w:r>
        <w:rPr>
          <w:rFonts w:ascii="Times New Roman" w:hAnsi="Times New Roman"/>
          <w:color w:val="000000"/>
          <w:sz w:val="20"/>
          <w:szCs w:val="20"/>
        </w:rPr>
        <w:t xml:space="preserve">7.  </w:t>
      </w:r>
      <w:r>
        <w:rPr>
          <w:rFonts w:ascii="Times New Roman" w:hAnsi="Times New Roman"/>
          <w:color w:val="000000"/>
          <w:spacing w:val="2"/>
          <w:sz w:val="20"/>
          <w:szCs w:val="20"/>
        </w:rPr>
        <w:t xml:space="preserve"> </w:t>
      </w:r>
      <w:r>
        <w:rPr>
          <w:rFonts w:ascii="Times New Roman" w:hAnsi="Times New Roman"/>
          <w:color w:val="000000"/>
          <w:sz w:val="20"/>
          <w:szCs w:val="20"/>
        </w:rPr>
        <w:t>Increase students' ability to recognize relevant research, which they can use to become more e</w:t>
      </w:r>
      <w:r>
        <w:rPr>
          <w:rFonts w:ascii="Times New Roman" w:hAnsi="Times New Roman"/>
          <w:color w:val="000000"/>
          <w:spacing w:val="-4"/>
          <w:sz w:val="20"/>
          <w:szCs w:val="20"/>
        </w:rPr>
        <w:t>f</w:t>
      </w:r>
      <w:r>
        <w:rPr>
          <w:rFonts w:ascii="Times New Roman" w:hAnsi="Times New Roman"/>
          <w:color w:val="000000"/>
          <w:sz w:val="20"/>
          <w:szCs w:val="20"/>
        </w:rPr>
        <w:t>fective in their classrooms.</w:t>
      </w:r>
    </w:p>
    <w:p w:rsidR="00F42301" w:rsidRDefault="00F42301" w:rsidP="00721764">
      <w:pPr>
        <w:widowControl w:val="0"/>
        <w:autoSpaceDE w:val="0"/>
        <w:autoSpaceDN w:val="0"/>
        <w:adjustRightInd w:val="0"/>
        <w:spacing w:after="0" w:line="250" w:lineRule="auto"/>
        <w:ind w:left="875" w:right="2012"/>
        <w:rPr>
          <w:rFonts w:ascii="Times New Roman" w:hAnsi="Times New Roman"/>
          <w:color w:val="000000"/>
          <w:sz w:val="20"/>
          <w:szCs w:val="20"/>
        </w:rPr>
      </w:pPr>
      <w:r w:rsidRPr="003F2CF3">
        <w:rPr>
          <w:rFonts w:ascii="Calibri" w:hAnsi="Calibri"/>
          <w:noProof/>
          <w:lang w:eastAsia="en-US"/>
        </w:rPr>
        <w:pict>
          <v:shape id="_x0000_s3770" type="#_x0000_t202" style="position:absolute;left:0;text-align:left;margin-left:523pt;margin-top:10.55pt;width:1in;height:270.75pt;z-index:-251528192;mso-position-horizontal-relative:page" o:allowincell="f" filled="f" stroked="f">
            <v:textbox style="layout-flow:vertical" inset="0,0,0,0">
              <w:txbxContent>
                <w:p w:rsidR="00F42301" w:rsidRDefault="00F42301" w:rsidP="00721764">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P</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ROGRAM</w:t>
                  </w:r>
                  <w:r>
                    <w:rPr>
                      <w:rFonts w:ascii="Impact" w:hAnsi="Impact" w:cs="Impact"/>
                      <w:color w:val="A3A3A3"/>
                      <w:position w:val="1"/>
                      <w:sz w:val="105"/>
                      <w:szCs w:val="105"/>
                    </w:rPr>
                    <w:t>S</w:t>
                  </w:r>
                  <w:r>
                    <w:rPr>
                      <w:rFonts w:ascii="Impact" w:hAnsi="Impact" w:cs="Impact"/>
                      <w:color w:val="A3A3A3"/>
                      <w:spacing w:val="-115"/>
                      <w:position w:val="1"/>
                      <w:sz w:val="105"/>
                      <w:szCs w:val="105"/>
                    </w:rPr>
                    <w:t xml:space="preserve"> </w:t>
                  </w:r>
                </w:p>
              </w:txbxContent>
            </v:textbox>
            <w10:wrap anchorx="page"/>
          </v:shape>
        </w:pict>
      </w:r>
      <w:r>
        <w:rPr>
          <w:rFonts w:ascii="Times New Roman" w:hAnsi="Times New Roman"/>
          <w:color w:val="000000"/>
          <w:sz w:val="20"/>
          <w:szCs w:val="20"/>
        </w:rPr>
        <w:t>As students progress through the program, they should increasingly incorporate the fol- lowing six characteristics/traits into their interpersonal skills: facilitation, humanness, knowledge- able, motivation, multiculturalism and solution generation.</w:t>
      </w:r>
      <w:r>
        <w:rPr>
          <w:rFonts w:ascii="Times New Roman" w:hAnsi="Times New Roman"/>
          <w:color w:val="000000"/>
          <w:spacing w:val="-11"/>
          <w:sz w:val="20"/>
          <w:szCs w:val="20"/>
        </w:rPr>
        <w:t xml:space="preserve"> </w:t>
      </w:r>
      <w:r>
        <w:rPr>
          <w:rFonts w:ascii="Times New Roman" w:hAnsi="Times New Roman"/>
          <w:color w:val="000000"/>
          <w:sz w:val="20"/>
          <w:szCs w:val="20"/>
        </w:rPr>
        <w:t>As the program builds the desire to strengthen these traits, it reinforces the following key components of a middle school:</w:t>
      </w:r>
    </w:p>
    <w:p w:rsidR="00F42301" w:rsidRDefault="00F42301" w:rsidP="00721764">
      <w:pPr>
        <w:widowControl w:val="0"/>
        <w:autoSpaceDE w:val="0"/>
        <w:autoSpaceDN w:val="0"/>
        <w:adjustRightInd w:val="0"/>
        <w:spacing w:after="0"/>
        <w:ind w:left="933"/>
        <w:rPr>
          <w:rFonts w:ascii="Times New Roman" w:hAnsi="Times New Roman"/>
          <w:color w:val="000000"/>
          <w:sz w:val="20"/>
          <w:szCs w:val="20"/>
        </w:rPr>
      </w:pPr>
      <w:r>
        <w:rPr>
          <w:rFonts w:ascii="Times New Roman" w:hAnsi="Times New Roman"/>
          <w:color w:val="000000"/>
          <w:sz w:val="20"/>
          <w:szCs w:val="20"/>
        </w:rPr>
        <w:t xml:space="preserve">1.  </w:t>
      </w:r>
      <w:r>
        <w:rPr>
          <w:rFonts w:ascii="Times New Roman" w:hAnsi="Times New Roman"/>
          <w:color w:val="000000"/>
          <w:spacing w:val="2"/>
          <w:sz w:val="20"/>
          <w:szCs w:val="20"/>
        </w:rPr>
        <w:t xml:space="preserve"> </w:t>
      </w:r>
      <w:r>
        <w:rPr>
          <w:rFonts w:ascii="Times New Roman" w:hAnsi="Times New Roman"/>
          <w:color w:val="000000"/>
          <w:sz w:val="20"/>
          <w:szCs w:val="20"/>
        </w:rPr>
        <w:t>A</w:t>
      </w:r>
      <w:r>
        <w:rPr>
          <w:rFonts w:ascii="Times New Roman" w:hAnsi="Times New Roman"/>
          <w:color w:val="000000"/>
          <w:spacing w:val="-11"/>
          <w:sz w:val="20"/>
          <w:szCs w:val="20"/>
        </w:rPr>
        <w:t xml:space="preserve"> </w:t>
      </w:r>
      <w:r>
        <w:rPr>
          <w:rFonts w:ascii="Times New Roman" w:hAnsi="Times New Roman"/>
          <w:color w:val="000000"/>
          <w:sz w:val="20"/>
          <w:szCs w:val="20"/>
        </w:rPr>
        <w:t>curriculum that is challenging, integrative, and exploratory;</w:t>
      </w:r>
    </w:p>
    <w:p w:rsidR="00F42301" w:rsidRDefault="00F42301" w:rsidP="00721764">
      <w:pPr>
        <w:widowControl w:val="0"/>
        <w:autoSpaceDE w:val="0"/>
        <w:autoSpaceDN w:val="0"/>
        <w:adjustRightInd w:val="0"/>
        <w:spacing w:before="10" w:after="0"/>
        <w:ind w:left="933"/>
        <w:rPr>
          <w:rFonts w:ascii="Times New Roman" w:hAnsi="Times New Roman"/>
          <w:color w:val="000000"/>
          <w:sz w:val="20"/>
          <w:szCs w:val="20"/>
        </w:rPr>
      </w:pPr>
      <w:r>
        <w:rPr>
          <w:rFonts w:ascii="Times New Roman" w:hAnsi="Times New Roman"/>
          <w:color w:val="000000"/>
          <w:sz w:val="20"/>
          <w:szCs w:val="20"/>
        </w:rPr>
        <w:t xml:space="preserve">2.  </w:t>
      </w:r>
      <w:r>
        <w:rPr>
          <w:rFonts w:ascii="Times New Roman" w:hAnsi="Times New Roman"/>
          <w:color w:val="000000"/>
          <w:spacing w:val="2"/>
          <w:sz w:val="20"/>
          <w:szCs w:val="20"/>
        </w:rPr>
        <w:t xml:space="preserve"> </w:t>
      </w:r>
      <w:r>
        <w:rPr>
          <w:rFonts w:ascii="Times New Roman" w:hAnsi="Times New Roman"/>
          <w:color w:val="000000"/>
          <w:spacing w:val="-22"/>
          <w:sz w:val="20"/>
          <w:szCs w:val="20"/>
        </w:rPr>
        <w:t>V</w:t>
      </w:r>
      <w:r>
        <w:rPr>
          <w:rFonts w:ascii="Times New Roman" w:hAnsi="Times New Roman"/>
          <w:color w:val="000000"/>
          <w:sz w:val="20"/>
          <w:szCs w:val="20"/>
        </w:rPr>
        <w:t>aried teaching and learning approaches;</w:t>
      </w:r>
    </w:p>
    <w:p w:rsidR="00F42301" w:rsidRDefault="00F42301" w:rsidP="00721764">
      <w:pPr>
        <w:widowControl w:val="0"/>
        <w:autoSpaceDE w:val="0"/>
        <w:autoSpaceDN w:val="0"/>
        <w:adjustRightInd w:val="0"/>
        <w:spacing w:before="10" w:after="0"/>
        <w:ind w:left="933"/>
        <w:rPr>
          <w:rFonts w:ascii="Times New Roman" w:hAnsi="Times New Roman"/>
          <w:color w:val="000000"/>
          <w:sz w:val="20"/>
          <w:szCs w:val="20"/>
        </w:rPr>
      </w:pPr>
      <w:r>
        <w:rPr>
          <w:rFonts w:ascii="Times New Roman" w:hAnsi="Times New Roman"/>
          <w:color w:val="000000"/>
          <w:sz w:val="20"/>
          <w:szCs w:val="20"/>
        </w:rPr>
        <w:t xml:space="preserve">3.  </w:t>
      </w:r>
      <w:r>
        <w:rPr>
          <w:rFonts w:ascii="Times New Roman" w:hAnsi="Times New Roman"/>
          <w:color w:val="000000"/>
          <w:spacing w:val="2"/>
          <w:sz w:val="20"/>
          <w:szCs w:val="20"/>
        </w:rPr>
        <w:t xml:space="preserve"> </w:t>
      </w:r>
      <w:r>
        <w:rPr>
          <w:rFonts w:ascii="Times New Roman" w:hAnsi="Times New Roman"/>
          <w:color w:val="000000"/>
          <w:sz w:val="20"/>
          <w:szCs w:val="20"/>
        </w:rPr>
        <w:t>Assessment and evaluation that promotes learning;</w:t>
      </w:r>
    </w:p>
    <w:p w:rsidR="00F42301" w:rsidRDefault="00F42301" w:rsidP="00721764">
      <w:pPr>
        <w:widowControl w:val="0"/>
        <w:autoSpaceDE w:val="0"/>
        <w:autoSpaceDN w:val="0"/>
        <w:adjustRightInd w:val="0"/>
        <w:spacing w:before="10" w:after="0"/>
        <w:ind w:left="933"/>
        <w:rPr>
          <w:rFonts w:ascii="Times New Roman" w:hAnsi="Times New Roman"/>
          <w:color w:val="000000"/>
          <w:sz w:val="20"/>
          <w:szCs w:val="20"/>
        </w:rPr>
      </w:pPr>
      <w:r>
        <w:rPr>
          <w:rFonts w:ascii="Times New Roman" w:hAnsi="Times New Roman"/>
          <w:color w:val="000000"/>
          <w:sz w:val="20"/>
          <w:szCs w:val="20"/>
        </w:rPr>
        <w:t xml:space="preserve">4.  </w:t>
      </w:r>
      <w:r>
        <w:rPr>
          <w:rFonts w:ascii="Times New Roman" w:hAnsi="Times New Roman"/>
          <w:color w:val="000000"/>
          <w:spacing w:val="2"/>
          <w:sz w:val="20"/>
          <w:szCs w:val="20"/>
        </w:rPr>
        <w:t xml:space="preserve"> </w:t>
      </w:r>
      <w:r>
        <w:rPr>
          <w:rFonts w:ascii="Times New Roman" w:hAnsi="Times New Roman"/>
          <w:color w:val="000000"/>
          <w:sz w:val="20"/>
          <w:szCs w:val="20"/>
        </w:rPr>
        <w:t>Flexible classroom o</w:t>
      </w:r>
      <w:r>
        <w:rPr>
          <w:rFonts w:ascii="Times New Roman" w:hAnsi="Times New Roman"/>
          <w:color w:val="000000"/>
          <w:spacing w:val="-4"/>
          <w:sz w:val="20"/>
          <w:szCs w:val="20"/>
        </w:rPr>
        <w:t>r</w:t>
      </w:r>
      <w:r>
        <w:rPr>
          <w:rFonts w:ascii="Times New Roman" w:hAnsi="Times New Roman"/>
          <w:color w:val="000000"/>
          <w:sz w:val="20"/>
          <w:szCs w:val="20"/>
        </w:rPr>
        <w:t>ganization structures;</w:t>
      </w:r>
    </w:p>
    <w:p w:rsidR="00F42301" w:rsidRDefault="00F42301" w:rsidP="00721764">
      <w:pPr>
        <w:widowControl w:val="0"/>
        <w:autoSpaceDE w:val="0"/>
        <w:autoSpaceDN w:val="0"/>
        <w:adjustRightInd w:val="0"/>
        <w:spacing w:before="10" w:after="0"/>
        <w:ind w:left="933"/>
        <w:rPr>
          <w:rFonts w:ascii="Times New Roman" w:hAnsi="Times New Roman"/>
          <w:color w:val="000000"/>
          <w:sz w:val="20"/>
          <w:szCs w:val="20"/>
        </w:rPr>
      </w:pPr>
      <w:r>
        <w:rPr>
          <w:rFonts w:ascii="Times New Roman" w:hAnsi="Times New Roman"/>
          <w:color w:val="000000"/>
          <w:sz w:val="20"/>
          <w:szCs w:val="20"/>
        </w:rPr>
        <w:t xml:space="preserve">5.  </w:t>
      </w:r>
      <w:r>
        <w:rPr>
          <w:rFonts w:ascii="Times New Roman" w:hAnsi="Times New Roman"/>
          <w:color w:val="000000"/>
          <w:spacing w:val="2"/>
          <w:sz w:val="20"/>
          <w:szCs w:val="20"/>
        </w:rPr>
        <w:t xml:space="preserve"> </w:t>
      </w:r>
      <w:r>
        <w:rPr>
          <w:rFonts w:ascii="Times New Roman" w:hAnsi="Times New Roman"/>
          <w:color w:val="000000"/>
          <w:sz w:val="20"/>
          <w:szCs w:val="20"/>
        </w:rPr>
        <w:t>Instruction which fosters health, wellness, safety; and</w:t>
      </w:r>
    </w:p>
    <w:p w:rsidR="00F42301" w:rsidRDefault="00F42301" w:rsidP="00721764">
      <w:pPr>
        <w:widowControl w:val="0"/>
        <w:autoSpaceDE w:val="0"/>
        <w:autoSpaceDN w:val="0"/>
        <w:adjustRightInd w:val="0"/>
        <w:spacing w:before="10" w:after="0"/>
        <w:ind w:left="933"/>
        <w:rPr>
          <w:rFonts w:ascii="Times New Roman" w:hAnsi="Times New Roman"/>
          <w:color w:val="000000"/>
          <w:sz w:val="20"/>
          <w:szCs w:val="20"/>
        </w:rPr>
      </w:pPr>
      <w:r>
        <w:rPr>
          <w:rFonts w:ascii="Times New Roman" w:hAnsi="Times New Roman"/>
          <w:color w:val="000000"/>
          <w:sz w:val="20"/>
          <w:szCs w:val="20"/>
        </w:rPr>
        <w:t xml:space="preserve">6.  </w:t>
      </w:r>
      <w:r>
        <w:rPr>
          <w:rFonts w:ascii="Times New Roman" w:hAnsi="Times New Roman"/>
          <w:color w:val="000000"/>
          <w:spacing w:val="2"/>
          <w:sz w:val="20"/>
          <w:szCs w:val="20"/>
        </w:rPr>
        <w:t xml:space="preserve"> </w:t>
      </w:r>
      <w:r>
        <w:rPr>
          <w:rFonts w:ascii="Times New Roman" w:hAnsi="Times New Roman"/>
          <w:color w:val="000000"/>
          <w:sz w:val="20"/>
          <w:szCs w:val="20"/>
        </w:rPr>
        <w:t>Comprehensive guidance and support services.</w:t>
      </w:r>
    </w:p>
    <w:p w:rsidR="00F42301" w:rsidRDefault="00F42301" w:rsidP="00721764">
      <w:pPr>
        <w:widowControl w:val="0"/>
        <w:autoSpaceDE w:val="0"/>
        <w:autoSpaceDN w:val="0"/>
        <w:adjustRightInd w:val="0"/>
        <w:spacing w:before="10" w:after="0" w:line="250" w:lineRule="auto"/>
        <w:ind w:left="875" w:right="2313" w:firstLine="360"/>
        <w:rPr>
          <w:rFonts w:ascii="Times New Roman" w:hAnsi="Times New Roman"/>
          <w:color w:val="000000"/>
          <w:sz w:val="20"/>
          <w:szCs w:val="20"/>
        </w:rPr>
      </w:pPr>
      <w:r>
        <w:rPr>
          <w:rFonts w:ascii="Times New Roman" w:hAnsi="Times New Roman"/>
          <w:color w:val="000000"/>
          <w:sz w:val="20"/>
          <w:szCs w:val="20"/>
        </w:rPr>
        <w:t>This program leads to the</w:t>
      </w:r>
      <w:r>
        <w:rPr>
          <w:rFonts w:ascii="Times New Roman" w:hAnsi="Times New Roman"/>
          <w:color w:val="000000"/>
          <w:spacing w:val="-4"/>
          <w:sz w:val="20"/>
          <w:szCs w:val="20"/>
        </w:rPr>
        <w:t xml:space="preserve"> </w:t>
      </w:r>
      <w:r>
        <w:rPr>
          <w:rFonts w:ascii="Times New Roman" w:hAnsi="Times New Roman"/>
          <w:color w:val="000000"/>
          <w:spacing w:val="-18"/>
          <w:sz w:val="20"/>
          <w:szCs w:val="20"/>
        </w:rPr>
        <w:t>T</w:t>
      </w:r>
      <w:r>
        <w:rPr>
          <w:rFonts w:ascii="Times New Roman" w:hAnsi="Times New Roman"/>
          <w:color w:val="000000"/>
          <w:sz w:val="20"/>
          <w:szCs w:val="20"/>
        </w:rPr>
        <w:t>-5 certification in Middle Grades Education and is designed to prepare teachers to work with children in grades 4-8.</w:t>
      </w:r>
    </w:p>
    <w:p w:rsidR="00F42301" w:rsidRDefault="00F42301" w:rsidP="00721764">
      <w:pPr>
        <w:widowControl w:val="0"/>
        <w:autoSpaceDE w:val="0"/>
        <w:autoSpaceDN w:val="0"/>
        <w:adjustRightInd w:val="0"/>
        <w:spacing w:before="6" w:after="0" w:line="200" w:lineRule="exact"/>
        <w:rPr>
          <w:rFonts w:ascii="Times New Roman" w:hAnsi="Times New Roman"/>
          <w:color w:val="000000"/>
          <w:sz w:val="20"/>
          <w:szCs w:val="20"/>
        </w:rPr>
      </w:pPr>
    </w:p>
    <w:p w:rsidR="00F42301" w:rsidRDefault="00F42301" w:rsidP="00721764">
      <w:pPr>
        <w:widowControl w:val="0"/>
        <w:autoSpaceDE w:val="0"/>
        <w:autoSpaceDN w:val="0"/>
        <w:adjustRightInd w:val="0"/>
        <w:spacing w:after="0"/>
        <w:ind w:left="875"/>
        <w:rPr>
          <w:rFonts w:ascii="Times New Roman" w:hAnsi="Times New Roman"/>
          <w:color w:val="000000"/>
          <w:sz w:val="32"/>
          <w:szCs w:val="32"/>
        </w:rPr>
      </w:pPr>
      <w:r>
        <w:rPr>
          <w:rFonts w:ascii="Times New Roman" w:hAnsi="Times New Roman"/>
          <w:b/>
          <w:bCs/>
          <w:color w:val="000000"/>
          <w:sz w:val="32"/>
          <w:szCs w:val="32"/>
        </w:rPr>
        <w:t>PLANNED DEGREE PROGRAM</w:t>
      </w:r>
    </w:p>
    <w:p w:rsidR="00F42301" w:rsidRDefault="00F42301" w:rsidP="00721764">
      <w:pPr>
        <w:widowControl w:val="0"/>
        <w:tabs>
          <w:tab w:val="left" w:pos="8160"/>
        </w:tabs>
        <w:autoSpaceDE w:val="0"/>
        <w:autoSpaceDN w:val="0"/>
        <w:adjustRightInd w:val="0"/>
        <w:spacing w:before="26" w:after="0"/>
        <w:ind w:left="875"/>
        <w:rPr>
          <w:rFonts w:ascii="Times New Roman" w:hAnsi="Times New Roman"/>
          <w:color w:val="000000"/>
          <w:sz w:val="28"/>
          <w:szCs w:val="28"/>
        </w:rPr>
      </w:pPr>
      <w:r>
        <w:rPr>
          <w:rFonts w:ascii="Times New Roman" w:hAnsi="Times New Roman"/>
          <w:b/>
          <w:bCs/>
          <w:color w:val="000000"/>
          <w:sz w:val="28"/>
          <w:szCs w:val="28"/>
        </w:rPr>
        <w:t>A</w:t>
      </w:r>
      <w:r>
        <w:rPr>
          <w:rFonts w:ascii="Times New Roman" w:hAnsi="Times New Roman"/>
          <w:b/>
          <w:bCs/>
          <w:color w:val="000000"/>
          <w:spacing w:val="-5"/>
          <w:sz w:val="28"/>
          <w:szCs w:val="28"/>
        </w:rPr>
        <w:t>r</w:t>
      </w:r>
      <w:r>
        <w:rPr>
          <w:rFonts w:ascii="Times New Roman" w:hAnsi="Times New Roman"/>
          <w:b/>
          <w:bCs/>
          <w:color w:val="000000"/>
          <w:sz w:val="28"/>
          <w:szCs w:val="28"/>
        </w:rPr>
        <w:t>ea</w:t>
      </w:r>
      <w:r>
        <w:rPr>
          <w:rFonts w:ascii="Times New Roman" w:hAnsi="Times New Roman"/>
          <w:b/>
          <w:bCs/>
          <w:color w:val="000000"/>
          <w:spacing w:val="-15"/>
          <w:sz w:val="28"/>
          <w:szCs w:val="28"/>
        </w:rPr>
        <w:t xml:space="preserve"> </w:t>
      </w:r>
      <w:r>
        <w:rPr>
          <w:rFonts w:ascii="Times New Roman" w:hAnsi="Times New Roman"/>
          <w:b/>
          <w:bCs/>
          <w:color w:val="000000"/>
          <w:sz w:val="28"/>
          <w:szCs w:val="28"/>
        </w:rPr>
        <w:t>A</w:t>
      </w:r>
      <w:r>
        <w:rPr>
          <w:rFonts w:ascii="Times New Roman" w:hAnsi="Times New Roman"/>
          <w:b/>
          <w:bCs/>
          <w:color w:val="000000"/>
          <w:spacing w:val="-16"/>
          <w:sz w:val="28"/>
          <w:szCs w:val="28"/>
        </w:rPr>
        <w:t xml:space="preserve"> </w:t>
      </w:r>
      <w:r>
        <w:rPr>
          <w:rFonts w:ascii="Times New Roman" w:hAnsi="Times New Roman"/>
          <w:b/>
          <w:bCs/>
          <w:color w:val="000000"/>
          <w:sz w:val="28"/>
          <w:szCs w:val="28"/>
        </w:rPr>
        <w:t>- Natu</w:t>
      </w:r>
      <w:r>
        <w:rPr>
          <w:rFonts w:ascii="Times New Roman" w:hAnsi="Times New Roman"/>
          <w:b/>
          <w:bCs/>
          <w:color w:val="000000"/>
          <w:spacing w:val="-5"/>
          <w:sz w:val="28"/>
          <w:szCs w:val="28"/>
        </w:rPr>
        <w:t>r</w:t>
      </w:r>
      <w:r>
        <w:rPr>
          <w:rFonts w:ascii="Times New Roman" w:hAnsi="Times New Roman"/>
          <w:b/>
          <w:bCs/>
          <w:color w:val="000000"/>
          <w:sz w:val="28"/>
          <w:szCs w:val="28"/>
        </w:rPr>
        <w:t>e of the Learner</w:t>
      </w:r>
      <w:r>
        <w:rPr>
          <w:rFonts w:ascii="Times New Roman" w:hAnsi="Times New Roman"/>
          <w:b/>
          <w:bCs/>
          <w:color w:val="000000"/>
          <w:sz w:val="28"/>
          <w:szCs w:val="28"/>
        </w:rPr>
        <w:tab/>
        <w:t>3 hrs</w:t>
      </w:r>
    </w:p>
    <w:p w:rsidR="00F42301" w:rsidRDefault="00F42301" w:rsidP="00721764">
      <w:pPr>
        <w:widowControl w:val="0"/>
        <w:tabs>
          <w:tab w:val="left" w:pos="2300"/>
          <w:tab w:val="left" w:pos="3020"/>
        </w:tabs>
        <w:autoSpaceDE w:val="0"/>
        <w:autoSpaceDN w:val="0"/>
        <w:adjustRightInd w:val="0"/>
        <w:spacing w:before="37" w:after="0"/>
        <w:ind w:left="1235"/>
        <w:rPr>
          <w:rFonts w:ascii="Times New Roman" w:hAnsi="Times New Roman"/>
          <w:color w:val="000000"/>
          <w:sz w:val="20"/>
          <w:szCs w:val="20"/>
        </w:rPr>
      </w:pPr>
      <w:r>
        <w:rPr>
          <w:rFonts w:ascii="Times New Roman" w:hAnsi="Times New Roman"/>
          <w:color w:val="000000"/>
          <w:sz w:val="20"/>
          <w:szCs w:val="20"/>
        </w:rPr>
        <w:t>PSYC</w:t>
      </w:r>
      <w:r>
        <w:rPr>
          <w:rFonts w:ascii="Times New Roman" w:hAnsi="Times New Roman"/>
          <w:color w:val="000000"/>
          <w:sz w:val="20"/>
          <w:szCs w:val="20"/>
        </w:rPr>
        <w:tab/>
        <w:t>5530</w:t>
      </w:r>
      <w:r>
        <w:rPr>
          <w:rFonts w:ascii="Times New Roman" w:hAnsi="Times New Roman"/>
          <w:color w:val="000000"/>
          <w:sz w:val="20"/>
          <w:szCs w:val="20"/>
        </w:rPr>
        <w:tab/>
        <w:t>Adolescent Psychology</w:t>
      </w:r>
    </w:p>
    <w:p w:rsidR="00F42301" w:rsidRDefault="00F42301" w:rsidP="00721764">
      <w:pPr>
        <w:widowControl w:val="0"/>
        <w:tabs>
          <w:tab w:val="left" w:pos="2300"/>
          <w:tab w:val="left" w:pos="3020"/>
        </w:tabs>
        <w:autoSpaceDE w:val="0"/>
        <w:autoSpaceDN w:val="0"/>
        <w:adjustRightInd w:val="0"/>
        <w:spacing w:before="10" w:after="0"/>
        <w:ind w:left="1235"/>
        <w:rPr>
          <w:rFonts w:ascii="Times New Roman" w:hAnsi="Times New Roman"/>
          <w:color w:val="000000"/>
          <w:sz w:val="20"/>
          <w:szCs w:val="20"/>
        </w:rPr>
      </w:pPr>
      <w:r>
        <w:rPr>
          <w:rFonts w:ascii="Times New Roman" w:hAnsi="Times New Roman"/>
          <w:color w:val="000000"/>
          <w:sz w:val="20"/>
          <w:szCs w:val="20"/>
        </w:rPr>
        <w:t>SPED</w:t>
      </w:r>
      <w:r>
        <w:rPr>
          <w:rFonts w:ascii="Times New Roman" w:hAnsi="Times New Roman"/>
          <w:color w:val="000000"/>
          <w:sz w:val="20"/>
          <w:szCs w:val="20"/>
        </w:rPr>
        <w:tab/>
        <w:t>5547</w:t>
      </w:r>
      <w:r>
        <w:rPr>
          <w:rFonts w:ascii="Times New Roman" w:hAnsi="Times New Roman"/>
          <w:color w:val="000000"/>
          <w:sz w:val="20"/>
          <w:szCs w:val="20"/>
        </w:rPr>
        <w:tab/>
        <w:t>Behavioral Management of Exception Children</w:t>
      </w:r>
    </w:p>
    <w:p w:rsidR="00F42301" w:rsidRDefault="00F42301" w:rsidP="00721764">
      <w:pPr>
        <w:widowControl w:val="0"/>
        <w:tabs>
          <w:tab w:val="left" w:pos="2300"/>
          <w:tab w:val="left" w:pos="3020"/>
        </w:tabs>
        <w:autoSpaceDE w:val="0"/>
        <w:autoSpaceDN w:val="0"/>
        <w:adjustRightInd w:val="0"/>
        <w:spacing w:before="10" w:after="0"/>
        <w:ind w:left="1235"/>
        <w:rPr>
          <w:rFonts w:ascii="Times New Roman" w:hAnsi="Times New Roman"/>
          <w:color w:val="000000"/>
          <w:sz w:val="20"/>
          <w:szCs w:val="20"/>
        </w:rPr>
      </w:pPr>
      <w:r>
        <w:rPr>
          <w:rFonts w:ascii="Times New Roman" w:hAnsi="Times New Roman"/>
          <w:color w:val="000000"/>
          <w:sz w:val="20"/>
          <w:szCs w:val="20"/>
        </w:rPr>
        <w:t>PSYC</w:t>
      </w:r>
      <w:r>
        <w:rPr>
          <w:rFonts w:ascii="Times New Roman" w:hAnsi="Times New Roman"/>
          <w:color w:val="000000"/>
          <w:sz w:val="20"/>
          <w:szCs w:val="20"/>
        </w:rPr>
        <w:tab/>
        <w:t>5515</w:t>
      </w:r>
      <w:r>
        <w:rPr>
          <w:rFonts w:ascii="Times New Roman" w:hAnsi="Times New Roman"/>
          <w:color w:val="000000"/>
          <w:sz w:val="20"/>
          <w:szCs w:val="20"/>
        </w:rPr>
        <w:tab/>
        <w:t>Educational Psychology</w:t>
      </w:r>
    </w:p>
    <w:p w:rsidR="00F42301" w:rsidRDefault="00F42301" w:rsidP="00721764">
      <w:pPr>
        <w:widowControl w:val="0"/>
        <w:autoSpaceDE w:val="0"/>
        <w:autoSpaceDN w:val="0"/>
        <w:adjustRightInd w:val="0"/>
        <w:spacing w:before="6" w:after="0" w:line="220" w:lineRule="exact"/>
        <w:rPr>
          <w:rFonts w:ascii="Times New Roman" w:hAnsi="Times New Roman"/>
          <w:color w:val="000000"/>
        </w:rPr>
      </w:pPr>
    </w:p>
    <w:p w:rsidR="00F42301" w:rsidRDefault="00F42301" w:rsidP="00721764">
      <w:pPr>
        <w:widowControl w:val="0"/>
        <w:tabs>
          <w:tab w:val="left" w:pos="8160"/>
        </w:tabs>
        <w:autoSpaceDE w:val="0"/>
        <w:autoSpaceDN w:val="0"/>
        <w:adjustRightInd w:val="0"/>
        <w:spacing w:after="0"/>
        <w:ind w:left="875"/>
        <w:rPr>
          <w:rFonts w:ascii="Times New Roman" w:hAnsi="Times New Roman"/>
          <w:color w:val="000000"/>
          <w:sz w:val="28"/>
          <w:szCs w:val="28"/>
        </w:rPr>
      </w:pPr>
      <w:r>
        <w:rPr>
          <w:rFonts w:ascii="Times New Roman" w:hAnsi="Times New Roman"/>
          <w:b/>
          <w:bCs/>
          <w:color w:val="000000"/>
          <w:sz w:val="28"/>
          <w:szCs w:val="28"/>
        </w:rPr>
        <w:t>A</w:t>
      </w:r>
      <w:r>
        <w:rPr>
          <w:rFonts w:ascii="Times New Roman" w:hAnsi="Times New Roman"/>
          <w:b/>
          <w:bCs/>
          <w:color w:val="000000"/>
          <w:spacing w:val="-5"/>
          <w:sz w:val="28"/>
          <w:szCs w:val="28"/>
        </w:rPr>
        <w:t>r</w:t>
      </w:r>
      <w:r>
        <w:rPr>
          <w:rFonts w:ascii="Times New Roman" w:hAnsi="Times New Roman"/>
          <w:b/>
          <w:bCs/>
          <w:color w:val="000000"/>
          <w:sz w:val="28"/>
          <w:szCs w:val="28"/>
        </w:rPr>
        <w:t>ea B - P</w:t>
      </w:r>
      <w:r>
        <w:rPr>
          <w:rFonts w:ascii="Times New Roman" w:hAnsi="Times New Roman"/>
          <w:b/>
          <w:bCs/>
          <w:color w:val="000000"/>
          <w:spacing w:val="-5"/>
          <w:sz w:val="28"/>
          <w:szCs w:val="28"/>
        </w:rPr>
        <w:t>r</w:t>
      </w:r>
      <w:r>
        <w:rPr>
          <w:rFonts w:ascii="Times New Roman" w:hAnsi="Times New Roman"/>
          <w:b/>
          <w:bCs/>
          <w:color w:val="000000"/>
          <w:sz w:val="28"/>
          <w:szCs w:val="28"/>
        </w:rPr>
        <w:t>ograms and P</w:t>
      </w:r>
      <w:r>
        <w:rPr>
          <w:rFonts w:ascii="Times New Roman" w:hAnsi="Times New Roman"/>
          <w:b/>
          <w:bCs/>
          <w:color w:val="000000"/>
          <w:spacing w:val="-5"/>
          <w:sz w:val="28"/>
          <w:szCs w:val="28"/>
        </w:rPr>
        <w:t>r</w:t>
      </w:r>
      <w:r>
        <w:rPr>
          <w:rFonts w:ascii="Times New Roman" w:hAnsi="Times New Roman"/>
          <w:b/>
          <w:bCs/>
          <w:color w:val="000000"/>
          <w:sz w:val="28"/>
          <w:szCs w:val="28"/>
        </w:rPr>
        <w:t>oblems of the School</w:t>
      </w:r>
      <w:r>
        <w:rPr>
          <w:rFonts w:ascii="Times New Roman" w:hAnsi="Times New Roman"/>
          <w:b/>
          <w:bCs/>
          <w:color w:val="000000"/>
          <w:sz w:val="28"/>
          <w:szCs w:val="28"/>
        </w:rPr>
        <w:tab/>
        <w:t>6 hrs</w:t>
      </w:r>
    </w:p>
    <w:p w:rsidR="00F42301" w:rsidRDefault="00F42301" w:rsidP="00721764">
      <w:pPr>
        <w:widowControl w:val="0"/>
        <w:tabs>
          <w:tab w:val="left" w:pos="2300"/>
          <w:tab w:val="left" w:pos="3020"/>
        </w:tabs>
        <w:autoSpaceDE w:val="0"/>
        <w:autoSpaceDN w:val="0"/>
        <w:adjustRightInd w:val="0"/>
        <w:spacing w:before="37" w:after="0"/>
        <w:ind w:left="1235"/>
        <w:rPr>
          <w:rFonts w:ascii="Times New Roman" w:hAnsi="Times New Roman"/>
          <w:color w:val="000000"/>
          <w:sz w:val="20"/>
          <w:szCs w:val="20"/>
        </w:rPr>
      </w:pPr>
      <w:r>
        <w:rPr>
          <w:rFonts w:ascii="Times New Roman" w:hAnsi="Times New Roman"/>
          <w:color w:val="000000"/>
          <w:sz w:val="20"/>
          <w:szCs w:val="20"/>
        </w:rPr>
        <w:t>EDUC</w:t>
      </w:r>
      <w:r>
        <w:rPr>
          <w:rFonts w:ascii="Times New Roman" w:hAnsi="Times New Roman"/>
          <w:color w:val="000000"/>
          <w:sz w:val="20"/>
          <w:szCs w:val="20"/>
        </w:rPr>
        <w:tab/>
        <w:t>5509</w:t>
      </w:r>
      <w:r>
        <w:rPr>
          <w:rFonts w:ascii="Times New Roman" w:hAnsi="Times New Roman"/>
          <w:color w:val="000000"/>
          <w:sz w:val="20"/>
          <w:szCs w:val="20"/>
        </w:rPr>
        <w:tab/>
        <w:t>Philosophy of</w:t>
      </w:r>
      <w:r>
        <w:rPr>
          <w:rFonts w:ascii="Times New Roman" w:hAnsi="Times New Roman"/>
          <w:color w:val="000000"/>
          <w:spacing w:val="-11"/>
          <w:sz w:val="20"/>
          <w:szCs w:val="20"/>
        </w:rPr>
        <w:t xml:space="preserve"> </w:t>
      </w:r>
      <w:r>
        <w:rPr>
          <w:rFonts w:ascii="Times New Roman" w:hAnsi="Times New Roman"/>
          <w:color w:val="000000"/>
          <w:sz w:val="20"/>
          <w:szCs w:val="20"/>
        </w:rPr>
        <w:t>American Education</w:t>
      </w:r>
    </w:p>
    <w:p w:rsidR="00F42301" w:rsidRDefault="00F42301" w:rsidP="00721764">
      <w:pPr>
        <w:widowControl w:val="0"/>
        <w:tabs>
          <w:tab w:val="left" w:pos="2300"/>
          <w:tab w:val="left" w:pos="3020"/>
        </w:tabs>
        <w:autoSpaceDE w:val="0"/>
        <w:autoSpaceDN w:val="0"/>
        <w:adjustRightInd w:val="0"/>
        <w:spacing w:before="10" w:after="0"/>
        <w:ind w:left="1235"/>
        <w:rPr>
          <w:rFonts w:ascii="Times New Roman" w:hAnsi="Times New Roman"/>
          <w:color w:val="000000"/>
          <w:sz w:val="20"/>
          <w:szCs w:val="20"/>
        </w:rPr>
      </w:pPr>
      <w:r>
        <w:rPr>
          <w:rFonts w:ascii="Times New Roman" w:hAnsi="Times New Roman"/>
          <w:color w:val="000000"/>
          <w:sz w:val="20"/>
          <w:szCs w:val="20"/>
        </w:rPr>
        <w:t>MGED</w:t>
      </w:r>
      <w:r>
        <w:rPr>
          <w:rFonts w:ascii="Times New Roman" w:hAnsi="Times New Roman"/>
          <w:color w:val="000000"/>
          <w:sz w:val="20"/>
          <w:szCs w:val="20"/>
        </w:rPr>
        <w:tab/>
        <w:t>5541</w:t>
      </w:r>
      <w:r>
        <w:rPr>
          <w:rFonts w:ascii="Times New Roman" w:hAnsi="Times New Roman"/>
          <w:color w:val="000000"/>
          <w:sz w:val="20"/>
          <w:szCs w:val="20"/>
        </w:rPr>
        <w:tab/>
        <w:t>Nature &amp; Curriculum Needs of Middle Grade Students</w:t>
      </w:r>
    </w:p>
    <w:p w:rsidR="00F42301" w:rsidRDefault="00F42301" w:rsidP="00721764">
      <w:pPr>
        <w:widowControl w:val="0"/>
        <w:autoSpaceDE w:val="0"/>
        <w:autoSpaceDN w:val="0"/>
        <w:adjustRightInd w:val="0"/>
        <w:spacing w:before="6" w:after="0" w:line="220" w:lineRule="exact"/>
        <w:rPr>
          <w:rFonts w:ascii="Times New Roman" w:hAnsi="Times New Roman"/>
          <w:color w:val="000000"/>
        </w:rPr>
      </w:pPr>
    </w:p>
    <w:p w:rsidR="00F42301" w:rsidRDefault="00F42301" w:rsidP="00721764">
      <w:pPr>
        <w:widowControl w:val="0"/>
        <w:tabs>
          <w:tab w:val="left" w:pos="8020"/>
        </w:tabs>
        <w:autoSpaceDE w:val="0"/>
        <w:autoSpaceDN w:val="0"/>
        <w:adjustRightInd w:val="0"/>
        <w:spacing w:after="0"/>
        <w:ind w:left="875"/>
        <w:rPr>
          <w:rFonts w:ascii="Times New Roman" w:hAnsi="Times New Roman"/>
          <w:color w:val="000000"/>
          <w:sz w:val="28"/>
          <w:szCs w:val="28"/>
        </w:rPr>
      </w:pPr>
      <w:r>
        <w:rPr>
          <w:rFonts w:ascii="Times New Roman" w:hAnsi="Times New Roman"/>
          <w:b/>
          <w:bCs/>
          <w:color w:val="000000"/>
          <w:sz w:val="28"/>
          <w:szCs w:val="28"/>
        </w:rPr>
        <w:t>A</w:t>
      </w:r>
      <w:r>
        <w:rPr>
          <w:rFonts w:ascii="Times New Roman" w:hAnsi="Times New Roman"/>
          <w:b/>
          <w:bCs/>
          <w:color w:val="000000"/>
          <w:spacing w:val="-5"/>
          <w:sz w:val="28"/>
          <w:szCs w:val="28"/>
        </w:rPr>
        <w:t>r</w:t>
      </w:r>
      <w:r>
        <w:rPr>
          <w:rFonts w:ascii="Times New Roman" w:hAnsi="Times New Roman"/>
          <w:b/>
          <w:bCs/>
          <w:color w:val="000000"/>
          <w:sz w:val="28"/>
          <w:szCs w:val="28"/>
        </w:rPr>
        <w:t>ea C -</w:t>
      </w:r>
      <w:r>
        <w:rPr>
          <w:rFonts w:ascii="Times New Roman" w:hAnsi="Times New Roman"/>
          <w:b/>
          <w:bCs/>
          <w:color w:val="000000"/>
          <w:spacing w:val="-5"/>
          <w:sz w:val="28"/>
          <w:szCs w:val="28"/>
        </w:rPr>
        <w:t xml:space="preserve"> </w:t>
      </w:r>
      <w:r>
        <w:rPr>
          <w:rFonts w:ascii="Times New Roman" w:hAnsi="Times New Roman"/>
          <w:b/>
          <w:bCs/>
          <w:color w:val="000000"/>
          <w:spacing w:val="-26"/>
          <w:sz w:val="28"/>
          <w:szCs w:val="28"/>
        </w:rPr>
        <w:t>T</w:t>
      </w:r>
      <w:r>
        <w:rPr>
          <w:rFonts w:ascii="Times New Roman" w:hAnsi="Times New Roman"/>
          <w:b/>
          <w:bCs/>
          <w:color w:val="000000"/>
          <w:sz w:val="28"/>
          <w:szCs w:val="28"/>
        </w:rPr>
        <w:t>eaching Field (Minimum of 15 hours)</w:t>
      </w:r>
      <w:r>
        <w:rPr>
          <w:rFonts w:ascii="Times New Roman" w:hAnsi="Times New Roman"/>
          <w:b/>
          <w:bCs/>
          <w:color w:val="000000"/>
          <w:sz w:val="28"/>
          <w:szCs w:val="28"/>
        </w:rPr>
        <w:tab/>
        <w:t>15 hrs</w:t>
      </w:r>
    </w:p>
    <w:p w:rsidR="00F42301" w:rsidRDefault="00F42301" w:rsidP="00721764">
      <w:pPr>
        <w:widowControl w:val="0"/>
        <w:autoSpaceDE w:val="0"/>
        <w:autoSpaceDN w:val="0"/>
        <w:adjustRightInd w:val="0"/>
        <w:spacing w:before="18" w:after="0" w:line="260" w:lineRule="exact"/>
        <w:rPr>
          <w:rFonts w:ascii="Times New Roman" w:hAnsi="Times New Roman"/>
          <w:color w:val="000000"/>
          <w:sz w:val="26"/>
          <w:szCs w:val="26"/>
        </w:rPr>
      </w:pPr>
    </w:p>
    <w:p w:rsidR="00F42301" w:rsidRDefault="00F42301" w:rsidP="00721764">
      <w:pPr>
        <w:widowControl w:val="0"/>
        <w:autoSpaceDE w:val="0"/>
        <w:autoSpaceDN w:val="0"/>
        <w:adjustRightInd w:val="0"/>
        <w:spacing w:after="0"/>
        <w:ind w:left="1235"/>
        <w:rPr>
          <w:rFonts w:ascii="Times New Roman" w:hAnsi="Times New Roman"/>
          <w:color w:val="000000"/>
          <w:sz w:val="20"/>
          <w:szCs w:val="20"/>
        </w:rPr>
      </w:pPr>
      <w:r>
        <w:rPr>
          <w:rFonts w:ascii="Times New Roman" w:hAnsi="Times New Roman"/>
          <w:b/>
          <w:bCs/>
          <w:color w:val="000000"/>
          <w:sz w:val="20"/>
          <w:szCs w:val="20"/>
        </w:rPr>
        <w:t>Mathematics</w:t>
      </w:r>
    </w:p>
    <w:tbl>
      <w:tblPr>
        <w:tblW w:w="0" w:type="auto"/>
        <w:tblInd w:w="1195" w:type="dxa"/>
        <w:tblLayout w:type="fixed"/>
        <w:tblCellMar>
          <w:left w:w="0" w:type="dxa"/>
          <w:right w:w="0" w:type="dxa"/>
        </w:tblCellMar>
        <w:tblLook w:val="0000"/>
      </w:tblPr>
      <w:tblGrid>
        <w:gridCol w:w="875"/>
        <w:gridCol w:w="805"/>
        <w:gridCol w:w="5504"/>
      </w:tblGrid>
      <w:tr w:rsidR="00F42301" w:rsidRPr="00FA7AC7" w:rsidTr="00B67EC4">
        <w:trPr>
          <w:trHeight w:hRule="exact" w:val="261"/>
        </w:trPr>
        <w:tc>
          <w:tcPr>
            <w:tcW w:w="875" w:type="dxa"/>
            <w:tcBorders>
              <w:top w:val="nil"/>
              <w:left w:val="nil"/>
              <w:bottom w:val="nil"/>
              <w:right w:val="nil"/>
            </w:tcBorders>
          </w:tcPr>
          <w:p w:rsidR="00F42301" w:rsidRPr="00FA7AC7" w:rsidRDefault="00F42301" w:rsidP="00B67EC4">
            <w:pPr>
              <w:widowControl w:val="0"/>
              <w:autoSpaceDE w:val="0"/>
              <w:autoSpaceDN w:val="0"/>
              <w:adjustRightInd w:val="0"/>
              <w:spacing w:before="7" w:after="0"/>
              <w:ind w:left="40"/>
              <w:rPr>
                <w:rFonts w:ascii="Times New Roman" w:hAnsi="Times New Roman"/>
                <w:sz w:val="24"/>
                <w:szCs w:val="24"/>
              </w:rPr>
            </w:pPr>
            <w:r w:rsidRPr="00FA7AC7">
              <w:rPr>
                <w:rFonts w:ascii="Times New Roman" w:hAnsi="Times New Roman"/>
                <w:sz w:val="20"/>
                <w:szCs w:val="20"/>
              </w:rPr>
              <w:t>MGED</w:t>
            </w:r>
          </w:p>
        </w:tc>
        <w:tc>
          <w:tcPr>
            <w:tcW w:w="805" w:type="dxa"/>
            <w:tcBorders>
              <w:top w:val="nil"/>
              <w:left w:val="nil"/>
              <w:bottom w:val="nil"/>
              <w:right w:val="nil"/>
            </w:tcBorders>
          </w:tcPr>
          <w:p w:rsidR="00F42301" w:rsidRPr="00FA7AC7" w:rsidRDefault="00F42301" w:rsidP="00B67EC4">
            <w:pPr>
              <w:widowControl w:val="0"/>
              <w:autoSpaceDE w:val="0"/>
              <w:autoSpaceDN w:val="0"/>
              <w:adjustRightInd w:val="0"/>
              <w:spacing w:before="7" w:after="0"/>
              <w:ind w:left="246"/>
              <w:rPr>
                <w:rFonts w:ascii="Times New Roman" w:hAnsi="Times New Roman"/>
                <w:sz w:val="24"/>
                <w:szCs w:val="24"/>
              </w:rPr>
            </w:pPr>
            <w:r w:rsidRPr="00FA7AC7">
              <w:rPr>
                <w:rFonts w:ascii="Times New Roman" w:hAnsi="Times New Roman"/>
                <w:sz w:val="20"/>
                <w:szCs w:val="20"/>
              </w:rPr>
              <w:t>5532</w:t>
            </w:r>
          </w:p>
        </w:tc>
        <w:tc>
          <w:tcPr>
            <w:tcW w:w="5504" w:type="dxa"/>
            <w:tcBorders>
              <w:top w:val="nil"/>
              <w:left w:val="nil"/>
              <w:bottom w:val="nil"/>
              <w:right w:val="nil"/>
            </w:tcBorders>
          </w:tcPr>
          <w:p w:rsidR="00F42301" w:rsidRPr="00FA7AC7" w:rsidRDefault="00F42301" w:rsidP="00B67EC4">
            <w:pPr>
              <w:widowControl w:val="0"/>
              <w:autoSpaceDE w:val="0"/>
              <w:autoSpaceDN w:val="0"/>
              <w:adjustRightInd w:val="0"/>
              <w:spacing w:before="7" w:after="0"/>
              <w:ind w:left="160"/>
              <w:rPr>
                <w:rFonts w:ascii="Times New Roman" w:hAnsi="Times New Roman"/>
                <w:sz w:val="24"/>
                <w:szCs w:val="24"/>
              </w:rPr>
            </w:pPr>
            <w:r w:rsidRPr="00FA7AC7">
              <w:rPr>
                <w:rFonts w:ascii="Times New Roman" w:hAnsi="Times New Roman"/>
                <w:sz w:val="20"/>
                <w:szCs w:val="20"/>
              </w:rPr>
              <w:t>Methods &amp; Materials for</w:t>
            </w:r>
            <w:r w:rsidRPr="00FA7AC7">
              <w:rPr>
                <w:rFonts w:ascii="Times New Roman" w:hAnsi="Times New Roman"/>
                <w:spacing w:val="-4"/>
                <w:sz w:val="20"/>
                <w:szCs w:val="20"/>
              </w:rPr>
              <w:t xml:space="preserve"> </w:t>
            </w:r>
            <w:r w:rsidRPr="00FA7AC7">
              <w:rPr>
                <w:rFonts w:ascii="Times New Roman" w:hAnsi="Times New Roman"/>
                <w:spacing w:val="-14"/>
                <w:sz w:val="20"/>
                <w:szCs w:val="20"/>
              </w:rPr>
              <w:t>T</w:t>
            </w:r>
            <w:r w:rsidRPr="00FA7AC7">
              <w:rPr>
                <w:rFonts w:ascii="Times New Roman" w:hAnsi="Times New Roman"/>
                <w:sz w:val="20"/>
                <w:szCs w:val="20"/>
              </w:rPr>
              <w:t>eaching Mathematics in Middle Grades</w:t>
            </w:r>
          </w:p>
        </w:tc>
      </w:tr>
      <w:tr w:rsidR="00F42301" w:rsidRPr="00FA7AC7" w:rsidTr="00B67EC4">
        <w:trPr>
          <w:trHeight w:hRule="exact" w:val="320"/>
        </w:trPr>
        <w:tc>
          <w:tcPr>
            <w:tcW w:w="875" w:type="dxa"/>
            <w:tcBorders>
              <w:top w:val="nil"/>
              <w:left w:val="nil"/>
              <w:bottom w:val="nil"/>
              <w:right w:val="nil"/>
            </w:tcBorders>
          </w:tcPr>
          <w:p w:rsidR="00F42301" w:rsidRPr="00FA7AC7" w:rsidRDefault="00F42301" w:rsidP="00B67EC4">
            <w:pPr>
              <w:widowControl w:val="0"/>
              <w:autoSpaceDE w:val="0"/>
              <w:autoSpaceDN w:val="0"/>
              <w:adjustRightInd w:val="0"/>
              <w:spacing w:after="0" w:line="217" w:lineRule="exact"/>
              <w:ind w:left="40"/>
              <w:rPr>
                <w:rFonts w:ascii="Times New Roman" w:hAnsi="Times New Roman"/>
                <w:sz w:val="24"/>
                <w:szCs w:val="24"/>
              </w:rPr>
            </w:pPr>
            <w:r w:rsidRPr="00FA7AC7">
              <w:rPr>
                <w:rFonts w:ascii="Times New Roman" w:hAnsi="Times New Roman"/>
                <w:sz w:val="20"/>
                <w:szCs w:val="20"/>
              </w:rPr>
              <w:t>MGED</w:t>
            </w:r>
          </w:p>
        </w:tc>
        <w:tc>
          <w:tcPr>
            <w:tcW w:w="805" w:type="dxa"/>
            <w:tcBorders>
              <w:top w:val="nil"/>
              <w:left w:val="nil"/>
              <w:bottom w:val="nil"/>
              <w:right w:val="nil"/>
            </w:tcBorders>
          </w:tcPr>
          <w:p w:rsidR="00F42301" w:rsidRPr="00FA7AC7" w:rsidRDefault="00F42301" w:rsidP="00B67EC4">
            <w:pPr>
              <w:widowControl w:val="0"/>
              <w:autoSpaceDE w:val="0"/>
              <w:autoSpaceDN w:val="0"/>
              <w:adjustRightInd w:val="0"/>
              <w:spacing w:after="0" w:line="217" w:lineRule="exact"/>
              <w:ind w:left="246"/>
              <w:rPr>
                <w:rFonts w:ascii="Times New Roman" w:hAnsi="Times New Roman"/>
                <w:sz w:val="24"/>
                <w:szCs w:val="24"/>
              </w:rPr>
            </w:pPr>
            <w:r w:rsidRPr="00FA7AC7">
              <w:rPr>
                <w:rFonts w:ascii="Times New Roman" w:hAnsi="Times New Roman"/>
                <w:sz w:val="20"/>
                <w:szCs w:val="20"/>
              </w:rPr>
              <w:t>5530</w:t>
            </w:r>
          </w:p>
        </w:tc>
        <w:tc>
          <w:tcPr>
            <w:tcW w:w="5504" w:type="dxa"/>
            <w:tcBorders>
              <w:top w:val="nil"/>
              <w:left w:val="nil"/>
              <w:bottom w:val="nil"/>
              <w:right w:val="nil"/>
            </w:tcBorders>
          </w:tcPr>
          <w:p w:rsidR="00F42301" w:rsidRPr="00FA7AC7" w:rsidRDefault="00F42301" w:rsidP="00B67EC4">
            <w:pPr>
              <w:widowControl w:val="0"/>
              <w:autoSpaceDE w:val="0"/>
              <w:autoSpaceDN w:val="0"/>
              <w:adjustRightInd w:val="0"/>
              <w:spacing w:after="0" w:line="217" w:lineRule="exact"/>
              <w:ind w:left="160"/>
              <w:rPr>
                <w:rFonts w:ascii="Times New Roman" w:hAnsi="Times New Roman"/>
                <w:sz w:val="24"/>
                <w:szCs w:val="24"/>
              </w:rPr>
            </w:pPr>
            <w:r w:rsidRPr="00FA7AC7">
              <w:rPr>
                <w:rFonts w:ascii="Times New Roman" w:hAnsi="Times New Roman"/>
                <w:sz w:val="20"/>
                <w:szCs w:val="20"/>
              </w:rPr>
              <w:t>Math Concepts in Middle Childhood Education</w:t>
            </w:r>
          </w:p>
        </w:tc>
      </w:tr>
    </w:tbl>
    <w:p w:rsidR="00F42301" w:rsidRDefault="00F42301" w:rsidP="00721764">
      <w:pPr>
        <w:widowControl w:val="0"/>
        <w:autoSpaceDE w:val="0"/>
        <w:autoSpaceDN w:val="0"/>
        <w:adjustRightInd w:val="0"/>
        <w:spacing w:after="0"/>
        <w:rPr>
          <w:rFonts w:ascii="Times New Roman" w:hAnsi="Times New Roman"/>
          <w:sz w:val="24"/>
          <w:szCs w:val="24"/>
        </w:rPr>
        <w:sectPr w:rsidR="00F42301">
          <w:pgSz w:w="12240" w:h="15840"/>
          <w:pgMar w:top="280" w:right="180" w:bottom="280" w:left="1300" w:header="0" w:footer="955" w:gutter="0"/>
          <w:cols w:space="720" w:equalWidth="0">
            <w:col w:w="10760"/>
          </w:cols>
          <w:noEndnote/>
        </w:sectPr>
      </w:pPr>
    </w:p>
    <w:tbl>
      <w:tblPr>
        <w:tblW w:w="0" w:type="auto"/>
        <w:tblInd w:w="113" w:type="dxa"/>
        <w:tblLayout w:type="fixed"/>
        <w:tblCellMar>
          <w:left w:w="0" w:type="dxa"/>
          <w:right w:w="0" w:type="dxa"/>
        </w:tblCellMar>
        <w:tblLook w:val="0000"/>
      </w:tblPr>
      <w:tblGrid>
        <w:gridCol w:w="1085"/>
        <w:gridCol w:w="4560"/>
        <w:gridCol w:w="4858"/>
      </w:tblGrid>
      <w:tr w:rsidR="00F42301" w:rsidRPr="00FA7AC7" w:rsidTr="00B67EC4">
        <w:trPr>
          <w:trHeight w:hRule="exact" w:val="235"/>
        </w:trPr>
        <w:tc>
          <w:tcPr>
            <w:tcW w:w="1085" w:type="dxa"/>
            <w:tcBorders>
              <w:top w:val="nil"/>
              <w:left w:val="nil"/>
              <w:bottom w:val="single" w:sz="4" w:space="0" w:color="191919"/>
              <w:right w:val="single" w:sz="4" w:space="0" w:color="191919"/>
            </w:tcBorders>
          </w:tcPr>
          <w:p w:rsidR="00F42301" w:rsidRPr="00FA7AC7" w:rsidRDefault="00F42301" w:rsidP="00B67EC4">
            <w:pPr>
              <w:widowControl w:val="0"/>
              <w:autoSpaceDE w:val="0"/>
              <w:autoSpaceDN w:val="0"/>
              <w:adjustRightInd w:val="0"/>
              <w:spacing w:after="0"/>
              <w:rPr>
                <w:rFonts w:ascii="Times New Roman" w:hAnsi="Times New Roman"/>
                <w:sz w:val="24"/>
                <w:szCs w:val="24"/>
              </w:rPr>
            </w:pPr>
          </w:p>
        </w:tc>
        <w:tc>
          <w:tcPr>
            <w:tcW w:w="4560" w:type="dxa"/>
            <w:vMerge w:val="restart"/>
            <w:tcBorders>
              <w:top w:val="single" w:sz="4" w:space="0" w:color="191919"/>
              <w:left w:val="single" w:sz="4" w:space="0" w:color="191919"/>
              <w:bottom w:val="single" w:sz="4" w:space="0" w:color="191919"/>
              <w:right w:val="single" w:sz="4" w:space="0" w:color="191919"/>
            </w:tcBorders>
          </w:tcPr>
          <w:p w:rsidR="00F42301" w:rsidRPr="00FA7AC7" w:rsidRDefault="00F42301" w:rsidP="00B67EC4">
            <w:pPr>
              <w:widowControl w:val="0"/>
              <w:autoSpaceDE w:val="0"/>
              <w:autoSpaceDN w:val="0"/>
              <w:adjustRightInd w:val="0"/>
              <w:spacing w:after="0" w:line="344" w:lineRule="exact"/>
              <w:ind w:left="637" w:right="1331"/>
              <w:jc w:val="center"/>
              <w:rPr>
                <w:rFonts w:ascii="Times New Roman" w:hAnsi="Times New Roman"/>
                <w:color w:val="000000"/>
                <w:sz w:val="27"/>
                <w:szCs w:val="27"/>
              </w:rPr>
            </w:pPr>
            <w:r w:rsidRPr="00FA7AC7">
              <w:rPr>
                <w:rFonts w:ascii="Times New Roman" w:hAnsi="Times New Roman"/>
                <w:b/>
                <w:bCs/>
                <w:color w:val="191919"/>
                <w:sz w:val="36"/>
                <w:szCs w:val="36"/>
              </w:rPr>
              <w:t>M</w:t>
            </w:r>
            <w:r w:rsidRPr="00FA7AC7">
              <w:rPr>
                <w:rFonts w:ascii="Times New Roman" w:hAnsi="Times New Roman"/>
                <w:b/>
                <w:bCs/>
                <w:color w:val="191919"/>
                <w:sz w:val="27"/>
                <w:szCs w:val="27"/>
              </w:rPr>
              <w:t>IDDLE</w:t>
            </w:r>
            <w:r w:rsidRPr="00FA7AC7">
              <w:rPr>
                <w:rFonts w:ascii="Times New Roman" w:hAnsi="Times New Roman"/>
                <w:b/>
                <w:bCs/>
                <w:color w:val="191919"/>
                <w:spacing w:val="23"/>
                <w:sz w:val="27"/>
                <w:szCs w:val="27"/>
              </w:rPr>
              <w:t xml:space="preserve"> </w:t>
            </w:r>
            <w:r w:rsidRPr="00FA7AC7">
              <w:rPr>
                <w:rFonts w:ascii="Times New Roman" w:hAnsi="Times New Roman"/>
                <w:b/>
                <w:bCs/>
                <w:color w:val="191919"/>
                <w:sz w:val="36"/>
                <w:szCs w:val="36"/>
              </w:rPr>
              <w:t>G</w:t>
            </w:r>
            <w:r w:rsidRPr="00FA7AC7">
              <w:rPr>
                <w:rFonts w:ascii="Times New Roman" w:hAnsi="Times New Roman"/>
                <w:b/>
                <w:bCs/>
                <w:color w:val="191919"/>
                <w:sz w:val="27"/>
                <w:szCs w:val="27"/>
              </w:rPr>
              <w:t>RADES</w:t>
            </w:r>
          </w:p>
          <w:p w:rsidR="00F42301" w:rsidRPr="00FA7AC7" w:rsidRDefault="00F42301" w:rsidP="00B67EC4">
            <w:pPr>
              <w:widowControl w:val="0"/>
              <w:autoSpaceDE w:val="0"/>
              <w:autoSpaceDN w:val="0"/>
              <w:adjustRightInd w:val="0"/>
              <w:spacing w:after="0" w:line="348" w:lineRule="exact"/>
              <w:ind w:left="1081" w:right="1685"/>
              <w:jc w:val="center"/>
              <w:rPr>
                <w:rFonts w:ascii="Times New Roman" w:hAnsi="Times New Roman"/>
                <w:sz w:val="24"/>
                <w:szCs w:val="24"/>
              </w:rPr>
            </w:pPr>
            <w:r w:rsidRPr="00FA7AC7">
              <w:rPr>
                <w:rFonts w:ascii="Times New Roman" w:hAnsi="Times New Roman"/>
                <w:b/>
                <w:bCs/>
                <w:color w:val="191919"/>
                <w:position w:val="1"/>
                <w:sz w:val="36"/>
                <w:szCs w:val="36"/>
              </w:rPr>
              <w:t>E</w:t>
            </w:r>
            <w:r w:rsidRPr="00FA7AC7">
              <w:rPr>
                <w:rFonts w:ascii="Times New Roman" w:hAnsi="Times New Roman"/>
                <w:b/>
                <w:bCs/>
                <w:color w:val="191919"/>
                <w:position w:val="1"/>
                <w:sz w:val="27"/>
                <w:szCs w:val="27"/>
              </w:rPr>
              <w:t>DUC</w:t>
            </w:r>
            <w:r w:rsidRPr="00FA7AC7">
              <w:rPr>
                <w:rFonts w:ascii="Times New Roman" w:hAnsi="Times New Roman"/>
                <w:b/>
                <w:bCs/>
                <w:color w:val="191919"/>
                <w:spacing w:val="-20"/>
                <w:position w:val="1"/>
                <w:sz w:val="27"/>
                <w:szCs w:val="27"/>
              </w:rPr>
              <w:t>A</w:t>
            </w:r>
            <w:r w:rsidRPr="00FA7AC7">
              <w:rPr>
                <w:rFonts w:ascii="Times New Roman" w:hAnsi="Times New Roman"/>
                <w:b/>
                <w:bCs/>
                <w:color w:val="191919"/>
                <w:position w:val="1"/>
                <w:sz w:val="27"/>
                <w:szCs w:val="27"/>
              </w:rPr>
              <w:t>TION</w:t>
            </w:r>
          </w:p>
        </w:tc>
        <w:tc>
          <w:tcPr>
            <w:tcW w:w="4858" w:type="dxa"/>
            <w:tcBorders>
              <w:top w:val="nil"/>
              <w:left w:val="single" w:sz="4" w:space="0" w:color="191919"/>
              <w:bottom w:val="single" w:sz="4" w:space="0" w:color="191919"/>
              <w:right w:val="nil"/>
            </w:tcBorders>
          </w:tcPr>
          <w:p w:rsidR="00F42301" w:rsidRPr="00FA7AC7" w:rsidRDefault="00F42301" w:rsidP="00B67EC4">
            <w:pPr>
              <w:widowControl w:val="0"/>
              <w:autoSpaceDE w:val="0"/>
              <w:autoSpaceDN w:val="0"/>
              <w:adjustRightInd w:val="0"/>
              <w:spacing w:after="0"/>
              <w:rPr>
                <w:rFonts w:ascii="Times New Roman" w:hAnsi="Times New Roman"/>
                <w:sz w:val="24"/>
                <w:szCs w:val="24"/>
              </w:rPr>
            </w:pPr>
          </w:p>
        </w:tc>
      </w:tr>
      <w:tr w:rsidR="00F42301" w:rsidRPr="00FA7AC7" w:rsidTr="00B67EC4">
        <w:trPr>
          <w:trHeight w:hRule="exact" w:val="256"/>
        </w:trPr>
        <w:tc>
          <w:tcPr>
            <w:tcW w:w="1085" w:type="dxa"/>
            <w:tcBorders>
              <w:top w:val="single" w:sz="4" w:space="0" w:color="191919"/>
              <w:left w:val="nil"/>
              <w:bottom w:val="single" w:sz="4" w:space="0" w:color="191919"/>
              <w:right w:val="single" w:sz="4" w:space="0" w:color="191919"/>
            </w:tcBorders>
          </w:tcPr>
          <w:p w:rsidR="00F42301" w:rsidRPr="00FA7AC7" w:rsidRDefault="00F42301" w:rsidP="00B67EC4">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B67EC4">
            <w:pPr>
              <w:widowControl w:val="0"/>
              <w:autoSpaceDE w:val="0"/>
              <w:autoSpaceDN w:val="0"/>
              <w:adjustRightInd w:val="0"/>
              <w:spacing w:after="0"/>
              <w:rPr>
                <w:rFonts w:ascii="Times New Roman" w:hAnsi="Times New Roman"/>
                <w:sz w:val="24"/>
                <w:szCs w:val="24"/>
              </w:rPr>
            </w:pPr>
          </w:p>
        </w:tc>
        <w:tc>
          <w:tcPr>
            <w:tcW w:w="4858" w:type="dxa"/>
            <w:tcBorders>
              <w:top w:val="single" w:sz="4" w:space="0" w:color="191919"/>
              <w:left w:val="single" w:sz="4" w:space="0" w:color="191919"/>
              <w:bottom w:val="single" w:sz="4" w:space="0" w:color="191919"/>
              <w:right w:val="nil"/>
            </w:tcBorders>
          </w:tcPr>
          <w:p w:rsidR="00F42301" w:rsidRPr="00FA7AC7" w:rsidRDefault="00F42301" w:rsidP="00B67EC4">
            <w:pPr>
              <w:widowControl w:val="0"/>
              <w:autoSpaceDE w:val="0"/>
              <w:autoSpaceDN w:val="0"/>
              <w:adjustRightInd w:val="0"/>
              <w:spacing w:after="0"/>
              <w:rPr>
                <w:rFonts w:ascii="Times New Roman" w:hAnsi="Times New Roman"/>
                <w:sz w:val="24"/>
                <w:szCs w:val="24"/>
              </w:rPr>
            </w:pPr>
          </w:p>
        </w:tc>
      </w:tr>
      <w:tr w:rsidR="00F42301" w:rsidRPr="00FA7AC7" w:rsidTr="00B67EC4">
        <w:trPr>
          <w:trHeight w:hRule="exact" w:val="219"/>
        </w:trPr>
        <w:tc>
          <w:tcPr>
            <w:tcW w:w="1085" w:type="dxa"/>
            <w:tcBorders>
              <w:top w:val="single" w:sz="4" w:space="0" w:color="191919"/>
              <w:left w:val="nil"/>
              <w:bottom w:val="nil"/>
              <w:right w:val="single" w:sz="4" w:space="0" w:color="191919"/>
            </w:tcBorders>
          </w:tcPr>
          <w:p w:rsidR="00F42301" w:rsidRPr="00FA7AC7" w:rsidRDefault="00F42301" w:rsidP="00B67EC4">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B67EC4">
            <w:pPr>
              <w:widowControl w:val="0"/>
              <w:autoSpaceDE w:val="0"/>
              <w:autoSpaceDN w:val="0"/>
              <w:adjustRightInd w:val="0"/>
              <w:spacing w:after="0"/>
              <w:rPr>
                <w:rFonts w:ascii="Times New Roman" w:hAnsi="Times New Roman"/>
                <w:sz w:val="24"/>
                <w:szCs w:val="24"/>
              </w:rPr>
            </w:pPr>
          </w:p>
        </w:tc>
        <w:tc>
          <w:tcPr>
            <w:tcW w:w="4858" w:type="dxa"/>
            <w:tcBorders>
              <w:top w:val="single" w:sz="4" w:space="0" w:color="191919"/>
              <w:left w:val="single" w:sz="4" w:space="0" w:color="191919"/>
              <w:bottom w:val="nil"/>
              <w:right w:val="nil"/>
            </w:tcBorders>
          </w:tcPr>
          <w:p w:rsidR="00F42301" w:rsidRPr="00FA7AC7" w:rsidRDefault="00F42301" w:rsidP="00B67EC4">
            <w:pPr>
              <w:widowControl w:val="0"/>
              <w:autoSpaceDE w:val="0"/>
              <w:autoSpaceDN w:val="0"/>
              <w:adjustRightInd w:val="0"/>
              <w:spacing w:after="0"/>
              <w:rPr>
                <w:rFonts w:ascii="Times New Roman" w:hAnsi="Times New Roman"/>
                <w:sz w:val="24"/>
                <w:szCs w:val="24"/>
              </w:rPr>
            </w:pPr>
          </w:p>
        </w:tc>
      </w:tr>
    </w:tbl>
    <w:p w:rsidR="00F42301" w:rsidRDefault="00F42301" w:rsidP="00721764">
      <w:pPr>
        <w:widowControl w:val="0"/>
        <w:autoSpaceDE w:val="0"/>
        <w:autoSpaceDN w:val="0"/>
        <w:adjustRightInd w:val="0"/>
        <w:spacing w:before="8" w:after="0" w:line="110" w:lineRule="exact"/>
        <w:rPr>
          <w:rFonts w:ascii="Times New Roman" w:hAnsi="Times New Roman"/>
          <w:sz w:val="11"/>
          <w:szCs w:val="11"/>
        </w:rPr>
      </w:pPr>
    </w:p>
    <w:p w:rsidR="00F42301" w:rsidRDefault="00F42301" w:rsidP="00721764">
      <w:pPr>
        <w:widowControl w:val="0"/>
        <w:autoSpaceDE w:val="0"/>
        <w:autoSpaceDN w:val="0"/>
        <w:adjustRightInd w:val="0"/>
        <w:spacing w:after="0" w:line="200" w:lineRule="exact"/>
        <w:rPr>
          <w:rFonts w:ascii="Times New Roman" w:hAnsi="Times New Roman"/>
          <w:sz w:val="20"/>
          <w:szCs w:val="20"/>
        </w:rPr>
      </w:pPr>
    </w:p>
    <w:p w:rsidR="00F42301" w:rsidRDefault="00F42301" w:rsidP="00721764">
      <w:pPr>
        <w:widowControl w:val="0"/>
        <w:autoSpaceDE w:val="0"/>
        <w:autoSpaceDN w:val="0"/>
        <w:adjustRightInd w:val="0"/>
        <w:spacing w:after="0" w:line="200" w:lineRule="exact"/>
        <w:rPr>
          <w:rFonts w:ascii="Times New Roman" w:hAnsi="Times New Roman"/>
          <w:sz w:val="20"/>
          <w:szCs w:val="20"/>
        </w:rPr>
      </w:pPr>
    </w:p>
    <w:p w:rsidR="00F42301" w:rsidRDefault="00F42301" w:rsidP="00721764">
      <w:pPr>
        <w:widowControl w:val="0"/>
        <w:tabs>
          <w:tab w:val="left" w:pos="3360"/>
          <w:tab w:val="left" w:pos="4080"/>
        </w:tabs>
        <w:autoSpaceDE w:val="0"/>
        <w:autoSpaceDN w:val="0"/>
        <w:adjustRightInd w:val="0"/>
        <w:spacing w:before="26" w:after="0"/>
        <w:ind w:left="2298"/>
        <w:rPr>
          <w:rFonts w:ascii="Times New Roman" w:hAnsi="Times New Roman"/>
          <w:sz w:val="20"/>
          <w:szCs w:val="20"/>
        </w:rPr>
      </w:pPr>
      <w:r w:rsidRPr="003F2CF3">
        <w:rPr>
          <w:rFonts w:ascii="Calibri" w:hAnsi="Calibri"/>
          <w:noProof/>
          <w:lang w:eastAsia="en-US"/>
        </w:rPr>
        <w:pict>
          <v:group id="_x0000_s3771" style="position:absolute;left:0;text-align:left;margin-left:264.25pt;margin-top:-54.15pt;width:31.2pt;height:31.05pt;z-index:-251527168;mso-position-horizontal-relative:page" coordorigin="5285,-1083" coordsize="624,621" o:allowincell="f">
            <v:rect id="_x0000_s3772" style="position:absolute;left:5290;top:-1078;width:613;height:610" o:allowincell="f" stroked="f">
              <v:path arrowok="t"/>
            </v:rect>
            <v:rect id="_x0000_s3773" style="position:absolute;left:5290;top:-1078;width:620;height:620;mso-position-horizontal-relative:page" o:allowincell="f" filled="f" stroked="f">
              <v:textbox inset="0,0,0,0">
                <w:txbxContent>
                  <w:p w:rsidR="00F42301" w:rsidRDefault="00F42301" w:rsidP="00721764">
                    <w:pPr>
                      <w:spacing w:after="0" w:line="620" w:lineRule="atLeast"/>
                      <w:rPr>
                        <w:rFonts w:ascii="Times New Roman" w:hAnsi="Times New Roman"/>
                        <w:sz w:val="24"/>
                        <w:szCs w:val="24"/>
                      </w:rPr>
                    </w:pPr>
                    <w:r>
                      <w:rPr>
                        <w:rFonts w:ascii="Times New Roman" w:hAnsi="Times New Roman"/>
                        <w:noProof/>
                        <w:sz w:val="24"/>
                        <w:szCs w:val="24"/>
                      </w:rPr>
                      <w:drawing>
                        <wp:inline distT="0" distB="0" distL="0" distR="0">
                          <wp:extent cx="390525" cy="390525"/>
                          <wp:effectExtent l="19050" t="0" r="9525" b="0"/>
                          <wp:docPr id="147"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5"/>
                                  <a:srcRect/>
                                  <a:stretch>
                                    <a:fillRect/>
                                  </a:stretch>
                                </pic:blipFill>
                                <pic:spPr bwMode="auto">
                                  <a:xfrm>
                                    <a:off x="0" y="0"/>
                                    <a:ext cx="390525" cy="390525"/>
                                  </a:xfrm>
                                  <a:prstGeom prst="rect">
                                    <a:avLst/>
                                  </a:prstGeom>
                                  <a:noFill/>
                                  <a:ln w="9525">
                                    <a:noFill/>
                                    <a:miter lim="800000"/>
                                    <a:headEnd/>
                                    <a:tailEnd/>
                                  </a:ln>
                                </pic:spPr>
                              </pic:pic>
                            </a:graphicData>
                          </a:graphic>
                        </wp:inline>
                      </w:drawing>
                    </w:r>
                  </w:p>
                  <w:p w:rsidR="00F42301" w:rsidRDefault="00F42301" w:rsidP="00721764">
                    <w:pPr>
                      <w:widowControl w:val="0"/>
                      <w:autoSpaceDE w:val="0"/>
                      <w:autoSpaceDN w:val="0"/>
                      <w:adjustRightInd w:val="0"/>
                      <w:spacing w:after="0"/>
                      <w:rPr>
                        <w:rFonts w:ascii="Times New Roman" w:hAnsi="Times New Roman"/>
                        <w:sz w:val="24"/>
                        <w:szCs w:val="24"/>
                      </w:rPr>
                    </w:pPr>
                  </w:p>
                </w:txbxContent>
              </v:textbox>
            </v:rect>
            <w10:wrap anchorx="page"/>
          </v:group>
        </w:pict>
      </w:r>
      <w:r>
        <w:rPr>
          <w:rFonts w:ascii="Times New Roman" w:hAnsi="Times New Roman"/>
          <w:sz w:val="20"/>
          <w:szCs w:val="20"/>
        </w:rPr>
        <w:t>M</w:t>
      </w:r>
      <w:r>
        <w:rPr>
          <w:rFonts w:ascii="Times New Roman" w:hAnsi="Times New Roman"/>
          <w:spacing w:val="-22"/>
          <w:sz w:val="20"/>
          <w:szCs w:val="20"/>
        </w:rPr>
        <w:t>A</w:t>
      </w:r>
      <w:r>
        <w:rPr>
          <w:rFonts w:ascii="Times New Roman" w:hAnsi="Times New Roman"/>
          <w:sz w:val="20"/>
          <w:szCs w:val="20"/>
        </w:rPr>
        <w:t>TH</w:t>
      </w:r>
      <w:r>
        <w:rPr>
          <w:rFonts w:ascii="Times New Roman" w:hAnsi="Times New Roman"/>
          <w:sz w:val="20"/>
          <w:szCs w:val="20"/>
        </w:rPr>
        <w:tab/>
        <w:t>5202</w:t>
      </w:r>
      <w:r>
        <w:rPr>
          <w:rFonts w:ascii="Times New Roman" w:hAnsi="Times New Roman"/>
          <w:sz w:val="20"/>
          <w:szCs w:val="20"/>
        </w:rPr>
        <w:tab/>
      </w:r>
      <w:r>
        <w:rPr>
          <w:rFonts w:ascii="Times New Roman" w:hAnsi="Times New Roman"/>
          <w:spacing w:val="-14"/>
          <w:sz w:val="20"/>
          <w:szCs w:val="20"/>
        </w:rPr>
        <w:t>T</w:t>
      </w:r>
      <w:r>
        <w:rPr>
          <w:rFonts w:ascii="Times New Roman" w:hAnsi="Times New Roman"/>
          <w:sz w:val="20"/>
          <w:szCs w:val="20"/>
        </w:rPr>
        <w:t>echnology-Oriented Mathematics</w:t>
      </w:r>
    </w:p>
    <w:p w:rsidR="00F42301" w:rsidRDefault="00F42301" w:rsidP="00721764">
      <w:pPr>
        <w:widowControl w:val="0"/>
        <w:autoSpaceDE w:val="0"/>
        <w:autoSpaceDN w:val="0"/>
        <w:adjustRightInd w:val="0"/>
        <w:spacing w:before="7" w:after="0" w:line="240" w:lineRule="exact"/>
        <w:rPr>
          <w:rFonts w:ascii="Times New Roman" w:hAnsi="Times New Roman"/>
          <w:sz w:val="24"/>
          <w:szCs w:val="24"/>
        </w:rPr>
      </w:pPr>
    </w:p>
    <w:p w:rsidR="00F42301" w:rsidRDefault="00F42301" w:rsidP="00721764">
      <w:pPr>
        <w:widowControl w:val="0"/>
        <w:autoSpaceDE w:val="0"/>
        <w:autoSpaceDN w:val="0"/>
        <w:adjustRightInd w:val="0"/>
        <w:spacing w:after="0"/>
        <w:ind w:left="2298"/>
        <w:rPr>
          <w:rFonts w:ascii="Times New Roman" w:hAnsi="Times New Roman"/>
          <w:sz w:val="20"/>
          <w:szCs w:val="20"/>
        </w:rPr>
      </w:pPr>
      <w:r>
        <w:rPr>
          <w:rFonts w:ascii="Times New Roman" w:hAnsi="Times New Roman"/>
          <w:b/>
          <w:bCs/>
          <w:sz w:val="20"/>
          <w:szCs w:val="20"/>
        </w:rPr>
        <w:t>Language</w:t>
      </w:r>
      <w:r>
        <w:rPr>
          <w:rFonts w:ascii="Times New Roman" w:hAnsi="Times New Roman"/>
          <w:b/>
          <w:bCs/>
          <w:spacing w:val="-11"/>
          <w:sz w:val="20"/>
          <w:szCs w:val="20"/>
        </w:rPr>
        <w:t xml:space="preserve"> </w:t>
      </w:r>
      <w:r>
        <w:rPr>
          <w:rFonts w:ascii="Times New Roman" w:hAnsi="Times New Roman"/>
          <w:b/>
          <w:bCs/>
          <w:sz w:val="20"/>
          <w:szCs w:val="20"/>
        </w:rPr>
        <w:t>Arts</w:t>
      </w:r>
    </w:p>
    <w:tbl>
      <w:tblPr>
        <w:tblW w:w="0" w:type="auto"/>
        <w:tblInd w:w="2258" w:type="dxa"/>
        <w:tblLayout w:type="fixed"/>
        <w:tblCellMar>
          <w:left w:w="0" w:type="dxa"/>
          <w:right w:w="0" w:type="dxa"/>
        </w:tblCellMar>
        <w:tblLook w:val="0000"/>
      </w:tblPr>
      <w:tblGrid>
        <w:gridCol w:w="896"/>
        <w:gridCol w:w="783"/>
        <w:gridCol w:w="4195"/>
      </w:tblGrid>
      <w:tr w:rsidR="00F42301" w:rsidRPr="00FA7AC7" w:rsidTr="00B67EC4">
        <w:trPr>
          <w:trHeight w:hRule="exact" w:val="264"/>
        </w:trPr>
        <w:tc>
          <w:tcPr>
            <w:tcW w:w="896" w:type="dxa"/>
            <w:tcBorders>
              <w:top w:val="nil"/>
              <w:left w:val="nil"/>
              <w:bottom w:val="nil"/>
              <w:right w:val="nil"/>
            </w:tcBorders>
          </w:tcPr>
          <w:p w:rsidR="00F42301" w:rsidRPr="00FA7AC7" w:rsidRDefault="00F42301" w:rsidP="00B67EC4">
            <w:pPr>
              <w:widowControl w:val="0"/>
              <w:autoSpaceDE w:val="0"/>
              <w:autoSpaceDN w:val="0"/>
              <w:adjustRightInd w:val="0"/>
              <w:spacing w:before="10" w:after="0"/>
              <w:ind w:left="40"/>
              <w:rPr>
                <w:rFonts w:ascii="Times New Roman" w:hAnsi="Times New Roman"/>
                <w:sz w:val="24"/>
                <w:szCs w:val="24"/>
              </w:rPr>
            </w:pPr>
            <w:r w:rsidRPr="00FA7AC7">
              <w:rPr>
                <w:rFonts w:ascii="Times New Roman" w:hAnsi="Times New Roman"/>
                <w:sz w:val="20"/>
                <w:szCs w:val="20"/>
              </w:rPr>
              <w:t>MGED</w:t>
            </w:r>
          </w:p>
        </w:tc>
        <w:tc>
          <w:tcPr>
            <w:tcW w:w="783" w:type="dxa"/>
            <w:tcBorders>
              <w:top w:val="nil"/>
              <w:left w:val="nil"/>
              <w:bottom w:val="nil"/>
              <w:right w:val="nil"/>
            </w:tcBorders>
          </w:tcPr>
          <w:p w:rsidR="00F42301" w:rsidRPr="00FA7AC7" w:rsidRDefault="00F42301" w:rsidP="00B67EC4">
            <w:pPr>
              <w:widowControl w:val="0"/>
              <w:autoSpaceDE w:val="0"/>
              <w:autoSpaceDN w:val="0"/>
              <w:adjustRightInd w:val="0"/>
              <w:spacing w:before="10" w:after="0"/>
              <w:ind w:left="223"/>
              <w:rPr>
                <w:rFonts w:ascii="Times New Roman" w:hAnsi="Times New Roman"/>
                <w:sz w:val="24"/>
                <w:szCs w:val="24"/>
              </w:rPr>
            </w:pPr>
            <w:r w:rsidRPr="00FA7AC7">
              <w:rPr>
                <w:rFonts w:ascii="Times New Roman" w:hAnsi="Times New Roman"/>
                <w:sz w:val="20"/>
                <w:szCs w:val="20"/>
              </w:rPr>
              <w:t>5520</w:t>
            </w:r>
          </w:p>
        </w:tc>
        <w:tc>
          <w:tcPr>
            <w:tcW w:w="4195" w:type="dxa"/>
            <w:tcBorders>
              <w:top w:val="nil"/>
              <w:left w:val="nil"/>
              <w:bottom w:val="nil"/>
              <w:right w:val="nil"/>
            </w:tcBorders>
          </w:tcPr>
          <w:p w:rsidR="00F42301" w:rsidRPr="00FA7AC7" w:rsidRDefault="00F42301" w:rsidP="00B67EC4">
            <w:pPr>
              <w:widowControl w:val="0"/>
              <w:autoSpaceDE w:val="0"/>
              <w:autoSpaceDN w:val="0"/>
              <w:adjustRightInd w:val="0"/>
              <w:spacing w:before="10" w:after="0"/>
              <w:ind w:left="160"/>
              <w:rPr>
                <w:rFonts w:ascii="Times New Roman" w:hAnsi="Times New Roman"/>
                <w:sz w:val="24"/>
                <w:szCs w:val="24"/>
              </w:rPr>
            </w:pPr>
            <w:r w:rsidRPr="00FA7AC7">
              <w:rPr>
                <w:rFonts w:ascii="Times New Roman" w:hAnsi="Times New Roman"/>
                <w:sz w:val="20"/>
                <w:szCs w:val="20"/>
              </w:rPr>
              <w:t>Language</w:t>
            </w:r>
            <w:r w:rsidRPr="00FA7AC7">
              <w:rPr>
                <w:rFonts w:ascii="Times New Roman" w:hAnsi="Times New Roman"/>
                <w:spacing w:val="-11"/>
                <w:sz w:val="20"/>
                <w:szCs w:val="20"/>
              </w:rPr>
              <w:t xml:space="preserve"> </w:t>
            </w:r>
            <w:r w:rsidRPr="00FA7AC7">
              <w:rPr>
                <w:rFonts w:ascii="Times New Roman" w:hAnsi="Times New Roman"/>
                <w:sz w:val="20"/>
                <w:szCs w:val="20"/>
              </w:rPr>
              <w:t>Arts Concepts for Middle Childhood</w:t>
            </w:r>
          </w:p>
        </w:tc>
      </w:tr>
      <w:tr w:rsidR="00F42301" w:rsidRPr="00FA7AC7" w:rsidTr="00B67EC4">
        <w:trPr>
          <w:trHeight w:hRule="exact" w:val="240"/>
        </w:trPr>
        <w:tc>
          <w:tcPr>
            <w:tcW w:w="896" w:type="dxa"/>
            <w:tcBorders>
              <w:top w:val="nil"/>
              <w:left w:val="nil"/>
              <w:bottom w:val="nil"/>
              <w:right w:val="nil"/>
            </w:tcBorders>
          </w:tcPr>
          <w:p w:rsidR="00F42301" w:rsidRPr="00FA7AC7" w:rsidRDefault="00F42301" w:rsidP="00B67EC4">
            <w:pPr>
              <w:widowControl w:val="0"/>
              <w:autoSpaceDE w:val="0"/>
              <w:autoSpaceDN w:val="0"/>
              <w:adjustRightInd w:val="0"/>
              <w:spacing w:after="0" w:line="217" w:lineRule="exact"/>
              <w:ind w:left="40"/>
              <w:rPr>
                <w:rFonts w:ascii="Times New Roman" w:hAnsi="Times New Roman"/>
                <w:sz w:val="24"/>
                <w:szCs w:val="24"/>
              </w:rPr>
            </w:pPr>
            <w:r w:rsidRPr="00FA7AC7">
              <w:rPr>
                <w:rFonts w:ascii="Times New Roman" w:hAnsi="Times New Roman"/>
                <w:sz w:val="20"/>
                <w:szCs w:val="20"/>
              </w:rPr>
              <w:t>READ</w:t>
            </w:r>
          </w:p>
        </w:tc>
        <w:tc>
          <w:tcPr>
            <w:tcW w:w="783" w:type="dxa"/>
            <w:tcBorders>
              <w:top w:val="nil"/>
              <w:left w:val="nil"/>
              <w:bottom w:val="nil"/>
              <w:right w:val="nil"/>
            </w:tcBorders>
          </w:tcPr>
          <w:p w:rsidR="00F42301" w:rsidRPr="00FA7AC7" w:rsidRDefault="00F42301" w:rsidP="00B67EC4">
            <w:pPr>
              <w:widowControl w:val="0"/>
              <w:autoSpaceDE w:val="0"/>
              <w:autoSpaceDN w:val="0"/>
              <w:adjustRightInd w:val="0"/>
              <w:spacing w:after="0" w:line="217" w:lineRule="exact"/>
              <w:ind w:left="223"/>
              <w:rPr>
                <w:rFonts w:ascii="Times New Roman" w:hAnsi="Times New Roman"/>
                <w:sz w:val="24"/>
                <w:szCs w:val="24"/>
              </w:rPr>
            </w:pPr>
            <w:r w:rsidRPr="00FA7AC7">
              <w:rPr>
                <w:rFonts w:ascii="Times New Roman" w:hAnsi="Times New Roman"/>
                <w:sz w:val="20"/>
                <w:szCs w:val="20"/>
              </w:rPr>
              <w:t>5503</w:t>
            </w:r>
          </w:p>
        </w:tc>
        <w:tc>
          <w:tcPr>
            <w:tcW w:w="4195" w:type="dxa"/>
            <w:tcBorders>
              <w:top w:val="nil"/>
              <w:left w:val="nil"/>
              <w:bottom w:val="nil"/>
              <w:right w:val="nil"/>
            </w:tcBorders>
          </w:tcPr>
          <w:p w:rsidR="00F42301" w:rsidRPr="00FA7AC7" w:rsidRDefault="00F42301" w:rsidP="00B67EC4">
            <w:pPr>
              <w:widowControl w:val="0"/>
              <w:autoSpaceDE w:val="0"/>
              <w:autoSpaceDN w:val="0"/>
              <w:adjustRightInd w:val="0"/>
              <w:spacing w:after="0" w:line="217" w:lineRule="exact"/>
              <w:ind w:left="160"/>
              <w:rPr>
                <w:rFonts w:ascii="Times New Roman" w:hAnsi="Times New Roman"/>
                <w:sz w:val="24"/>
                <w:szCs w:val="24"/>
              </w:rPr>
            </w:pPr>
            <w:r w:rsidRPr="00FA7AC7">
              <w:rPr>
                <w:rFonts w:ascii="Times New Roman" w:hAnsi="Times New Roman"/>
                <w:sz w:val="20"/>
                <w:szCs w:val="20"/>
              </w:rPr>
              <w:t>Improving Reading Instruction for Middle School</w:t>
            </w:r>
          </w:p>
        </w:tc>
      </w:tr>
      <w:tr w:rsidR="00F42301" w:rsidRPr="00FA7AC7" w:rsidTr="00B67EC4">
        <w:trPr>
          <w:trHeight w:hRule="exact" w:val="240"/>
        </w:trPr>
        <w:tc>
          <w:tcPr>
            <w:tcW w:w="896" w:type="dxa"/>
            <w:tcBorders>
              <w:top w:val="nil"/>
              <w:left w:val="nil"/>
              <w:bottom w:val="nil"/>
              <w:right w:val="nil"/>
            </w:tcBorders>
          </w:tcPr>
          <w:p w:rsidR="00F42301" w:rsidRPr="00FA7AC7" w:rsidRDefault="00F42301" w:rsidP="00B67EC4">
            <w:pPr>
              <w:widowControl w:val="0"/>
              <w:autoSpaceDE w:val="0"/>
              <w:autoSpaceDN w:val="0"/>
              <w:adjustRightInd w:val="0"/>
              <w:spacing w:after="0" w:line="217" w:lineRule="exact"/>
              <w:ind w:left="40"/>
              <w:rPr>
                <w:rFonts w:ascii="Times New Roman" w:hAnsi="Times New Roman"/>
                <w:sz w:val="24"/>
                <w:szCs w:val="24"/>
              </w:rPr>
            </w:pPr>
            <w:r w:rsidRPr="00FA7AC7">
              <w:rPr>
                <w:rFonts w:ascii="Times New Roman" w:hAnsi="Times New Roman"/>
                <w:sz w:val="20"/>
                <w:szCs w:val="20"/>
              </w:rPr>
              <w:t>ENGL</w:t>
            </w:r>
          </w:p>
        </w:tc>
        <w:tc>
          <w:tcPr>
            <w:tcW w:w="783" w:type="dxa"/>
            <w:tcBorders>
              <w:top w:val="nil"/>
              <w:left w:val="nil"/>
              <w:bottom w:val="nil"/>
              <w:right w:val="nil"/>
            </w:tcBorders>
          </w:tcPr>
          <w:p w:rsidR="00F42301" w:rsidRPr="00FA7AC7" w:rsidRDefault="00F42301" w:rsidP="00B67EC4">
            <w:pPr>
              <w:widowControl w:val="0"/>
              <w:autoSpaceDE w:val="0"/>
              <w:autoSpaceDN w:val="0"/>
              <w:adjustRightInd w:val="0"/>
              <w:spacing w:after="0" w:line="217" w:lineRule="exact"/>
              <w:ind w:left="224"/>
              <w:rPr>
                <w:rFonts w:ascii="Times New Roman" w:hAnsi="Times New Roman"/>
                <w:sz w:val="24"/>
                <w:szCs w:val="24"/>
              </w:rPr>
            </w:pPr>
            <w:r w:rsidRPr="00FA7AC7">
              <w:rPr>
                <w:rFonts w:ascii="Times New Roman" w:hAnsi="Times New Roman"/>
                <w:sz w:val="20"/>
                <w:szCs w:val="20"/>
              </w:rPr>
              <w:t>5515</w:t>
            </w:r>
          </w:p>
        </w:tc>
        <w:tc>
          <w:tcPr>
            <w:tcW w:w="4195" w:type="dxa"/>
            <w:tcBorders>
              <w:top w:val="nil"/>
              <w:left w:val="nil"/>
              <w:bottom w:val="nil"/>
              <w:right w:val="nil"/>
            </w:tcBorders>
          </w:tcPr>
          <w:p w:rsidR="00F42301" w:rsidRPr="00FA7AC7" w:rsidRDefault="00F42301" w:rsidP="00B67EC4">
            <w:pPr>
              <w:widowControl w:val="0"/>
              <w:autoSpaceDE w:val="0"/>
              <w:autoSpaceDN w:val="0"/>
              <w:adjustRightInd w:val="0"/>
              <w:spacing w:after="0" w:line="217" w:lineRule="exact"/>
              <w:ind w:left="160"/>
              <w:rPr>
                <w:rFonts w:ascii="Times New Roman" w:hAnsi="Times New Roman"/>
                <w:sz w:val="24"/>
                <w:szCs w:val="24"/>
              </w:rPr>
            </w:pPr>
            <w:r w:rsidRPr="00FA7AC7">
              <w:rPr>
                <w:rFonts w:ascii="Times New Roman" w:hAnsi="Times New Roman"/>
                <w:sz w:val="20"/>
                <w:szCs w:val="20"/>
              </w:rPr>
              <w:t>Advanced Exposition for</w:t>
            </w:r>
            <w:r w:rsidRPr="00FA7AC7">
              <w:rPr>
                <w:rFonts w:ascii="Times New Roman" w:hAnsi="Times New Roman"/>
                <w:spacing w:val="-4"/>
                <w:sz w:val="20"/>
                <w:szCs w:val="20"/>
              </w:rPr>
              <w:t xml:space="preserve"> </w:t>
            </w:r>
            <w:r w:rsidRPr="00FA7AC7">
              <w:rPr>
                <w:rFonts w:ascii="Times New Roman" w:hAnsi="Times New Roman"/>
                <w:spacing w:val="-14"/>
                <w:sz w:val="20"/>
                <w:szCs w:val="20"/>
              </w:rPr>
              <w:t>T</w:t>
            </w:r>
            <w:r w:rsidRPr="00FA7AC7">
              <w:rPr>
                <w:rFonts w:ascii="Times New Roman" w:hAnsi="Times New Roman"/>
                <w:sz w:val="20"/>
                <w:szCs w:val="20"/>
              </w:rPr>
              <w:t>eachers</w:t>
            </w:r>
          </w:p>
        </w:tc>
      </w:tr>
      <w:tr w:rsidR="00F42301" w:rsidRPr="00FA7AC7" w:rsidTr="00B67EC4">
        <w:trPr>
          <w:trHeight w:hRule="exact" w:val="240"/>
        </w:trPr>
        <w:tc>
          <w:tcPr>
            <w:tcW w:w="896" w:type="dxa"/>
            <w:tcBorders>
              <w:top w:val="nil"/>
              <w:left w:val="nil"/>
              <w:bottom w:val="nil"/>
              <w:right w:val="nil"/>
            </w:tcBorders>
          </w:tcPr>
          <w:p w:rsidR="00F42301" w:rsidRPr="00FA7AC7" w:rsidRDefault="00F42301" w:rsidP="00B67EC4">
            <w:pPr>
              <w:widowControl w:val="0"/>
              <w:autoSpaceDE w:val="0"/>
              <w:autoSpaceDN w:val="0"/>
              <w:adjustRightInd w:val="0"/>
              <w:spacing w:after="0" w:line="217" w:lineRule="exact"/>
              <w:ind w:left="40"/>
              <w:rPr>
                <w:rFonts w:ascii="Times New Roman" w:hAnsi="Times New Roman"/>
                <w:sz w:val="24"/>
                <w:szCs w:val="24"/>
              </w:rPr>
            </w:pPr>
            <w:r w:rsidRPr="00FA7AC7">
              <w:rPr>
                <w:rFonts w:ascii="Times New Roman" w:hAnsi="Times New Roman"/>
                <w:b/>
                <w:bCs/>
                <w:sz w:val="20"/>
                <w:szCs w:val="20"/>
              </w:rPr>
              <w:t>Science</w:t>
            </w:r>
          </w:p>
        </w:tc>
        <w:tc>
          <w:tcPr>
            <w:tcW w:w="783" w:type="dxa"/>
            <w:tcBorders>
              <w:top w:val="nil"/>
              <w:left w:val="nil"/>
              <w:bottom w:val="nil"/>
              <w:right w:val="nil"/>
            </w:tcBorders>
          </w:tcPr>
          <w:p w:rsidR="00F42301" w:rsidRPr="00FA7AC7" w:rsidRDefault="00F42301" w:rsidP="00B67EC4">
            <w:pPr>
              <w:widowControl w:val="0"/>
              <w:autoSpaceDE w:val="0"/>
              <w:autoSpaceDN w:val="0"/>
              <w:adjustRightInd w:val="0"/>
              <w:spacing w:after="0"/>
              <w:rPr>
                <w:rFonts w:ascii="Times New Roman" w:hAnsi="Times New Roman"/>
                <w:sz w:val="24"/>
                <w:szCs w:val="24"/>
              </w:rPr>
            </w:pPr>
          </w:p>
        </w:tc>
        <w:tc>
          <w:tcPr>
            <w:tcW w:w="4195" w:type="dxa"/>
            <w:tcBorders>
              <w:top w:val="nil"/>
              <w:left w:val="nil"/>
              <w:bottom w:val="nil"/>
              <w:right w:val="nil"/>
            </w:tcBorders>
          </w:tcPr>
          <w:p w:rsidR="00F42301" w:rsidRPr="00FA7AC7" w:rsidRDefault="00F42301" w:rsidP="00B67EC4">
            <w:pPr>
              <w:widowControl w:val="0"/>
              <w:autoSpaceDE w:val="0"/>
              <w:autoSpaceDN w:val="0"/>
              <w:adjustRightInd w:val="0"/>
              <w:spacing w:after="0"/>
              <w:rPr>
                <w:rFonts w:ascii="Times New Roman" w:hAnsi="Times New Roman"/>
                <w:sz w:val="24"/>
                <w:szCs w:val="24"/>
              </w:rPr>
            </w:pPr>
          </w:p>
        </w:tc>
      </w:tr>
      <w:tr w:rsidR="00F42301" w:rsidRPr="00FA7AC7" w:rsidTr="00B67EC4">
        <w:trPr>
          <w:trHeight w:hRule="exact" w:val="240"/>
        </w:trPr>
        <w:tc>
          <w:tcPr>
            <w:tcW w:w="896" w:type="dxa"/>
            <w:tcBorders>
              <w:top w:val="nil"/>
              <w:left w:val="nil"/>
              <w:bottom w:val="nil"/>
              <w:right w:val="nil"/>
            </w:tcBorders>
          </w:tcPr>
          <w:p w:rsidR="00F42301" w:rsidRPr="00FA7AC7" w:rsidRDefault="00F42301" w:rsidP="00B67EC4">
            <w:pPr>
              <w:widowControl w:val="0"/>
              <w:autoSpaceDE w:val="0"/>
              <w:autoSpaceDN w:val="0"/>
              <w:adjustRightInd w:val="0"/>
              <w:spacing w:after="0" w:line="217" w:lineRule="exact"/>
              <w:ind w:left="40"/>
              <w:rPr>
                <w:rFonts w:ascii="Times New Roman" w:hAnsi="Times New Roman"/>
                <w:sz w:val="24"/>
                <w:szCs w:val="24"/>
              </w:rPr>
            </w:pPr>
            <w:r w:rsidRPr="00FA7AC7">
              <w:rPr>
                <w:rFonts w:ascii="Times New Roman" w:hAnsi="Times New Roman"/>
                <w:sz w:val="20"/>
                <w:szCs w:val="20"/>
              </w:rPr>
              <w:t>EDUC</w:t>
            </w:r>
          </w:p>
        </w:tc>
        <w:tc>
          <w:tcPr>
            <w:tcW w:w="783" w:type="dxa"/>
            <w:tcBorders>
              <w:top w:val="nil"/>
              <w:left w:val="nil"/>
              <w:bottom w:val="nil"/>
              <w:right w:val="nil"/>
            </w:tcBorders>
          </w:tcPr>
          <w:p w:rsidR="00F42301" w:rsidRPr="00FA7AC7" w:rsidRDefault="00F42301" w:rsidP="00B67EC4">
            <w:pPr>
              <w:widowControl w:val="0"/>
              <w:autoSpaceDE w:val="0"/>
              <w:autoSpaceDN w:val="0"/>
              <w:adjustRightInd w:val="0"/>
              <w:spacing w:after="0" w:line="217" w:lineRule="exact"/>
              <w:ind w:left="223"/>
              <w:rPr>
                <w:rFonts w:ascii="Times New Roman" w:hAnsi="Times New Roman"/>
                <w:sz w:val="24"/>
                <w:szCs w:val="24"/>
              </w:rPr>
            </w:pPr>
            <w:r w:rsidRPr="00FA7AC7">
              <w:rPr>
                <w:rFonts w:ascii="Times New Roman" w:hAnsi="Times New Roman"/>
                <w:sz w:val="20"/>
                <w:szCs w:val="20"/>
              </w:rPr>
              <w:t>5570</w:t>
            </w:r>
          </w:p>
        </w:tc>
        <w:tc>
          <w:tcPr>
            <w:tcW w:w="4195" w:type="dxa"/>
            <w:tcBorders>
              <w:top w:val="nil"/>
              <w:left w:val="nil"/>
              <w:bottom w:val="nil"/>
              <w:right w:val="nil"/>
            </w:tcBorders>
          </w:tcPr>
          <w:p w:rsidR="00F42301" w:rsidRPr="00FA7AC7" w:rsidRDefault="00F42301" w:rsidP="00B67EC4">
            <w:pPr>
              <w:widowControl w:val="0"/>
              <w:autoSpaceDE w:val="0"/>
              <w:autoSpaceDN w:val="0"/>
              <w:adjustRightInd w:val="0"/>
              <w:spacing w:after="0" w:line="217" w:lineRule="exact"/>
              <w:ind w:left="160"/>
              <w:rPr>
                <w:rFonts w:ascii="Times New Roman" w:hAnsi="Times New Roman"/>
                <w:sz w:val="24"/>
                <w:szCs w:val="24"/>
              </w:rPr>
            </w:pPr>
            <w:r w:rsidRPr="00FA7AC7">
              <w:rPr>
                <w:rFonts w:ascii="Times New Roman" w:hAnsi="Times New Roman"/>
                <w:sz w:val="20"/>
                <w:szCs w:val="20"/>
              </w:rPr>
              <w:t>Strategies of Instruction in Science</w:t>
            </w:r>
          </w:p>
        </w:tc>
      </w:tr>
      <w:tr w:rsidR="00F42301" w:rsidRPr="00FA7AC7" w:rsidTr="00B67EC4">
        <w:trPr>
          <w:trHeight w:hRule="exact" w:val="320"/>
        </w:trPr>
        <w:tc>
          <w:tcPr>
            <w:tcW w:w="896" w:type="dxa"/>
            <w:tcBorders>
              <w:top w:val="nil"/>
              <w:left w:val="nil"/>
              <w:bottom w:val="nil"/>
              <w:right w:val="nil"/>
            </w:tcBorders>
          </w:tcPr>
          <w:p w:rsidR="00F42301" w:rsidRPr="00FA7AC7" w:rsidRDefault="00F42301" w:rsidP="00B67EC4">
            <w:pPr>
              <w:widowControl w:val="0"/>
              <w:autoSpaceDE w:val="0"/>
              <w:autoSpaceDN w:val="0"/>
              <w:adjustRightInd w:val="0"/>
              <w:spacing w:after="0" w:line="217" w:lineRule="exact"/>
              <w:ind w:left="40"/>
              <w:rPr>
                <w:rFonts w:ascii="Times New Roman" w:hAnsi="Times New Roman"/>
                <w:sz w:val="24"/>
                <w:szCs w:val="24"/>
              </w:rPr>
            </w:pPr>
            <w:r w:rsidRPr="00FA7AC7">
              <w:rPr>
                <w:rFonts w:ascii="Times New Roman" w:hAnsi="Times New Roman"/>
                <w:sz w:val="20"/>
                <w:szCs w:val="20"/>
              </w:rPr>
              <w:t>PHYS</w:t>
            </w:r>
          </w:p>
        </w:tc>
        <w:tc>
          <w:tcPr>
            <w:tcW w:w="783" w:type="dxa"/>
            <w:tcBorders>
              <w:top w:val="nil"/>
              <w:left w:val="nil"/>
              <w:bottom w:val="nil"/>
              <w:right w:val="nil"/>
            </w:tcBorders>
          </w:tcPr>
          <w:p w:rsidR="00F42301" w:rsidRPr="00FA7AC7" w:rsidRDefault="00F42301" w:rsidP="00B67EC4">
            <w:pPr>
              <w:widowControl w:val="0"/>
              <w:autoSpaceDE w:val="0"/>
              <w:autoSpaceDN w:val="0"/>
              <w:adjustRightInd w:val="0"/>
              <w:spacing w:after="0" w:line="217" w:lineRule="exact"/>
              <w:ind w:left="223"/>
              <w:rPr>
                <w:rFonts w:ascii="Times New Roman" w:hAnsi="Times New Roman"/>
                <w:sz w:val="24"/>
                <w:szCs w:val="24"/>
              </w:rPr>
            </w:pPr>
            <w:r w:rsidRPr="00FA7AC7">
              <w:rPr>
                <w:rFonts w:ascii="Times New Roman" w:hAnsi="Times New Roman"/>
                <w:sz w:val="20"/>
                <w:szCs w:val="20"/>
              </w:rPr>
              <w:t>5500</w:t>
            </w:r>
          </w:p>
        </w:tc>
        <w:tc>
          <w:tcPr>
            <w:tcW w:w="4195" w:type="dxa"/>
            <w:tcBorders>
              <w:top w:val="nil"/>
              <w:left w:val="nil"/>
              <w:bottom w:val="nil"/>
              <w:right w:val="nil"/>
            </w:tcBorders>
          </w:tcPr>
          <w:p w:rsidR="00F42301" w:rsidRPr="00FA7AC7" w:rsidRDefault="00F42301" w:rsidP="00B67EC4">
            <w:pPr>
              <w:widowControl w:val="0"/>
              <w:autoSpaceDE w:val="0"/>
              <w:autoSpaceDN w:val="0"/>
              <w:adjustRightInd w:val="0"/>
              <w:spacing w:after="0" w:line="217" w:lineRule="exact"/>
              <w:ind w:left="160"/>
              <w:rPr>
                <w:rFonts w:ascii="Times New Roman" w:hAnsi="Times New Roman"/>
                <w:sz w:val="24"/>
                <w:szCs w:val="24"/>
              </w:rPr>
            </w:pPr>
            <w:r w:rsidRPr="00FA7AC7">
              <w:rPr>
                <w:rFonts w:ascii="Times New Roman" w:hAnsi="Times New Roman"/>
                <w:sz w:val="20"/>
                <w:szCs w:val="20"/>
              </w:rPr>
              <w:t>Earth Science</w:t>
            </w:r>
          </w:p>
        </w:tc>
      </w:tr>
    </w:tbl>
    <w:p w:rsidR="00F42301" w:rsidRDefault="00F42301" w:rsidP="00721764">
      <w:pPr>
        <w:widowControl w:val="0"/>
        <w:autoSpaceDE w:val="0"/>
        <w:autoSpaceDN w:val="0"/>
        <w:adjustRightInd w:val="0"/>
        <w:spacing w:before="2" w:after="0" w:line="120" w:lineRule="exact"/>
        <w:rPr>
          <w:rFonts w:ascii="Times New Roman" w:hAnsi="Times New Roman"/>
          <w:sz w:val="12"/>
          <w:szCs w:val="12"/>
        </w:rPr>
      </w:pPr>
    </w:p>
    <w:p w:rsidR="00F42301" w:rsidRDefault="00F42301" w:rsidP="00721764">
      <w:pPr>
        <w:widowControl w:val="0"/>
        <w:autoSpaceDE w:val="0"/>
        <w:autoSpaceDN w:val="0"/>
        <w:adjustRightInd w:val="0"/>
        <w:spacing w:before="27" w:after="0"/>
        <w:ind w:left="2298"/>
        <w:rPr>
          <w:rFonts w:ascii="Times New Roman" w:hAnsi="Times New Roman"/>
          <w:sz w:val="20"/>
          <w:szCs w:val="20"/>
        </w:rPr>
      </w:pPr>
      <w:r>
        <w:rPr>
          <w:rFonts w:ascii="Times New Roman" w:hAnsi="Times New Roman"/>
          <w:b/>
          <w:bCs/>
          <w:sz w:val="20"/>
          <w:szCs w:val="20"/>
        </w:rPr>
        <w:t>Social Science</w:t>
      </w:r>
    </w:p>
    <w:tbl>
      <w:tblPr>
        <w:tblW w:w="0" w:type="auto"/>
        <w:tblInd w:w="2258" w:type="dxa"/>
        <w:tblLayout w:type="fixed"/>
        <w:tblCellMar>
          <w:left w:w="0" w:type="dxa"/>
          <w:right w:w="0" w:type="dxa"/>
        </w:tblCellMar>
        <w:tblLook w:val="0000"/>
      </w:tblPr>
      <w:tblGrid>
        <w:gridCol w:w="874"/>
        <w:gridCol w:w="805"/>
        <w:gridCol w:w="4083"/>
      </w:tblGrid>
      <w:tr w:rsidR="00F42301" w:rsidRPr="00FA7AC7" w:rsidTr="00B67EC4">
        <w:trPr>
          <w:trHeight w:hRule="exact" w:val="261"/>
        </w:trPr>
        <w:tc>
          <w:tcPr>
            <w:tcW w:w="874" w:type="dxa"/>
            <w:tcBorders>
              <w:top w:val="nil"/>
              <w:left w:val="nil"/>
              <w:bottom w:val="nil"/>
              <w:right w:val="nil"/>
            </w:tcBorders>
          </w:tcPr>
          <w:p w:rsidR="00F42301" w:rsidRPr="00FA7AC7" w:rsidRDefault="00F42301" w:rsidP="00B67EC4">
            <w:pPr>
              <w:widowControl w:val="0"/>
              <w:autoSpaceDE w:val="0"/>
              <w:autoSpaceDN w:val="0"/>
              <w:adjustRightInd w:val="0"/>
              <w:spacing w:before="7" w:after="0"/>
              <w:ind w:left="40"/>
              <w:rPr>
                <w:rFonts w:ascii="Times New Roman" w:hAnsi="Times New Roman"/>
                <w:sz w:val="24"/>
                <w:szCs w:val="24"/>
              </w:rPr>
            </w:pPr>
            <w:r w:rsidRPr="00FA7AC7">
              <w:rPr>
                <w:rFonts w:ascii="Times New Roman" w:hAnsi="Times New Roman"/>
                <w:sz w:val="20"/>
                <w:szCs w:val="20"/>
              </w:rPr>
              <w:t>SSCI</w:t>
            </w:r>
          </w:p>
        </w:tc>
        <w:tc>
          <w:tcPr>
            <w:tcW w:w="805" w:type="dxa"/>
            <w:tcBorders>
              <w:top w:val="nil"/>
              <w:left w:val="nil"/>
              <w:bottom w:val="nil"/>
              <w:right w:val="nil"/>
            </w:tcBorders>
          </w:tcPr>
          <w:p w:rsidR="00F42301" w:rsidRPr="00FA7AC7" w:rsidRDefault="00F42301" w:rsidP="00B67EC4">
            <w:pPr>
              <w:widowControl w:val="0"/>
              <w:autoSpaceDE w:val="0"/>
              <w:autoSpaceDN w:val="0"/>
              <w:adjustRightInd w:val="0"/>
              <w:spacing w:before="7" w:after="0"/>
              <w:ind w:left="246"/>
              <w:rPr>
                <w:rFonts w:ascii="Times New Roman" w:hAnsi="Times New Roman"/>
                <w:sz w:val="24"/>
                <w:szCs w:val="24"/>
              </w:rPr>
            </w:pPr>
            <w:r w:rsidRPr="00FA7AC7">
              <w:rPr>
                <w:rFonts w:ascii="Times New Roman" w:hAnsi="Times New Roman"/>
                <w:sz w:val="20"/>
                <w:szCs w:val="20"/>
              </w:rPr>
              <w:t>5580</w:t>
            </w:r>
          </w:p>
        </w:tc>
        <w:tc>
          <w:tcPr>
            <w:tcW w:w="4083" w:type="dxa"/>
            <w:tcBorders>
              <w:top w:val="nil"/>
              <w:left w:val="nil"/>
              <w:bottom w:val="nil"/>
              <w:right w:val="nil"/>
            </w:tcBorders>
          </w:tcPr>
          <w:p w:rsidR="00F42301" w:rsidRPr="00FA7AC7" w:rsidRDefault="00F42301" w:rsidP="00B67EC4">
            <w:pPr>
              <w:widowControl w:val="0"/>
              <w:autoSpaceDE w:val="0"/>
              <w:autoSpaceDN w:val="0"/>
              <w:adjustRightInd w:val="0"/>
              <w:spacing w:before="7" w:after="0"/>
              <w:ind w:left="160"/>
              <w:rPr>
                <w:rFonts w:ascii="Times New Roman" w:hAnsi="Times New Roman"/>
                <w:sz w:val="24"/>
                <w:szCs w:val="24"/>
              </w:rPr>
            </w:pPr>
            <w:r w:rsidRPr="00FA7AC7">
              <w:rPr>
                <w:rFonts w:ascii="Times New Roman" w:hAnsi="Times New Roman"/>
                <w:sz w:val="20"/>
                <w:szCs w:val="20"/>
              </w:rPr>
              <w:t>Social Studies Concepts and Issues</w:t>
            </w:r>
          </w:p>
        </w:tc>
      </w:tr>
      <w:tr w:rsidR="00F42301" w:rsidRPr="00FA7AC7" w:rsidTr="00B67EC4">
        <w:trPr>
          <w:trHeight w:hRule="exact" w:val="240"/>
        </w:trPr>
        <w:tc>
          <w:tcPr>
            <w:tcW w:w="874" w:type="dxa"/>
            <w:tcBorders>
              <w:top w:val="nil"/>
              <w:left w:val="nil"/>
              <w:bottom w:val="nil"/>
              <w:right w:val="nil"/>
            </w:tcBorders>
          </w:tcPr>
          <w:p w:rsidR="00F42301" w:rsidRPr="00FA7AC7" w:rsidRDefault="00F42301" w:rsidP="00B67EC4">
            <w:pPr>
              <w:widowControl w:val="0"/>
              <w:autoSpaceDE w:val="0"/>
              <w:autoSpaceDN w:val="0"/>
              <w:adjustRightInd w:val="0"/>
              <w:spacing w:after="0" w:line="217" w:lineRule="exact"/>
              <w:ind w:left="40"/>
              <w:rPr>
                <w:rFonts w:ascii="Times New Roman" w:hAnsi="Times New Roman"/>
                <w:sz w:val="24"/>
                <w:szCs w:val="24"/>
              </w:rPr>
            </w:pPr>
            <w:r w:rsidRPr="00FA7AC7">
              <w:rPr>
                <w:rFonts w:ascii="Times New Roman" w:hAnsi="Times New Roman"/>
                <w:sz w:val="20"/>
                <w:szCs w:val="20"/>
              </w:rPr>
              <w:t>MGED</w:t>
            </w:r>
          </w:p>
        </w:tc>
        <w:tc>
          <w:tcPr>
            <w:tcW w:w="805" w:type="dxa"/>
            <w:tcBorders>
              <w:top w:val="nil"/>
              <w:left w:val="nil"/>
              <w:bottom w:val="nil"/>
              <w:right w:val="nil"/>
            </w:tcBorders>
          </w:tcPr>
          <w:p w:rsidR="00F42301" w:rsidRPr="00FA7AC7" w:rsidRDefault="00F42301" w:rsidP="00B67EC4">
            <w:pPr>
              <w:widowControl w:val="0"/>
              <w:autoSpaceDE w:val="0"/>
              <w:autoSpaceDN w:val="0"/>
              <w:adjustRightInd w:val="0"/>
              <w:spacing w:after="0" w:line="217" w:lineRule="exact"/>
              <w:ind w:left="246"/>
              <w:rPr>
                <w:rFonts w:ascii="Times New Roman" w:hAnsi="Times New Roman"/>
                <w:sz w:val="24"/>
                <w:szCs w:val="24"/>
              </w:rPr>
            </w:pPr>
            <w:r w:rsidRPr="00FA7AC7">
              <w:rPr>
                <w:rFonts w:ascii="Times New Roman" w:hAnsi="Times New Roman"/>
                <w:sz w:val="20"/>
                <w:szCs w:val="20"/>
              </w:rPr>
              <w:t>5581</w:t>
            </w:r>
          </w:p>
        </w:tc>
        <w:tc>
          <w:tcPr>
            <w:tcW w:w="4083" w:type="dxa"/>
            <w:tcBorders>
              <w:top w:val="nil"/>
              <w:left w:val="nil"/>
              <w:bottom w:val="nil"/>
              <w:right w:val="nil"/>
            </w:tcBorders>
          </w:tcPr>
          <w:p w:rsidR="00F42301" w:rsidRPr="00FA7AC7" w:rsidRDefault="00F42301" w:rsidP="00B67EC4">
            <w:pPr>
              <w:widowControl w:val="0"/>
              <w:autoSpaceDE w:val="0"/>
              <w:autoSpaceDN w:val="0"/>
              <w:adjustRightInd w:val="0"/>
              <w:spacing w:after="0" w:line="217" w:lineRule="exact"/>
              <w:ind w:left="160"/>
              <w:rPr>
                <w:rFonts w:ascii="Times New Roman" w:hAnsi="Times New Roman"/>
                <w:sz w:val="24"/>
                <w:szCs w:val="24"/>
              </w:rPr>
            </w:pPr>
            <w:r w:rsidRPr="00FA7AC7">
              <w:rPr>
                <w:rFonts w:ascii="Times New Roman" w:hAnsi="Times New Roman"/>
                <w:sz w:val="20"/>
                <w:szCs w:val="20"/>
              </w:rPr>
              <w:t>Methods &amp; Materials in</w:t>
            </w:r>
            <w:r w:rsidRPr="00FA7AC7">
              <w:rPr>
                <w:rFonts w:ascii="Times New Roman" w:hAnsi="Times New Roman"/>
                <w:spacing w:val="-4"/>
                <w:sz w:val="20"/>
                <w:szCs w:val="20"/>
              </w:rPr>
              <w:t xml:space="preserve"> </w:t>
            </w:r>
            <w:r w:rsidRPr="00FA7AC7">
              <w:rPr>
                <w:rFonts w:ascii="Times New Roman" w:hAnsi="Times New Roman"/>
                <w:spacing w:val="-14"/>
                <w:sz w:val="20"/>
                <w:szCs w:val="20"/>
              </w:rPr>
              <w:t>T</w:t>
            </w:r>
            <w:r w:rsidRPr="00FA7AC7">
              <w:rPr>
                <w:rFonts w:ascii="Times New Roman" w:hAnsi="Times New Roman"/>
                <w:sz w:val="20"/>
                <w:szCs w:val="20"/>
              </w:rPr>
              <w:t>eaching Social Studies</w:t>
            </w:r>
          </w:p>
        </w:tc>
      </w:tr>
      <w:tr w:rsidR="00F42301" w:rsidRPr="00FA7AC7" w:rsidTr="00B67EC4">
        <w:trPr>
          <w:trHeight w:hRule="exact" w:val="320"/>
        </w:trPr>
        <w:tc>
          <w:tcPr>
            <w:tcW w:w="874" w:type="dxa"/>
            <w:tcBorders>
              <w:top w:val="nil"/>
              <w:left w:val="nil"/>
              <w:bottom w:val="nil"/>
              <w:right w:val="nil"/>
            </w:tcBorders>
          </w:tcPr>
          <w:p w:rsidR="00F42301" w:rsidRPr="00FA7AC7" w:rsidRDefault="00F42301" w:rsidP="00B67EC4">
            <w:pPr>
              <w:widowControl w:val="0"/>
              <w:autoSpaceDE w:val="0"/>
              <w:autoSpaceDN w:val="0"/>
              <w:adjustRightInd w:val="0"/>
              <w:spacing w:after="0" w:line="217" w:lineRule="exact"/>
              <w:ind w:left="40"/>
              <w:rPr>
                <w:rFonts w:ascii="Times New Roman" w:hAnsi="Times New Roman"/>
                <w:sz w:val="24"/>
                <w:szCs w:val="24"/>
              </w:rPr>
            </w:pPr>
            <w:r w:rsidRPr="00FA7AC7">
              <w:rPr>
                <w:rFonts w:ascii="Times New Roman" w:hAnsi="Times New Roman"/>
                <w:sz w:val="20"/>
                <w:szCs w:val="20"/>
              </w:rPr>
              <w:t>SSCI</w:t>
            </w:r>
          </w:p>
        </w:tc>
        <w:tc>
          <w:tcPr>
            <w:tcW w:w="805" w:type="dxa"/>
            <w:tcBorders>
              <w:top w:val="nil"/>
              <w:left w:val="nil"/>
              <w:bottom w:val="nil"/>
              <w:right w:val="nil"/>
            </w:tcBorders>
          </w:tcPr>
          <w:p w:rsidR="00F42301" w:rsidRPr="00FA7AC7" w:rsidRDefault="00F42301" w:rsidP="00B67EC4">
            <w:pPr>
              <w:widowControl w:val="0"/>
              <w:autoSpaceDE w:val="0"/>
              <w:autoSpaceDN w:val="0"/>
              <w:adjustRightInd w:val="0"/>
              <w:spacing w:after="0" w:line="217" w:lineRule="exact"/>
              <w:ind w:left="246"/>
              <w:rPr>
                <w:rFonts w:ascii="Times New Roman" w:hAnsi="Times New Roman"/>
                <w:sz w:val="24"/>
                <w:szCs w:val="24"/>
              </w:rPr>
            </w:pPr>
            <w:r w:rsidRPr="00FA7AC7">
              <w:rPr>
                <w:rFonts w:ascii="Times New Roman" w:hAnsi="Times New Roman"/>
                <w:sz w:val="20"/>
                <w:szCs w:val="20"/>
              </w:rPr>
              <w:t>5583</w:t>
            </w:r>
          </w:p>
        </w:tc>
        <w:tc>
          <w:tcPr>
            <w:tcW w:w="4083" w:type="dxa"/>
            <w:tcBorders>
              <w:top w:val="nil"/>
              <w:left w:val="nil"/>
              <w:bottom w:val="nil"/>
              <w:right w:val="nil"/>
            </w:tcBorders>
          </w:tcPr>
          <w:p w:rsidR="00F42301" w:rsidRPr="00FA7AC7" w:rsidRDefault="00F42301" w:rsidP="00B67EC4">
            <w:pPr>
              <w:widowControl w:val="0"/>
              <w:autoSpaceDE w:val="0"/>
              <w:autoSpaceDN w:val="0"/>
              <w:adjustRightInd w:val="0"/>
              <w:spacing w:after="0" w:line="217" w:lineRule="exact"/>
              <w:ind w:left="160"/>
              <w:rPr>
                <w:rFonts w:ascii="Times New Roman" w:hAnsi="Times New Roman"/>
                <w:sz w:val="24"/>
                <w:szCs w:val="24"/>
              </w:rPr>
            </w:pPr>
            <w:r w:rsidRPr="00FA7AC7">
              <w:rPr>
                <w:rFonts w:ascii="Times New Roman" w:hAnsi="Times New Roman"/>
                <w:sz w:val="20"/>
                <w:szCs w:val="20"/>
              </w:rPr>
              <w:t>Social Studies for Global Understanding</w:t>
            </w:r>
          </w:p>
        </w:tc>
      </w:tr>
    </w:tbl>
    <w:p w:rsidR="00F42301" w:rsidRDefault="00F42301" w:rsidP="00721764">
      <w:pPr>
        <w:widowControl w:val="0"/>
        <w:autoSpaceDE w:val="0"/>
        <w:autoSpaceDN w:val="0"/>
        <w:adjustRightInd w:val="0"/>
        <w:spacing w:before="1" w:after="0" w:line="110" w:lineRule="exact"/>
        <w:rPr>
          <w:rFonts w:ascii="Times New Roman" w:hAnsi="Times New Roman"/>
          <w:sz w:val="11"/>
          <w:szCs w:val="11"/>
        </w:rPr>
      </w:pPr>
    </w:p>
    <w:p w:rsidR="00F42301" w:rsidRDefault="00F42301" w:rsidP="00721764">
      <w:pPr>
        <w:widowControl w:val="0"/>
        <w:tabs>
          <w:tab w:val="left" w:pos="9220"/>
        </w:tabs>
        <w:autoSpaceDE w:val="0"/>
        <w:autoSpaceDN w:val="0"/>
        <w:adjustRightInd w:val="0"/>
        <w:spacing w:before="14" w:after="0"/>
        <w:ind w:left="1938"/>
        <w:rPr>
          <w:rFonts w:ascii="Times New Roman" w:hAnsi="Times New Roman"/>
          <w:sz w:val="28"/>
          <w:szCs w:val="28"/>
        </w:rPr>
      </w:pPr>
      <w:r>
        <w:rPr>
          <w:rFonts w:ascii="Times New Roman" w:hAnsi="Times New Roman"/>
          <w:b/>
          <w:bCs/>
          <w:sz w:val="28"/>
          <w:szCs w:val="28"/>
        </w:rPr>
        <w:t>A</w:t>
      </w:r>
      <w:r>
        <w:rPr>
          <w:rFonts w:ascii="Times New Roman" w:hAnsi="Times New Roman"/>
          <w:b/>
          <w:bCs/>
          <w:spacing w:val="-5"/>
          <w:sz w:val="28"/>
          <w:szCs w:val="28"/>
        </w:rPr>
        <w:t>r</w:t>
      </w:r>
      <w:r>
        <w:rPr>
          <w:rFonts w:ascii="Times New Roman" w:hAnsi="Times New Roman"/>
          <w:b/>
          <w:bCs/>
          <w:sz w:val="28"/>
          <w:szCs w:val="28"/>
        </w:rPr>
        <w:t>ea D - Resea</w:t>
      </w:r>
      <w:r>
        <w:rPr>
          <w:rFonts w:ascii="Times New Roman" w:hAnsi="Times New Roman"/>
          <w:b/>
          <w:bCs/>
          <w:spacing w:val="-5"/>
          <w:sz w:val="28"/>
          <w:szCs w:val="28"/>
        </w:rPr>
        <w:t>r</w:t>
      </w:r>
      <w:r>
        <w:rPr>
          <w:rFonts w:ascii="Times New Roman" w:hAnsi="Times New Roman"/>
          <w:b/>
          <w:bCs/>
          <w:sz w:val="28"/>
          <w:szCs w:val="28"/>
        </w:rPr>
        <w:t>ch (Minimum of 6 hours)</w:t>
      </w:r>
      <w:r>
        <w:rPr>
          <w:rFonts w:ascii="Times New Roman" w:hAnsi="Times New Roman"/>
          <w:b/>
          <w:bCs/>
          <w:sz w:val="28"/>
          <w:szCs w:val="28"/>
        </w:rPr>
        <w:tab/>
        <w:t>6 hrs</w:t>
      </w:r>
    </w:p>
    <w:tbl>
      <w:tblPr>
        <w:tblW w:w="0" w:type="auto"/>
        <w:tblInd w:w="2258" w:type="dxa"/>
        <w:tblLayout w:type="fixed"/>
        <w:tblCellMar>
          <w:left w:w="0" w:type="dxa"/>
          <w:right w:w="0" w:type="dxa"/>
        </w:tblCellMar>
        <w:tblLook w:val="0000"/>
      </w:tblPr>
      <w:tblGrid>
        <w:gridCol w:w="852"/>
        <w:gridCol w:w="827"/>
        <w:gridCol w:w="1939"/>
      </w:tblGrid>
      <w:tr w:rsidR="00F42301" w:rsidRPr="00FA7AC7" w:rsidTr="00B67EC4">
        <w:trPr>
          <w:trHeight w:hRule="exact" w:val="287"/>
        </w:trPr>
        <w:tc>
          <w:tcPr>
            <w:tcW w:w="852" w:type="dxa"/>
            <w:tcBorders>
              <w:top w:val="nil"/>
              <w:left w:val="nil"/>
              <w:bottom w:val="nil"/>
              <w:right w:val="nil"/>
            </w:tcBorders>
          </w:tcPr>
          <w:p w:rsidR="00F42301" w:rsidRPr="00FA7AC7" w:rsidRDefault="00F42301" w:rsidP="00B67EC4">
            <w:pPr>
              <w:widowControl w:val="0"/>
              <w:autoSpaceDE w:val="0"/>
              <w:autoSpaceDN w:val="0"/>
              <w:adjustRightInd w:val="0"/>
              <w:spacing w:before="34" w:after="0"/>
              <w:ind w:left="40"/>
              <w:rPr>
                <w:rFonts w:ascii="Times New Roman" w:hAnsi="Times New Roman"/>
                <w:sz w:val="24"/>
                <w:szCs w:val="24"/>
              </w:rPr>
            </w:pPr>
            <w:r w:rsidRPr="00FA7AC7">
              <w:rPr>
                <w:rFonts w:ascii="Times New Roman" w:hAnsi="Times New Roman"/>
                <w:sz w:val="20"/>
                <w:szCs w:val="20"/>
              </w:rPr>
              <w:t>EDUC</w:t>
            </w:r>
          </w:p>
        </w:tc>
        <w:tc>
          <w:tcPr>
            <w:tcW w:w="827" w:type="dxa"/>
            <w:tcBorders>
              <w:top w:val="nil"/>
              <w:left w:val="nil"/>
              <w:bottom w:val="nil"/>
              <w:right w:val="nil"/>
            </w:tcBorders>
          </w:tcPr>
          <w:p w:rsidR="00F42301" w:rsidRPr="00FA7AC7" w:rsidRDefault="00F42301" w:rsidP="00B67EC4">
            <w:pPr>
              <w:widowControl w:val="0"/>
              <w:autoSpaceDE w:val="0"/>
              <w:autoSpaceDN w:val="0"/>
              <w:adjustRightInd w:val="0"/>
              <w:spacing w:before="34" w:after="0"/>
              <w:ind w:left="268"/>
              <w:rPr>
                <w:rFonts w:ascii="Times New Roman" w:hAnsi="Times New Roman"/>
                <w:sz w:val="24"/>
                <w:szCs w:val="24"/>
              </w:rPr>
            </w:pPr>
            <w:r w:rsidRPr="00FA7AC7">
              <w:rPr>
                <w:rFonts w:ascii="Times New Roman" w:hAnsi="Times New Roman"/>
                <w:sz w:val="20"/>
                <w:szCs w:val="20"/>
              </w:rPr>
              <w:t>5501</w:t>
            </w:r>
          </w:p>
        </w:tc>
        <w:tc>
          <w:tcPr>
            <w:tcW w:w="1939" w:type="dxa"/>
            <w:tcBorders>
              <w:top w:val="nil"/>
              <w:left w:val="nil"/>
              <w:bottom w:val="nil"/>
              <w:right w:val="nil"/>
            </w:tcBorders>
          </w:tcPr>
          <w:p w:rsidR="00F42301" w:rsidRPr="00FA7AC7" w:rsidRDefault="00F42301" w:rsidP="00B67EC4">
            <w:pPr>
              <w:widowControl w:val="0"/>
              <w:autoSpaceDE w:val="0"/>
              <w:autoSpaceDN w:val="0"/>
              <w:adjustRightInd w:val="0"/>
              <w:spacing w:before="34" w:after="0"/>
              <w:ind w:left="160"/>
              <w:rPr>
                <w:rFonts w:ascii="Times New Roman" w:hAnsi="Times New Roman"/>
                <w:sz w:val="24"/>
                <w:szCs w:val="24"/>
              </w:rPr>
            </w:pPr>
            <w:r w:rsidRPr="00FA7AC7">
              <w:rPr>
                <w:rFonts w:ascii="Times New Roman" w:hAnsi="Times New Roman"/>
                <w:sz w:val="20"/>
                <w:szCs w:val="20"/>
              </w:rPr>
              <w:t>Educational Research</w:t>
            </w:r>
          </w:p>
        </w:tc>
      </w:tr>
      <w:tr w:rsidR="00F42301" w:rsidRPr="00FA7AC7" w:rsidTr="00B67EC4">
        <w:trPr>
          <w:trHeight w:hRule="exact" w:val="320"/>
        </w:trPr>
        <w:tc>
          <w:tcPr>
            <w:tcW w:w="852" w:type="dxa"/>
            <w:tcBorders>
              <w:top w:val="nil"/>
              <w:left w:val="nil"/>
              <w:bottom w:val="nil"/>
              <w:right w:val="nil"/>
            </w:tcBorders>
          </w:tcPr>
          <w:p w:rsidR="00F42301" w:rsidRPr="00FA7AC7" w:rsidRDefault="00F42301" w:rsidP="00B67EC4">
            <w:pPr>
              <w:widowControl w:val="0"/>
              <w:autoSpaceDE w:val="0"/>
              <w:autoSpaceDN w:val="0"/>
              <w:adjustRightInd w:val="0"/>
              <w:spacing w:after="0" w:line="217" w:lineRule="exact"/>
              <w:ind w:left="40"/>
              <w:rPr>
                <w:rFonts w:ascii="Times New Roman" w:hAnsi="Times New Roman"/>
                <w:sz w:val="24"/>
                <w:szCs w:val="24"/>
              </w:rPr>
            </w:pPr>
            <w:r w:rsidRPr="00FA7AC7">
              <w:rPr>
                <w:rFonts w:ascii="Times New Roman" w:hAnsi="Times New Roman"/>
                <w:sz w:val="20"/>
                <w:szCs w:val="20"/>
              </w:rPr>
              <w:t>EDUC</w:t>
            </w:r>
          </w:p>
        </w:tc>
        <w:tc>
          <w:tcPr>
            <w:tcW w:w="827" w:type="dxa"/>
            <w:tcBorders>
              <w:top w:val="nil"/>
              <w:left w:val="nil"/>
              <w:bottom w:val="nil"/>
              <w:right w:val="nil"/>
            </w:tcBorders>
          </w:tcPr>
          <w:p w:rsidR="00F42301" w:rsidRPr="00FA7AC7" w:rsidRDefault="00F42301" w:rsidP="00B67EC4">
            <w:pPr>
              <w:widowControl w:val="0"/>
              <w:autoSpaceDE w:val="0"/>
              <w:autoSpaceDN w:val="0"/>
              <w:adjustRightInd w:val="0"/>
              <w:spacing w:after="0" w:line="217" w:lineRule="exact"/>
              <w:ind w:left="268"/>
              <w:rPr>
                <w:rFonts w:ascii="Times New Roman" w:hAnsi="Times New Roman"/>
                <w:sz w:val="24"/>
                <w:szCs w:val="24"/>
              </w:rPr>
            </w:pPr>
            <w:r w:rsidRPr="00FA7AC7">
              <w:rPr>
                <w:rFonts w:ascii="Times New Roman" w:hAnsi="Times New Roman"/>
                <w:sz w:val="20"/>
                <w:szCs w:val="20"/>
              </w:rPr>
              <w:t>5500</w:t>
            </w:r>
          </w:p>
        </w:tc>
        <w:tc>
          <w:tcPr>
            <w:tcW w:w="1939" w:type="dxa"/>
            <w:tcBorders>
              <w:top w:val="nil"/>
              <w:left w:val="nil"/>
              <w:bottom w:val="nil"/>
              <w:right w:val="nil"/>
            </w:tcBorders>
          </w:tcPr>
          <w:p w:rsidR="00F42301" w:rsidRPr="00FA7AC7" w:rsidRDefault="00F42301" w:rsidP="00B67EC4">
            <w:pPr>
              <w:widowControl w:val="0"/>
              <w:autoSpaceDE w:val="0"/>
              <w:autoSpaceDN w:val="0"/>
              <w:adjustRightInd w:val="0"/>
              <w:spacing w:after="0" w:line="217" w:lineRule="exact"/>
              <w:ind w:left="160"/>
              <w:rPr>
                <w:rFonts w:ascii="Times New Roman" w:hAnsi="Times New Roman"/>
                <w:sz w:val="24"/>
                <w:szCs w:val="24"/>
              </w:rPr>
            </w:pPr>
            <w:r w:rsidRPr="00FA7AC7">
              <w:rPr>
                <w:rFonts w:ascii="Times New Roman" w:hAnsi="Times New Roman"/>
                <w:sz w:val="20"/>
                <w:szCs w:val="20"/>
              </w:rPr>
              <w:t>Educational Statistics</w:t>
            </w:r>
          </w:p>
        </w:tc>
      </w:tr>
    </w:tbl>
    <w:p w:rsidR="00F42301" w:rsidRDefault="00F42301" w:rsidP="00721764">
      <w:pPr>
        <w:widowControl w:val="0"/>
        <w:autoSpaceDE w:val="0"/>
        <w:autoSpaceDN w:val="0"/>
        <w:adjustRightInd w:val="0"/>
        <w:spacing w:before="3" w:after="0" w:line="110" w:lineRule="exact"/>
        <w:rPr>
          <w:rFonts w:ascii="Times New Roman" w:hAnsi="Times New Roman"/>
          <w:sz w:val="11"/>
          <w:szCs w:val="11"/>
        </w:rPr>
      </w:pPr>
    </w:p>
    <w:p w:rsidR="00F42301" w:rsidRDefault="00F42301" w:rsidP="00721764">
      <w:pPr>
        <w:widowControl w:val="0"/>
        <w:tabs>
          <w:tab w:val="left" w:pos="9220"/>
        </w:tabs>
        <w:autoSpaceDE w:val="0"/>
        <w:autoSpaceDN w:val="0"/>
        <w:adjustRightInd w:val="0"/>
        <w:spacing w:before="14" w:after="0"/>
        <w:ind w:left="1938"/>
        <w:rPr>
          <w:rFonts w:ascii="Times New Roman" w:hAnsi="Times New Roman"/>
          <w:sz w:val="28"/>
          <w:szCs w:val="28"/>
        </w:rPr>
      </w:pPr>
      <w:r>
        <w:rPr>
          <w:rFonts w:ascii="Times New Roman" w:hAnsi="Times New Roman"/>
          <w:b/>
          <w:bCs/>
          <w:sz w:val="28"/>
          <w:szCs w:val="28"/>
        </w:rPr>
        <w:t>A</w:t>
      </w:r>
      <w:r>
        <w:rPr>
          <w:rFonts w:ascii="Times New Roman" w:hAnsi="Times New Roman"/>
          <w:b/>
          <w:bCs/>
          <w:spacing w:val="-5"/>
          <w:sz w:val="28"/>
          <w:szCs w:val="28"/>
        </w:rPr>
        <w:t>r</w:t>
      </w:r>
      <w:r>
        <w:rPr>
          <w:rFonts w:ascii="Times New Roman" w:hAnsi="Times New Roman"/>
          <w:b/>
          <w:bCs/>
          <w:sz w:val="28"/>
          <w:szCs w:val="28"/>
        </w:rPr>
        <w:t>ea E - Middle Grades Electives (Minimum of 6 hours)</w:t>
      </w:r>
      <w:r>
        <w:rPr>
          <w:rFonts w:ascii="Times New Roman" w:hAnsi="Times New Roman"/>
          <w:b/>
          <w:bCs/>
          <w:sz w:val="28"/>
          <w:szCs w:val="28"/>
        </w:rPr>
        <w:tab/>
        <w:t>6 hrs</w:t>
      </w:r>
    </w:p>
    <w:tbl>
      <w:tblPr>
        <w:tblW w:w="0" w:type="auto"/>
        <w:tblInd w:w="2258" w:type="dxa"/>
        <w:tblLayout w:type="fixed"/>
        <w:tblCellMar>
          <w:left w:w="0" w:type="dxa"/>
          <w:right w:w="0" w:type="dxa"/>
        </w:tblCellMar>
        <w:tblLook w:val="0000"/>
      </w:tblPr>
      <w:tblGrid>
        <w:gridCol w:w="852"/>
        <w:gridCol w:w="827"/>
        <w:gridCol w:w="4144"/>
      </w:tblGrid>
      <w:tr w:rsidR="00F42301" w:rsidRPr="00FA7AC7" w:rsidTr="00B67EC4">
        <w:trPr>
          <w:trHeight w:hRule="exact" w:val="287"/>
        </w:trPr>
        <w:tc>
          <w:tcPr>
            <w:tcW w:w="852" w:type="dxa"/>
            <w:tcBorders>
              <w:top w:val="nil"/>
              <w:left w:val="nil"/>
              <w:bottom w:val="nil"/>
              <w:right w:val="nil"/>
            </w:tcBorders>
          </w:tcPr>
          <w:p w:rsidR="00F42301" w:rsidRPr="00FA7AC7" w:rsidRDefault="00F42301" w:rsidP="00B67EC4">
            <w:pPr>
              <w:widowControl w:val="0"/>
              <w:autoSpaceDE w:val="0"/>
              <w:autoSpaceDN w:val="0"/>
              <w:adjustRightInd w:val="0"/>
              <w:spacing w:before="34" w:after="0"/>
              <w:ind w:left="40"/>
              <w:rPr>
                <w:rFonts w:ascii="Times New Roman" w:hAnsi="Times New Roman"/>
                <w:sz w:val="24"/>
                <w:szCs w:val="24"/>
              </w:rPr>
            </w:pPr>
            <w:r w:rsidRPr="00FA7AC7">
              <w:rPr>
                <w:rFonts w:ascii="Times New Roman" w:hAnsi="Times New Roman"/>
                <w:sz w:val="20"/>
                <w:szCs w:val="20"/>
              </w:rPr>
              <w:t>EDUC</w:t>
            </w:r>
          </w:p>
        </w:tc>
        <w:tc>
          <w:tcPr>
            <w:tcW w:w="827" w:type="dxa"/>
            <w:tcBorders>
              <w:top w:val="nil"/>
              <w:left w:val="nil"/>
              <w:bottom w:val="nil"/>
              <w:right w:val="nil"/>
            </w:tcBorders>
          </w:tcPr>
          <w:p w:rsidR="00F42301" w:rsidRPr="00FA7AC7" w:rsidRDefault="00F42301" w:rsidP="00B67EC4">
            <w:pPr>
              <w:widowControl w:val="0"/>
              <w:autoSpaceDE w:val="0"/>
              <w:autoSpaceDN w:val="0"/>
              <w:adjustRightInd w:val="0"/>
              <w:spacing w:before="34" w:after="0"/>
              <w:ind w:left="268"/>
              <w:rPr>
                <w:rFonts w:ascii="Times New Roman" w:hAnsi="Times New Roman"/>
                <w:sz w:val="24"/>
                <w:szCs w:val="24"/>
              </w:rPr>
            </w:pPr>
            <w:r w:rsidRPr="00FA7AC7">
              <w:rPr>
                <w:rFonts w:ascii="Times New Roman" w:hAnsi="Times New Roman"/>
                <w:sz w:val="20"/>
                <w:szCs w:val="20"/>
              </w:rPr>
              <w:t>5502</w:t>
            </w:r>
          </w:p>
        </w:tc>
        <w:tc>
          <w:tcPr>
            <w:tcW w:w="4144" w:type="dxa"/>
            <w:tcBorders>
              <w:top w:val="nil"/>
              <w:left w:val="nil"/>
              <w:bottom w:val="nil"/>
              <w:right w:val="nil"/>
            </w:tcBorders>
          </w:tcPr>
          <w:p w:rsidR="00F42301" w:rsidRPr="00FA7AC7" w:rsidRDefault="00F42301" w:rsidP="00B67EC4">
            <w:pPr>
              <w:widowControl w:val="0"/>
              <w:autoSpaceDE w:val="0"/>
              <w:autoSpaceDN w:val="0"/>
              <w:adjustRightInd w:val="0"/>
              <w:spacing w:before="34" w:after="0"/>
              <w:ind w:left="160"/>
              <w:rPr>
                <w:rFonts w:ascii="Times New Roman" w:hAnsi="Times New Roman"/>
                <w:sz w:val="24"/>
                <w:szCs w:val="24"/>
              </w:rPr>
            </w:pPr>
            <w:r w:rsidRPr="00FA7AC7">
              <w:rPr>
                <w:rFonts w:ascii="Times New Roman" w:hAnsi="Times New Roman"/>
                <w:sz w:val="20"/>
                <w:szCs w:val="20"/>
              </w:rPr>
              <w:t>Action/Classroom Research</w:t>
            </w:r>
          </w:p>
        </w:tc>
      </w:tr>
      <w:tr w:rsidR="00F42301" w:rsidRPr="00FA7AC7" w:rsidTr="00B67EC4">
        <w:trPr>
          <w:trHeight w:hRule="exact" w:val="240"/>
        </w:trPr>
        <w:tc>
          <w:tcPr>
            <w:tcW w:w="852" w:type="dxa"/>
            <w:tcBorders>
              <w:top w:val="nil"/>
              <w:left w:val="nil"/>
              <w:bottom w:val="nil"/>
              <w:right w:val="nil"/>
            </w:tcBorders>
          </w:tcPr>
          <w:p w:rsidR="00F42301" w:rsidRPr="00FA7AC7" w:rsidRDefault="00F42301" w:rsidP="00B67EC4">
            <w:pPr>
              <w:widowControl w:val="0"/>
              <w:autoSpaceDE w:val="0"/>
              <w:autoSpaceDN w:val="0"/>
              <w:adjustRightInd w:val="0"/>
              <w:spacing w:after="0" w:line="217" w:lineRule="exact"/>
              <w:ind w:left="40"/>
              <w:rPr>
                <w:rFonts w:ascii="Times New Roman" w:hAnsi="Times New Roman"/>
                <w:sz w:val="24"/>
                <w:szCs w:val="24"/>
              </w:rPr>
            </w:pPr>
            <w:r w:rsidRPr="00FA7AC7">
              <w:rPr>
                <w:rFonts w:ascii="Times New Roman" w:hAnsi="Times New Roman"/>
                <w:sz w:val="20"/>
                <w:szCs w:val="20"/>
              </w:rPr>
              <w:t>EDUC</w:t>
            </w:r>
          </w:p>
        </w:tc>
        <w:tc>
          <w:tcPr>
            <w:tcW w:w="827" w:type="dxa"/>
            <w:tcBorders>
              <w:top w:val="nil"/>
              <w:left w:val="nil"/>
              <w:bottom w:val="nil"/>
              <w:right w:val="nil"/>
            </w:tcBorders>
          </w:tcPr>
          <w:p w:rsidR="00F42301" w:rsidRPr="00FA7AC7" w:rsidRDefault="00F42301" w:rsidP="00B67EC4">
            <w:pPr>
              <w:widowControl w:val="0"/>
              <w:autoSpaceDE w:val="0"/>
              <w:autoSpaceDN w:val="0"/>
              <w:adjustRightInd w:val="0"/>
              <w:spacing w:after="0" w:line="217" w:lineRule="exact"/>
              <w:ind w:left="268"/>
              <w:rPr>
                <w:rFonts w:ascii="Times New Roman" w:hAnsi="Times New Roman"/>
                <w:sz w:val="24"/>
                <w:szCs w:val="24"/>
              </w:rPr>
            </w:pPr>
            <w:r w:rsidRPr="00FA7AC7">
              <w:rPr>
                <w:rFonts w:ascii="Times New Roman" w:hAnsi="Times New Roman"/>
                <w:sz w:val="20"/>
                <w:szCs w:val="20"/>
              </w:rPr>
              <w:t>5540</w:t>
            </w:r>
          </w:p>
        </w:tc>
        <w:tc>
          <w:tcPr>
            <w:tcW w:w="4144" w:type="dxa"/>
            <w:tcBorders>
              <w:top w:val="nil"/>
              <w:left w:val="nil"/>
              <w:bottom w:val="nil"/>
              <w:right w:val="nil"/>
            </w:tcBorders>
          </w:tcPr>
          <w:p w:rsidR="00F42301" w:rsidRPr="00FA7AC7" w:rsidRDefault="00F42301" w:rsidP="00B67EC4">
            <w:pPr>
              <w:widowControl w:val="0"/>
              <w:autoSpaceDE w:val="0"/>
              <w:autoSpaceDN w:val="0"/>
              <w:adjustRightInd w:val="0"/>
              <w:spacing w:after="0" w:line="217" w:lineRule="exact"/>
              <w:ind w:left="160"/>
              <w:rPr>
                <w:rFonts w:ascii="Times New Roman" w:hAnsi="Times New Roman"/>
                <w:sz w:val="24"/>
                <w:szCs w:val="24"/>
              </w:rPr>
            </w:pPr>
            <w:r w:rsidRPr="00FA7AC7">
              <w:rPr>
                <w:rFonts w:ascii="Times New Roman" w:hAnsi="Times New Roman"/>
                <w:sz w:val="20"/>
                <w:szCs w:val="20"/>
              </w:rPr>
              <w:t>Curriculum Principles</w:t>
            </w:r>
          </w:p>
        </w:tc>
      </w:tr>
      <w:tr w:rsidR="00F42301" w:rsidRPr="00FA7AC7" w:rsidTr="00B67EC4">
        <w:trPr>
          <w:trHeight w:hRule="exact" w:val="240"/>
        </w:trPr>
        <w:tc>
          <w:tcPr>
            <w:tcW w:w="852" w:type="dxa"/>
            <w:tcBorders>
              <w:top w:val="nil"/>
              <w:left w:val="nil"/>
              <w:bottom w:val="nil"/>
              <w:right w:val="nil"/>
            </w:tcBorders>
          </w:tcPr>
          <w:p w:rsidR="00F42301" w:rsidRPr="00FA7AC7" w:rsidRDefault="00F42301" w:rsidP="00B67EC4">
            <w:pPr>
              <w:widowControl w:val="0"/>
              <w:autoSpaceDE w:val="0"/>
              <w:autoSpaceDN w:val="0"/>
              <w:adjustRightInd w:val="0"/>
              <w:spacing w:after="0" w:line="217" w:lineRule="exact"/>
              <w:ind w:left="40"/>
              <w:rPr>
                <w:rFonts w:ascii="Times New Roman" w:hAnsi="Times New Roman"/>
                <w:sz w:val="24"/>
                <w:szCs w:val="24"/>
              </w:rPr>
            </w:pPr>
            <w:r w:rsidRPr="00FA7AC7">
              <w:rPr>
                <w:rFonts w:ascii="Times New Roman" w:hAnsi="Times New Roman"/>
                <w:sz w:val="20"/>
                <w:szCs w:val="20"/>
              </w:rPr>
              <w:t>PSYC</w:t>
            </w:r>
          </w:p>
        </w:tc>
        <w:tc>
          <w:tcPr>
            <w:tcW w:w="827" w:type="dxa"/>
            <w:tcBorders>
              <w:top w:val="nil"/>
              <w:left w:val="nil"/>
              <w:bottom w:val="nil"/>
              <w:right w:val="nil"/>
            </w:tcBorders>
          </w:tcPr>
          <w:p w:rsidR="00F42301" w:rsidRPr="00FA7AC7" w:rsidRDefault="00F42301" w:rsidP="00B67EC4">
            <w:pPr>
              <w:widowControl w:val="0"/>
              <w:autoSpaceDE w:val="0"/>
              <w:autoSpaceDN w:val="0"/>
              <w:adjustRightInd w:val="0"/>
              <w:spacing w:after="0" w:line="217" w:lineRule="exact"/>
              <w:ind w:left="268"/>
              <w:rPr>
                <w:rFonts w:ascii="Times New Roman" w:hAnsi="Times New Roman"/>
                <w:sz w:val="24"/>
                <w:szCs w:val="24"/>
              </w:rPr>
            </w:pPr>
            <w:r w:rsidRPr="00FA7AC7">
              <w:rPr>
                <w:rFonts w:ascii="Times New Roman" w:hAnsi="Times New Roman"/>
                <w:sz w:val="20"/>
                <w:szCs w:val="20"/>
              </w:rPr>
              <w:t>5515</w:t>
            </w:r>
          </w:p>
        </w:tc>
        <w:tc>
          <w:tcPr>
            <w:tcW w:w="4144" w:type="dxa"/>
            <w:tcBorders>
              <w:top w:val="nil"/>
              <w:left w:val="nil"/>
              <w:bottom w:val="nil"/>
              <w:right w:val="nil"/>
            </w:tcBorders>
          </w:tcPr>
          <w:p w:rsidR="00F42301" w:rsidRPr="00FA7AC7" w:rsidRDefault="00F42301" w:rsidP="00B67EC4">
            <w:pPr>
              <w:widowControl w:val="0"/>
              <w:autoSpaceDE w:val="0"/>
              <w:autoSpaceDN w:val="0"/>
              <w:adjustRightInd w:val="0"/>
              <w:spacing w:after="0" w:line="217" w:lineRule="exact"/>
              <w:ind w:left="160"/>
              <w:rPr>
                <w:rFonts w:ascii="Times New Roman" w:hAnsi="Times New Roman"/>
                <w:sz w:val="24"/>
                <w:szCs w:val="24"/>
              </w:rPr>
            </w:pPr>
            <w:r w:rsidRPr="00FA7AC7">
              <w:rPr>
                <w:rFonts w:ascii="Times New Roman" w:hAnsi="Times New Roman"/>
                <w:sz w:val="20"/>
                <w:szCs w:val="20"/>
              </w:rPr>
              <w:t>Educational Psychology</w:t>
            </w:r>
          </w:p>
        </w:tc>
      </w:tr>
      <w:tr w:rsidR="00F42301" w:rsidRPr="00FA7AC7" w:rsidTr="00B67EC4">
        <w:trPr>
          <w:trHeight w:hRule="exact" w:val="240"/>
        </w:trPr>
        <w:tc>
          <w:tcPr>
            <w:tcW w:w="852" w:type="dxa"/>
            <w:tcBorders>
              <w:top w:val="nil"/>
              <w:left w:val="nil"/>
              <w:bottom w:val="nil"/>
              <w:right w:val="nil"/>
            </w:tcBorders>
          </w:tcPr>
          <w:p w:rsidR="00F42301" w:rsidRPr="00FA7AC7" w:rsidRDefault="00F42301" w:rsidP="00B67EC4">
            <w:pPr>
              <w:widowControl w:val="0"/>
              <w:autoSpaceDE w:val="0"/>
              <w:autoSpaceDN w:val="0"/>
              <w:adjustRightInd w:val="0"/>
              <w:spacing w:after="0" w:line="217" w:lineRule="exact"/>
              <w:ind w:left="40"/>
              <w:rPr>
                <w:rFonts w:ascii="Times New Roman" w:hAnsi="Times New Roman"/>
                <w:sz w:val="24"/>
                <w:szCs w:val="24"/>
              </w:rPr>
            </w:pPr>
            <w:r w:rsidRPr="00FA7AC7">
              <w:rPr>
                <w:rFonts w:ascii="Times New Roman" w:hAnsi="Times New Roman"/>
                <w:sz w:val="20"/>
                <w:szCs w:val="20"/>
              </w:rPr>
              <w:t>SPED</w:t>
            </w:r>
          </w:p>
        </w:tc>
        <w:tc>
          <w:tcPr>
            <w:tcW w:w="827" w:type="dxa"/>
            <w:tcBorders>
              <w:top w:val="nil"/>
              <w:left w:val="nil"/>
              <w:bottom w:val="nil"/>
              <w:right w:val="nil"/>
            </w:tcBorders>
          </w:tcPr>
          <w:p w:rsidR="00F42301" w:rsidRPr="00FA7AC7" w:rsidRDefault="00F42301" w:rsidP="00B67EC4">
            <w:pPr>
              <w:widowControl w:val="0"/>
              <w:autoSpaceDE w:val="0"/>
              <w:autoSpaceDN w:val="0"/>
              <w:adjustRightInd w:val="0"/>
              <w:spacing w:after="0" w:line="217" w:lineRule="exact"/>
              <w:ind w:left="268"/>
              <w:rPr>
                <w:rFonts w:ascii="Times New Roman" w:hAnsi="Times New Roman"/>
                <w:sz w:val="24"/>
                <w:szCs w:val="24"/>
              </w:rPr>
            </w:pPr>
            <w:r w:rsidRPr="00FA7AC7">
              <w:rPr>
                <w:rFonts w:ascii="Times New Roman" w:hAnsi="Times New Roman"/>
                <w:sz w:val="20"/>
                <w:szCs w:val="20"/>
              </w:rPr>
              <w:t>5501</w:t>
            </w:r>
          </w:p>
        </w:tc>
        <w:tc>
          <w:tcPr>
            <w:tcW w:w="4144" w:type="dxa"/>
            <w:tcBorders>
              <w:top w:val="nil"/>
              <w:left w:val="nil"/>
              <w:bottom w:val="nil"/>
              <w:right w:val="nil"/>
            </w:tcBorders>
          </w:tcPr>
          <w:p w:rsidR="00F42301" w:rsidRPr="00FA7AC7" w:rsidRDefault="00F42301" w:rsidP="00B67EC4">
            <w:pPr>
              <w:widowControl w:val="0"/>
              <w:autoSpaceDE w:val="0"/>
              <w:autoSpaceDN w:val="0"/>
              <w:adjustRightInd w:val="0"/>
              <w:spacing w:after="0" w:line="217" w:lineRule="exact"/>
              <w:ind w:left="160"/>
              <w:rPr>
                <w:rFonts w:ascii="Times New Roman" w:hAnsi="Times New Roman"/>
                <w:sz w:val="24"/>
                <w:szCs w:val="24"/>
              </w:rPr>
            </w:pPr>
            <w:r w:rsidRPr="00FA7AC7">
              <w:rPr>
                <w:rFonts w:ascii="Times New Roman" w:hAnsi="Times New Roman"/>
                <w:sz w:val="20"/>
                <w:szCs w:val="20"/>
              </w:rPr>
              <w:t>Exceptional Children</w:t>
            </w:r>
          </w:p>
        </w:tc>
      </w:tr>
      <w:tr w:rsidR="00F42301" w:rsidRPr="00FA7AC7" w:rsidTr="00B67EC4">
        <w:trPr>
          <w:trHeight w:hRule="exact" w:val="260"/>
        </w:trPr>
        <w:tc>
          <w:tcPr>
            <w:tcW w:w="852" w:type="dxa"/>
            <w:tcBorders>
              <w:top w:val="nil"/>
              <w:left w:val="nil"/>
              <w:bottom w:val="nil"/>
              <w:right w:val="nil"/>
            </w:tcBorders>
          </w:tcPr>
          <w:p w:rsidR="00F42301" w:rsidRPr="00FA7AC7" w:rsidRDefault="00F42301" w:rsidP="00B67EC4">
            <w:pPr>
              <w:widowControl w:val="0"/>
              <w:autoSpaceDE w:val="0"/>
              <w:autoSpaceDN w:val="0"/>
              <w:adjustRightInd w:val="0"/>
              <w:spacing w:after="0" w:line="217" w:lineRule="exact"/>
              <w:ind w:left="40"/>
              <w:rPr>
                <w:rFonts w:ascii="Times New Roman" w:hAnsi="Times New Roman"/>
                <w:sz w:val="24"/>
                <w:szCs w:val="24"/>
              </w:rPr>
            </w:pPr>
            <w:r w:rsidRPr="00FA7AC7">
              <w:rPr>
                <w:rFonts w:ascii="Times New Roman" w:hAnsi="Times New Roman"/>
                <w:sz w:val="20"/>
                <w:szCs w:val="20"/>
              </w:rPr>
              <w:t>SPED</w:t>
            </w:r>
          </w:p>
        </w:tc>
        <w:tc>
          <w:tcPr>
            <w:tcW w:w="827" w:type="dxa"/>
            <w:tcBorders>
              <w:top w:val="nil"/>
              <w:left w:val="nil"/>
              <w:bottom w:val="nil"/>
              <w:right w:val="nil"/>
            </w:tcBorders>
          </w:tcPr>
          <w:p w:rsidR="00F42301" w:rsidRPr="00FA7AC7" w:rsidRDefault="00F42301" w:rsidP="00B67EC4">
            <w:pPr>
              <w:widowControl w:val="0"/>
              <w:autoSpaceDE w:val="0"/>
              <w:autoSpaceDN w:val="0"/>
              <w:adjustRightInd w:val="0"/>
              <w:spacing w:after="0" w:line="217" w:lineRule="exact"/>
              <w:ind w:left="268"/>
              <w:rPr>
                <w:rFonts w:ascii="Times New Roman" w:hAnsi="Times New Roman"/>
                <w:sz w:val="24"/>
                <w:szCs w:val="24"/>
              </w:rPr>
            </w:pPr>
            <w:r w:rsidRPr="00FA7AC7">
              <w:rPr>
                <w:rFonts w:ascii="Times New Roman" w:hAnsi="Times New Roman"/>
                <w:sz w:val="20"/>
                <w:szCs w:val="20"/>
              </w:rPr>
              <w:t>5547</w:t>
            </w:r>
          </w:p>
        </w:tc>
        <w:tc>
          <w:tcPr>
            <w:tcW w:w="4144" w:type="dxa"/>
            <w:tcBorders>
              <w:top w:val="nil"/>
              <w:left w:val="nil"/>
              <w:bottom w:val="nil"/>
              <w:right w:val="nil"/>
            </w:tcBorders>
          </w:tcPr>
          <w:p w:rsidR="00F42301" w:rsidRPr="00FA7AC7" w:rsidRDefault="00F42301" w:rsidP="00B67EC4">
            <w:pPr>
              <w:widowControl w:val="0"/>
              <w:autoSpaceDE w:val="0"/>
              <w:autoSpaceDN w:val="0"/>
              <w:adjustRightInd w:val="0"/>
              <w:spacing w:after="0" w:line="217" w:lineRule="exact"/>
              <w:ind w:left="160"/>
              <w:rPr>
                <w:rFonts w:ascii="Times New Roman" w:hAnsi="Times New Roman"/>
                <w:sz w:val="24"/>
                <w:szCs w:val="24"/>
              </w:rPr>
            </w:pPr>
            <w:r w:rsidRPr="00FA7AC7">
              <w:rPr>
                <w:rFonts w:ascii="Times New Roman" w:hAnsi="Times New Roman"/>
                <w:sz w:val="20"/>
                <w:szCs w:val="20"/>
              </w:rPr>
              <w:t>Behavioral Management of Exceptional Children</w:t>
            </w:r>
          </w:p>
        </w:tc>
      </w:tr>
    </w:tbl>
    <w:p w:rsidR="00F42301" w:rsidRDefault="00F42301" w:rsidP="00721764">
      <w:pPr>
        <w:widowControl w:val="0"/>
        <w:autoSpaceDE w:val="0"/>
        <w:autoSpaceDN w:val="0"/>
        <w:adjustRightInd w:val="0"/>
        <w:spacing w:after="0" w:line="200" w:lineRule="exact"/>
        <w:ind w:left="1938"/>
        <w:rPr>
          <w:rFonts w:ascii="Times New Roman" w:hAnsi="Times New Roman"/>
          <w:sz w:val="20"/>
          <w:szCs w:val="20"/>
        </w:rPr>
      </w:pPr>
      <w:r>
        <w:rPr>
          <w:rFonts w:ascii="Times New Roman" w:hAnsi="Times New Roman"/>
          <w:spacing w:val="-15"/>
          <w:sz w:val="20"/>
          <w:szCs w:val="20"/>
        </w:rPr>
        <w:t>T</w:t>
      </w:r>
      <w:r>
        <w:rPr>
          <w:rFonts w:ascii="Times New Roman" w:hAnsi="Times New Roman"/>
          <w:spacing w:val="-2"/>
          <w:sz w:val="20"/>
          <w:szCs w:val="20"/>
        </w:rPr>
        <w:t>ota</w:t>
      </w:r>
      <w:r>
        <w:rPr>
          <w:rFonts w:ascii="Times New Roman" w:hAnsi="Times New Roman"/>
          <w:sz w:val="20"/>
          <w:szCs w:val="20"/>
        </w:rPr>
        <w:t>l</w:t>
      </w:r>
      <w:r>
        <w:rPr>
          <w:rFonts w:ascii="Times New Roman" w:hAnsi="Times New Roman"/>
          <w:spacing w:val="-9"/>
          <w:sz w:val="20"/>
          <w:szCs w:val="20"/>
        </w:rPr>
        <w:t xml:space="preserve"> </w:t>
      </w:r>
      <w:r>
        <w:rPr>
          <w:rFonts w:ascii="Times New Roman" w:hAnsi="Times New Roman"/>
          <w:spacing w:val="-2"/>
          <w:sz w:val="20"/>
          <w:szCs w:val="20"/>
        </w:rPr>
        <w:t>Require</w:t>
      </w:r>
      <w:r>
        <w:rPr>
          <w:rFonts w:ascii="Times New Roman" w:hAnsi="Times New Roman"/>
          <w:sz w:val="20"/>
          <w:szCs w:val="20"/>
        </w:rPr>
        <w:t>d</w:t>
      </w:r>
      <w:r>
        <w:rPr>
          <w:rFonts w:ascii="Times New Roman" w:hAnsi="Times New Roman"/>
          <w:spacing w:val="-9"/>
          <w:sz w:val="20"/>
          <w:szCs w:val="20"/>
        </w:rPr>
        <w:t xml:space="preserve"> </w:t>
      </w:r>
      <w:r>
        <w:rPr>
          <w:rFonts w:ascii="Times New Roman" w:hAnsi="Times New Roman"/>
          <w:spacing w:val="-2"/>
          <w:sz w:val="20"/>
          <w:szCs w:val="20"/>
        </w:rPr>
        <w:t>Hours..........................................................................................................</w:t>
      </w:r>
      <w:r>
        <w:rPr>
          <w:rFonts w:ascii="Times New Roman" w:hAnsi="Times New Roman"/>
          <w:spacing w:val="-1"/>
          <w:sz w:val="20"/>
          <w:szCs w:val="20"/>
        </w:rPr>
        <w:t>.</w:t>
      </w:r>
      <w:r>
        <w:rPr>
          <w:rFonts w:ascii="Times New Roman" w:hAnsi="Times New Roman"/>
          <w:spacing w:val="-2"/>
          <w:sz w:val="20"/>
          <w:szCs w:val="20"/>
        </w:rPr>
        <w:t>.......3</w:t>
      </w:r>
      <w:r>
        <w:rPr>
          <w:rFonts w:ascii="Times New Roman" w:hAnsi="Times New Roman"/>
          <w:sz w:val="20"/>
          <w:szCs w:val="20"/>
        </w:rPr>
        <w:t>6</w:t>
      </w:r>
      <w:r>
        <w:rPr>
          <w:rFonts w:ascii="Times New Roman" w:hAnsi="Times New Roman"/>
          <w:spacing w:val="-9"/>
          <w:sz w:val="20"/>
          <w:szCs w:val="20"/>
        </w:rPr>
        <w:t xml:space="preserve"> </w:t>
      </w:r>
      <w:r>
        <w:rPr>
          <w:rFonts w:ascii="Times New Roman" w:hAnsi="Times New Roman"/>
          <w:spacing w:val="-2"/>
          <w:sz w:val="20"/>
          <w:szCs w:val="20"/>
        </w:rPr>
        <w:t>hours</w:t>
      </w:r>
    </w:p>
    <w:p w:rsidR="00F42301" w:rsidRDefault="00F42301" w:rsidP="00721764">
      <w:pPr>
        <w:widowControl w:val="0"/>
        <w:autoSpaceDE w:val="0"/>
        <w:autoSpaceDN w:val="0"/>
        <w:adjustRightInd w:val="0"/>
        <w:spacing w:before="6" w:after="0" w:line="220" w:lineRule="exact"/>
        <w:rPr>
          <w:rFonts w:ascii="Times New Roman" w:hAnsi="Times New Roman"/>
        </w:rPr>
      </w:pPr>
    </w:p>
    <w:p w:rsidR="00F42301" w:rsidRDefault="00F42301" w:rsidP="00721764">
      <w:pPr>
        <w:widowControl w:val="0"/>
        <w:autoSpaceDE w:val="0"/>
        <w:autoSpaceDN w:val="0"/>
        <w:adjustRightInd w:val="0"/>
        <w:spacing w:after="0"/>
        <w:ind w:left="1938"/>
        <w:rPr>
          <w:rFonts w:ascii="Times New Roman" w:hAnsi="Times New Roman"/>
          <w:sz w:val="28"/>
          <w:szCs w:val="28"/>
        </w:rPr>
      </w:pPr>
      <w:r w:rsidRPr="003F2CF3">
        <w:rPr>
          <w:rFonts w:ascii="Calibri" w:hAnsi="Calibri"/>
          <w:noProof/>
          <w:lang w:eastAsia="en-US"/>
        </w:rPr>
        <w:pict>
          <v:shape id="_x0000_s3775" type="#_x0000_t202" style="position:absolute;left:0;text-align:left;margin-left:18.4pt;margin-top:-253.3pt;width:1in;height:270.7pt;z-index:-251525120;mso-position-horizontal-relative:page" o:allowincell="f" filled="f" stroked="f">
            <v:textbox style="layout-flow:vertical;mso-layout-flow-alt:bottom-to-top" inset="0,0,0,0">
              <w:txbxContent>
                <w:p w:rsidR="00F42301" w:rsidRDefault="00F42301" w:rsidP="00721764">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P</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ROGRAM</w:t>
                  </w:r>
                  <w:r>
                    <w:rPr>
                      <w:rFonts w:ascii="Impact" w:hAnsi="Impact" w:cs="Impact"/>
                      <w:color w:val="A3A3A3"/>
                      <w:position w:val="1"/>
                      <w:sz w:val="105"/>
                      <w:szCs w:val="105"/>
                    </w:rPr>
                    <w:t>S</w:t>
                  </w:r>
                  <w:r>
                    <w:rPr>
                      <w:rFonts w:ascii="Impact" w:hAnsi="Impact" w:cs="Impact"/>
                      <w:color w:val="A3A3A3"/>
                      <w:spacing w:val="-115"/>
                      <w:position w:val="1"/>
                      <w:sz w:val="105"/>
                      <w:szCs w:val="105"/>
                    </w:rPr>
                    <w:t xml:space="preserve"> </w:t>
                  </w:r>
                </w:p>
              </w:txbxContent>
            </v:textbox>
            <w10:wrap anchorx="page"/>
          </v:shape>
        </w:pict>
      </w:r>
      <w:r>
        <w:rPr>
          <w:rFonts w:ascii="Times New Roman" w:hAnsi="Times New Roman"/>
          <w:b/>
          <w:bCs/>
          <w:sz w:val="28"/>
          <w:szCs w:val="28"/>
        </w:rPr>
        <w:t>Some</w:t>
      </w:r>
      <w:r>
        <w:rPr>
          <w:rFonts w:ascii="Times New Roman" w:hAnsi="Times New Roman"/>
          <w:b/>
          <w:bCs/>
          <w:spacing w:val="-15"/>
          <w:sz w:val="28"/>
          <w:szCs w:val="28"/>
        </w:rPr>
        <w:t xml:space="preserve"> </w:t>
      </w:r>
      <w:r>
        <w:rPr>
          <w:rFonts w:ascii="Times New Roman" w:hAnsi="Times New Roman"/>
          <w:b/>
          <w:bCs/>
          <w:sz w:val="28"/>
          <w:szCs w:val="28"/>
        </w:rPr>
        <w:t>Acceptable Courses for</w:t>
      </w:r>
      <w:r>
        <w:rPr>
          <w:rFonts w:ascii="Times New Roman" w:hAnsi="Times New Roman"/>
          <w:b/>
          <w:bCs/>
          <w:spacing w:val="-5"/>
          <w:sz w:val="28"/>
          <w:szCs w:val="28"/>
        </w:rPr>
        <w:t xml:space="preserve"> </w:t>
      </w:r>
      <w:r>
        <w:rPr>
          <w:rFonts w:ascii="Times New Roman" w:hAnsi="Times New Roman"/>
          <w:b/>
          <w:bCs/>
          <w:sz w:val="28"/>
          <w:szCs w:val="28"/>
        </w:rPr>
        <w:t>Substitutions</w:t>
      </w:r>
    </w:p>
    <w:p w:rsidR="00F42301" w:rsidRDefault="00F42301" w:rsidP="00721764">
      <w:pPr>
        <w:widowControl w:val="0"/>
        <w:autoSpaceDE w:val="0"/>
        <w:autoSpaceDN w:val="0"/>
        <w:adjustRightInd w:val="0"/>
        <w:spacing w:before="37" w:after="0"/>
        <w:ind w:left="2298"/>
        <w:rPr>
          <w:rFonts w:ascii="Times New Roman" w:hAnsi="Times New Roman"/>
          <w:sz w:val="20"/>
          <w:szCs w:val="20"/>
        </w:rPr>
      </w:pPr>
      <w:r>
        <w:rPr>
          <w:rFonts w:ascii="Times New Roman" w:hAnsi="Times New Roman"/>
          <w:sz w:val="20"/>
          <w:szCs w:val="20"/>
        </w:rPr>
        <w:t>(Substitutions must be approved by your advisor)</w:t>
      </w:r>
    </w:p>
    <w:p w:rsidR="00F42301" w:rsidRDefault="00F42301" w:rsidP="00721764">
      <w:pPr>
        <w:widowControl w:val="0"/>
        <w:tabs>
          <w:tab w:val="left" w:pos="3360"/>
          <w:tab w:val="left" w:pos="4080"/>
        </w:tabs>
        <w:autoSpaceDE w:val="0"/>
        <w:autoSpaceDN w:val="0"/>
        <w:adjustRightInd w:val="0"/>
        <w:spacing w:before="10" w:after="0" w:line="250" w:lineRule="auto"/>
        <w:ind w:left="2298" w:right="2476"/>
        <w:rPr>
          <w:rFonts w:ascii="Times New Roman" w:hAnsi="Times New Roman"/>
          <w:sz w:val="20"/>
          <w:szCs w:val="20"/>
        </w:rPr>
      </w:pPr>
      <w:r w:rsidRPr="003F2CF3">
        <w:rPr>
          <w:rFonts w:ascii="Calibri" w:hAnsi="Calibri"/>
          <w:noProof/>
          <w:lang w:eastAsia="en-US"/>
        </w:rPr>
        <w:pict>
          <v:shape id="_x0000_s3774" type="#_x0000_t202" style="position:absolute;left:0;text-align:left;margin-left:18.4pt;margin-top:1.75pt;width:1in;height:184.35pt;z-index:-251526144;mso-position-horizontal-relative:page" o:allowincell="f" filled="f" stroked="f">
            <v:textbox style="layout-flow:vertical;mso-layout-flow-alt:bottom-to-top" inset="0,0,0,0">
              <w:txbxContent>
                <w:p w:rsidR="00F42301" w:rsidRDefault="00F42301" w:rsidP="00721764">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E</w:t>
                  </w:r>
                  <w:r>
                    <w:rPr>
                      <w:rFonts w:ascii="Impact" w:hAnsi="Impact" w:cs="Impact"/>
                      <w:color w:val="A3A3A3"/>
                      <w:spacing w:val="-115"/>
                      <w:position w:val="1"/>
                      <w:sz w:val="105"/>
                      <w:szCs w:val="105"/>
                    </w:rPr>
                    <w:t xml:space="preserve"> </w:t>
                  </w:r>
                </w:p>
              </w:txbxContent>
            </v:textbox>
            <w10:wrap anchorx="page"/>
          </v:shape>
        </w:pict>
      </w:r>
      <w:r>
        <w:rPr>
          <w:rFonts w:ascii="Times New Roman" w:hAnsi="Times New Roman"/>
          <w:sz w:val="20"/>
          <w:szCs w:val="20"/>
        </w:rPr>
        <w:t>EDAS</w:t>
      </w:r>
      <w:r>
        <w:rPr>
          <w:rFonts w:ascii="Times New Roman" w:hAnsi="Times New Roman"/>
          <w:sz w:val="20"/>
          <w:szCs w:val="20"/>
        </w:rPr>
        <w:tab/>
        <w:t>5501</w:t>
      </w:r>
      <w:r>
        <w:rPr>
          <w:rFonts w:ascii="Times New Roman" w:hAnsi="Times New Roman"/>
          <w:sz w:val="20"/>
          <w:szCs w:val="20"/>
        </w:rPr>
        <w:tab/>
        <w:t>Introduction to O</w:t>
      </w:r>
      <w:r>
        <w:rPr>
          <w:rFonts w:ascii="Times New Roman" w:hAnsi="Times New Roman"/>
          <w:spacing w:val="-4"/>
          <w:sz w:val="20"/>
          <w:szCs w:val="20"/>
        </w:rPr>
        <w:t>r</w:t>
      </w:r>
      <w:r>
        <w:rPr>
          <w:rFonts w:ascii="Times New Roman" w:hAnsi="Times New Roman"/>
          <w:sz w:val="20"/>
          <w:szCs w:val="20"/>
        </w:rPr>
        <w:t>ganizational Leadership (Area E) EDUC</w:t>
      </w:r>
      <w:r>
        <w:rPr>
          <w:rFonts w:ascii="Times New Roman" w:hAnsi="Times New Roman"/>
          <w:sz w:val="20"/>
          <w:szCs w:val="20"/>
        </w:rPr>
        <w:tab/>
        <w:t>5500</w:t>
      </w:r>
      <w:r>
        <w:rPr>
          <w:rFonts w:ascii="Times New Roman" w:hAnsi="Times New Roman"/>
          <w:sz w:val="20"/>
          <w:szCs w:val="20"/>
        </w:rPr>
        <w:tab/>
        <w:t>Educational Statistics (Area D or E)</w:t>
      </w:r>
    </w:p>
    <w:p w:rsidR="00F42301" w:rsidRDefault="00F42301" w:rsidP="00721764">
      <w:pPr>
        <w:widowControl w:val="0"/>
        <w:tabs>
          <w:tab w:val="left" w:pos="3360"/>
          <w:tab w:val="left" w:pos="4080"/>
        </w:tabs>
        <w:autoSpaceDE w:val="0"/>
        <w:autoSpaceDN w:val="0"/>
        <w:adjustRightInd w:val="0"/>
        <w:spacing w:after="0" w:line="250" w:lineRule="auto"/>
        <w:ind w:left="2298" w:right="3277"/>
        <w:rPr>
          <w:rFonts w:ascii="Times New Roman" w:hAnsi="Times New Roman"/>
          <w:sz w:val="20"/>
          <w:szCs w:val="20"/>
        </w:rPr>
      </w:pPr>
      <w:r>
        <w:rPr>
          <w:rFonts w:ascii="Times New Roman" w:hAnsi="Times New Roman"/>
          <w:sz w:val="20"/>
          <w:szCs w:val="20"/>
        </w:rPr>
        <w:t>EDUC</w:t>
      </w:r>
      <w:r>
        <w:rPr>
          <w:rFonts w:ascii="Times New Roman" w:hAnsi="Times New Roman"/>
          <w:sz w:val="20"/>
          <w:szCs w:val="20"/>
        </w:rPr>
        <w:tab/>
        <w:t>5540</w:t>
      </w:r>
      <w:r>
        <w:rPr>
          <w:rFonts w:ascii="Times New Roman" w:hAnsi="Times New Roman"/>
          <w:sz w:val="20"/>
          <w:szCs w:val="20"/>
        </w:rPr>
        <w:tab/>
        <w:t>Curriculum Principles (Area B or E) SPED</w:t>
      </w:r>
      <w:r>
        <w:rPr>
          <w:rFonts w:ascii="Times New Roman" w:hAnsi="Times New Roman"/>
          <w:sz w:val="20"/>
          <w:szCs w:val="20"/>
        </w:rPr>
        <w:tab/>
        <w:t>5501</w:t>
      </w:r>
      <w:r>
        <w:rPr>
          <w:rFonts w:ascii="Times New Roman" w:hAnsi="Times New Roman"/>
          <w:sz w:val="20"/>
          <w:szCs w:val="20"/>
        </w:rPr>
        <w:tab/>
        <w:t>Exceptional Children and</w:t>
      </w:r>
      <w:r>
        <w:rPr>
          <w:rFonts w:ascii="Times New Roman" w:hAnsi="Times New Roman"/>
          <w:spacing w:val="-7"/>
          <w:sz w:val="20"/>
          <w:szCs w:val="20"/>
        </w:rPr>
        <w:t xml:space="preserve"> </w:t>
      </w:r>
      <w:r>
        <w:rPr>
          <w:rFonts w:ascii="Times New Roman" w:hAnsi="Times New Roman"/>
          <w:spacing w:val="-20"/>
          <w:sz w:val="20"/>
          <w:szCs w:val="20"/>
        </w:rPr>
        <w:t>Y</w:t>
      </w:r>
      <w:r>
        <w:rPr>
          <w:rFonts w:ascii="Times New Roman" w:hAnsi="Times New Roman"/>
          <w:sz w:val="20"/>
          <w:szCs w:val="20"/>
        </w:rPr>
        <w:t>outh (Area E)</w:t>
      </w:r>
    </w:p>
    <w:p w:rsidR="00F42301" w:rsidRDefault="00F42301" w:rsidP="00721764">
      <w:pPr>
        <w:widowControl w:val="0"/>
        <w:tabs>
          <w:tab w:val="left" w:pos="3360"/>
          <w:tab w:val="left" w:pos="4080"/>
        </w:tabs>
        <w:autoSpaceDE w:val="0"/>
        <w:autoSpaceDN w:val="0"/>
        <w:adjustRightInd w:val="0"/>
        <w:spacing w:after="0"/>
        <w:ind w:left="2298"/>
        <w:rPr>
          <w:rFonts w:ascii="Times New Roman" w:hAnsi="Times New Roman"/>
          <w:sz w:val="20"/>
          <w:szCs w:val="20"/>
        </w:rPr>
      </w:pPr>
      <w:r>
        <w:rPr>
          <w:rFonts w:ascii="Times New Roman" w:hAnsi="Times New Roman"/>
          <w:sz w:val="20"/>
          <w:szCs w:val="20"/>
        </w:rPr>
        <w:t>EDUC</w:t>
      </w:r>
      <w:r>
        <w:rPr>
          <w:rFonts w:ascii="Times New Roman" w:hAnsi="Times New Roman"/>
          <w:sz w:val="20"/>
          <w:szCs w:val="20"/>
        </w:rPr>
        <w:tab/>
        <w:t>5000</w:t>
      </w:r>
      <w:r>
        <w:rPr>
          <w:rFonts w:ascii="Times New Roman" w:hAnsi="Times New Roman"/>
          <w:sz w:val="20"/>
          <w:szCs w:val="20"/>
        </w:rPr>
        <w:tab/>
        <w:t>Professional Development for</w:t>
      </w:r>
      <w:r>
        <w:rPr>
          <w:rFonts w:ascii="Times New Roman" w:hAnsi="Times New Roman"/>
          <w:spacing w:val="-11"/>
          <w:sz w:val="20"/>
          <w:szCs w:val="20"/>
        </w:rPr>
        <w:t xml:space="preserve"> </w:t>
      </w:r>
      <w:r>
        <w:rPr>
          <w:rFonts w:ascii="Times New Roman" w:hAnsi="Times New Roman"/>
          <w:sz w:val="20"/>
          <w:szCs w:val="20"/>
        </w:rPr>
        <w:t>Accomplished Educators</w:t>
      </w:r>
    </w:p>
    <w:p w:rsidR="00F42301" w:rsidRDefault="00F42301" w:rsidP="00721764">
      <w:pPr>
        <w:widowControl w:val="0"/>
        <w:autoSpaceDE w:val="0"/>
        <w:autoSpaceDN w:val="0"/>
        <w:adjustRightInd w:val="0"/>
        <w:spacing w:before="10" w:after="0"/>
        <w:ind w:left="2298"/>
        <w:rPr>
          <w:rFonts w:ascii="Times New Roman" w:hAnsi="Times New Roman"/>
          <w:sz w:val="20"/>
          <w:szCs w:val="20"/>
        </w:rPr>
      </w:pPr>
      <w:r>
        <w:rPr>
          <w:rFonts w:ascii="Times New Roman" w:hAnsi="Times New Roman"/>
          <w:sz w:val="20"/>
          <w:szCs w:val="20"/>
        </w:rPr>
        <w:t>*Reading endorsement available.</w:t>
      </w:r>
    </w:p>
    <w:p w:rsidR="00F42301" w:rsidRDefault="00F42301" w:rsidP="00721764">
      <w:pPr>
        <w:widowControl w:val="0"/>
        <w:autoSpaceDE w:val="0"/>
        <w:autoSpaceDN w:val="0"/>
        <w:adjustRightInd w:val="0"/>
        <w:spacing w:before="8" w:after="0" w:line="220" w:lineRule="exact"/>
        <w:rPr>
          <w:rFonts w:ascii="Times New Roman" w:hAnsi="Times New Roman"/>
        </w:rPr>
      </w:pPr>
    </w:p>
    <w:p w:rsidR="00F42301" w:rsidRDefault="00F42301" w:rsidP="00721764">
      <w:pPr>
        <w:widowControl w:val="0"/>
        <w:autoSpaceDE w:val="0"/>
        <w:autoSpaceDN w:val="0"/>
        <w:adjustRightInd w:val="0"/>
        <w:spacing w:after="0"/>
        <w:ind w:left="1938"/>
        <w:rPr>
          <w:rFonts w:ascii="Impact" w:hAnsi="Impact" w:cs="Impact"/>
          <w:color w:val="000000"/>
          <w:sz w:val="32"/>
          <w:szCs w:val="32"/>
        </w:rPr>
      </w:pPr>
      <w:r>
        <w:rPr>
          <w:rFonts w:ascii="Impact" w:hAnsi="Impact" w:cs="Impact"/>
          <w:color w:val="666666"/>
          <w:sz w:val="32"/>
          <w:szCs w:val="32"/>
        </w:rPr>
        <w:t>COURSE DESCRIPTIONS</w:t>
      </w:r>
    </w:p>
    <w:p w:rsidR="00F42301" w:rsidRDefault="00F42301" w:rsidP="00721764">
      <w:pPr>
        <w:widowControl w:val="0"/>
        <w:autoSpaceDE w:val="0"/>
        <w:autoSpaceDN w:val="0"/>
        <w:adjustRightInd w:val="0"/>
        <w:spacing w:before="19" w:after="0" w:line="251" w:lineRule="auto"/>
        <w:ind w:left="2298" w:right="851" w:hanging="360"/>
        <w:jc w:val="both"/>
        <w:rPr>
          <w:rFonts w:ascii="Times New Roman" w:hAnsi="Times New Roman"/>
          <w:color w:val="000000"/>
          <w:sz w:val="20"/>
          <w:szCs w:val="20"/>
        </w:rPr>
      </w:pPr>
      <w:r>
        <w:rPr>
          <w:rFonts w:ascii="Times New Roman" w:hAnsi="Times New Roman"/>
          <w:b/>
          <w:bCs/>
          <w:color w:val="191919"/>
          <w:sz w:val="20"/>
          <w:szCs w:val="20"/>
        </w:rPr>
        <w:t>ARST</w:t>
      </w:r>
      <w:r>
        <w:rPr>
          <w:rFonts w:ascii="Times New Roman" w:hAnsi="Times New Roman"/>
          <w:b/>
          <w:bCs/>
          <w:color w:val="191919"/>
          <w:spacing w:val="-9"/>
          <w:sz w:val="20"/>
          <w:szCs w:val="20"/>
        </w:rPr>
        <w:t xml:space="preserve"> </w:t>
      </w:r>
      <w:r>
        <w:rPr>
          <w:rFonts w:ascii="Times New Roman" w:hAnsi="Times New Roman"/>
          <w:b/>
          <w:bCs/>
          <w:color w:val="191919"/>
          <w:sz w:val="20"/>
          <w:szCs w:val="20"/>
        </w:rPr>
        <w:t>5501</w:t>
      </w:r>
      <w:r>
        <w:rPr>
          <w:rFonts w:ascii="Times New Roman" w:hAnsi="Times New Roman"/>
          <w:b/>
          <w:bCs/>
          <w:color w:val="191919"/>
          <w:spacing w:val="-5"/>
          <w:sz w:val="20"/>
          <w:szCs w:val="20"/>
        </w:rPr>
        <w:t xml:space="preserve"> </w:t>
      </w:r>
      <w:r>
        <w:rPr>
          <w:rFonts w:ascii="Times New Roman" w:hAnsi="Times New Roman"/>
          <w:b/>
          <w:bCs/>
          <w:color w:val="191919"/>
          <w:sz w:val="20"/>
          <w:szCs w:val="20"/>
        </w:rPr>
        <w:t>-</w:t>
      </w:r>
      <w:r>
        <w:rPr>
          <w:rFonts w:ascii="Times New Roman" w:hAnsi="Times New Roman"/>
          <w:b/>
          <w:bCs/>
          <w:color w:val="191919"/>
          <w:spacing w:val="-16"/>
          <w:sz w:val="20"/>
          <w:szCs w:val="20"/>
        </w:rPr>
        <w:t xml:space="preserve"> </w:t>
      </w:r>
      <w:r>
        <w:rPr>
          <w:rFonts w:ascii="Times New Roman" w:hAnsi="Times New Roman"/>
          <w:b/>
          <w:bCs/>
          <w:color w:val="191919"/>
          <w:sz w:val="20"/>
          <w:szCs w:val="20"/>
        </w:rPr>
        <w:t>Art</w:t>
      </w:r>
      <w:r>
        <w:rPr>
          <w:rFonts w:ascii="Times New Roman" w:hAnsi="Times New Roman"/>
          <w:b/>
          <w:bCs/>
          <w:color w:val="191919"/>
          <w:spacing w:val="-5"/>
          <w:sz w:val="20"/>
          <w:szCs w:val="20"/>
        </w:rPr>
        <w:t xml:space="preserve"> </w:t>
      </w:r>
      <w:r>
        <w:rPr>
          <w:rFonts w:ascii="Times New Roman" w:hAnsi="Times New Roman"/>
          <w:b/>
          <w:bCs/>
          <w:color w:val="191919"/>
          <w:sz w:val="20"/>
          <w:szCs w:val="20"/>
        </w:rPr>
        <w:t>Education</w:t>
      </w:r>
      <w:r>
        <w:rPr>
          <w:rFonts w:ascii="Times New Roman" w:hAnsi="Times New Roman"/>
          <w:b/>
          <w:bCs/>
          <w:color w:val="191919"/>
          <w:spacing w:val="-5"/>
          <w:sz w:val="20"/>
          <w:szCs w:val="20"/>
        </w:rPr>
        <w:t xml:space="preserve"> </w:t>
      </w:r>
      <w:r>
        <w:rPr>
          <w:rFonts w:ascii="Times New Roman" w:hAnsi="Times New Roman"/>
          <w:b/>
          <w:bCs/>
          <w:color w:val="191919"/>
          <w:sz w:val="20"/>
          <w:szCs w:val="20"/>
        </w:rPr>
        <w:t>for</w:t>
      </w:r>
      <w:r>
        <w:rPr>
          <w:rFonts w:ascii="Times New Roman" w:hAnsi="Times New Roman"/>
          <w:b/>
          <w:bCs/>
          <w:color w:val="191919"/>
          <w:spacing w:val="-9"/>
          <w:sz w:val="20"/>
          <w:szCs w:val="20"/>
        </w:rPr>
        <w:t xml:space="preserve"> </w:t>
      </w:r>
      <w:r>
        <w:rPr>
          <w:rFonts w:ascii="Times New Roman" w:hAnsi="Times New Roman"/>
          <w:b/>
          <w:bCs/>
          <w:color w:val="191919"/>
          <w:sz w:val="20"/>
          <w:szCs w:val="20"/>
        </w:rPr>
        <w:t>Child</w:t>
      </w:r>
      <w:r>
        <w:rPr>
          <w:rFonts w:ascii="Times New Roman" w:hAnsi="Times New Roman"/>
          <w:b/>
          <w:bCs/>
          <w:color w:val="191919"/>
          <w:spacing w:val="-4"/>
          <w:sz w:val="20"/>
          <w:szCs w:val="20"/>
        </w:rPr>
        <w:t>r</w:t>
      </w:r>
      <w:r>
        <w:rPr>
          <w:rFonts w:ascii="Times New Roman" w:hAnsi="Times New Roman"/>
          <w:b/>
          <w:bCs/>
          <w:color w:val="191919"/>
          <w:sz w:val="20"/>
          <w:szCs w:val="20"/>
        </w:rPr>
        <w:t xml:space="preserve">en...............................................................................3(3-0) </w:t>
      </w:r>
      <w:r>
        <w:rPr>
          <w:rFonts w:ascii="Times New Roman" w:hAnsi="Times New Roman"/>
          <w:color w:val="191919"/>
          <w:spacing w:val="1"/>
          <w:sz w:val="20"/>
          <w:szCs w:val="20"/>
        </w:rPr>
        <w:t>Materials</w:t>
      </w:r>
      <w:r>
        <w:rPr>
          <w:rFonts w:ascii="Times New Roman" w:hAnsi="Times New Roman"/>
          <w:color w:val="191919"/>
          <w:sz w:val="20"/>
          <w:szCs w:val="20"/>
        </w:rPr>
        <w:t xml:space="preserve">, </w:t>
      </w:r>
      <w:r>
        <w:rPr>
          <w:rFonts w:ascii="Times New Roman" w:hAnsi="Times New Roman"/>
          <w:color w:val="191919"/>
          <w:spacing w:val="1"/>
          <w:sz w:val="20"/>
          <w:szCs w:val="20"/>
        </w:rPr>
        <w:t>method</w:t>
      </w:r>
      <w:r>
        <w:rPr>
          <w:rFonts w:ascii="Times New Roman" w:hAnsi="Times New Roman"/>
          <w:color w:val="191919"/>
          <w:sz w:val="20"/>
          <w:szCs w:val="20"/>
        </w:rPr>
        <w:t xml:space="preserve">s </w:t>
      </w:r>
      <w:r>
        <w:rPr>
          <w:rFonts w:ascii="Times New Roman" w:hAnsi="Times New Roman"/>
          <w:color w:val="191919"/>
          <w:spacing w:val="1"/>
          <w:sz w:val="20"/>
          <w:szCs w:val="20"/>
        </w:rPr>
        <w:t>an</w:t>
      </w:r>
      <w:r>
        <w:rPr>
          <w:rFonts w:ascii="Times New Roman" w:hAnsi="Times New Roman"/>
          <w:color w:val="191919"/>
          <w:sz w:val="20"/>
          <w:szCs w:val="20"/>
        </w:rPr>
        <w:t xml:space="preserve">d </w:t>
      </w:r>
      <w:r>
        <w:rPr>
          <w:rFonts w:ascii="Times New Roman" w:hAnsi="Times New Roman"/>
          <w:color w:val="191919"/>
          <w:spacing w:val="1"/>
          <w:sz w:val="20"/>
          <w:szCs w:val="20"/>
        </w:rPr>
        <w:t>curricul</w:t>
      </w:r>
      <w:r>
        <w:rPr>
          <w:rFonts w:ascii="Times New Roman" w:hAnsi="Times New Roman"/>
          <w:color w:val="191919"/>
          <w:sz w:val="20"/>
          <w:szCs w:val="20"/>
        </w:rPr>
        <w:t xml:space="preserve">a </w:t>
      </w:r>
      <w:r>
        <w:rPr>
          <w:rFonts w:ascii="Times New Roman" w:hAnsi="Times New Roman"/>
          <w:color w:val="191919"/>
          <w:spacing w:val="1"/>
          <w:sz w:val="20"/>
          <w:szCs w:val="20"/>
        </w:rPr>
        <w:t>fo</w:t>
      </w:r>
      <w:r>
        <w:rPr>
          <w:rFonts w:ascii="Times New Roman" w:hAnsi="Times New Roman"/>
          <w:color w:val="191919"/>
          <w:sz w:val="20"/>
          <w:szCs w:val="20"/>
        </w:rPr>
        <w:t xml:space="preserve">r </w:t>
      </w:r>
      <w:r>
        <w:rPr>
          <w:rFonts w:ascii="Times New Roman" w:hAnsi="Times New Roman"/>
          <w:color w:val="191919"/>
          <w:spacing w:val="1"/>
          <w:sz w:val="20"/>
          <w:szCs w:val="20"/>
        </w:rPr>
        <w:t>a</w:t>
      </w:r>
      <w:r>
        <w:rPr>
          <w:rFonts w:ascii="Times New Roman" w:hAnsi="Times New Roman"/>
          <w:color w:val="191919"/>
          <w:sz w:val="20"/>
          <w:szCs w:val="20"/>
        </w:rPr>
        <w:t xml:space="preserve">n </w:t>
      </w:r>
      <w:r>
        <w:rPr>
          <w:rFonts w:ascii="Times New Roman" w:hAnsi="Times New Roman"/>
          <w:color w:val="191919"/>
          <w:spacing w:val="1"/>
          <w:sz w:val="20"/>
          <w:szCs w:val="20"/>
        </w:rPr>
        <w:t>elementar</w:t>
      </w:r>
      <w:r>
        <w:rPr>
          <w:rFonts w:ascii="Times New Roman" w:hAnsi="Times New Roman"/>
          <w:color w:val="191919"/>
          <w:sz w:val="20"/>
          <w:szCs w:val="20"/>
        </w:rPr>
        <w:t xml:space="preserve">y </w:t>
      </w:r>
      <w:r>
        <w:rPr>
          <w:rFonts w:ascii="Times New Roman" w:hAnsi="Times New Roman"/>
          <w:color w:val="191919"/>
          <w:spacing w:val="1"/>
          <w:sz w:val="20"/>
          <w:szCs w:val="20"/>
        </w:rPr>
        <w:t>ar</w:t>
      </w:r>
      <w:r>
        <w:rPr>
          <w:rFonts w:ascii="Times New Roman" w:hAnsi="Times New Roman"/>
          <w:color w:val="191919"/>
          <w:sz w:val="20"/>
          <w:szCs w:val="20"/>
        </w:rPr>
        <w:t xml:space="preserve">t </w:t>
      </w:r>
      <w:r>
        <w:rPr>
          <w:rFonts w:ascii="Times New Roman" w:hAnsi="Times New Roman"/>
          <w:color w:val="191919"/>
          <w:spacing w:val="1"/>
          <w:sz w:val="20"/>
          <w:szCs w:val="20"/>
        </w:rPr>
        <w:t>program</w:t>
      </w:r>
      <w:r>
        <w:rPr>
          <w:rFonts w:ascii="Times New Roman" w:hAnsi="Times New Roman"/>
          <w:color w:val="191919"/>
          <w:sz w:val="20"/>
          <w:szCs w:val="20"/>
        </w:rPr>
        <w:t xml:space="preserve">. </w:t>
      </w:r>
      <w:r>
        <w:rPr>
          <w:rFonts w:ascii="Times New Roman" w:hAnsi="Times New Roman"/>
          <w:color w:val="191919"/>
          <w:spacing w:val="1"/>
          <w:sz w:val="20"/>
          <w:szCs w:val="20"/>
        </w:rPr>
        <w:t>Emphasi</w:t>
      </w:r>
      <w:r>
        <w:rPr>
          <w:rFonts w:ascii="Times New Roman" w:hAnsi="Times New Roman"/>
          <w:color w:val="191919"/>
          <w:sz w:val="20"/>
          <w:szCs w:val="20"/>
        </w:rPr>
        <w:t xml:space="preserve">s </w:t>
      </w:r>
      <w:r>
        <w:rPr>
          <w:rFonts w:ascii="Times New Roman" w:hAnsi="Times New Roman"/>
          <w:color w:val="191919"/>
          <w:spacing w:val="1"/>
          <w:sz w:val="20"/>
          <w:szCs w:val="20"/>
        </w:rPr>
        <w:t>i</w:t>
      </w:r>
      <w:r>
        <w:rPr>
          <w:rFonts w:ascii="Times New Roman" w:hAnsi="Times New Roman"/>
          <w:color w:val="191919"/>
          <w:sz w:val="20"/>
          <w:szCs w:val="20"/>
        </w:rPr>
        <w:t xml:space="preserve">s </w:t>
      </w:r>
      <w:r>
        <w:rPr>
          <w:rFonts w:ascii="Times New Roman" w:hAnsi="Times New Roman"/>
          <w:color w:val="191919"/>
          <w:spacing w:val="1"/>
          <w:sz w:val="20"/>
          <w:szCs w:val="20"/>
        </w:rPr>
        <w:t>o</w:t>
      </w:r>
      <w:r>
        <w:rPr>
          <w:rFonts w:ascii="Times New Roman" w:hAnsi="Times New Roman"/>
          <w:color w:val="191919"/>
          <w:sz w:val="20"/>
          <w:szCs w:val="20"/>
        </w:rPr>
        <w:t xml:space="preserve">n </w:t>
      </w:r>
      <w:r>
        <w:rPr>
          <w:rFonts w:ascii="Times New Roman" w:hAnsi="Times New Roman"/>
          <w:color w:val="191919"/>
          <w:spacing w:val="1"/>
          <w:sz w:val="20"/>
          <w:szCs w:val="20"/>
        </w:rPr>
        <w:t xml:space="preserve">developing </w:t>
      </w:r>
      <w:r>
        <w:rPr>
          <w:rFonts w:ascii="Times New Roman" w:hAnsi="Times New Roman"/>
          <w:color w:val="191919"/>
          <w:sz w:val="20"/>
          <w:szCs w:val="20"/>
        </w:rPr>
        <w:t>procedures and understanding of media for use in the instruction of children at the elementary level.</w:t>
      </w:r>
    </w:p>
    <w:p w:rsidR="00F42301" w:rsidRDefault="00F42301" w:rsidP="00721764">
      <w:pPr>
        <w:widowControl w:val="0"/>
        <w:autoSpaceDE w:val="0"/>
        <w:autoSpaceDN w:val="0"/>
        <w:adjustRightInd w:val="0"/>
        <w:spacing w:after="0" w:line="226" w:lineRule="exact"/>
        <w:ind w:left="1938"/>
        <w:rPr>
          <w:rFonts w:ascii="Times New Roman" w:hAnsi="Times New Roman"/>
          <w:color w:val="000000"/>
          <w:sz w:val="20"/>
          <w:szCs w:val="20"/>
        </w:rPr>
      </w:pPr>
      <w:r>
        <w:rPr>
          <w:rFonts w:ascii="Times New Roman" w:hAnsi="Times New Roman"/>
          <w:b/>
          <w:bCs/>
          <w:color w:val="191919"/>
          <w:sz w:val="20"/>
          <w:szCs w:val="20"/>
        </w:rPr>
        <w:t>MGED</w:t>
      </w:r>
      <w:r>
        <w:rPr>
          <w:rFonts w:ascii="Times New Roman" w:hAnsi="Times New Roman"/>
          <w:b/>
          <w:bCs/>
          <w:color w:val="191919"/>
          <w:spacing w:val="-7"/>
          <w:sz w:val="20"/>
          <w:szCs w:val="20"/>
        </w:rPr>
        <w:t xml:space="preserve"> </w:t>
      </w:r>
      <w:r>
        <w:rPr>
          <w:rFonts w:ascii="Times New Roman" w:hAnsi="Times New Roman"/>
          <w:b/>
          <w:bCs/>
          <w:color w:val="191919"/>
          <w:sz w:val="20"/>
          <w:szCs w:val="20"/>
        </w:rPr>
        <w:t>5520</w:t>
      </w:r>
      <w:r>
        <w:rPr>
          <w:rFonts w:ascii="Times New Roman" w:hAnsi="Times New Roman"/>
          <w:b/>
          <w:bCs/>
          <w:color w:val="191919"/>
          <w:spacing w:val="-7"/>
          <w:sz w:val="20"/>
          <w:szCs w:val="20"/>
        </w:rPr>
        <w:t xml:space="preserve"> </w:t>
      </w:r>
      <w:r>
        <w:rPr>
          <w:rFonts w:ascii="Times New Roman" w:hAnsi="Times New Roman"/>
          <w:b/>
          <w:bCs/>
          <w:color w:val="191919"/>
          <w:sz w:val="20"/>
          <w:szCs w:val="20"/>
        </w:rPr>
        <w:t>-</w:t>
      </w:r>
      <w:r>
        <w:rPr>
          <w:rFonts w:ascii="Times New Roman" w:hAnsi="Times New Roman"/>
          <w:b/>
          <w:bCs/>
          <w:color w:val="191919"/>
          <w:spacing w:val="-7"/>
          <w:sz w:val="20"/>
          <w:szCs w:val="20"/>
        </w:rPr>
        <w:t xml:space="preserve"> </w:t>
      </w:r>
      <w:r>
        <w:rPr>
          <w:rFonts w:ascii="Times New Roman" w:hAnsi="Times New Roman"/>
          <w:b/>
          <w:bCs/>
          <w:color w:val="191919"/>
          <w:sz w:val="20"/>
          <w:szCs w:val="20"/>
        </w:rPr>
        <w:t>Language</w:t>
      </w:r>
      <w:r>
        <w:rPr>
          <w:rFonts w:ascii="Times New Roman" w:hAnsi="Times New Roman"/>
          <w:b/>
          <w:bCs/>
          <w:color w:val="191919"/>
          <w:spacing w:val="-18"/>
          <w:sz w:val="20"/>
          <w:szCs w:val="20"/>
        </w:rPr>
        <w:t xml:space="preserve"> </w:t>
      </w:r>
      <w:r>
        <w:rPr>
          <w:rFonts w:ascii="Times New Roman" w:hAnsi="Times New Roman"/>
          <w:b/>
          <w:bCs/>
          <w:color w:val="191919"/>
          <w:sz w:val="20"/>
          <w:szCs w:val="20"/>
        </w:rPr>
        <w:t>Arts</w:t>
      </w:r>
      <w:r>
        <w:rPr>
          <w:rFonts w:ascii="Times New Roman" w:hAnsi="Times New Roman"/>
          <w:b/>
          <w:bCs/>
          <w:color w:val="191919"/>
          <w:spacing w:val="-7"/>
          <w:sz w:val="20"/>
          <w:szCs w:val="20"/>
        </w:rPr>
        <w:t xml:space="preserve"> </w:t>
      </w:r>
      <w:r>
        <w:rPr>
          <w:rFonts w:ascii="Times New Roman" w:hAnsi="Times New Roman"/>
          <w:b/>
          <w:bCs/>
          <w:color w:val="191919"/>
          <w:sz w:val="20"/>
          <w:szCs w:val="20"/>
        </w:rPr>
        <w:t>Concepts</w:t>
      </w:r>
      <w:r>
        <w:rPr>
          <w:rFonts w:ascii="Times New Roman" w:hAnsi="Times New Roman"/>
          <w:b/>
          <w:bCs/>
          <w:color w:val="191919"/>
          <w:spacing w:val="-7"/>
          <w:sz w:val="20"/>
          <w:szCs w:val="20"/>
        </w:rPr>
        <w:t xml:space="preserve"> </w:t>
      </w:r>
      <w:r>
        <w:rPr>
          <w:rFonts w:ascii="Times New Roman" w:hAnsi="Times New Roman"/>
          <w:b/>
          <w:bCs/>
          <w:color w:val="191919"/>
          <w:sz w:val="20"/>
          <w:szCs w:val="20"/>
        </w:rPr>
        <w:t>for</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Middle</w:t>
      </w:r>
      <w:r>
        <w:rPr>
          <w:rFonts w:ascii="Times New Roman" w:hAnsi="Times New Roman"/>
          <w:b/>
          <w:bCs/>
          <w:color w:val="191919"/>
          <w:spacing w:val="-7"/>
          <w:sz w:val="20"/>
          <w:szCs w:val="20"/>
        </w:rPr>
        <w:t xml:space="preserve"> </w:t>
      </w:r>
      <w:r>
        <w:rPr>
          <w:rFonts w:ascii="Times New Roman" w:hAnsi="Times New Roman"/>
          <w:b/>
          <w:bCs/>
          <w:color w:val="191919"/>
          <w:sz w:val="20"/>
          <w:szCs w:val="20"/>
        </w:rPr>
        <w:t>Childhood............................................3(3-0)</w:t>
      </w:r>
    </w:p>
    <w:p w:rsidR="00F42301" w:rsidRDefault="00F42301" w:rsidP="00721764">
      <w:pPr>
        <w:widowControl w:val="0"/>
        <w:autoSpaceDE w:val="0"/>
        <w:autoSpaceDN w:val="0"/>
        <w:adjustRightInd w:val="0"/>
        <w:spacing w:before="13" w:after="0"/>
        <w:ind w:left="2298"/>
        <w:rPr>
          <w:rFonts w:ascii="Times New Roman" w:hAnsi="Times New Roman"/>
          <w:color w:val="000000"/>
          <w:sz w:val="20"/>
          <w:szCs w:val="20"/>
        </w:rPr>
      </w:pPr>
      <w:r>
        <w:rPr>
          <w:rFonts w:ascii="Times New Roman" w:hAnsi="Times New Roman"/>
          <w:color w:val="191919"/>
          <w:sz w:val="20"/>
          <w:szCs w:val="20"/>
        </w:rPr>
        <w:t>Focuses on the language arts instructional program for early adolescent students.</w:t>
      </w:r>
    </w:p>
    <w:p w:rsidR="00F42301" w:rsidRDefault="00F42301" w:rsidP="00721764">
      <w:pPr>
        <w:widowControl w:val="0"/>
        <w:autoSpaceDE w:val="0"/>
        <w:autoSpaceDN w:val="0"/>
        <w:adjustRightInd w:val="0"/>
        <w:spacing w:before="6" w:after="0" w:line="251" w:lineRule="auto"/>
        <w:ind w:left="2298" w:right="852" w:hanging="360"/>
        <w:jc w:val="both"/>
        <w:rPr>
          <w:rFonts w:ascii="Times New Roman" w:hAnsi="Times New Roman"/>
          <w:color w:val="000000"/>
          <w:sz w:val="20"/>
          <w:szCs w:val="20"/>
        </w:rPr>
      </w:pPr>
      <w:r>
        <w:rPr>
          <w:rFonts w:ascii="Times New Roman" w:hAnsi="Times New Roman"/>
          <w:b/>
          <w:bCs/>
          <w:color w:val="191919"/>
          <w:sz w:val="20"/>
          <w:szCs w:val="20"/>
        </w:rPr>
        <w:t>MGED</w:t>
      </w:r>
      <w:r>
        <w:rPr>
          <w:rFonts w:ascii="Times New Roman" w:hAnsi="Times New Roman"/>
          <w:b/>
          <w:bCs/>
          <w:color w:val="191919"/>
          <w:spacing w:val="4"/>
          <w:sz w:val="20"/>
          <w:szCs w:val="20"/>
        </w:rPr>
        <w:t xml:space="preserve"> </w:t>
      </w:r>
      <w:r>
        <w:rPr>
          <w:rFonts w:ascii="Times New Roman" w:hAnsi="Times New Roman"/>
          <w:b/>
          <w:bCs/>
          <w:color w:val="191919"/>
          <w:sz w:val="20"/>
          <w:szCs w:val="20"/>
        </w:rPr>
        <w:t>5530</w:t>
      </w:r>
      <w:r>
        <w:rPr>
          <w:rFonts w:ascii="Times New Roman" w:hAnsi="Times New Roman"/>
          <w:b/>
          <w:bCs/>
          <w:color w:val="191919"/>
          <w:spacing w:val="4"/>
          <w:sz w:val="20"/>
          <w:szCs w:val="20"/>
        </w:rPr>
        <w:t xml:space="preserve"> </w:t>
      </w:r>
      <w:r>
        <w:rPr>
          <w:rFonts w:ascii="Times New Roman" w:hAnsi="Times New Roman"/>
          <w:b/>
          <w:bCs/>
          <w:color w:val="191919"/>
          <w:sz w:val="20"/>
          <w:szCs w:val="20"/>
        </w:rPr>
        <w:t>-</w:t>
      </w:r>
      <w:r>
        <w:rPr>
          <w:rFonts w:ascii="Times New Roman" w:hAnsi="Times New Roman"/>
          <w:b/>
          <w:bCs/>
          <w:color w:val="191919"/>
          <w:spacing w:val="4"/>
          <w:sz w:val="20"/>
          <w:szCs w:val="20"/>
        </w:rPr>
        <w:t xml:space="preserve"> </w:t>
      </w:r>
      <w:r>
        <w:rPr>
          <w:rFonts w:ascii="Times New Roman" w:hAnsi="Times New Roman"/>
          <w:b/>
          <w:bCs/>
          <w:color w:val="191919"/>
          <w:sz w:val="20"/>
          <w:szCs w:val="20"/>
        </w:rPr>
        <w:t>Mathematics</w:t>
      </w:r>
      <w:r>
        <w:rPr>
          <w:rFonts w:ascii="Times New Roman" w:hAnsi="Times New Roman"/>
          <w:b/>
          <w:bCs/>
          <w:color w:val="191919"/>
          <w:spacing w:val="4"/>
          <w:sz w:val="20"/>
          <w:szCs w:val="20"/>
        </w:rPr>
        <w:t xml:space="preserve"> </w:t>
      </w:r>
      <w:r>
        <w:rPr>
          <w:rFonts w:ascii="Times New Roman" w:hAnsi="Times New Roman"/>
          <w:b/>
          <w:bCs/>
          <w:color w:val="191919"/>
          <w:sz w:val="20"/>
          <w:szCs w:val="20"/>
        </w:rPr>
        <w:t>Concepts</w:t>
      </w:r>
      <w:r>
        <w:rPr>
          <w:rFonts w:ascii="Times New Roman" w:hAnsi="Times New Roman"/>
          <w:b/>
          <w:bCs/>
          <w:color w:val="191919"/>
          <w:spacing w:val="4"/>
          <w:sz w:val="20"/>
          <w:szCs w:val="20"/>
        </w:rPr>
        <w:t xml:space="preserve"> </w:t>
      </w:r>
      <w:r>
        <w:rPr>
          <w:rFonts w:ascii="Times New Roman" w:hAnsi="Times New Roman"/>
          <w:b/>
          <w:bCs/>
          <w:color w:val="191919"/>
          <w:sz w:val="20"/>
          <w:szCs w:val="20"/>
        </w:rPr>
        <w:t>for Middle</w:t>
      </w:r>
      <w:r>
        <w:rPr>
          <w:rFonts w:ascii="Times New Roman" w:hAnsi="Times New Roman"/>
          <w:b/>
          <w:bCs/>
          <w:color w:val="191919"/>
          <w:spacing w:val="4"/>
          <w:sz w:val="20"/>
          <w:szCs w:val="20"/>
        </w:rPr>
        <w:t xml:space="preserve"> </w:t>
      </w:r>
      <w:r>
        <w:rPr>
          <w:rFonts w:ascii="Times New Roman" w:hAnsi="Times New Roman"/>
          <w:b/>
          <w:bCs/>
          <w:color w:val="191919"/>
          <w:sz w:val="20"/>
          <w:szCs w:val="20"/>
        </w:rPr>
        <w:t>Childhood</w:t>
      </w:r>
      <w:r>
        <w:rPr>
          <w:rFonts w:ascii="Times New Roman" w:hAnsi="Times New Roman"/>
          <w:b/>
          <w:bCs/>
          <w:color w:val="191919"/>
          <w:spacing w:val="4"/>
          <w:sz w:val="20"/>
          <w:szCs w:val="20"/>
        </w:rPr>
        <w:t xml:space="preserve"> </w:t>
      </w:r>
      <w:r>
        <w:rPr>
          <w:rFonts w:ascii="Times New Roman" w:hAnsi="Times New Roman"/>
          <w:b/>
          <w:bCs/>
          <w:color w:val="191919"/>
          <w:sz w:val="20"/>
          <w:szCs w:val="20"/>
        </w:rPr>
        <w:t xml:space="preserve">Education.........................3(3-0) </w:t>
      </w:r>
      <w:r>
        <w:rPr>
          <w:rFonts w:ascii="Times New Roman" w:hAnsi="Times New Roman"/>
          <w:color w:val="191919"/>
          <w:sz w:val="20"/>
          <w:szCs w:val="20"/>
        </w:rPr>
        <w:t>Study</w:t>
      </w:r>
      <w:r>
        <w:rPr>
          <w:rFonts w:ascii="Times New Roman" w:hAnsi="Times New Roman"/>
          <w:color w:val="191919"/>
          <w:spacing w:val="-5"/>
          <w:sz w:val="20"/>
          <w:szCs w:val="20"/>
        </w:rPr>
        <w:t xml:space="preserve"> </w:t>
      </w:r>
      <w:r>
        <w:rPr>
          <w:rFonts w:ascii="Times New Roman" w:hAnsi="Times New Roman"/>
          <w:color w:val="191919"/>
          <w:sz w:val="20"/>
          <w:szCs w:val="20"/>
        </w:rPr>
        <w:t>of</w:t>
      </w:r>
      <w:r>
        <w:rPr>
          <w:rFonts w:ascii="Times New Roman" w:hAnsi="Times New Roman"/>
          <w:color w:val="191919"/>
          <w:spacing w:val="-5"/>
          <w:sz w:val="20"/>
          <w:szCs w:val="20"/>
        </w:rPr>
        <w:t xml:space="preserve"> </w:t>
      </w:r>
      <w:r>
        <w:rPr>
          <w:rFonts w:ascii="Times New Roman" w:hAnsi="Times New Roman"/>
          <w:color w:val="191919"/>
          <w:sz w:val="20"/>
          <w:szCs w:val="20"/>
        </w:rPr>
        <w:t>the</w:t>
      </w:r>
      <w:r>
        <w:rPr>
          <w:rFonts w:ascii="Times New Roman" w:hAnsi="Times New Roman"/>
          <w:color w:val="191919"/>
          <w:spacing w:val="-5"/>
          <w:sz w:val="20"/>
          <w:szCs w:val="20"/>
        </w:rPr>
        <w:t xml:space="preserve"> </w:t>
      </w:r>
      <w:r>
        <w:rPr>
          <w:rFonts w:ascii="Times New Roman" w:hAnsi="Times New Roman"/>
          <w:color w:val="191919"/>
          <w:sz w:val="20"/>
          <w:szCs w:val="20"/>
        </w:rPr>
        <w:t>following</w:t>
      </w:r>
      <w:r>
        <w:rPr>
          <w:rFonts w:ascii="Times New Roman" w:hAnsi="Times New Roman"/>
          <w:color w:val="191919"/>
          <w:spacing w:val="-5"/>
          <w:sz w:val="20"/>
          <w:szCs w:val="20"/>
        </w:rPr>
        <w:t xml:space="preserve"> </w:t>
      </w:r>
      <w:r>
        <w:rPr>
          <w:rFonts w:ascii="Times New Roman" w:hAnsi="Times New Roman"/>
          <w:color w:val="191919"/>
          <w:sz w:val="20"/>
          <w:szCs w:val="20"/>
        </w:rPr>
        <w:t>as</w:t>
      </w:r>
      <w:r>
        <w:rPr>
          <w:rFonts w:ascii="Times New Roman" w:hAnsi="Times New Roman"/>
          <w:color w:val="191919"/>
          <w:spacing w:val="-5"/>
          <w:sz w:val="20"/>
          <w:szCs w:val="20"/>
        </w:rPr>
        <w:t xml:space="preserve"> </w:t>
      </w:r>
      <w:r>
        <w:rPr>
          <w:rFonts w:ascii="Times New Roman" w:hAnsi="Times New Roman"/>
          <w:color w:val="191919"/>
          <w:sz w:val="20"/>
          <w:szCs w:val="20"/>
        </w:rPr>
        <w:t>they</w:t>
      </w:r>
      <w:r>
        <w:rPr>
          <w:rFonts w:ascii="Times New Roman" w:hAnsi="Times New Roman"/>
          <w:color w:val="191919"/>
          <w:spacing w:val="-5"/>
          <w:sz w:val="20"/>
          <w:szCs w:val="20"/>
        </w:rPr>
        <w:t xml:space="preserve"> </w:t>
      </w:r>
      <w:r>
        <w:rPr>
          <w:rFonts w:ascii="Times New Roman" w:hAnsi="Times New Roman"/>
          <w:color w:val="191919"/>
          <w:sz w:val="20"/>
          <w:szCs w:val="20"/>
        </w:rPr>
        <w:t>relate</w:t>
      </w:r>
      <w:r>
        <w:rPr>
          <w:rFonts w:ascii="Times New Roman" w:hAnsi="Times New Roman"/>
          <w:color w:val="191919"/>
          <w:spacing w:val="-5"/>
          <w:sz w:val="20"/>
          <w:szCs w:val="20"/>
        </w:rPr>
        <w:t xml:space="preserve"> </w:t>
      </w:r>
      <w:r>
        <w:rPr>
          <w:rFonts w:ascii="Times New Roman" w:hAnsi="Times New Roman"/>
          <w:color w:val="191919"/>
          <w:sz w:val="20"/>
          <w:szCs w:val="20"/>
        </w:rPr>
        <w:t>to</w:t>
      </w:r>
      <w:r>
        <w:rPr>
          <w:rFonts w:ascii="Times New Roman" w:hAnsi="Times New Roman"/>
          <w:color w:val="191919"/>
          <w:spacing w:val="-5"/>
          <w:sz w:val="20"/>
          <w:szCs w:val="20"/>
        </w:rPr>
        <w:t xml:space="preserve"> </w:t>
      </w:r>
      <w:r>
        <w:rPr>
          <w:rFonts w:ascii="Times New Roman" w:hAnsi="Times New Roman"/>
          <w:color w:val="191919"/>
          <w:sz w:val="20"/>
          <w:szCs w:val="20"/>
        </w:rPr>
        <w:t>the</w:t>
      </w:r>
      <w:r>
        <w:rPr>
          <w:rFonts w:ascii="Times New Roman" w:hAnsi="Times New Roman"/>
          <w:color w:val="191919"/>
          <w:spacing w:val="-5"/>
          <w:sz w:val="20"/>
          <w:szCs w:val="20"/>
        </w:rPr>
        <w:t xml:space="preserve"> </w:t>
      </w:r>
      <w:r>
        <w:rPr>
          <w:rFonts w:ascii="Times New Roman" w:hAnsi="Times New Roman"/>
          <w:color w:val="191919"/>
          <w:sz w:val="20"/>
          <w:szCs w:val="20"/>
        </w:rPr>
        <w:t>learning</w:t>
      </w:r>
      <w:r>
        <w:rPr>
          <w:rFonts w:ascii="Times New Roman" w:hAnsi="Times New Roman"/>
          <w:color w:val="191919"/>
          <w:spacing w:val="-5"/>
          <w:sz w:val="20"/>
          <w:szCs w:val="20"/>
        </w:rPr>
        <w:t xml:space="preserve"> </w:t>
      </w:r>
      <w:r>
        <w:rPr>
          <w:rFonts w:ascii="Times New Roman" w:hAnsi="Times New Roman"/>
          <w:color w:val="191919"/>
          <w:sz w:val="20"/>
          <w:szCs w:val="20"/>
        </w:rPr>
        <w:t>and</w:t>
      </w:r>
      <w:r>
        <w:rPr>
          <w:rFonts w:ascii="Times New Roman" w:hAnsi="Times New Roman"/>
          <w:color w:val="191919"/>
          <w:spacing w:val="-5"/>
          <w:sz w:val="20"/>
          <w:szCs w:val="20"/>
        </w:rPr>
        <w:t xml:space="preserve"> </w:t>
      </w:r>
      <w:r>
        <w:rPr>
          <w:rFonts w:ascii="Times New Roman" w:hAnsi="Times New Roman"/>
          <w:color w:val="191919"/>
          <w:sz w:val="20"/>
          <w:szCs w:val="20"/>
        </w:rPr>
        <w:t>teaching</w:t>
      </w:r>
      <w:r>
        <w:rPr>
          <w:rFonts w:ascii="Times New Roman" w:hAnsi="Times New Roman"/>
          <w:color w:val="191919"/>
          <w:spacing w:val="-5"/>
          <w:sz w:val="20"/>
          <w:szCs w:val="20"/>
        </w:rPr>
        <w:t xml:space="preserve"> </w:t>
      </w:r>
      <w:r>
        <w:rPr>
          <w:rFonts w:ascii="Times New Roman" w:hAnsi="Times New Roman"/>
          <w:color w:val="191919"/>
          <w:sz w:val="20"/>
          <w:szCs w:val="20"/>
        </w:rPr>
        <w:t>of</w:t>
      </w:r>
      <w:r>
        <w:rPr>
          <w:rFonts w:ascii="Times New Roman" w:hAnsi="Times New Roman"/>
          <w:color w:val="191919"/>
          <w:spacing w:val="-5"/>
          <w:sz w:val="20"/>
          <w:szCs w:val="20"/>
        </w:rPr>
        <w:t xml:space="preserve"> </w:t>
      </w:r>
      <w:r>
        <w:rPr>
          <w:rFonts w:ascii="Times New Roman" w:hAnsi="Times New Roman"/>
          <w:color w:val="191919"/>
          <w:sz w:val="20"/>
          <w:szCs w:val="20"/>
        </w:rPr>
        <w:t>middle</w:t>
      </w:r>
      <w:r>
        <w:rPr>
          <w:rFonts w:ascii="Times New Roman" w:hAnsi="Times New Roman"/>
          <w:color w:val="191919"/>
          <w:spacing w:val="-5"/>
          <w:sz w:val="20"/>
          <w:szCs w:val="20"/>
        </w:rPr>
        <w:t xml:space="preserve"> </w:t>
      </w:r>
      <w:r>
        <w:rPr>
          <w:rFonts w:ascii="Times New Roman" w:hAnsi="Times New Roman"/>
          <w:color w:val="191919"/>
          <w:sz w:val="20"/>
          <w:szCs w:val="20"/>
        </w:rPr>
        <w:t>grade</w:t>
      </w:r>
      <w:r>
        <w:rPr>
          <w:rFonts w:ascii="Times New Roman" w:hAnsi="Times New Roman"/>
          <w:color w:val="191919"/>
          <w:spacing w:val="-5"/>
          <w:sz w:val="20"/>
          <w:szCs w:val="20"/>
        </w:rPr>
        <w:t xml:space="preserve"> </w:t>
      </w:r>
      <w:r>
        <w:rPr>
          <w:rFonts w:ascii="Times New Roman" w:hAnsi="Times New Roman"/>
          <w:color w:val="191919"/>
          <w:sz w:val="20"/>
          <w:szCs w:val="20"/>
        </w:rPr>
        <w:t>mathematics: strategies</w:t>
      </w:r>
      <w:r>
        <w:rPr>
          <w:rFonts w:ascii="Times New Roman" w:hAnsi="Times New Roman"/>
          <w:color w:val="191919"/>
          <w:spacing w:val="1"/>
          <w:sz w:val="20"/>
          <w:szCs w:val="20"/>
        </w:rPr>
        <w:t xml:space="preserve"> </w:t>
      </w:r>
      <w:r>
        <w:rPr>
          <w:rFonts w:ascii="Times New Roman" w:hAnsi="Times New Roman"/>
          <w:color w:val="191919"/>
          <w:sz w:val="20"/>
          <w:szCs w:val="20"/>
        </w:rPr>
        <w:t>and materials,</w:t>
      </w:r>
      <w:r>
        <w:rPr>
          <w:rFonts w:ascii="Times New Roman" w:hAnsi="Times New Roman"/>
          <w:color w:val="191919"/>
          <w:spacing w:val="1"/>
          <w:sz w:val="20"/>
          <w:szCs w:val="20"/>
        </w:rPr>
        <w:t xml:space="preserve"> </w:t>
      </w:r>
      <w:r>
        <w:rPr>
          <w:rFonts w:ascii="Times New Roman" w:hAnsi="Times New Roman"/>
          <w:color w:val="191919"/>
          <w:sz w:val="20"/>
          <w:szCs w:val="20"/>
        </w:rPr>
        <w:t>the child's mathematical</w:t>
      </w:r>
      <w:r>
        <w:rPr>
          <w:rFonts w:ascii="Times New Roman" w:hAnsi="Times New Roman"/>
          <w:color w:val="191919"/>
          <w:spacing w:val="1"/>
          <w:sz w:val="20"/>
          <w:szCs w:val="20"/>
        </w:rPr>
        <w:t xml:space="preserve"> </w:t>
      </w:r>
      <w:r>
        <w:rPr>
          <w:rFonts w:ascii="Times New Roman" w:hAnsi="Times New Roman"/>
          <w:color w:val="191919"/>
          <w:sz w:val="20"/>
          <w:szCs w:val="20"/>
        </w:rPr>
        <w:t>development</w:t>
      </w:r>
      <w:r>
        <w:rPr>
          <w:rFonts w:ascii="Times New Roman" w:hAnsi="Times New Roman"/>
          <w:color w:val="191919"/>
          <w:spacing w:val="1"/>
          <w:sz w:val="20"/>
          <w:szCs w:val="20"/>
        </w:rPr>
        <w:t xml:space="preserve"> </w:t>
      </w:r>
      <w:r>
        <w:rPr>
          <w:rFonts w:ascii="Times New Roman" w:hAnsi="Times New Roman"/>
          <w:color w:val="191919"/>
          <w:sz w:val="20"/>
          <w:szCs w:val="20"/>
        </w:rPr>
        <w:t>and understanding and assess- ment.</w:t>
      </w:r>
    </w:p>
    <w:p w:rsidR="00F42301" w:rsidRDefault="00F42301" w:rsidP="00721764">
      <w:pPr>
        <w:widowControl w:val="0"/>
        <w:autoSpaceDE w:val="0"/>
        <w:autoSpaceDN w:val="0"/>
        <w:adjustRightInd w:val="0"/>
        <w:spacing w:after="0" w:line="226" w:lineRule="exact"/>
        <w:ind w:left="1938"/>
        <w:rPr>
          <w:rFonts w:ascii="Times New Roman" w:hAnsi="Times New Roman"/>
          <w:color w:val="000000"/>
          <w:sz w:val="20"/>
          <w:szCs w:val="20"/>
        </w:rPr>
      </w:pPr>
      <w:r>
        <w:rPr>
          <w:rFonts w:ascii="Times New Roman" w:hAnsi="Times New Roman"/>
          <w:b/>
          <w:bCs/>
          <w:color w:val="191919"/>
          <w:sz w:val="20"/>
          <w:szCs w:val="20"/>
        </w:rPr>
        <w:t>MGED</w:t>
      </w:r>
      <w:r>
        <w:rPr>
          <w:rFonts w:ascii="Times New Roman" w:hAnsi="Times New Roman"/>
          <w:b/>
          <w:bCs/>
          <w:color w:val="191919"/>
          <w:spacing w:val="4"/>
          <w:sz w:val="20"/>
          <w:szCs w:val="20"/>
        </w:rPr>
        <w:t xml:space="preserve"> </w:t>
      </w:r>
      <w:r>
        <w:rPr>
          <w:rFonts w:ascii="Times New Roman" w:hAnsi="Times New Roman"/>
          <w:b/>
          <w:bCs/>
          <w:color w:val="191919"/>
          <w:sz w:val="20"/>
          <w:szCs w:val="20"/>
        </w:rPr>
        <w:t>5532</w:t>
      </w:r>
      <w:r>
        <w:rPr>
          <w:rFonts w:ascii="Times New Roman" w:hAnsi="Times New Roman"/>
          <w:b/>
          <w:bCs/>
          <w:color w:val="191919"/>
          <w:spacing w:val="4"/>
          <w:sz w:val="20"/>
          <w:szCs w:val="20"/>
        </w:rPr>
        <w:t xml:space="preserve"> </w:t>
      </w:r>
      <w:r>
        <w:rPr>
          <w:rFonts w:ascii="Times New Roman" w:hAnsi="Times New Roman"/>
          <w:b/>
          <w:bCs/>
          <w:color w:val="191919"/>
          <w:sz w:val="20"/>
          <w:szCs w:val="20"/>
        </w:rPr>
        <w:t>-</w:t>
      </w:r>
      <w:r>
        <w:rPr>
          <w:rFonts w:ascii="Times New Roman" w:hAnsi="Times New Roman"/>
          <w:b/>
          <w:bCs/>
          <w:color w:val="191919"/>
          <w:spacing w:val="4"/>
          <w:sz w:val="20"/>
          <w:szCs w:val="20"/>
        </w:rPr>
        <w:t xml:space="preserve"> </w:t>
      </w:r>
      <w:r>
        <w:rPr>
          <w:rFonts w:ascii="Times New Roman" w:hAnsi="Times New Roman"/>
          <w:b/>
          <w:bCs/>
          <w:color w:val="191919"/>
          <w:sz w:val="20"/>
          <w:szCs w:val="20"/>
        </w:rPr>
        <w:t>Methods</w:t>
      </w:r>
      <w:r>
        <w:rPr>
          <w:rFonts w:ascii="Times New Roman" w:hAnsi="Times New Roman"/>
          <w:b/>
          <w:bCs/>
          <w:color w:val="191919"/>
          <w:spacing w:val="4"/>
          <w:sz w:val="20"/>
          <w:szCs w:val="20"/>
        </w:rPr>
        <w:t xml:space="preserve"> </w:t>
      </w:r>
      <w:r>
        <w:rPr>
          <w:rFonts w:ascii="Times New Roman" w:hAnsi="Times New Roman"/>
          <w:b/>
          <w:bCs/>
          <w:color w:val="191919"/>
          <w:sz w:val="20"/>
          <w:szCs w:val="20"/>
        </w:rPr>
        <w:t>and</w:t>
      </w:r>
      <w:r>
        <w:rPr>
          <w:rFonts w:ascii="Times New Roman" w:hAnsi="Times New Roman"/>
          <w:b/>
          <w:bCs/>
          <w:color w:val="191919"/>
          <w:spacing w:val="4"/>
          <w:sz w:val="20"/>
          <w:szCs w:val="20"/>
        </w:rPr>
        <w:t xml:space="preserve"> </w:t>
      </w:r>
      <w:r>
        <w:rPr>
          <w:rFonts w:ascii="Times New Roman" w:hAnsi="Times New Roman"/>
          <w:b/>
          <w:bCs/>
          <w:color w:val="191919"/>
          <w:sz w:val="20"/>
          <w:szCs w:val="20"/>
        </w:rPr>
        <w:t>Materials</w:t>
      </w:r>
      <w:r>
        <w:rPr>
          <w:rFonts w:ascii="Times New Roman" w:hAnsi="Times New Roman"/>
          <w:b/>
          <w:bCs/>
          <w:color w:val="191919"/>
          <w:spacing w:val="4"/>
          <w:sz w:val="20"/>
          <w:szCs w:val="20"/>
        </w:rPr>
        <w:t xml:space="preserve"> </w:t>
      </w:r>
      <w:r>
        <w:rPr>
          <w:rFonts w:ascii="Times New Roman" w:hAnsi="Times New Roman"/>
          <w:b/>
          <w:bCs/>
          <w:color w:val="191919"/>
          <w:sz w:val="20"/>
          <w:szCs w:val="20"/>
        </w:rPr>
        <w:t xml:space="preserve">of </w:t>
      </w:r>
      <w:r>
        <w:rPr>
          <w:rFonts w:ascii="Times New Roman" w:hAnsi="Times New Roman"/>
          <w:b/>
          <w:bCs/>
          <w:color w:val="191919"/>
          <w:spacing w:val="-18"/>
          <w:sz w:val="20"/>
          <w:szCs w:val="20"/>
        </w:rPr>
        <w:t>T</w:t>
      </w:r>
      <w:r>
        <w:rPr>
          <w:rFonts w:ascii="Times New Roman" w:hAnsi="Times New Roman"/>
          <w:b/>
          <w:bCs/>
          <w:color w:val="191919"/>
          <w:sz w:val="20"/>
          <w:szCs w:val="20"/>
        </w:rPr>
        <w:t>eaching</w:t>
      </w:r>
      <w:r>
        <w:rPr>
          <w:rFonts w:ascii="Times New Roman" w:hAnsi="Times New Roman"/>
          <w:b/>
          <w:bCs/>
          <w:color w:val="191919"/>
          <w:spacing w:val="4"/>
          <w:sz w:val="20"/>
          <w:szCs w:val="20"/>
        </w:rPr>
        <w:t xml:space="preserve"> </w:t>
      </w:r>
      <w:r>
        <w:rPr>
          <w:rFonts w:ascii="Times New Roman" w:hAnsi="Times New Roman"/>
          <w:b/>
          <w:bCs/>
          <w:color w:val="191919"/>
          <w:sz w:val="20"/>
          <w:szCs w:val="20"/>
        </w:rPr>
        <w:t>Middle</w:t>
      </w:r>
      <w:r>
        <w:rPr>
          <w:rFonts w:ascii="Times New Roman" w:hAnsi="Times New Roman"/>
          <w:b/>
          <w:bCs/>
          <w:color w:val="191919"/>
          <w:spacing w:val="4"/>
          <w:sz w:val="20"/>
          <w:szCs w:val="20"/>
        </w:rPr>
        <w:t xml:space="preserve"> </w:t>
      </w:r>
      <w:r>
        <w:rPr>
          <w:rFonts w:ascii="Times New Roman" w:hAnsi="Times New Roman"/>
          <w:b/>
          <w:bCs/>
          <w:color w:val="191919"/>
          <w:sz w:val="20"/>
          <w:szCs w:val="20"/>
        </w:rPr>
        <w:t>Grades</w:t>
      </w:r>
      <w:r>
        <w:rPr>
          <w:rFonts w:ascii="Times New Roman" w:hAnsi="Times New Roman"/>
          <w:b/>
          <w:bCs/>
          <w:color w:val="191919"/>
          <w:spacing w:val="4"/>
          <w:sz w:val="20"/>
          <w:szCs w:val="20"/>
        </w:rPr>
        <w:t xml:space="preserve"> </w:t>
      </w:r>
      <w:r>
        <w:rPr>
          <w:rFonts w:ascii="Times New Roman" w:hAnsi="Times New Roman"/>
          <w:b/>
          <w:bCs/>
          <w:color w:val="191919"/>
          <w:sz w:val="20"/>
          <w:szCs w:val="20"/>
        </w:rPr>
        <w:t>Mathematics............3(3-0)</w:t>
      </w:r>
    </w:p>
    <w:p w:rsidR="00F42301" w:rsidRDefault="00F42301" w:rsidP="00721764">
      <w:pPr>
        <w:widowControl w:val="0"/>
        <w:autoSpaceDE w:val="0"/>
        <w:autoSpaceDN w:val="0"/>
        <w:adjustRightInd w:val="0"/>
        <w:spacing w:before="13" w:after="0"/>
        <w:ind w:left="2298"/>
        <w:rPr>
          <w:rFonts w:ascii="Times New Roman" w:hAnsi="Times New Roman"/>
          <w:color w:val="000000"/>
          <w:sz w:val="20"/>
          <w:szCs w:val="20"/>
        </w:rPr>
      </w:pPr>
      <w:r>
        <w:rPr>
          <w:rFonts w:ascii="Times New Roman" w:hAnsi="Times New Roman"/>
          <w:color w:val="191919"/>
          <w:sz w:val="20"/>
          <w:szCs w:val="20"/>
        </w:rPr>
        <w:t>Instructional materials and evaluation in teaching mathematics in the middle school.</w:t>
      </w:r>
    </w:p>
    <w:p w:rsidR="00F42301" w:rsidRDefault="00F42301" w:rsidP="00721764">
      <w:pPr>
        <w:widowControl w:val="0"/>
        <w:autoSpaceDE w:val="0"/>
        <w:autoSpaceDN w:val="0"/>
        <w:adjustRightInd w:val="0"/>
        <w:spacing w:before="6" w:after="0"/>
        <w:ind w:left="1938"/>
        <w:rPr>
          <w:rFonts w:ascii="Times New Roman" w:hAnsi="Times New Roman"/>
          <w:color w:val="000000"/>
          <w:sz w:val="20"/>
          <w:szCs w:val="20"/>
        </w:rPr>
      </w:pPr>
      <w:r>
        <w:rPr>
          <w:rFonts w:ascii="Times New Roman" w:hAnsi="Times New Roman"/>
          <w:b/>
          <w:bCs/>
          <w:color w:val="191919"/>
          <w:spacing w:val="-1"/>
          <w:sz w:val="20"/>
          <w:szCs w:val="20"/>
        </w:rPr>
        <w:t>MGE</w:t>
      </w:r>
      <w:r>
        <w:rPr>
          <w:rFonts w:ascii="Times New Roman" w:hAnsi="Times New Roman"/>
          <w:b/>
          <w:bCs/>
          <w:color w:val="191919"/>
          <w:sz w:val="20"/>
          <w:szCs w:val="20"/>
        </w:rPr>
        <w:t>D</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553</w:t>
      </w:r>
      <w:r>
        <w:rPr>
          <w:rFonts w:ascii="Times New Roman" w:hAnsi="Times New Roman"/>
          <w:b/>
          <w:bCs/>
          <w:color w:val="191919"/>
          <w:sz w:val="20"/>
          <w:szCs w:val="20"/>
        </w:rPr>
        <w:t>4</w:t>
      </w:r>
      <w:r>
        <w:rPr>
          <w:rFonts w:ascii="Times New Roman" w:hAnsi="Times New Roman"/>
          <w:b/>
          <w:bCs/>
          <w:color w:val="191919"/>
          <w:spacing w:val="-8"/>
          <w:sz w:val="20"/>
          <w:szCs w:val="20"/>
        </w:rPr>
        <w:t xml:space="preserve"> </w:t>
      </w:r>
      <w:r>
        <w:rPr>
          <w:rFonts w:ascii="Times New Roman" w:hAnsi="Times New Roman"/>
          <w:b/>
          <w:bCs/>
          <w:color w:val="191919"/>
          <w:sz w:val="20"/>
          <w:szCs w:val="20"/>
        </w:rPr>
        <w:t>-</w:t>
      </w:r>
      <w:r>
        <w:rPr>
          <w:rFonts w:ascii="Times New Roman" w:hAnsi="Times New Roman"/>
          <w:b/>
          <w:bCs/>
          <w:color w:val="191919"/>
          <w:spacing w:val="-12"/>
          <w:sz w:val="20"/>
          <w:szCs w:val="20"/>
        </w:rPr>
        <w:t xml:space="preserve"> </w:t>
      </w:r>
      <w:r>
        <w:rPr>
          <w:rFonts w:ascii="Times New Roman" w:hAnsi="Times New Roman"/>
          <w:b/>
          <w:bCs/>
          <w:color w:val="191919"/>
          <w:spacing w:val="-19"/>
          <w:sz w:val="20"/>
          <w:szCs w:val="20"/>
        </w:rPr>
        <w:t>T</w:t>
      </w:r>
      <w:r>
        <w:rPr>
          <w:rFonts w:ascii="Times New Roman" w:hAnsi="Times New Roman"/>
          <w:b/>
          <w:bCs/>
          <w:color w:val="191919"/>
          <w:spacing w:val="-1"/>
          <w:sz w:val="20"/>
          <w:szCs w:val="20"/>
        </w:rPr>
        <w:t>opic</w:t>
      </w:r>
      <w:r>
        <w:rPr>
          <w:rFonts w:ascii="Times New Roman" w:hAnsi="Times New Roman"/>
          <w:b/>
          <w:bCs/>
          <w:color w:val="191919"/>
          <w:sz w:val="20"/>
          <w:szCs w:val="20"/>
        </w:rPr>
        <w:t>s</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i</w:t>
      </w:r>
      <w:r>
        <w:rPr>
          <w:rFonts w:ascii="Times New Roman" w:hAnsi="Times New Roman"/>
          <w:b/>
          <w:bCs/>
          <w:color w:val="191919"/>
          <w:sz w:val="20"/>
          <w:szCs w:val="20"/>
        </w:rPr>
        <w:t>n</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Schoo</w:t>
      </w:r>
      <w:r>
        <w:rPr>
          <w:rFonts w:ascii="Times New Roman" w:hAnsi="Times New Roman"/>
          <w:b/>
          <w:bCs/>
          <w:color w:val="191919"/>
          <w:sz w:val="20"/>
          <w:szCs w:val="20"/>
        </w:rPr>
        <w:t>l</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Mathematic</w:t>
      </w:r>
      <w:r>
        <w:rPr>
          <w:rFonts w:ascii="Times New Roman" w:hAnsi="Times New Roman"/>
          <w:b/>
          <w:bCs/>
          <w:color w:val="191919"/>
          <w:sz w:val="20"/>
          <w:szCs w:val="20"/>
        </w:rPr>
        <w:t>s</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Curriculum.....................................................3(3-0)</w:t>
      </w:r>
    </w:p>
    <w:p w:rsidR="00F42301" w:rsidRDefault="00F42301" w:rsidP="00721764">
      <w:pPr>
        <w:widowControl w:val="0"/>
        <w:autoSpaceDE w:val="0"/>
        <w:autoSpaceDN w:val="0"/>
        <w:adjustRightInd w:val="0"/>
        <w:spacing w:before="13" w:after="0"/>
        <w:ind w:left="2298"/>
        <w:rPr>
          <w:rFonts w:ascii="Times New Roman" w:hAnsi="Times New Roman"/>
          <w:color w:val="000000"/>
          <w:sz w:val="20"/>
          <w:szCs w:val="20"/>
        </w:rPr>
      </w:pPr>
      <w:r>
        <w:rPr>
          <w:rFonts w:ascii="Times New Roman" w:hAnsi="Times New Roman"/>
          <w:color w:val="191919"/>
          <w:sz w:val="20"/>
          <w:szCs w:val="20"/>
        </w:rPr>
        <w:lastRenderedPageBreak/>
        <w:t>In-depth</w:t>
      </w:r>
      <w:r>
        <w:rPr>
          <w:rFonts w:ascii="Times New Roman" w:hAnsi="Times New Roman"/>
          <w:color w:val="191919"/>
          <w:spacing w:val="3"/>
          <w:sz w:val="20"/>
          <w:szCs w:val="20"/>
        </w:rPr>
        <w:t xml:space="preserve"> </w:t>
      </w:r>
      <w:r>
        <w:rPr>
          <w:rFonts w:ascii="Times New Roman" w:hAnsi="Times New Roman"/>
          <w:color w:val="191919"/>
          <w:sz w:val="20"/>
          <w:szCs w:val="20"/>
        </w:rPr>
        <w:t>study</w:t>
      </w:r>
      <w:r>
        <w:rPr>
          <w:rFonts w:ascii="Times New Roman" w:hAnsi="Times New Roman"/>
          <w:color w:val="191919"/>
          <w:spacing w:val="3"/>
          <w:sz w:val="20"/>
          <w:szCs w:val="20"/>
        </w:rPr>
        <w:t xml:space="preserve"> </w:t>
      </w:r>
      <w:r>
        <w:rPr>
          <w:rFonts w:ascii="Times New Roman" w:hAnsi="Times New Roman"/>
          <w:color w:val="191919"/>
          <w:sz w:val="20"/>
          <w:szCs w:val="20"/>
        </w:rPr>
        <w:t>of</w:t>
      </w:r>
      <w:r>
        <w:rPr>
          <w:rFonts w:ascii="Times New Roman" w:hAnsi="Times New Roman"/>
          <w:color w:val="191919"/>
          <w:spacing w:val="3"/>
          <w:sz w:val="20"/>
          <w:szCs w:val="20"/>
        </w:rPr>
        <w:t xml:space="preserve"> </w:t>
      </w:r>
      <w:r>
        <w:rPr>
          <w:rFonts w:ascii="Times New Roman" w:hAnsi="Times New Roman"/>
          <w:color w:val="191919"/>
          <w:sz w:val="20"/>
          <w:szCs w:val="20"/>
        </w:rPr>
        <w:t>one</w:t>
      </w:r>
      <w:r>
        <w:rPr>
          <w:rFonts w:ascii="Times New Roman" w:hAnsi="Times New Roman"/>
          <w:color w:val="191919"/>
          <w:spacing w:val="3"/>
          <w:sz w:val="20"/>
          <w:szCs w:val="20"/>
        </w:rPr>
        <w:t xml:space="preserve"> </w:t>
      </w:r>
      <w:r>
        <w:rPr>
          <w:rFonts w:ascii="Times New Roman" w:hAnsi="Times New Roman"/>
          <w:color w:val="191919"/>
          <w:sz w:val="20"/>
          <w:szCs w:val="20"/>
        </w:rPr>
        <w:t>or</w:t>
      </w:r>
      <w:r>
        <w:rPr>
          <w:rFonts w:ascii="Times New Roman" w:hAnsi="Times New Roman"/>
          <w:color w:val="191919"/>
          <w:spacing w:val="3"/>
          <w:sz w:val="20"/>
          <w:szCs w:val="20"/>
        </w:rPr>
        <w:t xml:space="preserve"> </w:t>
      </w:r>
      <w:r>
        <w:rPr>
          <w:rFonts w:ascii="Times New Roman" w:hAnsi="Times New Roman"/>
          <w:color w:val="191919"/>
          <w:sz w:val="20"/>
          <w:szCs w:val="20"/>
        </w:rPr>
        <w:t>two</w:t>
      </w:r>
      <w:r>
        <w:rPr>
          <w:rFonts w:ascii="Times New Roman" w:hAnsi="Times New Roman"/>
          <w:color w:val="191919"/>
          <w:spacing w:val="3"/>
          <w:sz w:val="20"/>
          <w:szCs w:val="20"/>
        </w:rPr>
        <w:t xml:space="preserve"> </w:t>
      </w:r>
      <w:r>
        <w:rPr>
          <w:rFonts w:ascii="Times New Roman" w:hAnsi="Times New Roman"/>
          <w:color w:val="191919"/>
          <w:sz w:val="20"/>
          <w:szCs w:val="20"/>
        </w:rPr>
        <w:t>topics</w:t>
      </w:r>
      <w:r>
        <w:rPr>
          <w:rFonts w:ascii="Times New Roman" w:hAnsi="Times New Roman"/>
          <w:color w:val="191919"/>
          <w:spacing w:val="3"/>
          <w:sz w:val="20"/>
          <w:szCs w:val="20"/>
        </w:rPr>
        <w:t xml:space="preserve"> </w:t>
      </w:r>
      <w:r>
        <w:rPr>
          <w:rFonts w:ascii="Times New Roman" w:hAnsi="Times New Roman"/>
          <w:color w:val="191919"/>
          <w:sz w:val="20"/>
          <w:szCs w:val="20"/>
        </w:rPr>
        <w:t>which</w:t>
      </w:r>
      <w:r>
        <w:rPr>
          <w:rFonts w:ascii="Times New Roman" w:hAnsi="Times New Roman"/>
          <w:color w:val="191919"/>
          <w:spacing w:val="3"/>
          <w:sz w:val="20"/>
          <w:szCs w:val="20"/>
        </w:rPr>
        <w:t xml:space="preserve"> </w:t>
      </w:r>
      <w:r>
        <w:rPr>
          <w:rFonts w:ascii="Times New Roman" w:hAnsi="Times New Roman"/>
          <w:color w:val="191919"/>
          <w:sz w:val="20"/>
          <w:szCs w:val="20"/>
        </w:rPr>
        <w:t>are</w:t>
      </w:r>
      <w:r>
        <w:rPr>
          <w:rFonts w:ascii="Times New Roman" w:hAnsi="Times New Roman"/>
          <w:color w:val="191919"/>
          <w:spacing w:val="3"/>
          <w:sz w:val="20"/>
          <w:szCs w:val="20"/>
        </w:rPr>
        <w:t xml:space="preserve"> </w:t>
      </w:r>
      <w:r>
        <w:rPr>
          <w:rFonts w:ascii="Times New Roman" w:hAnsi="Times New Roman"/>
          <w:color w:val="191919"/>
          <w:sz w:val="20"/>
          <w:szCs w:val="20"/>
        </w:rPr>
        <w:t>included</w:t>
      </w:r>
      <w:r>
        <w:rPr>
          <w:rFonts w:ascii="Times New Roman" w:hAnsi="Times New Roman"/>
          <w:color w:val="191919"/>
          <w:spacing w:val="3"/>
          <w:sz w:val="20"/>
          <w:szCs w:val="20"/>
        </w:rPr>
        <w:t xml:space="preserve"> </w:t>
      </w:r>
      <w:r>
        <w:rPr>
          <w:rFonts w:ascii="Times New Roman" w:hAnsi="Times New Roman"/>
          <w:color w:val="191919"/>
          <w:sz w:val="20"/>
          <w:szCs w:val="20"/>
        </w:rPr>
        <w:t>in</w:t>
      </w:r>
      <w:r>
        <w:rPr>
          <w:rFonts w:ascii="Times New Roman" w:hAnsi="Times New Roman"/>
          <w:color w:val="191919"/>
          <w:spacing w:val="3"/>
          <w:sz w:val="20"/>
          <w:szCs w:val="20"/>
        </w:rPr>
        <w:t xml:space="preserve"> </w:t>
      </w:r>
      <w:r>
        <w:rPr>
          <w:rFonts w:ascii="Times New Roman" w:hAnsi="Times New Roman"/>
          <w:color w:val="191919"/>
          <w:sz w:val="20"/>
          <w:szCs w:val="20"/>
        </w:rPr>
        <w:t>the</w:t>
      </w:r>
      <w:r>
        <w:rPr>
          <w:rFonts w:ascii="Times New Roman" w:hAnsi="Times New Roman"/>
          <w:color w:val="191919"/>
          <w:spacing w:val="3"/>
          <w:sz w:val="20"/>
          <w:szCs w:val="20"/>
        </w:rPr>
        <w:t xml:space="preserve"> </w:t>
      </w:r>
      <w:r>
        <w:rPr>
          <w:rFonts w:ascii="Times New Roman" w:hAnsi="Times New Roman"/>
          <w:color w:val="191919"/>
          <w:sz w:val="20"/>
          <w:szCs w:val="20"/>
        </w:rPr>
        <w:t>school</w:t>
      </w:r>
      <w:r>
        <w:rPr>
          <w:rFonts w:ascii="Times New Roman" w:hAnsi="Times New Roman"/>
          <w:color w:val="191919"/>
          <w:spacing w:val="3"/>
          <w:sz w:val="20"/>
          <w:szCs w:val="20"/>
        </w:rPr>
        <w:t xml:space="preserve"> </w:t>
      </w:r>
      <w:r>
        <w:rPr>
          <w:rFonts w:ascii="Times New Roman" w:hAnsi="Times New Roman"/>
          <w:color w:val="191919"/>
          <w:sz w:val="20"/>
          <w:szCs w:val="20"/>
        </w:rPr>
        <w:t>mathematics</w:t>
      </w:r>
      <w:r>
        <w:rPr>
          <w:rFonts w:ascii="Times New Roman" w:hAnsi="Times New Roman"/>
          <w:color w:val="191919"/>
          <w:spacing w:val="3"/>
          <w:sz w:val="20"/>
          <w:szCs w:val="20"/>
        </w:rPr>
        <w:t xml:space="preserve"> </w:t>
      </w:r>
      <w:r>
        <w:rPr>
          <w:rFonts w:ascii="Times New Roman" w:hAnsi="Times New Roman"/>
          <w:color w:val="191919"/>
          <w:sz w:val="20"/>
          <w:szCs w:val="20"/>
        </w:rPr>
        <w:t>curriculum.</w:t>
      </w:r>
    </w:p>
    <w:p w:rsidR="00F42301" w:rsidRDefault="00F42301" w:rsidP="00721764">
      <w:pPr>
        <w:widowControl w:val="0"/>
        <w:autoSpaceDE w:val="0"/>
        <w:autoSpaceDN w:val="0"/>
        <w:adjustRightInd w:val="0"/>
        <w:spacing w:before="13" w:after="0"/>
        <w:ind w:left="2298"/>
        <w:rPr>
          <w:rFonts w:ascii="Times New Roman" w:hAnsi="Times New Roman"/>
          <w:color w:val="000000"/>
          <w:sz w:val="20"/>
          <w:szCs w:val="20"/>
        </w:rPr>
        <w:sectPr w:rsidR="00F42301">
          <w:footerReference w:type="even" r:id="rId46"/>
          <w:footerReference w:type="default" r:id="rId47"/>
          <w:pgSz w:w="12240" w:h="15840"/>
          <w:pgMar w:top="260" w:right="1300" w:bottom="280" w:left="220" w:header="0" w:footer="1034" w:gutter="0"/>
          <w:pgNumType w:start="90"/>
          <w:cols w:space="720" w:equalWidth="0">
            <w:col w:w="10720"/>
          </w:cols>
          <w:noEndnote/>
        </w:sectPr>
      </w:pPr>
    </w:p>
    <w:tbl>
      <w:tblPr>
        <w:tblW w:w="0" w:type="auto"/>
        <w:tblInd w:w="113" w:type="dxa"/>
        <w:tblLayout w:type="fixed"/>
        <w:tblCellMar>
          <w:left w:w="0" w:type="dxa"/>
          <w:right w:w="0" w:type="dxa"/>
        </w:tblCellMar>
        <w:tblLook w:val="0000"/>
      </w:tblPr>
      <w:tblGrid>
        <w:gridCol w:w="4876"/>
        <w:gridCol w:w="4560"/>
        <w:gridCol w:w="1067"/>
      </w:tblGrid>
      <w:tr w:rsidR="00F42301" w:rsidRPr="00FA7AC7" w:rsidTr="00B67EC4">
        <w:trPr>
          <w:trHeight w:hRule="exact" w:val="235"/>
        </w:trPr>
        <w:tc>
          <w:tcPr>
            <w:tcW w:w="4876" w:type="dxa"/>
            <w:tcBorders>
              <w:top w:val="nil"/>
              <w:left w:val="nil"/>
              <w:bottom w:val="single" w:sz="4" w:space="0" w:color="191919"/>
              <w:right w:val="single" w:sz="4" w:space="0" w:color="191919"/>
            </w:tcBorders>
          </w:tcPr>
          <w:p w:rsidR="00F42301" w:rsidRPr="00FA7AC7" w:rsidRDefault="00F42301" w:rsidP="00B67EC4">
            <w:pPr>
              <w:widowControl w:val="0"/>
              <w:autoSpaceDE w:val="0"/>
              <w:autoSpaceDN w:val="0"/>
              <w:adjustRightInd w:val="0"/>
              <w:spacing w:after="0"/>
              <w:rPr>
                <w:rFonts w:ascii="Times New Roman" w:hAnsi="Times New Roman"/>
                <w:sz w:val="24"/>
                <w:szCs w:val="24"/>
              </w:rPr>
            </w:pPr>
          </w:p>
        </w:tc>
        <w:tc>
          <w:tcPr>
            <w:tcW w:w="4560" w:type="dxa"/>
            <w:vMerge w:val="restart"/>
            <w:tcBorders>
              <w:top w:val="single" w:sz="4" w:space="0" w:color="191919"/>
              <w:left w:val="single" w:sz="4" w:space="0" w:color="191919"/>
              <w:bottom w:val="single" w:sz="4" w:space="0" w:color="191919"/>
              <w:right w:val="single" w:sz="4" w:space="0" w:color="191919"/>
            </w:tcBorders>
          </w:tcPr>
          <w:p w:rsidR="00F42301" w:rsidRPr="00FA7AC7" w:rsidRDefault="00F42301" w:rsidP="00B67EC4">
            <w:pPr>
              <w:widowControl w:val="0"/>
              <w:autoSpaceDE w:val="0"/>
              <w:autoSpaceDN w:val="0"/>
              <w:adjustRightInd w:val="0"/>
              <w:spacing w:after="0" w:line="400" w:lineRule="exact"/>
              <w:ind w:left="1373" w:right="595"/>
              <w:jc w:val="center"/>
              <w:rPr>
                <w:rFonts w:ascii="Times New Roman" w:hAnsi="Times New Roman"/>
                <w:color w:val="000000"/>
                <w:sz w:val="27"/>
                <w:szCs w:val="27"/>
              </w:rPr>
            </w:pPr>
            <w:r w:rsidRPr="00FA7AC7">
              <w:rPr>
                <w:rFonts w:ascii="Times New Roman" w:hAnsi="Times New Roman"/>
                <w:b/>
                <w:bCs/>
                <w:color w:val="191919"/>
                <w:position w:val="-1"/>
                <w:sz w:val="36"/>
                <w:szCs w:val="36"/>
              </w:rPr>
              <w:t>M</w:t>
            </w:r>
            <w:r w:rsidRPr="00FA7AC7">
              <w:rPr>
                <w:rFonts w:ascii="Times New Roman" w:hAnsi="Times New Roman"/>
                <w:b/>
                <w:bCs/>
                <w:color w:val="191919"/>
                <w:position w:val="-1"/>
                <w:sz w:val="27"/>
                <w:szCs w:val="27"/>
              </w:rPr>
              <w:t>IDDLE</w:t>
            </w:r>
            <w:r w:rsidRPr="00FA7AC7">
              <w:rPr>
                <w:rFonts w:ascii="Times New Roman" w:hAnsi="Times New Roman"/>
                <w:b/>
                <w:bCs/>
                <w:color w:val="191919"/>
                <w:spacing w:val="23"/>
                <w:position w:val="-1"/>
                <w:sz w:val="27"/>
                <w:szCs w:val="27"/>
              </w:rPr>
              <w:t xml:space="preserve"> </w:t>
            </w:r>
            <w:r w:rsidRPr="00FA7AC7">
              <w:rPr>
                <w:rFonts w:ascii="Times New Roman" w:hAnsi="Times New Roman"/>
                <w:b/>
                <w:bCs/>
                <w:color w:val="191919"/>
                <w:position w:val="-1"/>
                <w:sz w:val="36"/>
                <w:szCs w:val="36"/>
              </w:rPr>
              <w:t>G</w:t>
            </w:r>
            <w:r w:rsidRPr="00FA7AC7">
              <w:rPr>
                <w:rFonts w:ascii="Times New Roman" w:hAnsi="Times New Roman"/>
                <w:b/>
                <w:bCs/>
                <w:color w:val="191919"/>
                <w:position w:val="-1"/>
                <w:sz w:val="27"/>
                <w:szCs w:val="27"/>
              </w:rPr>
              <w:t>RADES</w:t>
            </w:r>
          </w:p>
          <w:p w:rsidR="00F42301" w:rsidRPr="00FA7AC7" w:rsidRDefault="00F42301" w:rsidP="00B67EC4">
            <w:pPr>
              <w:widowControl w:val="0"/>
              <w:autoSpaceDE w:val="0"/>
              <w:autoSpaceDN w:val="0"/>
              <w:adjustRightInd w:val="0"/>
              <w:spacing w:after="0" w:line="300" w:lineRule="exact"/>
              <w:ind w:left="1817" w:right="949"/>
              <w:jc w:val="center"/>
              <w:rPr>
                <w:rFonts w:ascii="Times New Roman" w:hAnsi="Times New Roman"/>
                <w:sz w:val="24"/>
                <w:szCs w:val="24"/>
              </w:rPr>
            </w:pPr>
            <w:r w:rsidRPr="00FA7AC7">
              <w:rPr>
                <w:rFonts w:ascii="Times New Roman" w:hAnsi="Times New Roman"/>
                <w:b/>
                <w:bCs/>
                <w:color w:val="191919"/>
                <w:position w:val="-3"/>
                <w:sz w:val="36"/>
                <w:szCs w:val="36"/>
              </w:rPr>
              <w:t>E</w:t>
            </w:r>
            <w:r w:rsidRPr="00FA7AC7">
              <w:rPr>
                <w:rFonts w:ascii="Times New Roman" w:hAnsi="Times New Roman"/>
                <w:b/>
                <w:bCs/>
                <w:color w:val="191919"/>
                <w:position w:val="-3"/>
                <w:sz w:val="27"/>
                <w:szCs w:val="27"/>
              </w:rPr>
              <w:t>DUC</w:t>
            </w:r>
            <w:r w:rsidRPr="00FA7AC7">
              <w:rPr>
                <w:rFonts w:ascii="Times New Roman" w:hAnsi="Times New Roman"/>
                <w:b/>
                <w:bCs/>
                <w:color w:val="191919"/>
                <w:spacing w:val="-20"/>
                <w:position w:val="-3"/>
                <w:sz w:val="27"/>
                <w:szCs w:val="27"/>
              </w:rPr>
              <w:t>A</w:t>
            </w:r>
            <w:r w:rsidRPr="00FA7AC7">
              <w:rPr>
                <w:rFonts w:ascii="Times New Roman" w:hAnsi="Times New Roman"/>
                <w:b/>
                <w:bCs/>
                <w:color w:val="191919"/>
                <w:position w:val="-3"/>
                <w:sz w:val="27"/>
                <w:szCs w:val="27"/>
              </w:rPr>
              <w:t>TION</w:t>
            </w:r>
          </w:p>
        </w:tc>
        <w:tc>
          <w:tcPr>
            <w:tcW w:w="1067" w:type="dxa"/>
            <w:tcBorders>
              <w:top w:val="nil"/>
              <w:left w:val="single" w:sz="4" w:space="0" w:color="191919"/>
              <w:bottom w:val="single" w:sz="4" w:space="0" w:color="191919"/>
              <w:right w:val="nil"/>
            </w:tcBorders>
          </w:tcPr>
          <w:p w:rsidR="00F42301" w:rsidRPr="00FA7AC7" w:rsidRDefault="00F42301" w:rsidP="00B67EC4">
            <w:pPr>
              <w:widowControl w:val="0"/>
              <w:autoSpaceDE w:val="0"/>
              <w:autoSpaceDN w:val="0"/>
              <w:adjustRightInd w:val="0"/>
              <w:spacing w:after="0"/>
              <w:rPr>
                <w:rFonts w:ascii="Times New Roman" w:hAnsi="Times New Roman"/>
                <w:sz w:val="24"/>
                <w:szCs w:val="24"/>
              </w:rPr>
            </w:pPr>
          </w:p>
        </w:tc>
      </w:tr>
      <w:tr w:rsidR="00F42301" w:rsidRPr="00FA7AC7" w:rsidTr="00B67EC4">
        <w:trPr>
          <w:trHeight w:hRule="exact" w:val="256"/>
        </w:trPr>
        <w:tc>
          <w:tcPr>
            <w:tcW w:w="4876" w:type="dxa"/>
            <w:tcBorders>
              <w:top w:val="single" w:sz="4" w:space="0" w:color="191919"/>
              <w:left w:val="nil"/>
              <w:bottom w:val="single" w:sz="4" w:space="0" w:color="191919"/>
              <w:right w:val="single" w:sz="4" w:space="0" w:color="191919"/>
            </w:tcBorders>
          </w:tcPr>
          <w:p w:rsidR="00F42301" w:rsidRPr="00FA7AC7" w:rsidRDefault="00F42301" w:rsidP="00B67EC4">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B67EC4">
            <w:pPr>
              <w:widowControl w:val="0"/>
              <w:autoSpaceDE w:val="0"/>
              <w:autoSpaceDN w:val="0"/>
              <w:adjustRightInd w:val="0"/>
              <w:spacing w:after="0"/>
              <w:rPr>
                <w:rFonts w:ascii="Times New Roman" w:hAnsi="Times New Roman"/>
                <w:sz w:val="24"/>
                <w:szCs w:val="24"/>
              </w:rPr>
            </w:pPr>
          </w:p>
        </w:tc>
        <w:tc>
          <w:tcPr>
            <w:tcW w:w="1067" w:type="dxa"/>
            <w:tcBorders>
              <w:top w:val="single" w:sz="4" w:space="0" w:color="191919"/>
              <w:left w:val="single" w:sz="4" w:space="0" w:color="191919"/>
              <w:bottom w:val="single" w:sz="4" w:space="0" w:color="191919"/>
              <w:right w:val="nil"/>
            </w:tcBorders>
          </w:tcPr>
          <w:p w:rsidR="00F42301" w:rsidRPr="00FA7AC7" w:rsidRDefault="00F42301" w:rsidP="00B67EC4">
            <w:pPr>
              <w:widowControl w:val="0"/>
              <w:autoSpaceDE w:val="0"/>
              <w:autoSpaceDN w:val="0"/>
              <w:adjustRightInd w:val="0"/>
              <w:spacing w:after="0"/>
              <w:rPr>
                <w:rFonts w:ascii="Times New Roman" w:hAnsi="Times New Roman"/>
                <w:sz w:val="24"/>
                <w:szCs w:val="24"/>
              </w:rPr>
            </w:pPr>
          </w:p>
        </w:tc>
      </w:tr>
      <w:tr w:rsidR="00F42301" w:rsidRPr="00FA7AC7" w:rsidTr="00B67EC4">
        <w:trPr>
          <w:trHeight w:hRule="exact" w:val="219"/>
        </w:trPr>
        <w:tc>
          <w:tcPr>
            <w:tcW w:w="4876" w:type="dxa"/>
            <w:tcBorders>
              <w:top w:val="single" w:sz="4" w:space="0" w:color="191919"/>
              <w:left w:val="nil"/>
              <w:bottom w:val="nil"/>
              <w:right w:val="single" w:sz="4" w:space="0" w:color="191919"/>
            </w:tcBorders>
          </w:tcPr>
          <w:p w:rsidR="00F42301" w:rsidRPr="00FA7AC7" w:rsidRDefault="00F42301" w:rsidP="00B67EC4">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B67EC4">
            <w:pPr>
              <w:widowControl w:val="0"/>
              <w:autoSpaceDE w:val="0"/>
              <w:autoSpaceDN w:val="0"/>
              <w:adjustRightInd w:val="0"/>
              <w:spacing w:after="0"/>
              <w:rPr>
                <w:rFonts w:ascii="Times New Roman" w:hAnsi="Times New Roman"/>
                <w:sz w:val="24"/>
                <w:szCs w:val="24"/>
              </w:rPr>
            </w:pPr>
          </w:p>
        </w:tc>
        <w:tc>
          <w:tcPr>
            <w:tcW w:w="1067" w:type="dxa"/>
            <w:tcBorders>
              <w:top w:val="single" w:sz="4" w:space="0" w:color="191919"/>
              <w:left w:val="single" w:sz="4" w:space="0" w:color="191919"/>
              <w:bottom w:val="nil"/>
              <w:right w:val="nil"/>
            </w:tcBorders>
          </w:tcPr>
          <w:p w:rsidR="00F42301" w:rsidRPr="00FA7AC7" w:rsidRDefault="00F42301" w:rsidP="00B67EC4">
            <w:pPr>
              <w:widowControl w:val="0"/>
              <w:autoSpaceDE w:val="0"/>
              <w:autoSpaceDN w:val="0"/>
              <w:adjustRightInd w:val="0"/>
              <w:spacing w:after="0"/>
              <w:rPr>
                <w:rFonts w:ascii="Times New Roman" w:hAnsi="Times New Roman"/>
                <w:sz w:val="24"/>
                <w:szCs w:val="24"/>
              </w:rPr>
            </w:pPr>
          </w:p>
        </w:tc>
      </w:tr>
    </w:tbl>
    <w:p w:rsidR="00F42301" w:rsidRDefault="00F42301" w:rsidP="00721764">
      <w:pPr>
        <w:widowControl w:val="0"/>
        <w:autoSpaceDE w:val="0"/>
        <w:autoSpaceDN w:val="0"/>
        <w:adjustRightInd w:val="0"/>
        <w:spacing w:after="0" w:line="200" w:lineRule="exact"/>
        <w:rPr>
          <w:rFonts w:ascii="Times New Roman" w:hAnsi="Times New Roman"/>
          <w:sz w:val="20"/>
          <w:szCs w:val="20"/>
        </w:rPr>
      </w:pPr>
    </w:p>
    <w:p w:rsidR="00F42301" w:rsidRDefault="00F42301" w:rsidP="00721764">
      <w:pPr>
        <w:widowControl w:val="0"/>
        <w:autoSpaceDE w:val="0"/>
        <w:autoSpaceDN w:val="0"/>
        <w:adjustRightInd w:val="0"/>
        <w:spacing w:before="18" w:after="0" w:line="280" w:lineRule="exact"/>
        <w:rPr>
          <w:rFonts w:ascii="Times New Roman" w:hAnsi="Times New Roman"/>
          <w:sz w:val="28"/>
          <w:szCs w:val="28"/>
        </w:rPr>
      </w:pPr>
    </w:p>
    <w:p w:rsidR="00F42301" w:rsidRDefault="00F42301" w:rsidP="00721764">
      <w:pPr>
        <w:widowControl w:val="0"/>
        <w:autoSpaceDE w:val="0"/>
        <w:autoSpaceDN w:val="0"/>
        <w:adjustRightInd w:val="0"/>
        <w:spacing w:before="26" w:after="0"/>
        <w:ind w:left="1233" w:right="5718"/>
        <w:jc w:val="both"/>
        <w:rPr>
          <w:rFonts w:ascii="Times New Roman" w:hAnsi="Times New Roman"/>
          <w:color w:val="000000"/>
          <w:sz w:val="20"/>
          <w:szCs w:val="20"/>
        </w:rPr>
      </w:pPr>
      <w:r w:rsidRPr="003F2CF3">
        <w:rPr>
          <w:rFonts w:ascii="Calibri" w:hAnsi="Calibri"/>
          <w:noProof/>
          <w:lang w:eastAsia="en-US"/>
        </w:rPr>
        <w:pict>
          <v:group id="_x0000_s3776" style="position:absolute;left:0;text-align:left;margin-left:315.7pt;margin-top:-53.15pt;width:31.2pt;height:31.05pt;z-index:-251524096;mso-position-horizontal-relative:page" coordorigin="6314,-1063" coordsize="624,621" o:allowincell="f">
            <v:rect id="_x0000_s3777" style="position:absolute;left:6319;top:-1058;width:613;height:610" o:allowincell="f" stroked="f">
              <v:path arrowok="t"/>
            </v:rect>
            <v:rect id="_x0000_s3778" style="position:absolute;left:6319;top:-1058;width:620;height:620;mso-position-horizontal-relative:page" o:allowincell="f" filled="f" stroked="f">
              <v:textbox inset="0,0,0,0">
                <w:txbxContent>
                  <w:p w:rsidR="00F42301" w:rsidRDefault="00F42301" w:rsidP="00721764">
                    <w:pPr>
                      <w:spacing w:after="0" w:line="620" w:lineRule="atLeast"/>
                      <w:rPr>
                        <w:rFonts w:ascii="Times New Roman" w:hAnsi="Times New Roman"/>
                        <w:sz w:val="24"/>
                        <w:szCs w:val="24"/>
                      </w:rPr>
                    </w:pPr>
                    <w:r>
                      <w:rPr>
                        <w:rFonts w:ascii="Times New Roman" w:hAnsi="Times New Roman"/>
                        <w:noProof/>
                        <w:sz w:val="24"/>
                        <w:szCs w:val="24"/>
                      </w:rPr>
                      <w:drawing>
                        <wp:inline distT="0" distB="0" distL="0" distR="0">
                          <wp:extent cx="390525" cy="390525"/>
                          <wp:effectExtent l="19050" t="0" r="9525" b="0"/>
                          <wp:docPr id="148"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5"/>
                                  <a:srcRect/>
                                  <a:stretch>
                                    <a:fillRect/>
                                  </a:stretch>
                                </pic:blipFill>
                                <pic:spPr bwMode="auto">
                                  <a:xfrm>
                                    <a:off x="0" y="0"/>
                                    <a:ext cx="390525" cy="390525"/>
                                  </a:xfrm>
                                  <a:prstGeom prst="rect">
                                    <a:avLst/>
                                  </a:prstGeom>
                                  <a:noFill/>
                                  <a:ln w="9525">
                                    <a:noFill/>
                                    <a:miter lim="800000"/>
                                    <a:headEnd/>
                                    <a:tailEnd/>
                                  </a:ln>
                                </pic:spPr>
                              </pic:pic>
                            </a:graphicData>
                          </a:graphic>
                        </wp:inline>
                      </w:drawing>
                    </w:r>
                  </w:p>
                  <w:p w:rsidR="00F42301" w:rsidRDefault="00F42301" w:rsidP="00721764">
                    <w:pPr>
                      <w:widowControl w:val="0"/>
                      <w:autoSpaceDE w:val="0"/>
                      <w:autoSpaceDN w:val="0"/>
                      <w:adjustRightInd w:val="0"/>
                      <w:spacing w:after="0"/>
                      <w:rPr>
                        <w:rFonts w:ascii="Times New Roman" w:hAnsi="Times New Roman"/>
                        <w:sz w:val="24"/>
                        <w:szCs w:val="24"/>
                      </w:rPr>
                    </w:pPr>
                  </w:p>
                </w:txbxContent>
              </v:textbox>
            </v:rect>
            <w10:wrap anchorx="page"/>
          </v:group>
        </w:pict>
      </w:r>
      <w:r>
        <w:rPr>
          <w:rFonts w:ascii="Times New Roman" w:hAnsi="Times New Roman"/>
          <w:color w:val="191919"/>
          <w:sz w:val="20"/>
          <w:szCs w:val="20"/>
        </w:rPr>
        <w:t>May be repeated for credit when topics change.</w:t>
      </w:r>
    </w:p>
    <w:p w:rsidR="00F42301" w:rsidRDefault="00F42301" w:rsidP="00721764">
      <w:pPr>
        <w:widowControl w:val="0"/>
        <w:autoSpaceDE w:val="0"/>
        <w:autoSpaceDN w:val="0"/>
        <w:adjustRightInd w:val="0"/>
        <w:spacing w:before="6" w:after="0" w:line="251" w:lineRule="auto"/>
        <w:ind w:left="1233" w:right="1976" w:hanging="360"/>
        <w:jc w:val="both"/>
        <w:rPr>
          <w:rFonts w:ascii="Times New Roman" w:hAnsi="Times New Roman"/>
          <w:color w:val="000000"/>
          <w:sz w:val="20"/>
          <w:szCs w:val="20"/>
        </w:rPr>
      </w:pPr>
      <w:r>
        <w:rPr>
          <w:rFonts w:ascii="Times New Roman" w:hAnsi="Times New Roman"/>
          <w:b/>
          <w:bCs/>
          <w:color w:val="191919"/>
          <w:sz w:val="20"/>
          <w:szCs w:val="20"/>
        </w:rPr>
        <w:t>MGED</w:t>
      </w:r>
      <w:r>
        <w:rPr>
          <w:rFonts w:ascii="Times New Roman" w:hAnsi="Times New Roman"/>
          <w:b/>
          <w:bCs/>
          <w:color w:val="191919"/>
          <w:spacing w:val="-5"/>
          <w:sz w:val="20"/>
          <w:szCs w:val="20"/>
        </w:rPr>
        <w:t xml:space="preserve"> </w:t>
      </w:r>
      <w:r>
        <w:rPr>
          <w:rFonts w:ascii="Times New Roman" w:hAnsi="Times New Roman"/>
          <w:b/>
          <w:bCs/>
          <w:color w:val="191919"/>
          <w:sz w:val="20"/>
          <w:szCs w:val="20"/>
        </w:rPr>
        <w:t>5535</w:t>
      </w:r>
      <w:r>
        <w:rPr>
          <w:rFonts w:ascii="Times New Roman" w:hAnsi="Times New Roman"/>
          <w:b/>
          <w:bCs/>
          <w:color w:val="191919"/>
          <w:spacing w:val="-5"/>
          <w:sz w:val="20"/>
          <w:szCs w:val="20"/>
        </w:rPr>
        <w:t xml:space="preserve"> </w:t>
      </w:r>
      <w:r>
        <w:rPr>
          <w:rFonts w:ascii="Times New Roman" w:hAnsi="Times New Roman"/>
          <w:b/>
          <w:bCs/>
          <w:color w:val="191919"/>
          <w:sz w:val="20"/>
          <w:szCs w:val="20"/>
        </w:rPr>
        <w:t>-</w:t>
      </w:r>
      <w:r>
        <w:rPr>
          <w:rFonts w:ascii="Times New Roman" w:hAnsi="Times New Roman"/>
          <w:b/>
          <w:bCs/>
          <w:color w:val="191919"/>
          <w:spacing w:val="-18"/>
          <w:sz w:val="20"/>
          <w:szCs w:val="20"/>
        </w:rPr>
        <w:t>T</w:t>
      </w:r>
      <w:r>
        <w:rPr>
          <w:rFonts w:ascii="Times New Roman" w:hAnsi="Times New Roman"/>
          <w:b/>
          <w:bCs/>
          <w:color w:val="191919"/>
          <w:sz w:val="20"/>
          <w:szCs w:val="20"/>
        </w:rPr>
        <w:t>opics</w:t>
      </w:r>
      <w:r>
        <w:rPr>
          <w:rFonts w:ascii="Times New Roman" w:hAnsi="Times New Roman"/>
          <w:b/>
          <w:bCs/>
          <w:color w:val="191919"/>
          <w:spacing w:val="-5"/>
          <w:sz w:val="20"/>
          <w:szCs w:val="20"/>
        </w:rPr>
        <w:t xml:space="preserve"> </w:t>
      </w:r>
      <w:r>
        <w:rPr>
          <w:rFonts w:ascii="Times New Roman" w:hAnsi="Times New Roman"/>
          <w:b/>
          <w:bCs/>
          <w:color w:val="191919"/>
          <w:sz w:val="20"/>
          <w:szCs w:val="20"/>
        </w:rPr>
        <w:t>in</w:t>
      </w:r>
      <w:r>
        <w:rPr>
          <w:rFonts w:ascii="Times New Roman" w:hAnsi="Times New Roman"/>
          <w:b/>
          <w:bCs/>
          <w:color w:val="191919"/>
          <w:spacing w:val="-5"/>
          <w:sz w:val="20"/>
          <w:szCs w:val="20"/>
        </w:rPr>
        <w:t xml:space="preserve"> </w:t>
      </w:r>
      <w:r>
        <w:rPr>
          <w:rFonts w:ascii="Times New Roman" w:hAnsi="Times New Roman"/>
          <w:b/>
          <w:bCs/>
          <w:color w:val="191919"/>
          <w:sz w:val="20"/>
          <w:szCs w:val="20"/>
        </w:rPr>
        <w:t>Middle</w:t>
      </w:r>
      <w:r>
        <w:rPr>
          <w:rFonts w:ascii="Times New Roman" w:hAnsi="Times New Roman"/>
          <w:b/>
          <w:bCs/>
          <w:color w:val="191919"/>
          <w:spacing w:val="-5"/>
          <w:sz w:val="20"/>
          <w:szCs w:val="20"/>
        </w:rPr>
        <w:t xml:space="preserve"> </w:t>
      </w:r>
      <w:r>
        <w:rPr>
          <w:rFonts w:ascii="Times New Roman" w:hAnsi="Times New Roman"/>
          <w:b/>
          <w:bCs/>
          <w:color w:val="191919"/>
          <w:sz w:val="20"/>
          <w:szCs w:val="20"/>
        </w:rPr>
        <w:t>Childhood</w:t>
      </w:r>
      <w:r>
        <w:rPr>
          <w:rFonts w:ascii="Times New Roman" w:hAnsi="Times New Roman"/>
          <w:b/>
          <w:bCs/>
          <w:color w:val="191919"/>
          <w:spacing w:val="-5"/>
          <w:sz w:val="20"/>
          <w:szCs w:val="20"/>
        </w:rPr>
        <w:t xml:space="preserve"> </w:t>
      </w:r>
      <w:r>
        <w:rPr>
          <w:rFonts w:ascii="Times New Roman" w:hAnsi="Times New Roman"/>
          <w:b/>
          <w:bCs/>
          <w:color w:val="191919"/>
          <w:sz w:val="20"/>
          <w:szCs w:val="20"/>
        </w:rPr>
        <w:t xml:space="preserve">Mathematics......................................................3(3-0) </w:t>
      </w:r>
      <w:r>
        <w:rPr>
          <w:rFonts w:ascii="Times New Roman" w:hAnsi="Times New Roman"/>
          <w:color w:val="191919"/>
          <w:sz w:val="20"/>
          <w:szCs w:val="20"/>
        </w:rPr>
        <w:t>An</w:t>
      </w:r>
      <w:r>
        <w:rPr>
          <w:rFonts w:ascii="Times New Roman" w:hAnsi="Times New Roman"/>
          <w:color w:val="191919"/>
          <w:spacing w:val="-4"/>
          <w:sz w:val="20"/>
          <w:szCs w:val="20"/>
        </w:rPr>
        <w:t xml:space="preserve"> </w:t>
      </w:r>
      <w:r>
        <w:rPr>
          <w:rFonts w:ascii="Times New Roman" w:hAnsi="Times New Roman"/>
          <w:color w:val="191919"/>
          <w:sz w:val="20"/>
          <w:szCs w:val="20"/>
        </w:rPr>
        <w:t>integrated</w:t>
      </w:r>
      <w:r>
        <w:rPr>
          <w:rFonts w:ascii="Times New Roman" w:hAnsi="Times New Roman"/>
          <w:color w:val="191919"/>
          <w:spacing w:val="-4"/>
          <w:sz w:val="20"/>
          <w:szCs w:val="20"/>
        </w:rPr>
        <w:t xml:space="preserve"> </w:t>
      </w:r>
      <w:r>
        <w:rPr>
          <w:rFonts w:ascii="Times New Roman" w:hAnsi="Times New Roman"/>
          <w:color w:val="191919"/>
          <w:sz w:val="20"/>
          <w:szCs w:val="20"/>
        </w:rPr>
        <w:t>approach</w:t>
      </w:r>
      <w:r>
        <w:rPr>
          <w:rFonts w:ascii="Times New Roman" w:hAnsi="Times New Roman"/>
          <w:color w:val="191919"/>
          <w:spacing w:val="-4"/>
          <w:sz w:val="20"/>
          <w:szCs w:val="20"/>
        </w:rPr>
        <w:t xml:space="preserve"> </w:t>
      </w:r>
      <w:r>
        <w:rPr>
          <w:rFonts w:ascii="Times New Roman" w:hAnsi="Times New Roman"/>
          <w:color w:val="191919"/>
          <w:sz w:val="20"/>
          <w:szCs w:val="20"/>
        </w:rPr>
        <w:t>to</w:t>
      </w:r>
      <w:r>
        <w:rPr>
          <w:rFonts w:ascii="Times New Roman" w:hAnsi="Times New Roman"/>
          <w:color w:val="191919"/>
          <w:spacing w:val="-4"/>
          <w:sz w:val="20"/>
          <w:szCs w:val="20"/>
        </w:rPr>
        <w:t xml:space="preserve"> </w:t>
      </w:r>
      <w:r>
        <w:rPr>
          <w:rFonts w:ascii="Times New Roman" w:hAnsi="Times New Roman"/>
          <w:color w:val="191919"/>
          <w:sz w:val="20"/>
          <w:szCs w:val="20"/>
        </w:rPr>
        <w:t>content</w:t>
      </w:r>
      <w:r>
        <w:rPr>
          <w:rFonts w:ascii="Times New Roman" w:hAnsi="Times New Roman"/>
          <w:color w:val="191919"/>
          <w:spacing w:val="-4"/>
          <w:sz w:val="20"/>
          <w:szCs w:val="20"/>
        </w:rPr>
        <w:t xml:space="preserve"> </w:t>
      </w:r>
      <w:r>
        <w:rPr>
          <w:rFonts w:ascii="Times New Roman" w:hAnsi="Times New Roman"/>
          <w:color w:val="191919"/>
          <w:sz w:val="20"/>
          <w:szCs w:val="20"/>
        </w:rPr>
        <w:t>and</w:t>
      </w:r>
      <w:r>
        <w:rPr>
          <w:rFonts w:ascii="Times New Roman" w:hAnsi="Times New Roman"/>
          <w:color w:val="191919"/>
          <w:spacing w:val="-4"/>
          <w:sz w:val="20"/>
          <w:szCs w:val="20"/>
        </w:rPr>
        <w:t xml:space="preserve"> </w:t>
      </w:r>
      <w:r>
        <w:rPr>
          <w:rFonts w:ascii="Times New Roman" w:hAnsi="Times New Roman"/>
          <w:color w:val="191919"/>
          <w:sz w:val="20"/>
          <w:szCs w:val="20"/>
        </w:rPr>
        <w:t>methods</w:t>
      </w:r>
      <w:r>
        <w:rPr>
          <w:rFonts w:ascii="Times New Roman" w:hAnsi="Times New Roman"/>
          <w:color w:val="191919"/>
          <w:spacing w:val="-4"/>
          <w:sz w:val="20"/>
          <w:szCs w:val="20"/>
        </w:rPr>
        <w:t xml:space="preserve"> </w:t>
      </w:r>
      <w:r>
        <w:rPr>
          <w:rFonts w:ascii="Times New Roman" w:hAnsi="Times New Roman"/>
          <w:color w:val="191919"/>
          <w:sz w:val="20"/>
          <w:szCs w:val="20"/>
        </w:rPr>
        <w:t>for</w:t>
      </w:r>
      <w:r>
        <w:rPr>
          <w:rFonts w:ascii="Times New Roman" w:hAnsi="Times New Roman"/>
          <w:color w:val="191919"/>
          <w:spacing w:val="-4"/>
          <w:sz w:val="20"/>
          <w:szCs w:val="20"/>
        </w:rPr>
        <w:t xml:space="preserve"> </w:t>
      </w:r>
      <w:r>
        <w:rPr>
          <w:rFonts w:ascii="Times New Roman" w:hAnsi="Times New Roman"/>
          <w:color w:val="191919"/>
          <w:sz w:val="20"/>
          <w:szCs w:val="20"/>
        </w:rPr>
        <w:t>teaching</w:t>
      </w:r>
      <w:r>
        <w:rPr>
          <w:rFonts w:ascii="Times New Roman" w:hAnsi="Times New Roman"/>
          <w:color w:val="191919"/>
          <w:spacing w:val="-4"/>
          <w:sz w:val="20"/>
          <w:szCs w:val="20"/>
        </w:rPr>
        <w:t xml:space="preserve"> </w:t>
      </w:r>
      <w:r>
        <w:rPr>
          <w:rFonts w:ascii="Times New Roman" w:hAnsi="Times New Roman"/>
          <w:color w:val="191919"/>
          <w:sz w:val="20"/>
          <w:szCs w:val="20"/>
        </w:rPr>
        <w:t>selected</w:t>
      </w:r>
      <w:r>
        <w:rPr>
          <w:rFonts w:ascii="Times New Roman" w:hAnsi="Times New Roman"/>
          <w:color w:val="191919"/>
          <w:spacing w:val="-4"/>
          <w:sz w:val="20"/>
          <w:szCs w:val="20"/>
        </w:rPr>
        <w:t xml:space="preserve"> </w:t>
      </w:r>
      <w:r>
        <w:rPr>
          <w:rFonts w:ascii="Times New Roman" w:hAnsi="Times New Roman"/>
          <w:color w:val="191919"/>
          <w:sz w:val="20"/>
          <w:szCs w:val="20"/>
        </w:rPr>
        <w:t>topics</w:t>
      </w:r>
      <w:r>
        <w:rPr>
          <w:rFonts w:ascii="Times New Roman" w:hAnsi="Times New Roman"/>
          <w:color w:val="191919"/>
          <w:spacing w:val="-4"/>
          <w:sz w:val="20"/>
          <w:szCs w:val="20"/>
        </w:rPr>
        <w:t xml:space="preserve"> </w:t>
      </w:r>
      <w:r>
        <w:rPr>
          <w:rFonts w:ascii="Times New Roman" w:hAnsi="Times New Roman"/>
          <w:color w:val="191919"/>
          <w:sz w:val="20"/>
          <w:szCs w:val="20"/>
        </w:rPr>
        <w:t>in</w:t>
      </w:r>
      <w:r>
        <w:rPr>
          <w:rFonts w:ascii="Times New Roman" w:hAnsi="Times New Roman"/>
          <w:color w:val="191919"/>
          <w:spacing w:val="-4"/>
          <w:sz w:val="20"/>
          <w:szCs w:val="20"/>
        </w:rPr>
        <w:t xml:space="preserve"> </w:t>
      </w:r>
      <w:r>
        <w:rPr>
          <w:rFonts w:ascii="Times New Roman" w:hAnsi="Times New Roman"/>
          <w:color w:val="191919"/>
          <w:sz w:val="20"/>
          <w:szCs w:val="20"/>
        </w:rPr>
        <w:t>mathematics</w:t>
      </w:r>
      <w:r>
        <w:rPr>
          <w:rFonts w:ascii="Times New Roman" w:hAnsi="Times New Roman"/>
          <w:color w:val="191919"/>
          <w:spacing w:val="-4"/>
          <w:sz w:val="20"/>
          <w:szCs w:val="20"/>
        </w:rPr>
        <w:t xml:space="preserve"> </w:t>
      </w:r>
      <w:r>
        <w:rPr>
          <w:rFonts w:ascii="Times New Roman" w:hAnsi="Times New Roman"/>
          <w:color w:val="191919"/>
          <w:sz w:val="20"/>
          <w:szCs w:val="20"/>
        </w:rPr>
        <w:t>ap- propriate</w:t>
      </w:r>
      <w:r>
        <w:rPr>
          <w:rFonts w:ascii="Times New Roman" w:hAnsi="Times New Roman"/>
          <w:color w:val="191919"/>
          <w:spacing w:val="1"/>
          <w:sz w:val="20"/>
          <w:szCs w:val="20"/>
        </w:rPr>
        <w:t xml:space="preserve"> </w:t>
      </w:r>
      <w:r>
        <w:rPr>
          <w:rFonts w:ascii="Times New Roman" w:hAnsi="Times New Roman"/>
          <w:color w:val="191919"/>
          <w:sz w:val="20"/>
          <w:szCs w:val="20"/>
        </w:rPr>
        <w:t>for</w:t>
      </w:r>
      <w:r>
        <w:rPr>
          <w:rFonts w:ascii="Times New Roman" w:hAnsi="Times New Roman"/>
          <w:color w:val="191919"/>
          <w:spacing w:val="1"/>
          <w:sz w:val="20"/>
          <w:szCs w:val="20"/>
        </w:rPr>
        <w:t xml:space="preserve"> </w:t>
      </w:r>
      <w:r>
        <w:rPr>
          <w:rFonts w:ascii="Times New Roman" w:hAnsi="Times New Roman"/>
          <w:color w:val="191919"/>
          <w:sz w:val="20"/>
          <w:szCs w:val="20"/>
        </w:rPr>
        <w:t>the</w:t>
      </w:r>
      <w:r>
        <w:rPr>
          <w:rFonts w:ascii="Times New Roman" w:hAnsi="Times New Roman"/>
          <w:color w:val="191919"/>
          <w:spacing w:val="1"/>
          <w:sz w:val="20"/>
          <w:szCs w:val="20"/>
        </w:rPr>
        <w:t xml:space="preserve"> </w:t>
      </w:r>
      <w:r>
        <w:rPr>
          <w:rFonts w:ascii="Times New Roman" w:hAnsi="Times New Roman"/>
          <w:color w:val="191919"/>
          <w:sz w:val="20"/>
          <w:szCs w:val="20"/>
        </w:rPr>
        <w:t>middle</w:t>
      </w:r>
      <w:r>
        <w:rPr>
          <w:rFonts w:ascii="Times New Roman" w:hAnsi="Times New Roman"/>
          <w:color w:val="191919"/>
          <w:spacing w:val="1"/>
          <w:sz w:val="20"/>
          <w:szCs w:val="20"/>
        </w:rPr>
        <w:t xml:space="preserve"> </w:t>
      </w:r>
      <w:r>
        <w:rPr>
          <w:rFonts w:ascii="Times New Roman" w:hAnsi="Times New Roman"/>
          <w:color w:val="191919"/>
          <w:sz w:val="20"/>
          <w:szCs w:val="20"/>
        </w:rPr>
        <w:t>childhood</w:t>
      </w:r>
      <w:r>
        <w:rPr>
          <w:rFonts w:ascii="Times New Roman" w:hAnsi="Times New Roman"/>
          <w:color w:val="191919"/>
          <w:spacing w:val="1"/>
          <w:sz w:val="20"/>
          <w:szCs w:val="20"/>
        </w:rPr>
        <w:t xml:space="preserve"> </w:t>
      </w:r>
      <w:r>
        <w:rPr>
          <w:rFonts w:ascii="Times New Roman" w:hAnsi="Times New Roman"/>
          <w:color w:val="191919"/>
          <w:sz w:val="20"/>
          <w:szCs w:val="20"/>
        </w:rPr>
        <w:t>curriculum.</w:t>
      </w:r>
      <w:r>
        <w:rPr>
          <w:rFonts w:ascii="Times New Roman" w:hAnsi="Times New Roman"/>
          <w:color w:val="191919"/>
          <w:spacing w:val="-10"/>
          <w:sz w:val="20"/>
          <w:szCs w:val="20"/>
        </w:rPr>
        <w:t xml:space="preserve"> </w:t>
      </w:r>
      <w:r>
        <w:rPr>
          <w:rFonts w:ascii="Times New Roman" w:hAnsi="Times New Roman"/>
          <w:color w:val="191919"/>
          <w:sz w:val="20"/>
          <w:szCs w:val="20"/>
        </w:rPr>
        <w:t>An</w:t>
      </w:r>
      <w:r>
        <w:rPr>
          <w:rFonts w:ascii="Times New Roman" w:hAnsi="Times New Roman"/>
          <w:color w:val="191919"/>
          <w:spacing w:val="1"/>
          <w:sz w:val="20"/>
          <w:szCs w:val="20"/>
        </w:rPr>
        <w:t xml:space="preserve"> </w:t>
      </w:r>
      <w:r>
        <w:rPr>
          <w:rFonts w:ascii="Times New Roman" w:hAnsi="Times New Roman"/>
          <w:color w:val="191919"/>
          <w:sz w:val="20"/>
          <w:szCs w:val="20"/>
        </w:rPr>
        <w:t>in-depth</w:t>
      </w:r>
      <w:r>
        <w:rPr>
          <w:rFonts w:ascii="Times New Roman" w:hAnsi="Times New Roman"/>
          <w:color w:val="191919"/>
          <w:spacing w:val="1"/>
          <w:sz w:val="20"/>
          <w:szCs w:val="20"/>
        </w:rPr>
        <w:t xml:space="preserve"> </w:t>
      </w:r>
      <w:r>
        <w:rPr>
          <w:rFonts w:ascii="Times New Roman" w:hAnsi="Times New Roman"/>
          <w:color w:val="191919"/>
          <w:sz w:val="20"/>
          <w:szCs w:val="20"/>
        </w:rPr>
        <w:t>investigation</w:t>
      </w:r>
      <w:r>
        <w:rPr>
          <w:rFonts w:ascii="Times New Roman" w:hAnsi="Times New Roman"/>
          <w:color w:val="191919"/>
          <w:spacing w:val="1"/>
          <w:sz w:val="20"/>
          <w:szCs w:val="20"/>
        </w:rPr>
        <w:t xml:space="preserve"> </w:t>
      </w:r>
      <w:r>
        <w:rPr>
          <w:rFonts w:ascii="Times New Roman" w:hAnsi="Times New Roman"/>
          <w:color w:val="191919"/>
          <w:sz w:val="20"/>
          <w:szCs w:val="20"/>
        </w:rPr>
        <w:t>of</w:t>
      </w:r>
      <w:r>
        <w:rPr>
          <w:rFonts w:ascii="Times New Roman" w:hAnsi="Times New Roman"/>
          <w:color w:val="191919"/>
          <w:spacing w:val="1"/>
          <w:sz w:val="20"/>
          <w:szCs w:val="20"/>
        </w:rPr>
        <w:t xml:space="preserve"> </w:t>
      </w:r>
      <w:r>
        <w:rPr>
          <w:rFonts w:ascii="Times New Roman" w:hAnsi="Times New Roman"/>
          <w:color w:val="191919"/>
          <w:sz w:val="20"/>
          <w:szCs w:val="20"/>
        </w:rPr>
        <w:t>selected</w:t>
      </w:r>
      <w:r>
        <w:rPr>
          <w:rFonts w:ascii="Times New Roman" w:hAnsi="Times New Roman"/>
          <w:color w:val="191919"/>
          <w:spacing w:val="1"/>
          <w:sz w:val="20"/>
          <w:szCs w:val="20"/>
        </w:rPr>
        <w:t xml:space="preserve"> </w:t>
      </w:r>
      <w:r>
        <w:rPr>
          <w:rFonts w:ascii="Times New Roman" w:hAnsi="Times New Roman"/>
          <w:color w:val="191919"/>
          <w:sz w:val="20"/>
          <w:szCs w:val="20"/>
        </w:rPr>
        <w:t>topics</w:t>
      </w:r>
      <w:r>
        <w:rPr>
          <w:rFonts w:ascii="Times New Roman" w:hAnsi="Times New Roman"/>
          <w:color w:val="191919"/>
          <w:spacing w:val="1"/>
          <w:sz w:val="20"/>
          <w:szCs w:val="20"/>
        </w:rPr>
        <w:t xml:space="preserve"> </w:t>
      </w:r>
      <w:r>
        <w:rPr>
          <w:rFonts w:ascii="Times New Roman" w:hAnsi="Times New Roman"/>
          <w:color w:val="191919"/>
          <w:sz w:val="20"/>
          <w:szCs w:val="20"/>
        </w:rPr>
        <w:t>in- cluding number theor</w:t>
      </w:r>
      <w:r>
        <w:rPr>
          <w:rFonts w:ascii="Times New Roman" w:hAnsi="Times New Roman"/>
          <w:color w:val="191919"/>
          <w:spacing w:val="-13"/>
          <w:sz w:val="20"/>
          <w:szCs w:val="20"/>
        </w:rPr>
        <w:t>y</w:t>
      </w:r>
      <w:r>
        <w:rPr>
          <w:rFonts w:ascii="Times New Roman" w:hAnsi="Times New Roman"/>
          <w:color w:val="191919"/>
          <w:sz w:val="20"/>
          <w:szCs w:val="20"/>
        </w:rPr>
        <w:t>, graphs, measurement, problem-solving, applications, calculators and assessment materials and techniques.</w:t>
      </w:r>
    </w:p>
    <w:p w:rsidR="00F42301" w:rsidRDefault="00F42301" w:rsidP="00721764">
      <w:pPr>
        <w:widowControl w:val="0"/>
        <w:autoSpaceDE w:val="0"/>
        <w:autoSpaceDN w:val="0"/>
        <w:adjustRightInd w:val="0"/>
        <w:spacing w:after="0" w:line="226" w:lineRule="exact"/>
        <w:ind w:left="873"/>
        <w:rPr>
          <w:rFonts w:ascii="Times New Roman" w:hAnsi="Times New Roman"/>
          <w:color w:val="000000"/>
          <w:sz w:val="20"/>
          <w:szCs w:val="20"/>
        </w:rPr>
      </w:pPr>
      <w:r>
        <w:rPr>
          <w:rFonts w:ascii="Times New Roman" w:hAnsi="Times New Roman"/>
          <w:b/>
          <w:bCs/>
          <w:color w:val="191919"/>
          <w:sz w:val="20"/>
          <w:szCs w:val="20"/>
        </w:rPr>
        <w:t>MGED</w:t>
      </w:r>
      <w:r>
        <w:rPr>
          <w:rFonts w:ascii="Times New Roman" w:hAnsi="Times New Roman"/>
          <w:b/>
          <w:bCs/>
          <w:color w:val="191919"/>
          <w:spacing w:val="12"/>
          <w:sz w:val="20"/>
          <w:szCs w:val="20"/>
        </w:rPr>
        <w:t xml:space="preserve"> </w:t>
      </w:r>
      <w:r>
        <w:rPr>
          <w:rFonts w:ascii="Times New Roman" w:hAnsi="Times New Roman"/>
          <w:b/>
          <w:bCs/>
          <w:color w:val="191919"/>
          <w:sz w:val="20"/>
          <w:szCs w:val="20"/>
        </w:rPr>
        <w:t>5541-</w:t>
      </w:r>
      <w:r>
        <w:rPr>
          <w:rFonts w:ascii="Times New Roman" w:hAnsi="Times New Roman"/>
          <w:b/>
          <w:bCs/>
          <w:color w:val="191919"/>
          <w:spacing w:val="12"/>
          <w:sz w:val="20"/>
          <w:szCs w:val="20"/>
        </w:rPr>
        <w:t xml:space="preserve"> </w:t>
      </w:r>
      <w:r>
        <w:rPr>
          <w:rFonts w:ascii="Times New Roman" w:hAnsi="Times New Roman"/>
          <w:b/>
          <w:bCs/>
          <w:color w:val="191919"/>
          <w:sz w:val="20"/>
          <w:szCs w:val="20"/>
        </w:rPr>
        <w:t>Natu</w:t>
      </w:r>
      <w:r>
        <w:rPr>
          <w:rFonts w:ascii="Times New Roman" w:hAnsi="Times New Roman"/>
          <w:b/>
          <w:bCs/>
          <w:color w:val="191919"/>
          <w:spacing w:val="-4"/>
          <w:sz w:val="20"/>
          <w:szCs w:val="20"/>
        </w:rPr>
        <w:t>r</w:t>
      </w:r>
      <w:r>
        <w:rPr>
          <w:rFonts w:ascii="Times New Roman" w:hAnsi="Times New Roman"/>
          <w:b/>
          <w:bCs/>
          <w:color w:val="191919"/>
          <w:sz w:val="20"/>
          <w:szCs w:val="20"/>
        </w:rPr>
        <w:t>e</w:t>
      </w:r>
      <w:r>
        <w:rPr>
          <w:rFonts w:ascii="Times New Roman" w:hAnsi="Times New Roman"/>
          <w:b/>
          <w:bCs/>
          <w:color w:val="191919"/>
          <w:spacing w:val="12"/>
          <w:sz w:val="20"/>
          <w:szCs w:val="20"/>
        </w:rPr>
        <w:t xml:space="preserve"> </w:t>
      </w:r>
      <w:r>
        <w:rPr>
          <w:rFonts w:ascii="Times New Roman" w:hAnsi="Times New Roman"/>
          <w:b/>
          <w:bCs/>
          <w:color w:val="191919"/>
          <w:sz w:val="20"/>
          <w:szCs w:val="20"/>
        </w:rPr>
        <w:t>and</w:t>
      </w:r>
      <w:r>
        <w:rPr>
          <w:rFonts w:ascii="Times New Roman" w:hAnsi="Times New Roman"/>
          <w:b/>
          <w:bCs/>
          <w:color w:val="191919"/>
          <w:spacing w:val="12"/>
          <w:sz w:val="20"/>
          <w:szCs w:val="20"/>
        </w:rPr>
        <w:t xml:space="preserve"> </w:t>
      </w:r>
      <w:r>
        <w:rPr>
          <w:rFonts w:ascii="Times New Roman" w:hAnsi="Times New Roman"/>
          <w:b/>
          <w:bCs/>
          <w:color w:val="191919"/>
          <w:sz w:val="20"/>
          <w:szCs w:val="20"/>
        </w:rPr>
        <w:t>Curriculum</w:t>
      </w:r>
      <w:r>
        <w:rPr>
          <w:rFonts w:ascii="Times New Roman" w:hAnsi="Times New Roman"/>
          <w:b/>
          <w:bCs/>
          <w:color w:val="191919"/>
          <w:spacing w:val="12"/>
          <w:sz w:val="20"/>
          <w:szCs w:val="20"/>
        </w:rPr>
        <w:t xml:space="preserve"> </w:t>
      </w:r>
      <w:r>
        <w:rPr>
          <w:rFonts w:ascii="Times New Roman" w:hAnsi="Times New Roman"/>
          <w:b/>
          <w:bCs/>
          <w:color w:val="191919"/>
          <w:sz w:val="20"/>
          <w:szCs w:val="20"/>
        </w:rPr>
        <w:t>Needs</w:t>
      </w:r>
      <w:r>
        <w:rPr>
          <w:rFonts w:ascii="Times New Roman" w:hAnsi="Times New Roman"/>
          <w:b/>
          <w:bCs/>
          <w:color w:val="191919"/>
          <w:spacing w:val="12"/>
          <w:sz w:val="20"/>
          <w:szCs w:val="20"/>
        </w:rPr>
        <w:t xml:space="preserve"> </w:t>
      </w:r>
      <w:r>
        <w:rPr>
          <w:rFonts w:ascii="Times New Roman" w:hAnsi="Times New Roman"/>
          <w:b/>
          <w:bCs/>
          <w:color w:val="191919"/>
          <w:sz w:val="20"/>
          <w:szCs w:val="20"/>
        </w:rPr>
        <w:t>of</w:t>
      </w:r>
      <w:r>
        <w:rPr>
          <w:rFonts w:ascii="Times New Roman" w:hAnsi="Times New Roman"/>
          <w:b/>
          <w:bCs/>
          <w:color w:val="191919"/>
          <w:spacing w:val="12"/>
          <w:sz w:val="20"/>
          <w:szCs w:val="20"/>
        </w:rPr>
        <w:t xml:space="preserve"> </w:t>
      </w:r>
      <w:r>
        <w:rPr>
          <w:rFonts w:ascii="Times New Roman" w:hAnsi="Times New Roman"/>
          <w:b/>
          <w:bCs/>
          <w:color w:val="191919"/>
          <w:sz w:val="20"/>
          <w:szCs w:val="20"/>
        </w:rPr>
        <w:t>the</w:t>
      </w:r>
      <w:r>
        <w:rPr>
          <w:rFonts w:ascii="Times New Roman" w:hAnsi="Times New Roman"/>
          <w:b/>
          <w:bCs/>
          <w:color w:val="191919"/>
          <w:spacing w:val="12"/>
          <w:sz w:val="20"/>
          <w:szCs w:val="20"/>
        </w:rPr>
        <w:t xml:space="preserve"> </w:t>
      </w:r>
      <w:r>
        <w:rPr>
          <w:rFonts w:ascii="Times New Roman" w:hAnsi="Times New Roman"/>
          <w:b/>
          <w:bCs/>
          <w:color w:val="191919"/>
          <w:sz w:val="20"/>
          <w:szCs w:val="20"/>
        </w:rPr>
        <w:t>Middle</w:t>
      </w:r>
      <w:r>
        <w:rPr>
          <w:rFonts w:ascii="Times New Roman" w:hAnsi="Times New Roman"/>
          <w:b/>
          <w:bCs/>
          <w:color w:val="191919"/>
          <w:spacing w:val="12"/>
          <w:sz w:val="20"/>
          <w:szCs w:val="20"/>
        </w:rPr>
        <w:t xml:space="preserve"> </w:t>
      </w:r>
      <w:r>
        <w:rPr>
          <w:rFonts w:ascii="Times New Roman" w:hAnsi="Times New Roman"/>
          <w:b/>
          <w:bCs/>
          <w:color w:val="191919"/>
          <w:sz w:val="20"/>
          <w:szCs w:val="20"/>
        </w:rPr>
        <w:t>Grades</w:t>
      </w:r>
      <w:r>
        <w:rPr>
          <w:rFonts w:ascii="Times New Roman" w:hAnsi="Times New Roman"/>
          <w:b/>
          <w:bCs/>
          <w:color w:val="191919"/>
          <w:spacing w:val="12"/>
          <w:sz w:val="20"/>
          <w:szCs w:val="20"/>
        </w:rPr>
        <w:t xml:space="preserve"> </w:t>
      </w:r>
      <w:r>
        <w:rPr>
          <w:rFonts w:ascii="Times New Roman" w:hAnsi="Times New Roman"/>
          <w:b/>
          <w:bCs/>
          <w:color w:val="191919"/>
          <w:sz w:val="20"/>
          <w:szCs w:val="20"/>
        </w:rPr>
        <w:t>Student..................3(3-0)</w:t>
      </w:r>
    </w:p>
    <w:p w:rsidR="00F42301" w:rsidRDefault="00F42301" w:rsidP="00721764">
      <w:pPr>
        <w:widowControl w:val="0"/>
        <w:autoSpaceDE w:val="0"/>
        <w:autoSpaceDN w:val="0"/>
        <w:adjustRightInd w:val="0"/>
        <w:spacing w:before="13" w:after="0" w:line="250" w:lineRule="auto"/>
        <w:ind w:left="1233" w:right="1976"/>
        <w:jc w:val="both"/>
        <w:rPr>
          <w:rFonts w:ascii="Times New Roman" w:hAnsi="Times New Roman"/>
          <w:color w:val="000000"/>
          <w:sz w:val="20"/>
          <w:szCs w:val="20"/>
        </w:rPr>
      </w:pPr>
      <w:r w:rsidRPr="003F2CF3">
        <w:rPr>
          <w:rFonts w:ascii="Calibri" w:hAnsi="Calibri"/>
          <w:noProof/>
          <w:lang w:eastAsia="en-US"/>
        </w:rPr>
        <w:pict>
          <v:shape id="_x0000_s3779" type="#_x0000_t202" style="position:absolute;left:0;text-align:left;margin-left:520.9pt;margin-top:.2pt;width:1in;height:184.35pt;z-index:-251523072;mso-position-horizontal-relative:page" o:allowincell="f" filled="f" stroked="f">
            <v:textbox style="layout-flow:vertical" inset="0,0,0,0">
              <w:txbxContent>
                <w:p w:rsidR="00F42301" w:rsidRDefault="00F42301" w:rsidP="00721764">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E</w:t>
                  </w:r>
                  <w:r>
                    <w:rPr>
                      <w:rFonts w:ascii="Impact" w:hAnsi="Impact" w:cs="Impact"/>
                      <w:color w:val="A3A3A3"/>
                      <w:spacing w:val="-115"/>
                      <w:position w:val="1"/>
                      <w:sz w:val="105"/>
                      <w:szCs w:val="105"/>
                    </w:rPr>
                    <w:t xml:space="preserve"> </w:t>
                  </w:r>
                </w:p>
              </w:txbxContent>
            </v:textbox>
            <w10:wrap anchorx="page"/>
          </v:shape>
        </w:pict>
      </w:r>
      <w:r>
        <w:rPr>
          <w:rFonts w:ascii="Times New Roman" w:hAnsi="Times New Roman"/>
          <w:color w:val="191919"/>
          <w:spacing w:val="1"/>
          <w:sz w:val="20"/>
          <w:szCs w:val="20"/>
        </w:rPr>
        <w:t>A</w:t>
      </w:r>
      <w:r>
        <w:rPr>
          <w:rFonts w:ascii="Times New Roman" w:hAnsi="Times New Roman"/>
          <w:color w:val="191919"/>
          <w:sz w:val="20"/>
          <w:szCs w:val="20"/>
        </w:rPr>
        <w:t xml:space="preserve">n </w:t>
      </w:r>
      <w:r>
        <w:rPr>
          <w:rFonts w:ascii="Times New Roman" w:hAnsi="Times New Roman"/>
          <w:color w:val="191919"/>
          <w:spacing w:val="1"/>
          <w:sz w:val="20"/>
          <w:szCs w:val="20"/>
        </w:rPr>
        <w:t>integrate</w:t>
      </w:r>
      <w:r>
        <w:rPr>
          <w:rFonts w:ascii="Times New Roman" w:hAnsi="Times New Roman"/>
          <w:color w:val="191919"/>
          <w:sz w:val="20"/>
          <w:szCs w:val="20"/>
        </w:rPr>
        <w:t xml:space="preserve">d </w:t>
      </w:r>
      <w:r>
        <w:rPr>
          <w:rFonts w:ascii="Times New Roman" w:hAnsi="Times New Roman"/>
          <w:color w:val="191919"/>
          <w:spacing w:val="1"/>
          <w:sz w:val="20"/>
          <w:szCs w:val="20"/>
        </w:rPr>
        <w:t>in-dept</w:t>
      </w:r>
      <w:r>
        <w:rPr>
          <w:rFonts w:ascii="Times New Roman" w:hAnsi="Times New Roman"/>
          <w:color w:val="191919"/>
          <w:sz w:val="20"/>
          <w:szCs w:val="20"/>
        </w:rPr>
        <w:t xml:space="preserve">h </w:t>
      </w:r>
      <w:r>
        <w:rPr>
          <w:rFonts w:ascii="Times New Roman" w:hAnsi="Times New Roman"/>
          <w:color w:val="191919"/>
          <w:spacing w:val="1"/>
          <w:sz w:val="20"/>
          <w:szCs w:val="20"/>
        </w:rPr>
        <w:t>stud</w:t>
      </w:r>
      <w:r>
        <w:rPr>
          <w:rFonts w:ascii="Times New Roman" w:hAnsi="Times New Roman"/>
          <w:color w:val="191919"/>
          <w:sz w:val="20"/>
          <w:szCs w:val="20"/>
        </w:rPr>
        <w:t xml:space="preserve">y </w:t>
      </w:r>
      <w:r>
        <w:rPr>
          <w:rFonts w:ascii="Times New Roman" w:hAnsi="Times New Roman"/>
          <w:color w:val="191919"/>
          <w:spacing w:val="1"/>
          <w:sz w:val="20"/>
          <w:szCs w:val="20"/>
        </w:rPr>
        <w:t>o</w:t>
      </w:r>
      <w:r>
        <w:rPr>
          <w:rFonts w:ascii="Times New Roman" w:hAnsi="Times New Roman"/>
          <w:color w:val="191919"/>
          <w:sz w:val="20"/>
          <w:szCs w:val="20"/>
        </w:rPr>
        <w:t xml:space="preserve">f </w:t>
      </w:r>
      <w:r>
        <w:rPr>
          <w:rFonts w:ascii="Times New Roman" w:hAnsi="Times New Roman"/>
          <w:color w:val="191919"/>
          <w:spacing w:val="1"/>
          <w:sz w:val="20"/>
          <w:szCs w:val="20"/>
        </w:rPr>
        <w:t>th</w:t>
      </w:r>
      <w:r>
        <w:rPr>
          <w:rFonts w:ascii="Times New Roman" w:hAnsi="Times New Roman"/>
          <w:color w:val="191919"/>
          <w:sz w:val="20"/>
          <w:szCs w:val="20"/>
        </w:rPr>
        <w:t xml:space="preserve">e </w:t>
      </w:r>
      <w:r>
        <w:rPr>
          <w:rFonts w:ascii="Times New Roman" w:hAnsi="Times New Roman"/>
          <w:color w:val="191919"/>
          <w:spacing w:val="1"/>
          <w:sz w:val="20"/>
          <w:szCs w:val="20"/>
        </w:rPr>
        <w:t>middl</w:t>
      </w:r>
      <w:r>
        <w:rPr>
          <w:rFonts w:ascii="Times New Roman" w:hAnsi="Times New Roman"/>
          <w:color w:val="191919"/>
          <w:sz w:val="20"/>
          <w:szCs w:val="20"/>
        </w:rPr>
        <w:t xml:space="preserve">e </w:t>
      </w:r>
      <w:r>
        <w:rPr>
          <w:rFonts w:ascii="Times New Roman" w:hAnsi="Times New Roman"/>
          <w:color w:val="191919"/>
          <w:spacing w:val="1"/>
          <w:sz w:val="20"/>
          <w:szCs w:val="20"/>
        </w:rPr>
        <w:t>grade</w:t>
      </w:r>
      <w:r>
        <w:rPr>
          <w:rFonts w:ascii="Times New Roman" w:hAnsi="Times New Roman"/>
          <w:color w:val="191919"/>
          <w:sz w:val="20"/>
          <w:szCs w:val="20"/>
        </w:rPr>
        <w:t xml:space="preserve">s </w:t>
      </w:r>
      <w:r>
        <w:rPr>
          <w:rFonts w:ascii="Times New Roman" w:hAnsi="Times New Roman"/>
          <w:color w:val="191919"/>
          <w:spacing w:val="1"/>
          <w:sz w:val="20"/>
          <w:szCs w:val="20"/>
        </w:rPr>
        <w:t>childre</w:t>
      </w:r>
      <w:r>
        <w:rPr>
          <w:rFonts w:ascii="Times New Roman" w:hAnsi="Times New Roman"/>
          <w:color w:val="191919"/>
          <w:sz w:val="20"/>
          <w:szCs w:val="20"/>
        </w:rPr>
        <w:t xml:space="preserve">n </w:t>
      </w:r>
      <w:r>
        <w:rPr>
          <w:rFonts w:ascii="Times New Roman" w:hAnsi="Times New Roman"/>
          <w:color w:val="191919"/>
          <w:spacing w:val="1"/>
          <w:sz w:val="20"/>
          <w:szCs w:val="20"/>
        </w:rPr>
        <w:t>wit</w:t>
      </w:r>
      <w:r>
        <w:rPr>
          <w:rFonts w:ascii="Times New Roman" w:hAnsi="Times New Roman"/>
          <w:color w:val="191919"/>
          <w:sz w:val="20"/>
          <w:szCs w:val="20"/>
        </w:rPr>
        <w:t xml:space="preserve">h </w:t>
      </w:r>
      <w:r>
        <w:rPr>
          <w:rFonts w:ascii="Times New Roman" w:hAnsi="Times New Roman"/>
          <w:color w:val="191919"/>
          <w:spacing w:val="1"/>
          <w:sz w:val="20"/>
          <w:szCs w:val="20"/>
        </w:rPr>
        <w:t>particula</w:t>
      </w:r>
      <w:r>
        <w:rPr>
          <w:rFonts w:ascii="Times New Roman" w:hAnsi="Times New Roman"/>
          <w:color w:val="191919"/>
          <w:sz w:val="20"/>
          <w:szCs w:val="20"/>
        </w:rPr>
        <w:t xml:space="preserve">r </w:t>
      </w:r>
      <w:r>
        <w:rPr>
          <w:rFonts w:ascii="Times New Roman" w:hAnsi="Times New Roman"/>
          <w:color w:val="191919"/>
          <w:spacing w:val="1"/>
          <w:sz w:val="20"/>
          <w:szCs w:val="20"/>
        </w:rPr>
        <w:t>referenc</w:t>
      </w:r>
      <w:r>
        <w:rPr>
          <w:rFonts w:ascii="Times New Roman" w:hAnsi="Times New Roman"/>
          <w:color w:val="191919"/>
          <w:sz w:val="20"/>
          <w:szCs w:val="20"/>
        </w:rPr>
        <w:t xml:space="preserve">e </w:t>
      </w:r>
      <w:r>
        <w:rPr>
          <w:rFonts w:ascii="Times New Roman" w:hAnsi="Times New Roman"/>
          <w:color w:val="191919"/>
          <w:spacing w:val="1"/>
          <w:sz w:val="20"/>
          <w:szCs w:val="20"/>
        </w:rPr>
        <w:t>t</w:t>
      </w:r>
      <w:r>
        <w:rPr>
          <w:rFonts w:ascii="Times New Roman" w:hAnsi="Times New Roman"/>
          <w:color w:val="191919"/>
          <w:sz w:val="20"/>
          <w:szCs w:val="20"/>
        </w:rPr>
        <w:t xml:space="preserve">o </w:t>
      </w:r>
      <w:r>
        <w:rPr>
          <w:rFonts w:ascii="Times New Roman" w:hAnsi="Times New Roman"/>
          <w:color w:val="191919"/>
          <w:spacing w:val="1"/>
          <w:sz w:val="20"/>
          <w:szCs w:val="20"/>
        </w:rPr>
        <w:t xml:space="preserve">their </w:t>
      </w:r>
      <w:r>
        <w:rPr>
          <w:rFonts w:ascii="Times New Roman" w:hAnsi="Times New Roman"/>
          <w:color w:val="191919"/>
          <w:sz w:val="20"/>
          <w:szCs w:val="20"/>
        </w:rPr>
        <w:t>unique characteristics and needs. Selected topics will cover the historical development of the middle school, program goals, principles of curriculum development,</w:t>
      </w:r>
      <w:r>
        <w:rPr>
          <w:rFonts w:ascii="Times New Roman" w:hAnsi="Times New Roman"/>
          <w:color w:val="191919"/>
          <w:spacing w:val="1"/>
          <w:sz w:val="20"/>
          <w:szCs w:val="20"/>
        </w:rPr>
        <w:t xml:space="preserve"> </w:t>
      </w:r>
      <w:r>
        <w:rPr>
          <w:rFonts w:ascii="Times New Roman" w:hAnsi="Times New Roman"/>
          <w:color w:val="191919"/>
          <w:sz w:val="20"/>
          <w:szCs w:val="20"/>
        </w:rPr>
        <w:t>o</w:t>
      </w:r>
      <w:r>
        <w:rPr>
          <w:rFonts w:ascii="Times New Roman" w:hAnsi="Times New Roman"/>
          <w:color w:val="191919"/>
          <w:spacing w:val="-4"/>
          <w:sz w:val="20"/>
          <w:szCs w:val="20"/>
        </w:rPr>
        <w:t>r</w:t>
      </w:r>
      <w:r>
        <w:rPr>
          <w:rFonts w:ascii="Times New Roman" w:hAnsi="Times New Roman"/>
          <w:color w:val="191919"/>
          <w:sz w:val="20"/>
          <w:szCs w:val="20"/>
        </w:rPr>
        <w:t>ganizational</w:t>
      </w:r>
      <w:r>
        <w:rPr>
          <w:rFonts w:ascii="Times New Roman" w:hAnsi="Times New Roman"/>
          <w:color w:val="191919"/>
          <w:spacing w:val="1"/>
          <w:sz w:val="20"/>
          <w:szCs w:val="20"/>
        </w:rPr>
        <w:t xml:space="preserve"> </w:t>
      </w:r>
      <w:r>
        <w:rPr>
          <w:rFonts w:ascii="Times New Roman" w:hAnsi="Times New Roman"/>
          <w:color w:val="191919"/>
          <w:sz w:val="20"/>
          <w:szCs w:val="20"/>
        </w:rPr>
        <w:t>design of the middle school, instructional strategies and multiple authentic assessments.</w:t>
      </w:r>
    </w:p>
    <w:p w:rsidR="00F42301" w:rsidRDefault="00F42301" w:rsidP="00721764">
      <w:pPr>
        <w:widowControl w:val="0"/>
        <w:autoSpaceDE w:val="0"/>
        <w:autoSpaceDN w:val="0"/>
        <w:adjustRightInd w:val="0"/>
        <w:spacing w:after="0" w:line="227" w:lineRule="exact"/>
        <w:ind w:left="873"/>
        <w:rPr>
          <w:rFonts w:ascii="Times New Roman" w:hAnsi="Times New Roman"/>
          <w:color w:val="000000"/>
          <w:sz w:val="20"/>
          <w:szCs w:val="20"/>
        </w:rPr>
      </w:pPr>
      <w:r>
        <w:rPr>
          <w:rFonts w:ascii="Times New Roman" w:hAnsi="Times New Roman"/>
          <w:b/>
          <w:bCs/>
          <w:color w:val="191919"/>
          <w:sz w:val="20"/>
          <w:szCs w:val="20"/>
        </w:rPr>
        <w:t>MGED</w:t>
      </w:r>
      <w:r>
        <w:rPr>
          <w:rFonts w:ascii="Times New Roman" w:hAnsi="Times New Roman"/>
          <w:b/>
          <w:bCs/>
          <w:color w:val="191919"/>
          <w:spacing w:val="-8"/>
          <w:sz w:val="20"/>
          <w:szCs w:val="20"/>
        </w:rPr>
        <w:t xml:space="preserve"> </w:t>
      </w:r>
      <w:r>
        <w:rPr>
          <w:rFonts w:ascii="Times New Roman" w:hAnsi="Times New Roman"/>
          <w:b/>
          <w:bCs/>
          <w:color w:val="191919"/>
          <w:sz w:val="20"/>
          <w:szCs w:val="20"/>
        </w:rPr>
        <w:t>5572</w:t>
      </w:r>
      <w:r>
        <w:rPr>
          <w:rFonts w:ascii="Times New Roman" w:hAnsi="Times New Roman"/>
          <w:b/>
          <w:bCs/>
          <w:color w:val="191919"/>
          <w:spacing w:val="-8"/>
          <w:sz w:val="20"/>
          <w:szCs w:val="20"/>
        </w:rPr>
        <w:t xml:space="preserve"> </w:t>
      </w:r>
      <w:r>
        <w:rPr>
          <w:rFonts w:ascii="Times New Roman" w:hAnsi="Times New Roman"/>
          <w:b/>
          <w:bCs/>
          <w:color w:val="191919"/>
          <w:sz w:val="20"/>
          <w:szCs w:val="20"/>
        </w:rPr>
        <w:t>-</w:t>
      </w:r>
      <w:r>
        <w:rPr>
          <w:rFonts w:ascii="Times New Roman" w:hAnsi="Times New Roman"/>
          <w:b/>
          <w:bCs/>
          <w:color w:val="191919"/>
          <w:spacing w:val="-8"/>
          <w:sz w:val="20"/>
          <w:szCs w:val="20"/>
        </w:rPr>
        <w:t xml:space="preserve"> </w:t>
      </w:r>
      <w:r>
        <w:rPr>
          <w:rFonts w:ascii="Times New Roman" w:hAnsi="Times New Roman"/>
          <w:b/>
          <w:bCs/>
          <w:color w:val="191919"/>
          <w:sz w:val="20"/>
          <w:szCs w:val="20"/>
        </w:rPr>
        <w:t>Methods</w:t>
      </w:r>
      <w:r>
        <w:rPr>
          <w:rFonts w:ascii="Times New Roman" w:hAnsi="Times New Roman"/>
          <w:b/>
          <w:bCs/>
          <w:color w:val="191919"/>
          <w:spacing w:val="-8"/>
          <w:sz w:val="20"/>
          <w:szCs w:val="20"/>
        </w:rPr>
        <w:t xml:space="preserve"> </w:t>
      </w:r>
      <w:r>
        <w:rPr>
          <w:rFonts w:ascii="Times New Roman" w:hAnsi="Times New Roman"/>
          <w:b/>
          <w:bCs/>
          <w:color w:val="191919"/>
          <w:sz w:val="20"/>
          <w:szCs w:val="20"/>
        </w:rPr>
        <w:t>and</w:t>
      </w:r>
      <w:r>
        <w:rPr>
          <w:rFonts w:ascii="Times New Roman" w:hAnsi="Times New Roman"/>
          <w:b/>
          <w:bCs/>
          <w:color w:val="191919"/>
          <w:spacing w:val="-8"/>
          <w:sz w:val="20"/>
          <w:szCs w:val="20"/>
        </w:rPr>
        <w:t xml:space="preserve"> </w:t>
      </w:r>
      <w:r>
        <w:rPr>
          <w:rFonts w:ascii="Times New Roman" w:hAnsi="Times New Roman"/>
          <w:b/>
          <w:bCs/>
          <w:color w:val="191919"/>
          <w:sz w:val="20"/>
          <w:szCs w:val="20"/>
        </w:rPr>
        <w:t>Materials</w:t>
      </w:r>
      <w:r>
        <w:rPr>
          <w:rFonts w:ascii="Times New Roman" w:hAnsi="Times New Roman"/>
          <w:b/>
          <w:bCs/>
          <w:color w:val="191919"/>
          <w:spacing w:val="-8"/>
          <w:sz w:val="20"/>
          <w:szCs w:val="20"/>
        </w:rPr>
        <w:t xml:space="preserve"> </w:t>
      </w:r>
      <w:r>
        <w:rPr>
          <w:rFonts w:ascii="Times New Roman" w:hAnsi="Times New Roman"/>
          <w:b/>
          <w:bCs/>
          <w:color w:val="191919"/>
          <w:sz w:val="20"/>
          <w:szCs w:val="20"/>
        </w:rPr>
        <w:t>of</w:t>
      </w:r>
      <w:r>
        <w:rPr>
          <w:rFonts w:ascii="Times New Roman" w:hAnsi="Times New Roman"/>
          <w:b/>
          <w:bCs/>
          <w:color w:val="191919"/>
          <w:spacing w:val="-12"/>
          <w:sz w:val="20"/>
          <w:szCs w:val="20"/>
        </w:rPr>
        <w:t xml:space="preserve"> </w:t>
      </w:r>
      <w:r>
        <w:rPr>
          <w:rFonts w:ascii="Times New Roman" w:hAnsi="Times New Roman"/>
          <w:b/>
          <w:bCs/>
          <w:color w:val="191919"/>
          <w:spacing w:val="-19"/>
          <w:sz w:val="20"/>
          <w:szCs w:val="20"/>
        </w:rPr>
        <w:t>T</w:t>
      </w:r>
      <w:r>
        <w:rPr>
          <w:rFonts w:ascii="Times New Roman" w:hAnsi="Times New Roman"/>
          <w:b/>
          <w:bCs/>
          <w:color w:val="191919"/>
          <w:sz w:val="20"/>
          <w:szCs w:val="20"/>
        </w:rPr>
        <w:t>eaching</w:t>
      </w:r>
      <w:r>
        <w:rPr>
          <w:rFonts w:ascii="Times New Roman" w:hAnsi="Times New Roman"/>
          <w:b/>
          <w:bCs/>
          <w:color w:val="191919"/>
          <w:spacing w:val="-8"/>
          <w:sz w:val="20"/>
          <w:szCs w:val="20"/>
        </w:rPr>
        <w:t xml:space="preserve"> </w:t>
      </w:r>
      <w:r>
        <w:rPr>
          <w:rFonts w:ascii="Times New Roman" w:hAnsi="Times New Roman"/>
          <w:b/>
          <w:bCs/>
          <w:color w:val="191919"/>
          <w:sz w:val="20"/>
          <w:szCs w:val="20"/>
        </w:rPr>
        <w:t>Science...................................................3(3-0)</w:t>
      </w:r>
    </w:p>
    <w:p w:rsidR="00F42301" w:rsidRDefault="00F42301" w:rsidP="00721764">
      <w:pPr>
        <w:widowControl w:val="0"/>
        <w:autoSpaceDE w:val="0"/>
        <w:autoSpaceDN w:val="0"/>
        <w:adjustRightInd w:val="0"/>
        <w:spacing w:before="13" w:after="0" w:line="250" w:lineRule="auto"/>
        <w:ind w:left="1233" w:right="1976"/>
        <w:jc w:val="both"/>
        <w:rPr>
          <w:rFonts w:ascii="Times New Roman" w:hAnsi="Times New Roman"/>
          <w:color w:val="000000"/>
          <w:sz w:val="20"/>
          <w:szCs w:val="20"/>
        </w:rPr>
      </w:pPr>
      <w:r>
        <w:rPr>
          <w:rFonts w:ascii="Times New Roman" w:hAnsi="Times New Roman"/>
          <w:color w:val="191919"/>
          <w:sz w:val="20"/>
          <w:szCs w:val="20"/>
        </w:rPr>
        <w:t>Activities are selected from the newer curricula projects to give students an overview of each one</w:t>
      </w:r>
      <w:r>
        <w:rPr>
          <w:rFonts w:ascii="Times New Roman" w:hAnsi="Times New Roman"/>
          <w:color w:val="191919"/>
          <w:spacing w:val="-4"/>
          <w:sz w:val="20"/>
          <w:szCs w:val="20"/>
        </w:rPr>
        <w:t xml:space="preserve"> </w:t>
      </w:r>
      <w:r>
        <w:rPr>
          <w:rFonts w:ascii="Times New Roman" w:hAnsi="Times New Roman"/>
          <w:color w:val="191919"/>
          <w:sz w:val="20"/>
          <w:szCs w:val="20"/>
        </w:rPr>
        <w:t>at</w:t>
      </w:r>
      <w:r>
        <w:rPr>
          <w:rFonts w:ascii="Times New Roman" w:hAnsi="Times New Roman"/>
          <w:color w:val="191919"/>
          <w:spacing w:val="-4"/>
          <w:sz w:val="20"/>
          <w:szCs w:val="20"/>
        </w:rPr>
        <w:t xml:space="preserve"> </w:t>
      </w:r>
      <w:r>
        <w:rPr>
          <w:rFonts w:ascii="Times New Roman" w:hAnsi="Times New Roman"/>
          <w:color w:val="191919"/>
          <w:sz w:val="20"/>
          <w:szCs w:val="20"/>
        </w:rPr>
        <w:t>various</w:t>
      </w:r>
      <w:r>
        <w:rPr>
          <w:rFonts w:ascii="Times New Roman" w:hAnsi="Times New Roman"/>
          <w:color w:val="191919"/>
          <w:spacing w:val="-4"/>
          <w:sz w:val="20"/>
          <w:szCs w:val="20"/>
        </w:rPr>
        <w:t xml:space="preserve"> </w:t>
      </w:r>
      <w:r>
        <w:rPr>
          <w:rFonts w:ascii="Times New Roman" w:hAnsi="Times New Roman"/>
          <w:color w:val="191919"/>
          <w:sz w:val="20"/>
          <w:szCs w:val="20"/>
        </w:rPr>
        <w:t>grade</w:t>
      </w:r>
      <w:r>
        <w:rPr>
          <w:rFonts w:ascii="Times New Roman" w:hAnsi="Times New Roman"/>
          <w:color w:val="191919"/>
          <w:spacing w:val="-4"/>
          <w:sz w:val="20"/>
          <w:szCs w:val="20"/>
        </w:rPr>
        <w:t xml:space="preserve"> </w:t>
      </w:r>
      <w:r>
        <w:rPr>
          <w:rFonts w:ascii="Times New Roman" w:hAnsi="Times New Roman"/>
          <w:color w:val="191919"/>
          <w:sz w:val="20"/>
          <w:szCs w:val="20"/>
        </w:rPr>
        <w:t>levels.</w:t>
      </w:r>
      <w:r>
        <w:rPr>
          <w:rFonts w:ascii="Times New Roman" w:hAnsi="Times New Roman"/>
          <w:color w:val="191919"/>
          <w:spacing w:val="-8"/>
          <w:sz w:val="20"/>
          <w:szCs w:val="20"/>
        </w:rPr>
        <w:t xml:space="preserve"> </w:t>
      </w:r>
      <w:r>
        <w:rPr>
          <w:rFonts w:ascii="Times New Roman" w:hAnsi="Times New Roman"/>
          <w:color w:val="191919"/>
          <w:sz w:val="20"/>
          <w:szCs w:val="20"/>
        </w:rPr>
        <w:t>These</w:t>
      </w:r>
      <w:r>
        <w:rPr>
          <w:rFonts w:ascii="Times New Roman" w:hAnsi="Times New Roman"/>
          <w:color w:val="191919"/>
          <w:spacing w:val="-4"/>
          <w:sz w:val="20"/>
          <w:szCs w:val="20"/>
        </w:rPr>
        <w:t xml:space="preserve"> </w:t>
      </w:r>
      <w:r>
        <w:rPr>
          <w:rFonts w:ascii="Times New Roman" w:hAnsi="Times New Roman"/>
          <w:color w:val="191919"/>
          <w:sz w:val="20"/>
          <w:szCs w:val="20"/>
        </w:rPr>
        <w:t>activities</w:t>
      </w:r>
      <w:r>
        <w:rPr>
          <w:rFonts w:ascii="Times New Roman" w:hAnsi="Times New Roman"/>
          <w:color w:val="191919"/>
          <w:spacing w:val="-4"/>
          <w:sz w:val="20"/>
          <w:szCs w:val="20"/>
        </w:rPr>
        <w:t xml:space="preserve"> </w:t>
      </w:r>
      <w:r>
        <w:rPr>
          <w:rFonts w:ascii="Times New Roman" w:hAnsi="Times New Roman"/>
          <w:color w:val="191919"/>
          <w:sz w:val="20"/>
          <w:szCs w:val="20"/>
        </w:rPr>
        <w:t>are</w:t>
      </w:r>
      <w:r>
        <w:rPr>
          <w:rFonts w:ascii="Times New Roman" w:hAnsi="Times New Roman"/>
          <w:color w:val="191919"/>
          <w:spacing w:val="-4"/>
          <w:sz w:val="20"/>
          <w:szCs w:val="20"/>
        </w:rPr>
        <w:t xml:space="preserve"> </w:t>
      </w:r>
      <w:r>
        <w:rPr>
          <w:rFonts w:ascii="Times New Roman" w:hAnsi="Times New Roman"/>
          <w:color w:val="191919"/>
          <w:sz w:val="20"/>
          <w:szCs w:val="20"/>
        </w:rPr>
        <w:t>selected</w:t>
      </w:r>
      <w:r>
        <w:rPr>
          <w:rFonts w:ascii="Times New Roman" w:hAnsi="Times New Roman"/>
          <w:color w:val="191919"/>
          <w:spacing w:val="-4"/>
          <w:sz w:val="20"/>
          <w:szCs w:val="20"/>
        </w:rPr>
        <w:t xml:space="preserve"> </w:t>
      </w:r>
      <w:r>
        <w:rPr>
          <w:rFonts w:ascii="Times New Roman" w:hAnsi="Times New Roman"/>
          <w:color w:val="191919"/>
          <w:sz w:val="20"/>
          <w:szCs w:val="20"/>
        </w:rPr>
        <w:t>from</w:t>
      </w:r>
      <w:r>
        <w:rPr>
          <w:rFonts w:ascii="Times New Roman" w:hAnsi="Times New Roman"/>
          <w:color w:val="191919"/>
          <w:spacing w:val="-4"/>
          <w:sz w:val="20"/>
          <w:szCs w:val="20"/>
        </w:rPr>
        <w:t xml:space="preserve"> </w:t>
      </w:r>
      <w:r>
        <w:rPr>
          <w:rFonts w:ascii="Times New Roman" w:hAnsi="Times New Roman"/>
          <w:color w:val="191919"/>
          <w:sz w:val="20"/>
          <w:szCs w:val="20"/>
        </w:rPr>
        <w:t>environmental</w:t>
      </w:r>
      <w:r>
        <w:rPr>
          <w:rFonts w:ascii="Times New Roman" w:hAnsi="Times New Roman"/>
          <w:color w:val="191919"/>
          <w:spacing w:val="-4"/>
          <w:sz w:val="20"/>
          <w:szCs w:val="20"/>
        </w:rPr>
        <w:t xml:space="preserve"> </w:t>
      </w:r>
      <w:r>
        <w:rPr>
          <w:rFonts w:ascii="Times New Roman" w:hAnsi="Times New Roman"/>
          <w:color w:val="191919"/>
          <w:sz w:val="20"/>
          <w:szCs w:val="20"/>
        </w:rPr>
        <w:t>science;</w:t>
      </w:r>
      <w:r>
        <w:rPr>
          <w:rFonts w:ascii="Times New Roman" w:hAnsi="Times New Roman"/>
          <w:color w:val="191919"/>
          <w:spacing w:val="-4"/>
          <w:sz w:val="20"/>
          <w:szCs w:val="20"/>
        </w:rPr>
        <w:t xml:space="preserve"> </w:t>
      </w:r>
      <w:r>
        <w:rPr>
          <w:rFonts w:ascii="Times New Roman" w:hAnsi="Times New Roman"/>
          <w:color w:val="191919"/>
          <w:sz w:val="20"/>
          <w:szCs w:val="20"/>
        </w:rPr>
        <w:t>early</w:t>
      </w:r>
      <w:r>
        <w:rPr>
          <w:rFonts w:ascii="Times New Roman" w:hAnsi="Times New Roman"/>
          <w:color w:val="191919"/>
          <w:spacing w:val="-4"/>
          <w:sz w:val="20"/>
          <w:szCs w:val="20"/>
        </w:rPr>
        <w:t xml:space="preserve"> </w:t>
      </w:r>
      <w:r>
        <w:rPr>
          <w:rFonts w:ascii="Times New Roman" w:hAnsi="Times New Roman"/>
          <w:color w:val="191919"/>
          <w:sz w:val="20"/>
          <w:szCs w:val="20"/>
        </w:rPr>
        <w:t>sci- ence curriculum project; science curriculum improvement study; science: a process approach; elementary  science; and others.</w:t>
      </w:r>
    </w:p>
    <w:p w:rsidR="00F42301" w:rsidRDefault="00F42301" w:rsidP="00721764">
      <w:pPr>
        <w:widowControl w:val="0"/>
        <w:autoSpaceDE w:val="0"/>
        <w:autoSpaceDN w:val="0"/>
        <w:adjustRightInd w:val="0"/>
        <w:spacing w:after="0" w:line="227" w:lineRule="exact"/>
        <w:ind w:left="873"/>
        <w:rPr>
          <w:rFonts w:ascii="Times New Roman" w:hAnsi="Times New Roman"/>
          <w:color w:val="000000"/>
          <w:sz w:val="20"/>
          <w:szCs w:val="20"/>
        </w:rPr>
      </w:pPr>
      <w:r>
        <w:rPr>
          <w:rFonts w:ascii="Times New Roman" w:hAnsi="Times New Roman"/>
          <w:b/>
          <w:bCs/>
          <w:color w:val="191919"/>
          <w:sz w:val="20"/>
          <w:szCs w:val="20"/>
        </w:rPr>
        <w:t>MGED</w:t>
      </w:r>
      <w:r>
        <w:rPr>
          <w:rFonts w:ascii="Times New Roman" w:hAnsi="Times New Roman"/>
          <w:b/>
          <w:bCs/>
          <w:color w:val="191919"/>
          <w:spacing w:val="-5"/>
          <w:sz w:val="20"/>
          <w:szCs w:val="20"/>
        </w:rPr>
        <w:t xml:space="preserve"> </w:t>
      </w:r>
      <w:r>
        <w:rPr>
          <w:rFonts w:ascii="Times New Roman" w:hAnsi="Times New Roman"/>
          <w:b/>
          <w:bCs/>
          <w:color w:val="191919"/>
          <w:sz w:val="20"/>
          <w:szCs w:val="20"/>
        </w:rPr>
        <w:t>5581</w:t>
      </w:r>
      <w:r>
        <w:rPr>
          <w:rFonts w:ascii="Times New Roman" w:hAnsi="Times New Roman"/>
          <w:b/>
          <w:bCs/>
          <w:color w:val="191919"/>
          <w:spacing w:val="-5"/>
          <w:sz w:val="20"/>
          <w:szCs w:val="20"/>
        </w:rPr>
        <w:t xml:space="preserve"> </w:t>
      </w:r>
      <w:r>
        <w:rPr>
          <w:rFonts w:ascii="Times New Roman" w:hAnsi="Times New Roman"/>
          <w:b/>
          <w:bCs/>
          <w:color w:val="191919"/>
          <w:sz w:val="20"/>
          <w:szCs w:val="20"/>
        </w:rPr>
        <w:t>-</w:t>
      </w:r>
      <w:r>
        <w:rPr>
          <w:rFonts w:ascii="Times New Roman" w:hAnsi="Times New Roman"/>
          <w:b/>
          <w:bCs/>
          <w:color w:val="191919"/>
          <w:spacing w:val="-5"/>
          <w:sz w:val="20"/>
          <w:szCs w:val="20"/>
        </w:rPr>
        <w:t xml:space="preserve"> </w:t>
      </w:r>
      <w:r>
        <w:rPr>
          <w:rFonts w:ascii="Times New Roman" w:hAnsi="Times New Roman"/>
          <w:b/>
          <w:bCs/>
          <w:color w:val="191919"/>
          <w:sz w:val="20"/>
          <w:szCs w:val="20"/>
        </w:rPr>
        <w:t>Methods</w:t>
      </w:r>
      <w:r>
        <w:rPr>
          <w:rFonts w:ascii="Times New Roman" w:hAnsi="Times New Roman"/>
          <w:b/>
          <w:bCs/>
          <w:color w:val="191919"/>
          <w:spacing w:val="-6"/>
          <w:sz w:val="20"/>
          <w:szCs w:val="20"/>
        </w:rPr>
        <w:t xml:space="preserve"> </w:t>
      </w:r>
      <w:r>
        <w:rPr>
          <w:rFonts w:ascii="Times New Roman" w:hAnsi="Times New Roman"/>
          <w:b/>
          <w:bCs/>
          <w:color w:val="191919"/>
          <w:sz w:val="20"/>
          <w:szCs w:val="20"/>
        </w:rPr>
        <w:t>and</w:t>
      </w:r>
      <w:r>
        <w:rPr>
          <w:rFonts w:ascii="Times New Roman" w:hAnsi="Times New Roman"/>
          <w:b/>
          <w:bCs/>
          <w:color w:val="191919"/>
          <w:spacing w:val="-6"/>
          <w:sz w:val="20"/>
          <w:szCs w:val="20"/>
        </w:rPr>
        <w:t xml:space="preserve"> </w:t>
      </w:r>
      <w:r>
        <w:rPr>
          <w:rFonts w:ascii="Times New Roman" w:hAnsi="Times New Roman"/>
          <w:b/>
          <w:bCs/>
          <w:color w:val="191919"/>
          <w:sz w:val="20"/>
          <w:szCs w:val="20"/>
        </w:rPr>
        <w:t>Materials</w:t>
      </w:r>
      <w:r>
        <w:rPr>
          <w:rFonts w:ascii="Times New Roman" w:hAnsi="Times New Roman"/>
          <w:b/>
          <w:bCs/>
          <w:color w:val="191919"/>
          <w:spacing w:val="-5"/>
          <w:sz w:val="20"/>
          <w:szCs w:val="20"/>
        </w:rPr>
        <w:t xml:space="preserve"> </w:t>
      </w:r>
      <w:r>
        <w:rPr>
          <w:rFonts w:ascii="Times New Roman" w:hAnsi="Times New Roman"/>
          <w:b/>
          <w:bCs/>
          <w:color w:val="191919"/>
          <w:sz w:val="20"/>
          <w:szCs w:val="20"/>
        </w:rPr>
        <w:t>in</w:t>
      </w:r>
      <w:r>
        <w:rPr>
          <w:rFonts w:ascii="Times New Roman" w:hAnsi="Times New Roman"/>
          <w:b/>
          <w:bCs/>
          <w:color w:val="191919"/>
          <w:spacing w:val="-9"/>
          <w:sz w:val="20"/>
          <w:szCs w:val="20"/>
        </w:rPr>
        <w:t xml:space="preserve"> </w:t>
      </w:r>
      <w:r>
        <w:rPr>
          <w:rFonts w:ascii="Times New Roman" w:hAnsi="Times New Roman"/>
          <w:b/>
          <w:bCs/>
          <w:color w:val="191919"/>
          <w:spacing w:val="-18"/>
          <w:sz w:val="20"/>
          <w:szCs w:val="20"/>
        </w:rPr>
        <w:t>T</w:t>
      </w:r>
      <w:r>
        <w:rPr>
          <w:rFonts w:ascii="Times New Roman" w:hAnsi="Times New Roman"/>
          <w:b/>
          <w:bCs/>
          <w:color w:val="191919"/>
          <w:sz w:val="20"/>
          <w:szCs w:val="20"/>
        </w:rPr>
        <w:t>eaching</w:t>
      </w:r>
      <w:r>
        <w:rPr>
          <w:rFonts w:ascii="Times New Roman" w:hAnsi="Times New Roman"/>
          <w:b/>
          <w:bCs/>
          <w:color w:val="191919"/>
          <w:spacing w:val="-5"/>
          <w:sz w:val="20"/>
          <w:szCs w:val="20"/>
        </w:rPr>
        <w:t xml:space="preserve"> </w:t>
      </w:r>
      <w:r>
        <w:rPr>
          <w:rFonts w:ascii="Times New Roman" w:hAnsi="Times New Roman"/>
          <w:b/>
          <w:bCs/>
          <w:color w:val="191919"/>
          <w:sz w:val="20"/>
          <w:szCs w:val="20"/>
        </w:rPr>
        <w:t>Social</w:t>
      </w:r>
      <w:r>
        <w:rPr>
          <w:rFonts w:ascii="Times New Roman" w:hAnsi="Times New Roman"/>
          <w:b/>
          <w:bCs/>
          <w:color w:val="191919"/>
          <w:spacing w:val="-5"/>
          <w:sz w:val="20"/>
          <w:szCs w:val="20"/>
        </w:rPr>
        <w:t xml:space="preserve"> </w:t>
      </w:r>
      <w:r>
        <w:rPr>
          <w:rFonts w:ascii="Times New Roman" w:hAnsi="Times New Roman"/>
          <w:b/>
          <w:bCs/>
          <w:color w:val="191919"/>
          <w:sz w:val="20"/>
          <w:szCs w:val="20"/>
        </w:rPr>
        <w:t>Studies.......................................3(3-0)</w:t>
      </w:r>
    </w:p>
    <w:p w:rsidR="00F42301" w:rsidRDefault="00F42301" w:rsidP="00721764">
      <w:pPr>
        <w:widowControl w:val="0"/>
        <w:autoSpaceDE w:val="0"/>
        <w:autoSpaceDN w:val="0"/>
        <w:adjustRightInd w:val="0"/>
        <w:spacing w:before="13" w:after="0" w:line="250" w:lineRule="auto"/>
        <w:ind w:left="1233" w:right="1976"/>
        <w:jc w:val="both"/>
        <w:rPr>
          <w:rFonts w:ascii="Times New Roman" w:hAnsi="Times New Roman"/>
          <w:color w:val="000000"/>
          <w:sz w:val="20"/>
          <w:szCs w:val="20"/>
        </w:rPr>
      </w:pPr>
      <w:r>
        <w:rPr>
          <w:rFonts w:ascii="Times New Roman" w:hAnsi="Times New Roman"/>
          <w:color w:val="191919"/>
          <w:spacing w:val="1"/>
          <w:sz w:val="20"/>
          <w:szCs w:val="20"/>
        </w:rPr>
        <w:t>Thi</w:t>
      </w:r>
      <w:r>
        <w:rPr>
          <w:rFonts w:ascii="Times New Roman" w:hAnsi="Times New Roman"/>
          <w:color w:val="191919"/>
          <w:sz w:val="20"/>
          <w:szCs w:val="20"/>
        </w:rPr>
        <w:t xml:space="preserve">s </w:t>
      </w:r>
      <w:r>
        <w:rPr>
          <w:rFonts w:ascii="Times New Roman" w:hAnsi="Times New Roman"/>
          <w:color w:val="191919"/>
          <w:spacing w:val="1"/>
          <w:sz w:val="20"/>
          <w:szCs w:val="20"/>
        </w:rPr>
        <w:t>cours</w:t>
      </w:r>
      <w:r>
        <w:rPr>
          <w:rFonts w:ascii="Times New Roman" w:hAnsi="Times New Roman"/>
          <w:color w:val="191919"/>
          <w:sz w:val="20"/>
          <w:szCs w:val="20"/>
        </w:rPr>
        <w:t xml:space="preserve">e </w:t>
      </w:r>
      <w:r>
        <w:rPr>
          <w:rFonts w:ascii="Times New Roman" w:hAnsi="Times New Roman"/>
          <w:color w:val="191919"/>
          <w:spacing w:val="1"/>
          <w:sz w:val="20"/>
          <w:szCs w:val="20"/>
        </w:rPr>
        <w:t>cover</w:t>
      </w:r>
      <w:r>
        <w:rPr>
          <w:rFonts w:ascii="Times New Roman" w:hAnsi="Times New Roman"/>
          <w:color w:val="191919"/>
          <w:sz w:val="20"/>
          <w:szCs w:val="20"/>
        </w:rPr>
        <w:t xml:space="preserve">s </w:t>
      </w:r>
      <w:r>
        <w:rPr>
          <w:rFonts w:ascii="Times New Roman" w:hAnsi="Times New Roman"/>
          <w:color w:val="191919"/>
          <w:spacing w:val="1"/>
          <w:sz w:val="20"/>
          <w:szCs w:val="20"/>
        </w:rPr>
        <w:t>instructiona</w:t>
      </w:r>
      <w:r>
        <w:rPr>
          <w:rFonts w:ascii="Times New Roman" w:hAnsi="Times New Roman"/>
          <w:color w:val="191919"/>
          <w:sz w:val="20"/>
          <w:szCs w:val="20"/>
        </w:rPr>
        <w:t>l</w:t>
      </w:r>
      <w:r>
        <w:rPr>
          <w:rFonts w:ascii="Times New Roman" w:hAnsi="Times New Roman"/>
          <w:color w:val="191919"/>
          <w:spacing w:val="1"/>
          <w:sz w:val="20"/>
          <w:szCs w:val="20"/>
        </w:rPr>
        <w:t xml:space="preserve"> procedures</w:t>
      </w:r>
      <w:r>
        <w:rPr>
          <w:rFonts w:ascii="Times New Roman" w:hAnsi="Times New Roman"/>
          <w:color w:val="191919"/>
          <w:sz w:val="20"/>
          <w:szCs w:val="20"/>
        </w:rPr>
        <w:t>,</w:t>
      </w:r>
      <w:r>
        <w:rPr>
          <w:rFonts w:ascii="Times New Roman" w:hAnsi="Times New Roman"/>
          <w:color w:val="191919"/>
          <w:spacing w:val="1"/>
          <w:sz w:val="20"/>
          <w:szCs w:val="20"/>
        </w:rPr>
        <w:t xml:space="preserve"> material</w:t>
      </w:r>
      <w:r>
        <w:rPr>
          <w:rFonts w:ascii="Times New Roman" w:hAnsi="Times New Roman"/>
          <w:color w:val="191919"/>
          <w:sz w:val="20"/>
          <w:szCs w:val="20"/>
        </w:rPr>
        <w:t>s</w:t>
      </w:r>
      <w:r>
        <w:rPr>
          <w:rFonts w:ascii="Times New Roman" w:hAnsi="Times New Roman"/>
          <w:color w:val="191919"/>
          <w:spacing w:val="1"/>
          <w:sz w:val="20"/>
          <w:szCs w:val="20"/>
        </w:rPr>
        <w:t xml:space="preserve"> an</w:t>
      </w:r>
      <w:r>
        <w:rPr>
          <w:rFonts w:ascii="Times New Roman" w:hAnsi="Times New Roman"/>
          <w:color w:val="191919"/>
          <w:sz w:val="20"/>
          <w:szCs w:val="20"/>
        </w:rPr>
        <w:t xml:space="preserve">d </w:t>
      </w:r>
      <w:r>
        <w:rPr>
          <w:rFonts w:ascii="Times New Roman" w:hAnsi="Times New Roman"/>
          <w:color w:val="191919"/>
          <w:spacing w:val="1"/>
          <w:sz w:val="20"/>
          <w:szCs w:val="20"/>
        </w:rPr>
        <w:t>evaluatio</w:t>
      </w:r>
      <w:r>
        <w:rPr>
          <w:rFonts w:ascii="Times New Roman" w:hAnsi="Times New Roman"/>
          <w:color w:val="191919"/>
          <w:sz w:val="20"/>
          <w:szCs w:val="20"/>
        </w:rPr>
        <w:t>n</w:t>
      </w:r>
      <w:r>
        <w:rPr>
          <w:rFonts w:ascii="Times New Roman" w:hAnsi="Times New Roman"/>
          <w:color w:val="191919"/>
          <w:spacing w:val="1"/>
          <w:sz w:val="20"/>
          <w:szCs w:val="20"/>
        </w:rPr>
        <w:t xml:space="preserve"> i</w:t>
      </w:r>
      <w:r>
        <w:rPr>
          <w:rFonts w:ascii="Times New Roman" w:hAnsi="Times New Roman"/>
          <w:color w:val="191919"/>
          <w:sz w:val="20"/>
          <w:szCs w:val="20"/>
        </w:rPr>
        <w:t xml:space="preserve">n </w:t>
      </w:r>
      <w:r>
        <w:rPr>
          <w:rFonts w:ascii="Times New Roman" w:hAnsi="Times New Roman"/>
          <w:color w:val="191919"/>
          <w:spacing w:val="1"/>
          <w:sz w:val="20"/>
          <w:szCs w:val="20"/>
        </w:rPr>
        <w:t>teachin</w:t>
      </w:r>
      <w:r>
        <w:rPr>
          <w:rFonts w:ascii="Times New Roman" w:hAnsi="Times New Roman"/>
          <w:color w:val="191919"/>
          <w:sz w:val="20"/>
          <w:szCs w:val="20"/>
        </w:rPr>
        <w:t>g</w:t>
      </w:r>
      <w:r>
        <w:rPr>
          <w:rFonts w:ascii="Times New Roman" w:hAnsi="Times New Roman"/>
          <w:color w:val="191919"/>
          <w:spacing w:val="1"/>
          <w:sz w:val="20"/>
          <w:szCs w:val="20"/>
        </w:rPr>
        <w:t xml:space="preserve"> socia</w:t>
      </w:r>
      <w:r>
        <w:rPr>
          <w:rFonts w:ascii="Times New Roman" w:hAnsi="Times New Roman"/>
          <w:color w:val="191919"/>
          <w:sz w:val="20"/>
          <w:szCs w:val="20"/>
        </w:rPr>
        <w:t>l</w:t>
      </w:r>
      <w:r>
        <w:rPr>
          <w:rFonts w:ascii="Times New Roman" w:hAnsi="Times New Roman"/>
          <w:color w:val="191919"/>
          <w:spacing w:val="1"/>
          <w:sz w:val="20"/>
          <w:szCs w:val="20"/>
        </w:rPr>
        <w:t xml:space="preserve"> sci- </w:t>
      </w:r>
      <w:r>
        <w:rPr>
          <w:rFonts w:ascii="Times New Roman" w:hAnsi="Times New Roman"/>
          <w:color w:val="191919"/>
          <w:sz w:val="20"/>
          <w:szCs w:val="20"/>
        </w:rPr>
        <w:t>ences.</w:t>
      </w:r>
    </w:p>
    <w:p w:rsidR="00F42301" w:rsidRDefault="00F42301" w:rsidP="00721764">
      <w:pPr>
        <w:widowControl w:val="0"/>
        <w:autoSpaceDE w:val="0"/>
        <w:autoSpaceDN w:val="0"/>
        <w:adjustRightInd w:val="0"/>
        <w:spacing w:after="0" w:line="227" w:lineRule="exact"/>
        <w:ind w:left="873"/>
        <w:rPr>
          <w:rFonts w:ascii="Times New Roman" w:hAnsi="Times New Roman"/>
          <w:color w:val="000000"/>
          <w:sz w:val="20"/>
          <w:szCs w:val="20"/>
        </w:rPr>
      </w:pPr>
      <w:r>
        <w:rPr>
          <w:rFonts w:ascii="Times New Roman" w:hAnsi="Times New Roman"/>
          <w:b/>
          <w:bCs/>
          <w:color w:val="191919"/>
          <w:sz w:val="20"/>
          <w:szCs w:val="20"/>
        </w:rPr>
        <w:t>SSCI</w:t>
      </w:r>
      <w:r>
        <w:rPr>
          <w:rFonts w:ascii="Times New Roman" w:hAnsi="Times New Roman"/>
          <w:b/>
          <w:bCs/>
          <w:color w:val="191919"/>
          <w:spacing w:val="-3"/>
          <w:sz w:val="20"/>
          <w:szCs w:val="20"/>
        </w:rPr>
        <w:t xml:space="preserve"> </w:t>
      </w:r>
      <w:r>
        <w:rPr>
          <w:rFonts w:ascii="Times New Roman" w:hAnsi="Times New Roman"/>
          <w:b/>
          <w:bCs/>
          <w:color w:val="191919"/>
          <w:sz w:val="20"/>
          <w:szCs w:val="20"/>
        </w:rPr>
        <w:t>5580</w:t>
      </w:r>
      <w:r>
        <w:rPr>
          <w:rFonts w:ascii="Times New Roman" w:hAnsi="Times New Roman"/>
          <w:b/>
          <w:bCs/>
          <w:color w:val="191919"/>
          <w:spacing w:val="-3"/>
          <w:sz w:val="20"/>
          <w:szCs w:val="20"/>
        </w:rPr>
        <w:t xml:space="preserve"> </w:t>
      </w:r>
      <w:r>
        <w:rPr>
          <w:rFonts w:ascii="Times New Roman" w:hAnsi="Times New Roman"/>
          <w:b/>
          <w:bCs/>
          <w:color w:val="191919"/>
          <w:sz w:val="20"/>
          <w:szCs w:val="20"/>
        </w:rPr>
        <w:t>-</w:t>
      </w:r>
      <w:r>
        <w:rPr>
          <w:rFonts w:ascii="Times New Roman" w:hAnsi="Times New Roman"/>
          <w:b/>
          <w:bCs/>
          <w:color w:val="191919"/>
          <w:spacing w:val="-3"/>
          <w:sz w:val="20"/>
          <w:szCs w:val="20"/>
        </w:rPr>
        <w:t xml:space="preserve"> </w:t>
      </w:r>
      <w:r>
        <w:rPr>
          <w:rFonts w:ascii="Times New Roman" w:hAnsi="Times New Roman"/>
          <w:b/>
          <w:bCs/>
          <w:color w:val="191919"/>
          <w:sz w:val="20"/>
          <w:szCs w:val="20"/>
        </w:rPr>
        <w:t>Social</w:t>
      </w:r>
      <w:r>
        <w:rPr>
          <w:rFonts w:ascii="Times New Roman" w:hAnsi="Times New Roman"/>
          <w:b/>
          <w:bCs/>
          <w:color w:val="191919"/>
          <w:spacing w:val="-3"/>
          <w:sz w:val="20"/>
          <w:szCs w:val="20"/>
        </w:rPr>
        <w:t xml:space="preserve"> </w:t>
      </w:r>
      <w:r>
        <w:rPr>
          <w:rFonts w:ascii="Times New Roman" w:hAnsi="Times New Roman"/>
          <w:b/>
          <w:bCs/>
          <w:color w:val="191919"/>
          <w:sz w:val="20"/>
          <w:szCs w:val="20"/>
        </w:rPr>
        <w:t>Studies</w:t>
      </w:r>
      <w:r>
        <w:rPr>
          <w:rFonts w:ascii="Times New Roman" w:hAnsi="Times New Roman"/>
          <w:b/>
          <w:bCs/>
          <w:color w:val="191919"/>
          <w:spacing w:val="-3"/>
          <w:sz w:val="20"/>
          <w:szCs w:val="20"/>
        </w:rPr>
        <w:t xml:space="preserve"> </w:t>
      </w:r>
      <w:r>
        <w:rPr>
          <w:rFonts w:ascii="Times New Roman" w:hAnsi="Times New Roman"/>
          <w:b/>
          <w:bCs/>
          <w:color w:val="191919"/>
          <w:sz w:val="20"/>
          <w:szCs w:val="20"/>
        </w:rPr>
        <w:t>Concepts</w:t>
      </w:r>
      <w:r>
        <w:rPr>
          <w:rFonts w:ascii="Times New Roman" w:hAnsi="Times New Roman"/>
          <w:b/>
          <w:bCs/>
          <w:color w:val="191919"/>
          <w:spacing w:val="-3"/>
          <w:sz w:val="20"/>
          <w:szCs w:val="20"/>
        </w:rPr>
        <w:t xml:space="preserve"> </w:t>
      </w:r>
      <w:r>
        <w:rPr>
          <w:rFonts w:ascii="Times New Roman" w:hAnsi="Times New Roman"/>
          <w:b/>
          <w:bCs/>
          <w:color w:val="191919"/>
          <w:sz w:val="20"/>
          <w:szCs w:val="20"/>
        </w:rPr>
        <w:t>and</w:t>
      </w:r>
      <w:r>
        <w:rPr>
          <w:rFonts w:ascii="Times New Roman" w:hAnsi="Times New Roman"/>
          <w:b/>
          <w:bCs/>
          <w:color w:val="191919"/>
          <w:spacing w:val="-3"/>
          <w:sz w:val="20"/>
          <w:szCs w:val="20"/>
        </w:rPr>
        <w:t xml:space="preserve"> </w:t>
      </w:r>
      <w:r>
        <w:rPr>
          <w:rFonts w:ascii="Times New Roman" w:hAnsi="Times New Roman"/>
          <w:b/>
          <w:bCs/>
          <w:color w:val="191919"/>
          <w:sz w:val="20"/>
          <w:szCs w:val="20"/>
        </w:rPr>
        <w:t>Issues....................................................................3(3-0)</w:t>
      </w:r>
    </w:p>
    <w:p w:rsidR="00F42301" w:rsidRDefault="00F42301" w:rsidP="00721764">
      <w:pPr>
        <w:widowControl w:val="0"/>
        <w:autoSpaceDE w:val="0"/>
        <w:autoSpaceDN w:val="0"/>
        <w:adjustRightInd w:val="0"/>
        <w:spacing w:before="13" w:after="0" w:line="250" w:lineRule="auto"/>
        <w:ind w:left="1233" w:right="1976"/>
        <w:jc w:val="both"/>
        <w:rPr>
          <w:rFonts w:ascii="Times New Roman" w:hAnsi="Times New Roman"/>
          <w:color w:val="000000"/>
          <w:sz w:val="20"/>
          <w:szCs w:val="20"/>
        </w:rPr>
      </w:pPr>
      <w:r>
        <w:rPr>
          <w:rFonts w:ascii="Times New Roman" w:hAnsi="Times New Roman"/>
          <w:color w:val="191919"/>
          <w:sz w:val="20"/>
          <w:szCs w:val="20"/>
        </w:rPr>
        <w:t>The application of basic social science concepts, skills and processes to the analysis of critical social</w:t>
      </w:r>
      <w:r>
        <w:rPr>
          <w:rFonts w:ascii="Times New Roman" w:hAnsi="Times New Roman"/>
          <w:color w:val="191919"/>
          <w:spacing w:val="6"/>
          <w:sz w:val="20"/>
          <w:szCs w:val="20"/>
        </w:rPr>
        <w:t xml:space="preserve"> </w:t>
      </w:r>
      <w:r>
        <w:rPr>
          <w:rFonts w:ascii="Times New Roman" w:hAnsi="Times New Roman"/>
          <w:color w:val="191919"/>
          <w:sz w:val="20"/>
          <w:szCs w:val="20"/>
        </w:rPr>
        <w:t>issues.</w:t>
      </w:r>
      <w:r>
        <w:rPr>
          <w:rFonts w:ascii="Times New Roman" w:hAnsi="Times New Roman"/>
          <w:color w:val="191919"/>
          <w:spacing w:val="-5"/>
          <w:sz w:val="20"/>
          <w:szCs w:val="20"/>
        </w:rPr>
        <w:t xml:space="preserve"> </w:t>
      </w:r>
      <w:r>
        <w:rPr>
          <w:rFonts w:ascii="Times New Roman" w:hAnsi="Times New Roman"/>
          <w:color w:val="191919"/>
          <w:sz w:val="20"/>
          <w:szCs w:val="20"/>
        </w:rPr>
        <w:t>An</w:t>
      </w:r>
      <w:r>
        <w:rPr>
          <w:rFonts w:ascii="Times New Roman" w:hAnsi="Times New Roman"/>
          <w:color w:val="191919"/>
          <w:spacing w:val="6"/>
          <w:sz w:val="20"/>
          <w:szCs w:val="20"/>
        </w:rPr>
        <w:t xml:space="preserve"> </w:t>
      </w:r>
      <w:r>
        <w:rPr>
          <w:rFonts w:ascii="Times New Roman" w:hAnsi="Times New Roman"/>
          <w:color w:val="191919"/>
          <w:sz w:val="20"/>
          <w:szCs w:val="20"/>
        </w:rPr>
        <w:t>interdisciplinar</w:t>
      </w:r>
      <w:r>
        <w:rPr>
          <w:rFonts w:ascii="Times New Roman" w:hAnsi="Times New Roman"/>
          <w:color w:val="191919"/>
          <w:spacing w:val="-13"/>
          <w:sz w:val="20"/>
          <w:szCs w:val="20"/>
        </w:rPr>
        <w:t>y</w:t>
      </w:r>
      <w:r>
        <w:rPr>
          <w:rFonts w:ascii="Times New Roman" w:hAnsi="Times New Roman"/>
          <w:color w:val="191919"/>
          <w:sz w:val="20"/>
          <w:szCs w:val="20"/>
        </w:rPr>
        <w:t>,</w:t>
      </w:r>
      <w:r>
        <w:rPr>
          <w:rFonts w:ascii="Times New Roman" w:hAnsi="Times New Roman"/>
          <w:color w:val="191919"/>
          <w:spacing w:val="6"/>
          <w:sz w:val="20"/>
          <w:szCs w:val="20"/>
        </w:rPr>
        <w:t xml:space="preserve"> </w:t>
      </w:r>
      <w:r>
        <w:rPr>
          <w:rFonts w:ascii="Times New Roman" w:hAnsi="Times New Roman"/>
          <w:color w:val="191919"/>
          <w:sz w:val="20"/>
          <w:szCs w:val="20"/>
        </w:rPr>
        <w:t>analytic</w:t>
      </w:r>
      <w:r>
        <w:rPr>
          <w:rFonts w:ascii="Times New Roman" w:hAnsi="Times New Roman"/>
          <w:color w:val="191919"/>
          <w:spacing w:val="6"/>
          <w:sz w:val="20"/>
          <w:szCs w:val="20"/>
        </w:rPr>
        <w:t xml:space="preserve"> </w:t>
      </w:r>
      <w:r>
        <w:rPr>
          <w:rFonts w:ascii="Times New Roman" w:hAnsi="Times New Roman"/>
          <w:color w:val="191919"/>
          <w:sz w:val="20"/>
          <w:szCs w:val="20"/>
        </w:rPr>
        <w:t>approach</w:t>
      </w:r>
      <w:r>
        <w:rPr>
          <w:rFonts w:ascii="Times New Roman" w:hAnsi="Times New Roman"/>
          <w:color w:val="191919"/>
          <w:spacing w:val="6"/>
          <w:sz w:val="20"/>
          <w:szCs w:val="20"/>
        </w:rPr>
        <w:t xml:space="preserve"> </w:t>
      </w:r>
      <w:r>
        <w:rPr>
          <w:rFonts w:ascii="Times New Roman" w:hAnsi="Times New Roman"/>
          <w:color w:val="191919"/>
          <w:sz w:val="20"/>
          <w:szCs w:val="20"/>
        </w:rPr>
        <w:t>to</w:t>
      </w:r>
      <w:r>
        <w:rPr>
          <w:rFonts w:ascii="Times New Roman" w:hAnsi="Times New Roman"/>
          <w:color w:val="191919"/>
          <w:spacing w:val="6"/>
          <w:sz w:val="20"/>
          <w:szCs w:val="20"/>
        </w:rPr>
        <w:t xml:space="preserve"> </w:t>
      </w:r>
      <w:r>
        <w:rPr>
          <w:rFonts w:ascii="Times New Roman" w:hAnsi="Times New Roman"/>
          <w:color w:val="191919"/>
          <w:sz w:val="20"/>
          <w:szCs w:val="20"/>
        </w:rPr>
        <w:t>defining,</w:t>
      </w:r>
      <w:r>
        <w:rPr>
          <w:rFonts w:ascii="Times New Roman" w:hAnsi="Times New Roman"/>
          <w:color w:val="191919"/>
          <w:spacing w:val="6"/>
          <w:sz w:val="20"/>
          <w:szCs w:val="20"/>
        </w:rPr>
        <w:t xml:space="preserve"> </w:t>
      </w:r>
      <w:r>
        <w:rPr>
          <w:rFonts w:ascii="Times New Roman" w:hAnsi="Times New Roman"/>
          <w:color w:val="191919"/>
          <w:sz w:val="20"/>
          <w:szCs w:val="20"/>
        </w:rPr>
        <w:t>analyzing</w:t>
      </w:r>
      <w:r>
        <w:rPr>
          <w:rFonts w:ascii="Times New Roman" w:hAnsi="Times New Roman"/>
          <w:color w:val="191919"/>
          <w:spacing w:val="6"/>
          <w:sz w:val="20"/>
          <w:szCs w:val="20"/>
        </w:rPr>
        <w:t xml:space="preserve"> </w:t>
      </w:r>
      <w:r>
        <w:rPr>
          <w:rFonts w:ascii="Times New Roman" w:hAnsi="Times New Roman"/>
          <w:color w:val="191919"/>
          <w:sz w:val="20"/>
          <w:szCs w:val="20"/>
        </w:rPr>
        <w:t>and</w:t>
      </w:r>
      <w:r>
        <w:rPr>
          <w:rFonts w:ascii="Times New Roman" w:hAnsi="Times New Roman"/>
          <w:color w:val="191919"/>
          <w:spacing w:val="6"/>
          <w:sz w:val="20"/>
          <w:szCs w:val="20"/>
        </w:rPr>
        <w:t xml:space="preserve"> </w:t>
      </w:r>
      <w:r>
        <w:rPr>
          <w:rFonts w:ascii="Times New Roman" w:hAnsi="Times New Roman"/>
          <w:color w:val="191919"/>
          <w:sz w:val="20"/>
          <w:szCs w:val="20"/>
        </w:rPr>
        <w:t>evaluating</w:t>
      </w:r>
      <w:r>
        <w:rPr>
          <w:rFonts w:ascii="Times New Roman" w:hAnsi="Times New Roman"/>
          <w:color w:val="191919"/>
          <w:spacing w:val="6"/>
          <w:sz w:val="20"/>
          <w:szCs w:val="20"/>
        </w:rPr>
        <w:t xml:space="preserve"> </w:t>
      </w:r>
      <w:r>
        <w:rPr>
          <w:rFonts w:ascii="Times New Roman" w:hAnsi="Times New Roman"/>
          <w:color w:val="191919"/>
          <w:sz w:val="20"/>
          <w:szCs w:val="20"/>
        </w:rPr>
        <w:t>al- ternative solutions to local, national and international issues will be undertaken.</w:t>
      </w:r>
    </w:p>
    <w:p w:rsidR="00F42301" w:rsidRDefault="00F42301" w:rsidP="00721764">
      <w:pPr>
        <w:widowControl w:val="0"/>
        <w:autoSpaceDE w:val="0"/>
        <w:autoSpaceDN w:val="0"/>
        <w:adjustRightInd w:val="0"/>
        <w:spacing w:after="0" w:line="227" w:lineRule="exact"/>
        <w:ind w:left="873"/>
        <w:rPr>
          <w:rFonts w:ascii="Times New Roman" w:hAnsi="Times New Roman"/>
          <w:color w:val="000000"/>
          <w:sz w:val="20"/>
          <w:szCs w:val="20"/>
        </w:rPr>
      </w:pPr>
      <w:r w:rsidRPr="003F2CF3">
        <w:rPr>
          <w:rFonts w:ascii="Calibri" w:hAnsi="Calibri"/>
          <w:noProof/>
          <w:lang w:eastAsia="en-US"/>
        </w:rPr>
        <w:pict>
          <v:shape id="_x0000_s3780" type="#_x0000_t202" style="position:absolute;left:0;text-align:left;margin-left:520.9pt;margin-top:5.75pt;width:1in;height:270.75pt;z-index:-251522048;mso-position-horizontal-relative:page" o:allowincell="f" filled="f" stroked="f">
            <v:textbox style="layout-flow:vertical" inset="0,0,0,0">
              <w:txbxContent>
                <w:p w:rsidR="00F42301" w:rsidRDefault="00F42301" w:rsidP="00721764">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P</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ROGRAM</w:t>
                  </w:r>
                  <w:r>
                    <w:rPr>
                      <w:rFonts w:ascii="Impact" w:hAnsi="Impact" w:cs="Impact"/>
                      <w:color w:val="A3A3A3"/>
                      <w:position w:val="1"/>
                      <w:sz w:val="105"/>
                      <w:szCs w:val="105"/>
                    </w:rPr>
                    <w:t>S</w:t>
                  </w:r>
                  <w:r>
                    <w:rPr>
                      <w:rFonts w:ascii="Impact" w:hAnsi="Impact" w:cs="Impact"/>
                      <w:color w:val="A3A3A3"/>
                      <w:spacing w:val="-115"/>
                      <w:position w:val="1"/>
                      <w:sz w:val="105"/>
                      <w:szCs w:val="105"/>
                    </w:rPr>
                    <w:t xml:space="preserve"> </w:t>
                  </w:r>
                </w:p>
              </w:txbxContent>
            </v:textbox>
            <w10:wrap anchorx="page"/>
          </v:shape>
        </w:pict>
      </w:r>
      <w:r>
        <w:rPr>
          <w:rFonts w:ascii="Times New Roman" w:hAnsi="Times New Roman"/>
          <w:b/>
          <w:bCs/>
          <w:color w:val="191919"/>
          <w:sz w:val="20"/>
          <w:szCs w:val="20"/>
        </w:rPr>
        <w:t>SSCI</w:t>
      </w:r>
      <w:r>
        <w:rPr>
          <w:rFonts w:ascii="Times New Roman" w:hAnsi="Times New Roman"/>
          <w:b/>
          <w:bCs/>
          <w:color w:val="191919"/>
          <w:spacing w:val="-8"/>
          <w:sz w:val="20"/>
          <w:szCs w:val="20"/>
        </w:rPr>
        <w:t xml:space="preserve"> </w:t>
      </w:r>
      <w:r>
        <w:rPr>
          <w:rFonts w:ascii="Times New Roman" w:hAnsi="Times New Roman"/>
          <w:b/>
          <w:bCs/>
          <w:color w:val="191919"/>
          <w:sz w:val="20"/>
          <w:szCs w:val="20"/>
        </w:rPr>
        <w:t>5582</w:t>
      </w:r>
      <w:r>
        <w:rPr>
          <w:rFonts w:ascii="Times New Roman" w:hAnsi="Times New Roman"/>
          <w:b/>
          <w:bCs/>
          <w:color w:val="191919"/>
          <w:spacing w:val="-8"/>
          <w:sz w:val="20"/>
          <w:szCs w:val="20"/>
        </w:rPr>
        <w:t xml:space="preserve"> </w:t>
      </w:r>
      <w:r>
        <w:rPr>
          <w:rFonts w:ascii="Times New Roman" w:hAnsi="Times New Roman"/>
          <w:b/>
          <w:bCs/>
          <w:color w:val="191919"/>
          <w:sz w:val="20"/>
          <w:szCs w:val="20"/>
        </w:rPr>
        <w:t>-</w:t>
      </w:r>
      <w:r>
        <w:rPr>
          <w:rFonts w:ascii="Times New Roman" w:hAnsi="Times New Roman"/>
          <w:b/>
          <w:bCs/>
          <w:color w:val="191919"/>
          <w:spacing w:val="-15"/>
          <w:sz w:val="20"/>
          <w:szCs w:val="20"/>
        </w:rPr>
        <w:t xml:space="preserve"> </w:t>
      </w:r>
      <w:r>
        <w:rPr>
          <w:rFonts w:ascii="Times New Roman" w:hAnsi="Times New Roman"/>
          <w:b/>
          <w:bCs/>
          <w:color w:val="191919"/>
          <w:spacing w:val="-22"/>
          <w:sz w:val="20"/>
          <w:szCs w:val="20"/>
        </w:rPr>
        <w:t>Y</w:t>
      </w:r>
      <w:r>
        <w:rPr>
          <w:rFonts w:ascii="Times New Roman" w:hAnsi="Times New Roman"/>
          <w:b/>
          <w:bCs/>
          <w:color w:val="191919"/>
          <w:sz w:val="20"/>
          <w:szCs w:val="20"/>
        </w:rPr>
        <w:t>oung</w:t>
      </w:r>
      <w:r>
        <w:rPr>
          <w:rFonts w:ascii="Times New Roman" w:hAnsi="Times New Roman"/>
          <w:b/>
          <w:bCs/>
          <w:color w:val="191919"/>
          <w:spacing w:val="-8"/>
          <w:sz w:val="20"/>
          <w:szCs w:val="20"/>
        </w:rPr>
        <w:t xml:space="preserve"> </w:t>
      </w:r>
      <w:r>
        <w:rPr>
          <w:rFonts w:ascii="Times New Roman" w:hAnsi="Times New Roman"/>
          <w:b/>
          <w:bCs/>
          <w:color w:val="191919"/>
          <w:sz w:val="20"/>
          <w:szCs w:val="20"/>
        </w:rPr>
        <w:t>Child</w:t>
      </w:r>
      <w:r>
        <w:rPr>
          <w:rFonts w:ascii="Times New Roman" w:hAnsi="Times New Roman"/>
          <w:b/>
          <w:bCs/>
          <w:color w:val="191919"/>
          <w:spacing w:val="-8"/>
          <w:sz w:val="20"/>
          <w:szCs w:val="20"/>
        </w:rPr>
        <w:t xml:space="preserve"> </w:t>
      </w:r>
      <w:r>
        <w:rPr>
          <w:rFonts w:ascii="Times New Roman" w:hAnsi="Times New Roman"/>
          <w:b/>
          <w:bCs/>
          <w:color w:val="191919"/>
          <w:sz w:val="20"/>
          <w:szCs w:val="20"/>
        </w:rPr>
        <w:t>and</w:t>
      </w:r>
      <w:r>
        <w:rPr>
          <w:rFonts w:ascii="Times New Roman" w:hAnsi="Times New Roman"/>
          <w:b/>
          <w:bCs/>
          <w:color w:val="191919"/>
          <w:spacing w:val="-8"/>
          <w:sz w:val="20"/>
          <w:szCs w:val="20"/>
        </w:rPr>
        <w:t xml:space="preserve"> </w:t>
      </w:r>
      <w:r>
        <w:rPr>
          <w:rFonts w:ascii="Times New Roman" w:hAnsi="Times New Roman"/>
          <w:b/>
          <w:bCs/>
          <w:color w:val="191919"/>
          <w:sz w:val="20"/>
          <w:szCs w:val="20"/>
        </w:rPr>
        <w:t>His</w:t>
      </w:r>
      <w:r>
        <w:rPr>
          <w:rFonts w:ascii="Times New Roman" w:hAnsi="Times New Roman"/>
          <w:b/>
          <w:bCs/>
          <w:color w:val="191919"/>
          <w:spacing w:val="-7"/>
          <w:sz w:val="20"/>
          <w:szCs w:val="20"/>
        </w:rPr>
        <w:t xml:space="preserve"> </w:t>
      </w:r>
      <w:r>
        <w:rPr>
          <w:rFonts w:ascii="Times New Roman" w:hAnsi="Times New Roman"/>
          <w:b/>
          <w:bCs/>
          <w:color w:val="191919"/>
          <w:sz w:val="20"/>
          <w:szCs w:val="20"/>
        </w:rPr>
        <w:t>or</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Her</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Cultu</w:t>
      </w:r>
      <w:r>
        <w:rPr>
          <w:rFonts w:ascii="Times New Roman" w:hAnsi="Times New Roman"/>
          <w:b/>
          <w:bCs/>
          <w:color w:val="191919"/>
          <w:spacing w:val="-4"/>
          <w:sz w:val="20"/>
          <w:szCs w:val="20"/>
        </w:rPr>
        <w:t>r</w:t>
      </w:r>
      <w:r>
        <w:rPr>
          <w:rFonts w:ascii="Times New Roman" w:hAnsi="Times New Roman"/>
          <w:b/>
          <w:bCs/>
          <w:color w:val="191919"/>
          <w:sz w:val="20"/>
          <w:szCs w:val="20"/>
        </w:rPr>
        <w:t>e..................................................................3(3-0)</w:t>
      </w:r>
    </w:p>
    <w:p w:rsidR="00F42301" w:rsidRDefault="00F42301" w:rsidP="00721764">
      <w:pPr>
        <w:widowControl w:val="0"/>
        <w:autoSpaceDE w:val="0"/>
        <w:autoSpaceDN w:val="0"/>
        <w:adjustRightInd w:val="0"/>
        <w:spacing w:before="13" w:after="0" w:line="250" w:lineRule="auto"/>
        <w:ind w:left="1233" w:right="1975"/>
        <w:jc w:val="both"/>
        <w:rPr>
          <w:rFonts w:ascii="Times New Roman" w:hAnsi="Times New Roman"/>
          <w:color w:val="000000"/>
          <w:sz w:val="20"/>
          <w:szCs w:val="20"/>
        </w:rPr>
      </w:pPr>
      <w:r>
        <w:rPr>
          <w:rFonts w:ascii="Times New Roman" w:hAnsi="Times New Roman"/>
          <w:color w:val="191919"/>
          <w:spacing w:val="1"/>
          <w:sz w:val="20"/>
          <w:szCs w:val="20"/>
        </w:rPr>
        <w:t>Stud</w:t>
      </w:r>
      <w:r>
        <w:rPr>
          <w:rFonts w:ascii="Times New Roman" w:hAnsi="Times New Roman"/>
          <w:color w:val="191919"/>
          <w:sz w:val="20"/>
          <w:szCs w:val="20"/>
        </w:rPr>
        <w:t xml:space="preserve">y </w:t>
      </w:r>
      <w:r>
        <w:rPr>
          <w:rFonts w:ascii="Times New Roman" w:hAnsi="Times New Roman"/>
          <w:color w:val="191919"/>
          <w:spacing w:val="1"/>
          <w:sz w:val="20"/>
          <w:szCs w:val="20"/>
        </w:rPr>
        <w:t>o</w:t>
      </w:r>
      <w:r>
        <w:rPr>
          <w:rFonts w:ascii="Times New Roman" w:hAnsi="Times New Roman"/>
          <w:color w:val="191919"/>
          <w:sz w:val="20"/>
          <w:szCs w:val="20"/>
        </w:rPr>
        <w:t xml:space="preserve">f </w:t>
      </w:r>
      <w:r>
        <w:rPr>
          <w:rFonts w:ascii="Times New Roman" w:hAnsi="Times New Roman"/>
          <w:color w:val="191919"/>
          <w:spacing w:val="1"/>
          <w:sz w:val="20"/>
          <w:szCs w:val="20"/>
        </w:rPr>
        <w:t>th</w:t>
      </w:r>
      <w:r>
        <w:rPr>
          <w:rFonts w:ascii="Times New Roman" w:hAnsi="Times New Roman"/>
          <w:color w:val="191919"/>
          <w:sz w:val="20"/>
          <w:szCs w:val="20"/>
        </w:rPr>
        <w:t xml:space="preserve">e </w:t>
      </w:r>
      <w:r>
        <w:rPr>
          <w:rFonts w:ascii="Times New Roman" w:hAnsi="Times New Roman"/>
          <w:color w:val="191919"/>
          <w:spacing w:val="1"/>
          <w:sz w:val="20"/>
          <w:szCs w:val="20"/>
        </w:rPr>
        <w:t>social</w:t>
      </w:r>
      <w:r>
        <w:rPr>
          <w:rFonts w:ascii="Times New Roman" w:hAnsi="Times New Roman"/>
          <w:color w:val="191919"/>
          <w:sz w:val="20"/>
          <w:szCs w:val="20"/>
        </w:rPr>
        <w:t xml:space="preserve">, </w:t>
      </w:r>
      <w:r>
        <w:rPr>
          <w:rFonts w:ascii="Times New Roman" w:hAnsi="Times New Roman"/>
          <w:color w:val="191919"/>
          <w:spacing w:val="1"/>
          <w:sz w:val="20"/>
          <w:szCs w:val="20"/>
        </w:rPr>
        <w:t>political</w:t>
      </w:r>
      <w:r>
        <w:rPr>
          <w:rFonts w:ascii="Times New Roman" w:hAnsi="Times New Roman"/>
          <w:color w:val="191919"/>
          <w:sz w:val="20"/>
          <w:szCs w:val="20"/>
        </w:rPr>
        <w:t xml:space="preserve">, </w:t>
      </w:r>
      <w:r>
        <w:rPr>
          <w:rFonts w:ascii="Times New Roman" w:hAnsi="Times New Roman"/>
          <w:color w:val="191919"/>
          <w:spacing w:val="1"/>
          <w:sz w:val="20"/>
          <w:szCs w:val="20"/>
        </w:rPr>
        <w:t>geographic</w:t>
      </w:r>
      <w:r>
        <w:rPr>
          <w:rFonts w:ascii="Times New Roman" w:hAnsi="Times New Roman"/>
          <w:color w:val="191919"/>
          <w:sz w:val="20"/>
          <w:szCs w:val="20"/>
        </w:rPr>
        <w:t xml:space="preserve">, </w:t>
      </w:r>
      <w:r>
        <w:rPr>
          <w:rFonts w:ascii="Times New Roman" w:hAnsi="Times New Roman"/>
          <w:color w:val="191919"/>
          <w:spacing w:val="1"/>
          <w:sz w:val="20"/>
          <w:szCs w:val="20"/>
        </w:rPr>
        <w:t>economi</w:t>
      </w:r>
      <w:r>
        <w:rPr>
          <w:rFonts w:ascii="Times New Roman" w:hAnsi="Times New Roman"/>
          <w:color w:val="191919"/>
          <w:sz w:val="20"/>
          <w:szCs w:val="20"/>
        </w:rPr>
        <w:t xml:space="preserve">c </w:t>
      </w:r>
      <w:r>
        <w:rPr>
          <w:rFonts w:ascii="Times New Roman" w:hAnsi="Times New Roman"/>
          <w:color w:val="191919"/>
          <w:spacing w:val="1"/>
          <w:sz w:val="20"/>
          <w:szCs w:val="20"/>
        </w:rPr>
        <w:t>an</w:t>
      </w:r>
      <w:r>
        <w:rPr>
          <w:rFonts w:ascii="Times New Roman" w:hAnsi="Times New Roman"/>
          <w:color w:val="191919"/>
          <w:sz w:val="20"/>
          <w:szCs w:val="20"/>
        </w:rPr>
        <w:t xml:space="preserve">d </w:t>
      </w:r>
      <w:r>
        <w:rPr>
          <w:rFonts w:ascii="Times New Roman" w:hAnsi="Times New Roman"/>
          <w:color w:val="191919"/>
          <w:spacing w:val="1"/>
          <w:sz w:val="20"/>
          <w:szCs w:val="20"/>
        </w:rPr>
        <w:t>technologica</w:t>
      </w:r>
      <w:r>
        <w:rPr>
          <w:rFonts w:ascii="Times New Roman" w:hAnsi="Times New Roman"/>
          <w:color w:val="191919"/>
          <w:sz w:val="20"/>
          <w:szCs w:val="20"/>
        </w:rPr>
        <w:t xml:space="preserve">l </w:t>
      </w:r>
      <w:r>
        <w:rPr>
          <w:rFonts w:ascii="Times New Roman" w:hAnsi="Times New Roman"/>
          <w:color w:val="191919"/>
          <w:spacing w:val="1"/>
          <w:sz w:val="20"/>
          <w:szCs w:val="20"/>
        </w:rPr>
        <w:t>force</w:t>
      </w:r>
      <w:r>
        <w:rPr>
          <w:rFonts w:ascii="Times New Roman" w:hAnsi="Times New Roman"/>
          <w:color w:val="191919"/>
          <w:sz w:val="20"/>
          <w:szCs w:val="20"/>
        </w:rPr>
        <w:t xml:space="preserve">s </w:t>
      </w:r>
      <w:r>
        <w:rPr>
          <w:rFonts w:ascii="Times New Roman" w:hAnsi="Times New Roman"/>
          <w:color w:val="191919"/>
          <w:spacing w:val="1"/>
          <w:sz w:val="20"/>
          <w:szCs w:val="20"/>
        </w:rPr>
        <w:t>tha</w:t>
      </w:r>
      <w:r>
        <w:rPr>
          <w:rFonts w:ascii="Times New Roman" w:hAnsi="Times New Roman"/>
          <w:color w:val="191919"/>
          <w:sz w:val="20"/>
          <w:szCs w:val="20"/>
        </w:rPr>
        <w:t xml:space="preserve">t </w:t>
      </w:r>
      <w:r>
        <w:rPr>
          <w:rFonts w:ascii="Times New Roman" w:hAnsi="Times New Roman"/>
          <w:color w:val="191919"/>
          <w:spacing w:val="1"/>
          <w:sz w:val="20"/>
          <w:szCs w:val="20"/>
        </w:rPr>
        <w:t>shap</w:t>
      </w:r>
      <w:r>
        <w:rPr>
          <w:rFonts w:ascii="Times New Roman" w:hAnsi="Times New Roman"/>
          <w:color w:val="191919"/>
          <w:sz w:val="20"/>
          <w:szCs w:val="20"/>
        </w:rPr>
        <w:t xml:space="preserve">e </w:t>
      </w:r>
      <w:r>
        <w:rPr>
          <w:rFonts w:ascii="Times New Roman" w:hAnsi="Times New Roman"/>
          <w:color w:val="191919"/>
          <w:spacing w:val="1"/>
          <w:sz w:val="20"/>
          <w:szCs w:val="20"/>
        </w:rPr>
        <w:t xml:space="preserve">the </w:t>
      </w:r>
      <w:r>
        <w:rPr>
          <w:rFonts w:ascii="Times New Roman" w:hAnsi="Times New Roman"/>
          <w:color w:val="191919"/>
          <w:sz w:val="20"/>
          <w:szCs w:val="20"/>
        </w:rPr>
        <w:t>child's world. Emphasis on the concomitant skills of the presentation of relevant information about such forces.</w:t>
      </w:r>
    </w:p>
    <w:p w:rsidR="00F42301" w:rsidRDefault="00F42301" w:rsidP="00721764">
      <w:pPr>
        <w:widowControl w:val="0"/>
        <w:autoSpaceDE w:val="0"/>
        <w:autoSpaceDN w:val="0"/>
        <w:adjustRightInd w:val="0"/>
        <w:spacing w:after="0" w:line="227" w:lineRule="exact"/>
        <w:ind w:left="873"/>
        <w:rPr>
          <w:rFonts w:ascii="Times New Roman" w:hAnsi="Times New Roman"/>
          <w:color w:val="000000"/>
          <w:sz w:val="20"/>
          <w:szCs w:val="20"/>
        </w:rPr>
      </w:pPr>
      <w:r>
        <w:rPr>
          <w:rFonts w:ascii="Times New Roman" w:hAnsi="Times New Roman"/>
          <w:b/>
          <w:bCs/>
          <w:color w:val="191919"/>
          <w:spacing w:val="-1"/>
          <w:sz w:val="20"/>
          <w:szCs w:val="20"/>
        </w:rPr>
        <w:t>SSC</w:t>
      </w:r>
      <w:r>
        <w:rPr>
          <w:rFonts w:ascii="Times New Roman" w:hAnsi="Times New Roman"/>
          <w:b/>
          <w:bCs/>
          <w:color w:val="191919"/>
          <w:sz w:val="20"/>
          <w:szCs w:val="20"/>
        </w:rPr>
        <w:t>I</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558</w:t>
      </w:r>
      <w:r>
        <w:rPr>
          <w:rFonts w:ascii="Times New Roman" w:hAnsi="Times New Roman"/>
          <w:b/>
          <w:bCs/>
          <w:color w:val="191919"/>
          <w:sz w:val="20"/>
          <w:szCs w:val="20"/>
        </w:rPr>
        <w:t>3</w:t>
      </w:r>
      <w:r>
        <w:rPr>
          <w:rFonts w:ascii="Times New Roman" w:hAnsi="Times New Roman"/>
          <w:b/>
          <w:bCs/>
          <w:color w:val="191919"/>
          <w:spacing w:val="-8"/>
          <w:sz w:val="20"/>
          <w:szCs w:val="20"/>
        </w:rPr>
        <w:t xml:space="preserve"> </w:t>
      </w:r>
      <w:r>
        <w:rPr>
          <w:rFonts w:ascii="Times New Roman" w:hAnsi="Times New Roman"/>
          <w:b/>
          <w:bCs/>
          <w:color w:val="191919"/>
          <w:sz w:val="20"/>
          <w:szCs w:val="20"/>
        </w:rPr>
        <w:t>-</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Socia</w:t>
      </w:r>
      <w:r>
        <w:rPr>
          <w:rFonts w:ascii="Times New Roman" w:hAnsi="Times New Roman"/>
          <w:b/>
          <w:bCs/>
          <w:color w:val="191919"/>
          <w:sz w:val="20"/>
          <w:szCs w:val="20"/>
        </w:rPr>
        <w:t>l</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Studie</w:t>
      </w:r>
      <w:r>
        <w:rPr>
          <w:rFonts w:ascii="Times New Roman" w:hAnsi="Times New Roman"/>
          <w:b/>
          <w:bCs/>
          <w:color w:val="191919"/>
          <w:sz w:val="20"/>
          <w:szCs w:val="20"/>
        </w:rPr>
        <w:t>s</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fo</w:t>
      </w:r>
      <w:r>
        <w:rPr>
          <w:rFonts w:ascii="Times New Roman" w:hAnsi="Times New Roman"/>
          <w:b/>
          <w:bCs/>
          <w:color w:val="191919"/>
          <w:sz w:val="20"/>
          <w:szCs w:val="20"/>
        </w:rPr>
        <w:t>r</w:t>
      </w:r>
      <w:r>
        <w:rPr>
          <w:rFonts w:ascii="Times New Roman" w:hAnsi="Times New Roman"/>
          <w:b/>
          <w:bCs/>
          <w:color w:val="191919"/>
          <w:spacing w:val="-12"/>
          <w:sz w:val="20"/>
          <w:szCs w:val="20"/>
        </w:rPr>
        <w:t xml:space="preserve"> </w:t>
      </w:r>
      <w:r>
        <w:rPr>
          <w:rFonts w:ascii="Times New Roman" w:hAnsi="Times New Roman"/>
          <w:b/>
          <w:bCs/>
          <w:color w:val="191919"/>
          <w:spacing w:val="-1"/>
          <w:sz w:val="20"/>
          <w:szCs w:val="20"/>
        </w:rPr>
        <w:t>Globa</w:t>
      </w:r>
      <w:r>
        <w:rPr>
          <w:rFonts w:ascii="Times New Roman" w:hAnsi="Times New Roman"/>
          <w:b/>
          <w:bCs/>
          <w:color w:val="191919"/>
          <w:sz w:val="20"/>
          <w:szCs w:val="20"/>
        </w:rPr>
        <w:t>l</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Understanding............................................................3(3-0)</w:t>
      </w:r>
    </w:p>
    <w:p w:rsidR="00F42301" w:rsidRDefault="00F42301" w:rsidP="00721764">
      <w:pPr>
        <w:widowControl w:val="0"/>
        <w:autoSpaceDE w:val="0"/>
        <w:autoSpaceDN w:val="0"/>
        <w:adjustRightInd w:val="0"/>
        <w:spacing w:before="13" w:after="0" w:line="250" w:lineRule="auto"/>
        <w:ind w:left="1233" w:right="1976"/>
        <w:jc w:val="both"/>
        <w:rPr>
          <w:rFonts w:ascii="Times New Roman" w:hAnsi="Times New Roman"/>
          <w:color w:val="000000"/>
          <w:sz w:val="20"/>
          <w:szCs w:val="20"/>
        </w:rPr>
      </w:pPr>
      <w:r>
        <w:rPr>
          <w:rFonts w:ascii="Times New Roman" w:hAnsi="Times New Roman"/>
          <w:color w:val="191919"/>
          <w:spacing w:val="-1"/>
          <w:sz w:val="20"/>
          <w:szCs w:val="20"/>
        </w:rPr>
        <w:t>Socia</w:t>
      </w:r>
      <w:r>
        <w:rPr>
          <w:rFonts w:ascii="Times New Roman" w:hAnsi="Times New Roman"/>
          <w:color w:val="191919"/>
          <w:sz w:val="20"/>
          <w:szCs w:val="20"/>
        </w:rPr>
        <w:t>l</w:t>
      </w:r>
      <w:r>
        <w:rPr>
          <w:rFonts w:ascii="Times New Roman" w:hAnsi="Times New Roman"/>
          <w:color w:val="191919"/>
          <w:spacing w:val="-8"/>
          <w:sz w:val="20"/>
          <w:szCs w:val="20"/>
        </w:rPr>
        <w:t xml:space="preserve"> </w:t>
      </w:r>
      <w:r>
        <w:rPr>
          <w:rFonts w:ascii="Times New Roman" w:hAnsi="Times New Roman"/>
          <w:color w:val="191919"/>
          <w:spacing w:val="-1"/>
          <w:sz w:val="20"/>
          <w:szCs w:val="20"/>
        </w:rPr>
        <w:t>science</w:t>
      </w:r>
      <w:r>
        <w:rPr>
          <w:rFonts w:ascii="Times New Roman" w:hAnsi="Times New Roman"/>
          <w:color w:val="191919"/>
          <w:sz w:val="20"/>
          <w:szCs w:val="20"/>
        </w:rPr>
        <w:t>s</w:t>
      </w:r>
      <w:r>
        <w:rPr>
          <w:rFonts w:ascii="Times New Roman" w:hAnsi="Times New Roman"/>
          <w:color w:val="191919"/>
          <w:spacing w:val="-8"/>
          <w:sz w:val="20"/>
          <w:szCs w:val="20"/>
        </w:rPr>
        <w:t xml:space="preserve"> </w:t>
      </w:r>
      <w:r>
        <w:rPr>
          <w:rFonts w:ascii="Times New Roman" w:hAnsi="Times New Roman"/>
          <w:color w:val="191919"/>
          <w:spacing w:val="-1"/>
          <w:sz w:val="20"/>
          <w:szCs w:val="20"/>
        </w:rPr>
        <w:t>concept</w:t>
      </w:r>
      <w:r>
        <w:rPr>
          <w:rFonts w:ascii="Times New Roman" w:hAnsi="Times New Roman"/>
          <w:color w:val="191919"/>
          <w:sz w:val="20"/>
          <w:szCs w:val="20"/>
        </w:rPr>
        <w:t>s</w:t>
      </w:r>
      <w:r>
        <w:rPr>
          <w:rFonts w:ascii="Times New Roman" w:hAnsi="Times New Roman"/>
          <w:color w:val="191919"/>
          <w:spacing w:val="-8"/>
          <w:sz w:val="20"/>
          <w:szCs w:val="20"/>
        </w:rPr>
        <w:t xml:space="preserve"> </w:t>
      </w:r>
      <w:r>
        <w:rPr>
          <w:rFonts w:ascii="Times New Roman" w:hAnsi="Times New Roman"/>
          <w:color w:val="191919"/>
          <w:spacing w:val="-1"/>
          <w:sz w:val="20"/>
          <w:szCs w:val="20"/>
        </w:rPr>
        <w:t>relate</w:t>
      </w:r>
      <w:r>
        <w:rPr>
          <w:rFonts w:ascii="Times New Roman" w:hAnsi="Times New Roman"/>
          <w:color w:val="191919"/>
          <w:sz w:val="20"/>
          <w:szCs w:val="20"/>
        </w:rPr>
        <w:t>d</w:t>
      </w:r>
      <w:r>
        <w:rPr>
          <w:rFonts w:ascii="Times New Roman" w:hAnsi="Times New Roman"/>
          <w:color w:val="191919"/>
          <w:spacing w:val="-8"/>
          <w:sz w:val="20"/>
          <w:szCs w:val="20"/>
        </w:rPr>
        <w:t xml:space="preserve"> </w:t>
      </w:r>
      <w:r>
        <w:rPr>
          <w:rFonts w:ascii="Times New Roman" w:hAnsi="Times New Roman"/>
          <w:color w:val="191919"/>
          <w:spacing w:val="-1"/>
          <w:sz w:val="20"/>
          <w:szCs w:val="20"/>
        </w:rPr>
        <w:t>t</w:t>
      </w:r>
      <w:r>
        <w:rPr>
          <w:rFonts w:ascii="Times New Roman" w:hAnsi="Times New Roman"/>
          <w:color w:val="191919"/>
          <w:sz w:val="20"/>
          <w:szCs w:val="20"/>
        </w:rPr>
        <w:t>o</w:t>
      </w:r>
      <w:r>
        <w:rPr>
          <w:rFonts w:ascii="Times New Roman" w:hAnsi="Times New Roman"/>
          <w:color w:val="191919"/>
          <w:spacing w:val="-8"/>
          <w:sz w:val="20"/>
          <w:szCs w:val="20"/>
        </w:rPr>
        <w:t xml:space="preserve"> </w:t>
      </w:r>
      <w:r>
        <w:rPr>
          <w:rFonts w:ascii="Times New Roman" w:hAnsi="Times New Roman"/>
          <w:color w:val="191919"/>
          <w:sz w:val="20"/>
          <w:szCs w:val="20"/>
        </w:rPr>
        <w:t>a</w:t>
      </w:r>
      <w:r>
        <w:rPr>
          <w:rFonts w:ascii="Times New Roman" w:hAnsi="Times New Roman"/>
          <w:color w:val="191919"/>
          <w:spacing w:val="-8"/>
          <w:sz w:val="20"/>
          <w:szCs w:val="20"/>
        </w:rPr>
        <w:t xml:space="preserve"> </w:t>
      </w:r>
      <w:r>
        <w:rPr>
          <w:rFonts w:ascii="Times New Roman" w:hAnsi="Times New Roman"/>
          <w:color w:val="191919"/>
          <w:spacing w:val="-1"/>
          <w:sz w:val="20"/>
          <w:szCs w:val="20"/>
        </w:rPr>
        <w:t>globa</w:t>
      </w:r>
      <w:r>
        <w:rPr>
          <w:rFonts w:ascii="Times New Roman" w:hAnsi="Times New Roman"/>
          <w:color w:val="191919"/>
          <w:sz w:val="20"/>
          <w:szCs w:val="20"/>
        </w:rPr>
        <w:t>l</w:t>
      </w:r>
      <w:r>
        <w:rPr>
          <w:rFonts w:ascii="Times New Roman" w:hAnsi="Times New Roman"/>
          <w:color w:val="191919"/>
          <w:spacing w:val="-8"/>
          <w:sz w:val="20"/>
          <w:szCs w:val="20"/>
        </w:rPr>
        <w:t xml:space="preserve"> </w:t>
      </w:r>
      <w:r>
        <w:rPr>
          <w:rFonts w:ascii="Times New Roman" w:hAnsi="Times New Roman"/>
          <w:color w:val="191919"/>
          <w:spacing w:val="-1"/>
          <w:sz w:val="20"/>
          <w:szCs w:val="20"/>
        </w:rPr>
        <w:t>perspectiv</w:t>
      </w:r>
      <w:r>
        <w:rPr>
          <w:rFonts w:ascii="Times New Roman" w:hAnsi="Times New Roman"/>
          <w:color w:val="191919"/>
          <w:sz w:val="20"/>
          <w:szCs w:val="20"/>
        </w:rPr>
        <w:t>e</w:t>
      </w:r>
      <w:r>
        <w:rPr>
          <w:rFonts w:ascii="Times New Roman" w:hAnsi="Times New Roman"/>
          <w:color w:val="191919"/>
          <w:spacing w:val="-8"/>
          <w:sz w:val="20"/>
          <w:szCs w:val="20"/>
        </w:rPr>
        <w:t xml:space="preserve"> </w:t>
      </w:r>
      <w:r>
        <w:rPr>
          <w:rFonts w:ascii="Times New Roman" w:hAnsi="Times New Roman"/>
          <w:color w:val="191919"/>
          <w:spacing w:val="-1"/>
          <w:sz w:val="20"/>
          <w:szCs w:val="20"/>
        </w:rPr>
        <w:t>wil</w:t>
      </w:r>
      <w:r>
        <w:rPr>
          <w:rFonts w:ascii="Times New Roman" w:hAnsi="Times New Roman"/>
          <w:color w:val="191919"/>
          <w:sz w:val="20"/>
          <w:szCs w:val="20"/>
        </w:rPr>
        <w:t>l</w:t>
      </w:r>
      <w:r>
        <w:rPr>
          <w:rFonts w:ascii="Times New Roman" w:hAnsi="Times New Roman"/>
          <w:color w:val="191919"/>
          <w:spacing w:val="-8"/>
          <w:sz w:val="20"/>
          <w:szCs w:val="20"/>
        </w:rPr>
        <w:t xml:space="preserve"> </w:t>
      </w:r>
      <w:r>
        <w:rPr>
          <w:rFonts w:ascii="Times New Roman" w:hAnsi="Times New Roman"/>
          <w:color w:val="191919"/>
          <w:spacing w:val="-1"/>
          <w:sz w:val="20"/>
          <w:szCs w:val="20"/>
        </w:rPr>
        <w:t>b</w:t>
      </w:r>
      <w:r>
        <w:rPr>
          <w:rFonts w:ascii="Times New Roman" w:hAnsi="Times New Roman"/>
          <w:color w:val="191919"/>
          <w:sz w:val="20"/>
          <w:szCs w:val="20"/>
        </w:rPr>
        <w:t>e</w:t>
      </w:r>
      <w:r>
        <w:rPr>
          <w:rFonts w:ascii="Times New Roman" w:hAnsi="Times New Roman"/>
          <w:color w:val="191919"/>
          <w:spacing w:val="-8"/>
          <w:sz w:val="20"/>
          <w:szCs w:val="20"/>
        </w:rPr>
        <w:t xml:space="preserve"> </w:t>
      </w:r>
      <w:r>
        <w:rPr>
          <w:rFonts w:ascii="Times New Roman" w:hAnsi="Times New Roman"/>
          <w:color w:val="191919"/>
          <w:spacing w:val="-1"/>
          <w:sz w:val="20"/>
          <w:szCs w:val="20"/>
        </w:rPr>
        <w:t>explore</w:t>
      </w:r>
      <w:r>
        <w:rPr>
          <w:rFonts w:ascii="Times New Roman" w:hAnsi="Times New Roman"/>
          <w:color w:val="191919"/>
          <w:sz w:val="20"/>
          <w:szCs w:val="20"/>
        </w:rPr>
        <w:t>d</w:t>
      </w:r>
      <w:r>
        <w:rPr>
          <w:rFonts w:ascii="Times New Roman" w:hAnsi="Times New Roman"/>
          <w:color w:val="191919"/>
          <w:spacing w:val="-8"/>
          <w:sz w:val="20"/>
          <w:szCs w:val="20"/>
        </w:rPr>
        <w:t xml:space="preserve"> </w:t>
      </w:r>
      <w:r>
        <w:rPr>
          <w:rFonts w:ascii="Times New Roman" w:hAnsi="Times New Roman"/>
          <w:color w:val="191919"/>
          <w:spacing w:val="-1"/>
          <w:sz w:val="20"/>
          <w:szCs w:val="20"/>
        </w:rPr>
        <w:t>throug</w:t>
      </w:r>
      <w:r>
        <w:rPr>
          <w:rFonts w:ascii="Times New Roman" w:hAnsi="Times New Roman"/>
          <w:color w:val="191919"/>
          <w:sz w:val="20"/>
          <w:szCs w:val="20"/>
        </w:rPr>
        <w:t>h</w:t>
      </w:r>
      <w:r>
        <w:rPr>
          <w:rFonts w:ascii="Times New Roman" w:hAnsi="Times New Roman"/>
          <w:color w:val="191919"/>
          <w:spacing w:val="-8"/>
          <w:sz w:val="20"/>
          <w:szCs w:val="20"/>
        </w:rPr>
        <w:t xml:space="preserve"> </w:t>
      </w:r>
      <w:r>
        <w:rPr>
          <w:rFonts w:ascii="Times New Roman" w:hAnsi="Times New Roman"/>
          <w:color w:val="191919"/>
          <w:spacing w:val="-1"/>
          <w:sz w:val="20"/>
          <w:szCs w:val="20"/>
        </w:rPr>
        <w:t xml:space="preserve">methodologies </w:t>
      </w:r>
      <w:r>
        <w:rPr>
          <w:rFonts w:ascii="Times New Roman" w:hAnsi="Times New Roman"/>
          <w:color w:val="191919"/>
          <w:sz w:val="20"/>
          <w:szCs w:val="20"/>
        </w:rPr>
        <w:t>of history and the social sciences. Students will be encouraged to clarify their own values re- garding a global perspective of education.</w:t>
      </w:r>
    </w:p>
    <w:p w:rsidR="00F42301" w:rsidRDefault="00F42301" w:rsidP="00721764">
      <w:pPr>
        <w:widowControl w:val="0"/>
        <w:autoSpaceDE w:val="0"/>
        <w:autoSpaceDN w:val="0"/>
        <w:adjustRightInd w:val="0"/>
        <w:spacing w:after="0" w:line="227" w:lineRule="exact"/>
        <w:ind w:left="873"/>
        <w:rPr>
          <w:rFonts w:ascii="Times New Roman" w:hAnsi="Times New Roman"/>
          <w:color w:val="000000"/>
          <w:sz w:val="20"/>
          <w:szCs w:val="20"/>
        </w:rPr>
      </w:pPr>
      <w:r>
        <w:rPr>
          <w:rFonts w:ascii="Times New Roman" w:hAnsi="Times New Roman"/>
          <w:b/>
          <w:bCs/>
          <w:color w:val="191919"/>
          <w:sz w:val="20"/>
          <w:szCs w:val="20"/>
        </w:rPr>
        <w:t>SSCI</w:t>
      </w:r>
      <w:r>
        <w:rPr>
          <w:rFonts w:ascii="Times New Roman" w:hAnsi="Times New Roman"/>
          <w:b/>
          <w:bCs/>
          <w:color w:val="191919"/>
          <w:spacing w:val="-8"/>
          <w:sz w:val="20"/>
          <w:szCs w:val="20"/>
        </w:rPr>
        <w:t xml:space="preserve"> </w:t>
      </w:r>
      <w:r>
        <w:rPr>
          <w:rFonts w:ascii="Times New Roman" w:hAnsi="Times New Roman"/>
          <w:b/>
          <w:bCs/>
          <w:color w:val="191919"/>
          <w:sz w:val="20"/>
          <w:szCs w:val="20"/>
        </w:rPr>
        <w:t>5584</w:t>
      </w:r>
      <w:r>
        <w:rPr>
          <w:rFonts w:ascii="Times New Roman" w:hAnsi="Times New Roman"/>
          <w:b/>
          <w:bCs/>
          <w:color w:val="191919"/>
          <w:spacing w:val="-8"/>
          <w:sz w:val="20"/>
          <w:szCs w:val="20"/>
        </w:rPr>
        <w:t xml:space="preserve"> </w:t>
      </w:r>
      <w:r>
        <w:rPr>
          <w:rFonts w:ascii="Times New Roman" w:hAnsi="Times New Roman"/>
          <w:b/>
          <w:bCs/>
          <w:color w:val="191919"/>
          <w:sz w:val="20"/>
          <w:szCs w:val="20"/>
        </w:rPr>
        <w:t>-</w:t>
      </w:r>
      <w:r>
        <w:rPr>
          <w:rFonts w:ascii="Times New Roman" w:hAnsi="Times New Roman"/>
          <w:b/>
          <w:bCs/>
          <w:color w:val="191919"/>
          <w:spacing w:val="-8"/>
          <w:sz w:val="20"/>
          <w:szCs w:val="20"/>
        </w:rPr>
        <w:t xml:space="preserve"> </w:t>
      </w:r>
      <w:r>
        <w:rPr>
          <w:rFonts w:ascii="Times New Roman" w:hAnsi="Times New Roman"/>
          <w:b/>
          <w:bCs/>
          <w:color w:val="191919"/>
          <w:sz w:val="20"/>
          <w:szCs w:val="20"/>
        </w:rPr>
        <w:t>Concepts</w:t>
      </w:r>
      <w:r>
        <w:rPr>
          <w:rFonts w:ascii="Times New Roman" w:hAnsi="Times New Roman"/>
          <w:b/>
          <w:bCs/>
          <w:color w:val="191919"/>
          <w:spacing w:val="-8"/>
          <w:sz w:val="20"/>
          <w:szCs w:val="20"/>
        </w:rPr>
        <w:t xml:space="preserve"> </w:t>
      </w:r>
      <w:r>
        <w:rPr>
          <w:rFonts w:ascii="Times New Roman" w:hAnsi="Times New Roman"/>
          <w:b/>
          <w:bCs/>
          <w:color w:val="191919"/>
          <w:sz w:val="20"/>
          <w:szCs w:val="20"/>
        </w:rPr>
        <w:t>and</w:t>
      </w:r>
      <w:r>
        <w:rPr>
          <w:rFonts w:ascii="Times New Roman" w:hAnsi="Times New Roman"/>
          <w:b/>
          <w:bCs/>
          <w:color w:val="191919"/>
          <w:spacing w:val="-8"/>
          <w:sz w:val="20"/>
          <w:szCs w:val="20"/>
        </w:rPr>
        <w:t xml:space="preserve"> </w:t>
      </w:r>
      <w:r>
        <w:rPr>
          <w:rFonts w:ascii="Times New Roman" w:hAnsi="Times New Roman"/>
          <w:b/>
          <w:bCs/>
          <w:color w:val="191919"/>
          <w:sz w:val="20"/>
          <w:szCs w:val="20"/>
        </w:rPr>
        <w:t>P</w:t>
      </w:r>
      <w:r>
        <w:rPr>
          <w:rFonts w:ascii="Times New Roman" w:hAnsi="Times New Roman"/>
          <w:b/>
          <w:bCs/>
          <w:color w:val="191919"/>
          <w:spacing w:val="-4"/>
          <w:sz w:val="20"/>
          <w:szCs w:val="20"/>
        </w:rPr>
        <w:t>r</w:t>
      </w:r>
      <w:r>
        <w:rPr>
          <w:rFonts w:ascii="Times New Roman" w:hAnsi="Times New Roman"/>
          <w:b/>
          <w:bCs/>
          <w:color w:val="191919"/>
          <w:sz w:val="20"/>
          <w:szCs w:val="20"/>
        </w:rPr>
        <w:t>oblems</w:t>
      </w:r>
      <w:r>
        <w:rPr>
          <w:rFonts w:ascii="Times New Roman" w:hAnsi="Times New Roman"/>
          <w:b/>
          <w:bCs/>
          <w:color w:val="191919"/>
          <w:spacing w:val="-8"/>
          <w:sz w:val="20"/>
          <w:szCs w:val="20"/>
        </w:rPr>
        <w:t xml:space="preserve"> </w:t>
      </w:r>
      <w:r>
        <w:rPr>
          <w:rFonts w:ascii="Times New Roman" w:hAnsi="Times New Roman"/>
          <w:b/>
          <w:bCs/>
          <w:color w:val="191919"/>
          <w:sz w:val="20"/>
          <w:szCs w:val="20"/>
        </w:rPr>
        <w:t>in</w:t>
      </w:r>
      <w:r>
        <w:rPr>
          <w:rFonts w:ascii="Times New Roman" w:hAnsi="Times New Roman"/>
          <w:b/>
          <w:bCs/>
          <w:color w:val="191919"/>
          <w:spacing w:val="-8"/>
          <w:sz w:val="20"/>
          <w:szCs w:val="20"/>
        </w:rPr>
        <w:t xml:space="preserve"> </w:t>
      </w:r>
      <w:r>
        <w:rPr>
          <w:rFonts w:ascii="Times New Roman" w:hAnsi="Times New Roman"/>
          <w:b/>
          <w:bCs/>
          <w:color w:val="191919"/>
          <w:sz w:val="20"/>
          <w:szCs w:val="20"/>
        </w:rPr>
        <w:t>Law-Related</w:t>
      </w:r>
      <w:r>
        <w:rPr>
          <w:rFonts w:ascii="Times New Roman" w:hAnsi="Times New Roman"/>
          <w:b/>
          <w:bCs/>
          <w:color w:val="191919"/>
          <w:spacing w:val="-8"/>
          <w:sz w:val="20"/>
          <w:szCs w:val="20"/>
        </w:rPr>
        <w:t xml:space="preserve"> </w:t>
      </w:r>
      <w:r>
        <w:rPr>
          <w:rFonts w:ascii="Times New Roman" w:hAnsi="Times New Roman"/>
          <w:b/>
          <w:bCs/>
          <w:color w:val="191919"/>
          <w:sz w:val="20"/>
          <w:szCs w:val="20"/>
        </w:rPr>
        <w:t>Education..........................................3(3-0)</w:t>
      </w:r>
    </w:p>
    <w:p w:rsidR="00F42301" w:rsidRDefault="00F42301" w:rsidP="00721764">
      <w:pPr>
        <w:widowControl w:val="0"/>
        <w:autoSpaceDE w:val="0"/>
        <w:autoSpaceDN w:val="0"/>
        <w:adjustRightInd w:val="0"/>
        <w:spacing w:before="13" w:after="0" w:line="250" w:lineRule="auto"/>
        <w:ind w:left="1233" w:right="1976"/>
        <w:jc w:val="both"/>
        <w:rPr>
          <w:rFonts w:ascii="Times New Roman" w:hAnsi="Times New Roman"/>
          <w:color w:val="000000"/>
          <w:sz w:val="20"/>
          <w:szCs w:val="20"/>
        </w:rPr>
      </w:pPr>
      <w:r>
        <w:rPr>
          <w:rFonts w:ascii="Times New Roman" w:hAnsi="Times New Roman"/>
          <w:color w:val="191919"/>
          <w:sz w:val="20"/>
          <w:szCs w:val="20"/>
        </w:rPr>
        <w:t>Presentation</w:t>
      </w:r>
      <w:r>
        <w:rPr>
          <w:rFonts w:ascii="Times New Roman" w:hAnsi="Times New Roman"/>
          <w:color w:val="191919"/>
          <w:spacing w:val="-5"/>
          <w:sz w:val="20"/>
          <w:szCs w:val="20"/>
        </w:rPr>
        <w:t xml:space="preserve"> </w:t>
      </w:r>
      <w:r>
        <w:rPr>
          <w:rFonts w:ascii="Times New Roman" w:hAnsi="Times New Roman"/>
          <w:color w:val="191919"/>
          <w:sz w:val="20"/>
          <w:szCs w:val="20"/>
        </w:rPr>
        <w:t>of</w:t>
      </w:r>
      <w:r>
        <w:rPr>
          <w:rFonts w:ascii="Times New Roman" w:hAnsi="Times New Roman"/>
          <w:color w:val="191919"/>
          <w:spacing w:val="-5"/>
          <w:sz w:val="20"/>
          <w:szCs w:val="20"/>
        </w:rPr>
        <w:t xml:space="preserve"> </w:t>
      </w:r>
      <w:r>
        <w:rPr>
          <w:rFonts w:ascii="Times New Roman" w:hAnsi="Times New Roman"/>
          <w:color w:val="191919"/>
          <w:sz w:val="20"/>
          <w:szCs w:val="20"/>
        </w:rPr>
        <w:t>information</w:t>
      </w:r>
      <w:r>
        <w:rPr>
          <w:rFonts w:ascii="Times New Roman" w:hAnsi="Times New Roman"/>
          <w:color w:val="191919"/>
          <w:spacing w:val="-5"/>
          <w:sz w:val="20"/>
          <w:szCs w:val="20"/>
        </w:rPr>
        <w:t xml:space="preserve"> </w:t>
      </w:r>
      <w:r>
        <w:rPr>
          <w:rFonts w:ascii="Times New Roman" w:hAnsi="Times New Roman"/>
          <w:color w:val="191919"/>
          <w:sz w:val="20"/>
          <w:szCs w:val="20"/>
        </w:rPr>
        <w:t>to</w:t>
      </w:r>
      <w:r>
        <w:rPr>
          <w:rFonts w:ascii="Times New Roman" w:hAnsi="Times New Roman"/>
          <w:color w:val="191919"/>
          <w:spacing w:val="-5"/>
          <w:sz w:val="20"/>
          <w:szCs w:val="20"/>
        </w:rPr>
        <w:t xml:space="preserve"> </w:t>
      </w:r>
      <w:r>
        <w:rPr>
          <w:rFonts w:ascii="Times New Roman" w:hAnsi="Times New Roman"/>
          <w:color w:val="191919"/>
          <w:sz w:val="20"/>
          <w:szCs w:val="20"/>
        </w:rPr>
        <w:t>assist</w:t>
      </w:r>
      <w:r>
        <w:rPr>
          <w:rFonts w:ascii="Times New Roman" w:hAnsi="Times New Roman"/>
          <w:color w:val="191919"/>
          <w:spacing w:val="-5"/>
          <w:sz w:val="20"/>
          <w:szCs w:val="20"/>
        </w:rPr>
        <w:t xml:space="preserve"> </w:t>
      </w:r>
      <w:r>
        <w:rPr>
          <w:rFonts w:ascii="Times New Roman" w:hAnsi="Times New Roman"/>
          <w:color w:val="191919"/>
          <w:sz w:val="20"/>
          <w:szCs w:val="20"/>
        </w:rPr>
        <w:t>students</w:t>
      </w:r>
      <w:r>
        <w:rPr>
          <w:rFonts w:ascii="Times New Roman" w:hAnsi="Times New Roman"/>
          <w:color w:val="191919"/>
          <w:spacing w:val="-5"/>
          <w:sz w:val="20"/>
          <w:szCs w:val="20"/>
        </w:rPr>
        <w:t xml:space="preserve"> </w:t>
      </w:r>
      <w:r>
        <w:rPr>
          <w:rFonts w:ascii="Times New Roman" w:hAnsi="Times New Roman"/>
          <w:color w:val="191919"/>
          <w:sz w:val="20"/>
          <w:szCs w:val="20"/>
        </w:rPr>
        <w:t>in</w:t>
      </w:r>
      <w:r>
        <w:rPr>
          <w:rFonts w:ascii="Times New Roman" w:hAnsi="Times New Roman"/>
          <w:color w:val="191919"/>
          <w:spacing w:val="-5"/>
          <w:sz w:val="20"/>
          <w:szCs w:val="20"/>
        </w:rPr>
        <w:t xml:space="preserve"> </w:t>
      </w:r>
      <w:r>
        <w:rPr>
          <w:rFonts w:ascii="Times New Roman" w:hAnsi="Times New Roman"/>
          <w:color w:val="191919"/>
          <w:sz w:val="20"/>
          <w:szCs w:val="20"/>
        </w:rPr>
        <w:t>teaching</w:t>
      </w:r>
      <w:r>
        <w:rPr>
          <w:rFonts w:ascii="Times New Roman" w:hAnsi="Times New Roman"/>
          <w:color w:val="191919"/>
          <w:spacing w:val="-5"/>
          <w:sz w:val="20"/>
          <w:szCs w:val="20"/>
        </w:rPr>
        <w:t xml:space="preserve"> </w:t>
      </w:r>
      <w:r>
        <w:rPr>
          <w:rFonts w:ascii="Times New Roman" w:hAnsi="Times New Roman"/>
          <w:color w:val="191919"/>
          <w:sz w:val="20"/>
          <w:szCs w:val="20"/>
        </w:rPr>
        <w:t>the</w:t>
      </w:r>
      <w:r>
        <w:rPr>
          <w:rFonts w:ascii="Times New Roman" w:hAnsi="Times New Roman"/>
          <w:color w:val="191919"/>
          <w:spacing w:val="-5"/>
          <w:sz w:val="20"/>
          <w:szCs w:val="20"/>
        </w:rPr>
        <w:t xml:space="preserve"> </w:t>
      </w:r>
      <w:r>
        <w:rPr>
          <w:rFonts w:ascii="Times New Roman" w:hAnsi="Times New Roman"/>
          <w:color w:val="191919"/>
          <w:sz w:val="20"/>
          <w:szCs w:val="20"/>
        </w:rPr>
        <w:t>following</w:t>
      </w:r>
      <w:r>
        <w:rPr>
          <w:rFonts w:ascii="Times New Roman" w:hAnsi="Times New Roman"/>
          <w:color w:val="191919"/>
          <w:spacing w:val="-5"/>
          <w:sz w:val="20"/>
          <w:szCs w:val="20"/>
        </w:rPr>
        <w:t xml:space="preserve"> </w:t>
      </w:r>
      <w:r>
        <w:rPr>
          <w:rFonts w:ascii="Times New Roman" w:hAnsi="Times New Roman"/>
          <w:color w:val="191919"/>
          <w:sz w:val="20"/>
          <w:szCs w:val="20"/>
        </w:rPr>
        <w:t>law-related</w:t>
      </w:r>
      <w:r>
        <w:rPr>
          <w:rFonts w:ascii="Times New Roman" w:hAnsi="Times New Roman"/>
          <w:color w:val="191919"/>
          <w:spacing w:val="-5"/>
          <w:sz w:val="20"/>
          <w:szCs w:val="20"/>
        </w:rPr>
        <w:t xml:space="preserve"> </w:t>
      </w:r>
      <w:r>
        <w:rPr>
          <w:rFonts w:ascii="Times New Roman" w:hAnsi="Times New Roman"/>
          <w:color w:val="191919"/>
          <w:sz w:val="20"/>
          <w:szCs w:val="20"/>
        </w:rPr>
        <w:t>areas:</w:t>
      </w:r>
      <w:r>
        <w:rPr>
          <w:rFonts w:ascii="Times New Roman" w:hAnsi="Times New Roman"/>
          <w:color w:val="191919"/>
          <w:spacing w:val="-5"/>
          <w:sz w:val="20"/>
          <w:szCs w:val="20"/>
        </w:rPr>
        <w:t xml:space="preserve"> </w:t>
      </w:r>
      <w:r>
        <w:rPr>
          <w:rFonts w:ascii="Times New Roman" w:hAnsi="Times New Roman"/>
          <w:color w:val="191919"/>
          <w:sz w:val="20"/>
          <w:szCs w:val="20"/>
        </w:rPr>
        <w:t>crim- inal justice, crime resistance, consumer litigation, famil</w:t>
      </w:r>
      <w:r>
        <w:rPr>
          <w:rFonts w:ascii="Times New Roman" w:hAnsi="Times New Roman"/>
          <w:color w:val="191919"/>
          <w:spacing w:val="-13"/>
          <w:sz w:val="20"/>
          <w:szCs w:val="20"/>
        </w:rPr>
        <w:t>y</w:t>
      </w:r>
      <w:r>
        <w:rPr>
          <w:rFonts w:ascii="Times New Roman" w:hAnsi="Times New Roman"/>
          <w:color w:val="191919"/>
          <w:sz w:val="20"/>
          <w:szCs w:val="20"/>
        </w:rPr>
        <w:t>, juvenile and school la</w:t>
      </w:r>
      <w:r>
        <w:rPr>
          <w:rFonts w:ascii="Times New Roman" w:hAnsi="Times New Roman"/>
          <w:color w:val="191919"/>
          <w:spacing w:val="-13"/>
          <w:sz w:val="20"/>
          <w:szCs w:val="20"/>
        </w:rPr>
        <w:t>w</w:t>
      </w:r>
      <w:r>
        <w:rPr>
          <w:rFonts w:ascii="Times New Roman" w:hAnsi="Times New Roman"/>
          <w:color w:val="191919"/>
          <w:sz w:val="20"/>
          <w:szCs w:val="20"/>
        </w:rPr>
        <w:t>.</w:t>
      </w:r>
    </w:p>
    <w:p w:rsidR="00F42301" w:rsidRDefault="00F42301" w:rsidP="00721764">
      <w:pPr>
        <w:widowControl w:val="0"/>
        <w:autoSpaceDE w:val="0"/>
        <w:autoSpaceDN w:val="0"/>
        <w:adjustRightInd w:val="0"/>
        <w:spacing w:after="0" w:line="409" w:lineRule="exact"/>
        <w:ind w:left="873"/>
        <w:rPr>
          <w:rFonts w:ascii="Impact" w:hAnsi="Impact" w:cs="Impact"/>
          <w:color w:val="000000"/>
          <w:sz w:val="36"/>
          <w:szCs w:val="36"/>
        </w:rPr>
      </w:pPr>
      <w:r>
        <w:rPr>
          <w:rFonts w:ascii="Impact" w:hAnsi="Impact" w:cs="Impact"/>
          <w:color w:val="666666"/>
          <w:position w:val="-1"/>
          <w:sz w:val="36"/>
          <w:szCs w:val="36"/>
        </w:rPr>
        <w:t>MUSIC EDUC</w:t>
      </w:r>
      <w:r>
        <w:rPr>
          <w:rFonts w:ascii="Impact" w:hAnsi="Impact" w:cs="Impact"/>
          <w:color w:val="666666"/>
          <w:spacing w:val="-19"/>
          <w:position w:val="-1"/>
          <w:sz w:val="36"/>
          <w:szCs w:val="36"/>
        </w:rPr>
        <w:t>A</w:t>
      </w:r>
      <w:r>
        <w:rPr>
          <w:rFonts w:ascii="Impact" w:hAnsi="Impact" w:cs="Impact"/>
          <w:color w:val="666666"/>
          <w:position w:val="-1"/>
          <w:sz w:val="36"/>
          <w:szCs w:val="36"/>
        </w:rPr>
        <w:t>TION</w:t>
      </w:r>
    </w:p>
    <w:p w:rsidR="00F42301" w:rsidRDefault="00F42301" w:rsidP="00721764">
      <w:pPr>
        <w:widowControl w:val="0"/>
        <w:autoSpaceDE w:val="0"/>
        <w:autoSpaceDN w:val="0"/>
        <w:adjustRightInd w:val="0"/>
        <w:spacing w:before="26" w:after="0" w:line="250" w:lineRule="auto"/>
        <w:ind w:left="873" w:right="2022" w:firstLine="360"/>
        <w:rPr>
          <w:rFonts w:ascii="Times New Roman" w:hAnsi="Times New Roman"/>
          <w:color w:val="000000"/>
          <w:sz w:val="20"/>
          <w:szCs w:val="20"/>
        </w:rPr>
      </w:pPr>
      <w:r>
        <w:rPr>
          <w:rFonts w:ascii="Times New Roman" w:hAnsi="Times New Roman"/>
          <w:color w:val="000000"/>
          <w:sz w:val="20"/>
          <w:szCs w:val="20"/>
        </w:rPr>
        <w:t>The graduate program in Music Education is designed to nurture scholarship, encourage cre- ativity and be receptive to the practical needs of the student.</w:t>
      </w:r>
      <w:r>
        <w:rPr>
          <w:rFonts w:ascii="Times New Roman" w:hAnsi="Times New Roman"/>
          <w:color w:val="000000"/>
          <w:spacing w:val="-4"/>
          <w:sz w:val="20"/>
          <w:szCs w:val="20"/>
        </w:rPr>
        <w:t xml:space="preserve"> </w:t>
      </w:r>
      <w:r>
        <w:rPr>
          <w:rFonts w:ascii="Times New Roman" w:hAnsi="Times New Roman"/>
          <w:color w:val="000000"/>
          <w:sz w:val="20"/>
          <w:szCs w:val="20"/>
        </w:rPr>
        <w:t>The program provides an opportunity for students to pursue independent projects which may help in the pursuit of increased academic</w:t>
      </w:r>
    </w:p>
    <w:p w:rsidR="00F42301" w:rsidRDefault="00F42301" w:rsidP="00721764">
      <w:pPr>
        <w:widowControl w:val="0"/>
        <w:autoSpaceDE w:val="0"/>
        <w:autoSpaceDN w:val="0"/>
        <w:adjustRightInd w:val="0"/>
        <w:spacing w:before="26" w:after="0" w:line="250" w:lineRule="auto"/>
        <w:ind w:left="873" w:right="2022" w:firstLine="360"/>
        <w:rPr>
          <w:rFonts w:ascii="Times New Roman" w:hAnsi="Times New Roman"/>
          <w:color w:val="000000"/>
          <w:sz w:val="20"/>
          <w:szCs w:val="20"/>
        </w:rPr>
        <w:sectPr w:rsidR="00F42301">
          <w:pgSz w:w="12240" w:h="15840"/>
          <w:pgMar w:top="260" w:right="200" w:bottom="280" w:left="1260" w:header="0" w:footer="955" w:gutter="0"/>
          <w:cols w:space="720" w:equalWidth="0">
            <w:col w:w="10780"/>
          </w:cols>
          <w:noEndnote/>
        </w:sectPr>
      </w:pPr>
    </w:p>
    <w:tbl>
      <w:tblPr>
        <w:tblW w:w="0" w:type="auto"/>
        <w:tblInd w:w="110" w:type="dxa"/>
        <w:tblLayout w:type="fixed"/>
        <w:tblCellMar>
          <w:left w:w="0" w:type="dxa"/>
          <w:right w:w="0" w:type="dxa"/>
        </w:tblCellMar>
        <w:tblLook w:val="0000"/>
      </w:tblPr>
      <w:tblGrid>
        <w:gridCol w:w="1085"/>
        <w:gridCol w:w="4560"/>
        <w:gridCol w:w="4858"/>
      </w:tblGrid>
      <w:tr w:rsidR="00F42301" w:rsidRPr="00FA7AC7" w:rsidTr="00B67EC4">
        <w:trPr>
          <w:trHeight w:hRule="exact" w:val="235"/>
        </w:trPr>
        <w:tc>
          <w:tcPr>
            <w:tcW w:w="1085" w:type="dxa"/>
            <w:tcBorders>
              <w:top w:val="nil"/>
              <w:left w:val="nil"/>
              <w:bottom w:val="single" w:sz="4" w:space="0" w:color="191919"/>
              <w:right w:val="single" w:sz="4" w:space="0" w:color="191919"/>
            </w:tcBorders>
          </w:tcPr>
          <w:p w:rsidR="00F42301" w:rsidRPr="00FA7AC7" w:rsidRDefault="00F42301" w:rsidP="00B67EC4">
            <w:pPr>
              <w:widowControl w:val="0"/>
              <w:autoSpaceDE w:val="0"/>
              <w:autoSpaceDN w:val="0"/>
              <w:adjustRightInd w:val="0"/>
              <w:spacing w:after="0"/>
              <w:rPr>
                <w:rFonts w:ascii="Times New Roman" w:hAnsi="Times New Roman"/>
                <w:sz w:val="24"/>
                <w:szCs w:val="24"/>
              </w:rPr>
            </w:pPr>
          </w:p>
        </w:tc>
        <w:tc>
          <w:tcPr>
            <w:tcW w:w="4560" w:type="dxa"/>
            <w:vMerge w:val="restart"/>
            <w:tcBorders>
              <w:top w:val="single" w:sz="4" w:space="0" w:color="191919"/>
              <w:left w:val="single" w:sz="4" w:space="0" w:color="191919"/>
              <w:bottom w:val="single" w:sz="4" w:space="0" w:color="191919"/>
              <w:right w:val="single" w:sz="4" w:space="0" w:color="191919"/>
            </w:tcBorders>
          </w:tcPr>
          <w:p w:rsidR="00F42301" w:rsidRPr="00FA7AC7" w:rsidRDefault="00F42301" w:rsidP="00B67EC4">
            <w:pPr>
              <w:widowControl w:val="0"/>
              <w:autoSpaceDE w:val="0"/>
              <w:autoSpaceDN w:val="0"/>
              <w:adjustRightInd w:val="0"/>
              <w:spacing w:after="0" w:line="400" w:lineRule="exact"/>
              <w:ind w:left="1367" w:right="2095"/>
              <w:jc w:val="center"/>
              <w:rPr>
                <w:rFonts w:ascii="Times New Roman" w:hAnsi="Times New Roman"/>
                <w:color w:val="000000"/>
                <w:sz w:val="27"/>
                <w:szCs w:val="27"/>
              </w:rPr>
            </w:pPr>
            <w:r w:rsidRPr="00FA7AC7">
              <w:rPr>
                <w:rFonts w:ascii="Times New Roman" w:hAnsi="Times New Roman"/>
                <w:b/>
                <w:bCs/>
                <w:color w:val="191919"/>
                <w:position w:val="-1"/>
                <w:sz w:val="36"/>
                <w:szCs w:val="36"/>
              </w:rPr>
              <w:t>M</w:t>
            </w:r>
            <w:r w:rsidRPr="00FA7AC7">
              <w:rPr>
                <w:rFonts w:ascii="Times New Roman" w:hAnsi="Times New Roman"/>
                <w:b/>
                <w:bCs/>
                <w:color w:val="191919"/>
                <w:position w:val="-1"/>
                <w:sz w:val="27"/>
                <w:szCs w:val="27"/>
              </w:rPr>
              <w:t>USIC</w:t>
            </w:r>
          </w:p>
          <w:p w:rsidR="00F42301" w:rsidRPr="00FA7AC7" w:rsidRDefault="00F42301" w:rsidP="00B67EC4">
            <w:pPr>
              <w:widowControl w:val="0"/>
              <w:autoSpaceDE w:val="0"/>
              <w:autoSpaceDN w:val="0"/>
              <w:adjustRightInd w:val="0"/>
              <w:spacing w:after="0" w:line="300" w:lineRule="exact"/>
              <w:ind w:left="1064" w:right="1702"/>
              <w:jc w:val="center"/>
              <w:rPr>
                <w:rFonts w:ascii="Times New Roman" w:hAnsi="Times New Roman"/>
                <w:sz w:val="24"/>
                <w:szCs w:val="24"/>
              </w:rPr>
            </w:pPr>
            <w:r w:rsidRPr="00FA7AC7">
              <w:rPr>
                <w:rFonts w:ascii="Times New Roman" w:hAnsi="Times New Roman"/>
                <w:b/>
                <w:bCs/>
                <w:color w:val="191919"/>
                <w:position w:val="-3"/>
                <w:sz w:val="36"/>
                <w:szCs w:val="36"/>
              </w:rPr>
              <w:t>E</w:t>
            </w:r>
            <w:r w:rsidRPr="00FA7AC7">
              <w:rPr>
                <w:rFonts w:ascii="Times New Roman" w:hAnsi="Times New Roman"/>
                <w:b/>
                <w:bCs/>
                <w:color w:val="191919"/>
                <w:position w:val="-3"/>
                <w:sz w:val="27"/>
                <w:szCs w:val="27"/>
              </w:rPr>
              <w:t>DUC</w:t>
            </w:r>
            <w:r w:rsidRPr="00FA7AC7">
              <w:rPr>
                <w:rFonts w:ascii="Times New Roman" w:hAnsi="Times New Roman"/>
                <w:b/>
                <w:bCs/>
                <w:color w:val="191919"/>
                <w:spacing w:val="-20"/>
                <w:position w:val="-3"/>
                <w:sz w:val="27"/>
                <w:szCs w:val="27"/>
              </w:rPr>
              <w:t>A</w:t>
            </w:r>
            <w:r w:rsidRPr="00FA7AC7">
              <w:rPr>
                <w:rFonts w:ascii="Times New Roman" w:hAnsi="Times New Roman"/>
                <w:b/>
                <w:bCs/>
                <w:color w:val="191919"/>
                <w:position w:val="-3"/>
                <w:sz w:val="27"/>
                <w:szCs w:val="27"/>
              </w:rPr>
              <w:t>TION</w:t>
            </w:r>
          </w:p>
        </w:tc>
        <w:tc>
          <w:tcPr>
            <w:tcW w:w="4858" w:type="dxa"/>
            <w:tcBorders>
              <w:top w:val="nil"/>
              <w:left w:val="single" w:sz="4" w:space="0" w:color="191919"/>
              <w:bottom w:val="single" w:sz="4" w:space="0" w:color="191919"/>
              <w:right w:val="nil"/>
            </w:tcBorders>
          </w:tcPr>
          <w:p w:rsidR="00F42301" w:rsidRPr="00FA7AC7" w:rsidRDefault="00F42301" w:rsidP="00B67EC4">
            <w:pPr>
              <w:widowControl w:val="0"/>
              <w:autoSpaceDE w:val="0"/>
              <w:autoSpaceDN w:val="0"/>
              <w:adjustRightInd w:val="0"/>
              <w:spacing w:after="0"/>
              <w:rPr>
                <w:rFonts w:ascii="Times New Roman" w:hAnsi="Times New Roman"/>
                <w:sz w:val="24"/>
                <w:szCs w:val="24"/>
              </w:rPr>
            </w:pPr>
          </w:p>
        </w:tc>
      </w:tr>
      <w:tr w:rsidR="00F42301" w:rsidRPr="00FA7AC7" w:rsidTr="00B67EC4">
        <w:trPr>
          <w:trHeight w:hRule="exact" w:val="256"/>
        </w:trPr>
        <w:tc>
          <w:tcPr>
            <w:tcW w:w="1085" w:type="dxa"/>
            <w:tcBorders>
              <w:top w:val="single" w:sz="4" w:space="0" w:color="191919"/>
              <w:left w:val="nil"/>
              <w:bottom w:val="single" w:sz="4" w:space="0" w:color="191919"/>
              <w:right w:val="single" w:sz="4" w:space="0" w:color="191919"/>
            </w:tcBorders>
          </w:tcPr>
          <w:p w:rsidR="00F42301" w:rsidRPr="00FA7AC7" w:rsidRDefault="00F42301" w:rsidP="00B67EC4">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B67EC4">
            <w:pPr>
              <w:widowControl w:val="0"/>
              <w:autoSpaceDE w:val="0"/>
              <w:autoSpaceDN w:val="0"/>
              <w:adjustRightInd w:val="0"/>
              <w:spacing w:after="0"/>
              <w:rPr>
                <w:rFonts w:ascii="Times New Roman" w:hAnsi="Times New Roman"/>
                <w:sz w:val="24"/>
                <w:szCs w:val="24"/>
              </w:rPr>
            </w:pPr>
          </w:p>
        </w:tc>
        <w:tc>
          <w:tcPr>
            <w:tcW w:w="4858" w:type="dxa"/>
            <w:tcBorders>
              <w:top w:val="single" w:sz="4" w:space="0" w:color="191919"/>
              <w:left w:val="single" w:sz="4" w:space="0" w:color="191919"/>
              <w:bottom w:val="single" w:sz="4" w:space="0" w:color="191919"/>
              <w:right w:val="nil"/>
            </w:tcBorders>
          </w:tcPr>
          <w:p w:rsidR="00F42301" w:rsidRPr="00FA7AC7" w:rsidRDefault="00F42301" w:rsidP="00B67EC4">
            <w:pPr>
              <w:widowControl w:val="0"/>
              <w:autoSpaceDE w:val="0"/>
              <w:autoSpaceDN w:val="0"/>
              <w:adjustRightInd w:val="0"/>
              <w:spacing w:after="0"/>
              <w:rPr>
                <w:rFonts w:ascii="Times New Roman" w:hAnsi="Times New Roman"/>
                <w:sz w:val="24"/>
                <w:szCs w:val="24"/>
              </w:rPr>
            </w:pPr>
          </w:p>
        </w:tc>
      </w:tr>
      <w:tr w:rsidR="00F42301" w:rsidRPr="00FA7AC7" w:rsidTr="00B67EC4">
        <w:trPr>
          <w:trHeight w:hRule="exact" w:val="219"/>
        </w:trPr>
        <w:tc>
          <w:tcPr>
            <w:tcW w:w="1085" w:type="dxa"/>
            <w:tcBorders>
              <w:top w:val="single" w:sz="4" w:space="0" w:color="191919"/>
              <w:left w:val="nil"/>
              <w:bottom w:val="nil"/>
              <w:right w:val="single" w:sz="4" w:space="0" w:color="191919"/>
            </w:tcBorders>
          </w:tcPr>
          <w:p w:rsidR="00F42301" w:rsidRPr="00FA7AC7" w:rsidRDefault="00F42301" w:rsidP="00B67EC4">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B67EC4">
            <w:pPr>
              <w:widowControl w:val="0"/>
              <w:autoSpaceDE w:val="0"/>
              <w:autoSpaceDN w:val="0"/>
              <w:adjustRightInd w:val="0"/>
              <w:spacing w:after="0"/>
              <w:rPr>
                <w:rFonts w:ascii="Times New Roman" w:hAnsi="Times New Roman"/>
                <w:sz w:val="24"/>
                <w:szCs w:val="24"/>
              </w:rPr>
            </w:pPr>
          </w:p>
        </w:tc>
        <w:tc>
          <w:tcPr>
            <w:tcW w:w="4858" w:type="dxa"/>
            <w:tcBorders>
              <w:top w:val="single" w:sz="4" w:space="0" w:color="191919"/>
              <w:left w:val="single" w:sz="4" w:space="0" w:color="191919"/>
              <w:bottom w:val="nil"/>
              <w:right w:val="nil"/>
            </w:tcBorders>
          </w:tcPr>
          <w:p w:rsidR="00F42301" w:rsidRPr="00FA7AC7" w:rsidRDefault="00F42301" w:rsidP="00B67EC4">
            <w:pPr>
              <w:widowControl w:val="0"/>
              <w:autoSpaceDE w:val="0"/>
              <w:autoSpaceDN w:val="0"/>
              <w:adjustRightInd w:val="0"/>
              <w:spacing w:after="0"/>
              <w:rPr>
                <w:rFonts w:ascii="Times New Roman" w:hAnsi="Times New Roman"/>
                <w:sz w:val="24"/>
                <w:szCs w:val="24"/>
              </w:rPr>
            </w:pPr>
          </w:p>
        </w:tc>
      </w:tr>
    </w:tbl>
    <w:p w:rsidR="00F42301" w:rsidRDefault="00F42301" w:rsidP="00721764">
      <w:pPr>
        <w:widowControl w:val="0"/>
        <w:autoSpaceDE w:val="0"/>
        <w:autoSpaceDN w:val="0"/>
        <w:adjustRightInd w:val="0"/>
        <w:spacing w:before="8" w:after="0" w:line="110" w:lineRule="exact"/>
        <w:rPr>
          <w:rFonts w:ascii="Times New Roman" w:hAnsi="Times New Roman"/>
          <w:sz w:val="11"/>
          <w:szCs w:val="11"/>
        </w:rPr>
      </w:pPr>
    </w:p>
    <w:p w:rsidR="00F42301" w:rsidRDefault="00F42301" w:rsidP="00721764">
      <w:pPr>
        <w:widowControl w:val="0"/>
        <w:autoSpaceDE w:val="0"/>
        <w:autoSpaceDN w:val="0"/>
        <w:adjustRightInd w:val="0"/>
        <w:spacing w:after="0" w:line="200" w:lineRule="exact"/>
        <w:rPr>
          <w:rFonts w:ascii="Times New Roman" w:hAnsi="Times New Roman"/>
          <w:sz w:val="20"/>
          <w:szCs w:val="20"/>
        </w:rPr>
      </w:pPr>
    </w:p>
    <w:p w:rsidR="00F42301" w:rsidRDefault="00F42301" w:rsidP="00721764">
      <w:pPr>
        <w:widowControl w:val="0"/>
        <w:autoSpaceDE w:val="0"/>
        <w:autoSpaceDN w:val="0"/>
        <w:adjustRightInd w:val="0"/>
        <w:spacing w:after="0" w:line="200" w:lineRule="exact"/>
        <w:rPr>
          <w:rFonts w:ascii="Times New Roman" w:hAnsi="Times New Roman"/>
          <w:sz w:val="20"/>
          <w:szCs w:val="20"/>
        </w:rPr>
      </w:pPr>
    </w:p>
    <w:p w:rsidR="00F42301" w:rsidRDefault="00F42301" w:rsidP="00721764">
      <w:pPr>
        <w:widowControl w:val="0"/>
        <w:autoSpaceDE w:val="0"/>
        <w:autoSpaceDN w:val="0"/>
        <w:adjustRightInd w:val="0"/>
        <w:spacing w:before="26" w:after="0"/>
        <w:ind w:left="1935"/>
        <w:rPr>
          <w:rFonts w:ascii="Times New Roman" w:hAnsi="Times New Roman"/>
          <w:sz w:val="20"/>
          <w:szCs w:val="20"/>
        </w:rPr>
      </w:pPr>
      <w:r w:rsidRPr="003F2CF3">
        <w:rPr>
          <w:rFonts w:ascii="Calibri" w:hAnsi="Calibri"/>
          <w:noProof/>
          <w:lang w:eastAsia="en-US"/>
        </w:rPr>
        <w:pict>
          <v:group id="_x0000_s3781" style="position:absolute;left:0;text-align:left;margin-left:265.1pt;margin-top:-54.15pt;width:31.2pt;height:31.05pt;z-index:-251521024;mso-position-horizontal-relative:page" coordorigin="5302,-1083" coordsize="624,621" o:allowincell="f">
            <v:rect id="_x0000_s3782" style="position:absolute;left:5307;top:-1078;width:613;height:610" o:allowincell="f" stroked="f">
              <v:path arrowok="t"/>
            </v:rect>
            <v:rect id="_x0000_s3783" style="position:absolute;left:5307;top:-1078;width:620;height:620;mso-position-horizontal-relative:page" o:allowincell="f" filled="f" stroked="f">
              <v:textbox inset="0,0,0,0">
                <w:txbxContent>
                  <w:p w:rsidR="00F42301" w:rsidRDefault="00F42301" w:rsidP="00721764">
                    <w:pPr>
                      <w:spacing w:after="0" w:line="620" w:lineRule="atLeast"/>
                      <w:rPr>
                        <w:rFonts w:ascii="Times New Roman" w:hAnsi="Times New Roman"/>
                        <w:sz w:val="24"/>
                        <w:szCs w:val="24"/>
                      </w:rPr>
                    </w:pPr>
                    <w:r>
                      <w:rPr>
                        <w:rFonts w:ascii="Times New Roman" w:hAnsi="Times New Roman"/>
                        <w:noProof/>
                        <w:sz w:val="24"/>
                        <w:szCs w:val="24"/>
                      </w:rPr>
                      <w:drawing>
                        <wp:inline distT="0" distB="0" distL="0" distR="0">
                          <wp:extent cx="390525" cy="390525"/>
                          <wp:effectExtent l="19050" t="0" r="9525" b="0"/>
                          <wp:docPr id="149"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5"/>
                                  <a:srcRect/>
                                  <a:stretch>
                                    <a:fillRect/>
                                  </a:stretch>
                                </pic:blipFill>
                                <pic:spPr bwMode="auto">
                                  <a:xfrm>
                                    <a:off x="0" y="0"/>
                                    <a:ext cx="390525" cy="390525"/>
                                  </a:xfrm>
                                  <a:prstGeom prst="rect">
                                    <a:avLst/>
                                  </a:prstGeom>
                                  <a:noFill/>
                                  <a:ln w="9525">
                                    <a:noFill/>
                                    <a:miter lim="800000"/>
                                    <a:headEnd/>
                                    <a:tailEnd/>
                                  </a:ln>
                                </pic:spPr>
                              </pic:pic>
                            </a:graphicData>
                          </a:graphic>
                        </wp:inline>
                      </w:drawing>
                    </w:r>
                  </w:p>
                  <w:p w:rsidR="00F42301" w:rsidRDefault="00F42301" w:rsidP="00721764">
                    <w:pPr>
                      <w:widowControl w:val="0"/>
                      <w:autoSpaceDE w:val="0"/>
                      <w:autoSpaceDN w:val="0"/>
                      <w:adjustRightInd w:val="0"/>
                      <w:spacing w:after="0"/>
                      <w:rPr>
                        <w:rFonts w:ascii="Times New Roman" w:hAnsi="Times New Roman"/>
                        <w:sz w:val="24"/>
                        <w:szCs w:val="24"/>
                      </w:rPr>
                    </w:pPr>
                  </w:p>
                </w:txbxContent>
              </v:textbox>
            </v:rect>
            <w10:wrap anchorx="page"/>
          </v:group>
        </w:pict>
      </w:r>
      <w:r>
        <w:rPr>
          <w:rFonts w:ascii="Times New Roman" w:hAnsi="Times New Roman"/>
          <w:sz w:val="20"/>
          <w:szCs w:val="20"/>
        </w:rPr>
        <w:t>edification or that focus on areas of personal interest.</w:t>
      </w:r>
    </w:p>
    <w:p w:rsidR="00F42301" w:rsidRDefault="00F42301" w:rsidP="00721764">
      <w:pPr>
        <w:widowControl w:val="0"/>
        <w:autoSpaceDE w:val="0"/>
        <w:autoSpaceDN w:val="0"/>
        <w:adjustRightInd w:val="0"/>
        <w:spacing w:before="10" w:after="0" w:line="250" w:lineRule="auto"/>
        <w:ind w:left="1935" w:right="917" w:firstLine="360"/>
        <w:jc w:val="both"/>
        <w:rPr>
          <w:rFonts w:ascii="Times New Roman" w:hAnsi="Times New Roman"/>
          <w:sz w:val="20"/>
          <w:szCs w:val="20"/>
        </w:rPr>
      </w:pPr>
      <w:r>
        <w:rPr>
          <w:rFonts w:ascii="Times New Roman" w:hAnsi="Times New Roman"/>
          <w:sz w:val="20"/>
          <w:szCs w:val="20"/>
        </w:rPr>
        <w:t>Students seeking a degree in Music Education are required to take a placement examination in music theor</w:t>
      </w:r>
      <w:r>
        <w:rPr>
          <w:rFonts w:ascii="Times New Roman" w:hAnsi="Times New Roman"/>
          <w:spacing w:val="-13"/>
          <w:sz w:val="20"/>
          <w:szCs w:val="20"/>
        </w:rPr>
        <w:t>y</w:t>
      </w:r>
      <w:r>
        <w:rPr>
          <w:rFonts w:ascii="Times New Roman" w:hAnsi="Times New Roman"/>
          <w:sz w:val="20"/>
          <w:szCs w:val="20"/>
        </w:rPr>
        <w:t>, music history and pass an audition in their respective performance area. In addi- tion, students who enter the program must have an unde</w:t>
      </w:r>
      <w:r>
        <w:rPr>
          <w:rFonts w:ascii="Times New Roman" w:hAnsi="Times New Roman"/>
          <w:spacing w:val="-4"/>
          <w:sz w:val="20"/>
          <w:szCs w:val="20"/>
        </w:rPr>
        <w:t>r</w:t>
      </w:r>
      <w:r>
        <w:rPr>
          <w:rFonts w:ascii="Times New Roman" w:hAnsi="Times New Roman"/>
          <w:sz w:val="20"/>
          <w:szCs w:val="20"/>
        </w:rPr>
        <w:t>graduate degree in Music Education, a</w:t>
      </w:r>
      <w:r>
        <w:rPr>
          <w:rFonts w:ascii="Times New Roman" w:hAnsi="Times New Roman"/>
          <w:spacing w:val="-4"/>
          <w:sz w:val="20"/>
          <w:szCs w:val="20"/>
        </w:rPr>
        <w:t xml:space="preserve"> </w:t>
      </w:r>
      <w:r>
        <w:rPr>
          <w:rFonts w:ascii="Times New Roman" w:hAnsi="Times New Roman"/>
          <w:spacing w:val="-18"/>
          <w:sz w:val="20"/>
          <w:szCs w:val="20"/>
        </w:rPr>
        <w:t>T</w:t>
      </w:r>
      <w:r>
        <w:rPr>
          <w:rFonts w:ascii="Times New Roman" w:hAnsi="Times New Roman"/>
          <w:sz w:val="20"/>
          <w:szCs w:val="20"/>
        </w:rPr>
        <w:t>-</w:t>
      </w:r>
    </w:p>
    <w:p w:rsidR="00F42301" w:rsidRDefault="00F42301" w:rsidP="00721764">
      <w:pPr>
        <w:widowControl w:val="0"/>
        <w:autoSpaceDE w:val="0"/>
        <w:autoSpaceDN w:val="0"/>
        <w:adjustRightInd w:val="0"/>
        <w:spacing w:after="0"/>
        <w:ind w:left="1935"/>
        <w:rPr>
          <w:rFonts w:ascii="Times New Roman" w:hAnsi="Times New Roman"/>
          <w:sz w:val="20"/>
          <w:szCs w:val="20"/>
        </w:rPr>
      </w:pPr>
      <w:r>
        <w:rPr>
          <w:rFonts w:ascii="Times New Roman" w:hAnsi="Times New Roman"/>
          <w:sz w:val="20"/>
          <w:szCs w:val="20"/>
        </w:rPr>
        <w:t>4 certificate in music, or equivalent course work to qualify for a</w:t>
      </w:r>
      <w:r>
        <w:rPr>
          <w:rFonts w:ascii="Times New Roman" w:hAnsi="Times New Roman"/>
          <w:spacing w:val="-4"/>
          <w:sz w:val="20"/>
          <w:szCs w:val="20"/>
        </w:rPr>
        <w:t xml:space="preserve"> </w:t>
      </w:r>
      <w:r>
        <w:rPr>
          <w:rFonts w:ascii="Times New Roman" w:hAnsi="Times New Roman"/>
          <w:spacing w:val="-18"/>
          <w:sz w:val="20"/>
          <w:szCs w:val="20"/>
        </w:rPr>
        <w:t>T</w:t>
      </w:r>
      <w:r>
        <w:rPr>
          <w:rFonts w:ascii="Times New Roman" w:hAnsi="Times New Roman"/>
          <w:sz w:val="20"/>
          <w:szCs w:val="20"/>
        </w:rPr>
        <w:t>-4 certificate.</w:t>
      </w:r>
    </w:p>
    <w:p w:rsidR="00F42301" w:rsidRDefault="00F42301" w:rsidP="00721764">
      <w:pPr>
        <w:widowControl w:val="0"/>
        <w:autoSpaceDE w:val="0"/>
        <w:autoSpaceDN w:val="0"/>
        <w:adjustRightInd w:val="0"/>
        <w:spacing w:before="6" w:after="0" w:line="220" w:lineRule="exact"/>
        <w:rPr>
          <w:rFonts w:ascii="Times New Roman" w:hAnsi="Times New Roman"/>
        </w:rPr>
      </w:pPr>
    </w:p>
    <w:p w:rsidR="00F42301" w:rsidRDefault="00F42301" w:rsidP="00721764">
      <w:pPr>
        <w:widowControl w:val="0"/>
        <w:autoSpaceDE w:val="0"/>
        <w:autoSpaceDN w:val="0"/>
        <w:adjustRightInd w:val="0"/>
        <w:spacing w:after="0"/>
        <w:ind w:left="1935"/>
        <w:rPr>
          <w:rFonts w:ascii="Times New Roman" w:hAnsi="Times New Roman"/>
          <w:sz w:val="28"/>
          <w:szCs w:val="28"/>
        </w:rPr>
      </w:pPr>
      <w:r w:rsidRPr="003F2CF3">
        <w:rPr>
          <w:rFonts w:ascii="Calibri" w:hAnsi="Calibri"/>
          <w:noProof/>
          <w:lang w:eastAsia="en-US"/>
        </w:rPr>
        <w:pict>
          <v:shape id="_x0000_s3786" type="#_x0000_t202" style="position:absolute;left:0;text-align:left;margin-left:17.3pt;margin-top:8.3pt;width:1in;height:270.7pt;z-index:-251517952;mso-position-horizontal-relative:page" o:allowincell="f" filled="f" stroked="f">
            <v:textbox style="layout-flow:vertical;mso-layout-flow-alt:bottom-to-top" inset="0,0,0,0">
              <w:txbxContent>
                <w:p w:rsidR="00F42301" w:rsidRDefault="00F42301" w:rsidP="00721764">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P</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ROGRAM</w:t>
                  </w:r>
                  <w:r>
                    <w:rPr>
                      <w:rFonts w:ascii="Impact" w:hAnsi="Impact" w:cs="Impact"/>
                      <w:color w:val="A3A3A3"/>
                      <w:position w:val="1"/>
                      <w:sz w:val="105"/>
                      <w:szCs w:val="105"/>
                    </w:rPr>
                    <w:t>S</w:t>
                  </w:r>
                  <w:r>
                    <w:rPr>
                      <w:rFonts w:ascii="Impact" w:hAnsi="Impact" w:cs="Impact"/>
                      <w:color w:val="A3A3A3"/>
                      <w:spacing w:val="-115"/>
                      <w:position w:val="1"/>
                      <w:sz w:val="105"/>
                      <w:szCs w:val="105"/>
                    </w:rPr>
                    <w:t xml:space="preserve"> </w:t>
                  </w:r>
                </w:p>
              </w:txbxContent>
            </v:textbox>
            <w10:wrap anchorx="page"/>
          </v:shape>
        </w:pict>
      </w:r>
      <w:r>
        <w:rPr>
          <w:rFonts w:ascii="Times New Roman" w:hAnsi="Times New Roman"/>
          <w:b/>
          <w:bCs/>
          <w:sz w:val="28"/>
          <w:szCs w:val="28"/>
        </w:rPr>
        <w:t>Objectives</w:t>
      </w:r>
    </w:p>
    <w:p w:rsidR="00F42301" w:rsidRDefault="00F42301" w:rsidP="00721764">
      <w:pPr>
        <w:widowControl w:val="0"/>
        <w:autoSpaceDE w:val="0"/>
        <w:autoSpaceDN w:val="0"/>
        <w:adjustRightInd w:val="0"/>
        <w:spacing w:before="37" w:after="0"/>
        <w:ind w:left="2295"/>
        <w:rPr>
          <w:rFonts w:ascii="Times New Roman" w:hAnsi="Times New Roman"/>
          <w:sz w:val="20"/>
          <w:szCs w:val="20"/>
        </w:rPr>
      </w:pPr>
      <w:r>
        <w:rPr>
          <w:rFonts w:ascii="Times New Roman" w:hAnsi="Times New Roman"/>
          <w:sz w:val="20"/>
          <w:szCs w:val="20"/>
        </w:rPr>
        <w:t>Upon satisfactory completion of the music program, the student should be able to:</w:t>
      </w:r>
    </w:p>
    <w:p w:rsidR="00F42301" w:rsidRDefault="00F42301" w:rsidP="00721764">
      <w:pPr>
        <w:widowControl w:val="0"/>
        <w:autoSpaceDE w:val="0"/>
        <w:autoSpaceDN w:val="0"/>
        <w:adjustRightInd w:val="0"/>
        <w:spacing w:before="10" w:after="0" w:line="250" w:lineRule="auto"/>
        <w:ind w:left="2295" w:right="875" w:hanging="302"/>
        <w:rPr>
          <w:rFonts w:ascii="Times New Roman" w:hAnsi="Times New Roman"/>
          <w:sz w:val="20"/>
          <w:szCs w:val="20"/>
        </w:rPr>
      </w:pPr>
      <w:r>
        <w:rPr>
          <w:rFonts w:ascii="Times New Roman" w:hAnsi="Times New Roman"/>
          <w:sz w:val="20"/>
          <w:szCs w:val="20"/>
        </w:rPr>
        <w:t xml:space="preserve">1.  </w:t>
      </w:r>
      <w:r>
        <w:rPr>
          <w:rFonts w:ascii="Times New Roman" w:hAnsi="Times New Roman"/>
          <w:spacing w:val="2"/>
          <w:sz w:val="20"/>
          <w:szCs w:val="20"/>
        </w:rPr>
        <w:t xml:space="preserve"> </w:t>
      </w:r>
      <w:r>
        <w:rPr>
          <w:rFonts w:ascii="Times New Roman" w:hAnsi="Times New Roman"/>
          <w:sz w:val="20"/>
          <w:szCs w:val="20"/>
        </w:rPr>
        <w:t>Demonstrate the ability to do critical thinking and scholarly writing through selecting areas of interest, researching topics and reporting findings in an o</w:t>
      </w:r>
      <w:r>
        <w:rPr>
          <w:rFonts w:ascii="Times New Roman" w:hAnsi="Times New Roman"/>
          <w:spacing w:val="-4"/>
          <w:sz w:val="20"/>
          <w:szCs w:val="20"/>
        </w:rPr>
        <w:t>r</w:t>
      </w:r>
      <w:r>
        <w:rPr>
          <w:rFonts w:ascii="Times New Roman" w:hAnsi="Times New Roman"/>
          <w:sz w:val="20"/>
          <w:szCs w:val="20"/>
        </w:rPr>
        <w:t>ganized, systematic and logical manne</w:t>
      </w:r>
      <w:r>
        <w:rPr>
          <w:rFonts w:ascii="Times New Roman" w:hAnsi="Times New Roman"/>
          <w:spacing w:val="-11"/>
          <w:sz w:val="20"/>
          <w:szCs w:val="20"/>
        </w:rPr>
        <w:t>r</w:t>
      </w:r>
      <w:r>
        <w:rPr>
          <w:rFonts w:ascii="Times New Roman" w:hAnsi="Times New Roman"/>
          <w:sz w:val="20"/>
          <w:szCs w:val="20"/>
        </w:rPr>
        <w:t>.</w:t>
      </w:r>
    </w:p>
    <w:p w:rsidR="00F42301" w:rsidRDefault="00F42301" w:rsidP="00721764">
      <w:pPr>
        <w:widowControl w:val="0"/>
        <w:autoSpaceDE w:val="0"/>
        <w:autoSpaceDN w:val="0"/>
        <w:adjustRightInd w:val="0"/>
        <w:spacing w:after="0" w:line="250" w:lineRule="auto"/>
        <w:ind w:left="2295" w:right="1131" w:hanging="302"/>
        <w:rPr>
          <w:rFonts w:ascii="Times New Roman" w:hAnsi="Times New Roman"/>
          <w:sz w:val="20"/>
          <w:szCs w:val="20"/>
        </w:rPr>
      </w:pPr>
      <w:r>
        <w:rPr>
          <w:rFonts w:ascii="Times New Roman" w:hAnsi="Times New Roman"/>
          <w:sz w:val="20"/>
          <w:szCs w:val="20"/>
        </w:rPr>
        <w:t xml:space="preserve">2.  </w:t>
      </w:r>
      <w:r>
        <w:rPr>
          <w:rFonts w:ascii="Times New Roman" w:hAnsi="Times New Roman"/>
          <w:spacing w:val="2"/>
          <w:sz w:val="20"/>
          <w:szCs w:val="20"/>
        </w:rPr>
        <w:t xml:space="preserve"> </w:t>
      </w:r>
      <w:r>
        <w:rPr>
          <w:rFonts w:ascii="Times New Roman" w:hAnsi="Times New Roman"/>
          <w:sz w:val="20"/>
          <w:szCs w:val="20"/>
        </w:rPr>
        <w:t>Identify crucial or relevant issues in music education of current interest at the district, state and national levels and report the same through class discussions and research papers.</w:t>
      </w:r>
    </w:p>
    <w:p w:rsidR="00F42301" w:rsidRDefault="00F42301" w:rsidP="00721764">
      <w:pPr>
        <w:widowControl w:val="0"/>
        <w:autoSpaceDE w:val="0"/>
        <w:autoSpaceDN w:val="0"/>
        <w:adjustRightInd w:val="0"/>
        <w:spacing w:after="0" w:line="250" w:lineRule="auto"/>
        <w:ind w:left="2295" w:right="888" w:hanging="302"/>
        <w:rPr>
          <w:rFonts w:ascii="Times New Roman" w:hAnsi="Times New Roman"/>
          <w:sz w:val="20"/>
          <w:szCs w:val="20"/>
        </w:rPr>
      </w:pPr>
      <w:r>
        <w:rPr>
          <w:rFonts w:ascii="Times New Roman" w:hAnsi="Times New Roman"/>
          <w:sz w:val="20"/>
          <w:szCs w:val="20"/>
        </w:rPr>
        <w:t xml:space="preserve">3.  </w:t>
      </w:r>
      <w:r>
        <w:rPr>
          <w:rFonts w:ascii="Times New Roman" w:hAnsi="Times New Roman"/>
          <w:spacing w:val="2"/>
          <w:sz w:val="20"/>
          <w:szCs w:val="20"/>
        </w:rPr>
        <w:t xml:space="preserve"> </w:t>
      </w:r>
      <w:r>
        <w:rPr>
          <w:rFonts w:ascii="Times New Roman" w:hAnsi="Times New Roman"/>
          <w:sz w:val="20"/>
          <w:szCs w:val="20"/>
        </w:rPr>
        <w:t>Communicate an awareness of concepts as advanced by leading writers and researchers in the field of aesthetics and music education.</w:t>
      </w:r>
    </w:p>
    <w:p w:rsidR="00F42301" w:rsidRDefault="00F42301" w:rsidP="00721764">
      <w:pPr>
        <w:widowControl w:val="0"/>
        <w:autoSpaceDE w:val="0"/>
        <w:autoSpaceDN w:val="0"/>
        <w:adjustRightInd w:val="0"/>
        <w:spacing w:after="0" w:line="250" w:lineRule="auto"/>
        <w:ind w:left="2295" w:right="950" w:hanging="302"/>
        <w:rPr>
          <w:rFonts w:ascii="Times New Roman" w:hAnsi="Times New Roman"/>
          <w:sz w:val="20"/>
          <w:szCs w:val="20"/>
        </w:rPr>
      </w:pPr>
      <w:r>
        <w:rPr>
          <w:rFonts w:ascii="Times New Roman" w:hAnsi="Times New Roman"/>
          <w:sz w:val="20"/>
          <w:szCs w:val="20"/>
        </w:rPr>
        <w:t>4. Perform on applied instrument or voice, and/or demonstrate instrumental or choral conducting ability that is at a level consistent with training and experience expected of a graduate musi- cian.</w:t>
      </w:r>
    </w:p>
    <w:p w:rsidR="00F42301" w:rsidRDefault="00F42301" w:rsidP="00721764">
      <w:pPr>
        <w:widowControl w:val="0"/>
        <w:autoSpaceDE w:val="0"/>
        <w:autoSpaceDN w:val="0"/>
        <w:adjustRightInd w:val="0"/>
        <w:spacing w:after="0" w:line="250" w:lineRule="auto"/>
        <w:ind w:left="2295" w:right="1409" w:hanging="302"/>
        <w:rPr>
          <w:rFonts w:ascii="Times New Roman" w:hAnsi="Times New Roman"/>
          <w:sz w:val="20"/>
          <w:szCs w:val="20"/>
        </w:rPr>
      </w:pPr>
      <w:r>
        <w:rPr>
          <w:rFonts w:ascii="Times New Roman" w:hAnsi="Times New Roman"/>
          <w:sz w:val="20"/>
          <w:szCs w:val="20"/>
        </w:rPr>
        <w:t xml:space="preserve">5.  </w:t>
      </w:r>
      <w:r>
        <w:rPr>
          <w:rFonts w:ascii="Times New Roman" w:hAnsi="Times New Roman"/>
          <w:spacing w:val="2"/>
          <w:sz w:val="20"/>
          <w:szCs w:val="20"/>
        </w:rPr>
        <w:t xml:space="preserve"> </w:t>
      </w:r>
      <w:r>
        <w:rPr>
          <w:rFonts w:ascii="Times New Roman" w:hAnsi="Times New Roman"/>
          <w:sz w:val="20"/>
          <w:szCs w:val="20"/>
        </w:rPr>
        <w:t>Demonstrate the ability to interpret and articulate methods of acquiring musical facility through applied teaching.</w:t>
      </w:r>
    </w:p>
    <w:p w:rsidR="00F42301" w:rsidRDefault="00F42301" w:rsidP="00721764">
      <w:pPr>
        <w:widowControl w:val="0"/>
        <w:autoSpaceDE w:val="0"/>
        <w:autoSpaceDN w:val="0"/>
        <w:adjustRightInd w:val="0"/>
        <w:spacing w:after="0"/>
        <w:ind w:left="1992"/>
        <w:rPr>
          <w:rFonts w:ascii="Times New Roman" w:hAnsi="Times New Roman"/>
          <w:sz w:val="20"/>
          <w:szCs w:val="20"/>
        </w:rPr>
      </w:pPr>
      <w:r>
        <w:rPr>
          <w:rFonts w:ascii="Times New Roman" w:hAnsi="Times New Roman"/>
          <w:sz w:val="20"/>
          <w:szCs w:val="20"/>
        </w:rPr>
        <w:t xml:space="preserve">6.  </w:t>
      </w:r>
      <w:r>
        <w:rPr>
          <w:rFonts w:ascii="Times New Roman" w:hAnsi="Times New Roman"/>
          <w:spacing w:val="2"/>
          <w:sz w:val="20"/>
          <w:szCs w:val="20"/>
        </w:rPr>
        <w:t xml:space="preserve"> </w:t>
      </w:r>
      <w:r>
        <w:rPr>
          <w:rFonts w:ascii="Times New Roman" w:hAnsi="Times New Roman"/>
          <w:sz w:val="20"/>
          <w:szCs w:val="20"/>
        </w:rPr>
        <w:t>Critically appraise reference works in music and music education.</w:t>
      </w:r>
    </w:p>
    <w:p w:rsidR="00F42301" w:rsidRDefault="00F42301" w:rsidP="00721764">
      <w:pPr>
        <w:widowControl w:val="0"/>
        <w:autoSpaceDE w:val="0"/>
        <w:autoSpaceDN w:val="0"/>
        <w:adjustRightInd w:val="0"/>
        <w:spacing w:before="10" w:after="0" w:line="250" w:lineRule="auto"/>
        <w:ind w:left="2295" w:right="909" w:hanging="302"/>
        <w:rPr>
          <w:rFonts w:ascii="Times New Roman" w:hAnsi="Times New Roman"/>
          <w:sz w:val="20"/>
          <w:szCs w:val="20"/>
        </w:rPr>
      </w:pPr>
      <w:r>
        <w:rPr>
          <w:rFonts w:ascii="Times New Roman" w:hAnsi="Times New Roman"/>
          <w:sz w:val="20"/>
          <w:szCs w:val="20"/>
        </w:rPr>
        <w:t xml:space="preserve">7.  </w:t>
      </w:r>
      <w:r>
        <w:rPr>
          <w:rFonts w:ascii="Times New Roman" w:hAnsi="Times New Roman"/>
          <w:spacing w:val="2"/>
          <w:sz w:val="20"/>
          <w:szCs w:val="20"/>
        </w:rPr>
        <w:t xml:space="preserve"> </w:t>
      </w:r>
      <w:r>
        <w:rPr>
          <w:rFonts w:ascii="Times New Roman" w:hAnsi="Times New Roman"/>
          <w:sz w:val="20"/>
          <w:szCs w:val="20"/>
        </w:rPr>
        <w:t>Formulate predictions about trends/directions in music education based upon past and current trends and experiences.</w:t>
      </w:r>
    </w:p>
    <w:p w:rsidR="00F42301" w:rsidRDefault="00F42301" w:rsidP="00721764">
      <w:pPr>
        <w:widowControl w:val="0"/>
        <w:autoSpaceDE w:val="0"/>
        <w:autoSpaceDN w:val="0"/>
        <w:adjustRightInd w:val="0"/>
        <w:spacing w:after="0"/>
        <w:ind w:left="1992"/>
        <w:rPr>
          <w:rFonts w:ascii="Times New Roman" w:hAnsi="Times New Roman"/>
          <w:sz w:val="20"/>
          <w:szCs w:val="20"/>
        </w:rPr>
      </w:pPr>
      <w:r>
        <w:rPr>
          <w:rFonts w:ascii="Times New Roman" w:hAnsi="Times New Roman"/>
          <w:sz w:val="20"/>
          <w:szCs w:val="20"/>
        </w:rPr>
        <w:t>8.</w:t>
      </w:r>
      <w:r>
        <w:rPr>
          <w:rFonts w:ascii="Times New Roman" w:hAnsi="Times New Roman"/>
          <w:spacing w:val="-11"/>
          <w:sz w:val="20"/>
          <w:szCs w:val="20"/>
        </w:rPr>
        <w:t xml:space="preserve"> </w:t>
      </w:r>
      <w:r>
        <w:rPr>
          <w:rFonts w:ascii="Times New Roman" w:hAnsi="Times New Roman"/>
          <w:sz w:val="20"/>
          <w:szCs w:val="20"/>
        </w:rPr>
        <w:t>Apply theories of learning in traditional as well as non-traditional arenas of music education.</w:t>
      </w:r>
    </w:p>
    <w:p w:rsidR="00F42301" w:rsidRDefault="00F42301" w:rsidP="00721764">
      <w:pPr>
        <w:widowControl w:val="0"/>
        <w:autoSpaceDE w:val="0"/>
        <w:autoSpaceDN w:val="0"/>
        <w:adjustRightInd w:val="0"/>
        <w:spacing w:before="10" w:after="0"/>
        <w:ind w:left="1992"/>
        <w:rPr>
          <w:rFonts w:ascii="Times New Roman" w:hAnsi="Times New Roman"/>
          <w:sz w:val="20"/>
          <w:szCs w:val="20"/>
        </w:rPr>
      </w:pPr>
      <w:r>
        <w:rPr>
          <w:rFonts w:ascii="Times New Roman" w:hAnsi="Times New Roman"/>
          <w:sz w:val="20"/>
          <w:szCs w:val="20"/>
        </w:rPr>
        <w:t xml:space="preserve">9.  </w:t>
      </w:r>
      <w:r>
        <w:rPr>
          <w:rFonts w:ascii="Times New Roman" w:hAnsi="Times New Roman"/>
          <w:spacing w:val="2"/>
          <w:sz w:val="20"/>
          <w:szCs w:val="20"/>
        </w:rPr>
        <w:t xml:space="preserve"> </w:t>
      </w:r>
      <w:r>
        <w:rPr>
          <w:rFonts w:ascii="Times New Roman" w:hAnsi="Times New Roman"/>
          <w:sz w:val="20"/>
          <w:szCs w:val="20"/>
        </w:rPr>
        <w:t>Engage in professional dialogue with confidence and authorit</w:t>
      </w:r>
      <w:r>
        <w:rPr>
          <w:rFonts w:ascii="Times New Roman" w:hAnsi="Times New Roman"/>
          <w:spacing w:val="-13"/>
          <w:sz w:val="20"/>
          <w:szCs w:val="20"/>
        </w:rPr>
        <w:t>y</w:t>
      </w:r>
      <w:r>
        <w:rPr>
          <w:rFonts w:ascii="Times New Roman" w:hAnsi="Times New Roman"/>
          <w:sz w:val="20"/>
          <w:szCs w:val="20"/>
        </w:rPr>
        <w:t>.</w:t>
      </w:r>
    </w:p>
    <w:p w:rsidR="00F42301" w:rsidRDefault="00F42301" w:rsidP="00721764">
      <w:pPr>
        <w:widowControl w:val="0"/>
        <w:autoSpaceDE w:val="0"/>
        <w:autoSpaceDN w:val="0"/>
        <w:adjustRightInd w:val="0"/>
        <w:spacing w:before="6" w:after="0" w:line="220" w:lineRule="exact"/>
        <w:rPr>
          <w:rFonts w:ascii="Times New Roman" w:hAnsi="Times New Roman"/>
        </w:rPr>
      </w:pPr>
    </w:p>
    <w:p w:rsidR="00F42301" w:rsidRDefault="00F42301" w:rsidP="00721764">
      <w:pPr>
        <w:widowControl w:val="0"/>
        <w:autoSpaceDE w:val="0"/>
        <w:autoSpaceDN w:val="0"/>
        <w:adjustRightInd w:val="0"/>
        <w:spacing w:after="0"/>
        <w:ind w:left="1935"/>
        <w:rPr>
          <w:rFonts w:ascii="Times New Roman" w:hAnsi="Times New Roman"/>
          <w:sz w:val="28"/>
          <w:szCs w:val="28"/>
        </w:rPr>
      </w:pPr>
      <w:r>
        <w:rPr>
          <w:rFonts w:ascii="Times New Roman" w:hAnsi="Times New Roman"/>
          <w:b/>
          <w:bCs/>
          <w:sz w:val="28"/>
          <w:szCs w:val="28"/>
        </w:rPr>
        <w:t>Comp</w:t>
      </w:r>
      <w:r>
        <w:rPr>
          <w:rFonts w:ascii="Times New Roman" w:hAnsi="Times New Roman"/>
          <w:b/>
          <w:bCs/>
          <w:spacing w:val="-5"/>
          <w:sz w:val="28"/>
          <w:szCs w:val="28"/>
        </w:rPr>
        <w:t>r</w:t>
      </w:r>
      <w:r>
        <w:rPr>
          <w:rFonts w:ascii="Times New Roman" w:hAnsi="Times New Roman"/>
          <w:b/>
          <w:bCs/>
          <w:sz w:val="28"/>
          <w:szCs w:val="28"/>
        </w:rPr>
        <w:t>ehensive Examination Policy</w:t>
      </w:r>
    </w:p>
    <w:p w:rsidR="00F42301" w:rsidRDefault="00F42301" w:rsidP="00721764">
      <w:pPr>
        <w:widowControl w:val="0"/>
        <w:autoSpaceDE w:val="0"/>
        <w:autoSpaceDN w:val="0"/>
        <w:adjustRightInd w:val="0"/>
        <w:spacing w:before="37" w:after="0" w:line="250" w:lineRule="auto"/>
        <w:ind w:left="1935" w:right="891" w:firstLine="360"/>
        <w:rPr>
          <w:rFonts w:ascii="Times New Roman" w:hAnsi="Times New Roman"/>
          <w:sz w:val="20"/>
          <w:szCs w:val="20"/>
        </w:rPr>
      </w:pPr>
      <w:r w:rsidRPr="003F2CF3">
        <w:rPr>
          <w:rFonts w:ascii="Calibri" w:hAnsi="Calibri"/>
          <w:noProof/>
          <w:lang w:eastAsia="en-US"/>
        </w:rPr>
        <w:pict>
          <v:shape id="_x0000_s3785" type="#_x0000_t202" style="position:absolute;left:0;text-align:left;margin-left:17.3pt;margin-top:31.9pt;width:1in;height:184.35pt;z-index:-251518976;mso-position-horizontal-relative:page" o:allowincell="f" filled="f" stroked="f">
            <v:textbox style="layout-flow:vertical;mso-layout-flow-alt:bottom-to-top" inset="0,0,0,0">
              <w:txbxContent>
                <w:p w:rsidR="00F42301" w:rsidRDefault="00F42301" w:rsidP="00721764">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E</w:t>
                  </w:r>
                  <w:r>
                    <w:rPr>
                      <w:rFonts w:ascii="Impact" w:hAnsi="Impact" w:cs="Impact"/>
                      <w:color w:val="A3A3A3"/>
                      <w:spacing w:val="-115"/>
                      <w:position w:val="1"/>
                      <w:sz w:val="105"/>
                      <w:szCs w:val="105"/>
                    </w:rPr>
                    <w:t xml:space="preserve"> </w:t>
                  </w:r>
                </w:p>
              </w:txbxContent>
            </v:textbox>
            <w10:wrap anchorx="page"/>
          </v:shape>
        </w:pict>
      </w:r>
      <w:r>
        <w:rPr>
          <w:rFonts w:ascii="Times New Roman" w:hAnsi="Times New Roman"/>
          <w:sz w:val="20"/>
          <w:szCs w:val="20"/>
        </w:rPr>
        <w:t>In partial fulfillment of the requirements for the M.Ed. degree in Music Education, students are required to satisfactorily pass a comprehensive examination and a teaching demonstration. These may be taken during the final two semesters of the program.</w:t>
      </w:r>
      <w:r>
        <w:rPr>
          <w:rFonts w:ascii="Times New Roman" w:hAnsi="Times New Roman"/>
          <w:spacing w:val="-11"/>
          <w:sz w:val="20"/>
          <w:szCs w:val="20"/>
        </w:rPr>
        <w:t xml:space="preserve"> </w:t>
      </w:r>
      <w:r>
        <w:rPr>
          <w:rFonts w:ascii="Times New Roman" w:hAnsi="Times New Roman"/>
          <w:sz w:val="20"/>
          <w:szCs w:val="20"/>
        </w:rPr>
        <w:t>A</w:t>
      </w:r>
      <w:r>
        <w:rPr>
          <w:rFonts w:ascii="Times New Roman" w:hAnsi="Times New Roman"/>
          <w:spacing w:val="-11"/>
          <w:sz w:val="20"/>
          <w:szCs w:val="20"/>
        </w:rPr>
        <w:t xml:space="preserve"> </w:t>
      </w:r>
      <w:r>
        <w:rPr>
          <w:rFonts w:ascii="Times New Roman" w:hAnsi="Times New Roman"/>
          <w:sz w:val="20"/>
          <w:szCs w:val="20"/>
        </w:rPr>
        <w:t>student is eligible to take the comprehensive examination only if his or her G</w:t>
      </w:r>
      <w:r>
        <w:rPr>
          <w:rFonts w:ascii="Times New Roman" w:hAnsi="Times New Roman"/>
          <w:spacing w:val="-18"/>
          <w:sz w:val="20"/>
          <w:szCs w:val="20"/>
        </w:rPr>
        <w:t>P</w:t>
      </w:r>
      <w:r>
        <w:rPr>
          <w:rFonts w:ascii="Times New Roman" w:hAnsi="Times New Roman"/>
          <w:sz w:val="20"/>
          <w:szCs w:val="20"/>
        </w:rPr>
        <w:t>A-is 3.0 or highe</w:t>
      </w:r>
      <w:r>
        <w:rPr>
          <w:rFonts w:ascii="Times New Roman" w:hAnsi="Times New Roman"/>
          <w:spacing w:val="-11"/>
          <w:sz w:val="20"/>
          <w:szCs w:val="20"/>
        </w:rPr>
        <w:t>r</w:t>
      </w:r>
      <w:r>
        <w:rPr>
          <w:rFonts w:ascii="Times New Roman" w:hAnsi="Times New Roman"/>
          <w:sz w:val="20"/>
          <w:szCs w:val="20"/>
        </w:rPr>
        <w:t>. Failure to pass the third at- tempt will result in termination from the degree program.</w:t>
      </w:r>
    </w:p>
    <w:p w:rsidR="00F42301" w:rsidRDefault="00F42301" w:rsidP="00721764">
      <w:pPr>
        <w:widowControl w:val="0"/>
        <w:autoSpaceDE w:val="0"/>
        <w:autoSpaceDN w:val="0"/>
        <w:adjustRightInd w:val="0"/>
        <w:spacing w:before="6" w:after="0" w:line="200" w:lineRule="exact"/>
        <w:rPr>
          <w:rFonts w:ascii="Times New Roman" w:hAnsi="Times New Roman"/>
          <w:sz w:val="20"/>
          <w:szCs w:val="20"/>
        </w:rPr>
      </w:pPr>
    </w:p>
    <w:p w:rsidR="00F42301" w:rsidRDefault="00F42301" w:rsidP="00721764">
      <w:pPr>
        <w:widowControl w:val="0"/>
        <w:autoSpaceDE w:val="0"/>
        <w:autoSpaceDN w:val="0"/>
        <w:adjustRightInd w:val="0"/>
        <w:spacing w:after="0"/>
        <w:ind w:left="1935"/>
        <w:rPr>
          <w:rFonts w:ascii="Times New Roman" w:hAnsi="Times New Roman"/>
          <w:sz w:val="32"/>
          <w:szCs w:val="32"/>
        </w:rPr>
      </w:pPr>
      <w:r>
        <w:rPr>
          <w:rFonts w:ascii="Times New Roman" w:hAnsi="Times New Roman"/>
          <w:b/>
          <w:bCs/>
          <w:sz w:val="32"/>
          <w:szCs w:val="32"/>
        </w:rPr>
        <w:t>PLANNED PROGRAM FOR MUSIC EDUC</w:t>
      </w:r>
      <w:r>
        <w:rPr>
          <w:rFonts w:ascii="Times New Roman" w:hAnsi="Times New Roman"/>
          <w:b/>
          <w:bCs/>
          <w:spacing w:val="-24"/>
          <w:sz w:val="32"/>
          <w:szCs w:val="32"/>
        </w:rPr>
        <w:t>A</w:t>
      </w:r>
      <w:r>
        <w:rPr>
          <w:rFonts w:ascii="Times New Roman" w:hAnsi="Times New Roman"/>
          <w:b/>
          <w:bCs/>
          <w:sz w:val="32"/>
          <w:szCs w:val="32"/>
        </w:rPr>
        <w:t>TION</w:t>
      </w:r>
    </w:p>
    <w:p w:rsidR="00F42301" w:rsidRDefault="00F42301" w:rsidP="00721764">
      <w:pPr>
        <w:widowControl w:val="0"/>
        <w:tabs>
          <w:tab w:val="left" w:pos="9080"/>
        </w:tabs>
        <w:autoSpaceDE w:val="0"/>
        <w:autoSpaceDN w:val="0"/>
        <w:adjustRightInd w:val="0"/>
        <w:spacing w:before="26" w:after="0"/>
        <w:ind w:left="1935"/>
        <w:rPr>
          <w:rFonts w:ascii="Times New Roman" w:hAnsi="Times New Roman"/>
          <w:sz w:val="28"/>
          <w:szCs w:val="28"/>
        </w:rPr>
      </w:pPr>
      <w:r>
        <w:rPr>
          <w:rFonts w:ascii="Times New Roman" w:hAnsi="Times New Roman"/>
          <w:b/>
          <w:bCs/>
          <w:sz w:val="28"/>
          <w:szCs w:val="28"/>
        </w:rPr>
        <w:t>A</w:t>
      </w:r>
      <w:r>
        <w:rPr>
          <w:rFonts w:ascii="Times New Roman" w:hAnsi="Times New Roman"/>
          <w:b/>
          <w:bCs/>
          <w:spacing w:val="-5"/>
          <w:sz w:val="28"/>
          <w:szCs w:val="28"/>
        </w:rPr>
        <w:t>r</w:t>
      </w:r>
      <w:r>
        <w:rPr>
          <w:rFonts w:ascii="Times New Roman" w:hAnsi="Times New Roman"/>
          <w:b/>
          <w:bCs/>
          <w:sz w:val="28"/>
          <w:szCs w:val="28"/>
        </w:rPr>
        <w:t>ea</w:t>
      </w:r>
      <w:r>
        <w:rPr>
          <w:rFonts w:ascii="Times New Roman" w:hAnsi="Times New Roman"/>
          <w:b/>
          <w:bCs/>
          <w:spacing w:val="-15"/>
          <w:sz w:val="28"/>
          <w:szCs w:val="28"/>
        </w:rPr>
        <w:t xml:space="preserve"> </w:t>
      </w:r>
      <w:r>
        <w:rPr>
          <w:rFonts w:ascii="Times New Roman" w:hAnsi="Times New Roman"/>
          <w:b/>
          <w:bCs/>
          <w:sz w:val="28"/>
          <w:szCs w:val="28"/>
        </w:rPr>
        <w:t>A</w:t>
      </w:r>
      <w:r>
        <w:rPr>
          <w:rFonts w:ascii="Times New Roman" w:hAnsi="Times New Roman"/>
          <w:b/>
          <w:bCs/>
          <w:spacing w:val="-15"/>
          <w:sz w:val="28"/>
          <w:szCs w:val="28"/>
        </w:rPr>
        <w:t xml:space="preserve"> </w:t>
      </w:r>
      <w:r>
        <w:rPr>
          <w:rFonts w:ascii="Times New Roman" w:hAnsi="Times New Roman"/>
          <w:b/>
          <w:bCs/>
          <w:sz w:val="28"/>
          <w:szCs w:val="28"/>
        </w:rPr>
        <w:t>-</w:t>
      </w:r>
      <w:r>
        <w:rPr>
          <w:rFonts w:ascii="Times New Roman" w:hAnsi="Times New Roman"/>
          <w:b/>
          <w:bCs/>
          <w:spacing w:val="1"/>
          <w:sz w:val="28"/>
          <w:szCs w:val="28"/>
        </w:rPr>
        <w:t xml:space="preserve"> </w:t>
      </w:r>
      <w:r>
        <w:rPr>
          <w:rFonts w:ascii="Times New Roman" w:hAnsi="Times New Roman"/>
          <w:b/>
          <w:bCs/>
          <w:sz w:val="28"/>
          <w:szCs w:val="28"/>
        </w:rPr>
        <w:t>Natu</w:t>
      </w:r>
      <w:r>
        <w:rPr>
          <w:rFonts w:ascii="Times New Roman" w:hAnsi="Times New Roman"/>
          <w:b/>
          <w:bCs/>
          <w:spacing w:val="-5"/>
          <w:sz w:val="28"/>
          <w:szCs w:val="28"/>
        </w:rPr>
        <w:t>r</w:t>
      </w:r>
      <w:r>
        <w:rPr>
          <w:rFonts w:ascii="Times New Roman" w:hAnsi="Times New Roman"/>
          <w:b/>
          <w:bCs/>
          <w:sz w:val="28"/>
          <w:szCs w:val="28"/>
        </w:rPr>
        <w:t>e</w:t>
      </w:r>
      <w:r>
        <w:rPr>
          <w:rFonts w:ascii="Times New Roman" w:hAnsi="Times New Roman"/>
          <w:b/>
          <w:bCs/>
          <w:spacing w:val="1"/>
          <w:sz w:val="28"/>
          <w:szCs w:val="28"/>
        </w:rPr>
        <w:t xml:space="preserve"> </w:t>
      </w:r>
      <w:r>
        <w:rPr>
          <w:rFonts w:ascii="Times New Roman" w:hAnsi="Times New Roman"/>
          <w:b/>
          <w:bCs/>
          <w:sz w:val="28"/>
          <w:szCs w:val="28"/>
        </w:rPr>
        <w:t>of</w:t>
      </w:r>
      <w:r>
        <w:rPr>
          <w:rFonts w:ascii="Times New Roman" w:hAnsi="Times New Roman"/>
          <w:b/>
          <w:bCs/>
          <w:spacing w:val="1"/>
          <w:sz w:val="28"/>
          <w:szCs w:val="28"/>
        </w:rPr>
        <w:t xml:space="preserve"> </w:t>
      </w:r>
      <w:r>
        <w:rPr>
          <w:rFonts w:ascii="Times New Roman" w:hAnsi="Times New Roman"/>
          <w:b/>
          <w:bCs/>
          <w:sz w:val="28"/>
          <w:szCs w:val="28"/>
        </w:rPr>
        <w:t>the</w:t>
      </w:r>
      <w:r>
        <w:rPr>
          <w:rFonts w:ascii="Times New Roman" w:hAnsi="Times New Roman"/>
          <w:b/>
          <w:bCs/>
          <w:spacing w:val="1"/>
          <w:sz w:val="28"/>
          <w:szCs w:val="28"/>
        </w:rPr>
        <w:t xml:space="preserve"> </w:t>
      </w:r>
      <w:r>
        <w:rPr>
          <w:rFonts w:ascii="Times New Roman" w:hAnsi="Times New Roman"/>
          <w:b/>
          <w:bCs/>
          <w:sz w:val="28"/>
          <w:szCs w:val="28"/>
        </w:rPr>
        <w:t>Learner</w:t>
      </w:r>
      <w:r>
        <w:rPr>
          <w:rFonts w:ascii="Times New Roman" w:hAnsi="Times New Roman"/>
          <w:b/>
          <w:bCs/>
          <w:spacing w:val="-4"/>
          <w:sz w:val="28"/>
          <w:szCs w:val="28"/>
        </w:rPr>
        <w:t xml:space="preserve"> </w:t>
      </w:r>
      <w:r>
        <w:rPr>
          <w:rFonts w:ascii="Times New Roman" w:hAnsi="Times New Roman"/>
          <w:b/>
          <w:bCs/>
          <w:sz w:val="28"/>
          <w:szCs w:val="28"/>
        </w:rPr>
        <w:t>and</w:t>
      </w:r>
      <w:r>
        <w:rPr>
          <w:rFonts w:ascii="Times New Roman" w:hAnsi="Times New Roman"/>
          <w:b/>
          <w:bCs/>
          <w:spacing w:val="1"/>
          <w:sz w:val="28"/>
          <w:szCs w:val="28"/>
        </w:rPr>
        <w:t xml:space="preserve"> </w:t>
      </w:r>
      <w:r>
        <w:rPr>
          <w:rFonts w:ascii="Times New Roman" w:hAnsi="Times New Roman"/>
          <w:b/>
          <w:bCs/>
          <w:sz w:val="28"/>
          <w:szCs w:val="28"/>
        </w:rPr>
        <w:t>Learning</w:t>
      </w:r>
      <w:r>
        <w:rPr>
          <w:rFonts w:ascii="Times New Roman" w:hAnsi="Times New Roman"/>
          <w:b/>
          <w:bCs/>
          <w:spacing w:val="1"/>
          <w:sz w:val="28"/>
          <w:szCs w:val="28"/>
        </w:rPr>
        <w:t xml:space="preserve"> </w:t>
      </w:r>
      <w:r>
        <w:rPr>
          <w:rFonts w:ascii="Times New Roman" w:hAnsi="Times New Roman"/>
          <w:b/>
          <w:bCs/>
          <w:sz w:val="28"/>
          <w:szCs w:val="28"/>
        </w:rPr>
        <w:t>P</w:t>
      </w:r>
      <w:r>
        <w:rPr>
          <w:rFonts w:ascii="Times New Roman" w:hAnsi="Times New Roman"/>
          <w:b/>
          <w:bCs/>
          <w:spacing w:val="-5"/>
          <w:sz w:val="28"/>
          <w:szCs w:val="28"/>
        </w:rPr>
        <w:t>r</w:t>
      </w:r>
      <w:r>
        <w:rPr>
          <w:rFonts w:ascii="Times New Roman" w:hAnsi="Times New Roman"/>
          <w:b/>
          <w:bCs/>
          <w:sz w:val="28"/>
          <w:szCs w:val="28"/>
        </w:rPr>
        <w:t>oblems</w:t>
      </w:r>
      <w:r>
        <w:rPr>
          <w:rFonts w:ascii="Times New Roman" w:hAnsi="Times New Roman"/>
          <w:b/>
          <w:bCs/>
          <w:sz w:val="28"/>
          <w:szCs w:val="28"/>
        </w:rPr>
        <w:tab/>
        <w:t>12</w:t>
      </w:r>
      <w:r>
        <w:rPr>
          <w:rFonts w:ascii="Times New Roman" w:hAnsi="Times New Roman"/>
          <w:b/>
          <w:bCs/>
          <w:spacing w:val="1"/>
          <w:sz w:val="28"/>
          <w:szCs w:val="28"/>
        </w:rPr>
        <w:t xml:space="preserve"> </w:t>
      </w:r>
      <w:r>
        <w:rPr>
          <w:rFonts w:ascii="Times New Roman" w:hAnsi="Times New Roman"/>
          <w:b/>
          <w:bCs/>
          <w:sz w:val="28"/>
          <w:szCs w:val="28"/>
        </w:rPr>
        <w:t>hrs</w:t>
      </w:r>
    </w:p>
    <w:p w:rsidR="00F42301" w:rsidRDefault="00F42301" w:rsidP="00721764">
      <w:pPr>
        <w:widowControl w:val="0"/>
        <w:autoSpaceDE w:val="0"/>
        <w:autoSpaceDN w:val="0"/>
        <w:adjustRightInd w:val="0"/>
        <w:spacing w:before="37" w:after="0"/>
        <w:ind w:left="2295"/>
        <w:rPr>
          <w:rFonts w:ascii="Times New Roman" w:hAnsi="Times New Roman"/>
          <w:sz w:val="20"/>
          <w:szCs w:val="20"/>
        </w:rPr>
      </w:pPr>
      <w:r>
        <w:rPr>
          <w:rFonts w:ascii="Times New Roman" w:hAnsi="Times New Roman"/>
          <w:b/>
          <w:bCs/>
          <w:sz w:val="20"/>
          <w:szCs w:val="20"/>
        </w:rPr>
        <w:t>Requi</w:t>
      </w:r>
      <w:r>
        <w:rPr>
          <w:rFonts w:ascii="Times New Roman" w:hAnsi="Times New Roman"/>
          <w:b/>
          <w:bCs/>
          <w:spacing w:val="-4"/>
          <w:sz w:val="20"/>
          <w:szCs w:val="20"/>
        </w:rPr>
        <w:t>r</w:t>
      </w:r>
      <w:r>
        <w:rPr>
          <w:rFonts w:ascii="Times New Roman" w:hAnsi="Times New Roman"/>
          <w:b/>
          <w:bCs/>
          <w:sz w:val="20"/>
          <w:szCs w:val="20"/>
        </w:rPr>
        <w:t>ed 12 semester</w:t>
      </w:r>
      <w:r>
        <w:rPr>
          <w:rFonts w:ascii="Times New Roman" w:hAnsi="Times New Roman"/>
          <w:b/>
          <w:bCs/>
          <w:spacing w:val="-4"/>
          <w:sz w:val="20"/>
          <w:szCs w:val="20"/>
        </w:rPr>
        <w:t xml:space="preserve"> </w:t>
      </w:r>
      <w:r>
        <w:rPr>
          <w:rFonts w:ascii="Times New Roman" w:hAnsi="Times New Roman"/>
          <w:b/>
          <w:bCs/>
          <w:sz w:val="20"/>
          <w:szCs w:val="20"/>
        </w:rPr>
        <w:t>hours a</w:t>
      </w:r>
      <w:r>
        <w:rPr>
          <w:rFonts w:ascii="Times New Roman" w:hAnsi="Times New Roman"/>
          <w:b/>
          <w:bCs/>
          <w:spacing w:val="-4"/>
          <w:sz w:val="20"/>
          <w:szCs w:val="20"/>
        </w:rPr>
        <w:t>r</w:t>
      </w:r>
      <w:r>
        <w:rPr>
          <w:rFonts w:ascii="Times New Roman" w:hAnsi="Times New Roman"/>
          <w:b/>
          <w:bCs/>
          <w:sz w:val="20"/>
          <w:szCs w:val="20"/>
        </w:rPr>
        <w:t>e to be taken f</w:t>
      </w:r>
      <w:r>
        <w:rPr>
          <w:rFonts w:ascii="Times New Roman" w:hAnsi="Times New Roman"/>
          <w:b/>
          <w:bCs/>
          <w:spacing w:val="-4"/>
          <w:sz w:val="20"/>
          <w:szCs w:val="20"/>
        </w:rPr>
        <w:t>r</w:t>
      </w:r>
      <w:r>
        <w:rPr>
          <w:rFonts w:ascii="Times New Roman" w:hAnsi="Times New Roman"/>
          <w:b/>
          <w:bCs/>
          <w:sz w:val="20"/>
          <w:szCs w:val="20"/>
        </w:rPr>
        <w:t>om the following courses:</w:t>
      </w:r>
    </w:p>
    <w:tbl>
      <w:tblPr>
        <w:tblW w:w="0" w:type="auto"/>
        <w:tblInd w:w="2255" w:type="dxa"/>
        <w:tblLayout w:type="fixed"/>
        <w:tblCellMar>
          <w:left w:w="0" w:type="dxa"/>
          <w:right w:w="0" w:type="dxa"/>
        </w:tblCellMar>
        <w:tblLook w:val="0000"/>
      </w:tblPr>
      <w:tblGrid>
        <w:gridCol w:w="863"/>
        <w:gridCol w:w="817"/>
        <w:gridCol w:w="5937"/>
      </w:tblGrid>
      <w:tr w:rsidR="00F42301" w:rsidRPr="00FA7AC7" w:rsidTr="00B67EC4">
        <w:trPr>
          <w:trHeight w:hRule="exact" w:val="261"/>
        </w:trPr>
        <w:tc>
          <w:tcPr>
            <w:tcW w:w="863" w:type="dxa"/>
            <w:tcBorders>
              <w:top w:val="nil"/>
              <w:left w:val="nil"/>
              <w:bottom w:val="nil"/>
              <w:right w:val="nil"/>
            </w:tcBorders>
          </w:tcPr>
          <w:p w:rsidR="00F42301" w:rsidRPr="00FA7AC7" w:rsidRDefault="00F42301" w:rsidP="00B67EC4">
            <w:pPr>
              <w:widowControl w:val="0"/>
              <w:autoSpaceDE w:val="0"/>
              <w:autoSpaceDN w:val="0"/>
              <w:adjustRightInd w:val="0"/>
              <w:spacing w:before="7" w:after="0"/>
              <w:ind w:left="40"/>
              <w:rPr>
                <w:rFonts w:ascii="Times New Roman" w:hAnsi="Times New Roman"/>
                <w:sz w:val="24"/>
                <w:szCs w:val="24"/>
              </w:rPr>
            </w:pPr>
            <w:r w:rsidRPr="00FA7AC7">
              <w:rPr>
                <w:rFonts w:ascii="Times New Roman" w:hAnsi="Times New Roman"/>
                <w:sz w:val="20"/>
                <w:szCs w:val="20"/>
              </w:rPr>
              <w:t>EDUC</w:t>
            </w:r>
          </w:p>
        </w:tc>
        <w:tc>
          <w:tcPr>
            <w:tcW w:w="817" w:type="dxa"/>
            <w:tcBorders>
              <w:top w:val="nil"/>
              <w:left w:val="nil"/>
              <w:bottom w:val="nil"/>
              <w:right w:val="nil"/>
            </w:tcBorders>
          </w:tcPr>
          <w:p w:rsidR="00F42301" w:rsidRPr="00FA7AC7" w:rsidRDefault="00F42301" w:rsidP="00B67EC4">
            <w:pPr>
              <w:widowControl w:val="0"/>
              <w:autoSpaceDE w:val="0"/>
              <w:autoSpaceDN w:val="0"/>
              <w:adjustRightInd w:val="0"/>
              <w:spacing w:before="7" w:after="0"/>
              <w:ind w:left="257"/>
              <w:rPr>
                <w:rFonts w:ascii="Times New Roman" w:hAnsi="Times New Roman"/>
                <w:sz w:val="24"/>
                <w:szCs w:val="24"/>
              </w:rPr>
            </w:pPr>
            <w:r w:rsidRPr="00FA7AC7">
              <w:rPr>
                <w:rFonts w:ascii="Times New Roman" w:hAnsi="Times New Roman"/>
                <w:sz w:val="20"/>
                <w:szCs w:val="20"/>
              </w:rPr>
              <w:t>5500</w:t>
            </w:r>
          </w:p>
        </w:tc>
        <w:tc>
          <w:tcPr>
            <w:tcW w:w="5937" w:type="dxa"/>
            <w:tcBorders>
              <w:top w:val="nil"/>
              <w:left w:val="nil"/>
              <w:bottom w:val="nil"/>
              <w:right w:val="nil"/>
            </w:tcBorders>
          </w:tcPr>
          <w:p w:rsidR="00F42301" w:rsidRPr="00FA7AC7" w:rsidRDefault="00F42301" w:rsidP="00B67EC4">
            <w:pPr>
              <w:widowControl w:val="0"/>
              <w:autoSpaceDE w:val="0"/>
              <w:autoSpaceDN w:val="0"/>
              <w:adjustRightInd w:val="0"/>
              <w:spacing w:before="7" w:after="0"/>
              <w:ind w:left="160"/>
              <w:rPr>
                <w:rFonts w:ascii="Times New Roman" w:hAnsi="Times New Roman"/>
                <w:sz w:val="24"/>
                <w:szCs w:val="24"/>
              </w:rPr>
            </w:pPr>
            <w:r w:rsidRPr="00FA7AC7">
              <w:rPr>
                <w:rFonts w:ascii="Times New Roman" w:hAnsi="Times New Roman"/>
                <w:sz w:val="20"/>
                <w:szCs w:val="20"/>
              </w:rPr>
              <w:t>Educational</w:t>
            </w:r>
            <w:r w:rsidRPr="00FA7AC7">
              <w:rPr>
                <w:rFonts w:ascii="Times New Roman" w:hAnsi="Times New Roman"/>
                <w:spacing w:val="7"/>
                <w:sz w:val="20"/>
                <w:szCs w:val="20"/>
              </w:rPr>
              <w:t xml:space="preserve"> </w:t>
            </w:r>
            <w:r w:rsidRPr="00FA7AC7">
              <w:rPr>
                <w:rFonts w:ascii="Times New Roman" w:hAnsi="Times New Roman"/>
                <w:sz w:val="20"/>
                <w:szCs w:val="20"/>
              </w:rPr>
              <w:t>Statistics........................................................................3</w:t>
            </w:r>
            <w:r w:rsidRPr="00FA7AC7">
              <w:rPr>
                <w:rFonts w:ascii="Times New Roman" w:hAnsi="Times New Roman"/>
                <w:spacing w:val="7"/>
                <w:sz w:val="20"/>
                <w:szCs w:val="20"/>
              </w:rPr>
              <w:t xml:space="preserve"> </w:t>
            </w:r>
            <w:r w:rsidRPr="00FA7AC7">
              <w:rPr>
                <w:rFonts w:ascii="Times New Roman" w:hAnsi="Times New Roman"/>
                <w:sz w:val="20"/>
                <w:szCs w:val="20"/>
              </w:rPr>
              <w:t>hrs</w:t>
            </w:r>
          </w:p>
        </w:tc>
      </w:tr>
      <w:tr w:rsidR="00F42301" w:rsidRPr="00FA7AC7" w:rsidTr="00B67EC4">
        <w:trPr>
          <w:trHeight w:hRule="exact" w:val="240"/>
        </w:trPr>
        <w:tc>
          <w:tcPr>
            <w:tcW w:w="863" w:type="dxa"/>
            <w:tcBorders>
              <w:top w:val="nil"/>
              <w:left w:val="nil"/>
              <w:bottom w:val="nil"/>
              <w:right w:val="nil"/>
            </w:tcBorders>
          </w:tcPr>
          <w:p w:rsidR="00F42301" w:rsidRPr="00FA7AC7" w:rsidRDefault="00F42301" w:rsidP="00B67EC4">
            <w:pPr>
              <w:widowControl w:val="0"/>
              <w:autoSpaceDE w:val="0"/>
              <w:autoSpaceDN w:val="0"/>
              <w:adjustRightInd w:val="0"/>
              <w:spacing w:after="0" w:line="217" w:lineRule="exact"/>
              <w:ind w:left="40"/>
              <w:rPr>
                <w:rFonts w:ascii="Times New Roman" w:hAnsi="Times New Roman"/>
                <w:sz w:val="24"/>
                <w:szCs w:val="24"/>
              </w:rPr>
            </w:pPr>
            <w:r w:rsidRPr="00FA7AC7">
              <w:rPr>
                <w:rFonts w:ascii="Times New Roman" w:hAnsi="Times New Roman"/>
                <w:sz w:val="20"/>
                <w:szCs w:val="20"/>
              </w:rPr>
              <w:t>SPED</w:t>
            </w:r>
          </w:p>
        </w:tc>
        <w:tc>
          <w:tcPr>
            <w:tcW w:w="817" w:type="dxa"/>
            <w:tcBorders>
              <w:top w:val="nil"/>
              <w:left w:val="nil"/>
              <w:bottom w:val="nil"/>
              <w:right w:val="nil"/>
            </w:tcBorders>
          </w:tcPr>
          <w:p w:rsidR="00F42301" w:rsidRPr="00FA7AC7" w:rsidRDefault="00F42301" w:rsidP="00B67EC4">
            <w:pPr>
              <w:widowControl w:val="0"/>
              <w:autoSpaceDE w:val="0"/>
              <w:autoSpaceDN w:val="0"/>
              <w:adjustRightInd w:val="0"/>
              <w:spacing w:after="0" w:line="217" w:lineRule="exact"/>
              <w:ind w:left="257"/>
              <w:rPr>
                <w:rFonts w:ascii="Times New Roman" w:hAnsi="Times New Roman"/>
                <w:sz w:val="24"/>
                <w:szCs w:val="24"/>
              </w:rPr>
            </w:pPr>
            <w:r w:rsidRPr="00FA7AC7">
              <w:rPr>
                <w:rFonts w:ascii="Times New Roman" w:hAnsi="Times New Roman"/>
                <w:sz w:val="20"/>
                <w:szCs w:val="20"/>
              </w:rPr>
              <w:t>5501</w:t>
            </w:r>
          </w:p>
        </w:tc>
        <w:tc>
          <w:tcPr>
            <w:tcW w:w="5937" w:type="dxa"/>
            <w:tcBorders>
              <w:top w:val="nil"/>
              <w:left w:val="nil"/>
              <w:bottom w:val="nil"/>
              <w:right w:val="nil"/>
            </w:tcBorders>
          </w:tcPr>
          <w:p w:rsidR="00F42301" w:rsidRPr="00FA7AC7" w:rsidRDefault="00F42301" w:rsidP="00B67EC4">
            <w:pPr>
              <w:widowControl w:val="0"/>
              <w:autoSpaceDE w:val="0"/>
              <w:autoSpaceDN w:val="0"/>
              <w:adjustRightInd w:val="0"/>
              <w:spacing w:after="0" w:line="217" w:lineRule="exact"/>
              <w:ind w:left="160"/>
              <w:rPr>
                <w:rFonts w:ascii="Times New Roman" w:hAnsi="Times New Roman"/>
                <w:sz w:val="24"/>
                <w:szCs w:val="24"/>
              </w:rPr>
            </w:pPr>
            <w:r w:rsidRPr="00FA7AC7">
              <w:rPr>
                <w:rFonts w:ascii="Times New Roman" w:hAnsi="Times New Roman"/>
                <w:sz w:val="20"/>
                <w:szCs w:val="20"/>
              </w:rPr>
              <w:t>Exceptional</w:t>
            </w:r>
            <w:r w:rsidRPr="00FA7AC7">
              <w:rPr>
                <w:rFonts w:ascii="Times New Roman" w:hAnsi="Times New Roman"/>
                <w:spacing w:val="13"/>
                <w:sz w:val="20"/>
                <w:szCs w:val="20"/>
              </w:rPr>
              <w:t xml:space="preserve"> </w:t>
            </w:r>
            <w:r w:rsidRPr="00FA7AC7">
              <w:rPr>
                <w:rFonts w:ascii="Times New Roman" w:hAnsi="Times New Roman"/>
                <w:sz w:val="20"/>
                <w:szCs w:val="20"/>
              </w:rPr>
              <w:t>Children........................................................................3</w:t>
            </w:r>
            <w:r w:rsidRPr="00FA7AC7">
              <w:rPr>
                <w:rFonts w:ascii="Times New Roman" w:hAnsi="Times New Roman"/>
                <w:spacing w:val="13"/>
                <w:sz w:val="20"/>
                <w:szCs w:val="20"/>
              </w:rPr>
              <w:t xml:space="preserve"> </w:t>
            </w:r>
            <w:r w:rsidRPr="00FA7AC7">
              <w:rPr>
                <w:rFonts w:ascii="Times New Roman" w:hAnsi="Times New Roman"/>
                <w:sz w:val="20"/>
                <w:szCs w:val="20"/>
              </w:rPr>
              <w:t>hrs</w:t>
            </w:r>
          </w:p>
        </w:tc>
      </w:tr>
      <w:tr w:rsidR="00F42301" w:rsidRPr="00FA7AC7" w:rsidTr="00B67EC4">
        <w:trPr>
          <w:trHeight w:hRule="exact" w:val="320"/>
        </w:trPr>
        <w:tc>
          <w:tcPr>
            <w:tcW w:w="863" w:type="dxa"/>
            <w:tcBorders>
              <w:top w:val="nil"/>
              <w:left w:val="nil"/>
              <w:bottom w:val="nil"/>
              <w:right w:val="nil"/>
            </w:tcBorders>
          </w:tcPr>
          <w:p w:rsidR="00F42301" w:rsidRPr="00FA7AC7" w:rsidRDefault="00F42301" w:rsidP="00B67EC4">
            <w:pPr>
              <w:widowControl w:val="0"/>
              <w:autoSpaceDE w:val="0"/>
              <w:autoSpaceDN w:val="0"/>
              <w:adjustRightInd w:val="0"/>
              <w:spacing w:after="0" w:line="217" w:lineRule="exact"/>
              <w:ind w:left="40"/>
              <w:rPr>
                <w:rFonts w:ascii="Times New Roman" w:hAnsi="Times New Roman"/>
                <w:sz w:val="24"/>
                <w:szCs w:val="24"/>
              </w:rPr>
            </w:pPr>
            <w:r w:rsidRPr="00FA7AC7">
              <w:rPr>
                <w:rFonts w:ascii="Times New Roman" w:hAnsi="Times New Roman"/>
                <w:sz w:val="20"/>
                <w:szCs w:val="20"/>
              </w:rPr>
              <w:t>MUSC</w:t>
            </w:r>
          </w:p>
        </w:tc>
        <w:tc>
          <w:tcPr>
            <w:tcW w:w="817" w:type="dxa"/>
            <w:tcBorders>
              <w:top w:val="nil"/>
              <w:left w:val="nil"/>
              <w:bottom w:val="nil"/>
              <w:right w:val="nil"/>
            </w:tcBorders>
          </w:tcPr>
          <w:p w:rsidR="00F42301" w:rsidRPr="00FA7AC7" w:rsidRDefault="00F42301" w:rsidP="00B67EC4">
            <w:pPr>
              <w:widowControl w:val="0"/>
              <w:autoSpaceDE w:val="0"/>
              <w:autoSpaceDN w:val="0"/>
              <w:adjustRightInd w:val="0"/>
              <w:spacing w:after="0" w:line="217" w:lineRule="exact"/>
              <w:ind w:left="257"/>
              <w:rPr>
                <w:rFonts w:ascii="Times New Roman" w:hAnsi="Times New Roman"/>
                <w:sz w:val="24"/>
                <w:szCs w:val="24"/>
              </w:rPr>
            </w:pPr>
            <w:r w:rsidRPr="00FA7AC7">
              <w:rPr>
                <w:rFonts w:ascii="Times New Roman" w:hAnsi="Times New Roman"/>
                <w:sz w:val="20"/>
                <w:szCs w:val="20"/>
              </w:rPr>
              <w:t>5040</w:t>
            </w:r>
          </w:p>
        </w:tc>
        <w:tc>
          <w:tcPr>
            <w:tcW w:w="5937" w:type="dxa"/>
            <w:tcBorders>
              <w:top w:val="nil"/>
              <w:left w:val="nil"/>
              <w:bottom w:val="nil"/>
              <w:right w:val="nil"/>
            </w:tcBorders>
          </w:tcPr>
          <w:p w:rsidR="00F42301" w:rsidRPr="00FA7AC7" w:rsidRDefault="00F42301" w:rsidP="00B67EC4">
            <w:pPr>
              <w:widowControl w:val="0"/>
              <w:autoSpaceDE w:val="0"/>
              <w:autoSpaceDN w:val="0"/>
              <w:adjustRightInd w:val="0"/>
              <w:spacing w:after="0" w:line="217" w:lineRule="exact"/>
              <w:ind w:left="160"/>
              <w:rPr>
                <w:rFonts w:ascii="Times New Roman" w:hAnsi="Times New Roman"/>
                <w:sz w:val="24"/>
                <w:szCs w:val="24"/>
              </w:rPr>
            </w:pPr>
            <w:r w:rsidRPr="00FA7AC7">
              <w:rPr>
                <w:rFonts w:ascii="Times New Roman" w:hAnsi="Times New Roman"/>
                <w:sz w:val="20"/>
                <w:szCs w:val="20"/>
              </w:rPr>
              <w:t>Foundations/Graduate</w:t>
            </w:r>
            <w:r w:rsidRPr="00FA7AC7">
              <w:rPr>
                <w:rFonts w:ascii="Times New Roman" w:hAnsi="Times New Roman"/>
                <w:spacing w:val="5"/>
                <w:sz w:val="20"/>
                <w:szCs w:val="20"/>
              </w:rPr>
              <w:t xml:space="preserve"> </w:t>
            </w:r>
            <w:r w:rsidRPr="00FA7AC7">
              <w:rPr>
                <w:rFonts w:ascii="Times New Roman" w:hAnsi="Times New Roman"/>
                <w:sz w:val="20"/>
                <w:szCs w:val="20"/>
              </w:rPr>
              <w:t>Stud</w:t>
            </w:r>
            <w:r w:rsidRPr="00FA7AC7">
              <w:rPr>
                <w:rFonts w:ascii="Times New Roman" w:hAnsi="Times New Roman"/>
                <w:spacing w:val="-13"/>
                <w:sz w:val="20"/>
                <w:szCs w:val="20"/>
              </w:rPr>
              <w:t>y</w:t>
            </w:r>
            <w:r w:rsidRPr="00FA7AC7">
              <w:rPr>
                <w:rFonts w:ascii="Times New Roman" w:hAnsi="Times New Roman"/>
                <w:sz w:val="20"/>
                <w:szCs w:val="20"/>
              </w:rPr>
              <w:t>.............................................................3</w:t>
            </w:r>
            <w:r w:rsidRPr="00FA7AC7">
              <w:rPr>
                <w:rFonts w:ascii="Times New Roman" w:hAnsi="Times New Roman"/>
                <w:spacing w:val="5"/>
                <w:sz w:val="20"/>
                <w:szCs w:val="20"/>
              </w:rPr>
              <w:t xml:space="preserve"> </w:t>
            </w:r>
            <w:r w:rsidRPr="00FA7AC7">
              <w:rPr>
                <w:rFonts w:ascii="Times New Roman" w:hAnsi="Times New Roman"/>
                <w:sz w:val="20"/>
                <w:szCs w:val="20"/>
              </w:rPr>
              <w:t>hrs</w:t>
            </w:r>
          </w:p>
        </w:tc>
      </w:tr>
    </w:tbl>
    <w:p w:rsidR="00F42301" w:rsidRDefault="00F42301" w:rsidP="00721764">
      <w:pPr>
        <w:widowControl w:val="0"/>
        <w:autoSpaceDE w:val="0"/>
        <w:autoSpaceDN w:val="0"/>
        <w:adjustRightInd w:val="0"/>
        <w:spacing w:before="1" w:after="0" w:line="110" w:lineRule="exact"/>
        <w:rPr>
          <w:rFonts w:ascii="Times New Roman" w:hAnsi="Times New Roman"/>
          <w:sz w:val="11"/>
          <w:szCs w:val="11"/>
        </w:rPr>
      </w:pPr>
    </w:p>
    <w:p w:rsidR="00F42301" w:rsidRDefault="00F42301" w:rsidP="00721764">
      <w:pPr>
        <w:widowControl w:val="0"/>
        <w:tabs>
          <w:tab w:val="left" w:pos="9080"/>
        </w:tabs>
        <w:autoSpaceDE w:val="0"/>
        <w:autoSpaceDN w:val="0"/>
        <w:adjustRightInd w:val="0"/>
        <w:spacing w:before="14" w:after="0"/>
        <w:ind w:left="1935"/>
        <w:rPr>
          <w:rFonts w:ascii="Times New Roman" w:hAnsi="Times New Roman"/>
          <w:sz w:val="28"/>
          <w:szCs w:val="28"/>
        </w:rPr>
      </w:pPr>
      <w:r>
        <w:rPr>
          <w:rFonts w:ascii="Times New Roman" w:hAnsi="Times New Roman"/>
          <w:b/>
          <w:bCs/>
          <w:sz w:val="28"/>
          <w:szCs w:val="28"/>
        </w:rPr>
        <w:t>A</w:t>
      </w:r>
      <w:r>
        <w:rPr>
          <w:rFonts w:ascii="Times New Roman" w:hAnsi="Times New Roman"/>
          <w:b/>
          <w:bCs/>
          <w:spacing w:val="-5"/>
          <w:sz w:val="28"/>
          <w:szCs w:val="28"/>
        </w:rPr>
        <w:t>r</w:t>
      </w:r>
      <w:r>
        <w:rPr>
          <w:rFonts w:ascii="Times New Roman" w:hAnsi="Times New Roman"/>
          <w:b/>
          <w:bCs/>
          <w:sz w:val="28"/>
          <w:szCs w:val="28"/>
        </w:rPr>
        <w:t>ea B - Musical Studies</w:t>
      </w:r>
      <w:r>
        <w:rPr>
          <w:rFonts w:ascii="Times New Roman" w:hAnsi="Times New Roman"/>
          <w:b/>
          <w:bCs/>
          <w:sz w:val="28"/>
          <w:szCs w:val="28"/>
        </w:rPr>
        <w:tab/>
        <w:t>13 hrs</w:t>
      </w:r>
    </w:p>
    <w:p w:rsidR="00F42301" w:rsidRDefault="00F42301" w:rsidP="00721764">
      <w:pPr>
        <w:widowControl w:val="0"/>
        <w:autoSpaceDE w:val="0"/>
        <w:autoSpaceDN w:val="0"/>
        <w:adjustRightInd w:val="0"/>
        <w:spacing w:before="34" w:after="0" w:line="253" w:lineRule="auto"/>
        <w:ind w:left="2295" w:right="2390"/>
        <w:rPr>
          <w:rFonts w:ascii="Times New Roman" w:hAnsi="Times New Roman"/>
          <w:sz w:val="20"/>
          <w:szCs w:val="20"/>
        </w:rPr>
      </w:pPr>
      <w:r w:rsidRPr="003F2CF3">
        <w:rPr>
          <w:rFonts w:ascii="Calibri" w:hAnsi="Calibri"/>
          <w:noProof/>
          <w:lang w:eastAsia="en-US"/>
        </w:rPr>
        <w:pict>
          <v:shape id="_x0000_s3784" type="#_x0000_t202" style="position:absolute;left:0;text-align:left;margin-left:124.75pt;margin-top:25.5pt;width:380.8pt;height:89.05pt;z-index:-251520000;mso-position-horizontal-relative:page" o:allowincell="f" filled="f" stroked="f">
            <v:textbox inset="0,0,0,0">
              <w:txbxContent>
                <w:tbl>
                  <w:tblPr>
                    <w:tblW w:w="0" w:type="auto"/>
                    <w:tblLayout w:type="fixed"/>
                    <w:tblCellMar>
                      <w:left w:w="0" w:type="dxa"/>
                      <w:right w:w="0" w:type="dxa"/>
                    </w:tblCellMar>
                    <w:tblLook w:val="0000"/>
                  </w:tblPr>
                  <w:tblGrid>
                    <w:gridCol w:w="864"/>
                    <w:gridCol w:w="817"/>
                    <w:gridCol w:w="5936"/>
                  </w:tblGrid>
                  <w:tr w:rsidR="00F42301" w:rsidRPr="00FA7AC7">
                    <w:trPr>
                      <w:trHeight w:hRule="exact" w:val="261"/>
                    </w:trPr>
                    <w:tc>
                      <w:tcPr>
                        <w:tcW w:w="864" w:type="dxa"/>
                        <w:tcBorders>
                          <w:top w:val="nil"/>
                          <w:left w:val="nil"/>
                          <w:bottom w:val="nil"/>
                          <w:right w:val="nil"/>
                        </w:tcBorders>
                      </w:tcPr>
                      <w:p w:rsidR="00F42301" w:rsidRPr="00FA7AC7" w:rsidRDefault="00F42301">
                        <w:pPr>
                          <w:widowControl w:val="0"/>
                          <w:autoSpaceDE w:val="0"/>
                          <w:autoSpaceDN w:val="0"/>
                          <w:adjustRightInd w:val="0"/>
                          <w:spacing w:before="7" w:after="0"/>
                          <w:ind w:left="40"/>
                          <w:rPr>
                            <w:rFonts w:ascii="Times New Roman" w:hAnsi="Times New Roman"/>
                            <w:sz w:val="24"/>
                            <w:szCs w:val="24"/>
                          </w:rPr>
                        </w:pPr>
                        <w:r w:rsidRPr="00FA7AC7">
                          <w:rPr>
                            <w:rFonts w:ascii="Times New Roman" w:hAnsi="Times New Roman"/>
                            <w:sz w:val="20"/>
                            <w:szCs w:val="20"/>
                          </w:rPr>
                          <w:t>MUSC</w:t>
                        </w:r>
                      </w:p>
                    </w:tc>
                    <w:tc>
                      <w:tcPr>
                        <w:tcW w:w="817" w:type="dxa"/>
                        <w:tcBorders>
                          <w:top w:val="nil"/>
                          <w:left w:val="nil"/>
                          <w:bottom w:val="nil"/>
                          <w:right w:val="nil"/>
                        </w:tcBorders>
                      </w:tcPr>
                      <w:p w:rsidR="00F42301" w:rsidRPr="00FA7AC7" w:rsidRDefault="00F42301">
                        <w:pPr>
                          <w:widowControl w:val="0"/>
                          <w:autoSpaceDE w:val="0"/>
                          <w:autoSpaceDN w:val="0"/>
                          <w:adjustRightInd w:val="0"/>
                          <w:spacing w:before="7" w:after="0"/>
                          <w:ind w:left="256"/>
                          <w:rPr>
                            <w:rFonts w:ascii="Times New Roman" w:hAnsi="Times New Roman"/>
                            <w:sz w:val="24"/>
                            <w:szCs w:val="24"/>
                          </w:rPr>
                        </w:pPr>
                        <w:r w:rsidRPr="00FA7AC7">
                          <w:rPr>
                            <w:rFonts w:ascii="Times New Roman" w:hAnsi="Times New Roman"/>
                            <w:sz w:val="20"/>
                            <w:szCs w:val="20"/>
                          </w:rPr>
                          <w:t>5009</w:t>
                        </w:r>
                      </w:p>
                    </w:tc>
                    <w:tc>
                      <w:tcPr>
                        <w:tcW w:w="5936" w:type="dxa"/>
                        <w:tcBorders>
                          <w:top w:val="nil"/>
                          <w:left w:val="nil"/>
                          <w:bottom w:val="nil"/>
                          <w:right w:val="nil"/>
                        </w:tcBorders>
                      </w:tcPr>
                      <w:p w:rsidR="00F42301" w:rsidRPr="00FA7AC7" w:rsidRDefault="00F42301">
                        <w:pPr>
                          <w:widowControl w:val="0"/>
                          <w:autoSpaceDE w:val="0"/>
                          <w:autoSpaceDN w:val="0"/>
                          <w:adjustRightInd w:val="0"/>
                          <w:spacing w:before="7" w:after="0"/>
                          <w:ind w:left="160"/>
                          <w:rPr>
                            <w:rFonts w:ascii="Times New Roman" w:hAnsi="Times New Roman"/>
                            <w:sz w:val="24"/>
                            <w:szCs w:val="24"/>
                          </w:rPr>
                        </w:pPr>
                        <w:r w:rsidRPr="00FA7AC7">
                          <w:rPr>
                            <w:rFonts w:ascii="Times New Roman" w:hAnsi="Times New Roman"/>
                            <w:sz w:val="20"/>
                            <w:szCs w:val="20"/>
                          </w:rPr>
                          <w:t>Ensemble............................................................................................1</w:t>
                        </w:r>
                        <w:r w:rsidRPr="00FA7AC7">
                          <w:rPr>
                            <w:rFonts w:ascii="Times New Roman" w:hAnsi="Times New Roman"/>
                            <w:spacing w:val="13"/>
                            <w:sz w:val="20"/>
                            <w:szCs w:val="20"/>
                          </w:rPr>
                          <w:t xml:space="preserve"> </w:t>
                        </w:r>
                        <w:r w:rsidRPr="00FA7AC7">
                          <w:rPr>
                            <w:rFonts w:ascii="Times New Roman" w:hAnsi="Times New Roman"/>
                            <w:sz w:val="20"/>
                            <w:szCs w:val="20"/>
                          </w:rPr>
                          <w:t>hr</w:t>
                        </w:r>
                      </w:p>
                    </w:tc>
                  </w:tr>
                  <w:tr w:rsidR="00F42301" w:rsidRPr="00FA7AC7">
                    <w:trPr>
                      <w:trHeight w:hRule="exact" w:val="240"/>
                    </w:trPr>
                    <w:tc>
                      <w:tcPr>
                        <w:tcW w:w="864" w:type="dxa"/>
                        <w:tcBorders>
                          <w:top w:val="nil"/>
                          <w:left w:val="nil"/>
                          <w:bottom w:val="nil"/>
                          <w:right w:val="nil"/>
                        </w:tcBorders>
                      </w:tcPr>
                      <w:p w:rsidR="00F42301" w:rsidRPr="00FA7AC7" w:rsidRDefault="00F42301">
                        <w:pPr>
                          <w:widowControl w:val="0"/>
                          <w:autoSpaceDE w:val="0"/>
                          <w:autoSpaceDN w:val="0"/>
                          <w:adjustRightInd w:val="0"/>
                          <w:spacing w:after="0" w:line="217" w:lineRule="exact"/>
                          <w:ind w:left="40"/>
                          <w:rPr>
                            <w:rFonts w:ascii="Times New Roman" w:hAnsi="Times New Roman"/>
                            <w:sz w:val="24"/>
                            <w:szCs w:val="24"/>
                          </w:rPr>
                        </w:pPr>
                        <w:r w:rsidRPr="00FA7AC7">
                          <w:rPr>
                            <w:rFonts w:ascii="Times New Roman" w:hAnsi="Times New Roman"/>
                            <w:sz w:val="20"/>
                            <w:szCs w:val="20"/>
                          </w:rPr>
                          <w:t>MUSC</w:t>
                        </w:r>
                      </w:p>
                    </w:tc>
                    <w:tc>
                      <w:tcPr>
                        <w:tcW w:w="817" w:type="dxa"/>
                        <w:tcBorders>
                          <w:top w:val="nil"/>
                          <w:left w:val="nil"/>
                          <w:bottom w:val="nil"/>
                          <w:right w:val="nil"/>
                        </w:tcBorders>
                      </w:tcPr>
                      <w:p w:rsidR="00F42301" w:rsidRPr="00FA7AC7" w:rsidRDefault="00F42301">
                        <w:pPr>
                          <w:widowControl w:val="0"/>
                          <w:autoSpaceDE w:val="0"/>
                          <w:autoSpaceDN w:val="0"/>
                          <w:adjustRightInd w:val="0"/>
                          <w:spacing w:after="0" w:line="217" w:lineRule="exact"/>
                          <w:ind w:left="257"/>
                          <w:rPr>
                            <w:rFonts w:ascii="Times New Roman" w:hAnsi="Times New Roman"/>
                            <w:sz w:val="24"/>
                            <w:szCs w:val="24"/>
                          </w:rPr>
                        </w:pPr>
                        <w:r w:rsidRPr="00FA7AC7">
                          <w:rPr>
                            <w:rFonts w:ascii="Times New Roman" w:hAnsi="Times New Roman"/>
                            <w:sz w:val="20"/>
                            <w:szCs w:val="20"/>
                          </w:rPr>
                          <w:t>5015</w:t>
                        </w:r>
                      </w:p>
                    </w:tc>
                    <w:tc>
                      <w:tcPr>
                        <w:tcW w:w="5936" w:type="dxa"/>
                        <w:tcBorders>
                          <w:top w:val="nil"/>
                          <w:left w:val="nil"/>
                          <w:bottom w:val="nil"/>
                          <w:right w:val="nil"/>
                        </w:tcBorders>
                      </w:tcPr>
                      <w:p w:rsidR="00F42301" w:rsidRPr="00FA7AC7" w:rsidRDefault="00F42301">
                        <w:pPr>
                          <w:widowControl w:val="0"/>
                          <w:autoSpaceDE w:val="0"/>
                          <w:autoSpaceDN w:val="0"/>
                          <w:adjustRightInd w:val="0"/>
                          <w:spacing w:after="0" w:line="217" w:lineRule="exact"/>
                          <w:ind w:left="161"/>
                          <w:rPr>
                            <w:rFonts w:ascii="Times New Roman" w:hAnsi="Times New Roman"/>
                            <w:sz w:val="24"/>
                            <w:szCs w:val="24"/>
                          </w:rPr>
                        </w:pPr>
                        <w:r w:rsidRPr="00FA7AC7">
                          <w:rPr>
                            <w:rFonts w:ascii="Times New Roman" w:hAnsi="Times New Roman"/>
                            <w:sz w:val="20"/>
                            <w:szCs w:val="20"/>
                          </w:rPr>
                          <w:t>Harmon</w:t>
                        </w:r>
                        <w:r w:rsidRPr="00FA7AC7">
                          <w:rPr>
                            <w:rFonts w:ascii="Times New Roman" w:hAnsi="Times New Roman"/>
                            <w:spacing w:val="-13"/>
                            <w:sz w:val="20"/>
                            <w:szCs w:val="20"/>
                          </w:rPr>
                          <w:t>y</w:t>
                        </w:r>
                        <w:r w:rsidRPr="00FA7AC7">
                          <w:rPr>
                            <w:rFonts w:ascii="Times New Roman" w:hAnsi="Times New Roman"/>
                            <w:sz w:val="20"/>
                            <w:szCs w:val="20"/>
                          </w:rPr>
                          <w:t>...........................................................................................3</w:t>
                        </w:r>
                        <w:r w:rsidRPr="00FA7AC7">
                          <w:rPr>
                            <w:rFonts w:ascii="Times New Roman" w:hAnsi="Times New Roman"/>
                            <w:spacing w:val="13"/>
                            <w:sz w:val="20"/>
                            <w:szCs w:val="20"/>
                          </w:rPr>
                          <w:t xml:space="preserve"> </w:t>
                        </w:r>
                        <w:r w:rsidRPr="00FA7AC7">
                          <w:rPr>
                            <w:rFonts w:ascii="Times New Roman" w:hAnsi="Times New Roman"/>
                            <w:sz w:val="20"/>
                            <w:szCs w:val="20"/>
                          </w:rPr>
                          <w:t>hrs</w:t>
                        </w:r>
                      </w:p>
                    </w:tc>
                  </w:tr>
                  <w:tr w:rsidR="00F42301" w:rsidRPr="00FA7AC7">
                    <w:trPr>
                      <w:trHeight w:hRule="exact" w:val="240"/>
                    </w:trPr>
                    <w:tc>
                      <w:tcPr>
                        <w:tcW w:w="864" w:type="dxa"/>
                        <w:tcBorders>
                          <w:top w:val="nil"/>
                          <w:left w:val="nil"/>
                          <w:bottom w:val="nil"/>
                          <w:right w:val="nil"/>
                        </w:tcBorders>
                      </w:tcPr>
                      <w:p w:rsidR="00F42301" w:rsidRPr="00FA7AC7" w:rsidRDefault="00F42301">
                        <w:pPr>
                          <w:widowControl w:val="0"/>
                          <w:autoSpaceDE w:val="0"/>
                          <w:autoSpaceDN w:val="0"/>
                          <w:adjustRightInd w:val="0"/>
                          <w:spacing w:after="0" w:line="217" w:lineRule="exact"/>
                          <w:ind w:left="40"/>
                          <w:rPr>
                            <w:rFonts w:ascii="Times New Roman" w:hAnsi="Times New Roman"/>
                            <w:sz w:val="24"/>
                            <w:szCs w:val="24"/>
                          </w:rPr>
                        </w:pPr>
                        <w:r w:rsidRPr="00FA7AC7">
                          <w:rPr>
                            <w:rFonts w:ascii="Times New Roman" w:hAnsi="Times New Roman"/>
                            <w:sz w:val="20"/>
                            <w:szCs w:val="20"/>
                          </w:rPr>
                          <w:t>MUSC</w:t>
                        </w:r>
                      </w:p>
                    </w:tc>
                    <w:tc>
                      <w:tcPr>
                        <w:tcW w:w="817" w:type="dxa"/>
                        <w:tcBorders>
                          <w:top w:val="nil"/>
                          <w:left w:val="nil"/>
                          <w:bottom w:val="nil"/>
                          <w:right w:val="nil"/>
                        </w:tcBorders>
                      </w:tcPr>
                      <w:p w:rsidR="00F42301" w:rsidRPr="00FA7AC7" w:rsidRDefault="00F42301">
                        <w:pPr>
                          <w:widowControl w:val="0"/>
                          <w:autoSpaceDE w:val="0"/>
                          <w:autoSpaceDN w:val="0"/>
                          <w:adjustRightInd w:val="0"/>
                          <w:spacing w:after="0" w:line="217" w:lineRule="exact"/>
                          <w:ind w:left="256"/>
                          <w:rPr>
                            <w:rFonts w:ascii="Times New Roman" w:hAnsi="Times New Roman"/>
                            <w:sz w:val="24"/>
                            <w:szCs w:val="24"/>
                          </w:rPr>
                        </w:pPr>
                        <w:r w:rsidRPr="00FA7AC7">
                          <w:rPr>
                            <w:rFonts w:ascii="Times New Roman" w:hAnsi="Times New Roman"/>
                            <w:sz w:val="20"/>
                            <w:szCs w:val="20"/>
                          </w:rPr>
                          <w:t>5016</w:t>
                        </w:r>
                      </w:p>
                    </w:tc>
                    <w:tc>
                      <w:tcPr>
                        <w:tcW w:w="5936" w:type="dxa"/>
                        <w:tcBorders>
                          <w:top w:val="nil"/>
                          <w:left w:val="nil"/>
                          <w:bottom w:val="nil"/>
                          <w:right w:val="nil"/>
                        </w:tcBorders>
                      </w:tcPr>
                      <w:p w:rsidR="00F42301" w:rsidRPr="00FA7AC7" w:rsidRDefault="00F42301">
                        <w:pPr>
                          <w:widowControl w:val="0"/>
                          <w:autoSpaceDE w:val="0"/>
                          <w:autoSpaceDN w:val="0"/>
                          <w:adjustRightInd w:val="0"/>
                          <w:spacing w:after="0" w:line="217" w:lineRule="exact"/>
                          <w:ind w:left="160"/>
                          <w:rPr>
                            <w:rFonts w:ascii="Times New Roman" w:hAnsi="Times New Roman"/>
                            <w:sz w:val="24"/>
                            <w:szCs w:val="24"/>
                          </w:rPr>
                        </w:pPr>
                        <w:r w:rsidRPr="00FA7AC7">
                          <w:rPr>
                            <w:rFonts w:ascii="Times New Roman" w:hAnsi="Times New Roman"/>
                            <w:sz w:val="20"/>
                            <w:szCs w:val="20"/>
                          </w:rPr>
                          <w:t>Sight-Singing/Dictation....................................................................3</w:t>
                        </w:r>
                        <w:r w:rsidRPr="00FA7AC7">
                          <w:rPr>
                            <w:rFonts w:ascii="Times New Roman" w:hAnsi="Times New Roman"/>
                            <w:spacing w:val="13"/>
                            <w:sz w:val="20"/>
                            <w:szCs w:val="20"/>
                          </w:rPr>
                          <w:t xml:space="preserve"> </w:t>
                        </w:r>
                        <w:r w:rsidRPr="00FA7AC7">
                          <w:rPr>
                            <w:rFonts w:ascii="Times New Roman" w:hAnsi="Times New Roman"/>
                            <w:sz w:val="20"/>
                            <w:szCs w:val="20"/>
                          </w:rPr>
                          <w:t>hrs</w:t>
                        </w:r>
                      </w:p>
                    </w:tc>
                  </w:tr>
                  <w:tr w:rsidR="00F42301" w:rsidRPr="00FA7AC7">
                    <w:trPr>
                      <w:trHeight w:hRule="exact" w:val="240"/>
                    </w:trPr>
                    <w:tc>
                      <w:tcPr>
                        <w:tcW w:w="864" w:type="dxa"/>
                        <w:tcBorders>
                          <w:top w:val="nil"/>
                          <w:left w:val="nil"/>
                          <w:bottom w:val="nil"/>
                          <w:right w:val="nil"/>
                        </w:tcBorders>
                      </w:tcPr>
                      <w:p w:rsidR="00F42301" w:rsidRPr="00FA7AC7" w:rsidRDefault="00F42301">
                        <w:pPr>
                          <w:widowControl w:val="0"/>
                          <w:autoSpaceDE w:val="0"/>
                          <w:autoSpaceDN w:val="0"/>
                          <w:adjustRightInd w:val="0"/>
                          <w:spacing w:after="0" w:line="217" w:lineRule="exact"/>
                          <w:ind w:left="40"/>
                          <w:rPr>
                            <w:rFonts w:ascii="Times New Roman" w:hAnsi="Times New Roman"/>
                            <w:sz w:val="24"/>
                            <w:szCs w:val="24"/>
                          </w:rPr>
                        </w:pPr>
                        <w:r w:rsidRPr="00FA7AC7">
                          <w:rPr>
                            <w:rFonts w:ascii="Times New Roman" w:hAnsi="Times New Roman"/>
                            <w:sz w:val="20"/>
                            <w:szCs w:val="20"/>
                          </w:rPr>
                          <w:t>MUSC</w:t>
                        </w:r>
                      </w:p>
                    </w:tc>
                    <w:tc>
                      <w:tcPr>
                        <w:tcW w:w="817" w:type="dxa"/>
                        <w:tcBorders>
                          <w:top w:val="nil"/>
                          <w:left w:val="nil"/>
                          <w:bottom w:val="nil"/>
                          <w:right w:val="nil"/>
                        </w:tcBorders>
                      </w:tcPr>
                      <w:p w:rsidR="00F42301" w:rsidRPr="00FA7AC7" w:rsidRDefault="00F42301">
                        <w:pPr>
                          <w:widowControl w:val="0"/>
                          <w:autoSpaceDE w:val="0"/>
                          <w:autoSpaceDN w:val="0"/>
                          <w:adjustRightInd w:val="0"/>
                          <w:spacing w:after="0" w:line="217" w:lineRule="exact"/>
                          <w:ind w:left="256"/>
                          <w:rPr>
                            <w:rFonts w:ascii="Times New Roman" w:hAnsi="Times New Roman"/>
                            <w:sz w:val="24"/>
                            <w:szCs w:val="24"/>
                          </w:rPr>
                        </w:pPr>
                        <w:r w:rsidRPr="00FA7AC7">
                          <w:rPr>
                            <w:rFonts w:ascii="Times New Roman" w:hAnsi="Times New Roman"/>
                            <w:sz w:val="20"/>
                            <w:szCs w:val="20"/>
                          </w:rPr>
                          <w:t>5033</w:t>
                        </w:r>
                      </w:p>
                    </w:tc>
                    <w:tc>
                      <w:tcPr>
                        <w:tcW w:w="5936" w:type="dxa"/>
                        <w:tcBorders>
                          <w:top w:val="nil"/>
                          <w:left w:val="nil"/>
                          <w:bottom w:val="nil"/>
                          <w:right w:val="nil"/>
                        </w:tcBorders>
                      </w:tcPr>
                      <w:p w:rsidR="00F42301" w:rsidRPr="00FA7AC7" w:rsidRDefault="00F42301">
                        <w:pPr>
                          <w:widowControl w:val="0"/>
                          <w:autoSpaceDE w:val="0"/>
                          <w:autoSpaceDN w:val="0"/>
                          <w:adjustRightInd w:val="0"/>
                          <w:spacing w:after="0" w:line="217" w:lineRule="exact"/>
                          <w:ind w:left="159"/>
                          <w:rPr>
                            <w:rFonts w:ascii="Times New Roman" w:hAnsi="Times New Roman"/>
                            <w:sz w:val="24"/>
                            <w:szCs w:val="24"/>
                          </w:rPr>
                        </w:pPr>
                        <w:r w:rsidRPr="00FA7AC7">
                          <w:rPr>
                            <w:rFonts w:ascii="Times New Roman" w:hAnsi="Times New Roman"/>
                            <w:sz w:val="20"/>
                            <w:szCs w:val="20"/>
                          </w:rPr>
                          <w:t>Music</w:t>
                        </w:r>
                        <w:r w:rsidRPr="00FA7AC7">
                          <w:rPr>
                            <w:rFonts w:ascii="Times New Roman" w:hAnsi="Times New Roman"/>
                            <w:spacing w:val="8"/>
                            <w:sz w:val="20"/>
                            <w:szCs w:val="20"/>
                          </w:rPr>
                          <w:t xml:space="preserve"> </w:t>
                        </w:r>
                        <w:r w:rsidRPr="00FA7AC7">
                          <w:rPr>
                            <w:rFonts w:ascii="Times New Roman" w:hAnsi="Times New Roman"/>
                            <w:sz w:val="20"/>
                            <w:szCs w:val="20"/>
                          </w:rPr>
                          <w:t>History</w:t>
                        </w:r>
                        <w:r w:rsidRPr="00FA7AC7">
                          <w:rPr>
                            <w:rFonts w:ascii="Times New Roman" w:hAnsi="Times New Roman"/>
                            <w:spacing w:val="8"/>
                            <w:sz w:val="20"/>
                            <w:szCs w:val="20"/>
                          </w:rPr>
                          <w:t xml:space="preserve"> </w:t>
                        </w:r>
                        <w:r w:rsidRPr="00FA7AC7">
                          <w:rPr>
                            <w:rFonts w:ascii="Times New Roman" w:hAnsi="Times New Roman"/>
                            <w:sz w:val="20"/>
                            <w:szCs w:val="20"/>
                          </w:rPr>
                          <w:t>I.................................................................................3</w:t>
                        </w:r>
                        <w:r w:rsidRPr="00FA7AC7">
                          <w:rPr>
                            <w:rFonts w:ascii="Times New Roman" w:hAnsi="Times New Roman"/>
                            <w:spacing w:val="8"/>
                            <w:sz w:val="20"/>
                            <w:szCs w:val="20"/>
                          </w:rPr>
                          <w:t xml:space="preserve"> </w:t>
                        </w:r>
                        <w:r w:rsidRPr="00FA7AC7">
                          <w:rPr>
                            <w:rFonts w:ascii="Times New Roman" w:hAnsi="Times New Roman"/>
                            <w:sz w:val="20"/>
                            <w:szCs w:val="20"/>
                          </w:rPr>
                          <w:t>hrs</w:t>
                        </w:r>
                      </w:p>
                    </w:tc>
                  </w:tr>
                  <w:tr w:rsidR="00F42301" w:rsidRPr="00FA7AC7">
                    <w:trPr>
                      <w:trHeight w:hRule="exact" w:val="240"/>
                    </w:trPr>
                    <w:tc>
                      <w:tcPr>
                        <w:tcW w:w="864" w:type="dxa"/>
                        <w:tcBorders>
                          <w:top w:val="nil"/>
                          <w:left w:val="nil"/>
                          <w:bottom w:val="nil"/>
                          <w:right w:val="nil"/>
                        </w:tcBorders>
                      </w:tcPr>
                      <w:p w:rsidR="00F42301" w:rsidRPr="00FA7AC7" w:rsidRDefault="00F42301">
                        <w:pPr>
                          <w:widowControl w:val="0"/>
                          <w:autoSpaceDE w:val="0"/>
                          <w:autoSpaceDN w:val="0"/>
                          <w:adjustRightInd w:val="0"/>
                          <w:spacing w:after="0" w:line="217" w:lineRule="exact"/>
                          <w:ind w:left="40"/>
                          <w:rPr>
                            <w:rFonts w:ascii="Times New Roman" w:hAnsi="Times New Roman"/>
                            <w:sz w:val="24"/>
                            <w:szCs w:val="24"/>
                          </w:rPr>
                        </w:pPr>
                        <w:r w:rsidRPr="00FA7AC7">
                          <w:rPr>
                            <w:rFonts w:ascii="Times New Roman" w:hAnsi="Times New Roman"/>
                            <w:sz w:val="20"/>
                            <w:szCs w:val="20"/>
                          </w:rPr>
                          <w:t>MUSC</w:t>
                        </w:r>
                      </w:p>
                    </w:tc>
                    <w:tc>
                      <w:tcPr>
                        <w:tcW w:w="817" w:type="dxa"/>
                        <w:tcBorders>
                          <w:top w:val="nil"/>
                          <w:left w:val="nil"/>
                          <w:bottom w:val="nil"/>
                          <w:right w:val="nil"/>
                        </w:tcBorders>
                      </w:tcPr>
                      <w:p w:rsidR="00F42301" w:rsidRPr="00FA7AC7" w:rsidRDefault="00F42301">
                        <w:pPr>
                          <w:widowControl w:val="0"/>
                          <w:autoSpaceDE w:val="0"/>
                          <w:autoSpaceDN w:val="0"/>
                          <w:adjustRightInd w:val="0"/>
                          <w:spacing w:after="0" w:line="217" w:lineRule="exact"/>
                          <w:ind w:left="256"/>
                          <w:rPr>
                            <w:rFonts w:ascii="Times New Roman" w:hAnsi="Times New Roman"/>
                            <w:sz w:val="24"/>
                            <w:szCs w:val="24"/>
                          </w:rPr>
                        </w:pPr>
                        <w:r w:rsidRPr="00FA7AC7">
                          <w:rPr>
                            <w:rFonts w:ascii="Times New Roman" w:hAnsi="Times New Roman"/>
                            <w:sz w:val="20"/>
                            <w:szCs w:val="20"/>
                          </w:rPr>
                          <w:t>5034</w:t>
                        </w:r>
                      </w:p>
                    </w:tc>
                    <w:tc>
                      <w:tcPr>
                        <w:tcW w:w="5936" w:type="dxa"/>
                        <w:tcBorders>
                          <w:top w:val="nil"/>
                          <w:left w:val="nil"/>
                          <w:bottom w:val="nil"/>
                          <w:right w:val="nil"/>
                        </w:tcBorders>
                      </w:tcPr>
                      <w:p w:rsidR="00F42301" w:rsidRPr="00FA7AC7" w:rsidRDefault="00F42301">
                        <w:pPr>
                          <w:widowControl w:val="0"/>
                          <w:autoSpaceDE w:val="0"/>
                          <w:autoSpaceDN w:val="0"/>
                          <w:adjustRightInd w:val="0"/>
                          <w:spacing w:after="0" w:line="217" w:lineRule="exact"/>
                          <w:ind w:left="159"/>
                          <w:rPr>
                            <w:rFonts w:ascii="Times New Roman" w:hAnsi="Times New Roman"/>
                            <w:sz w:val="24"/>
                            <w:szCs w:val="24"/>
                          </w:rPr>
                        </w:pPr>
                        <w:r w:rsidRPr="00FA7AC7">
                          <w:rPr>
                            <w:rFonts w:ascii="Times New Roman" w:hAnsi="Times New Roman"/>
                            <w:sz w:val="20"/>
                            <w:szCs w:val="20"/>
                          </w:rPr>
                          <w:t>Music</w:t>
                        </w:r>
                        <w:r w:rsidRPr="00FA7AC7">
                          <w:rPr>
                            <w:rFonts w:ascii="Times New Roman" w:hAnsi="Times New Roman"/>
                            <w:spacing w:val="3"/>
                            <w:sz w:val="20"/>
                            <w:szCs w:val="20"/>
                          </w:rPr>
                          <w:t xml:space="preserve"> </w:t>
                        </w:r>
                        <w:r w:rsidRPr="00FA7AC7">
                          <w:rPr>
                            <w:rFonts w:ascii="Times New Roman" w:hAnsi="Times New Roman"/>
                            <w:sz w:val="20"/>
                            <w:szCs w:val="20"/>
                          </w:rPr>
                          <w:t>History</w:t>
                        </w:r>
                        <w:r w:rsidRPr="00FA7AC7">
                          <w:rPr>
                            <w:rFonts w:ascii="Times New Roman" w:hAnsi="Times New Roman"/>
                            <w:spacing w:val="3"/>
                            <w:sz w:val="20"/>
                            <w:szCs w:val="20"/>
                          </w:rPr>
                          <w:t xml:space="preserve"> </w:t>
                        </w:r>
                        <w:r w:rsidRPr="00FA7AC7">
                          <w:rPr>
                            <w:rFonts w:ascii="Times New Roman" w:hAnsi="Times New Roman"/>
                            <w:sz w:val="20"/>
                            <w:szCs w:val="20"/>
                          </w:rPr>
                          <w:t>II................................................................................3</w:t>
                        </w:r>
                        <w:r w:rsidRPr="00FA7AC7">
                          <w:rPr>
                            <w:rFonts w:ascii="Times New Roman" w:hAnsi="Times New Roman"/>
                            <w:spacing w:val="3"/>
                            <w:sz w:val="20"/>
                            <w:szCs w:val="20"/>
                          </w:rPr>
                          <w:t xml:space="preserve"> </w:t>
                        </w:r>
                        <w:r w:rsidRPr="00FA7AC7">
                          <w:rPr>
                            <w:rFonts w:ascii="Times New Roman" w:hAnsi="Times New Roman"/>
                            <w:sz w:val="20"/>
                            <w:szCs w:val="20"/>
                          </w:rPr>
                          <w:t>hrs</w:t>
                        </w:r>
                      </w:p>
                    </w:tc>
                  </w:tr>
                  <w:tr w:rsidR="00F42301" w:rsidRPr="00FA7AC7">
                    <w:trPr>
                      <w:trHeight w:hRule="exact" w:val="240"/>
                    </w:trPr>
                    <w:tc>
                      <w:tcPr>
                        <w:tcW w:w="864" w:type="dxa"/>
                        <w:tcBorders>
                          <w:top w:val="nil"/>
                          <w:left w:val="nil"/>
                          <w:bottom w:val="nil"/>
                          <w:right w:val="nil"/>
                        </w:tcBorders>
                      </w:tcPr>
                      <w:p w:rsidR="00F42301" w:rsidRPr="00FA7AC7" w:rsidRDefault="00F42301">
                        <w:pPr>
                          <w:widowControl w:val="0"/>
                          <w:autoSpaceDE w:val="0"/>
                          <w:autoSpaceDN w:val="0"/>
                          <w:adjustRightInd w:val="0"/>
                          <w:spacing w:after="0" w:line="217" w:lineRule="exact"/>
                          <w:ind w:left="40"/>
                          <w:rPr>
                            <w:rFonts w:ascii="Times New Roman" w:hAnsi="Times New Roman"/>
                            <w:sz w:val="24"/>
                            <w:szCs w:val="24"/>
                          </w:rPr>
                        </w:pPr>
                        <w:r w:rsidRPr="00FA7AC7">
                          <w:rPr>
                            <w:rFonts w:ascii="Times New Roman" w:hAnsi="Times New Roman"/>
                            <w:sz w:val="20"/>
                            <w:szCs w:val="20"/>
                          </w:rPr>
                          <w:t>MUSC</w:t>
                        </w:r>
                      </w:p>
                    </w:tc>
                    <w:tc>
                      <w:tcPr>
                        <w:tcW w:w="817" w:type="dxa"/>
                        <w:tcBorders>
                          <w:top w:val="nil"/>
                          <w:left w:val="nil"/>
                          <w:bottom w:val="nil"/>
                          <w:right w:val="nil"/>
                        </w:tcBorders>
                      </w:tcPr>
                      <w:p w:rsidR="00F42301" w:rsidRPr="00FA7AC7" w:rsidRDefault="00F42301">
                        <w:pPr>
                          <w:widowControl w:val="0"/>
                          <w:autoSpaceDE w:val="0"/>
                          <w:autoSpaceDN w:val="0"/>
                          <w:adjustRightInd w:val="0"/>
                          <w:spacing w:after="0" w:line="217" w:lineRule="exact"/>
                          <w:ind w:left="256"/>
                          <w:rPr>
                            <w:rFonts w:ascii="Times New Roman" w:hAnsi="Times New Roman"/>
                            <w:sz w:val="24"/>
                            <w:szCs w:val="24"/>
                          </w:rPr>
                        </w:pPr>
                        <w:r w:rsidRPr="00FA7AC7">
                          <w:rPr>
                            <w:rFonts w:ascii="Times New Roman" w:hAnsi="Times New Roman"/>
                            <w:sz w:val="20"/>
                            <w:szCs w:val="20"/>
                          </w:rPr>
                          <w:t>5035</w:t>
                        </w:r>
                      </w:p>
                    </w:tc>
                    <w:tc>
                      <w:tcPr>
                        <w:tcW w:w="5936" w:type="dxa"/>
                        <w:tcBorders>
                          <w:top w:val="nil"/>
                          <w:left w:val="nil"/>
                          <w:bottom w:val="nil"/>
                          <w:right w:val="nil"/>
                        </w:tcBorders>
                      </w:tcPr>
                      <w:p w:rsidR="00F42301" w:rsidRPr="00FA7AC7" w:rsidRDefault="00F42301">
                        <w:pPr>
                          <w:widowControl w:val="0"/>
                          <w:autoSpaceDE w:val="0"/>
                          <w:autoSpaceDN w:val="0"/>
                          <w:adjustRightInd w:val="0"/>
                          <w:spacing w:after="0" w:line="217" w:lineRule="exact"/>
                          <w:ind w:left="160"/>
                          <w:rPr>
                            <w:rFonts w:ascii="Times New Roman" w:hAnsi="Times New Roman"/>
                            <w:sz w:val="24"/>
                            <w:szCs w:val="24"/>
                          </w:rPr>
                        </w:pPr>
                        <w:r w:rsidRPr="00FA7AC7">
                          <w:rPr>
                            <w:rFonts w:ascii="Times New Roman" w:hAnsi="Times New Roman"/>
                            <w:sz w:val="20"/>
                            <w:szCs w:val="20"/>
                          </w:rPr>
                          <w:t>Contemporary</w:t>
                        </w:r>
                        <w:r w:rsidRPr="00FA7AC7">
                          <w:rPr>
                            <w:rFonts w:ascii="Times New Roman" w:hAnsi="Times New Roman"/>
                            <w:spacing w:val="13"/>
                            <w:sz w:val="20"/>
                            <w:szCs w:val="20"/>
                          </w:rPr>
                          <w:t xml:space="preserve"> </w:t>
                        </w:r>
                        <w:r w:rsidRPr="00FA7AC7">
                          <w:rPr>
                            <w:rFonts w:ascii="Times New Roman" w:hAnsi="Times New Roman"/>
                            <w:sz w:val="20"/>
                            <w:szCs w:val="20"/>
                          </w:rPr>
                          <w:t>Music........................................................................3</w:t>
                        </w:r>
                        <w:r w:rsidRPr="00FA7AC7">
                          <w:rPr>
                            <w:rFonts w:ascii="Times New Roman" w:hAnsi="Times New Roman"/>
                            <w:spacing w:val="13"/>
                            <w:sz w:val="20"/>
                            <w:szCs w:val="20"/>
                          </w:rPr>
                          <w:t xml:space="preserve"> </w:t>
                        </w:r>
                        <w:r w:rsidRPr="00FA7AC7">
                          <w:rPr>
                            <w:rFonts w:ascii="Times New Roman" w:hAnsi="Times New Roman"/>
                            <w:sz w:val="20"/>
                            <w:szCs w:val="20"/>
                          </w:rPr>
                          <w:t>hrs</w:t>
                        </w:r>
                      </w:p>
                    </w:tc>
                  </w:tr>
                  <w:tr w:rsidR="00F42301" w:rsidRPr="00FA7AC7">
                    <w:trPr>
                      <w:trHeight w:hRule="exact" w:val="320"/>
                    </w:trPr>
                    <w:tc>
                      <w:tcPr>
                        <w:tcW w:w="864" w:type="dxa"/>
                        <w:tcBorders>
                          <w:top w:val="nil"/>
                          <w:left w:val="nil"/>
                          <w:bottom w:val="nil"/>
                          <w:right w:val="nil"/>
                        </w:tcBorders>
                      </w:tcPr>
                      <w:p w:rsidR="00F42301" w:rsidRPr="00FA7AC7" w:rsidRDefault="00F42301">
                        <w:pPr>
                          <w:widowControl w:val="0"/>
                          <w:autoSpaceDE w:val="0"/>
                          <w:autoSpaceDN w:val="0"/>
                          <w:adjustRightInd w:val="0"/>
                          <w:spacing w:after="0" w:line="217" w:lineRule="exact"/>
                          <w:ind w:left="40"/>
                          <w:rPr>
                            <w:rFonts w:ascii="Times New Roman" w:hAnsi="Times New Roman"/>
                            <w:sz w:val="24"/>
                            <w:szCs w:val="24"/>
                          </w:rPr>
                        </w:pPr>
                        <w:r w:rsidRPr="00FA7AC7">
                          <w:rPr>
                            <w:rFonts w:ascii="Times New Roman" w:hAnsi="Times New Roman"/>
                            <w:sz w:val="20"/>
                            <w:szCs w:val="20"/>
                          </w:rPr>
                          <w:t>MUSC</w:t>
                        </w:r>
                      </w:p>
                    </w:tc>
                    <w:tc>
                      <w:tcPr>
                        <w:tcW w:w="817" w:type="dxa"/>
                        <w:tcBorders>
                          <w:top w:val="nil"/>
                          <w:left w:val="nil"/>
                          <w:bottom w:val="nil"/>
                          <w:right w:val="nil"/>
                        </w:tcBorders>
                      </w:tcPr>
                      <w:p w:rsidR="00F42301" w:rsidRPr="00FA7AC7" w:rsidRDefault="00F42301">
                        <w:pPr>
                          <w:widowControl w:val="0"/>
                          <w:autoSpaceDE w:val="0"/>
                          <w:autoSpaceDN w:val="0"/>
                          <w:adjustRightInd w:val="0"/>
                          <w:spacing w:after="0" w:line="217" w:lineRule="exact"/>
                          <w:ind w:left="256"/>
                          <w:rPr>
                            <w:rFonts w:ascii="Times New Roman" w:hAnsi="Times New Roman"/>
                            <w:sz w:val="24"/>
                            <w:szCs w:val="24"/>
                          </w:rPr>
                        </w:pPr>
                        <w:r w:rsidRPr="00FA7AC7">
                          <w:rPr>
                            <w:rFonts w:ascii="Times New Roman" w:hAnsi="Times New Roman"/>
                            <w:sz w:val="20"/>
                            <w:szCs w:val="20"/>
                          </w:rPr>
                          <w:t>5049</w:t>
                        </w:r>
                      </w:p>
                    </w:tc>
                    <w:tc>
                      <w:tcPr>
                        <w:tcW w:w="5936" w:type="dxa"/>
                        <w:tcBorders>
                          <w:top w:val="nil"/>
                          <w:left w:val="nil"/>
                          <w:bottom w:val="nil"/>
                          <w:right w:val="nil"/>
                        </w:tcBorders>
                      </w:tcPr>
                      <w:p w:rsidR="00F42301" w:rsidRPr="00FA7AC7" w:rsidRDefault="00F42301">
                        <w:pPr>
                          <w:widowControl w:val="0"/>
                          <w:autoSpaceDE w:val="0"/>
                          <w:autoSpaceDN w:val="0"/>
                          <w:adjustRightInd w:val="0"/>
                          <w:spacing w:after="0" w:line="217" w:lineRule="exact"/>
                          <w:ind w:left="159"/>
                          <w:rPr>
                            <w:rFonts w:ascii="Times New Roman" w:hAnsi="Times New Roman"/>
                            <w:sz w:val="24"/>
                            <w:szCs w:val="24"/>
                          </w:rPr>
                        </w:pPr>
                        <w:r w:rsidRPr="00FA7AC7">
                          <w:rPr>
                            <w:rFonts w:ascii="Times New Roman" w:hAnsi="Times New Roman"/>
                            <w:sz w:val="20"/>
                            <w:szCs w:val="20"/>
                          </w:rPr>
                          <w:t>Advanced</w:t>
                        </w:r>
                        <w:r w:rsidRPr="00FA7AC7">
                          <w:rPr>
                            <w:rFonts w:ascii="Times New Roman" w:hAnsi="Times New Roman"/>
                            <w:spacing w:val="5"/>
                            <w:sz w:val="20"/>
                            <w:szCs w:val="20"/>
                          </w:rPr>
                          <w:t xml:space="preserve"> </w:t>
                        </w:r>
                        <w:r w:rsidRPr="00FA7AC7">
                          <w:rPr>
                            <w:rFonts w:ascii="Times New Roman" w:hAnsi="Times New Roman"/>
                            <w:sz w:val="20"/>
                            <w:szCs w:val="20"/>
                          </w:rPr>
                          <w:t>Form</w:t>
                        </w:r>
                        <w:r w:rsidRPr="00FA7AC7">
                          <w:rPr>
                            <w:rFonts w:ascii="Times New Roman" w:hAnsi="Times New Roman"/>
                            <w:spacing w:val="5"/>
                            <w:sz w:val="20"/>
                            <w:szCs w:val="20"/>
                          </w:rPr>
                          <w:t xml:space="preserve"> </w:t>
                        </w:r>
                        <w:r w:rsidRPr="00FA7AC7">
                          <w:rPr>
                            <w:rFonts w:ascii="Times New Roman" w:hAnsi="Times New Roman"/>
                            <w:sz w:val="20"/>
                            <w:szCs w:val="20"/>
                          </w:rPr>
                          <w:t>and</w:t>
                        </w:r>
                        <w:r w:rsidRPr="00FA7AC7">
                          <w:rPr>
                            <w:rFonts w:ascii="Times New Roman" w:hAnsi="Times New Roman"/>
                            <w:spacing w:val="-6"/>
                            <w:sz w:val="20"/>
                            <w:szCs w:val="20"/>
                          </w:rPr>
                          <w:t xml:space="preserve"> </w:t>
                        </w:r>
                        <w:r w:rsidRPr="00FA7AC7">
                          <w:rPr>
                            <w:rFonts w:ascii="Times New Roman" w:hAnsi="Times New Roman"/>
                            <w:sz w:val="20"/>
                            <w:szCs w:val="20"/>
                          </w:rPr>
                          <w:t>Analysis...........................................................3</w:t>
                        </w:r>
                        <w:r w:rsidRPr="00FA7AC7">
                          <w:rPr>
                            <w:rFonts w:ascii="Times New Roman" w:hAnsi="Times New Roman"/>
                            <w:spacing w:val="5"/>
                            <w:sz w:val="20"/>
                            <w:szCs w:val="20"/>
                          </w:rPr>
                          <w:t xml:space="preserve"> </w:t>
                        </w:r>
                        <w:r w:rsidRPr="00FA7AC7">
                          <w:rPr>
                            <w:rFonts w:ascii="Times New Roman" w:hAnsi="Times New Roman"/>
                            <w:sz w:val="20"/>
                            <w:szCs w:val="20"/>
                          </w:rPr>
                          <w:t>hrs</w:t>
                        </w:r>
                      </w:p>
                    </w:tc>
                  </w:tr>
                </w:tbl>
                <w:p w:rsidR="00F42301" w:rsidRDefault="00F42301" w:rsidP="00721764">
                  <w:pPr>
                    <w:widowControl w:val="0"/>
                    <w:autoSpaceDE w:val="0"/>
                    <w:autoSpaceDN w:val="0"/>
                    <w:adjustRightInd w:val="0"/>
                    <w:spacing w:after="0"/>
                    <w:rPr>
                      <w:rFonts w:ascii="Times New Roman" w:hAnsi="Times New Roman"/>
                      <w:sz w:val="24"/>
                      <w:szCs w:val="24"/>
                    </w:rPr>
                  </w:pPr>
                </w:p>
              </w:txbxContent>
            </v:textbox>
            <w10:wrap anchorx="page"/>
          </v:shape>
        </w:pict>
      </w:r>
      <w:r>
        <w:rPr>
          <w:rFonts w:ascii="Times New Roman" w:hAnsi="Times New Roman"/>
          <w:b/>
          <w:bCs/>
          <w:sz w:val="20"/>
          <w:szCs w:val="20"/>
        </w:rPr>
        <w:t>Requi</w:t>
      </w:r>
      <w:r>
        <w:rPr>
          <w:rFonts w:ascii="Times New Roman" w:hAnsi="Times New Roman"/>
          <w:b/>
          <w:bCs/>
          <w:spacing w:val="-4"/>
          <w:sz w:val="20"/>
          <w:szCs w:val="20"/>
        </w:rPr>
        <w:t>r</w:t>
      </w:r>
      <w:r>
        <w:rPr>
          <w:rFonts w:ascii="Times New Roman" w:hAnsi="Times New Roman"/>
          <w:b/>
          <w:bCs/>
          <w:sz w:val="20"/>
          <w:szCs w:val="20"/>
        </w:rPr>
        <w:t>ed 13 semester</w:t>
      </w:r>
      <w:r>
        <w:rPr>
          <w:rFonts w:ascii="Times New Roman" w:hAnsi="Times New Roman"/>
          <w:b/>
          <w:bCs/>
          <w:spacing w:val="-4"/>
          <w:sz w:val="20"/>
          <w:szCs w:val="20"/>
        </w:rPr>
        <w:t xml:space="preserve"> </w:t>
      </w:r>
      <w:r>
        <w:rPr>
          <w:rFonts w:ascii="Times New Roman" w:hAnsi="Times New Roman"/>
          <w:b/>
          <w:bCs/>
          <w:sz w:val="20"/>
          <w:szCs w:val="20"/>
        </w:rPr>
        <w:t>hours a</w:t>
      </w:r>
      <w:r>
        <w:rPr>
          <w:rFonts w:ascii="Times New Roman" w:hAnsi="Times New Roman"/>
          <w:b/>
          <w:bCs/>
          <w:spacing w:val="-4"/>
          <w:sz w:val="20"/>
          <w:szCs w:val="20"/>
        </w:rPr>
        <w:t>r</w:t>
      </w:r>
      <w:r>
        <w:rPr>
          <w:rFonts w:ascii="Times New Roman" w:hAnsi="Times New Roman"/>
          <w:b/>
          <w:bCs/>
          <w:sz w:val="20"/>
          <w:szCs w:val="20"/>
        </w:rPr>
        <w:t>e to be taken f</w:t>
      </w:r>
      <w:r>
        <w:rPr>
          <w:rFonts w:ascii="Times New Roman" w:hAnsi="Times New Roman"/>
          <w:b/>
          <w:bCs/>
          <w:spacing w:val="-4"/>
          <w:sz w:val="20"/>
          <w:szCs w:val="20"/>
        </w:rPr>
        <w:t>r</w:t>
      </w:r>
      <w:r>
        <w:rPr>
          <w:rFonts w:ascii="Times New Roman" w:hAnsi="Times New Roman"/>
          <w:b/>
          <w:bCs/>
          <w:sz w:val="20"/>
          <w:szCs w:val="20"/>
        </w:rPr>
        <w:t>om the following courses or</w:t>
      </w:r>
      <w:r>
        <w:rPr>
          <w:rFonts w:ascii="Times New Roman" w:hAnsi="Times New Roman"/>
          <w:b/>
          <w:bCs/>
          <w:spacing w:val="-4"/>
          <w:sz w:val="20"/>
          <w:szCs w:val="20"/>
        </w:rPr>
        <w:t xml:space="preserve"> </w:t>
      </w:r>
      <w:r>
        <w:rPr>
          <w:rFonts w:ascii="Times New Roman" w:hAnsi="Times New Roman"/>
          <w:b/>
          <w:bCs/>
          <w:sz w:val="20"/>
          <w:szCs w:val="20"/>
        </w:rPr>
        <w:t>f</w:t>
      </w:r>
      <w:r>
        <w:rPr>
          <w:rFonts w:ascii="Times New Roman" w:hAnsi="Times New Roman"/>
          <w:b/>
          <w:bCs/>
          <w:spacing w:val="-4"/>
          <w:sz w:val="20"/>
          <w:szCs w:val="20"/>
        </w:rPr>
        <w:t>r</w:t>
      </w:r>
      <w:r>
        <w:rPr>
          <w:rFonts w:ascii="Times New Roman" w:hAnsi="Times New Roman"/>
          <w:b/>
          <w:bCs/>
          <w:sz w:val="20"/>
          <w:szCs w:val="20"/>
        </w:rPr>
        <w:t>om others app</w:t>
      </w:r>
      <w:r>
        <w:rPr>
          <w:rFonts w:ascii="Times New Roman" w:hAnsi="Times New Roman"/>
          <w:b/>
          <w:bCs/>
          <w:spacing w:val="-4"/>
          <w:sz w:val="20"/>
          <w:szCs w:val="20"/>
        </w:rPr>
        <w:t>r</w:t>
      </w:r>
      <w:r>
        <w:rPr>
          <w:rFonts w:ascii="Times New Roman" w:hAnsi="Times New Roman"/>
          <w:b/>
          <w:bCs/>
          <w:sz w:val="20"/>
          <w:szCs w:val="20"/>
        </w:rPr>
        <w:t>opriate to the p</w:t>
      </w:r>
      <w:r>
        <w:rPr>
          <w:rFonts w:ascii="Times New Roman" w:hAnsi="Times New Roman"/>
          <w:b/>
          <w:bCs/>
          <w:spacing w:val="-4"/>
          <w:sz w:val="20"/>
          <w:szCs w:val="20"/>
        </w:rPr>
        <w:t>r</w:t>
      </w:r>
      <w:r>
        <w:rPr>
          <w:rFonts w:ascii="Times New Roman" w:hAnsi="Times New Roman"/>
          <w:b/>
          <w:bCs/>
          <w:sz w:val="20"/>
          <w:szCs w:val="20"/>
        </w:rPr>
        <w:t>ogram:</w:t>
      </w:r>
    </w:p>
    <w:p w:rsidR="00F42301" w:rsidRDefault="00F42301" w:rsidP="00721764">
      <w:pPr>
        <w:widowControl w:val="0"/>
        <w:autoSpaceDE w:val="0"/>
        <w:autoSpaceDN w:val="0"/>
        <w:adjustRightInd w:val="0"/>
        <w:spacing w:before="34" w:after="0" w:line="253" w:lineRule="auto"/>
        <w:ind w:left="2295" w:right="2390"/>
        <w:rPr>
          <w:rFonts w:ascii="Times New Roman" w:hAnsi="Times New Roman"/>
          <w:sz w:val="20"/>
          <w:szCs w:val="20"/>
        </w:rPr>
        <w:sectPr w:rsidR="00F42301">
          <w:pgSz w:w="12240" w:h="15840"/>
          <w:pgMar w:top="260" w:right="1280" w:bottom="280" w:left="240" w:header="0" w:footer="1034" w:gutter="0"/>
          <w:cols w:space="720" w:equalWidth="0">
            <w:col w:w="10720"/>
          </w:cols>
          <w:noEndnote/>
        </w:sectPr>
      </w:pPr>
    </w:p>
    <w:tbl>
      <w:tblPr>
        <w:tblW w:w="0" w:type="auto"/>
        <w:tblInd w:w="110" w:type="dxa"/>
        <w:tblLayout w:type="fixed"/>
        <w:tblCellMar>
          <w:left w:w="0" w:type="dxa"/>
          <w:right w:w="0" w:type="dxa"/>
        </w:tblCellMar>
        <w:tblLook w:val="0000"/>
      </w:tblPr>
      <w:tblGrid>
        <w:gridCol w:w="4876"/>
        <w:gridCol w:w="4560"/>
        <w:gridCol w:w="1067"/>
      </w:tblGrid>
      <w:tr w:rsidR="00F42301" w:rsidRPr="00FA7AC7" w:rsidTr="00B67EC4">
        <w:trPr>
          <w:trHeight w:hRule="exact" w:val="235"/>
        </w:trPr>
        <w:tc>
          <w:tcPr>
            <w:tcW w:w="4876" w:type="dxa"/>
            <w:tcBorders>
              <w:top w:val="nil"/>
              <w:left w:val="nil"/>
              <w:bottom w:val="single" w:sz="4" w:space="0" w:color="191919"/>
              <w:right w:val="single" w:sz="4" w:space="0" w:color="191919"/>
            </w:tcBorders>
          </w:tcPr>
          <w:p w:rsidR="00F42301" w:rsidRPr="00FA7AC7" w:rsidRDefault="00F42301" w:rsidP="00B67EC4">
            <w:pPr>
              <w:widowControl w:val="0"/>
              <w:autoSpaceDE w:val="0"/>
              <w:autoSpaceDN w:val="0"/>
              <w:adjustRightInd w:val="0"/>
              <w:spacing w:after="0"/>
              <w:rPr>
                <w:rFonts w:ascii="Times New Roman" w:hAnsi="Times New Roman"/>
                <w:sz w:val="24"/>
                <w:szCs w:val="24"/>
              </w:rPr>
            </w:pPr>
          </w:p>
        </w:tc>
        <w:tc>
          <w:tcPr>
            <w:tcW w:w="4560" w:type="dxa"/>
            <w:vMerge w:val="restart"/>
            <w:tcBorders>
              <w:top w:val="single" w:sz="4" w:space="0" w:color="191919"/>
              <w:left w:val="single" w:sz="4" w:space="0" w:color="191919"/>
              <w:bottom w:val="single" w:sz="4" w:space="0" w:color="191919"/>
              <w:right w:val="single" w:sz="4" w:space="0" w:color="191919"/>
            </w:tcBorders>
          </w:tcPr>
          <w:p w:rsidR="00F42301" w:rsidRPr="00FA7AC7" w:rsidRDefault="00F42301" w:rsidP="00B67EC4">
            <w:pPr>
              <w:widowControl w:val="0"/>
              <w:autoSpaceDE w:val="0"/>
              <w:autoSpaceDN w:val="0"/>
              <w:adjustRightInd w:val="0"/>
              <w:spacing w:after="0" w:line="380" w:lineRule="exact"/>
              <w:ind w:left="2056" w:right="1406"/>
              <w:jc w:val="center"/>
              <w:rPr>
                <w:rFonts w:ascii="Times New Roman" w:hAnsi="Times New Roman"/>
                <w:color w:val="000000"/>
                <w:sz w:val="27"/>
                <w:szCs w:val="27"/>
              </w:rPr>
            </w:pPr>
            <w:r w:rsidRPr="00FA7AC7">
              <w:rPr>
                <w:rFonts w:ascii="Times New Roman" w:hAnsi="Times New Roman"/>
                <w:b/>
                <w:bCs/>
                <w:color w:val="191919"/>
                <w:position w:val="-1"/>
                <w:sz w:val="36"/>
                <w:szCs w:val="36"/>
              </w:rPr>
              <w:t>M</w:t>
            </w:r>
            <w:r w:rsidRPr="00FA7AC7">
              <w:rPr>
                <w:rFonts w:ascii="Times New Roman" w:hAnsi="Times New Roman"/>
                <w:b/>
                <w:bCs/>
                <w:color w:val="191919"/>
                <w:position w:val="-1"/>
                <w:sz w:val="27"/>
                <w:szCs w:val="27"/>
              </w:rPr>
              <w:t>USIC</w:t>
            </w:r>
          </w:p>
          <w:p w:rsidR="00F42301" w:rsidRPr="00FA7AC7" w:rsidRDefault="00F42301" w:rsidP="00B67EC4">
            <w:pPr>
              <w:widowControl w:val="0"/>
              <w:autoSpaceDE w:val="0"/>
              <w:autoSpaceDN w:val="0"/>
              <w:adjustRightInd w:val="0"/>
              <w:spacing w:after="0" w:line="320" w:lineRule="exact"/>
              <w:ind w:left="1753" w:right="1013"/>
              <w:jc w:val="center"/>
              <w:rPr>
                <w:rFonts w:ascii="Times New Roman" w:hAnsi="Times New Roman"/>
                <w:sz w:val="24"/>
                <w:szCs w:val="24"/>
              </w:rPr>
            </w:pPr>
            <w:r w:rsidRPr="00FA7AC7">
              <w:rPr>
                <w:rFonts w:ascii="Times New Roman" w:hAnsi="Times New Roman"/>
                <w:b/>
                <w:bCs/>
                <w:color w:val="191919"/>
                <w:position w:val="-1"/>
                <w:sz w:val="36"/>
                <w:szCs w:val="36"/>
              </w:rPr>
              <w:t>E</w:t>
            </w:r>
            <w:r w:rsidRPr="00FA7AC7">
              <w:rPr>
                <w:rFonts w:ascii="Times New Roman" w:hAnsi="Times New Roman"/>
                <w:b/>
                <w:bCs/>
                <w:color w:val="191919"/>
                <w:position w:val="-1"/>
                <w:sz w:val="27"/>
                <w:szCs w:val="27"/>
              </w:rPr>
              <w:t>DUC</w:t>
            </w:r>
            <w:r w:rsidRPr="00FA7AC7">
              <w:rPr>
                <w:rFonts w:ascii="Times New Roman" w:hAnsi="Times New Roman"/>
                <w:b/>
                <w:bCs/>
                <w:color w:val="191919"/>
                <w:spacing w:val="-20"/>
                <w:position w:val="-1"/>
                <w:sz w:val="27"/>
                <w:szCs w:val="27"/>
              </w:rPr>
              <w:t>A</w:t>
            </w:r>
            <w:r w:rsidRPr="00FA7AC7">
              <w:rPr>
                <w:rFonts w:ascii="Times New Roman" w:hAnsi="Times New Roman"/>
                <w:b/>
                <w:bCs/>
                <w:color w:val="191919"/>
                <w:position w:val="-1"/>
                <w:sz w:val="27"/>
                <w:szCs w:val="27"/>
              </w:rPr>
              <w:t>TION</w:t>
            </w:r>
          </w:p>
        </w:tc>
        <w:tc>
          <w:tcPr>
            <w:tcW w:w="1067" w:type="dxa"/>
            <w:tcBorders>
              <w:top w:val="nil"/>
              <w:left w:val="single" w:sz="4" w:space="0" w:color="191919"/>
              <w:bottom w:val="single" w:sz="4" w:space="0" w:color="191919"/>
              <w:right w:val="nil"/>
            </w:tcBorders>
          </w:tcPr>
          <w:p w:rsidR="00F42301" w:rsidRPr="00FA7AC7" w:rsidRDefault="00F42301" w:rsidP="00B67EC4">
            <w:pPr>
              <w:widowControl w:val="0"/>
              <w:autoSpaceDE w:val="0"/>
              <w:autoSpaceDN w:val="0"/>
              <w:adjustRightInd w:val="0"/>
              <w:spacing w:after="0"/>
              <w:rPr>
                <w:rFonts w:ascii="Times New Roman" w:hAnsi="Times New Roman"/>
                <w:sz w:val="24"/>
                <w:szCs w:val="24"/>
              </w:rPr>
            </w:pPr>
          </w:p>
        </w:tc>
      </w:tr>
      <w:tr w:rsidR="00F42301" w:rsidRPr="00FA7AC7" w:rsidTr="00B67EC4">
        <w:trPr>
          <w:trHeight w:hRule="exact" w:val="256"/>
        </w:trPr>
        <w:tc>
          <w:tcPr>
            <w:tcW w:w="4876" w:type="dxa"/>
            <w:tcBorders>
              <w:top w:val="single" w:sz="4" w:space="0" w:color="191919"/>
              <w:left w:val="nil"/>
              <w:bottom w:val="single" w:sz="4" w:space="0" w:color="191919"/>
              <w:right w:val="single" w:sz="4" w:space="0" w:color="191919"/>
            </w:tcBorders>
          </w:tcPr>
          <w:p w:rsidR="00F42301" w:rsidRPr="00FA7AC7" w:rsidRDefault="00F42301" w:rsidP="00B67EC4">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B67EC4">
            <w:pPr>
              <w:widowControl w:val="0"/>
              <w:autoSpaceDE w:val="0"/>
              <w:autoSpaceDN w:val="0"/>
              <w:adjustRightInd w:val="0"/>
              <w:spacing w:after="0"/>
              <w:rPr>
                <w:rFonts w:ascii="Times New Roman" w:hAnsi="Times New Roman"/>
                <w:sz w:val="24"/>
                <w:szCs w:val="24"/>
              </w:rPr>
            </w:pPr>
          </w:p>
        </w:tc>
        <w:tc>
          <w:tcPr>
            <w:tcW w:w="1067" w:type="dxa"/>
            <w:tcBorders>
              <w:top w:val="single" w:sz="4" w:space="0" w:color="191919"/>
              <w:left w:val="single" w:sz="4" w:space="0" w:color="191919"/>
              <w:bottom w:val="single" w:sz="4" w:space="0" w:color="191919"/>
              <w:right w:val="nil"/>
            </w:tcBorders>
          </w:tcPr>
          <w:p w:rsidR="00F42301" w:rsidRPr="00FA7AC7" w:rsidRDefault="00F42301" w:rsidP="00B67EC4">
            <w:pPr>
              <w:widowControl w:val="0"/>
              <w:autoSpaceDE w:val="0"/>
              <w:autoSpaceDN w:val="0"/>
              <w:adjustRightInd w:val="0"/>
              <w:spacing w:after="0"/>
              <w:rPr>
                <w:rFonts w:ascii="Times New Roman" w:hAnsi="Times New Roman"/>
                <w:sz w:val="24"/>
                <w:szCs w:val="24"/>
              </w:rPr>
            </w:pPr>
          </w:p>
        </w:tc>
      </w:tr>
      <w:tr w:rsidR="00F42301" w:rsidRPr="00FA7AC7" w:rsidTr="00B67EC4">
        <w:trPr>
          <w:trHeight w:hRule="exact" w:val="219"/>
        </w:trPr>
        <w:tc>
          <w:tcPr>
            <w:tcW w:w="4876" w:type="dxa"/>
            <w:tcBorders>
              <w:top w:val="single" w:sz="4" w:space="0" w:color="191919"/>
              <w:left w:val="nil"/>
              <w:bottom w:val="nil"/>
              <w:right w:val="single" w:sz="4" w:space="0" w:color="191919"/>
            </w:tcBorders>
          </w:tcPr>
          <w:p w:rsidR="00F42301" w:rsidRPr="00FA7AC7" w:rsidRDefault="00F42301" w:rsidP="00B67EC4">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B67EC4">
            <w:pPr>
              <w:widowControl w:val="0"/>
              <w:autoSpaceDE w:val="0"/>
              <w:autoSpaceDN w:val="0"/>
              <w:adjustRightInd w:val="0"/>
              <w:spacing w:after="0"/>
              <w:rPr>
                <w:rFonts w:ascii="Times New Roman" w:hAnsi="Times New Roman"/>
                <w:sz w:val="24"/>
                <w:szCs w:val="24"/>
              </w:rPr>
            </w:pPr>
          </w:p>
        </w:tc>
        <w:tc>
          <w:tcPr>
            <w:tcW w:w="1067" w:type="dxa"/>
            <w:tcBorders>
              <w:top w:val="single" w:sz="4" w:space="0" w:color="191919"/>
              <w:left w:val="single" w:sz="4" w:space="0" w:color="191919"/>
              <w:bottom w:val="nil"/>
              <w:right w:val="nil"/>
            </w:tcBorders>
          </w:tcPr>
          <w:p w:rsidR="00F42301" w:rsidRPr="00FA7AC7" w:rsidRDefault="00F42301" w:rsidP="00B67EC4">
            <w:pPr>
              <w:widowControl w:val="0"/>
              <w:autoSpaceDE w:val="0"/>
              <w:autoSpaceDN w:val="0"/>
              <w:adjustRightInd w:val="0"/>
              <w:spacing w:after="0"/>
              <w:rPr>
                <w:rFonts w:ascii="Times New Roman" w:hAnsi="Times New Roman"/>
                <w:sz w:val="24"/>
                <w:szCs w:val="24"/>
              </w:rPr>
            </w:pPr>
          </w:p>
        </w:tc>
      </w:tr>
    </w:tbl>
    <w:p w:rsidR="00F42301" w:rsidRDefault="00F42301" w:rsidP="00721764">
      <w:pPr>
        <w:widowControl w:val="0"/>
        <w:autoSpaceDE w:val="0"/>
        <w:autoSpaceDN w:val="0"/>
        <w:adjustRightInd w:val="0"/>
        <w:spacing w:after="0" w:line="200" w:lineRule="exact"/>
        <w:rPr>
          <w:rFonts w:ascii="Times New Roman" w:hAnsi="Times New Roman"/>
          <w:sz w:val="20"/>
          <w:szCs w:val="20"/>
        </w:rPr>
      </w:pPr>
    </w:p>
    <w:p w:rsidR="00F42301" w:rsidRDefault="00F42301" w:rsidP="00721764">
      <w:pPr>
        <w:widowControl w:val="0"/>
        <w:autoSpaceDE w:val="0"/>
        <w:autoSpaceDN w:val="0"/>
        <w:adjustRightInd w:val="0"/>
        <w:spacing w:before="18" w:after="0" w:line="240" w:lineRule="exact"/>
        <w:rPr>
          <w:rFonts w:ascii="Times New Roman" w:hAnsi="Times New Roman"/>
          <w:sz w:val="24"/>
          <w:szCs w:val="24"/>
        </w:rPr>
      </w:pPr>
    </w:p>
    <w:tbl>
      <w:tblPr>
        <w:tblW w:w="0" w:type="auto"/>
        <w:tblInd w:w="1190" w:type="dxa"/>
        <w:tblLayout w:type="fixed"/>
        <w:tblCellMar>
          <w:left w:w="0" w:type="dxa"/>
          <w:right w:w="0" w:type="dxa"/>
        </w:tblCellMar>
        <w:tblLook w:val="0000"/>
      </w:tblPr>
      <w:tblGrid>
        <w:gridCol w:w="863"/>
        <w:gridCol w:w="817"/>
        <w:gridCol w:w="5935"/>
      </w:tblGrid>
      <w:tr w:rsidR="00F42301" w:rsidRPr="00FA7AC7" w:rsidTr="00B67EC4">
        <w:trPr>
          <w:trHeight w:hRule="exact" w:val="320"/>
        </w:trPr>
        <w:tc>
          <w:tcPr>
            <w:tcW w:w="863" w:type="dxa"/>
            <w:tcBorders>
              <w:top w:val="nil"/>
              <w:left w:val="nil"/>
              <w:bottom w:val="nil"/>
              <w:right w:val="nil"/>
            </w:tcBorders>
          </w:tcPr>
          <w:p w:rsidR="00F42301" w:rsidRPr="00FA7AC7" w:rsidRDefault="00F42301" w:rsidP="00B67EC4">
            <w:pPr>
              <w:widowControl w:val="0"/>
              <w:autoSpaceDE w:val="0"/>
              <w:autoSpaceDN w:val="0"/>
              <w:adjustRightInd w:val="0"/>
              <w:spacing w:before="66" w:after="0"/>
              <w:ind w:left="40"/>
              <w:rPr>
                <w:rFonts w:ascii="Times New Roman" w:hAnsi="Times New Roman"/>
                <w:sz w:val="24"/>
                <w:szCs w:val="24"/>
              </w:rPr>
            </w:pPr>
            <w:r w:rsidRPr="00FA7AC7">
              <w:rPr>
                <w:rFonts w:ascii="Times New Roman" w:hAnsi="Times New Roman"/>
                <w:sz w:val="20"/>
                <w:szCs w:val="20"/>
              </w:rPr>
              <w:t>MUSC</w:t>
            </w:r>
          </w:p>
        </w:tc>
        <w:tc>
          <w:tcPr>
            <w:tcW w:w="817" w:type="dxa"/>
            <w:tcBorders>
              <w:top w:val="nil"/>
              <w:left w:val="nil"/>
              <w:bottom w:val="nil"/>
              <w:right w:val="nil"/>
            </w:tcBorders>
          </w:tcPr>
          <w:p w:rsidR="00F42301" w:rsidRPr="00FA7AC7" w:rsidRDefault="00F42301" w:rsidP="00B67EC4">
            <w:pPr>
              <w:widowControl w:val="0"/>
              <w:autoSpaceDE w:val="0"/>
              <w:autoSpaceDN w:val="0"/>
              <w:adjustRightInd w:val="0"/>
              <w:spacing w:before="66" w:after="0"/>
              <w:ind w:left="257"/>
              <w:rPr>
                <w:rFonts w:ascii="Times New Roman" w:hAnsi="Times New Roman"/>
                <w:sz w:val="24"/>
                <w:szCs w:val="24"/>
              </w:rPr>
            </w:pPr>
            <w:r w:rsidRPr="00FA7AC7">
              <w:rPr>
                <w:rFonts w:ascii="Times New Roman" w:hAnsi="Times New Roman"/>
                <w:sz w:val="20"/>
                <w:szCs w:val="20"/>
              </w:rPr>
              <w:t>6000</w:t>
            </w:r>
          </w:p>
        </w:tc>
        <w:tc>
          <w:tcPr>
            <w:tcW w:w="5935" w:type="dxa"/>
            <w:tcBorders>
              <w:top w:val="nil"/>
              <w:left w:val="nil"/>
              <w:bottom w:val="nil"/>
              <w:right w:val="nil"/>
            </w:tcBorders>
          </w:tcPr>
          <w:p w:rsidR="00F42301" w:rsidRPr="00FA7AC7" w:rsidRDefault="00F42301" w:rsidP="00B67EC4">
            <w:pPr>
              <w:widowControl w:val="0"/>
              <w:autoSpaceDE w:val="0"/>
              <w:autoSpaceDN w:val="0"/>
              <w:adjustRightInd w:val="0"/>
              <w:spacing w:before="66" w:after="0"/>
              <w:ind w:left="160"/>
              <w:rPr>
                <w:rFonts w:ascii="Times New Roman" w:hAnsi="Times New Roman"/>
                <w:sz w:val="24"/>
                <w:szCs w:val="24"/>
              </w:rPr>
            </w:pPr>
            <w:r w:rsidRPr="00FA7AC7">
              <w:rPr>
                <w:rFonts w:ascii="Times New Roman" w:hAnsi="Times New Roman"/>
                <w:sz w:val="20"/>
                <w:szCs w:val="20"/>
              </w:rPr>
              <w:t>Graduate</w:t>
            </w:r>
            <w:r w:rsidRPr="00FA7AC7">
              <w:rPr>
                <w:rFonts w:ascii="Times New Roman" w:hAnsi="Times New Roman"/>
                <w:spacing w:val="2"/>
                <w:sz w:val="20"/>
                <w:szCs w:val="20"/>
              </w:rPr>
              <w:t xml:space="preserve"> </w:t>
            </w:r>
            <w:r w:rsidRPr="00FA7AC7">
              <w:rPr>
                <w:rFonts w:ascii="Times New Roman" w:hAnsi="Times New Roman"/>
                <w:sz w:val="20"/>
                <w:szCs w:val="20"/>
              </w:rPr>
              <w:t>Applied</w:t>
            </w:r>
            <w:r w:rsidRPr="00FA7AC7">
              <w:rPr>
                <w:rFonts w:ascii="Times New Roman" w:hAnsi="Times New Roman"/>
                <w:spacing w:val="13"/>
                <w:sz w:val="20"/>
                <w:szCs w:val="20"/>
              </w:rPr>
              <w:t xml:space="preserve"> </w:t>
            </w:r>
            <w:r w:rsidRPr="00FA7AC7">
              <w:rPr>
                <w:rFonts w:ascii="Times New Roman" w:hAnsi="Times New Roman"/>
                <w:sz w:val="20"/>
                <w:szCs w:val="20"/>
              </w:rPr>
              <w:t>Concentration......................................................2</w:t>
            </w:r>
            <w:r w:rsidRPr="00FA7AC7">
              <w:rPr>
                <w:rFonts w:ascii="Times New Roman" w:hAnsi="Times New Roman"/>
                <w:spacing w:val="13"/>
                <w:sz w:val="20"/>
                <w:szCs w:val="20"/>
              </w:rPr>
              <w:t xml:space="preserve"> </w:t>
            </w:r>
            <w:r w:rsidRPr="00FA7AC7">
              <w:rPr>
                <w:rFonts w:ascii="Times New Roman" w:hAnsi="Times New Roman"/>
                <w:sz w:val="20"/>
                <w:szCs w:val="20"/>
              </w:rPr>
              <w:t>hrs</w:t>
            </w:r>
          </w:p>
        </w:tc>
      </w:tr>
      <w:tr w:rsidR="00F42301" w:rsidRPr="00FA7AC7" w:rsidTr="00B67EC4">
        <w:trPr>
          <w:trHeight w:hRule="exact" w:val="320"/>
        </w:trPr>
        <w:tc>
          <w:tcPr>
            <w:tcW w:w="863" w:type="dxa"/>
            <w:tcBorders>
              <w:top w:val="nil"/>
              <w:left w:val="nil"/>
              <w:bottom w:val="nil"/>
              <w:right w:val="nil"/>
            </w:tcBorders>
          </w:tcPr>
          <w:p w:rsidR="00F42301" w:rsidRPr="00FA7AC7" w:rsidRDefault="00F42301" w:rsidP="00B67EC4">
            <w:pPr>
              <w:widowControl w:val="0"/>
              <w:autoSpaceDE w:val="0"/>
              <w:autoSpaceDN w:val="0"/>
              <w:adjustRightInd w:val="0"/>
              <w:spacing w:after="0" w:line="217" w:lineRule="exact"/>
              <w:ind w:left="40"/>
              <w:rPr>
                <w:rFonts w:ascii="Times New Roman" w:hAnsi="Times New Roman"/>
                <w:sz w:val="24"/>
                <w:szCs w:val="24"/>
              </w:rPr>
            </w:pPr>
            <w:r w:rsidRPr="00FA7AC7">
              <w:rPr>
                <w:rFonts w:ascii="Times New Roman" w:hAnsi="Times New Roman"/>
                <w:sz w:val="20"/>
                <w:szCs w:val="20"/>
              </w:rPr>
              <w:t>MUSC</w:t>
            </w:r>
          </w:p>
        </w:tc>
        <w:tc>
          <w:tcPr>
            <w:tcW w:w="817" w:type="dxa"/>
            <w:tcBorders>
              <w:top w:val="nil"/>
              <w:left w:val="nil"/>
              <w:bottom w:val="nil"/>
              <w:right w:val="nil"/>
            </w:tcBorders>
          </w:tcPr>
          <w:p w:rsidR="00F42301" w:rsidRPr="00FA7AC7" w:rsidRDefault="00F42301" w:rsidP="00B67EC4">
            <w:pPr>
              <w:widowControl w:val="0"/>
              <w:autoSpaceDE w:val="0"/>
              <w:autoSpaceDN w:val="0"/>
              <w:adjustRightInd w:val="0"/>
              <w:spacing w:after="0" w:line="217" w:lineRule="exact"/>
              <w:ind w:left="256"/>
              <w:rPr>
                <w:rFonts w:ascii="Times New Roman" w:hAnsi="Times New Roman"/>
                <w:sz w:val="24"/>
                <w:szCs w:val="24"/>
              </w:rPr>
            </w:pPr>
            <w:r w:rsidRPr="00FA7AC7">
              <w:rPr>
                <w:rFonts w:ascii="Times New Roman" w:hAnsi="Times New Roman"/>
                <w:sz w:val="20"/>
                <w:szCs w:val="20"/>
              </w:rPr>
              <w:t>6003</w:t>
            </w:r>
          </w:p>
        </w:tc>
        <w:tc>
          <w:tcPr>
            <w:tcW w:w="5935" w:type="dxa"/>
            <w:tcBorders>
              <w:top w:val="nil"/>
              <w:left w:val="nil"/>
              <w:bottom w:val="nil"/>
              <w:right w:val="nil"/>
            </w:tcBorders>
          </w:tcPr>
          <w:p w:rsidR="00F42301" w:rsidRPr="00FA7AC7" w:rsidRDefault="00F42301" w:rsidP="00B67EC4">
            <w:pPr>
              <w:widowControl w:val="0"/>
              <w:autoSpaceDE w:val="0"/>
              <w:autoSpaceDN w:val="0"/>
              <w:adjustRightInd w:val="0"/>
              <w:spacing w:after="0" w:line="217" w:lineRule="exact"/>
              <w:ind w:left="160"/>
              <w:rPr>
                <w:rFonts w:ascii="Times New Roman" w:hAnsi="Times New Roman"/>
                <w:sz w:val="24"/>
                <w:szCs w:val="24"/>
              </w:rPr>
            </w:pPr>
            <w:r w:rsidRPr="00FA7AC7">
              <w:rPr>
                <w:rFonts w:ascii="Times New Roman" w:hAnsi="Times New Roman"/>
                <w:sz w:val="20"/>
                <w:szCs w:val="20"/>
              </w:rPr>
              <w:t>Analysis/Musical</w:t>
            </w:r>
            <w:r w:rsidRPr="00FA7AC7">
              <w:rPr>
                <w:rFonts w:ascii="Times New Roman" w:hAnsi="Times New Roman"/>
                <w:spacing w:val="1"/>
                <w:sz w:val="20"/>
                <w:szCs w:val="20"/>
              </w:rPr>
              <w:t xml:space="preserve"> </w:t>
            </w:r>
            <w:r w:rsidRPr="00FA7AC7">
              <w:rPr>
                <w:rFonts w:ascii="Times New Roman" w:hAnsi="Times New Roman"/>
                <w:sz w:val="20"/>
                <w:szCs w:val="20"/>
              </w:rPr>
              <w:t>Styles....................................................................3</w:t>
            </w:r>
            <w:r w:rsidRPr="00FA7AC7">
              <w:rPr>
                <w:rFonts w:ascii="Times New Roman" w:hAnsi="Times New Roman"/>
                <w:spacing w:val="1"/>
                <w:sz w:val="20"/>
                <w:szCs w:val="20"/>
              </w:rPr>
              <w:t xml:space="preserve"> </w:t>
            </w:r>
            <w:r w:rsidRPr="00FA7AC7">
              <w:rPr>
                <w:rFonts w:ascii="Times New Roman" w:hAnsi="Times New Roman"/>
                <w:sz w:val="20"/>
                <w:szCs w:val="20"/>
              </w:rPr>
              <w:t>hrs</w:t>
            </w:r>
          </w:p>
        </w:tc>
      </w:tr>
    </w:tbl>
    <w:p w:rsidR="00F42301" w:rsidRDefault="00F42301" w:rsidP="00721764">
      <w:pPr>
        <w:widowControl w:val="0"/>
        <w:autoSpaceDE w:val="0"/>
        <w:autoSpaceDN w:val="0"/>
        <w:adjustRightInd w:val="0"/>
        <w:spacing w:before="5" w:after="0" w:line="200" w:lineRule="exact"/>
        <w:rPr>
          <w:rFonts w:ascii="Times New Roman" w:hAnsi="Times New Roman"/>
          <w:sz w:val="20"/>
          <w:szCs w:val="20"/>
        </w:rPr>
      </w:pPr>
    </w:p>
    <w:p w:rsidR="00F42301" w:rsidRDefault="00F42301" w:rsidP="00721764">
      <w:pPr>
        <w:widowControl w:val="0"/>
        <w:tabs>
          <w:tab w:val="left" w:pos="8020"/>
        </w:tabs>
        <w:autoSpaceDE w:val="0"/>
        <w:autoSpaceDN w:val="0"/>
        <w:adjustRightInd w:val="0"/>
        <w:spacing w:before="14" w:after="0"/>
        <w:ind w:left="870"/>
        <w:rPr>
          <w:rFonts w:ascii="Times New Roman" w:hAnsi="Times New Roman"/>
          <w:sz w:val="28"/>
          <w:szCs w:val="28"/>
        </w:rPr>
      </w:pPr>
      <w:r>
        <w:rPr>
          <w:rFonts w:ascii="Times New Roman" w:hAnsi="Times New Roman"/>
          <w:b/>
          <w:bCs/>
          <w:sz w:val="28"/>
          <w:szCs w:val="28"/>
        </w:rPr>
        <w:t>A</w:t>
      </w:r>
      <w:r>
        <w:rPr>
          <w:rFonts w:ascii="Times New Roman" w:hAnsi="Times New Roman"/>
          <w:b/>
          <w:bCs/>
          <w:spacing w:val="-5"/>
          <w:sz w:val="28"/>
          <w:szCs w:val="28"/>
        </w:rPr>
        <w:t>r</w:t>
      </w:r>
      <w:r>
        <w:rPr>
          <w:rFonts w:ascii="Times New Roman" w:hAnsi="Times New Roman"/>
          <w:b/>
          <w:bCs/>
          <w:sz w:val="28"/>
          <w:szCs w:val="28"/>
        </w:rPr>
        <w:t>ea C - P</w:t>
      </w:r>
      <w:r>
        <w:rPr>
          <w:rFonts w:ascii="Times New Roman" w:hAnsi="Times New Roman"/>
          <w:b/>
          <w:bCs/>
          <w:spacing w:val="-5"/>
          <w:sz w:val="28"/>
          <w:szCs w:val="28"/>
        </w:rPr>
        <w:t>r</w:t>
      </w:r>
      <w:r>
        <w:rPr>
          <w:rFonts w:ascii="Times New Roman" w:hAnsi="Times New Roman"/>
          <w:b/>
          <w:bCs/>
          <w:sz w:val="28"/>
          <w:szCs w:val="28"/>
        </w:rPr>
        <w:t>ofessional Studies</w:t>
      </w:r>
      <w:r>
        <w:rPr>
          <w:rFonts w:ascii="Times New Roman" w:hAnsi="Times New Roman"/>
          <w:b/>
          <w:bCs/>
          <w:sz w:val="28"/>
          <w:szCs w:val="28"/>
        </w:rPr>
        <w:tab/>
        <w:t>12 hrs</w:t>
      </w:r>
    </w:p>
    <w:p w:rsidR="00F42301" w:rsidRDefault="00F42301" w:rsidP="00721764">
      <w:pPr>
        <w:widowControl w:val="0"/>
        <w:autoSpaceDE w:val="0"/>
        <w:autoSpaceDN w:val="0"/>
        <w:adjustRightInd w:val="0"/>
        <w:spacing w:before="34" w:after="0" w:line="253" w:lineRule="auto"/>
        <w:ind w:left="1230" w:right="3706"/>
        <w:rPr>
          <w:rFonts w:ascii="Times New Roman" w:hAnsi="Times New Roman"/>
          <w:sz w:val="20"/>
          <w:szCs w:val="20"/>
        </w:rPr>
      </w:pPr>
      <w:r w:rsidRPr="003F2CF3">
        <w:rPr>
          <w:rFonts w:ascii="Calibri" w:hAnsi="Calibri"/>
          <w:noProof/>
          <w:lang w:eastAsia="en-US"/>
        </w:rPr>
        <w:pict>
          <v:group id="_x0000_s3787" style="position:absolute;left:0;text-align:left;margin-left:316.55pt;margin-top:-110.2pt;width:31.2pt;height:31.05pt;z-index:-251516928;mso-position-horizontal-relative:page" coordorigin="6331,-2204" coordsize="624,621" o:allowincell="f">
            <v:rect id="_x0000_s3788" style="position:absolute;left:6336;top:-2199;width:613;height:610" o:allowincell="f" stroked="f">
              <v:path arrowok="t"/>
            </v:rect>
            <v:rect id="_x0000_s3789" style="position:absolute;left:6336;top:-2199;width:620;height:620;mso-position-horizontal-relative:page" o:allowincell="f" filled="f" stroked="f">
              <v:textbox inset="0,0,0,0">
                <w:txbxContent>
                  <w:p w:rsidR="00F42301" w:rsidRDefault="00F42301" w:rsidP="00721764">
                    <w:pPr>
                      <w:spacing w:after="0" w:line="620" w:lineRule="atLeast"/>
                      <w:rPr>
                        <w:rFonts w:ascii="Times New Roman" w:hAnsi="Times New Roman"/>
                        <w:sz w:val="24"/>
                        <w:szCs w:val="24"/>
                      </w:rPr>
                    </w:pPr>
                    <w:r>
                      <w:rPr>
                        <w:rFonts w:ascii="Times New Roman" w:hAnsi="Times New Roman"/>
                        <w:noProof/>
                        <w:sz w:val="24"/>
                        <w:szCs w:val="24"/>
                      </w:rPr>
                      <w:drawing>
                        <wp:inline distT="0" distB="0" distL="0" distR="0">
                          <wp:extent cx="390525" cy="390525"/>
                          <wp:effectExtent l="19050" t="0" r="9525" b="0"/>
                          <wp:docPr id="150"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5"/>
                                  <a:srcRect/>
                                  <a:stretch>
                                    <a:fillRect/>
                                  </a:stretch>
                                </pic:blipFill>
                                <pic:spPr bwMode="auto">
                                  <a:xfrm>
                                    <a:off x="0" y="0"/>
                                    <a:ext cx="390525" cy="390525"/>
                                  </a:xfrm>
                                  <a:prstGeom prst="rect">
                                    <a:avLst/>
                                  </a:prstGeom>
                                  <a:noFill/>
                                  <a:ln w="9525">
                                    <a:noFill/>
                                    <a:miter lim="800000"/>
                                    <a:headEnd/>
                                    <a:tailEnd/>
                                  </a:ln>
                                </pic:spPr>
                              </pic:pic>
                            </a:graphicData>
                          </a:graphic>
                        </wp:inline>
                      </w:drawing>
                    </w:r>
                  </w:p>
                  <w:p w:rsidR="00F42301" w:rsidRDefault="00F42301" w:rsidP="00721764">
                    <w:pPr>
                      <w:widowControl w:val="0"/>
                      <w:autoSpaceDE w:val="0"/>
                      <w:autoSpaceDN w:val="0"/>
                      <w:adjustRightInd w:val="0"/>
                      <w:spacing w:after="0"/>
                      <w:rPr>
                        <w:rFonts w:ascii="Times New Roman" w:hAnsi="Times New Roman"/>
                        <w:sz w:val="24"/>
                        <w:szCs w:val="24"/>
                      </w:rPr>
                    </w:pPr>
                  </w:p>
                </w:txbxContent>
              </v:textbox>
            </v:rect>
            <w10:wrap anchorx="page"/>
          </v:group>
        </w:pict>
      </w:r>
      <w:r w:rsidRPr="003F2CF3">
        <w:rPr>
          <w:rFonts w:ascii="Calibri" w:hAnsi="Calibri"/>
          <w:noProof/>
          <w:lang w:eastAsia="en-US"/>
        </w:rPr>
        <w:pict>
          <v:shape id="_x0000_s3790" type="#_x0000_t202" style="position:absolute;left:0;text-align:left;margin-left:123.5pt;margin-top:25.5pt;width:380.8pt;height:77.05pt;z-index:-251515904;mso-position-horizontal-relative:page" o:allowincell="f" filled="f" stroked="f">
            <v:textbox inset="0,0,0,0">
              <w:txbxContent>
                <w:tbl>
                  <w:tblPr>
                    <w:tblW w:w="0" w:type="auto"/>
                    <w:tblLayout w:type="fixed"/>
                    <w:tblCellMar>
                      <w:left w:w="0" w:type="dxa"/>
                      <w:right w:w="0" w:type="dxa"/>
                    </w:tblCellMar>
                    <w:tblLook w:val="0000"/>
                  </w:tblPr>
                  <w:tblGrid>
                    <w:gridCol w:w="864"/>
                    <w:gridCol w:w="816"/>
                    <w:gridCol w:w="5936"/>
                  </w:tblGrid>
                  <w:tr w:rsidR="00F42301" w:rsidRPr="00FA7AC7">
                    <w:trPr>
                      <w:trHeight w:hRule="exact" w:val="261"/>
                    </w:trPr>
                    <w:tc>
                      <w:tcPr>
                        <w:tcW w:w="864" w:type="dxa"/>
                        <w:tcBorders>
                          <w:top w:val="nil"/>
                          <w:left w:val="nil"/>
                          <w:bottom w:val="nil"/>
                          <w:right w:val="nil"/>
                        </w:tcBorders>
                      </w:tcPr>
                      <w:p w:rsidR="00F42301" w:rsidRPr="00FA7AC7" w:rsidRDefault="00F42301">
                        <w:pPr>
                          <w:widowControl w:val="0"/>
                          <w:autoSpaceDE w:val="0"/>
                          <w:autoSpaceDN w:val="0"/>
                          <w:adjustRightInd w:val="0"/>
                          <w:spacing w:before="7" w:after="0"/>
                          <w:ind w:left="40"/>
                          <w:rPr>
                            <w:rFonts w:ascii="Times New Roman" w:hAnsi="Times New Roman"/>
                            <w:sz w:val="24"/>
                            <w:szCs w:val="24"/>
                          </w:rPr>
                        </w:pPr>
                        <w:r w:rsidRPr="00FA7AC7">
                          <w:rPr>
                            <w:rFonts w:ascii="Times New Roman" w:hAnsi="Times New Roman"/>
                            <w:sz w:val="20"/>
                            <w:szCs w:val="20"/>
                          </w:rPr>
                          <w:t>MUSC</w:t>
                        </w:r>
                      </w:p>
                    </w:tc>
                    <w:tc>
                      <w:tcPr>
                        <w:tcW w:w="816" w:type="dxa"/>
                        <w:tcBorders>
                          <w:top w:val="nil"/>
                          <w:left w:val="nil"/>
                          <w:bottom w:val="nil"/>
                          <w:right w:val="nil"/>
                        </w:tcBorders>
                      </w:tcPr>
                      <w:p w:rsidR="00F42301" w:rsidRPr="00FA7AC7" w:rsidRDefault="00F42301">
                        <w:pPr>
                          <w:widowControl w:val="0"/>
                          <w:autoSpaceDE w:val="0"/>
                          <w:autoSpaceDN w:val="0"/>
                          <w:adjustRightInd w:val="0"/>
                          <w:spacing w:before="7" w:after="0"/>
                          <w:ind w:left="256"/>
                          <w:rPr>
                            <w:rFonts w:ascii="Times New Roman" w:hAnsi="Times New Roman"/>
                            <w:sz w:val="24"/>
                            <w:szCs w:val="24"/>
                          </w:rPr>
                        </w:pPr>
                        <w:r w:rsidRPr="00FA7AC7">
                          <w:rPr>
                            <w:rFonts w:ascii="Times New Roman" w:hAnsi="Times New Roman"/>
                            <w:sz w:val="20"/>
                            <w:szCs w:val="20"/>
                          </w:rPr>
                          <w:t>5023</w:t>
                        </w:r>
                      </w:p>
                    </w:tc>
                    <w:tc>
                      <w:tcPr>
                        <w:tcW w:w="5936" w:type="dxa"/>
                        <w:tcBorders>
                          <w:top w:val="nil"/>
                          <w:left w:val="nil"/>
                          <w:bottom w:val="nil"/>
                          <w:right w:val="nil"/>
                        </w:tcBorders>
                      </w:tcPr>
                      <w:p w:rsidR="00F42301" w:rsidRPr="00FA7AC7" w:rsidRDefault="00F42301">
                        <w:pPr>
                          <w:widowControl w:val="0"/>
                          <w:autoSpaceDE w:val="0"/>
                          <w:autoSpaceDN w:val="0"/>
                          <w:adjustRightInd w:val="0"/>
                          <w:spacing w:before="7" w:after="0"/>
                          <w:ind w:left="160"/>
                          <w:rPr>
                            <w:rFonts w:ascii="Times New Roman" w:hAnsi="Times New Roman"/>
                            <w:sz w:val="24"/>
                            <w:szCs w:val="24"/>
                          </w:rPr>
                        </w:pPr>
                        <w:r w:rsidRPr="00FA7AC7">
                          <w:rPr>
                            <w:rFonts w:ascii="Times New Roman" w:hAnsi="Times New Roman"/>
                            <w:sz w:val="20"/>
                            <w:szCs w:val="20"/>
                          </w:rPr>
                          <w:t>Special</w:t>
                        </w:r>
                        <w:r w:rsidRPr="00FA7AC7">
                          <w:rPr>
                            <w:rFonts w:ascii="Times New Roman" w:hAnsi="Times New Roman"/>
                            <w:spacing w:val="6"/>
                            <w:sz w:val="20"/>
                            <w:szCs w:val="20"/>
                          </w:rPr>
                          <w:t xml:space="preserve"> </w:t>
                        </w:r>
                        <w:r w:rsidRPr="00FA7AC7">
                          <w:rPr>
                            <w:rFonts w:ascii="Times New Roman" w:hAnsi="Times New Roman"/>
                            <w:sz w:val="20"/>
                            <w:szCs w:val="20"/>
                          </w:rPr>
                          <w:t>Problems</w:t>
                        </w:r>
                        <w:r w:rsidRPr="00FA7AC7">
                          <w:rPr>
                            <w:rFonts w:ascii="Times New Roman" w:hAnsi="Times New Roman"/>
                            <w:spacing w:val="6"/>
                            <w:sz w:val="20"/>
                            <w:szCs w:val="20"/>
                          </w:rPr>
                          <w:t xml:space="preserve"> </w:t>
                        </w:r>
                        <w:r w:rsidRPr="00FA7AC7">
                          <w:rPr>
                            <w:rFonts w:ascii="Times New Roman" w:hAnsi="Times New Roman"/>
                            <w:sz w:val="20"/>
                            <w:szCs w:val="20"/>
                          </w:rPr>
                          <w:t>in</w:t>
                        </w:r>
                        <w:r w:rsidRPr="00FA7AC7">
                          <w:rPr>
                            <w:rFonts w:ascii="Times New Roman" w:hAnsi="Times New Roman"/>
                            <w:spacing w:val="6"/>
                            <w:sz w:val="20"/>
                            <w:szCs w:val="20"/>
                          </w:rPr>
                          <w:t xml:space="preserve"> </w:t>
                        </w:r>
                        <w:r w:rsidRPr="00FA7AC7">
                          <w:rPr>
                            <w:rFonts w:ascii="Times New Roman" w:hAnsi="Times New Roman"/>
                            <w:sz w:val="20"/>
                            <w:szCs w:val="20"/>
                          </w:rPr>
                          <w:t>Music</w:t>
                        </w:r>
                        <w:r w:rsidRPr="00FA7AC7">
                          <w:rPr>
                            <w:rFonts w:ascii="Times New Roman" w:hAnsi="Times New Roman"/>
                            <w:spacing w:val="6"/>
                            <w:sz w:val="20"/>
                            <w:szCs w:val="20"/>
                          </w:rPr>
                          <w:t xml:space="preserve"> </w:t>
                        </w:r>
                        <w:r w:rsidRPr="00FA7AC7">
                          <w:rPr>
                            <w:rFonts w:ascii="Times New Roman" w:hAnsi="Times New Roman"/>
                            <w:sz w:val="20"/>
                            <w:szCs w:val="20"/>
                          </w:rPr>
                          <w:t>Education..............................................3</w:t>
                        </w:r>
                        <w:r w:rsidRPr="00FA7AC7">
                          <w:rPr>
                            <w:rFonts w:ascii="Times New Roman" w:hAnsi="Times New Roman"/>
                            <w:spacing w:val="6"/>
                            <w:sz w:val="20"/>
                            <w:szCs w:val="20"/>
                          </w:rPr>
                          <w:t xml:space="preserve"> </w:t>
                        </w:r>
                        <w:r w:rsidRPr="00FA7AC7">
                          <w:rPr>
                            <w:rFonts w:ascii="Times New Roman" w:hAnsi="Times New Roman"/>
                            <w:sz w:val="20"/>
                            <w:szCs w:val="20"/>
                          </w:rPr>
                          <w:t>hrs</w:t>
                        </w:r>
                      </w:p>
                    </w:tc>
                  </w:tr>
                  <w:tr w:rsidR="00F42301" w:rsidRPr="00FA7AC7">
                    <w:trPr>
                      <w:trHeight w:hRule="exact" w:val="240"/>
                    </w:trPr>
                    <w:tc>
                      <w:tcPr>
                        <w:tcW w:w="864" w:type="dxa"/>
                        <w:tcBorders>
                          <w:top w:val="nil"/>
                          <w:left w:val="nil"/>
                          <w:bottom w:val="nil"/>
                          <w:right w:val="nil"/>
                        </w:tcBorders>
                      </w:tcPr>
                      <w:p w:rsidR="00F42301" w:rsidRPr="00FA7AC7" w:rsidRDefault="00F42301">
                        <w:pPr>
                          <w:widowControl w:val="0"/>
                          <w:autoSpaceDE w:val="0"/>
                          <w:autoSpaceDN w:val="0"/>
                          <w:adjustRightInd w:val="0"/>
                          <w:spacing w:after="0" w:line="217" w:lineRule="exact"/>
                          <w:ind w:left="40"/>
                          <w:rPr>
                            <w:rFonts w:ascii="Times New Roman" w:hAnsi="Times New Roman"/>
                            <w:sz w:val="24"/>
                            <w:szCs w:val="24"/>
                          </w:rPr>
                        </w:pPr>
                        <w:r w:rsidRPr="00FA7AC7">
                          <w:rPr>
                            <w:rFonts w:ascii="Times New Roman" w:hAnsi="Times New Roman"/>
                            <w:sz w:val="20"/>
                            <w:szCs w:val="20"/>
                          </w:rPr>
                          <w:t>MUSC</w:t>
                        </w:r>
                      </w:p>
                    </w:tc>
                    <w:tc>
                      <w:tcPr>
                        <w:tcW w:w="816" w:type="dxa"/>
                        <w:tcBorders>
                          <w:top w:val="nil"/>
                          <w:left w:val="nil"/>
                          <w:bottom w:val="nil"/>
                          <w:right w:val="nil"/>
                        </w:tcBorders>
                      </w:tcPr>
                      <w:p w:rsidR="00F42301" w:rsidRPr="00FA7AC7" w:rsidRDefault="00F42301">
                        <w:pPr>
                          <w:widowControl w:val="0"/>
                          <w:autoSpaceDE w:val="0"/>
                          <w:autoSpaceDN w:val="0"/>
                          <w:adjustRightInd w:val="0"/>
                          <w:spacing w:after="0" w:line="217" w:lineRule="exact"/>
                          <w:ind w:left="256"/>
                          <w:rPr>
                            <w:rFonts w:ascii="Times New Roman" w:hAnsi="Times New Roman"/>
                            <w:sz w:val="24"/>
                            <w:szCs w:val="24"/>
                          </w:rPr>
                        </w:pPr>
                        <w:r w:rsidRPr="00FA7AC7">
                          <w:rPr>
                            <w:rFonts w:ascii="Times New Roman" w:hAnsi="Times New Roman"/>
                            <w:sz w:val="20"/>
                            <w:szCs w:val="20"/>
                          </w:rPr>
                          <w:t>5041</w:t>
                        </w:r>
                      </w:p>
                    </w:tc>
                    <w:tc>
                      <w:tcPr>
                        <w:tcW w:w="5936" w:type="dxa"/>
                        <w:tcBorders>
                          <w:top w:val="nil"/>
                          <w:left w:val="nil"/>
                          <w:bottom w:val="nil"/>
                          <w:right w:val="nil"/>
                        </w:tcBorders>
                      </w:tcPr>
                      <w:p w:rsidR="00F42301" w:rsidRPr="00FA7AC7" w:rsidRDefault="00F42301">
                        <w:pPr>
                          <w:widowControl w:val="0"/>
                          <w:autoSpaceDE w:val="0"/>
                          <w:autoSpaceDN w:val="0"/>
                          <w:adjustRightInd w:val="0"/>
                          <w:spacing w:after="0" w:line="217" w:lineRule="exact"/>
                          <w:ind w:left="160"/>
                          <w:rPr>
                            <w:rFonts w:ascii="Times New Roman" w:hAnsi="Times New Roman"/>
                            <w:sz w:val="24"/>
                            <w:szCs w:val="24"/>
                          </w:rPr>
                        </w:pPr>
                        <w:r w:rsidRPr="00FA7AC7">
                          <w:rPr>
                            <w:rFonts w:ascii="Times New Roman" w:hAnsi="Times New Roman"/>
                            <w:sz w:val="20"/>
                            <w:szCs w:val="20"/>
                          </w:rPr>
                          <w:t>Advanced</w:t>
                        </w:r>
                        <w:r w:rsidRPr="00FA7AC7">
                          <w:rPr>
                            <w:rFonts w:ascii="Times New Roman" w:hAnsi="Times New Roman"/>
                            <w:spacing w:val="4"/>
                            <w:sz w:val="20"/>
                            <w:szCs w:val="20"/>
                          </w:rPr>
                          <w:t xml:space="preserve"> </w:t>
                        </w:r>
                        <w:r w:rsidRPr="00FA7AC7">
                          <w:rPr>
                            <w:rFonts w:ascii="Times New Roman" w:hAnsi="Times New Roman"/>
                            <w:sz w:val="20"/>
                            <w:szCs w:val="20"/>
                          </w:rPr>
                          <w:t>Studies</w:t>
                        </w:r>
                        <w:r w:rsidRPr="00FA7AC7">
                          <w:rPr>
                            <w:rFonts w:ascii="Times New Roman" w:hAnsi="Times New Roman"/>
                            <w:spacing w:val="4"/>
                            <w:sz w:val="20"/>
                            <w:szCs w:val="20"/>
                          </w:rPr>
                          <w:t xml:space="preserve"> </w:t>
                        </w:r>
                        <w:r w:rsidRPr="00FA7AC7">
                          <w:rPr>
                            <w:rFonts w:ascii="Times New Roman" w:hAnsi="Times New Roman"/>
                            <w:sz w:val="20"/>
                            <w:szCs w:val="20"/>
                          </w:rPr>
                          <w:t>in</w:t>
                        </w:r>
                        <w:r w:rsidRPr="00FA7AC7">
                          <w:rPr>
                            <w:rFonts w:ascii="Times New Roman" w:hAnsi="Times New Roman"/>
                            <w:spacing w:val="1"/>
                            <w:sz w:val="20"/>
                            <w:szCs w:val="20"/>
                          </w:rPr>
                          <w:t xml:space="preserve"> </w:t>
                        </w:r>
                        <w:r w:rsidRPr="00FA7AC7">
                          <w:rPr>
                            <w:rFonts w:ascii="Times New Roman" w:hAnsi="Times New Roman"/>
                            <w:spacing w:val="-14"/>
                            <w:sz w:val="20"/>
                            <w:szCs w:val="20"/>
                          </w:rPr>
                          <w:t>T</w:t>
                        </w:r>
                        <w:r w:rsidRPr="00FA7AC7">
                          <w:rPr>
                            <w:rFonts w:ascii="Times New Roman" w:hAnsi="Times New Roman"/>
                            <w:sz w:val="20"/>
                            <w:szCs w:val="20"/>
                          </w:rPr>
                          <w:t>eaching</w:t>
                        </w:r>
                        <w:r w:rsidRPr="00FA7AC7">
                          <w:rPr>
                            <w:rFonts w:ascii="Times New Roman" w:hAnsi="Times New Roman"/>
                            <w:spacing w:val="5"/>
                            <w:sz w:val="20"/>
                            <w:szCs w:val="20"/>
                          </w:rPr>
                          <w:t xml:space="preserve"> </w:t>
                        </w:r>
                        <w:r w:rsidRPr="00FA7AC7">
                          <w:rPr>
                            <w:rFonts w:ascii="Times New Roman" w:hAnsi="Times New Roman"/>
                            <w:sz w:val="20"/>
                            <w:szCs w:val="20"/>
                          </w:rPr>
                          <w:t>General</w:t>
                        </w:r>
                        <w:r w:rsidRPr="00FA7AC7">
                          <w:rPr>
                            <w:rFonts w:ascii="Times New Roman" w:hAnsi="Times New Roman"/>
                            <w:spacing w:val="4"/>
                            <w:sz w:val="20"/>
                            <w:szCs w:val="20"/>
                          </w:rPr>
                          <w:t xml:space="preserve"> </w:t>
                        </w:r>
                        <w:r w:rsidRPr="00FA7AC7">
                          <w:rPr>
                            <w:rFonts w:ascii="Times New Roman" w:hAnsi="Times New Roman"/>
                            <w:sz w:val="20"/>
                            <w:szCs w:val="20"/>
                          </w:rPr>
                          <w:t>Music.................................3</w:t>
                        </w:r>
                        <w:r w:rsidRPr="00FA7AC7">
                          <w:rPr>
                            <w:rFonts w:ascii="Times New Roman" w:hAnsi="Times New Roman"/>
                            <w:spacing w:val="4"/>
                            <w:sz w:val="20"/>
                            <w:szCs w:val="20"/>
                          </w:rPr>
                          <w:t xml:space="preserve"> </w:t>
                        </w:r>
                        <w:r w:rsidRPr="00FA7AC7">
                          <w:rPr>
                            <w:rFonts w:ascii="Times New Roman" w:hAnsi="Times New Roman"/>
                            <w:sz w:val="20"/>
                            <w:szCs w:val="20"/>
                          </w:rPr>
                          <w:t>hrs</w:t>
                        </w:r>
                      </w:p>
                    </w:tc>
                  </w:tr>
                  <w:tr w:rsidR="00F42301" w:rsidRPr="00FA7AC7">
                    <w:trPr>
                      <w:trHeight w:hRule="exact" w:val="240"/>
                    </w:trPr>
                    <w:tc>
                      <w:tcPr>
                        <w:tcW w:w="864" w:type="dxa"/>
                        <w:tcBorders>
                          <w:top w:val="nil"/>
                          <w:left w:val="nil"/>
                          <w:bottom w:val="nil"/>
                          <w:right w:val="nil"/>
                        </w:tcBorders>
                      </w:tcPr>
                      <w:p w:rsidR="00F42301" w:rsidRPr="00FA7AC7" w:rsidRDefault="00F42301">
                        <w:pPr>
                          <w:widowControl w:val="0"/>
                          <w:autoSpaceDE w:val="0"/>
                          <w:autoSpaceDN w:val="0"/>
                          <w:adjustRightInd w:val="0"/>
                          <w:spacing w:after="0" w:line="217" w:lineRule="exact"/>
                          <w:ind w:left="40"/>
                          <w:rPr>
                            <w:rFonts w:ascii="Times New Roman" w:hAnsi="Times New Roman"/>
                            <w:sz w:val="24"/>
                            <w:szCs w:val="24"/>
                          </w:rPr>
                        </w:pPr>
                        <w:r w:rsidRPr="00FA7AC7">
                          <w:rPr>
                            <w:rFonts w:ascii="Times New Roman" w:hAnsi="Times New Roman"/>
                            <w:sz w:val="20"/>
                            <w:szCs w:val="20"/>
                          </w:rPr>
                          <w:t>MUSC</w:t>
                        </w:r>
                      </w:p>
                    </w:tc>
                    <w:tc>
                      <w:tcPr>
                        <w:tcW w:w="816" w:type="dxa"/>
                        <w:tcBorders>
                          <w:top w:val="nil"/>
                          <w:left w:val="nil"/>
                          <w:bottom w:val="nil"/>
                          <w:right w:val="nil"/>
                        </w:tcBorders>
                      </w:tcPr>
                      <w:p w:rsidR="00F42301" w:rsidRPr="00FA7AC7" w:rsidRDefault="00F42301">
                        <w:pPr>
                          <w:widowControl w:val="0"/>
                          <w:autoSpaceDE w:val="0"/>
                          <w:autoSpaceDN w:val="0"/>
                          <w:adjustRightInd w:val="0"/>
                          <w:spacing w:after="0" w:line="217" w:lineRule="exact"/>
                          <w:ind w:left="256"/>
                          <w:rPr>
                            <w:rFonts w:ascii="Times New Roman" w:hAnsi="Times New Roman"/>
                            <w:sz w:val="24"/>
                            <w:szCs w:val="24"/>
                          </w:rPr>
                        </w:pPr>
                        <w:r w:rsidRPr="00FA7AC7">
                          <w:rPr>
                            <w:rFonts w:ascii="Times New Roman" w:hAnsi="Times New Roman"/>
                            <w:sz w:val="20"/>
                            <w:szCs w:val="20"/>
                          </w:rPr>
                          <w:t>5042</w:t>
                        </w:r>
                      </w:p>
                    </w:tc>
                    <w:tc>
                      <w:tcPr>
                        <w:tcW w:w="5936" w:type="dxa"/>
                        <w:tcBorders>
                          <w:top w:val="nil"/>
                          <w:left w:val="nil"/>
                          <w:bottom w:val="nil"/>
                          <w:right w:val="nil"/>
                        </w:tcBorders>
                      </w:tcPr>
                      <w:p w:rsidR="00F42301" w:rsidRPr="00FA7AC7" w:rsidRDefault="00F42301">
                        <w:pPr>
                          <w:widowControl w:val="0"/>
                          <w:autoSpaceDE w:val="0"/>
                          <w:autoSpaceDN w:val="0"/>
                          <w:adjustRightInd w:val="0"/>
                          <w:spacing w:after="0" w:line="217" w:lineRule="exact"/>
                          <w:ind w:left="160"/>
                          <w:rPr>
                            <w:rFonts w:ascii="Times New Roman" w:hAnsi="Times New Roman"/>
                            <w:sz w:val="24"/>
                            <w:szCs w:val="24"/>
                          </w:rPr>
                        </w:pPr>
                        <w:r w:rsidRPr="00FA7AC7">
                          <w:rPr>
                            <w:rFonts w:ascii="Times New Roman" w:hAnsi="Times New Roman"/>
                            <w:sz w:val="20"/>
                            <w:szCs w:val="20"/>
                          </w:rPr>
                          <w:t>Music</w:t>
                        </w:r>
                        <w:r w:rsidRPr="00FA7AC7">
                          <w:rPr>
                            <w:rFonts w:ascii="Times New Roman" w:hAnsi="Times New Roman"/>
                            <w:spacing w:val="9"/>
                            <w:sz w:val="20"/>
                            <w:szCs w:val="20"/>
                          </w:rPr>
                          <w:t xml:space="preserve"> </w:t>
                        </w:r>
                        <w:r w:rsidRPr="00FA7AC7">
                          <w:rPr>
                            <w:rFonts w:ascii="Times New Roman" w:hAnsi="Times New Roman"/>
                            <w:sz w:val="20"/>
                            <w:szCs w:val="20"/>
                          </w:rPr>
                          <w:t>in</w:t>
                        </w:r>
                        <w:r w:rsidRPr="00FA7AC7">
                          <w:rPr>
                            <w:rFonts w:ascii="Times New Roman" w:hAnsi="Times New Roman"/>
                            <w:spacing w:val="9"/>
                            <w:sz w:val="20"/>
                            <w:szCs w:val="20"/>
                          </w:rPr>
                          <w:t xml:space="preserve"> </w:t>
                        </w:r>
                        <w:r w:rsidRPr="00FA7AC7">
                          <w:rPr>
                            <w:rFonts w:ascii="Times New Roman" w:hAnsi="Times New Roman"/>
                            <w:sz w:val="20"/>
                            <w:szCs w:val="20"/>
                          </w:rPr>
                          <w:t>Early</w:t>
                        </w:r>
                        <w:r w:rsidRPr="00FA7AC7">
                          <w:rPr>
                            <w:rFonts w:ascii="Times New Roman" w:hAnsi="Times New Roman"/>
                            <w:spacing w:val="9"/>
                            <w:sz w:val="20"/>
                            <w:szCs w:val="20"/>
                          </w:rPr>
                          <w:t xml:space="preserve"> </w:t>
                        </w:r>
                        <w:r w:rsidRPr="00FA7AC7">
                          <w:rPr>
                            <w:rFonts w:ascii="Times New Roman" w:hAnsi="Times New Roman"/>
                            <w:sz w:val="20"/>
                            <w:szCs w:val="20"/>
                          </w:rPr>
                          <w:t>Childhood</w:t>
                        </w:r>
                        <w:r w:rsidRPr="00FA7AC7">
                          <w:rPr>
                            <w:rFonts w:ascii="Times New Roman" w:hAnsi="Times New Roman"/>
                            <w:spacing w:val="9"/>
                            <w:sz w:val="20"/>
                            <w:szCs w:val="20"/>
                          </w:rPr>
                          <w:t xml:space="preserve"> </w:t>
                        </w:r>
                        <w:r w:rsidRPr="00FA7AC7">
                          <w:rPr>
                            <w:rFonts w:ascii="Times New Roman" w:hAnsi="Times New Roman"/>
                            <w:sz w:val="20"/>
                            <w:szCs w:val="20"/>
                          </w:rPr>
                          <w:t>Education...............................................3</w:t>
                        </w:r>
                        <w:r w:rsidRPr="00FA7AC7">
                          <w:rPr>
                            <w:rFonts w:ascii="Times New Roman" w:hAnsi="Times New Roman"/>
                            <w:spacing w:val="10"/>
                            <w:sz w:val="20"/>
                            <w:szCs w:val="20"/>
                          </w:rPr>
                          <w:t xml:space="preserve"> </w:t>
                        </w:r>
                        <w:r w:rsidRPr="00FA7AC7">
                          <w:rPr>
                            <w:rFonts w:ascii="Times New Roman" w:hAnsi="Times New Roman"/>
                            <w:sz w:val="20"/>
                            <w:szCs w:val="20"/>
                          </w:rPr>
                          <w:t>hrs</w:t>
                        </w:r>
                      </w:p>
                    </w:tc>
                  </w:tr>
                  <w:tr w:rsidR="00F42301" w:rsidRPr="00FA7AC7">
                    <w:trPr>
                      <w:trHeight w:hRule="exact" w:val="240"/>
                    </w:trPr>
                    <w:tc>
                      <w:tcPr>
                        <w:tcW w:w="864" w:type="dxa"/>
                        <w:tcBorders>
                          <w:top w:val="nil"/>
                          <w:left w:val="nil"/>
                          <w:bottom w:val="nil"/>
                          <w:right w:val="nil"/>
                        </w:tcBorders>
                      </w:tcPr>
                      <w:p w:rsidR="00F42301" w:rsidRPr="00FA7AC7" w:rsidRDefault="00F42301">
                        <w:pPr>
                          <w:widowControl w:val="0"/>
                          <w:autoSpaceDE w:val="0"/>
                          <w:autoSpaceDN w:val="0"/>
                          <w:adjustRightInd w:val="0"/>
                          <w:spacing w:after="0" w:line="217" w:lineRule="exact"/>
                          <w:ind w:left="40"/>
                          <w:rPr>
                            <w:rFonts w:ascii="Times New Roman" w:hAnsi="Times New Roman"/>
                            <w:sz w:val="24"/>
                            <w:szCs w:val="24"/>
                          </w:rPr>
                        </w:pPr>
                        <w:r w:rsidRPr="00FA7AC7">
                          <w:rPr>
                            <w:rFonts w:ascii="Times New Roman" w:hAnsi="Times New Roman"/>
                            <w:sz w:val="20"/>
                            <w:szCs w:val="20"/>
                          </w:rPr>
                          <w:t>MUSC</w:t>
                        </w:r>
                      </w:p>
                    </w:tc>
                    <w:tc>
                      <w:tcPr>
                        <w:tcW w:w="816" w:type="dxa"/>
                        <w:tcBorders>
                          <w:top w:val="nil"/>
                          <w:left w:val="nil"/>
                          <w:bottom w:val="nil"/>
                          <w:right w:val="nil"/>
                        </w:tcBorders>
                      </w:tcPr>
                      <w:p w:rsidR="00F42301" w:rsidRPr="00FA7AC7" w:rsidRDefault="00F42301">
                        <w:pPr>
                          <w:widowControl w:val="0"/>
                          <w:autoSpaceDE w:val="0"/>
                          <w:autoSpaceDN w:val="0"/>
                          <w:adjustRightInd w:val="0"/>
                          <w:spacing w:after="0" w:line="217" w:lineRule="exact"/>
                          <w:ind w:left="257"/>
                          <w:rPr>
                            <w:rFonts w:ascii="Times New Roman" w:hAnsi="Times New Roman"/>
                            <w:sz w:val="24"/>
                            <w:szCs w:val="24"/>
                          </w:rPr>
                        </w:pPr>
                        <w:r w:rsidRPr="00FA7AC7">
                          <w:rPr>
                            <w:rFonts w:ascii="Times New Roman" w:hAnsi="Times New Roman"/>
                            <w:sz w:val="20"/>
                            <w:szCs w:val="20"/>
                          </w:rPr>
                          <w:t>5048</w:t>
                        </w:r>
                      </w:p>
                    </w:tc>
                    <w:tc>
                      <w:tcPr>
                        <w:tcW w:w="5936" w:type="dxa"/>
                        <w:tcBorders>
                          <w:top w:val="nil"/>
                          <w:left w:val="nil"/>
                          <w:bottom w:val="nil"/>
                          <w:right w:val="nil"/>
                        </w:tcBorders>
                      </w:tcPr>
                      <w:p w:rsidR="00F42301" w:rsidRPr="00FA7AC7" w:rsidRDefault="00F42301">
                        <w:pPr>
                          <w:widowControl w:val="0"/>
                          <w:autoSpaceDE w:val="0"/>
                          <w:autoSpaceDN w:val="0"/>
                          <w:adjustRightInd w:val="0"/>
                          <w:spacing w:after="0" w:line="217" w:lineRule="exact"/>
                          <w:ind w:left="160"/>
                          <w:rPr>
                            <w:rFonts w:ascii="Times New Roman" w:hAnsi="Times New Roman"/>
                            <w:sz w:val="24"/>
                            <w:szCs w:val="24"/>
                          </w:rPr>
                        </w:pPr>
                        <w:r w:rsidRPr="00FA7AC7">
                          <w:rPr>
                            <w:rFonts w:ascii="Times New Roman" w:hAnsi="Times New Roman"/>
                            <w:sz w:val="20"/>
                            <w:szCs w:val="20"/>
                          </w:rPr>
                          <w:t>Studies/Musical</w:t>
                        </w:r>
                        <w:r w:rsidRPr="00FA7AC7">
                          <w:rPr>
                            <w:rFonts w:ascii="Times New Roman" w:hAnsi="Times New Roman"/>
                            <w:spacing w:val="2"/>
                            <w:sz w:val="20"/>
                            <w:szCs w:val="20"/>
                          </w:rPr>
                          <w:t xml:space="preserve"> </w:t>
                        </w:r>
                        <w:r w:rsidRPr="00FA7AC7">
                          <w:rPr>
                            <w:rFonts w:ascii="Times New Roman" w:hAnsi="Times New Roman"/>
                            <w:sz w:val="20"/>
                            <w:szCs w:val="20"/>
                          </w:rPr>
                          <w:t>Aesthetics...............................................................3</w:t>
                        </w:r>
                        <w:r w:rsidRPr="00FA7AC7">
                          <w:rPr>
                            <w:rFonts w:ascii="Times New Roman" w:hAnsi="Times New Roman"/>
                            <w:spacing w:val="13"/>
                            <w:sz w:val="20"/>
                            <w:szCs w:val="20"/>
                          </w:rPr>
                          <w:t xml:space="preserve"> </w:t>
                        </w:r>
                        <w:r w:rsidRPr="00FA7AC7">
                          <w:rPr>
                            <w:rFonts w:ascii="Times New Roman" w:hAnsi="Times New Roman"/>
                            <w:sz w:val="20"/>
                            <w:szCs w:val="20"/>
                          </w:rPr>
                          <w:t>hrs</w:t>
                        </w:r>
                      </w:p>
                    </w:tc>
                  </w:tr>
                  <w:tr w:rsidR="00F42301" w:rsidRPr="00FA7AC7">
                    <w:trPr>
                      <w:trHeight w:hRule="exact" w:val="240"/>
                    </w:trPr>
                    <w:tc>
                      <w:tcPr>
                        <w:tcW w:w="864" w:type="dxa"/>
                        <w:tcBorders>
                          <w:top w:val="nil"/>
                          <w:left w:val="nil"/>
                          <w:bottom w:val="nil"/>
                          <w:right w:val="nil"/>
                        </w:tcBorders>
                      </w:tcPr>
                      <w:p w:rsidR="00F42301" w:rsidRPr="00FA7AC7" w:rsidRDefault="00F42301">
                        <w:pPr>
                          <w:widowControl w:val="0"/>
                          <w:autoSpaceDE w:val="0"/>
                          <w:autoSpaceDN w:val="0"/>
                          <w:adjustRightInd w:val="0"/>
                          <w:spacing w:after="0" w:line="217" w:lineRule="exact"/>
                          <w:ind w:left="40"/>
                          <w:rPr>
                            <w:rFonts w:ascii="Times New Roman" w:hAnsi="Times New Roman"/>
                            <w:sz w:val="24"/>
                            <w:szCs w:val="24"/>
                          </w:rPr>
                        </w:pPr>
                        <w:r w:rsidRPr="00FA7AC7">
                          <w:rPr>
                            <w:rFonts w:ascii="Times New Roman" w:hAnsi="Times New Roman"/>
                            <w:sz w:val="20"/>
                            <w:szCs w:val="20"/>
                          </w:rPr>
                          <w:t>MUSC</w:t>
                        </w:r>
                      </w:p>
                    </w:tc>
                    <w:tc>
                      <w:tcPr>
                        <w:tcW w:w="816" w:type="dxa"/>
                        <w:tcBorders>
                          <w:top w:val="nil"/>
                          <w:left w:val="nil"/>
                          <w:bottom w:val="nil"/>
                          <w:right w:val="nil"/>
                        </w:tcBorders>
                      </w:tcPr>
                      <w:p w:rsidR="00F42301" w:rsidRPr="00FA7AC7" w:rsidRDefault="00F42301">
                        <w:pPr>
                          <w:widowControl w:val="0"/>
                          <w:autoSpaceDE w:val="0"/>
                          <w:autoSpaceDN w:val="0"/>
                          <w:adjustRightInd w:val="0"/>
                          <w:spacing w:after="0" w:line="217" w:lineRule="exact"/>
                          <w:ind w:left="256"/>
                          <w:rPr>
                            <w:rFonts w:ascii="Times New Roman" w:hAnsi="Times New Roman"/>
                            <w:sz w:val="24"/>
                            <w:szCs w:val="24"/>
                          </w:rPr>
                        </w:pPr>
                        <w:r w:rsidRPr="00FA7AC7">
                          <w:rPr>
                            <w:rFonts w:ascii="Times New Roman" w:hAnsi="Times New Roman"/>
                            <w:sz w:val="20"/>
                            <w:szCs w:val="20"/>
                          </w:rPr>
                          <w:t>6041</w:t>
                        </w:r>
                      </w:p>
                    </w:tc>
                    <w:tc>
                      <w:tcPr>
                        <w:tcW w:w="5936" w:type="dxa"/>
                        <w:tcBorders>
                          <w:top w:val="nil"/>
                          <w:left w:val="nil"/>
                          <w:bottom w:val="nil"/>
                          <w:right w:val="nil"/>
                        </w:tcBorders>
                      </w:tcPr>
                      <w:p w:rsidR="00F42301" w:rsidRPr="00FA7AC7" w:rsidRDefault="00F42301">
                        <w:pPr>
                          <w:widowControl w:val="0"/>
                          <w:autoSpaceDE w:val="0"/>
                          <w:autoSpaceDN w:val="0"/>
                          <w:adjustRightInd w:val="0"/>
                          <w:spacing w:after="0" w:line="217" w:lineRule="exact"/>
                          <w:ind w:left="160"/>
                          <w:rPr>
                            <w:rFonts w:ascii="Times New Roman" w:hAnsi="Times New Roman"/>
                            <w:sz w:val="24"/>
                            <w:szCs w:val="24"/>
                          </w:rPr>
                        </w:pPr>
                        <w:r w:rsidRPr="00FA7AC7">
                          <w:rPr>
                            <w:rFonts w:ascii="Times New Roman" w:hAnsi="Times New Roman"/>
                            <w:sz w:val="20"/>
                            <w:szCs w:val="20"/>
                          </w:rPr>
                          <w:t>Directed</w:t>
                        </w:r>
                        <w:r w:rsidRPr="00FA7AC7">
                          <w:rPr>
                            <w:rFonts w:ascii="Times New Roman" w:hAnsi="Times New Roman"/>
                            <w:spacing w:val="4"/>
                            <w:sz w:val="20"/>
                            <w:szCs w:val="20"/>
                          </w:rPr>
                          <w:t xml:space="preserve"> </w:t>
                        </w:r>
                        <w:r w:rsidRPr="00FA7AC7">
                          <w:rPr>
                            <w:rFonts w:ascii="Times New Roman" w:hAnsi="Times New Roman"/>
                            <w:sz w:val="20"/>
                            <w:szCs w:val="20"/>
                          </w:rPr>
                          <w:t>Study</w:t>
                        </w:r>
                        <w:r w:rsidRPr="00FA7AC7">
                          <w:rPr>
                            <w:rFonts w:ascii="Times New Roman" w:hAnsi="Times New Roman"/>
                            <w:spacing w:val="4"/>
                            <w:sz w:val="20"/>
                            <w:szCs w:val="20"/>
                          </w:rPr>
                          <w:t xml:space="preserve"> </w:t>
                        </w:r>
                        <w:r w:rsidRPr="00FA7AC7">
                          <w:rPr>
                            <w:rFonts w:ascii="Times New Roman" w:hAnsi="Times New Roman"/>
                            <w:sz w:val="20"/>
                            <w:szCs w:val="20"/>
                          </w:rPr>
                          <w:t>in</w:t>
                        </w:r>
                        <w:r w:rsidRPr="00FA7AC7">
                          <w:rPr>
                            <w:rFonts w:ascii="Times New Roman" w:hAnsi="Times New Roman"/>
                            <w:spacing w:val="4"/>
                            <w:sz w:val="20"/>
                            <w:szCs w:val="20"/>
                          </w:rPr>
                          <w:t xml:space="preserve"> </w:t>
                        </w:r>
                        <w:r w:rsidRPr="00FA7AC7">
                          <w:rPr>
                            <w:rFonts w:ascii="Times New Roman" w:hAnsi="Times New Roman"/>
                            <w:sz w:val="20"/>
                            <w:szCs w:val="20"/>
                          </w:rPr>
                          <w:t>Music</w:t>
                        </w:r>
                        <w:r w:rsidRPr="00FA7AC7">
                          <w:rPr>
                            <w:rFonts w:ascii="Times New Roman" w:hAnsi="Times New Roman"/>
                            <w:spacing w:val="4"/>
                            <w:sz w:val="20"/>
                            <w:szCs w:val="20"/>
                          </w:rPr>
                          <w:t xml:space="preserve"> </w:t>
                        </w:r>
                        <w:r w:rsidRPr="00FA7AC7">
                          <w:rPr>
                            <w:rFonts w:ascii="Times New Roman" w:hAnsi="Times New Roman"/>
                            <w:sz w:val="20"/>
                            <w:szCs w:val="20"/>
                          </w:rPr>
                          <w:t>Education..................................................3</w:t>
                        </w:r>
                        <w:r w:rsidRPr="00FA7AC7">
                          <w:rPr>
                            <w:rFonts w:ascii="Times New Roman" w:hAnsi="Times New Roman"/>
                            <w:spacing w:val="4"/>
                            <w:sz w:val="20"/>
                            <w:szCs w:val="20"/>
                          </w:rPr>
                          <w:t xml:space="preserve"> </w:t>
                        </w:r>
                        <w:r w:rsidRPr="00FA7AC7">
                          <w:rPr>
                            <w:rFonts w:ascii="Times New Roman" w:hAnsi="Times New Roman"/>
                            <w:sz w:val="20"/>
                            <w:szCs w:val="20"/>
                          </w:rPr>
                          <w:t>hrs</w:t>
                        </w:r>
                      </w:p>
                    </w:tc>
                  </w:tr>
                  <w:tr w:rsidR="00F42301" w:rsidRPr="00FA7AC7">
                    <w:trPr>
                      <w:trHeight w:hRule="exact" w:val="320"/>
                    </w:trPr>
                    <w:tc>
                      <w:tcPr>
                        <w:tcW w:w="864" w:type="dxa"/>
                        <w:tcBorders>
                          <w:top w:val="nil"/>
                          <w:left w:val="nil"/>
                          <w:bottom w:val="nil"/>
                          <w:right w:val="nil"/>
                        </w:tcBorders>
                      </w:tcPr>
                      <w:p w:rsidR="00F42301" w:rsidRPr="00FA7AC7" w:rsidRDefault="00F42301">
                        <w:pPr>
                          <w:widowControl w:val="0"/>
                          <w:autoSpaceDE w:val="0"/>
                          <w:autoSpaceDN w:val="0"/>
                          <w:adjustRightInd w:val="0"/>
                          <w:spacing w:after="0" w:line="217" w:lineRule="exact"/>
                          <w:ind w:left="40"/>
                          <w:rPr>
                            <w:rFonts w:ascii="Times New Roman" w:hAnsi="Times New Roman"/>
                            <w:sz w:val="24"/>
                            <w:szCs w:val="24"/>
                          </w:rPr>
                        </w:pPr>
                        <w:r w:rsidRPr="00FA7AC7">
                          <w:rPr>
                            <w:rFonts w:ascii="Times New Roman" w:hAnsi="Times New Roman"/>
                            <w:sz w:val="20"/>
                            <w:szCs w:val="20"/>
                          </w:rPr>
                          <w:t>MUSC</w:t>
                        </w:r>
                      </w:p>
                    </w:tc>
                    <w:tc>
                      <w:tcPr>
                        <w:tcW w:w="816" w:type="dxa"/>
                        <w:tcBorders>
                          <w:top w:val="nil"/>
                          <w:left w:val="nil"/>
                          <w:bottom w:val="nil"/>
                          <w:right w:val="nil"/>
                        </w:tcBorders>
                      </w:tcPr>
                      <w:p w:rsidR="00F42301" w:rsidRPr="00FA7AC7" w:rsidRDefault="00F42301">
                        <w:pPr>
                          <w:widowControl w:val="0"/>
                          <w:autoSpaceDE w:val="0"/>
                          <w:autoSpaceDN w:val="0"/>
                          <w:adjustRightInd w:val="0"/>
                          <w:spacing w:after="0" w:line="217" w:lineRule="exact"/>
                          <w:ind w:left="256"/>
                          <w:rPr>
                            <w:rFonts w:ascii="Times New Roman" w:hAnsi="Times New Roman"/>
                            <w:sz w:val="24"/>
                            <w:szCs w:val="24"/>
                          </w:rPr>
                        </w:pPr>
                        <w:r w:rsidRPr="00FA7AC7">
                          <w:rPr>
                            <w:rFonts w:ascii="Times New Roman" w:hAnsi="Times New Roman"/>
                            <w:sz w:val="20"/>
                            <w:szCs w:val="20"/>
                          </w:rPr>
                          <w:t>6046</w:t>
                        </w:r>
                      </w:p>
                    </w:tc>
                    <w:tc>
                      <w:tcPr>
                        <w:tcW w:w="5936" w:type="dxa"/>
                        <w:tcBorders>
                          <w:top w:val="nil"/>
                          <w:left w:val="nil"/>
                          <w:bottom w:val="nil"/>
                          <w:right w:val="nil"/>
                        </w:tcBorders>
                      </w:tcPr>
                      <w:p w:rsidR="00F42301" w:rsidRPr="00FA7AC7" w:rsidRDefault="00F42301">
                        <w:pPr>
                          <w:widowControl w:val="0"/>
                          <w:autoSpaceDE w:val="0"/>
                          <w:autoSpaceDN w:val="0"/>
                          <w:adjustRightInd w:val="0"/>
                          <w:spacing w:after="0" w:line="217" w:lineRule="exact"/>
                          <w:ind w:left="160"/>
                          <w:rPr>
                            <w:rFonts w:ascii="Times New Roman" w:hAnsi="Times New Roman"/>
                            <w:sz w:val="24"/>
                            <w:szCs w:val="24"/>
                          </w:rPr>
                        </w:pPr>
                        <w:r w:rsidRPr="00FA7AC7">
                          <w:rPr>
                            <w:rFonts w:ascii="Times New Roman" w:hAnsi="Times New Roman"/>
                            <w:sz w:val="20"/>
                            <w:szCs w:val="20"/>
                          </w:rPr>
                          <w:t>Practicum</w:t>
                        </w:r>
                        <w:r w:rsidRPr="00FA7AC7">
                          <w:rPr>
                            <w:rFonts w:ascii="Times New Roman" w:hAnsi="Times New Roman"/>
                            <w:spacing w:val="7"/>
                            <w:sz w:val="20"/>
                            <w:szCs w:val="20"/>
                          </w:rPr>
                          <w:t xml:space="preserve"> </w:t>
                        </w:r>
                        <w:r w:rsidRPr="00FA7AC7">
                          <w:rPr>
                            <w:rFonts w:ascii="Times New Roman" w:hAnsi="Times New Roman"/>
                            <w:sz w:val="20"/>
                            <w:szCs w:val="20"/>
                          </w:rPr>
                          <w:t>in</w:t>
                        </w:r>
                        <w:r w:rsidRPr="00FA7AC7">
                          <w:rPr>
                            <w:rFonts w:ascii="Times New Roman" w:hAnsi="Times New Roman"/>
                            <w:spacing w:val="7"/>
                            <w:sz w:val="20"/>
                            <w:szCs w:val="20"/>
                          </w:rPr>
                          <w:t xml:space="preserve"> </w:t>
                        </w:r>
                        <w:r w:rsidRPr="00FA7AC7">
                          <w:rPr>
                            <w:rFonts w:ascii="Times New Roman" w:hAnsi="Times New Roman"/>
                            <w:sz w:val="20"/>
                            <w:szCs w:val="20"/>
                          </w:rPr>
                          <w:t>College</w:t>
                        </w:r>
                        <w:r w:rsidRPr="00FA7AC7">
                          <w:rPr>
                            <w:rFonts w:ascii="Times New Roman" w:hAnsi="Times New Roman"/>
                            <w:spacing w:val="3"/>
                            <w:sz w:val="20"/>
                            <w:szCs w:val="20"/>
                          </w:rPr>
                          <w:t xml:space="preserve"> </w:t>
                        </w:r>
                        <w:r w:rsidRPr="00FA7AC7">
                          <w:rPr>
                            <w:rFonts w:ascii="Times New Roman" w:hAnsi="Times New Roman"/>
                            <w:spacing w:val="-14"/>
                            <w:sz w:val="20"/>
                            <w:szCs w:val="20"/>
                          </w:rPr>
                          <w:t>T</w:t>
                        </w:r>
                        <w:r w:rsidRPr="00FA7AC7">
                          <w:rPr>
                            <w:rFonts w:ascii="Times New Roman" w:hAnsi="Times New Roman"/>
                            <w:sz w:val="20"/>
                            <w:szCs w:val="20"/>
                          </w:rPr>
                          <w:t>eaching.........................................................3</w:t>
                        </w:r>
                        <w:r w:rsidRPr="00FA7AC7">
                          <w:rPr>
                            <w:rFonts w:ascii="Times New Roman" w:hAnsi="Times New Roman"/>
                            <w:spacing w:val="7"/>
                            <w:sz w:val="20"/>
                            <w:szCs w:val="20"/>
                          </w:rPr>
                          <w:t xml:space="preserve"> </w:t>
                        </w:r>
                        <w:r w:rsidRPr="00FA7AC7">
                          <w:rPr>
                            <w:rFonts w:ascii="Times New Roman" w:hAnsi="Times New Roman"/>
                            <w:sz w:val="20"/>
                            <w:szCs w:val="20"/>
                          </w:rPr>
                          <w:t>hrs</w:t>
                        </w:r>
                      </w:p>
                    </w:tc>
                  </w:tr>
                </w:tbl>
                <w:p w:rsidR="00F42301" w:rsidRDefault="00F42301" w:rsidP="00721764">
                  <w:pPr>
                    <w:widowControl w:val="0"/>
                    <w:autoSpaceDE w:val="0"/>
                    <w:autoSpaceDN w:val="0"/>
                    <w:adjustRightInd w:val="0"/>
                    <w:spacing w:after="0"/>
                    <w:rPr>
                      <w:rFonts w:ascii="Times New Roman" w:hAnsi="Times New Roman"/>
                      <w:sz w:val="24"/>
                      <w:szCs w:val="24"/>
                    </w:rPr>
                  </w:pPr>
                </w:p>
              </w:txbxContent>
            </v:textbox>
            <w10:wrap anchorx="page"/>
          </v:shape>
        </w:pict>
      </w:r>
      <w:r>
        <w:rPr>
          <w:rFonts w:ascii="Times New Roman" w:hAnsi="Times New Roman"/>
          <w:b/>
          <w:bCs/>
          <w:sz w:val="20"/>
          <w:szCs w:val="20"/>
        </w:rPr>
        <w:t>12 semester</w:t>
      </w:r>
      <w:r>
        <w:rPr>
          <w:rFonts w:ascii="Times New Roman" w:hAnsi="Times New Roman"/>
          <w:b/>
          <w:bCs/>
          <w:spacing w:val="-4"/>
          <w:sz w:val="20"/>
          <w:szCs w:val="20"/>
        </w:rPr>
        <w:t xml:space="preserve"> </w:t>
      </w:r>
      <w:r>
        <w:rPr>
          <w:rFonts w:ascii="Times New Roman" w:hAnsi="Times New Roman"/>
          <w:b/>
          <w:bCs/>
          <w:sz w:val="20"/>
          <w:szCs w:val="20"/>
        </w:rPr>
        <w:t>hours a</w:t>
      </w:r>
      <w:r>
        <w:rPr>
          <w:rFonts w:ascii="Times New Roman" w:hAnsi="Times New Roman"/>
          <w:b/>
          <w:bCs/>
          <w:spacing w:val="-4"/>
          <w:sz w:val="20"/>
          <w:szCs w:val="20"/>
        </w:rPr>
        <w:t>r</w:t>
      </w:r>
      <w:r>
        <w:rPr>
          <w:rFonts w:ascii="Times New Roman" w:hAnsi="Times New Roman"/>
          <w:b/>
          <w:bCs/>
          <w:sz w:val="20"/>
          <w:szCs w:val="20"/>
        </w:rPr>
        <w:t xml:space="preserve">e </w:t>
      </w:r>
      <w:r>
        <w:rPr>
          <w:rFonts w:ascii="Times New Roman" w:hAnsi="Times New Roman"/>
          <w:b/>
          <w:bCs/>
          <w:spacing w:val="-4"/>
          <w:sz w:val="20"/>
          <w:szCs w:val="20"/>
        </w:rPr>
        <w:t>r</w:t>
      </w:r>
      <w:r>
        <w:rPr>
          <w:rFonts w:ascii="Times New Roman" w:hAnsi="Times New Roman"/>
          <w:b/>
          <w:bCs/>
          <w:sz w:val="20"/>
          <w:szCs w:val="20"/>
        </w:rPr>
        <w:t>equi</w:t>
      </w:r>
      <w:r>
        <w:rPr>
          <w:rFonts w:ascii="Times New Roman" w:hAnsi="Times New Roman"/>
          <w:b/>
          <w:bCs/>
          <w:spacing w:val="-4"/>
          <w:sz w:val="20"/>
          <w:szCs w:val="20"/>
        </w:rPr>
        <w:t>r</w:t>
      </w:r>
      <w:r>
        <w:rPr>
          <w:rFonts w:ascii="Times New Roman" w:hAnsi="Times New Roman"/>
          <w:b/>
          <w:bCs/>
          <w:sz w:val="20"/>
          <w:szCs w:val="20"/>
        </w:rPr>
        <w:t>ed f</w:t>
      </w:r>
      <w:r>
        <w:rPr>
          <w:rFonts w:ascii="Times New Roman" w:hAnsi="Times New Roman"/>
          <w:b/>
          <w:bCs/>
          <w:spacing w:val="-4"/>
          <w:sz w:val="20"/>
          <w:szCs w:val="20"/>
        </w:rPr>
        <w:t>r</w:t>
      </w:r>
      <w:r>
        <w:rPr>
          <w:rFonts w:ascii="Times New Roman" w:hAnsi="Times New Roman"/>
          <w:b/>
          <w:bCs/>
          <w:sz w:val="20"/>
          <w:szCs w:val="20"/>
        </w:rPr>
        <w:t>om the courses suggested below or others app</w:t>
      </w:r>
      <w:r>
        <w:rPr>
          <w:rFonts w:ascii="Times New Roman" w:hAnsi="Times New Roman"/>
          <w:b/>
          <w:bCs/>
          <w:spacing w:val="-4"/>
          <w:sz w:val="20"/>
          <w:szCs w:val="20"/>
        </w:rPr>
        <w:t>r</w:t>
      </w:r>
      <w:r>
        <w:rPr>
          <w:rFonts w:ascii="Times New Roman" w:hAnsi="Times New Roman"/>
          <w:b/>
          <w:bCs/>
          <w:sz w:val="20"/>
          <w:szCs w:val="20"/>
        </w:rPr>
        <w:t>opriate to the p</w:t>
      </w:r>
      <w:r>
        <w:rPr>
          <w:rFonts w:ascii="Times New Roman" w:hAnsi="Times New Roman"/>
          <w:b/>
          <w:bCs/>
          <w:spacing w:val="-4"/>
          <w:sz w:val="20"/>
          <w:szCs w:val="20"/>
        </w:rPr>
        <w:t>r</w:t>
      </w:r>
      <w:r>
        <w:rPr>
          <w:rFonts w:ascii="Times New Roman" w:hAnsi="Times New Roman"/>
          <w:b/>
          <w:bCs/>
          <w:sz w:val="20"/>
          <w:szCs w:val="20"/>
        </w:rPr>
        <w:t>ogram:</w:t>
      </w:r>
    </w:p>
    <w:p w:rsidR="00F42301" w:rsidRDefault="00F42301" w:rsidP="00721764">
      <w:pPr>
        <w:widowControl w:val="0"/>
        <w:autoSpaceDE w:val="0"/>
        <w:autoSpaceDN w:val="0"/>
        <w:adjustRightInd w:val="0"/>
        <w:spacing w:after="0" w:line="200" w:lineRule="exact"/>
        <w:rPr>
          <w:rFonts w:ascii="Times New Roman" w:hAnsi="Times New Roman"/>
          <w:sz w:val="20"/>
          <w:szCs w:val="20"/>
        </w:rPr>
      </w:pPr>
    </w:p>
    <w:p w:rsidR="00F42301" w:rsidRDefault="00F42301" w:rsidP="00721764">
      <w:pPr>
        <w:widowControl w:val="0"/>
        <w:autoSpaceDE w:val="0"/>
        <w:autoSpaceDN w:val="0"/>
        <w:adjustRightInd w:val="0"/>
        <w:spacing w:after="0" w:line="200" w:lineRule="exact"/>
        <w:rPr>
          <w:rFonts w:ascii="Times New Roman" w:hAnsi="Times New Roman"/>
          <w:sz w:val="20"/>
          <w:szCs w:val="20"/>
        </w:rPr>
      </w:pPr>
    </w:p>
    <w:p w:rsidR="00F42301" w:rsidRDefault="00F42301" w:rsidP="00721764">
      <w:pPr>
        <w:widowControl w:val="0"/>
        <w:autoSpaceDE w:val="0"/>
        <w:autoSpaceDN w:val="0"/>
        <w:adjustRightInd w:val="0"/>
        <w:spacing w:after="0" w:line="200" w:lineRule="exact"/>
        <w:rPr>
          <w:rFonts w:ascii="Times New Roman" w:hAnsi="Times New Roman"/>
          <w:sz w:val="20"/>
          <w:szCs w:val="20"/>
        </w:rPr>
      </w:pPr>
    </w:p>
    <w:p w:rsidR="00F42301" w:rsidRDefault="00F42301" w:rsidP="00721764">
      <w:pPr>
        <w:widowControl w:val="0"/>
        <w:autoSpaceDE w:val="0"/>
        <w:autoSpaceDN w:val="0"/>
        <w:adjustRightInd w:val="0"/>
        <w:spacing w:after="0" w:line="200" w:lineRule="exact"/>
        <w:rPr>
          <w:rFonts w:ascii="Times New Roman" w:hAnsi="Times New Roman"/>
          <w:sz w:val="20"/>
          <w:szCs w:val="20"/>
        </w:rPr>
      </w:pPr>
    </w:p>
    <w:p w:rsidR="00F42301" w:rsidRDefault="00F42301" w:rsidP="00721764">
      <w:pPr>
        <w:widowControl w:val="0"/>
        <w:autoSpaceDE w:val="0"/>
        <w:autoSpaceDN w:val="0"/>
        <w:adjustRightInd w:val="0"/>
        <w:spacing w:after="0" w:line="200" w:lineRule="exact"/>
        <w:rPr>
          <w:rFonts w:ascii="Times New Roman" w:hAnsi="Times New Roman"/>
          <w:sz w:val="20"/>
          <w:szCs w:val="20"/>
        </w:rPr>
      </w:pPr>
    </w:p>
    <w:p w:rsidR="00F42301" w:rsidRDefault="00F42301" w:rsidP="00721764">
      <w:pPr>
        <w:widowControl w:val="0"/>
        <w:autoSpaceDE w:val="0"/>
        <w:autoSpaceDN w:val="0"/>
        <w:adjustRightInd w:val="0"/>
        <w:spacing w:after="0" w:line="200" w:lineRule="exact"/>
        <w:rPr>
          <w:rFonts w:ascii="Times New Roman" w:hAnsi="Times New Roman"/>
          <w:sz w:val="20"/>
          <w:szCs w:val="20"/>
        </w:rPr>
      </w:pPr>
    </w:p>
    <w:p w:rsidR="00F42301" w:rsidRDefault="00F42301" w:rsidP="00721764">
      <w:pPr>
        <w:widowControl w:val="0"/>
        <w:autoSpaceDE w:val="0"/>
        <w:autoSpaceDN w:val="0"/>
        <w:adjustRightInd w:val="0"/>
        <w:spacing w:after="0" w:line="200" w:lineRule="exact"/>
        <w:rPr>
          <w:rFonts w:ascii="Times New Roman" w:hAnsi="Times New Roman"/>
          <w:sz w:val="20"/>
          <w:szCs w:val="20"/>
        </w:rPr>
      </w:pPr>
    </w:p>
    <w:p w:rsidR="00F42301" w:rsidRDefault="00F42301" w:rsidP="00721764">
      <w:pPr>
        <w:widowControl w:val="0"/>
        <w:autoSpaceDE w:val="0"/>
        <w:autoSpaceDN w:val="0"/>
        <w:adjustRightInd w:val="0"/>
        <w:spacing w:before="19" w:after="0" w:line="220" w:lineRule="exact"/>
        <w:rPr>
          <w:rFonts w:ascii="Times New Roman" w:hAnsi="Times New Roman"/>
        </w:rPr>
      </w:pPr>
    </w:p>
    <w:p w:rsidR="00F42301" w:rsidRDefault="00F42301" w:rsidP="00721764">
      <w:pPr>
        <w:widowControl w:val="0"/>
        <w:tabs>
          <w:tab w:val="left" w:pos="8160"/>
        </w:tabs>
        <w:autoSpaceDE w:val="0"/>
        <w:autoSpaceDN w:val="0"/>
        <w:adjustRightInd w:val="0"/>
        <w:spacing w:before="14" w:after="0"/>
        <w:ind w:left="870"/>
        <w:rPr>
          <w:rFonts w:ascii="Times New Roman" w:hAnsi="Times New Roman"/>
          <w:sz w:val="28"/>
          <w:szCs w:val="28"/>
        </w:rPr>
      </w:pPr>
      <w:r>
        <w:rPr>
          <w:rFonts w:ascii="Times New Roman" w:hAnsi="Times New Roman"/>
          <w:b/>
          <w:bCs/>
          <w:sz w:val="28"/>
          <w:szCs w:val="28"/>
        </w:rPr>
        <w:t>A</w:t>
      </w:r>
      <w:r>
        <w:rPr>
          <w:rFonts w:ascii="Times New Roman" w:hAnsi="Times New Roman"/>
          <w:b/>
          <w:bCs/>
          <w:spacing w:val="-5"/>
          <w:sz w:val="28"/>
          <w:szCs w:val="28"/>
        </w:rPr>
        <w:t>r</w:t>
      </w:r>
      <w:r>
        <w:rPr>
          <w:rFonts w:ascii="Times New Roman" w:hAnsi="Times New Roman"/>
          <w:b/>
          <w:bCs/>
          <w:sz w:val="28"/>
          <w:szCs w:val="28"/>
        </w:rPr>
        <w:t>ea D - Resea</w:t>
      </w:r>
      <w:r>
        <w:rPr>
          <w:rFonts w:ascii="Times New Roman" w:hAnsi="Times New Roman"/>
          <w:b/>
          <w:bCs/>
          <w:spacing w:val="-5"/>
          <w:sz w:val="28"/>
          <w:szCs w:val="28"/>
        </w:rPr>
        <w:t>r</w:t>
      </w:r>
      <w:r>
        <w:rPr>
          <w:rFonts w:ascii="Times New Roman" w:hAnsi="Times New Roman"/>
          <w:b/>
          <w:bCs/>
          <w:sz w:val="28"/>
          <w:szCs w:val="28"/>
        </w:rPr>
        <w:t>ch Studies</w:t>
      </w:r>
      <w:r>
        <w:rPr>
          <w:rFonts w:ascii="Times New Roman" w:hAnsi="Times New Roman"/>
          <w:b/>
          <w:bCs/>
          <w:sz w:val="28"/>
          <w:szCs w:val="28"/>
        </w:rPr>
        <w:tab/>
        <w:t>3 hrs</w:t>
      </w:r>
    </w:p>
    <w:p w:rsidR="00F42301" w:rsidRDefault="00F42301" w:rsidP="00721764">
      <w:pPr>
        <w:widowControl w:val="0"/>
        <w:autoSpaceDE w:val="0"/>
        <w:autoSpaceDN w:val="0"/>
        <w:adjustRightInd w:val="0"/>
        <w:spacing w:before="37" w:after="0"/>
        <w:ind w:left="1230"/>
        <w:rPr>
          <w:rFonts w:ascii="Times New Roman" w:hAnsi="Times New Roman"/>
          <w:sz w:val="20"/>
          <w:szCs w:val="20"/>
        </w:rPr>
      </w:pPr>
      <w:r>
        <w:rPr>
          <w:rFonts w:ascii="Times New Roman" w:hAnsi="Times New Roman"/>
          <w:sz w:val="20"/>
          <w:szCs w:val="20"/>
        </w:rPr>
        <w:t>(3 semester hours required)</w:t>
      </w:r>
    </w:p>
    <w:p w:rsidR="00F42301" w:rsidRDefault="00F42301" w:rsidP="00721764">
      <w:pPr>
        <w:widowControl w:val="0"/>
        <w:tabs>
          <w:tab w:val="left" w:pos="2300"/>
          <w:tab w:val="left" w:pos="3020"/>
        </w:tabs>
        <w:autoSpaceDE w:val="0"/>
        <w:autoSpaceDN w:val="0"/>
        <w:adjustRightInd w:val="0"/>
        <w:spacing w:before="10" w:after="0"/>
        <w:ind w:left="1230"/>
        <w:rPr>
          <w:rFonts w:ascii="Times New Roman" w:hAnsi="Times New Roman"/>
          <w:sz w:val="20"/>
          <w:szCs w:val="20"/>
        </w:rPr>
      </w:pPr>
      <w:r>
        <w:rPr>
          <w:rFonts w:ascii="Times New Roman" w:hAnsi="Times New Roman"/>
          <w:sz w:val="20"/>
          <w:szCs w:val="20"/>
        </w:rPr>
        <w:t>EDUC</w:t>
      </w:r>
      <w:r>
        <w:rPr>
          <w:rFonts w:ascii="Times New Roman" w:hAnsi="Times New Roman"/>
          <w:sz w:val="20"/>
          <w:szCs w:val="20"/>
        </w:rPr>
        <w:tab/>
        <w:t>5501</w:t>
      </w:r>
      <w:r>
        <w:rPr>
          <w:rFonts w:ascii="Times New Roman" w:hAnsi="Times New Roman"/>
          <w:sz w:val="20"/>
          <w:szCs w:val="20"/>
        </w:rPr>
        <w:tab/>
        <w:t>Educational</w:t>
      </w:r>
      <w:r>
        <w:rPr>
          <w:rFonts w:ascii="Times New Roman" w:hAnsi="Times New Roman"/>
          <w:spacing w:val="1"/>
          <w:sz w:val="20"/>
          <w:szCs w:val="20"/>
        </w:rPr>
        <w:t xml:space="preserve"> </w:t>
      </w:r>
      <w:r>
        <w:rPr>
          <w:rFonts w:ascii="Times New Roman" w:hAnsi="Times New Roman"/>
          <w:sz w:val="20"/>
          <w:szCs w:val="20"/>
        </w:rPr>
        <w:t>Research</w:t>
      </w:r>
      <w:r>
        <w:rPr>
          <w:rFonts w:ascii="Times New Roman" w:hAnsi="Times New Roman"/>
          <w:spacing w:val="1"/>
          <w:sz w:val="20"/>
          <w:szCs w:val="20"/>
        </w:rPr>
        <w:t xml:space="preserve"> </w:t>
      </w:r>
      <w:r>
        <w:rPr>
          <w:rFonts w:ascii="Times New Roman" w:hAnsi="Times New Roman"/>
          <w:sz w:val="20"/>
          <w:szCs w:val="20"/>
        </w:rPr>
        <w:t>.......................................................................3</w:t>
      </w:r>
      <w:r>
        <w:rPr>
          <w:rFonts w:ascii="Times New Roman" w:hAnsi="Times New Roman"/>
          <w:spacing w:val="1"/>
          <w:sz w:val="20"/>
          <w:szCs w:val="20"/>
        </w:rPr>
        <w:t xml:space="preserve"> </w:t>
      </w:r>
      <w:r>
        <w:rPr>
          <w:rFonts w:ascii="Times New Roman" w:hAnsi="Times New Roman"/>
          <w:sz w:val="20"/>
          <w:szCs w:val="20"/>
        </w:rPr>
        <w:t>hrs</w:t>
      </w:r>
    </w:p>
    <w:p w:rsidR="00F42301" w:rsidRDefault="00F42301" w:rsidP="00721764">
      <w:pPr>
        <w:widowControl w:val="0"/>
        <w:autoSpaceDE w:val="0"/>
        <w:autoSpaceDN w:val="0"/>
        <w:adjustRightInd w:val="0"/>
        <w:spacing w:before="10" w:after="0" w:line="240" w:lineRule="exact"/>
        <w:rPr>
          <w:rFonts w:ascii="Times New Roman" w:hAnsi="Times New Roman"/>
          <w:sz w:val="24"/>
          <w:szCs w:val="24"/>
        </w:rPr>
      </w:pPr>
    </w:p>
    <w:p w:rsidR="00F42301" w:rsidRDefault="00F42301" w:rsidP="00721764">
      <w:pPr>
        <w:widowControl w:val="0"/>
        <w:autoSpaceDE w:val="0"/>
        <w:autoSpaceDN w:val="0"/>
        <w:adjustRightInd w:val="0"/>
        <w:spacing w:after="0"/>
        <w:ind w:left="870"/>
        <w:rPr>
          <w:rFonts w:ascii="Times New Roman" w:hAnsi="Times New Roman"/>
          <w:sz w:val="20"/>
          <w:szCs w:val="20"/>
        </w:rPr>
      </w:pPr>
      <w:r w:rsidRPr="003F2CF3">
        <w:rPr>
          <w:rFonts w:ascii="Calibri" w:hAnsi="Calibri"/>
          <w:noProof/>
          <w:lang w:eastAsia="en-US"/>
        </w:rPr>
        <w:pict>
          <v:shape id="_x0000_s3791" type="#_x0000_t202" style="position:absolute;left:0;text-align:left;margin-left:521.75pt;margin-top:-134.85pt;width:1in;height:184.35pt;z-index:-251514880;mso-position-horizontal-relative:page" o:allowincell="f" filled="f" stroked="f">
            <v:textbox style="layout-flow:vertical" inset="0,0,0,0">
              <w:txbxContent>
                <w:p w:rsidR="00F42301" w:rsidRDefault="00F42301" w:rsidP="00721764">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E</w:t>
                  </w:r>
                  <w:r>
                    <w:rPr>
                      <w:rFonts w:ascii="Impact" w:hAnsi="Impact" w:cs="Impact"/>
                      <w:color w:val="A3A3A3"/>
                      <w:spacing w:val="-115"/>
                      <w:position w:val="1"/>
                      <w:sz w:val="105"/>
                      <w:szCs w:val="105"/>
                    </w:rPr>
                    <w:t xml:space="preserve"> </w:t>
                  </w:r>
                </w:p>
              </w:txbxContent>
            </v:textbox>
            <w10:wrap anchorx="page"/>
          </v:shape>
        </w:pict>
      </w:r>
      <w:r>
        <w:rPr>
          <w:rFonts w:ascii="Times New Roman" w:hAnsi="Times New Roman"/>
          <w:b/>
          <w:bCs/>
          <w:spacing w:val="-18"/>
          <w:sz w:val="20"/>
          <w:szCs w:val="20"/>
        </w:rPr>
        <w:t>T</w:t>
      </w:r>
      <w:r>
        <w:rPr>
          <w:rFonts w:ascii="Times New Roman" w:hAnsi="Times New Roman"/>
          <w:b/>
          <w:bCs/>
          <w:sz w:val="20"/>
          <w:szCs w:val="20"/>
        </w:rPr>
        <w:t>otal Requi</w:t>
      </w:r>
      <w:r>
        <w:rPr>
          <w:rFonts w:ascii="Times New Roman" w:hAnsi="Times New Roman"/>
          <w:b/>
          <w:bCs/>
          <w:spacing w:val="-4"/>
          <w:sz w:val="20"/>
          <w:szCs w:val="20"/>
        </w:rPr>
        <w:t>r</w:t>
      </w:r>
      <w:r>
        <w:rPr>
          <w:rFonts w:ascii="Times New Roman" w:hAnsi="Times New Roman"/>
          <w:b/>
          <w:bCs/>
          <w:sz w:val="20"/>
          <w:szCs w:val="20"/>
        </w:rPr>
        <w:t>ed Hours..............................................................................................................40 hrs</w:t>
      </w:r>
    </w:p>
    <w:p w:rsidR="00F42301" w:rsidRDefault="00F42301" w:rsidP="00721764">
      <w:pPr>
        <w:widowControl w:val="0"/>
        <w:autoSpaceDE w:val="0"/>
        <w:autoSpaceDN w:val="0"/>
        <w:adjustRightInd w:val="0"/>
        <w:spacing w:before="2" w:after="0" w:line="170" w:lineRule="exact"/>
        <w:rPr>
          <w:rFonts w:ascii="Times New Roman" w:hAnsi="Times New Roman"/>
          <w:sz w:val="17"/>
          <w:szCs w:val="17"/>
        </w:rPr>
      </w:pPr>
    </w:p>
    <w:p w:rsidR="00F42301" w:rsidRDefault="00F42301" w:rsidP="00721764">
      <w:pPr>
        <w:widowControl w:val="0"/>
        <w:autoSpaceDE w:val="0"/>
        <w:autoSpaceDN w:val="0"/>
        <w:adjustRightInd w:val="0"/>
        <w:spacing w:after="0" w:line="200" w:lineRule="exact"/>
        <w:rPr>
          <w:rFonts w:ascii="Times New Roman" w:hAnsi="Times New Roman"/>
          <w:sz w:val="20"/>
          <w:szCs w:val="20"/>
        </w:rPr>
      </w:pPr>
    </w:p>
    <w:p w:rsidR="00F42301" w:rsidRDefault="00F42301" w:rsidP="00721764">
      <w:pPr>
        <w:widowControl w:val="0"/>
        <w:autoSpaceDE w:val="0"/>
        <w:autoSpaceDN w:val="0"/>
        <w:adjustRightInd w:val="0"/>
        <w:spacing w:after="0"/>
        <w:ind w:left="870"/>
        <w:rPr>
          <w:rFonts w:ascii="Impact" w:hAnsi="Impact" w:cs="Impact"/>
          <w:color w:val="000000"/>
          <w:sz w:val="32"/>
          <w:szCs w:val="32"/>
        </w:rPr>
      </w:pPr>
      <w:r>
        <w:rPr>
          <w:rFonts w:ascii="Impact" w:hAnsi="Impact" w:cs="Impact"/>
          <w:color w:val="666666"/>
          <w:sz w:val="32"/>
          <w:szCs w:val="32"/>
        </w:rPr>
        <w:t>COURSE DESCRIPTIONS</w:t>
      </w:r>
    </w:p>
    <w:p w:rsidR="00F42301" w:rsidRDefault="00F42301" w:rsidP="00721764">
      <w:pPr>
        <w:widowControl w:val="0"/>
        <w:autoSpaceDE w:val="0"/>
        <w:autoSpaceDN w:val="0"/>
        <w:adjustRightInd w:val="0"/>
        <w:spacing w:before="19" w:after="0" w:line="252" w:lineRule="auto"/>
        <w:ind w:left="1230" w:right="1940" w:hanging="360"/>
        <w:jc w:val="both"/>
        <w:rPr>
          <w:rFonts w:ascii="Times New Roman" w:hAnsi="Times New Roman"/>
          <w:color w:val="000000"/>
          <w:sz w:val="20"/>
          <w:szCs w:val="20"/>
        </w:rPr>
      </w:pPr>
      <w:r w:rsidRPr="003F2CF3">
        <w:rPr>
          <w:rFonts w:ascii="Calibri" w:hAnsi="Calibri"/>
          <w:noProof/>
          <w:lang w:eastAsia="en-US"/>
        </w:rPr>
        <w:pict>
          <v:shape id="_x0000_s3792" type="#_x0000_t202" style="position:absolute;left:0;text-align:left;margin-left:521.75pt;margin-top:13.7pt;width:1in;height:270.75pt;z-index:-251513856;mso-position-horizontal-relative:page" o:allowincell="f" filled="f" stroked="f">
            <v:textbox style="layout-flow:vertical" inset="0,0,0,0">
              <w:txbxContent>
                <w:p w:rsidR="00F42301" w:rsidRDefault="00F42301" w:rsidP="00721764">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P</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ROGRAM</w:t>
                  </w:r>
                  <w:r>
                    <w:rPr>
                      <w:rFonts w:ascii="Impact" w:hAnsi="Impact" w:cs="Impact"/>
                      <w:color w:val="A3A3A3"/>
                      <w:position w:val="1"/>
                      <w:sz w:val="105"/>
                      <w:szCs w:val="105"/>
                    </w:rPr>
                    <w:t>S</w:t>
                  </w:r>
                  <w:r>
                    <w:rPr>
                      <w:rFonts w:ascii="Impact" w:hAnsi="Impact" w:cs="Impact"/>
                      <w:color w:val="A3A3A3"/>
                      <w:spacing w:val="-115"/>
                      <w:position w:val="1"/>
                      <w:sz w:val="105"/>
                      <w:szCs w:val="105"/>
                    </w:rPr>
                    <w:t xml:space="preserve"> </w:t>
                  </w:r>
                </w:p>
              </w:txbxContent>
            </v:textbox>
            <w10:wrap anchorx="page"/>
          </v:shape>
        </w:pict>
      </w:r>
      <w:r>
        <w:rPr>
          <w:rFonts w:ascii="Times New Roman" w:hAnsi="Times New Roman"/>
          <w:b/>
          <w:bCs/>
          <w:color w:val="191919"/>
          <w:sz w:val="20"/>
          <w:szCs w:val="20"/>
        </w:rPr>
        <w:t>MUSC</w:t>
      </w:r>
      <w:r>
        <w:rPr>
          <w:rFonts w:ascii="Times New Roman" w:hAnsi="Times New Roman"/>
          <w:b/>
          <w:bCs/>
          <w:color w:val="191919"/>
          <w:spacing w:val="-8"/>
          <w:sz w:val="20"/>
          <w:szCs w:val="20"/>
        </w:rPr>
        <w:t xml:space="preserve"> </w:t>
      </w:r>
      <w:r>
        <w:rPr>
          <w:rFonts w:ascii="Times New Roman" w:hAnsi="Times New Roman"/>
          <w:b/>
          <w:bCs/>
          <w:color w:val="191919"/>
          <w:sz w:val="20"/>
          <w:szCs w:val="20"/>
        </w:rPr>
        <w:t>5000</w:t>
      </w:r>
      <w:r>
        <w:rPr>
          <w:rFonts w:ascii="Times New Roman" w:hAnsi="Times New Roman"/>
          <w:b/>
          <w:bCs/>
          <w:color w:val="191919"/>
          <w:spacing w:val="-8"/>
          <w:sz w:val="20"/>
          <w:szCs w:val="20"/>
        </w:rPr>
        <w:t xml:space="preserve"> </w:t>
      </w:r>
      <w:r>
        <w:rPr>
          <w:rFonts w:ascii="Times New Roman" w:hAnsi="Times New Roman"/>
          <w:b/>
          <w:bCs/>
          <w:color w:val="191919"/>
          <w:sz w:val="20"/>
          <w:szCs w:val="20"/>
        </w:rPr>
        <w:t>-</w:t>
      </w:r>
      <w:r>
        <w:rPr>
          <w:rFonts w:ascii="Times New Roman" w:hAnsi="Times New Roman"/>
          <w:b/>
          <w:bCs/>
          <w:color w:val="191919"/>
          <w:spacing w:val="-8"/>
          <w:sz w:val="20"/>
          <w:szCs w:val="20"/>
        </w:rPr>
        <w:t xml:space="preserve"> </w:t>
      </w:r>
      <w:r>
        <w:rPr>
          <w:rFonts w:ascii="Times New Roman" w:hAnsi="Times New Roman"/>
          <w:b/>
          <w:bCs/>
          <w:color w:val="191919"/>
          <w:sz w:val="20"/>
          <w:szCs w:val="20"/>
        </w:rPr>
        <w:t>Graduate</w:t>
      </w:r>
      <w:r>
        <w:rPr>
          <w:rFonts w:ascii="Times New Roman" w:hAnsi="Times New Roman"/>
          <w:b/>
          <w:bCs/>
          <w:color w:val="191919"/>
          <w:spacing w:val="-8"/>
          <w:sz w:val="20"/>
          <w:szCs w:val="20"/>
        </w:rPr>
        <w:t xml:space="preserve"> </w:t>
      </w:r>
      <w:r>
        <w:rPr>
          <w:rFonts w:ascii="Times New Roman" w:hAnsi="Times New Roman"/>
          <w:b/>
          <w:bCs/>
          <w:color w:val="191919"/>
          <w:sz w:val="20"/>
          <w:szCs w:val="20"/>
        </w:rPr>
        <w:t>Secondary</w:t>
      </w:r>
      <w:r>
        <w:rPr>
          <w:rFonts w:ascii="Times New Roman" w:hAnsi="Times New Roman"/>
          <w:b/>
          <w:bCs/>
          <w:color w:val="191919"/>
          <w:spacing w:val="-19"/>
          <w:sz w:val="20"/>
          <w:szCs w:val="20"/>
        </w:rPr>
        <w:t xml:space="preserve"> </w:t>
      </w:r>
      <w:r>
        <w:rPr>
          <w:rFonts w:ascii="Times New Roman" w:hAnsi="Times New Roman"/>
          <w:b/>
          <w:bCs/>
          <w:color w:val="191919"/>
          <w:sz w:val="20"/>
          <w:szCs w:val="20"/>
        </w:rPr>
        <w:t>Applied</w:t>
      </w:r>
      <w:r>
        <w:rPr>
          <w:rFonts w:ascii="Times New Roman" w:hAnsi="Times New Roman"/>
          <w:b/>
          <w:bCs/>
          <w:color w:val="191919"/>
          <w:spacing w:val="-8"/>
          <w:sz w:val="20"/>
          <w:szCs w:val="20"/>
        </w:rPr>
        <w:t xml:space="preserve"> </w:t>
      </w:r>
      <w:r>
        <w:rPr>
          <w:rFonts w:ascii="Times New Roman" w:hAnsi="Times New Roman"/>
          <w:b/>
          <w:bCs/>
          <w:color w:val="191919"/>
          <w:sz w:val="20"/>
          <w:szCs w:val="20"/>
        </w:rPr>
        <w:t>Instrument</w:t>
      </w:r>
      <w:r>
        <w:rPr>
          <w:rFonts w:ascii="Times New Roman" w:hAnsi="Times New Roman"/>
          <w:b/>
          <w:bCs/>
          <w:color w:val="191919"/>
          <w:spacing w:val="-8"/>
          <w:sz w:val="20"/>
          <w:szCs w:val="20"/>
        </w:rPr>
        <w:t xml:space="preserve"> </w:t>
      </w:r>
      <w:r>
        <w:rPr>
          <w:rFonts w:ascii="Times New Roman" w:hAnsi="Times New Roman"/>
          <w:b/>
          <w:bCs/>
          <w:color w:val="191919"/>
          <w:sz w:val="20"/>
          <w:szCs w:val="20"/>
        </w:rPr>
        <w:t>or</w:t>
      </w:r>
      <w:r>
        <w:rPr>
          <w:rFonts w:ascii="Times New Roman" w:hAnsi="Times New Roman"/>
          <w:b/>
          <w:bCs/>
          <w:color w:val="191919"/>
          <w:spacing w:val="-15"/>
          <w:sz w:val="20"/>
          <w:szCs w:val="20"/>
        </w:rPr>
        <w:t xml:space="preserve"> </w:t>
      </w:r>
      <w:r>
        <w:rPr>
          <w:rFonts w:ascii="Times New Roman" w:hAnsi="Times New Roman"/>
          <w:b/>
          <w:bCs/>
          <w:color w:val="191919"/>
          <w:spacing w:val="-19"/>
          <w:sz w:val="20"/>
          <w:szCs w:val="20"/>
        </w:rPr>
        <w:t>V</w:t>
      </w:r>
      <w:r>
        <w:rPr>
          <w:rFonts w:ascii="Times New Roman" w:hAnsi="Times New Roman"/>
          <w:b/>
          <w:bCs/>
          <w:color w:val="191919"/>
          <w:sz w:val="20"/>
          <w:szCs w:val="20"/>
        </w:rPr>
        <w:t xml:space="preserve">oice.........................................1(1-0) </w:t>
      </w:r>
      <w:r>
        <w:rPr>
          <w:rFonts w:ascii="Times New Roman" w:hAnsi="Times New Roman"/>
          <w:color w:val="191919"/>
          <w:sz w:val="20"/>
          <w:szCs w:val="20"/>
        </w:rPr>
        <w:t>One</w:t>
      </w:r>
      <w:r>
        <w:rPr>
          <w:rFonts w:ascii="Times New Roman" w:hAnsi="Times New Roman"/>
          <w:color w:val="191919"/>
          <w:spacing w:val="13"/>
          <w:sz w:val="20"/>
          <w:szCs w:val="20"/>
        </w:rPr>
        <w:t xml:space="preserve"> </w:t>
      </w:r>
      <w:r>
        <w:rPr>
          <w:rFonts w:ascii="Times New Roman" w:hAnsi="Times New Roman"/>
          <w:color w:val="191919"/>
          <w:sz w:val="20"/>
          <w:szCs w:val="20"/>
        </w:rPr>
        <w:t>half-hour</w:t>
      </w:r>
      <w:r>
        <w:rPr>
          <w:rFonts w:ascii="Times New Roman" w:hAnsi="Times New Roman"/>
          <w:color w:val="191919"/>
          <w:spacing w:val="13"/>
          <w:sz w:val="20"/>
          <w:szCs w:val="20"/>
        </w:rPr>
        <w:t xml:space="preserve"> </w:t>
      </w:r>
      <w:r>
        <w:rPr>
          <w:rFonts w:ascii="Times New Roman" w:hAnsi="Times New Roman"/>
          <w:color w:val="191919"/>
          <w:sz w:val="20"/>
          <w:szCs w:val="20"/>
        </w:rPr>
        <w:t>lecture/laboratory</w:t>
      </w:r>
      <w:r>
        <w:rPr>
          <w:rFonts w:ascii="Times New Roman" w:hAnsi="Times New Roman"/>
          <w:color w:val="191919"/>
          <w:spacing w:val="13"/>
          <w:sz w:val="20"/>
          <w:szCs w:val="20"/>
        </w:rPr>
        <w:t xml:space="preserve"> </w:t>
      </w:r>
      <w:r>
        <w:rPr>
          <w:rFonts w:ascii="Times New Roman" w:hAnsi="Times New Roman"/>
          <w:color w:val="191919"/>
          <w:sz w:val="20"/>
          <w:szCs w:val="20"/>
        </w:rPr>
        <w:t>a</w:t>
      </w:r>
      <w:r>
        <w:rPr>
          <w:rFonts w:ascii="Times New Roman" w:hAnsi="Times New Roman"/>
          <w:color w:val="191919"/>
          <w:spacing w:val="13"/>
          <w:sz w:val="20"/>
          <w:szCs w:val="20"/>
        </w:rPr>
        <w:t xml:space="preserve"> </w:t>
      </w:r>
      <w:r>
        <w:rPr>
          <w:rFonts w:ascii="Times New Roman" w:hAnsi="Times New Roman"/>
          <w:color w:val="191919"/>
          <w:sz w:val="20"/>
          <w:szCs w:val="20"/>
        </w:rPr>
        <w:t>week.</w:t>
      </w:r>
      <w:r>
        <w:rPr>
          <w:rFonts w:ascii="Times New Roman" w:hAnsi="Times New Roman"/>
          <w:color w:val="191919"/>
          <w:spacing w:val="13"/>
          <w:sz w:val="20"/>
          <w:szCs w:val="20"/>
        </w:rPr>
        <w:t xml:space="preserve"> </w:t>
      </w:r>
      <w:r>
        <w:rPr>
          <w:rFonts w:ascii="Times New Roman" w:hAnsi="Times New Roman"/>
          <w:color w:val="191919"/>
          <w:sz w:val="20"/>
          <w:szCs w:val="20"/>
        </w:rPr>
        <w:t>Elective</w:t>
      </w:r>
      <w:r>
        <w:rPr>
          <w:rFonts w:ascii="Times New Roman" w:hAnsi="Times New Roman"/>
          <w:color w:val="191919"/>
          <w:spacing w:val="13"/>
          <w:sz w:val="20"/>
          <w:szCs w:val="20"/>
        </w:rPr>
        <w:t xml:space="preserve"> </w:t>
      </w:r>
      <w:r>
        <w:rPr>
          <w:rFonts w:ascii="Times New Roman" w:hAnsi="Times New Roman"/>
          <w:color w:val="191919"/>
          <w:sz w:val="20"/>
          <w:szCs w:val="20"/>
        </w:rPr>
        <w:t>instruction</w:t>
      </w:r>
      <w:r>
        <w:rPr>
          <w:rFonts w:ascii="Times New Roman" w:hAnsi="Times New Roman"/>
          <w:color w:val="191919"/>
          <w:spacing w:val="13"/>
          <w:sz w:val="20"/>
          <w:szCs w:val="20"/>
        </w:rPr>
        <w:t xml:space="preserve"> </w:t>
      </w:r>
      <w:r>
        <w:rPr>
          <w:rFonts w:ascii="Times New Roman" w:hAnsi="Times New Roman"/>
          <w:color w:val="191919"/>
          <w:sz w:val="20"/>
          <w:szCs w:val="20"/>
        </w:rPr>
        <w:t>in</w:t>
      </w:r>
      <w:r>
        <w:rPr>
          <w:rFonts w:ascii="Times New Roman" w:hAnsi="Times New Roman"/>
          <w:color w:val="191919"/>
          <w:spacing w:val="13"/>
          <w:sz w:val="20"/>
          <w:szCs w:val="20"/>
        </w:rPr>
        <w:t xml:space="preserve"> </w:t>
      </w:r>
      <w:r>
        <w:rPr>
          <w:rFonts w:ascii="Times New Roman" w:hAnsi="Times New Roman"/>
          <w:color w:val="191919"/>
          <w:sz w:val="20"/>
          <w:szCs w:val="20"/>
        </w:rPr>
        <w:t>applied</w:t>
      </w:r>
      <w:r>
        <w:rPr>
          <w:rFonts w:ascii="Times New Roman" w:hAnsi="Times New Roman"/>
          <w:color w:val="191919"/>
          <w:spacing w:val="13"/>
          <w:sz w:val="20"/>
          <w:szCs w:val="20"/>
        </w:rPr>
        <w:t xml:space="preserve"> </w:t>
      </w:r>
      <w:r>
        <w:rPr>
          <w:rFonts w:ascii="Times New Roman" w:hAnsi="Times New Roman"/>
          <w:color w:val="191919"/>
          <w:sz w:val="20"/>
          <w:szCs w:val="20"/>
        </w:rPr>
        <w:t>music.</w:t>
      </w:r>
      <w:r>
        <w:rPr>
          <w:rFonts w:ascii="Times New Roman" w:hAnsi="Times New Roman"/>
          <w:color w:val="191919"/>
          <w:spacing w:val="12"/>
          <w:sz w:val="20"/>
          <w:szCs w:val="20"/>
        </w:rPr>
        <w:t xml:space="preserve"> </w:t>
      </w:r>
      <w:r>
        <w:rPr>
          <w:rFonts w:ascii="Times New Roman" w:hAnsi="Times New Roman"/>
          <w:i/>
          <w:iCs/>
          <w:color w:val="191919"/>
          <w:sz w:val="20"/>
          <w:szCs w:val="20"/>
        </w:rPr>
        <w:t>P</w:t>
      </w:r>
      <w:r>
        <w:rPr>
          <w:rFonts w:ascii="Times New Roman" w:hAnsi="Times New Roman"/>
          <w:i/>
          <w:iCs/>
          <w:color w:val="191919"/>
          <w:spacing w:val="-7"/>
          <w:sz w:val="20"/>
          <w:szCs w:val="20"/>
        </w:rPr>
        <w:t>r</w:t>
      </w:r>
      <w:r>
        <w:rPr>
          <w:rFonts w:ascii="Times New Roman" w:hAnsi="Times New Roman"/>
          <w:i/>
          <w:iCs/>
          <w:color w:val="191919"/>
          <w:sz w:val="20"/>
          <w:szCs w:val="20"/>
        </w:rPr>
        <w:t>e</w:t>
      </w:r>
      <w:r>
        <w:rPr>
          <w:rFonts w:ascii="Times New Roman" w:hAnsi="Times New Roman"/>
          <w:i/>
          <w:iCs/>
          <w:color w:val="191919"/>
          <w:spacing w:val="-7"/>
          <w:sz w:val="20"/>
          <w:szCs w:val="20"/>
        </w:rPr>
        <w:t>r</w:t>
      </w:r>
      <w:r>
        <w:rPr>
          <w:rFonts w:ascii="Times New Roman" w:hAnsi="Times New Roman"/>
          <w:i/>
          <w:iCs/>
          <w:color w:val="191919"/>
          <w:sz w:val="20"/>
          <w:szCs w:val="20"/>
        </w:rPr>
        <w:t>equisite: Consent of instructo</w:t>
      </w:r>
      <w:r>
        <w:rPr>
          <w:rFonts w:ascii="Times New Roman" w:hAnsi="Times New Roman"/>
          <w:i/>
          <w:iCs/>
          <w:color w:val="191919"/>
          <w:spacing w:val="-22"/>
          <w:sz w:val="20"/>
          <w:szCs w:val="20"/>
        </w:rPr>
        <w:t>r</w:t>
      </w:r>
      <w:r>
        <w:rPr>
          <w:rFonts w:ascii="Times New Roman" w:hAnsi="Times New Roman"/>
          <w:i/>
          <w:iCs/>
          <w:color w:val="191919"/>
          <w:sz w:val="20"/>
          <w:szCs w:val="20"/>
        </w:rPr>
        <w:t>.</w:t>
      </w:r>
    </w:p>
    <w:p w:rsidR="00F42301" w:rsidRDefault="00F42301" w:rsidP="00721764">
      <w:pPr>
        <w:widowControl w:val="0"/>
        <w:autoSpaceDE w:val="0"/>
        <w:autoSpaceDN w:val="0"/>
        <w:adjustRightInd w:val="0"/>
        <w:spacing w:after="0" w:line="225" w:lineRule="exact"/>
        <w:ind w:left="870"/>
        <w:rPr>
          <w:rFonts w:ascii="Times New Roman" w:hAnsi="Times New Roman"/>
          <w:color w:val="000000"/>
          <w:sz w:val="20"/>
          <w:szCs w:val="20"/>
        </w:rPr>
      </w:pPr>
      <w:r>
        <w:rPr>
          <w:rFonts w:ascii="Times New Roman" w:hAnsi="Times New Roman"/>
          <w:b/>
          <w:bCs/>
          <w:color w:val="191919"/>
          <w:sz w:val="20"/>
          <w:szCs w:val="20"/>
        </w:rPr>
        <w:t>MUSC</w:t>
      </w:r>
      <w:r>
        <w:rPr>
          <w:rFonts w:ascii="Times New Roman" w:hAnsi="Times New Roman"/>
          <w:b/>
          <w:bCs/>
          <w:color w:val="191919"/>
          <w:spacing w:val="-8"/>
          <w:sz w:val="20"/>
          <w:szCs w:val="20"/>
        </w:rPr>
        <w:t xml:space="preserve"> </w:t>
      </w:r>
      <w:r>
        <w:rPr>
          <w:rFonts w:ascii="Times New Roman" w:hAnsi="Times New Roman"/>
          <w:b/>
          <w:bCs/>
          <w:color w:val="191919"/>
          <w:sz w:val="20"/>
          <w:szCs w:val="20"/>
        </w:rPr>
        <w:t>5001</w:t>
      </w:r>
      <w:r>
        <w:rPr>
          <w:rFonts w:ascii="Times New Roman" w:hAnsi="Times New Roman"/>
          <w:b/>
          <w:bCs/>
          <w:color w:val="191919"/>
          <w:spacing w:val="-8"/>
          <w:sz w:val="20"/>
          <w:szCs w:val="20"/>
        </w:rPr>
        <w:t xml:space="preserve"> </w:t>
      </w:r>
      <w:r>
        <w:rPr>
          <w:rFonts w:ascii="Times New Roman" w:hAnsi="Times New Roman"/>
          <w:b/>
          <w:bCs/>
          <w:color w:val="191919"/>
          <w:sz w:val="20"/>
          <w:szCs w:val="20"/>
        </w:rPr>
        <w:t>-</w:t>
      </w:r>
      <w:r>
        <w:rPr>
          <w:rFonts w:ascii="Times New Roman" w:hAnsi="Times New Roman"/>
          <w:b/>
          <w:bCs/>
          <w:color w:val="191919"/>
          <w:spacing w:val="-8"/>
          <w:sz w:val="20"/>
          <w:szCs w:val="20"/>
        </w:rPr>
        <w:t xml:space="preserve"> </w:t>
      </w:r>
      <w:r>
        <w:rPr>
          <w:rFonts w:ascii="Times New Roman" w:hAnsi="Times New Roman"/>
          <w:b/>
          <w:bCs/>
          <w:color w:val="191919"/>
          <w:sz w:val="20"/>
          <w:szCs w:val="20"/>
        </w:rPr>
        <w:t>Piano</w:t>
      </w:r>
      <w:r>
        <w:rPr>
          <w:rFonts w:ascii="Times New Roman" w:hAnsi="Times New Roman"/>
          <w:b/>
          <w:bCs/>
          <w:color w:val="191919"/>
          <w:spacing w:val="-8"/>
          <w:sz w:val="20"/>
          <w:szCs w:val="20"/>
        </w:rPr>
        <w:t xml:space="preserve"> </w:t>
      </w:r>
      <w:r>
        <w:rPr>
          <w:rFonts w:ascii="Times New Roman" w:hAnsi="Times New Roman"/>
          <w:b/>
          <w:bCs/>
          <w:color w:val="191919"/>
          <w:sz w:val="20"/>
          <w:szCs w:val="20"/>
        </w:rPr>
        <w:t>Class.......................................................................................................</w:t>
      </w:r>
      <w:r>
        <w:rPr>
          <w:rFonts w:ascii="Times New Roman" w:hAnsi="Times New Roman"/>
          <w:b/>
          <w:bCs/>
          <w:color w:val="191919"/>
          <w:spacing w:val="1"/>
          <w:sz w:val="20"/>
          <w:szCs w:val="20"/>
        </w:rPr>
        <w:t>.</w:t>
      </w:r>
      <w:r>
        <w:rPr>
          <w:rFonts w:ascii="Times New Roman" w:hAnsi="Times New Roman"/>
          <w:b/>
          <w:bCs/>
          <w:color w:val="191919"/>
          <w:sz w:val="20"/>
          <w:szCs w:val="20"/>
        </w:rPr>
        <w:t>.2(2-0)</w:t>
      </w:r>
    </w:p>
    <w:p w:rsidR="00F42301" w:rsidRDefault="00F42301" w:rsidP="00721764">
      <w:pPr>
        <w:widowControl w:val="0"/>
        <w:autoSpaceDE w:val="0"/>
        <w:autoSpaceDN w:val="0"/>
        <w:adjustRightInd w:val="0"/>
        <w:spacing w:before="13" w:after="0"/>
        <w:ind w:left="1230"/>
        <w:rPr>
          <w:rFonts w:ascii="Times New Roman" w:hAnsi="Times New Roman"/>
          <w:color w:val="000000"/>
          <w:sz w:val="20"/>
          <w:szCs w:val="20"/>
        </w:rPr>
      </w:pPr>
      <w:r>
        <w:rPr>
          <w:rFonts w:ascii="Times New Roman" w:hAnsi="Times New Roman"/>
          <w:color w:val="191919"/>
          <w:spacing w:val="-14"/>
          <w:sz w:val="20"/>
          <w:szCs w:val="20"/>
        </w:rPr>
        <w:t>T</w:t>
      </w:r>
      <w:r>
        <w:rPr>
          <w:rFonts w:ascii="Times New Roman" w:hAnsi="Times New Roman"/>
          <w:color w:val="191919"/>
          <w:sz w:val="20"/>
          <w:szCs w:val="20"/>
        </w:rPr>
        <w:t>echniques and materials for advanced group study of piano.</w:t>
      </w:r>
    </w:p>
    <w:p w:rsidR="00F42301" w:rsidRDefault="00F42301" w:rsidP="00721764">
      <w:pPr>
        <w:widowControl w:val="0"/>
        <w:autoSpaceDE w:val="0"/>
        <w:autoSpaceDN w:val="0"/>
        <w:adjustRightInd w:val="0"/>
        <w:spacing w:before="6" w:after="0"/>
        <w:ind w:left="870"/>
        <w:rPr>
          <w:rFonts w:ascii="Times New Roman" w:hAnsi="Times New Roman"/>
          <w:color w:val="000000"/>
          <w:sz w:val="20"/>
          <w:szCs w:val="20"/>
        </w:rPr>
      </w:pPr>
      <w:r>
        <w:rPr>
          <w:rFonts w:ascii="Times New Roman" w:hAnsi="Times New Roman"/>
          <w:b/>
          <w:bCs/>
          <w:color w:val="191919"/>
          <w:sz w:val="20"/>
          <w:szCs w:val="20"/>
        </w:rPr>
        <w:t>MUSC</w:t>
      </w:r>
      <w:r>
        <w:rPr>
          <w:rFonts w:ascii="Times New Roman" w:hAnsi="Times New Roman"/>
          <w:b/>
          <w:bCs/>
          <w:color w:val="191919"/>
          <w:spacing w:val="-8"/>
          <w:sz w:val="20"/>
          <w:szCs w:val="20"/>
        </w:rPr>
        <w:t xml:space="preserve"> </w:t>
      </w:r>
      <w:r>
        <w:rPr>
          <w:rFonts w:ascii="Times New Roman" w:hAnsi="Times New Roman"/>
          <w:b/>
          <w:bCs/>
          <w:color w:val="191919"/>
          <w:sz w:val="20"/>
          <w:szCs w:val="20"/>
        </w:rPr>
        <w:t>5002</w:t>
      </w:r>
      <w:r>
        <w:rPr>
          <w:rFonts w:ascii="Times New Roman" w:hAnsi="Times New Roman"/>
          <w:b/>
          <w:bCs/>
          <w:color w:val="191919"/>
          <w:spacing w:val="-8"/>
          <w:sz w:val="20"/>
          <w:szCs w:val="20"/>
        </w:rPr>
        <w:t xml:space="preserve"> </w:t>
      </w:r>
      <w:r>
        <w:rPr>
          <w:rFonts w:ascii="Times New Roman" w:hAnsi="Times New Roman"/>
          <w:b/>
          <w:bCs/>
          <w:color w:val="191919"/>
          <w:sz w:val="20"/>
          <w:szCs w:val="20"/>
        </w:rPr>
        <w:t>-</w:t>
      </w:r>
      <w:r>
        <w:rPr>
          <w:rFonts w:ascii="Times New Roman" w:hAnsi="Times New Roman"/>
          <w:b/>
          <w:bCs/>
          <w:color w:val="191919"/>
          <w:spacing w:val="-11"/>
          <w:sz w:val="20"/>
          <w:szCs w:val="20"/>
        </w:rPr>
        <w:t xml:space="preserve"> </w:t>
      </w:r>
      <w:r>
        <w:rPr>
          <w:rFonts w:ascii="Times New Roman" w:hAnsi="Times New Roman"/>
          <w:b/>
          <w:bCs/>
          <w:color w:val="191919"/>
          <w:spacing w:val="-4"/>
          <w:sz w:val="20"/>
          <w:szCs w:val="20"/>
        </w:rPr>
        <w:t>W</w:t>
      </w:r>
      <w:r>
        <w:rPr>
          <w:rFonts w:ascii="Times New Roman" w:hAnsi="Times New Roman"/>
          <w:b/>
          <w:bCs/>
          <w:color w:val="191919"/>
          <w:sz w:val="20"/>
          <w:szCs w:val="20"/>
        </w:rPr>
        <w:t>ind</w:t>
      </w:r>
      <w:r>
        <w:rPr>
          <w:rFonts w:ascii="Times New Roman" w:hAnsi="Times New Roman"/>
          <w:b/>
          <w:bCs/>
          <w:color w:val="191919"/>
          <w:spacing w:val="-8"/>
          <w:sz w:val="20"/>
          <w:szCs w:val="20"/>
        </w:rPr>
        <w:t xml:space="preserve"> </w:t>
      </w:r>
      <w:r>
        <w:rPr>
          <w:rFonts w:ascii="Times New Roman" w:hAnsi="Times New Roman"/>
          <w:b/>
          <w:bCs/>
          <w:color w:val="191919"/>
          <w:sz w:val="20"/>
          <w:szCs w:val="20"/>
        </w:rPr>
        <w:t>Class........................................................................................................</w:t>
      </w:r>
      <w:r>
        <w:rPr>
          <w:rFonts w:ascii="Times New Roman" w:hAnsi="Times New Roman"/>
          <w:b/>
          <w:bCs/>
          <w:color w:val="191919"/>
          <w:spacing w:val="1"/>
          <w:sz w:val="20"/>
          <w:szCs w:val="20"/>
        </w:rPr>
        <w:t>.</w:t>
      </w:r>
      <w:r>
        <w:rPr>
          <w:rFonts w:ascii="Times New Roman" w:hAnsi="Times New Roman"/>
          <w:b/>
          <w:bCs/>
          <w:color w:val="191919"/>
          <w:sz w:val="20"/>
          <w:szCs w:val="20"/>
        </w:rPr>
        <w:t>2(2-0)</w:t>
      </w:r>
    </w:p>
    <w:p w:rsidR="00F42301" w:rsidRDefault="00F42301" w:rsidP="00721764">
      <w:pPr>
        <w:widowControl w:val="0"/>
        <w:autoSpaceDE w:val="0"/>
        <w:autoSpaceDN w:val="0"/>
        <w:adjustRightInd w:val="0"/>
        <w:spacing w:before="13" w:after="0"/>
        <w:ind w:left="1230"/>
        <w:rPr>
          <w:rFonts w:ascii="Times New Roman" w:hAnsi="Times New Roman"/>
          <w:color w:val="000000"/>
          <w:sz w:val="20"/>
          <w:szCs w:val="20"/>
        </w:rPr>
      </w:pPr>
      <w:r>
        <w:rPr>
          <w:rFonts w:ascii="Times New Roman" w:hAnsi="Times New Roman"/>
          <w:color w:val="191919"/>
          <w:spacing w:val="-14"/>
          <w:sz w:val="20"/>
          <w:szCs w:val="20"/>
        </w:rPr>
        <w:t>T</w:t>
      </w:r>
      <w:r>
        <w:rPr>
          <w:rFonts w:ascii="Times New Roman" w:hAnsi="Times New Roman"/>
          <w:color w:val="191919"/>
          <w:sz w:val="20"/>
          <w:szCs w:val="20"/>
        </w:rPr>
        <w:t>echniques and materials for advanced group study of wind instruments.</w:t>
      </w:r>
    </w:p>
    <w:p w:rsidR="00F42301" w:rsidRDefault="00F42301" w:rsidP="00721764">
      <w:pPr>
        <w:widowControl w:val="0"/>
        <w:autoSpaceDE w:val="0"/>
        <w:autoSpaceDN w:val="0"/>
        <w:adjustRightInd w:val="0"/>
        <w:spacing w:before="6" w:after="0"/>
        <w:ind w:left="870"/>
        <w:rPr>
          <w:rFonts w:ascii="Times New Roman" w:hAnsi="Times New Roman"/>
          <w:color w:val="000000"/>
          <w:sz w:val="20"/>
          <w:szCs w:val="20"/>
        </w:rPr>
      </w:pPr>
      <w:r>
        <w:rPr>
          <w:rFonts w:ascii="Times New Roman" w:hAnsi="Times New Roman"/>
          <w:b/>
          <w:bCs/>
          <w:color w:val="191919"/>
          <w:sz w:val="20"/>
          <w:szCs w:val="20"/>
        </w:rPr>
        <w:t>MUSC</w:t>
      </w:r>
      <w:r>
        <w:rPr>
          <w:rFonts w:ascii="Times New Roman" w:hAnsi="Times New Roman"/>
          <w:b/>
          <w:bCs/>
          <w:color w:val="191919"/>
          <w:spacing w:val="-8"/>
          <w:sz w:val="20"/>
          <w:szCs w:val="20"/>
        </w:rPr>
        <w:t xml:space="preserve"> </w:t>
      </w:r>
      <w:r>
        <w:rPr>
          <w:rFonts w:ascii="Times New Roman" w:hAnsi="Times New Roman"/>
          <w:b/>
          <w:bCs/>
          <w:color w:val="191919"/>
          <w:sz w:val="20"/>
          <w:szCs w:val="20"/>
        </w:rPr>
        <w:t>5003</w:t>
      </w:r>
      <w:r>
        <w:rPr>
          <w:rFonts w:ascii="Times New Roman" w:hAnsi="Times New Roman"/>
          <w:b/>
          <w:bCs/>
          <w:color w:val="191919"/>
          <w:spacing w:val="-8"/>
          <w:sz w:val="20"/>
          <w:szCs w:val="20"/>
        </w:rPr>
        <w:t xml:space="preserve"> </w:t>
      </w:r>
      <w:r>
        <w:rPr>
          <w:rFonts w:ascii="Times New Roman" w:hAnsi="Times New Roman"/>
          <w:b/>
          <w:bCs/>
          <w:color w:val="191919"/>
          <w:sz w:val="20"/>
          <w:szCs w:val="20"/>
        </w:rPr>
        <w:t>-</w:t>
      </w:r>
      <w:r>
        <w:rPr>
          <w:rFonts w:ascii="Times New Roman" w:hAnsi="Times New Roman"/>
          <w:b/>
          <w:bCs/>
          <w:color w:val="191919"/>
          <w:spacing w:val="-8"/>
          <w:sz w:val="20"/>
          <w:szCs w:val="20"/>
        </w:rPr>
        <w:t xml:space="preserve"> </w:t>
      </w:r>
      <w:r>
        <w:rPr>
          <w:rFonts w:ascii="Times New Roman" w:hAnsi="Times New Roman"/>
          <w:b/>
          <w:bCs/>
          <w:color w:val="191919"/>
          <w:sz w:val="20"/>
          <w:szCs w:val="20"/>
        </w:rPr>
        <w:t>Brass</w:t>
      </w:r>
      <w:r>
        <w:rPr>
          <w:rFonts w:ascii="Times New Roman" w:hAnsi="Times New Roman"/>
          <w:b/>
          <w:bCs/>
          <w:color w:val="191919"/>
          <w:spacing w:val="-8"/>
          <w:sz w:val="20"/>
          <w:szCs w:val="20"/>
        </w:rPr>
        <w:t xml:space="preserve"> </w:t>
      </w:r>
      <w:r>
        <w:rPr>
          <w:rFonts w:ascii="Times New Roman" w:hAnsi="Times New Roman"/>
          <w:b/>
          <w:bCs/>
          <w:color w:val="191919"/>
          <w:sz w:val="20"/>
          <w:szCs w:val="20"/>
        </w:rPr>
        <w:t>Class.........................................................................................................2(2-0)</w:t>
      </w:r>
    </w:p>
    <w:p w:rsidR="00F42301" w:rsidRDefault="00F42301" w:rsidP="00721764">
      <w:pPr>
        <w:widowControl w:val="0"/>
        <w:autoSpaceDE w:val="0"/>
        <w:autoSpaceDN w:val="0"/>
        <w:adjustRightInd w:val="0"/>
        <w:spacing w:before="13" w:after="0"/>
        <w:ind w:left="1230"/>
        <w:rPr>
          <w:rFonts w:ascii="Times New Roman" w:hAnsi="Times New Roman"/>
          <w:color w:val="000000"/>
          <w:sz w:val="20"/>
          <w:szCs w:val="20"/>
        </w:rPr>
      </w:pPr>
      <w:r>
        <w:rPr>
          <w:rFonts w:ascii="Times New Roman" w:hAnsi="Times New Roman"/>
          <w:color w:val="191919"/>
          <w:spacing w:val="-14"/>
          <w:sz w:val="20"/>
          <w:szCs w:val="20"/>
        </w:rPr>
        <w:t>T</w:t>
      </w:r>
      <w:r>
        <w:rPr>
          <w:rFonts w:ascii="Times New Roman" w:hAnsi="Times New Roman"/>
          <w:color w:val="191919"/>
          <w:sz w:val="20"/>
          <w:szCs w:val="20"/>
        </w:rPr>
        <w:t>echniques and materials for advanced group study of brass instruments.</w:t>
      </w:r>
    </w:p>
    <w:p w:rsidR="00F42301" w:rsidRDefault="00F42301" w:rsidP="00721764">
      <w:pPr>
        <w:widowControl w:val="0"/>
        <w:autoSpaceDE w:val="0"/>
        <w:autoSpaceDN w:val="0"/>
        <w:adjustRightInd w:val="0"/>
        <w:spacing w:before="6" w:after="0"/>
        <w:ind w:left="870"/>
        <w:rPr>
          <w:rFonts w:ascii="Times New Roman" w:hAnsi="Times New Roman"/>
          <w:color w:val="000000"/>
          <w:sz w:val="20"/>
          <w:szCs w:val="20"/>
        </w:rPr>
      </w:pPr>
      <w:r>
        <w:rPr>
          <w:rFonts w:ascii="Times New Roman" w:hAnsi="Times New Roman"/>
          <w:b/>
          <w:bCs/>
          <w:color w:val="191919"/>
          <w:sz w:val="20"/>
          <w:szCs w:val="20"/>
        </w:rPr>
        <w:t>MUSC</w:t>
      </w:r>
      <w:r>
        <w:rPr>
          <w:rFonts w:ascii="Times New Roman" w:hAnsi="Times New Roman"/>
          <w:b/>
          <w:bCs/>
          <w:color w:val="191919"/>
          <w:spacing w:val="-8"/>
          <w:sz w:val="20"/>
          <w:szCs w:val="20"/>
        </w:rPr>
        <w:t xml:space="preserve"> </w:t>
      </w:r>
      <w:r>
        <w:rPr>
          <w:rFonts w:ascii="Times New Roman" w:hAnsi="Times New Roman"/>
          <w:b/>
          <w:bCs/>
          <w:color w:val="191919"/>
          <w:sz w:val="20"/>
          <w:szCs w:val="20"/>
        </w:rPr>
        <w:t>5004</w:t>
      </w:r>
      <w:r>
        <w:rPr>
          <w:rFonts w:ascii="Times New Roman" w:hAnsi="Times New Roman"/>
          <w:b/>
          <w:bCs/>
          <w:color w:val="191919"/>
          <w:spacing w:val="-8"/>
          <w:sz w:val="20"/>
          <w:szCs w:val="20"/>
        </w:rPr>
        <w:t xml:space="preserve"> </w:t>
      </w:r>
      <w:r>
        <w:rPr>
          <w:rFonts w:ascii="Times New Roman" w:hAnsi="Times New Roman"/>
          <w:b/>
          <w:bCs/>
          <w:color w:val="191919"/>
          <w:sz w:val="20"/>
          <w:szCs w:val="20"/>
        </w:rPr>
        <w:t>-</w:t>
      </w:r>
      <w:r>
        <w:rPr>
          <w:rFonts w:ascii="Times New Roman" w:hAnsi="Times New Roman"/>
          <w:b/>
          <w:bCs/>
          <w:color w:val="191919"/>
          <w:spacing w:val="-8"/>
          <w:sz w:val="20"/>
          <w:szCs w:val="20"/>
        </w:rPr>
        <w:t xml:space="preserve"> </w:t>
      </w:r>
      <w:r>
        <w:rPr>
          <w:rFonts w:ascii="Times New Roman" w:hAnsi="Times New Roman"/>
          <w:b/>
          <w:bCs/>
          <w:color w:val="191919"/>
          <w:sz w:val="20"/>
          <w:szCs w:val="20"/>
        </w:rPr>
        <w:t>String</w:t>
      </w:r>
      <w:r>
        <w:rPr>
          <w:rFonts w:ascii="Times New Roman" w:hAnsi="Times New Roman"/>
          <w:b/>
          <w:bCs/>
          <w:color w:val="191919"/>
          <w:spacing w:val="-8"/>
          <w:sz w:val="20"/>
          <w:szCs w:val="20"/>
        </w:rPr>
        <w:t xml:space="preserve"> </w:t>
      </w:r>
      <w:r>
        <w:rPr>
          <w:rFonts w:ascii="Times New Roman" w:hAnsi="Times New Roman"/>
          <w:b/>
          <w:bCs/>
          <w:color w:val="191919"/>
          <w:sz w:val="20"/>
          <w:szCs w:val="20"/>
        </w:rPr>
        <w:t>Class......................................................................................................</w:t>
      </w:r>
      <w:r>
        <w:rPr>
          <w:rFonts w:ascii="Times New Roman" w:hAnsi="Times New Roman"/>
          <w:b/>
          <w:bCs/>
          <w:color w:val="191919"/>
          <w:spacing w:val="-1"/>
          <w:sz w:val="20"/>
          <w:szCs w:val="20"/>
        </w:rPr>
        <w:t>.</w:t>
      </w:r>
      <w:r>
        <w:rPr>
          <w:rFonts w:ascii="Times New Roman" w:hAnsi="Times New Roman"/>
          <w:b/>
          <w:bCs/>
          <w:color w:val="191919"/>
          <w:sz w:val="20"/>
          <w:szCs w:val="20"/>
        </w:rPr>
        <w:t>.2(2-0)</w:t>
      </w:r>
    </w:p>
    <w:p w:rsidR="00F42301" w:rsidRDefault="00F42301" w:rsidP="00721764">
      <w:pPr>
        <w:widowControl w:val="0"/>
        <w:autoSpaceDE w:val="0"/>
        <w:autoSpaceDN w:val="0"/>
        <w:adjustRightInd w:val="0"/>
        <w:spacing w:before="13" w:after="0"/>
        <w:ind w:left="1230"/>
        <w:rPr>
          <w:rFonts w:ascii="Times New Roman" w:hAnsi="Times New Roman"/>
          <w:color w:val="000000"/>
          <w:sz w:val="20"/>
          <w:szCs w:val="20"/>
        </w:rPr>
      </w:pPr>
      <w:r>
        <w:rPr>
          <w:rFonts w:ascii="Times New Roman" w:hAnsi="Times New Roman"/>
          <w:color w:val="191919"/>
          <w:spacing w:val="-14"/>
          <w:sz w:val="20"/>
          <w:szCs w:val="20"/>
        </w:rPr>
        <w:t>T</w:t>
      </w:r>
      <w:r>
        <w:rPr>
          <w:rFonts w:ascii="Times New Roman" w:hAnsi="Times New Roman"/>
          <w:color w:val="191919"/>
          <w:sz w:val="20"/>
          <w:szCs w:val="20"/>
        </w:rPr>
        <w:t>echniques and materials for advanced group study of string instruments.</w:t>
      </w:r>
    </w:p>
    <w:p w:rsidR="00F42301" w:rsidRDefault="00F42301" w:rsidP="00721764">
      <w:pPr>
        <w:widowControl w:val="0"/>
        <w:autoSpaceDE w:val="0"/>
        <w:autoSpaceDN w:val="0"/>
        <w:adjustRightInd w:val="0"/>
        <w:spacing w:before="6" w:after="0"/>
        <w:ind w:left="870"/>
        <w:rPr>
          <w:rFonts w:ascii="Times New Roman" w:hAnsi="Times New Roman"/>
          <w:color w:val="000000"/>
          <w:sz w:val="20"/>
          <w:szCs w:val="20"/>
        </w:rPr>
      </w:pPr>
      <w:r>
        <w:rPr>
          <w:rFonts w:ascii="Times New Roman" w:hAnsi="Times New Roman"/>
          <w:b/>
          <w:bCs/>
          <w:color w:val="191919"/>
          <w:spacing w:val="-1"/>
          <w:sz w:val="20"/>
          <w:szCs w:val="20"/>
        </w:rPr>
        <w:t>MUS</w:t>
      </w:r>
      <w:r>
        <w:rPr>
          <w:rFonts w:ascii="Times New Roman" w:hAnsi="Times New Roman"/>
          <w:b/>
          <w:bCs/>
          <w:color w:val="191919"/>
          <w:sz w:val="20"/>
          <w:szCs w:val="20"/>
        </w:rPr>
        <w:t>C</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500</w:t>
      </w:r>
      <w:r>
        <w:rPr>
          <w:rFonts w:ascii="Times New Roman" w:hAnsi="Times New Roman"/>
          <w:b/>
          <w:bCs/>
          <w:color w:val="191919"/>
          <w:sz w:val="20"/>
          <w:szCs w:val="20"/>
        </w:rPr>
        <w:t>5</w:t>
      </w:r>
      <w:r>
        <w:rPr>
          <w:rFonts w:ascii="Times New Roman" w:hAnsi="Times New Roman"/>
          <w:b/>
          <w:bCs/>
          <w:color w:val="191919"/>
          <w:spacing w:val="-8"/>
          <w:sz w:val="20"/>
          <w:szCs w:val="20"/>
        </w:rPr>
        <w:t xml:space="preserve"> </w:t>
      </w:r>
      <w:r>
        <w:rPr>
          <w:rFonts w:ascii="Times New Roman" w:hAnsi="Times New Roman"/>
          <w:b/>
          <w:bCs/>
          <w:color w:val="191919"/>
          <w:sz w:val="20"/>
          <w:szCs w:val="20"/>
        </w:rPr>
        <w:t>-</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Pe</w:t>
      </w:r>
      <w:r>
        <w:rPr>
          <w:rFonts w:ascii="Times New Roman" w:hAnsi="Times New Roman"/>
          <w:b/>
          <w:bCs/>
          <w:color w:val="191919"/>
          <w:spacing w:val="-4"/>
          <w:sz w:val="20"/>
          <w:szCs w:val="20"/>
        </w:rPr>
        <w:t>r</w:t>
      </w:r>
      <w:r>
        <w:rPr>
          <w:rFonts w:ascii="Times New Roman" w:hAnsi="Times New Roman"/>
          <w:b/>
          <w:bCs/>
          <w:color w:val="191919"/>
          <w:spacing w:val="-1"/>
          <w:sz w:val="20"/>
          <w:szCs w:val="20"/>
        </w:rPr>
        <w:t>cussio</w:t>
      </w:r>
      <w:r>
        <w:rPr>
          <w:rFonts w:ascii="Times New Roman" w:hAnsi="Times New Roman"/>
          <w:b/>
          <w:bCs/>
          <w:color w:val="191919"/>
          <w:sz w:val="20"/>
          <w:szCs w:val="20"/>
        </w:rPr>
        <w:t>n</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Class..................................................................................................2(2-0)</w:t>
      </w:r>
    </w:p>
    <w:p w:rsidR="00F42301" w:rsidRDefault="00F42301" w:rsidP="00721764">
      <w:pPr>
        <w:widowControl w:val="0"/>
        <w:autoSpaceDE w:val="0"/>
        <w:autoSpaceDN w:val="0"/>
        <w:adjustRightInd w:val="0"/>
        <w:spacing w:before="13" w:after="0"/>
        <w:ind w:left="1230"/>
        <w:rPr>
          <w:rFonts w:ascii="Times New Roman" w:hAnsi="Times New Roman"/>
          <w:color w:val="000000"/>
          <w:sz w:val="20"/>
          <w:szCs w:val="20"/>
        </w:rPr>
      </w:pPr>
      <w:r>
        <w:rPr>
          <w:rFonts w:ascii="Times New Roman" w:hAnsi="Times New Roman"/>
          <w:color w:val="191919"/>
          <w:spacing w:val="-14"/>
          <w:sz w:val="20"/>
          <w:szCs w:val="20"/>
        </w:rPr>
        <w:t>T</w:t>
      </w:r>
      <w:r>
        <w:rPr>
          <w:rFonts w:ascii="Times New Roman" w:hAnsi="Times New Roman"/>
          <w:color w:val="191919"/>
          <w:sz w:val="20"/>
          <w:szCs w:val="20"/>
        </w:rPr>
        <w:t>echniques and materials for advanced group study of percussion instruments.</w:t>
      </w:r>
    </w:p>
    <w:p w:rsidR="00F42301" w:rsidRDefault="00F42301" w:rsidP="00721764">
      <w:pPr>
        <w:widowControl w:val="0"/>
        <w:autoSpaceDE w:val="0"/>
        <w:autoSpaceDN w:val="0"/>
        <w:adjustRightInd w:val="0"/>
        <w:spacing w:before="6" w:after="0"/>
        <w:ind w:left="870"/>
        <w:rPr>
          <w:rFonts w:ascii="Times New Roman" w:hAnsi="Times New Roman"/>
          <w:color w:val="000000"/>
          <w:sz w:val="20"/>
          <w:szCs w:val="20"/>
        </w:rPr>
      </w:pPr>
      <w:r>
        <w:rPr>
          <w:rFonts w:ascii="Times New Roman" w:hAnsi="Times New Roman"/>
          <w:b/>
          <w:bCs/>
          <w:color w:val="191919"/>
          <w:spacing w:val="-1"/>
          <w:sz w:val="20"/>
          <w:szCs w:val="20"/>
        </w:rPr>
        <w:t>MUS</w:t>
      </w:r>
      <w:r>
        <w:rPr>
          <w:rFonts w:ascii="Times New Roman" w:hAnsi="Times New Roman"/>
          <w:b/>
          <w:bCs/>
          <w:color w:val="191919"/>
          <w:sz w:val="20"/>
          <w:szCs w:val="20"/>
        </w:rPr>
        <w:t>C</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500</w:t>
      </w:r>
      <w:r>
        <w:rPr>
          <w:rFonts w:ascii="Times New Roman" w:hAnsi="Times New Roman"/>
          <w:b/>
          <w:bCs/>
          <w:color w:val="191919"/>
          <w:sz w:val="20"/>
          <w:szCs w:val="20"/>
        </w:rPr>
        <w:t>6</w:t>
      </w:r>
      <w:r>
        <w:rPr>
          <w:rFonts w:ascii="Times New Roman" w:hAnsi="Times New Roman"/>
          <w:b/>
          <w:bCs/>
          <w:color w:val="191919"/>
          <w:spacing w:val="-8"/>
          <w:sz w:val="20"/>
          <w:szCs w:val="20"/>
        </w:rPr>
        <w:t xml:space="preserve"> </w:t>
      </w:r>
      <w:r>
        <w:rPr>
          <w:rFonts w:ascii="Times New Roman" w:hAnsi="Times New Roman"/>
          <w:b/>
          <w:bCs/>
          <w:color w:val="191919"/>
          <w:sz w:val="20"/>
          <w:szCs w:val="20"/>
        </w:rPr>
        <w:t>-</w:t>
      </w:r>
      <w:r>
        <w:rPr>
          <w:rFonts w:ascii="Times New Roman" w:hAnsi="Times New Roman"/>
          <w:b/>
          <w:bCs/>
          <w:color w:val="191919"/>
          <w:spacing w:val="-12"/>
          <w:sz w:val="20"/>
          <w:szCs w:val="20"/>
        </w:rPr>
        <w:t xml:space="preserve"> </w:t>
      </w:r>
      <w:r>
        <w:rPr>
          <w:rFonts w:ascii="Times New Roman" w:hAnsi="Times New Roman"/>
          <w:b/>
          <w:bCs/>
          <w:color w:val="191919"/>
          <w:spacing w:val="-19"/>
          <w:sz w:val="20"/>
          <w:szCs w:val="20"/>
        </w:rPr>
        <w:t>V</w:t>
      </w:r>
      <w:r>
        <w:rPr>
          <w:rFonts w:ascii="Times New Roman" w:hAnsi="Times New Roman"/>
          <w:b/>
          <w:bCs/>
          <w:color w:val="191919"/>
          <w:spacing w:val="-1"/>
          <w:sz w:val="20"/>
          <w:szCs w:val="20"/>
        </w:rPr>
        <w:t>oic</w:t>
      </w:r>
      <w:r>
        <w:rPr>
          <w:rFonts w:ascii="Times New Roman" w:hAnsi="Times New Roman"/>
          <w:b/>
          <w:bCs/>
          <w:color w:val="191919"/>
          <w:sz w:val="20"/>
          <w:szCs w:val="20"/>
        </w:rPr>
        <w:t>e</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Class.......................................................................................................</w:t>
      </w:r>
      <w:r>
        <w:rPr>
          <w:rFonts w:ascii="Times New Roman" w:hAnsi="Times New Roman"/>
          <w:b/>
          <w:bCs/>
          <w:color w:val="191919"/>
          <w:sz w:val="20"/>
          <w:szCs w:val="20"/>
        </w:rPr>
        <w:t>.</w:t>
      </w:r>
      <w:r>
        <w:rPr>
          <w:rFonts w:ascii="Times New Roman" w:hAnsi="Times New Roman"/>
          <w:b/>
          <w:bCs/>
          <w:color w:val="191919"/>
          <w:spacing w:val="-1"/>
          <w:sz w:val="20"/>
          <w:szCs w:val="20"/>
        </w:rPr>
        <w:t>...2(2-0)</w:t>
      </w:r>
    </w:p>
    <w:p w:rsidR="00F42301" w:rsidRDefault="00F42301" w:rsidP="00721764">
      <w:pPr>
        <w:widowControl w:val="0"/>
        <w:autoSpaceDE w:val="0"/>
        <w:autoSpaceDN w:val="0"/>
        <w:adjustRightInd w:val="0"/>
        <w:spacing w:before="13" w:after="0"/>
        <w:ind w:left="1230"/>
        <w:rPr>
          <w:rFonts w:ascii="Times New Roman" w:hAnsi="Times New Roman"/>
          <w:color w:val="000000"/>
          <w:sz w:val="20"/>
          <w:szCs w:val="20"/>
        </w:rPr>
      </w:pPr>
      <w:r>
        <w:rPr>
          <w:rFonts w:ascii="Times New Roman" w:hAnsi="Times New Roman"/>
          <w:color w:val="191919"/>
          <w:spacing w:val="-14"/>
          <w:sz w:val="20"/>
          <w:szCs w:val="20"/>
        </w:rPr>
        <w:t>T</w:t>
      </w:r>
      <w:r>
        <w:rPr>
          <w:rFonts w:ascii="Times New Roman" w:hAnsi="Times New Roman"/>
          <w:color w:val="191919"/>
          <w:sz w:val="20"/>
          <w:szCs w:val="20"/>
        </w:rPr>
        <w:t>echniques and materials for advanced group study of voice.</w:t>
      </w:r>
    </w:p>
    <w:p w:rsidR="00F42301" w:rsidRDefault="00F42301" w:rsidP="00721764">
      <w:pPr>
        <w:widowControl w:val="0"/>
        <w:autoSpaceDE w:val="0"/>
        <w:autoSpaceDN w:val="0"/>
        <w:adjustRightInd w:val="0"/>
        <w:spacing w:before="6" w:after="0" w:line="250" w:lineRule="auto"/>
        <w:ind w:left="835" w:right="1974"/>
        <w:jc w:val="right"/>
        <w:rPr>
          <w:rFonts w:ascii="Times New Roman" w:hAnsi="Times New Roman"/>
          <w:color w:val="000000"/>
          <w:sz w:val="20"/>
          <w:szCs w:val="20"/>
        </w:rPr>
      </w:pPr>
      <w:r>
        <w:rPr>
          <w:rFonts w:ascii="Times New Roman" w:hAnsi="Times New Roman"/>
          <w:b/>
          <w:bCs/>
          <w:color w:val="191919"/>
          <w:sz w:val="20"/>
          <w:szCs w:val="20"/>
        </w:rPr>
        <w:t>MUSC</w:t>
      </w:r>
      <w:r>
        <w:rPr>
          <w:rFonts w:ascii="Times New Roman" w:hAnsi="Times New Roman"/>
          <w:b/>
          <w:bCs/>
          <w:color w:val="191919"/>
          <w:spacing w:val="-8"/>
          <w:sz w:val="20"/>
          <w:szCs w:val="20"/>
        </w:rPr>
        <w:t xml:space="preserve"> </w:t>
      </w:r>
      <w:r>
        <w:rPr>
          <w:rFonts w:ascii="Times New Roman" w:hAnsi="Times New Roman"/>
          <w:b/>
          <w:bCs/>
          <w:color w:val="191919"/>
          <w:sz w:val="20"/>
          <w:szCs w:val="20"/>
        </w:rPr>
        <w:t>5007</w:t>
      </w:r>
      <w:r>
        <w:rPr>
          <w:rFonts w:ascii="Times New Roman" w:hAnsi="Times New Roman"/>
          <w:b/>
          <w:bCs/>
          <w:color w:val="191919"/>
          <w:spacing w:val="-8"/>
          <w:sz w:val="20"/>
          <w:szCs w:val="20"/>
        </w:rPr>
        <w:t xml:space="preserve"> </w:t>
      </w:r>
      <w:r>
        <w:rPr>
          <w:rFonts w:ascii="Times New Roman" w:hAnsi="Times New Roman"/>
          <w:b/>
          <w:bCs/>
          <w:color w:val="191919"/>
          <w:sz w:val="20"/>
          <w:szCs w:val="20"/>
        </w:rPr>
        <w:t>-</w:t>
      </w:r>
      <w:r>
        <w:rPr>
          <w:rFonts w:ascii="Times New Roman" w:hAnsi="Times New Roman"/>
          <w:b/>
          <w:bCs/>
          <w:color w:val="191919"/>
          <w:spacing w:val="-8"/>
          <w:sz w:val="20"/>
          <w:szCs w:val="20"/>
        </w:rPr>
        <w:t xml:space="preserve"> </w:t>
      </w:r>
      <w:r>
        <w:rPr>
          <w:rFonts w:ascii="Times New Roman" w:hAnsi="Times New Roman"/>
          <w:b/>
          <w:bCs/>
          <w:color w:val="191919"/>
          <w:sz w:val="20"/>
          <w:szCs w:val="20"/>
        </w:rPr>
        <w:t xml:space="preserve">Band....................................................................................................................1(1-0) </w:t>
      </w:r>
      <w:r>
        <w:rPr>
          <w:rFonts w:ascii="Times New Roman" w:hAnsi="Times New Roman"/>
          <w:color w:val="191919"/>
          <w:sz w:val="20"/>
          <w:szCs w:val="20"/>
        </w:rPr>
        <w:t xml:space="preserve">Participation in marching or concert band. Open to all students who qualify through auditions. </w:t>
      </w:r>
      <w:r>
        <w:rPr>
          <w:rFonts w:ascii="Times New Roman" w:hAnsi="Times New Roman"/>
          <w:b/>
          <w:bCs/>
          <w:color w:val="191919"/>
          <w:spacing w:val="-1"/>
          <w:sz w:val="20"/>
          <w:szCs w:val="20"/>
        </w:rPr>
        <w:t>MUS</w:t>
      </w:r>
      <w:r>
        <w:rPr>
          <w:rFonts w:ascii="Times New Roman" w:hAnsi="Times New Roman"/>
          <w:b/>
          <w:bCs/>
          <w:color w:val="191919"/>
          <w:sz w:val="20"/>
          <w:szCs w:val="20"/>
        </w:rPr>
        <w:t>C</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500</w:t>
      </w:r>
      <w:r>
        <w:rPr>
          <w:rFonts w:ascii="Times New Roman" w:hAnsi="Times New Roman"/>
          <w:b/>
          <w:bCs/>
          <w:color w:val="191919"/>
          <w:sz w:val="20"/>
          <w:szCs w:val="20"/>
        </w:rPr>
        <w:t>8</w:t>
      </w:r>
      <w:r>
        <w:rPr>
          <w:rFonts w:ascii="Times New Roman" w:hAnsi="Times New Roman"/>
          <w:b/>
          <w:bCs/>
          <w:color w:val="191919"/>
          <w:spacing w:val="-8"/>
          <w:sz w:val="20"/>
          <w:szCs w:val="20"/>
        </w:rPr>
        <w:t xml:space="preserve"> </w:t>
      </w:r>
      <w:r>
        <w:rPr>
          <w:rFonts w:ascii="Times New Roman" w:hAnsi="Times New Roman"/>
          <w:b/>
          <w:bCs/>
          <w:color w:val="191919"/>
          <w:sz w:val="20"/>
          <w:szCs w:val="20"/>
        </w:rPr>
        <w:t>-</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Chora</w:t>
      </w:r>
      <w:r>
        <w:rPr>
          <w:rFonts w:ascii="Times New Roman" w:hAnsi="Times New Roman"/>
          <w:b/>
          <w:bCs/>
          <w:color w:val="191919"/>
          <w:sz w:val="20"/>
          <w:szCs w:val="20"/>
        </w:rPr>
        <w:t>l</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G</w:t>
      </w:r>
      <w:r>
        <w:rPr>
          <w:rFonts w:ascii="Times New Roman" w:hAnsi="Times New Roman"/>
          <w:b/>
          <w:bCs/>
          <w:color w:val="191919"/>
          <w:spacing w:val="-4"/>
          <w:sz w:val="20"/>
          <w:szCs w:val="20"/>
        </w:rPr>
        <w:t>r</w:t>
      </w:r>
      <w:r>
        <w:rPr>
          <w:rFonts w:ascii="Times New Roman" w:hAnsi="Times New Roman"/>
          <w:b/>
          <w:bCs/>
          <w:color w:val="191919"/>
          <w:spacing w:val="-1"/>
          <w:sz w:val="20"/>
          <w:szCs w:val="20"/>
        </w:rPr>
        <w:t>oup......................................................................................................</w:t>
      </w:r>
      <w:r>
        <w:rPr>
          <w:rFonts w:ascii="Times New Roman" w:hAnsi="Times New Roman"/>
          <w:b/>
          <w:bCs/>
          <w:color w:val="191919"/>
          <w:sz w:val="20"/>
          <w:szCs w:val="20"/>
        </w:rPr>
        <w:t>1</w:t>
      </w:r>
      <w:r>
        <w:rPr>
          <w:rFonts w:ascii="Times New Roman" w:hAnsi="Times New Roman"/>
          <w:b/>
          <w:bCs/>
          <w:color w:val="191919"/>
          <w:spacing w:val="-1"/>
          <w:sz w:val="20"/>
          <w:szCs w:val="20"/>
        </w:rPr>
        <w:t>(1-0)</w:t>
      </w:r>
    </w:p>
    <w:p w:rsidR="00F42301" w:rsidRDefault="00F42301" w:rsidP="00721764">
      <w:pPr>
        <w:widowControl w:val="0"/>
        <w:autoSpaceDE w:val="0"/>
        <w:autoSpaceDN w:val="0"/>
        <w:adjustRightInd w:val="0"/>
        <w:spacing w:before="3" w:after="0"/>
        <w:ind w:left="1230"/>
        <w:rPr>
          <w:rFonts w:ascii="Times New Roman" w:hAnsi="Times New Roman"/>
          <w:color w:val="000000"/>
          <w:sz w:val="20"/>
          <w:szCs w:val="20"/>
        </w:rPr>
      </w:pPr>
      <w:r>
        <w:rPr>
          <w:rFonts w:ascii="Times New Roman" w:hAnsi="Times New Roman"/>
          <w:color w:val="000000"/>
          <w:sz w:val="20"/>
          <w:szCs w:val="20"/>
        </w:rPr>
        <w:t>Participation in concert choi</w:t>
      </w:r>
      <w:r>
        <w:rPr>
          <w:rFonts w:ascii="Times New Roman" w:hAnsi="Times New Roman"/>
          <w:color w:val="000000"/>
          <w:spacing w:val="-11"/>
          <w:sz w:val="20"/>
          <w:szCs w:val="20"/>
        </w:rPr>
        <w:t>r</w:t>
      </w:r>
      <w:r>
        <w:rPr>
          <w:rFonts w:ascii="Times New Roman" w:hAnsi="Times New Roman"/>
          <w:color w:val="000000"/>
          <w:sz w:val="20"/>
          <w:szCs w:val="20"/>
        </w:rPr>
        <w:t>. Open to all students who qualify through auditions.</w:t>
      </w:r>
    </w:p>
    <w:p w:rsidR="00F42301" w:rsidRDefault="00F42301" w:rsidP="00721764">
      <w:pPr>
        <w:widowControl w:val="0"/>
        <w:autoSpaceDE w:val="0"/>
        <w:autoSpaceDN w:val="0"/>
        <w:adjustRightInd w:val="0"/>
        <w:spacing w:before="6" w:after="0" w:line="252" w:lineRule="auto"/>
        <w:ind w:left="1230" w:right="1939" w:hanging="360"/>
        <w:jc w:val="both"/>
        <w:rPr>
          <w:rFonts w:ascii="Times New Roman" w:hAnsi="Times New Roman"/>
          <w:color w:val="000000"/>
          <w:sz w:val="20"/>
          <w:szCs w:val="20"/>
        </w:rPr>
      </w:pPr>
      <w:r>
        <w:rPr>
          <w:rFonts w:ascii="Times New Roman" w:hAnsi="Times New Roman"/>
          <w:b/>
          <w:bCs/>
          <w:color w:val="191919"/>
          <w:sz w:val="20"/>
          <w:szCs w:val="20"/>
        </w:rPr>
        <w:t>MUSC</w:t>
      </w:r>
      <w:r>
        <w:rPr>
          <w:rFonts w:ascii="Times New Roman" w:hAnsi="Times New Roman"/>
          <w:b/>
          <w:bCs/>
          <w:color w:val="191919"/>
          <w:spacing w:val="-8"/>
          <w:sz w:val="20"/>
          <w:szCs w:val="20"/>
        </w:rPr>
        <w:t xml:space="preserve"> </w:t>
      </w:r>
      <w:r>
        <w:rPr>
          <w:rFonts w:ascii="Times New Roman" w:hAnsi="Times New Roman"/>
          <w:b/>
          <w:bCs/>
          <w:color w:val="191919"/>
          <w:sz w:val="20"/>
          <w:szCs w:val="20"/>
        </w:rPr>
        <w:t>5009</w:t>
      </w:r>
      <w:r>
        <w:rPr>
          <w:rFonts w:ascii="Times New Roman" w:hAnsi="Times New Roman"/>
          <w:b/>
          <w:bCs/>
          <w:color w:val="191919"/>
          <w:spacing w:val="-8"/>
          <w:sz w:val="20"/>
          <w:szCs w:val="20"/>
        </w:rPr>
        <w:t xml:space="preserve"> </w:t>
      </w:r>
      <w:r>
        <w:rPr>
          <w:rFonts w:ascii="Times New Roman" w:hAnsi="Times New Roman"/>
          <w:b/>
          <w:bCs/>
          <w:color w:val="191919"/>
          <w:sz w:val="20"/>
          <w:szCs w:val="20"/>
        </w:rPr>
        <w:t>-</w:t>
      </w:r>
      <w:r>
        <w:rPr>
          <w:rFonts w:ascii="Times New Roman" w:hAnsi="Times New Roman"/>
          <w:b/>
          <w:bCs/>
          <w:color w:val="191919"/>
          <w:spacing w:val="-8"/>
          <w:sz w:val="20"/>
          <w:szCs w:val="20"/>
        </w:rPr>
        <w:t xml:space="preserve"> </w:t>
      </w:r>
      <w:r>
        <w:rPr>
          <w:rFonts w:ascii="Times New Roman" w:hAnsi="Times New Roman"/>
          <w:b/>
          <w:bCs/>
          <w:color w:val="191919"/>
          <w:sz w:val="20"/>
          <w:szCs w:val="20"/>
        </w:rPr>
        <w:t xml:space="preserve">Ensemble............................................................................................................1(1-0) </w:t>
      </w:r>
      <w:r>
        <w:rPr>
          <w:rFonts w:ascii="Times New Roman" w:hAnsi="Times New Roman"/>
          <w:color w:val="191919"/>
          <w:sz w:val="20"/>
          <w:szCs w:val="20"/>
        </w:rPr>
        <w:t>Participation in (a) band, (b) orchestra, (c) jazz and (d) other ensemble approved by the major adviso</w:t>
      </w:r>
      <w:r>
        <w:rPr>
          <w:rFonts w:ascii="Times New Roman" w:hAnsi="Times New Roman"/>
          <w:color w:val="191919"/>
          <w:spacing w:val="-11"/>
          <w:sz w:val="20"/>
          <w:szCs w:val="20"/>
        </w:rPr>
        <w:t>r</w:t>
      </w:r>
      <w:r>
        <w:rPr>
          <w:rFonts w:ascii="Times New Roman" w:hAnsi="Times New Roman"/>
          <w:color w:val="191919"/>
          <w:sz w:val="20"/>
          <w:szCs w:val="20"/>
        </w:rPr>
        <w:t>.</w:t>
      </w:r>
    </w:p>
    <w:p w:rsidR="00F42301" w:rsidRDefault="00F42301" w:rsidP="00721764">
      <w:pPr>
        <w:widowControl w:val="0"/>
        <w:autoSpaceDE w:val="0"/>
        <w:autoSpaceDN w:val="0"/>
        <w:adjustRightInd w:val="0"/>
        <w:spacing w:after="0" w:line="225" w:lineRule="exact"/>
        <w:ind w:left="870"/>
        <w:rPr>
          <w:rFonts w:ascii="Times New Roman" w:hAnsi="Times New Roman"/>
          <w:color w:val="000000"/>
          <w:sz w:val="20"/>
          <w:szCs w:val="20"/>
        </w:rPr>
      </w:pPr>
      <w:r>
        <w:rPr>
          <w:rFonts w:ascii="Times New Roman" w:hAnsi="Times New Roman"/>
          <w:b/>
          <w:bCs/>
          <w:color w:val="191919"/>
          <w:sz w:val="20"/>
          <w:szCs w:val="20"/>
        </w:rPr>
        <w:t>MUSC</w:t>
      </w:r>
      <w:r>
        <w:rPr>
          <w:rFonts w:ascii="Times New Roman" w:hAnsi="Times New Roman"/>
          <w:b/>
          <w:bCs/>
          <w:color w:val="191919"/>
          <w:spacing w:val="-8"/>
          <w:sz w:val="20"/>
          <w:szCs w:val="20"/>
        </w:rPr>
        <w:t xml:space="preserve"> </w:t>
      </w:r>
      <w:r>
        <w:rPr>
          <w:rFonts w:ascii="Times New Roman" w:hAnsi="Times New Roman"/>
          <w:b/>
          <w:bCs/>
          <w:color w:val="191919"/>
          <w:sz w:val="20"/>
          <w:szCs w:val="20"/>
        </w:rPr>
        <w:t>5010</w:t>
      </w:r>
      <w:r>
        <w:rPr>
          <w:rFonts w:ascii="Times New Roman" w:hAnsi="Times New Roman"/>
          <w:b/>
          <w:bCs/>
          <w:color w:val="191919"/>
          <w:spacing w:val="-8"/>
          <w:sz w:val="20"/>
          <w:szCs w:val="20"/>
        </w:rPr>
        <w:t xml:space="preserve"> </w:t>
      </w:r>
      <w:r>
        <w:rPr>
          <w:rFonts w:ascii="Times New Roman" w:hAnsi="Times New Roman"/>
          <w:b/>
          <w:bCs/>
          <w:color w:val="191919"/>
          <w:sz w:val="20"/>
          <w:szCs w:val="20"/>
        </w:rPr>
        <w:t>-</w:t>
      </w:r>
      <w:r>
        <w:rPr>
          <w:rFonts w:ascii="Times New Roman" w:hAnsi="Times New Roman"/>
          <w:b/>
          <w:bCs/>
          <w:color w:val="191919"/>
          <w:spacing w:val="-8"/>
          <w:sz w:val="20"/>
          <w:szCs w:val="20"/>
        </w:rPr>
        <w:t xml:space="preserve"> </w:t>
      </w:r>
      <w:r>
        <w:rPr>
          <w:rFonts w:ascii="Times New Roman" w:hAnsi="Times New Roman"/>
          <w:b/>
          <w:bCs/>
          <w:color w:val="191919"/>
          <w:sz w:val="20"/>
          <w:szCs w:val="20"/>
        </w:rPr>
        <w:t>Concentration</w:t>
      </w:r>
      <w:r>
        <w:rPr>
          <w:rFonts w:ascii="Times New Roman" w:hAnsi="Times New Roman"/>
          <w:b/>
          <w:bCs/>
          <w:color w:val="191919"/>
          <w:spacing w:val="-8"/>
          <w:sz w:val="20"/>
          <w:szCs w:val="20"/>
        </w:rPr>
        <w:t xml:space="preserve"> </w:t>
      </w:r>
      <w:r>
        <w:rPr>
          <w:rFonts w:ascii="Times New Roman" w:hAnsi="Times New Roman"/>
          <w:b/>
          <w:bCs/>
          <w:color w:val="191919"/>
          <w:sz w:val="20"/>
          <w:szCs w:val="20"/>
        </w:rPr>
        <w:t>Recital.......................................................................................2(2-0)</w:t>
      </w:r>
    </w:p>
    <w:p w:rsidR="00F42301" w:rsidRDefault="00F42301" w:rsidP="00721764">
      <w:pPr>
        <w:widowControl w:val="0"/>
        <w:autoSpaceDE w:val="0"/>
        <w:autoSpaceDN w:val="0"/>
        <w:adjustRightInd w:val="0"/>
        <w:spacing w:before="13" w:after="0" w:line="250" w:lineRule="auto"/>
        <w:ind w:left="1230" w:right="1939"/>
        <w:rPr>
          <w:rFonts w:ascii="Times New Roman" w:hAnsi="Times New Roman"/>
          <w:color w:val="000000"/>
          <w:sz w:val="20"/>
          <w:szCs w:val="20"/>
        </w:rPr>
      </w:pPr>
      <w:r>
        <w:rPr>
          <w:rFonts w:ascii="Times New Roman" w:hAnsi="Times New Roman"/>
          <w:color w:val="191919"/>
          <w:sz w:val="20"/>
          <w:szCs w:val="20"/>
        </w:rPr>
        <w:t>Preparation</w:t>
      </w:r>
      <w:r>
        <w:rPr>
          <w:rFonts w:ascii="Times New Roman" w:hAnsi="Times New Roman"/>
          <w:color w:val="191919"/>
          <w:spacing w:val="1"/>
          <w:sz w:val="20"/>
          <w:szCs w:val="20"/>
        </w:rPr>
        <w:t xml:space="preserve"> </w:t>
      </w:r>
      <w:r>
        <w:rPr>
          <w:rFonts w:ascii="Times New Roman" w:hAnsi="Times New Roman"/>
          <w:color w:val="191919"/>
          <w:sz w:val="20"/>
          <w:szCs w:val="20"/>
        </w:rPr>
        <w:t>and performance</w:t>
      </w:r>
      <w:r>
        <w:rPr>
          <w:rFonts w:ascii="Times New Roman" w:hAnsi="Times New Roman"/>
          <w:color w:val="191919"/>
          <w:spacing w:val="1"/>
          <w:sz w:val="20"/>
          <w:szCs w:val="20"/>
        </w:rPr>
        <w:t xml:space="preserve"> </w:t>
      </w:r>
      <w:r>
        <w:rPr>
          <w:rFonts w:ascii="Times New Roman" w:hAnsi="Times New Roman"/>
          <w:color w:val="191919"/>
          <w:sz w:val="20"/>
          <w:szCs w:val="20"/>
        </w:rPr>
        <w:t>of a formal recital</w:t>
      </w:r>
      <w:r>
        <w:rPr>
          <w:rFonts w:ascii="Times New Roman" w:hAnsi="Times New Roman"/>
          <w:color w:val="191919"/>
          <w:spacing w:val="1"/>
          <w:sz w:val="20"/>
          <w:szCs w:val="20"/>
        </w:rPr>
        <w:t xml:space="preserve"> </w:t>
      </w:r>
      <w:r>
        <w:rPr>
          <w:rFonts w:ascii="Times New Roman" w:hAnsi="Times New Roman"/>
          <w:color w:val="191919"/>
          <w:sz w:val="20"/>
          <w:szCs w:val="20"/>
        </w:rPr>
        <w:t>under the direction</w:t>
      </w:r>
      <w:r>
        <w:rPr>
          <w:rFonts w:ascii="Times New Roman" w:hAnsi="Times New Roman"/>
          <w:color w:val="191919"/>
          <w:spacing w:val="1"/>
          <w:sz w:val="20"/>
          <w:szCs w:val="20"/>
        </w:rPr>
        <w:t xml:space="preserve"> </w:t>
      </w:r>
      <w:r>
        <w:rPr>
          <w:rFonts w:ascii="Times New Roman" w:hAnsi="Times New Roman"/>
          <w:color w:val="191919"/>
          <w:sz w:val="20"/>
          <w:szCs w:val="20"/>
        </w:rPr>
        <w:t>of applied</w:t>
      </w:r>
      <w:r>
        <w:rPr>
          <w:rFonts w:ascii="Times New Roman" w:hAnsi="Times New Roman"/>
          <w:color w:val="191919"/>
          <w:spacing w:val="1"/>
          <w:sz w:val="20"/>
          <w:szCs w:val="20"/>
        </w:rPr>
        <w:t xml:space="preserve"> </w:t>
      </w:r>
      <w:r>
        <w:rPr>
          <w:rFonts w:ascii="Times New Roman" w:hAnsi="Times New Roman"/>
          <w:color w:val="191919"/>
          <w:sz w:val="20"/>
          <w:szCs w:val="20"/>
        </w:rPr>
        <w:t>instructo</w:t>
      </w:r>
      <w:r>
        <w:rPr>
          <w:rFonts w:ascii="Times New Roman" w:hAnsi="Times New Roman"/>
          <w:color w:val="191919"/>
          <w:spacing w:val="-11"/>
          <w:sz w:val="20"/>
          <w:szCs w:val="20"/>
        </w:rPr>
        <w:t>r</w:t>
      </w:r>
      <w:r>
        <w:rPr>
          <w:rFonts w:ascii="Times New Roman" w:hAnsi="Times New Roman"/>
          <w:color w:val="191919"/>
          <w:sz w:val="20"/>
          <w:szCs w:val="20"/>
        </w:rPr>
        <w:t>. One- hour performance is required.</w:t>
      </w:r>
    </w:p>
    <w:p w:rsidR="00F42301" w:rsidRDefault="00F42301" w:rsidP="00721764">
      <w:pPr>
        <w:widowControl w:val="0"/>
        <w:autoSpaceDE w:val="0"/>
        <w:autoSpaceDN w:val="0"/>
        <w:adjustRightInd w:val="0"/>
        <w:spacing w:after="0" w:line="227" w:lineRule="exact"/>
        <w:ind w:left="870"/>
        <w:rPr>
          <w:rFonts w:ascii="Times New Roman" w:hAnsi="Times New Roman"/>
          <w:color w:val="000000"/>
          <w:sz w:val="20"/>
          <w:szCs w:val="20"/>
        </w:rPr>
      </w:pPr>
      <w:r>
        <w:rPr>
          <w:rFonts w:ascii="Times New Roman" w:hAnsi="Times New Roman"/>
          <w:b/>
          <w:bCs/>
          <w:color w:val="191919"/>
          <w:spacing w:val="-1"/>
          <w:sz w:val="20"/>
          <w:szCs w:val="20"/>
        </w:rPr>
        <w:t>MUS</w:t>
      </w:r>
      <w:r>
        <w:rPr>
          <w:rFonts w:ascii="Times New Roman" w:hAnsi="Times New Roman"/>
          <w:b/>
          <w:bCs/>
          <w:color w:val="191919"/>
          <w:sz w:val="20"/>
          <w:szCs w:val="20"/>
        </w:rPr>
        <w:t>C</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50</w:t>
      </w:r>
      <w:r>
        <w:rPr>
          <w:rFonts w:ascii="Times New Roman" w:hAnsi="Times New Roman"/>
          <w:b/>
          <w:bCs/>
          <w:color w:val="191919"/>
          <w:spacing w:val="-12"/>
          <w:sz w:val="20"/>
          <w:szCs w:val="20"/>
        </w:rPr>
        <w:t>1</w:t>
      </w:r>
      <w:r>
        <w:rPr>
          <w:rFonts w:ascii="Times New Roman" w:hAnsi="Times New Roman"/>
          <w:b/>
          <w:bCs/>
          <w:color w:val="191919"/>
          <w:sz w:val="20"/>
          <w:szCs w:val="20"/>
        </w:rPr>
        <w:t>1</w:t>
      </w:r>
      <w:r>
        <w:rPr>
          <w:rFonts w:ascii="Times New Roman" w:hAnsi="Times New Roman"/>
          <w:b/>
          <w:bCs/>
          <w:color w:val="191919"/>
          <w:spacing w:val="-8"/>
          <w:sz w:val="20"/>
          <w:szCs w:val="20"/>
        </w:rPr>
        <w:t xml:space="preserve"> </w:t>
      </w:r>
      <w:r>
        <w:rPr>
          <w:rFonts w:ascii="Times New Roman" w:hAnsi="Times New Roman"/>
          <w:b/>
          <w:bCs/>
          <w:color w:val="191919"/>
          <w:sz w:val="20"/>
          <w:szCs w:val="20"/>
        </w:rPr>
        <w:t>-</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O</w:t>
      </w:r>
      <w:r>
        <w:rPr>
          <w:rFonts w:ascii="Times New Roman" w:hAnsi="Times New Roman"/>
          <w:b/>
          <w:bCs/>
          <w:color w:val="191919"/>
          <w:spacing w:val="-4"/>
          <w:sz w:val="20"/>
          <w:szCs w:val="20"/>
        </w:rPr>
        <w:t>r</w:t>
      </w:r>
      <w:r>
        <w:rPr>
          <w:rFonts w:ascii="Times New Roman" w:hAnsi="Times New Roman"/>
          <w:b/>
          <w:bCs/>
          <w:color w:val="191919"/>
          <w:spacing w:val="-1"/>
          <w:sz w:val="20"/>
          <w:szCs w:val="20"/>
        </w:rPr>
        <w:t>chestratio</w:t>
      </w:r>
      <w:r>
        <w:rPr>
          <w:rFonts w:ascii="Times New Roman" w:hAnsi="Times New Roman"/>
          <w:b/>
          <w:bCs/>
          <w:color w:val="191919"/>
          <w:sz w:val="20"/>
          <w:szCs w:val="20"/>
        </w:rPr>
        <w:t>n</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I....................................................................................................2(2-0)</w:t>
      </w:r>
    </w:p>
    <w:p w:rsidR="00F42301" w:rsidRDefault="00F42301" w:rsidP="00721764">
      <w:pPr>
        <w:widowControl w:val="0"/>
        <w:autoSpaceDE w:val="0"/>
        <w:autoSpaceDN w:val="0"/>
        <w:adjustRightInd w:val="0"/>
        <w:spacing w:before="13" w:after="0"/>
        <w:ind w:left="1230"/>
        <w:rPr>
          <w:rFonts w:ascii="Times New Roman" w:hAnsi="Times New Roman"/>
          <w:color w:val="000000"/>
          <w:sz w:val="20"/>
          <w:szCs w:val="20"/>
        </w:rPr>
      </w:pPr>
      <w:r>
        <w:rPr>
          <w:rFonts w:ascii="Times New Roman" w:hAnsi="Times New Roman"/>
          <w:color w:val="191919"/>
          <w:sz w:val="20"/>
          <w:szCs w:val="20"/>
        </w:rPr>
        <w:t>Characteristics of orchestral instruments and arranging for ensembles and orchestra.</w:t>
      </w:r>
    </w:p>
    <w:p w:rsidR="00F42301" w:rsidRDefault="00F42301" w:rsidP="00721764">
      <w:pPr>
        <w:widowControl w:val="0"/>
        <w:autoSpaceDE w:val="0"/>
        <w:autoSpaceDN w:val="0"/>
        <w:adjustRightInd w:val="0"/>
        <w:spacing w:before="6" w:after="0" w:line="252" w:lineRule="auto"/>
        <w:ind w:left="1230" w:right="1940" w:hanging="360"/>
        <w:jc w:val="both"/>
        <w:rPr>
          <w:rFonts w:ascii="Times New Roman" w:hAnsi="Times New Roman"/>
          <w:color w:val="000000"/>
          <w:sz w:val="20"/>
          <w:szCs w:val="20"/>
        </w:rPr>
      </w:pPr>
      <w:r>
        <w:rPr>
          <w:rFonts w:ascii="Times New Roman" w:hAnsi="Times New Roman"/>
          <w:b/>
          <w:bCs/>
          <w:color w:val="191919"/>
          <w:sz w:val="20"/>
          <w:szCs w:val="20"/>
        </w:rPr>
        <w:t>MUSC</w:t>
      </w:r>
      <w:r>
        <w:rPr>
          <w:rFonts w:ascii="Times New Roman" w:hAnsi="Times New Roman"/>
          <w:b/>
          <w:bCs/>
          <w:color w:val="191919"/>
          <w:spacing w:val="-8"/>
          <w:sz w:val="20"/>
          <w:szCs w:val="20"/>
        </w:rPr>
        <w:t xml:space="preserve"> </w:t>
      </w:r>
      <w:r>
        <w:rPr>
          <w:rFonts w:ascii="Times New Roman" w:hAnsi="Times New Roman"/>
          <w:b/>
          <w:bCs/>
          <w:color w:val="191919"/>
          <w:sz w:val="20"/>
          <w:szCs w:val="20"/>
        </w:rPr>
        <w:t>5012</w:t>
      </w:r>
      <w:r>
        <w:rPr>
          <w:rFonts w:ascii="Times New Roman" w:hAnsi="Times New Roman"/>
          <w:b/>
          <w:bCs/>
          <w:color w:val="191919"/>
          <w:spacing w:val="-8"/>
          <w:sz w:val="20"/>
          <w:szCs w:val="20"/>
        </w:rPr>
        <w:t xml:space="preserve"> </w:t>
      </w:r>
      <w:r>
        <w:rPr>
          <w:rFonts w:ascii="Times New Roman" w:hAnsi="Times New Roman"/>
          <w:b/>
          <w:bCs/>
          <w:color w:val="191919"/>
          <w:sz w:val="20"/>
          <w:szCs w:val="20"/>
        </w:rPr>
        <w:t>-</w:t>
      </w:r>
      <w:r>
        <w:rPr>
          <w:rFonts w:ascii="Times New Roman" w:hAnsi="Times New Roman"/>
          <w:b/>
          <w:bCs/>
          <w:color w:val="191919"/>
          <w:spacing w:val="-8"/>
          <w:sz w:val="20"/>
          <w:szCs w:val="20"/>
        </w:rPr>
        <w:t xml:space="preserve"> </w:t>
      </w:r>
      <w:r>
        <w:rPr>
          <w:rFonts w:ascii="Times New Roman" w:hAnsi="Times New Roman"/>
          <w:b/>
          <w:bCs/>
          <w:color w:val="191919"/>
          <w:sz w:val="20"/>
          <w:szCs w:val="20"/>
        </w:rPr>
        <w:t>O</w:t>
      </w:r>
      <w:r>
        <w:rPr>
          <w:rFonts w:ascii="Times New Roman" w:hAnsi="Times New Roman"/>
          <w:b/>
          <w:bCs/>
          <w:color w:val="191919"/>
          <w:spacing w:val="-4"/>
          <w:sz w:val="20"/>
          <w:szCs w:val="20"/>
        </w:rPr>
        <w:t>r</w:t>
      </w:r>
      <w:r>
        <w:rPr>
          <w:rFonts w:ascii="Times New Roman" w:hAnsi="Times New Roman"/>
          <w:b/>
          <w:bCs/>
          <w:color w:val="191919"/>
          <w:sz w:val="20"/>
          <w:szCs w:val="20"/>
        </w:rPr>
        <w:t>chestration</w:t>
      </w:r>
      <w:r>
        <w:rPr>
          <w:rFonts w:ascii="Times New Roman" w:hAnsi="Times New Roman"/>
          <w:b/>
          <w:bCs/>
          <w:color w:val="191919"/>
          <w:spacing w:val="-8"/>
          <w:sz w:val="20"/>
          <w:szCs w:val="20"/>
        </w:rPr>
        <w:t xml:space="preserve"> </w:t>
      </w:r>
      <w:r>
        <w:rPr>
          <w:rFonts w:ascii="Times New Roman" w:hAnsi="Times New Roman"/>
          <w:b/>
          <w:bCs/>
          <w:color w:val="191919"/>
          <w:sz w:val="20"/>
          <w:szCs w:val="20"/>
        </w:rPr>
        <w:t>II.................................................................................................2</w:t>
      </w:r>
      <w:r>
        <w:rPr>
          <w:rFonts w:ascii="Times New Roman" w:hAnsi="Times New Roman"/>
          <w:b/>
          <w:bCs/>
          <w:color w:val="191919"/>
          <w:spacing w:val="1"/>
          <w:sz w:val="20"/>
          <w:szCs w:val="20"/>
        </w:rPr>
        <w:t>(</w:t>
      </w:r>
      <w:r>
        <w:rPr>
          <w:rFonts w:ascii="Times New Roman" w:hAnsi="Times New Roman"/>
          <w:b/>
          <w:bCs/>
          <w:color w:val="191919"/>
          <w:sz w:val="20"/>
          <w:szCs w:val="20"/>
        </w:rPr>
        <w:t xml:space="preserve">2-0) </w:t>
      </w:r>
      <w:r>
        <w:rPr>
          <w:rFonts w:ascii="Times New Roman" w:hAnsi="Times New Roman"/>
          <w:color w:val="191919"/>
          <w:spacing w:val="1"/>
          <w:sz w:val="20"/>
          <w:szCs w:val="20"/>
        </w:rPr>
        <w:t>Specia</w:t>
      </w:r>
      <w:r>
        <w:rPr>
          <w:rFonts w:ascii="Times New Roman" w:hAnsi="Times New Roman"/>
          <w:color w:val="191919"/>
          <w:sz w:val="20"/>
          <w:szCs w:val="20"/>
        </w:rPr>
        <w:t xml:space="preserve">l </w:t>
      </w:r>
      <w:r>
        <w:rPr>
          <w:rFonts w:ascii="Times New Roman" w:hAnsi="Times New Roman"/>
          <w:color w:val="191919"/>
          <w:spacing w:val="1"/>
          <w:sz w:val="20"/>
          <w:szCs w:val="20"/>
        </w:rPr>
        <w:t>technique</w:t>
      </w:r>
      <w:r>
        <w:rPr>
          <w:rFonts w:ascii="Times New Roman" w:hAnsi="Times New Roman"/>
          <w:color w:val="191919"/>
          <w:sz w:val="20"/>
          <w:szCs w:val="20"/>
        </w:rPr>
        <w:t xml:space="preserve">s </w:t>
      </w:r>
      <w:r>
        <w:rPr>
          <w:rFonts w:ascii="Times New Roman" w:hAnsi="Times New Roman"/>
          <w:color w:val="191919"/>
          <w:spacing w:val="1"/>
          <w:sz w:val="20"/>
          <w:szCs w:val="20"/>
        </w:rPr>
        <w:t>o</w:t>
      </w:r>
      <w:r>
        <w:rPr>
          <w:rFonts w:ascii="Times New Roman" w:hAnsi="Times New Roman"/>
          <w:color w:val="191919"/>
          <w:sz w:val="20"/>
          <w:szCs w:val="20"/>
        </w:rPr>
        <w:t xml:space="preserve">f </w:t>
      </w:r>
      <w:r>
        <w:rPr>
          <w:rFonts w:ascii="Times New Roman" w:hAnsi="Times New Roman"/>
          <w:color w:val="191919"/>
          <w:spacing w:val="1"/>
          <w:sz w:val="20"/>
          <w:szCs w:val="20"/>
        </w:rPr>
        <w:t>orchestra</w:t>
      </w:r>
      <w:r>
        <w:rPr>
          <w:rFonts w:ascii="Times New Roman" w:hAnsi="Times New Roman"/>
          <w:color w:val="191919"/>
          <w:sz w:val="20"/>
          <w:szCs w:val="20"/>
        </w:rPr>
        <w:t xml:space="preserve">l </w:t>
      </w:r>
      <w:r>
        <w:rPr>
          <w:rFonts w:ascii="Times New Roman" w:hAnsi="Times New Roman"/>
          <w:color w:val="191919"/>
          <w:spacing w:val="1"/>
          <w:sz w:val="20"/>
          <w:szCs w:val="20"/>
        </w:rPr>
        <w:t>instruments</w:t>
      </w:r>
      <w:r>
        <w:rPr>
          <w:rFonts w:ascii="Times New Roman" w:hAnsi="Times New Roman"/>
          <w:color w:val="191919"/>
          <w:sz w:val="20"/>
          <w:szCs w:val="20"/>
        </w:rPr>
        <w:t xml:space="preserve">, </w:t>
      </w:r>
      <w:r>
        <w:rPr>
          <w:rFonts w:ascii="Times New Roman" w:hAnsi="Times New Roman"/>
          <w:color w:val="191919"/>
          <w:spacing w:val="1"/>
          <w:sz w:val="20"/>
          <w:szCs w:val="20"/>
        </w:rPr>
        <w:t>orchestratio</w:t>
      </w:r>
      <w:r>
        <w:rPr>
          <w:rFonts w:ascii="Times New Roman" w:hAnsi="Times New Roman"/>
          <w:color w:val="191919"/>
          <w:sz w:val="20"/>
          <w:szCs w:val="20"/>
        </w:rPr>
        <w:t xml:space="preserve">n </w:t>
      </w:r>
      <w:r>
        <w:rPr>
          <w:rFonts w:ascii="Times New Roman" w:hAnsi="Times New Roman"/>
          <w:color w:val="191919"/>
          <w:spacing w:val="1"/>
          <w:sz w:val="20"/>
          <w:szCs w:val="20"/>
        </w:rPr>
        <w:t>analysi</w:t>
      </w:r>
      <w:r>
        <w:rPr>
          <w:rFonts w:ascii="Times New Roman" w:hAnsi="Times New Roman"/>
          <w:color w:val="191919"/>
          <w:sz w:val="20"/>
          <w:szCs w:val="20"/>
        </w:rPr>
        <w:t xml:space="preserve">s </w:t>
      </w:r>
      <w:r>
        <w:rPr>
          <w:rFonts w:ascii="Times New Roman" w:hAnsi="Times New Roman"/>
          <w:color w:val="191919"/>
          <w:spacing w:val="1"/>
          <w:sz w:val="20"/>
          <w:szCs w:val="20"/>
        </w:rPr>
        <w:t>an</w:t>
      </w:r>
      <w:r>
        <w:rPr>
          <w:rFonts w:ascii="Times New Roman" w:hAnsi="Times New Roman"/>
          <w:color w:val="191919"/>
          <w:sz w:val="20"/>
          <w:szCs w:val="20"/>
        </w:rPr>
        <w:t xml:space="preserve">d </w:t>
      </w:r>
      <w:r>
        <w:rPr>
          <w:rFonts w:ascii="Times New Roman" w:hAnsi="Times New Roman"/>
          <w:color w:val="191919"/>
          <w:spacing w:val="1"/>
          <w:sz w:val="20"/>
          <w:szCs w:val="20"/>
        </w:rPr>
        <w:t>advance</w:t>
      </w:r>
      <w:r>
        <w:rPr>
          <w:rFonts w:ascii="Times New Roman" w:hAnsi="Times New Roman"/>
          <w:color w:val="191919"/>
          <w:sz w:val="20"/>
          <w:szCs w:val="20"/>
        </w:rPr>
        <w:t xml:space="preserve">d </w:t>
      </w:r>
      <w:r>
        <w:rPr>
          <w:rFonts w:ascii="Times New Roman" w:hAnsi="Times New Roman"/>
          <w:color w:val="191919"/>
          <w:spacing w:val="1"/>
          <w:sz w:val="20"/>
          <w:szCs w:val="20"/>
        </w:rPr>
        <w:t xml:space="preserve">arranging. </w:t>
      </w:r>
      <w:r>
        <w:rPr>
          <w:rFonts w:ascii="Times New Roman" w:hAnsi="Times New Roman"/>
          <w:i/>
          <w:iCs/>
          <w:color w:val="191919"/>
          <w:sz w:val="20"/>
          <w:szCs w:val="20"/>
        </w:rPr>
        <w:t>P</w:t>
      </w:r>
      <w:r>
        <w:rPr>
          <w:rFonts w:ascii="Times New Roman" w:hAnsi="Times New Roman"/>
          <w:i/>
          <w:iCs/>
          <w:color w:val="191919"/>
          <w:spacing w:val="-7"/>
          <w:sz w:val="20"/>
          <w:szCs w:val="20"/>
        </w:rPr>
        <w:t>r</w:t>
      </w:r>
      <w:r>
        <w:rPr>
          <w:rFonts w:ascii="Times New Roman" w:hAnsi="Times New Roman"/>
          <w:i/>
          <w:iCs/>
          <w:color w:val="191919"/>
          <w:sz w:val="20"/>
          <w:szCs w:val="20"/>
        </w:rPr>
        <w:t>e</w:t>
      </w:r>
      <w:r>
        <w:rPr>
          <w:rFonts w:ascii="Times New Roman" w:hAnsi="Times New Roman"/>
          <w:i/>
          <w:iCs/>
          <w:color w:val="191919"/>
          <w:spacing w:val="-7"/>
          <w:sz w:val="20"/>
          <w:szCs w:val="20"/>
        </w:rPr>
        <w:t>r</w:t>
      </w:r>
      <w:r>
        <w:rPr>
          <w:rFonts w:ascii="Times New Roman" w:hAnsi="Times New Roman"/>
          <w:i/>
          <w:iCs/>
          <w:color w:val="191919"/>
          <w:sz w:val="20"/>
          <w:szCs w:val="20"/>
        </w:rPr>
        <w:t>equisite: MUSC50</w:t>
      </w:r>
      <w:r>
        <w:rPr>
          <w:rFonts w:ascii="Times New Roman" w:hAnsi="Times New Roman"/>
          <w:i/>
          <w:iCs/>
          <w:color w:val="191919"/>
          <w:spacing w:val="-15"/>
          <w:sz w:val="20"/>
          <w:szCs w:val="20"/>
        </w:rPr>
        <w:t>1</w:t>
      </w:r>
      <w:r>
        <w:rPr>
          <w:rFonts w:ascii="Times New Roman" w:hAnsi="Times New Roman"/>
          <w:i/>
          <w:iCs/>
          <w:color w:val="191919"/>
          <w:sz w:val="20"/>
          <w:szCs w:val="20"/>
        </w:rPr>
        <w:t>1 or the equivalent.</w:t>
      </w:r>
    </w:p>
    <w:p w:rsidR="00F42301" w:rsidRDefault="00F42301" w:rsidP="00721764">
      <w:pPr>
        <w:widowControl w:val="0"/>
        <w:autoSpaceDE w:val="0"/>
        <w:autoSpaceDN w:val="0"/>
        <w:adjustRightInd w:val="0"/>
        <w:spacing w:after="0" w:line="225" w:lineRule="exact"/>
        <w:ind w:left="870"/>
        <w:rPr>
          <w:rFonts w:ascii="Times New Roman" w:hAnsi="Times New Roman"/>
          <w:color w:val="000000"/>
          <w:sz w:val="20"/>
          <w:szCs w:val="20"/>
        </w:rPr>
      </w:pPr>
      <w:r>
        <w:rPr>
          <w:rFonts w:ascii="Times New Roman" w:hAnsi="Times New Roman"/>
          <w:b/>
          <w:bCs/>
          <w:color w:val="191919"/>
          <w:spacing w:val="-1"/>
          <w:sz w:val="20"/>
          <w:szCs w:val="20"/>
        </w:rPr>
        <w:t>MUS</w:t>
      </w:r>
      <w:r>
        <w:rPr>
          <w:rFonts w:ascii="Times New Roman" w:hAnsi="Times New Roman"/>
          <w:b/>
          <w:bCs/>
          <w:color w:val="191919"/>
          <w:sz w:val="20"/>
          <w:szCs w:val="20"/>
        </w:rPr>
        <w:t>C</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501</w:t>
      </w:r>
      <w:r>
        <w:rPr>
          <w:rFonts w:ascii="Times New Roman" w:hAnsi="Times New Roman"/>
          <w:b/>
          <w:bCs/>
          <w:color w:val="191919"/>
          <w:sz w:val="20"/>
          <w:szCs w:val="20"/>
        </w:rPr>
        <w:t>3</w:t>
      </w:r>
      <w:r>
        <w:rPr>
          <w:rFonts w:ascii="Times New Roman" w:hAnsi="Times New Roman"/>
          <w:b/>
          <w:bCs/>
          <w:color w:val="191919"/>
          <w:spacing w:val="-8"/>
          <w:sz w:val="20"/>
          <w:szCs w:val="20"/>
        </w:rPr>
        <w:t xml:space="preserve"> </w:t>
      </w:r>
      <w:r>
        <w:rPr>
          <w:rFonts w:ascii="Times New Roman" w:hAnsi="Times New Roman"/>
          <w:b/>
          <w:bCs/>
          <w:color w:val="191919"/>
          <w:sz w:val="20"/>
          <w:szCs w:val="20"/>
        </w:rPr>
        <w:t>-</w:t>
      </w:r>
      <w:r>
        <w:rPr>
          <w:rFonts w:ascii="Times New Roman" w:hAnsi="Times New Roman"/>
          <w:b/>
          <w:bCs/>
          <w:color w:val="191919"/>
          <w:spacing w:val="-19"/>
          <w:sz w:val="20"/>
          <w:szCs w:val="20"/>
        </w:rPr>
        <w:t xml:space="preserve"> </w:t>
      </w:r>
      <w:r>
        <w:rPr>
          <w:rFonts w:ascii="Times New Roman" w:hAnsi="Times New Roman"/>
          <w:b/>
          <w:bCs/>
          <w:color w:val="191919"/>
          <w:spacing w:val="-1"/>
          <w:sz w:val="20"/>
          <w:szCs w:val="20"/>
        </w:rPr>
        <w:t>Arrangin</w:t>
      </w:r>
      <w:r>
        <w:rPr>
          <w:rFonts w:ascii="Times New Roman" w:hAnsi="Times New Roman"/>
          <w:b/>
          <w:bCs/>
          <w:color w:val="191919"/>
          <w:sz w:val="20"/>
          <w:szCs w:val="20"/>
        </w:rPr>
        <w:t>g</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fo</w:t>
      </w:r>
      <w:r>
        <w:rPr>
          <w:rFonts w:ascii="Times New Roman" w:hAnsi="Times New Roman"/>
          <w:b/>
          <w:bCs/>
          <w:color w:val="191919"/>
          <w:sz w:val="20"/>
          <w:szCs w:val="20"/>
        </w:rPr>
        <w:t>r</w:t>
      </w:r>
      <w:r>
        <w:rPr>
          <w:rFonts w:ascii="Times New Roman" w:hAnsi="Times New Roman"/>
          <w:b/>
          <w:bCs/>
          <w:color w:val="191919"/>
          <w:spacing w:val="-12"/>
          <w:sz w:val="20"/>
          <w:szCs w:val="20"/>
        </w:rPr>
        <w:t xml:space="preserve"> </w:t>
      </w:r>
      <w:r>
        <w:rPr>
          <w:rFonts w:ascii="Times New Roman" w:hAnsi="Times New Roman"/>
          <w:b/>
          <w:bCs/>
          <w:color w:val="191919"/>
          <w:spacing w:val="-1"/>
          <w:sz w:val="20"/>
          <w:szCs w:val="20"/>
        </w:rPr>
        <w:t>Band............................................................................................2(2-0</w:t>
      </w:r>
      <w:r>
        <w:rPr>
          <w:rFonts w:ascii="Times New Roman" w:hAnsi="Times New Roman"/>
          <w:b/>
          <w:bCs/>
          <w:color w:val="191919"/>
          <w:sz w:val="20"/>
          <w:szCs w:val="20"/>
        </w:rPr>
        <w:t>)</w:t>
      </w:r>
    </w:p>
    <w:p w:rsidR="00F42301" w:rsidRDefault="00F42301" w:rsidP="00721764">
      <w:pPr>
        <w:widowControl w:val="0"/>
        <w:autoSpaceDE w:val="0"/>
        <w:autoSpaceDN w:val="0"/>
        <w:adjustRightInd w:val="0"/>
        <w:spacing w:after="0" w:line="225" w:lineRule="exact"/>
        <w:ind w:left="870"/>
        <w:rPr>
          <w:rFonts w:ascii="Times New Roman" w:hAnsi="Times New Roman"/>
          <w:color w:val="000000"/>
          <w:sz w:val="20"/>
          <w:szCs w:val="20"/>
        </w:rPr>
        <w:sectPr w:rsidR="00F42301">
          <w:pgSz w:w="12240" w:h="15840"/>
          <w:pgMar w:top="260" w:right="220" w:bottom="280" w:left="1280" w:header="0" w:footer="955" w:gutter="0"/>
          <w:cols w:space="720" w:equalWidth="0">
            <w:col w:w="10740"/>
          </w:cols>
          <w:noEndnote/>
        </w:sectPr>
      </w:pPr>
    </w:p>
    <w:tbl>
      <w:tblPr>
        <w:tblW w:w="0" w:type="auto"/>
        <w:tblInd w:w="115" w:type="dxa"/>
        <w:tblLayout w:type="fixed"/>
        <w:tblCellMar>
          <w:left w:w="0" w:type="dxa"/>
          <w:right w:w="0" w:type="dxa"/>
        </w:tblCellMar>
        <w:tblLook w:val="0000"/>
      </w:tblPr>
      <w:tblGrid>
        <w:gridCol w:w="1085"/>
        <w:gridCol w:w="4560"/>
        <w:gridCol w:w="4858"/>
      </w:tblGrid>
      <w:tr w:rsidR="00F42301" w:rsidRPr="00FA7AC7" w:rsidTr="00B67EC4">
        <w:trPr>
          <w:trHeight w:hRule="exact" w:val="235"/>
        </w:trPr>
        <w:tc>
          <w:tcPr>
            <w:tcW w:w="1085" w:type="dxa"/>
            <w:tcBorders>
              <w:top w:val="nil"/>
              <w:left w:val="nil"/>
              <w:bottom w:val="single" w:sz="4" w:space="0" w:color="191919"/>
              <w:right w:val="single" w:sz="4" w:space="0" w:color="191919"/>
            </w:tcBorders>
          </w:tcPr>
          <w:p w:rsidR="00F42301" w:rsidRPr="00FA7AC7" w:rsidRDefault="00F42301" w:rsidP="00B67EC4">
            <w:pPr>
              <w:widowControl w:val="0"/>
              <w:autoSpaceDE w:val="0"/>
              <w:autoSpaceDN w:val="0"/>
              <w:adjustRightInd w:val="0"/>
              <w:spacing w:after="0"/>
              <w:rPr>
                <w:rFonts w:ascii="Times New Roman" w:hAnsi="Times New Roman"/>
                <w:sz w:val="24"/>
                <w:szCs w:val="24"/>
              </w:rPr>
            </w:pPr>
          </w:p>
        </w:tc>
        <w:tc>
          <w:tcPr>
            <w:tcW w:w="4560" w:type="dxa"/>
            <w:vMerge w:val="restart"/>
            <w:tcBorders>
              <w:top w:val="single" w:sz="4" w:space="0" w:color="191919"/>
              <w:left w:val="single" w:sz="4" w:space="0" w:color="191919"/>
              <w:bottom w:val="single" w:sz="4" w:space="0" w:color="191919"/>
              <w:right w:val="single" w:sz="4" w:space="0" w:color="191919"/>
            </w:tcBorders>
          </w:tcPr>
          <w:p w:rsidR="00F42301" w:rsidRPr="00FA7AC7" w:rsidRDefault="00F42301" w:rsidP="00B67EC4">
            <w:pPr>
              <w:widowControl w:val="0"/>
              <w:autoSpaceDE w:val="0"/>
              <w:autoSpaceDN w:val="0"/>
              <w:adjustRightInd w:val="0"/>
              <w:spacing w:after="0" w:line="335" w:lineRule="exact"/>
              <w:ind w:left="1384" w:right="2087"/>
              <w:jc w:val="center"/>
              <w:rPr>
                <w:rFonts w:ascii="Times New Roman" w:hAnsi="Times New Roman"/>
                <w:color w:val="000000"/>
                <w:sz w:val="27"/>
                <w:szCs w:val="27"/>
              </w:rPr>
            </w:pPr>
            <w:r w:rsidRPr="00FA7AC7">
              <w:rPr>
                <w:rFonts w:ascii="Times New Roman" w:hAnsi="Times New Roman"/>
                <w:b/>
                <w:bCs/>
                <w:color w:val="191919"/>
                <w:sz w:val="36"/>
                <w:szCs w:val="36"/>
              </w:rPr>
              <w:t>M</w:t>
            </w:r>
            <w:r w:rsidRPr="00FA7AC7">
              <w:rPr>
                <w:rFonts w:ascii="Times New Roman" w:hAnsi="Times New Roman"/>
                <w:b/>
                <w:bCs/>
                <w:color w:val="191919"/>
                <w:sz w:val="27"/>
                <w:szCs w:val="27"/>
              </w:rPr>
              <w:t>USIC</w:t>
            </w:r>
          </w:p>
          <w:p w:rsidR="00F42301" w:rsidRPr="00FA7AC7" w:rsidRDefault="00F42301" w:rsidP="00B67EC4">
            <w:pPr>
              <w:widowControl w:val="0"/>
              <w:autoSpaceDE w:val="0"/>
              <w:autoSpaceDN w:val="0"/>
              <w:adjustRightInd w:val="0"/>
              <w:spacing w:after="0" w:line="348" w:lineRule="exact"/>
              <w:ind w:left="1031" w:right="1734"/>
              <w:jc w:val="center"/>
              <w:rPr>
                <w:rFonts w:ascii="Times New Roman" w:hAnsi="Times New Roman"/>
                <w:sz w:val="24"/>
                <w:szCs w:val="24"/>
              </w:rPr>
            </w:pPr>
            <w:r w:rsidRPr="00FA7AC7">
              <w:rPr>
                <w:rFonts w:ascii="Times New Roman" w:hAnsi="Times New Roman"/>
                <w:b/>
                <w:bCs/>
                <w:color w:val="191919"/>
                <w:position w:val="1"/>
                <w:sz w:val="36"/>
                <w:szCs w:val="36"/>
              </w:rPr>
              <w:t>E</w:t>
            </w:r>
            <w:r w:rsidRPr="00FA7AC7">
              <w:rPr>
                <w:rFonts w:ascii="Times New Roman" w:hAnsi="Times New Roman"/>
                <w:b/>
                <w:bCs/>
                <w:color w:val="191919"/>
                <w:position w:val="1"/>
                <w:sz w:val="27"/>
                <w:szCs w:val="27"/>
              </w:rPr>
              <w:t>DUC</w:t>
            </w:r>
            <w:r w:rsidRPr="00FA7AC7">
              <w:rPr>
                <w:rFonts w:ascii="Times New Roman" w:hAnsi="Times New Roman"/>
                <w:b/>
                <w:bCs/>
                <w:color w:val="191919"/>
                <w:spacing w:val="-20"/>
                <w:position w:val="1"/>
                <w:sz w:val="27"/>
                <w:szCs w:val="27"/>
              </w:rPr>
              <w:t>A</w:t>
            </w:r>
            <w:r w:rsidRPr="00FA7AC7">
              <w:rPr>
                <w:rFonts w:ascii="Times New Roman" w:hAnsi="Times New Roman"/>
                <w:b/>
                <w:bCs/>
                <w:color w:val="191919"/>
                <w:position w:val="1"/>
                <w:sz w:val="27"/>
                <w:szCs w:val="27"/>
              </w:rPr>
              <w:t>TION</w:t>
            </w:r>
          </w:p>
        </w:tc>
        <w:tc>
          <w:tcPr>
            <w:tcW w:w="4858" w:type="dxa"/>
            <w:tcBorders>
              <w:top w:val="nil"/>
              <w:left w:val="single" w:sz="4" w:space="0" w:color="191919"/>
              <w:bottom w:val="single" w:sz="4" w:space="0" w:color="191919"/>
              <w:right w:val="nil"/>
            </w:tcBorders>
          </w:tcPr>
          <w:p w:rsidR="00F42301" w:rsidRPr="00FA7AC7" w:rsidRDefault="00F42301" w:rsidP="00B67EC4">
            <w:pPr>
              <w:widowControl w:val="0"/>
              <w:autoSpaceDE w:val="0"/>
              <w:autoSpaceDN w:val="0"/>
              <w:adjustRightInd w:val="0"/>
              <w:spacing w:after="0"/>
              <w:rPr>
                <w:rFonts w:ascii="Times New Roman" w:hAnsi="Times New Roman"/>
                <w:sz w:val="24"/>
                <w:szCs w:val="24"/>
              </w:rPr>
            </w:pPr>
          </w:p>
        </w:tc>
      </w:tr>
      <w:tr w:rsidR="00F42301" w:rsidRPr="00FA7AC7" w:rsidTr="00B67EC4">
        <w:trPr>
          <w:trHeight w:hRule="exact" w:val="256"/>
        </w:trPr>
        <w:tc>
          <w:tcPr>
            <w:tcW w:w="1085" w:type="dxa"/>
            <w:tcBorders>
              <w:top w:val="single" w:sz="4" w:space="0" w:color="191919"/>
              <w:left w:val="nil"/>
              <w:bottom w:val="single" w:sz="4" w:space="0" w:color="191919"/>
              <w:right w:val="single" w:sz="4" w:space="0" w:color="191919"/>
            </w:tcBorders>
          </w:tcPr>
          <w:p w:rsidR="00F42301" w:rsidRPr="00FA7AC7" w:rsidRDefault="00F42301" w:rsidP="00B67EC4">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B67EC4">
            <w:pPr>
              <w:widowControl w:val="0"/>
              <w:autoSpaceDE w:val="0"/>
              <w:autoSpaceDN w:val="0"/>
              <w:adjustRightInd w:val="0"/>
              <w:spacing w:after="0"/>
              <w:rPr>
                <w:rFonts w:ascii="Times New Roman" w:hAnsi="Times New Roman"/>
                <w:sz w:val="24"/>
                <w:szCs w:val="24"/>
              </w:rPr>
            </w:pPr>
          </w:p>
        </w:tc>
        <w:tc>
          <w:tcPr>
            <w:tcW w:w="4858" w:type="dxa"/>
            <w:tcBorders>
              <w:top w:val="single" w:sz="4" w:space="0" w:color="191919"/>
              <w:left w:val="single" w:sz="4" w:space="0" w:color="191919"/>
              <w:bottom w:val="single" w:sz="4" w:space="0" w:color="191919"/>
              <w:right w:val="nil"/>
            </w:tcBorders>
          </w:tcPr>
          <w:p w:rsidR="00F42301" w:rsidRPr="00FA7AC7" w:rsidRDefault="00F42301" w:rsidP="00B67EC4">
            <w:pPr>
              <w:widowControl w:val="0"/>
              <w:autoSpaceDE w:val="0"/>
              <w:autoSpaceDN w:val="0"/>
              <w:adjustRightInd w:val="0"/>
              <w:spacing w:after="0"/>
              <w:rPr>
                <w:rFonts w:ascii="Times New Roman" w:hAnsi="Times New Roman"/>
                <w:sz w:val="24"/>
                <w:szCs w:val="24"/>
              </w:rPr>
            </w:pPr>
          </w:p>
        </w:tc>
      </w:tr>
      <w:tr w:rsidR="00F42301" w:rsidRPr="00FA7AC7" w:rsidTr="00B67EC4">
        <w:trPr>
          <w:trHeight w:hRule="exact" w:val="219"/>
        </w:trPr>
        <w:tc>
          <w:tcPr>
            <w:tcW w:w="1085" w:type="dxa"/>
            <w:tcBorders>
              <w:top w:val="single" w:sz="4" w:space="0" w:color="191919"/>
              <w:left w:val="nil"/>
              <w:bottom w:val="nil"/>
              <w:right w:val="single" w:sz="4" w:space="0" w:color="191919"/>
            </w:tcBorders>
          </w:tcPr>
          <w:p w:rsidR="00F42301" w:rsidRPr="00FA7AC7" w:rsidRDefault="00F42301" w:rsidP="00B67EC4">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B67EC4">
            <w:pPr>
              <w:widowControl w:val="0"/>
              <w:autoSpaceDE w:val="0"/>
              <w:autoSpaceDN w:val="0"/>
              <w:adjustRightInd w:val="0"/>
              <w:spacing w:after="0"/>
              <w:rPr>
                <w:rFonts w:ascii="Times New Roman" w:hAnsi="Times New Roman"/>
                <w:sz w:val="24"/>
                <w:szCs w:val="24"/>
              </w:rPr>
            </w:pPr>
          </w:p>
        </w:tc>
        <w:tc>
          <w:tcPr>
            <w:tcW w:w="4858" w:type="dxa"/>
            <w:tcBorders>
              <w:top w:val="single" w:sz="4" w:space="0" w:color="191919"/>
              <w:left w:val="single" w:sz="4" w:space="0" w:color="191919"/>
              <w:bottom w:val="nil"/>
              <w:right w:val="nil"/>
            </w:tcBorders>
          </w:tcPr>
          <w:p w:rsidR="00F42301" w:rsidRPr="00FA7AC7" w:rsidRDefault="00F42301" w:rsidP="00B67EC4">
            <w:pPr>
              <w:widowControl w:val="0"/>
              <w:autoSpaceDE w:val="0"/>
              <w:autoSpaceDN w:val="0"/>
              <w:adjustRightInd w:val="0"/>
              <w:spacing w:after="0"/>
              <w:rPr>
                <w:rFonts w:ascii="Times New Roman" w:hAnsi="Times New Roman"/>
                <w:sz w:val="24"/>
                <w:szCs w:val="24"/>
              </w:rPr>
            </w:pPr>
          </w:p>
        </w:tc>
      </w:tr>
    </w:tbl>
    <w:p w:rsidR="00F42301" w:rsidRDefault="00F42301" w:rsidP="00721764">
      <w:pPr>
        <w:widowControl w:val="0"/>
        <w:autoSpaceDE w:val="0"/>
        <w:autoSpaceDN w:val="0"/>
        <w:adjustRightInd w:val="0"/>
        <w:spacing w:before="8" w:after="0" w:line="110" w:lineRule="exact"/>
        <w:rPr>
          <w:rFonts w:ascii="Times New Roman" w:hAnsi="Times New Roman"/>
          <w:sz w:val="11"/>
          <w:szCs w:val="11"/>
        </w:rPr>
      </w:pPr>
    </w:p>
    <w:p w:rsidR="00F42301" w:rsidRDefault="00F42301" w:rsidP="00721764">
      <w:pPr>
        <w:widowControl w:val="0"/>
        <w:autoSpaceDE w:val="0"/>
        <w:autoSpaceDN w:val="0"/>
        <w:adjustRightInd w:val="0"/>
        <w:spacing w:after="0" w:line="200" w:lineRule="exact"/>
        <w:rPr>
          <w:rFonts w:ascii="Times New Roman" w:hAnsi="Times New Roman"/>
          <w:sz w:val="20"/>
          <w:szCs w:val="20"/>
        </w:rPr>
      </w:pPr>
    </w:p>
    <w:p w:rsidR="00F42301" w:rsidRDefault="00F42301" w:rsidP="00721764">
      <w:pPr>
        <w:widowControl w:val="0"/>
        <w:autoSpaceDE w:val="0"/>
        <w:autoSpaceDN w:val="0"/>
        <w:adjustRightInd w:val="0"/>
        <w:spacing w:after="0" w:line="200" w:lineRule="exact"/>
        <w:rPr>
          <w:rFonts w:ascii="Times New Roman" w:hAnsi="Times New Roman"/>
          <w:sz w:val="20"/>
          <w:szCs w:val="20"/>
        </w:rPr>
      </w:pPr>
    </w:p>
    <w:p w:rsidR="00F42301" w:rsidRDefault="00F42301" w:rsidP="00721764">
      <w:pPr>
        <w:widowControl w:val="0"/>
        <w:autoSpaceDE w:val="0"/>
        <w:autoSpaceDN w:val="0"/>
        <w:adjustRightInd w:val="0"/>
        <w:spacing w:before="26" w:after="0"/>
        <w:ind w:left="2300"/>
        <w:rPr>
          <w:rFonts w:ascii="Times New Roman" w:hAnsi="Times New Roman"/>
          <w:sz w:val="20"/>
          <w:szCs w:val="20"/>
        </w:rPr>
      </w:pPr>
      <w:r w:rsidRPr="003F2CF3">
        <w:rPr>
          <w:rFonts w:ascii="Calibri" w:hAnsi="Calibri"/>
          <w:noProof/>
          <w:lang w:eastAsia="en-US"/>
        </w:rPr>
        <w:pict>
          <v:group id="_x0000_s3793" style="position:absolute;left:0;text-align:left;margin-left:265.35pt;margin-top:-54.15pt;width:31.2pt;height:31.05pt;z-index:-251512832;mso-position-horizontal-relative:page" coordorigin="5307,-1083" coordsize="624,621" o:allowincell="f">
            <v:rect id="_x0000_s3794" style="position:absolute;left:5312;top:-1078;width:613;height:610" o:allowincell="f" stroked="f">
              <v:path arrowok="t"/>
            </v:rect>
            <v:rect id="_x0000_s3795" style="position:absolute;left:5313;top:-1078;width:620;height:620;mso-position-horizontal-relative:page" o:allowincell="f" filled="f" stroked="f">
              <v:textbox inset="0,0,0,0">
                <w:txbxContent>
                  <w:p w:rsidR="00F42301" w:rsidRDefault="00F42301" w:rsidP="00721764">
                    <w:pPr>
                      <w:spacing w:after="0" w:line="620" w:lineRule="atLeast"/>
                      <w:rPr>
                        <w:rFonts w:ascii="Times New Roman" w:hAnsi="Times New Roman"/>
                        <w:sz w:val="24"/>
                        <w:szCs w:val="24"/>
                      </w:rPr>
                    </w:pPr>
                    <w:r>
                      <w:rPr>
                        <w:rFonts w:ascii="Times New Roman" w:hAnsi="Times New Roman"/>
                        <w:noProof/>
                        <w:sz w:val="24"/>
                        <w:szCs w:val="24"/>
                      </w:rPr>
                      <w:drawing>
                        <wp:inline distT="0" distB="0" distL="0" distR="0">
                          <wp:extent cx="390525" cy="390525"/>
                          <wp:effectExtent l="19050" t="0" r="9525" b="0"/>
                          <wp:docPr id="151"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5"/>
                                  <a:srcRect/>
                                  <a:stretch>
                                    <a:fillRect/>
                                  </a:stretch>
                                </pic:blipFill>
                                <pic:spPr bwMode="auto">
                                  <a:xfrm>
                                    <a:off x="0" y="0"/>
                                    <a:ext cx="390525" cy="390525"/>
                                  </a:xfrm>
                                  <a:prstGeom prst="rect">
                                    <a:avLst/>
                                  </a:prstGeom>
                                  <a:noFill/>
                                  <a:ln w="9525">
                                    <a:noFill/>
                                    <a:miter lim="800000"/>
                                    <a:headEnd/>
                                    <a:tailEnd/>
                                  </a:ln>
                                </pic:spPr>
                              </pic:pic>
                            </a:graphicData>
                          </a:graphic>
                        </wp:inline>
                      </w:drawing>
                    </w:r>
                  </w:p>
                  <w:p w:rsidR="00F42301" w:rsidRDefault="00F42301" w:rsidP="00721764">
                    <w:pPr>
                      <w:widowControl w:val="0"/>
                      <w:autoSpaceDE w:val="0"/>
                      <w:autoSpaceDN w:val="0"/>
                      <w:adjustRightInd w:val="0"/>
                      <w:spacing w:after="0"/>
                      <w:rPr>
                        <w:rFonts w:ascii="Times New Roman" w:hAnsi="Times New Roman"/>
                        <w:sz w:val="24"/>
                        <w:szCs w:val="24"/>
                      </w:rPr>
                    </w:pPr>
                  </w:p>
                </w:txbxContent>
              </v:textbox>
            </v:rect>
            <w10:wrap anchorx="page"/>
          </v:group>
        </w:pict>
      </w:r>
      <w:r>
        <w:rPr>
          <w:rFonts w:ascii="Times New Roman" w:hAnsi="Times New Roman"/>
          <w:sz w:val="20"/>
          <w:szCs w:val="20"/>
        </w:rPr>
        <w:t>Arranging for modern concert band.</w:t>
      </w:r>
    </w:p>
    <w:p w:rsidR="00F42301" w:rsidRDefault="00F42301" w:rsidP="00721764">
      <w:pPr>
        <w:widowControl w:val="0"/>
        <w:autoSpaceDE w:val="0"/>
        <w:autoSpaceDN w:val="0"/>
        <w:adjustRightInd w:val="0"/>
        <w:spacing w:before="6" w:after="0" w:line="252" w:lineRule="auto"/>
        <w:ind w:left="2300" w:right="850" w:hanging="360"/>
        <w:jc w:val="both"/>
        <w:rPr>
          <w:rFonts w:ascii="Times New Roman" w:hAnsi="Times New Roman"/>
          <w:color w:val="000000"/>
          <w:sz w:val="20"/>
          <w:szCs w:val="20"/>
        </w:rPr>
      </w:pPr>
      <w:r>
        <w:rPr>
          <w:rFonts w:ascii="Times New Roman" w:hAnsi="Times New Roman"/>
          <w:b/>
          <w:bCs/>
          <w:color w:val="191919"/>
          <w:sz w:val="20"/>
          <w:szCs w:val="20"/>
        </w:rPr>
        <w:t>MUSC</w:t>
      </w:r>
      <w:r>
        <w:rPr>
          <w:rFonts w:ascii="Times New Roman" w:hAnsi="Times New Roman"/>
          <w:b/>
          <w:bCs/>
          <w:color w:val="191919"/>
          <w:spacing w:val="-7"/>
          <w:sz w:val="20"/>
          <w:szCs w:val="20"/>
        </w:rPr>
        <w:t xml:space="preserve"> </w:t>
      </w:r>
      <w:r>
        <w:rPr>
          <w:rFonts w:ascii="Times New Roman" w:hAnsi="Times New Roman"/>
          <w:b/>
          <w:bCs/>
          <w:color w:val="191919"/>
          <w:sz w:val="20"/>
          <w:szCs w:val="20"/>
        </w:rPr>
        <w:t>5014</w:t>
      </w:r>
      <w:r>
        <w:rPr>
          <w:rFonts w:ascii="Times New Roman" w:hAnsi="Times New Roman"/>
          <w:b/>
          <w:bCs/>
          <w:color w:val="191919"/>
          <w:spacing w:val="-7"/>
          <w:sz w:val="20"/>
          <w:szCs w:val="20"/>
        </w:rPr>
        <w:t xml:space="preserve"> </w:t>
      </w:r>
      <w:r>
        <w:rPr>
          <w:rFonts w:ascii="Times New Roman" w:hAnsi="Times New Roman"/>
          <w:b/>
          <w:bCs/>
          <w:color w:val="191919"/>
          <w:sz w:val="20"/>
          <w:szCs w:val="20"/>
        </w:rPr>
        <w:t>-</w:t>
      </w:r>
      <w:r>
        <w:rPr>
          <w:rFonts w:ascii="Times New Roman" w:hAnsi="Times New Roman"/>
          <w:b/>
          <w:bCs/>
          <w:color w:val="191919"/>
          <w:spacing w:val="-18"/>
          <w:sz w:val="20"/>
          <w:szCs w:val="20"/>
        </w:rPr>
        <w:t xml:space="preserve"> </w:t>
      </w:r>
      <w:r>
        <w:rPr>
          <w:rFonts w:ascii="Times New Roman" w:hAnsi="Times New Roman"/>
          <w:b/>
          <w:bCs/>
          <w:color w:val="191919"/>
          <w:sz w:val="20"/>
          <w:szCs w:val="20"/>
        </w:rPr>
        <w:t>Arranging</w:t>
      </w:r>
      <w:r>
        <w:rPr>
          <w:rFonts w:ascii="Times New Roman" w:hAnsi="Times New Roman"/>
          <w:b/>
          <w:bCs/>
          <w:color w:val="191919"/>
          <w:spacing w:val="-7"/>
          <w:sz w:val="20"/>
          <w:szCs w:val="20"/>
        </w:rPr>
        <w:t xml:space="preserve"> </w:t>
      </w:r>
      <w:r>
        <w:rPr>
          <w:rFonts w:ascii="Times New Roman" w:hAnsi="Times New Roman"/>
          <w:b/>
          <w:bCs/>
          <w:color w:val="191919"/>
          <w:sz w:val="20"/>
          <w:szCs w:val="20"/>
        </w:rPr>
        <w:t>for</w:t>
      </w:r>
      <w:r>
        <w:rPr>
          <w:rFonts w:ascii="Times New Roman" w:hAnsi="Times New Roman"/>
          <w:b/>
          <w:bCs/>
          <w:color w:val="191919"/>
          <w:spacing w:val="-10"/>
          <w:sz w:val="20"/>
          <w:szCs w:val="20"/>
        </w:rPr>
        <w:t xml:space="preserve"> </w:t>
      </w:r>
      <w:r>
        <w:rPr>
          <w:rFonts w:ascii="Times New Roman" w:hAnsi="Times New Roman"/>
          <w:b/>
          <w:bCs/>
          <w:color w:val="191919"/>
          <w:sz w:val="20"/>
          <w:szCs w:val="20"/>
        </w:rPr>
        <w:t xml:space="preserve">Chorus.......................................................................................2(2-0) </w:t>
      </w:r>
      <w:r>
        <w:rPr>
          <w:rFonts w:ascii="Times New Roman" w:hAnsi="Times New Roman"/>
          <w:color w:val="191919"/>
          <w:sz w:val="20"/>
          <w:szCs w:val="20"/>
        </w:rPr>
        <w:t>Arranging</w:t>
      </w:r>
      <w:r>
        <w:rPr>
          <w:rFonts w:ascii="Times New Roman" w:hAnsi="Times New Roman"/>
          <w:color w:val="191919"/>
          <w:spacing w:val="-6"/>
          <w:sz w:val="20"/>
          <w:szCs w:val="20"/>
        </w:rPr>
        <w:t xml:space="preserve"> </w:t>
      </w:r>
      <w:r>
        <w:rPr>
          <w:rFonts w:ascii="Times New Roman" w:hAnsi="Times New Roman"/>
          <w:color w:val="191919"/>
          <w:sz w:val="20"/>
          <w:szCs w:val="20"/>
        </w:rPr>
        <w:t>for</w:t>
      </w:r>
      <w:r>
        <w:rPr>
          <w:rFonts w:ascii="Times New Roman" w:hAnsi="Times New Roman"/>
          <w:color w:val="191919"/>
          <w:spacing w:val="-6"/>
          <w:sz w:val="20"/>
          <w:szCs w:val="20"/>
        </w:rPr>
        <w:t xml:space="preserve"> </w:t>
      </w:r>
      <w:r>
        <w:rPr>
          <w:rFonts w:ascii="Times New Roman" w:hAnsi="Times New Roman"/>
          <w:color w:val="191919"/>
          <w:sz w:val="20"/>
          <w:szCs w:val="20"/>
        </w:rPr>
        <w:t>la</w:t>
      </w:r>
      <w:r>
        <w:rPr>
          <w:rFonts w:ascii="Times New Roman" w:hAnsi="Times New Roman"/>
          <w:color w:val="191919"/>
          <w:spacing w:val="-4"/>
          <w:sz w:val="20"/>
          <w:szCs w:val="20"/>
        </w:rPr>
        <w:t>r</w:t>
      </w:r>
      <w:r>
        <w:rPr>
          <w:rFonts w:ascii="Times New Roman" w:hAnsi="Times New Roman"/>
          <w:color w:val="191919"/>
          <w:sz w:val="20"/>
          <w:szCs w:val="20"/>
        </w:rPr>
        <w:t>ge</w:t>
      </w:r>
      <w:r>
        <w:rPr>
          <w:rFonts w:ascii="Times New Roman" w:hAnsi="Times New Roman"/>
          <w:color w:val="191919"/>
          <w:spacing w:val="-6"/>
          <w:sz w:val="20"/>
          <w:szCs w:val="20"/>
        </w:rPr>
        <w:t xml:space="preserve"> </w:t>
      </w:r>
      <w:r>
        <w:rPr>
          <w:rFonts w:ascii="Times New Roman" w:hAnsi="Times New Roman"/>
          <w:color w:val="191919"/>
          <w:sz w:val="20"/>
          <w:szCs w:val="20"/>
        </w:rPr>
        <w:t>and</w:t>
      </w:r>
      <w:r>
        <w:rPr>
          <w:rFonts w:ascii="Times New Roman" w:hAnsi="Times New Roman"/>
          <w:color w:val="191919"/>
          <w:spacing w:val="-6"/>
          <w:sz w:val="20"/>
          <w:szCs w:val="20"/>
        </w:rPr>
        <w:t xml:space="preserve"> </w:t>
      </w:r>
      <w:r>
        <w:rPr>
          <w:rFonts w:ascii="Times New Roman" w:hAnsi="Times New Roman"/>
          <w:color w:val="191919"/>
          <w:sz w:val="20"/>
          <w:szCs w:val="20"/>
        </w:rPr>
        <w:t>small</w:t>
      </w:r>
      <w:r>
        <w:rPr>
          <w:rFonts w:ascii="Times New Roman" w:hAnsi="Times New Roman"/>
          <w:color w:val="191919"/>
          <w:spacing w:val="-6"/>
          <w:sz w:val="20"/>
          <w:szCs w:val="20"/>
        </w:rPr>
        <w:t xml:space="preserve"> </w:t>
      </w:r>
      <w:r>
        <w:rPr>
          <w:rFonts w:ascii="Times New Roman" w:hAnsi="Times New Roman"/>
          <w:color w:val="191919"/>
          <w:sz w:val="20"/>
          <w:szCs w:val="20"/>
        </w:rPr>
        <w:t>vocal</w:t>
      </w:r>
      <w:r>
        <w:rPr>
          <w:rFonts w:ascii="Times New Roman" w:hAnsi="Times New Roman"/>
          <w:color w:val="191919"/>
          <w:spacing w:val="-6"/>
          <w:sz w:val="20"/>
          <w:szCs w:val="20"/>
        </w:rPr>
        <w:t xml:space="preserve"> </w:t>
      </w:r>
      <w:r>
        <w:rPr>
          <w:rFonts w:ascii="Times New Roman" w:hAnsi="Times New Roman"/>
          <w:color w:val="191919"/>
          <w:sz w:val="20"/>
          <w:szCs w:val="20"/>
        </w:rPr>
        <w:t>ensembles</w:t>
      </w:r>
      <w:r>
        <w:rPr>
          <w:rFonts w:ascii="Times New Roman" w:hAnsi="Times New Roman"/>
          <w:color w:val="191919"/>
          <w:spacing w:val="-6"/>
          <w:sz w:val="20"/>
          <w:szCs w:val="20"/>
        </w:rPr>
        <w:t xml:space="preserve"> </w:t>
      </w:r>
      <w:r>
        <w:rPr>
          <w:rFonts w:ascii="Times New Roman" w:hAnsi="Times New Roman"/>
          <w:color w:val="191919"/>
          <w:sz w:val="20"/>
          <w:szCs w:val="20"/>
        </w:rPr>
        <w:t>with</w:t>
      </w:r>
      <w:r>
        <w:rPr>
          <w:rFonts w:ascii="Times New Roman" w:hAnsi="Times New Roman"/>
          <w:color w:val="191919"/>
          <w:spacing w:val="-6"/>
          <w:sz w:val="20"/>
          <w:szCs w:val="20"/>
        </w:rPr>
        <w:t xml:space="preserve"> </w:t>
      </w:r>
      <w:r>
        <w:rPr>
          <w:rFonts w:ascii="Times New Roman" w:hAnsi="Times New Roman"/>
          <w:color w:val="191919"/>
          <w:sz w:val="20"/>
          <w:szCs w:val="20"/>
        </w:rPr>
        <w:t>and</w:t>
      </w:r>
      <w:r>
        <w:rPr>
          <w:rFonts w:ascii="Times New Roman" w:hAnsi="Times New Roman"/>
          <w:color w:val="191919"/>
          <w:spacing w:val="-6"/>
          <w:sz w:val="20"/>
          <w:szCs w:val="20"/>
        </w:rPr>
        <w:t xml:space="preserve"> </w:t>
      </w:r>
      <w:r>
        <w:rPr>
          <w:rFonts w:ascii="Times New Roman" w:hAnsi="Times New Roman"/>
          <w:color w:val="191919"/>
          <w:sz w:val="20"/>
          <w:szCs w:val="20"/>
        </w:rPr>
        <w:t>without</w:t>
      </w:r>
      <w:r>
        <w:rPr>
          <w:rFonts w:ascii="Times New Roman" w:hAnsi="Times New Roman"/>
          <w:color w:val="191919"/>
          <w:spacing w:val="-6"/>
          <w:sz w:val="20"/>
          <w:szCs w:val="20"/>
        </w:rPr>
        <w:t xml:space="preserve"> </w:t>
      </w:r>
      <w:r>
        <w:rPr>
          <w:rFonts w:ascii="Times New Roman" w:hAnsi="Times New Roman"/>
          <w:color w:val="191919"/>
          <w:sz w:val="20"/>
          <w:szCs w:val="20"/>
        </w:rPr>
        <w:t>accompaniment.</w:t>
      </w:r>
      <w:r>
        <w:rPr>
          <w:rFonts w:ascii="Times New Roman" w:hAnsi="Times New Roman"/>
          <w:color w:val="191919"/>
          <w:spacing w:val="-7"/>
          <w:sz w:val="20"/>
          <w:szCs w:val="20"/>
        </w:rPr>
        <w:t xml:space="preserve"> </w:t>
      </w:r>
      <w:r>
        <w:rPr>
          <w:rFonts w:ascii="Times New Roman" w:hAnsi="Times New Roman"/>
          <w:i/>
          <w:iCs/>
          <w:color w:val="191919"/>
          <w:sz w:val="20"/>
          <w:szCs w:val="20"/>
        </w:rPr>
        <w:t>P</w:t>
      </w:r>
      <w:r>
        <w:rPr>
          <w:rFonts w:ascii="Times New Roman" w:hAnsi="Times New Roman"/>
          <w:i/>
          <w:iCs/>
          <w:color w:val="191919"/>
          <w:spacing w:val="-7"/>
          <w:sz w:val="20"/>
          <w:szCs w:val="20"/>
        </w:rPr>
        <w:t>r</w:t>
      </w:r>
      <w:r>
        <w:rPr>
          <w:rFonts w:ascii="Times New Roman" w:hAnsi="Times New Roman"/>
          <w:i/>
          <w:iCs/>
          <w:color w:val="191919"/>
          <w:sz w:val="20"/>
          <w:szCs w:val="20"/>
        </w:rPr>
        <w:t>e</w:t>
      </w:r>
      <w:r>
        <w:rPr>
          <w:rFonts w:ascii="Times New Roman" w:hAnsi="Times New Roman"/>
          <w:i/>
          <w:iCs/>
          <w:color w:val="191919"/>
          <w:spacing w:val="-7"/>
          <w:sz w:val="20"/>
          <w:szCs w:val="20"/>
        </w:rPr>
        <w:t>r</w:t>
      </w:r>
      <w:r>
        <w:rPr>
          <w:rFonts w:ascii="Times New Roman" w:hAnsi="Times New Roman"/>
          <w:i/>
          <w:iCs/>
          <w:color w:val="191919"/>
          <w:sz w:val="20"/>
          <w:szCs w:val="20"/>
        </w:rPr>
        <w:t>equisite: MUSC 50</w:t>
      </w:r>
      <w:r>
        <w:rPr>
          <w:rFonts w:ascii="Times New Roman" w:hAnsi="Times New Roman"/>
          <w:i/>
          <w:iCs/>
          <w:color w:val="191919"/>
          <w:spacing w:val="-15"/>
          <w:sz w:val="20"/>
          <w:szCs w:val="20"/>
        </w:rPr>
        <w:t>1</w:t>
      </w:r>
      <w:r>
        <w:rPr>
          <w:rFonts w:ascii="Times New Roman" w:hAnsi="Times New Roman"/>
          <w:i/>
          <w:iCs/>
          <w:color w:val="191919"/>
          <w:sz w:val="20"/>
          <w:szCs w:val="20"/>
        </w:rPr>
        <w:t>1 or the equivalent.</w:t>
      </w:r>
    </w:p>
    <w:p w:rsidR="00F42301" w:rsidRDefault="00F42301" w:rsidP="00721764">
      <w:pPr>
        <w:widowControl w:val="0"/>
        <w:autoSpaceDE w:val="0"/>
        <w:autoSpaceDN w:val="0"/>
        <w:adjustRightInd w:val="0"/>
        <w:spacing w:after="0" w:line="225" w:lineRule="exact"/>
        <w:ind w:left="1905" w:right="850"/>
        <w:jc w:val="center"/>
        <w:rPr>
          <w:rFonts w:ascii="Times New Roman" w:hAnsi="Times New Roman"/>
          <w:color w:val="000000"/>
          <w:sz w:val="20"/>
          <w:szCs w:val="20"/>
        </w:rPr>
      </w:pPr>
      <w:r>
        <w:rPr>
          <w:rFonts w:ascii="Times New Roman" w:hAnsi="Times New Roman"/>
          <w:b/>
          <w:bCs/>
          <w:color w:val="191919"/>
          <w:sz w:val="20"/>
          <w:szCs w:val="20"/>
        </w:rPr>
        <w:t>MUSC</w:t>
      </w:r>
      <w:r>
        <w:rPr>
          <w:rFonts w:ascii="Times New Roman" w:hAnsi="Times New Roman"/>
          <w:b/>
          <w:bCs/>
          <w:color w:val="191919"/>
          <w:spacing w:val="-8"/>
          <w:sz w:val="20"/>
          <w:szCs w:val="20"/>
        </w:rPr>
        <w:t xml:space="preserve"> </w:t>
      </w:r>
      <w:r>
        <w:rPr>
          <w:rFonts w:ascii="Times New Roman" w:hAnsi="Times New Roman"/>
          <w:b/>
          <w:bCs/>
          <w:color w:val="191919"/>
          <w:sz w:val="20"/>
          <w:szCs w:val="20"/>
        </w:rPr>
        <w:t>5015</w:t>
      </w:r>
      <w:r>
        <w:rPr>
          <w:rFonts w:ascii="Times New Roman" w:hAnsi="Times New Roman"/>
          <w:b/>
          <w:bCs/>
          <w:color w:val="191919"/>
          <w:spacing w:val="-8"/>
          <w:sz w:val="20"/>
          <w:szCs w:val="20"/>
        </w:rPr>
        <w:t xml:space="preserve"> </w:t>
      </w:r>
      <w:r>
        <w:rPr>
          <w:rFonts w:ascii="Times New Roman" w:hAnsi="Times New Roman"/>
          <w:b/>
          <w:bCs/>
          <w:color w:val="191919"/>
          <w:sz w:val="20"/>
          <w:szCs w:val="20"/>
        </w:rPr>
        <w:t>-</w:t>
      </w:r>
      <w:r>
        <w:rPr>
          <w:rFonts w:ascii="Times New Roman" w:hAnsi="Times New Roman"/>
          <w:b/>
          <w:bCs/>
          <w:color w:val="191919"/>
          <w:spacing w:val="-8"/>
          <w:sz w:val="20"/>
          <w:szCs w:val="20"/>
        </w:rPr>
        <w:t xml:space="preserve"> </w:t>
      </w:r>
      <w:r>
        <w:rPr>
          <w:rFonts w:ascii="Times New Roman" w:hAnsi="Times New Roman"/>
          <w:b/>
          <w:bCs/>
          <w:color w:val="191919"/>
          <w:sz w:val="20"/>
          <w:szCs w:val="20"/>
        </w:rPr>
        <w:t>Harmon</w:t>
      </w:r>
      <w:r>
        <w:rPr>
          <w:rFonts w:ascii="Times New Roman" w:hAnsi="Times New Roman"/>
          <w:b/>
          <w:bCs/>
          <w:color w:val="191919"/>
          <w:spacing w:val="-11"/>
          <w:sz w:val="20"/>
          <w:szCs w:val="20"/>
        </w:rPr>
        <w:t>y</w:t>
      </w:r>
      <w:r>
        <w:rPr>
          <w:rFonts w:ascii="Times New Roman" w:hAnsi="Times New Roman"/>
          <w:b/>
          <w:bCs/>
          <w:color w:val="191919"/>
          <w:sz w:val="20"/>
          <w:szCs w:val="20"/>
        </w:rPr>
        <w:t>.............................................................................................................2(2-0)</w:t>
      </w:r>
    </w:p>
    <w:p w:rsidR="00F42301" w:rsidRDefault="00F42301" w:rsidP="00721764">
      <w:pPr>
        <w:widowControl w:val="0"/>
        <w:autoSpaceDE w:val="0"/>
        <w:autoSpaceDN w:val="0"/>
        <w:adjustRightInd w:val="0"/>
        <w:spacing w:before="13" w:after="0" w:line="250" w:lineRule="auto"/>
        <w:ind w:left="2300" w:right="849"/>
        <w:rPr>
          <w:rFonts w:ascii="Times New Roman" w:hAnsi="Times New Roman"/>
          <w:color w:val="000000"/>
          <w:sz w:val="20"/>
          <w:szCs w:val="20"/>
        </w:rPr>
      </w:pPr>
      <w:r w:rsidRPr="003F2CF3">
        <w:rPr>
          <w:rFonts w:ascii="Calibri" w:hAnsi="Calibri"/>
          <w:noProof/>
          <w:lang w:eastAsia="en-US"/>
        </w:rPr>
        <w:pict>
          <v:shape id="_x0000_s3797" type="#_x0000_t202" style="position:absolute;left:0;text-align:left;margin-left:19.55pt;margin-top:19.75pt;width:1in;height:270.7pt;z-index:-251510784;mso-position-horizontal-relative:page" o:allowincell="f" filled="f" stroked="f">
            <v:textbox style="layout-flow:vertical;mso-layout-flow-alt:bottom-to-top" inset="0,0,0,0">
              <w:txbxContent>
                <w:p w:rsidR="00F42301" w:rsidRDefault="00F42301" w:rsidP="00721764">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P</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ROGRAM</w:t>
                  </w:r>
                  <w:r>
                    <w:rPr>
                      <w:rFonts w:ascii="Impact" w:hAnsi="Impact" w:cs="Impact"/>
                      <w:color w:val="A3A3A3"/>
                      <w:position w:val="1"/>
                      <w:sz w:val="105"/>
                      <w:szCs w:val="105"/>
                    </w:rPr>
                    <w:t>S</w:t>
                  </w:r>
                  <w:r>
                    <w:rPr>
                      <w:rFonts w:ascii="Impact" w:hAnsi="Impact" w:cs="Impact"/>
                      <w:color w:val="A3A3A3"/>
                      <w:spacing w:val="-115"/>
                      <w:position w:val="1"/>
                      <w:sz w:val="105"/>
                      <w:szCs w:val="105"/>
                    </w:rPr>
                    <w:t xml:space="preserve"> </w:t>
                  </w:r>
                </w:p>
              </w:txbxContent>
            </v:textbox>
            <w10:wrap anchorx="page"/>
          </v:shape>
        </w:pict>
      </w:r>
      <w:r>
        <w:rPr>
          <w:rFonts w:ascii="Times New Roman" w:hAnsi="Times New Roman"/>
          <w:color w:val="191919"/>
          <w:sz w:val="20"/>
          <w:szCs w:val="20"/>
        </w:rPr>
        <w:t>An</w:t>
      </w:r>
      <w:r>
        <w:rPr>
          <w:rFonts w:ascii="Times New Roman" w:hAnsi="Times New Roman"/>
          <w:color w:val="191919"/>
          <w:spacing w:val="4"/>
          <w:sz w:val="20"/>
          <w:szCs w:val="20"/>
        </w:rPr>
        <w:t xml:space="preserve"> </w:t>
      </w:r>
      <w:r>
        <w:rPr>
          <w:rFonts w:ascii="Times New Roman" w:hAnsi="Times New Roman"/>
          <w:color w:val="191919"/>
          <w:sz w:val="20"/>
          <w:szCs w:val="20"/>
        </w:rPr>
        <w:t>intensive</w:t>
      </w:r>
      <w:r>
        <w:rPr>
          <w:rFonts w:ascii="Times New Roman" w:hAnsi="Times New Roman"/>
          <w:color w:val="191919"/>
          <w:spacing w:val="5"/>
          <w:sz w:val="20"/>
          <w:szCs w:val="20"/>
        </w:rPr>
        <w:t xml:space="preserve"> </w:t>
      </w:r>
      <w:r>
        <w:rPr>
          <w:rFonts w:ascii="Times New Roman" w:hAnsi="Times New Roman"/>
          <w:color w:val="191919"/>
          <w:sz w:val="20"/>
          <w:szCs w:val="20"/>
        </w:rPr>
        <w:t>review</w:t>
      </w:r>
      <w:r>
        <w:rPr>
          <w:rFonts w:ascii="Times New Roman" w:hAnsi="Times New Roman"/>
          <w:color w:val="191919"/>
          <w:spacing w:val="5"/>
          <w:sz w:val="20"/>
          <w:szCs w:val="20"/>
        </w:rPr>
        <w:t xml:space="preserve"> </w:t>
      </w:r>
      <w:r>
        <w:rPr>
          <w:rFonts w:ascii="Times New Roman" w:hAnsi="Times New Roman"/>
          <w:color w:val="191919"/>
          <w:sz w:val="20"/>
          <w:szCs w:val="20"/>
        </w:rPr>
        <w:t>of</w:t>
      </w:r>
      <w:r>
        <w:rPr>
          <w:rFonts w:ascii="Times New Roman" w:hAnsi="Times New Roman"/>
          <w:color w:val="191919"/>
          <w:spacing w:val="4"/>
          <w:sz w:val="20"/>
          <w:szCs w:val="20"/>
        </w:rPr>
        <w:t xml:space="preserve"> </w:t>
      </w:r>
      <w:r>
        <w:rPr>
          <w:rFonts w:ascii="Times New Roman" w:hAnsi="Times New Roman"/>
          <w:color w:val="191919"/>
          <w:sz w:val="20"/>
          <w:szCs w:val="20"/>
        </w:rPr>
        <w:t>part</w:t>
      </w:r>
      <w:r>
        <w:rPr>
          <w:rFonts w:ascii="Times New Roman" w:hAnsi="Times New Roman"/>
          <w:color w:val="191919"/>
          <w:spacing w:val="5"/>
          <w:sz w:val="20"/>
          <w:szCs w:val="20"/>
        </w:rPr>
        <w:t xml:space="preserve"> </w:t>
      </w:r>
      <w:r>
        <w:rPr>
          <w:rFonts w:ascii="Times New Roman" w:hAnsi="Times New Roman"/>
          <w:color w:val="191919"/>
          <w:sz w:val="20"/>
          <w:szCs w:val="20"/>
        </w:rPr>
        <w:t>writing</w:t>
      </w:r>
      <w:r>
        <w:rPr>
          <w:rFonts w:ascii="Times New Roman" w:hAnsi="Times New Roman"/>
          <w:color w:val="191919"/>
          <w:spacing w:val="5"/>
          <w:sz w:val="20"/>
          <w:szCs w:val="20"/>
        </w:rPr>
        <w:t xml:space="preserve"> </w:t>
      </w:r>
      <w:r>
        <w:rPr>
          <w:rFonts w:ascii="Times New Roman" w:hAnsi="Times New Roman"/>
          <w:color w:val="191919"/>
          <w:sz w:val="20"/>
          <w:szCs w:val="20"/>
        </w:rPr>
        <w:t>and</w:t>
      </w:r>
      <w:r>
        <w:rPr>
          <w:rFonts w:ascii="Times New Roman" w:hAnsi="Times New Roman"/>
          <w:color w:val="191919"/>
          <w:spacing w:val="5"/>
          <w:sz w:val="20"/>
          <w:szCs w:val="20"/>
        </w:rPr>
        <w:t xml:space="preserve"> </w:t>
      </w:r>
      <w:r>
        <w:rPr>
          <w:rFonts w:ascii="Times New Roman" w:hAnsi="Times New Roman"/>
          <w:color w:val="191919"/>
          <w:sz w:val="20"/>
          <w:szCs w:val="20"/>
        </w:rPr>
        <w:t>analysis.</w:t>
      </w:r>
      <w:r>
        <w:rPr>
          <w:rFonts w:ascii="Times New Roman" w:hAnsi="Times New Roman"/>
          <w:color w:val="191919"/>
          <w:spacing w:val="5"/>
          <w:sz w:val="20"/>
          <w:szCs w:val="20"/>
        </w:rPr>
        <w:t xml:space="preserve"> </w:t>
      </w:r>
      <w:r>
        <w:rPr>
          <w:rFonts w:ascii="Times New Roman" w:hAnsi="Times New Roman"/>
          <w:color w:val="191919"/>
          <w:sz w:val="20"/>
          <w:szCs w:val="20"/>
        </w:rPr>
        <w:t>(Not</w:t>
      </w:r>
      <w:r>
        <w:rPr>
          <w:rFonts w:ascii="Times New Roman" w:hAnsi="Times New Roman"/>
          <w:color w:val="191919"/>
          <w:spacing w:val="4"/>
          <w:sz w:val="20"/>
          <w:szCs w:val="20"/>
        </w:rPr>
        <w:t xml:space="preserve"> </w:t>
      </w:r>
      <w:r>
        <w:rPr>
          <w:rFonts w:ascii="Times New Roman" w:hAnsi="Times New Roman"/>
          <w:color w:val="191919"/>
          <w:sz w:val="20"/>
          <w:szCs w:val="20"/>
        </w:rPr>
        <w:t>applicable</w:t>
      </w:r>
      <w:r>
        <w:rPr>
          <w:rFonts w:ascii="Times New Roman" w:hAnsi="Times New Roman"/>
          <w:color w:val="191919"/>
          <w:spacing w:val="5"/>
          <w:sz w:val="20"/>
          <w:szCs w:val="20"/>
        </w:rPr>
        <w:t xml:space="preserve"> </w:t>
      </w:r>
      <w:r>
        <w:rPr>
          <w:rFonts w:ascii="Times New Roman" w:hAnsi="Times New Roman"/>
          <w:color w:val="191919"/>
          <w:sz w:val="20"/>
          <w:szCs w:val="20"/>
        </w:rPr>
        <w:t>to</w:t>
      </w:r>
      <w:r>
        <w:rPr>
          <w:rFonts w:ascii="Times New Roman" w:hAnsi="Times New Roman"/>
          <w:color w:val="191919"/>
          <w:spacing w:val="5"/>
          <w:sz w:val="20"/>
          <w:szCs w:val="20"/>
        </w:rPr>
        <w:t xml:space="preserve"> </w:t>
      </w:r>
      <w:r>
        <w:rPr>
          <w:rFonts w:ascii="Times New Roman" w:hAnsi="Times New Roman"/>
          <w:color w:val="191919"/>
          <w:sz w:val="20"/>
          <w:szCs w:val="20"/>
        </w:rPr>
        <w:t>the</w:t>
      </w:r>
      <w:r>
        <w:rPr>
          <w:rFonts w:ascii="Times New Roman" w:hAnsi="Times New Roman"/>
          <w:color w:val="191919"/>
          <w:spacing w:val="5"/>
          <w:sz w:val="20"/>
          <w:szCs w:val="20"/>
        </w:rPr>
        <w:t xml:space="preserve"> </w:t>
      </w:r>
      <w:r>
        <w:rPr>
          <w:rFonts w:ascii="Times New Roman" w:hAnsi="Times New Roman"/>
          <w:color w:val="191919"/>
          <w:sz w:val="20"/>
          <w:szCs w:val="20"/>
        </w:rPr>
        <w:t>Master's</w:t>
      </w:r>
      <w:r>
        <w:rPr>
          <w:rFonts w:ascii="Times New Roman" w:hAnsi="Times New Roman"/>
          <w:color w:val="191919"/>
          <w:spacing w:val="4"/>
          <w:sz w:val="20"/>
          <w:szCs w:val="20"/>
        </w:rPr>
        <w:t xml:space="preserve"> </w:t>
      </w:r>
      <w:r>
        <w:rPr>
          <w:rFonts w:ascii="Times New Roman" w:hAnsi="Times New Roman"/>
          <w:color w:val="191919"/>
          <w:sz w:val="20"/>
          <w:szCs w:val="20"/>
        </w:rPr>
        <w:t>degree</w:t>
      </w:r>
      <w:r>
        <w:rPr>
          <w:rFonts w:ascii="Times New Roman" w:hAnsi="Times New Roman"/>
          <w:color w:val="191919"/>
          <w:spacing w:val="5"/>
          <w:sz w:val="20"/>
          <w:szCs w:val="20"/>
        </w:rPr>
        <w:t xml:space="preserve"> </w:t>
      </w:r>
      <w:r>
        <w:rPr>
          <w:rFonts w:ascii="Times New Roman" w:hAnsi="Times New Roman"/>
          <w:color w:val="191919"/>
          <w:sz w:val="20"/>
          <w:szCs w:val="20"/>
        </w:rPr>
        <w:t>when the concentration is music theor</w:t>
      </w:r>
      <w:r>
        <w:rPr>
          <w:rFonts w:ascii="Times New Roman" w:hAnsi="Times New Roman"/>
          <w:color w:val="191919"/>
          <w:spacing w:val="-13"/>
          <w:sz w:val="20"/>
          <w:szCs w:val="20"/>
        </w:rPr>
        <w:t>y</w:t>
      </w:r>
      <w:r>
        <w:rPr>
          <w:rFonts w:ascii="Times New Roman" w:hAnsi="Times New Roman"/>
          <w:color w:val="191919"/>
          <w:sz w:val="20"/>
          <w:szCs w:val="20"/>
        </w:rPr>
        <w:t>.)</w:t>
      </w:r>
    </w:p>
    <w:p w:rsidR="00F42301" w:rsidRDefault="00F42301" w:rsidP="00721764">
      <w:pPr>
        <w:widowControl w:val="0"/>
        <w:autoSpaceDE w:val="0"/>
        <w:autoSpaceDN w:val="0"/>
        <w:adjustRightInd w:val="0"/>
        <w:spacing w:after="0" w:line="227" w:lineRule="exact"/>
        <w:ind w:left="1905" w:right="851"/>
        <w:jc w:val="center"/>
        <w:rPr>
          <w:rFonts w:ascii="Times New Roman" w:hAnsi="Times New Roman"/>
          <w:color w:val="000000"/>
          <w:sz w:val="20"/>
          <w:szCs w:val="20"/>
        </w:rPr>
      </w:pPr>
      <w:r>
        <w:rPr>
          <w:rFonts w:ascii="Times New Roman" w:hAnsi="Times New Roman"/>
          <w:b/>
          <w:bCs/>
          <w:color w:val="191919"/>
          <w:spacing w:val="-1"/>
          <w:sz w:val="20"/>
          <w:szCs w:val="20"/>
        </w:rPr>
        <w:t>MUSI</w:t>
      </w:r>
      <w:r>
        <w:rPr>
          <w:rFonts w:ascii="Times New Roman" w:hAnsi="Times New Roman"/>
          <w:b/>
          <w:bCs/>
          <w:color w:val="191919"/>
          <w:sz w:val="20"/>
          <w:szCs w:val="20"/>
        </w:rPr>
        <w:t>C</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501</w:t>
      </w:r>
      <w:r>
        <w:rPr>
          <w:rFonts w:ascii="Times New Roman" w:hAnsi="Times New Roman"/>
          <w:b/>
          <w:bCs/>
          <w:color w:val="191919"/>
          <w:sz w:val="20"/>
          <w:szCs w:val="20"/>
        </w:rPr>
        <w:t>6</w:t>
      </w:r>
      <w:r>
        <w:rPr>
          <w:rFonts w:ascii="Times New Roman" w:hAnsi="Times New Roman"/>
          <w:b/>
          <w:bCs/>
          <w:color w:val="191919"/>
          <w:spacing w:val="-8"/>
          <w:sz w:val="20"/>
          <w:szCs w:val="20"/>
        </w:rPr>
        <w:t xml:space="preserve"> </w:t>
      </w:r>
      <w:r>
        <w:rPr>
          <w:rFonts w:ascii="Times New Roman" w:hAnsi="Times New Roman"/>
          <w:b/>
          <w:bCs/>
          <w:color w:val="191919"/>
          <w:sz w:val="20"/>
          <w:szCs w:val="20"/>
        </w:rPr>
        <w:t>-</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Sight-Singin</w:t>
      </w:r>
      <w:r>
        <w:rPr>
          <w:rFonts w:ascii="Times New Roman" w:hAnsi="Times New Roman"/>
          <w:b/>
          <w:bCs/>
          <w:color w:val="191919"/>
          <w:sz w:val="20"/>
          <w:szCs w:val="20"/>
        </w:rPr>
        <w:t>g</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an</w:t>
      </w:r>
      <w:r>
        <w:rPr>
          <w:rFonts w:ascii="Times New Roman" w:hAnsi="Times New Roman"/>
          <w:b/>
          <w:bCs/>
          <w:color w:val="191919"/>
          <w:sz w:val="20"/>
          <w:szCs w:val="20"/>
        </w:rPr>
        <w:t>d</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Dictation.............................................................................3(3-0)</w:t>
      </w:r>
    </w:p>
    <w:p w:rsidR="00F42301" w:rsidRDefault="00F42301" w:rsidP="00721764">
      <w:pPr>
        <w:widowControl w:val="0"/>
        <w:autoSpaceDE w:val="0"/>
        <w:autoSpaceDN w:val="0"/>
        <w:adjustRightInd w:val="0"/>
        <w:spacing w:before="13" w:after="0" w:line="250" w:lineRule="auto"/>
        <w:ind w:left="2300" w:right="849"/>
        <w:rPr>
          <w:rFonts w:ascii="Times New Roman" w:hAnsi="Times New Roman"/>
          <w:color w:val="000000"/>
          <w:sz w:val="20"/>
          <w:szCs w:val="20"/>
        </w:rPr>
      </w:pPr>
      <w:r>
        <w:rPr>
          <w:rFonts w:ascii="Times New Roman" w:hAnsi="Times New Roman"/>
          <w:color w:val="191919"/>
          <w:sz w:val="20"/>
          <w:szCs w:val="20"/>
        </w:rPr>
        <w:t>An</w:t>
      </w:r>
      <w:r>
        <w:rPr>
          <w:rFonts w:ascii="Times New Roman" w:hAnsi="Times New Roman"/>
          <w:color w:val="191919"/>
          <w:spacing w:val="-7"/>
          <w:sz w:val="20"/>
          <w:szCs w:val="20"/>
        </w:rPr>
        <w:t xml:space="preserve"> </w:t>
      </w:r>
      <w:r>
        <w:rPr>
          <w:rFonts w:ascii="Times New Roman" w:hAnsi="Times New Roman"/>
          <w:color w:val="191919"/>
          <w:sz w:val="20"/>
          <w:szCs w:val="20"/>
        </w:rPr>
        <w:t>intensive</w:t>
      </w:r>
      <w:r>
        <w:rPr>
          <w:rFonts w:ascii="Times New Roman" w:hAnsi="Times New Roman"/>
          <w:color w:val="191919"/>
          <w:spacing w:val="-7"/>
          <w:sz w:val="20"/>
          <w:szCs w:val="20"/>
        </w:rPr>
        <w:t xml:space="preserve"> </w:t>
      </w:r>
      <w:r>
        <w:rPr>
          <w:rFonts w:ascii="Times New Roman" w:hAnsi="Times New Roman"/>
          <w:color w:val="191919"/>
          <w:sz w:val="20"/>
          <w:szCs w:val="20"/>
        </w:rPr>
        <w:t>review</w:t>
      </w:r>
      <w:r>
        <w:rPr>
          <w:rFonts w:ascii="Times New Roman" w:hAnsi="Times New Roman"/>
          <w:color w:val="191919"/>
          <w:spacing w:val="-7"/>
          <w:sz w:val="20"/>
          <w:szCs w:val="20"/>
        </w:rPr>
        <w:t xml:space="preserve"> </w:t>
      </w:r>
      <w:r>
        <w:rPr>
          <w:rFonts w:ascii="Times New Roman" w:hAnsi="Times New Roman"/>
          <w:color w:val="191919"/>
          <w:sz w:val="20"/>
          <w:szCs w:val="20"/>
        </w:rPr>
        <w:t>of</w:t>
      </w:r>
      <w:r>
        <w:rPr>
          <w:rFonts w:ascii="Times New Roman" w:hAnsi="Times New Roman"/>
          <w:color w:val="191919"/>
          <w:spacing w:val="-7"/>
          <w:sz w:val="20"/>
          <w:szCs w:val="20"/>
        </w:rPr>
        <w:t xml:space="preserve"> </w:t>
      </w:r>
      <w:r>
        <w:rPr>
          <w:rFonts w:ascii="Times New Roman" w:hAnsi="Times New Roman"/>
          <w:color w:val="191919"/>
          <w:sz w:val="20"/>
          <w:szCs w:val="20"/>
        </w:rPr>
        <w:t>sight-singing</w:t>
      </w:r>
      <w:r>
        <w:rPr>
          <w:rFonts w:ascii="Times New Roman" w:hAnsi="Times New Roman"/>
          <w:color w:val="191919"/>
          <w:spacing w:val="-7"/>
          <w:sz w:val="20"/>
          <w:szCs w:val="20"/>
        </w:rPr>
        <w:t xml:space="preserve"> </w:t>
      </w:r>
      <w:r>
        <w:rPr>
          <w:rFonts w:ascii="Times New Roman" w:hAnsi="Times New Roman"/>
          <w:color w:val="191919"/>
          <w:sz w:val="20"/>
          <w:szCs w:val="20"/>
        </w:rPr>
        <w:t>and</w:t>
      </w:r>
      <w:r>
        <w:rPr>
          <w:rFonts w:ascii="Times New Roman" w:hAnsi="Times New Roman"/>
          <w:color w:val="191919"/>
          <w:spacing w:val="-7"/>
          <w:sz w:val="20"/>
          <w:szCs w:val="20"/>
        </w:rPr>
        <w:t xml:space="preserve"> </w:t>
      </w:r>
      <w:r>
        <w:rPr>
          <w:rFonts w:ascii="Times New Roman" w:hAnsi="Times New Roman"/>
          <w:color w:val="191919"/>
          <w:sz w:val="20"/>
          <w:szCs w:val="20"/>
        </w:rPr>
        <w:t>dictation</w:t>
      </w:r>
      <w:r>
        <w:rPr>
          <w:rFonts w:ascii="Times New Roman" w:hAnsi="Times New Roman"/>
          <w:color w:val="191919"/>
          <w:spacing w:val="-7"/>
          <w:sz w:val="20"/>
          <w:szCs w:val="20"/>
        </w:rPr>
        <w:t xml:space="preserve"> </w:t>
      </w:r>
      <w:r>
        <w:rPr>
          <w:rFonts w:ascii="Times New Roman" w:hAnsi="Times New Roman"/>
          <w:color w:val="191919"/>
          <w:sz w:val="20"/>
          <w:szCs w:val="20"/>
        </w:rPr>
        <w:t>skills.</w:t>
      </w:r>
      <w:r>
        <w:rPr>
          <w:rFonts w:ascii="Times New Roman" w:hAnsi="Times New Roman"/>
          <w:color w:val="191919"/>
          <w:spacing w:val="-7"/>
          <w:sz w:val="20"/>
          <w:szCs w:val="20"/>
        </w:rPr>
        <w:t xml:space="preserve"> </w:t>
      </w:r>
      <w:r>
        <w:rPr>
          <w:rFonts w:ascii="Times New Roman" w:hAnsi="Times New Roman"/>
          <w:color w:val="191919"/>
          <w:sz w:val="20"/>
          <w:szCs w:val="20"/>
        </w:rPr>
        <w:t>(Not</w:t>
      </w:r>
      <w:r>
        <w:rPr>
          <w:rFonts w:ascii="Times New Roman" w:hAnsi="Times New Roman"/>
          <w:color w:val="191919"/>
          <w:spacing w:val="-7"/>
          <w:sz w:val="20"/>
          <w:szCs w:val="20"/>
        </w:rPr>
        <w:t xml:space="preserve"> </w:t>
      </w:r>
      <w:r>
        <w:rPr>
          <w:rFonts w:ascii="Times New Roman" w:hAnsi="Times New Roman"/>
          <w:color w:val="191919"/>
          <w:sz w:val="20"/>
          <w:szCs w:val="20"/>
        </w:rPr>
        <w:t>applicable</w:t>
      </w:r>
      <w:r>
        <w:rPr>
          <w:rFonts w:ascii="Times New Roman" w:hAnsi="Times New Roman"/>
          <w:color w:val="191919"/>
          <w:spacing w:val="-7"/>
          <w:sz w:val="20"/>
          <w:szCs w:val="20"/>
        </w:rPr>
        <w:t xml:space="preserve"> </w:t>
      </w:r>
      <w:r>
        <w:rPr>
          <w:rFonts w:ascii="Times New Roman" w:hAnsi="Times New Roman"/>
          <w:color w:val="191919"/>
          <w:sz w:val="20"/>
          <w:szCs w:val="20"/>
        </w:rPr>
        <w:t>to</w:t>
      </w:r>
      <w:r>
        <w:rPr>
          <w:rFonts w:ascii="Times New Roman" w:hAnsi="Times New Roman"/>
          <w:color w:val="191919"/>
          <w:spacing w:val="-7"/>
          <w:sz w:val="20"/>
          <w:szCs w:val="20"/>
        </w:rPr>
        <w:t xml:space="preserve"> </w:t>
      </w:r>
      <w:r>
        <w:rPr>
          <w:rFonts w:ascii="Times New Roman" w:hAnsi="Times New Roman"/>
          <w:color w:val="191919"/>
          <w:sz w:val="20"/>
          <w:szCs w:val="20"/>
        </w:rPr>
        <w:t>the</w:t>
      </w:r>
      <w:r>
        <w:rPr>
          <w:rFonts w:ascii="Times New Roman" w:hAnsi="Times New Roman"/>
          <w:color w:val="191919"/>
          <w:spacing w:val="-7"/>
          <w:sz w:val="20"/>
          <w:szCs w:val="20"/>
        </w:rPr>
        <w:t xml:space="preserve"> </w:t>
      </w:r>
      <w:r>
        <w:rPr>
          <w:rFonts w:ascii="Times New Roman" w:hAnsi="Times New Roman"/>
          <w:color w:val="191919"/>
          <w:sz w:val="20"/>
          <w:szCs w:val="20"/>
        </w:rPr>
        <w:t>Master's</w:t>
      </w:r>
      <w:r>
        <w:rPr>
          <w:rFonts w:ascii="Times New Roman" w:hAnsi="Times New Roman"/>
          <w:color w:val="191919"/>
          <w:spacing w:val="-7"/>
          <w:sz w:val="20"/>
          <w:szCs w:val="20"/>
        </w:rPr>
        <w:t xml:space="preserve"> </w:t>
      </w:r>
      <w:r>
        <w:rPr>
          <w:rFonts w:ascii="Times New Roman" w:hAnsi="Times New Roman"/>
          <w:color w:val="191919"/>
          <w:sz w:val="20"/>
          <w:szCs w:val="20"/>
        </w:rPr>
        <w:t>degree when the concentration is music theor</w:t>
      </w:r>
      <w:r>
        <w:rPr>
          <w:rFonts w:ascii="Times New Roman" w:hAnsi="Times New Roman"/>
          <w:color w:val="191919"/>
          <w:spacing w:val="-13"/>
          <w:sz w:val="20"/>
          <w:szCs w:val="20"/>
        </w:rPr>
        <w:t>y</w:t>
      </w:r>
      <w:r>
        <w:rPr>
          <w:rFonts w:ascii="Times New Roman" w:hAnsi="Times New Roman"/>
          <w:color w:val="191919"/>
          <w:sz w:val="20"/>
          <w:szCs w:val="20"/>
        </w:rPr>
        <w:t>.)</w:t>
      </w:r>
    </w:p>
    <w:p w:rsidR="00F42301" w:rsidRDefault="00F42301" w:rsidP="00721764">
      <w:pPr>
        <w:widowControl w:val="0"/>
        <w:autoSpaceDE w:val="0"/>
        <w:autoSpaceDN w:val="0"/>
        <w:adjustRightInd w:val="0"/>
        <w:spacing w:after="0" w:line="227" w:lineRule="exact"/>
        <w:ind w:left="1905" w:right="850"/>
        <w:jc w:val="center"/>
        <w:rPr>
          <w:rFonts w:ascii="Times New Roman" w:hAnsi="Times New Roman"/>
          <w:color w:val="000000"/>
          <w:sz w:val="20"/>
          <w:szCs w:val="20"/>
        </w:rPr>
      </w:pPr>
      <w:r>
        <w:rPr>
          <w:rFonts w:ascii="Times New Roman" w:hAnsi="Times New Roman"/>
          <w:b/>
          <w:bCs/>
          <w:color w:val="191919"/>
          <w:spacing w:val="-1"/>
          <w:sz w:val="20"/>
          <w:szCs w:val="20"/>
        </w:rPr>
        <w:t>MUS</w:t>
      </w:r>
      <w:r>
        <w:rPr>
          <w:rFonts w:ascii="Times New Roman" w:hAnsi="Times New Roman"/>
          <w:b/>
          <w:bCs/>
          <w:color w:val="191919"/>
          <w:sz w:val="20"/>
          <w:szCs w:val="20"/>
        </w:rPr>
        <w:t>C</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501</w:t>
      </w:r>
      <w:r>
        <w:rPr>
          <w:rFonts w:ascii="Times New Roman" w:hAnsi="Times New Roman"/>
          <w:b/>
          <w:bCs/>
          <w:color w:val="191919"/>
          <w:sz w:val="20"/>
          <w:szCs w:val="20"/>
        </w:rPr>
        <w:t>7</w:t>
      </w:r>
      <w:r>
        <w:rPr>
          <w:rFonts w:ascii="Times New Roman" w:hAnsi="Times New Roman"/>
          <w:b/>
          <w:bCs/>
          <w:color w:val="191919"/>
          <w:spacing w:val="-8"/>
          <w:sz w:val="20"/>
          <w:szCs w:val="20"/>
        </w:rPr>
        <w:t xml:space="preserve"> </w:t>
      </w:r>
      <w:r>
        <w:rPr>
          <w:rFonts w:ascii="Times New Roman" w:hAnsi="Times New Roman"/>
          <w:b/>
          <w:bCs/>
          <w:color w:val="191919"/>
          <w:sz w:val="20"/>
          <w:szCs w:val="20"/>
        </w:rPr>
        <w:t>-</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Jaz</w:t>
      </w:r>
      <w:r>
        <w:rPr>
          <w:rFonts w:ascii="Times New Roman" w:hAnsi="Times New Roman"/>
          <w:b/>
          <w:bCs/>
          <w:color w:val="191919"/>
          <w:sz w:val="20"/>
          <w:szCs w:val="20"/>
        </w:rPr>
        <w:t>z</w:t>
      </w:r>
      <w:r>
        <w:rPr>
          <w:rFonts w:ascii="Times New Roman" w:hAnsi="Times New Roman"/>
          <w:b/>
          <w:bCs/>
          <w:color w:val="191919"/>
          <w:spacing w:val="-19"/>
          <w:sz w:val="20"/>
          <w:szCs w:val="20"/>
        </w:rPr>
        <w:t xml:space="preserve"> </w:t>
      </w:r>
      <w:r>
        <w:rPr>
          <w:rFonts w:ascii="Times New Roman" w:hAnsi="Times New Roman"/>
          <w:b/>
          <w:bCs/>
          <w:color w:val="191919"/>
          <w:spacing w:val="-1"/>
          <w:sz w:val="20"/>
          <w:szCs w:val="20"/>
        </w:rPr>
        <w:t>Arranging....................................................................................................2(2-0)</w:t>
      </w:r>
    </w:p>
    <w:p w:rsidR="00F42301" w:rsidRDefault="00F42301" w:rsidP="00721764">
      <w:pPr>
        <w:widowControl w:val="0"/>
        <w:autoSpaceDE w:val="0"/>
        <w:autoSpaceDN w:val="0"/>
        <w:adjustRightInd w:val="0"/>
        <w:spacing w:before="13" w:after="0"/>
        <w:ind w:left="2300"/>
        <w:rPr>
          <w:rFonts w:ascii="Times New Roman" w:hAnsi="Times New Roman"/>
          <w:color w:val="000000"/>
          <w:sz w:val="20"/>
          <w:szCs w:val="20"/>
        </w:rPr>
      </w:pPr>
      <w:r>
        <w:rPr>
          <w:rFonts w:ascii="Times New Roman" w:hAnsi="Times New Roman"/>
          <w:color w:val="191919"/>
          <w:sz w:val="20"/>
          <w:szCs w:val="20"/>
        </w:rPr>
        <w:t>Contemporary arranging techniques for la</w:t>
      </w:r>
      <w:r>
        <w:rPr>
          <w:rFonts w:ascii="Times New Roman" w:hAnsi="Times New Roman"/>
          <w:color w:val="191919"/>
          <w:spacing w:val="-4"/>
          <w:sz w:val="20"/>
          <w:szCs w:val="20"/>
        </w:rPr>
        <w:t>r</w:t>
      </w:r>
      <w:r>
        <w:rPr>
          <w:rFonts w:ascii="Times New Roman" w:hAnsi="Times New Roman"/>
          <w:color w:val="191919"/>
          <w:sz w:val="20"/>
          <w:szCs w:val="20"/>
        </w:rPr>
        <w:t>ge and small jazz ensembles.</w:t>
      </w:r>
    </w:p>
    <w:p w:rsidR="00F42301" w:rsidRDefault="00F42301" w:rsidP="00721764">
      <w:pPr>
        <w:widowControl w:val="0"/>
        <w:autoSpaceDE w:val="0"/>
        <w:autoSpaceDN w:val="0"/>
        <w:adjustRightInd w:val="0"/>
        <w:spacing w:before="6" w:after="0"/>
        <w:ind w:left="1903" w:right="848"/>
        <w:jc w:val="center"/>
        <w:rPr>
          <w:rFonts w:ascii="Times New Roman" w:hAnsi="Times New Roman"/>
          <w:color w:val="000000"/>
          <w:sz w:val="20"/>
          <w:szCs w:val="20"/>
        </w:rPr>
      </w:pPr>
      <w:r>
        <w:rPr>
          <w:rFonts w:ascii="Times New Roman" w:hAnsi="Times New Roman"/>
          <w:b/>
          <w:bCs/>
          <w:color w:val="191919"/>
          <w:sz w:val="20"/>
          <w:szCs w:val="20"/>
        </w:rPr>
        <w:t>MUSIC</w:t>
      </w:r>
      <w:r>
        <w:rPr>
          <w:rFonts w:ascii="Times New Roman" w:hAnsi="Times New Roman"/>
          <w:b/>
          <w:bCs/>
          <w:color w:val="191919"/>
          <w:spacing w:val="-8"/>
          <w:sz w:val="20"/>
          <w:szCs w:val="20"/>
        </w:rPr>
        <w:t xml:space="preserve"> </w:t>
      </w:r>
      <w:r>
        <w:rPr>
          <w:rFonts w:ascii="Times New Roman" w:hAnsi="Times New Roman"/>
          <w:b/>
          <w:bCs/>
          <w:color w:val="191919"/>
          <w:sz w:val="20"/>
          <w:szCs w:val="20"/>
        </w:rPr>
        <w:t>5020</w:t>
      </w:r>
      <w:r>
        <w:rPr>
          <w:rFonts w:ascii="Times New Roman" w:hAnsi="Times New Roman"/>
          <w:b/>
          <w:bCs/>
          <w:color w:val="191919"/>
          <w:spacing w:val="-8"/>
          <w:sz w:val="20"/>
          <w:szCs w:val="20"/>
        </w:rPr>
        <w:t xml:space="preserve"> </w:t>
      </w:r>
      <w:r>
        <w:rPr>
          <w:rFonts w:ascii="Times New Roman" w:hAnsi="Times New Roman"/>
          <w:b/>
          <w:bCs/>
          <w:color w:val="191919"/>
          <w:sz w:val="20"/>
          <w:szCs w:val="20"/>
        </w:rPr>
        <w:t>-</w:t>
      </w:r>
      <w:r>
        <w:rPr>
          <w:rFonts w:ascii="Times New Roman" w:hAnsi="Times New Roman"/>
          <w:b/>
          <w:bCs/>
          <w:color w:val="191919"/>
          <w:spacing w:val="-11"/>
          <w:sz w:val="20"/>
          <w:szCs w:val="20"/>
        </w:rPr>
        <w:t xml:space="preserve"> </w:t>
      </w:r>
      <w:r>
        <w:rPr>
          <w:rFonts w:ascii="Times New Roman" w:hAnsi="Times New Roman"/>
          <w:b/>
          <w:bCs/>
          <w:color w:val="191919"/>
          <w:spacing w:val="-19"/>
          <w:sz w:val="20"/>
          <w:szCs w:val="20"/>
        </w:rPr>
        <w:t>T</w:t>
      </w:r>
      <w:r>
        <w:rPr>
          <w:rFonts w:ascii="Times New Roman" w:hAnsi="Times New Roman"/>
          <w:b/>
          <w:bCs/>
          <w:color w:val="191919"/>
          <w:sz w:val="20"/>
          <w:szCs w:val="20"/>
        </w:rPr>
        <w:t>eaching</w:t>
      </w:r>
      <w:r>
        <w:rPr>
          <w:rFonts w:ascii="Times New Roman" w:hAnsi="Times New Roman"/>
          <w:b/>
          <w:bCs/>
          <w:color w:val="191919"/>
          <w:spacing w:val="-8"/>
          <w:sz w:val="20"/>
          <w:szCs w:val="20"/>
        </w:rPr>
        <w:t xml:space="preserve"> </w:t>
      </w:r>
      <w:r>
        <w:rPr>
          <w:rFonts w:ascii="Times New Roman" w:hAnsi="Times New Roman"/>
          <w:b/>
          <w:bCs/>
          <w:color w:val="191919"/>
          <w:sz w:val="20"/>
          <w:szCs w:val="20"/>
        </w:rPr>
        <w:t>Music</w:t>
      </w:r>
      <w:r>
        <w:rPr>
          <w:rFonts w:ascii="Times New Roman" w:hAnsi="Times New Roman"/>
          <w:b/>
          <w:bCs/>
          <w:color w:val="191919"/>
          <w:spacing w:val="-8"/>
          <w:sz w:val="20"/>
          <w:szCs w:val="20"/>
        </w:rPr>
        <w:t xml:space="preserve"> </w:t>
      </w:r>
      <w:r>
        <w:rPr>
          <w:rFonts w:ascii="Times New Roman" w:hAnsi="Times New Roman"/>
          <w:b/>
          <w:bCs/>
          <w:color w:val="191919"/>
          <w:sz w:val="20"/>
          <w:szCs w:val="20"/>
        </w:rPr>
        <w:t>as</w:t>
      </w:r>
      <w:r>
        <w:rPr>
          <w:rFonts w:ascii="Times New Roman" w:hAnsi="Times New Roman"/>
          <w:b/>
          <w:bCs/>
          <w:color w:val="191919"/>
          <w:spacing w:val="-8"/>
          <w:sz w:val="20"/>
          <w:szCs w:val="20"/>
        </w:rPr>
        <w:t xml:space="preserve"> </w:t>
      </w:r>
      <w:r>
        <w:rPr>
          <w:rFonts w:ascii="Times New Roman" w:hAnsi="Times New Roman"/>
          <w:b/>
          <w:bCs/>
          <w:color w:val="191919"/>
          <w:sz w:val="20"/>
          <w:szCs w:val="20"/>
        </w:rPr>
        <w:t>a</w:t>
      </w:r>
      <w:r>
        <w:rPr>
          <w:rFonts w:ascii="Times New Roman" w:hAnsi="Times New Roman"/>
          <w:b/>
          <w:bCs/>
          <w:color w:val="191919"/>
          <w:spacing w:val="-8"/>
          <w:sz w:val="20"/>
          <w:szCs w:val="20"/>
        </w:rPr>
        <w:t xml:space="preserve"> </w:t>
      </w:r>
      <w:r>
        <w:rPr>
          <w:rFonts w:ascii="Times New Roman" w:hAnsi="Times New Roman"/>
          <w:b/>
          <w:bCs/>
          <w:color w:val="191919"/>
          <w:sz w:val="20"/>
          <w:szCs w:val="20"/>
        </w:rPr>
        <w:t>Related</w:t>
      </w:r>
      <w:r>
        <w:rPr>
          <w:rFonts w:ascii="Times New Roman" w:hAnsi="Times New Roman"/>
          <w:b/>
          <w:bCs/>
          <w:color w:val="191919"/>
          <w:spacing w:val="-19"/>
          <w:sz w:val="20"/>
          <w:szCs w:val="20"/>
        </w:rPr>
        <w:t xml:space="preserve"> </w:t>
      </w:r>
      <w:r>
        <w:rPr>
          <w:rFonts w:ascii="Times New Roman" w:hAnsi="Times New Roman"/>
          <w:b/>
          <w:bCs/>
          <w:color w:val="191919"/>
          <w:sz w:val="20"/>
          <w:szCs w:val="20"/>
        </w:rPr>
        <w:t>Art.....................................................................3(3-0)</w:t>
      </w:r>
    </w:p>
    <w:p w:rsidR="00F42301" w:rsidRDefault="00F42301" w:rsidP="00721764">
      <w:pPr>
        <w:widowControl w:val="0"/>
        <w:autoSpaceDE w:val="0"/>
        <w:autoSpaceDN w:val="0"/>
        <w:adjustRightInd w:val="0"/>
        <w:spacing w:before="13" w:after="0"/>
        <w:ind w:left="2300"/>
        <w:rPr>
          <w:rFonts w:ascii="Times New Roman" w:hAnsi="Times New Roman"/>
          <w:color w:val="000000"/>
          <w:sz w:val="20"/>
          <w:szCs w:val="20"/>
        </w:rPr>
      </w:pPr>
      <w:r>
        <w:rPr>
          <w:rFonts w:ascii="Times New Roman" w:hAnsi="Times New Roman"/>
          <w:color w:val="000000"/>
          <w:sz w:val="20"/>
          <w:szCs w:val="20"/>
        </w:rPr>
        <w:t>Relating music to the other arts in a secondary school humanities or allied arts program.</w:t>
      </w:r>
    </w:p>
    <w:p w:rsidR="00F42301" w:rsidRDefault="00F42301" w:rsidP="00721764">
      <w:pPr>
        <w:widowControl w:val="0"/>
        <w:autoSpaceDE w:val="0"/>
        <w:autoSpaceDN w:val="0"/>
        <w:adjustRightInd w:val="0"/>
        <w:spacing w:before="6" w:after="0" w:line="251" w:lineRule="auto"/>
        <w:ind w:left="2300" w:right="849" w:hanging="360"/>
        <w:jc w:val="both"/>
        <w:rPr>
          <w:rFonts w:ascii="Times New Roman" w:hAnsi="Times New Roman"/>
          <w:color w:val="000000"/>
          <w:sz w:val="20"/>
          <w:szCs w:val="20"/>
        </w:rPr>
      </w:pPr>
      <w:r>
        <w:rPr>
          <w:rFonts w:ascii="Times New Roman" w:hAnsi="Times New Roman"/>
          <w:b/>
          <w:bCs/>
          <w:color w:val="191919"/>
          <w:sz w:val="20"/>
          <w:szCs w:val="20"/>
        </w:rPr>
        <w:t>MUSC</w:t>
      </w:r>
      <w:r>
        <w:rPr>
          <w:rFonts w:ascii="Times New Roman" w:hAnsi="Times New Roman"/>
          <w:b/>
          <w:bCs/>
          <w:color w:val="191919"/>
          <w:spacing w:val="-4"/>
          <w:sz w:val="20"/>
          <w:szCs w:val="20"/>
        </w:rPr>
        <w:t xml:space="preserve"> </w:t>
      </w:r>
      <w:r>
        <w:rPr>
          <w:rFonts w:ascii="Times New Roman" w:hAnsi="Times New Roman"/>
          <w:b/>
          <w:bCs/>
          <w:color w:val="191919"/>
          <w:sz w:val="20"/>
          <w:szCs w:val="20"/>
        </w:rPr>
        <w:t>5021</w:t>
      </w:r>
      <w:r>
        <w:rPr>
          <w:rFonts w:ascii="Times New Roman" w:hAnsi="Times New Roman"/>
          <w:b/>
          <w:bCs/>
          <w:color w:val="191919"/>
          <w:spacing w:val="-4"/>
          <w:sz w:val="20"/>
          <w:szCs w:val="20"/>
        </w:rPr>
        <w:t xml:space="preserve"> </w:t>
      </w:r>
      <w:r>
        <w:rPr>
          <w:rFonts w:ascii="Times New Roman" w:hAnsi="Times New Roman"/>
          <w:b/>
          <w:bCs/>
          <w:color w:val="191919"/>
          <w:sz w:val="20"/>
          <w:szCs w:val="20"/>
        </w:rPr>
        <w:t>-</w:t>
      </w:r>
      <w:r>
        <w:rPr>
          <w:rFonts w:ascii="Times New Roman" w:hAnsi="Times New Roman"/>
          <w:b/>
          <w:bCs/>
          <w:color w:val="191919"/>
          <w:spacing w:val="-4"/>
          <w:sz w:val="20"/>
          <w:szCs w:val="20"/>
        </w:rPr>
        <w:t xml:space="preserve"> </w:t>
      </w:r>
      <w:r>
        <w:rPr>
          <w:rFonts w:ascii="Times New Roman" w:hAnsi="Times New Roman"/>
          <w:b/>
          <w:bCs/>
          <w:color w:val="191919"/>
          <w:sz w:val="20"/>
          <w:szCs w:val="20"/>
        </w:rPr>
        <w:t>Music</w:t>
      </w:r>
      <w:r>
        <w:rPr>
          <w:rFonts w:ascii="Times New Roman" w:hAnsi="Times New Roman"/>
          <w:b/>
          <w:bCs/>
          <w:color w:val="191919"/>
          <w:spacing w:val="-3"/>
          <w:sz w:val="20"/>
          <w:szCs w:val="20"/>
        </w:rPr>
        <w:t xml:space="preserve"> </w:t>
      </w:r>
      <w:r>
        <w:rPr>
          <w:rFonts w:ascii="Times New Roman" w:hAnsi="Times New Roman"/>
          <w:b/>
          <w:bCs/>
          <w:color w:val="191919"/>
          <w:sz w:val="20"/>
          <w:szCs w:val="20"/>
        </w:rPr>
        <w:t>In</w:t>
      </w:r>
      <w:r>
        <w:rPr>
          <w:rFonts w:ascii="Times New Roman" w:hAnsi="Times New Roman"/>
          <w:b/>
          <w:bCs/>
          <w:color w:val="191919"/>
          <w:spacing w:val="-4"/>
          <w:sz w:val="20"/>
          <w:szCs w:val="20"/>
        </w:rPr>
        <w:t xml:space="preserve"> </w:t>
      </w:r>
      <w:r>
        <w:rPr>
          <w:rFonts w:ascii="Times New Roman" w:hAnsi="Times New Roman"/>
          <w:b/>
          <w:bCs/>
          <w:color w:val="191919"/>
          <w:sz w:val="20"/>
          <w:szCs w:val="20"/>
        </w:rPr>
        <w:t>Urban</w:t>
      </w:r>
      <w:r>
        <w:rPr>
          <w:rFonts w:ascii="Times New Roman" w:hAnsi="Times New Roman"/>
          <w:b/>
          <w:bCs/>
          <w:color w:val="191919"/>
          <w:spacing w:val="-4"/>
          <w:sz w:val="20"/>
          <w:szCs w:val="20"/>
        </w:rPr>
        <w:t xml:space="preserve"> </w:t>
      </w:r>
      <w:r>
        <w:rPr>
          <w:rFonts w:ascii="Times New Roman" w:hAnsi="Times New Roman"/>
          <w:b/>
          <w:bCs/>
          <w:color w:val="191919"/>
          <w:sz w:val="20"/>
          <w:szCs w:val="20"/>
        </w:rPr>
        <w:t xml:space="preserve">Life.........................................................................................3(3-0) </w:t>
      </w:r>
      <w:r>
        <w:rPr>
          <w:rFonts w:ascii="Times New Roman" w:hAnsi="Times New Roman"/>
          <w:color w:val="000000"/>
          <w:spacing w:val="-1"/>
          <w:sz w:val="20"/>
          <w:szCs w:val="20"/>
        </w:rPr>
        <w:t>Musi</w:t>
      </w:r>
      <w:r>
        <w:rPr>
          <w:rFonts w:ascii="Times New Roman" w:hAnsi="Times New Roman"/>
          <w:color w:val="000000"/>
          <w:sz w:val="20"/>
          <w:szCs w:val="20"/>
        </w:rPr>
        <w:t>c</w:t>
      </w:r>
      <w:r>
        <w:rPr>
          <w:rFonts w:ascii="Times New Roman" w:hAnsi="Times New Roman"/>
          <w:color w:val="000000"/>
          <w:spacing w:val="-9"/>
          <w:sz w:val="20"/>
          <w:szCs w:val="20"/>
        </w:rPr>
        <w:t xml:space="preserve"> </w:t>
      </w:r>
      <w:r>
        <w:rPr>
          <w:rFonts w:ascii="Times New Roman" w:hAnsi="Times New Roman"/>
          <w:color w:val="000000"/>
          <w:spacing w:val="-1"/>
          <w:sz w:val="20"/>
          <w:szCs w:val="20"/>
        </w:rPr>
        <w:t>a</w:t>
      </w:r>
      <w:r>
        <w:rPr>
          <w:rFonts w:ascii="Times New Roman" w:hAnsi="Times New Roman"/>
          <w:color w:val="000000"/>
          <w:sz w:val="20"/>
          <w:szCs w:val="20"/>
        </w:rPr>
        <w:t>s</w:t>
      </w:r>
      <w:r>
        <w:rPr>
          <w:rFonts w:ascii="Times New Roman" w:hAnsi="Times New Roman"/>
          <w:color w:val="000000"/>
          <w:spacing w:val="-9"/>
          <w:sz w:val="20"/>
          <w:szCs w:val="20"/>
        </w:rPr>
        <w:t xml:space="preserve"> </w:t>
      </w:r>
      <w:r>
        <w:rPr>
          <w:rFonts w:ascii="Times New Roman" w:hAnsi="Times New Roman"/>
          <w:color w:val="000000"/>
          <w:spacing w:val="-1"/>
          <w:sz w:val="20"/>
          <w:szCs w:val="20"/>
        </w:rPr>
        <w:t>i</w:t>
      </w:r>
      <w:r>
        <w:rPr>
          <w:rFonts w:ascii="Times New Roman" w:hAnsi="Times New Roman"/>
          <w:color w:val="000000"/>
          <w:sz w:val="20"/>
          <w:szCs w:val="20"/>
        </w:rPr>
        <w:t>t</w:t>
      </w:r>
      <w:r>
        <w:rPr>
          <w:rFonts w:ascii="Times New Roman" w:hAnsi="Times New Roman"/>
          <w:color w:val="000000"/>
          <w:spacing w:val="-9"/>
          <w:sz w:val="20"/>
          <w:szCs w:val="20"/>
        </w:rPr>
        <w:t xml:space="preserve"> </w:t>
      </w:r>
      <w:r>
        <w:rPr>
          <w:rFonts w:ascii="Times New Roman" w:hAnsi="Times New Roman"/>
          <w:color w:val="000000"/>
          <w:spacing w:val="-1"/>
          <w:sz w:val="20"/>
          <w:szCs w:val="20"/>
        </w:rPr>
        <w:t>i</w:t>
      </w:r>
      <w:r>
        <w:rPr>
          <w:rFonts w:ascii="Times New Roman" w:hAnsi="Times New Roman"/>
          <w:color w:val="000000"/>
          <w:sz w:val="20"/>
          <w:szCs w:val="20"/>
        </w:rPr>
        <w:t>s</w:t>
      </w:r>
      <w:r>
        <w:rPr>
          <w:rFonts w:ascii="Times New Roman" w:hAnsi="Times New Roman"/>
          <w:color w:val="000000"/>
          <w:spacing w:val="-9"/>
          <w:sz w:val="20"/>
          <w:szCs w:val="20"/>
        </w:rPr>
        <w:t xml:space="preserve"> </w:t>
      </w:r>
      <w:r>
        <w:rPr>
          <w:rFonts w:ascii="Times New Roman" w:hAnsi="Times New Roman"/>
          <w:color w:val="000000"/>
          <w:spacing w:val="-1"/>
          <w:sz w:val="20"/>
          <w:szCs w:val="20"/>
        </w:rPr>
        <w:t>experience</w:t>
      </w:r>
      <w:r>
        <w:rPr>
          <w:rFonts w:ascii="Times New Roman" w:hAnsi="Times New Roman"/>
          <w:color w:val="000000"/>
          <w:sz w:val="20"/>
          <w:szCs w:val="20"/>
        </w:rPr>
        <w:t>d</w:t>
      </w:r>
      <w:r>
        <w:rPr>
          <w:rFonts w:ascii="Times New Roman" w:hAnsi="Times New Roman"/>
          <w:color w:val="000000"/>
          <w:spacing w:val="-9"/>
          <w:sz w:val="20"/>
          <w:szCs w:val="20"/>
        </w:rPr>
        <w:t xml:space="preserve"> </w:t>
      </w:r>
      <w:r>
        <w:rPr>
          <w:rFonts w:ascii="Times New Roman" w:hAnsi="Times New Roman"/>
          <w:color w:val="000000"/>
          <w:spacing w:val="-1"/>
          <w:sz w:val="20"/>
          <w:szCs w:val="20"/>
        </w:rPr>
        <w:t>i</w:t>
      </w:r>
      <w:r>
        <w:rPr>
          <w:rFonts w:ascii="Times New Roman" w:hAnsi="Times New Roman"/>
          <w:color w:val="000000"/>
          <w:sz w:val="20"/>
          <w:szCs w:val="20"/>
        </w:rPr>
        <w:t>n</w:t>
      </w:r>
      <w:r>
        <w:rPr>
          <w:rFonts w:ascii="Times New Roman" w:hAnsi="Times New Roman"/>
          <w:color w:val="000000"/>
          <w:spacing w:val="-9"/>
          <w:sz w:val="20"/>
          <w:szCs w:val="20"/>
        </w:rPr>
        <w:t xml:space="preserve"> </w:t>
      </w:r>
      <w:r>
        <w:rPr>
          <w:rFonts w:ascii="Times New Roman" w:hAnsi="Times New Roman"/>
          <w:color w:val="000000"/>
          <w:spacing w:val="-1"/>
          <w:sz w:val="20"/>
          <w:szCs w:val="20"/>
        </w:rPr>
        <w:t>th</w:t>
      </w:r>
      <w:r>
        <w:rPr>
          <w:rFonts w:ascii="Times New Roman" w:hAnsi="Times New Roman"/>
          <w:color w:val="000000"/>
          <w:sz w:val="20"/>
          <w:szCs w:val="20"/>
        </w:rPr>
        <w:t>e</w:t>
      </w:r>
      <w:r>
        <w:rPr>
          <w:rFonts w:ascii="Times New Roman" w:hAnsi="Times New Roman"/>
          <w:color w:val="000000"/>
          <w:spacing w:val="-9"/>
          <w:sz w:val="20"/>
          <w:szCs w:val="20"/>
        </w:rPr>
        <w:t xml:space="preserve"> </w:t>
      </w:r>
      <w:r>
        <w:rPr>
          <w:rFonts w:ascii="Times New Roman" w:hAnsi="Times New Roman"/>
          <w:color w:val="000000"/>
          <w:spacing w:val="-1"/>
          <w:sz w:val="20"/>
          <w:szCs w:val="20"/>
        </w:rPr>
        <w:t>contex</w:t>
      </w:r>
      <w:r>
        <w:rPr>
          <w:rFonts w:ascii="Times New Roman" w:hAnsi="Times New Roman"/>
          <w:color w:val="000000"/>
          <w:sz w:val="20"/>
          <w:szCs w:val="20"/>
        </w:rPr>
        <w:t>t</w:t>
      </w:r>
      <w:r>
        <w:rPr>
          <w:rFonts w:ascii="Times New Roman" w:hAnsi="Times New Roman"/>
          <w:color w:val="000000"/>
          <w:spacing w:val="-9"/>
          <w:sz w:val="20"/>
          <w:szCs w:val="20"/>
        </w:rPr>
        <w:t xml:space="preserve"> </w:t>
      </w:r>
      <w:r>
        <w:rPr>
          <w:rFonts w:ascii="Times New Roman" w:hAnsi="Times New Roman"/>
          <w:color w:val="000000"/>
          <w:spacing w:val="-1"/>
          <w:sz w:val="20"/>
          <w:szCs w:val="20"/>
        </w:rPr>
        <w:t>o</w:t>
      </w:r>
      <w:r>
        <w:rPr>
          <w:rFonts w:ascii="Times New Roman" w:hAnsi="Times New Roman"/>
          <w:color w:val="000000"/>
          <w:sz w:val="20"/>
          <w:szCs w:val="20"/>
        </w:rPr>
        <w:t>f</w:t>
      </w:r>
      <w:r>
        <w:rPr>
          <w:rFonts w:ascii="Times New Roman" w:hAnsi="Times New Roman"/>
          <w:color w:val="000000"/>
          <w:spacing w:val="-9"/>
          <w:sz w:val="20"/>
          <w:szCs w:val="20"/>
        </w:rPr>
        <w:t xml:space="preserve"> </w:t>
      </w:r>
      <w:r>
        <w:rPr>
          <w:rFonts w:ascii="Times New Roman" w:hAnsi="Times New Roman"/>
          <w:color w:val="000000"/>
          <w:spacing w:val="-1"/>
          <w:sz w:val="20"/>
          <w:szCs w:val="20"/>
        </w:rPr>
        <w:t>urba</w:t>
      </w:r>
      <w:r>
        <w:rPr>
          <w:rFonts w:ascii="Times New Roman" w:hAnsi="Times New Roman"/>
          <w:color w:val="000000"/>
          <w:sz w:val="20"/>
          <w:szCs w:val="20"/>
        </w:rPr>
        <w:t>n</w:t>
      </w:r>
      <w:r>
        <w:rPr>
          <w:rFonts w:ascii="Times New Roman" w:hAnsi="Times New Roman"/>
          <w:color w:val="000000"/>
          <w:spacing w:val="-9"/>
          <w:sz w:val="20"/>
          <w:szCs w:val="20"/>
        </w:rPr>
        <w:t xml:space="preserve"> </w:t>
      </w:r>
      <w:r>
        <w:rPr>
          <w:rFonts w:ascii="Times New Roman" w:hAnsi="Times New Roman"/>
          <w:color w:val="000000"/>
          <w:spacing w:val="-1"/>
          <w:sz w:val="20"/>
          <w:szCs w:val="20"/>
        </w:rPr>
        <w:t>livin</w:t>
      </w:r>
      <w:r>
        <w:rPr>
          <w:rFonts w:ascii="Times New Roman" w:hAnsi="Times New Roman"/>
          <w:color w:val="000000"/>
          <w:sz w:val="20"/>
          <w:szCs w:val="20"/>
        </w:rPr>
        <w:t>g</w:t>
      </w:r>
      <w:r>
        <w:rPr>
          <w:rFonts w:ascii="Times New Roman" w:hAnsi="Times New Roman"/>
          <w:color w:val="000000"/>
          <w:spacing w:val="-9"/>
          <w:sz w:val="20"/>
          <w:szCs w:val="20"/>
        </w:rPr>
        <w:t xml:space="preserve"> </w:t>
      </w:r>
      <w:r>
        <w:rPr>
          <w:rFonts w:ascii="Times New Roman" w:hAnsi="Times New Roman"/>
          <w:color w:val="000000"/>
          <w:spacing w:val="-1"/>
          <w:sz w:val="20"/>
          <w:szCs w:val="20"/>
        </w:rPr>
        <w:t>i</w:t>
      </w:r>
      <w:r>
        <w:rPr>
          <w:rFonts w:ascii="Times New Roman" w:hAnsi="Times New Roman"/>
          <w:color w:val="000000"/>
          <w:sz w:val="20"/>
          <w:szCs w:val="20"/>
        </w:rPr>
        <w:t>n</w:t>
      </w:r>
      <w:r>
        <w:rPr>
          <w:rFonts w:ascii="Times New Roman" w:hAnsi="Times New Roman"/>
          <w:color w:val="000000"/>
          <w:spacing w:val="-9"/>
          <w:sz w:val="20"/>
          <w:szCs w:val="20"/>
        </w:rPr>
        <w:t xml:space="preserve"> </w:t>
      </w:r>
      <w:r>
        <w:rPr>
          <w:rFonts w:ascii="Times New Roman" w:hAnsi="Times New Roman"/>
          <w:color w:val="000000"/>
          <w:spacing w:val="-1"/>
          <w:sz w:val="20"/>
          <w:szCs w:val="20"/>
        </w:rPr>
        <w:t>th</w:t>
      </w:r>
      <w:r>
        <w:rPr>
          <w:rFonts w:ascii="Times New Roman" w:hAnsi="Times New Roman"/>
          <w:color w:val="000000"/>
          <w:sz w:val="20"/>
          <w:szCs w:val="20"/>
        </w:rPr>
        <w:t>e</w:t>
      </w:r>
      <w:r>
        <w:rPr>
          <w:rFonts w:ascii="Times New Roman" w:hAnsi="Times New Roman"/>
          <w:color w:val="000000"/>
          <w:spacing w:val="-9"/>
          <w:sz w:val="20"/>
          <w:szCs w:val="20"/>
        </w:rPr>
        <w:t xml:space="preserve"> </w:t>
      </w:r>
      <w:r>
        <w:rPr>
          <w:rFonts w:ascii="Times New Roman" w:hAnsi="Times New Roman"/>
          <w:color w:val="000000"/>
          <w:spacing w:val="-1"/>
          <w:sz w:val="20"/>
          <w:szCs w:val="20"/>
        </w:rPr>
        <w:t>Unite</w:t>
      </w:r>
      <w:r>
        <w:rPr>
          <w:rFonts w:ascii="Times New Roman" w:hAnsi="Times New Roman"/>
          <w:color w:val="000000"/>
          <w:sz w:val="20"/>
          <w:szCs w:val="20"/>
        </w:rPr>
        <w:t>d</w:t>
      </w:r>
      <w:r>
        <w:rPr>
          <w:rFonts w:ascii="Times New Roman" w:hAnsi="Times New Roman"/>
          <w:color w:val="000000"/>
          <w:spacing w:val="-9"/>
          <w:sz w:val="20"/>
          <w:szCs w:val="20"/>
        </w:rPr>
        <w:t xml:space="preserve"> </w:t>
      </w:r>
      <w:r>
        <w:rPr>
          <w:rFonts w:ascii="Times New Roman" w:hAnsi="Times New Roman"/>
          <w:color w:val="000000"/>
          <w:spacing w:val="-1"/>
          <w:sz w:val="20"/>
          <w:szCs w:val="20"/>
        </w:rPr>
        <w:t>State</w:t>
      </w:r>
      <w:r>
        <w:rPr>
          <w:rFonts w:ascii="Times New Roman" w:hAnsi="Times New Roman"/>
          <w:color w:val="000000"/>
          <w:sz w:val="20"/>
          <w:szCs w:val="20"/>
        </w:rPr>
        <w:t>s</w:t>
      </w:r>
      <w:r>
        <w:rPr>
          <w:rFonts w:ascii="Times New Roman" w:hAnsi="Times New Roman"/>
          <w:color w:val="000000"/>
          <w:spacing w:val="-9"/>
          <w:sz w:val="20"/>
          <w:szCs w:val="20"/>
        </w:rPr>
        <w:t xml:space="preserve"> </w:t>
      </w:r>
      <w:r>
        <w:rPr>
          <w:rFonts w:ascii="Times New Roman" w:hAnsi="Times New Roman"/>
          <w:color w:val="000000"/>
          <w:spacing w:val="-1"/>
          <w:sz w:val="20"/>
          <w:szCs w:val="20"/>
        </w:rPr>
        <w:t>a</w:t>
      </w:r>
      <w:r>
        <w:rPr>
          <w:rFonts w:ascii="Times New Roman" w:hAnsi="Times New Roman"/>
          <w:color w:val="000000"/>
          <w:sz w:val="20"/>
          <w:szCs w:val="20"/>
        </w:rPr>
        <w:t>t</w:t>
      </w:r>
      <w:r>
        <w:rPr>
          <w:rFonts w:ascii="Times New Roman" w:hAnsi="Times New Roman"/>
          <w:color w:val="000000"/>
          <w:spacing w:val="-9"/>
          <w:sz w:val="20"/>
          <w:szCs w:val="20"/>
        </w:rPr>
        <w:t xml:space="preserve"> </w:t>
      </w:r>
      <w:r>
        <w:rPr>
          <w:rFonts w:ascii="Times New Roman" w:hAnsi="Times New Roman"/>
          <w:color w:val="000000"/>
          <w:spacing w:val="-1"/>
          <w:sz w:val="20"/>
          <w:szCs w:val="20"/>
        </w:rPr>
        <w:t>al</w:t>
      </w:r>
      <w:r>
        <w:rPr>
          <w:rFonts w:ascii="Times New Roman" w:hAnsi="Times New Roman"/>
          <w:color w:val="000000"/>
          <w:sz w:val="20"/>
          <w:szCs w:val="20"/>
        </w:rPr>
        <w:t>l</w:t>
      </w:r>
      <w:r>
        <w:rPr>
          <w:rFonts w:ascii="Times New Roman" w:hAnsi="Times New Roman"/>
          <w:color w:val="000000"/>
          <w:spacing w:val="-9"/>
          <w:sz w:val="20"/>
          <w:szCs w:val="20"/>
        </w:rPr>
        <w:t xml:space="preserve"> </w:t>
      </w:r>
      <w:r>
        <w:rPr>
          <w:rFonts w:ascii="Times New Roman" w:hAnsi="Times New Roman"/>
          <w:color w:val="000000"/>
          <w:spacing w:val="-1"/>
          <w:sz w:val="20"/>
          <w:szCs w:val="20"/>
        </w:rPr>
        <w:t xml:space="preserve">socioeconomic </w:t>
      </w:r>
      <w:r>
        <w:rPr>
          <w:rFonts w:ascii="Times New Roman" w:hAnsi="Times New Roman"/>
          <w:color w:val="000000"/>
          <w:sz w:val="20"/>
          <w:szCs w:val="20"/>
        </w:rPr>
        <w:t>levels. Emphasis will be on the promotion, programming and social impact of all forms and styles of music.</w:t>
      </w:r>
    </w:p>
    <w:p w:rsidR="00F42301" w:rsidRDefault="00F42301" w:rsidP="00721764">
      <w:pPr>
        <w:widowControl w:val="0"/>
        <w:autoSpaceDE w:val="0"/>
        <w:autoSpaceDN w:val="0"/>
        <w:adjustRightInd w:val="0"/>
        <w:spacing w:after="0" w:line="226" w:lineRule="exact"/>
        <w:ind w:left="1905" w:right="850"/>
        <w:jc w:val="center"/>
        <w:rPr>
          <w:rFonts w:ascii="Times New Roman" w:hAnsi="Times New Roman"/>
          <w:color w:val="000000"/>
          <w:sz w:val="20"/>
          <w:szCs w:val="20"/>
        </w:rPr>
      </w:pPr>
      <w:r>
        <w:rPr>
          <w:rFonts w:ascii="Times New Roman" w:hAnsi="Times New Roman"/>
          <w:b/>
          <w:bCs/>
          <w:color w:val="191919"/>
          <w:sz w:val="20"/>
          <w:szCs w:val="20"/>
        </w:rPr>
        <w:t>MUSC</w:t>
      </w:r>
      <w:r>
        <w:rPr>
          <w:rFonts w:ascii="Times New Roman" w:hAnsi="Times New Roman"/>
          <w:b/>
          <w:bCs/>
          <w:color w:val="191919"/>
          <w:spacing w:val="-8"/>
          <w:sz w:val="20"/>
          <w:szCs w:val="20"/>
        </w:rPr>
        <w:t xml:space="preserve"> </w:t>
      </w:r>
      <w:r>
        <w:rPr>
          <w:rFonts w:ascii="Times New Roman" w:hAnsi="Times New Roman"/>
          <w:b/>
          <w:bCs/>
          <w:color w:val="191919"/>
          <w:sz w:val="20"/>
          <w:szCs w:val="20"/>
        </w:rPr>
        <w:t>5023</w:t>
      </w:r>
      <w:r>
        <w:rPr>
          <w:rFonts w:ascii="Times New Roman" w:hAnsi="Times New Roman"/>
          <w:b/>
          <w:bCs/>
          <w:color w:val="191919"/>
          <w:spacing w:val="-8"/>
          <w:sz w:val="20"/>
          <w:szCs w:val="20"/>
        </w:rPr>
        <w:t xml:space="preserve"> </w:t>
      </w:r>
      <w:r>
        <w:rPr>
          <w:rFonts w:ascii="Times New Roman" w:hAnsi="Times New Roman"/>
          <w:b/>
          <w:bCs/>
          <w:color w:val="191919"/>
          <w:sz w:val="20"/>
          <w:szCs w:val="20"/>
        </w:rPr>
        <w:t>-</w:t>
      </w:r>
      <w:r>
        <w:rPr>
          <w:rFonts w:ascii="Times New Roman" w:hAnsi="Times New Roman"/>
          <w:b/>
          <w:bCs/>
          <w:color w:val="191919"/>
          <w:spacing w:val="-8"/>
          <w:sz w:val="20"/>
          <w:szCs w:val="20"/>
        </w:rPr>
        <w:t xml:space="preserve"> </w:t>
      </w:r>
      <w:r>
        <w:rPr>
          <w:rFonts w:ascii="Times New Roman" w:hAnsi="Times New Roman"/>
          <w:b/>
          <w:bCs/>
          <w:color w:val="191919"/>
          <w:sz w:val="20"/>
          <w:szCs w:val="20"/>
        </w:rPr>
        <w:t>Special</w:t>
      </w:r>
      <w:r>
        <w:rPr>
          <w:rFonts w:ascii="Times New Roman" w:hAnsi="Times New Roman"/>
          <w:b/>
          <w:bCs/>
          <w:color w:val="191919"/>
          <w:spacing w:val="-8"/>
          <w:sz w:val="20"/>
          <w:szCs w:val="20"/>
        </w:rPr>
        <w:t xml:space="preserve"> </w:t>
      </w:r>
      <w:r>
        <w:rPr>
          <w:rFonts w:ascii="Times New Roman" w:hAnsi="Times New Roman"/>
          <w:b/>
          <w:bCs/>
          <w:color w:val="191919"/>
          <w:sz w:val="20"/>
          <w:szCs w:val="20"/>
        </w:rPr>
        <w:t>P</w:t>
      </w:r>
      <w:r>
        <w:rPr>
          <w:rFonts w:ascii="Times New Roman" w:hAnsi="Times New Roman"/>
          <w:b/>
          <w:bCs/>
          <w:color w:val="191919"/>
          <w:spacing w:val="-4"/>
          <w:sz w:val="20"/>
          <w:szCs w:val="20"/>
        </w:rPr>
        <w:t>r</w:t>
      </w:r>
      <w:r>
        <w:rPr>
          <w:rFonts w:ascii="Times New Roman" w:hAnsi="Times New Roman"/>
          <w:b/>
          <w:bCs/>
          <w:color w:val="191919"/>
          <w:sz w:val="20"/>
          <w:szCs w:val="20"/>
        </w:rPr>
        <w:t>oblems</w:t>
      </w:r>
      <w:r>
        <w:rPr>
          <w:rFonts w:ascii="Times New Roman" w:hAnsi="Times New Roman"/>
          <w:b/>
          <w:bCs/>
          <w:color w:val="191919"/>
          <w:spacing w:val="-8"/>
          <w:sz w:val="20"/>
          <w:szCs w:val="20"/>
        </w:rPr>
        <w:t xml:space="preserve"> </w:t>
      </w:r>
      <w:r>
        <w:rPr>
          <w:rFonts w:ascii="Times New Roman" w:hAnsi="Times New Roman"/>
          <w:b/>
          <w:bCs/>
          <w:color w:val="191919"/>
          <w:sz w:val="20"/>
          <w:szCs w:val="20"/>
        </w:rPr>
        <w:t>in</w:t>
      </w:r>
      <w:r>
        <w:rPr>
          <w:rFonts w:ascii="Times New Roman" w:hAnsi="Times New Roman"/>
          <w:b/>
          <w:bCs/>
          <w:color w:val="191919"/>
          <w:spacing w:val="-8"/>
          <w:sz w:val="20"/>
          <w:szCs w:val="20"/>
        </w:rPr>
        <w:t xml:space="preserve"> </w:t>
      </w:r>
      <w:r>
        <w:rPr>
          <w:rFonts w:ascii="Times New Roman" w:hAnsi="Times New Roman"/>
          <w:b/>
          <w:bCs/>
          <w:color w:val="191919"/>
          <w:sz w:val="20"/>
          <w:szCs w:val="20"/>
        </w:rPr>
        <w:t>Music</w:t>
      </w:r>
      <w:r>
        <w:rPr>
          <w:rFonts w:ascii="Times New Roman" w:hAnsi="Times New Roman"/>
          <w:b/>
          <w:bCs/>
          <w:color w:val="191919"/>
          <w:spacing w:val="-8"/>
          <w:sz w:val="20"/>
          <w:szCs w:val="20"/>
        </w:rPr>
        <w:t xml:space="preserve"> </w:t>
      </w:r>
      <w:r>
        <w:rPr>
          <w:rFonts w:ascii="Times New Roman" w:hAnsi="Times New Roman"/>
          <w:b/>
          <w:bCs/>
          <w:color w:val="191919"/>
          <w:sz w:val="20"/>
          <w:szCs w:val="20"/>
        </w:rPr>
        <w:t>Education..............................................................3(3-0)</w:t>
      </w:r>
    </w:p>
    <w:p w:rsidR="00F42301" w:rsidRDefault="00F42301" w:rsidP="00721764">
      <w:pPr>
        <w:widowControl w:val="0"/>
        <w:autoSpaceDE w:val="0"/>
        <w:autoSpaceDN w:val="0"/>
        <w:adjustRightInd w:val="0"/>
        <w:spacing w:before="13" w:after="0"/>
        <w:ind w:left="2300"/>
        <w:rPr>
          <w:rFonts w:ascii="Times New Roman" w:hAnsi="Times New Roman"/>
          <w:color w:val="000000"/>
          <w:sz w:val="20"/>
          <w:szCs w:val="20"/>
        </w:rPr>
      </w:pPr>
      <w:r>
        <w:rPr>
          <w:rFonts w:ascii="Times New Roman" w:hAnsi="Times New Roman"/>
          <w:color w:val="191919"/>
          <w:sz w:val="20"/>
          <w:szCs w:val="20"/>
        </w:rPr>
        <w:t>Current trends in the practice of music teaching.</w:t>
      </w:r>
    </w:p>
    <w:p w:rsidR="00F42301" w:rsidRDefault="00F42301" w:rsidP="00721764">
      <w:pPr>
        <w:widowControl w:val="0"/>
        <w:autoSpaceDE w:val="0"/>
        <w:autoSpaceDN w:val="0"/>
        <w:adjustRightInd w:val="0"/>
        <w:spacing w:before="6" w:after="0" w:line="252" w:lineRule="auto"/>
        <w:ind w:left="2300" w:right="849" w:hanging="360"/>
        <w:jc w:val="both"/>
        <w:rPr>
          <w:rFonts w:ascii="Times New Roman" w:hAnsi="Times New Roman"/>
          <w:color w:val="000000"/>
          <w:sz w:val="20"/>
          <w:szCs w:val="20"/>
        </w:rPr>
      </w:pPr>
      <w:r>
        <w:rPr>
          <w:rFonts w:ascii="Times New Roman" w:hAnsi="Times New Roman"/>
          <w:b/>
          <w:bCs/>
          <w:color w:val="191919"/>
          <w:sz w:val="20"/>
          <w:szCs w:val="20"/>
        </w:rPr>
        <w:t>MUSC</w:t>
      </w:r>
      <w:r>
        <w:rPr>
          <w:rFonts w:ascii="Times New Roman" w:hAnsi="Times New Roman"/>
          <w:b/>
          <w:bCs/>
          <w:color w:val="191919"/>
          <w:spacing w:val="-8"/>
          <w:sz w:val="20"/>
          <w:szCs w:val="20"/>
        </w:rPr>
        <w:t xml:space="preserve"> </w:t>
      </w:r>
      <w:r>
        <w:rPr>
          <w:rFonts w:ascii="Times New Roman" w:hAnsi="Times New Roman"/>
          <w:b/>
          <w:bCs/>
          <w:color w:val="191919"/>
          <w:sz w:val="20"/>
          <w:szCs w:val="20"/>
        </w:rPr>
        <w:t>5033</w:t>
      </w:r>
      <w:r>
        <w:rPr>
          <w:rFonts w:ascii="Times New Roman" w:hAnsi="Times New Roman"/>
          <w:b/>
          <w:bCs/>
          <w:color w:val="191919"/>
          <w:spacing w:val="-8"/>
          <w:sz w:val="20"/>
          <w:szCs w:val="20"/>
        </w:rPr>
        <w:t xml:space="preserve"> </w:t>
      </w:r>
      <w:r>
        <w:rPr>
          <w:rFonts w:ascii="Times New Roman" w:hAnsi="Times New Roman"/>
          <w:b/>
          <w:bCs/>
          <w:color w:val="191919"/>
          <w:sz w:val="20"/>
          <w:szCs w:val="20"/>
        </w:rPr>
        <w:t>-</w:t>
      </w:r>
      <w:r>
        <w:rPr>
          <w:rFonts w:ascii="Times New Roman" w:hAnsi="Times New Roman"/>
          <w:b/>
          <w:bCs/>
          <w:color w:val="191919"/>
          <w:spacing w:val="-8"/>
          <w:sz w:val="20"/>
          <w:szCs w:val="20"/>
        </w:rPr>
        <w:t xml:space="preserve"> </w:t>
      </w:r>
      <w:r>
        <w:rPr>
          <w:rFonts w:ascii="Times New Roman" w:hAnsi="Times New Roman"/>
          <w:b/>
          <w:bCs/>
          <w:color w:val="191919"/>
          <w:sz w:val="20"/>
          <w:szCs w:val="20"/>
        </w:rPr>
        <w:t>Music</w:t>
      </w:r>
      <w:r>
        <w:rPr>
          <w:rFonts w:ascii="Times New Roman" w:hAnsi="Times New Roman"/>
          <w:b/>
          <w:bCs/>
          <w:color w:val="191919"/>
          <w:spacing w:val="-8"/>
          <w:sz w:val="20"/>
          <w:szCs w:val="20"/>
        </w:rPr>
        <w:t xml:space="preserve"> </w:t>
      </w:r>
      <w:r>
        <w:rPr>
          <w:rFonts w:ascii="Times New Roman" w:hAnsi="Times New Roman"/>
          <w:b/>
          <w:bCs/>
          <w:color w:val="191919"/>
          <w:sz w:val="20"/>
          <w:szCs w:val="20"/>
        </w:rPr>
        <w:t>Histor</w:t>
      </w:r>
      <w:r>
        <w:rPr>
          <w:rFonts w:ascii="Times New Roman" w:hAnsi="Times New Roman"/>
          <w:b/>
          <w:bCs/>
          <w:color w:val="191919"/>
          <w:spacing w:val="-11"/>
          <w:sz w:val="20"/>
          <w:szCs w:val="20"/>
        </w:rPr>
        <w:t>y</w:t>
      </w:r>
      <w:r>
        <w:rPr>
          <w:rFonts w:ascii="Times New Roman" w:hAnsi="Times New Roman"/>
          <w:b/>
          <w:bCs/>
          <w:color w:val="191919"/>
          <w:sz w:val="20"/>
          <w:szCs w:val="20"/>
        </w:rPr>
        <w:t xml:space="preserve">.....................................................................................................3(3-0) </w:t>
      </w:r>
      <w:r>
        <w:rPr>
          <w:rFonts w:ascii="Times New Roman" w:hAnsi="Times New Roman"/>
          <w:color w:val="191919"/>
          <w:sz w:val="20"/>
          <w:szCs w:val="20"/>
        </w:rPr>
        <w:t>Intensive</w:t>
      </w:r>
      <w:r>
        <w:rPr>
          <w:rFonts w:ascii="Times New Roman" w:hAnsi="Times New Roman"/>
          <w:color w:val="191919"/>
          <w:spacing w:val="3"/>
          <w:sz w:val="20"/>
          <w:szCs w:val="20"/>
        </w:rPr>
        <w:t xml:space="preserve"> </w:t>
      </w:r>
      <w:r>
        <w:rPr>
          <w:rFonts w:ascii="Times New Roman" w:hAnsi="Times New Roman"/>
          <w:color w:val="191919"/>
          <w:sz w:val="20"/>
          <w:szCs w:val="20"/>
        </w:rPr>
        <w:t>review</w:t>
      </w:r>
      <w:r>
        <w:rPr>
          <w:rFonts w:ascii="Times New Roman" w:hAnsi="Times New Roman"/>
          <w:color w:val="191919"/>
          <w:spacing w:val="3"/>
          <w:sz w:val="20"/>
          <w:szCs w:val="20"/>
        </w:rPr>
        <w:t xml:space="preserve"> </w:t>
      </w:r>
      <w:r>
        <w:rPr>
          <w:rFonts w:ascii="Times New Roman" w:hAnsi="Times New Roman"/>
          <w:color w:val="191919"/>
          <w:sz w:val="20"/>
          <w:szCs w:val="20"/>
        </w:rPr>
        <w:t>of</w:t>
      </w:r>
      <w:r>
        <w:rPr>
          <w:rFonts w:ascii="Times New Roman" w:hAnsi="Times New Roman"/>
          <w:color w:val="191919"/>
          <w:spacing w:val="3"/>
          <w:sz w:val="20"/>
          <w:szCs w:val="20"/>
        </w:rPr>
        <w:t xml:space="preserve"> </w:t>
      </w:r>
      <w:r>
        <w:rPr>
          <w:rFonts w:ascii="Times New Roman" w:hAnsi="Times New Roman"/>
          <w:color w:val="191919"/>
          <w:sz w:val="20"/>
          <w:szCs w:val="20"/>
        </w:rPr>
        <w:t>the</w:t>
      </w:r>
      <w:r>
        <w:rPr>
          <w:rFonts w:ascii="Times New Roman" w:hAnsi="Times New Roman"/>
          <w:color w:val="191919"/>
          <w:spacing w:val="3"/>
          <w:sz w:val="20"/>
          <w:szCs w:val="20"/>
        </w:rPr>
        <w:t xml:space="preserve"> </w:t>
      </w:r>
      <w:r>
        <w:rPr>
          <w:rFonts w:ascii="Times New Roman" w:hAnsi="Times New Roman"/>
          <w:color w:val="191919"/>
          <w:sz w:val="20"/>
          <w:szCs w:val="20"/>
        </w:rPr>
        <w:t>history</w:t>
      </w:r>
      <w:r>
        <w:rPr>
          <w:rFonts w:ascii="Times New Roman" w:hAnsi="Times New Roman"/>
          <w:color w:val="191919"/>
          <w:spacing w:val="3"/>
          <w:sz w:val="20"/>
          <w:szCs w:val="20"/>
        </w:rPr>
        <w:t xml:space="preserve"> </w:t>
      </w:r>
      <w:r>
        <w:rPr>
          <w:rFonts w:ascii="Times New Roman" w:hAnsi="Times New Roman"/>
          <w:color w:val="191919"/>
          <w:sz w:val="20"/>
          <w:szCs w:val="20"/>
        </w:rPr>
        <w:t xml:space="preserve">or </w:t>
      </w:r>
      <w:r>
        <w:rPr>
          <w:rFonts w:ascii="Times New Roman" w:hAnsi="Times New Roman"/>
          <w:color w:val="191919"/>
          <w:spacing w:val="-16"/>
          <w:sz w:val="20"/>
          <w:szCs w:val="20"/>
        </w:rPr>
        <w:t>W</w:t>
      </w:r>
      <w:r>
        <w:rPr>
          <w:rFonts w:ascii="Times New Roman" w:hAnsi="Times New Roman"/>
          <w:color w:val="191919"/>
          <w:sz w:val="20"/>
          <w:szCs w:val="20"/>
        </w:rPr>
        <w:t>estern</w:t>
      </w:r>
      <w:r>
        <w:rPr>
          <w:rFonts w:ascii="Times New Roman" w:hAnsi="Times New Roman"/>
          <w:color w:val="191919"/>
          <w:spacing w:val="3"/>
          <w:sz w:val="20"/>
          <w:szCs w:val="20"/>
        </w:rPr>
        <w:t xml:space="preserve"> </w:t>
      </w:r>
      <w:r>
        <w:rPr>
          <w:rFonts w:ascii="Times New Roman" w:hAnsi="Times New Roman"/>
          <w:color w:val="191919"/>
          <w:sz w:val="20"/>
          <w:szCs w:val="20"/>
        </w:rPr>
        <w:t>music</w:t>
      </w:r>
      <w:r>
        <w:rPr>
          <w:rFonts w:ascii="Times New Roman" w:hAnsi="Times New Roman"/>
          <w:color w:val="191919"/>
          <w:spacing w:val="3"/>
          <w:sz w:val="20"/>
          <w:szCs w:val="20"/>
        </w:rPr>
        <w:t xml:space="preserve"> </w:t>
      </w:r>
      <w:r>
        <w:rPr>
          <w:rFonts w:ascii="Times New Roman" w:hAnsi="Times New Roman"/>
          <w:color w:val="191919"/>
          <w:sz w:val="20"/>
          <w:szCs w:val="20"/>
        </w:rPr>
        <w:t>from</w:t>
      </w:r>
      <w:r>
        <w:rPr>
          <w:rFonts w:ascii="Times New Roman" w:hAnsi="Times New Roman"/>
          <w:color w:val="191919"/>
          <w:spacing w:val="3"/>
          <w:sz w:val="20"/>
          <w:szCs w:val="20"/>
        </w:rPr>
        <w:t xml:space="preserve"> </w:t>
      </w:r>
      <w:r>
        <w:rPr>
          <w:rFonts w:ascii="Times New Roman" w:hAnsi="Times New Roman"/>
          <w:color w:val="191919"/>
          <w:sz w:val="20"/>
          <w:szCs w:val="20"/>
        </w:rPr>
        <w:t>680-1750.</w:t>
      </w:r>
      <w:r>
        <w:rPr>
          <w:rFonts w:ascii="Times New Roman" w:hAnsi="Times New Roman"/>
          <w:color w:val="191919"/>
          <w:spacing w:val="3"/>
          <w:sz w:val="20"/>
          <w:szCs w:val="20"/>
        </w:rPr>
        <w:t xml:space="preserve"> </w:t>
      </w:r>
      <w:r>
        <w:rPr>
          <w:rFonts w:ascii="Times New Roman" w:hAnsi="Times New Roman"/>
          <w:color w:val="191919"/>
          <w:sz w:val="20"/>
          <w:szCs w:val="20"/>
        </w:rPr>
        <w:t>(Not</w:t>
      </w:r>
      <w:r>
        <w:rPr>
          <w:rFonts w:ascii="Times New Roman" w:hAnsi="Times New Roman"/>
          <w:color w:val="191919"/>
          <w:spacing w:val="3"/>
          <w:sz w:val="20"/>
          <w:szCs w:val="20"/>
        </w:rPr>
        <w:t xml:space="preserve"> </w:t>
      </w:r>
      <w:r>
        <w:rPr>
          <w:rFonts w:ascii="Times New Roman" w:hAnsi="Times New Roman"/>
          <w:color w:val="191919"/>
          <w:sz w:val="20"/>
          <w:szCs w:val="20"/>
        </w:rPr>
        <w:t>applicable</w:t>
      </w:r>
      <w:r>
        <w:rPr>
          <w:rFonts w:ascii="Times New Roman" w:hAnsi="Times New Roman"/>
          <w:color w:val="191919"/>
          <w:spacing w:val="3"/>
          <w:sz w:val="20"/>
          <w:szCs w:val="20"/>
        </w:rPr>
        <w:t xml:space="preserve"> </w:t>
      </w:r>
      <w:r>
        <w:rPr>
          <w:rFonts w:ascii="Times New Roman" w:hAnsi="Times New Roman"/>
          <w:color w:val="191919"/>
          <w:sz w:val="20"/>
          <w:szCs w:val="20"/>
        </w:rPr>
        <w:t>to</w:t>
      </w:r>
      <w:r>
        <w:rPr>
          <w:rFonts w:ascii="Times New Roman" w:hAnsi="Times New Roman"/>
          <w:color w:val="191919"/>
          <w:spacing w:val="3"/>
          <w:sz w:val="20"/>
          <w:szCs w:val="20"/>
        </w:rPr>
        <w:t xml:space="preserve"> </w:t>
      </w:r>
      <w:r>
        <w:rPr>
          <w:rFonts w:ascii="Times New Roman" w:hAnsi="Times New Roman"/>
          <w:color w:val="191919"/>
          <w:sz w:val="20"/>
          <w:szCs w:val="20"/>
        </w:rPr>
        <w:t>major</w:t>
      </w:r>
      <w:r>
        <w:rPr>
          <w:rFonts w:ascii="Times New Roman" w:hAnsi="Times New Roman"/>
          <w:color w:val="191919"/>
          <w:spacing w:val="3"/>
          <w:sz w:val="20"/>
          <w:szCs w:val="20"/>
        </w:rPr>
        <w:t xml:space="preserve"> </w:t>
      </w:r>
      <w:r>
        <w:rPr>
          <w:rFonts w:ascii="Times New Roman" w:hAnsi="Times New Roman"/>
          <w:color w:val="191919"/>
          <w:sz w:val="20"/>
          <w:szCs w:val="20"/>
        </w:rPr>
        <w:t>in music histor</w:t>
      </w:r>
      <w:r>
        <w:rPr>
          <w:rFonts w:ascii="Times New Roman" w:hAnsi="Times New Roman"/>
          <w:color w:val="191919"/>
          <w:spacing w:val="-13"/>
          <w:sz w:val="20"/>
          <w:szCs w:val="20"/>
        </w:rPr>
        <w:t>y</w:t>
      </w:r>
      <w:r>
        <w:rPr>
          <w:rFonts w:ascii="Times New Roman" w:hAnsi="Times New Roman"/>
          <w:color w:val="191919"/>
          <w:sz w:val="20"/>
          <w:szCs w:val="20"/>
        </w:rPr>
        <w:t>.)</w:t>
      </w:r>
    </w:p>
    <w:p w:rsidR="00F42301" w:rsidRDefault="00F42301" w:rsidP="00721764">
      <w:pPr>
        <w:widowControl w:val="0"/>
        <w:autoSpaceDE w:val="0"/>
        <w:autoSpaceDN w:val="0"/>
        <w:adjustRightInd w:val="0"/>
        <w:spacing w:after="0" w:line="225" w:lineRule="exact"/>
        <w:ind w:left="1905" w:right="850"/>
        <w:jc w:val="center"/>
        <w:rPr>
          <w:rFonts w:ascii="Times New Roman" w:hAnsi="Times New Roman"/>
          <w:color w:val="000000"/>
          <w:sz w:val="20"/>
          <w:szCs w:val="20"/>
        </w:rPr>
      </w:pPr>
      <w:r>
        <w:rPr>
          <w:rFonts w:ascii="Times New Roman" w:hAnsi="Times New Roman"/>
          <w:b/>
          <w:bCs/>
          <w:color w:val="191919"/>
          <w:sz w:val="20"/>
          <w:szCs w:val="20"/>
        </w:rPr>
        <w:t>MUSC</w:t>
      </w:r>
      <w:r>
        <w:rPr>
          <w:rFonts w:ascii="Times New Roman" w:hAnsi="Times New Roman"/>
          <w:b/>
          <w:bCs/>
          <w:color w:val="191919"/>
          <w:spacing w:val="4"/>
          <w:sz w:val="20"/>
          <w:szCs w:val="20"/>
        </w:rPr>
        <w:t xml:space="preserve"> </w:t>
      </w:r>
      <w:r>
        <w:rPr>
          <w:rFonts w:ascii="Times New Roman" w:hAnsi="Times New Roman"/>
          <w:b/>
          <w:bCs/>
          <w:color w:val="191919"/>
          <w:sz w:val="20"/>
          <w:szCs w:val="20"/>
        </w:rPr>
        <w:t>5034</w:t>
      </w:r>
      <w:r>
        <w:rPr>
          <w:rFonts w:ascii="Times New Roman" w:hAnsi="Times New Roman"/>
          <w:b/>
          <w:bCs/>
          <w:color w:val="191919"/>
          <w:spacing w:val="4"/>
          <w:sz w:val="20"/>
          <w:szCs w:val="20"/>
        </w:rPr>
        <w:t xml:space="preserve"> </w:t>
      </w:r>
      <w:r>
        <w:rPr>
          <w:rFonts w:ascii="Times New Roman" w:hAnsi="Times New Roman"/>
          <w:b/>
          <w:bCs/>
          <w:color w:val="191919"/>
          <w:sz w:val="20"/>
          <w:szCs w:val="20"/>
        </w:rPr>
        <w:t>-</w:t>
      </w:r>
      <w:r>
        <w:rPr>
          <w:rFonts w:ascii="Times New Roman" w:hAnsi="Times New Roman"/>
          <w:b/>
          <w:bCs/>
          <w:color w:val="191919"/>
          <w:spacing w:val="4"/>
          <w:sz w:val="20"/>
          <w:szCs w:val="20"/>
        </w:rPr>
        <w:t xml:space="preserve"> </w:t>
      </w:r>
      <w:r>
        <w:rPr>
          <w:rFonts w:ascii="Times New Roman" w:hAnsi="Times New Roman"/>
          <w:b/>
          <w:bCs/>
          <w:color w:val="191919"/>
          <w:sz w:val="20"/>
          <w:szCs w:val="20"/>
        </w:rPr>
        <w:t>Music</w:t>
      </w:r>
      <w:r>
        <w:rPr>
          <w:rFonts w:ascii="Times New Roman" w:hAnsi="Times New Roman"/>
          <w:b/>
          <w:bCs/>
          <w:color w:val="191919"/>
          <w:spacing w:val="4"/>
          <w:sz w:val="20"/>
          <w:szCs w:val="20"/>
        </w:rPr>
        <w:t xml:space="preserve"> </w:t>
      </w:r>
      <w:r>
        <w:rPr>
          <w:rFonts w:ascii="Times New Roman" w:hAnsi="Times New Roman"/>
          <w:b/>
          <w:bCs/>
          <w:color w:val="191919"/>
          <w:sz w:val="20"/>
          <w:szCs w:val="20"/>
        </w:rPr>
        <w:t>History</w:t>
      </w:r>
      <w:r>
        <w:rPr>
          <w:rFonts w:ascii="Times New Roman" w:hAnsi="Times New Roman"/>
          <w:b/>
          <w:bCs/>
          <w:color w:val="191919"/>
          <w:spacing w:val="4"/>
          <w:sz w:val="20"/>
          <w:szCs w:val="20"/>
        </w:rPr>
        <w:t xml:space="preserve"> </w:t>
      </w:r>
      <w:r>
        <w:rPr>
          <w:rFonts w:ascii="Times New Roman" w:hAnsi="Times New Roman"/>
          <w:b/>
          <w:bCs/>
          <w:color w:val="191919"/>
          <w:sz w:val="20"/>
          <w:szCs w:val="20"/>
        </w:rPr>
        <w:t>II...............................................................................................3(3-0)</w:t>
      </w:r>
    </w:p>
    <w:p w:rsidR="00F42301" w:rsidRDefault="00F42301" w:rsidP="00721764">
      <w:pPr>
        <w:widowControl w:val="0"/>
        <w:autoSpaceDE w:val="0"/>
        <w:autoSpaceDN w:val="0"/>
        <w:adjustRightInd w:val="0"/>
        <w:spacing w:before="13" w:after="0"/>
        <w:ind w:left="2300"/>
        <w:rPr>
          <w:rFonts w:ascii="Times New Roman" w:hAnsi="Times New Roman"/>
          <w:color w:val="000000"/>
          <w:sz w:val="20"/>
          <w:szCs w:val="20"/>
        </w:rPr>
      </w:pPr>
      <w:r>
        <w:rPr>
          <w:rFonts w:ascii="Times New Roman" w:hAnsi="Times New Roman"/>
          <w:color w:val="191919"/>
          <w:sz w:val="20"/>
          <w:szCs w:val="20"/>
        </w:rPr>
        <w:t>Intensive review of the history of</w:t>
      </w:r>
      <w:r>
        <w:rPr>
          <w:rFonts w:ascii="Times New Roman" w:hAnsi="Times New Roman"/>
          <w:color w:val="191919"/>
          <w:spacing w:val="-4"/>
          <w:sz w:val="20"/>
          <w:szCs w:val="20"/>
        </w:rPr>
        <w:t xml:space="preserve"> </w:t>
      </w:r>
      <w:r>
        <w:rPr>
          <w:rFonts w:ascii="Times New Roman" w:hAnsi="Times New Roman"/>
          <w:color w:val="191919"/>
          <w:spacing w:val="-16"/>
          <w:sz w:val="20"/>
          <w:szCs w:val="20"/>
        </w:rPr>
        <w:t>W</w:t>
      </w:r>
      <w:r>
        <w:rPr>
          <w:rFonts w:ascii="Times New Roman" w:hAnsi="Times New Roman"/>
          <w:color w:val="191919"/>
          <w:sz w:val="20"/>
          <w:szCs w:val="20"/>
        </w:rPr>
        <w:t>estern music from 1750 to present.</w:t>
      </w:r>
    </w:p>
    <w:p w:rsidR="00F42301" w:rsidRDefault="00F42301" w:rsidP="00721764">
      <w:pPr>
        <w:widowControl w:val="0"/>
        <w:autoSpaceDE w:val="0"/>
        <w:autoSpaceDN w:val="0"/>
        <w:adjustRightInd w:val="0"/>
        <w:spacing w:before="6" w:after="0"/>
        <w:ind w:left="1903" w:right="847"/>
        <w:jc w:val="center"/>
        <w:rPr>
          <w:rFonts w:ascii="Times New Roman" w:hAnsi="Times New Roman"/>
          <w:color w:val="000000"/>
          <w:sz w:val="20"/>
          <w:szCs w:val="20"/>
        </w:rPr>
      </w:pPr>
      <w:r>
        <w:rPr>
          <w:rFonts w:ascii="Times New Roman" w:hAnsi="Times New Roman"/>
          <w:b/>
          <w:bCs/>
          <w:color w:val="191919"/>
          <w:sz w:val="20"/>
          <w:szCs w:val="20"/>
        </w:rPr>
        <w:t>MUSC 5035 - Contemporary Music.......................................................................................3(3-0)</w:t>
      </w:r>
    </w:p>
    <w:p w:rsidR="00F42301" w:rsidRDefault="00F42301" w:rsidP="00721764">
      <w:pPr>
        <w:widowControl w:val="0"/>
        <w:autoSpaceDE w:val="0"/>
        <w:autoSpaceDN w:val="0"/>
        <w:adjustRightInd w:val="0"/>
        <w:spacing w:before="13" w:after="0"/>
        <w:ind w:left="2300"/>
        <w:rPr>
          <w:rFonts w:ascii="Times New Roman" w:hAnsi="Times New Roman"/>
          <w:color w:val="000000"/>
          <w:sz w:val="20"/>
          <w:szCs w:val="20"/>
        </w:rPr>
      </w:pPr>
      <w:r>
        <w:rPr>
          <w:rFonts w:ascii="Times New Roman" w:hAnsi="Times New Roman"/>
          <w:color w:val="191919"/>
          <w:sz w:val="20"/>
          <w:szCs w:val="20"/>
        </w:rPr>
        <w:t>Music literature from Impressionism to the present.</w:t>
      </w:r>
    </w:p>
    <w:p w:rsidR="00F42301" w:rsidRDefault="00F42301" w:rsidP="00721764">
      <w:pPr>
        <w:widowControl w:val="0"/>
        <w:autoSpaceDE w:val="0"/>
        <w:autoSpaceDN w:val="0"/>
        <w:adjustRightInd w:val="0"/>
        <w:spacing w:before="6" w:after="0" w:line="252" w:lineRule="auto"/>
        <w:ind w:left="2300" w:right="849" w:hanging="360"/>
        <w:jc w:val="both"/>
        <w:rPr>
          <w:rFonts w:ascii="Times New Roman" w:hAnsi="Times New Roman"/>
          <w:color w:val="000000"/>
          <w:sz w:val="20"/>
          <w:szCs w:val="20"/>
        </w:rPr>
      </w:pPr>
      <w:r>
        <w:rPr>
          <w:rFonts w:ascii="Times New Roman" w:hAnsi="Times New Roman"/>
          <w:b/>
          <w:bCs/>
          <w:color w:val="191919"/>
          <w:sz w:val="20"/>
          <w:szCs w:val="20"/>
        </w:rPr>
        <w:t>MUSC</w:t>
      </w:r>
      <w:r>
        <w:rPr>
          <w:rFonts w:ascii="Times New Roman" w:hAnsi="Times New Roman"/>
          <w:b/>
          <w:bCs/>
          <w:color w:val="191919"/>
          <w:spacing w:val="-2"/>
          <w:sz w:val="20"/>
          <w:szCs w:val="20"/>
        </w:rPr>
        <w:t xml:space="preserve"> </w:t>
      </w:r>
      <w:r>
        <w:rPr>
          <w:rFonts w:ascii="Times New Roman" w:hAnsi="Times New Roman"/>
          <w:b/>
          <w:bCs/>
          <w:color w:val="191919"/>
          <w:sz w:val="20"/>
          <w:szCs w:val="20"/>
        </w:rPr>
        <w:t>5040</w:t>
      </w:r>
      <w:r>
        <w:rPr>
          <w:rFonts w:ascii="Times New Roman" w:hAnsi="Times New Roman"/>
          <w:b/>
          <w:bCs/>
          <w:color w:val="191919"/>
          <w:spacing w:val="-2"/>
          <w:sz w:val="20"/>
          <w:szCs w:val="20"/>
        </w:rPr>
        <w:t xml:space="preserve"> </w:t>
      </w:r>
      <w:r>
        <w:rPr>
          <w:rFonts w:ascii="Times New Roman" w:hAnsi="Times New Roman"/>
          <w:b/>
          <w:bCs/>
          <w:color w:val="191919"/>
          <w:sz w:val="20"/>
          <w:szCs w:val="20"/>
        </w:rPr>
        <w:t>-</w:t>
      </w:r>
      <w:r>
        <w:rPr>
          <w:rFonts w:ascii="Times New Roman" w:hAnsi="Times New Roman"/>
          <w:b/>
          <w:bCs/>
          <w:color w:val="191919"/>
          <w:spacing w:val="-2"/>
          <w:sz w:val="20"/>
          <w:szCs w:val="20"/>
        </w:rPr>
        <w:t xml:space="preserve"> </w:t>
      </w:r>
      <w:r>
        <w:rPr>
          <w:rFonts w:ascii="Times New Roman" w:hAnsi="Times New Roman"/>
          <w:b/>
          <w:bCs/>
          <w:color w:val="191919"/>
          <w:sz w:val="20"/>
          <w:szCs w:val="20"/>
        </w:rPr>
        <w:t>Foundations</w:t>
      </w:r>
      <w:r>
        <w:rPr>
          <w:rFonts w:ascii="Times New Roman" w:hAnsi="Times New Roman"/>
          <w:b/>
          <w:bCs/>
          <w:color w:val="191919"/>
          <w:spacing w:val="-2"/>
          <w:sz w:val="20"/>
          <w:szCs w:val="20"/>
        </w:rPr>
        <w:t xml:space="preserve"> </w:t>
      </w:r>
      <w:r>
        <w:rPr>
          <w:rFonts w:ascii="Times New Roman" w:hAnsi="Times New Roman"/>
          <w:b/>
          <w:bCs/>
          <w:color w:val="191919"/>
          <w:sz w:val="20"/>
          <w:szCs w:val="20"/>
        </w:rPr>
        <w:t>for</w:t>
      </w:r>
      <w:r>
        <w:rPr>
          <w:rFonts w:ascii="Times New Roman" w:hAnsi="Times New Roman"/>
          <w:b/>
          <w:bCs/>
          <w:color w:val="191919"/>
          <w:spacing w:val="-6"/>
          <w:sz w:val="20"/>
          <w:szCs w:val="20"/>
        </w:rPr>
        <w:t xml:space="preserve"> </w:t>
      </w:r>
      <w:r>
        <w:rPr>
          <w:rFonts w:ascii="Times New Roman" w:hAnsi="Times New Roman"/>
          <w:b/>
          <w:bCs/>
          <w:color w:val="191919"/>
          <w:sz w:val="20"/>
          <w:szCs w:val="20"/>
        </w:rPr>
        <w:t>Graduate</w:t>
      </w:r>
      <w:r>
        <w:rPr>
          <w:rFonts w:ascii="Times New Roman" w:hAnsi="Times New Roman"/>
          <w:b/>
          <w:bCs/>
          <w:color w:val="191919"/>
          <w:spacing w:val="-2"/>
          <w:sz w:val="20"/>
          <w:szCs w:val="20"/>
        </w:rPr>
        <w:t xml:space="preserve"> </w:t>
      </w:r>
      <w:r>
        <w:rPr>
          <w:rFonts w:ascii="Times New Roman" w:hAnsi="Times New Roman"/>
          <w:b/>
          <w:bCs/>
          <w:color w:val="191919"/>
          <w:sz w:val="20"/>
          <w:szCs w:val="20"/>
        </w:rPr>
        <w:t>Study</w:t>
      </w:r>
      <w:r>
        <w:rPr>
          <w:rFonts w:ascii="Times New Roman" w:hAnsi="Times New Roman"/>
          <w:b/>
          <w:bCs/>
          <w:color w:val="191919"/>
          <w:spacing w:val="-2"/>
          <w:sz w:val="20"/>
          <w:szCs w:val="20"/>
        </w:rPr>
        <w:t xml:space="preserve"> </w:t>
      </w:r>
      <w:r>
        <w:rPr>
          <w:rFonts w:ascii="Times New Roman" w:hAnsi="Times New Roman"/>
          <w:b/>
          <w:bCs/>
          <w:color w:val="191919"/>
          <w:sz w:val="20"/>
          <w:szCs w:val="20"/>
        </w:rPr>
        <w:t>in</w:t>
      </w:r>
      <w:r>
        <w:rPr>
          <w:rFonts w:ascii="Times New Roman" w:hAnsi="Times New Roman"/>
          <w:b/>
          <w:bCs/>
          <w:color w:val="191919"/>
          <w:spacing w:val="-2"/>
          <w:sz w:val="20"/>
          <w:szCs w:val="20"/>
        </w:rPr>
        <w:t xml:space="preserve"> </w:t>
      </w:r>
      <w:r>
        <w:rPr>
          <w:rFonts w:ascii="Times New Roman" w:hAnsi="Times New Roman"/>
          <w:b/>
          <w:bCs/>
          <w:color w:val="191919"/>
          <w:sz w:val="20"/>
          <w:szCs w:val="20"/>
        </w:rPr>
        <w:t>Music</w:t>
      </w:r>
      <w:r>
        <w:rPr>
          <w:rFonts w:ascii="Times New Roman" w:hAnsi="Times New Roman"/>
          <w:b/>
          <w:bCs/>
          <w:color w:val="191919"/>
          <w:spacing w:val="-2"/>
          <w:sz w:val="20"/>
          <w:szCs w:val="20"/>
        </w:rPr>
        <w:t xml:space="preserve"> </w:t>
      </w:r>
      <w:r>
        <w:rPr>
          <w:rFonts w:ascii="Times New Roman" w:hAnsi="Times New Roman"/>
          <w:b/>
          <w:bCs/>
          <w:color w:val="191919"/>
          <w:sz w:val="20"/>
          <w:szCs w:val="20"/>
        </w:rPr>
        <w:t xml:space="preserve">Education..................................3(3-0) </w:t>
      </w:r>
      <w:r>
        <w:rPr>
          <w:rFonts w:ascii="Times New Roman" w:hAnsi="Times New Roman"/>
          <w:color w:val="191919"/>
          <w:sz w:val="20"/>
          <w:szCs w:val="20"/>
        </w:rPr>
        <w:t>Intensive study of historical, philosophical and psychological foundations and principles asso- caited with the teaching of music.</w:t>
      </w:r>
    </w:p>
    <w:p w:rsidR="00F42301" w:rsidRDefault="00F42301" w:rsidP="00721764">
      <w:pPr>
        <w:widowControl w:val="0"/>
        <w:autoSpaceDE w:val="0"/>
        <w:autoSpaceDN w:val="0"/>
        <w:adjustRightInd w:val="0"/>
        <w:spacing w:after="0" w:line="225" w:lineRule="exact"/>
        <w:ind w:left="1905" w:right="850"/>
        <w:jc w:val="center"/>
        <w:rPr>
          <w:rFonts w:ascii="Times New Roman" w:hAnsi="Times New Roman"/>
          <w:color w:val="000000"/>
          <w:sz w:val="20"/>
          <w:szCs w:val="20"/>
        </w:rPr>
      </w:pPr>
      <w:r w:rsidRPr="003F2CF3">
        <w:rPr>
          <w:rFonts w:ascii="Calibri" w:hAnsi="Calibri"/>
          <w:noProof/>
          <w:lang w:eastAsia="en-US"/>
        </w:rPr>
        <w:pict>
          <v:shape id="_x0000_s3796" type="#_x0000_t202" style="position:absolute;left:0;text-align:left;margin-left:19.55pt;margin-top:3.6pt;width:1in;height:184.35pt;z-index:-251511808;mso-position-horizontal-relative:page" o:allowincell="f" filled="f" stroked="f">
            <v:textbox style="layout-flow:vertical;mso-layout-flow-alt:bottom-to-top" inset="0,0,0,0">
              <w:txbxContent>
                <w:p w:rsidR="00F42301" w:rsidRDefault="00F42301" w:rsidP="00721764">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E</w:t>
                  </w:r>
                  <w:r>
                    <w:rPr>
                      <w:rFonts w:ascii="Impact" w:hAnsi="Impact" w:cs="Impact"/>
                      <w:color w:val="A3A3A3"/>
                      <w:spacing w:val="-115"/>
                      <w:position w:val="1"/>
                      <w:sz w:val="105"/>
                      <w:szCs w:val="105"/>
                    </w:rPr>
                    <w:t xml:space="preserve"> </w:t>
                  </w:r>
                </w:p>
              </w:txbxContent>
            </v:textbox>
            <w10:wrap anchorx="page"/>
          </v:shape>
        </w:pict>
      </w:r>
      <w:r>
        <w:rPr>
          <w:rFonts w:ascii="Times New Roman" w:hAnsi="Times New Roman"/>
          <w:b/>
          <w:bCs/>
          <w:color w:val="191919"/>
          <w:sz w:val="20"/>
          <w:szCs w:val="20"/>
        </w:rPr>
        <w:t>MUSC</w:t>
      </w:r>
      <w:r>
        <w:rPr>
          <w:rFonts w:ascii="Times New Roman" w:hAnsi="Times New Roman"/>
          <w:b/>
          <w:bCs/>
          <w:color w:val="191919"/>
          <w:spacing w:val="-3"/>
          <w:sz w:val="20"/>
          <w:szCs w:val="20"/>
        </w:rPr>
        <w:t xml:space="preserve"> </w:t>
      </w:r>
      <w:r>
        <w:rPr>
          <w:rFonts w:ascii="Times New Roman" w:hAnsi="Times New Roman"/>
          <w:b/>
          <w:bCs/>
          <w:color w:val="191919"/>
          <w:sz w:val="20"/>
          <w:szCs w:val="20"/>
        </w:rPr>
        <w:t>5041</w:t>
      </w:r>
      <w:r>
        <w:rPr>
          <w:rFonts w:ascii="Times New Roman" w:hAnsi="Times New Roman"/>
          <w:b/>
          <w:bCs/>
          <w:color w:val="191919"/>
          <w:spacing w:val="-3"/>
          <w:sz w:val="20"/>
          <w:szCs w:val="20"/>
        </w:rPr>
        <w:t xml:space="preserve"> </w:t>
      </w:r>
      <w:r>
        <w:rPr>
          <w:rFonts w:ascii="Times New Roman" w:hAnsi="Times New Roman"/>
          <w:b/>
          <w:bCs/>
          <w:color w:val="191919"/>
          <w:sz w:val="20"/>
          <w:szCs w:val="20"/>
        </w:rPr>
        <w:t>-</w:t>
      </w:r>
      <w:r>
        <w:rPr>
          <w:rFonts w:ascii="Times New Roman" w:hAnsi="Times New Roman"/>
          <w:b/>
          <w:bCs/>
          <w:color w:val="191919"/>
          <w:spacing w:val="-14"/>
          <w:sz w:val="20"/>
          <w:szCs w:val="20"/>
        </w:rPr>
        <w:t xml:space="preserve"> </w:t>
      </w:r>
      <w:r>
        <w:rPr>
          <w:rFonts w:ascii="Times New Roman" w:hAnsi="Times New Roman"/>
          <w:b/>
          <w:bCs/>
          <w:color w:val="191919"/>
          <w:sz w:val="20"/>
          <w:szCs w:val="20"/>
        </w:rPr>
        <w:t>Advanced</w:t>
      </w:r>
      <w:r>
        <w:rPr>
          <w:rFonts w:ascii="Times New Roman" w:hAnsi="Times New Roman"/>
          <w:b/>
          <w:bCs/>
          <w:color w:val="191919"/>
          <w:spacing w:val="-3"/>
          <w:sz w:val="20"/>
          <w:szCs w:val="20"/>
        </w:rPr>
        <w:t xml:space="preserve"> </w:t>
      </w:r>
      <w:r>
        <w:rPr>
          <w:rFonts w:ascii="Times New Roman" w:hAnsi="Times New Roman"/>
          <w:b/>
          <w:bCs/>
          <w:color w:val="191919"/>
          <w:sz w:val="20"/>
          <w:szCs w:val="20"/>
        </w:rPr>
        <w:t>Studies</w:t>
      </w:r>
      <w:r>
        <w:rPr>
          <w:rFonts w:ascii="Times New Roman" w:hAnsi="Times New Roman"/>
          <w:b/>
          <w:bCs/>
          <w:color w:val="191919"/>
          <w:spacing w:val="-3"/>
          <w:sz w:val="20"/>
          <w:szCs w:val="20"/>
        </w:rPr>
        <w:t xml:space="preserve"> </w:t>
      </w:r>
      <w:r>
        <w:rPr>
          <w:rFonts w:ascii="Times New Roman" w:hAnsi="Times New Roman"/>
          <w:b/>
          <w:bCs/>
          <w:color w:val="191919"/>
          <w:sz w:val="20"/>
          <w:szCs w:val="20"/>
        </w:rPr>
        <w:t>in</w:t>
      </w:r>
      <w:r>
        <w:rPr>
          <w:rFonts w:ascii="Times New Roman" w:hAnsi="Times New Roman"/>
          <w:b/>
          <w:bCs/>
          <w:color w:val="191919"/>
          <w:spacing w:val="-6"/>
          <w:sz w:val="20"/>
          <w:szCs w:val="20"/>
        </w:rPr>
        <w:t xml:space="preserve"> </w:t>
      </w:r>
      <w:r>
        <w:rPr>
          <w:rFonts w:ascii="Times New Roman" w:hAnsi="Times New Roman"/>
          <w:b/>
          <w:bCs/>
          <w:color w:val="191919"/>
          <w:spacing w:val="-18"/>
          <w:sz w:val="20"/>
          <w:szCs w:val="20"/>
        </w:rPr>
        <w:t>T</w:t>
      </w:r>
      <w:r>
        <w:rPr>
          <w:rFonts w:ascii="Times New Roman" w:hAnsi="Times New Roman"/>
          <w:b/>
          <w:bCs/>
          <w:color w:val="191919"/>
          <w:sz w:val="20"/>
          <w:szCs w:val="20"/>
        </w:rPr>
        <w:t>eaching</w:t>
      </w:r>
      <w:r>
        <w:rPr>
          <w:rFonts w:ascii="Times New Roman" w:hAnsi="Times New Roman"/>
          <w:b/>
          <w:bCs/>
          <w:color w:val="191919"/>
          <w:spacing w:val="-3"/>
          <w:sz w:val="20"/>
          <w:szCs w:val="20"/>
        </w:rPr>
        <w:t xml:space="preserve"> </w:t>
      </w:r>
      <w:r>
        <w:rPr>
          <w:rFonts w:ascii="Times New Roman" w:hAnsi="Times New Roman"/>
          <w:b/>
          <w:bCs/>
          <w:color w:val="191919"/>
          <w:sz w:val="20"/>
          <w:szCs w:val="20"/>
        </w:rPr>
        <w:t>General</w:t>
      </w:r>
      <w:r>
        <w:rPr>
          <w:rFonts w:ascii="Times New Roman" w:hAnsi="Times New Roman"/>
          <w:b/>
          <w:bCs/>
          <w:color w:val="191919"/>
          <w:spacing w:val="-3"/>
          <w:sz w:val="20"/>
          <w:szCs w:val="20"/>
        </w:rPr>
        <w:t xml:space="preserve"> </w:t>
      </w:r>
      <w:r>
        <w:rPr>
          <w:rFonts w:ascii="Times New Roman" w:hAnsi="Times New Roman"/>
          <w:b/>
          <w:bCs/>
          <w:color w:val="191919"/>
          <w:sz w:val="20"/>
          <w:szCs w:val="20"/>
        </w:rPr>
        <w:t>Music...............................................3(3-0)</w:t>
      </w:r>
    </w:p>
    <w:p w:rsidR="00F42301" w:rsidRDefault="00F42301" w:rsidP="00721764">
      <w:pPr>
        <w:widowControl w:val="0"/>
        <w:autoSpaceDE w:val="0"/>
        <w:autoSpaceDN w:val="0"/>
        <w:adjustRightInd w:val="0"/>
        <w:spacing w:before="13" w:after="0"/>
        <w:ind w:left="2300"/>
        <w:rPr>
          <w:rFonts w:ascii="Times New Roman" w:hAnsi="Times New Roman"/>
          <w:color w:val="000000"/>
          <w:sz w:val="20"/>
          <w:szCs w:val="20"/>
        </w:rPr>
      </w:pPr>
      <w:r>
        <w:rPr>
          <w:rFonts w:ascii="Times New Roman" w:hAnsi="Times New Roman"/>
          <w:color w:val="000000"/>
          <w:sz w:val="20"/>
          <w:szCs w:val="20"/>
        </w:rPr>
        <w:t>Basic literature and techniques for teaching music in the general classroom at all levels.</w:t>
      </w:r>
    </w:p>
    <w:p w:rsidR="00F42301" w:rsidRDefault="00F42301" w:rsidP="00721764">
      <w:pPr>
        <w:widowControl w:val="0"/>
        <w:autoSpaceDE w:val="0"/>
        <w:autoSpaceDN w:val="0"/>
        <w:adjustRightInd w:val="0"/>
        <w:spacing w:before="6" w:after="0" w:line="252" w:lineRule="auto"/>
        <w:ind w:left="2300" w:right="849" w:hanging="360"/>
        <w:jc w:val="both"/>
        <w:rPr>
          <w:rFonts w:ascii="Times New Roman" w:hAnsi="Times New Roman"/>
          <w:color w:val="000000"/>
          <w:sz w:val="20"/>
          <w:szCs w:val="20"/>
        </w:rPr>
      </w:pPr>
      <w:r>
        <w:rPr>
          <w:rFonts w:ascii="Times New Roman" w:hAnsi="Times New Roman"/>
          <w:b/>
          <w:bCs/>
          <w:color w:val="191919"/>
          <w:spacing w:val="-1"/>
          <w:sz w:val="20"/>
          <w:szCs w:val="20"/>
        </w:rPr>
        <w:t>MUS</w:t>
      </w:r>
      <w:r>
        <w:rPr>
          <w:rFonts w:ascii="Times New Roman" w:hAnsi="Times New Roman"/>
          <w:b/>
          <w:bCs/>
          <w:color w:val="191919"/>
          <w:sz w:val="20"/>
          <w:szCs w:val="20"/>
        </w:rPr>
        <w:t>C</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504</w:t>
      </w:r>
      <w:r>
        <w:rPr>
          <w:rFonts w:ascii="Times New Roman" w:hAnsi="Times New Roman"/>
          <w:b/>
          <w:bCs/>
          <w:color w:val="191919"/>
          <w:sz w:val="20"/>
          <w:szCs w:val="20"/>
        </w:rPr>
        <w:t>2</w:t>
      </w:r>
      <w:r>
        <w:rPr>
          <w:rFonts w:ascii="Times New Roman" w:hAnsi="Times New Roman"/>
          <w:b/>
          <w:bCs/>
          <w:color w:val="191919"/>
          <w:spacing w:val="-8"/>
          <w:sz w:val="20"/>
          <w:szCs w:val="20"/>
        </w:rPr>
        <w:t xml:space="preserve"> </w:t>
      </w:r>
      <w:r>
        <w:rPr>
          <w:rFonts w:ascii="Times New Roman" w:hAnsi="Times New Roman"/>
          <w:b/>
          <w:bCs/>
          <w:color w:val="191919"/>
          <w:sz w:val="20"/>
          <w:szCs w:val="20"/>
        </w:rPr>
        <w:t>-</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Musi</w:t>
      </w:r>
      <w:r>
        <w:rPr>
          <w:rFonts w:ascii="Times New Roman" w:hAnsi="Times New Roman"/>
          <w:b/>
          <w:bCs/>
          <w:color w:val="191919"/>
          <w:sz w:val="20"/>
          <w:szCs w:val="20"/>
        </w:rPr>
        <w:t>c</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i</w:t>
      </w:r>
      <w:r>
        <w:rPr>
          <w:rFonts w:ascii="Times New Roman" w:hAnsi="Times New Roman"/>
          <w:b/>
          <w:bCs/>
          <w:color w:val="191919"/>
          <w:sz w:val="20"/>
          <w:szCs w:val="20"/>
        </w:rPr>
        <w:t>n</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Earl</w:t>
      </w:r>
      <w:r>
        <w:rPr>
          <w:rFonts w:ascii="Times New Roman" w:hAnsi="Times New Roman"/>
          <w:b/>
          <w:bCs/>
          <w:color w:val="191919"/>
          <w:sz w:val="20"/>
          <w:szCs w:val="20"/>
        </w:rPr>
        <w:t>y</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Childhoo</w:t>
      </w:r>
      <w:r>
        <w:rPr>
          <w:rFonts w:ascii="Times New Roman" w:hAnsi="Times New Roman"/>
          <w:b/>
          <w:bCs/>
          <w:color w:val="191919"/>
          <w:sz w:val="20"/>
          <w:szCs w:val="20"/>
        </w:rPr>
        <w:t>d</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 xml:space="preserve">Education...............................................................3(3-0) </w:t>
      </w:r>
      <w:r>
        <w:rPr>
          <w:rFonts w:ascii="Times New Roman" w:hAnsi="Times New Roman"/>
          <w:color w:val="191919"/>
          <w:sz w:val="20"/>
          <w:szCs w:val="20"/>
        </w:rPr>
        <w:t>Planning music experiences for</w:t>
      </w:r>
      <w:r>
        <w:rPr>
          <w:rFonts w:ascii="Times New Roman" w:hAnsi="Times New Roman"/>
          <w:color w:val="191919"/>
          <w:spacing w:val="-1"/>
          <w:sz w:val="20"/>
          <w:szCs w:val="20"/>
        </w:rPr>
        <w:t xml:space="preserve"> </w:t>
      </w:r>
      <w:r>
        <w:rPr>
          <w:rFonts w:ascii="Times New Roman" w:hAnsi="Times New Roman"/>
          <w:color w:val="191919"/>
          <w:sz w:val="20"/>
          <w:szCs w:val="20"/>
        </w:rPr>
        <w:t>young</w:t>
      </w:r>
      <w:r>
        <w:rPr>
          <w:rFonts w:ascii="Times New Roman" w:hAnsi="Times New Roman"/>
          <w:color w:val="191919"/>
          <w:spacing w:val="-1"/>
          <w:sz w:val="20"/>
          <w:szCs w:val="20"/>
        </w:rPr>
        <w:t xml:space="preserve"> </w:t>
      </w:r>
      <w:r>
        <w:rPr>
          <w:rFonts w:ascii="Times New Roman" w:hAnsi="Times New Roman"/>
          <w:color w:val="191919"/>
          <w:sz w:val="20"/>
          <w:szCs w:val="20"/>
        </w:rPr>
        <w:t>children in</w:t>
      </w:r>
      <w:r>
        <w:rPr>
          <w:rFonts w:ascii="Times New Roman" w:hAnsi="Times New Roman"/>
          <w:color w:val="191919"/>
          <w:spacing w:val="-1"/>
          <w:sz w:val="20"/>
          <w:szCs w:val="20"/>
        </w:rPr>
        <w:t xml:space="preserve"> </w:t>
      </w:r>
      <w:r>
        <w:rPr>
          <w:rFonts w:ascii="Times New Roman" w:hAnsi="Times New Roman"/>
          <w:color w:val="191919"/>
          <w:sz w:val="20"/>
          <w:szCs w:val="20"/>
        </w:rPr>
        <w:t>early school</w:t>
      </w:r>
      <w:r>
        <w:rPr>
          <w:rFonts w:ascii="Times New Roman" w:hAnsi="Times New Roman"/>
          <w:color w:val="191919"/>
          <w:spacing w:val="-1"/>
          <w:sz w:val="20"/>
          <w:szCs w:val="20"/>
        </w:rPr>
        <w:t xml:space="preserve"> </w:t>
      </w:r>
      <w:r>
        <w:rPr>
          <w:rFonts w:ascii="Times New Roman" w:hAnsi="Times New Roman"/>
          <w:color w:val="191919"/>
          <w:sz w:val="20"/>
          <w:szCs w:val="20"/>
        </w:rPr>
        <w:t>years,</w:t>
      </w:r>
      <w:r>
        <w:rPr>
          <w:rFonts w:ascii="Times New Roman" w:hAnsi="Times New Roman"/>
          <w:color w:val="191919"/>
          <w:spacing w:val="-1"/>
          <w:sz w:val="20"/>
          <w:szCs w:val="20"/>
        </w:rPr>
        <w:t xml:space="preserve"> </w:t>
      </w:r>
      <w:r>
        <w:rPr>
          <w:rFonts w:ascii="Times New Roman" w:hAnsi="Times New Roman"/>
          <w:color w:val="191919"/>
          <w:sz w:val="20"/>
          <w:szCs w:val="20"/>
        </w:rPr>
        <w:t>with</w:t>
      </w:r>
      <w:r>
        <w:rPr>
          <w:rFonts w:ascii="Times New Roman" w:hAnsi="Times New Roman"/>
          <w:color w:val="191919"/>
          <w:spacing w:val="-1"/>
          <w:sz w:val="20"/>
          <w:szCs w:val="20"/>
        </w:rPr>
        <w:t xml:space="preserve"> </w:t>
      </w:r>
      <w:r>
        <w:rPr>
          <w:rFonts w:ascii="Times New Roman" w:hAnsi="Times New Roman"/>
          <w:color w:val="191919"/>
          <w:sz w:val="20"/>
          <w:szCs w:val="20"/>
        </w:rPr>
        <w:t>emphasis on</w:t>
      </w:r>
      <w:r>
        <w:rPr>
          <w:rFonts w:ascii="Times New Roman" w:hAnsi="Times New Roman"/>
          <w:color w:val="191919"/>
          <w:spacing w:val="-1"/>
          <w:sz w:val="20"/>
          <w:szCs w:val="20"/>
        </w:rPr>
        <w:t xml:space="preserve"> </w:t>
      </w:r>
      <w:r>
        <w:rPr>
          <w:rFonts w:ascii="Times New Roman" w:hAnsi="Times New Roman"/>
          <w:color w:val="191919"/>
          <w:sz w:val="20"/>
          <w:szCs w:val="20"/>
        </w:rPr>
        <w:t>practi- cal aspects in a creative and artistic approach.</w:t>
      </w:r>
    </w:p>
    <w:p w:rsidR="00F42301" w:rsidRDefault="00F42301" w:rsidP="00721764">
      <w:pPr>
        <w:widowControl w:val="0"/>
        <w:autoSpaceDE w:val="0"/>
        <w:autoSpaceDN w:val="0"/>
        <w:adjustRightInd w:val="0"/>
        <w:spacing w:after="0" w:line="225" w:lineRule="exact"/>
        <w:ind w:left="1905" w:right="851"/>
        <w:jc w:val="center"/>
        <w:rPr>
          <w:rFonts w:ascii="Times New Roman" w:hAnsi="Times New Roman"/>
          <w:color w:val="000000"/>
          <w:sz w:val="20"/>
          <w:szCs w:val="20"/>
        </w:rPr>
      </w:pPr>
      <w:r>
        <w:rPr>
          <w:rFonts w:ascii="Times New Roman" w:hAnsi="Times New Roman"/>
          <w:b/>
          <w:bCs/>
          <w:color w:val="191919"/>
          <w:spacing w:val="-1"/>
          <w:sz w:val="20"/>
          <w:szCs w:val="20"/>
        </w:rPr>
        <w:t>MUS</w:t>
      </w:r>
      <w:r>
        <w:rPr>
          <w:rFonts w:ascii="Times New Roman" w:hAnsi="Times New Roman"/>
          <w:b/>
          <w:bCs/>
          <w:color w:val="191919"/>
          <w:sz w:val="20"/>
          <w:szCs w:val="20"/>
        </w:rPr>
        <w:t>C</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504</w:t>
      </w:r>
      <w:r>
        <w:rPr>
          <w:rFonts w:ascii="Times New Roman" w:hAnsi="Times New Roman"/>
          <w:b/>
          <w:bCs/>
          <w:color w:val="191919"/>
          <w:sz w:val="20"/>
          <w:szCs w:val="20"/>
        </w:rPr>
        <w:t>8</w:t>
      </w:r>
      <w:r>
        <w:rPr>
          <w:rFonts w:ascii="Times New Roman" w:hAnsi="Times New Roman"/>
          <w:b/>
          <w:bCs/>
          <w:color w:val="191919"/>
          <w:spacing w:val="-8"/>
          <w:sz w:val="20"/>
          <w:szCs w:val="20"/>
        </w:rPr>
        <w:t xml:space="preserve"> </w:t>
      </w:r>
      <w:r>
        <w:rPr>
          <w:rFonts w:ascii="Times New Roman" w:hAnsi="Times New Roman"/>
          <w:b/>
          <w:bCs/>
          <w:color w:val="191919"/>
          <w:sz w:val="20"/>
          <w:szCs w:val="20"/>
        </w:rPr>
        <w:t>-</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Studie</w:t>
      </w:r>
      <w:r>
        <w:rPr>
          <w:rFonts w:ascii="Times New Roman" w:hAnsi="Times New Roman"/>
          <w:b/>
          <w:bCs/>
          <w:color w:val="191919"/>
          <w:sz w:val="20"/>
          <w:szCs w:val="20"/>
        </w:rPr>
        <w:t>s</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I</w:t>
      </w:r>
      <w:r>
        <w:rPr>
          <w:rFonts w:ascii="Times New Roman" w:hAnsi="Times New Roman"/>
          <w:b/>
          <w:bCs/>
          <w:color w:val="191919"/>
          <w:sz w:val="20"/>
          <w:szCs w:val="20"/>
        </w:rPr>
        <w:t>n</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Musica</w:t>
      </w:r>
      <w:r>
        <w:rPr>
          <w:rFonts w:ascii="Times New Roman" w:hAnsi="Times New Roman"/>
          <w:b/>
          <w:bCs/>
          <w:color w:val="191919"/>
          <w:sz w:val="20"/>
          <w:szCs w:val="20"/>
        </w:rPr>
        <w:t>l</w:t>
      </w:r>
      <w:r>
        <w:rPr>
          <w:rFonts w:ascii="Times New Roman" w:hAnsi="Times New Roman"/>
          <w:b/>
          <w:bCs/>
          <w:color w:val="191919"/>
          <w:spacing w:val="-19"/>
          <w:sz w:val="20"/>
          <w:szCs w:val="20"/>
        </w:rPr>
        <w:t xml:space="preserve"> </w:t>
      </w:r>
      <w:r>
        <w:rPr>
          <w:rFonts w:ascii="Times New Roman" w:hAnsi="Times New Roman"/>
          <w:b/>
          <w:bCs/>
          <w:color w:val="191919"/>
          <w:spacing w:val="-1"/>
          <w:sz w:val="20"/>
          <w:szCs w:val="20"/>
        </w:rPr>
        <w:t>Aesthetics............................................................................3(3-0)</w:t>
      </w:r>
    </w:p>
    <w:p w:rsidR="00F42301" w:rsidRDefault="00F42301" w:rsidP="00721764">
      <w:pPr>
        <w:widowControl w:val="0"/>
        <w:autoSpaceDE w:val="0"/>
        <w:autoSpaceDN w:val="0"/>
        <w:adjustRightInd w:val="0"/>
        <w:spacing w:before="13" w:after="0"/>
        <w:ind w:left="2300"/>
        <w:rPr>
          <w:rFonts w:ascii="Times New Roman" w:hAnsi="Times New Roman"/>
          <w:color w:val="000000"/>
          <w:sz w:val="20"/>
          <w:szCs w:val="20"/>
        </w:rPr>
      </w:pPr>
      <w:r>
        <w:rPr>
          <w:rFonts w:ascii="Times New Roman" w:hAnsi="Times New Roman"/>
          <w:color w:val="191919"/>
          <w:sz w:val="20"/>
          <w:szCs w:val="20"/>
        </w:rPr>
        <w:t>Major aesthetic systems as related to musical problems.</w:t>
      </w:r>
    </w:p>
    <w:p w:rsidR="00F42301" w:rsidRDefault="00F42301" w:rsidP="00721764">
      <w:pPr>
        <w:widowControl w:val="0"/>
        <w:autoSpaceDE w:val="0"/>
        <w:autoSpaceDN w:val="0"/>
        <w:adjustRightInd w:val="0"/>
        <w:spacing w:before="6" w:after="0"/>
        <w:ind w:left="1903" w:right="849"/>
        <w:jc w:val="center"/>
        <w:rPr>
          <w:rFonts w:ascii="Times New Roman" w:hAnsi="Times New Roman"/>
          <w:color w:val="000000"/>
          <w:sz w:val="20"/>
          <w:szCs w:val="20"/>
        </w:rPr>
      </w:pPr>
      <w:r>
        <w:rPr>
          <w:rFonts w:ascii="Times New Roman" w:hAnsi="Times New Roman"/>
          <w:b/>
          <w:bCs/>
          <w:color w:val="191919"/>
          <w:spacing w:val="-1"/>
          <w:sz w:val="20"/>
          <w:szCs w:val="20"/>
        </w:rPr>
        <w:t>MUS</w:t>
      </w:r>
      <w:r>
        <w:rPr>
          <w:rFonts w:ascii="Times New Roman" w:hAnsi="Times New Roman"/>
          <w:b/>
          <w:bCs/>
          <w:color w:val="191919"/>
          <w:sz w:val="20"/>
          <w:szCs w:val="20"/>
        </w:rPr>
        <w:t>C</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504</w:t>
      </w:r>
      <w:r>
        <w:rPr>
          <w:rFonts w:ascii="Times New Roman" w:hAnsi="Times New Roman"/>
          <w:b/>
          <w:bCs/>
          <w:color w:val="191919"/>
          <w:sz w:val="20"/>
          <w:szCs w:val="20"/>
        </w:rPr>
        <w:t>9</w:t>
      </w:r>
      <w:r>
        <w:rPr>
          <w:rFonts w:ascii="Times New Roman" w:hAnsi="Times New Roman"/>
          <w:b/>
          <w:bCs/>
          <w:color w:val="191919"/>
          <w:spacing w:val="-8"/>
          <w:sz w:val="20"/>
          <w:szCs w:val="20"/>
        </w:rPr>
        <w:t xml:space="preserve"> </w:t>
      </w:r>
      <w:r>
        <w:rPr>
          <w:rFonts w:ascii="Times New Roman" w:hAnsi="Times New Roman"/>
          <w:b/>
          <w:bCs/>
          <w:color w:val="191919"/>
          <w:sz w:val="20"/>
          <w:szCs w:val="20"/>
        </w:rPr>
        <w:t>-</w:t>
      </w:r>
      <w:r>
        <w:rPr>
          <w:rFonts w:ascii="Times New Roman" w:hAnsi="Times New Roman"/>
          <w:b/>
          <w:bCs/>
          <w:color w:val="191919"/>
          <w:spacing w:val="-19"/>
          <w:sz w:val="20"/>
          <w:szCs w:val="20"/>
        </w:rPr>
        <w:t xml:space="preserve"> </w:t>
      </w:r>
      <w:r>
        <w:rPr>
          <w:rFonts w:ascii="Times New Roman" w:hAnsi="Times New Roman"/>
          <w:b/>
          <w:bCs/>
          <w:color w:val="191919"/>
          <w:spacing w:val="-1"/>
          <w:sz w:val="20"/>
          <w:szCs w:val="20"/>
        </w:rPr>
        <w:t>Advance</w:t>
      </w:r>
      <w:r>
        <w:rPr>
          <w:rFonts w:ascii="Times New Roman" w:hAnsi="Times New Roman"/>
          <w:b/>
          <w:bCs/>
          <w:color w:val="191919"/>
          <w:sz w:val="20"/>
          <w:szCs w:val="20"/>
        </w:rPr>
        <w:t>d</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For</w:t>
      </w:r>
      <w:r>
        <w:rPr>
          <w:rFonts w:ascii="Times New Roman" w:hAnsi="Times New Roman"/>
          <w:b/>
          <w:bCs/>
          <w:color w:val="191919"/>
          <w:sz w:val="20"/>
          <w:szCs w:val="20"/>
        </w:rPr>
        <w:t>m</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an</w:t>
      </w:r>
      <w:r>
        <w:rPr>
          <w:rFonts w:ascii="Times New Roman" w:hAnsi="Times New Roman"/>
          <w:b/>
          <w:bCs/>
          <w:color w:val="191919"/>
          <w:sz w:val="20"/>
          <w:szCs w:val="20"/>
        </w:rPr>
        <w:t>d</w:t>
      </w:r>
      <w:r>
        <w:rPr>
          <w:rFonts w:ascii="Times New Roman" w:hAnsi="Times New Roman"/>
          <w:b/>
          <w:bCs/>
          <w:color w:val="191919"/>
          <w:spacing w:val="-19"/>
          <w:sz w:val="20"/>
          <w:szCs w:val="20"/>
        </w:rPr>
        <w:t xml:space="preserve"> </w:t>
      </w:r>
      <w:r>
        <w:rPr>
          <w:rFonts w:ascii="Times New Roman" w:hAnsi="Times New Roman"/>
          <w:b/>
          <w:bCs/>
          <w:color w:val="191919"/>
          <w:spacing w:val="-1"/>
          <w:sz w:val="20"/>
          <w:szCs w:val="20"/>
        </w:rPr>
        <w:t>Analysis............................................................................3(3-0)</w:t>
      </w:r>
    </w:p>
    <w:p w:rsidR="00F42301" w:rsidRDefault="00F42301" w:rsidP="00721764">
      <w:pPr>
        <w:widowControl w:val="0"/>
        <w:autoSpaceDE w:val="0"/>
        <w:autoSpaceDN w:val="0"/>
        <w:adjustRightInd w:val="0"/>
        <w:spacing w:before="13" w:after="0"/>
        <w:ind w:left="2300"/>
        <w:rPr>
          <w:rFonts w:ascii="Times New Roman" w:hAnsi="Times New Roman"/>
          <w:color w:val="000000"/>
          <w:sz w:val="20"/>
          <w:szCs w:val="20"/>
        </w:rPr>
      </w:pPr>
      <w:r>
        <w:rPr>
          <w:rFonts w:ascii="Times New Roman" w:hAnsi="Times New Roman"/>
          <w:color w:val="191919"/>
          <w:sz w:val="20"/>
          <w:szCs w:val="20"/>
        </w:rPr>
        <w:t>Advanced structural and stylist analysis of the common practice period.</w:t>
      </w:r>
    </w:p>
    <w:p w:rsidR="00F42301" w:rsidRDefault="00F42301" w:rsidP="00721764">
      <w:pPr>
        <w:widowControl w:val="0"/>
        <w:autoSpaceDE w:val="0"/>
        <w:autoSpaceDN w:val="0"/>
        <w:adjustRightInd w:val="0"/>
        <w:spacing w:before="6" w:after="0" w:line="250" w:lineRule="auto"/>
        <w:ind w:left="1906" w:right="884"/>
        <w:jc w:val="right"/>
        <w:rPr>
          <w:rFonts w:ascii="Times New Roman" w:hAnsi="Times New Roman"/>
          <w:color w:val="000000"/>
          <w:sz w:val="20"/>
          <w:szCs w:val="20"/>
        </w:rPr>
      </w:pPr>
      <w:r>
        <w:rPr>
          <w:rFonts w:ascii="Times New Roman" w:hAnsi="Times New Roman"/>
          <w:b/>
          <w:bCs/>
          <w:color w:val="191919"/>
          <w:spacing w:val="-1"/>
          <w:sz w:val="20"/>
          <w:szCs w:val="20"/>
        </w:rPr>
        <w:t>MUSI</w:t>
      </w:r>
      <w:r>
        <w:rPr>
          <w:rFonts w:ascii="Times New Roman" w:hAnsi="Times New Roman"/>
          <w:b/>
          <w:bCs/>
          <w:color w:val="191919"/>
          <w:sz w:val="20"/>
          <w:szCs w:val="20"/>
        </w:rPr>
        <w:t>C</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600</w:t>
      </w:r>
      <w:r>
        <w:rPr>
          <w:rFonts w:ascii="Times New Roman" w:hAnsi="Times New Roman"/>
          <w:b/>
          <w:bCs/>
          <w:color w:val="191919"/>
          <w:sz w:val="20"/>
          <w:szCs w:val="20"/>
        </w:rPr>
        <w:t>0</w:t>
      </w:r>
      <w:r>
        <w:rPr>
          <w:rFonts w:ascii="Times New Roman" w:hAnsi="Times New Roman"/>
          <w:b/>
          <w:bCs/>
          <w:color w:val="191919"/>
          <w:spacing w:val="-8"/>
          <w:sz w:val="20"/>
          <w:szCs w:val="20"/>
        </w:rPr>
        <w:t xml:space="preserve"> </w:t>
      </w:r>
      <w:r>
        <w:rPr>
          <w:rFonts w:ascii="Times New Roman" w:hAnsi="Times New Roman"/>
          <w:b/>
          <w:bCs/>
          <w:color w:val="191919"/>
          <w:sz w:val="20"/>
          <w:szCs w:val="20"/>
        </w:rPr>
        <w:t>-</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Graduat</w:t>
      </w:r>
      <w:r>
        <w:rPr>
          <w:rFonts w:ascii="Times New Roman" w:hAnsi="Times New Roman"/>
          <w:b/>
          <w:bCs/>
          <w:color w:val="191919"/>
          <w:sz w:val="20"/>
          <w:szCs w:val="20"/>
        </w:rPr>
        <w:t>e</w:t>
      </w:r>
      <w:r>
        <w:rPr>
          <w:rFonts w:ascii="Times New Roman" w:hAnsi="Times New Roman"/>
          <w:b/>
          <w:bCs/>
          <w:color w:val="191919"/>
          <w:spacing w:val="-19"/>
          <w:sz w:val="20"/>
          <w:szCs w:val="20"/>
        </w:rPr>
        <w:t xml:space="preserve"> </w:t>
      </w:r>
      <w:r>
        <w:rPr>
          <w:rFonts w:ascii="Times New Roman" w:hAnsi="Times New Roman"/>
          <w:b/>
          <w:bCs/>
          <w:color w:val="191919"/>
          <w:spacing w:val="-1"/>
          <w:sz w:val="20"/>
          <w:szCs w:val="20"/>
        </w:rPr>
        <w:t>Applie</w:t>
      </w:r>
      <w:r>
        <w:rPr>
          <w:rFonts w:ascii="Times New Roman" w:hAnsi="Times New Roman"/>
          <w:b/>
          <w:bCs/>
          <w:color w:val="191919"/>
          <w:sz w:val="20"/>
          <w:szCs w:val="20"/>
        </w:rPr>
        <w:t>d</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 xml:space="preserve">Concentration....................................................................3(3-0) </w:t>
      </w:r>
      <w:r>
        <w:rPr>
          <w:rFonts w:ascii="Times New Roman" w:hAnsi="Times New Roman"/>
          <w:color w:val="191919"/>
          <w:sz w:val="20"/>
          <w:szCs w:val="20"/>
        </w:rPr>
        <w:t>Combination</w:t>
      </w:r>
      <w:r>
        <w:rPr>
          <w:rFonts w:ascii="Times New Roman" w:hAnsi="Times New Roman"/>
          <w:color w:val="191919"/>
          <w:spacing w:val="-1"/>
          <w:sz w:val="20"/>
          <w:szCs w:val="20"/>
        </w:rPr>
        <w:t xml:space="preserve"> </w:t>
      </w:r>
      <w:r>
        <w:rPr>
          <w:rFonts w:ascii="Times New Roman" w:hAnsi="Times New Roman"/>
          <w:color w:val="191919"/>
          <w:sz w:val="20"/>
          <w:szCs w:val="20"/>
        </w:rPr>
        <w:t>of</w:t>
      </w:r>
      <w:r>
        <w:rPr>
          <w:rFonts w:ascii="Times New Roman" w:hAnsi="Times New Roman"/>
          <w:color w:val="191919"/>
          <w:spacing w:val="-1"/>
          <w:sz w:val="20"/>
          <w:szCs w:val="20"/>
        </w:rPr>
        <w:t xml:space="preserve"> </w:t>
      </w:r>
      <w:r>
        <w:rPr>
          <w:rFonts w:ascii="Times New Roman" w:hAnsi="Times New Roman"/>
          <w:color w:val="191919"/>
          <w:sz w:val="20"/>
          <w:szCs w:val="20"/>
        </w:rPr>
        <w:t>lectures</w:t>
      </w:r>
      <w:r>
        <w:rPr>
          <w:rFonts w:ascii="Times New Roman" w:hAnsi="Times New Roman"/>
          <w:color w:val="191919"/>
          <w:spacing w:val="-1"/>
          <w:sz w:val="20"/>
          <w:szCs w:val="20"/>
        </w:rPr>
        <w:t xml:space="preserve"> </w:t>
      </w:r>
      <w:r>
        <w:rPr>
          <w:rFonts w:ascii="Times New Roman" w:hAnsi="Times New Roman"/>
          <w:color w:val="191919"/>
          <w:sz w:val="20"/>
          <w:szCs w:val="20"/>
        </w:rPr>
        <w:t>and</w:t>
      </w:r>
      <w:r>
        <w:rPr>
          <w:rFonts w:ascii="Times New Roman" w:hAnsi="Times New Roman"/>
          <w:color w:val="191919"/>
          <w:spacing w:val="-1"/>
          <w:sz w:val="20"/>
          <w:szCs w:val="20"/>
        </w:rPr>
        <w:t xml:space="preserve"> </w:t>
      </w:r>
      <w:r>
        <w:rPr>
          <w:rFonts w:ascii="Times New Roman" w:hAnsi="Times New Roman"/>
          <w:color w:val="191919"/>
          <w:sz w:val="20"/>
          <w:szCs w:val="20"/>
        </w:rPr>
        <w:t>laboratory</w:t>
      </w:r>
      <w:r>
        <w:rPr>
          <w:rFonts w:ascii="Times New Roman" w:hAnsi="Times New Roman"/>
          <w:color w:val="191919"/>
          <w:spacing w:val="-1"/>
          <w:sz w:val="20"/>
          <w:szCs w:val="20"/>
        </w:rPr>
        <w:t xml:space="preserve"> </w:t>
      </w:r>
      <w:r>
        <w:rPr>
          <w:rFonts w:ascii="Times New Roman" w:hAnsi="Times New Roman"/>
          <w:color w:val="191919"/>
          <w:sz w:val="20"/>
          <w:szCs w:val="20"/>
        </w:rPr>
        <w:t>work.</w:t>
      </w:r>
      <w:r>
        <w:rPr>
          <w:rFonts w:ascii="Times New Roman" w:hAnsi="Times New Roman"/>
          <w:color w:val="191919"/>
          <w:spacing w:val="-1"/>
          <w:sz w:val="20"/>
          <w:szCs w:val="20"/>
        </w:rPr>
        <w:t xml:space="preserve"> </w:t>
      </w:r>
      <w:r>
        <w:rPr>
          <w:rFonts w:ascii="Times New Roman" w:hAnsi="Times New Roman"/>
          <w:color w:val="191919"/>
          <w:sz w:val="20"/>
          <w:szCs w:val="20"/>
        </w:rPr>
        <w:t>Prerequisite:</w:t>
      </w:r>
      <w:r>
        <w:rPr>
          <w:rFonts w:ascii="Times New Roman" w:hAnsi="Times New Roman"/>
          <w:color w:val="191919"/>
          <w:spacing w:val="-1"/>
          <w:sz w:val="20"/>
          <w:szCs w:val="20"/>
        </w:rPr>
        <w:t xml:space="preserve"> </w:t>
      </w:r>
      <w:r>
        <w:rPr>
          <w:rFonts w:ascii="Times New Roman" w:hAnsi="Times New Roman"/>
          <w:color w:val="191919"/>
          <w:sz w:val="20"/>
          <w:szCs w:val="20"/>
        </w:rPr>
        <w:t>Consent</w:t>
      </w:r>
      <w:r>
        <w:rPr>
          <w:rFonts w:ascii="Times New Roman" w:hAnsi="Times New Roman"/>
          <w:color w:val="191919"/>
          <w:spacing w:val="-1"/>
          <w:sz w:val="20"/>
          <w:szCs w:val="20"/>
        </w:rPr>
        <w:t xml:space="preserve"> </w:t>
      </w:r>
      <w:r>
        <w:rPr>
          <w:rFonts w:ascii="Times New Roman" w:hAnsi="Times New Roman"/>
          <w:color w:val="191919"/>
          <w:sz w:val="20"/>
          <w:szCs w:val="20"/>
        </w:rPr>
        <w:t>of</w:t>
      </w:r>
      <w:r>
        <w:rPr>
          <w:rFonts w:ascii="Times New Roman" w:hAnsi="Times New Roman"/>
          <w:color w:val="191919"/>
          <w:spacing w:val="-1"/>
          <w:sz w:val="20"/>
          <w:szCs w:val="20"/>
        </w:rPr>
        <w:t xml:space="preserve"> </w:t>
      </w:r>
      <w:r>
        <w:rPr>
          <w:rFonts w:ascii="Times New Roman" w:hAnsi="Times New Roman"/>
          <w:color w:val="191919"/>
          <w:sz w:val="20"/>
          <w:szCs w:val="20"/>
        </w:rPr>
        <w:t>instructor</w:t>
      </w:r>
      <w:r>
        <w:rPr>
          <w:rFonts w:ascii="Times New Roman" w:hAnsi="Times New Roman"/>
          <w:color w:val="191919"/>
          <w:spacing w:val="-1"/>
          <w:sz w:val="20"/>
          <w:szCs w:val="20"/>
        </w:rPr>
        <w:t xml:space="preserve"> </w:t>
      </w:r>
      <w:r>
        <w:rPr>
          <w:rFonts w:ascii="Times New Roman" w:hAnsi="Times New Roman"/>
          <w:color w:val="191919"/>
          <w:sz w:val="20"/>
          <w:szCs w:val="20"/>
        </w:rPr>
        <w:t>and</w:t>
      </w:r>
      <w:r>
        <w:rPr>
          <w:rFonts w:ascii="Times New Roman" w:hAnsi="Times New Roman"/>
          <w:color w:val="191919"/>
          <w:spacing w:val="-1"/>
          <w:sz w:val="20"/>
          <w:szCs w:val="20"/>
        </w:rPr>
        <w:t xml:space="preserve"> </w:t>
      </w:r>
      <w:r>
        <w:rPr>
          <w:rFonts w:ascii="Times New Roman" w:hAnsi="Times New Roman"/>
          <w:color w:val="191919"/>
          <w:sz w:val="20"/>
          <w:szCs w:val="20"/>
        </w:rPr>
        <w:t xml:space="preserve">audition. </w:t>
      </w:r>
      <w:r>
        <w:rPr>
          <w:rFonts w:ascii="Times New Roman" w:hAnsi="Times New Roman"/>
          <w:b/>
          <w:bCs/>
          <w:color w:val="191919"/>
          <w:spacing w:val="-1"/>
          <w:sz w:val="20"/>
          <w:szCs w:val="20"/>
        </w:rPr>
        <w:t>MUS</w:t>
      </w:r>
      <w:r>
        <w:rPr>
          <w:rFonts w:ascii="Times New Roman" w:hAnsi="Times New Roman"/>
          <w:b/>
          <w:bCs/>
          <w:color w:val="191919"/>
          <w:sz w:val="20"/>
          <w:szCs w:val="20"/>
        </w:rPr>
        <w:t>C</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600</w:t>
      </w:r>
      <w:r>
        <w:rPr>
          <w:rFonts w:ascii="Times New Roman" w:hAnsi="Times New Roman"/>
          <w:b/>
          <w:bCs/>
          <w:color w:val="191919"/>
          <w:sz w:val="20"/>
          <w:szCs w:val="20"/>
        </w:rPr>
        <w:t>3</w:t>
      </w:r>
      <w:r>
        <w:rPr>
          <w:rFonts w:ascii="Times New Roman" w:hAnsi="Times New Roman"/>
          <w:b/>
          <w:bCs/>
          <w:color w:val="191919"/>
          <w:spacing w:val="-8"/>
          <w:sz w:val="20"/>
          <w:szCs w:val="20"/>
        </w:rPr>
        <w:t xml:space="preserve"> </w:t>
      </w:r>
      <w:r>
        <w:rPr>
          <w:rFonts w:ascii="Times New Roman" w:hAnsi="Times New Roman"/>
          <w:b/>
          <w:bCs/>
          <w:color w:val="191919"/>
          <w:sz w:val="20"/>
          <w:szCs w:val="20"/>
        </w:rPr>
        <w:t>-</w:t>
      </w:r>
      <w:r>
        <w:rPr>
          <w:rFonts w:ascii="Times New Roman" w:hAnsi="Times New Roman"/>
          <w:b/>
          <w:bCs/>
          <w:color w:val="191919"/>
          <w:spacing w:val="-19"/>
          <w:sz w:val="20"/>
          <w:szCs w:val="20"/>
        </w:rPr>
        <w:t xml:space="preserve"> </w:t>
      </w:r>
      <w:r>
        <w:rPr>
          <w:rFonts w:ascii="Times New Roman" w:hAnsi="Times New Roman"/>
          <w:b/>
          <w:bCs/>
          <w:color w:val="191919"/>
          <w:spacing w:val="-1"/>
          <w:sz w:val="20"/>
          <w:szCs w:val="20"/>
        </w:rPr>
        <w:t>Analysi</w:t>
      </w:r>
      <w:r>
        <w:rPr>
          <w:rFonts w:ascii="Times New Roman" w:hAnsi="Times New Roman"/>
          <w:b/>
          <w:bCs/>
          <w:color w:val="191919"/>
          <w:sz w:val="20"/>
          <w:szCs w:val="20"/>
        </w:rPr>
        <w:t>s</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o</w:t>
      </w:r>
      <w:r>
        <w:rPr>
          <w:rFonts w:ascii="Times New Roman" w:hAnsi="Times New Roman"/>
          <w:b/>
          <w:bCs/>
          <w:color w:val="191919"/>
          <w:sz w:val="20"/>
          <w:szCs w:val="20"/>
        </w:rPr>
        <w:t>f</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Musica</w:t>
      </w:r>
      <w:r>
        <w:rPr>
          <w:rFonts w:ascii="Times New Roman" w:hAnsi="Times New Roman"/>
          <w:b/>
          <w:bCs/>
          <w:color w:val="191919"/>
          <w:sz w:val="20"/>
          <w:szCs w:val="20"/>
        </w:rPr>
        <w:t>l</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Styles..................................................................................3(3-0)</w:t>
      </w:r>
    </w:p>
    <w:p w:rsidR="00F42301" w:rsidRDefault="00F42301" w:rsidP="00721764">
      <w:pPr>
        <w:widowControl w:val="0"/>
        <w:autoSpaceDE w:val="0"/>
        <w:autoSpaceDN w:val="0"/>
        <w:adjustRightInd w:val="0"/>
        <w:spacing w:before="3" w:after="0"/>
        <w:ind w:left="2300"/>
        <w:rPr>
          <w:rFonts w:ascii="Times New Roman" w:hAnsi="Times New Roman"/>
          <w:color w:val="000000"/>
          <w:sz w:val="20"/>
          <w:szCs w:val="20"/>
        </w:rPr>
      </w:pPr>
      <w:r>
        <w:rPr>
          <w:rFonts w:ascii="Times New Roman" w:hAnsi="Times New Roman"/>
          <w:color w:val="000000"/>
          <w:sz w:val="20"/>
          <w:szCs w:val="20"/>
        </w:rPr>
        <w:t>Analysis and composition in selected styles, 600-1650.</w:t>
      </w:r>
    </w:p>
    <w:p w:rsidR="00F42301" w:rsidRDefault="00F42301" w:rsidP="00721764">
      <w:pPr>
        <w:widowControl w:val="0"/>
        <w:autoSpaceDE w:val="0"/>
        <w:autoSpaceDN w:val="0"/>
        <w:adjustRightInd w:val="0"/>
        <w:spacing w:before="6" w:after="0" w:line="252" w:lineRule="auto"/>
        <w:ind w:left="2300" w:right="849" w:hanging="360"/>
        <w:jc w:val="both"/>
        <w:rPr>
          <w:rFonts w:ascii="Times New Roman" w:hAnsi="Times New Roman"/>
          <w:color w:val="000000"/>
          <w:sz w:val="20"/>
          <w:szCs w:val="20"/>
        </w:rPr>
      </w:pPr>
      <w:r>
        <w:rPr>
          <w:rFonts w:ascii="Times New Roman" w:hAnsi="Times New Roman"/>
          <w:b/>
          <w:bCs/>
          <w:color w:val="191919"/>
          <w:spacing w:val="-1"/>
          <w:sz w:val="20"/>
          <w:szCs w:val="20"/>
        </w:rPr>
        <w:t>MUS</w:t>
      </w:r>
      <w:r>
        <w:rPr>
          <w:rFonts w:ascii="Times New Roman" w:hAnsi="Times New Roman"/>
          <w:b/>
          <w:bCs/>
          <w:color w:val="191919"/>
          <w:sz w:val="20"/>
          <w:szCs w:val="20"/>
        </w:rPr>
        <w:t>C</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6041</w:t>
      </w:r>
      <w:r>
        <w:rPr>
          <w:rFonts w:ascii="Times New Roman" w:hAnsi="Times New Roman"/>
          <w:b/>
          <w:bCs/>
          <w:color w:val="191919"/>
          <w:sz w:val="20"/>
          <w:szCs w:val="20"/>
        </w:rPr>
        <w:t>-</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Di</w:t>
      </w:r>
      <w:r>
        <w:rPr>
          <w:rFonts w:ascii="Times New Roman" w:hAnsi="Times New Roman"/>
          <w:b/>
          <w:bCs/>
          <w:color w:val="191919"/>
          <w:spacing w:val="-4"/>
          <w:sz w:val="20"/>
          <w:szCs w:val="20"/>
        </w:rPr>
        <w:t>r</w:t>
      </w:r>
      <w:r>
        <w:rPr>
          <w:rFonts w:ascii="Times New Roman" w:hAnsi="Times New Roman"/>
          <w:b/>
          <w:bCs/>
          <w:color w:val="191919"/>
          <w:spacing w:val="-1"/>
          <w:sz w:val="20"/>
          <w:szCs w:val="20"/>
        </w:rPr>
        <w:t>ecte</w:t>
      </w:r>
      <w:r>
        <w:rPr>
          <w:rFonts w:ascii="Times New Roman" w:hAnsi="Times New Roman"/>
          <w:b/>
          <w:bCs/>
          <w:color w:val="191919"/>
          <w:sz w:val="20"/>
          <w:szCs w:val="20"/>
        </w:rPr>
        <w:t>d</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Stud</w:t>
      </w:r>
      <w:r>
        <w:rPr>
          <w:rFonts w:ascii="Times New Roman" w:hAnsi="Times New Roman"/>
          <w:b/>
          <w:bCs/>
          <w:color w:val="191919"/>
          <w:sz w:val="20"/>
          <w:szCs w:val="20"/>
        </w:rPr>
        <w:t>y</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i</w:t>
      </w:r>
      <w:r>
        <w:rPr>
          <w:rFonts w:ascii="Times New Roman" w:hAnsi="Times New Roman"/>
          <w:b/>
          <w:bCs/>
          <w:color w:val="191919"/>
          <w:sz w:val="20"/>
          <w:szCs w:val="20"/>
        </w:rPr>
        <w:t>n</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Musi</w:t>
      </w:r>
      <w:r>
        <w:rPr>
          <w:rFonts w:ascii="Times New Roman" w:hAnsi="Times New Roman"/>
          <w:b/>
          <w:bCs/>
          <w:color w:val="191919"/>
          <w:sz w:val="20"/>
          <w:szCs w:val="20"/>
        </w:rPr>
        <w:t>c</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 xml:space="preserve">Education...................................................................3(3-0) </w:t>
      </w:r>
      <w:r>
        <w:rPr>
          <w:rFonts w:ascii="Times New Roman" w:hAnsi="Times New Roman"/>
          <w:color w:val="191919"/>
          <w:sz w:val="20"/>
          <w:szCs w:val="20"/>
        </w:rPr>
        <w:lastRenderedPageBreak/>
        <w:t>The student undertakes a research project on some facets of music education. Project culmi- nates with a formal pape</w:t>
      </w:r>
      <w:r>
        <w:rPr>
          <w:rFonts w:ascii="Times New Roman" w:hAnsi="Times New Roman"/>
          <w:color w:val="191919"/>
          <w:spacing w:val="-11"/>
          <w:sz w:val="20"/>
          <w:szCs w:val="20"/>
        </w:rPr>
        <w:t>r</w:t>
      </w:r>
      <w:r>
        <w:rPr>
          <w:rFonts w:ascii="Times New Roman" w:hAnsi="Times New Roman"/>
          <w:color w:val="191919"/>
          <w:sz w:val="20"/>
          <w:szCs w:val="20"/>
        </w:rPr>
        <w:t>.</w:t>
      </w:r>
    </w:p>
    <w:p w:rsidR="00F42301" w:rsidRDefault="00F42301" w:rsidP="00721764">
      <w:pPr>
        <w:widowControl w:val="0"/>
        <w:autoSpaceDE w:val="0"/>
        <w:autoSpaceDN w:val="0"/>
        <w:adjustRightInd w:val="0"/>
        <w:spacing w:after="0" w:line="225" w:lineRule="exact"/>
        <w:ind w:left="1905" w:right="851"/>
        <w:jc w:val="center"/>
        <w:rPr>
          <w:rFonts w:ascii="Times New Roman" w:hAnsi="Times New Roman"/>
          <w:color w:val="000000"/>
          <w:sz w:val="20"/>
          <w:szCs w:val="20"/>
        </w:rPr>
      </w:pPr>
      <w:r>
        <w:rPr>
          <w:rFonts w:ascii="Times New Roman" w:hAnsi="Times New Roman"/>
          <w:b/>
          <w:bCs/>
          <w:color w:val="191919"/>
          <w:sz w:val="20"/>
          <w:szCs w:val="20"/>
        </w:rPr>
        <w:t>MUSIC</w:t>
      </w:r>
      <w:r>
        <w:rPr>
          <w:rFonts w:ascii="Times New Roman" w:hAnsi="Times New Roman"/>
          <w:b/>
          <w:bCs/>
          <w:color w:val="191919"/>
          <w:spacing w:val="-8"/>
          <w:sz w:val="20"/>
          <w:szCs w:val="20"/>
        </w:rPr>
        <w:t xml:space="preserve"> </w:t>
      </w:r>
      <w:r>
        <w:rPr>
          <w:rFonts w:ascii="Times New Roman" w:hAnsi="Times New Roman"/>
          <w:b/>
          <w:bCs/>
          <w:color w:val="191919"/>
          <w:sz w:val="20"/>
          <w:szCs w:val="20"/>
        </w:rPr>
        <w:t>6046</w:t>
      </w:r>
      <w:r>
        <w:rPr>
          <w:rFonts w:ascii="Times New Roman" w:hAnsi="Times New Roman"/>
          <w:b/>
          <w:bCs/>
          <w:color w:val="191919"/>
          <w:spacing w:val="-8"/>
          <w:sz w:val="20"/>
          <w:szCs w:val="20"/>
        </w:rPr>
        <w:t xml:space="preserve"> </w:t>
      </w:r>
      <w:r>
        <w:rPr>
          <w:rFonts w:ascii="Times New Roman" w:hAnsi="Times New Roman"/>
          <w:b/>
          <w:bCs/>
          <w:color w:val="191919"/>
          <w:sz w:val="20"/>
          <w:szCs w:val="20"/>
        </w:rPr>
        <w:t>-</w:t>
      </w:r>
      <w:r>
        <w:rPr>
          <w:rFonts w:ascii="Times New Roman" w:hAnsi="Times New Roman"/>
          <w:b/>
          <w:bCs/>
          <w:color w:val="191919"/>
          <w:spacing w:val="-8"/>
          <w:sz w:val="20"/>
          <w:szCs w:val="20"/>
        </w:rPr>
        <w:t xml:space="preserve"> </w:t>
      </w:r>
      <w:r>
        <w:rPr>
          <w:rFonts w:ascii="Times New Roman" w:hAnsi="Times New Roman"/>
          <w:b/>
          <w:bCs/>
          <w:color w:val="191919"/>
          <w:sz w:val="20"/>
          <w:szCs w:val="20"/>
        </w:rPr>
        <w:t>Practicum</w:t>
      </w:r>
      <w:r>
        <w:rPr>
          <w:rFonts w:ascii="Times New Roman" w:hAnsi="Times New Roman"/>
          <w:b/>
          <w:bCs/>
          <w:color w:val="191919"/>
          <w:spacing w:val="-8"/>
          <w:sz w:val="20"/>
          <w:szCs w:val="20"/>
        </w:rPr>
        <w:t xml:space="preserve"> </w:t>
      </w:r>
      <w:r>
        <w:rPr>
          <w:rFonts w:ascii="Times New Roman" w:hAnsi="Times New Roman"/>
          <w:b/>
          <w:bCs/>
          <w:color w:val="191919"/>
          <w:sz w:val="20"/>
          <w:szCs w:val="20"/>
        </w:rPr>
        <w:t>in</w:t>
      </w:r>
      <w:r>
        <w:rPr>
          <w:rFonts w:ascii="Times New Roman" w:hAnsi="Times New Roman"/>
          <w:b/>
          <w:bCs/>
          <w:color w:val="191919"/>
          <w:spacing w:val="-8"/>
          <w:sz w:val="20"/>
          <w:szCs w:val="20"/>
        </w:rPr>
        <w:t xml:space="preserve"> </w:t>
      </w:r>
      <w:r>
        <w:rPr>
          <w:rFonts w:ascii="Times New Roman" w:hAnsi="Times New Roman"/>
          <w:b/>
          <w:bCs/>
          <w:color w:val="191919"/>
          <w:sz w:val="20"/>
          <w:szCs w:val="20"/>
        </w:rPr>
        <w:t>Music</w:t>
      </w:r>
      <w:r>
        <w:rPr>
          <w:rFonts w:ascii="Times New Roman" w:hAnsi="Times New Roman"/>
          <w:b/>
          <w:bCs/>
          <w:color w:val="191919"/>
          <w:spacing w:val="-8"/>
          <w:sz w:val="20"/>
          <w:szCs w:val="20"/>
        </w:rPr>
        <w:t xml:space="preserve"> </w:t>
      </w:r>
      <w:r>
        <w:rPr>
          <w:rFonts w:ascii="Times New Roman" w:hAnsi="Times New Roman"/>
          <w:b/>
          <w:bCs/>
          <w:color w:val="191919"/>
          <w:sz w:val="20"/>
          <w:szCs w:val="20"/>
        </w:rPr>
        <w:t>Education........................................................................3(3-0)</w:t>
      </w:r>
    </w:p>
    <w:p w:rsidR="00F42301" w:rsidRDefault="00F42301" w:rsidP="00721764">
      <w:pPr>
        <w:widowControl w:val="0"/>
        <w:autoSpaceDE w:val="0"/>
        <w:autoSpaceDN w:val="0"/>
        <w:adjustRightInd w:val="0"/>
        <w:spacing w:before="13" w:after="0" w:line="250" w:lineRule="auto"/>
        <w:ind w:left="2300" w:right="849"/>
        <w:rPr>
          <w:rFonts w:ascii="Times New Roman" w:hAnsi="Times New Roman"/>
          <w:color w:val="000000"/>
          <w:sz w:val="20"/>
          <w:szCs w:val="20"/>
        </w:rPr>
      </w:pPr>
      <w:r>
        <w:rPr>
          <w:rFonts w:ascii="Times New Roman" w:hAnsi="Times New Roman"/>
          <w:color w:val="191919"/>
          <w:sz w:val="20"/>
          <w:szCs w:val="20"/>
        </w:rPr>
        <w:t>Supervised</w:t>
      </w:r>
      <w:r>
        <w:rPr>
          <w:rFonts w:ascii="Times New Roman" w:hAnsi="Times New Roman"/>
          <w:color w:val="191919"/>
          <w:spacing w:val="11"/>
          <w:sz w:val="20"/>
          <w:szCs w:val="20"/>
        </w:rPr>
        <w:t xml:space="preserve"> </w:t>
      </w:r>
      <w:r>
        <w:rPr>
          <w:rFonts w:ascii="Times New Roman" w:hAnsi="Times New Roman"/>
          <w:color w:val="191919"/>
          <w:sz w:val="20"/>
          <w:szCs w:val="20"/>
        </w:rPr>
        <w:t>study</w:t>
      </w:r>
      <w:r>
        <w:rPr>
          <w:rFonts w:ascii="Times New Roman" w:hAnsi="Times New Roman"/>
          <w:color w:val="191919"/>
          <w:spacing w:val="10"/>
          <w:sz w:val="20"/>
          <w:szCs w:val="20"/>
        </w:rPr>
        <w:t xml:space="preserve"> </w:t>
      </w:r>
      <w:r>
        <w:rPr>
          <w:rFonts w:ascii="Times New Roman" w:hAnsi="Times New Roman"/>
          <w:color w:val="191919"/>
          <w:sz w:val="20"/>
          <w:szCs w:val="20"/>
        </w:rPr>
        <w:t>in</w:t>
      </w:r>
      <w:r>
        <w:rPr>
          <w:rFonts w:ascii="Times New Roman" w:hAnsi="Times New Roman"/>
          <w:color w:val="191919"/>
          <w:spacing w:val="11"/>
          <w:sz w:val="20"/>
          <w:szCs w:val="20"/>
        </w:rPr>
        <w:t xml:space="preserve"> </w:t>
      </w:r>
      <w:r>
        <w:rPr>
          <w:rFonts w:ascii="Times New Roman" w:hAnsi="Times New Roman"/>
          <w:color w:val="191919"/>
          <w:sz w:val="20"/>
          <w:szCs w:val="20"/>
        </w:rPr>
        <w:t>an</w:t>
      </w:r>
      <w:r>
        <w:rPr>
          <w:rFonts w:ascii="Times New Roman" w:hAnsi="Times New Roman"/>
          <w:color w:val="191919"/>
          <w:spacing w:val="11"/>
          <w:sz w:val="20"/>
          <w:szCs w:val="20"/>
        </w:rPr>
        <w:t xml:space="preserve"> </w:t>
      </w:r>
      <w:r>
        <w:rPr>
          <w:rFonts w:ascii="Times New Roman" w:hAnsi="Times New Roman"/>
          <w:color w:val="191919"/>
          <w:sz w:val="20"/>
          <w:szCs w:val="20"/>
        </w:rPr>
        <w:t>approved</w:t>
      </w:r>
      <w:r>
        <w:rPr>
          <w:rFonts w:ascii="Times New Roman" w:hAnsi="Times New Roman"/>
          <w:color w:val="191919"/>
          <w:spacing w:val="11"/>
          <w:sz w:val="20"/>
          <w:szCs w:val="20"/>
        </w:rPr>
        <w:t xml:space="preserve"> </w:t>
      </w:r>
      <w:r>
        <w:rPr>
          <w:rFonts w:ascii="Times New Roman" w:hAnsi="Times New Roman"/>
          <w:color w:val="191919"/>
          <w:sz w:val="20"/>
          <w:szCs w:val="20"/>
        </w:rPr>
        <w:t>instructional</w:t>
      </w:r>
      <w:r>
        <w:rPr>
          <w:rFonts w:ascii="Times New Roman" w:hAnsi="Times New Roman"/>
          <w:color w:val="191919"/>
          <w:spacing w:val="11"/>
          <w:sz w:val="20"/>
          <w:szCs w:val="20"/>
        </w:rPr>
        <w:t xml:space="preserve"> </w:t>
      </w:r>
      <w:r>
        <w:rPr>
          <w:rFonts w:ascii="Times New Roman" w:hAnsi="Times New Roman"/>
          <w:color w:val="191919"/>
          <w:sz w:val="20"/>
          <w:szCs w:val="20"/>
        </w:rPr>
        <w:t>setting</w:t>
      </w:r>
      <w:r>
        <w:rPr>
          <w:rFonts w:ascii="Times New Roman" w:hAnsi="Times New Roman"/>
          <w:color w:val="191919"/>
          <w:spacing w:val="11"/>
          <w:sz w:val="20"/>
          <w:szCs w:val="20"/>
        </w:rPr>
        <w:t xml:space="preserve"> </w:t>
      </w:r>
      <w:r>
        <w:rPr>
          <w:rFonts w:ascii="Times New Roman" w:hAnsi="Times New Roman"/>
          <w:color w:val="191919"/>
          <w:sz w:val="20"/>
          <w:szCs w:val="20"/>
        </w:rPr>
        <w:t>includes</w:t>
      </w:r>
      <w:r>
        <w:rPr>
          <w:rFonts w:ascii="Times New Roman" w:hAnsi="Times New Roman"/>
          <w:color w:val="191919"/>
          <w:spacing w:val="11"/>
          <w:sz w:val="20"/>
          <w:szCs w:val="20"/>
        </w:rPr>
        <w:t xml:space="preserve"> </w:t>
      </w:r>
      <w:r>
        <w:rPr>
          <w:rFonts w:ascii="Times New Roman" w:hAnsi="Times New Roman"/>
          <w:color w:val="191919"/>
          <w:sz w:val="20"/>
          <w:szCs w:val="20"/>
        </w:rPr>
        <w:t>evaluation</w:t>
      </w:r>
      <w:r>
        <w:rPr>
          <w:rFonts w:ascii="Times New Roman" w:hAnsi="Times New Roman"/>
          <w:color w:val="191919"/>
          <w:spacing w:val="11"/>
          <w:sz w:val="20"/>
          <w:szCs w:val="20"/>
        </w:rPr>
        <w:t xml:space="preserve"> </w:t>
      </w:r>
      <w:r>
        <w:rPr>
          <w:rFonts w:ascii="Times New Roman" w:hAnsi="Times New Roman"/>
          <w:color w:val="191919"/>
          <w:sz w:val="20"/>
          <w:szCs w:val="20"/>
        </w:rPr>
        <w:t>of</w:t>
      </w:r>
      <w:r>
        <w:rPr>
          <w:rFonts w:ascii="Times New Roman" w:hAnsi="Times New Roman"/>
          <w:color w:val="191919"/>
          <w:spacing w:val="10"/>
          <w:sz w:val="20"/>
          <w:szCs w:val="20"/>
        </w:rPr>
        <w:t xml:space="preserve"> </w:t>
      </w:r>
      <w:r>
        <w:rPr>
          <w:rFonts w:ascii="Times New Roman" w:hAnsi="Times New Roman"/>
          <w:color w:val="191919"/>
          <w:sz w:val="20"/>
          <w:szCs w:val="20"/>
        </w:rPr>
        <w:t>strength</w:t>
      </w:r>
      <w:r>
        <w:rPr>
          <w:rFonts w:ascii="Times New Roman" w:hAnsi="Times New Roman"/>
          <w:color w:val="191919"/>
          <w:spacing w:val="11"/>
          <w:sz w:val="20"/>
          <w:szCs w:val="20"/>
        </w:rPr>
        <w:t xml:space="preserve"> </w:t>
      </w:r>
      <w:r>
        <w:rPr>
          <w:rFonts w:ascii="Times New Roman" w:hAnsi="Times New Roman"/>
          <w:color w:val="191919"/>
          <w:sz w:val="20"/>
          <w:szCs w:val="20"/>
        </w:rPr>
        <w:t>and</w:t>
      </w:r>
      <w:r>
        <w:rPr>
          <w:rFonts w:ascii="Times New Roman" w:hAnsi="Times New Roman"/>
          <w:color w:val="191919"/>
          <w:spacing w:val="11"/>
          <w:sz w:val="20"/>
          <w:szCs w:val="20"/>
        </w:rPr>
        <w:t xml:space="preserve"> </w:t>
      </w:r>
      <w:r>
        <w:rPr>
          <w:rFonts w:ascii="Times New Roman" w:hAnsi="Times New Roman"/>
          <w:color w:val="191919"/>
          <w:sz w:val="20"/>
          <w:szCs w:val="20"/>
        </w:rPr>
        <w:t>op- portunities for presentation.</w:t>
      </w:r>
    </w:p>
    <w:p w:rsidR="00F42301" w:rsidRDefault="00F42301" w:rsidP="00721764">
      <w:pPr>
        <w:widowControl w:val="0"/>
        <w:autoSpaceDE w:val="0"/>
        <w:autoSpaceDN w:val="0"/>
        <w:adjustRightInd w:val="0"/>
        <w:spacing w:before="2" w:after="0" w:line="190" w:lineRule="exact"/>
        <w:rPr>
          <w:rFonts w:ascii="Times New Roman" w:hAnsi="Times New Roman"/>
          <w:color w:val="000000"/>
          <w:sz w:val="19"/>
          <w:szCs w:val="19"/>
        </w:rPr>
      </w:pPr>
    </w:p>
    <w:p w:rsidR="00F42301" w:rsidRDefault="00F42301" w:rsidP="00721764">
      <w:pPr>
        <w:widowControl w:val="0"/>
        <w:autoSpaceDE w:val="0"/>
        <w:autoSpaceDN w:val="0"/>
        <w:adjustRightInd w:val="0"/>
        <w:spacing w:after="0"/>
        <w:ind w:left="1940"/>
        <w:rPr>
          <w:rFonts w:ascii="Impact" w:hAnsi="Impact" w:cs="Impact"/>
          <w:color w:val="000000"/>
          <w:sz w:val="44"/>
          <w:szCs w:val="44"/>
        </w:rPr>
      </w:pPr>
      <w:r>
        <w:rPr>
          <w:rFonts w:ascii="Impact" w:hAnsi="Impact" w:cs="Impact"/>
          <w:color w:val="666666"/>
          <w:sz w:val="44"/>
          <w:szCs w:val="44"/>
        </w:rPr>
        <w:t>SCIENCE</w:t>
      </w:r>
      <w:r>
        <w:rPr>
          <w:rFonts w:ascii="Impact" w:hAnsi="Impact" w:cs="Impact"/>
          <w:color w:val="666666"/>
          <w:spacing w:val="1"/>
          <w:sz w:val="44"/>
          <w:szCs w:val="44"/>
        </w:rPr>
        <w:t xml:space="preserve"> </w:t>
      </w:r>
      <w:r>
        <w:rPr>
          <w:rFonts w:ascii="Impact" w:hAnsi="Impact" w:cs="Impact"/>
          <w:color w:val="666666"/>
          <w:sz w:val="44"/>
          <w:szCs w:val="44"/>
        </w:rPr>
        <w:t>EDUC</w:t>
      </w:r>
      <w:r>
        <w:rPr>
          <w:rFonts w:ascii="Impact" w:hAnsi="Impact" w:cs="Impact"/>
          <w:color w:val="666666"/>
          <w:spacing w:val="-24"/>
          <w:sz w:val="44"/>
          <w:szCs w:val="44"/>
        </w:rPr>
        <w:t>A</w:t>
      </w:r>
      <w:r>
        <w:rPr>
          <w:rFonts w:ascii="Impact" w:hAnsi="Impact" w:cs="Impact"/>
          <w:color w:val="666666"/>
          <w:sz w:val="44"/>
          <w:szCs w:val="44"/>
        </w:rPr>
        <w:t>TION</w:t>
      </w:r>
    </w:p>
    <w:p w:rsidR="00F42301" w:rsidRDefault="00F42301" w:rsidP="00721764">
      <w:pPr>
        <w:widowControl w:val="0"/>
        <w:autoSpaceDE w:val="0"/>
        <w:autoSpaceDN w:val="0"/>
        <w:adjustRightInd w:val="0"/>
        <w:spacing w:before="39" w:after="0"/>
        <w:ind w:left="2300"/>
        <w:rPr>
          <w:rFonts w:ascii="Times New Roman" w:hAnsi="Times New Roman"/>
          <w:color w:val="000000"/>
          <w:sz w:val="20"/>
          <w:szCs w:val="20"/>
        </w:rPr>
      </w:pPr>
      <w:r>
        <w:rPr>
          <w:rFonts w:ascii="Times New Roman" w:hAnsi="Times New Roman"/>
          <w:color w:val="000000"/>
          <w:sz w:val="20"/>
          <w:szCs w:val="20"/>
        </w:rPr>
        <w:t>The Department of Natural Sciences of the College of</w:t>
      </w:r>
      <w:r>
        <w:rPr>
          <w:rFonts w:ascii="Times New Roman" w:hAnsi="Times New Roman"/>
          <w:color w:val="000000"/>
          <w:spacing w:val="-11"/>
          <w:sz w:val="20"/>
          <w:szCs w:val="20"/>
        </w:rPr>
        <w:t xml:space="preserve"> </w:t>
      </w:r>
      <w:r>
        <w:rPr>
          <w:rFonts w:ascii="Times New Roman" w:hAnsi="Times New Roman"/>
          <w:color w:val="000000"/>
          <w:sz w:val="20"/>
          <w:szCs w:val="20"/>
        </w:rPr>
        <w:t>Arts and Sciences believes that stu-</w:t>
      </w:r>
    </w:p>
    <w:p w:rsidR="00F42301" w:rsidRDefault="00F42301" w:rsidP="00721764">
      <w:pPr>
        <w:widowControl w:val="0"/>
        <w:autoSpaceDE w:val="0"/>
        <w:autoSpaceDN w:val="0"/>
        <w:adjustRightInd w:val="0"/>
        <w:spacing w:before="39" w:after="0"/>
        <w:ind w:left="2300"/>
        <w:rPr>
          <w:rFonts w:ascii="Times New Roman" w:hAnsi="Times New Roman"/>
          <w:color w:val="000000"/>
          <w:sz w:val="20"/>
          <w:szCs w:val="20"/>
        </w:rPr>
        <w:sectPr w:rsidR="00F42301">
          <w:pgSz w:w="12240" w:h="15840"/>
          <w:pgMar w:top="260" w:right="1280" w:bottom="280" w:left="240" w:header="0" w:footer="1034" w:gutter="0"/>
          <w:cols w:space="720" w:equalWidth="0">
            <w:col w:w="10720"/>
          </w:cols>
          <w:noEndnote/>
        </w:sectPr>
      </w:pPr>
    </w:p>
    <w:tbl>
      <w:tblPr>
        <w:tblW w:w="0" w:type="auto"/>
        <w:tblInd w:w="115" w:type="dxa"/>
        <w:tblLayout w:type="fixed"/>
        <w:tblCellMar>
          <w:left w:w="0" w:type="dxa"/>
          <w:right w:w="0" w:type="dxa"/>
        </w:tblCellMar>
        <w:tblLook w:val="0000"/>
      </w:tblPr>
      <w:tblGrid>
        <w:gridCol w:w="4876"/>
        <w:gridCol w:w="4560"/>
        <w:gridCol w:w="1067"/>
      </w:tblGrid>
      <w:tr w:rsidR="00F42301" w:rsidRPr="00FA7AC7" w:rsidTr="00B67EC4">
        <w:trPr>
          <w:trHeight w:hRule="exact" w:val="235"/>
        </w:trPr>
        <w:tc>
          <w:tcPr>
            <w:tcW w:w="4876" w:type="dxa"/>
            <w:tcBorders>
              <w:top w:val="nil"/>
              <w:left w:val="nil"/>
              <w:bottom w:val="single" w:sz="4" w:space="0" w:color="191919"/>
              <w:right w:val="single" w:sz="4" w:space="0" w:color="191919"/>
            </w:tcBorders>
          </w:tcPr>
          <w:p w:rsidR="00F42301" w:rsidRPr="00FA7AC7" w:rsidRDefault="00F42301" w:rsidP="00B67EC4">
            <w:pPr>
              <w:widowControl w:val="0"/>
              <w:autoSpaceDE w:val="0"/>
              <w:autoSpaceDN w:val="0"/>
              <w:adjustRightInd w:val="0"/>
              <w:spacing w:after="0"/>
              <w:rPr>
                <w:rFonts w:ascii="Times New Roman" w:hAnsi="Times New Roman"/>
                <w:sz w:val="24"/>
                <w:szCs w:val="24"/>
              </w:rPr>
            </w:pPr>
          </w:p>
        </w:tc>
        <w:tc>
          <w:tcPr>
            <w:tcW w:w="4560" w:type="dxa"/>
            <w:vMerge w:val="restart"/>
            <w:tcBorders>
              <w:top w:val="single" w:sz="4" w:space="0" w:color="191919"/>
              <w:left w:val="single" w:sz="4" w:space="0" w:color="191919"/>
              <w:bottom w:val="single" w:sz="4" w:space="0" w:color="191919"/>
              <w:right w:val="single" w:sz="4" w:space="0" w:color="191919"/>
            </w:tcBorders>
          </w:tcPr>
          <w:p w:rsidR="00F42301" w:rsidRPr="00FA7AC7" w:rsidRDefault="00F42301" w:rsidP="00B67EC4">
            <w:pPr>
              <w:widowControl w:val="0"/>
              <w:autoSpaceDE w:val="0"/>
              <w:autoSpaceDN w:val="0"/>
              <w:adjustRightInd w:val="0"/>
              <w:spacing w:after="0" w:line="384" w:lineRule="exact"/>
              <w:ind w:left="1965" w:right="1232"/>
              <w:jc w:val="center"/>
              <w:rPr>
                <w:rFonts w:ascii="Times New Roman" w:hAnsi="Times New Roman"/>
                <w:color w:val="000000"/>
                <w:sz w:val="27"/>
                <w:szCs w:val="27"/>
              </w:rPr>
            </w:pPr>
            <w:r w:rsidRPr="00FA7AC7">
              <w:rPr>
                <w:rFonts w:ascii="Times New Roman" w:hAnsi="Times New Roman"/>
                <w:b/>
                <w:bCs/>
                <w:color w:val="191919"/>
                <w:position w:val="-1"/>
                <w:sz w:val="36"/>
                <w:szCs w:val="36"/>
              </w:rPr>
              <w:t>S</w:t>
            </w:r>
            <w:r w:rsidRPr="00FA7AC7">
              <w:rPr>
                <w:rFonts w:ascii="Times New Roman" w:hAnsi="Times New Roman"/>
                <w:b/>
                <w:bCs/>
                <w:color w:val="191919"/>
                <w:position w:val="-1"/>
                <w:sz w:val="27"/>
                <w:szCs w:val="27"/>
              </w:rPr>
              <w:t>CIENCE</w:t>
            </w:r>
          </w:p>
          <w:p w:rsidR="00F42301" w:rsidRPr="00FA7AC7" w:rsidRDefault="00F42301" w:rsidP="00B67EC4">
            <w:pPr>
              <w:widowControl w:val="0"/>
              <w:autoSpaceDE w:val="0"/>
              <w:autoSpaceDN w:val="0"/>
              <w:adjustRightInd w:val="0"/>
              <w:spacing w:after="0" w:line="316" w:lineRule="exact"/>
              <w:ind w:left="1749" w:right="1017"/>
              <w:jc w:val="center"/>
              <w:rPr>
                <w:rFonts w:ascii="Times New Roman" w:hAnsi="Times New Roman"/>
                <w:sz w:val="24"/>
                <w:szCs w:val="24"/>
              </w:rPr>
            </w:pPr>
            <w:r w:rsidRPr="00FA7AC7">
              <w:rPr>
                <w:rFonts w:ascii="Times New Roman" w:hAnsi="Times New Roman"/>
                <w:b/>
                <w:bCs/>
                <w:color w:val="191919"/>
                <w:position w:val="-2"/>
                <w:sz w:val="36"/>
                <w:szCs w:val="36"/>
              </w:rPr>
              <w:t>E</w:t>
            </w:r>
            <w:r w:rsidRPr="00FA7AC7">
              <w:rPr>
                <w:rFonts w:ascii="Times New Roman" w:hAnsi="Times New Roman"/>
                <w:b/>
                <w:bCs/>
                <w:color w:val="191919"/>
                <w:position w:val="-2"/>
                <w:sz w:val="27"/>
                <w:szCs w:val="27"/>
              </w:rPr>
              <w:t>DUC</w:t>
            </w:r>
            <w:r w:rsidRPr="00FA7AC7">
              <w:rPr>
                <w:rFonts w:ascii="Times New Roman" w:hAnsi="Times New Roman"/>
                <w:b/>
                <w:bCs/>
                <w:color w:val="191919"/>
                <w:spacing w:val="-20"/>
                <w:position w:val="-2"/>
                <w:sz w:val="27"/>
                <w:szCs w:val="27"/>
              </w:rPr>
              <w:t>A</w:t>
            </w:r>
            <w:r w:rsidRPr="00FA7AC7">
              <w:rPr>
                <w:rFonts w:ascii="Times New Roman" w:hAnsi="Times New Roman"/>
                <w:b/>
                <w:bCs/>
                <w:color w:val="191919"/>
                <w:position w:val="-2"/>
                <w:sz w:val="27"/>
                <w:szCs w:val="27"/>
              </w:rPr>
              <w:t>TION</w:t>
            </w:r>
          </w:p>
        </w:tc>
        <w:tc>
          <w:tcPr>
            <w:tcW w:w="1067" w:type="dxa"/>
            <w:tcBorders>
              <w:top w:val="nil"/>
              <w:left w:val="single" w:sz="4" w:space="0" w:color="191919"/>
              <w:bottom w:val="single" w:sz="4" w:space="0" w:color="191919"/>
              <w:right w:val="nil"/>
            </w:tcBorders>
          </w:tcPr>
          <w:p w:rsidR="00F42301" w:rsidRPr="00FA7AC7" w:rsidRDefault="00F42301" w:rsidP="00B67EC4">
            <w:pPr>
              <w:widowControl w:val="0"/>
              <w:autoSpaceDE w:val="0"/>
              <w:autoSpaceDN w:val="0"/>
              <w:adjustRightInd w:val="0"/>
              <w:spacing w:after="0"/>
              <w:rPr>
                <w:rFonts w:ascii="Times New Roman" w:hAnsi="Times New Roman"/>
                <w:sz w:val="24"/>
                <w:szCs w:val="24"/>
              </w:rPr>
            </w:pPr>
          </w:p>
        </w:tc>
      </w:tr>
      <w:tr w:rsidR="00F42301" w:rsidRPr="00FA7AC7" w:rsidTr="00B67EC4">
        <w:trPr>
          <w:trHeight w:hRule="exact" w:val="256"/>
        </w:trPr>
        <w:tc>
          <w:tcPr>
            <w:tcW w:w="4876" w:type="dxa"/>
            <w:tcBorders>
              <w:top w:val="single" w:sz="4" w:space="0" w:color="191919"/>
              <w:left w:val="nil"/>
              <w:bottom w:val="single" w:sz="4" w:space="0" w:color="191919"/>
              <w:right w:val="single" w:sz="4" w:space="0" w:color="191919"/>
            </w:tcBorders>
          </w:tcPr>
          <w:p w:rsidR="00F42301" w:rsidRPr="00FA7AC7" w:rsidRDefault="00F42301" w:rsidP="00B67EC4">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B67EC4">
            <w:pPr>
              <w:widowControl w:val="0"/>
              <w:autoSpaceDE w:val="0"/>
              <w:autoSpaceDN w:val="0"/>
              <w:adjustRightInd w:val="0"/>
              <w:spacing w:after="0"/>
              <w:rPr>
                <w:rFonts w:ascii="Times New Roman" w:hAnsi="Times New Roman"/>
                <w:sz w:val="24"/>
                <w:szCs w:val="24"/>
              </w:rPr>
            </w:pPr>
          </w:p>
        </w:tc>
        <w:tc>
          <w:tcPr>
            <w:tcW w:w="1067" w:type="dxa"/>
            <w:tcBorders>
              <w:top w:val="single" w:sz="4" w:space="0" w:color="191919"/>
              <w:left w:val="single" w:sz="4" w:space="0" w:color="191919"/>
              <w:bottom w:val="single" w:sz="4" w:space="0" w:color="191919"/>
              <w:right w:val="nil"/>
            </w:tcBorders>
          </w:tcPr>
          <w:p w:rsidR="00F42301" w:rsidRPr="00FA7AC7" w:rsidRDefault="00F42301" w:rsidP="00B67EC4">
            <w:pPr>
              <w:widowControl w:val="0"/>
              <w:autoSpaceDE w:val="0"/>
              <w:autoSpaceDN w:val="0"/>
              <w:adjustRightInd w:val="0"/>
              <w:spacing w:after="0"/>
              <w:rPr>
                <w:rFonts w:ascii="Times New Roman" w:hAnsi="Times New Roman"/>
                <w:sz w:val="24"/>
                <w:szCs w:val="24"/>
              </w:rPr>
            </w:pPr>
          </w:p>
        </w:tc>
      </w:tr>
      <w:tr w:rsidR="00F42301" w:rsidRPr="00FA7AC7" w:rsidTr="00B67EC4">
        <w:trPr>
          <w:trHeight w:hRule="exact" w:val="219"/>
        </w:trPr>
        <w:tc>
          <w:tcPr>
            <w:tcW w:w="4876" w:type="dxa"/>
            <w:tcBorders>
              <w:top w:val="single" w:sz="4" w:space="0" w:color="191919"/>
              <w:left w:val="nil"/>
              <w:bottom w:val="nil"/>
              <w:right w:val="single" w:sz="4" w:space="0" w:color="191919"/>
            </w:tcBorders>
          </w:tcPr>
          <w:p w:rsidR="00F42301" w:rsidRPr="00FA7AC7" w:rsidRDefault="00F42301" w:rsidP="00B67EC4">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B67EC4">
            <w:pPr>
              <w:widowControl w:val="0"/>
              <w:autoSpaceDE w:val="0"/>
              <w:autoSpaceDN w:val="0"/>
              <w:adjustRightInd w:val="0"/>
              <w:spacing w:after="0"/>
              <w:rPr>
                <w:rFonts w:ascii="Times New Roman" w:hAnsi="Times New Roman"/>
                <w:sz w:val="24"/>
                <w:szCs w:val="24"/>
              </w:rPr>
            </w:pPr>
          </w:p>
        </w:tc>
        <w:tc>
          <w:tcPr>
            <w:tcW w:w="1067" w:type="dxa"/>
            <w:tcBorders>
              <w:top w:val="single" w:sz="4" w:space="0" w:color="191919"/>
              <w:left w:val="single" w:sz="4" w:space="0" w:color="191919"/>
              <w:bottom w:val="nil"/>
              <w:right w:val="nil"/>
            </w:tcBorders>
          </w:tcPr>
          <w:p w:rsidR="00F42301" w:rsidRPr="00FA7AC7" w:rsidRDefault="00F42301" w:rsidP="00B67EC4">
            <w:pPr>
              <w:widowControl w:val="0"/>
              <w:autoSpaceDE w:val="0"/>
              <w:autoSpaceDN w:val="0"/>
              <w:adjustRightInd w:val="0"/>
              <w:spacing w:after="0"/>
              <w:rPr>
                <w:rFonts w:ascii="Times New Roman" w:hAnsi="Times New Roman"/>
                <w:sz w:val="24"/>
                <w:szCs w:val="24"/>
              </w:rPr>
            </w:pPr>
          </w:p>
        </w:tc>
      </w:tr>
    </w:tbl>
    <w:p w:rsidR="00F42301" w:rsidRDefault="00F42301" w:rsidP="00721764">
      <w:pPr>
        <w:widowControl w:val="0"/>
        <w:autoSpaceDE w:val="0"/>
        <w:autoSpaceDN w:val="0"/>
        <w:adjustRightInd w:val="0"/>
        <w:spacing w:after="0" w:line="200" w:lineRule="exact"/>
        <w:rPr>
          <w:rFonts w:ascii="Times New Roman" w:hAnsi="Times New Roman"/>
          <w:sz w:val="20"/>
          <w:szCs w:val="20"/>
        </w:rPr>
      </w:pPr>
    </w:p>
    <w:p w:rsidR="00F42301" w:rsidRDefault="00F42301" w:rsidP="00721764">
      <w:pPr>
        <w:widowControl w:val="0"/>
        <w:autoSpaceDE w:val="0"/>
        <w:autoSpaceDN w:val="0"/>
        <w:adjustRightInd w:val="0"/>
        <w:spacing w:before="18" w:after="0" w:line="280" w:lineRule="exact"/>
        <w:rPr>
          <w:rFonts w:ascii="Times New Roman" w:hAnsi="Times New Roman"/>
          <w:sz w:val="28"/>
          <w:szCs w:val="28"/>
        </w:rPr>
      </w:pPr>
    </w:p>
    <w:p w:rsidR="00F42301" w:rsidRDefault="00F42301" w:rsidP="00721764">
      <w:pPr>
        <w:widowControl w:val="0"/>
        <w:autoSpaceDE w:val="0"/>
        <w:autoSpaceDN w:val="0"/>
        <w:adjustRightInd w:val="0"/>
        <w:spacing w:before="26" w:after="0" w:line="250" w:lineRule="auto"/>
        <w:ind w:left="875" w:right="2059"/>
        <w:rPr>
          <w:rFonts w:ascii="Times New Roman" w:hAnsi="Times New Roman"/>
          <w:sz w:val="20"/>
          <w:szCs w:val="20"/>
        </w:rPr>
      </w:pPr>
      <w:r>
        <w:rPr>
          <w:rFonts w:ascii="Times New Roman" w:hAnsi="Times New Roman"/>
          <w:sz w:val="20"/>
          <w:szCs w:val="20"/>
        </w:rPr>
        <w:t>dents should be provided with quality and quantifiable learning experiences needed for profes- sional competence and to become productive citizens in a highly technical societ</w:t>
      </w:r>
      <w:r>
        <w:rPr>
          <w:rFonts w:ascii="Times New Roman" w:hAnsi="Times New Roman"/>
          <w:spacing w:val="-13"/>
          <w:sz w:val="20"/>
          <w:szCs w:val="20"/>
        </w:rPr>
        <w:t>y</w:t>
      </w:r>
      <w:r>
        <w:rPr>
          <w:rFonts w:ascii="Times New Roman" w:hAnsi="Times New Roman"/>
          <w:sz w:val="20"/>
          <w:szCs w:val="20"/>
        </w:rPr>
        <w:t>.</w:t>
      </w:r>
      <w:r>
        <w:rPr>
          <w:rFonts w:ascii="Times New Roman" w:hAnsi="Times New Roman"/>
          <w:spacing w:val="-4"/>
          <w:sz w:val="20"/>
          <w:szCs w:val="20"/>
        </w:rPr>
        <w:t xml:space="preserve"> </w:t>
      </w:r>
      <w:r>
        <w:rPr>
          <w:rFonts w:ascii="Times New Roman" w:hAnsi="Times New Roman"/>
          <w:sz w:val="20"/>
          <w:szCs w:val="20"/>
        </w:rPr>
        <w:t>The Depart- ment is determined to meet the needs of the students that we serve. Consequentl</w:t>
      </w:r>
      <w:r>
        <w:rPr>
          <w:rFonts w:ascii="Times New Roman" w:hAnsi="Times New Roman"/>
          <w:spacing w:val="-13"/>
          <w:sz w:val="20"/>
          <w:szCs w:val="20"/>
        </w:rPr>
        <w:t>y</w:t>
      </w:r>
      <w:r>
        <w:rPr>
          <w:rFonts w:ascii="Times New Roman" w:hAnsi="Times New Roman"/>
          <w:sz w:val="20"/>
          <w:szCs w:val="20"/>
        </w:rPr>
        <w:t>, Science Education graduates will be able to master the many academic and professional challenges found in the workplace.</w:t>
      </w:r>
    </w:p>
    <w:p w:rsidR="00F42301" w:rsidRDefault="00F42301" w:rsidP="00721764">
      <w:pPr>
        <w:widowControl w:val="0"/>
        <w:autoSpaceDE w:val="0"/>
        <w:autoSpaceDN w:val="0"/>
        <w:adjustRightInd w:val="0"/>
        <w:spacing w:after="0" w:line="250" w:lineRule="auto"/>
        <w:ind w:left="875" w:right="2054" w:firstLine="360"/>
        <w:jc w:val="both"/>
        <w:rPr>
          <w:rFonts w:ascii="Times New Roman" w:hAnsi="Times New Roman"/>
          <w:sz w:val="20"/>
          <w:szCs w:val="20"/>
        </w:rPr>
      </w:pPr>
      <w:r w:rsidRPr="003F2CF3">
        <w:rPr>
          <w:rFonts w:ascii="Calibri" w:hAnsi="Calibri"/>
          <w:noProof/>
          <w:lang w:eastAsia="en-US"/>
        </w:rPr>
        <w:pict>
          <v:shape id="_x0000_s3801" type="#_x0000_t202" style="position:absolute;left:0;text-align:left;margin-left:522pt;margin-top:23.55pt;width:1in;height:184.35pt;z-index:-251508736;mso-position-horizontal-relative:page" o:allowincell="f" filled="f" stroked="f">
            <v:textbox style="layout-flow:vertical" inset="0,0,0,0">
              <w:txbxContent>
                <w:p w:rsidR="00F42301" w:rsidRDefault="00F42301" w:rsidP="00721764">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E</w:t>
                  </w:r>
                  <w:r>
                    <w:rPr>
                      <w:rFonts w:ascii="Impact" w:hAnsi="Impact" w:cs="Impact"/>
                      <w:color w:val="A3A3A3"/>
                      <w:spacing w:val="-115"/>
                      <w:position w:val="1"/>
                      <w:sz w:val="105"/>
                      <w:szCs w:val="105"/>
                    </w:rPr>
                    <w:t xml:space="preserve"> </w:t>
                  </w:r>
                </w:p>
              </w:txbxContent>
            </v:textbox>
            <w10:wrap anchorx="page"/>
          </v:shape>
        </w:pict>
      </w:r>
      <w:r>
        <w:rPr>
          <w:rFonts w:ascii="Times New Roman" w:hAnsi="Times New Roman"/>
          <w:sz w:val="20"/>
          <w:szCs w:val="20"/>
        </w:rPr>
        <w:t>This program is designed for persons holding</w:t>
      </w:r>
      <w:r>
        <w:rPr>
          <w:rFonts w:ascii="Times New Roman" w:hAnsi="Times New Roman"/>
          <w:spacing w:val="-4"/>
          <w:sz w:val="20"/>
          <w:szCs w:val="20"/>
        </w:rPr>
        <w:t xml:space="preserve"> </w:t>
      </w:r>
      <w:r>
        <w:rPr>
          <w:rFonts w:ascii="Times New Roman" w:hAnsi="Times New Roman"/>
          <w:spacing w:val="-18"/>
          <w:sz w:val="20"/>
          <w:szCs w:val="20"/>
        </w:rPr>
        <w:t>T</w:t>
      </w:r>
      <w:r>
        <w:rPr>
          <w:rFonts w:ascii="Times New Roman" w:hAnsi="Times New Roman"/>
          <w:sz w:val="20"/>
          <w:szCs w:val="20"/>
        </w:rPr>
        <w:t>--4 certification or who have completed basic prerequisite course work in Science Education.</w:t>
      </w:r>
      <w:r>
        <w:rPr>
          <w:rFonts w:ascii="Times New Roman" w:hAnsi="Times New Roman"/>
          <w:spacing w:val="-3"/>
          <w:sz w:val="20"/>
          <w:szCs w:val="20"/>
        </w:rPr>
        <w:t xml:space="preserve"> </w:t>
      </w:r>
      <w:r>
        <w:rPr>
          <w:rFonts w:ascii="Times New Roman" w:hAnsi="Times New Roman"/>
          <w:sz w:val="20"/>
          <w:szCs w:val="20"/>
        </w:rPr>
        <w:t>This program leads to</w:t>
      </w:r>
      <w:r>
        <w:rPr>
          <w:rFonts w:ascii="Times New Roman" w:hAnsi="Times New Roman"/>
          <w:spacing w:val="-4"/>
          <w:sz w:val="20"/>
          <w:szCs w:val="20"/>
        </w:rPr>
        <w:t xml:space="preserve"> </w:t>
      </w:r>
      <w:r>
        <w:rPr>
          <w:rFonts w:ascii="Times New Roman" w:hAnsi="Times New Roman"/>
          <w:spacing w:val="-18"/>
          <w:sz w:val="20"/>
          <w:szCs w:val="20"/>
        </w:rPr>
        <w:t>T</w:t>
      </w:r>
      <w:r>
        <w:rPr>
          <w:rFonts w:ascii="Times New Roman" w:hAnsi="Times New Roman"/>
          <w:sz w:val="20"/>
          <w:szCs w:val="20"/>
        </w:rPr>
        <w:t>-5 certification in Science Education.</w:t>
      </w:r>
    </w:p>
    <w:p w:rsidR="00F42301" w:rsidRDefault="00F42301" w:rsidP="00721764">
      <w:pPr>
        <w:widowControl w:val="0"/>
        <w:autoSpaceDE w:val="0"/>
        <w:autoSpaceDN w:val="0"/>
        <w:adjustRightInd w:val="0"/>
        <w:spacing w:after="0"/>
        <w:ind w:left="1235"/>
        <w:rPr>
          <w:rFonts w:ascii="Times New Roman" w:hAnsi="Times New Roman"/>
          <w:sz w:val="20"/>
          <w:szCs w:val="20"/>
        </w:rPr>
      </w:pPr>
      <w:r w:rsidRPr="003F2CF3">
        <w:rPr>
          <w:rFonts w:ascii="Calibri" w:hAnsi="Calibri"/>
          <w:noProof/>
          <w:lang w:eastAsia="en-US"/>
        </w:rPr>
        <w:pict>
          <v:group id="_x0000_s3798" style="position:absolute;left:0;text-align:left;margin-left:316.8pt;margin-top:-150.45pt;width:31.2pt;height:31.05pt;z-index:-251509760;mso-position-horizontal-relative:page" coordorigin="6336,-3009" coordsize="624,621" o:allowincell="f">
            <v:rect id="_x0000_s3799" style="position:absolute;left:6341;top:-3004;width:613;height:610" o:allowincell="f" stroked="f">
              <v:path arrowok="t"/>
            </v:rect>
            <v:rect id="_x0000_s3800" style="position:absolute;left:6342;top:-3004;width:620;height:620;mso-position-horizontal-relative:page" o:allowincell="f" filled="f" stroked="f">
              <v:textbox inset="0,0,0,0">
                <w:txbxContent>
                  <w:p w:rsidR="00F42301" w:rsidRDefault="00F42301" w:rsidP="00721764">
                    <w:pPr>
                      <w:spacing w:after="0" w:line="620" w:lineRule="atLeast"/>
                      <w:rPr>
                        <w:rFonts w:ascii="Times New Roman" w:hAnsi="Times New Roman"/>
                        <w:sz w:val="24"/>
                        <w:szCs w:val="24"/>
                      </w:rPr>
                    </w:pPr>
                    <w:r>
                      <w:rPr>
                        <w:rFonts w:ascii="Times New Roman" w:hAnsi="Times New Roman"/>
                        <w:noProof/>
                        <w:sz w:val="24"/>
                        <w:szCs w:val="24"/>
                      </w:rPr>
                      <w:drawing>
                        <wp:inline distT="0" distB="0" distL="0" distR="0">
                          <wp:extent cx="390525" cy="390525"/>
                          <wp:effectExtent l="19050" t="0" r="9525" b="0"/>
                          <wp:docPr id="152"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5"/>
                                  <a:srcRect/>
                                  <a:stretch>
                                    <a:fillRect/>
                                  </a:stretch>
                                </pic:blipFill>
                                <pic:spPr bwMode="auto">
                                  <a:xfrm>
                                    <a:off x="0" y="0"/>
                                    <a:ext cx="390525" cy="390525"/>
                                  </a:xfrm>
                                  <a:prstGeom prst="rect">
                                    <a:avLst/>
                                  </a:prstGeom>
                                  <a:noFill/>
                                  <a:ln w="9525">
                                    <a:noFill/>
                                    <a:miter lim="800000"/>
                                    <a:headEnd/>
                                    <a:tailEnd/>
                                  </a:ln>
                                </pic:spPr>
                              </pic:pic>
                            </a:graphicData>
                          </a:graphic>
                        </wp:inline>
                      </w:drawing>
                    </w:r>
                  </w:p>
                  <w:p w:rsidR="00F42301" w:rsidRDefault="00F42301" w:rsidP="00721764">
                    <w:pPr>
                      <w:widowControl w:val="0"/>
                      <w:autoSpaceDE w:val="0"/>
                      <w:autoSpaceDN w:val="0"/>
                      <w:adjustRightInd w:val="0"/>
                      <w:spacing w:after="0"/>
                      <w:rPr>
                        <w:rFonts w:ascii="Times New Roman" w:hAnsi="Times New Roman"/>
                        <w:sz w:val="24"/>
                        <w:szCs w:val="24"/>
                      </w:rPr>
                    </w:pPr>
                  </w:p>
                </w:txbxContent>
              </v:textbox>
            </v:rect>
            <w10:wrap anchorx="page"/>
          </v:group>
        </w:pict>
      </w:r>
      <w:r>
        <w:rPr>
          <w:rFonts w:ascii="Times New Roman" w:hAnsi="Times New Roman"/>
          <w:sz w:val="20"/>
          <w:szCs w:val="20"/>
        </w:rPr>
        <w:t>The goals of the Department of Natural Sciences are as follows:</w:t>
      </w:r>
    </w:p>
    <w:p w:rsidR="00F42301" w:rsidRDefault="00F42301" w:rsidP="00721764">
      <w:pPr>
        <w:widowControl w:val="0"/>
        <w:autoSpaceDE w:val="0"/>
        <w:autoSpaceDN w:val="0"/>
        <w:adjustRightInd w:val="0"/>
        <w:spacing w:before="10" w:after="0" w:line="250" w:lineRule="auto"/>
        <w:ind w:left="1235" w:right="2063" w:hanging="302"/>
        <w:rPr>
          <w:rFonts w:ascii="Times New Roman" w:hAnsi="Times New Roman"/>
          <w:sz w:val="20"/>
          <w:szCs w:val="20"/>
        </w:rPr>
      </w:pPr>
      <w:r>
        <w:rPr>
          <w:rFonts w:ascii="Times New Roman" w:hAnsi="Times New Roman"/>
          <w:sz w:val="20"/>
          <w:szCs w:val="20"/>
        </w:rPr>
        <w:t xml:space="preserve">1.  </w:t>
      </w:r>
      <w:r>
        <w:rPr>
          <w:rFonts w:ascii="Times New Roman" w:hAnsi="Times New Roman"/>
          <w:spacing w:val="2"/>
          <w:sz w:val="20"/>
          <w:szCs w:val="20"/>
        </w:rPr>
        <w:t xml:space="preserve"> </w:t>
      </w:r>
      <w:r>
        <w:rPr>
          <w:rFonts w:ascii="Times New Roman" w:hAnsi="Times New Roman"/>
          <w:spacing w:val="-14"/>
          <w:sz w:val="20"/>
          <w:szCs w:val="20"/>
        </w:rPr>
        <w:t>T</w:t>
      </w:r>
      <w:r>
        <w:rPr>
          <w:rFonts w:ascii="Times New Roman" w:hAnsi="Times New Roman"/>
          <w:sz w:val="20"/>
          <w:szCs w:val="20"/>
        </w:rPr>
        <w:t>o help students understand the basic concepts and principles inherent in the body of knowl- edge of science.</w:t>
      </w:r>
    </w:p>
    <w:p w:rsidR="00F42301" w:rsidRDefault="00F42301" w:rsidP="00721764">
      <w:pPr>
        <w:widowControl w:val="0"/>
        <w:autoSpaceDE w:val="0"/>
        <w:autoSpaceDN w:val="0"/>
        <w:adjustRightInd w:val="0"/>
        <w:spacing w:after="0" w:line="250" w:lineRule="auto"/>
        <w:ind w:left="1235" w:right="2008" w:hanging="302"/>
        <w:rPr>
          <w:rFonts w:ascii="Times New Roman" w:hAnsi="Times New Roman"/>
          <w:sz w:val="20"/>
          <w:szCs w:val="20"/>
        </w:rPr>
      </w:pPr>
      <w:r>
        <w:rPr>
          <w:rFonts w:ascii="Times New Roman" w:hAnsi="Times New Roman"/>
          <w:sz w:val="20"/>
          <w:szCs w:val="20"/>
        </w:rPr>
        <w:t>2.</w:t>
      </w:r>
      <w:r>
        <w:rPr>
          <w:rFonts w:ascii="Times New Roman" w:hAnsi="Times New Roman"/>
          <w:spacing w:val="-4"/>
          <w:sz w:val="20"/>
          <w:szCs w:val="20"/>
        </w:rPr>
        <w:t xml:space="preserve"> </w:t>
      </w:r>
      <w:r>
        <w:rPr>
          <w:rFonts w:ascii="Times New Roman" w:hAnsi="Times New Roman"/>
          <w:spacing w:val="-14"/>
          <w:sz w:val="20"/>
          <w:szCs w:val="20"/>
        </w:rPr>
        <w:t>T</w:t>
      </w:r>
      <w:r>
        <w:rPr>
          <w:rFonts w:ascii="Times New Roman" w:hAnsi="Times New Roman"/>
          <w:sz w:val="20"/>
          <w:szCs w:val="20"/>
        </w:rPr>
        <w:t>o allow students the opportunity to become familiar with and comfortable using the scientific method.</w:t>
      </w:r>
    </w:p>
    <w:p w:rsidR="00F42301" w:rsidRDefault="00F42301" w:rsidP="00721764">
      <w:pPr>
        <w:widowControl w:val="0"/>
        <w:autoSpaceDE w:val="0"/>
        <w:autoSpaceDN w:val="0"/>
        <w:adjustRightInd w:val="0"/>
        <w:spacing w:after="0" w:line="250" w:lineRule="auto"/>
        <w:ind w:left="1235" w:right="1968" w:hanging="302"/>
        <w:rPr>
          <w:rFonts w:ascii="Times New Roman" w:hAnsi="Times New Roman"/>
          <w:sz w:val="20"/>
          <w:szCs w:val="20"/>
        </w:rPr>
      </w:pPr>
      <w:r>
        <w:rPr>
          <w:rFonts w:ascii="Times New Roman" w:hAnsi="Times New Roman"/>
          <w:sz w:val="20"/>
          <w:szCs w:val="20"/>
        </w:rPr>
        <w:t xml:space="preserve">3.  </w:t>
      </w:r>
      <w:r>
        <w:rPr>
          <w:rFonts w:ascii="Times New Roman" w:hAnsi="Times New Roman"/>
          <w:spacing w:val="2"/>
          <w:sz w:val="20"/>
          <w:szCs w:val="20"/>
        </w:rPr>
        <w:t xml:space="preserve"> </w:t>
      </w:r>
      <w:r>
        <w:rPr>
          <w:rFonts w:ascii="Times New Roman" w:hAnsi="Times New Roman"/>
          <w:spacing w:val="-14"/>
          <w:sz w:val="20"/>
          <w:szCs w:val="20"/>
        </w:rPr>
        <w:t>T</w:t>
      </w:r>
      <w:r>
        <w:rPr>
          <w:rFonts w:ascii="Times New Roman" w:hAnsi="Times New Roman"/>
          <w:sz w:val="20"/>
          <w:szCs w:val="20"/>
        </w:rPr>
        <w:t>o help develop rational thinking in our students. (Science is a cognitive tool used in all intel- lectual endeavors.)</w:t>
      </w:r>
    </w:p>
    <w:p w:rsidR="00F42301" w:rsidRDefault="00F42301" w:rsidP="00721764">
      <w:pPr>
        <w:widowControl w:val="0"/>
        <w:autoSpaceDE w:val="0"/>
        <w:autoSpaceDN w:val="0"/>
        <w:adjustRightInd w:val="0"/>
        <w:spacing w:after="0" w:line="250" w:lineRule="auto"/>
        <w:ind w:left="1235" w:right="1936" w:hanging="302"/>
        <w:rPr>
          <w:rFonts w:ascii="Times New Roman" w:hAnsi="Times New Roman"/>
          <w:sz w:val="20"/>
          <w:szCs w:val="20"/>
        </w:rPr>
      </w:pPr>
      <w:r>
        <w:rPr>
          <w:rFonts w:ascii="Times New Roman" w:hAnsi="Times New Roman"/>
          <w:sz w:val="20"/>
          <w:szCs w:val="20"/>
        </w:rPr>
        <w:t>4.</w:t>
      </w:r>
      <w:r>
        <w:rPr>
          <w:rFonts w:ascii="Times New Roman" w:hAnsi="Times New Roman"/>
          <w:spacing w:val="-4"/>
          <w:sz w:val="20"/>
          <w:szCs w:val="20"/>
        </w:rPr>
        <w:t xml:space="preserve"> </w:t>
      </w:r>
      <w:r>
        <w:rPr>
          <w:rFonts w:ascii="Times New Roman" w:hAnsi="Times New Roman"/>
          <w:spacing w:val="-14"/>
          <w:sz w:val="20"/>
          <w:szCs w:val="20"/>
        </w:rPr>
        <w:t>T</w:t>
      </w:r>
      <w:r>
        <w:rPr>
          <w:rFonts w:ascii="Times New Roman" w:hAnsi="Times New Roman"/>
          <w:sz w:val="20"/>
          <w:szCs w:val="20"/>
        </w:rPr>
        <w:t>o sensitize the future citizenry concerning the role that science and technology play in modern society to foster interests, appreciation, positive attitude and cultural values in harmony with the scientific enterprise.</w:t>
      </w:r>
    </w:p>
    <w:p w:rsidR="00F42301" w:rsidRDefault="00F42301" w:rsidP="00721764">
      <w:pPr>
        <w:widowControl w:val="0"/>
        <w:autoSpaceDE w:val="0"/>
        <w:autoSpaceDN w:val="0"/>
        <w:adjustRightInd w:val="0"/>
        <w:spacing w:after="0"/>
        <w:ind w:left="933"/>
        <w:rPr>
          <w:rFonts w:ascii="Times New Roman" w:hAnsi="Times New Roman"/>
          <w:sz w:val="20"/>
          <w:szCs w:val="20"/>
        </w:rPr>
      </w:pPr>
      <w:r>
        <w:rPr>
          <w:rFonts w:ascii="Times New Roman" w:hAnsi="Times New Roman"/>
          <w:sz w:val="20"/>
          <w:szCs w:val="20"/>
        </w:rPr>
        <w:t xml:space="preserve">5.  </w:t>
      </w:r>
      <w:r>
        <w:rPr>
          <w:rFonts w:ascii="Times New Roman" w:hAnsi="Times New Roman"/>
          <w:spacing w:val="2"/>
          <w:sz w:val="20"/>
          <w:szCs w:val="20"/>
        </w:rPr>
        <w:t xml:space="preserve"> </w:t>
      </w:r>
      <w:r>
        <w:rPr>
          <w:rFonts w:ascii="Times New Roman" w:hAnsi="Times New Roman"/>
          <w:spacing w:val="-14"/>
          <w:sz w:val="20"/>
          <w:szCs w:val="20"/>
        </w:rPr>
        <w:t>T</w:t>
      </w:r>
      <w:r>
        <w:rPr>
          <w:rFonts w:ascii="Times New Roman" w:hAnsi="Times New Roman"/>
          <w:sz w:val="20"/>
          <w:szCs w:val="20"/>
        </w:rPr>
        <w:t>o prepare students for entrance into graduate and professional schools.</w:t>
      </w:r>
    </w:p>
    <w:p w:rsidR="00F42301" w:rsidRDefault="00F42301" w:rsidP="00721764">
      <w:pPr>
        <w:widowControl w:val="0"/>
        <w:autoSpaceDE w:val="0"/>
        <w:autoSpaceDN w:val="0"/>
        <w:adjustRightInd w:val="0"/>
        <w:spacing w:before="10" w:after="0" w:line="250" w:lineRule="auto"/>
        <w:ind w:left="1235" w:right="2085" w:hanging="302"/>
        <w:rPr>
          <w:rFonts w:ascii="Times New Roman" w:hAnsi="Times New Roman"/>
          <w:sz w:val="20"/>
          <w:szCs w:val="20"/>
        </w:rPr>
      </w:pPr>
      <w:r>
        <w:rPr>
          <w:rFonts w:ascii="Times New Roman" w:hAnsi="Times New Roman"/>
          <w:sz w:val="20"/>
          <w:szCs w:val="20"/>
        </w:rPr>
        <w:t xml:space="preserve">6.  </w:t>
      </w:r>
      <w:r>
        <w:rPr>
          <w:rFonts w:ascii="Times New Roman" w:hAnsi="Times New Roman"/>
          <w:spacing w:val="2"/>
          <w:sz w:val="20"/>
          <w:szCs w:val="20"/>
        </w:rPr>
        <w:t xml:space="preserve"> </w:t>
      </w:r>
      <w:r>
        <w:rPr>
          <w:rFonts w:ascii="Times New Roman" w:hAnsi="Times New Roman"/>
          <w:spacing w:val="-14"/>
          <w:sz w:val="20"/>
          <w:szCs w:val="20"/>
        </w:rPr>
        <w:t>T</w:t>
      </w:r>
      <w:r>
        <w:rPr>
          <w:rFonts w:ascii="Times New Roman" w:hAnsi="Times New Roman"/>
          <w:sz w:val="20"/>
          <w:szCs w:val="20"/>
        </w:rPr>
        <w:t>o prepare students for professional employment in the sciences, including teaching biology and chemistr</w:t>
      </w:r>
      <w:r>
        <w:rPr>
          <w:rFonts w:ascii="Times New Roman" w:hAnsi="Times New Roman"/>
          <w:spacing w:val="-13"/>
          <w:sz w:val="20"/>
          <w:szCs w:val="20"/>
        </w:rPr>
        <w:t>y</w:t>
      </w:r>
      <w:r>
        <w:rPr>
          <w:rFonts w:ascii="Times New Roman" w:hAnsi="Times New Roman"/>
          <w:sz w:val="20"/>
          <w:szCs w:val="20"/>
        </w:rPr>
        <w:t>.</w:t>
      </w:r>
    </w:p>
    <w:p w:rsidR="00F42301" w:rsidRDefault="00F42301" w:rsidP="00721764">
      <w:pPr>
        <w:widowControl w:val="0"/>
        <w:autoSpaceDE w:val="0"/>
        <w:autoSpaceDN w:val="0"/>
        <w:adjustRightInd w:val="0"/>
        <w:spacing w:after="0"/>
        <w:ind w:left="1595"/>
        <w:rPr>
          <w:rFonts w:ascii="Times New Roman" w:hAnsi="Times New Roman"/>
          <w:sz w:val="20"/>
          <w:szCs w:val="20"/>
        </w:rPr>
      </w:pPr>
      <w:r>
        <w:rPr>
          <w:rFonts w:ascii="Times New Roman" w:hAnsi="Times New Roman"/>
          <w:sz w:val="20"/>
          <w:szCs w:val="20"/>
        </w:rPr>
        <w:t>The degree requires 36 semester hours, with 15 hours in the cognate field.</w:t>
      </w:r>
    </w:p>
    <w:p w:rsidR="00F42301" w:rsidRDefault="00F42301" w:rsidP="00721764">
      <w:pPr>
        <w:widowControl w:val="0"/>
        <w:autoSpaceDE w:val="0"/>
        <w:autoSpaceDN w:val="0"/>
        <w:adjustRightInd w:val="0"/>
        <w:spacing w:before="6" w:after="0" w:line="220" w:lineRule="exact"/>
        <w:rPr>
          <w:rFonts w:ascii="Times New Roman" w:hAnsi="Times New Roman"/>
        </w:rPr>
      </w:pPr>
    </w:p>
    <w:p w:rsidR="00F42301" w:rsidRDefault="00F42301" w:rsidP="00721764">
      <w:pPr>
        <w:widowControl w:val="0"/>
        <w:autoSpaceDE w:val="0"/>
        <w:autoSpaceDN w:val="0"/>
        <w:adjustRightInd w:val="0"/>
        <w:spacing w:after="0"/>
        <w:ind w:left="875"/>
        <w:rPr>
          <w:rFonts w:ascii="Times New Roman" w:hAnsi="Times New Roman"/>
          <w:sz w:val="28"/>
          <w:szCs w:val="28"/>
        </w:rPr>
      </w:pPr>
      <w:r w:rsidRPr="003F2CF3">
        <w:rPr>
          <w:rFonts w:ascii="Calibri" w:hAnsi="Calibri"/>
          <w:noProof/>
          <w:lang w:eastAsia="en-US"/>
        </w:rPr>
        <w:pict>
          <v:shape id="_x0000_s3802" type="#_x0000_t202" style="position:absolute;left:0;text-align:left;margin-left:522pt;margin-top:356.95pt;width:1in;height:270.75pt;z-index:-251507712;mso-position-horizontal-relative:page;mso-position-vertical-relative:page" o:allowincell="f" filled="f" stroked="f">
            <v:textbox style="layout-flow:vertical" inset="0,0,0,0">
              <w:txbxContent>
                <w:p w:rsidR="00F42301" w:rsidRDefault="00F42301" w:rsidP="00721764">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P</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ROGRAM</w:t>
                  </w:r>
                  <w:r>
                    <w:rPr>
                      <w:rFonts w:ascii="Impact" w:hAnsi="Impact" w:cs="Impact"/>
                      <w:color w:val="A3A3A3"/>
                      <w:position w:val="1"/>
                      <w:sz w:val="105"/>
                      <w:szCs w:val="105"/>
                    </w:rPr>
                    <w:t>S</w:t>
                  </w:r>
                  <w:r>
                    <w:rPr>
                      <w:rFonts w:ascii="Impact" w:hAnsi="Impact" w:cs="Impact"/>
                      <w:color w:val="A3A3A3"/>
                      <w:spacing w:val="-115"/>
                      <w:position w:val="1"/>
                      <w:sz w:val="105"/>
                      <w:szCs w:val="105"/>
                    </w:rPr>
                    <w:t xml:space="preserve"> </w:t>
                  </w:r>
                </w:p>
              </w:txbxContent>
            </v:textbox>
            <w10:wrap anchorx="page" anchory="page"/>
          </v:shape>
        </w:pict>
      </w:r>
      <w:r>
        <w:rPr>
          <w:rFonts w:ascii="Times New Roman" w:hAnsi="Times New Roman"/>
          <w:b/>
          <w:bCs/>
          <w:sz w:val="28"/>
          <w:szCs w:val="28"/>
        </w:rPr>
        <w:t>Comp</w:t>
      </w:r>
      <w:r>
        <w:rPr>
          <w:rFonts w:ascii="Times New Roman" w:hAnsi="Times New Roman"/>
          <w:b/>
          <w:bCs/>
          <w:spacing w:val="-5"/>
          <w:sz w:val="28"/>
          <w:szCs w:val="28"/>
        </w:rPr>
        <w:t>r</w:t>
      </w:r>
      <w:r>
        <w:rPr>
          <w:rFonts w:ascii="Times New Roman" w:hAnsi="Times New Roman"/>
          <w:b/>
          <w:bCs/>
          <w:sz w:val="28"/>
          <w:szCs w:val="28"/>
        </w:rPr>
        <w:t>ehensive Examination</w:t>
      </w:r>
    </w:p>
    <w:p w:rsidR="00F42301" w:rsidRDefault="00F42301" w:rsidP="00721764">
      <w:pPr>
        <w:widowControl w:val="0"/>
        <w:autoSpaceDE w:val="0"/>
        <w:autoSpaceDN w:val="0"/>
        <w:adjustRightInd w:val="0"/>
        <w:spacing w:before="37" w:after="0" w:line="250" w:lineRule="auto"/>
        <w:ind w:left="875" w:right="2027" w:firstLine="360"/>
        <w:rPr>
          <w:rFonts w:ascii="Times New Roman" w:hAnsi="Times New Roman"/>
          <w:sz w:val="20"/>
          <w:szCs w:val="20"/>
        </w:rPr>
      </w:pPr>
      <w:r>
        <w:rPr>
          <w:rFonts w:ascii="Times New Roman" w:hAnsi="Times New Roman"/>
          <w:sz w:val="20"/>
          <w:szCs w:val="20"/>
        </w:rPr>
        <w:t>In partial fulfillment of the M.N. degree in Science Education, students are required to pass a comprehensive examination.</w:t>
      </w:r>
      <w:r>
        <w:rPr>
          <w:rFonts w:ascii="Times New Roman" w:hAnsi="Times New Roman"/>
          <w:spacing w:val="-3"/>
          <w:sz w:val="20"/>
          <w:szCs w:val="20"/>
        </w:rPr>
        <w:t xml:space="preserve"> </w:t>
      </w:r>
      <w:r>
        <w:rPr>
          <w:rFonts w:ascii="Times New Roman" w:hAnsi="Times New Roman"/>
          <w:sz w:val="20"/>
          <w:szCs w:val="20"/>
        </w:rPr>
        <w:t>This examination is administered the semester of expected gradua- tion or upon completion of required coursework.</w:t>
      </w:r>
      <w:r>
        <w:rPr>
          <w:rFonts w:ascii="Times New Roman" w:hAnsi="Times New Roman"/>
          <w:spacing w:val="-11"/>
          <w:sz w:val="20"/>
          <w:szCs w:val="20"/>
        </w:rPr>
        <w:t xml:space="preserve"> </w:t>
      </w:r>
      <w:r>
        <w:rPr>
          <w:rFonts w:ascii="Times New Roman" w:hAnsi="Times New Roman"/>
          <w:sz w:val="20"/>
          <w:szCs w:val="20"/>
        </w:rPr>
        <w:t>A</w:t>
      </w:r>
      <w:r>
        <w:rPr>
          <w:rFonts w:ascii="Times New Roman" w:hAnsi="Times New Roman"/>
          <w:spacing w:val="-11"/>
          <w:sz w:val="20"/>
          <w:szCs w:val="20"/>
        </w:rPr>
        <w:t xml:space="preserve"> </w:t>
      </w:r>
      <w:r>
        <w:rPr>
          <w:rFonts w:ascii="Times New Roman" w:hAnsi="Times New Roman"/>
          <w:sz w:val="20"/>
          <w:szCs w:val="20"/>
        </w:rPr>
        <w:t>student is eligible to take the comprehensive examination only if his/her grade-point average is 3.0 or higher in</w:t>
      </w:r>
      <w:r>
        <w:rPr>
          <w:rFonts w:ascii="Times New Roman" w:hAnsi="Times New Roman"/>
          <w:spacing w:val="-11"/>
          <w:sz w:val="20"/>
          <w:szCs w:val="20"/>
        </w:rPr>
        <w:t xml:space="preserve"> </w:t>
      </w:r>
      <w:r>
        <w:rPr>
          <w:rFonts w:ascii="Times New Roman" w:hAnsi="Times New Roman"/>
          <w:sz w:val="20"/>
          <w:szCs w:val="20"/>
        </w:rPr>
        <w:t>Area C of the degree-planned program. Students may not take the comprehensive examination more than once in an academic semeste</w:t>
      </w:r>
      <w:r>
        <w:rPr>
          <w:rFonts w:ascii="Times New Roman" w:hAnsi="Times New Roman"/>
          <w:spacing w:val="-11"/>
          <w:sz w:val="20"/>
          <w:szCs w:val="20"/>
        </w:rPr>
        <w:t>r</w:t>
      </w:r>
      <w:r>
        <w:rPr>
          <w:rFonts w:ascii="Times New Roman" w:hAnsi="Times New Roman"/>
          <w:sz w:val="20"/>
          <w:szCs w:val="20"/>
        </w:rPr>
        <w:t>.</w:t>
      </w:r>
      <w:r>
        <w:rPr>
          <w:rFonts w:ascii="Times New Roman" w:hAnsi="Times New Roman"/>
          <w:spacing w:val="-11"/>
          <w:sz w:val="20"/>
          <w:szCs w:val="20"/>
        </w:rPr>
        <w:t xml:space="preserve"> </w:t>
      </w:r>
      <w:r>
        <w:rPr>
          <w:rFonts w:ascii="Times New Roman" w:hAnsi="Times New Roman"/>
          <w:sz w:val="20"/>
          <w:szCs w:val="20"/>
        </w:rPr>
        <w:t>A</w:t>
      </w:r>
      <w:r>
        <w:rPr>
          <w:rFonts w:ascii="Times New Roman" w:hAnsi="Times New Roman"/>
          <w:spacing w:val="-11"/>
          <w:sz w:val="20"/>
          <w:szCs w:val="20"/>
        </w:rPr>
        <w:t xml:space="preserve"> </w:t>
      </w:r>
      <w:r>
        <w:rPr>
          <w:rFonts w:ascii="Times New Roman" w:hAnsi="Times New Roman"/>
          <w:sz w:val="20"/>
          <w:szCs w:val="20"/>
        </w:rPr>
        <w:t>third failure on the comprehensive examination results in automatic termination from the degree program.</w:t>
      </w:r>
    </w:p>
    <w:p w:rsidR="00F42301" w:rsidRDefault="00F42301" w:rsidP="00721764">
      <w:pPr>
        <w:widowControl w:val="0"/>
        <w:autoSpaceDE w:val="0"/>
        <w:autoSpaceDN w:val="0"/>
        <w:adjustRightInd w:val="0"/>
        <w:spacing w:after="0" w:line="250" w:lineRule="auto"/>
        <w:ind w:left="875" w:right="2041" w:firstLine="360"/>
        <w:rPr>
          <w:rFonts w:ascii="Times New Roman" w:hAnsi="Times New Roman"/>
          <w:sz w:val="20"/>
          <w:szCs w:val="20"/>
        </w:rPr>
      </w:pPr>
      <w:r>
        <w:rPr>
          <w:rFonts w:ascii="Times New Roman" w:hAnsi="Times New Roman"/>
          <w:sz w:val="20"/>
          <w:szCs w:val="20"/>
        </w:rPr>
        <w:t>The purpose of the comprehensive examination is to assess the student's knowledge of learn- ing experiences that have been introduced in the Master's degree in Science Education (Biology and Chemistry) programs.</w:t>
      </w:r>
      <w:r>
        <w:rPr>
          <w:rFonts w:ascii="Times New Roman" w:hAnsi="Times New Roman"/>
          <w:spacing w:val="-4"/>
          <w:sz w:val="20"/>
          <w:szCs w:val="20"/>
        </w:rPr>
        <w:t xml:space="preserve"> </w:t>
      </w:r>
      <w:r>
        <w:rPr>
          <w:rFonts w:ascii="Times New Roman" w:hAnsi="Times New Roman"/>
          <w:sz w:val="20"/>
          <w:szCs w:val="20"/>
        </w:rPr>
        <w:t>The exam will address specific objectives from the cognate field.</w:t>
      </w:r>
    </w:p>
    <w:p w:rsidR="00F42301" w:rsidRDefault="00F42301" w:rsidP="00721764">
      <w:pPr>
        <w:widowControl w:val="0"/>
        <w:autoSpaceDE w:val="0"/>
        <w:autoSpaceDN w:val="0"/>
        <w:adjustRightInd w:val="0"/>
        <w:spacing w:before="17" w:after="0" w:line="200" w:lineRule="exact"/>
        <w:rPr>
          <w:rFonts w:ascii="Times New Roman" w:hAnsi="Times New Roman"/>
          <w:sz w:val="20"/>
          <w:szCs w:val="20"/>
        </w:rPr>
      </w:pPr>
    </w:p>
    <w:p w:rsidR="00F42301" w:rsidRDefault="00F42301" w:rsidP="00721764">
      <w:pPr>
        <w:widowControl w:val="0"/>
        <w:autoSpaceDE w:val="0"/>
        <w:autoSpaceDN w:val="0"/>
        <w:adjustRightInd w:val="0"/>
        <w:spacing w:after="0"/>
        <w:ind w:left="875"/>
        <w:rPr>
          <w:rFonts w:ascii="Times New Roman" w:hAnsi="Times New Roman"/>
          <w:sz w:val="28"/>
          <w:szCs w:val="28"/>
        </w:rPr>
      </w:pPr>
      <w:r>
        <w:rPr>
          <w:rFonts w:ascii="Times New Roman" w:hAnsi="Times New Roman"/>
          <w:b/>
          <w:bCs/>
          <w:sz w:val="28"/>
          <w:szCs w:val="28"/>
        </w:rPr>
        <w:t>Planned P</w:t>
      </w:r>
      <w:r>
        <w:rPr>
          <w:rFonts w:ascii="Times New Roman" w:hAnsi="Times New Roman"/>
          <w:b/>
          <w:bCs/>
          <w:spacing w:val="-5"/>
          <w:sz w:val="28"/>
          <w:szCs w:val="28"/>
        </w:rPr>
        <w:t>r</w:t>
      </w:r>
      <w:r>
        <w:rPr>
          <w:rFonts w:ascii="Times New Roman" w:hAnsi="Times New Roman"/>
          <w:b/>
          <w:bCs/>
          <w:sz w:val="28"/>
          <w:szCs w:val="28"/>
        </w:rPr>
        <w:t>ogram of Study</w:t>
      </w:r>
    </w:p>
    <w:p w:rsidR="00F42301" w:rsidRDefault="00F42301" w:rsidP="00721764">
      <w:pPr>
        <w:widowControl w:val="0"/>
        <w:autoSpaceDE w:val="0"/>
        <w:autoSpaceDN w:val="0"/>
        <w:adjustRightInd w:val="0"/>
        <w:spacing w:before="37" w:after="0" w:line="250" w:lineRule="auto"/>
        <w:ind w:left="875" w:right="2324" w:firstLine="360"/>
        <w:rPr>
          <w:rFonts w:ascii="Times New Roman" w:hAnsi="Times New Roman"/>
          <w:sz w:val="20"/>
          <w:szCs w:val="20"/>
        </w:rPr>
      </w:pPr>
      <w:r>
        <w:rPr>
          <w:rFonts w:ascii="Times New Roman" w:hAnsi="Times New Roman"/>
          <w:sz w:val="20"/>
          <w:szCs w:val="20"/>
        </w:rPr>
        <w:t>The Master's degree in Science Education has an emphasis in biology and an emphasis in chemistr</w:t>
      </w:r>
      <w:r>
        <w:rPr>
          <w:rFonts w:ascii="Times New Roman" w:hAnsi="Times New Roman"/>
          <w:spacing w:val="-13"/>
          <w:sz w:val="20"/>
          <w:szCs w:val="20"/>
        </w:rPr>
        <w:t>y</w:t>
      </w:r>
      <w:r>
        <w:rPr>
          <w:rFonts w:ascii="Times New Roman" w:hAnsi="Times New Roman"/>
          <w:sz w:val="20"/>
          <w:szCs w:val="20"/>
        </w:rPr>
        <w:t>.</w:t>
      </w:r>
    </w:p>
    <w:p w:rsidR="00F42301" w:rsidRDefault="00F42301" w:rsidP="00721764">
      <w:pPr>
        <w:widowControl w:val="0"/>
        <w:autoSpaceDE w:val="0"/>
        <w:autoSpaceDN w:val="0"/>
        <w:adjustRightInd w:val="0"/>
        <w:spacing w:after="0" w:line="299" w:lineRule="exact"/>
        <w:ind w:left="875"/>
        <w:rPr>
          <w:rFonts w:ascii="Times New Roman" w:hAnsi="Times New Roman"/>
          <w:sz w:val="28"/>
          <w:szCs w:val="28"/>
        </w:rPr>
      </w:pPr>
      <w:r>
        <w:rPr>
          <w:rFonts w:ascii="Times New Roman" w:hAnsi="Times New Roman"/>
          <w:b/>
          <w:bCs/>
          <w:sz w:val="28"/>
          <w:szCs w:val="28"/>
        </w:rPr>
        <w:t>A</w:t>
      </w:r>
      <w:r>
        <w:rPr>
          <w:rFonts w:ascii="Times New Roman" w:hAnsi="Times New Roman"/>
          <w:b/>
          <w:bCs/>
          <w:spacing w:val="-5"/>
          <w:sz w:val="28"/>
          <w:szCs w:val="28"/>
        </w:rPr>
        <w:t>r</w:t>
      </w:r>
      <w:r>
        <w:rPr>
          <w:rFonts w:ascii="Times New Roman" w:hAnsi="Times New Roman"/>
          <w:b/>
          <w:bCs/>
          <w:sz w:val="28"/>
          <w:szCs w:val="28"/>
        </w:rPr>
        <w:t>ea</w:t>
      </w:r>
      <w:r>
        <w:rPr>
          <w:rFonts w:ascii="Times New Roman" w:hAnsi="Times New Roman"/>
          <w:b/>
          <w:bCs/>
          <w:spacing w:val="-15"/>
          <w:sz w:val="28"/>
          <w:szCs w:val="28"/>
        </w:rPr>
        <w:t xml:space="preserve"> </w:t>
      </w:r>
      <w:r>
        <w:rPr>
          <w:rFonts w:ascii="Times New Roman" w:hAnsi="Times New Roman"/>
          <w:b/>
          <w:bCs/>
          <w:sz w:val="28"/>
          <w:szCs w:val="28"/>
        </w:rPr>
        <w:t>A</w:t>
      </w:r>
      <w:r>
        <w:rPr>
          <w:rFonts w:ascii="Times New Roman" w:hAnsi="Times New Roman"/>
          <w:b/>
          <w:bCs/>
          <w:spacing w:val="54"/>
          <w:sz w:val="28"/>
          <w:szCs w:val="28"/>
        </w:rPr>
        <w:t xml:space="preserve"> </w:t>
      </w:r>
      <w:r>
        <w:rPr>
          <w:rFonts w:ascii="Times New Roman" w:hAnsi="Times New Roman"/>
          <w:b/>
          <w:bCs/>
          <w:sz w:val="28"/>
          <w:szCs w:val="28"/>
        </w:rPr>
        <w:t>- Natu</w:t>
      </w:r>
      <w:r>
        <w:rPr>
          <w:rFonts w:ascii="Times New Roman" w:hAnsi="Times New Roman"/>
          <w:b/>
          <w:bCs/>
          <w:spacing w:val="-5"/>
          <w:sz w:val="28"/>
          <w:szCs w:val="28"/>
        </w:rPr>
        <w:t>r</w:t>
      </w:r>
      <w:r>
        <w:rPr>
          <w:rFonts w:ascii="Times New Roman" w:hAnsi="Times New Roman"/>
          <w:b/>
          <w:bCs/>
          <w:sz w:val="28"/>
          <w:szCs w:val="28"/>
        </w:rPr>
        <w:t>e of the Learner</w:t>
      </w:r>
    </w:p>
    <w:p w:rsidR="00F42301" w:rsidRDefault="00F42301" w:rsidP="00721764">
      <w:pPr>
        <w:widowControl w:val="0"/>
        <w:tabs>
          <w:tab w:val="left" w:pos="8160"/>
        </w:tabs>
        <w:autoSpaceDE w:val="0"/>
        <w:autoSpaceDN w:val="0"/>
        <w:adjustRightInd w:val="0"/>
        <w:spacing w:before="14" w:after="0"/>
        <w:ind w:left="875"/>
        <w:rPr>
          <w:rFonts w:ascii="Times New Roman" w:hAnsi="Times New Roman"/>
          <w:sz w:val="28"/>
          <w:szCs w:val="28"/>
        </w:rPr>
      </w:pPr>
      <w:r>
        <w:rPr>
          <w:rFonts w:ascii="Times New Roman" w:hAnsi="Times New Roman"/>
          <w:b/>
          <w:bCs/>
          <w:sz w:val="28"/>
          <w:szCs w:val="28"/>
        </w:rPr>
        <w:t xml:space="preserve">(Minimum of 3 hours </w:t>
      </w:r>
      <w:r>
        <w:rPr>
          <w:rFonts w:ascii="Times New Roman" w:hAnsi="Times New Roman"/>
          <w:b/>
          <w:bCs/>
          <w:spacing w:val="-5"/>
          <w:sz w:val="28"/>
          <w:szCs w:val="28"/>
        </w:rPr>
        <w:t>r</w:t>
      </w:r>
      <w:r>
        <w:rPr>
          <w:rFonts w:ascii="Times New Roman" w:hAnsi="Times New Roman"/>
          <w:b/>
          <w:bCs/>
          <w:sz w:val="28"/>
          <w:szCs w:val="28"/>
        </w:rPr>
        <w:t>equi</w:t>
      </w:r>
      <w:r>
        <w:rPr>
          <w:rFonts w:ascii="Times New Roman" w:hAnsi="Times New Roman"/>
          <w:b/>
          <w:bCs/>
          <w:spacing w:val="-5"/>
          <w:sz w:val="28"/>
          <w:szCs w:val="28"/>
        </w:rPr>
        <w:t>r</w:t>
      </w:r>
      <w:r>
        <w:rPr>
          <w:rFonts w:ascii="Times New Roman" w:hAnsi="Times New Roman"/>
          <w:b/>
          <w:bCs/>
          <w:sz w:val="28"/>
          <w:szCs w:val="28"/>
        </w:rPr>
        <w:t>ed)</w:t>
      </w:r>
      <w:r>
        <w:rPr>
          <w:rFonts w:ascii="Times New Roman" w:hAnsi="Times New Roman"/>
          <w:b/>
          <w:bCs/>
          <w:sz w:val="28"/>
          <w:szCs w:val="28"/>
        </w:rPr>
        <w:tab/>
        <w:t>3 hrs</w:t>
      </w:r>
    </w:p>
    <w:tbl>
      <w:tblPr>
        <w:tblW w:w="0" w:type="auto"/>
        <w:tblInd w:w="1195" w:type="dxa"/>
        <w:tblLayout w:type="fixed"/>
        <w:tblCellMar>
          <w:left w:w="0" w:type="dxa"/>
          <w:right w:w="0" w:type="dxa"/>
        </w:tblCellMar>
        <w:tblLook w:val="0000"/>
      </w:tblPr>
      <w:tblGrid>
        <w:gridCol w:w="831"/>
        <w:gridCol w:w="849"/>
        <w:gridCol w:w="2139"/>
      </w:tblGrid>
      <w:tr w:rsidR="00F42301" w:rsidRPr="00FA7AC7" w:rsidTr="00B67EC4">
        <w:trPr>
          <w:trHeight w:hRule="exact" w:val="287"/>
        </w:trPr>
        <w:tc>
          <w:tcPr>
            <w:tcW w:w="831" w:type="dxa"/>
            <w:tcBorders>
              <w:top w:val="nil"/>
              <w:left w:val="nil"/>
              <w:bottom w:val="nil"/>
              <w:right w:val="nil"/>
            </w:tcBorders>
          </w:tcPr>
          <w:p w:rsidR="00F42301" w:rsidRPr="00FA7AC7" w:rsidRDefault="00F42301" w:rsidP="00B67EC4">
            <w:pPr>
              <w:widowControl w:val="0"/>
              <w:autoSpaceDE w:val="0"/>
              <w:autoSpaceDN w:val="0"/>
              <w:adjustRightInd w:val="0"/>
              <w:spacing w:before="34" w:after="0"/>
              <w:ind w:left="40"/>
              <w:rPr>
                <w:rFonts w:ascii="Times New Roman" w:hAnsi="Times New Roman"/>
                <w:sz w:val="24"/>
                <w:szCs w:val="24"/>
              </w:rPr>
            </w:pPr>
            <w:r w:rsidRPr="00FA7AC7">
              <w:rPr>
                <w:rFonts w:ascii="Times New Roman" w:hAnsi="Times New Roman"/>
                <w:sz w:val="20"/>
                <w:szCs w:val="20"/>
              </w:rPr>
              <w:t>PSYC</w:t>
            </w:r>
          </w:p>
        </w:tc>
        <w:tc>
          <w:tcPr>
            <w:tcW w:w="849" w:type="dxa"/>
            <w:tcBorders>
              <w:top w:val="nil"/>
              <w:left w:val="nil"/>
              <w:bottom w:val="nil"/>
              <w:right w:val="nil"/>
            </w:tcBorders>
          </w:tcPr>
          <w:p w:rsidR="00F42301" w:rsidRPr="00FA7AC7" w:rsidRDefault="00F42301" w:rsidP="00B67EC4">
            <w:pPr>
              <w:widowControl w:val="0"/>
              <w:autoSpaceDE w:val="0"/>
              <w:autoSpaceDN w:val="0"/>
              <w:adjustRightInd w:val="0"/>
              <w:spacing w:before="34" w:after="0"/>
              <w:ind w:left="290"/>
              <w:rPr>
                <w:rFonts w:ascii="Times New Roman" w:hAnsi="Times New Roman"/>
                <w:sz w:val="24"/>
                <w:szCs w:val="24"/>
              </w:rPr>
            </w:pPr>
            <w:r w:rsidRPr="00FA7AC7">
              <w:rPr>
                <w:rFonts w:ascii="Times New Roman" w:hAnsi="Times New Roman"/>
                <w:sz w:val="20"/>
                <w:szCs w:val="20"/>
              </w:rPr>
              <w:t>5515</w:t>
            </w:r>
          </w:p>
        </w:tc>
        <w:tc>
          <w:tcPr>
            <w:tcW w:w="2139" w:type="dxa"/>
            <w:tcBorders>
              <w:top w:val="nil"/>
              <w:left w:val="nil"/>
              <w:bottom w:val="nil"/>
              <w:right w:val="nil"/>
            </w:tcBorders>
          </w:tcPr>
          <w:p w:rsidR="00F42301" w:rsidRPr="00FA7AC7" w:rsidRDefault="00F42301" w:rsidP="00B67EC4">
            <w:pPr>
              <w:widowControl w:val="0"/>
              <w:autoSpaceDE w:val="0"/>
              <w:autoSpaceDN w:val="0"/>
              <w:adjustRightInd w:val="0"/>
              <w:spacing w:before="34" w:after="0"/>
              <w:ind w:left="160"/>
              <w:rPr>
                <w:rFonts w:ascii="Times New Roman" w:hAnsi="Times New Roman"/>
                <w:sz w:val="24"/>
                <w:szCs w:val="24"/>
              </w:rPr>
            </w:pPr>
            <w:r w:rsidRPr="00FA7AC7">
              <w:rPr>
                <w:rFonts w:ascii="Times New Roman" w:hAnsi="Times New Roman"/>
                <w:sz w:val="20"/>
                <w:szCs w:val="20"/>
              </w:rPr>
              <w:t>Educational Psychology</w:t>
            </w:r>
          </w:p>
        </w:tc>
      </w:tr>
      <w:tr w:rsidR="00F42301" w:rsidRPr="00FA7AC7" w:rsidTr="00B67EC4">
        <w:trPr>
          <w:trHeight w:hRule="exact" w:val="240"/>
        </w:trPr>
        <w:tc>
          <w:tcPr>
            <w:tcW w:w="831" w:type="dxa"/>
            <w:tcBorders>
              <w:top w:val="nil"/>
              <w:left w:val="nil"/>
              <w:bottom w:val="nil"/>
              <w:right w:val="nil"/>
            </w:tcBorders>
          </w:tcPr>
          <w:p w:rsidR="00F42301" w:rsidRPr="00FA7AC7" w:rsidRDefault="00F42301" w:rsidP="00B67EC4">
            <w:pPr>
              <w:widowControl w:val="0"/>
              <w:autoSpaceDE w:val="0"/>
              <w:autoSpaceDN w:val="0"/>
              <w:adjustRightInd w:val="0"/>
              <w:spacing w:after="0" w:line="217" w:lineRule="exact"/>
              <w:ind w:left="40"/>
              <w:rPr>
                <w:rFonts w:ascii="Times New Roman" w:hAnsi="Times New Roman"/>
                <w:sz w:val="24"/>
                <w:szCs w:val="24"/>
              </w:rPr>
            </w:pPr>
            <w:r w:rsidRPr="00FA7AC7">
              <w:rPr>
                <w:rFonts w:ascii="Times New Roman" w:hAnsi="Times New Roman"/>
                <w:sz w:val="20"/>
                <w:szCs w:val="20"/>
              </w:rPr>
              <w:t>PSYC</w:t>
            </w:r>
          </w:p>
        </w:tc>
        <w:tc>
          <w:tcPr>
            <w:tcW w:w="849" w:type="dxa"/>
            <w:tcBorders>
              <w:top w:val="nil"/>
              <w:left w:val="nil"/>
              <w:bottom w:val="nil"/>
              <w:right w:val="nil"/>
            </w:tcBorders>
          </w:tcPr>
          <w:p w:rsidR="00F42301" w:rsidRPr="00FA7AC7" w:rsidRDefault="00F42301" w:rsidP="00B67EC4">
            <w:pPr>
              <w:widowControl w:val="0"/>
              <w:autoSpaceDE w:val="0"/>
              <w:autoSpaceDN w:val="0"/>
              <w:adjustRightInd w:val="0"/>
              <w:spacing w:after="0" w:line="217" w:lineRule="exact"/>
              <w:ind w:left="290"/>
              <w:rPr>
                <w:rFonts w:ascii="Times New Roman" w:hAnsi="Times New Roman"/>
                <w:sz w:val="24"/>
                <w:szCs w:val="24"/>
              </w:rPr>
            </w:pPr>
            <w:r w:rsidRPr="00FA7AC7">
              <w:rPr>
                <w:rFonts w:ascii="Times New Roman" w:hAnsi="Times New Roman"/>
                <w:sz w:val="20"/>
                <w:szCs w:val="20"/>
              </w:rPr>
              <w:t>5530</w:t>
            </w:r>
          </w:p>
        </w:tc>
        <w:tc>
          <w:tcPr>
            <w:tcW w:w="2139" w:type="dxa"/>
            <w:tcBorders>
              <w:top w:val="nil"/>
              <w:left w:val="nil"/>
              <w:bottom w:val="nil"/>
              <w:right w:val="nil"/>
            </w:tcBorders>
          </w:tcPr>
          <w:p w:rsidR="00F42301" w:rsidRPr="00FA7AC7" w:rsidRDefault="00F42301" w:rsidP="00B67EC4">
            <w:pPr>
              <w:widowControl w:val="0"/>
              <w:autoSpaceDE w:val="0"/>
              <w:autoSpaceDN w:val="0"/>
              <w:adjustRightInd w:val="0"/>
              <w:spacing w:after="0" w:line="217" w:lineRule="exact"/>
              <w:ind w:left="160"/>
              <w:rPr>
                <w:rFonts w:ascii="Times New Roman" w:hAnsi="Times New Roman"/>
                <w:sz w:val="24"/>
                <w:szCs w:val="24"/>
              </w:rPr>
            </w:pPr>
            <w:r w:rsidRPr="00FA7AC7">
              <w:rPr>
                <w:rFonts w:ascii="Times New Roman" w:hAnsi="Times New Roman"/>
                <w:sz w:val="20"/>
                <w:szCs w:val="20"/>
              </w:rPr>
              <w:t>Adolescent Psychology</w:t>
            </w:r>
          </w:p>
        </w:tc>
      </w:tr>
      <w:tr w:rsidR="00F42301" w:rsidRPr="00FA7AC7" w:rsidTr="00B67EC4">
        <w:trPr>
          <w:trHeight w:hRule="exact" w:val="320"/>
        </w:trPr>
        <w:tc>
          <w:tcPr>
            <w:tcW w:w="831" w:type="dxa"/>
            <w:tcBorders>
              <w:top w:val="nil"/>
              <w:left w:val="nil"/>
              <w:bottom w:val="nil"/>
              <w:right w:val="nil"/>
            </w:tcBorders>
          </w:tcPr>
          <w:p w:rsidR="00F42301" w:rsidRPr="00FA7AC7" w:rsidRDefault="00F42301" w:rsidP="00B67EC4">
            <w:pPr>
              <w:widowControl w:val="0"/>
              <w:autoSpaceDE w:val="0"/>
              <w:autoSpaceDN w:val="0"/>
              <w:adjustRightInd w:val="0"/>
              <w:spacing w:after="0" w:line="217" w:lineRule="exact"/>
              <w:ind w:left="40"/>
              <w:rPr>
                <w:rFonts w:ascii="Times New Roman" w:hAnsi="Times New Roman"/>
                <w:sz w:val="24"/>
                <w:szCs w:val="24"/>
              </w:rPr>
            </w:pPr>
            <w:r w:rsidRPr="00FA7AC7">
              <w:rPr>
                <w:rFonts w:ascii="Times New Roman" w:hAnsi="Times New Roman"/>
                <w:sz w:val="20"/>
                <w:szCs w:val="20"/>
              </w:rPr>
              <w:t>PSYC</w:t>
            </w:r>
          </w:p>
        </w:tc>
        <w:tc>
          <w:tcPr>
            <w:tcW w:w="849" w:type="dxa"/>
            <w:tcBorders>
              <w:top w:val="nil"/>
              <w:left w:val="nil"/>
              <w:bottom w:val="nil"/>
              <w:right w:val="nil"/>
            </w:tcBorders>
          </w:tcPr>
          <w:p w:rsidR="00F42301" w:rsidRPr="00FA7AC7" w:rsidRDefault="00F42301" w:rsidP="00B67EC4">
            <w:pPr>
              <w:widowControl w:val="0"/>
              <w:autoSpaceDE w:val="0"/>
              <w:autoSpaceDN w:val="0"/>
              <w:adjustRightInd w:val="0"/>
              <w:spacing w:after="0" w:line="217" w:lineRule="exact"/>
              <w:ind w:left="290"/>
              <w:rPr>
                <w:rFonts w:ascii="Times New Roman" w:hAnsi="Times New Roman"/>
                <w:sz w:val="24"/>
                <w:szCs w:val="24"/>
              </w:rPr>
            </w:pPr>
            <w:r w:rsidRPr="00FA7AC7">
              <w:rPr>
                <w:rFonts w:ascii="Times New Roman" w:hAnsi="Times New Roman"/>
                <w:sz w:val="20"/>
                <w:szCs w:val="20"/>
              </w:rPr>
              <w:t>5552</w:t>
            </w:r>
          </w:p>
        </w:tc>
        <w:tc>
          <w:tcPr>
            <w:tcW w:w="2139" w:type="dxa"/>
            <w:tcBorders>
              <w:top w:val="nil"/>
              <w:left w:val="nil"/>
              <w:bottom w:val="nil"/>
              <w:right w:val="nil"/>
            </w:tcBorders>
          </w:tcPr>
          <w:p w:rsidR="00F42301" w:rsidRPr="00FA7AC7" w:rsidRDefault="00F42301" w:rsidP="00B67EC4">
            <w:pPr>
              <w:widowControl w:val="0"/>
              <w:autoSpaceDE w:val="0"/>
              <w:autoSpaceDN w:val="0"/>
              <w:adjustRightInd w:val="0"/>
              <w:spacing w:after="0" w:line="217" w:lineRule="exact"/>
              <w:ind w:left="160"/>
              <w:rPr>
                <w:rFonts w:ascii="Times New Roman" w:hAnsi="Times New Roman"/>
                <w:sz w:val="24"/>
                <w:szCs w:val="24"/>
              </w:rPr>
            </w:pPr>
            <w:r w:rsidRPr="00FA7AC7">
              <w:rPr>
                <w:rFonts w:ascii="Times New Roman" w:hAnsi="Times New Roman"/>
                <w:sz w:val="20"/>
                <w:szCs w:val="20"/>
              </w:rPr>
              <w:t>Conditions of Learning</w:t>
            </w:r>
          </w:p>
        </w:tc>
      </w:tr>
    </w:tbl>
    <w:p w:rsidR="00F42301" w:rsidRDefault="00F42301" w:rsidP="00721764">
      <w:pPr>
        <w:widowControl w:val="0"/>
        <w:autoSpaceDE w:val="0"/>
        <w:autoSpaceDN w:val="0"/>
        <w:adjustRightInd w:val="0"/>
        <w:spacing w:before="3" w:after="0" w:line="110" w:lineRule="exact"/>
        <w:rPr>
          <w:rFonts w:ascii="Times New Roman" w:hAnsi="Times New Roman"/>
          <w:sz w:val="11"/>
          <w:szCs w:val="11"/>
        </w:rPr>
      </w:pPr>
    </w:p>
    <w:p w:rsidR="00F42301" w:rsidRDefault="00F42301" w:rsidP="00721764">
      <w:pPr>
        <w:widowControl w:val="0"/>
        <w:autoSpaceDE w:val="0"/>
        <w:autoSpaceDN w:val="0"/>
        <w:adjustRightInd w:val="0"/>
        <w:spacing w:before="14" w:after="0"/>
        <w:ind w:left="875"/>
        <w:rPr>
          <w:rFonts w:ascii="Times New Roman" w:hAnsi="Times New Roman"/>
          <w:sz w:val="28"/>
          <w:szCs w:val="28"/>
        </w:rPr>
      </w:pPr>
      <w:r>
        <w:rPr>
          <w:rFonts w:ascii="Times New Roman" w:hAnsi="Times New Roman"/>
          <w:b/>
          <w:bCs/>
          <w:sz w:val="28"/>
          <w:szCs w:val="28"/>
        </w:rPr>
        <w:t>A</w:t>
      </w:r>
      <w:r>
        <w:rPr>
          <w:rFonts w:ascii="Times New Roman" w:hAnsi="Times New Roman"/>
          <w:b/>
          <w:bCs/>
          <w:spacing w:val="-5"/>
          <w:sz w:val="28"/>
          <w:szCs w:val="28"/>
        </w:rPr>
        <w:t>r</w:t>
      </w:r>
      <w:r>
        <w:rPr>
          <w:rFonts w:ascii="Times New Roman" w:hAnsi="Times New Roman"/>
          <w:b/>
          <w:bCs/>
          <w:sz w:val="28"/>
          <w:szCs w:val="28"/>
        </w:rPr>
        <w:t>ea B - P</w:t>
      </w:r>
      <w:r>
        <w:rPr>
          <w:rFonts w:ascii="Times New Roman" w:hAnsi="Times New Roman"/>
          <w:b/>
          <w:bCs/>
          <w:spacing w:val="-5"/>
          <w:sz w:val="28"/>
          <w:szCs w:val="28"/>
        </w:rPr>
        <w:t>r</w:t>
      </w:r>
      <w:r>
        <w:rPr>
          <w:rFonts w:ascii="Times New Roman" w:hAnsi="Times New Roman"/>
          <w:b/>
          <w:bCs/>
          <w:sz w:val="28"/>
          <w:szCs w:val="28"/>
        </w:rPr>
        <w:t>ogram and P</w:t>
      </w:r>
      <w:r>
        <w:rPr>
          <w:rFonts w:ascii="Times New Roman" w:hAnsi="Times New Roman"/>
          <w:b/>
          <w:bCs/>
          <w:spacing w:val="-5"/>
          <w:sz w:val="28"/>
          <w:szCs w:val="28"/>
        </w:rPr>
        <w:t>r</w:t>
      </w:r>
      <w:r>
        <w:rPr>
          <w:rFonts w:ascii="Times New Roman" w:hAnsi="Times New Roman"/>
          <w:b/>
          <w:bCs/>
          <w:sz w:val="28"/>
          <w:szCs w:val="28"/>
        </w:rPr>
        <w:t>oblems of the School</w:t>
      </w:r>
    </w:p>
    <w:p w:rsidR="00F42301" w:rsidRDefault="00F42301" w:rsidP="00721764">
      <w:pPr>
        <w:widowControl w:val="0"/>
        <w:tabs>
          <w:tab w:val="left" w:pos="8160"/>
        </w:tabs>
        <w:autoSpaceDE w:val="0"/>
        <w:autoSpaceDN w:val="0"/>
        <w:adjustRightInd w:val="0"/>
        <w:spacing w:before="14" w:after="0"/>
        <w:ind w:left="875"/>
        <w:rPr>
          <w:rFonts w:ascii="Times New Roman" w:hAnsi="Times New Roman"/>
          <w:sz w:val="28"/>
          <w:szCs w:val="28"/>
        </w:rPr>
      </w:pPr>
      <w:r>
        <w:rPr>
          <w:rFonts w:ascii="Times New Roman" w:hAnsi="Times New Roman"/>
          <w:b/>
          <w:bCs/>
          <w:sz w:val="28"/>
          <w:szCs w:val="28"/>
        </w:rPr>
        <w:t xml:space="preserve">(Minimum of 3 hours </w:t>
      </w:r>
      <w:r>
        <w:rPr>
          <w:rFonts w:ascii="Times New Roman" w:hAnsi="Times New Roman"/>
          <w:b/>
          <w:bCs/>
          <w:spacing w:val="-5"/>
          <w:sz w:val="28"/>
          <w:szCs w:val="28"/>
        </w:rPr>
        <w:t>r</w:t>
      </w:r>
      <w:r>
        <w:rPr>
          <w:rFonts w:ascii="Times New Roman" w:hAnsi="Times New Roman"/>
          <w:b/>
          <w:bCs/>
          <w:sz w:val="28"/>
          <w:szCs w:val="28"/>
        </w:rPr>
        <w:t>equi</w:t>
      </w:r>
      <w:r>
        <w:rPr>
          <w:rFonts w:ascii="Times New Roman" w:hAnsi="Times New Roman"/>
          <w:b/>
          <w:bCs/>
          <w:spacing w:val="-5"/>
          <w:sz w:val="28"/>
          <w:szCs w:val="28"/>
        </w:rPr>
        <w:t>r</w:t>
      </w:r>
      <w:r>
        <w:rPr>
          <w:rFonts w:ascii="Times New Roman" w:hAnsi="Times New Roman"/>
          <w:b/>
          <w:bCs/>
          <w:sz w:val="28"/>
          <w:szCs w:val="28"/>
        </w:rPr>
        <w:t>ed)</w:t>
      </w:r>
      <w:r>
        <w:rPr>
          <w:rFonts w:ascii="Times New Roman" w:hAnsi="Times New Roman"/>
          <w:b/>
          <w:bCs/>
          <w:sz w:val="28"/>
          <w:szCs w:val="28"/>
        </w:rPr>
        <w:tab/>
        <w:t>3 hrs</w:t>
      </w:r>
    </w:p>
    <w:tbl>
      <w:tblPr>
        <w:tblW w:w="0" w:type="auto"/>
        <w:tblInd w:w="1195" w:type="dxa"/>
        <w:tblLayout w:type="fixed"/>
        <w:tblCellMar>
          <w:left w:w="0" w:type="dxa"/>
          <w:right w:w="0" w:type="dxa"/>
        </w:tblCellMar>
        <w:tblLook w:val="0000"/>
      </w:tblPr>
      <w:tblGrid>
        <w:gridCol w:w="853"/>
        <w:gridCol w:w="827"/>
        <w:gridCol w:w="3200"/>
      </w:tblGrid>
      <w:tr w:rsidR="00F42301" w:rsidRPr="00FA7AC7" w:rsidTr="00B67EC4">
        <w:trPr>
          <w:trHeight w:hRule="exact" w:val="287"/>
        </w:trPr>
        <w:tc>
          <w:tcPr>
            <w:tcW w:w="853" w:type="dxa"/>
            <w:tcBorders>
              <w:top w:val="nil"/>
              <w:left w:val="nil"/>
              <w:bottom w:val="nil"/>
              <w:right w:val="nil"/>
            </w:tcBorders>
          </w:tcPr>
          <w:p w:rsidR="00F42301" w:rsidRPr="00FA7AC7" w:rsidRDefault="00F42301" w:rsidP="00B67EC4">
            <w:pPr>
              <w:widowControl w:val="0"/>
              <w:autoSpaceDE w:val="0"/>
              <w:autoSpaceDN w:val="0"/>
              <w:adjustRightInd w:val="0"/>
              <w:spacing w:before="34" w:after="0"/>
              <w:ind w:left="40"/>
              <w:rPr>
                <w:rFonts w:ascii="Times New Roman" w:hAnsi="Times New Roman"/>
                <w:sz w:val="24"/>
                <w:szCs w:val="24"/>
              </w:rPr>
            </w:pPr>
            <w:r w:rsidRPr="00FA7AC7">
              <w:rPr>
                <w:rFonts w:ascii="Times New Roman" w:hAnsi="Times New Roman"/>
                <w:sz w:val="20"/>
                <w:szCs w:val="20"/>
              </w:rPr>
              <w:t>EDUC</w:t>
            </w:r>
          </w:p>
        </w:tc>
        <w:tc>
          <w:tcPr>
            <w:tcW w:w="827" w:type="dxa"/>
            <w:tcBorders>
              <w:top w:val="nil"/>
              <w:left w:val="nil"/>
              <w:bottom w:val="nil"/>
              <w:right w:val="nil"/>
            </w:tcBorders>
          </w:tcPr>
          <w:p w:rsidR="00F42301" w:rsidRPr="00FA7AC7" w:rsidRDefault="00F42301" w:rsidP="00B67EC4">
            <w:pPr>
              <w:widowControl w:val="0"/>
              <w:autoSpaceDE w:val="0"/>
              <w:autoSpaceDN w:val="0"/>
              <w:adjustRightInd w:val="0"/>
              <w:spacing w:before="34" w:after="0"/>
              <w:ind w:left="268"/>
              <w:rPr>
                <w:rFonts w:ascii="Times New Roman" w:hAnsi="Times New Roman"/>
                <w:sz w:val="24"/>
                <w:szCs w:val="24"/>
              </w:rPr>
            </w:pPr>
            <w:r w:rsidRPr="00FA7AC7">
              <w:rPr>
                <w:rFonts w:ascii="Times New Roman" w:hAnsi="Times New Roman"/>
                <w:sz w:val="20"/>
                <w:szCs w:val="20"/>
              </w:rPr>
              <w:t>5538</w:t>
            </w:r>
          </w:p>
        </w:tc>
        <w:tc>
          <w:tcPr>
            <w:tcW w:w="3200" w:type="dxa"/>
            <w:tcBorders>
              <w:top w:val="nil"/>
              <w:left w:val="nil"/>
              <w:bottom w:val="nil"/>
              <w:right w:val="nil"/>
            </w:tcBorders>
          </w:tcPr>
          <w:p w:rsidR="00F42301" w:rsidRPr="00FA7AC7" w:rsidRDefault="00F42301" w:rsidP="00B67EC4">
            <w:pPr>
              <w:widowControl w:val="0"/>
              <w:autoSpaceDE w:val="0"/>
              <w:autoSpaceDN w:val="0"/>
              <w:adjustRightInd w:val="0"/>
              <w:spacing w:before="34" w:after="0"/>
              <w:ind w:left="160"/>
              <w:rPr>
                <w:rFonts w:ascii="Times New Roman" w:hAnsi="Times New Roman"/>
                <w:sz w:val="24"/>
                <w:szCs w:val="24"/>
              </w:rPr>
            </w:pPr>
            <w:r w:rsidRPr="00FA7AC7">
              <w:rPr>
                <w:rFonts w:ascii="Times New Roman" w:hAnsi="Times New Roman"/>
                <w:sz w:val="20"/>
                <w:szCs w:val="20"/>
              </w:rPr>
              <w:t>Curriculum Planning</w:t>
            </w:r>
          </w:p>
        </w:tc>
      </w:tr>
      <w:tr w:rsidR="00F42301" w:rsidRPr="00FA7AC7" w:rsidTr="00B67EC4">
        <w:trPr>
          <w:trHeight w:hRule="exact" w:val="240"/>
        </w:trPr>
        <w:tc>
          <w:tcPr>
            <w:tcW w:w="853" w:type="dxa"/>
            <w:tcBorders>
              <w:top w:val="nil"/>
              <w:left w:val="nil"/>
              <w:bottom w:val="nil"/>
              <w:right w:val="nil"/>
            </w:tcBorders>
          </w:tcPr>
          <w:p w:rsidR="00F42301" w:rsidRPr="00FA7AC7" w:rsidRDefault="00F42301" w:rsidP="00B67EC4">
            <w:pPr>
              <w:widowControl w:val="0"/>
              <w:autoSpaceDE w:val="0"/>
              <w:autoSpaceDN w:val="0"/>
              <w:adjustRightInd w:val="0"/>
              <w:spacing w:after="0" w:line="217" w:lineRule="exact"/>
              <w:ind w:left="40"/>
              <w:rPr>
                <w:rFonts w:ascii="Times New Roman" w:hAnsi="Times New Roman"/>
                <w:sz w:val="24"/>
                <w:szCs w:val="24"/>
              </w:rPr>
            </w:pPr>
            <w:r w:rsidRPr="00FA7AC7">
              <w:rPr>
                <w:rFonts w:ascii="Times New Roman" w:hAnsi="Times New Roman"/>
                <w:sz w:val="20"/>
                <w:szCs w:val="20"/>
              </w:rPr>
              <w:t>EDUC</w:t>
            </w:r>
          </w:p>
        </w:tc>
        <w:tc>
          <w:tcPr>
            <w:tcW w:w="827" w:type="dxa"/>
            <w:tcBorders>
              <w:top w:val="nil"/>
              <w:left w:val="nil"/>
              <w:bottom w:val="nil"/>
              <w:right w:val="nil"/>
            </w:tcBorders>
          </w:tcPr>
          <w:p w:rsidR="00F42301" w:rsidRPr="00FA7AC7" w:rsidRDefault="00F42301" w:rsidP="00B67EC4">
            <w:pPr>
              <w:widowControl w:val="0"/>
              <w:autoSpaceDE w:val="0"/>
              <w:autoSpaceDN w:val="0"/>
              <w:adjustRightInd w:val="0"/>
              <w:spacing w:after="0" w:line="217" w:lineRule="exact"/>
              <w:ind w:left="268"/>
              <w:rPr>
                <w:rFonts w:ascii="Times New Roman" w:hAnsi="Times New Roman"/>
                <w:sz w:val="24"/>
                <w:szCs w:val="24"/>
              </w:rPr>
            </w:pPr>
            <w:r w:rsidRPr="00FA7AC7">
              <w:rPr>
                <w:rFonts w:ascii="Times New Roman" w:hAnsi="Times New Roman"/>
                <w:sz w:val="20"/>
                <w:szCs w:val="20"/>
              </w:rPr>
              <w:t>5540</w:t>
            </w:r>
          </w:p>
        </w:tc>
        <w:tc>
          <w:tcPr>
            <w:tcW w:w="3200" w:type="dxa"/>
            <w:tcBorders>
              <w:top w:val="nil"/>
              <w:left w:val="nil"/>
              <w:bottom w:val="nil"/>
              <w:right w:val="nil"/>
            </w:tcBorders>
          </w:tcPr>
          <w:p w:rsidR="00F42301" w:rsidRPr="00FA7AC7" w:rsidRDefault="00F42301" w:rsidP="00B67EC4">
            <w:pPr>
              <w:widowControl w:val="0"/>
              <w:autoSpaceDE w:val="0"/>
              <w:autoSpaceDN w:val="0"/>
              <w:adjustRightInd w:val="0"/>
              <w:spacing w:after="0" w:line="217" w:lineRule="exact"/>
              <w:ind w:left="160"/>
              <w:rPr>
                <w:rFonts w:ascii="Times New Roman" w:hAnsi="Times New Roman"/>
                <w:sz w:val="24"/>
                <w:szCs w:val="24"/>
              </w:rPr>
            </w:pPr>
            <w:r w:rsidRPr="00FA7AC7">
              <w:rPr>
                <w:rFonts w:ascii="Times New Roman" w:hAnsi="Times New Roman"/>
                <w:sz w:val="20"/>
                <w:szCs w:val="20"/>
              </w:rPr>
              <w:t>Curriculum Principles</w:t>
            </w:r>
          </w:p>
        </w:tc>
      </w:tr>
      <w:tr w:rsidR="00F42301" w:rsidRPr="00FA7AC7" w:rsidTr="00B67EC4">
        <w:trPr>
          <w:trHeight w:hRule="exact" w:val="320"/>
        </w:trPr>
        <w:tc>
          <w:tcPr>
            <w:tcW w:w="853" w:type="dxa"/>
            <w:tcBorders>
              <w:top w:val="nil"/>
              <w:left w:val="nil"/>
              <w:bottom w:val="nil"/>
              <w:right w:val="nil"/>
            </w:tcBorders>
          </w:tcPr>
          <w:p w:rsidR="00F42301" w:rsidRPr="00FA7AC7" w:rsidRDefault="00F42301" w:rsidP="00B67EC4">
            <w:pPr>
              <w:widowControl w:val="0"/>
              <w:autoSpaceDE w:val="0"/>
              <w:autoSpaceDN w:val="0"/>
              <w:adjustRightInd w:val="0"/>
              <w:spacing w:after="0" w:line="217" w:lineRule="exact"/>
              <w:ind w:left="40"/>
              <w:rPr>
                <w:rFonts w:ascii="Times New Roman" w:hAnsi="Times New Roman"/>
                <w:sz w:val="24"/>
                <w:szCs w:val="24"/>
              </w:rPr>
            </w:pPr>
            <w:r w:rsidRPr="00FA7AC7">
              <w:rPr>
                <w:rFonts w:ascii="Times New Roman" w:hAnsi="Times New Roman"/>
                <w:sz w:val="20"/>
                <w:szCs w:val="20"/>
              </w:rPr>
              <w:t>EDUC</w:t>
            </w:r>
          </w:p>
        </w:tc>
        <w:tc>
          <w:tcPr>
            <w:tcW w:w="827" w:type="dxa"/>
            <w:tcBorders>
              <w:top w:val="nil"/>
              <w:left w:val="nil"/>
              <w:bottom w:val="nil"/>
              <w:right w:val="nil"/>
            </w:tcBorders>
          </w:tcPr>
          <w:p w:rsidR="00F42301" w:rsidRPr="00FA7AC7" w:rsidRDefault="00F42301" w:rsidP="00B67EC4">
            <w:pPr>
              <w:widowControl w:val="0"/>
              <w:autoSpaceDE w:val="0"/>
              <w:autoSpaceDN w:val="0"/>
              <w:adjustRightInd w:val="0"/>
              <w:spacing w:after="0" w:line="217" w:lineRule="exact"/>
              <w:ind w:left="268"/>
              <w:rPr>
                <w:rFonts w:ascii="Times New Roman" w:hAnsi="Times New Roman"/>
                <w:sz w:val="24"/>
                <w:szCs w:val="24"/>
              </w:rPr>
            </w:pPr>
            <w:r w:rsidRPr="00FA7AC7">
              <w:rPr>
                <w:rFonts w:ascii="Times New Roman" w:hAnsi="Times New Roman"/>
                <w:sz w:val="20"/>
                <w:szCs w:val="20"/>
              </w:rPr>
              <w:t>5570</w:t>
            </w:r>
          </w:p>
        </w:tc>
        <w:tc>
          <w:tcPr>
            <w:tcW w:w="3200" w:type="dxa"/>
            <w:tcBorders>
              <w:top w:val="nil"/>
              <w:left w:val="nil"/>
              <w:bottom w:val="nil"/>
              <w:right w:val="nil"/>
            </w:tcBorders>
          </w:tcPr>
          <w:p w:rsidR="00F42301" w:rsidRPr="00FA7AC7" w:rsidRDefault="00F42301" w:rsidP="00B67EC4">
            <w:pPr>
              <w:widowControl w:val="0"/>
              <w:autoSpaceDE w:val="0"/>
              <w:autoSpaceDN w:val="0"/>
              <w:adjustRightInd w:val="0"/>
              <w:spacing w:after="0" w:line="217" w:lineRule="exact"/>
              <w:ind w:left="160"/>
              <w:rPr>
                <w:rFonts w:ascii="Times New Roman" w:hAnsi="Times New Roman"/>
                <w:sz w:val="24"/>
                <w:szCs w:val="24"/>
              </w:rPr>
            </w:pPr>
            <w:r w:rsidRPr="00FA7AC7">
              <w:rPr>
                <w:rFonts w:ascii="Times New Roman" w:hAnsi="Times New Roman"/>
                <w:sz w:val="20"/>
                <w:szCs w:val="20"/>
              </w:rPr>
              <w:t>Strategies of Instruction in Science**</w:t>
            </w:r>
          </w:p>
        </w:tc>
      </w:tr>
    </w:tbl>
    <w:p w:rsidR="00F42301" w:rsidRDefault="00F42301" w:rsidP="00721764">
      <w:pPr>
        <w:widowControl w:val="0"/>
        <w:autoSpaceDE w:val="0"/>
        <w:autoSpaceDN w:val="0"/>
        <w:adjustRightInd w:val="0"/>
        <w:spacing w:before="3" w:after="0" w:line="110" w:lineRule="exact"/>
        <w:rPr>
          <w:rFonts w:ascii="Times New Roman" w:hAnsi="Times New Roman"/>
          <w:sz w:val="11"/>
          <w:szCs w:val="11"/>
        </w:rPr>
      </w:pPr>
    </w:p>
    <w:p w:rsidR="00F42301" w:rsidRDefault="00F42301" w:rsidP="00721764">
      <w:pPr>
        <w:widowControl w:val="0"/>
        <w:autoSpaceDE w:val="0"/>
        <w:autoSpaceDN w:val="0"/>
        <w:adjustRightInd w:val="0"/>
        <w:spacing w:before="14" w:after="0"/>
        <w:ind w:left="875"/>
        <w:rPr>
          <w:rFonts w:ascii="Times New Roman" w:hAnsi="Times New Roman"/>
          <w:sz w:val="28"/>
          <w:szCs w:val="28"/>
        </w:rPr>
      </w:pPr>
      <w:r>
        <w:rPr>
          <w:rFonts w:ascii="Times New Roman" w:hAnsi="Times New Roman"/>
          <w:b/>
          <w:bCs/>
          <w:sz w:val="28"/>
          <w:szCs w:val="28"/>
        </w:rPr>
        <w:t>A</w:t>
      </w:r>
      <w:r>
        <w:rPr>
          <w:rFonts w:ascii="Times New Roman" w:hAnsi="Times New Roman"/>
          <w:b/>
          <w:bCs/>
          <w:spacing w:val="-5"/>
          <w:sz w:val="28"/>
          <w:szCs w:val="28"/>
        </w:rPr>
        <w:t>r</w:t>
      </w:r>
      <w:r>
        <w:rPr>
          <w:rFonts w:ascii="Times New Roman" w:hAnsi="Times New Roman"/>
          <w:b/>
          <w:bCs/>
          <w:sz w:val="28"/>
          <w:szCs w:val="28"/>
        </w:rPr>
        <w:t>ea C* -</w:t>
      </w:r>
      <w:r>
        <w:rPr>
          <w:rFonts w:ascii="Times New Roman" w:hAnsi="Times New Roman"/>
          <w:b/>
          <w:bCs/>
          <w:spacing w:val="-5"/>
          <w:sz w:val="28"/>
          <w:szCs w:val="28"/>
        </w:rPr>
        <w:t xml:space="preserve"> </w:t>
      </w:r>
      <w:r>
        <w:rPr>
          <w:rFonts w:ascii="Times New Roman" w:hAnsi="Times New Roman"/>
          <w:b/>
          <w:bCs/>
          <w:spacing w:val="-26"/>
          <w:sz w:val="28"/>
          <w:szCs w:val="28"/>
        </w:rPr>
        <w:t>T</w:t>
      </w:r>
      <w:r>
        <w:rPr>
          <w:rFonts w:ascii="Times New Roman" w:hAnsi="Times New Roman"/>
          <w:b/>
          <w:bCs/>
          <w:sz w:val="28"/>
          <w:szCs w:val="28"/>
        </w:rPr>
        <w:t>eaching Field Courses***</w:t>
      </w:r>
    </w:p>
    <w:p w:rsidR="00F42301" w:rsidRDefault="00F42301" w:rsidP="00721764">
      <w:pPr>
        <w:widowControl w:val="0"/>
        <w:autoSpaceDE w:val="0"/>
        <w:autoSpaceDN w:val="0"/>
        <w:adjustRightInd w:val="0"/>
        <w:spacing w:before="14" w:after="0"/>
        <w:ind w:left="875"/>
        <w:rPr>
          <w:rFonts w:ascii="Times New Roman" w:hAnsi="Times New Roman"/>
          <w:sz w:val="28"/>
          <w:szCs w:val="28"/>
        </w:rPr>
        <w:sectPr w:rsidR="00F42301">
          <w:pgSz w:w="12240" w:h="15840"/>
          <w:pgMar w:top="260" w:right="220" w:bottom="280" w:left="1280" w:header="0" w:footer="955" w:gutter="0"/>
          <w:cols w:space="720" w:equalWidth="0">
            <w:col w:w="10740"/>
          </w:cols>
          <w:noEndnote/>
        </w:sectPr>
      </w:pPr>
    </w:p>
    <w:tbl>
      <w:tblPr>
        <w:tblW w:w="0" w:type="auto"/>
        <w:tblInd w:w="110" w:type="dxa"/>
        <w:tblLayout w:type="fixed"/>
        <w:tblCellMar>
          <w:left w:w="0" w:type="dxa"/>
          <w:right w:w="0" w:type="dxa"/>
        </w:tblCellMar>
        <w:tblLook w:val="0000"/>
      </w:tblPr>
      <w:tblGrid>
        <w:gridCol w:w="1085"/>
        <w:gridCol w:w="4560"/>
        <w:gridCol w:w="4858"/>
      </w:tblGrid>
      <w:tr w:rsidR="00F42301" w:rsidRPr="00FA7AC7" w:rsidTr="00B67EC4">
        <w:trPr>
          <w:trHeight w:hRule="exact" w:val="235"/>
        </w:trPr>
        <w:tc>
          <w:tcPr>
            <w:tcW w:w="1085" w:type="dxa"/>
            <w:tcBorders>
              <w:top w:val="nil"/>
              <w:left w:val="nil"/>
              <w:bottom w:val="single" w:sz="4" w:space="0" w:color="191919"/>
              <w:right w:val="single" w:sz="4" w:space="0" w:color="191919"/>
            </w:tcBorders>
          </w:tcPr>
          <w:p w:rsidR="00F42301" w:rsidRPr="00FA7AC7" w:rsidRDefault="00F42301" w:rsidP="00B67EC4">
            <w:pPr>
              <w:widowControl w:val="0"/>
              <w:autoSpaceDE w:val="0"/>
              <w:autoSpaceDN w:val="0"/>
              <w:adjustRightInd w:val="0"/>
              <w:spacing w:after="0"/>
              <w:rPr>
                <w:rFonts w:ascii="Times New Roman" w:hAnsi="Times New Roman"/>
                <w:sz w:val="24"/>
                <w:szCs w:val="24"/>
              </w:rPr>
            </w:pPr>
          </w:p>
        </w:tc>
        <w:tc>
          <w:tcPr>
            <w:tcW w:w="4560" w:type="dxa"/>
            <w:vMerge w:val="restart"/>
            <w:tcBorders>
              <w:top w:val="single" w:sz="4" w:space="0" w:color="191919"/>
              <w:left w:val="single" w:sz="4" w:space="0" w:color="191919"/>
              <w:bottom w:val="single" w:sz="4" w:space="0" w:color="191919"/>
              <w:right w:val="single" w:sz="4" w:space="0" w:color="191919"/>
            </w:tcBorders>
          </w:tcPr>
          <w:p w:rsidR="00F42301" w:rsidRPr="00FA7AC7" w:rsidRDefault="00F42301" w:rsidP="00B67EC4">
            <w:pPr>
              <w:widowControl w:val="0"/>
              <w:autoSpaceDE w:val="0"/>
              <w:autoSpaceDN w:val="0"/>
              <w:adjustRightInd w:val="0"/>
              <w:spacing w:after="0" w:line="375" w:lineRule="exact"/>
              <w:ind w:left="1255" w:right="1943"/>
              <w:jc w:val="center"/>
              <w:rPr>
                <w:rFonts w:ascii="Times New Roman" w:hAnsi="Times New Roman"/>
                <w:color w:val="000000"/>
                <w:sz w:val="27"/>
                <w:szCs w:val="27"/>
              </w:rPr>
            </w:pPr>
            <w:r w:rsidRPr="00FA7AC7">
              <w:rPr>
                <w:rFonts w:ascii="Times New Roman" w:hAnsi="Times New Roman"/>
                <w:b/>
                <w:bCs/>
                <w:color w:val="191919"/>
                <w:sz w:val="36"/>
                <w:szCs w:val="36"/>
              </w:rPr>
              <w:t>S</w:t>
            </w:r>
            <w:r w:rsidRPr="00FA7AC7">
              <w:rPr>
                <w:rFonts w:ascii="Times New Roman" w:hAnsi="Times New Roman"/>
                <w:b/>
                <w:bCs/>
                <w:color w:val="191919"/>
                <w:sz w:val="27"/>
                <w:szCs w:val="27"/>
              </w:rPr>
              <w:t>CIENCE</w:t>
            </w:r>
          </w:p>
          <w:p w:rsidR="00F42301" w:rsidRPr="00FA7AC7" w:rsidRDefault="00F42301" w:rsidP="00B67EC4">
            <w:pPr>
              <w:widowControl w:val="0"/>
              <w:autoSpaceDE w:val="0"/>
              <w:autoSpaceDN w:val="0"/>
              <w:adjustRightInd w:val="0"/>
              <w:spacing w:after="0" w:line="325" w:lineRule="exact"/>
              <w:ind w:left="1039" w:right="1727"/>
              <w:jc w:val="center"/>
              <w:rPr>
                <w:rFonts w:ascii="Times New Roman" w:hAnsi="Times New Roman"/>
                <w:sz w:val="24"/>
                <w:szCs w:val="24"/>
              </w:rPr>
            </w:pPr>
            <w:r w:rsidRPr="00FA7AC7">
              <w:rPr>
                <w:rFonts w:ascii="Times New Roman" w:hAnsi="Times New Roman"/>
                <w:b/>
                <w:bCs/>
                <w:color w:val="191919"/>
                <w:position w:val="-1"/>
                <w:sz w:val="36"/>
                <w:szCs w:val="36"/>
              </w:rPr>
              <w:t>E</w:t>
            </w:r>
            <w:r w:rsidRPr="00FA7AC7">
              <w:rPr>
                <w:rFonts w:ascii="Times New Roman" w:hAnsi="Times New Roman"/>
                <w:b/>
                <w:bCs/>
                <w:color w:val="191919"/>
                <w:position w:val="-1"/>
                <w:sz w:val="27"/>
                <w:szCs w:val="27"/>
              </w:rPr>
              <w:t>DUC</w:t>
            </w:r>
            <w:r w:rsidRPr="00FA7AC7">
              <w:rPr>
                <w:rFonts w:ascii="Times New Roman" w:hAnsi="Times New Roman"/>
                <w:b/>
                <w:bCs/>
                <w:color w:val="191919"/>
                <w:spacing w:val="-20"/>
                <w:position w:val="-1"/>
                <w:sz w:val="27"/>
                <w:szCs w:val="27"/>
              </w:rPr>
              <w:t>A</w:t>
            </w:r>
            <w:r w:rsidRPr="00FA7AC7">
              <w:rPr>
                <w:rFonts w:ascii="Times New Roman" w:hAnsi="Times New Roman"/>
                <w:b/>
                <w:bCs/>
                <w:color w:val="191919"/>
                <w:position w:val="-1"/>
                <w:sz w:val="27"/>
                <w:szCs w:val="27"/>
              </w:rPr>
              <w:t>TION</w:t>
            </w:r>
          </w:p>
        </w:tc>
        <w:tc>
          <w:tcPr>
            <w:tcW w:w="4858" w:type="dxa"/>
            <w:tcBorders>
              <w:top w:val="nil"/>
              <w:left w:val="single" w:sz="4" w:space="0" w:color="191919"/>
              <w:bottom w:val="single" w:sz="4" w:space="0" w:color="191919"/>
              <w:right w:val="nil"/>
            </w:tcBorders>
          </w:tcPr>
          <w:p w:rsidR="00F42301" w:rsidRPr="00FA7AC7" w:rsidRDefault="00F42301" w:rsidP="00B67EC4">
            <w:pPr>
              <w:widowControl w:val="0"/>
              <w:autoSpaceDE w:val="0"/>
              <w:autoSpaceDN w:val="0"/>
              <w:adjustRightInd w:val="0"/>
              <w:spacing w:after="0"/>
              <w:rPr>
                <w:rFonts w:ascii="Times New Roman" w:hAnsi="Times New Roman"/>
                <w:sz w:val="24"/>
                <w:szCs w:val="24"/>
              </w:rPr>
            </w:pPr>
          </w:p>
        </w:tc>
      </w:tr>
      <w:tr w:rsidR="00F42301" w:rsidRPr="00FA7AC7" w:rsidTr="00B67EC4">
        <w:trPr>
          <w:trHeight w:hRule="exact" w:val="256"/>
        </w:trPr>
        <w:tc>
          <w:tcPr>
            <w:tcW w:w="1085" w:type="dxa"/>
            <w:tcBorders>
              <w:top w:val="single" w:sz="4" w:space="0" w:color="191919"/>
              <w:left w:val="nil"/>
              <w:bottom w:val="single" w:sz="4" w:space="0" w:color="191919"/>
              <w:right w:val="single" w:sz="4" w:space="0" w:color="191919"/>
            </w:tcBorders>
          </w:tcPr>
          <w:p w:rsidR="00F42301" w:rsidRPr="00FA7AC7" w:rsidRDefault="00F42301" w:rsidP="00B67EC4">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B67EC4">
            <w:pPr>
              <w:widowControl w:val="0"/>
              <w:autoSpaceDE w:val="0"/>
              <w:autoSpaceDN w:val="0"/>
              <w:adjustRightInd w:val="0"/>
              <w:spacing w:after="0"/>
              <w:rPr>
                <w:rFonts w:ascii="Times New Roman" w:hAnsi="Times New Roman"/>
                <w:sz w:val="24"/>
                <w:szCs w:val="24"/>
              </w:rPr>
            </w:pPr>
          </w:p>
        </w:tc>
        <w:tc>
          <w:tcPr>
            <w:tcW w:w="4858" w:type="dxa"/>
            <w:tcBorders>
              <w:top w:val="single" w:sz="4" w:space="0" w:color="191919"/>
              <w:left w:val="single" w:sz="4" w:space="0" w:color="191919"/>
              <w:bottom w:val="single" w:sz="4" w:space="0" w:color="191919"/>
              <w:right w:val="nil"/>
            </w:tcBorders>
          </w:tcPr>
          <w:p w:rsidR="00F42301" w:rsidRPr="00FA7AC7" w:rsidRDefault="00F42301" w:rsidP="00B67EC4">
            <w:pPr>
              <w:widowControl w:val="0"/>
              <w:autoSpaceDE w:val="0"/>
              <w:autoSpaceDN w:val="0"/>
              <w:adjustRightInd w:val="0"/>
              <w:spacing w:after="0"/>
              <w:rPr>
                <w:rFonts w:ascii="Times New Roman" w:hAnsi="Times New Roman"/>
                <w:sz w:val="24"/>
                <w:szCs w:val="24"/>
              </w:rPr>
            </w:pPr>
          </w:p>
        </w:tc>
      </w:tr>
      <w:tr w:rsidR="00F42301" w:rsidRPr="00FA7AC7" w:rsidTr="00B67EC4">
        <w:trPr>
          <w:trHeight w:hRule="exact" w:val="219"/>
        </w:trPr>
        <w:tc>
          <w:tcPr>
            <w:tcW w:w="1085" w:type="dxa"/>
            <w:tcBorders>
              <w:top w:val="single" w:sz="4" w:space="0" w:color="191919"/>
              <w:left w:val="nil"/>
              <w:bottom w:val="nil"/>
              <w:right w:val="single" w:sz="4" w:space="0" w:color="191919"/>
            </w:tcBorders>
          </w:tcPr>
          <w:p w:rsidR="00F42301" w:rsidRPr="00FA7AC7" w:rsidRDefault="00F42301" w:rsidP="00B67EC4">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B67EC4">
            <w:pPr>
              <w:widowControl w:val="0"/>
              <w:autoSpaceDE w:val="0"/>
              <w:autoSpaceDN w:val="0"/>
              <w:adjustRightInd w:val="0"/>
              <w:spacing w:after="0"/>
              <w:rPr>
                <w:rFonts w:ascii="Times New Roman" w:hAnsi="Times New Roman"/>
                <w:sz w:val="24"/>
                <w:szCs w:val="24"/>
              </w:rPr>
            </w:pPr>
          </w:p>
        </w:tc>
        <w:tc>
          <w:tcPr>
            <w:tcW w:w="4858" w:type="dxa"/>
            <w:tcBorders>
              <w:top w:val="single" w:sz="4" w:space="0" w:color="191919"/>
              <w:left w:val="single" w:sz="4" w:space="0" w:color="191919"/>
              <w:bottom w:val="nil"/>
              <w:right w:val="nil"/>
            </w:tcBorders>
          </w:tcPr>
          <w:p w:rsidR="00F42301" w:rsidRPr="00FA7AC7" w:rsidRDefault="00F42301" w:rsidP="00B67EC4">
            <w:pPr>
              <w:widowControl w:val="0"/>
              <w:autoSpaceDE w:val="0"/>
              <w:autoSpaceDN w:val="0"/>
              <w:adjustRightInd w:val="0"/>
              <w:spacing w:after="0"/>
              <w:rPr>
                <w:rFonts w:ascii="Times New Roman" w:hAnsi="Times New Roman"/>
                <w:sz w:val="24"/>
                <w:szCs w:val="24"/>
              </w:rPr>
            </w:pPr>
          </w:p>
        </w:tc>
      </w:tr>
    </w:tbl>
    <w:p w:rsidR="00F42301" w:rsidRDefault="00F42301" w:rsidP="00721764">
      <w:pPr>
        <w:widowControl w:val="0"/>
        <w:autoSpaceDE w:val="0"/>
        <w:autoSpaceDN w:val="0"/>
        <w:adjustRightInd w:val="0"/>
        <w:spacing w:before="6" w:after="0" w:line="100" w:lineRule="exact"/>
        <w:rPr>
          <w:rFonts w:ascii="Times New Roman" w:hAnsi="Times New Roman"/>
          <w:sz w:val="10"/>
          <w:szCs w:val="10"/>
        </w:rPr>
      </w:pPr>
    </w:p>
    <w:p w:rsidR="00F42301" w:rsidRDefault="00F42301" w:rsidP="00721764">
      <w:pPr>
        <w:widowControl w:val="0"/>
        <w:autoSpaceDE w:val="0"/>
        <w:autoSpaceDN w:val="0"/>
        <w:adjustRightInd w:val="0"/>
        <w:spacing w:after="0" w:line="200" w:lineRule="exact"/>
        <w:rPr>
          <w:rFonts w:ascii="Times New Roman" w:hAnsi="Times New Roman"/>
          <w:sz w:val="20"/>
          <w:szCs w:val="20"/>
        </w:rPr>
      </w:pPr>
    </w:p>
    <w:p w:rsidR="00F42301" w:rsidRDefault="00F42301" w:rsidP="00721764">
      <w:pPr>
        <w:widowControl w:val="0"/>
        <w:autoSpaceDE w:val="0"/>
        <w:autoSpaceDN w:val="0"/>
        <w:adjustRightInd w:val="0"/>
        <w:spacing w:after="0" w:line="200" w:lineRule="exact"/>
        <w:rPr>
          <w:rFonts w:ascii="Times New Roman" w:hAnsi="Times New Roman"/>
          <w:sz w:val="20"/>
          <w:szCs w:val="20"/>
        </w:rPr>
      </w:pPr>
    </w:p>
    <w:p w:rsidR="00F42301" w:rsidRDefault="00F42301" w:rsidP="00721764">
      <w:pPr>
        <w:widowControl w:val="0"/>
        <w:tabs>
          <w:tab w:val="left" w:pos="9080"/>
        </w:tabs>
        <w:autoSpaceDE w:val="0"/>
        <w:autoSpaceDN w:val="0"/>
        <w:adjustRightInd w:val="0"/>
        <w:spacing w:before="14" w:after="0"/>
        <w:ind w:left="1935"/>
        <w:rPr>
          <w:rFonts w:ascii="Times New Roman" w:hAnsi="Times New Roman"/>
          <w:sz w:val="28"/>
          <w:szCs w:val="28"/>
        </w:rPr>
      </w:pPr>
      <w:r>
        <w:rPr>
          <w:rFonts w:ascii="Times New Roman" w:hAnsi="Times New Roman"/>
          <w:b/>
          <w:bCs/>
          <w:sz w:val="28"/>
          <w:szCs w:val="28"/>
        </w:rPr>
        <w:t xml:space="preserve">(Minimum of 15 hours </w:t>
      </w:r>
      <w:r>
        <w:rPr>
          <w:rFonts w:ascii="Times New Roman" w:hAnsi="Times New Roman"/>
          <w:b/>
          <w:bCs/>
          <w:spacing w:val="-5"/>
          <w:sz w:val="28"/>
          <w:szCs w:val="28"/>
        </w:rPr>
        <w:t>r</w:t>
      </w:r>
      <w:r>
        <w:rPr>
          <w:rFonts w:ascii="Times New Roman" w:hAnsi="Times New Roman"/>
          <w:b/>
          <w:bCs/>
          <w:sz w:val="28"/>
          <w:szCs w:val="28"/>
        </w:rPr>
        <w:t>equi</w:t>
      </w:r>
      <w:r>
        <w:rPr>
          <w:rFonts w:ascii="Times New Roman" w:hAnsi="Times New Roman"/>
          <w:b/>
          <w:bCs/>
          <w:spacing w:val="-5"/>
          <w:sz w:val="28"/>
          <w:szCs w:val="28"/>
        </w:rPr>
        <w:t>r</w:t>
      </w:r>
      <w:r>
        <w:rPr>
          <w:rFonts w:ascii="Times New Roman" w:hAnsi="Times New Roman"/>
          <w:b/>
          <w:bCs/>
          <w:sz w:val="28"/>
          <w:szCs w:val="28"/>
        </w:rPr>
        <w:t>ed)</w:t>
      </w:r>
      <w:r>
        <w:rPr>
          <w:rFonts w:ascii="Times New Roman" w:hAnsi="Times New Roman"/>
          <w:b/>
          <w:bCs/>
          <w:sz w:val="28"/>
          <w:szCs w:val="28"/>
        </w:rPr>
        <w:tab/>
        <w:t>15 hrs</w:t>
      </w:r>
    </w:p>
    <w:p w:rsidR="00F42301" w:rsidRDefault="00F42301" w:rsidP="00721764">
      <w:pPr>
        <w:widowControl w:val="0"/>
        <w:autoSpaceDE w:val="0"/>
        <w:autoSpaceDN w:val="0"/>
        <w:adjustRightInd w:val="0"/>
        <w:spacing w:before="37" w:after="0"/>
        <w:ind w:left="2295"/>
        <w:rPr>
          <w:rFonts w:ascii="Times New Roman" w:hAnsi="Times New Roman"/>
          <w:sz w:val="20"/>
          <w:szCs w:val="20"/>
        </w:rPr>
      </w:pPr>
      <w:r>
        <w:rPr>
          <w:rFonts w:ascii="Times New Roman" w:hAnsi="Times New Roman"/>
          <w:sz w:val="20"/>
          <w:szCs w:val="20"/>
        </w:rPr>
        <w:t>(Six hours in core and nine hours to be selected from the list of elective courses.)</w:t>
      </w:r>
    </w:p>
    <w:p w:rsidR="00F42301" w:rsidRDefault="00F42301" w:rsidP="00721764">
      <w:pPr>
        <w:widowControl w:val="0"/>
        <w:autoSpaceDE w:val="0"/>
        <w:autoSpaceDN w:val="0"/>
        <w:adjustRightInd w:val="0"/>
        <w:spacing w:before="2" w:after="0" w:line="120" w:lineRule="exact"/>
        <w:rPr>
          <w:rFonts w:ascii="Times New Roman" w:hAnsi="Times New Roman"/>
          <w:sz w:val="12"/>
          <w:szCs w:val="12"/>
        </w:rPr>
      </w:pPr>
    </w:p>
    <w:p w:rsidR="00F42301" w:rsidRDefault="00F42301" w:rsidP="00721764">
      <w:pPr>
        <w:widowControl w:val="0"/>
        <w:autoSpaceDE w:val="0"/>
        <w:autoSpaceDN w:val="0"/>
        <w:adjustRightInd w:val="0"/>
        <w:spacing w:after="0" w:line="200" w:lineRule="exact"/>
        <w:rPr>
          <w:rFonts w:ascii="Times New Roman" w:hAnsi="Times New Roman"/>
          <w:sz w:val="20"/>
          <w:szCs w:val="20"/>
        </w:rPr>
      </w:pPr>
    </w:p>
    <w:p w:rsidR="00F42301" w:rsidRDefault="00F42301" w:rsidP="00721764">
      <w:pPr>
        <w:widowControl w:val="0"/>
        <w:autoSpaceDE w:val="0"/>
        <w:autoSpaceDN w:val="0"/>
        <w:adjustRightInd w:val="0"/>
        <w:spacing w:after="0"/>
        <w:ind w:left="1935"/>
        <w:rPr>
          <w:rFonts w:ascii="Times New Roman" w:hAnsi="Times New Roman"/>
          <w:sz w:val="28"/>
          <w:szCs w:val="28"/>
        </w:rPr>
      </w:pPr>
      <w:r w:rsidRPr="003F2CF3">
        <w:rPr>
          <w:rFonts w:ascii="Calibri" w:hAnsi="Calibri"/>
          <w:noProof/>
          <w:lang w:eastAsia="en-US"/>
        </w:rPr>
        <w:pict>
          <v:group id="_x0000_s3803" style="position:absolute;left:0;text-align:left;margin-left:264.1pt;margin-top:-99.85pt;width:31.2pt;height:31.05pt;z-index:-251506688;mso-position-horizontal-relative:page" coordorigin="5282,-1997" coordsize="624,621" o:allowincell="f">
            <v:rect id="_x0000_s3804" style="position:absolute;left:5287;top:-1992;width:613;height:610" o:allowincell="f" stroked="f">
              <v:path arrowok="t"/>
            </v:rect>
            <v:rect id="_x0000_s3805" style="position:absolute;left:5287;top:-1992;width:620;height:620;mso-position-horizontal-relative:page" o:allowincell="f" filled="f" stroked="f">
              <v:textbox inset="0,0,0,0">
                <w:txbxContent>
                  <w:p w:rsidR="00F42301" w:rsidRDefault="00F42301" w:rsidP="00721764">
                    <w:pPr>
                      <w:spacing w:after="0" w:line="620" w:lineRule="atLeast"/>
                      <w:rPr>
                        <w:rFonts w:ascii="Times New Roman" w:hAnsi="Times New Roman"/>
                        <w:sz w:val="24"/>
                        <w:szCs w:val="24"/>
                      </w:rPr>
                    </w:pPr>
                    <w:r>
                      <w:rPr>
                        <w:rFonts w:ascii="Times New Roman" w:hAnsi="Times New Roman"/>
                        <w:noProof/>
                        <w:sz w:val="24"/>
                        <w:szCs w:val="24"/>
                      </w:rPr>
                      <w:drawing>
                        <wp:inline distT="0" distB="0" distL="0" distR="0">
                          <wp:extent cx="390525" cy="390525"/>
                          <wp:effectExtent l="19050" t="0" r="9525" b="0"/>
                          <wp:docPr id="153"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5"/>
                                  <a:srcRect/>
                                  <a:stretch>
                                    <a:fillRect/>
                                  </a:stretch>
                                </pic:blipFill>
                                <pic:spPr bwMode="auto">
                                  <a:xfrm>
                                    <a:off x="0" y="0"/>
                                    <a:ext cx="390525" cy="390525"/>
                                  </a:xfrm>
                                  <a:prstGeom prst="rect">
                                    <a:avLst/>
                                  </a:prstGeom>
                                  <a:noFill/>
                                  <a:ln w="9525">
                                    <a:noFill/>
                                    <a:miter lim="800000"/>
                                    <a:headEnd/>
                                    <a:tailEnd/>
                                  </a:ln>
                                </pic:spPr>
                              </pic:pic>
                            </a:graphicData>
                          </a:graphic>
                        </wp:inline>
                      </w:drawing>
                    </w:r>
                  </w:p>
                  <w:p w:rsidR="00F42301" w:rsidRDefault="00F42301" w:rsidP="00721764">
                    <w:pPr>
                      <w:widowControl w:val="0"/>
                      <w:autoSpaceDE w:val="0"/>
                      <w:autoSpaceDN w:val="0"/>
                      <w:adjustRightInd w:val="0"/>
                      <w:spacing w:after="0"/>
                      <w:rPr>
                        <w:rFonts w:ascii="Times New Roman" w:hAnsi="Times New Roman"/>
                        <w:sz w:val="24"/>
                        <w:szCs w:val="24"/>
                      </w:rPr>
                    </w:pPr>
                  </w:p>
                </w:txbxContent>
              </v:textbox>
            </v:rect>
            <w10:wrap anchorx="page"/>
          </v:group>
        </w:pict>
      </w:r>
      <w:r>
        <w:rPr>
          <w:rFonts w:ascii="Times New Roman" w:hAnsi="Times New Roman"/>
          <w:b/>
          <w:bCs/>
          <w:sz w:val="28"/>
          <w:szCs w:val="28"/>
        </w:rPr>
        <w:t>Cognate Fields  - Co</w:t>
      </w:r>
      <w:r>
        <w:rPr>
          <w:rFonts w:ascii="Times New Roman" w:hAnsi="Times New Roman"/>
          <w:b/>
          <w:bCs/>
          <w:spacing w:val="-5"/>
          <w:sz w:val="28"/>
          <w:szCs w:val="28"/>
        </w:rPr>
        <w:t>r</w:t>
      </w:r>
      <w:r>
        <w:rPr>
          <w:rFonts w:ascii="Times New Roman" w:hAnsi="Times New Roman"/>
          <w:b/>
          <w:bCs/>
          <w:sz w:val="28"/>
          <w:szCs w:val="28"/>
        </w:rPr>
        <w:t>e***</w:t>
      </w:r>
    </w:p>
    <w:p w:rsidR="00F42301" w:rsidRDefault="00F42301" w:rsidP="00721764">
      <w:pPr>
        <w:widowControl w:val="0"/>
        <w:tabs>
          <w:tab w:val="left" w:pos="9220"/>
        </w:tabs>
        <w:autoSpaceDE w:val="0"/>
        <w:autoSpaceDN w:val="0"/>
        <w:adjustRightInd w:val="0"/>
        <w:spacing w:before="14" w:after="0"/>
        <w:ind w:left="2005"/>
        <w:rPr>
          <w:rFonts w:ascii="Times New Roman" w:hAnsi="Times New Roman"/>
          <w:sz w:val="28"/>
          <w:szCs w:val="28"/>
        </w:rPr>
      </w:pPr>
      <w:r>
        <w:rPr>
          <w:rFonts w:ascii="Times New Roman" w:hAnsi="Times New Roman"/>
          <w:b/>
          <w:bCs/>
          <w:sz w:val="28"/>
          <w:szCs w:val="28"/>
        </w:rPr>
        <w:t>(Minimum of 6 hours f</w:t>
      </w:r>
      <w:r>
        <w:rPr>
          <w:rFonts w:ascii="Times New Roman" w:hAnsi="Times New Roman"/>
          <w:b/>
          <w:bCs/>
          <w:spacing w:val="-5"/>
          <w:sz w:val="28"/>
          <w:szCs w:val="28"/>
        </w:rPr>
        <w:t>r</w:t>
      </w:r>
      <w:r>
        <w:rPr>
          <w:rFonts w:ascii="Times New Roman" w:hAnsi="Times New Roman"/>
          <w:b/>
          <w:bCs/>
          <w:sz w:val="28"/>
          <w:szCs w:val="28"/>
        </w:rPr>
        <w:t>om Biology or</w:t>
      </w:r>
      <w:r>
        <w:rPr>
          <w:rFonts w:ascii="Times New Roman" w:hAnsi="Times New Roman"/>
          <w:b/>
          <w:bCs/>
          <w:spacing w:val="-5"/>
          <w:sz w:val="28"/>
          <w:szCs w:val="28"/>
        </w:rPr>
        <w:t xml:space="preserve"> </w:t>
      </w:r>
      <w:r>
        <w:rPr>
          <w:rFonts w:ascii="Times New Roman" w:hAnsi="Times New Roman"/>
          <w:b/>
          <w:bCs/>
          <w:sz w:val="28"/>
          <w:szCs w:val="28"/>
        </w:rPr>
        <w:t>Chemistry)</w:t>
      </w:r>
      <w:r>
        <w:rPr>
          <w:rFonts w:ascii="Times New Roman" w:hAnsi="Times New Roman"/>
          <w:b/>
          <w:bCs/>
          <w:sz w:val="28"/>
          <w:szCs w:val="28"/>
        </w:rPr>
        <w:tab/>
        <w:t>6 hrs</w:t>
      </w:r>
    </w:p>
    <w:tbl>
      <w:tblPr>
        <w:tblW w:w="0" w:type="auto"/>
        <w:tblInd w:w="2255" w:type="dxa"/>
        <w:tblLayout w:type="fixed"/>
        <w:tblCellMar>
          <w:left w:w="0" w:type="dxa"/>
          <w:right w:w="0" w:type="dxa"/>
        </w:tblCellMar>
        <w:tblLook w:val="0000"/>
      </w:tblPr>
      <w:tblGrid>
        <w:gridCol w:w="869"/>
        <w:gridCol w:w="811"/>
        <w:gridCol w:w="2993"/>
      </w:tblGrid>
      <w:tr w:rsidR="00F42301" w:rsidRPr="00FA7AC7" w:rsidTr="00B67EC4">
        <w:trPr>
          <w:trHeight w:hRule="exact" w:val="287"/>
        </w:trPr>
        <w:tc>
          <w:tcPr>
            <w:tcW w:w="869" w:type="dxa"/>
            <w:tcBorders>
              <w:top w:val="nil"/>
              <w:left w:val="nil"/>
              <w:bottom w:val="nil"/>
              <w:right w:val="nil"/>
            </w:tcBorders>
          </w:tcPr>
          <w:p w:rsidR="00F42301" w:rsidRPr="00FA7AC7" w:rsidRDefault="00F42301" w:rsidP="00B67EC4">
            <w:pPr>
              <w:widowControl w:val="0"/>
              <w:autoSpaceDE w:val="0"/>
              <w:autoSpaceDN w:val="0"/>
              <w:adjustRightInd w:val="0"/>
              <w:spacing w:before="34" w:after="0"/>
              <w:ind w:left="40"/>
              <w:rPr>
                <w:rFonts w:ascii="Times New Roman" w:hAnsi="Times New Roman"/>
                <w:sz w:val="24"/>
                <w:szCs w:val="24"/>
              </w:rPr>
            </w:pPr>
            <w:r w:rsidRPr="00FA7AC7">
              <w:rPr>
                <w:rFonts w:ascii="Times New Roman" w:hAnsi="Times New Roman"/>
                <w:sz w:val="20"/>
                <w:szCs w:val="20"/>
              </w:rPr>
              <w:t>BIOL</w:t>
            </w:r>
          </w:p>
        </w:tc>
        <w:tc>
          <w:tcPr>
            <w:tcW w:w="811" w:type="dxa"/>
            <w:tcBorders>
              <w:top w:val="nil"/>
              <w:left w:val="nil"/>
              <w:bottom w:val="nil"/>
              <w:right w:val="nil"/>
            </w:tcBorders>
          </w:tcPr>
          <w:p w:rsidR="00F42301" w:rsidRPr="00FA7AC7" w:rsidRDefault="00F42301" w:rsidP="00B67EC4">
            <w:pPr>
              <w:widowControl w:val="0"/>
              <w:autoSpaceDE w:val="0"/>
              <w:autoSpaceDN w:val="0"/>
              <w:adjustRightInd w:val="0"/>
              <w:spacing w:before="34" w:after="0"/>
              <w:ind w:left="251"/>
              <w:rPr>
                <w:rFonts w:ascii="Times New Roman" w:hAnsi="Times New Roman"/>
                <w:sz w:val="24"/>
                <w:szCs w:val="24"/>
              </w:rPr>
            </w:pPr>
            <w:r w:rsidRPr="00FA7AC7">
              <w:rPr>
                <w:rFonts w:ascii="Times New Roman" w:hAnsi="Times New Roman"/>
                <w:sz w:val="20"/>
                <w:szCs w:val="20"/>
              </w:rPr>
              <w:t>5501</w:t>
            </w:r>
          </w:p>
        </w:tc>
        <w:tc>
          <w:tcPr>
            <w:tcW w:w="2993" w:type="dxa"/>
            <w:tcBorders>
              <w:top w:val="nil"/>
              <w:left w:val="nil"/>
              <w:bottom w:val="nil"/>
              <w:right w:val="nil"/>
            </w:tcBorders>
          </w:tcPr>
          <w:p w:rsidR="00F42301" w:rsidRPr="00FA7AC7" w:rsidRDefault="00F42301" w:rsidP="00B67EC4">
            <w:pPr>
              <w:widowControl w:val="0"/>
              <w:autoSpaceDE w:val="0"/>
              <w:autoSpaceDN w:val="0"/>
              <w:adjustRightInd w:val="0"/>
              <w:spacing w:before="34" w:after="0"/>
              <w:ind w:left="160"/>
              <w:rPr>
                <w:rFonts w:ascii="Times New Roman" w:hAnsi="Times New Roman"/>
                <w:sz w:val="24"/>
                <w:szCs w:val="24"/>
              </w:rPr>
            </w:pPr>
            <w:r w:rsidRPr="00FA7AC7">
              <w:rPr>
                <w:rFonts w:ascii="Times New Roman" w:hAnsi="Times New Roman"/>
                <w:sz w:val="20"/>
                <w:szCs w:val="20"/>
              </w:rPr>
              <w:t>Selected</w:t>
            </w:r>
            <w:r w:rsidRPr="00FA7AC7">
              <w:rPr>
                <w:rFonts w:ascii="Times New Roman" w:hAnsi="Times New Roman"/>
                <w:spacing w:val="-3"/>
                <w:sz w:val="20"/>
                <w:szCs w:val="20"/>
              </w:rPr>
              <w:t xml:space="preserve"> </w:t>
            </w:r>
            <w:r w:rsidRPr="00FA7AC7">
              <w:rPr>
                <w:rFonts w:ascii="Times New Roman" w:hAnsi="Times New Roman"/>
                <w:spacing w:val="-14"/>
                <w:sz w:val="20"/>
                <w:szCs w:val="20"/>
              </w:rPr>
              <w:t>T</w:t>
            </w:r>
            <w:r w:rsidRPr="00FA7AC7">
              <w:rPr>
                <w:rFonts w:ascii="Times New Roman" w:hAnsi="Times New Roman"/>
                <w:sz w:val="20"/>
                <w:szCs w:val="20"/>
              </w:rPr>
              <w:t>opics in Botany</w:t>
            </w:r>
          </w:p>
        </w:tc>
      </w:tr>
      <w:tr w:rsidR="00F42301" w:rsidRPr="00FA7AC7" w:rsidTr="00B67EC4">
        <w:trPr>
          <w:trHeight w:hRule="exact" w:val="240"/>
        </w:trPr>
        <w:tc>
          <w:tcPr>
            <w:tcW w:w="869" w:type="dxa"/>
            <w:tcBorders>
              <w:top w:val="nil"/>
              <w:left w:val="nil"/>
              <w:bottom w:val="nil"/>
              <w:right w:val="nil"/>
            </w:tcBorders>
          </w:tcPr>
          <w:p w:rsidR="00F42301" w:rsidRPr="00FA7AC7" w:rsidRDefault="00F42301" w:rsidP="00B67EC4">
            <w:pPr>
              <w:widowControl w:val="0"/>
              <w:autoSpaceDE w:val="0"/>
              <w:autoSpaceDN w:val="0"/>
              <w:adjustRightInd w:val="0"/>
              <w:spacing w:after="0" w:line="217" w:lineRule="exact"/>
              <w:ind w:left="40"/>
              <w:rPr>
                <w:rFonts w:ascii="Times New Roman" w:hAnsi="Times New Roman"/>
                <w:sz w:val="24"/>
                <w:szCs w:val="24"/>
              </w:rPr>
            </w:pPr>
            <w:r w:rsidRPr="00FA7AC7">
              <w:rPr>
                <w:rFonts w:ascii="Times New Roman" w:hAnsi="Times New Roman"/>
                <w:sz w:val="20"/>
                <w:szCs w:val="20"/>
              </w:rPr>
              <w:t>BIOL</w:t>
            </w:r>
          </w:p>
        </w:tc>
        <w:tc>
          <w:tcPr>
            <w:tcW w:w="811" w:type="dxa"/>
            <w:tcBorders>
              <w:top w:val="nil"/>
              <w:left w:val="nil"/>
              <w:bottom w:val="nil"/>
              <w:right w:val="nil"/>
            </w:tcBorders>
          </w:tcPr>
          <w:p w:rsidR="00F42301" w:rsidRPr="00FA7AC7" w:rsidRDefault="00F42301" w:rsidP="00B67EC4">
            <w:pPr>
              <w:widowControl w:val="0"/>
              <w:autoSpaceDE w:val="0"/>
              <w:autoSpaceDN w:val="0"/>
              <w:adjustRightInd w:val="0"/>
              <w:spacing w:after="0" w:line="217" w:lineRule="exact"/>
              <w:ind w:left="251"/>
              <w:rPr>
                <w:rFonts w:ascii="Times New Roman" w:hAnsi="Times New Roman"/>
                <w:sz w:val="24"/>
                <w:szCs w:val="24"/>
              </w:rPr>
            </w:pPr>
            <w:r w:rsidRPr="00FA7AC7">
              <w:rPr>
                <w:rFonts w:ascii="Times New Roman" w:hAnsi="Times New Roman"/>
                <w:sz w:val="20"/>
                <w:szCs w:val="20"/>
              </w:rPr>
              <w:t>5502</w:t>
            </w:r>
          </w:p>
        </w:tc>
        <w:tc>
          <w:tcPr>
            <w:tcW w:w="2993" w:type="dxa"/>
            <w:tcBorders>
              <w:top w:val="nil"/>
              <w:left w:val="nil"/>
              <w:bottom w:val="nil"/>
              <w:right w:val="nil"/>
            </w:tcBorders>
          </w:tcPr>
          <w:p w:rsidR="00F42301" w:rsidRPr="00FA7AC7" w:rsidRDefault="00F42301" w:rsidP="00B67EC4">
            <w:pPr>
              <w:widowControl w:val="0"/>
              <w:autoSpaceDE w:val="0"/>
              <w:autoSpaceDN w:val="0"/>
              <w:adjustRightInd w:val="0"/>
              <w:spacing w:after="0" w:line="217" w:lineRule="exact"/>
              <w:ind w:left="160"/>
              <w:rPr>
                <w:rFonts w:ascii="Times New Roman" w:hAnsi="Times New Roman"/>
                <w:sz w:val="24"/>
                <w:szCs w:val="24"/>
              </w:rPr>
            </w:pPr>
            <w:r w:rsidRPr="00FA7AC7">
              <w:rPr>
                <w:rFonts w:ascii="Times New Roman" w:hAnsi="Times New Roman"/>
                <w:sz w:val="20"/>
                <w:szCs w:val="20"/>
              </w:rPr>
              <w:t>Selected</w:t>
            </w:r>
            <w:r w:rsidRPr="00FA7AC7">
              <w:rPr>
                <w:rFonts w:ascii="Times New Roman" w:hAnsi="Times New Roman"/>
                <w:spacing w:val="-3"/>
                <w:sz w:val="20"/>
                <w:szCs w:val="20"/>
              </w:rPr>
              <w:t xml:space="preserve"> </w:t>
            </w:r>
            <w:r w:rsidRPr="00FA7AC7">
              <w:rPr>
                <w:rFonts w:ascii="Times New Roman" w:hAnsi="Times New Roman"/>
                <w:spacing w:val="-14"/>
                <w:sz w:val="20"/>
                <w:szCs w:val="20"/>
              </w:rPr>
              <w:t>T</w:t>
            </w:r>
            <w:r w:rsidRPr="00FA7AC7">
              <w:rPr>
                <w:rFonts w:ascii="Times New Roman" w:hAnsi="Times New Roman"/>
                <w:sz w:val="20"/>
                <w:szCs w:val="20"/>
              </w:rPr>
              <w:t>opics in Zoology</w:t>
            </w:r>
          </w:p>
        </w:tc>
      </w:tr>
      <w:tr w:rsidR="00F42301" w:rsidRPr="00FA7AC7" w:rsidTr="00B67EC4">
        <w:trPr>
          <w:trHeight w:hRule="exact" w:val="240"/>
        </w:trPr>
        <w:tc>
          <w:tcPr>
            <w:tcW w:w="869" w:type="dxa"/>
            <w:tcBorders>
              <w:top w:val="nil"/>
              <w:left w:val="nil"/>
              <w:bottom w:val="nil"/>
              <w:right w:val="nil"/>
            </w:tcBorders>
          </w:tcPr>
          <w:p w:rsidR="00F42301" w:rsidRPr="00FA7AC7" w:rsidRDefault="00F42301" w:rsidP="00B67EC4">
            <w:pPr>
              <w:widowControl w:val="0"/>
              <w:autoSpaceDE w:val="0"/>
              <w:autoSpaceDN w:val="0"/>
              <w:adjustRightInd w:val="0"/>
              <w:spacing w:after="0" w:line="217" w:lineRule="exact"/>
              <w:ind w:left="40"/>
              <w:rPr>
                <w:rFonts w:ascii="Times New Roman" w:hAnsi="Times New Roman"/>
                <w:sz w:val="24"/>
                <w:szCs w:val="24"/>
              </w:rPr>
            </w:pPr>
            <w:r w:rsidRPr="00FA7AC7">
              <w:rPr>
                <w:rFonts w:ascii="Times New Roman" w:hAnsi="Times New Roman"/>
                <w:sz w:val="20"/>
                <w:szCs w:val="20"/>
              </w:rPr>
              <w:t>BIOL</w:t>
            </w:r>
          </w:p>
        </w:tc>
        <w:tc>
          <w:tcPr>
            <w:tcW w:w="811" w:type="dxa"/>
            <w:tcBorders>
              <w:top w:val="nil"/>
              <w:left w:val="nil"/>
              <w:bottom w:val="nil"/>
              <w:right w:val="nil"/>
            </w:tcBorders>
          </w:tcPr>
          <w:p w:rsidR="00F42301" w:rsidRPr="00FA7AC7" w:rsidRDefault="00F42301" w:rsidP="00B67EC4">
            <w:pPr>
              <w:widowControl w:val="0"/>
              <w:autoSpaceDE w:val="0"/>
              <w:autoSpaceDN w:val="0"/>
              <w:adjustRightInd w:val="0"/>
              <w:spacing w:after="0" w:line="217" w:lineRule="exact"/>
              <w:ind w:left="251"/>
              <w:rPr>
                <w:rFonts w:ascii="Times New Roman" w:hAnsi="Times New Roman"/>
                <w:sz w:val="24"/>
                <w:szCs w:val="24"/>
              </w:rPr>
            </w:pPr>
            <w:r w:rsidRPr="00FA7AC7">
              <w:rPr>
                <w:rFonts w:ascii="Times New Roman" w:hAnsi="Times New Roman"/>
                <w:sz w:val="20"/>
                <w:szCs w:val="20"/>
              </w:rPr>
              <w:t>5503</w:t>
            </w:r>
          </w:p>
        </w:tc>
        <w:tc>
          <w:tcPr>
            <w:tcW w:w="2993" w:type="dxa"/>
            <w:tcBorders>
              <w:top w:val="nil"/>
              <w:left w:val="nil"/>
              <w:bottom w:val="nil"/>
              <w:right w:val="nil"/>
            </w:tcBorders>
          </w:tcPr>
          <w:p w:rsidR="00F42301" w:rsidRPr="00FA7AC7" w:rsidRDefault="00F42301" w:rsidP="00B67EC4">
            <w:pPr>
              <w:widowControl w:val="0"/>
              <w:autoSpaceDE w:val="0"/>
              <w:autoSpaceDN w:val="0"/>
              <w:adjustRightInd w:val="0"/>
              <w:spacing w:after="0" w:line="217" w:lineRule="exact"/>
              <w:ind w:left="160"/>
              <w:rPr>
                <w:rFonts w:ascii="Times New Roman" w:hAnsi="Times New Roman"/>
                <w:sz w:val="24"/>
                <w:szCs w:val="24"/>
              </w:rPr>
            </w:pPr>
            <w:r w:rsidRPr="00FA7AC7">
              <w:rPr>
                <w:rFonts w:ascii="Times New Roman" w:hAnsi="Times New Roman"/>
                <w:sz w:val="20"/>
                <w:szCs w:val="20"/>
              </w:rPr>
              <w:t>Selected</w:t>
            </w:r>
            <w:r w:rsidRPr="00FA7AC7">
              <w:rPr>
                <w:rFonts w:ascii="Times New Roman" w:hAnsi="Times New Roman"/>
                <w:spacing w:val="-3"/>
                <w:sz w:val="20"/>
                <w:szCs w:val="20"/>
              </w:rPr>
              <w:t xml:space="preserve"> </w:t>
            </w:r>
            <w:r w:rsidRPr="00FA7AC7">
              <w:rPr>
                <w:rFonts w:ascii="Times New Roman" w:hAnsi="Times New Roman"/>
                <w:spacing w:val="-14"/>
                <w:sz w:val="20"/>
                <w:szCs w:val="20"/>
              </w:rPr>
              <w:t>T</w:t>
            </w:r>
            <w:r w:rsidRPr="00FA7AC7">
              <w:rPr>
                <w:rFonts w:ascii="Times New Roman" w:hAnsi="Times New Roman"/>
                <w:sz w:val="20"/>
                <w:szCs w:val="20"/>
              </w:rPr>
              <w:t>opics in Human Biology</w:t>
            </w:r>
          </w:p>
        </w:tc>
      </w:tr>
      <w:tr w:rsidR="00F42301" w:rsidRPr="00FA7AC7" w:rsidTr="00B67EC4">
        <w:trPr>
          <w:trHeight w:hRule="exact" w:val="240"/>
        </w:trPr>
        <w:tc>
          <w:tcPr>
            <w:tcW w:w="869" w:type="dxa"/>
            <w:tcBorders>
              <w:top w:val="nil"/>
              <w:left w:val="nil"/>
              <w:bottom w:val="nil"/>
              <w:right w:val="nil"/>
            </w:tcBorders>
          </w:tcPr>
          <w:p w:rsidR="00F42301" w:rsidRPr="00FA7AC7" w:rsidRDefault="00F42301" w:rsidP="00B67EC4">
            <w:pPr>
              <w:widowControl w:val="0"/>
              <w:autoSpaceDE w:val="0"/>
              <w:autoSpaceDN w:val="0"/>
              <w:adjustRightInd w:val="0"/>
              <w:spacing w:after="0" w:line="217" w:lineRule="exact"/>
              <w:ind w:left="40"/>
              <w:rPr>
                <w:rFonts w:ascii="Times New Roman" w:hAnsi="Times New Roman"/>
                <w:sz w:val="24"/>
                <w:szCs w:val="24"/>
              </w:rPr>
            </w:pPr>
            <w:r w:rsidRPr="00FA7AC7">
              <w:rPr>
                <w:rFonts w:ascii="Times New Roman" w:hAnsi="Times New Roman"/>
                <w:sz w:val="20"/>
                <w:szCs w:val="20"/>
              </w:rPr>
              <w:t>CHEM</w:t>
            </w:r>
          </w:p>
        </w:tc>
        <w:tc>
          <w:tcPr>
            <w:tcW w:w="811" w:type="dxa"/>
            <w:tcBorders>
              <w:top w:val="nil"/>
              <w:left w:val="nil"/>
              <w:bottom w:val="nil"/>
              <w:right w:val="nil"/>
            </w:tcBorders>
          </w:tcPr>
          <w:p w:rsidR="00F42301" w:rsidRPr="00FA7AC7" w:rsidRDefault="00F42301" w:rsidP="00B67EC4">
            <w:pPr>
              <w:widowControl w:val="0"/>
              <w:autoSpaceDE w:val="0"/>
              <w:autoSpaceDN w:val="0"/>
              <w:adjustRightInd w:val="0"/>
              <w:spacing w:after="0" w:line="217" w:lineRule="exact"/>
              <w:ind w:left="251"/>
              <w:rPr>
                <w:rFonts w:ascii="Times New Roman" w:hAnsi="Times New Roman"/>
                <w:sz w:val="24"/>
                <w:szCs w:val="24"/>
              </w:rPr>
            </w:pPr>
            <w:r w:rsidRPr="00FA7AC7">
              <w:rPr>
                <w:rFonts w:ascii="Times New Roman" w:hAnsi="Times New Roman"/>
                <w:sz w:val="20"/>
                <w:szCs w:val="20"/>
              </w:rPr>
              <w:t>5501</w:t>
            </w:r>
          </w:p>
        </w:tc>
        <w:tc>
          <w:tcPr>
            <w:tcW w:w="2993" w:type="dxa"/>
            <w:tcBorders>
              <w:top w:val="nil"/>
              <w:left w:val="nil"/>
              <w:bottom w:val="nil"/>
              <w:right w:val="nil"/>
            </w:tcBorders>
          </w:tcPr>
          <w:p w:rsidR="00F42301" w:rsidRPr="00FA7AC7" w:rsidRDefault="00F42301" w:rsidP="00B67EC4">
            <w:pPr>
              <w:widowControl w:val="0"/>
              <w:autoSpaceDE w:val="0"/>
              <w:autoSpaceDN w:val="0"/>
              <w:adjustRightInd w:val="0"/>
              <w:spacing w:after="0" w:line="217" w:lineRule="exact"/>
              <w:ind w:left="160"/>
              <w:rPr>
                <w:rFonts w:ascii="Times New Roman" w:hAnsi="Times New Roman"/>
                <w:sz w:val="24"/>
                <w:szCs w:val="24"/>
              </w:rPr>
            </w:pPr>
            <w:r w:rsidRPr="00FA7AC7">
              <w:rPr>
                <w:rFonts w:ascii="Times New Roman" w:hAnsi="Times New Roman"/>
                <w:sz w:val="20"/>
                <w:szCs w:val="20"/>
              </w:rPr>
              <w:t>Ino</w:t>
            </w:r>
            <w:r w:rsidRPr="00FA7AC7">
              <w:rPr>
                <w:rFonts w:ascii="Times New Roman" w:hAnsi="Times New Roman"/>
                <w:spacing w:val="-4"/>
                <w:sz w:val="20"/>
                <w:szCs w:val="20"/>
              </w:rPr>
              <w:t>r</w:t>
            </w:r>
            <w:r w:rsidRPr="00FA7AC7">
              <w:rPr>
                <w:rFonts w:ascii="Times New Roman" w:hAnsi="Times New Roman"/>
                <w:sz w:val="20"/>
                <w:szCs w:val="20"/>
              </w:rPr>
              <w:t>ganic Chemistry</w:t>
            </w:r>
          </w:p>
        </w:tc>
      </w:tr>
      <w:tr w:rsidR="00F42301" w:rsidRPr="00FA7AC7" w:rsidTr="00B67EC4">
        <w:trPr>
          <w:trHeight w:hRule="exact" w:val="240"/>
        </w:trPr>
        <w:tc>
          <w:tcPr>
            <w:tcW w:w="869" w:type="dxa"/>
            <w:tcBorders>
              <w:top w:val="nil"/>
              <w:left w:val="nil"/>
              <w:bottom w:val="nil"/>
              <w:right w:val="nil"/>
            </w:tcBorders>
          </w:tcPr>
          <w:p w:rsidR="00F42301" w:rsidRPr="00FA7AC7" w:rsidRDefault="00F42301" w:rsidP="00B67EC4">
            <w:pPr>
              <w:widowControl w:val="0"/>
              <w:autoSpaceDE w:val="0"/>
              <w:autoSpaceDN w:val="0"/>
              <w:adjustRightInd w:val="0"/>
              <w:spacing w:after="0" w:line="217" w:lineRule="exact"/>
              <w:ind w:left="40"/>
              <w:rPr>
                <w:rFonts w:ascii="Times New Roman" w:hAnsi="Times New Roman"/>
                <w:sz w:val="24"/>
                <w:szCs w:val="24"/>
              </w:rPr>
            </w:pPr>
            <w:r w:rsidRPr="00FA7AC7">
              <w:rPr>
                <w:rFonts w:ascii="Times New Roman" w:hAnsi="Times New Roman"/>
                <w:sz w:val="20"/>
                <w:szCs w:val="20"/>
              </w:rPr>
              <w:t>CHEM</w:t>
            </w:r>
          </w:p>
        </w:tc>
        <w:tc>
          <w:tcPr>
            <w:tcW w:w="811" w:type="dxa"/>
            <w:tcBorders>
              <w:top w:val="nil"/>
              <w:left w:val="nil"/>
              <w:bottom w:val="nil"/>
              <w:right w:val="nil"/>
            </w:tcBorders>
          </w:tcPr>
          <w:p w:rsidR="00F42301" w:rsidRPr="00FA7AC7" w:rsidRDefault="00F42301" w:rsidP="00B67EC4">
            <w:pPr>
              <w:widowControl w:val="0"/>
              <w:autoSpaceDE w:val="0"/>
              <w:autoSpaceDN w:val="0"/>
              <w:adjustRightInd w:val="0"/>
              <w:spacing w:after="0" w:line="217" w:lineRule="exact"/>
              <w:ind w:left="251"/>
              <w:rPr>
                <w:rFonts w:ascii="Times New Roman" w:hAnsi="Times New Roman"/>
                <w:sz w:val="24"/>
                <w:szCs w:val="24"/>
              </w:rPr>
            </w:pPr>
            <w:r w:rsidRPr="00FA7AC7">
              <w:rPr>
                <w:rFonts w:ascii="Times New Roman" w:hAnsi="Times New Roman"/>
                <w:sz w:val="20"/>
                <w:szCs w:val="20"/>
              </w:rPr>
              <w:t>5502</w:t>
            </w:r>
          </w:p>
        </w:tc>
        <w:tc>
          <w:tcPr>
            <w:tcW w:w="2993" w:type="dxa"/>
            <w:tcBorders>
              <w:top w:val="nil"/>
              <w:left w:val="nil"/>
              <w:bottom w:val="nil"/>
              <w:right w:val="nil"/>
            </w:tcBorders>
          </w:tcPr>
          <w:p w:rsidR="00F42301" w:rsidRPr="00FA7AC7" w:rsidRDefault="00F42301" w:rsidP="00B67EC4">
            <w:pPr>
              <w:widowControl w:val="0"/>
              <w:autoSpaceDE w:val="0"/>
              <w:autoSpaceDN w:val="0"/>
              <w:adjustRightInd w:val="0"/>
              <w:spacing w:after="0" w:line="217" w:lineRule="exact"/>
              <w:ind w:left="160"/>
              <w:rPr>
                <w:rFonts w:ascii="Times New Roman" w:hAnsi="Times New Roman"/>
                <w:sz w:val="24"/>
                <w:szCs w:val="24"/>
              </w:rPr>
            </w:pPr>
            <w:r w:rsidRPr="00FA7AC7">
              <w:rPr>
                <w:rFonts w:ascii="Times New Roman" w:hAnsi="Times New Roman"/>
                <w:sz w:val="20"/>
                <w:szCs w:val="20"/>
              </w:rPr>
              <w:t>O</w:t>
            </w:r>
            <w:r w:rsidRPr="00FA7AC7">
              <w:rPr>
                <w:rFonts w:ascii="Times New Roman" w:hAnsi="Times New Roman"/>
                <w:spacing w:val="-4"/>
                <w:sz w:val="20"/>
                <w:szCs w:val="20"/>
              </w:rPr>
              <w:t>r</w:t>
            </w:r>
            <w:r w:rsidRPr="00FA7AC7">
              <w:rPr>
                <w:rFonts w:ascii="Times New Roman" w:hAnsi="Times New Roman"/>
                <w:sz w:val="20"/>
                <w:szCs w:val="20"/>
              </w:rPr>
              <w:t>ganic Chemistry</w:t>
            </w:r>
          </w:p>
        </w:tc>
      </w:tr>
      <w:tr w:rsidR="00F42301" w:rsidRPr="00FA7AC7" w:rsidTr="00B67EC4">
        <w:trPr>
          <w:trHeight w:hRule="exact" w:val="260"/>
        </w:trPr>
        <w:tc>
          <w:tcPr>
            <w:tcW w:w="869" w:type="dxa"/>
            <w:tcBorders>
              <w:top w:val="nil"/>
              <w:left w:val="nil"/>
              <w:bottom w:val="nil"/>
              <w:right w:val="nil"/>
            </w:tcBorders>
          </w:tcPr>
          <w:p w:rsidR="00F42301" w:rsidRPr="00FA7AC7" w:rsidRDefault="00F42301" w:rsidP="00B67EC4">
            <w:pPr>
              <w:widowControl w:val="0"/>
              <w:autoSpaceDE w:val="0"/>
              <w:autoSpaceDN w:val="0"/>
              <w:adjustRightInd w:val="0"/>
              <w:spacing w:after="0" w:line="217" w:lineRule="exact"/>
              <w:ind w:left="40"/>
              <w:rPr>
                <w:rFonts w:ascii="Times New Roman" w:hAnsi="Times New Roman"/>
                <w:sz w:val="24"/>
                <w:szCs w:val="24"/>
              </w:rPr>
            </w:pPr>
            <w:r w:rsidRPr="00FA7AC7">
              <w:rPr>
                <w:rFonts w:ascii="Times New Roman" w:hAnsi="Times New Roman"/>
                <w:sz w:val="20"/>
                <w:szCs w:val="20"/>
              </w:rPr>
              <w:t>CHEM</w:t>
            </w:r>
          </w:p>
        </w:tc>
        <w:tc>
          <w:tcPr>
            <w:tcW w:w="811" w:type="dxa"/>
            <w:tcBorders>
              <w:top w:val="nil"/>
              <w:left w:val="nil"/>
              <w:bottom w:val="nil"/>
              <w:right w:val="nil"/>
            </w:tcBorders>
          </w:tcPr>
          <w:p w:rsidR="00F42301" w:rsidRPr="00FA7AC7" w:rsidRDefault="00F42301" w:rsidP="00B67EC4">
            <w:pPr>
              <w:widowControl w:val="0"/>
              <w:autoSpaceDE w:val="0"/>
              <w:autoSpaceDN w:val="0"/>
              <w:adjustRightInd w:val="0"/>
              <w:spacing w:after="0" w:line="217" w:lineRule="exact"/>
              <w:ind w:left="251"/>
              <w:rPr>
                <w:rFonts w:ascii="Times New Roman" w:hAnsi="Times New Roman"/>
                <w:sz w:val="24"/>
                <w:szCs w:val="24"/>
              </w:rPr>
            </w:pPr>
            <w:r w:rsidRPr="00FA7AC7">
              <w:rPr>
                <w:rFonts w:ascii="Times New Roman" w:hAnsi="Times New Roman"/>
                <w:sz w:val="20"/>
                <w:szCs w:val="20"/>
              </w:rPr>
              <w:t>5503</w:t>
            </w:r>
          </w:p>
        </w:tc>
        <w:tc>
          <w:tcPr>
            <w:tcW w:w="2993" w:type="dxa"/>
            <w:tcBorders>
              <w:top w:val="nil"/>
              <w:left w:val="nil"/>
              <w:bottom w:val="nil"/>
              <w:right w:val="nil"/>
            </w:tcBorders>
          </w:tcPr>
          <w:p w:rsidR="00F42301" w:rsidRPr="00FA7AC7" w:rsidRDefault="00F42301" w:rsidP="00B67EC4">
            <w:pPr>
              <w:widowControl w:val="0"/>
              <w:autoSpaceDE w:val="0"/>
              <w:autoSpaceDN w:val="0"/>
              <w:adjustRightInd w:val="0"/>
              <w:spacing w:after="0" w:line="217" w:lineRule="exact"/>
              <w:ind w:left="160"/>
              <w:rPr>
                <w:rFonts w:ascii="Times New Roman" w:hAnsi="Times New Roman"/>
                <w:sz w:val="24"/>
                <w:szCs w:val="24"/>
              </w:rPr>
            </w:pPr>
            <w:r w:rsidRPr="00FA7AC7">
              <w:rPr>
                <w:rFonts w:ascii="Times New Roman" w:hAnsi="Times New Roman"/>
                <w:sz w:val="20"/>
                <w:szCs w:val="20"/>
              </w:rPr>
              <w:t>Analytical Chemistry</w:t>
            </w:r>
          </w:p>
        </w:tc>
      </w:tr>
    </w:tbl>
    <w:p w:rsidR="00F42301" w:rsidRDefault="00F42301" w:rsidP="00721764">
      <w:pPr>
        <w:widowControl w:val="0"/>
        <w:autoSpaceDE w:val="0"/>
        <w:autoSpaceDN w:val="0"/>
        <w:adjustRightInd w:val="0"/>
        <w:spacing w:after="0" w:line="200" w:lineRule="exact"/>
        <w:ind w:left="2295"/>
        <w:rPr>
          <w:rFonts w:ascii="Times New Roman" w:hAnsi="Times New Roman"/>
          <w:sz w:val="20"/>
          <w:szCs w:val="20"/>
        </w:rPr>
      </w:pPr>
      <w:r>
        <w:rPr>
          <w:rFonts w:ascii="Times New Roman" w:hAnsi="Times New Roman"/>
          <w:sz w:val="20"/>
          <w:szCs w:val="20"/>
        </w:rPr>
        <w:t>(Other teaching field courses will be selected from courses listed within the cognate areas</w:t>
      </w:r>
    </w:p>
    <w:p w:rsidR="00F42301" w:rsidRDefault="00F42301" w:rsidP="00721764">
      <w:pPr>
        <w:widowControl w:val="0"/>
        <w:autoSpaceDE w:val="0"/>
        <w:autoSpaceDN w:val="0"/>
        <w:adjustRightInd w:val="0"/>
        <w:spacing w:before="10" w:after="0"/>
        <w:ind w:left="2295"/>
        <w:rPr>
          <w:rFonts w:ascii="Times New Roman" w:hAnsi="Times New Roman"/>
          <w:sz w:val="20"/>
          <w:szCs w:val="20"/>
        </w:rPr>
      </w:pPr>
      <w:r>
        <w:rPr>
          <w:rFonts w:ascii="Times New Roman" w:hAnsi="Times New Roman"/>
          <w:sz w:val="20"/>
          <w:szCs w:val="20"/>
        </w:rPr>
        <w:t>with the approval of the advisors.)</w:t>
      </w:r>
    </w:p>
    <w:p w:rsidR="00F42301" w:rsidRDefault="00F42301" w:rsidP="00721764">
      <w:pPr>
        <w:widowControl w:val="0"/>
        <w:autoSpaceDE w:val="0"/>
        <w:autoSpaceDN w:val="0"/>
        <w:adjustRightInd w:val="0"/>
        <w:spacing w:before="6" w:after="0" w:line="220" w:lineRule="exact"/>
        <w:rPr>
          <w:rFonts w:ascii="Times New Roman" w:hAnsi="Times New Roman"/>
        </w:rPr>
      </w:pPr>
    </w:p>
    <w:p w:rsidR="00F42301" w:rsidRDefault="00F42301" w:rsidP="00721764">
      <w:pPr>
        <w:widowControl w:val="0"/>
        <w:autoSpaceDE w:val="0"/>
        <w:autoSpaceDN w:val="0"/>
        <w:adjustRightInd w:val="0"/>
        <w:spacing w:after="0"/>
        <w:ind w:left="1935"/>
        <w:rPr>
          <w:rFonts w:ascii="Times New Roman" w:hAnsi="Times New Roman"/>
          <w:sz w:val="28"/>
          <w:szCs w:val="28"/>
        </w:rPr>
      </w:pPr>
      <w:r>
        <w:rPr>
          <w:rFonts w:ascii="Times New Roman" w:hAnsi="Times New Roman"/>
          <w:b/>
          <w:bCs/>
          <w:sz w:val="28"/>
          <w:szCs w:val="28"/>
        </w:rPr>
        <w:t>A</w:t>
      </w:r>
      <w:r>
        <w:rPr>
          <w:rFonts w:ascii="Times New Roman" w:hAnsi="Times New Roman"/>
          <w:b/>
          <w:bCs/>
          <w:spacing w:val="-5"/>
          <w:sz w:val="28"/>
          <w:szCs w:val="28"/>
        </w:rPr>
        <w:t>r</w:t>
      </w:r>
      <w:r>
        <w:rPr>
          <w:rFonts w:ascii="Times New Roman" w:hAnsi="Times New Roman"/>
          <w:b/>
          <w:bCs/>
          <w:sz w:val="28"/>
          <w:szCs w:val="28"/>
        </w:rPr>
        <w:t>ea B - Resea</w:t>
      </w:r>
      <w:r>
        <w:rPr>
          <w:rFonts w:ascii="Times New Roman" w:hAnsi="Times New Roman"/>
          <w:b/>
          <w:bCs/>
          <w:spacing w:val="-5"/>
          <w:sz w:val="28"/>
          <w:szCs w:val="28"/>
        </w:rPr>
        <w:t>r</w:t>
      </w:r>
      <w:r>
        <w:rPr>
          <w:rFonts w:ascii="Times New Roman" w:hAnsi="Times New Roman"/>
          <w:b/>
          <w:bCs/>
          <w:sz w:val="28"/>
          <w:szCs w:val="28"/>
        </w:rPr>
        <w:t>ch and Statistics</w:t>
      </w:r>
    </w:p>
    <w:p w:rsidR="00F42301" w:rsidRDefault="00F42301" w:rsidP="00721764">
      <w:pPr>
        <w:widowControl w:val="0"/>
        <w:tabs>
          <w:tab w:val="left" w:pos="9220"/>
        </w:tabs>
        <w:autoSpaceDE w:val="0"/>
        <w:autoSpaceDN w:val="0"/>
        <w:adjustRightInd w:val="0"/>
        <w:spacing w:before="14" w:after="0"/>
        <w:ind w:left="1935"/>
        <w:rPr>
          <w:rFonts w:ascii="Times New Roman" w:hAnsi="Times New Roman"/>
          <w:sz w:val="28"/>
          <w:szCs w:val="28"/>
        </w:rPr>
      </w:pPr>
      <w:r>
        <w:rPr>
          <w:rFonts w:ascii="Times New Roman" w:hAnsi="Times New Roman"/>
          <w:b/>
          <w:bCs/>
          <w:sz w:val="28"/>
          <w:szCs w:val="28"/>
        </w:rPr>
        <w:t>(Minimum of 3 semester</w:t>
      </w:r>
      <w:r>
        <w:rPr>
          <w:rFonts w:ascii="Times New Roman" w:hAnsi="Times New Roman"/>
          <w:b/>
          <w:bCs/>
          <w:spacing w:val="-5"/>
          <w:sz w:val="28"/>
          <w:szCs w:val="28"/>
        </w:rPr>
        <w:t xml:space="preserve"> </w:t>
      </w:r>
      <w:r>
        <w:rPr>
          <w:rFonts w:ascii="Times New Roman" w:hAnsi="Times New Roman"/>
          <w:b/>
          <w:bCs/>
          <w:sz w:val="28"/>
          <w:szCs w:val="28"/>
        </w:rPr>
        <w:t>hours)</w:t>
      </w:r>
      <w:r>
        <w:rPr>
          <w:rFonts w:ascii="Times New Roman" w:hAnsi="Times New Roman"/>
          <w:b/>
          <w:bCs/>
          <w:sz w:val="28"/>
          <w:szCs w:val="28"/>
        </w:rPr>
        <w:tab/>
        <w:t>3 hrs</w:t>
      </w:r>
    </w:p>
    <w:p w:rsidR="00F42301" w:rsidRDefault="00F42301" w:rsidP="00721764">
      <w:pPr>
        <w:widowControl w:val="0"/>
        <w:tabs>
          <w:tab w:val="left" w:pos="3360"/>
          <w:tab w:val="left" w:pos="4080"/>
        </w:tabs>
        <w:autoSpaceDE w:val="0"/>
        <w:autoSpaceDN w:val="0"/>
        <w:adjustRightInd w:val="0"/>
        <w:spacing w:before="37" w:after="0"/>
        <w:ind w:left="2295"/>
        <w:rPr>
          <w:rFonts w:ascii="Times New Roman" w:hAnsi="Times New Roman"/>
          <w:sz w:val="12"/>
          <w:szCs w:val="12"/>
        </w:rPr>
      </w:pPr>
      <w:r>
        <w:rPr>
          <w:rFonts w:ascii="Times New Roman" w:hAnsi="Times New Roman"/>
          <w:sz w:val="20"/>
          <w:szCs w:val="20"/>
        </w:rPr>
        <w:t>EDUC</w:t>
      </w:r>
      <w:r>
        <w:rPr>
          <w:rFonts w:ascii="Times New Roman" w:hAnsi="Times New Roman"/>
          <w:sz w:val="20"/>
          <w:szCs w:val="20"/>
        </w:rPr>
        <w:tab/>
        <w:t>5500</w:t>
      </w:r>
      <w:r>
        <w:rPr>
          <w:rFonts w:ascii="Times New Roman" w:hAnsi="Times New Roman"/>
          <w:sz w:val="20"/>
          <w:szCs w:val="20"/>
        </w:rPr>
        <w:tab/>
        <w:t xml:space="preserve">Educational Statistics </w:t>
      </w:r>
      <w:r>
        <w:rPr>
          <w:rFonts w:ascii="Times New Roman" w:hAnsi="Times New Roman"/>
          <w:position w:val="7"/>
          <w:sz w:val="12"/>
          <w:szCs w:val="12"/>
        </w:rPr>
        <w:t>+</w:t>
      </w:r>
    </w:p>
    <w:p w:rsidR="00F42301" w:rsidRDefault="00F42301" w:rsidP="00721764">
      <w:pPr>
        <w:widowControl w:val="0"/>
        <w:tabs>
          <w:tab w:val="left" w:pos="3360"/>
          <w:tab w:val="left" w:pos="4080"/>
        </w:tabs>
        <w:autoSpaceDE w:val="0"/>
        <w:autoSpaceDN w:val="0"/>
        <w:adjustRightInd w:val="0"/>
        <w:spacing w:before="10" w:after="0"/>
        <w:ind w:left="2295"/>
        <w:rPr>
          <w:rFonts w:ascii="Times New Roman" w:hAnsi="Times New Roman"/>
          <w:sz w:val="20"/>
          <w:szCs w:val="20"/>
        </w:rPr>
      </w:pPr>
      <w:r>
        <w:rPr>
          <w:rFonts w:ascii="Times New Roman" w:hAnsi="Times New Roman"/>
          <w:sz w:val="20"/>
          <w:szCs w:val="20"/>
        </w:rPr>
        <w:t>EDUC</w:t>
      </w:r>
      <w:r>
        <w:rPr>
          <w:rFonts w:ascii="Times New Roman" w:hAnsi="Times New Roman"/>
          <w:sz w:val="20"/>
          <w:szCs w:val="20"/>
        </w:rPr>
        <w:tab/>
        <w:t>5501</w:t>
      </w:r>
      <w:r>
        <w:rPr>
          <w:rFonts w:ascii="Times New Roman" w:hAnsi="Times New Roman"/>
          <w:sz w:val="20"/>
          <w:szCs w:val="20"/>
        </w:rPr>
        <w:tab/>
        <w:t>Educational Research**</w:t>
      </w:r>
    </w:p>
    <w:p w:rsidR="00F42301" w:rsidRDefault="00F42301" w:rsidP="00721764">
      <w:pPr>
        <w:widowControl w:val="0"/>
        <w:autoSpaceDE w:val="0"/>
        <w:autoSpaceDN w:val="0"/>
        <w:adjustRightInd w:val="0"/>
        <w:spacing w:before="6" w:after="0" w:line="220" w:lineRule="exact"/>
        <w:rPr>
          <w:rFonts w:ascii="Times New Roman" w:hAnsi="Times New Roman"/>
        </w:rPr>
      </w:pPr>
    </w:p>
    <w:p w:rsidR="00F42301" w:rsidRDefault="00F42301" w:rsidP="00721764">
      <w:pPr>
        <w:widowControl w:val="0"/>
        <w:tabs>
          <w:tab w:val="left" w:pos="9220"/>
        </w:tabs>
        <w:autoSpaceDE w:val="0"/>
        <w:autoSpaceDN w:val="0"/>
        <w:adjustRightInd w:val="0"/>
        <w:spacing w:after="0"/>
        <w:ind w:left="1935"/>
        <w:rPr>
          <w:rFonts w:ascii="Times New Roman" w:hAnsi="Times New Roman"/>
          <w:sz w:val="28"/>
          <w:szCs w:val="28"/>
        </w:rPr>
      </w:pPr>
      <w:r>
        <w:rPr>
          <w:rFonts w:ascii="Times New Roman" w:hAnsi="Times New Roman"/>
          <w:b/>
          <w:bCs/>
          <w:sz w:val="28"/>
          <w:szCs w:val="28"/>
        </w:rPr>
        <w:t>A</w:t>
      </w:r>
      <w:r>
        <w:rPr>
          <w:rFonts w:ascii="Times New Roman" w:hAnsi="Times New Roman"/>
          <w:b/>
          <w:bCs/>
          <w:spacing w:val="-5"/>
          <w:sz w:val="28"/>
          <w:szCs w:val="28"/>
        </w:rPr>
        <w:t>r</w:t>
      </w:r>
      <w:r>
        <w:rPr>
          <w:rFonts w:ascii="Times New Roman" w:hAnsi="Times New Roman"/>
          <w:b/>
          <w:bCs/>
          <w:sz w:val="28"/>
          <w:szCs w:val="28"/>
        </w:rPr>
        <w:t>ea E - Electives (Minimum of 3 semester</w:t>
      </w:r>
      <w:r>
        <w:rPr>
          <w:rFonts w:ascii="Times New Roman" w:hAnsi="Times New Roman"/>
          <w:b/>
          <w:bCs/>
          <w:spacing w:val="-5"/>
          <w:sz w:val="28"/>
          <w:szCs w:val="28"/>
        </w:rPr>
        <w:t xml:space="preserve"> </w:t>
      </w:r>
      <w:r>
        <w:rPr>
          <w:rFonts w:ascii="Times New Roman" w:hAnsi="Times New Roman"/>
          <w:b/>
          <w:bCs/>
          <w:sz w:val="28"/>
          <w:szCs w:val="28"/>
        </w:rPr>
        <w:t>hours)</w:t>
      </w:r>
      <w:r>
        <w:rPr>
          <w:rFonts w:ascii="Times New Roman" w:hAnsi="Times New Roman"/>
          <w:b/>
          <w:bCs/>
          <w:sz w:val="28"/>
          <w:szCs w:val="28"/>
        </w:rPr>
        <w:tab/>
        <w:t>3 hrs</w:t>
      </w:r>
    </w:p>
    <w:p w:rsidR="00F42301" w:rsidRDefault="00F42301" w:rsidP="00721764">
      <w:pPr>
        <w:widowControl w:val="0"/>
        <w:tabs>
          <w:tab w:val="left" w:pos="3360"/>
          <w:tab w:val="left" w:pos="4080"/>
        </w:tabs>
        <w:autoSpaceDE w:val="0"/>
        <w:autoSpaceDN w:val="0"/>
        <w:adjustRightInd w:val="0"/>
        <w:spacing w:before="37" w:after="0"/>
        <w:ind w:left="2295"/>
        <w:rPr>
          <w:rFonts w:ascii="Times New Roman" w:hAnsi="Times New Roman"/>
          <w:sz w:val="12"/>
          <w:szCs w:val="12"/>
        </w:rPr>
      </w:pPr>
      <w:r>
        <w:rPr>
          <w:rFonts w:ascii="Times New Roman" w:hAnsi="Times New Roman"/>
          <w:sz w:val="20"/>
          <w:szCs w:val="20"/>
        </w:rPr>
        <w:t>SPED</w:t>
      </w:r>
      <w:r>
        <w:rPr>
          <w:rFonts w:ascii="Times New Roman" w:hAnsi="Times New Roman"/>
          <w:sz w:val="20"/>
          <w:szCs w:val="20"/>
        </w:rPr>
        <w:tab/>
        <w:t>5501</w:t>
      </w:r>
      <w:r>
        <w:rPr>
          <w:rFonts w:ascii="Times New Roman" w:hAnsi="Times New Roman"/>
          <w:sz w:val="20"/>
          <w:szCs w:val="20"/>
        </w:rPr>
        <w:tab/>
        <w:t>Exceptional Children and</w:t>
      </w:r>
      <w:r>
        <w:rPr>
          <w:rFonts w:ascii="Times New Roman" w:hAnsi="Times New Roman"/>
          <w:spacing w:val="-7"/>
          <w:sz w:val="20"/>
          <w:szCs w:val="20"/>
        </w:rPr>
        <w:t xml:space="preserve"> </w:t>
      </w:r>
      <w:r>
        <w:rPr>
          <w:rFonts w:ascii="Times New Roman" w:hAnsi="Times New Roman"/>
          <w:spacing w:val="-20"/>
          <w:sz w:val="20"/>
          <w:szCs w:val="20"/>
        </w:rPr>
        <w:t>Y</w:t>
      </w:r>
      <w:r>
        <w:rPr>
          <w:rFonts w:ascii="Times New Roman" w:hAnsi="Times New Roman"/>
          <w:sz w:val="20"/>
          <w:szCs w:val="20"/>
        </w:rPr>
        <w:t xml:space="preserve">outh </w:t>
      </w:r>
      <w:r>
        <w:rPr>
          <w:rFonts w:ascii="Times New Roman" w:hAnsi="Times New Roman"/>
          <w:position w:val="7"/>
          <w:sz w:val="12"/>
          <w:szCs w:val="12"/>
        </w:rPr>
        <w:t>++</w:t>
      </w:r>
    </w:p>
    <w:p w:rsidR="00F42301" w:rsidRDefault="00F42301" w:rsidP="00721764">
      <w:pPr>
        <w:widowControl w:val="0"/>
        <w:autoSpaceDE w:val="0"/>
        <w:autoSpaceDN w:val="0"/>
        <w:adjustRightInd w:val="0"/>
        <w:spacing w:before="10" w:after="0"/>
        <w:ind w:left="2295"/>
        <w:rPr>
          <w:rFonts w:ascii="Times New Roman" w:hAnsi="Times New Roman"/>
          <w:sz w:val="20"/>
          <w:szCs w:val="20"/>
        </w:rPr>
      </w:pPr>
      <w:r>
        <w:rPr>
          <w:rFonts w:ascii="Times New Roman" w:hAnsi="Times New Roman"/>
          <w:spacing w:val="-14"/>
          <w:sz w:val="20"/>
          <w:szCs w:val="20"/>
        </w:rPr>
        <w:t>T</w:t>
      </w:r>
      <w:r>
        <w:rPr>
          <w:rFonts w:ascii="Times New Roman" w:hAnsi="Times New Roman"/>
          <w:sz w:val="20"/>
          <w:szCs w:val="20"/>
        </w:rPr>
        <w:t>otal Hours Required</w:t>
      </w:r>
      <w:r>
        <w:rPr>
          <w:rFonts w:ascii="Times New Roman" w:hAnsi="Times New Roman"/>
          <w:spacing w:val="20"/>
          <w:sz w:val="20"/>
          <w:szCs w:val="20"/>
        </w:rPr>
        <w:t xml:space="preserve"> </w:t>
      </w:r>
      <w:r>
        <w:rPr>
          <w:rFonts w:ascii="Times New Roman" w:hAnsi="Times New Roman"/>
          <w:sz w:val="20"/>
          <w:szCs w:val="20"/>
        </w:rPr>
        <w:t>36 hrs</w:t>
      </w:r>
    </w:p>
    <w:p w:rsidR="00F42301" w:rsidRDefault="00F42301" w:rsidP="00721764">
      <w:pPr>
        <w:widowControl w:val="0"/>
        <w:autoSpaceDE w:val="0"/>
        <w:autoSpaceDN w:val="0"/>
        <w:adjustRightInd w:val="0"/>
        <w:spacing w:before="10" w:after="0"/>
        <w:ind w:left="2295"/>
        <w:rPr>
          <w:rFonts w:ascii="Times New Roman" w:hAnsi="Times New Roman"/>
          <w:sz w:val="20"/>
          <w:szCs w:val="20"/>
        </w:rPr>
      </w:pPr>
      <w:r>
        <w:rPr>
          <w:rFonts w:ascii="Times New Roman" w:hAnsi="Times New Roman"/>
          <w:sz w:val="20"/>
          <w:szCs w:val="20"/>
        </w:rPr>
        <w:t>* Minimum of 9 semester hours from</w:t>
      </w:r>
      <w:r>
        <w:rPr>
          <w:rFonts w:ascii="Times New Roman" w:hAnsi="Times New Roman"/>
          <w:spacing w:val="-11"/>
          <w:sz w:val="20"/>
          <w:szCs w:val="20"/>
        </w:rPr>
        <w:t xml:space="preserve"> </w:t>
      </w:r>
      <w:r>
        <w:rPr>
          <w:rFonts w:ascii="Times New Roman" w:hAnsi="Times New Roman"/>
          <w:sz w:val="20"/>
          <w:szCs w:val="20"/>
        </w:rPr>
        <w:t>Areas</w:t>
      </w:r>
      <w:r>
        <w:rPr>
          <w:rFonts w:ascii="Times New Roman" w:hAnsi="Times New Roman"/>
          <w:spacing w:val="-11"/>
          <w:sz w:val="20"/>
          <w:szCs w:val="20"/>
        </w:rPr>
        <w:t xml:space="preserve"> </w:t>
      </w:r>
      <w:r>
        <w:rPr>
          <w:rFonts w:ascii="Times New Roman" w:hAnsi="Times New Roman"/>
          <w:sz w:val="20"/>
          <w:szCs w:val="20"/>
        </w:rPr>
        <w:t>A</w:t>
      </w:r>
      <w:r>
        <w:rPr>
          <w:rFonts w:ascii="Times New Roman" w:hAnsi="Times New Roman"/>
          <w:spacing w:val="-11"/>
          <w:sz w:val="20"/>
          <w:szCs w:val="20"/>
        </w:rPr>
        <w:t xml:space="preserve"> </w:t>
      </w:r>
      <w:r>
        <w:rPr>
          <w:rFonts w:ascii="Times New Roman" w:hAnsi="Times New Roman"/>
          <w:sz w:val="20"/>
          <w:szCs w:val="20"/>
        </w:rPr>
        <w:t>&amp; B ** Required course</w:t>
      </w:r>
    </w:p>
    <w:p w:rsidR="00F42301" w:rsidRDefault="00F42301" w:rsidP="00721764">
      <w:pPr>
        <w:widowControl w:val="0"/>
        <w:autoSpaceDE w:val="0"/>
        <w:autoSpaceDN w:val="0"/>
        <w:adjustRightInd w:val="0"/>
        <w:spacing w:before="10" w:after="0" w:line="250" w:lineRule="auto"/>
        <w:ind w:left="1935" w:right="915" w:firstLine="360"/>
        <w:rPr>
          <w:rFonts w:ascii="Times New Roman" w:hAnsi="Times New Roman"/>
          <w:sz w:val="20"/>
          <w:szCs w:val="20"/>
        </w:rPr>
      </w:pPr>
      <w:r>
        <w:rPr>
          <w:rFonts w:ascii="Times New Roman" w:hAnsi="Times New Roman"/>
          <w:sz w:val="20"/>
          <w:szCs w:val="20"/>
        </w:rPr>
        <w:t>*** Minimum of 15 semester hours from area C (6 hours of core courses are required). In the chemistry program, core courses may</w:t>
      </w:r>
    </w:p>
    <w:p w:rsidR="00F42301" w:rsidRDefault="00F42301" w:rsidP="00721764">
      <w:pPr>
        <w:widowControl w:val="0"/>
        <w:autoSpaceDE w:val="0"/>
        <w:autoSpaceDN w:val="0"/>
        <w:adjustRightInd w:val="0"/>
        <w:spacing w:after="0" w:line="250" w:lineRule="auto"/>
        <w:ind w:left="1935" w:right="947"/>
        <w:rPr>
          <w:rFonts w:ascii="Times New Roman" w:hAnsi="Times New Roman"/>
          <w:sz w:val="20"/>
          <w:szCs w:val="20"/>
        </w:rPr>
      </w:pPr>
      <w:r w:rsidRPr="003F2CF3">
        <w:rPr>
          <w:rFonts w:ascii="Calibri" w:hAnsi="Calibri"/>
          <w:noProof/>
          <w:lang w:eastAsia="en-US"/>
        </w:rPr>
        <w:pict>
          <v:shape id="_x0000_s3807" type="#_x0000_t202" style="position:absolute;left:0;text-align:left;margin-left:18.3pt;margin-top:-254.5pt;width:1in;height:270.7pt;z-index:-251504640;mso-position-horizontal-relative:page" o:allowincell="f" filled="f" stroked="f">
            <v:textbox style="layout-flow:vertical;mso-layout-flow-alt:bottom-to-top" inset="0,0,0,0">
              <w:txbxContent>
                <w:p w:rsidR="00F42301" w:rsidRDefault="00F42301" w:rsidP="00721764">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P</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ROGRAM</w:t>
                  </w:r>
                  <w:r>
                    <w:rPr>
                      <w:rFonts w:ascii="Impact" w:hAnsi="Impact" w:cs="Impact"/>
                      <w:color w:val="A3A3A3"/>
                      <w:position w:val="1"/>
                      <w:sz w:val="105"/>
                      <w:szCs w:val="105"/>
                    </w:rPr>
                    <w:t>S</w:t>
                  </w:r>
                  <w:r>
                    <w:rPr>
                      <w:rFonts w:ascii="Impact" w:hAnsi="Impact" w:cs="Impact"/>
                      <w:color w:val="A3A3A3"/>
                      <w:spacing w:val="-115"/>
                      <w:position w:val="1"/>
                      <w:sz w:val="105"/>
                      <w:szCs w:val="105"/>
                    </w:rPr>
                    <w:t xml:space="preserve"> </w:t>
                  </w:r>
                </w:p>
              </w:txbxContent>
            </v:textbox>
            <w10:wrap anchorx="page"/>
          </v:shape>
        </w:pict>
      </w:r>
      <w:r>
        <w:rPr>
          <w:rFonts w:ascii="Times New Roman" w:hAnsi="Times New Roman"/>
          <w:sz w:val="20"/>
          <w:szCs w:val="20"/>
        </w:rPr>
        <w:t>be omitted if a departmental proficiency exam is passed.</w:t>
      </w:r>
      <w:r>
        <w:rPr>
          <w:rFonts w:ascii="Times New Roman" w:hAnsi="Times New Roman"/>
          <w:spacing w:val="-4"/>
          <w:sz w:val="20"/>
          <w:szCs w:val="20"/>
        </w:rPr>
        <w:t xml:space="preserve"> </w:t>
      </w:r>
      <w:r>
        <w:rPr>
          <w:rFonts w:ascii="Times New Roman" w:hAnsi="Times New Roman"/>
          <w:sz w:val="20"/>
          <w:szCs w:val="20"/>
        </w:rPr>
        <w:t>The student would complete 15 hours of advanced courses.</w:t>
      </w:r>
    </w:p>
    <w:p w:rsidR="00F42301" w:rsidRDefault="00F42301" w:rsidP="00721764">
      <w:pPr>
        <w:widowControl w:val="0"/>
        <w:autoSpaceDE w:val="0"/>
        <w:autoSpaceDN w:val="0"/>
        <w:adjustRightInd w:val="0"/>
        <w:spacing w:after="0"/>
        <w:ind w:left="2295"/>
        <w:rPr>
          <w:rFonts w:ascii="Times New Roman" w:hAnsi="Times New Roman"/>
          <w:sz w:val="20"/>
          <w:szCs w:val="20"/>
        </w:rPr>
      </w:pPr>
      <w:r w:rsidRPr="003F2CF3">
        <w:rPr>
          <w:rFonts w:ascii="Calibri" w:hAnsi="Calibri"/>
          <w:noProof/>
          <w:lang w:eastAsia="en-US"/>
        </w:rPr>
        <w:pict>
          <v:shape id="_x0000_s3806" type="#_x0000_t202" style="position:absolute;left:0;text-align:left;margin-left:18.3pt;margin-top:6.05pt;width:1in;height:184.35pt;z-index:-251505664;mso-position-horizontal-relative:page" o:allowincell="f" filled="f" stroked="f">
            <v:textbox style="layout-flow:vertical;mso-layout-flow-alt:bottom-to-top" inset="0,0,0,0">
              <w:txbxContent>
                <w:p w:rsidR="00F42301" w:rsidRDefault="00F42301" w:rsidP="00721764">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E</w:t>
                  </w:r>
                  <w:r>
                    <w:rPr>
                      <w:rFonts w:ascii="Impact" w:hAnsi="Impact" w:cs="Impact"/>
                      <w:color w:val="A3A3A3"/>
                      <w:spacing w:val="-115"/>
                      <w:position w:val="1"/>
                      <w:sz w:val="105"/>
                      <w:szCs w:val="105"/>
                    </w:rPr>
                    <w:t xml:space="preserve"> </w:t>
                  </w:r>
                </w:p>
              </w:txbxContent>
            </v:textbox>
            <w10:wrap anchorx="page"/>
          </v:shape>
        </w:pict>
      </w:r>
      <w:r>
        <w:rPr>
          <w:rFonts w:ascii="Times New Roman" w:hAnsi="Times New Roman"/>
          <w:position w:val="7"/>
          <w:sz w:val="12"/>
          <w:szCs w:val="12"/>
        </w:rPr>
        <w:t xml:space="preserve">+ </w:t>
      </w:r>
      <w:r>
        <w:rPr>
          <w:rFonts w:ascii="Times New Roman" w:hAnsi="Times New Roman"/>
          <w:sz w:val="20"/>
          <w:szCs w:val="20"/>
        </w:rPr>
        <w:t>Required for research course. Passing an examination can satisfy course requirements.</w:t>
      </w:r>
    </w:p>
    <w:p w:rsidR="00F42301" w:rsidRDefault="00F42301" w:rsidP="00721764">
      <w:pPr>
        <w:widowControl w:val="0"/>
        <w:autoSpaceDE w:val="0"/>
        <w:autoSpaceDN w:val="0"/>
        <w:adjustRightInd w:val="0"/>
        <w:spacing w:before="10" w:after="0"/>
        <w:ind w:left="2295"/>
        <w:rPr>
          <w:rFonts w:ascii="Times New Roman" w:hAnsi="Times New Roman"/>
          <w:sz w:val="20"/>
          <w:szCs w:val="20"/>
        </w:rPr>
      </w:pPr>
      <w:r>
        <w:rPr>
          <w:rFonts w:ascii="Times New Roman" w:hAnsi="Times New Roman"/>
          <w:position w:val="7"/>
          <w:sz w:val="12"/>
          <w:szCs w:val="12"/>
        </w:rPr>
        <w:t xml:space="preserve">++ </w:t>
      </w:r>
      <w:r>
        <w:rPr>
          <w:rFonts w:ascii="Times New Roman" w:hAnsi="Times New Roman"/>
          <w:sz w:val="20"/>
          <w:szCs w:val="20"/>
        </w:rPr>
        <w:t>Required only if not previously fulfilled.</w:t>
      </w:r>
    </w:p>
    <w:p w:rsidR="00F42301" w:rsidRDefault="00F42301" w:rsidP="00721764">
      <w:pPr>
        <w:widowControl w:val="0"/>
        <w:autoSpaceDE w:val="0"/>
        <w:autoSpaceDN w:val="0"/>
        <w:adjustRightInd w:val="0"/>
        <w:spacing w:before="7" w:after="0" w:line="240" w:lineRule="exact"/>
        <w:rPr>
          <w:rFonts w:ascii="Times New Roman" w:hAnsi="Times New Roman"/>
          <w:sz w:val="24"/>
          <w:szCs w:val="24"/>
        </w:rPr>
      </w:pPr>
    </w:p>
    <w:p w:rsidR="00F42301" w:rsidRDefault="00F42301" w:rsidP="00721764">
      <w:pPr>
        <w:widowControl w:val="0"/>
        <w:autoSpaceDE w:val="0"/>
        <w:autoSpaceDN w:val="0"/>
        <w:adjustRightInd w:val="0"/>
        <w:spacing w:after="0" w:line="253" w:lineRule="auto"/>
        <w:ind w:left="1935" w:right="873"/>
        <w:rPr>
          <w:rFonts w:ascii="Times New Roman" w:hAnsi="Times New Roman"/>
          <w:sz w:val="20"/>
          <w:szCs w:val="20"/>
        </w:rPr>
      </w:pPr>
      <w:r>
        <w:rPr>
          <w:rFonts w:ascii="Times New Roman" w:hAnsi="Times New Roman"/>
          <w:b/>
          <w:bCs/>
          <w:spacing w:val="-11"/>
          <w:sz w:val="20"/>
          <w:szCs w:val="20"/>
        </w:rPr>
        <w:t>W</w:t>
      </w:r>
      <w:r>
        <w:rPr>
          <w:rFonts w:ascii="Times New Roman" w:hAnsi="Times New Roman"/>
          <w:b/>
          <w:bCs/>
          <w:sz w:val="20"/>
          <w:szCs w:val="20"/>
        </w:rPr>
        <w:t>ater</w:t>
      </w:r>
      <w:r>
        <w:rPr>
          <w:rFonts w:ascii="Times New Roman" w:hAnsi="Times New Roman"/>
          <w:b/>
          <w:bCs/>
          <w:spacing w:val="-4"/>
          <w:sz w:val="20"/>
          <w:szCs w:val="20"/>
        </w:rPr>
        <w:t xml:space="preserve"> </w:t>
      </w:r>
      <w:r>
        <w:rPr>
          <w:rFonts w:ascii="Times New Roman" w:hAnsi="Times New Roman"/>
          <w:b/>
          <w:bCs/>
          <w:sz w:val="20"/>
          <w:szCs w:val="20"/>
        </w:rPr>
        <w:t>Resou</w:t>
      </w:r>
      <w:r>
        <w:rPr>
          <w:rFonts w:ascii="Times New Roman" w:hAnsi="Times New Roman"/>
          <w:b/>
          <w:bCs/>
          <w:spacing w:val="-4"/>
          <w:sz w:val="20"/>
          <w:szCs w:val="20"/>
        </w:rPr>
        <w:t>r</w:t>
      </w:r>
      <w:r>
        <w:rPr>
          <w:rFonts w:ascii="Times New Roman" w:hAnsi="Times New Roman"/>
          <w:b/>
          <w:bCs/>
          <w:sz w:val="20"/>
          <w:szCs w:val="20"/>
        </w:rPr>
        <w:t>ces Management and Policy courses c</w:t>
      </w:r>
      <w:r>
        <w:rPr>
          <w:rFonts w:ascii="Times New Roman" w:hAnsi="Times New Roman"/>
          <w:b/>
          <w:bCs/>
          <w:spacing w:val="-4"/>
          <w:sz w:val="20"/>
          <w:szCs w:val="20"/>
        </w:rPr>
        <w:t>r</w:t>
      </w:r>
      <w:r>
        <w:rPr>
          <w:rFonts w:ascii="Times New Roman" w:hAnsi="Times New Roman"/>
          <w:b/>
          <w:bCs/>
          <w:sz w:val="20"/>
          <w:szCs w:val="20"/>
        </w:rPr>
        <w:t>oss listed with Biology courses in collab- oration with the M</w:t>
      </w:r>
      <w:r>
        <w:rPr>
          <w:rFonts w:ascii="Times New Roman" w:hAnsi="Times New Roman"/>
          <w:b/>
          <w:bCs/>
          <w:spacing w:val="-15"/>
          <w:sz w:val="20"/>
          <w:szCs w:val="20"/>
        </w:rPr>
        <w:t>P</w:t>
      </w:r>
      <w:r>
        <w:rPr>
          <w:rFonts w:ascii="Times New Roman" w:hAnsi="Times New Roman"/>
          <w:b/>
          <w:bCs/>
          <w:sz w:val="20"/>
          <w:szCs w:val="20"/>
        </w:rPr>
        <w:t>A</w:t>
      </w:r>
      <w:r>
        <w:rPr>
          <w:rFonts w:ascii="Times New Roman" w:hAnsi="Times New Roman"/>
          <w:b/>
          <w:bCs/>
          <w:spacing w:val="-11"/>
          <w:sz w:val="20"/>
          <w:szCs w:val="20"/>
        </w:rPr>
        <w:t xml:space="preserve"> </w:t>
      </w:r>
      <w:r>
        <w:rPr>
          <w:rFonts w:ascii="Times New Roman" w:hAnsi="Times New Roman"/>
          <w:b/>
          <w:bCs/>
          <w:sz w:val="20"/>
          <w:szCs w:val="20"/>
        </w:rPr>
        <w:t>p</w:t>
      </w:r>
      <w:r>
        <w:rPr>
          <w:rFonts w:ascii="Times New Roman" w:hAnsi="Times New Roman"/>
          <w:b/>
          <w:bCs/>
          <w:spacing w:val="-4"/>
          <w:sz w:val="20"/>
          <w:szCs w:val="20"/>
        </w:rPr>
        <w:t>r</w:t>
      </w:r>
      <w:r>
        <w:rPr>
          <w:rFonts w:ascii="Times New Roman" w:hAnsi="Times New Roman"/>
          <w:b/>
          <w:bCs/>
          <w:sz w:val="20"/>
          <w:szCs w:val="20"/>
        </w:rPr>
        <w:t>ogram concentration in</w:t>
      </w:r>
      <w:r>
        <w:rPr>
          <w:rFonts w:ascii="Times New Roman" w:hAnsi="Times New Roman"/>
          <w:b/>
          <w:bCs/>
          <w:spacing w:val="-4"/>
          <w:sz w:val="20"/>
          <w:szCs w:val="20"/>
        </w:rPr>
        <w:t xml:space="preserve"> </w:t>
      </w:r>
      <w:r>
        <w:rPr>
          <w:rFonts w:ascii="Times New Roman" w:hAnsi="Times New Roman"/>
          <w:b/>
          <w:bCs/>
          <w:spacing w:val="-11"/>
          <w:sz w:val="20"/>
          <w:szCs w:val="20"/>
        </w:rPr>
        <w:t>W</w:t>
      </w:r>
      <w:r>
        <w:rPr>
          <w:rFonts w:ascii="Times New Roman" w:hAnsi="Times New Roman"/>
          <w:b/>
          <w:bCs/>
          <w:sz w:val="20"/>
          <w:szCs w:val="20"/>
        </w:rPr>
        <w:t>ater</w:t>
      </w:r>
      <w:r>
        <w:rPr>
          <w:rFonts w:ascii="Times New Roman" w:hAnsi="Times New Roman"/>
          <w:b/>
          <w:bCs/>
          <w:spacing w:val="-4"/>
          <w:sz w:val="20"/>
          <w:szCs w:val="20"/>
        </w:rPr>
        <w:t xml:space="preserve"> </w:t>
      </w:r>
      <w:r>
        <w:rPr>
          <w:rFonts w:ascii="Times New Roman" w:hAnsi="Times New Roman"/>
          <w:b/>
          <w:bCs/>
          <w:sz w:val="20"/>
          <w:szCs w:val="20"/>
        </w:rPr>
        <w:t>Resou</w:t>
      </w:r>
      <w:r>
        <w:rPr>
          <w:rFonts w:ascii="Times New Roman" w:hAnsi="Times New Roman"/>
          <w:b/>
          <w:bCs/>
          <w:spacing w:val="-4"/>
          <w:sz w:val="20"/>
          <w:szCs w:val="20"/>
        </w:rPr>
        <w:t>r</w:t>
      </w:r>
      <w:r>
        <w:rPr>
          <w:rFonts w:ascii="Times New Roman" w:hAnsi="Times New Roman"/>
          <w:b/>
          <w:bCs/>
          <w:sz w:val="20"/>
          <w:szCs w:val="20"/>
        </w:rPr>
        <w:t>ce Management.*</w:t>
      </w:r>
    </w:p>
    <w:p w:rsidR="00F42301" w:rsidRDefault="00F42301" w:rsidP="00721764">
      <w:pPr>
        <w:widowControl w:val="0"/>
        <w:autoSpaceDE w:val="0"/>
        <w:autoSpaceDN w:val="0"/>
        <w:adjustRightInd w:val="0"/>
        <w:spacing w:after="0" w:line="224" w:lineRule="exact"/>
        <w:ind w:left="2295"/>
        <w:rPr>
          <w:rFonts w:ascii="Times New Roman" w:hAnsi="Times New Roman"/>
          <w:sz w:val="20"/>
          <w:szCs w:val="20"/>
        </w:rPr>
      </w:pPr>
      <w:r>
        <w:rPr>
          <w:rFonts w:ascii="Times New Roman" w:hAnsi="Times New Roman"/>
          <w:b/>
          <w:bCs/>
          <w:sz w:val="20"/>
          <w:szCs w:val="20"/>
        </w:rPr>
        <w:t>BIOL</w:t>
      </w:r>
      <w:r>
        <w:rPr>
          <w:rFonts w:ascii="Times New Roman" w:hAnsi="Times New Roman"/>
          <w:b/>
          <w:bCs/>
          <w:spacing w:val="-11"/>
          <w:sz w:val="20"/>
          <w:szCs w:val="20"/>
        </w:rPr>
        <w:t xml:space="preserve"> </w:t>
      </w:r>
      <w:r>
        <w:rPr>
          <w:rFonts w:ascii="Times New Roman" w:hAnsi="Times New Roman"/>
          <w:b/>
          <w:bCs/>
          <w:sz w:val="20"/>
          <w:szCs w:val="20"/>
        </w:rPr>
        <w:t>5521/WRMP</w:t>
      </w:r>
      <w:r>
        <w:rPr>
          <w:rFonts w:ascii="Times New Roman" w:hAnsi="Times New Roman"/>
          <w:b/>
          <w:bCs/>
          <w:spacing w:val="-11"/>
          <w:sz w:val="20"/>
          <w:szCs w:val="20"/>
        </w:rPr>
        <w:t xml:space="preserve"> </w:t>
      </w:r>
      <w:r>
        <w:rPr>
          <w:rFonts w:ascii="Times New Roman" w:hAnsi="Times New Roman"/>
          <w:b/>
          <w:bCs/>
          <w:sz w:val="20"/>
          <w:szCs w:val="20"/>
        </w:rPr>
        <w:t>6400, BIOL</w:t>
      </w:r>
      <w:r>
        <w:rPr>
          <w:rFonts w:ascii="Times New Roman" w:hAnsi="Times New Roman"/>
          <w:b/>
          <w:bCs/>
          <w:spacing w:val="-11"/>
          <w:sz w:val="20"/>
          <w:szCs w:val="20"/>
        </w:rPr>
        <w:t xml:space="preserve"> </w:t>
      </w:r>
      <w:r>
        <w:rPr>
          <w:rFonts w:ascii="Times New Roman" w:hAnsi="Times New Roman"/>
          <w:b/>
          <w:bCs/>
          <w:sz w:val="20"/>
          <w:szCs w:val="20"/>
        </w:rPr>
        <w:t>5522/WRMP</w:t>
      </w:r>
      <w:r>
        <w:rPr>
          <w:rFonts w:ascii="Times New Roman" w:hAnsi="Times New Roman"/>
          <w:b/>
          <w:bCs/>
          <w:spacing w:val="-11"/>
          <w:sz w:val="20"/>
          <w:szCs w:val="20"/>
        </w:rPr>
        <w:t xml:space="preserve"> </w:t>
      </w:r>
      <w:r>
        <w:rPr>
          <w:rFonts w:ascii="Times New Roman" w:hAnsi="Times New Roman"/>
          <w:b/>
          <w:bCs/>
          <w:sz w:val="20"/>
          <w:szCs w:val="20"/>
        </w:rPr>
        <w:t>6405, BIOL</w:t>
      </w:r>
      <w:r>
        <w:rPr>
          <w:rFonts w:ascii="Times New Roman" w:hAnsi="Times New Roman"/>
          <w:b/>
          <w:bCs/>
          <w:spacing w:val="-11"/>
          <w:sz w:val="20"/>
          <w:szCs w:val="20"/>
        </w:rPr>
        <w:t xml:space="preserve"> </w:t>
      </w:r>
      <w:r>
        <w:rPr>
          <w:rFonts w:ascii="Times New Roman" w:hAnsi="Times New Roman"/>
          <w:b/>
          <w:bCs/>
          <w:sz w:val="20"/>
          <w:szCs w:val="20"/>
        </w:rPr>
        <w:t>5523/WRMP</w:t>
      </w:r>
      <w:r>
        <w:rPr>
          <w:rFonts w:ascii="Times New Roman" w:hAnsi="Times New Roman"/>
          <w:b/>
          <w:bCs/>
          <w:spacing w:val="-11"/>
          <w:sz w:val="20"/>
          <w:szCs w:val="20"/>
        </w:rPr>
        <w:t xml:space="preserve"> </w:t>
      </w:r>
      <w:r>
        <w:rPr>
          <w:rFonts w:ascii="Times New Roman" w:hAnsi="Times New Roman"/>
          <w:b/>
          <w:bCs/>
          <w:sz w:val="20"/>
          <w:szCs w:val="20"/>
        </w:rPr>
        <w:t>6410,</w:t>
      </w:r>
    </w:p>
    <w:p w:rsidR="00F42301" w:rsidRDefault="00F42301" w:rsidP="00721764">
      <w:pPr>
        <w:widowControl w:val="0"/>
        <w:autoSpaceDE w:val="0"/>
        <w:autoSpaceDN w:val="0"/>
        <w:adjustRightInd w:val="0"/>
        <w:spacing w:before="13" w:after="0"/>
        <w:ind w:left="2295"/>
        <w:rPr>
          <w:rFonts w:ascii="Times New Roman" w:hAnsi="Times New Roman"/>
          <w:sz w:val="20"/>
          <w:szCs w:val="20"/>
        </w:rPr>
      </w:pPr>
      <w:r>
        <w:rPr>
          <w:rFonts w:ascii="Times New Roman" w:hAnsi="Times New Roman"/>
          <w:b/>
          <w:bCs/>
          <w:sz w:val="20"/>
          <w:szCs w:val="20"/>
        </w:rPr>
        <w:t>BIOL</w:t>
      </w:r>
      <w:r>
        <w:rPr>
          <w:rFonts w:ascii="Times New Roman" w:hAnsi="Times New Roman"/>
          <w:b/>
          <w:bCs/>
          <w:spacing w:val="-11"/>
          <w:sz w:val="20"/>
          <w:szCs w:val="20"/>
        </w:rPr>
        <w:t xml:space="preserve"> </w:t>
      </w:r>
      <w:r>
        <w:rPr>
          <w:rFonts w:ascii="Times New Roman" w:hAnsi="Times New Roman"/>
          <w:b/>
          <w:bCs/>
          <w:sz w:val="20"/>
          <w:szCs w:val="20"/>
        </w:rPr>
        <w:t>5524/WRMP</w:t>
      </w:r>
      <w:r>
        <w:rPr>
          <w:rFonts w:ascii="Times New Roman" w:hAnsi="Times New Roman"/>
          <w:b/>
          <w:bCs/>
          <w:spacing w:val="-11"/>
          <w:sz w:val="20"/>
          <w:szCs w:val="20"/>
        </w:rPr>
        <w:t xml:space="preserve"> </w:t>
      </w:r>
      <w:r>
        <w:rPr>
          <w:rFonts w:ascii="Times New Roman" w:hAnsi="Times New Roman"/>
          <w:b/>
          <w:bCs/>
          <w:sz w:val="20"/>
          <w:szCs w:val="20"/>
        </w:rPr>
        <w:t>6415, BIOL</w:t>
      </w:r>
      <w:r>
        <w:rPr>
          <w:rFonts w:ascii="Times New Roman" w:hAnsi="Times New Roman"/>
          <w:b/>
          <w:bCs/>
          <w:spacing w:val="-11"/>
          <w:sz w:val="20"/>
          <w:szCs w:val="20"/>
        </w:rPr>
        <w:t xml:space="preserve"> </w:t>
      </w:r>
      <w:r>
        <w:rPr>
          <w:rFonts w:ascii="Times New Roman" w:hAnsi="Times New Roman"/>
          <w:b/>
          <w:bCs/>
          <w:sz w:val="20"/>
          <w:szCs w:val="20"/>
        </w:rPr>
        <w:t>5525/WRMP</w:t>
      </w:r>
      <w:r>
        <w:rPr>
          <w:rFonts w:ascii="Times New Roman" w:hAnsi="Times New Roman"/>
          <w:b/>
          <w:bCs/>
          <w:spacing w:val="-11"/>
          <w:sz w:val="20"/>
          <w:szCs w:val="20"/>
        </w:rPr>
        <w:t xml:space="preserve"> </w:t>
      </w:r>
      <w:r>
        <w:rPr>
          <w:rFonts w:ascii="Times New Roman" w:hAnsi="Times New Roman"/>
          <w:b/>
          <w:bCs/>
          <w:sz w:val="20"/>
          <w:szCs w:val="20"/>
        </w:rPr>
        <w:t>6420</w:t>
      </w:r>
    </w:p>
    <w:p w:rsidR="00F42301" w:rsidRDefault="00F42301" w:rsidP="00721764">
      <w:pPr>
        <w:widowControl w:val="0"/>
        <w:autoSpaceDE w:val="0"/>
        <w:autoSpaceDN w:val="0"/>
        <w:adjustRightInd w:val="0"/>
        <w:spacing w:before="10" w:after="0" w:line="250" w:lineRule="auto"/>
        <w:ind w:left="2295" w:right="3658"/>
        <w:rPr>
          <w:rFonts w:ascii="Times New Roman" w:hAnsi="Times New Roman"/>
          <w:sz w:val="20"/>
          <w:szCs w:val="20"/>
        </w:rPr>
      </w:pPr>
      <w:r>
        <w:rPr>
          <w:rFonts w:ascii="Times New Roman" w:hAnsi="Times New Roman"/>
          <w:b/>
          <w:bCs/>
          <w:sz w:val="20"/>
          <w:szCs w:val="20"/>
        </w:rPr>
        <w:t>WRMP</w:t>
      </w:r>
      <w:r>
        <w:rPr>
          <w:rFonts w:ascii="Times New Roman" w:hAnsi="Times New Roman"/>
          <w:b/>
          <w:bCs/>
          <w:spacing w:val="-11"/>
          <w:sz w:val="20"/>
          <w:szCs w:val="20"/>
        </w:rPr>
        <w:t xml:space="preserve"> </w:t>
      </w:r>
      <w:r>
        <w:rPr>
          <w:rFonts w:ascii="Times New Roman" w:hAnsi="Times New Roman"/>
          <w:b/>
          <w:bCs/>
          <w:sz w:val="20"/>
          <w:szCs w:val="20"/>
        </w:rPr>
        <w:t xml:space="preserve">6400 </w:t>
      </w:r>
      <w:r>
        <w:rPr>
          <w:rFonts w:ascii="Times New Roman" w:hAnsi="Times New Roman"/>
          <w:sz w:val="20"/>
          <w:szCs w:val="20"/>
        </w:rPr>
        <w:t xml:space="preserve">Hydrology and Irrigation Fundamentals </w:t>
      </w:r>
      <w:r>
        <w:rPr>
          <w:rFonts w:ascii="Times New Roman" w:hAnsi="Times New Roman"/>
          <w:b/>
          <w:bCs/>
          <w:sz w:val="20"/>
          <w:szCs w:val="20"/>
        </w:rPr>
        <w:t>WRMP</w:t>
      </w:r>
      <w:r>
        <w:rPr>
          <w:rFonts w:ascii="Times New Roman" w:hAnsi="Times New Roman"/>
          <w:b/>
          <w:bCs/>
          <w:spacing w:val="-11"/>
          <w:sz w:val="20"/>
          <w:szCs w:val="20"/>
        </w:rPr>
        <w:t xml:space="preserve"> </w:t>
      </w:r>
      <w:r>
        <w:rPr>
          <w:rFonts w:ascii="Times New Roman" w:hAnsi="Times New Roman"/>
          <w:b/>
          <w:bCs/>
          <w:sz w:val="20"/>
          <w:szCs w:val="20"/>
        </w:rPr>
        <w:t xml:space="preserve">6405 </w:t>
      </w:r>
      <w:r>
        <w:rPr>
          <w:rFonts w:ascii="Times New Roman" w:hAnsi="Times New Roman"/>
          <w:sz w:val="20"/>
          <w:szCs w:val="20"/>
        </w:rPr>
        <w:t xml:space="preserve">Environmental and Natural Resource Policy </w:t>
      </w:r>
      <w:r>
        <w:rPr>
          <w:rFonts w:ascii="Times New Roman" w:hAnsi="Times New Roman"/>
          <w:b/>
          <w:bCs/>
          <w:sz w:val="20"/>
          <w:szCs w:val="20"/>
        </w:rPr>
        <w:t>WRMP</w:t>
      </w:r>
      <w:r>
        <w:rPr>
          <w:rFonts w:ascii="Times New Roman" w:hAnsi="Times New Roman"/>
          <w:b/>
          <w:bCs/>
          <w:spacing w:val="-11"/>
          <w:sz w:val="20"/>
          <w:szCs w:val="20"/>
        </w:rPr>
        <w:t xml:space="preserve"> </w:t>
      </w:r>
      <w:r>
        <w:rPr>
          <w:rFonts w:ascii="Times New Roman" w:hAnsi="Times New Roman"/>
          <w:b/>
          <w:bCs/>
          <w:sz w:val="20"/>
          <w:szCs w:val="20"/>
        </w:rPr>
        <w:t xml:space="preserve">6410 </w:t>
      </w:r>
      <w:r>
        <w:rPr>
          <w:rFonts w:ascii="Times New Roman" w:hAnsi="Times New Roman"/>
          <w:sz w:val="20"/>
          <w:szCs w:val="20"/>
        </w:rPr>
        <w:t xml:space="preserve">Natural Resource Management and Planning </w:t>
      </w:r>
      <w:r>
        <w:rPr>
          <w:rFonts w:ascii="Times New Roman" w:hAnsi="Times New Roman"/>
          <w:b/>
          <w:bCs/>
          <w:sz w:val="20"/>
          <w:szCs w:val="20"/>
        </w:rPr>
        <w:t>WRMP</w:t>
      </w:r>
      <w:r>
        <w:rPr>
          <w:rFonts w:ascii="Times New Roman" w:hAnsi="Times New Roman"/>
          <w:b/>
          <w:bCs/>
          <w:spacing w:val="-11"/>
          <w:sz w:val="20"/>
          <w:szCs w:val="20"/>
        </w:rPr>
        <w:t xml:space="preserve"> </w:t>
      </w:r>
      <w:r>
        <w:rPr>
          <w:rFonts w:ascii="Times New Roman" w:hAnsi="Times New Roman"/>
          <w:b/>
          <w:bCs/>
          <w:sz w:val="20"/>
          <w:szCs w:val="20"/>
        </w:rPr>
        <w:t>6415</w:t>
      </w:r>
      <w:r>
        <w:rPr>
          <w:rFonts w:ascii="Times New Roman" w:hAnsi="Times New Roman"/>
          <w:b/>
          <w:bCs/>
          <w:spacing w:val="-4"/>
          <w:sz w:val="20"/>
          <w:szCs w:val="20"/>
        </w:rPr>
        <w:t xml:space="preserve"> </w:t>
      </w:r>
      <w:r>
        <w:rPr>
          <w:rFonts w:ascii="Times New Roman" w:hAnsi="Times New Roman"/>
          <w:spacing w:val="-16"/>
          <w:sz w:val="20"/>
          <w:szCs w:val="20"/>
        </w:rPr>
        <w:t>W</w:t>
      </w:r>
      <w:r>
        <w:rPr>
          <w:rFonts w:ascii="Times New Roman" w:hAnsi="Times New Roman"/>
          <w:sz w:val="20"/>
          <w:szCs w:val="20"/>
        </w:rPr>
        <w:t>ater Law and Legislation</w:t>
      </w:r>
    </w:p>
    <w:p w:rsidR="00F42301" w:rsidRDefault="00F42301" w:rsidP="00721764">
      <w:pPr>
        <w:widowControl w:val="0"/>
        <w:autoSpaceDE w:val="0"/>
        <w:autoSpaceDN w:val="0"/>
        <w:adjustRightInd w:val="0"/>
        <w:spacing w:after="0"/>
        <w:ind w:left="2295"/>
        <w:rPr>
          <w:rFonts w:ascii="Times New Roman" w:hAnsi="Times New Roman"/>
          <w:sz w:val="20"/>
          <w:szCs w:val="20"/>
        </w:rPr>
      </w:pPr>
      <w:r>
        <w:rPr>
          <w:rFonts w:ascii="Times New Roman" w:hAnsi="Times New Roman"/>
          <w:b/>
          <w:bCs/>
          <w:sz w:val="20"/>
          <w:szCs w:val="20"/>
        </w:rPr>
        <w:t>WRMP</w:t>
      </w:r>
      <w:r>
        <w:rPr>
          <w:rFonts w:ascii="Times New Roman" w:hAnsi="Times New Roman"/>
          <w:b/>
          <w:bCs/>
          <w:spacing w:val="-11"/>
          <w:sz w:val="20"/>
          <w:szCs w:val="20"/>
        </w:rPr>
        <w:t xml:space="preserve"> </w:t>
      </w:r>
      <w:r>
        <w:rPr>
          <w:rFonts w:ascii="Times New Roman" w:hAnsi="Times New Roman"/>
          <w:b/>
          <w:bCs/>
          <w:sz w:val="20"/>
          <w:szCs w:val="20"/>
        </w:rPr>
        <w:t>6420</w:t>
      </w:r>
      <w:r>
        <w:rPr>
          <w:rFonts w:ascii="Times New Roman" w:hAnsi="Times New Roman"/>
          <w:b/>
          <w:bCs/>
          <w:spacing w:val="-4"/>
          <w:sz w:val="20"/>
          <w:szCs w:val="20"/>
        </w:rPr>
        <w:t xml:space="preserve"> </w:t>
      </w:r>
      <w:r>
        <w:rPr>
          <w:rFonts w:ascii="Times New Roman" w:hAnsi="Times New Roman"/>
          <w:spacing w:val="-16"/>
          <w:sz w:val="20"/>
          <w:szCs w:val="20"/>
        </w:rPr>
        <w:t>W</w:t>
      </w:r>
      <w:r>
        <w:rPr>
          <w:rFonts w:ascii="Times New Roman" w:hAnsi="Times New Roman"/>
          <w:sz w:val="20"/>
          <w:szCs w:val="20"/>
        </w:rPr>
        <w:t>ater Resources Policy Field Project</w:t>
      </w:r>
    </w:p>
    <w:p w:rsidR="00F42301" w:rsidRDefault="00F42301" w:rsidP="00721764">
      <w:pPr>
        <w:widowControl w:val="0"/>
        <w:autoSpaceDE w:val="0"/>
        <w:autoSpaceDN w:val="0"/>
        <w:adjustRightInd w:val="0"/>
        <w:spacing w:before="10" w:after="0"/>
        <w:ind w:left="2295"/>
        <w:rPr>
          <w:rFonts w:ascii="Times New Roman" w:hAnsi="Times New Roman"/>
          <w:sz w:val="20"/>
          <w:szCs w:val="20"/>
        </w:rPr>
      </w:pPr>
      <w:r>
        <w:rPr>
          <w:rFonts w:ascii="Times New Roman" w:hAnsi="Times New Roman"/>
          <w:sz w:val="20"/>
          <w:szCs w:val="20"/>
        </w:rPr>
        <w:t>* See course description on page 60.</w:t>
      </w:r>
    </w:p>
    <w:p w:rsidR="00F42301" w:rsidRDefault="00F42301" w:rsidP="00721764">
      <w:pPr>
        <w:widowControl w:val="0"/>
        <w:autoSpaceDE w:val="0"/>
        <w:autoSpaceDN w:val="0"/>
        <w:adjustRightInd w:val="0"/>
        <w:spacing w:before="3" w:after="0" w:line="160" w:lineRule="exact"/>
        <w:rPr>
          <w:rFonts w:ascii="Times New Roman" w:hAnsi="Times New Roman"/>
          <w:sz w:val="16"/>
          <w:szCs w:val="16"/>
        </w:rPr>
      </w:pPr>
    </w:p>
    <w:p w:rsidR="00F42301" w:rsidRDefault="00F42301" w:rsidP="00721764">
      <w:pPr>
        <w:widowControl w:val="0"/>
        <w:autoSpaceDE w:val="0"/>
        <w:autoSpaceDN w:val="0"/>
        <w:adjustRightInd w:val="0"/>
        <w:spacing w:after="0" w:line="200" w:lineRule="exact"/>
        <w:rPr>
          <w:rFonts w:ascii="Times New Roman" w:hAnsi="Times New Roman"/>
          <w:sz w:val="20"/>
          <w:szCs w:val="20"/>
        </w:rPr>
      </w:pPr>
    </w:p>
    <w:p w:rsidR="00F42301" w:rsidRDefault="00F42301" w:rsidP="00721764">
      <w:pPr>
        <w:widowControl w:val="0"/>
        <w:autoSpaceDE w:val="0"/>
        <w:autoSpaceDN w:val="0"/>
        <w:adjustRightInd w:val="0"/>
        <w:spacing w:after="0"/>
        <w:ind w:left="1935"/>
        <w:rPr>
          <w:rFonts w:ascii="Impact" w:hAnsi="Impact" w:cs="Impact"/>
          <w:color w:val="000000"/>
          <w:sz w:val="36"/>
          <w:szCs w:val="36"/>
        </w:rPr>
      </w:pPr>
      <w:r>
        <w:rPr>
          <w:rFonts w:ascii="Impact" w:hAnsi="Impact" w:cs="Impact"/>
          <w:color w:val="666666"/>
          <w:sz w:val="36"/>
          <w:szCs w:val="36"/>
        </w:rPr>
        <w:t>COURSE DESCRIPTIONS</w:t>
      </w:r>
    </w:p>
    <w:p w:rsidR="00F42301" w:rsidRDefault="00F42301" w:rsidP="00721764">
      <w:pPr>
        <w:widowControl w:val="0"/>
        <w:autoSpaceDE w:val="0"/>
        <w:autoSpaceDN w:val="0"/>
        <w:adjustRightInd w:val="0"/>
        <w:spacing w:before="23" w:after="0" w:line="251" w:lineRule="auto"/>
        <w:ind w:left="2295" w:right="854" w:hanging="360"/>
        <w:jc w:val="both"/>
        <w:rPr>
          <w:rFonts w:ascii="Times New Roman" w:hAnsi="Times New Roman"/>
          <w:color w:val="000000"/>
          <w:sz w:val="20"/>
          <w:szCs w:val="20"/>
        </w:rPr>
      </w:pPr>
      <w:r>
        <w:rPr>
          <w:rFonts w:ascii="Times New Roman" w:hAnsi="Times New Roman"/>
          <w:b/>
          <w:bCs/>
          <w:color w:val="191919"/>
          <w:sz w:val="20"/>
          <w:szCs w:val="20"/>
        </w:rPr>
        <w:t>BIOL</w:t>
      </w:r>
      <w:r>
        <w:rPr>
          <w:rFonts w:ascii="Times New Roman" w:hAnsi="Times New Roman"/>
          <w:b/>
          <w:bCs/>
          <w:color w:val="191919"/>
          <w:spacing w:val="-15"/>
          <w:sz w:val="20"/>
          <w:szCs w:val="20"/>
        </w:rPr>
        <w:t xml:space="preserve"> </w:t>
      </w:r>
      <w:r>
        <w:rPr>
          <w:rFonts w:ascii="Times New Roman" w:hAnsi="Times New Roman"/>
          <w:b/>
          <w:bCs/>
          <w:color w:val="191919"/>
          <w:sz w:val="20"/>
          <w:szCs w:val="20"/>
        </w:rPr>
        <w:t>5501</w:t>
      </w:r>
      <w:r>
        <w:rPr>
          <w:rFonts w:ascii="Times New Roman" w:hAnsi="Times New Roman"/>
          <w:b/>
          <w:bCs/>
          <w:color w:val="191919"/>
          <w:spacing w:val="-4"/>
          <w:sz w:val="20"/>
          <w:szCs w:val="20"/>
        </w:rPr>
        <w:t xml:space="preserve"> </w:t>
      </w:r>
      <w:r>
        <w:rPr>
          <w:rFonts w:ascii="Times New Roman" w:hAnsi="Times New Roman"/>
          <w:b/>
          <w:bCs/>
          <w:color w:val="191919"/>
          <w:sz w:val="20"/>
          <w:szCs w:val="20"/>
        </w:rPr>
        <w:t>-</w:t>
      </w:r>
      <w:r>
        <w:rPr>
          <w:rFonts w:ascii="Times New Roman" w:hAnsi="Times New Roman"/>
          <w:b/>
          <w:bCs/>
          <w:color w:val="191919"/>
          <w:spacing w:val="-4"/>
          <w:sz w:val="20"/>
          <w:szCs w:val="20"/>
        </w:rPr>
        <w:t xml:space="preserve"> </w:t>
      </w:r>
      <w:r>
        <w:rPr>
          <w:rFonts w:ascii="Times New Roman" w:hAnsi="Times New Roman"/>
          <w:b/>
          <w:bCs/>
          <w:color w:val="191919"/>
          <w:sz w:val="20"/>
          <w:szCs w:val="20"/>
        </w:rPr>
        <w:t>Selected</w:t>
      </w:r>
      <w:r>
        <w:rPr>
          <w:rFonts w:ascii="Times New Roman" w:hAnsi="Times New Roman"/>
          <w:b/>
          <w:bCs/>
          <w:color w:val="191919"/>
          <w:spacing w:val="-7"/>
          <w:sz w:val="20"/>
          <w:szCs w:val="20"/>
        </w:rPr>
        <w:t xml:space="preserve"> </w:t>
      </w:r>
      <w:r>
        <w:rPr>
          <w:rFonts w:ascii="Times New Roman" w:hAnsi="Times New Roman"/>
          <w:b/>
          <w:bCs/>
          <w:color w:val="191919"/>
          <w:spacing w:val="-18"/>
          <w:sz w:val="20"/>
          <w:szCs w:val="20"/>
        </w:rPr>
        <w:t>T</w:t>
      </w:r>
      <w:r>
        <w:rPr>
          <w:rFonts w:ascii="Times New Roman" w:hAnsi="Times New Roman"/>
          <w:b/>
          <w:bCs/>
          <w:color w:val="191919"/>
          <w:sz w:val="20"/>
          <w:szCs w:val="20"/>
        </w:rPr>
        <w:t>opics</w:t>
      </w:r>
      <w:r>
        <w:rPr>
          <w:rFonts w:ascii="Times New Roman" w:hAnsi="Times New Roman"/>
          <w:b/>
          <w:bCs/>
          <w:color w:val="191919"/>
          <w:spacing w:val="-4"/>
          <w:sz w:val="20"/>
          <w:szCs w:val="20"/>
        </w:rPr>
        <w:t xml:space="preserve"> </w:t>
      </w:r>
      <w:r>
        <w:rPr>
          <w:rFonts w:ascii="Times New Roman" w:hAnsi="Times New Roman"/>
          <w:b/>
          <w:bCs/>
          <w:color w:val="191919"/>
          <w:sz w:val="20"/>
          <w:szCs w:val="20"/>
        </w:rPr>
        <w:t>in</w:t>
      </w:r>
      <w:r>
        <w:rPr>
          <w:rFonts w:ascii="Times New Roman" w:hAnsi="Times New Roman"/>
          <w:b/>
          <w:bCs/>
          <w:color w:val="191919"/>
          <w:spacing w:val="-4"/>
          <w:sz w:val="20"/>
          <w:szCs w:val="20"/>
        </w:rPr>
        <w:t xml:space="preserve"> </w:t>
      </w:r>
      <w:r>
        <w:rPr>
          <w:rFonts w:ascii="Times New Roman" w:hAnsi="Times New Roman"/>
          <w:b/>
          <w:bCs/>
          <w:color w:val="191919"/>
          <w:sz w:val="20"/>
          <w:szCs w:val="20"/>
        </w:rPr>
        <w:t>Botan</w:t>
      </w:r>
      <w:r>
        <w:rPr>
          <w:rFonts w:ascii="Times New Roman" w:hAnsi="Times New Roman"/>
          <w:b/>
          <w:bCs/>
          <w:color w:val="191919"/>
          <w:spacing w:val="-11"/>
          <w:sz w:val="20"/>
          <w:szCs w:val="20"/>
        </w:rPr>
        <w:t>y</w:t>
      </w:r>
      <w:r>
        <w:rPr>
          <w:rFonts w:ascii="Times New Roman" w:hAnsi="Times New Roman"/>
          <w:b/>
          <w:bCs/>
          <w:color w:val="191919"/>
          <w:sz w:val="20"/>
          <w:szCs w:val="20"/>
        </w:rPr>
        <w:t xml:space="preserve">...................................................................................3(3-0) </w:t>
      </w:r>
      <w:r>
        <w:rPr>
          <w:rFonts w:ascii="Times New Roman" w:hAnsi="Times New Roman"/>
          <w:color w:val="191919"/>
          <w:sz w:val="20"/>
          <w:szCs w:val="20"/>
        </w:rPr>
        <w:t>This course will emphasize the principles of vascular plant function, including transduction of water</w:t>
      </w:r>
      <w:r>
        <w:rPr>
          <w:rFonts w:ascii="Times New Roman" w:hAnsi="Times New Roman"/>
          <w:color w:val="191919"/>
          <w:spacing w:val="-3"/>
          <w:sz w:val="20"/>
          <w:szCs w:val="20"/>
        </w:rPr>
        <w:t xml:space="preserve"> </w:t>
      </w:r>
      <w:r>
        <w:rPr>
          <w:rFonts w:ascii="Times New Roman" w:hAnsi="Times New Roman"/>
          <w:color w:val="191919"/>
          <w:sz w:val="20"/>
          <w:szCs w:val="20"/>
        </w:rPr>
        <w:t>and</w:t>
      </w:r>
      <w:r>
        <w:rPr>
          <w:rFonts w:ascii="Times New Roman" w:hAnsi="Times New Roman"/>
          <w:color w:val="191919"/>
          <w:spacing w:val="-3"/>
          <w:sz w:val="20"/>
          <w:szCs w:val="20"/>
        </w:rPr>
        <w:t xml:space="preserve"> </w:t>
      </w:r>
      <w:r>
        <w:rPr>
          <w:rFonts w:ascii="Times New Roman" w:hAnsi="Times New Roman"/>
          <w:color w:val="191919"/>
          <w:sz w:val="20"/>
          <w:szCs w:val="20"/>
        </w:rPr>
        <w:t>solutes,</w:t>
      </w:r>
      <w:r>
        <w:rPr>
          <w:rFonts w:ascii="Times New Roman" w:hAnsi="Times New Roman"/>
          <w:color w:val="191919"/>
          <w:spacing w:val="-3"/>
          <w:sz w:val="20"/>
          <w:szCs w:val="20"/>
        </w:rPr>
        <w:t xml:space="preserve"> </w:t>
      </w:r>
      <w:r>
        <w:rPr>
          <w:rFonts w:ascii="Times New Roman" w:hAnsi="Times New Roman"/>
          <w:color w:val="191919"/>
          <w:sz w:val="20"/>
          <w:szCs w:val="20"/>
        </w:rPr>
        <w:t>photosynthesis,</w:t>
      </w:r>
      <w:r>
        <w:rPr>
          <w:rFonts w:ascii="Times New Roman" w:hAnsi="Times New Roman"/>
          <w:color w:val="191919"/>
          <w:spacing w:val="-3"/>
          <w:sz w:val="20"/>
          <w:szCs w:val="20"/>
        </w:rPr>
        <w:t xml:space="preserve"> </w:t>
      </w:r>
      <w:r>
        <w:rPr>
          <w:rFonts w:ascii="Times New Roman" w:hAnsi="Times New Roman"/>
          <w:color w:val="191919"/>
          <w:sz w:val="20"/>
          <w:szCs w:val="20"/>
        </w:rPr>
        <w:t>respiration</w:t>
      </w:r>
      <w:r>
        <w:rPr>
          <w:rFonts w:ascii="Times New Roman" w:hAnsi="Times New Roman"/>
          <w:color w:val="191919"/>
          <w:spacing w:val="-3"/>
          <w:sz w:val="20"/>
          <w:szCs w:val="20"/>
        </w:rPr>
        <w:t xml:space="preserve"> </w:t>
      </w:r>
      <w:r>
        <w:rPr>
          <w:rFonts w:ascii="Times New Roman" w:hAnsi="Times New Roman"/>
          <w:color w:val="191919"/>
          <w:sz w:val="20"/>
          <w:szCs w:val="20"/>
        </w:rPr>
        <w:t>and</w:t>
      </w:r>
      <w:r>
        <w:rPr>
          <w:rFonts w:ascii="Times New Roman" w:hAnsi="Times New Roman"/>
          <w:color w:val="191919"/>
          <w:spacing w:val="-3"/>
          <w:sz w:val="20"/>
          <w:szCs w:val="20"/>
        </w:rPr>
        <w:t xml:space="preserve"> </w:t>
      </w:r>
      <w:r>
        <w:rPr>
          <w:rFonts w:ascii="Times New Roman" w:hAnsi="Times New Roman"/>
          <w:color w:val="191919"/>
          <w:sz w:val="20"/>
          <w:szCs w:val="20"/>
        </w:rPr>
        <w:t>hormonal</w:t>
      </w:r>
      <w:r>
        <w:rPr>
          <w:rFonts w:ascii="Times New Roman" w:hAnsi="Times New Roman"/>
          <w:color w:val="191919"/>
          <w:spacing w:val="-3"/>
          <w:sz w:val="20"/>
          <w:szCs w:val="20"/>
        </w:rPr>
        <w:t xml:space="preserve"> </w:t>
      </w:r>
      <w:r>
        <w:rPr>
          <w:rFonts w:ascii="Times New Roman" w:hAnsi="Times New Roman"/>
          <w:color w:val="191919"/>
          <w:sz w:val="20"/>
          <w:szCs w:val="20"/>
        </w:rPr>
        <w:t>regulation</w:t>
      </w:r>
      <w:r>
        <w:rPr>
          <w:rFonts w:ascii="Times New Roman" w:hAnsi="Times New Roman"/>
          <w:color w:val="191919"/>
          <w:spacing w:val="-3"/>
          <w:sz w:val="20"/>
          <w:szCs w:val="20"/>
        </w:rPr>
        <w:t xml:space="preserve"> </w:t>
      </w:r>
      <w:r>
        <w:rPr>
          <w:rFonts w:ascii="Times New Roman" w:hAnsi="Times New Roman"/>
          <w:color w:val="191919"/>
          <w:sz w:val="20"/>
          <w:szCs w:val="20"/>
        </w:rPr>
        <w:t>of</w:t>
      </w:r>
      <w:r>
        <w:rPr>
          <w:rFonts w:ascii="Times New Roman" w:hAnsi="Times New Roman"/>
          <w:color w:val="191919"/>
          <w:spacing w:val="-3"/>
          <w:sz w:val="20"/>
          <w:szCs w:val="20"/>
        </w:rPr>
        <w:t xml:space="preserve"> </w:t>
      </w:r>
      <w:r>
        <w:rPr>
          <w:rFonts w:ascii="Times New Roman" w:hAnsi="Times New Roman"/>
          <w:color w:val="191919"/>
          <w:sz w:val="20"/>
          <w:szCs w:val="20"/>
        </w:rPr>
        <w:t>growth</w:t>
      </w:r>
      <w:r>
        <w:rPr>
          <w:rFonts w:ascii="Times New Roman" w:hAnsi="Times New Roman"/>
          <w:color w:val="191919"/>
          <w:spacing w:val="-3"/>
          <w:sz w:val="20"/>
          <w:szCs w:val="20"/>
        </w:rPr>
        <w:t xml:space="preserve"> </w:t>
      </w:r>
      <w:r>
        <w:rPr>
          <w:rFonts w:ascii="Times New Roman" w:hAnsi="Times New Roman"/>
          <w:color w:val="191919"/>
          <w:sz w:val="20"/>
          <w:szCs w:val="20"/>
        </w:rPr>
        <w:t>and</w:t>
      </w:r>
      <w:r>
        <w:rPr>
          <w:rFonts w:ascii="Times New Roman" w:hAnsi="Times New Roman"/>
          <w:color w:val="191919"/>
          <w:spacing w:val="-3"/>
          <w:sz w:val="20"/>
          <w:szCs w:val="20"/>
        </w:rPr>
        <w:t xml:space="preserve"> </w:t>
      </w:r>
      <w:r>
        <w:rPr>
          <w:rFonts w:ascii="Times New Roman" w:hAnsi="Times New Roman"/>
          <w:color w:val="191919"/>
          <w:sz w:val="20"/>
          <w:szCs w:val="20"/>
        </w:rPr>
        <w:t>develop- ment.</w:t>
      </w:r>
    </w:p>
    <w:p w:rsidR="00F42301" w:rsidRDefault="00F42301" w:rsidP="00721764">
      <w:pPr>
        <w:widowControl w:val="0"/>
        <w:autoSpaceDE w:val="0"/>
        <w:autoSpaceDN w:val="0"/>
        <w:adjustRightInd w:val="0"/>
        <w:spacing w:after="0" w:line="226" w:lineRule="exact"/>
        <w:ind w:left="1935"/>
        <w:rPr>
          <w:rFonts w:ascii="Times New Roman" w:hAnsi="Times New Roman"/>
          <w:color w:val="000000"/>
          <w:sz w:val="20"/>
          <w:szCs w:val="20"/>
        </w:rPr>
      </w:pPr>
      <w:r>
        <w:rPr>
          <w:rFonts w:ascii="Times New Roman" w:hAnsi="Times New Roman"/>
          <w:b/>
          <w:bCs/>
          <w:color w:val="191919"/>
          <w:sz w:val="20"/>
          <w:szCs w:val="20"/>
        </w:rPr>
        <w:t>BIOL</w:t>
      </w:r>
      <w:r>
        <w:rPr>
          <w:rFonts w:ascii="Times New Roman" w:hAnsi="Times New Roman"/>
          <w:b/>
          <w:bCs/>
          <w:color w:val="191919"/>
          <w:spacing w:val="-19"/>
          <w:sz w:val="20"/>
          <w:szCs w:val="20"/>
        </w:rPr>
        <w:t xml:space="preserve"> </w:t>
      </w:r>
      <w:r>
        <w:rPr>
          <w:rFonts w:ascii="Times New Roman" w:hAnsi="Times New Roman"/>
          <w:b/>
          <w:bCs/>
          <w:color w:val="191919"/>
          <w:sz w:val="20"/>
          <w:szCs w:val="20"/>
        </w:rPr>
        <w:t>5502</w:t>
      </w:r>
      <w:r>
        <w:rPr>
          <w:rFonts w:ascii="Times New Roman" w:hAnsi="Times New Roman"/>
          <w:b/>
          <w:bCs/>
          <w:color w:val="191919"/>
          <w:spacing w:val="-8"/>
          <w:sz w:val="20"/>
          <w:szCs w:val="20"/>
        </w:rPr>
        <w:t xml:space="preserve"> </w:t>
      </w:r>
      <w:r>
        <w:rPr>
          <w:rFonts w:ascii="Times New Roman" w:hAnsi="Times New Roman"/>
          <w:b/>
          <w:bCs/>
          <w:color w:val="191919"/>
          <w:sz w:val="20"/>
          <w:szCs w:val="20"/>
        </w:rPr>
        <w:t>-</w:t>
      </w:r>
      <w:r>
        <w:rPr>
          <w:rFonts w:ascii="Times New Roman" w:hAnsi="Times New Roman"/>
          <w:b/>
          <w:bCs/>
          <w:color w:val="191919"/>
          <w:spacing w:val="-8"/>
          <w:sz w:val="20"/>
          <w:szCs w:val="20"/>
        </w:rPr>
        <w:t xml:space="preserve"> </w:t>
      </w:r>
      <w:r>
        <w:rPr>
          <w:rFonts w:ascii="Times New Roman" w:hAnsi="Times New Roman"/>
          <w:b/>
          <w:bCs/>
          <w:color w:val="191919"/>
          <w:sz w:val="20"/>
          <w:szCs w:val="20"/>
        </w:rPr>
        <w:t>Selected</w:t>
      </w:r>
      <w:r>
        <w:rPr>
          <w:rFonts w:ascii="Times New Roman" w:hAnsi="Times New Roman"/>
          <w:b/>
          <w:bCs/>
          <w:color w:val="191919"/>
          <w:spacing w:val="-11"/>
          <w:sz w:val="20"/>
          <w:szCs w:val="20"/>
        </w:rPr>
        <w:t xml:space="preserve"> </w:t>
      </w:r>
      <w:r>
        <w:rPr>
          <w:rFonts w:ascii="Times New Roman" w:hAnsi="Times New Roman"/>
          <w:b/>
          <w:bCs/>
          <w:color w:val="191919"/>
          <w:spacing w:val="-19"/>
          <w:sz w:val="20"/>
          <w:szCs w:val="20"/>
        </w:rPr>
        <w:t>T</w:t>
      </w:r>
      <w:r>
        <w:rPr>
          <w:rFonts w:ascii="Times New Roman" w:hAnsi="Times New Roman"/>
          <w:b/>
          <w:bCs/>
          <w:color w:val="191919"/>
          <w:sz w:val="20"/>
          <w:szCs w:val="20"/>
        </w:rPr>
        <w:t>opics</w:t>
      </w:r>
      <w:r>
        <w:rPr>
          <w:rFonts w:ascii="Times New Roman" w:hAnsi="Times New Roman"/>
          <w:b/>
          <w:bCs/>
          <w:color w:val="191919"/>
          <w:spacing w:val="-8"/>
          <w:sz w:val="20"/>
          <w:szCs w:val="20"/>
        </w:rPr>
        <w:t xml:space="preserve"> </w:t>
      </w:r>
      <w:r>
        <w:rPr>
          <w:rFonts w:ascii="Times New Roman" w:hAnsi="Times New Roman"/>
          <w:b/>
          <w:bCs/>
          <w:color w:val="191919"/>
          <w:sz w:val="20"/>
          <w:szCs w:val="20"/>
        </w:rPr>
        <w:t>in</w:t>
      </w:r>
      <w:r>
        <w:rPr>
          <w:rFonts w:ascii="Times New Roman" w:hAnsi="Times New Roman"/>
          <w:b/>
          <w:bCs/>
          <w:color w:val="191919"/>
          <w:spacing w:val="-8"/>
          <w:sz w:val="20"/>
          <w:szCs w:val="20"/>
        </w:rPr>
        <w:t xml:space="preserve"> </w:t>
      </w:r>
      <w:r>
        <w:rPr>
          <w:rFonts w:ascii="Times New Roman" w:hAnsi="Times New Roman"/>
          <w:b/>
          <w:bCs/>
          <w:color w:val="191919"/>
          <w:sz w:val="20"/>
          <w:szCs w:val="20"/>
        </w:rPr>
        <w:t>Zoolog</w:t>
      </w:r>
      <w:r>
        <w:rPr>
          <w:rFonts w:ascii="Times New Roman" w:hAnsi="Times New Roman"/>
          <w:b/>
          <w:bCs/>
          <w:color w:val="191919"/>
          <w:spacing w:val="-11"/>
          <w:sz w:val="20"/>
          <w:szCs w:val="20"/>
        </w:rPr>
        <w:t>y</w:t>
      </w:r>
      <w:r>
        <w:rPr>
          <w:rFonts w:ascii="Times New Roman" w:hAnsi="Times New Roman"/>
          <w:b/>
          <w:bCs/>
          <w:color w:val="191919"/>
          <w:sz w:val="20"/>
          <w:szCs w:val="20"/>
        </w:rPr>
        <w:t>...................................................................................3(3-0)</w:t>
      </w:r>
    </w:p>
    <w:p w:rsidR="00F42301" w:rsidRDefault="00F42301" w:rsidP="00721764">
      <w:pPr>
        <w:widowControl w:val="0"/>
        <w:autoSpaceDE w:val="0"/>
        <w:autoSpaceDN w:val="0"/>
        <w:adjustRightInd w:val="0"/>
        <w:spacing w:before="13" w:after="0" w:line="250" w:lineRule="auto"/>
        <w:ind w:left="2295" w:right="854"/>
        <w:rPr>
          <w:rFonts w:ascii="Times New Roman" w:hAnsi="Times New Roman"/>
          <w:color w:val="000000"/>
          <w:sz w:val="20"/>
          <w:szCs w:val="20"/>
        </w:rPr>
      </w:pPr>
      <w:r>
        <w:rPr>
          <w:rFonts w:ascii="Times New Roman" w:hAnsi="Times New Roman"/>
          <w:color w:val="191919"/>
          <w:spacing w:val="1"/>
          <w:sz w:val="20"/>
          <w:szCs w:val="20"/>
        </w:rPr>
        <w:t>Thi</w:t>
      </w:r>
      <w:r>
        <w:rPr>
          <w:rFonts w:ascii="Times New Roman" w:hAnsi="Times New Roman"/>
          <w:color w:val="191919"/>
          <w:sz w:val="20"/>
          <w:szCs w:val="20"/>
        </w:rPr>
        <w:t>s</w:t>
      </w:r>
      <w:r>
        <w:rPr>
          <w:rFonts w:ascii="Times New Roman" w:hAnsi="Times New Roman"/>
          <w:color w:val="191919"/>
          <w:spacing w:val="14"/>
          <w:sz w:val="20"/>
          <w:szCs w:val="20"/>
        </w:rPr>
        <w:t xml:space="preserve"> </w:t>
      </w:r>
      <w:r>
        <w:rPr>
          <w:rFonts w:ascii="Times New Roman" w:hAnsi="Times New Roman"/>
          <w:color w:val="191919"/>
          <w:spacing w:val="1"/>
          <w:sz w:val="20"/>
          <w:szCs w:val="20"/>
        </w:rPr>
        <w:t>cours</w:t>
      </w:r>
      <w:r>
        <w:rPr>
          <w:rFonts w:ascii="Times New Roman" w:hAnsi="Times New Roman"/>
          <w:color w:val="191919"/>
          <w:sz w:val="20"/>
          <w:szCs w:val="20"/>
        </w:rPr>
        <w:t>e</w:t>
      </w:r>
      <w:r>
        <w:rPr>
          <w:rFonts w:ascii="Times New Roman" w:hAnsi="Times New Roman"/>
          <w:color w:val="191919"/>
          <w:spacing w:val="14"/>
          <w:sz w:val="20"/>
          <w:szCs w:val="20"/>
        </w:rPr>
        <w:t xml:space="preserve"> </w:t>
      </w:r>
      <w:r>
        <w:rPr>
          <w:rFonts w:ascii="Times New Roman" w:hAnsi="Times New Roman"/>
          <w:color w:val="191919"/>
          <w:spacing w:val="1"/>
          <w:sz w:val="20"/>
          <w:szCs w:val="20"/>
        </w:rPr>
        <w:t>wil</w:t>
      </w:r>
      <w:r>
        <w:rPr>
          <w:rFonts w:ascii="Times New Roman" w:hAnsi="Times New Roman"/>
          <w:color w:val="191919"/>
          <w:sz w:val="20"/>
          <w:szCs w:val="20"/>
        </w:rPr>
        <w:t>l</w:t>
      </w:r>
      <w:r>
        <w:rPr>
          <w:rFonts w:ascii="Times New Roman" w:hAnsi="Times New Roman"/>
          <w:color w:val="191919"/>
          <w:spacing w:val="14"/>
          <w:sz w:val="20"/>
          <w:szCs w:val="20"/>
        </w:rPr>
        <w:t xml:space="preserve"> </w:t>
      </w:r>
      <w:r>
        <w:rPr>
          <w:rFonts w:ascii="Times New Roman" w:hAnsi="Times New Roman"/>
          <w:color w:val="191919"/>
          <w:spacing w:val="1"/>
          <w:sz w:val="20"/>
          <w:szCs w:val="20"/>
        </w:rPr>
        <w:t>emphasiz</w:t>
      </w:r>
      <w:r>
        <w:rPr>
          <w:rFonts w:ascii="Times New Roman" w:hAnsi="Times New Roman"/>
          <w:color w:val="191919"/>
          <w:sz w:val="20"/>
          <w:szCs w:val="20"/>
        </w:rPr>
        <w:t>e</w:t>
      </w:r>
      <w:r>
        <w:rPr>
          <w:rFonts w:ascii="Times New Roman" w:hAnsi="Times New Roman"/>
          <w:color w:val="191919"/>
          <w:spacing w:val="14"/>
          <w:sz w:val="20"/>
          <w:szCs w:val="20"/>
        </w:rPr>
        <w:t xml:space="preserve"> </w:t>
      </w:r>
      <w:r>
        <w:rPr>
          <w:rFonts w:ascii="Times New Roman" w:hAnsi="Times New Roman"/>
          <w:color w:val="191919"/>
          <w:spacing w:val="1"/>
          <w:sz w:val="20"/>
          <w:szCs w:val="20"/>
        </w:rPr>
        <w:t>basi</w:t>
      </w:r>
      <w:r>
        <w:rPr>
          <w:rFonts w:ascii="Times New Roman" w:hAnsi="Times New Roman"/>
          <w:color w:val="191919"/>
          <w:sz w:val="20"/>
          <w:szCs w:val="20"/>
        </w:rPr>
        <w:t>c</w:t>
      </w:r>
      <w:r>
        <w:rPr>
          <w:rFonts w:ascii="Times New Roman" w:hAnsi="Times New Roman"/>
          <w:color w:val="191919"/>
          <w:spacing w:val="14"/>
          <w:sz w:val="20"/>
          <w:szCs w:val="20"/>
        </w:rPr>
        <w:t xml:space="preserve"> </w:t>
      </w:r>
      <w:r>
        <w:rPr>
          <w:rFonts w:ascii="Times New Roman" w:hAnsi="Times New Roman"/>
          <w:color w:val="191919"/>
          <w:spacing w:val="1"/>
          <w:sz w:val="20"/>
          <w:szCs w:val="20"/>
        </w:rPr>
        <w:t>concept</w:t>
      </w:r>
      <w:r>
        <w:rPr>
          <w:rFonts w:ascii="Times New Roman" w:hAnsi="Times New Roman"/>
          <w:color w:val="191919"/>
          <w:sz w:val="20"/>
          <w:szCs w:val="20"/>
        </w:rPr>
        <w:t>s</w:t>
      </w:r>
      <w:r>
        <w:rPr>
          <w:rFonts w:ascii="Times New Roman" w:hAnsi="Times New Roman"/>
          <w:color w:val="191919"/>
          <w:spacing w:val="14"/>
          <w:sz w:val="20"/>
          <w:szCs w:val="20"/>
        </w:rPr>
        <w:t xml:space="preserve"> </w:t>
      </w:r>
      <w:r>
        <w:rPr>
          <w:rFonts w:ascii="Times New Roman" w:hAnsi="Times New Roman"/>
          <w:color w:val="191919"/>
          <w:spacing w:val="1"/>
          <w:sz w:val="20"/>
          <w:szCs w:val="20"/>
        </w:rPr>
        <w:t>o</w:t>
      </w:r>
      <w:r>
        <w:rPr>
          <w:rFonts w:ascii="Times New Roman" w:hAnsi="Times New Roman"/>
          <w:color w:val="191919"/>
          <w:sz w:val="20"/>
          <w:szCs w:val="20"/>
        </w:rPr>
        <w:t>f</w:t>
      </w:r>
      <w:r>
        <w:rPr>
          <w:rFonts w:ascii="Times New Roman" w:hAnsi="Times New Roman"/>
          <w:color w:val="191919"/>
          <w:spacing w:val="14"/>
          <w:sz w:val="20"/>
          <w:szCs w:val="20"/>
        </w:rPr>
        <w:t xml:space="preserve"> </w:t>
      </w:r>
      <w:r>
        <w:rPr>
          <w:rFonts w:ascii="Times New Roman" w:hAnsi="Times New Roman"/>
          <w:color w:val="191919"/>
          <w:spacing w:val="1"/>
          <w:sz w:val="20"/>
          <w:szCs w:val="20"/>
        </w:rPr>
        <w:t>invertebrat</w:t>
      </w:r>
      <w:r>
        <w:rPr>
          <w:rFonts w:ascii="Times New Roman" w:hAnsi="Times New Roman"/>
          <w:color w:val="191919"/>
          <w:sz w:val="20"/>
          <w:szCs w:val="20"/>
        </w:rPr>
        <w:t>e</w:t>
      </w:r>
      <w:r>
        <w:rPr>
          <w:rFonts w:ascii="Times New Roman" w:hAnsi="Times New Roman"/>
          <w:color w:val="191919"/>
          <w:spacing w:val="14"/>
          <w:sz w:val="20"/>
          <w:szCs w:val="20"/>
        </w:rPr>
        <w:t xml:space="preserve"> </w:t>
      </w:r>
      <w:r>
        <w:rPr>
          <w:rFonts w:ascii="Times New Roman" w:hAnsi="Times New Roman"/>
          <w:color w:val="191919"/>
          <w:spacing w:val="1"/>
          <w:sz w:val="20"/>
          <w:szCs w:val="20"/>
        </w:rPr>
        <w:t>zoolog</w:t>
      </w:r>
      <w:r>
        <w:rPr>
          <w:rFonts w:ascii="Times New Roman" w:hAnsi="Times New Roman"/>
          <w:color w:val="191919"/>
          <w:spacing w:val="-12"/>
          <w:sz w:val="20"/>
          <w:szCs w:val="20"/>
        </w:rPr>
        <w:t>y</w:t>
      </w:r>
      <w:r>
        <w:rPr>
          <w:rFonts w:ascii="Times New Roman" w:hAnsi="Times New Roman"/>
          <w:color w:val="191919"/>
          <w:sz w:val="20"/>
          <w:szCs w:val="20"/>
        </w:rPr>
        <w:t>.</w:t>
      </w:r>
      <w:r>
        <w:rPr>
          <w:rFonts w:ascii="Times New Roman" w:hAnsi="Times New Roman"/>
          <w:color w:val="191919"/>
          <w:spacing w:val="10"/>
          <w:sz w:val="20"/>
          <w:szCs w:val="20"/>
        </w:rPr>
        <w:t xml:space="preserve"> </w:t>
      </w:r>
      <w:r>
        <w:rPr>
          <w:rFonts w:ascii="Times New Roman" w:hAnsi="Times New Roman"/>
          <w:color w:val="191919"/>
          <w:spacing w:val="1"/>
          <w:sz w:val="20"/>
          <w:szCs w:val="20"/>
        </w:rPr>
        <w:t>Th</w:t>
      </w:r>
      <w:r>
        <w:rPr>
          <w:rFonts w:ascii="Times New Roman" w:hAnsi="Times New Roman"/>
          <w:color w:val="191919"/>
          <w:sz w:val="20"/>
          <w:szCs w:val="20"/>
        </w:rPr>
        <w:t>e</w:t>
      </w:r>
      <w:r>
        <w:rPr>
          <w:rFonts w:ascii="Times New Roman" w:hAnsi="Times New Roman"/>
          <w:color w:val="191919"/>
          <w:spacing w:val="14"/>
          <w:sz w:val="20"/>
          <w:szCs w:val="20"/>
        </w:rPr>
        <w:t xml:space="preserve"> </w:t>
      </w:r>
      <w:r>
        <w:rPr>
          <w:rFonts w:ascii="Times New Roman" w:hAnsi="Times New Roman"/>
          <w:color w:val="191919"/>
          <w:spacing w:val="1"/>
          <w:sz w:val="20"/>
          <w:szCs w:val="20"/>
        </w:rPr>
        <w:t>student</w:t>
      </w:r>
      <w:r>
        <w:rPr>
          <w:rFonts w:ascii="Times New Roman" w:hAnsi="Times New Roman"/>
          <w:color w:val="191919"/>
          <w:sz w:val="20"/>
          <w:szCs w:val="20"/>
        </w:rPr>
        <w:t>s</w:t>
      </w:r>
      <w:r>
        <w:rPr>
          <w:rFonts w:ascii="Times New Roman" w:hAnsi="Times New Roman"/>
          <w:color w:val="191919"/>
          <w:spacing w:val="14"/>
          <w:sz w:val="20"/>
          <w:szCs w:val="20"/>
        </w:rPr>
        <w:t xml:space="preserve"> </w:t>
      </w:r>
      <w:r>
        <w:rPr>
          <w:rFonts w:ascii="Times New Roman" w:hAnsi="Times New Roman"/>
          <w:color w:val="191919"/>
          <w:spacing w:val="1"/>
          <w:sz w:val="20"/>
          <w:szCs w:val="20"/>
        </w:rPr>
        <w:t xml:space="preserve">(in-service </w:t>
      </w:r>
      <w:r>
        <w:rPr>
          <w:rFonts w:ascii="Times New Roman" w:hAnsi="Times New Roman"/>
          <w:color w:val="191919"/>
          <w:sz w:val="20"/>
          <w:szCs w:val="20"/>
        </w:rPr>
        <w:t xml:space="preserve">teachers) in the course will help determine course content based upon their specific </w:t>
      </w:r>
      <w:r>
        <w:rPr>
          <w:rFonts w:ascii="Times New Roman" w:hAnsi="Times New Roman"/>
          <w:color w:val="191919"/>
          <w:sz w:val="20"/>
          <w:szCs w:val="20"/>
        </w:rPr>
        <w:lastRenderedPageBreak/>
        <w:t>needs.</w:t>
      </w:r>
    </w:p>
    <w:p w:rsidR="00F42301" w:rsidRDefault="00F42301" w:rsidP="00721764">
      <w:pPr>
        <w:widowControl w:val="0"/>
        <w:autoSpaceDE w:val="0"/>
        <w:autoSpaceDN w:val="0"/>
        <w:adjustRightInd w:val="0"/>
        <w:spacing w:before="13" w:after="0" w:line="250" w:lineRule="auto"/>
        <w:ind w:left="2295" w:right="854"/>
        <w:rPr>
          <w:rFonts w:ascii="Times New Roman" w:hAnsi="Times New Roman"/>
          <w:color w:val="000000"/>
          <w:sz w:val="20"/>
          <w:szCs w:val="20"/>
        </w:rPr>
        <w:sectPr w:rsidR="00F42301">
          <w:pgSz w:w="12240" w:h="15840"/>
          <w:pgMar w:top="280" w:right="1300" w:bottom="280" w:left="220" w:header="0" w:footer="1034" w:gutter="0"/>
          <w:cols w:space="720" w:equalWidth="0">
            <w:col w:w="10720"/>
          </w:cols>
          <w:noEndnote/>
        </w:sectPr>
      </w:pPr>
    </w:p>
    <w:tbl>
      <w:tblPr>
        <w:tblW w:w="0" w:type="auto"/>
        <w:tblInd w:w="110" w:type="dxa"/>
        <w:tblLayout w:type="fixed"/>
        <w:tblCellMar>
          <w:left w:w="0" w:type="dxa"/>
          <w:right w:w="0" w:type="dxa"/>
        </w:tblCellMar>
        <w:tblLook w:val="0000"/>
      </w:tblPr>
      <w:tblGrid>
        <w:gridCol w:w="4876"/>
        <w:gridCol w:w="4560"/>
        <w:gridCol w:w="1067"/>
      </w:tblGrid>
      <w:tr w:rsidR="00F42301" w:rsidRPr="00FA7AC7" w:rsidTr="00B67EC4">
        <w:trPr>
          <w:trHeight w:hRule="exact" w:val="235"/>
        </w:trPr>
        <w:tc>
          <w:tcPr>
            <w:tcW w:w="4876" w:type="dxa"/>
            <w:tcBorders>
              <w:top w:val="nil"/>
              <w:left w:val="nil"/>
              <w:bottom w:val="single" w:sz="4" w:space="0" w:color="191919"/>
              <w:right w:val="single" w:sz="4" w:space="0" w:color="191919"/>
            </w:tcBorders>
          </w:tcPr>
          <w:p w:rsidR="00F42301" w:rsidRPr="00FA7AC7" w:rsidRDefault="00F42301" w:rsidP="00B67EC4">
            <w:pPr>
              <w:widowControl w:val="0"/>
              <w:autoSpaceDE w:val="0"/>
              <w:autoSpaceDN w:val="0"/>
              <w:adjustRightInd w:val="0"/>
              <w:spacing w:after="0"/>
              <w:rPr>
                <w:rFonts w:ascii="Times New Roman" w:hAnsi="Times New Roman"/>
                <w:sz w:val="24"/>
                <w:szCs w:val="24"/>
              </w:rPr>
            </w:pPr>
          </w:p>
        </w:tc>
        <w:tc>
          <w:tcPr>
            <w:tcW w:w="4560" w:type="dxa"/>
            <w:vMerge w:val="restart"/>
            <w:tcBorders>
              <w:top w:val="single" w:sz="4" w:space="0" w:color="191919"/>
              <w:left w:val="single" w:sz="4" w:space="0" w:color="191919"/>
              <w:bottom w:val="single" w:sz="4" w:space="0" w:color="191919"/>
              <w:right w:val="single" w:sz="4" w:space="0" w:color="191919"/>
            </w:tcBorders>
          </w:tcPr>
          <w:p w:rsidR="00F42301" w:rsidRPr="00FA7AC7" w:rsidRDefault="00F42301" w:rsidP="00B67EC4">
            <w:pPr>
              <w:widowControl w:val="0"/>
              <w:autoSpaceDE w:val="0"/>
              <w:autoSpaceDN w:val="0"/>
              <w:adjustRightInd w:val="0"/>
              <w:spacing w:after="0" w:line="370" w:lineRule="exact"/>
              <w:ind w:left="1901" w:right="1297"/>
              <w:jc w:val="center"/>
              <w:rPr>
                <w:rFonts w:ascii="Times New Roman" w:hAnsi="Times New Roman"/>
                <w:color w:val="000000"/>
                <w:sz w:val="27"/>
                <w:szCs w:val="27"/>
              </w:rPr>
            </w:pPr>
            <w:r w:rsidRPr="00FA7AC7">
              <w:rPr>
                <w:rFonts w:ascii="Times New Roman" w:hAnsi="Times New Roman"/>
                <w:b/>
                <w:bCs/>
                <w:color w:val="191919"/>
                <w:sz w:val="36"/>
                <w:szCs w:val="36"/>
              </w:rPr>
              <w:t>S</w:t>
            </w:r>
            <w:r w:rsidRPr="00FA7AC7">
              <w:rPr>
                <w:rFonts w:ascii="Times New Roman" w:hAnsi="Times New Roman"/>
                <w:b/>
                <w:bCs/>
                <w:color w:val="191919"/>
                <w:sz w:val="27"/>
                <w:szCs w:val="27"/>
              </w:rPr>
              <w:t>CIENCE</w:t>
            </w:r>
          </w:p>
          <w:p w:rsidR="00F42301" w:rsidRPr="00FA7AC7" w:rsidRDefault="00F42301" w:rsidP="00B67EC4">
            <w:pPr>
              <w:widowControl w:val="0"/>
              <w:autoSpaceDE w:val="0"/>
              <w:autoSpaceDN w:val="0"/>
              <w:adjustRightInd w:val="0"/>
              <w:spacing w:after="0" w:line="330" w:lineRule="exact"/>
              <w:ind w:left="1685" w:right="1081"/>
              <w:jc w:val="center"/>
              <w:rPr>
                <w:rFonts w:ascii="Times New Roman" w:hAnsi="Times New Roman"/>
                <w:sz w:val="24"/>
                <w:szCs w:val="24"/>
              </w:rPr>
            </w:pPr>
            <w:r w:rsidRPr="00FA7AC7">
              <w:rPr>
                <w:rFonts w:ascii="Times New Roman" w:hAnsi="Times New Roman"/>
                <w:b/>
                <w:bCs/>
                <w:color w:val="191919"/>
                <w:position w:val="-1"/>
                <w:sz w:val="36"/>
                <w:szCs w:val="36"/>
              </w:rPr>
              <w:t>E</w:t>
            </w:r>
            <w:r w:rsidRPr="00FA7AC7">
              <w:rPr>
                <w:rFonts w:ascii="Times New Roman" w:hAnsi="Times New Roman"/>
                <w:b/>
                <w:bCs/>
                <w:color w:val="191919"/>
                <w:position w:val="-1"/>
                <w:sz w:val="27"/>
                <w:szCs w:val="27"/>
              </w:rPr>
              <w:t>DUC</w:t>
            </w:r>
            <w:r w:rsidRPr="00FA7AC7">
              <w:rPr>
                <w:rFonts w:ascii="Times New Roman" w:hAnsi="Times New Roman"/>
                <w:b/>
                <w:bCs/>
                <w:color w:val="191919"/>
                <w:spacing w:val="-20"/>
                <w:position w:val="-1"/>
                <w:sz w:val="27"/>
                <w:szCs w:val="27"/>
              </w:rPr>
              <w:t>A</w:t>
            </w:r>
            <w:r w:rsidRPr="00FA7AC7">
              <w:rPr>
                <w:rFonts w:ascii="Times New Roman" w:hAnsi="Times New Roman"/>
                <w:b/>
                <w:bCs/>
                <w:color w:val="191919"/>
                <w:position w:val="-1"/>
                <w:sz w:val="27"/>
                <w:szCs w:val="27"/>
              </w:rPr>
              <w:t>TION</w:t>
            </w:r>
          </w:p>
        </w:tc>
        <w:tc>
          <w:tcPr>
            <w:tcW w:w="1067" w:type="dxa"/>
            <w:tcBorders>
              <w:top w:val="nil"/>
              <w:left w:val="single" w:sz="4" w:space="0" w:color="191919"/>
              <w:bottom w:val="single" w:sz="4" w:space="0" w:color="191919"/>
              <w:right w:val="nil"/>
            </w:tcBorders>
          </w:tcPr>
          <w:p w:rsidR="00F42301" w:rsidRPr="00FA7AC7" w:rsidRDefault="00F42301" w:rsidP="00B67EC4">
            <w:pPr>
              <w:widowControl w:val="0"/>
              <w:autoSpaceDE w:val="0"/>
              <w:autoSpaceDN w:val="0"/>
              <w:adjustRightInd w:val="0"/>
              <w:spacing w:after="0"/>
              <w:rPr>
                <w:rFonts w:ascii="Times New Roman" w:hAnsi="Times New Roman"/>
                <w:sz w:val="24"/>
                <w:szCs w:val="24"/>
              </w:rPr>
            </w:pPr>
          </w:p>
        </w:tc>
      </w:tr>
      <w:tr w:rsidR="00F42301" w:rsidRPr="00FA7AC7" w:rsidTr="00B67EC4">
        <w:trPr>
          <w:trHeight w:hRule="exact" w:val="256"/>
        </w:trPr>
        <w:tc>
          <w:tcPr>
            <w:tcW w:w="4876" w:type="dxa"/>
            <w:tcBorders>
              <w:top w:val="single" w:sz="4" w:space="0" w:color="191919"/>
              <w:left w:val="nil"/>
              <w:bottom w:val="single" w:sz="4" w:space="0" w:color="191919"/>
              <w:right w:val="single" w:sz="4" w:space="0" w:color="191919"/>
            </w:tcBorders>
          </w:tcPr>
          <w:p w:rsidR="00F42301" w:rsidRPr="00FA7AC7" w:rsidRDefault="00F42301" w:rsidP="00B67EC4">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B67EC4">
            <w:pPr>
              <w:widowControl w:val="0"/>
              <w:autoSpaceDE w:val="0"/>
              <w:autoSpaceDN w:val="0"/>
              <w:adjustRightInd w:val="0"/>
              <w:spacing w:after="0"/>
              <w:rPr>
                <w:rFonts w:ascii="Times New Roman" w:hAnsi="Times New Roman"/>
                <w:sz w:val="24"/>
                <w:szCs w:val="24"/>
              </w:rPr>
            </w:pPr>
          </w:p>
        </w:tc>
        <w:tc>
          <w:tcPr>
            <w:tcW w:w="1067" w:type="dxa"/>
            <w:tcBorders>
              <w:top w:val="single" w:sz="4" w:space="0" w:color="191919"/>
              <w:left w:val="single" w:sz="4" w:space="0" w:color="191919"/>
              <w:bottom w:val="single" w:sz="4" w:space="0" w:color="191919"/>
              <w:right w:val="nil"/>
            </w:tcBorders>
          </w:tcPr>
          <w:p w:rsidR="00F42301" w:rsidRPr="00FA7AC7" w:rsidRDefault="00F42301" w:rsidP="00B67EC4">
            <w:pPr>
              <w:widowControl w:val="0"/>
              <w:autoSpaceDE w:val="0"/>
              <w:autoSpaceDN w:val="0"/>
              <w:adjustRightInd w:val="0"/>
              <w:spacing w:after="0"/>
              <w:rPr>
                <w:rFonts w:ascii="Times New Roman" w:hAnsi="Times New Roman"/>
                <w:sz w:val="24"/>
                <w:szCs w:val="24"/>
              </w:rPr>
            </w:pPr>
          </w:p>
        </w:tc>
      </w:tr>
      <w:tr w:rsidR="00F42301" w:rsidRPr="00FA7AC7" w:rsidTr="00B67EC4">
        <w:trPr>
          <w:trHeight w:hRule="exact" w:val="219"/>
        </w:trPr>
        <w:tc>
          <w:tcPr>
            <w:tcW w:w="4876" w:type="dxa"/>
            <w:tcBorders>
              <w:top w:val="single" w:sz="4" w:space="0" w:color="191919"/>
              <w:left w:val="nil"/>
              <w:bottom w:val="nil"/>
              <w:right w:val="single" w:sz="4" w:space="0" w:color="191919"/>
            </w:tcBorders>
          </w:tcPr>
          <w:p w:rsidR="00F42301" w:rsidRPr="00FA7AC7" w:rsidRDefault="00F42301" w:rsidP="00B67EC4">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B67EC4">
            <w:pPr>
              <w:widowControl w:val="0"/>
              <w:autoSpaceDE w:val="0"/>
              <w:autoSpaceDN w:val="0"/>
              <w:adjustRightInd w:val="0"/>
              <w:spacing w:after="0"/>
              <w:rPr>
                <w:rFonts w:ascii="Times New Roman" w:hAnsi="Times New Roman"/>
                <w:sz w:val="24"/>
                <w:szCs w:val="24"/>
              </w:rPr>
            </w:pPr>
          </w:p>
        </w:tc>
        <w:tc>
          <w:tcPr>
            <w:tcW w:w="1067" w:type="dxa"/>
            <w:tcBorders>
              <w:top w:val="single" w:sz="4" w:space="0" w:color="191919"/>
              <w:left w:val="single" w:sz="4" w:space="0" w:color="191919"/>
              <w:bottom w:val="nil"/>
              <w:right w:val="nil"/>
            </w:tcBorders>
          </w:tcPr>
          <w:p w:rsidR="00F42301" w:rsidRPr="00FA7AC7" w:rsidRDefault="00F42301" w:rsidP="00B67EC4">
            <w:pPr>
              <w:widowControl w:val="0"/>
              <w:autoSpaceDE w:val="0"/>
              <w:autoSpaceDN w:val="0"/>
              <w:adjustRightInd w:val="0"/>
              <w:spacing w:after="0"/>
              <w:rPr>
                <w:rFonts w:ascii="Times New Roman" w:hAnsi="Times New Roman"/>
                <w:sz w:val="24"/>
                <w:szCs w:val="24"/>
              </w:rPr>
            </w:pPr>
          </w:p>
        </w:tc>
      </w:tr>
    </w:tbl>
    <w:p w:rsidR="00F42301" w:rsidRDefault="00F42301" w:rsidP="00721764">
      <w:pPr>
        <w:widowControl w:val="0"/>
        <w:autoSpaceDE w:val="0"/>
        <w:autoSpaceDN w:val="0"/>
        <w:adjustRightInd w:val="0"/>
        <w:spacing w:after="0" w:line="200" w:lineRule="exact"/>
        <w:rPr>
          <w:rFonts w:ascii="Times New Roman" w:hAnsi="Times New Roman"/>
          <w:sz w:val="20"/>
          <w:szCs w:val="20"/>
        </w:rPr>
      </w:pPr>
    </w:p>
    <w:p w:rsidR="00F42301" w:rsidRDefault="00F42301" w:rsidP="00721764">
      <w:pPr>
        <w:widowControl w:val="0"/>
        <w:autoSpaceDE w:val="0"/>
        <w:autoSpaceDN w:val="0"/>
        <w:adjustRightInd w:val="0"/>
        <w:spacing w:before="14" w:after="0" w:line="280" w:lineRule="exact"/>
        <w:rPr>
          <w:rFonts w:ascii="Times New Roman" w:hAnsi="Times New Roman"/>
          <w:sz w:val="28"/>
          <w:szCs w:val="28"/>
        </w:rPr>
      </w:pPr>
    </w:p>
    <w:p w:rsidR="00F42301" w:rsidRDefault="00F42301" w:rsidP="00721764">
      <w:pPr>
        <w:widowControl w:val="0"/>
        <w:autoSpaceDE w:val="0"/>
        <w:autoSpaceDN w:val="0"/>
        <w:adjustRightInd w:val="0"/>
        <w:spacing w:before="27" w:after="0" w:line="252" w:lineRule="auto"/>
        <w:ind w:left="1230" w:right="1960" w:hanging="360"/>
        <w:jc w:val="both"/>
        <w:rPr>
          <w:rFonts w:ascii="Times New Roman" w:hAnsi="Times New Roman"/>
          <w:color w:val="000000"/>
          <w:sz w:val="20"/>
          <w:szCs w:val="20"/>
        </w:rPr>
      </w:pPr>
      <w:r w:rsidRPr="003F2CF3">
        <w:rPr>
          <w:rFonts w:ascii="Calibri" w:hAnsi="Calibri"/>
          <w:noProof/>
          <w:lang w:eastAsia="en-US"/>
        </w:rPr>
        <w:pict>
          <v:group id="_x0000_s3808" style="position:absolute;left:0;text-align:left;margin-left:315.55pt;margin-top:-52.95pt;width:31.2pt;height:31.05pt;z-index:-251503616;mso-position-horizontal-relative:page" coordorigin="6311,-1059" coordsize="624,621" o:allowincell="f">
            <v:rect id="_x0000_s3809" style="position:absolute;left:6316;top:-1054;width:613;height:610" o:allowincell="f" stroked="f">
              <v:path arrowok="t"/>
            </v:rect>
            <v:rect id="_x0000_s3810" style="position:absolute;left:6316;top:-1054;width:620;height:620;mso-position-horizontal-relative:page" o:allowincell="f" filled="f" stroked="f">
              <v:textbox inset="0,0,0,0">
                <w:txbxContent>
                  <w:p w:rsidR="00F42301" w:rsidRDefault="00F42301" w:rsidP="00721764">
                    <w:pPr>
                      <w:spacing w:after="0" w:line="620" w:lineRule="atLeast"/>
                      <w:rPr>
                        <w:rFonts w:ascii="Times New Roman" w:hAnsi="Times New Roman"/>
                        <w:sz w:val="24"/>
                        <w:szCs w:val="24"/>
                      </w:rPr>
                    </w:pPr>
                    <w:r>
                      <w:rPr>
                        <w:rFonts w:ascii="Times New Roman" w:hAnsi="Times New Roman"/>
                        <w:noProof/>
                        <w:sz w:val="24"/>
                        <w:szCs w:val="24"/>
                      </w:rPr>
                      <w:drawing>
                        <wp:inline distT="0" distB="0" distL="0" distR="0">
                          <wp:extent cx="390525" cy="390525"/>
                          <wp:effectExtent l="19050" t="0" r="9525" b="0"/>
                          <wp:docPr id="154"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5"/>
                                  <a:srcRect/>
                                  <a:stretch>
                                    <a:fillRect/>
                                  </a:stretch>
                                </pic:blipFill>
                                <pic:spPr bwMode="auto">
                                  <a:xfrm>
                                    <a:off x="0" y="0"/>
                                    <a:ext cx="390525" cy="390525"/>
                                  </a:xfrm>
                                  <a:prstGeom prst="rect">
                                    <a:avLst/>
                                  </a:prstGeom>
                                  <a:noFill/>
                                  <a:ln w="9525">
                                    <a:noFill/>
                                    <a:miter lim="800000"/>
                                    <a:headEnd/>
                                    <a:tailEnd/>
                                  </a:ln>
                                </pic:spPr>
                              </pic:pic>
                            </a:graphicData>
                          </a:graphic>
                        </wp:inline>
                      </w:drawing>
                    </w:r>
                  </w:p>
                  <w:p w:rsidR="00F42301" w:rsidRDefault="00F42301" w:rsidP="00721764">
                    <w:pPr>
                      <w:widowControl w:val="0"/>
                      <w:autoSpaceDE w:val="0"/>
                      <w:autoSpaceDN w:val="0"/>
                      <w:adjustRightInd w:val="0"/>
                      <w:spacing w:after="0"/>
                      <w:rPr>
                        <w:rFonts w:ascii="Times New Roman" w:hAnsi="Times New Roman"/>
                        <w:sz w:val="24"/>
                        <w:szCs w:val="24"/>
                      </w:rPr>
                    </w:pPr>
                  </w:p>
                </w:txbxContent>
              </v:textbox>
            </v:rect>
            <w10:wrap anchorx="page"/>
          </v:group>
        </w:pict>
      </w:r>
      <w:r>
        <w:rPr>
          <w:rFonts w:ascii="Times New Roman" w:hAnsi="Times New Roman"/>
          <w:b/>
          <w:bCs/>
          <w:color w:val="191919"/>
          <w:sz w:val="20"/>
          <w:szCs w:val="20"/>
        </w:rPr>
        <w:t>BIOL</w:t>
      </w:r>
      <w:r>
        <w:rPr>
          <w:rFonts w:ascii="Times New Roman" w:hAnsi="Times New Roman"/>
          <w:b/>
          <w:bCs/>
          <w:color w:val="191919"/>
          <w:spacing w:val="-14"/>
          <w:sz w:val="20"/>
          <w:szCs w:val="20"/>
        </w:rPr>
        <w:t xml:space="preserve"> </w:t>
      </w:r>
      <w:r>
        <w:rPr>
          <w:rFonts w:ascii="Times New Roman" w:hAnsi="Times New Roman"/>
          <w:b/>
          <w:bCs/>
          <w:color w:val="191919"/>
          <w:sz w:val="20"/>
          <w:szCs w:val="20"/>
        </w:rPr>
        <w:t>5503</w:t>
      </w:r>
      <w:r>
        <w:rPr>
          <w:rFonts w:ascii="Times New Roman" w:hAnsi="Times New Roman"/>
          <w:b/>
          <w:bCs/>
          <w:color w:val="191919"/>
          <w:spacing w:val="-3"/>
          <w:sz w:val="20"/>
          <w:szCs w:val="20"/>
        </w:rPr>
        <w:t xml:space="preserve"> </w:t>
      </w:r>
      <w:r>
        <w:rPr>
          <w:rFonts w:ascii="Times New Roman" w:hAnsi="Times New Roman"/>
          <w:b/>
          <w:bCs/>
          <w:color w:val="191919"/>
          <w:sz w:val="20"/>
          <w:szCs w:val="20"/>
        </w:rPr>
        <w:t>-</w:t>
      </w:r>
      <w:r>
        <w:rPr>
          <w:rFonts w:ascii="Times New Roman" w:hAnsi="Times New Roman"/>
          <w:b/>
          <w:bCs/>
          <w:color w:val="191919"/>
          <w:spacing w:val="-3"/>
          <w:sz w:val="20"/>
          <w:szCs w:val="20"/>
        </w:rPr>
        <w:t xml:space="preserve"> </w:t>
      </w:r>
      <w:r>
        <w:rPr>
          <w:rFonts w:ascii="Times New Roman" w:hAnsi="Times New Roman"/>
          <w:b/>
          <w:bCs/>
          <w:color w:val="191919"/>
          <w:sz w:val="20"/>
          <w:szCs w:val="20"/>
        </w:rPr>
        <w:t>Selected</w:t>
      </w:r>
      <w:r>
        <w:rPr>
          <w:rFonts w:ascii="Times New Roman" w:hAnsi="Times New Roman"/>
          <w:b/>
          <w:bCs/>
          <w:color w:val="191919"/>
          <w:spacing w:val="-7"/>
          <w:sz w:val="20"/>
          <w:szCs w:val="20"/>
        </w:rPr>
        <w:t xml:space="preserve"> </w:t>
      </w:r>
      <w:r>
        <w:rPr>
          <w:rFonts w:ascii="Times New Roman" w:hAnsi="Times New Roman"/>
          <w:b/>
          <w:bCs/>
          <w:color w:val="191919"/>
          <w:spacing w:val="-18"/>
          <w:sz w:val="20"/>
          <w:szCs w:val="20"/>
        </w:rPr>
        <w:t>T</w:t>
      </w:r>
      <w:r>
        <w:rPr>
          <w:rFonts w:ascii="Times New Roman" w:hAnsi="Times New Roman"/>
          <w:b/>
          <w:bCs/>
          <w:color w:val="191919"/>
          <w:sz w:val="20"/>
          <w:szCs w:val="20"/>
        </w:rPr>
        <w:t>opics</w:t>
      </w:r>
      <w:r>
        <w:rPr>
          <w:rFonts w:ascii="Times New Roman" w:hAnsi="Times New Roman"/>
          <w:b/>
          <w:bCs/>
          <w:color w:val="191919"/>
          <w:spacing w:val="-3"/>
          <w:sz w:val="20"/>
          <w:szCs w:val="20"/>
        </w:rPr>
        <w:t xml:space="preserve"> </w:t>
      </w:r>
      <w:r>
        <w:rPr>
          <w:rFonts w:ascii="Times New Roman" w:hAnsi="Times New Roman"/>
          <w:b/>
          <w:bCs/>
          <w:color w:val="191919"/>
          <w:sz w:val="20"/>
          <w:szCs w:val="20"/>
        </w:rPr>
        <w:t>In</w:t>
      </w:r>
      <w:r>
        <w:rPr>
          <w:rFonts w:ascii="Times New Roman" w:hAnsi="Times New Roman"/>
          <w:b/>
          <w:bCs/>
          <w:color w:val="191919"/>
          <w:spacing w:val="-3"/>
          <w:sz w:val="20"/>
          <w:szCs w:val="20"/>
        </w:rPr>
        <w:t xml:space="preserve"> </w:t>
      </w:r>
      <w:r>
        <w:rPr>
          <w:rFonts w:ascii="Times New Roman" w:hAnsi="Times New Roman"/>
          <w:b/>
          <w:bCs/>
          <w:color w:val="191919"/>
          <w:sz w:val="20"/>
          <w:szCs w:val="20"/>
        </w:rPr>
        <w:t>Human</w:t>
      </w:r>
      <w:r>
        <w:rPr>
          <w:rFonts w:ascii="Times New Roman" w:hAnsi="Times New Roman"/>
          <w:b/>
          <w:bCs/>
          <w:color w:val="191919"/>
          <w:spacing w:val="-3"/>
          <w:sz w:val="20"/>
          <w:szCs w:val="20"/>
        </w:rPr>
        <w:t xml:space="preserve"> </w:t>
      </w:r>
      <w:r>
        <w:rPr>
          <w:rFonts w:ascii="Times New Roman" w:hAnsi="Times New Roman"/>
          <w:b/>
          <w:bCs/>
          <w:color w:val="191919"/>
          <w:sz w:val="20"/>
          <w:szCs w:val="20"/>
        </w:rPr>
        <w:t>Biolog</w:t>
      </w:r>
      <w:r>
        <w:rPr>
          <w:rFonts w:ascii="Times New Roman" w:hAnsi="Times New Roman"/>
          <w:b/>
          <w:bCs/>
          <w:color w:val="191919"/>
          <w:spacing w:val="-11"/>
          <w:sz w:val="20"/>
          <w:szCs w:val="20"/>
        </w:rPr>
        <w:t>y</w:t>
      </w:r>
      <w:r>
        <w:rPr>
          <w:rFonts w:ascii="Times New Roman" w:hAnsi="Times New Roman"/>
          <w:b/>
          <w:bCs/>
          <w:color w:val="191919"/>
          <w:sz w:val="20"/>
          <w:szCs w:val="20"/>
        </w:rPr>
        <w:t xml:space="preserve">....................................................................3(3-0) </w:t>
      </w:r>
      <w:r>
        <w:rPr>
          <w:rFonts w:ascii="Times New Roman" w:hAnsi="Times New Roman"/>
          <w:color w:val="191919"/>
          <w:sz w:val="20"/>
          <w:szCs w:val="20"/>
        </w:rPr>
        <w:t>This</w:t>
      </w:r>
      <w:r>
        <w:rPr>
          <w:rFonts w:ascii="Times New Roman" w:hAnsi="Times New Roman"/>
          <w:color w:val="191919"/>
          <w:spacing w:val="4"/>
          <w:sz w:val="20"/>
          <w:szCs w:val="20"/>
        </w:rPr>
        <w:t xml:space="preserve"> </w:t>
      </w:r>
      <w:r>
        <w:rPr>
          <w:rFonts w:ascii="Times New Roman" w:hAnsi="Times New Roman"/>
          <w:color w:val="191919"/>
          <w:sz w:val="20"/>
          <w:szCs w:val="20"/>
        </w:rPr>
        <w:t>course</w:t>
      </w:r>
      <w:r>
        <w:rPr>
          <w:rFonts w:ascii="Times New Roman" w:hAnsi="Times New Roman"/>
          <w:color w:val="191919"/>
          <w:spacing w:val="4"/>
          <w:sz w:val="20"/>
          <w:szCs w:val="20"/>
        </w:rPr>
        <w:t xml:space="preserve"> </w:t>
      </w:r>
      <w:r>
        <w:rPr>
          <w:rFonts w:ascii="Times New Roman" w:hAnsi="Times New Roman"/>
          <w:color w:val="191919"/>
          <w:sz w:val="20"/>
          <w:szCs w:val="20"/>
        </w:rPr>
        <w:t>will</w:t>
      </w:r>
      <w:r>
        <w:rPr>
          <w:rFonts w:ascii="Times New Roman" w:hAnsi="Times New Roman"/>
          <w:color w:val="191919"/>
          <w:spacing w:val="4"/>
          <w:sz w:val="20"/>
          <w:szCs w:val="20"/>
        </w:rPr>
        <w:t xml:space="preserve"> </w:t>
      </w:r>
      <w:r>
        <w:rPr>
          <w:rFonts w:ascii="Times New Roman" w:hAnsi="Times New Roman"/>
          <w:color w:val="191919"/>
          <w:sz w:val="20"/>
          <w:szCs w:val="20"/>
        </w:rPr>
        <w:t>emphasize</w:t>
      </w:r>
      <w:r>
        <w:rPr>
          <w:rFonts w:ascii="Times New Roman" w:hAnsi="Times New Roman"/>
          <w:color w:val="191919"/>
          <w:spacing w:val="4"/>
          <w:sz w:val="20"/>
          <w:szCs w:val="20"/>
        </w:rPr>
        <w:t xml:space="preserve"> </w:t>
      </w:r>
      <w:r>
        <w:rPr>
          <w:rFonts w:ascii="Times New Roman" w:hAnsi="Times New Roman"/>
          <w:color w:val="191919"/>
          <w:sz w:val="20"/>
          <w:szCs w:val="20"/>
        </w:rPr>
        <w:t>various</w:t>
      </w:r>
      <w:r>
        <w:rPr>
          <w:rFonts w:ascii="Times New Roman" w:hAnsi="Times New Roman"/>
          <w:color w:val="191919"/>
          <w:spacing w:val="4"/>
          <w:sz w:val="20"/>
          <w:szCs w:val="20"/>
        </w:rPr>
        <w:t xml:space="preserve"> </w:t>
      </w:r>
      <w:r>
        <w:rPr>
          <w:rFonts w:ascii="Times New Roman" w:hAnsi="Times New Roman"/>
          <w:color w:val="191919"/>
          <w:sz w:val="20"/>
          <w:szCs w:val="20"/>
        </w:rPr>
        <w:t>aspects</w:t>
      </w:r>
      <w:r>
        <w:rPr>
          <w:rFonts w:ascii="Times New Roman" w:hAnsi="Times New Roman"/>
          <w:color w:val="191919"/>
          <w:spacing w:val="4"/>
          <w:sz w:val="20"/>
          <w:szCs w:val="20"/>
        </w:rPr>
        <w:t xml:space="preserve"> </w:t>
      </w:r>
      <w:r>
        <w:rPr>
          <w:rFonts w:ascii="Times New Roman" w:hAnsi="Times New Roman"/>
          <w:color w:val="191919"/>
          <w:sz w:val="20"/>
          <w:szCs w:val="20"/>
        </w:rPr>
        <w:t>of</w:t>
      </w:r>
      <w:r>
        <w:rPr>
          <w:rFonts w:ascii="Times New Roman" w:hAnsi="Times New Roman"/>
          <w:color w:val="191919"/>
          <w:spacing w:val="4"/>
          <w:sz w:val="20"/>
          <w:szCs w:val="20"/>
        </w:rPr>
        <w:t xml:space="preserve"> </w:t>
      </w:r>
      <w:r>
        <w:rPr>
          <w:rFonts w:ascii="Times New Roman" w:hAnsi="Times New Roman"/>
          <w:color w:val="191919"/>
          <w:sz w:val="20"/>
          <w:szCs w:val="20"/>
        </w:rPr>
        <w:t>human</w:t>
      </w:r>
      <w:r>
        <w:rPr>
          <w:rFonts w:ascii="Times New Roman" w:hAnsi="Times New Roman"/>
          <w:color w:val="191919"/>
          <w:spacing w:val="4"/>
          <w:sz w:val="20"/>
          <w:szCs w:val="20"/>
        </w:rPr>
        <w:t xml:space="preserve"> </w:t>
      </w:r>
      <w:r>
        <w:rPr>
          <w:rFonts w:ascii="Times New Roman" w:hAnsi="Times New Roman"/>
          <w:color w:val="191919"/>
          <w:sz w:val="20"/>
          <w:szCs w:val="20"/>
        </w:rPr>
        <w:t>morphology</w:t>
      </w:r>
      <w:r>
        <w:rPr>
          <w:rFonts w:ascii="Times New Roman" w:hAnsi="Times New Roman"/>
          <w:color w:val="191919"/>
          <w:spacing w:val="4"/>
          <w:sz w:val="20"/>
          <w:szCs w:val="20"/>
        </w:rPr>
        <w:t xml:space="preserve"> </w:t>
      </w:r>
      <w:r>
        <w:rPr>
          <w:rFonts w:ascii="Times New Roman" w:hAnsi="Times New Roman"/>
          <w:color w:val="191919"/>
          <w:sz w:val="20"/>
          <w:szCs w:val="20"/>
        </w:rPr>
        <w:t>and</w:t>
      </w:r>
      <w:r>
        <w:rPr>
          <w:rFonts w:ascii="Times New Roman" w:hAnsi="Times New Roman"/>
          <w:color w:val="191919"/>
          <w:spacing w:val="4"/>
          <w:sz w:val="20"/>
          <w:szCs w:val="20"/>
        </w:rPr>
        <w:t xml:space="preserve"> </w:t>
      </w:r>
      <w:r>
        <w:rPr>
          <w:rFonts w:ascii="Times New Roman" w:hAnsi="Times New Roman"/>
          <w:color w:val="191919"/>
          <w:sz w:val="20"/>
          <w:szCs w:val="20"/>
        </w:rPr>
        <w:t>physiolog</w:t>
      </w:r>
      <w:r>
        <w:rPr>
          <w:rFonts w:ascii="Times New Roman" w:hAnsi="Times New Roman"/>
          <w:color w:val="191919"/>
          <w:spacing w:val="-13"/>
          <w:sz w:val="20"/>
          <w:szCs w:val="20"/>
        </w:rPr>
        <w:t>y</w:t>
      </w:r>
      <w:r>
        <w:rPr>
          <w:rFonts w:ascii="Times New Roman" w:hAnsi="Times New Roman"/>
          <w:color w:val="191919"/>
          <w:sz w:val="20"/>
          <w:szCs w:val="20"/>
        </w:rPr>
        <w:t>. The</w:t>
      </w:r>
      <w:r>
        <w:rPr>
          <w:rFonts w:ascii="Times New Roman" w:hAnsi="Times New Roman"/>
          <w:color w:val="191919"/>
          <w:spacing w:val="4"/>
          <w:sz w:val="20"/>
          <w:szCs w:val="20"/>
        </w:rPr>
        <w:t xml:space="preserve"> </w:t>
      </w:r>
      <w:r>
        <w:rPr>
          <w:rFonts w:ascii="Times New Roman" w:hAnsi="Times New Roman"/>
          <w:color w:val="191919"/>
          <w:sz w:val="20"/>
          <w:szCs w:val="20"/>
        </w:rPr>
        <w:t>topics will be selected to reflect the interests and needs of the students participating in the course.</w:t>
      </w:r>
    </w:p>
    <w:p w:rsidR="00F42301" w:rsidRDefault="00F42301" w:rsidP="00721764">
      <w:pPr>
        <w:widowControl w:val="0"/>
        <w:autoSpaceDE w:val="0"/>
        <w:autoSpaceDN w:val="0"/>
        <w:adjustRightInd w:val="0"/>
        <w:spacing w:after="0" w:line="225" w:lineRule="exact"/>
        <w:ind w:left="870"/>
        <w:rPr>
          <w:rFonts w:ascii="Times New Roman" w:hAnsi="Times New Roman"/>
          <w:color w:val="000000"/>
          <w:sz w:val="20"/>
          <w:szCs w:val="20"/>
        </w:rPr>
      </w:pPr>
      <w:r>
        <w:rPr>
          <w:rFonts w:ascii="Times New Roman" w:hAnsi="Times New Roman"/>
          <w:b/>
          <w:bCs/>
          <w:color w:val="191919"/>
          <w:sz w:val="20"/>
          <w:szCs w:val="20"/>
        </w:rPr>
        <w:t>BIOL</w:t>
      </w:r>
      <w:r>
        <w:rPr>
          <w:rFonts w:ascii="Times New Roman" w:hAnsi="Times New Roman"/>
          <w:b/>
          <w:bCs/>
          <w:color w:val="191919"/>
          <w:spacing w:val="-19"/>
          <w:sz w:val="20"/>
          <w:szCs w:val="20"/>
        </w:rPr>
        <w:t xml:space="preserve"> </w:t>
      </w:r>
      <w:r>
        <w:rPr>
          <w:rFonts w:ascii="Times New Roman" w:hAnsi="Times New Roman"/>
          <w:b/>
          <w:bCs/>
          <w:color w:val="191919"/>
          <w:sz w:val="20"/>
          <w:szCs w:val="20"/>
        </w:rPr>
        <w:t>5504</w:t>
      </w:r>
      <w:r>
        <w:rPr>
          <w:rFonts w:ascii="Times New Roman" w:hAnsi="Times New Roman"/>
          <w:b/>
          <w:bCs/>
          <w:color w:val="191919"/>
          <w:spacing w:val="-8"/>
          <w:sz w:val="20"/>
          <w:szCs w:val="20"/>
        </w:rPr>
        <w:t xml:space="preserve"> </w:t>
      </w:r>
      <w:r>
        <w:rPr>
          <w:rFonts w:ascii="Times New Roman" w:hAnsi="Times New Roman"/>
          <w:b/>
          <w:bCs/>
          <w:color w:val="191919"/>
          <w:sz w:val="20"/>
          <w:szCs w:val="20"/>
        </w:rPr>
        <w:t>-</w:t>
      </w:r>
      <w:r>
        <w:rPr>
          <w:rFonts w:ascii="Times New Roman" w:hAnsi="Times New Roman"/>
          <w:b/>
          <w:bCs/>
          <w:color w:val="191919"/>
          <w:spacing w:val="-8"/>
          <w:sz w:val="20"/>
          <w:szCs w:val="20"/>
        </w:rPr>
        <w:t xml:space="preserve"> </w:t>
      </w:r>
      <w:r>
        <w:rPr>
          <w:rFonts w:ascii="Times New Roman" w:hAnsi="Times New Roman"/>
          <w:b/>
          <w:bCs/>
          <w:color w:val="191919"/>
          <w:sz w:val="20"/>
          <w:szCs w:val="20"/>
        </w:rPr>
        <w:t>Ecolog</w:t>
      </w:r>
      <w:r>
        <w:rPr>
          <w:rFonts w:ascii="Times New Roman" w:hAnsi="Times New Roman"/>
          <w:b/>
          <w:bCs/>
          <w:color w:val="191919"/>
          <w:spacing w:val="-11"/>
          <w:sz w:val="20"/>
          <w:szCs w:val="20"/>
        </w:rPr>
        <w:t>y</w:t>
      </w:r>
      <w:r>
        <w:rPr>
          <w:rFonts w:ascii="Times New Roman" w:hAnsi="Times New Roman"/>
          <w:b/>
          <w:bCs/>
          <w:color w:val="191919"/>
          <w:sz w:val="20"/>
          <w:szCs w:val="20"/>
        </w:rPr>
        <w:t>...........................................................................................................</w:t>
      </w:r>
      <w:r>
        <w:rPr>
          <w:rFonts w:ascii="Times New Roman" w:hAnsi="Times New Roman"/>
          <w:b/>
          <w:bCs/>
          <w:color w:val="191919"/>
          <w:spacing w:val="1"/>
          <w:sz w:val="20"/>
          <w:szCs w:val="20"/>
        </w:rPr>
        <w:t>.</w:t>
      </w:r>
      <w:r>
        <w:rPr>
          <w:rFonts w:ascii="Times New Roman" w:hAnsi="Times New Roman"/>
          <w:b/>
          <w:bCs/>
          <w:color w:val="191919"/>
          <w:sz w:val="20"/>
          <w:szCs w:val="20"/>
        </w:rPr>
        <w:t>.....3(3-0)</w:t>
      </w:r>
    </w:p>
    <w:p w:rsidR="00F42301" w:rsidRDefault="00F42301" w:rsidP="00721764">
      <w:pPr>
        <w:widowControl w:val="0"/>
        <w:autoSpaceDE w:val="0"/>
        <w:autoSpaceDN w:val="0"/>
        <w:adjustRightInd w:val="0"/>
        <w:spacing w:before="13" w:after="0" w:line="250" w:lineRule="auto"/>
        <w:ind w:left="870" w:right="2143" w:firstLine="360"/>
        <w:rPr>
          <w:rFonts w:ascii="Times New Roman" w:hAnsi="Times New Roman"/>
          <w:color w:val="000000"/>
          <w:sz w:val="20"/>
          <w:szCs w:val="20"/>
        </w:rPr>
      </w:pPr>
      <w:r>
        <w:rPr>
          <w:rFonts w:ascii="Times New Roman" w:hAnsi="Times New Roman"/>
          <w:color w:val="000000"/>
          <w:sz w:val="20"/>
          <w:szCs w:val="20"/>
        </w:rPr>
        <w:t>This course will emphasize principles and concepts of modern ecolog</w:t>
      </w:r>
      <w:r>
        <w:rPr>
          <w:rFonts w:ascii="Times New Roman" w:hAnsi="Times New Roman"/>
          <w:color w:val="000000"/>
          <w:spacing w:val="-13"/>
          <w:sz w:val="20"/>
          <w:szCs w:val="20"/>
        </w:rPr>
        <w:t>y</w:t>
      </w:r>
      <w:r>
        <w:rPr>
          <w:rFonts w:ascii="Times New Roman" w:hAnsi="Times New Roman"/>
          <w:color w:val="000000"/>
          <w:sz w:val="20"/>
          <w:szCs w:val="20"/>
        </w:rPr>
        <w:t>. Investigative activi- ties will include analysis of aquatic (marine and freshwater) terrestrial ecosystems.</w:t>
      </w:r>
    </w:p>
    <w:p w:rsidR="00F42301" w:rsidRDefault="00F42301" w:rsidP="00721764">
      <w:pPr>
        <w:widowControl w:val="0"/>
        <w:autoSpaceDE w:val="0"/>
        <w:autoSpaceDN w:val="0"/>
        <w:adjustRightInd w:val="0"/>
        <w:spacing w:after="0" w:line="227" w:lineRule="exact"/>
        <w:ind w:left="870"/>
        <w:rPr>
          <w:rFonts w:ascii="Times New Roman" w:hAnsi="Times New Roman"/>
          <w:color w:val="000000"/>
          <w:sz w:val="20"/>
          <w:szCs w:val="20"/>
        </w:rPr>
      </w:pPr>
      <w:r>
        <w:rPr>
          <w:rFonts w:ascii="Times New Roman" w:hAnsi="Times New Roman"/>
          <w:b/>
          <w:bCs/>
          <w:color w:val="191919"/>
          <w:sz w:val="20"/>
          <w:szCs w:val="20"/>
        </w:rPr>
        <w:t>BIOL</w:t>
      </w:r>
      <w:r>
        <w:rPr>
          <w:rFonts w:ascii="Times New Roman" w:hAnsi="Times New Roman"/>
          <w:b/>
          <w:bCs/>
          <w:color w:val="191919"/>
          <w:spacing w:val="-19"/>
          <w:sz w:val="20"/>
          <w:szCs w:val="20"/>
        </w:rPr>
        <w:t xml:space="preserve"> </w:t>
      </w:r>
      <w:r>
        <w:rPr>
          <w:rFonts w:ascii="Times New Roman" w:hAnsi="Times New Roman"/>
          <w:b/>
          <w:bCs/>
          <w:color w:val="191919"/>
          <w:sz w:val="20"/>
          <w:szCs w:val="20"/>
        </w:rPr>
        <w:t>5505</w:t>
      </w:r>
      <w:r>
        <w:rPr>
          <w:rFonts w:ascii="Times New Roman" w:hAnsi="Times New Roman"/>
          <w:b/>
          <w:bCs/>
          <w:color w:val="191919"/>
          <w:spacing w:val="-8"/>
          <w:sz w:val="20"/>
          <w:szCs w:val="20"/>
        </w:rPr>
        <w:t xml:space="preserve"> </w:t>
      </w:r>
      <w:r>
        <w:rPr>
          <w:rFonts w:ascii="Times New Roman" w:hAnsi="Times New Roman"/>
          <w:b/>
          <w:bCs/>
          <w:color w:val="191919"/>
          <w:sz w:val="20"/>
          <w:szCs w:val="20"/>
        </w:rPr>
        <w:t>-</w:t>
      </w:r>
      <w:r>
        <w:rPr>
          <w:rFonts w:ascii="Times New Roman" w:hAnsi="Times New Roman"/>
          <w:b/>
          <w:bCs/>
          <w:color w:val="191919"/>
          <w:spacing w:val="-8"/>
          <w:sz w:val="20"/>
          <w:szCs w:val="20"/>
        </w:rPr>
        <w:t xml:space="preserve"> </w:t>
      </w:r>
      <w:r>
        <w:rPr>
          <w:rFonts w:ascii="Times New Roman" w:hAnsi="Times New Roman"/>
          <w:b/>
          <w:bCs/>
          <w:color w:val="191919"/>
          <w:sz w:val="20"/>
          <w:szCs w:val="20"/>
        </w:rPr>
        <w:t>Biology</w:t>
      </w:r>
      <w:r>
        <w:rPr>
          <w:rFonts w:ascii="Times New Roman" w:hAnsi="Times New Roman"/>
          <w:b/>
          <w:bCs/>
          <w:color w:val="191919"/>
          <w:spacing w:val="-8"/>
          <w:sz w:val="20"/>
          <w:szCs w:val="20"/>
        </w:rPr>
        <w:t xml:space="preserve"> </w:t>
      </w:r>
      <w:r>
        <w:rPr>
          <w:rFonts w:ascii="Times New Roman" w:hAnsi="Times New Roman"/>
          <w:b/>
          <w:bCs/>
          <w:color w:val="191919"/>
          <w:sz w:val="20"/>
          <w:szCs w:val="20"/>
        </w:rPr>
        <w:t>of</w:t>
      </w:r>
      <w:r>
        <w:rPr>
          <w:rFonts w:ascii="Times New Roman" w:hAnsi="Times New Roman"/>
          <w:b/>
          <w:bCs/>
          <w:color w:val="191919"/>
          <w:spacing w:val="-8"/>
          <w:sz w:val="20"/>
          <w:szCs w:val="20"/>
        </w:rPr>
        <w:t xml:space="preserve"> </w:t>
      </w:r>
      <w:r>
        <w:rPr>
          <w:rFonts w:ascii="Times New Roman" w:hAnsi="Times New Roman"/>
          <w:b/>
          <w:bCs/>
          <w:color w:val="191919"/>
          <w:sz w:val="20"/>
          <w:szCs w:val="20"/>
        </w:rPr>
        <w:t>the</w:t>
      </w:r>
      <w:r>
        <w:rPr>
          <w:rFonts w:ascii="Times New Roman" w:hAnsi="Times New Roman"/>
          <w:b/>
          <w:bCs/>
          <w:color w:val="191919"/>
          <w:spacing w:val="-8"/>
          <w:sz w:val="20"/>
          <w:szCs w:val="20"/>
        </w:rPr>
        <w:t xml:space="preserve"> </w:t>
      </w:r>
      <w:r>
        <w:rPr>
          <w:rFonts w:ascii="Times New Roman" w:hAnsi="Times New Roman"/>
          <w:b/>
          <w:bCs/>
          <w:color w:val="191919"/>
          <w:sz w:val="20"/>
          <w:szCs w:val="20"/>
        </w:rPr>
        <w:t>Invertebrates................................................................................3(3-0)</w:t>
      </w:r>
    </w:p>
    <w:p w:rsidR="00F42301" w:rsidRDefault="00F42301" w:rsidP="00721764">
      <w:pPr>
        <w:widowControl w:val="0"/>
        <w:autoSpaceDE w:val="0"/>
        <w:autoSpaceDN w:val="0"/>
        <w:adjustRightInd w:val="0"/>
        <w:spacing w:before="13" w:after="0" w:line="250" w:lineRule="auto"/>
        <w:ind w:left="1230" w:right="1961"/>
        <w:jc w:val="both"/>
        <w:rPr>
          <w:rFonts w:ascii="Times New Roman" w:hAnsi="Times New Roman"/>
          <w:color w:val="000000"/>
          <w:sz w:val="20"/>
          <w:szCs w:val="20"/>
        </w:rPr>
      </w:pPr>
      <w:r w:rsidRPr="003F2CF3">
        <w:rPr>
          <w:rFonts w:ascii="Calibri" w:hAnsi="Calibri"/>
          <w:noProof/>
          <w:lang w:eastAsia="en-US"/>
        </w:rPr>
        <w:pict>
          <v:shape id="_x0000_s3811" type="#_x0000_t202" style="position:absolute;left:0;text-align:left;margin-left:520.75pt;margin-top:.2pt;width:1in;height:184.35pt;z-index:-251502592;mso-position-horizontal-relative:page" o:allowincell="f" filled="f" stroked="f">
            <v:textbox style="layout-flow:vertical" inset="0,0,0,0">
              <w:txbxContent>
                <w:p w:rsidR="00F42301" w:rsidRDefault="00F42301" w:rsidP="00721764">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E</w:t>
                  </w:r>
                  <w:r>
                    <w:rPr>
                      <w:rFonts w:ascii="Impact" w:hAnsi="Impact" w:cs="Impact"/>
                      <w:color w:val="A3A3A3"/>
                      <w:spacing w:val="-115"/>
                      <w:position w:val="1"/>
                      <w:sz w:val="105"/>
                      <w:szCs w:val="105"/>
                    </w:rPr>
                    <w:t xml:space="preserve"> </w:t>
                  </w:r>
                </w:p>
              </w:txbxContent>
            </v:textbox>
            <w10:wrap anchorx="page"/>
          </v:shape>
        </w:pict>
      </w:r>
      <w:r>
        <w:rPr>
          <w:rFonts w:ascii="Times New Roman" w:hAnsi="Times New Roman"/>
          <w:color w:val="191919"/>
          <w:spacing w:val="-2"/>
          <w:sz w:val="20"/>
          <w:szCs w:val="20"/>
        </w:rPr>
        <w:t>Biolog</w:t>
      </w:r>
      <w:r>
        <w:rPr>
          <w:rFonts w:ascii="Times New Roman" w:hAnsi="Times New Roman"/>
          <w:color w:val="191919"/>
          <w:sz w:val="20"/>
          <w:szCs w:val="20"/>
        </w:rPr>
        <w:t>y</w:t>
      </w:r>
      <w:r>
        <w:rPr>
          <w:rFonts w:ascii="Times New Roman" w:hAnsi="Times New Roman"/>
          <w:color w:val="191919"/>
          <w:spacing w:val="-9"/>
          <w:sz w:val="20"/>
          <w:szCs w:val="20"/>
        </w:rPr>
        <w:t xml:space="preserve"> </w:t>
      </w:r>
      <w:r>
        <w:rPr>
          <w:rFonts w:ascii="Times New Roman" w:hAnsi="Times New Roman"/>
          <w:color w:val="191919"/>
          <w:spacing w:val="-2"/>
          <w:sz w:val="20"/>
          <w:szCs w:val="20"/>
        </w:rPr>
        <w:t>o</w:t>
      </w:r>
      <w:r>
        <w:rPr>
          <w:rFonts w:ascii="Times New Roman" w:hAnsi="Times New Roman"/>
          <w:color w:val="191919"/>
          <w:sz w:val="20"/>
          <w:szCs w:val="20"/>
        </w:rPr>
        <w:t>f</w:t>
      </w:r>
      <w:r>
        <w:rPr>
          <w:rFonts w:ascii="Times New Roman" w:hAnsi="Times New Roman"/>
          <w:color w:val="191919"/>
          <w:spacing w:val="-9"/>
          <w:sz w:val="20"/>
          <w:szCs w:val="20"/>
        </w:rPr>
        <w:t xml:space="preserve"> </w:t>
      </w:r>
      <w:r>
        <w:rPr>
          <w:rFonts w:ascii="Times New Roman" w:hAnsi="Times New Roman"/>
          <w:color w:val="191919"/>
          <w:spacing w:val="-2"/>
          <w:sz w:val="20"/>
          <w:szCs w:val="20"/>
        </w:rPr>
        <w:t>th</w:t>
      </w:r>
      <w:r>
        <w:rPr>
          <w:rFonts w:ascii="Times New Roman" w:hAnsi="Times New Roman"/>
          <w:color w:val="191919"/>
          <w:sz w:val="20"/>
          <w:szCs w:val="20"/>
        </w:rPr>
        <w:t>e</w:t>
      </w:r>
      <w:r>
        <w:rPr>
          <w:rFonts w:ascii="Times New Roman" w:hAnsi="Times New Roman"/>
          <w:color w:val="191919"/>
          <w:spacing w:val="-9"/>
          <w:sz w:val="20"/>
          <w:szCs w:val="20"/>
        </w:rPr>
        <w:t xml:space="preserve"> </w:t>
      </w:r>
      <w:r>
        <w:rPr>
          <w:rFonts w:ascii="Times New Roman" w:hAnsi="Times New Roman"/>
          <w:color w:val="191919"/>
          <w:spacing w:val="-2"/>
          <w:sz w:val="20"/>
          <w:szCs w:val="20"/>
        </w:rPr>
        <w:t>invertebrate</w:t>
      </w:r>
      <w:r>
        <w:rPr>
          <w:rFonts w:ascii="Times New Roman" w:hAnsi="Times New Roman"/>
          <w:color w:val="191919"/>
          <w:sz w:val="20"/>
          <w:szCs w:val="20"/>
        </w:rPr>
        <w:t>s</w:t>
      </w:r>
      <w:r>
        <w:rPr>
          <w:rFonts w:ascii="Times New Roman" w:hAnsi="Times New Roman"/>
          <w:color w:val="191919"/>
          <w:spacing w:val="-9"/>
          <w:sz w:val="20"/>
          <w:szCs w:val="20"/>
        </w:rPr>
        <w:t xml:space="preserve"> </w:t>
      </w:r>
      <w:r>
        <w:rPr>
          <w:rFonts w:ascii="Times New Roman" w:hAnsi="Times New Roman"/>
          <w:color w:val="191919"/>
          <w:spacing w:val="-2"/>
          <w:sz w:val="20"/>
          <w:szCs w:val="20"/>
        </w:rPr>
        <w:t>i</w:t>
      </w:r>
      <w:r>
        <w:rPr>
          <w:rFonts w:ascii="Times New Roman" w:hAnsi="Times New Roman"/>
          <w:color w:val="191919"/>
          <w:sz w:val="20"/>
          <w:szCs w:val="20"/>
        </w:rPr>
        <w:t>s</w:t>
      </w:r>
      <w:r>
        <w:rPr>
          <w:rFonts w:ascii="Times New Roman" w:hAnsi="Times New Roman"/>
          <w:color w:val="191919"/>
          <w:spacing w:val="-9"/>
          <w:sz w:val="20"/>
          <w:szCs w:val="20"/>
        </w:rPr>
        <w:t xml:space="preserve"> </w:t>
      </w:r>
      <w:r>
        <w:rPr>
          <w:rFonts w:ascii="Times New Roman" w:hAnsi="Times New Roman"/>
          <w:color w:val="191919"/>
          <w:spacing w:val="-2"/>
          <w:sz w:val="20"/>
          <w:szCs w:val="20"/>
        </w:rPr>
        <w:t>a</w:t>
      </w:r>
      <w:r>
        <w:rPr>
          <w:rFonts w:ascii="Times New Roman" w:hAnsi="Times New Roman"/>
          <w:color w:val="191919"/>
          <w:sz w:val="20"/>
          <w:szCs w:val="20"/>
        </w:rPr>
        <w:t>n</w:t>
      </w:r>
      <w:r>
        <w:rPr>
          <w:rFonts w:ascii="Times New Roman" w:hAnsi="Times New Roman"/>
          <w:color w:val="191919"/>
          <w:spacing w:val="-9"/>
          <w:sz w:val="20"/>
          <w:szCs w:val="20"/>
        </w:rPr>
        <w:t xml:space="preserve"> </w:t>
      </w:r>
      <w:r>
        <w:rPr>
          <w:rFonts w:ascii="Times New Roman" w:hAnsi="Times New Roman"/>
          <w:color w:val="191919"/>
          <w:spacing w:val="-2"/>
          <w:sz w:val="20"/>
          <w:szCs w:val="20"/>
        </w:rPr>
        <w:t>advance</w:t>
      </w:r>
      <w:r>
        <w:rPr>
          <w:rFonts w:ascii="Times New Roman" w:hAnsi="Times New Roman"/>
          <w:color w:val="191919"/>
          <w:sz w:val="20"/>
          <w:szCs w:val="20"/>
        </w:rPr>
        <w:t>d</w:t>
      </w:r>
      <w:r>
        <w:rPr>
          <w:rFonts w:ascii="Times New Roman" w:hAnsi="Times New Roman"/>
          <w:color w:val="191919"/>
          <w:spacing w:val="-9"/>
          <w:sz w:val="20"/>
          <w:szCs w:val="20"/>
        </w:rPr>
        <w:t xml:space="preserve"> </w:t>
      </w:r>
      <w:r>
        <w:rPr>
          <w:rFonts w:ascii="Times New Roman" w:hAnsi="Times New Roman"/>
          <w:color w:val="191919"/>
          <w:spacing w:val="-2"/>
          <w:sz w:val="20"/>
          <w:szCs w:val="20"/>
        </w:rPr>
        <w:t>stud</w:t>
      </w:r>
      <w:r>
        <w:rPr>
          <w:rFonts w:ascii="Times New Roman" w:hAnsi="Times New Roman"/>
          <w:color w:val="191919"/>
          <w:sz w:val="20"/>
          <w:szCs w:val="20"/>
        </w:rPr>
        <w:t>y</w:t>
      </w:r>
      <w:r>
        <w:rPr>
          <w:rFonts w:ascii="Times New Roman" w:hAnsi="Times New Roman"/>
          <w:color w:val="191919"/>
          <w:spacing w:val="-9"/>
          <w:sz w:val="20"/>
          <w:szCs w:val="20"/>
        </w:rPr>
        <w:t xml:space="preserve"> </w:t>
      </w:r>
      <w:r>
        <w:rPr>
          <w:rFonts w:ascii="Times New Roman" w:hAnsi="Times New Roman"/>
          <w:color w:val="191919"/>
          <w:spacing w:val="-2"/>
          <w:sz w:val="20"/>
          <w:szCs w:val="20"/>
        </w:rPr>
        <w:t>o</w:t>
      </w:r>
      <w:r>
        <w:rPr>
          <w:rFonts w:ascii="Times New Roman" w:hAnsi="Times New Roman"/>
          <w:color w:val="191919"/>
          <w:sz w:val="20"/>
          <w:szCs w:val="20"/>
        </w:rPr>
        <w:t>f</w:t>
      </w:r>
      <w:r>
        <w:rPr>
          <w:rFonts w:ascii="Times New Roman" w:hAnsi="Times New Roman"/>
          <w:color w:val="191919"/>
          <w:spacing w:val="-9"/>
          <w:sz w:val="20"/>
          <w:szCs w:val="20"/>
        </w:rPr>
        <w:t xml:space="preserve"> </w:t>
      </w:r>
      <w:r>
        <w:rPr>
          <w:rFonts w:ascii="Times New Roman" w:hAnsi="Times New Roman"/>
          <w:color w:val="191919"/>
          <w:spacing w:val="-2"/>
          <w:sz w:val="20"/>
          <w:szCs w:val="20"/>
        </w:rPr>
        <w:t>th</w:t>
      </w:r>
      <w:r>
        <w:rPr>
          <w:rFonts w:ascii="Times New Roman" w:hAnsi="Times New Roman"/>
          <w:color w:val="191919"/>
          <w:sz w:val="20"/>
          <w:szCs w:val="20"/>
        </w:rPr>
        <w:t>e</w:t>
      </w:r>
      <w:r>
        <w:rPr>
          <w:rFonts w:ascii="Times New Roman" w:hAnsi="Times New Roman"/>
          <w:color w:val="191919"/>
          <w:spacing w:val="-9"/>
          <w:sz w:val="20"/>
          <w:szCs w:val="20"/>
        </w:rPr>
        <w:t xml:space="preserve"> </w:t>
      </w:r>
      <w:r>
        <w:rPr>
          <w:rFonts w:ascii="Times New Roman" w:hAnsi="Times New Roman"/>
          <w:color w:val="191919"/>
          <w:spacing w:val="-2"/>
          <w:sz w:val="20"/>
          <w:szCs w:val="20"/>
        </w:rPr>
        <w:t>taxonom</w:t>
      </w:r>
      <w:r>
        <w:rPr>
          <w:rFonts w:ascii="Times New Roman" w:hAnsi="Times New Roman"/>
          <w:color w:val="191919"/>
          <w:spacing w:val="-14"/>
          <w:sz w:val="20"/>
          <w:szCs w:val="20"/>
        </w:rPr>
        <w:t>y</w:t>
      </w:r>
      <w:r>
        <w:rPr>
          <w:rFonts w:ascii="Times New Roman" w:hAnsi="Times New Roman"/>
          <w:color w:val="191919"/>
          <w:sz w:val="20"/>
          <w:szCs w:val="20"/>
        </w:rPr>
        <w:t>,</w:t>
      </w:r>
      <w:r>
        <w:rPr>
          <w:rFonts w:ascii="Times New Roman" w:hAnsi="Times New Roman"/>
          <w:color w:val="191919"/>
          <w:spacing w:val="-9"/>
          <w:sz w:val="20"/>
          <w:szCs w:val="20"/>
        </w:rPr>
        <w:t xml:space="preserve"> </w:t>
      </w:r>
      <w:r>
        <w:rPr>
          <w:rFonts w:ascii="Times New Roman" w:hAnsi="Times New Roman"/>
          <w:color w:val="191919"/>
          <w:spacing w:val="-2"/>
          <w:sz w:val="20"/>
          <w:szCs w:val="20"/>
        </w:rPr>
        <w:t>anatom</w:t>
      </w:r>
      <w:r>
        <w:rPr>
          <w:rFonts w:ascii="Times New Roman" w:hAnsi="Times New Roman"/>
          <w:color w:val="191919"/>
          <w:spacing w:val="-14"/>
          <w:sz w:val="20"/>
          <w:szCs w:val="20"/>
        </w:rPr>
        <w:t>y</w:t>
      </w:r>
      <w:r>
        <w:rPr>
          <w:rFonts w:ascii="Times New Roman" w:hAnsi="Times New Roman"/>
          <w:color w:val="191919"/>
          <w:sz w:val="20"/>
          <w:szCs w:val="20"/>
        </w:rPr>
        <w:t>,</w:t>
      </w:r>
      <w:r>
        <w:rPr>
          <w:rFonts w:ascii="Times New Roman" w:hAnsi="Times New Roman"/>
          <w:color w:val="191919"/>
          <w:spacing w:val="-9"/>
          <w:sz w:val="20"/>
          <w:szCs w:val="20"/>
        </w:rPr>
        <w:t xml:space="preserve"> </w:t>
      </w:r>
      <w:r>
        <w:rPr>
          <w:rFonts w:ascii="Times New Roman" w:hAnsi="Times New Roman"/>
          <w:color w:val="191919"/>
          <w:spacing w:val="-2"/>
          <w:sz w:val="20"/>
          <w:szCs w:val="20"/>
        </w:rPr>
        <w:t>physiolog</w:t>
      </w:r>
      <w:r>
        <w:rPr>
          <w:rFonts w:ascii="Times New Roman" w:hAnsi="Times New Roman"/>
          <w:color w:val="191919"/>
          <w:spacing w:val="-14"/>
          <w:sz w:val="20"/>
          <w:szCs w:val="20"/>
        </w:rPr>
        <w:t>y</w:t>
      </w:r>
      <w:r>
        <w:rPr>
          <w:rFonts w:ascii="Times New Roman" w:hAnsi="Times New Roman"/>
          <w:color w:val="191919"/>
          <w:sz w:val="20"/>
          <w:szCs w:val="20"/>
        </w:rPr>
        <w:t>,</w:t>
      </w:r>
      <w:r>
        <w:rPr>
          <w:rFonts w:ascii="Times New Roman" w:hAnsi="Times New Roman"/>
          <w:color w:val="191919"/>
          <w:spacing w:val="-9"/>
          <w:sz w:val="20"/>
          <w:szCs w:val="20"/>
        </w:rPr>
        <w:t xml:space="preserve"> </w:t>
      </w:r>
      <w:r>
        <w:rPr>
          <w:rFonts w:ascii="Times New Roman" w:hAnsi="Times New Roman"/>
          <w:color w:val="191919"/>
          <w:spacing w:val="-2"/>
          <w:sz w:val="20"/>
          <w:szCs w:val="20"/>
        </w:rPr>
        <w:t>lif</w:t>
      </w:r>
      <w:r>
        <w:rPr>
          <w:rFonts w:ascii="Times New Roman" w:hAnsi="Times New Roman"/>
          <w:color w:val="191919"/>
          <w:sz w:val="20"/>
          <w:szCs w:val="20"/>
        </w:rPr>
        <w:t>e</w:t>
      </w:r>
      <w:r>
        <w:rPr>
          <w:rFonts w:ascii="Times New Roman" w:hAnsi="Times New Roman"/>
          <w:color w:val="191919"/>
          <w:spacing w:val="-9"/>
          <w:sz w:val="20"/>
          <w:szCs w:val="20"/>
        </w:rPr>
        <w:t xml:space="preserve"> </w:t>
      </w:r>
      <w:r>
        <w:rPr>
          <w:rFonts w:ascii="Times New Roman" w:hAnsi="Times New Roman"/>
          <w:color w:val="191919"/>
          <w:spacing w:val="-2"/>
          <w:sz w:val="20"/>
          <w:szCs w:val="20"/>
        </w:rPr>
        <w:t xml:space="preserve">his- </w:t>
      </w:r>
      <w:r>
        <w:rPr>
          <w:rFonts w:ascii="Times New Roman" w:hAnsi="Times New Roman"/>
          <w:color w:val="191919"/>
          <w:sz w:val="20"/>
          <w:szCs w:val="20"/>
        </w:rPr>
        <w:t>tory and ecology of invertebrates. Protozoa through the echinodermata are covered.</w:t>
      </w:r>
    </w:p>
    <w:p w:rsidR="00F42301" w:rsidRDefault="00F42301" w:rsidP="00721764">
      <w:pPr>
        <w:widowControl w:val="0"/>
        <w:autoSpaceDE w:val="0"/>
        <w:autoSpaceDN w:val="0"/>
        <w:adjustRightInd w:val="0"/>
        <w:spacing w:after="0" w:line="227" w:lineRule="exact"/>
        <w:ind w:left="870"/>
        <w:rPr>
          <w:rFonts w:ascii="Times New Roman" w:hAnsi="Times New Roman"/>
          <w:color w:val="000000"/>
          <w:sz w:val="20"/>
          <w:szCs w:val="20"/>
        </w:rPr>
      </w:pPr>
      <w:r>
        <w:rPr>
          <w:rFonts w:ascii="Times New Roman" w:hAnsi="Times New Roman"/>
          <w:b/>
          <w:bCs/>
          <w:color w:val="191919"/>
          <w:sz w:val="20"/>
          <w:szCs w:val="20"/>
        </w:rPr>
        <w:t>B10L</w:t>
      </w:r>
      <w:r>
        <w:rPr>
          <w:rFonts w:ascii="Times New Roman" w:hAnsi="Times New Roman"/>
          <w:b/>
          <w:bCs/>
          <w:color w:val="191919"/>
          <w:spacing w:val="-19"/>
          <w:sz w:val="20"/>
          <w:szCs w:val="20"/>
        </w:rPr>
        <w:t xml:space="preserve"> </w:t>
      </w:r>
      <w:r>
        <w:rPr>
          <w:rFonts w:ascii="Times New Roman" w:hAnsi="Times New Roman"/>
          <w:b/>
          <w:bCs/>
          <w:color w:val="191919"/>
          <w:sz w:val="20"/>
          <w:szCs w:val="20"/>
        </w:rPr>
        <w:t>5506</w:t>
      </w:r>
      <w:r>
        <w:rPr>
          <w:rFonts w:ascii="Times New Roman" w:hAnsi="Times New Roman"/>
          <w:b/>
          <w:bCs/>
          <w:color w:val="191919"/>
          <w:spacing w:val="-8"/>
          <w:sz w:val="20"/>
          <w:szCs w:val="20"/>
        </w:rPr>
        <w:t xml:space="preserve"> </w:t>
      </w:r>
      <w:r>
        <w:rPr>
          <w:rFonts w:ascii="Times New Roman" w:hAnsi="Times New Roman"/>
          <w:b/>
          <w:bCs/>
          <w:color w:val="191919"/>
          <w:sz w:val="20"/>
          <w:szCs w:val="20"/>
        </w:rPr>
        <w:t>-</w:t>
      </w:r>
      <w:r>
        <w:rPr>
          <w:rFonts w:ascii="Times New Roman" w:hAnsi="Times New Roman"/>
          <w:b/>
          <w:bCs/>
          <w:color w:val="191919"/>
          <w:spacing w:val="-8"/>
          <w:sz w:val="20"/>
          <w:szCs w:val="20"/>
        </w:rPr>
        <w:t xml:space="preserve"> </w:t>
      </w:r>
      <w:r>
        <w:rPr>
          <w:rFonts w:ascii="Times New Roman" w:hAnsi="Times New Roman"/>
          <w:b/>
          <w:bCs/>
          <w:color w:val="191919"/>
          <w:sz w:val="20"/>
          <w:szCs w:val="20"/>
        </w:rPr>
        <w:t>Genetics.................................................................................................................3(3-0)</w:t>
      </w:r>
    </w:p>
    <w:p w:rsidR="00F42301" w:rsidRDefault="00F42301" w:rsidP="00721764">
      <w:pPr>
        <w:widowControl w:val="0"/>
        <w:autoSpaceDE w:val="0"/>
        <w:autoSpaceDN w:val="0"/>
        <w:adjustRightInd w:val="0"/>
        <w:spacing w:before="13" w:after="0" w:line="250" w:lineRule="auto"/>
        <w:ind w:left="1230" w:right="1959"/>
        <w:jc w:val="both"/>
        <w:rPr>
          <w:rFonts w:ascii="Times New Roman" w:hAnsi="Times New Roman"/>
          <w:color w:val="000000"/>
          <w:sz w:val="20"/>
          <w:szCs w:val="20"/>
        </w:rPr>
      </w:pPr>
      <w:r>
        <w:rPr>
          <w:rFonts w:ascii="Times New Roman" w:hAnsi="Times New Roman"/>
          <w:color w:val="191919"/>
          <w:sz w:val="20"/>
          <w:szCs w:val="20"/>
        </w:rPr>
        <w:t>A</w:t>
      </w:r>
      <w:r>
        <w:rPr>
          <w:rFonts w:ascii="Times New Roman" w:hAnsi="Times New Roman"/>
          <w:color w:val="191919"/>
          <w:spacing w:val="-16"/>
          <w:sz w:val="20"/>
          <w:szCs w:val="20"/>
        </w:rPr>
        <w:t xml:space="preserve"> </w:t>
      </w:r>
      <w:r>
        <w:rPr>
          <w:rFonts w:ascii="Times New Roman" w:hAnsi="Times New Roman"/>
          <w:color w:val="191919"/>
          <w:sz w:val="20"/>
          <w:szCs w:val="20"/>
        </w:rPr>
        <w:t>review</w:t>
      </w:r>
      <w:r>
        <w:rPr>
          <w:rFonts w:ascii="Times New Roman" w:hAnsi="Times New Roman"/>
          <w:color w:val="191919"/>
          <w:spacing w:val="-4"/>
          <w:sz w:val="20"/>
          <w:szCs w:val="20"/>
        </w:rPr>
        <w:t xml:space="preserve"> </w:t>
      </w:r>
      <w:r>
        <w:rPr>
          <w:rFonts w:ascii="Times New Roman" w:hAnsi="Times New Roman"/>
          <w:color w:val="191919"/>
          <w:sz w:val="20"/>
          <w:szCs w:val="20"/>
        </w:rPr>
        <w:t>of</w:t>
      </w:r>
      <w:r>
        <w:rPr>
          <w:rFonts w:ascii="Times New Roman" w:hAnsi="Times New Roman"/>
          <w:color w:val="191919"/>
          <w:spacing w:val="-4"/>
          <w:sz w:val="20"/>
          <w:szCs w:val="20"/>
        </w:rPr>
        <w:t xml:space="preserve"> </w:t>
      </w:r>
      <w:r>
        <w:rPr>
          <w:rFonts w:ascii="Times New Roman" w:hAnsi="Times New Roman"/>
          <w:color w:val="191919"/>
          <w:sz w:val="20"/>
          <w:szCs w:val="20"/>
        </w:rPr>
        <w:t>the</w:t>
      </w:r>
      <w:r>
        <w:rPr>
          <w:rFonts w:ascii="Times New Roman" w:hAnsi="Times New Roman"/>
          <w:color w:val="191919"/>
          <w:spacing w:val="-4"/>
          <w:sz w:val="20"/>
          <w:szCs w:val="20"/>
        </w:rPr>
        <w:t xml:space="preserve"> </w:t>
      </w:r>
      <w:r>
        <w:rPr>
          <w:rFonts w:ascii="Times New Roman" w:hAnsi="Times New Roman"/>
          <w:color w:val="191919"/>
          <w:sz w:val="20"/>
          <w:szCs w:val="20"/>
        </w:rPr>
        <w:t>basic</w:t>
      </w:r>
      <w:r>
        <w:rPr>
          <w:rFonts w:ascii="Times New Roman" w:hAnsi="Times New Roman"/>
          <w:color w:val="191919"/>
          <w:spacing w:val="-4"/>
          <w:sz w:val="20"/>
          <w:szCs w:val="20"/>
        </w:rPr>
        <w:t xml:space="preserve"> </w:t>
      </w:r>
      <w:r>
        <w:rPr>
          <w:rFonts w:ascii="Times New Roman" w:hAnsi="Times New Roman"/>
          <w:color w:val="191919"/>
          <w:sz w:val="20"/>
          <w:szCs w:val="20"/>
        </w:rPr>
        <w:t>principles</w:t>
      </w:r>
      <w:r>
        <w:rPr>
          <w:rFonts w:ascii="Times New Roman" w:hAnsi="Times New Roman"/>
          <w:color w:val="191919"/>
          <w:spacing w:val="-4"/>
          <w:sz w:val="20"/>
          <w:szCs w:val="20"/>
        </w:rPr>
        <w:t xml:space="preserve"> </w:t>
      </w:r>
      <w:r>
        <w:rPr>
          <w:rFonts w:ascii="Times New Roman" w:hAnsi="Times New Roman"/>
          <w:color w:val="191919"/>
          <w:sz w:val="20"/>
          <w:szCs w:val="20"/>
        </w:rPr>
        <w:t>of</w:t>
      </w:r>
      <w:r>
        <w:rPr>
          <w:rFonts w:ascii="Times New Roman" w:hAnsi="Times New Roman"/>
          <w:color w:val="191919"/>
          <w:spacing w:val="-4"/>
          <w:sz w:val="20"/>
          <w:szCs w:val="20"/>
        </w:rPr>
        <w:t xml:space="preserve"> </w:t>
      </w:r>
      <w:r>
        <w:rPr>
          <w:rFonts w:ascii="Times New Roman" w:hAnsi="Times New Roman"/>
          <w:color w:val="191919"/>
          <w:sz w:val="20"/>
          <w:szCs w:val="20"/>
        </w:rPr>
        <w:t>inheritance</w:t>
      </w:r>
      <w:r>
        <w:rPr>
          <w:rFonts w:ascii="Times New Roman" w:hAnsi="Times New Roman"/>
          <w:color w:val="191919"/>
          <w:spacing w:val="-4"/>
          <w:sz w:val="20"/>
          <w:szCs w:val="20"/>
        </w:rPr>
        <w:t xml:space="preserve"> </w:t>
      </w:r>
      <w:r>
        <w:rPr>
          <w:rFonts w:ascii="Times New Roman" w:hAnsi="Times New Roman"/>
          <w:color w:val="191919"/>
          <w:sz w:val="20"/>
          <w:szCs w:val="20"/>
        </w:rPr>
        <w:t>and</w:t>
      </w:r>
      <w:r>
        <w:rPr>
          <w:rFonts w:ascii="Times New Roman" w:hAnsi="Times New Roman"/>
          <w:color w:val="191919"/>
          <w:spacing w:val="-4"/>
          <w:sz w:val="20"/>
          <w:szCs w:val="20"/>
        </w:rPr>
        <w:t xml:space="preserve"> </w:t>
      </w:r>
      <w:r>
        <w:rPr>
          <w:rFonts w:ascii="Times New Roman" w:hAnsi="Times New Roman"/>
          <w:color w:val="191919"/>
          <w:sz w:val="20"/>
          <w:szCs w:val="20"/>
        </w:rPr>
        <w:t>classical</w:t>
      </w:r>
      <w:r>
        <w:rPr>
          <w:rFonts w:ascii="Times New Roman" w:hAnsi="Times New Roman"/>
          <w:color w:val="191919"/>
          <w:spacing w:val="-4"/>
          <w:sz w:val="20"/>
          <w:szCs w:val="20"/>
        </w:rPr>
        <w:t xml:space="preserve"> </w:t>
      </w:r>
      <w:r>
        <w:rPr>
          <w:rFonts w:ascii="Times New Roman" w:hAnsi="Times New Roman"/>
          <w:color w:val="191919"/>
          <w:sz w:val="20"/>
          <w:szCs w:val="20"/>
        </w:rPr>
        <w:t>genetics</w:t>
      </w:r>
      <w:r>
        <w:rPr>
          <w:rFonts w:ascii="Times New Roman" w:hAnsi="Times New Roman"/>
          <w:color w:val="191919"/>
          <w:spacing w:val="-4"/>
          <w:sz w:val="20"/>
          <w:szCs w:val="20"/>
        </w:rPr>
        <w:t xml:space="preserve"> </w:t>
      </w:r>
      <w:r>
        <w:rPr>
          <w:rFonts w:ascii="Times New Roman" w:hAnsi="Times New Roman"/>
          <w:color w:val="191919"/>
          <w:sz w:val="20"/>
          <w:szCs w:val="20"/>
        </w:rPr>
        <w:t>with</w:t>
      </w:r>
      <w:r>
        <w:rPr>
          <w:rFonts w:ascii="Times New Roman" w:hAnsi="Times New Roman"/>
          <w:color w:val="191919"/>
          <w:spacing w:val="-4"/>
          <w:sz w:val="20"/>
          <w:szCs w:val="20"/>
        </w:rPr>
        <w:t xml:space="preserve"> </w:t>
      </w:r>
      <w:r>
        <w:rPr>
          <w:rFonts w:ascii="Times New Roman" w:hAnsi="Times New Roman"/>
          <w:color w:val="191919"/>
          <w:sz w:val="20"/>
          <w:szCs w:val="20"/>
        </w:rPr>
        <w:t>detailed</w:t>
      </w:r>
      <w:r>
        <w:rPr>
          <w:rFonts w:ascii="Times New Roman" w:hAnsi="Times New Roman"/>
          <w:color w:val="191919"/>
          <w:spacing w:val="-4"/>
          <w:sz w:val="20"/>
          <w:szCs w:val="20"/>
        </w:rPr>
        <w:t xml:space="preserve"> </w:t>
      </w:r>
      <w:r>
        <w:rPr>
          <w:rFonts w:ascii="Times New Roman" w:hAnsi="Times New Roman"/>
          <w:color w:val="191919"/>
          <w:sz w:val="20"/>
          <w:szCs w:val="20"/>
        </w:rPr>
        <w:t>emphasis</w:t>
      </w:r>
      <w:r>
        <w:rPr>
          <w:rFonts w:ascii="Times New Roman" w:hAnsi="Times New Roman"/>
          <w:color w:val="191919"/>
          <w:spacing w:val="-4"/>
          <w:sz w:val="20"/>
          <w:szCs w:val="20"/>
        </w:rPr>
        <w:t xml:space="preserve"> </w:t>
      </w:r>
      <w:r>
        <w:rPr>
          <w:rFonts w:ascii="Times New Roman" w:hAnsi="Times New Roman"/>
          <w:color w:val="191919"/>
          <w:sz w:val="20"/>
          <w:szCs w:val="20"/>
        </w:rPr>
        <w:t>on molecular genetics, population and eugenics will be covered in this course.</w:t>
      </w:r>
    </w:p>
    <w:p w:rsidR="00F42301" w:rsidRDefault="00F42301" w:rsidP="00721764">
      <w:pPr>
        <w:widowControl w:val="0"/>
        <w:autoSpaceDE w:val="0"/>
        <w:autoSpaceDN w:val="0"/>
        <w:adjustRightInd w:val="0"/>
        <w:spacing w:after="0" w:line="227" w:lineRule="exact"/>
        <w:ind w:left="870"/>
        <w:rPr>
          <w:rFonts w:ascii="Times New Roman" w:hAnsi="Times New Roman"/>
          <w:color w:val="000000"/>
          <w:sz w:val="20"/>
          <w:szCs w:val="20"/>
        </w:rPr>
      </w:pPr>
      <w:r>
        <w:rPr>
          <w:rFonts w:ascii="Times New Roman" w:hAnsi="Times New Roman"/>
          <w:b/>
          <w:bCs/>
          <w:color w:val="191919"/>
          <w:spacing w:val="-1"/>
          <w:sz w:val="20"/>
          <w:szCs w:val="20"/>
        </w:rPr>
        <w:t>BIO</w:t>
      </w:r>
      <w:r>
        <w:rPr>
          <w:rFonts w:ascii="Times New Roman" w:hAnsi="Times New Roman"/>
          <w:b/>
          <w:bCs/>
          <w:color w:val="191919"/>
          <w:sz w:val="20"/>
          <w:szCs w:val="20"/>
        </w:rPr>
        <w:t>L</w:t>
      </w:r>
      <w:r>
        <w:rPr>
          <w:rFonts w:ascii="Times New Roman" w:hAnsi="Times New Roman"/>
          <w:b/>
          <w:bCs/>
          <w:color w:val="191919"/>
          <w:spacing w:val="-19"/>
          <w:sz w:val="20"/>
          <w:szCs w:val="20"/>
        </w:rPr>
        <w:t xml:space="preserve"> </w:t>
      </w:r>
      <w:r>
        <w:rPr>
          <w:rFonts w:ascii="Times New Roman" w:hAnsi="Times New Roman"/>
          <w:b/>
          <w:bCs/>
          <w:color w:val="191919"/>
          <w:spacing w:val="-1"/>
          <w:sz w:val="20"/>
          <w:szCs w:val="20"/>
        </w:rPr>
        <w:t>550</w:t>
      </w:r>
      <w:r>
        <w:rPr>
          <w:rFonts w:ascii="Times New Roman" w:hAnsi="Times New Roman"/>
          <w:b/>
          <w:bCs/>
          <w:color w:val="191919"/>
          <w:sz w:val="20"/>
          <w:szCs w:val="20"/>
        </w:rPr>
        <w:t>7</w:t>
      </w:r>
      <w:r>
        <w:rPr>
          <w:rFonts w:ascii="Times New Roman" w:hAnsi="Times New Roman"/>
          <w:b/>
          <w:bCs/>
          <w:color w:val="191919"/>
          <w:spacing w:val="-8"/>
          <w:sz w:val="20"/>
          <w:szCs w:val="20"/>
        </w:rPr>
        <w:t xml:space="preserve"> </w:t>
      </w:r>
      <w:r>
        <w:rPr>
          <w:rFonts w:ascii="Times New Roman" w:hAnsi="Times New Roman"/>
          <w:b/>
          <w:bCs/>
          <w:color w:val="191919"/>
          <w:sz w:val="20"/>
          <w:szCs w:val="20"/>
        </w:rPr>
        <w:t>-</w:t>
      </w:r>
      <w:r>
        <w:rPr>
          <w:rFonts w:ascii="Times New Roman" w:hAnsi="Times New Roman"/>
          <w:b/>
          <w:bCs/>
          <w:color w:val="191919"/>
          <w:spacing w:val="-12"/>
          <w:sz w:val="20"/>
          <w:szCs w:val="20"/>
        </w:rPr>
        <w:t xml:space="preserve"> </w:t>
      </w:r>
      <w:r>
        <w:rPr>
          <w:rFonts w:ascii="Times New Roman" w:hAnsi="Times New Roman"/>
          <w:b/>
          <w:bCs/>
          <w:color w:val="191919"/>
          <w:spacing w:val="-19"/>
          <w:sz w:val="20"/>
          <w:szCs w:val="20"/>
        </w:rPr>
        <w:t>V</w:t>
      </w:r>
      <w:r>
        <w:rPr>
          <w:rFonts w:ascii="Times New Roman" w:hAnsi="Times New Roman"/>
          <w:b/>
          <w:bCs/>
          <w:color w:val="191919"/>
          <w:spacing w:val="-1"/>
          <w:sz w:val="20"/>
          <w:szCs w:val="20"/>
        </w:rPr>
        <w:t>egetatio</w:t>
      </w:r>
      <w:r>
        <w:rPr>
          <w:rFonts w:ascii="Times New Roman" w:hAnsi="Times New Roman"/>
          <w:b/>
          <w:bCs/>
          <w:color w:val="191919"/>
          <w:sz w:val="20"/>
          <w:szCs w:val="20"/>
        </w:rPr>
        <w:t>n</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o</w:t>
      </w:r>
      <w:r>
        <w:rPr>
          <w:rFonts w:ascii="Times New Roman" w:hAnsi="Times New Roman"/>
          <w:b/>
          <w:bCs/>
          <w:color w:val="191919"/>
          <w:sz w:val="20"/>
          <w:szCs w:val="20"/>
        </w:rPr>
        <w:t>f</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Sout</w:t>
      </w:r>
      <w:r>
        <w:rPr>
          <w:rFonts w:ascii="Times New Roman" w:hAnsi="Times New Roman"/>
          <w:b/>
          <w:bCs/>
          <w:color w:val="191919"/>
          <w:sz w:val="20"/>
          <w:szCs w:val="20"/>
        </w:rPr>
        <w:t>h</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Georgia................................................................................3(3-0)</w:t>
      </w:r>
    </w:p>
    <w:p w:rsidR="00F42301" w:rsidRDefault="00F42301" w:rsidP="00721764">
      <w:pPr>
        <w:widowControl w:val="0"/>
        <w:autoSpaceDE w:val="0"/>
        <w:autoSpaceDN w:val="0"/>
        <w:adjustRightInd w:val="0"/>
        <w:spacing w:before="13" w:after="0" w:line="250" w:lineRule="auto"/>
        <w:ind w:left="1230" w:right="1959"/>
        <w:jc w:val="both"/>
        <w:rPr>
          <w:rFonts w:ascii="Times New Roman" w:hAnsi="Times New Roman"/>
          <w:color w:val="000000"/>
          <w:sz w:val="20"/>
          <w:szCs w:val="20"/>
        </w:rPr>
      </w:pPr>
      <w:r>
        <w:rPr>
          <w:rFonts w:ascii="Times New Roman" w:hAnsi="Times New Roman"/>
          <w:color w:val="191919"/>
          <w:sz w:val="20"/>
          <w:szCs w:val="20"/>
        </w:rPr>
        <w:t>This</w:t>
      </w:r>
      <w:r>
        <w:rPr>
          <w:rFonts w:ascii="Times New Roman" w:hAnsi="Times New Roman"/>
          <w:color w:val="191919"/>
          <w:spacing w:val="-1"/>
          <w:sz w:val="20"/>
          <w:szCs w:val="20"/>
        </w:rPr>
        <w:t xml:space="preserve"> </w:t>
      </w:r>
      <w:r>
        <w:rPr>
          <w:rFonts w:ascii="Times New Roman" w:hAnsi="Times New Roman"/>
          <w:color w:val="191919"/>
          <w:sz w:val="20"/>
          <w:szCs w:val="20"/>
        </w:rPr>
        <w:t>course</w:t>
      </w:r>
      <w:r>
        <w:rPr>
          <w:rFonts w:ascii="Times New Roman" w:hAnsi="Times New Roman"/>
          <w:color w:val="191919"/>
          <w:spacing w:val="-1"/>
          <w:sz w:val="20"/>
          <w:szCs w:val="20"/>
        </w:rPr>
        <w:t xml:space="preserve"> </w:t>
      </w:r>
      <w:r>
        <w:rPr>
          <w:rFonts w:ascii="Times New Roman" w:hAnsi="Times New Roman"/>
          <w:color w:val="191919"/>
          <w:sz w:val="20"/>
          <w:szCs w:val="20"/>
        </w:rPr>
        <w:t>will</w:t>
      </w:r>
      <w:r>
        <w:rPr>
          <w:rFonts w:ascii="Times New Roman" w:hAnsi="Times New Roman"/>
          <w:color w:val="191919"/>
          <w:spacing w:val="-1"/>
          <w:sz w:val="20"/>
          <w:szCs w:val="20"/>
        </w:rPr>
        <w:t xml:space="preserve"> </w:t>
      </w:r>
      <w:r>
        <w:rPr>
          <w:rFonts w:ascii="Times New Roman" w:hAnsi="Times New Roman"/>
          <w:color w:val="191919"/>
          <w:sz w:val="20"/>
          <w:szCs w:val="20"/>
        </w:rPr>
        <w:t>include</w:t>
      </w:r>
      <w:r>
        <w:rPr>
          <w:rFonts w:ascii="Times New Roman" w:hAnsi="Times New Roman"/>
          <w:color w:val="191919"/>
          <w:spacing w:val="-1"/>
          <w:sz w:val="20"/>
          <w:szCs w:val="20"/>
        </w:rPr>
        <w:t xml:space="preserve"> </w:t>
      </w:r>
      <w:r>
        <w:rPr>
          <w:rFonts w:ascii="Times New Roman" w:hAnsi="Times New Roman"/>
          <w:color w:val="191919"/>
          <w:sz w:val="20"/>
          <w:szCs w:val="20"/>
        </w:rPr>
        <w:t>a</w:t>
      </w:r>
      <w:r>
        <w:rPr>
          <w:rFonts w:ascii="Times New Roman" w:hAnsi="Times New Roman"/>
          <w:color w:val="191919"/>
          <w:spacing w:val="-1"/>
          <w:sz w:val="20"/>
          <w:szCs w:val="20"/>
        </w:rPr>
        <w:t xml:space="preserve"> </w:t>
      </w:r>
      <w:r>
        <w:rPr>
          <w:rFonts w:ascii="Times New Roman" w:hAnsi="Times New Roman"/>
          <w:color w:val="191919"/>
          <w:sz w:val="20"/>
          <w:szCs w:val="20"/>
        </w:rPr>
        <w:t>study</w:t>
      </w:r>
      <w:r>
        <w:rPr>
          <w:rFonts w:ascii="Times New Roman" w:hAnsi="Times New Roman"/>
          <w:color w:val="191919"/>
          <w:spacing w:val="-1"/>
          <w:sz w:val="20"/>
          <w:szCs w:val="20"/>
        </w:rPr>
        <w:t xml:space="preserve"> </w:t>
      </w:r>
      <w:r>
        <w:rPr>
          <w:rFonts w:ascii="Times New Roman" w:hAnsi="Times New Roman"/>
          <w:color w:val="191919"/>
          <w:sz w:val="20"/>
          <w:szCs w:val="20"/>
        </w:rPr>
        <w:t>of</w:t>
      </w:r>
      <w:r>
        <w:rPr>
          <w:rFonts w:ascii="Times New Roman" w:hAnsi="Times New Roman"/>
          <w:color w:val="191919"/>
          <w:spacing w:val="-1"/>
          <w:sz w:val="20"/>
          <w:szCs w:val="20"/>
        </w:rPr>
        <w:t xml:space="preserve"> </w:t>
      </w:r>
      <w:r>
        <w:rPr>
          <w:rFonts w:ascii="Times New Roman" w:hAnsi="Times New Roman"/>
          <w:color w:val="191919"/>
          <w:sz w:val="20"/>
          <w:szCs w:val="20"/>
        </w:rPr>
        <w:t>the</w:t>
      </w:r>
      <w:r>
        <w:rPr>
          <w:rFonts w:ascii="Times New Roman" w:hAnsi="Times New Roman"/>
          <w:color w:val="191919"/>
          <w:spacing w:val="-1"/>
          <w:sz w:val="20"/>
          <w:szCs w:val="20"/>
        </w:rPr>
        <w:t xml:space="preserve"> </w:t>
      </w:r>
      <w:r>
        <w:rPr>
          <w:rFonts w:ascii="Times New Roman" w:hAnsi="Times New Roman"/>
          <w:color w:val="191919"/>
          <w:sz w:val="20"/>
          <w:szCs w:val="20"/>
        </w:rPr>
        <w:t>common</w:t>
      </w:r>
      <w:r>
        <w:rPr>
          <w:rFonts w:ascii="Times New Roman" w:hAnsi="Times New Roman"/>
          <w:color w:val="191919"/>
          <w:spacing w:val="-1"/>
          <w:sz w:val="20"/>
          <w:szCs w:val="20"/>
        </w:rPr>
        <w:t xml:space="preserve"> </w:t>
      </w:r>
      <w:r>
        <w:rPr>
          <w:rFonts w:ascii="Times New Roman" w:hAnsi="Times New Roman"/>
          <w:color w:val="191919"/>
          <w:sz w:val="20"/>
          <w:szCs w:val="20"/>
        </w:rPr>
        <w:t>trees,</w:t>
      </w:r>
      <w:r>
        <w:rPr>
          <w:rFonts w:ascii="Times New Roman" w:hAnsi="Times New Roman"/>
          <w:color w:val="191919"/>
          <w:spacing w:val="-1"/>
          <w:sz w:val="20"/>
          <w:szCs w:val="20"/>
        </w:rPr>
        <w:t xml:space="preserve"> </w:t>
      </w:r>
      <w:r>
        <w:rPr>
          <w:rFonts w:ascii="Times New Roman" w:hAnsi="Times New Roman"/>
          <w:color w:val="191919"/>
          <w:sz w:val="20"/>
          <w:szCs w:val="20"/>
        </w:rPr>
        <w:t>shrubs</w:t>
      </w:r>
      <w:r>
        <w:rPr>
          <w:rFonts w:ascii="Times New Roman" w:hAnsi="Times New Roman"/>
          <w:color w:val="191919"/>
          <w:spacing w:val="-1"/>
          <w:sz w:val="20"/>
          <w:szCs w:val="20"/>
        </w:rPr>
        <w:t xml:space="preserve"> </w:t>
      </w:r>
      <w:r>
        <w:rPr>
          <w:rFonts w:ascii="Times New Roman" w:hAnsi="Times New Roman"/>
          <w:color w:val="191919"/>
          <w:sz w:val="20"/>
          <w:szCs w:val="20"/>
        </w:rPr>
        <w:t>and</w:t>
      </w:r>
      <w:r>
        <w:rPr>
          <w:rFonts w:ascii="Times New Roman" w:hAnsi="Times New Roman"/>
          <w:color w:val="191919"/>
          <w:spacing w:val="-1"/>
          <w:sz w:val="20"/>
          <w:szCs w:val="20"/>
        </w:rPr>
        <w:t xml:space="preserve"> </w:t>
      </w:r>
      <w:r>
        <w:rPr>
          <w:rFonts w:ascii="Times New Roman" w:hAnsi="Times New Roman"/>
          <w:color w:val="191919"/>
          <w:sz w:val="20"/>
          <w:szCs w:val="20"/>
        </w:rPr>
        <w:t>herbs</w:t>
      </w:r>
      <w:r>
        <w:rPr>
          <w:rFonts w:ascii="Times New Roman" w:hAnsi="Times New Roman"/>
          <w:color w:val="191919"/>
          <w:spacing w:val="-1"/>
          <w:sz w:val="20"/>
          <w:szCs w:val="20"/>
        </w:rPr>
        <w:t xml:space="preserve"> </w:t>
      </w:r>
      <w:r>
        <w:rPr>
          <w:rFonts w:ascii="Times New Roman" w:hAnsi="Times New Roman"/>
          <w:color w:val="191919"/>
          <w:sz w:val="20"/>
          <w:szCs w:val="20"/>
        </w:rPr>
        <w:t>of</w:t>
      </w:r>
      <w:r>
        <w:rPr>
          <w:rFonts w:ascii="Times New Roman" w:hAnsi="Times New Roman"/>
          <w:color w:val="191919"/>
          <w:spacing w:val="-1"/>
          <w:sz w:val="20"/>
          <w:szCs w:val="20"/>
        </w:rPr>
        <w:t xml:space="preserve"> </w:t>
      </w:r>
      <w:r>
        <w:rPr>
          <w:rFonts w:ascii="Times New Roman" w:hAnsi="Times New Roman"/>
          <w:color w:val="191919"/>
          <w:sz w:val="20"/>
          <w:szCs w:val="20"/>
        </w:rPr>
        <w:t>South</w:t>
      </w:r>
      <w:r>
        <w:rPr>
          <w:rFonts w:ascii="Times New Roman" w:hAnsi="Times New Roman"/>
          <w:color w:val="191919"/>
          <w:spacing w:val="-1"/>
          <w:sz w:val="20"/>
          <w:szCs w:val="20"/>
        </w:rPr>
        <w:t xml:space="preserve"> </w:t>
      </w:r>
      <w:r>
        <w:rPr>
          <w:rFonts w:ascii="Times New Roman" w:hAnsi="Times New Roman"/>
          <w:color w:val="191919"/>
          <w:sz w:val="20"/>
          <w:szCs w:val="20"/>
        </w:rPr>
        <w:t>Geo</w:t>
      </w:r>
      <w:r>
        <w:rPr>
          <w:rFonts w:ascii="Times New Roman" w:hAnsi="Times New Roman"/>
          <w:color w:val="191919"/>
          <w:spacing w:val="-4"/>
          <w:sz w:val="20"/>
          <w:szCs w:val="20"/>
        </w:rPr>
        <w:t>r</w:t>
      </w:r>
      <w:r>
        <w:rPr>
          <w:rFonts w:ascii="Times New Roman" w:hAnsi="Times New Roman"/>
          <w:color w:val="191919"/>
          <w:sz w:val="20"/>
          <w:szCs w:val="20"/>
        </w:rPr>
        <w:t>gia.</w:t>
      </w:r>
      <w:r>
        <w:rPr>
          <w:rFonts w:ascii="Times New Roman" w:hAnsi="Times New Roman"/>
          <w:color w:val="191919"/>
          <w:spacing w:val="-1"/>
          <w:sz w:val="20"/>
          <w:szCs w:val="20"/>
        </w:rPr>
        <w:t xml:space="preserve"> </w:t>
      </w:r>
      <w:r>
        <w:rPr>
          <w:rFonts w:ascii="Times New Roman" w:hAnsi="Times New Roman"/>
          <w:color w:val="191919"/>
          <w:sz w:val="20"/>
          <w:szCs w:val="20"/>
        </w:rPr>
        <w:t>Em- phasis will be placed upon the angiosperms of the area. Collections will comprise a major part of the course.</w:t>
      </w:r>
    </w:p>
    <w:p w:rsidR="00F42301" w:rsidRDefault="00F42301" w:rsidP="00721764">
      <w:pPr>
        <w:widowControl w:val="0"/>
        <w:autoSpaceDE w:val="0"/>
        <w:autoSpaceDN w:val="0"/>
        <w:adjustRightInd w:val="0"/>
        <w:spacing w:after="0" w:line="227" w:lineRule="exact"/>
        <w:ind w:left="870"/>
        <w:rPr>
          <w:rFonts w:ascii="Times New Roman" w:hAnsi="Times New Roman"/>
          <w:color w:val="000000"/>
          <w:sz w:val="20"/>
          <w:szCs w:val="20"/>
        </w:rPr>
      </w:pPr>
      <w:r>
        <w:rPr>
          <w:rFonts w:ascii="Times New Roman" w:hAnsi="Times New Roman"/>
          <w:b/>
          <w:bCs/>
          <w:color w:val="191919"/>
          <w:sz w:val="20"/>
          <w:szCs w:val="20"/>
        </w:rPr>
        <w:t>BIOL</w:t>
      </w:r>
      <w:r>
        <w:rPr>
          <w:rFonts w:ascii="Times New Roman" w:hAnsi="Times New Roman"/>
          <w:b/>
          <w:bCs/>
          <w:color w:val="191919"/>
          <w:spacing w:val="-19"/>
          <w:sz w:val="20"/>
          <w:szCs w:val="20"/>
        </w:rPr>
        <w:t xml:space="preserve"> </w:t>
      </w:r>
      <w:r>
        <w:rPr>
          <w:rFonts w:ascii="Times New Roman" w:hAnsi="Times New Roman"/>
          <w:b/>
          <w:bCs/>
          <w:color w:val="191919"/>
          <w:sz w:val="20"/>
          <w:szCs w:val="20"/>
        </w:rPr>
        <w:t>5508</w:t>
      </w:r>
      <w:r>
        <w:rPr>
          <w:rFonts w:ascii="Times New Roman" w:hAnsi="Times New Roman"/>
          <w:b/>
          <w:bCs/>
          <w:color w:val="191919"/>
          <w:spacing w:val="-8"/>
          <w:sz w:val="20"/>
          <w:szCs w:val="20"/>
        </w:rPr>
        <w:t xml:space="preserve"> </w:t>
      </w:r>
      <w:r>
        <w:rPr>
          <w:rFonts w:ascii="Times New Roman" w:hAnsi="Times New Roman"/>
          <w:b/>
          <w:bCs/>
          <w:color w:val="191919"/>
          <w:sz w:val="20"/>
          <w:szCs w:val="20"/>
        </w:rPr>
        <w:t>-</w:t>
      </w:r>
      <w:r>
        <w:rPr>
          <w:rFonts w:ascii="Times New Roman" w:hAnsi="Times New Roman"/>
          <w:b/>
          <w:bCs/>
          <w:color w:val="191919"/>
          <w:spacing w:val="-8"/>
          <w:sz w:val="20"/>
          <w:szCs w:val="20"/>
        </w:rPr>
        <w:t xml:space="preserve"> </w:t>
      </w:r>
      <w:r>
        <w:rPr>
          <w:rFonts w:ascii="Times New Roman" w:hAnsi="Times New Roman"/>
          <w:b/>
          <w:bCs/>
          <w:color w:val="191919"/>
          <w:sz w:val="20"/>
          <w:szCs w:val="20"/>
        </w:rPr>
        <w:t>Parasitolog</w:t>
      </w:r>
      <w:r>
        <w:rPr>
          <w:rFonts w:ascii="Times New Roman" w:hAnsi="Times New Roman"/>
          <w:b/>
          <w:bCs/>
          <w:color w:val="191919"/>
          <w:spacing w:val="-11"/>
          <w:sz w:val="20"/>
          <w:szCs w:val="20"/>
        </w:rPr>
        <w:t>y</w:t>
      </w:r>
      <w:r>
        <w:rPr>
          <w:rFonts w:ascii="Times New Roman" w:hAnsi="Times New Roman"/>
          <w:b/>
          <w:bCs/>
          <w:color w:val="191919"/>
          <w:sz w:val="20"/>
          <w:szCs w:val="20"/>
        </w:rPr>
        <w:t>......................................................................................................</w:t>
      </w:r>
      <w:r>
        <w:rPr>
          <w:rFonts w:ascii="Times New Roman" w:hAnsi="Times New Roman"/>
          <w:b/>
          <w:bCs/>
          <w:color w:val="191919"/>
          <w:spacing w:val="-1"/>
          <w:sz w:val="20"/>
          <w:szCs w:val="20"/>
        </w:rPr>
        <w:t>.</w:t>
      </w:r>
      <w:r>
        <w:rPr>
          <w:rFonts w:ascii="Times New Roman" w:hAnsi="Times New Roman"/>
          <w:b/>
          <w:bCs/>
          <w:color w:val="191919"/>
          <w:sz w:val="20"/>
          <w:szCs w:val="20"/>
        </w:rPr>
        <w:t>...3(3-0)</w:t>
      </w:r>
    </w:p>
    <w:p w:rsidR="00F42301" w:rsidRDefault="00F42301" w:rsidP="00721764">
      <w:pPr>
        <w:widowControl w:val="0"/>
        <w:autoSpaceDE w:val="0"/>
        <w:autoSpaceDN w:val="0"/>
        <w:adjustRightInd w:val="0"/>
        <w:spacing w:before="13" w:after="0" w:line="250" w:lineRule="auto"/>
        <w:ind w:left="1230" w:right="1959"/>
        <w:jc w:val="both"/>
        <w:rPr>
          <w:rFonts w:ascii="Times New Roman" w:hAnsi="Times New Roman"/>
          <w:color w:val="000000"/>
          <w:sz w:val="20"/>
          <w:szCs w:val="20"/>
        </w:rPr>
      </w:pPr>
      <w:r>
        <w:rPr>
          <w:rFonts w:ascii="Times New Roman" w:hAnsi="Times New Roman"/>
          <w:color w:val="191919"/>
          <w:sz w:val="20"/>
          <w:szCs w:val="20"/>
        </w:rPr>
        <w:t>A</w:t>
      </w:r>
      <w:r>
        <w:rPr>
          <w:rFonts w:ascii="Times New Roman" w:hAnsi="Times New Roman"/>
          <w:color w:val="191919"/>
          <w:spacing w:val="-10"/>
          <w:sz w:val="20"/>
          <w:szCs w:val="20"/>
        </w:rPr>
        <w:t xml:space="preserve"> </w:t>
      </w:r>
      <w:r>
        <w:rPr>
          <w:rFonts w:ascii="Times New Roman" w:hAnsi="Times New Roman"/>
          <w:color w:val="191919"/>
          <w:sz w:val="20"/>
          <w:szCs w:val="20"/>
        </w:rPr>
        <w:t>detailed</w:t>
      </w:r>
      <w:r>
        <w:rPr>
          <w:rFonts w:ascii="Times New Roman" w:hAnsi="Times New Roman"/>
          <w:color w:val="191919"/>
          <w:spacing w:val="1"/>
          <w:sz w:val="20"/>
          <w:szCs w:val="20"/>
        </w:rPr>
        <w:t xml:space="preserve"> </w:t>
      </w:r>
      <w:r>
        <w:rPr>
          <w:rFonts w:ascii="Times New Roman" w:hAnsi="Times New Roman"/>
          <w:color w:val="191919"/>
          <w:sz w:val="20"/>
          <w:szCs w:val="20"/>
        </w:rPr>
        <w:t>study</w:t>
      </w:r>
      <w:r>
        <w:rPr>
          <w:rFonts w:ascii="Times New Roman" w:hAnsi="Times New Roman"/>
          <w:color w:val="191919"/>
          <w:spacing w:val="1"/>
          <w:sz w:val="20"/>
          <w:szCs w:val="20"/>
        </w:rPr>
        <w:t xml:space="preserve"> </w:t>
      </w:r>
      <w:r>
        <w:rPr>
          <w:rFonts w:ascii="Times New Roman" w:hAnsi="Times New Roman"/>
          <w:color w:val="191919"/>
          <w:sz w:val="20"/>
          <w:szCs w:val="20"/>
        </w:rPr>
        <w:t>of</w:t>
      </w:r>
      <w:r>
        <w:rPr>
          <w:rFonts w:ascii="Times New Roman" w:hAnsi="Times New Roman"/>
          <w:color w:val="191919"/>
          <w:spacing w:val="1"/>
          <w:sz w:val="20"/>
          <w:szCs w:val="20"/>
        </w:rPr>
        <w:t xml:space="preserve"> </w:t>
      </w:r>
      <w:r>
        <w:rPr>
          <w:rFonts w:ascii="Times New Roman" w:hAnsi="Times New Roman"/>
          <w:color w:val="191919"/>
          <w:sz w:val="20"/>
          <w:szCs w:val="20"/>
        </w:rPr>
        <w:t>the</w:t>
      </w:r>
      <w:r>
        <w:rPr>
          <w:rFonts w:ascii="Times New Roman" w:hAnsi="Times New Roman"/>
          <w:color w:val="191919"/>
          <w:spacing w:val="1"/>
          <w:sz w:val="20"/>
          <w:szCs w:val="20"/>
        </w:rPr>
        <w:t xml:space="preserve"> </w:t>
      </w:r>
      <w:r>
        <w:rPr>
          <w:rFonts w:ascii="Times New Roman" w:hAnsi="Times New Roman"/>
          <w:color w:val="191919"/>
          <w:sz w:val="20"/>
          <w:szCs w:val="20"/>
        </w:rPr>
        <w:t>common</w:t>
      </w:r>
      <w:r>
        <w:rPr>
          <w:rFonts w:ascii="Times New Roman" w:hAnsi="Times New Roman"/>
          <w:color w:val="191919"/>
          <w:spacing w:val="1"/>
          <w:sz w:val="20"/>
          <w:szCs w:val="20"/>
        </w:rPr>
        <w:t xml:space="preserve"> </w:t>
      </w:r>
      <w:r>
        <w:rPr>
          <w:rFonts w:ascii="Times New Roman" w:hAnsi="Times New Roman"/>
          <w:color w:val="191919"/>
          <w:sz w:val="20"/>
          <w:szCs w:val="20"/>
        </w:rPr>
        <w:t>parasites</w:t>
      </w:r>
      <w:r>
        <w:rPr>
          <w:rFonts w:ascii="Times New Roman" w:hAnsi="Times New Roman"/>
          <w:color w:val="191919"/>
          <w:spacing w:val="1"/>
          <w:sz w:val="20"/>
          <w:szCs w:val="20"/>
        </w:rPr>
        <w:t xml:space="preserve"> </w:t>
      </w:r>
      <w:r>
        <w:rPr>
          <w:rFonts w:ascii="Times New Roman" w:hAnsi="Times New Roman"/>
          <w:color w:val="191919"/>
          <w:sz w:val="20"/>
          <w:szCs w:val="20"/>
        </w:rPr>
        <w:t>of</w:t>
      </w:r>
      <w:r>
        <w:rPr>
          <w:rFonts w:ascii="Times New Roman" w:hAnsi="Times New Roman"/>
          <w:color w:val="191919"/>
          <w:spacing w:val="1"/>
          <w:sz w:val="20"/>
          <w:szCs w:val="20"/>
        </w:rPr>
        <w:t xml:space="preserve"> </w:t>
      </w:r>
      <w:r>
        <w:rPr>
          <w:rFonts w:ascii="Times New Roman" w:hAnsi="Times New Roman"/>
          <w:color w:val="191919"/>
          <w:sz w:val="20"/>
          <w:szCs w:val="20"/>
        </w:rPr>
        <w:t>man</w:t>
      </w:r>
      <w:r>
        <w:rPr>
          <w:rFonts w:ascii="Times New Roman" w:hAnsi="Times New Roman"/>
          <w:color w:val="191919"/>
          <w:spacing w:val="1"/>
          <w:sz w:val="20"/>
          <w:szCs w:val="20"/>
        </w:rPr>
        <w:t xml:space="preserve"> </w:t>
      </w:r>
      <w:r>
        <w:rPr>
          <w:rFonts w:ascii="Times New Roman" w:hAnsi="Times New Roman"/>
          <w:color w:val="191919"/>
          <w:sz w:val="20"/>
          <w:szCs w:val="20"/>
        </w:rPr>
        <w:t>and</w:t>
      </w:r>
      <w:r>
        <w:rPr>
          <w:rFonts w:ascii="Times New Roman" w:hAnsi="Times New Roman"/>
          <w:color w:val="191919"/>
          <w:spacing w:val="1"/>
          <w:sz w:val="20"/>
          <w:szCs w:val="20"/>
        </w:rPr>
        <w:t xml:space="preserve"> </w:t>
      </w:r>
      <w:r>
        <w:rPr>
          <w:rFonts w:ascii="Times New Roman" w:hAnsi="Times New Roman"/>
          <w:color w:val="191919"/>
          <w:sz w:val="20"/>
          <w:szCs w:val="20"/>
        </w:rPr>
        <w:t>domestic</w:t>
      </w:r>
      <w:r>
        <w:rPr>
          <w:rFonts w:ascii="Times New Roman" w:hAnsi="Times New Roman"/>
          <w:color w:val="191919"/>
          <w:spacing w:val="1"/>
          <w:sz w:val="20"/>
          <w:szCs w:val="20"/>
        </w:rPr>
        <w:t xml:space="preserve"> </w:t>
      </w:r>
      <w:r>
        <w:rPr>
          <w:rFonts w:ascii="Times New Roman" w:hAnsi="Times New Roman"/>
          <w:color w:val="191919"/>
          <w:sz w:val="20"/>
          <w:szCs w:val="20"/>
        </w:rPr>
        <w:t>animals</w:t>
      </w:r>
      <w:r>
        <w:rPr>
          <w:rFonts w:ascii="Times New Roman" w:hAnsi="Times New Roman"/>
          <w:color w:val="191919"/>
          <w:spacing w:val="1"/>
          <w:sz w:val="20"/>
          <w:szCs w:val="20"/>
        </w:rPr>
        <w:t xml:space="preserve"> </w:t>
      </w:r>
      <w:r>
        <w:rPr>
          <w:rFonts w:ascii="Times New Roman" w:hAnsi="Times New Roman"/>
          <w:color w:val="191919"/>
          <w:sz w:val="20"/>
          <w:szCs w:val="20"/>
        </w:rPr>
        <w:t>will</w:t>
      </w:r>
      <w:r>
        <w:rPr>
          <w:rFonts w:ascii="Times New Roman" w:hAnsi="Times New Roman"/>
          <w:color w:val="191919"/>
          <w:spacing w:val="1"/>
          <w:sz w:val="20"/>
          <w:szCs w:val="20"/>
        </w:rPr>
        <w:t xml:space="preserve"> </w:t>
      </w:r>
      <w:r>
        <w:rPr>
          <w:rFonts w:ascii="Times New Roman" w:hAnsi="Times New Roman"/>
          <w:color w:val="191919"/>
          <w:sz w:val="20"/>
          <w:szCs w:val="20"/>
        </w:rPr>
        <w:t>be</w:t>
      </w:r>
      <w:r>
        <w:rPr>
          <w:rFonts w:ascii="Times New Roman" w:hAnsi="Times New Roman"/>
          <w:color w:val="191919"/>
          <w:spacing w:val="1"/>
          <w:sz w:val="20"/>
          <w:szCs w:val="20"/>
        </w:rPr>
        <w:t xml:space="preserve"> </w:t>
      </w:r>
      <w:r>
        <w:rPr>
          <w:rFonts w:ascii="Times New Roman" w:hAnsi="Times New Roman"/>
          <w:color w:val="191919"/>
          <w:sz w:val="20"/>
          <w:szCs w:val="20"/>
        </w:rPr>
        <w:t>investigated</w:t>
      </w:r>
      <w:r>
        <w:rPr>
          <w:rFonts w:ascii="Times New Roman" w:hAnsi="Times New Roman"/>
          <w:color w:val="191919"/>
          <w:spacing w:val="1"/>
          <w:sz w:val="20"/>
          <w:szCs w:val="20"/>
        </w:rPr>
        <w:t xml:space="preserve"> </w:t>
      </w:r>
      <w:r>
        <w:rPr>
          <w:rFonts w:ascii="Times New Roman" w:hAnsi="Times New Roman"/>
          <w:color w:val="191919"/>
          <w:sz w:val="20"/>
          <w:szCs w:val="20"/>
        </w:rPr>
        <w:t>in this course. Some emphasis will be placed on life cycles and vectors.</w:t>
      </w:r>
    </w:p>
    <w:p w:rsidR="00F42301" w:rsidRDefault="00F42301" w:rsidP="00721764">
      <w:pPr>
        <w:widowControl w:val="0"/>
        <w:autoSpaceDE w:val="0"/>
        <w:autoSpaceDN w:val="0"/>
        <w:adjustRightInd w:val="0"/>
        <w:spacing w:after="0" w:line="227" w:lineRule="exact"/>
        <w:ind w:left="870"/>
        <w:rPr>
          <w:rFonts w:ascii="Times New Roman" w:hAnsi="Times New Roman"/>
          <w:color w:val="000000"/>
          <w:sz w:val="20"/>
          <w:szCs w:val="20"/>
        </w:rPr>
      </w:pPr>
      <w:r>
        <w:rPr>
          <w:rFonts w:ascii="Times New Roman" w:hAnsi="Times New Roman"/>
          <w:b/>
          <w:bCs/>
          <w:color w:val="191919"/>
          <w:spacing w:val="-1"/>
          <w:sz w:val="20"/>
          <w:szCs w:val="20"/>
        </w:rPr>
        <w:t>BIO</w:t>
      </w:r>
      <w:r>
        <w:rPr>
          <w:rFonts w:ascii="Times New Roman" w:hAnsi="Times New Roman"/>
          <w:b/>
          <w:bCs/>
          <w:color w:val="191919"/>
          <w:sz w:val="20"/>
          <w:szCs w:val="20"/>
        </w:rPr>
        <w:t>L</w:t>
      </w:r>
      <w:r>
        <w:rPr>
          <w:rFonts w:ascii="Times New Roman" w:hAnsi="Times New Roman"/>
          <w:b/>
          <w:bCs/>
          <w:color w:val="191919"/>
          <w:spacing w:val="-19"/>
          <w:sz w:val="20"/>
          <w:szCs w:val="20"/>
        </w:rPr>
        <w:t xml:space="preserve"> </w:t>
      </w:r>
      <w:r>
        <w:rPr>
          <w:rFonts w:ascii="Times New Roman" w:hAnsi="Times New Roman"/>
          <w:b/>
          <w:bCs/>
          <w:color w:val="191919"/>
          <w:spacing w:val="-1"/>
          <w:sz w:val="20"/>
          <w:szCs w:val="20"/>
        </w:rPr>
        <w:t>550</w:t>
      </w:r>
      <w:r>
        <w:rPr>
          <w:rFonts w:ascii="Times New Roman" w:hAnsi="Times New Roman"/>
          <w:b/>
          <w:bCs/>
          <w:color w:val="191919"/>
          <w:sz w:val="20"/>
          <w:szCs w:val="20"/>
        </w:rPr>
        <w:t>9</w:t>
      </w:r>
      <w:r>
        <w:rPr>
          <w:rFonts w:ascii="Times New Roman" w:hAnsi="Times New Roman"/>
          <w:b/>
          <w:bCs/>
          <w:color w:val="191919"/>
          <w:spacing w:val="-8"/>
          <w:sz w:val="20"/>
          <w:szCs w:val="20"/>
        </w:rPr>
        <w:t xml:space="preserve"> </w:t>
      </w:r>
      <w:r>
        <w:rPr>
          <w:rFonts w:ascii="Times New Roman" w:hAnsi="Times New Roman"/>
          <w:b/>
          <w:bCs/>
          <w:color w:val="191919"/>
          <w:sz w:val="20"/>
          <w:szCs w:val="20"/>
        </w:rPr>
        <w:t>-</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Mammalia</w:t>
      </w:r>
      <w:r>
        <w:rPr>
          <w:rFonts w:ascii="Times New Roman" w:hAnsi="Times New Roman"/>
          <w:b/>
          <w:bCs/>
          <w:color w:val="191919"/>
          <w:sz w:val="20"/>
          <w:szCs w:val="20"/>
        </w:rPr>
        <w:t>n</w:t>
      </w:r>
      <w:r>
        <w:rPr>
          <w:rFonts w:ascii="Times New Roman" w:hAnsi="Times New Roman"/>
          <w:b/>
          <w:bCs/>
          <w:color w:val="191919"/>
          <w:spacing w:val="-19"/>
          <w:sz w:val="20"/>
          <w:szCs w:val="20"/>
        </w:rPr>
        <w:t xml:space="preserve"> </w:t>
      </w:r>
      <w:r>
        <w:rPr>
          <w:rFonts w:ascii="Times New Roman" w:hAnsi="Times New Roman"/>
          <w:b/>
          <w:bCs/>
          <w:color w:val="191919"/>
          <w:spacing w:val="-1"/>
          <w:sz w:val="20"/>
          <w:szCs w:val="20"/>
        </w:rPr>
        <w:t>Anatom</w:t>
      </w:r>
      <w:r>
        <w:rPr>
          <w:rFonts w:ascii="Times New Roman" w:hAnsi="Times New Roman"/>
          <w:b/>
          <w:bCs/>
          <w:color w:val="191919"/>
          <w:spacing w:val="-12"/>
          <w:sz w:val="20"/>
          <w:szCs w:val="20"/>
        </w:rPr>
        <w:t>y</w:t>
      </w:r>
      <w:r>
        <w:rPr>
          <w:rFonts w:ascii="Times New Roman" w:hAnsi="Times New Roman"/>
          <w:b/>
          <w:bCs/>
          <w:color w:val="191919"/>
          <w:spacing w:val="-1"/>
          <w:sz w:val="20"/>
          <w:szCs w:val="20"/>
        </w:rPr>
        <w:t>...........................................................................................3(3-0)</w:t>
      </w:r>
    </w:p>
    <w:p w:rsidR="00F42301" w:rsidRDefault="00F42301" w:rsidP="00721764">
      <w:pPr>
        <w:widowControl w:val="0"/>
        <w:autoSpaceDE w:val="0"/>
        <w:autoSpaceDN w:val="0"/>
        <w:adjustRightInd w:val="0"/>
        <w:spacing w:before="13" w:after="0" w:line="250" w:lineRule="auto"/>
        <w:ind w:left="1230" w:right="1960"/>
        <w:jc w:val="both"/>
        <w:rPr>
          <w:rFonts w:ascii="Times New Roman" w:hAnsi="Times New Roman"/>
          <w:color w:val="000000"/>
          <w:sz w:val="20"/>
          <w:szCs w:val="20"/>
        </w:rPr>
      </w:pPr>
      <w:r>
        <w:rPr>
          <w:rFonts w:ascii="Times New Roman" w:hAnsi="Times New Roman"/>
          <w:color w:val="191919"/>
          <w:sz w:val="20"/>
          <w:szCs w:val="20"/>
        </w:rPr>
        <w:t>This</w:t>
      </w:r>
      <w:r>
        <w:rPr>
          <w:rFonts w:ascii="Times New Roman" w:hAnsi="Times New Roman"/>
          <w:color w:val="191919"/>
          <w:spacing w:val="-4"/>
          <w:sz w:val="20"/>
          <w:szCs w:val="20"/>
        </w:rPr>
        <w:t xml:space="preserve"> </w:t>
      </w:r>
      <w:r>
        <w:rPr>
          <w:rFonts w:ascii="Times New Roman" w:hAnsi="Times New Roman"/>
          <w:color w:val="191919"/>
          <w:sz w:val="20"/>
          <w:szCs w:val="20"/>
        </w:rPr>
        <w:t>course</w:t>
      </w:r>
      <w:r>
        <w:rPr>
          <w:rFonts w:ascii="Times New Roman" w:hAnsi="Times New Roman"/>
          <w:color w:val="191919"/>
          <w:spacing w:val="-4"/>
          <w:sz w:val="20"/>
          <w:szCs w:val="20"/>
        </w:rPr>
        <w:t xml:space="preserve"> </w:t>
      </w:r>
      <w:r>
        <w:rPr>
          <w:rFonts w:ascii="Times New Roman" w:hAnsi="Times New Roman"/>
          <w:color w:val="191919"/>
          <w:sz w:val="20"/>
          <w:szCs w:val="20"/>
        </w:rPr>
        <w:t>will</w:t>
      </w:r>
      <w:r>
        <w:rPr>
          <w:rFonts w:ascii="Times New Roman" w:hAnsi="Times New Roman"/>
          <w:color w:val="191919"/>
          <w:spacing w:val="-4"/>
          <w:sz w:val="20"/>
          <w:szCs w:val="20"/>
        </w:rPr>
        <w:t xml:space="preserve"> </w:t>
      </w:r>
      <w:r>
        <w:rPr>
          <w:rFonts w:ascii="Times New Roman" w:hAnsi="Times New Roman"/>
          <w:color w:val="191919"/>
          <w:sz w:val="20"/>
          <w:szCs w:val="20"/>
        </w:rPr>
        <w:t>involve</w:t>
      </w:r>
      <w:r>
        <w:rPr>
          <w:rFonts w:ascii="Times New Roman" w:hAnsi="Times New Roman"/>
          <w:color w:val="191919"/>
          <w:spacing w:val="-4"/>
          <w:sz w:val="20"/>
          <w:szCs w:val="20"/>
        </w:rPr>
        <w:t xml:space="preserve"> </w:t>
      </w:r>
      <w:r>
        <w:rPr>
          <w:rFonts w:ascii="Times New Roman" w:hAnsi="Times New Roman"/>
          <w:color w:val="191919"/>
          <w:sz w:val="20"/>
          <w:szCs w:val="20"/>
        </w:rPr>
        <w:t>a</w:t>
      </w:r>
      <w:r>
        <w:rPr>
          <w:rFonts w:ascii="Times New Roman" w:hAnsi="Times New Roman"/>
          <w:color w:val="191919"/>
          <w:spacing w:val="-4"/>
          <w:sz w:val="20"/>
          <w:szCs w:val="20"/>
        </w:rPr>
        <w:t xml:space="preserve"> </w:t>
      </w:r>
      <w:r>
        <w:rPr>
          <w:rFonts w:ascii="Times New Roman" w:hAnsi="Times New Roman"/>
          <w:color w:val="191919"/>
          <w:sz w:val="20"/>
          <w:szCs w:val="20"/>
        </w:rPr>
        <w:t>study</w:t>
      </w:r>
      <w:r>
        <w:rPr>
          <w:rFonts w:ascii="Times New Roman" w:hAnsi="Times New Roman"/>
          <w:color w:val="191919"/>
          <w:spacing w:val="-4"/>
          <w:sz w:val="20"/>
          <w:szCs w:val="20"/>
        </w:rPr>
        <w:t xml:space="preserve"> </w:t>
      </w:r>
      <w:r>
        <w:rPr>
          <w:rFonts w:ascii="Times New Roman" w:hAnsi="Times New Roman"/>
          <w:color w:val="191919"/>
          <w:sz w:val="20"/>
          <w:szCs w:val="20"/>
        </w:rPr>
        <w:t>of</w:t>
      </w:r>
      <w:r>
        <w:rPr>
          <w:rFonts w:ascii="Times New Roman" w:hAnsi="Times New Roman"/>
          <w:color w:val="191919"/>
          <w:spacing w:val="-4"/>
          <w:sz w:val="20"/>
          <w:szCs w:val="20"/>
        </w:rPr>
        <w:t xml:space="preserve"> </w:t>
      </w:r>
      <w:r>
        <w:rPr>
          <w:rFonts w:ascii="Times New Roman" w:hAnsi="Times New Roman"/>
          <w:color w:val="191919"/>
          <w:sz w:val="20"/>
          <w:szCs w:val="20"/>
        </w:rPr>
        <w:t>the</w:t>
      </w:r>
      <w:r>
        <w:rPr>
          <w:rFonts w:ascii="Times New Roman" w:hAnsi="Times New Roman"/>
          <w:color w:val="191919"/>
          <w:spacing w:val="-4"/>
          <w:sz w:val="20"/>
          <w:szCs w:val="20"/>
        </w:rPr>
        <w:t xml:space="preserve"> </w:t>
      </w:r>
      <w:r>
        <w:rPr>
          <w:rFonts w:ascii="Times New Roman" w:hAnsi="Times New Roman"/>
          <w:color w:val="191919"/>
          <w:sz w:val="20"/>
          <w:szCs w:val="20"/>
        </w:rPr>
        <w:t>gross</w:t>
      </w:r>
      <w:r>
        <w:rPr>
          <w:rFonts w:ascii="Times New Roman" w:hAnsi="Times New Roman"/>
          <w:color w:val="191919"/>
          <w:spacing w:val="-4"/>
          <w:sz w:val="20"/>
          <w:szCs w:val="20"/>
        </w:rPr>
        <w:t xml:space="preserve"> </w:t>
      </w:r>
      <w:r>
        <w:rPr>
          <w:rFonts w:ascii="Times New Roman" w:hAnsi="Times New Roman"/>
          <w:color w:val="191919"/>
          <w:sz w:val="20"/>
          <w:szCs w:val="20"/>
        </w:rPr>
        <w:t>and</w:t>
      </w:r>
      <w:r>
        <w:rPr>
          <w:rFonts w:ascii="Times New Roman" w:hAnsi="Times New Roman"/>
          <w:color w:val="191919"/>
          <w:spacing w:val="-4"/>
          <w:sz w:val="20"/>
          <w:szCs w:val="20"/>
        </w:rPr>
        <w:t xml:space="preserve"> </w:t>
      </w:r>
      <w:r>
        <w:rPr>
          <w:rFonts w:ascii="Times New Roman" w:hAnsi="Times New Roman"/>
          <w:color w:val="191919"/>
          <w:sz w:val="20"/>
          <w:szCs w:val="20"/>
        </w:rPr>
        <w:t>microscopic</w:t>
      </w:r>
      <w:r>
        <w:rPr>
          <w:rFonts w:ascii="Times New Roman" w:hAnsi="Times New Roman"/>
          <w:color w:val="191919"/>
          <w:spacing w:val="-4"/>
          <w:sz w:val="20"/>
          <w:szCs w:val="20"/>
        </w:rPr>
        <w:t xml:space="preserve"> </w:t>
      </w:r>
      <w:r>
        <w:rPr>
          <w:rFonts w:ascii="Times New Roman" w:hAnsi="Times New Roman"/>
          <w:color w:val="191919"/>
          <w:sz w:val="20"/>
          <w:szCs w:val="20"/>
        </w:rPr>
        <w:t>structures</w:t>
      </w:r>
      <w:r>
        <w:rPr>
          <w:rFonts w:ascii="Times New Roman" w:hAnsi="Times New Roman"/>
          <w:color w:val="191919"/>
          <w:spacing w:val="-4"/>
          <w:sz w:val="20"/>
          <w:szCs w:val="20"/>
        </w:rPr>
        <w:t xml:space="preserve"> </w:t>
      </w:r>
      <w:r>
        <w:rPr>
          <w:rFonts w:ascii="Times New Roman" w:hAnsi="Times New Roman"/>
          <w:color w:val="191919"/>
          <w:sz w:val="20"/>
          <w:szCs w:val="20"/>
        </w:rPr>
        <w:t>of</w:t>
      </w:r>
      <w:r>
        <w:rPr>
          <w:rFonts w:ascii="Times New Roman" w:hAnsi="Times New Roman"/>
          <w:color w:val="191919"/>
          <w:spacing w:val="-4"/>
          <w:sz w:val="20"/>
          <w:szCs w:val="20"/>
        </w:rPr>
        <w:t xml:space="preserve"> </w:t>
      </w:r>
      <w:r>
        <w:rPr>
          <w:rFonts w:ascii="Times New Roman" w:hAnsi="Times New Roman"/>
          <w:color w:val="191919"/>
          <w:sz w:val="20"/>
          <w:szCs w:val="20"/>
        </w:rPr>
        <w:t>various</w:t>
      </w:r>
      <w:r>
        <w:rPr>
          <w:rFonts w:ascii="Times New Roman" w:hAnsi="Times New Roman"/>
          <w:color w:val="191919"/>
          <w:spacing w:val="-4"/>
          <w:sz w:val="20"/>
          <w:szCs w:val="20"/>
        </w:rPr>
        <w:t xml:space="preserve"> </w:t>
      </w:r>
      <w:r>
        <w:rPr>
          <w:rFonts w:ascii="Times New Roman" w:hAnsi="Times New Roman"/>
          <w:color w:val="191919"/>
          <w:sz w:val="20"/>
          <w:szCs w:val="20"/>
        </w:rPr>
        <w:t>mammalian o</w:t>
      </w:r>
      <w:r>
        <w:rPr>
          <w:rFonts w:ascii="Times New Roman" w:hAnsi="Times New Roman"/>
          <w:color w:val="191919"/>
          <w:spacing w:val="-4"/>
          <w:sz w:val="20"/>
          <w:szCs w:val="20"/>
        </w:rPr>
        <w:t>r</w:t>
      </w:r>
      <w:r>
        <w:rPr>
          <w:rFonts w:ascii="Times New Roman" w:hAnsi="Times New Roman"/>
          <w:color w:val="191919"/>
          <w:sz w:val="20"/>
          <w:szCs w:val="20"/>
        </w:rPr>
        <w:t>gan systems. Emphasis will reflect the needs of the students taking the course.</w:t>
      </w:r>
    </w:p>
    <w:p w:rsidR="00F42301" w:rsidRDefault="00F42301" w:rsidP="00721764">
      <w:pPr>
        <w:widowControl w:val="0"/>
        <w:autoSpaceDE w:val="0"/>
        <w:autoSpaceDN w:val="0"/>
        <w:adjustRightInd w:val="0"/>
        <w:spacing w:after="0" w:line="227" w:lineRule="exact"/>
        <w:ind w:left="870"/>
        <w:rPr>
          <w:rFonts w:ascii="Times New Roman" w:hAnsi="Times New Roman"/>
          <w:color w:val="000000"/>
          <w:sz w:val="20"/>
          <w:szCs w:val="20"/>
        </w:rPr>
      </w:pPr>
      <w:r>
        <w:rPr>
          <w:rFonts w:ascii="Times New Roman" w:hAnsi="Times New Roman"/>
          <w:b/>
          <w:bCs/>
          <w:color w:val="191919"/>
          <w:spacing w:val="-1"/>
          <w:sz w:val="20"/>
          <w:szCs w:val="20"/>
        </w:rPr>
        <w:t>BIO</w:t>
      </w:r>
      <w:r>
        <w:rPr>
          <w:rFonts w:ascii="Times New Roman" w:hAnsi="Times New Roman"/>
          <w:b/>
          <w:bCs/>
          <w:color w:val="191919"/>
          <w:sz w:val="20"/>
          <w:szCs w:val="20"/>
        </w:rPr>
        <w:t>L</w:t>
      </w:r>
      <w:r>
        <w:rPr>
          <w:rFonts w:ascii="Times New Roman" w:hAnsi="Times New Roman"/>
          <w:b/>
          <w:bCs/>
          <w:color w:val="191919"/>
          <w:spacing w:val="-19"/>
          <w:sz w:val="20"/>
          <w:szCs w:val="20"/>
        </w:rPr>
        <w:t xml:space="preserve"> </w:t>
      </w:r>
      <w:r>
        <w:rPr>
          <w:rFonts w:ascii="Times New Roman" w:hAnsi="Times New Roman"/>
          <w:b/>
          <w:bCs/>
          <w:color w:val="191919"/>
          <w:spacing w:val="-1"/>
          <w:sz w:val="20"/>
          <w:szCs w:val="20"/>
        </w:rPr>
        <w:t>551</w:t>
      </w:r>
      <w:r>
        <w:rPr>
          <w:rFonts w:ascii="Times New Roman" w:hAnsi="Times New Roman"/>
          <w:b/>
          <w:bCs/>
          <w:color w:val="191919"/>
          <w:sz w:val="20"/>
          <w:szCs w:val="20"/>
        </w:rPr>
        <w:t>0</w:t>
      </w:r>
      <w:r>
        <w:rPr>
          <w:rFonts w:ascii="Times New Roman" w:hAnsi="Times New Roman"/>
          <w:b/>
          <w:bCs/>
          <w:color w:val="191919"/>
          <w:spacing w:val="-8"/>
          <w:sz w:val="20"/>
          <w:szCs w:val="20"/>
        </w:rPr>
        <w:t xml:space="preserve"> </w:t>
      </w:r>
      <w:r>
        <w:rPr>
          <w:rFonts w:ascii="Times New Roman" w:hAnsi="Times New Roman"/>
          <w:b/>
          <w:bCs/>
          <w:color w:val="191919"/>
          <w:sz w:val="20"/>
          <w:szCs w:val="20"/>
        </w:rPr>
        <w:t>-</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Mic</w:t>
      </w:r>
      <w:r>
        <w:rPr>
          <w:rFonts w:ascii="Times New Roman" w:hAnsi="Times New Roman"/>
          <w:b/>
          <w:bCs/>
          <w:color w:val="191919"/>
          <w:spacing w:val="-4"/>
          <w:sz w:val="20"/>
          <w:szCs w:val="20"/>
        </w:rPr>
        <w:t>r</w:t>
      </w:r>
      <w:r>
        <w:rPr>
          <w:rFonts w:ascii="Times New Roman" w:hAnsi="Times New Roman"/>
          <w:b/>
          <w:bCs/>
          <w:color w:val="191919"/>
          <w:spacing w:val="-1"/>
          <w:sz w:val="20"/>
          <w:szCs w:val="20"/>
        </w:rPr>
        <w:t>obiolog</w:t>
      </w:r>
      <w:r>
        <w:rPr>
          <w:rFonts w:ascii="Times New Roman" w:hAnsi="Times New Roman"/>
          <w:b/>
          <w:bCs/>
          <w:color w:val="191919"/>
          <w:spacing w:val="-12"/>
          <w:sz w:val="20"/>
          <w:szCs w:val="20"/>
        </w:rPr>
        <w:t>y</w:t>
      </w:r>
      <w:r>
        <w:rPr>
          <w:rFonts w:ascii="Times New Roman" w:hAnsi="Times New Roman"/>
          <w:b/>
          <w:bCs/>
          <w:color w:val="191919"/>
          <w:spacing w:val="-1"/>
          <w:sz w:val="20"/>
          <w:szCs w:val="20"/>
        </w:rPr>
        <w:t>......................................................................................................</w:t>
      </w:r>
      <w:r>
        <w:rPr>
          <w:rFonts w:ascii="Times New Roman" w:hAnsi="Times New Roman"/>
          <w:b/>
          <w:bCs/>
          <w:color w:val="191919"/>
          <w:sz w:val="20"/>
          <w:szCs w:val="20"/>
        </w:rPr>
        <w:t>.</w:t>
      </w:r>
      <w:r>
        <w:rPr>
          <w:rFonts w:ascii="Times New Roman" w:hAnsi="Times New Roman"/>
          <w:b/>
          <w:bCs/>
          <w:color w:val="191919"/>
          <w:spacing w:val="-1"/>
          <w:sz w:val="20"/>
          <w:szCs w:val="20"/>
        </w:rPr>
        <w:t>...3(3-0)</w:t>
      </w:r>
    </w:p>
    <w:p w:rsidR="00F42301" w:rsidRDefault="00F42301" w:rsidP="00721764">
      <w:pPr>
        <w:widowControl w:val="0"/>
        <w:autoSpaceDE w:val="0"/>
        <w:autoSpaceDN w:val="0"/>
        <w:adjustRightInd w:val="0"/>
        <w:spacing w:before="13" w:after="0" w:line="250" w:lineRule="auto"/>
        <w:ind w:left="1230" w:right="1959"/>
        <w:jc w:val="both"/>
        <w:rPr>
          <w:rFonts w:ascii="Times New Roman" w:hAnsi="Times New Roman"/>
          <w:color w:val="000000"/>
          <w:sz w:val="20"/>
          <w:szCs w:val="20"/>
        </w:rPr>
      </w:pPr>
      <w:r w:rsidRPr="003F2CF3">
        <w:rPr>
          <w:rFonts w:ascii="Calibri" w:hAnsi="Calibri"/>
          <w:noProof/>
          <w:lang w:eastAsia="en-US"/>
        </w:rPr>
        <w:pict>
          <v:shape id="_x0000_s3812" type="#_x0000_t202" style="position:absolute;left:0;text-align:left;margin-left:520.75pt;margin-top:6.4pt;width:1in;height:270.75pt;z-index:-251501568;mso-position-horizontal-relative:page" o:allowincell="f" filled="f" stroked="f">
            <v:textbox style="layout-flow:vertical" inset="0,0,0,0">
              <w:txbxContent>
                <w:p w:rsidR="00F42301" w:rsidRDefault="00F42301" w:rsidP="00721764">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P</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ROGRAM</w:t>
                  </w:r>
                  <w:r>
                    <w:rPr>
                      <w:rFonts w:ascii="Impact" w:hAnsi="Impact" w:cs="Impact"/>
                      <w:color w:val="A3A3A3"/>
                      <w:position w:val="1"/>
                      <w:sz w:val="105"/>
                      <w:szCs w:val="105"/>
                    </w:rPr>
                    <w:t>S</w:t>
                  </w:r>
                  <w:r>
                    <w:rPr>
                      <w:rFonts w:ascii="Impact" w:hAnsi="Impact" w:cs="Impact"/>
                      <w:color w:val="A3A3A3"/>
                      <w:spacing w:val="-115"/>
                      <w:position w:val="1"/>
                      <w:sz w:val="105"/>
                      <w:szCs w:val="105"/>
                    </w:rPr>
                    <w:t xml:space="preserve"> </w:t>
                  </w:r>
                </w:p>
              </w:txbxContent>
            </v:textbox>
            <w10:wrap anchorx="page"/>
          </v:shape>
        </w:pict>
      </w:r>
      <w:r>
        <w:rPr>
          <w:rFonts w:ascii="Times New Roman" w:hAnsi="Times New Roman"/>
          <w:color w:val="191919"/>
          <w:spacing w:val="-2"/>
          <w:sz w:val="20"/>
          <w:szCs w:val="20"/>
        </w:rPr>
        <w:t>Thi</w:t>
      </w:r>
      <w:r>
        <w:rPr>
          <w:rFonts w:ascii="Times New Roman" w:hAnsi="Times New Roman"/>
          <w:color w:val="191919"/>
          <w:sz w:val="20"/>
          <w:szCs w:val="20"/>
        </w:rPr>
        <w:t>s</w:t>
      </w:r>
      <w:r>
        <w:rPr>
          <w:rFonts w:ascii="Times New Roman" w:hAnsi="Times New Roman"/>
          <w:color w:val="191919"/>
          <w:spacing w:val="-9"/>
          <w:sz w:val="20"/>
          <w:szCs w:val="20"/>
        </w:rPr>
        <w:t xml:space="preserve"> </w:t>
      </w:r>
      <w:r>
        <w:rPr>
          <w:rFonts w:ascii="Times New Roman" w:hAnsi="Times New Roman"/>
          <w:color w:val="191919"/>
          <w:spacing w:val="-2"/>
          <w:sz w:val="20"/>
          <w:szCs w:val="20"/>
        </w:rPr>
        <w:t>cours</w:t>
      </w:r>
      <w:r>
        <w:rPr>
          <w:rFonts w:ascii="Times New Roman" w:hAnsi="Times New Roman"/>
          <w:color w:val="191919"/>
          <w:sz w:val="20"/>
          <w:szCs w:val="20"/>
        </w:rPr>
        <w:t>e</w:t>
      </w:r>
      <w:r>
        <w:rPr>
          <w:rFonts w:ascii="Times New Roman" w:hAnsi="Times New Roman"/>
          <w:color w:val="191919"/>
          <w:spacing w:val="-9"/>
          <w:sz w:val="20"/>
          <w:szCs w:val="20"/>
        </w:rPr>
        <w:t xml:space="preserve"> </w:t>
      </w:r>
      <w:r>
        <w:rPr>
          <w:rFonts w:ascii="Times New Roman" w:hAnsi="Times New Roman"/>
          <w:color w:val="191919"/>
          <w:spacing w:val="-2"/>
          <w:sz w:val="20"/>
          <w:szCs w:val="20"/>
        </w:rPr>
        <w:t>wil</w:t>
      </w:r>
      <w:r>
        <w:rPr>
          <w:rFonts w:ascii="Times New Roman" w:hAnsi="Times New Roman"/>
          <w:color w:val="191919"/>
          <w:sz w:val="20"/>
          <w:szCs w:val="20"/>
        </w:rPr>
        <w:t>l</w:t>
      </w:r>
      <w:r>
        <w:rPr>
          <w:rFonts w:ascii="Times New Roman" w:hAnsi="Times New Roman"/>
          <w:color w:val="191919"/>
          <w:spacing w:val="-9"/>
          <w:sz w:val="20"/>
          <w:szCs w:val="20"/>
        </w:rPr>
        <w:t xml:space="preserve"> </w:t>
      </w:r>
      <w:r>
        <w:rPr>
          <w:rFonts w:ascii="Times New Roman" w:hAnsi="Times New Roman"/>
          <w:color w:val="191919"/>
          <w:spacing w:val="-2"/>
          <w:sz w:val="20"/>
          <w:szCs w:val="20"/>
        </w:rPr>
        <w:t>emphasiz</w:t>
      </w:r>
      <w:r>
        <w:rPr>
          <w:rFonts w:ascii="Times New Roman" w:hAnsi="Times New Roman"/>
          <w:color w:val="191919"/>
          <w:sz w:val="20"/>
          <w:szCs w:val="20"/>
        </w:rPr>
        <w:t>e</w:t>
      </w:r>
      <w:r>
        <w:rPr>
          <w:rFonts w:ascii="Times New Roman" w:hAnsi="Times New Roman"/>
          <w:color w:val="191919"/>
          <w:spacing w:val="-9"/>
          <w:sz w:val="20"/>
          <w:szCs w:val="20"/>
        </w:rPr>
        <w:t xml:space="preserve"> </w:t>
      </w:r>
      <w:r>
        <w:rPr>
          <w:rFonts w:ascii="Times New Roman" w:hAnsi="Times New Roman"/>
          <w:color w:val="191919"/>
          <w:spacing w:val="-2"/>
          <w:sz w:val="20"/>
          <w:szCs w:val="20"/>
        </w:rPr>
        <w:t>concept</w:t>
      </w:r>
      <w:r>
        <w:rPr>
          <w:rFonts w:ascii="Times New Roman" w:hAnsi="Times New Roman"/>
          <w:color w:val="191919"/>
          <w:sz w:val="20"/>
          <w:szCs w:val="20"/>
        </w:rPr>
        <w:t>s</w:t>
      </w:r>
      <w:r>
        <w:rPr>
          <w:rFonts w:ascii="Times New Roman" w:hAnsi="Times New Roman"/>
          <w:color w:val="191919"/>
          <w:spacing w:val="-9"/>
          <w:sz w:val="20"/>
          <w:szCs w:val="20"/>
        </w:rPr>
        <w:t xml:space="preserve"> </w:t>
      </w:r>
      <w:r>
        <w:rPr>
          <w:rFonts w:ascii="Times New Roman" w:hAnsi="Times New Roman"/>
          <w:color w:val="191919"/>
          <w:spacing w:val="-2"/>
          <w:sz w:val="20"/>
          <w:szCs w:val="20"/>
        </w:rPr>
        <w:t>an</w:t>
      </w:r>
      <w:r>
        <w:rPr>
          <w:rFonts w:ascii="Times New Roman" w:hAnsi="Times New Roman"/>
          <w:color w:val="191919"/>
          <w:sz w:val="20"/>
          <w:szCs w:val="20"/>
        </w:rPr>
        <w:t>d</w:t>
      </w:r>
      <w:r>
        <w:rPr>
          <w:rFonts w:ascii="Times New Roman" w:hAnsi="Times New Roman"/>
          <w:color w:val="191919"/>
          <w:spacing w:val="-9"/>
          <w:sz w:val="20"/>
          <w:szCs w:val="20"/>
        </w:rPr>
        <w:t xml:space="preserve"> </w:t>
      </w:r>
      <w:r>
        <w:rPr>
          <w:rFonts w:ascii="Times New Roman" w:hAnsi="Times New Roman"/>
          <w:color w:val="191919"/>
          <w:spacing w:val="-2"/>
          <w:sz w:val="20"/>
          <w:szCs w:val="20"/>
        </w:rPr>
        <w:t>principle</w:t>
      </w:r>
      <w:r>
        <w:rPr>
          <w:rFonts w:ascii="Times New Roman" w:hAnsi="Times New Roman"/>
          <w:color w:val="191919"/>
          <w:sz w:val="20"/>
          <w:szCs w:val="20"/>
        </w:rPr>
        <w:t>s</w:t>
      </w:r>
      <w:r>
        <w:rPr>
          <w:rFonts w:ascii="Times New Roman" w:hAnsi="Times New Roman"/>
          <w:color w:val="191919"/>
          <w:spacing w:val="-9"/>
          <w:sz w:val="20"/>
          <w:szCs w:val="20"/>
        </w:rPr>
        <w:t xml:space="preserve"> </w:t>
      </w:r>
      <w:r>
        <w:rPr>
          <w:rFonts w:ascii="Times New Roman" w:hAnsi="Times New Roman"/>
          <w:color w:val="191919"/>
          <w:spacing w:val="-2"/>
          <w:sz w:val="20"/>
          <w:szCs w:val="20"/>
        </w:rPr>
        <w:t>o</w:t>
      </w:r>
      <w:r>
        <w:rPr>
          <w:rFonts w:ascii="Times New Roman" w:hAnsi="Times New Roman"/>
          <w:color w:val="191919"/>
          <w:sz w:val="20"/>
          <w:szCs w:val="20"/>
        </w:rPr>
        <w:t>f</w:t>
      </w:r>
      <w:r>
        <w:rPr>
          <w:rFonts w:ascii="Times New Roman" w:hAnsi="Times New Roman"/>
          <w:color w:val="191919"/>
          <w:spacing w:val="-9"/>
          <w:sz w:val="20"/>
          <w:szCs w:val="20"/>
        </w:rPr>
        <w:t xml:space="preserve"> </w:t>
      </w:r>
      <w:r>
        <w:rPr>
          <w:rFonts w:ascii="Times New Roman" w:hAnsi="Times New Roman"/>
          <w:color w:val="191919"/>
          <w:spacing w:val="-2"/>
          <w:sz w:val="20"/>
          <w:szCs w:val="20"/>
        </w:rPr>
        <w:t>bacteria</w:t>
      </w:r>
      <w:r>
        <w:rPr>
          <w:rFonts w:ascii="Times New Roman" w:hAnsi="Times New Roman"/>
          <w:color w:val="191919"/>
          <w:sz w:val="20"/>
          <w:szCs w:val="20"/>
        </w:rPr>
        <w:t>,</w:t>
      </w:r>
      <w:r>
        <w:rPr>
          <w:rFonts w:ascii="Times New Roman" w:hAnsi="Times New Roman"/>
          <w:color w:val="191919"/>
          <w:spacing w:val="-9"/>
          <w:sz w:val="20"/>
          <w:szCs w:val="20"/>
        </w:rPr>
        <w:t xml:space="preserve"> </w:t>
      </w:r>
      <w:r>
        <w:rPr>
          <w:rFonts w:ascii="Times New Roman" w:hAnsi="Times New Roman"/>
          <w:color w:val="191919"/>
          <w:spacing w:val="-2"/>
          <w:sz w:val="20"/>
          <w:szCs w:val="20"/>
        </w:rPr>
        <w:t>fung</w:t>
      </w:r>
      <w:r>
        <w:rPr>
          <w:rFonts w:ascii="Times New Roman" w:hAnsi="Times New Roman"/>
          <w:color w:val="191919"/>
          <w:sz w:val="20"/>
          <w:szCs w:val="20"/>
        </w:rPr>
        <w:t>i</w:t>
      </w:r>
      <w:r>
        <w:rPr>
          <w:rFonts w:ascii="Times New Roman" w:hAnsi="Times New Roman"/>
          <w:color w:val="191919"/>
          <w:spacing w:val="-9"/>
          <w:sz w:val="20"/>
          <w:szCs w:val="20"/>
        </w:rPr>
        <w:t xml:space="preserve"> </w:t>
      </w:r>
      <w:r>
        <w:rPr>
          <w:rFonts w:ascii="Times New Roman" w:hAnsi="Times New Roman"/>
          <w:color w:val="191919"/>
          <w:spacing w:val="-2"/>
          <w:sz w:val="20"/>
          <w:szCs w:val="20"/>
        </w:rPr>
        <w:t>an</w:t>
      </w:r>
      <w:r>
        <w:rPr>
          <w:rFonts w:ascii="Times New Roman" w:hAnsi="Times New Roman"/>
          <w:color w:val="191919"/>
          <w:sz w:val="20"/>
          <w:szCs w:val="20"/>
        </w:rPr>
        <w:t>d</w:t>
      </w:r>
      <w:r>
        <w:rPr>
          <w:rFonts w:ascii="Times New Roman" w:hAnsi="Times New Roman"/>
          <w:color w:val="191919"/>
          <w:spacing w:val="-9"/>
          <w:sz w:val="20"/>
          <w:szCs w:val="20"/>
        </w:rPr>
        <w:t xml:space="preserve"> </w:t>
      </w:r>
      <w:r>
        <w:rPr>
          <w:rFonts w:ascii="Times New Roman" w:hAnsi="Times New Roman"/>
          <w:color w:val="191919"/>
          <w:spacing w:val="-2"/>
          <w:sz w:val="20"/>
          <w:szCs w:val="20"/>
        </w:rPr>
        <w:t>othe</w:t>
      </w:r>
      <w:r>
        <w:rPr>
          <w:rFonts w:ascii="Times New Roman" w:hAnsi="Times New Roman"/>
          <w:color w:val="191919"/>
          <w:sz w:val="20"/>
          <w:szCs w:val="20"/>
        </w:rPr>
        <w:t>r</w:t>
      </w:r>
      <w:r>
        <w:rPr>
          <w:rFonts w:ascii="Times New Roman" w:hAnsi="Times New Roman"/>
          <w:color w:val="191919"/>
          <w:spacing w:val="-9"/>
          <w:sz w:val="20"/>
          <w:szCs w:val="20"/>
        </w:rPr>
        <w:t xml:space="preserve"> </w:t>
      </w:r>
      <w:r>
        <w:rPr>
          <w:rFonts w:ascii="Times New Roman" w:hAnsi="Times New Roman"/>
          <w:color w:val="191919"/>
          <w:spacing w:val="-2"/>
          <w:sz w:val="20"/>
          <w:szCs w:val="20"/>
        </w:rPr>
        <w:t>microbia</w:t>
      </w:r>
      <w:r>
        <w:rPr>
          <w:rFonts w:ascii="Times New Roman" w:hAnsi="Times New Roman"/>
          <w:color w:val="191919"/>
          <w:sz w:val="20"/>
          <w:szCs w:val="20"/>
        </w:rPr>
        <w:t>l</w:t>
      </w:r>
      <w:r>
        <w:rPr>
          <w:rFonts w:ascii="Times New Roman" w:hAnsi="Times New Roman"/>
          <w:color w:val="191919"/>
          <w:spacing w:val="-9"/>
          <w:sz w:val="20"/>
          <w:szCs w:val="20"/>
        </w:rPr>
        <w:t xml:space="preserve"> </w:t>
      </w:r>
      <w:r>
        <w:rPr>
          <w:rFonts w:ascii="Times New Roman" w:hAnsi="Times New Roman"/>
          <w:color w:val="191919"/>
          <w:spacing w:val="-2"/>
          <w:sz w:val="20"/>
          <w:szCs w:val="20"/>
        </w:rPr>
        <w:t xml:space="preserve">groups. </w:t>
      </w:r>
      <w:r>
        <w:rPr>
          <w:rFonts w:ascii="Times New Roman" w:hAnsi="Times New Roman"/>
          <w:color w:val="191919"/>
          <w:sz w:val="20"/>
          <w:szCs w:val="20"/>
        </w:rPr>
        <w:t>Some</w:t>
      </w:r>
      <w:r>
        <w:rPr>
          <w:rFonts w:ascii="Times New Roman" w:hAnsi="Times New Roman"/>
          <w:color w:val="191919"/>
          <w:spacing w:val="-1"/>
          <w:sz w:val="20"/>
          <w:szCs w:val="20"/>
        </w:rPr>
        <w:t xml:space="preserve"> </w:t>
      </w:r>
      <w:r>
        <w:rPr>
          <w:rFonts w:ascii="Times New Roman" w:hAnsi="Times New Roman"/>
          <w:color w:val="191919"/>
          <w:sz w:val="20"/>
          <w:szCs w:val="20"/>
        </w:rPr>
        <w:t>attention</w:t>
      </w:r>
      <w:r>
        <w:rPr>
          <w:rFonts w:ascii="Times New Roman" w:hAnsi="Times New Roman"/>
          <w:color w:val="191919"/>
          <w:spacing w:val="-1"/>
          <w:sz w:val="20"/>
          <w:szCs w:val="20"/>
        </w:rPr>
        <w:t xml:space="preserve"> </w:t>
      </w:r>
      <w:r>
        <w:rPr>
          <w:rFonts w:ascii="Times New Roman" w:hAnsi="Times New Roman"/>
          <w:color w:val="191919"/>
          <w:sz w:val="20"/>
          <w:szCs w:val="20"/>
        </w:rPr>
        <w:t>will</w:t>
      </w:r>
      <w:r>
        <w:rPr>
          <w:rFonts w:ascii="Times New Roman" w:hAnsi="Times New Roman"/>
          <w:color w:val="191919"/>
          <w:spacing w:val="-1"/>
          <w:sz w:val="20"/>
          <w:szCs w:val="20"/>
        </w:rPr>
        <w:t xml:space="preserve"> </w:t>
      </w:r>
      <w:r>
        <w:rPr>
          <w:rFonts w:ascii="Times New Roman" w:hAnsi="Times New Roman"/>
          <w:color w:val="191919"/>
          <w:sz w:val="20"/>
          <w:szCs w:val="20"/>
        </w:rPr>
        <w:t>be</w:t>
      </w:r>
      <w:r>
        <w:rPr>
          <w:rFonts w:ascii="Times New Roman" w:hAnsi="Times New Roman"/>
          <w:color w:val="191919"/>
          <w:spacing w:val="-1"/>
          <w:sz w:val="20"/>
          <w:szCs w:val="20"/>
        </w:rPr>
        <w:t xml:space="preserve"> </w:t>
      </w:r>
      <w:r>
        <w:rPr>
          <w:rFonts w:ascii="Times New Roman" w:hAnsi="Times New Roman"/>
          <w:color w:val="191919"/>
          <w:sz w:val="20"/>
          <w:szCs w:val="20"/>
        </w:rPr>
        <w:t>given</w:t>
      </w:r>
      <w:r>
        <w:rPr>
          <w:rFonts w:ascii="Times New Roman" w:hAnsi="Times New Roman"/>
          <w:color w:val="191919"/>
          <w:spacing w:val="-1"/>
          <w:sz w:val="20"/>
          <w:szCs w:val="20"/>
        </w:rPr>
        <w:t xml:space="preserve"> </w:t>
      </w:r>
      <w:r>
        <w:rPr>
          <w:rFonts w:ascii="Times New Roman" w:hAnsi="Times New Roman"/>
          <w:color w:val="191919"/>
          <w:sz w:val="20"/>
          <w:szCs w:val="20"/>
        </w:rPr>
        <w:t>to</w:t>
      </w:r>
      <w:r>
        <w:rPr>
          <w:rFonts w:ascii="Times New Roman" w:hAnsi="Times New Roman"/>
          <w:color w:val="191919"/>
          <w:spacing w:val="-1"/>
          <w:sz w:val="20"/>
          <w:szCs w:val="20"/>
        </w:rPr>
        <w:t xml:space="preserve"> </w:t>
      </w:r>
      <w:r>
        <w:rPr>
          <w:rFonts w:ascii="Times New Roman" w:hAnsi="Times New Roman"/>
          <w:color w:val="191919"/>
          <w:sz w:val="20"/>
          <w:szCs w:val="20"/>
        </w:rPr>
        <w:t>morphological,</w:t>
      </w:r>
      <w:r>
        <w:rPr>
          <w:rFonts w:ascii="Times New Roman" w:hAnsi="Times New Roman"/>
          <w:color w:val="191919"/>
          <w:spacing w:val="-1"/>
          <w:sz w:val="20"/>
          <w:szCs w:val="20"/>
        </w:rPr>
        <w:t xml:space="preserve"> </w:t>
      </w:r>
      <w:r>
        <w:rPr>
          <w:rFonts w:ascii="Times New Roman" w:hAnsi="Times New Roman"/>
          <w:color w:val="191919"/>
          <w:sz w:val="20"/>
          <w:szCs w:val="20"/>
        </w:rPr>
        <w:t>physiological</w:t>
      </w:r>
      <w:r>
        <w:rPr>
          <w:rFonts w:ascii="Times New Roman" w:hAnsi="Times New Roman"/>
          <w:color w:val="191919"/>
          <w:spacing w:val="-1"/>
          <w:sz w:val="20"/>
          <w:szCs w:val="20"/>
        </w:rPr>
        <w:t xml:space="preserve"> </w:t>
      </w:r>
      <w:r>
        <w:rPr>
          <w:rFonts w:ascii="Times New Roman" w:hAnsi="Times New Roman"/>
          <w:color w:val="191919"/>
          <w:sz w:val="20"/>
          <w:szCs w:val="20"/>
        </w:rPr>
        <w:t>and</w:t>
      </w:r>
      <w:r>
        <w:rPr>
          <w:rFonts w:ascii="Times New Roman" w:hAnsi="Times New Roman"/>
          <w:color w:val="191919"/>
          <w:spacing w:val="-1"/>
          <w:sz w:val="20"/>
          <w:szCs w:val="20"/>
        </w:rPr>
        <w:t xml:space="preserve"> </w:t>
      </w:r>
      <w:r>
        <w:rPr>
          <w:rFonts w:ascii="Times New Roman" w:hAnsi="Times New Roman"/>
          <w:color w:val="191919"/>
          <w:sz w:val="20"/>
          <w:szCs w:val="20"/>
        </w:rPr>
        <w:t>biochemical relationships</w:t>
      </w:r>
      <w:r>
        <w:rPr>
          <w:rFonts w:ascii="Times New Roman" w:hAnsi="Times New Roman"/>
          <w:color w:val="191919"/>
          <w:spacing w:val="-1"/>
          <w:sz w:val="20"/>
          <w:szCs w:val="20"/>
        </w:rPr>
        <w:t xml:space="preserve"> </w:t>
      </w:r>
      <w:r>
        <w:rPr>
          <w:rFonts w:ascii="Times New Roman" w:hAnsi="Times New Roman"/>
          <w:color w:val="191919"/>
          <w:sz w:val="20"/>
          <w:szCs w:val="20"/>
        </w:rPr>
        <w:t>in these groups.</w:t>
      </w:r>
    </w:p>
    <w:p w:rsidR="00F42301" w:rsidRDefault="00F42301" w:rsidP="00721764">
      <w:pPr>
        <w:widowControl w:val="0"/>
        <w:autoSpaceDE w:val="0"/>
        <w:autoSpaceDN w:val="0"/>
        <w:adjustRightInd w:val="0"/>
        <w:spacing w:after="0" w:line="227" w:lineRule="exact"/>
        <w:ind w:left="870"/>
        <w:rPr>
          <w:rFonts w:ascii="Times New Roman" w:hAnsi="Times New Roman"/>
          <w:color w:val="000000"/>
          <w:sz w:val="20"/>
          <w:szCs w:val="20"/>
        </w:rPr>
      </w:pPr>
      <w:r>
        <w:rPr>
          <w:rFonts w:ascii="Times New Roman" w:hAnsi="Times New Roman"/>
          <w:b/>
          <w:bCs/>
          <w:color w:val="191919"/>
          <w:spacing w:val="-1"/>
          <w:sz w:val="20"/>
          <w:szCs w:val="20"/>
        </w:rPr>
        <w:t>BIO</w:t>
      </w:r>
      <w:r>
        <w:rPr>
          <w:rFonts w:ascii="Times New Roman" w:hAnsi="Times New Roman"/>
          <w:b/>
          <w:bCs/>
          <w:color w:val="191919"/>
          <w:sz w:val="20"/>
          <w:szCs w:val="20"/>
        </w:rPr>
        <w:t>L</w:t>
      </w:r>
      <w:r>
        <w:rPr>
          <w:rFonts w:ascii="Times New Roman" w:hAnsi="Times New Roman"/>
          <w:b/>
          <w:bCs/>
          <w:color w:val="191919"/>
          <w:spacing w:val="-19"/>
          <w:sz w:val="20"/>
          <w:szCs w:val="20"/>
        </w:rPr>
        <w:t xml:space="preserve"> </w:t>
      </w:r>
      <w:r>
        <w:rPr>
          <w:rFonts w:ascii="Times New Roman" w:hAnsi="Times New Roman"/>
          <w:b/>
          <w:bCs/>
          <w:color w:val="191919"/>
          <w:spacing w:val="-1"/>
          <w:sz w:val="20"/>
          <w:szCs w:val="20"/>
        </w:rPr>
        <w:t>55</w:t>
      </w:r>
      <w:r>
        <w:rPr>
          <w:rFonts w:ascii="Times New Roman" w:hAnsi="Times New Roman"/>
          <w:b/>
          <w:bCs/>
          <w:color w:val="191919"/>
          <w:spacing w:val="-12"/>
          <w:sz w:val="20"/>
          <w:szCs w:val="20"/>
        </w:rPr>
        <w:t>1</w:t>
      </w:r>
      <w:r>
        <w:rPr>
          <w:rFonts w:ascii="Times New Roman" w:hAnsi="Times New Roman"/>
          <w:b/>
          <w:bCs/>
          <w:color w:val="191919"/>
          <w:sz w:val="20"/>
          <w:szCs w:val="20"/>
        </w:rPr>
        <w:t>1</w:t>
      </w:r>
      <w:r>
        <w:rPr>
          <w:rFonts w:ascii="Times New Roman" w:hAnsi="Times New Roman"/>
          <w:b/>
          <w:bCs/>
          <w:color w:val="191919"/>
          <w:spacing w:val="-8"/>
          <w:sz w:val="20"/>
          <w:szCs w:val="20"/>
        </w:rPr>
        <w:t xml:space="preserve"> </w:t>
      </w:r>
      <w:r>
        <w:rPr>
          <w:rFonts w:ascii="Times New Roman" w:hAnsi="Times New Roman"/>
          <w:b/>
          <w:bCs/>
          <w:color w:val="191919"/>
          <w:sz w:val="20"/>
          <w:szCs w:val="20"/>
        </w:rPr>
        <w:t>-</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Nonuascula</w:t>
      </w:r>
      <w:r>
        <w:rPr>
          <w:rFonts w:ascii="Times New Roman" w:hAnsi="Times New Roman"/>
          <w:b/>
          <w:bCs/>
          <w:color w:val="191919"/>
          <w:sz w:val="20"/>
          <w:szCs w:val="20"/>
        </w:rPr>
        <w:t>r</w:t>
      </w:r>
      <w:r>
        <w:rPr>
          <w:rFonts w:ascii="Times New Roman" w:hAnsi="Times New Roman"/>
          <w:b/>
          <w:bCs/>
          <w:color w:val="191919"/>
          <w:spacing w:val="-12"/>
          <w:sz w:val="20"/>
          <w:szCs w:val="20"/>
        </w:rPr>
        <w:t xml:space="preserve"> </w:t>
      </w:r>
      <w:r>
        <w:rPr>
          <w:rFonts w:ascii="Times New Roman" w:hAnsi="Times New Roman"/>
          <w:b/>
          <w:bCs/>
          <w:color w:val="191919"/>
          <w:spacing w:val="-1"/>
          <w:sz w:val="20"/>
          <w:szCs w:val="20"/>
        </w:rPr>
        <w:t>Plants...............................................................................................3</w:t>
      </w:r>
      <w:r>
        <w:rPr>
          <w:rFonts w:ascii="Times New Roman" w:hAnsi="Times New Roman"/>
          <w:b/>
          <w:bCs/>
          <w:color w:val="191919"/>
          <w:sz w:val="20"/>
          <w:szCs w:val="20"/>
        </w:rPr>
        <w:t>(</w:t>
      </w:r>
      <w:r>
        <w:rPr>
          <w:rFonts w:ascii="Times New Roman" w:hAnsi="Times New Roman"/>
          <w:b/>
          <w:bCs/>
          <w:color w:val="191919"/>
          <w:spacing w:val="-1"/>
          <w:sz w:val="20"/>
          <w:szCs w:val="20"/>
        </w:rPr>
        <w:t>3-0)</w:t>
      </w:r>
    </w:p>
    <w:p w:rsidR="00F42301" w:rsidRDefault="00F42301" w:rsidP="00721764">
      <w:pPr>
        <w:widowControl w:val="0"/>
        <w:autoSpaceDE w:val="0"/>
        <w:autoSpaceDN w:val="0"/>
        <w:adjustRightInd w:val="0"/>
        <w:spacing w:before="13" w:after="0" w:line="250" w:lineRule="auto"/>
        <w:ind w:left="1230" w:right="1959"/>
        <w:jc w:val="both"/>
        <w:rPr>
          <w:rFonts w:ascii="Times New Roman" w:hAnsi="Times New Roman"/>
          <w:color w:val="000000"/>
          <w:sz w:val="20"/>
          <w:szCs w:val="20"/>
        </w:rPr>
      </w:pPr>
      <w:r>
        <w:rPr>
          <w:rFonts w:ascii="Times New Roman" w:hAnsi="Times New Roman"/>
          <w:color w:val="191919"/>
          <w:sz w:val="20"/>
          <w:szCs w:val="20"/>
        </w:rPr>
        <w:t>An evolutionary survey of the plant kingdom with emphasis on comparative morphology and evolution of the algae, fungi and bryophytes will be conducted in this course.</w:t>
      </w:r>
    </w:p>
    <w:p w:rsidR="00F42301" w:rsidRDefault="00F42301" w:rsidP="00721764">
      <w:pPr>
        <w:widowControl w:val="0"/>
        <w:autoSpaceDE w:val="0"/>
        <w:autoSpaceDN w:val="0"/>
        <w:adjustRightInd w:val="0"/>
        <w:spacing w:after="0" w:line="227" w:lineRule="exact"/>
        <w:ind w:left="870"/>
        <w:rPr>
          <w:rFonts w:ascii="Times New Roman" w:hAnsi="Times New Roman"/>
          <w:color w:val="000000"/>
          <w:sz w:val="20"/>
          <w:szCs w:val="20"/>
        </w:rPr>
      </w:pPr>
      <w:r>
        <w:rPr>
          <w:rFonts w:ascii="Times New Roman" w:hAnsi="Times New Roman"/>
          <w:b/>
          <w:bCs/>
          <w:color w:val="191919"/>
          <w:sz w:val="20"/>
          <w:szCs w:val="20"/>
        </w:rPr>
        <w:t>BIOL</w:t>
      </w:r>
      <w:r>
        <w:rPr>
          <w:rFonts w:ascii="Times New Roman" w:hAnsi="Times New Roman"/>
          <w:b/>
          <w:bCs/>
          <w:color w:val="191919"/>
          <w:spacing w:val="-19"/>
          <w:sz w:val="20"/>
          <w:szCs w:val="20"/>
        </w:rPr>
        <w:t xml:space="preserve"> </w:t>
      </w:r>
      <w:r>
        <w:rPr>
          <w:rFonts w:ascii="Times New Roman" w:hAnsi="Times New Roman"/>
          <w:b/>
          <w:bCs/>
          <w:color w:val="191919"/>
          <w:sz w:val="20"/>
          <w:szCs w:val="20"/>
        </w:rPr>
        <w:t>5512</w:t>
      </w:r>
      <w:r>
        <w:rPr>
          <w:rFonts w:ascii="Times New Roman" w:hAnsi="Times New Roman"/>
          <w:b/>
          <w:bCs/>
          <w:color w:val="191919"/>
          <w:spacing w:val="-8"/>
          <w:sz w:val="20"/>
          <w:szCs w:val="20"/>
        </w:rPr>
        <w:t xml:space="preserve"> </w:t>
      </w:r>
      <w:r>
        <w:rPr>
          <w:rFonts w:ascii="Times New Roman" w:hAnsi="Times New Roman"/>
          <w:b/>
          <w:bCs/>
          <w:color w:val="191919"/>
          <w:sz w:val="20"/>
          <w:szCs w:val="20"/>
        </w:rPr>
        <w:t>-</w:t>
      </w:r>
      <w:r>
        <w:rPr>
          <w:rFonts w:ascii="Times New Roman" w:hAnsi="Times New Roman"/>
          <w:b/>
          <w:bCs/>
          <w:color w:val="191919"/>
          <w:spacing w:val="-11"/>
          <w:sz w:val="20"/>
          <w:szCs w:val="20"/>
        </w:rPr>
        <w:t xml:space="preserve"> </w:t>
      </w:r>
      <w:r>
        <w:rPr>
          <w:rFonts w:ascii="Times New Roman" w:hAnsi="Times New Roman"/>
          <w:b/>
          <w:bCs/>
          <w:color w:val="191919"/>
          <w:spacing w:val="-18"/>
          <w:sz w:val="20"/>
          <w:szCs w:val="20"/>
        </w:rPr>
        <w:t>V</w:t>
      </w:r>
      <w:r>
        <w:rPr>
          <w:rFonts w:ascii="Times New Roman" w:hAnsi="Times New Roman"/>
          <w:b/>
          <w:bCs/>
          <w:color w:val="191919"/>
          <w:sz w:val="20"/>
          <w:szCs w:val="20"/>
        </w:rPr>
        <w:t>ascular</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Plants....................................................................................................3(3-0)</w:t>
      </w:r>
    </w:p>
    <w:p w:rsidR="00F42301" w:rsidRDefault="00F42301" w:rsidP="00721764">
      <w:pPr>
        <w:widowControl w:val="0"/>
        <w:autoSpaceDE w:val="0"/>
        <w:autoSpaceDN w:val="0"/>
        <w:adjustRightInd w:val="0"/>
        <w:spacing w:before="13" w:after="0" w:line="250" w:lineRule="auto"/>
        <w:ind w:left="1230" w:right="1957"/>
        <w:jc w:val="both"/>
        <w:rPr>
          <w:rFonts w:ascii="Times New Roman" w:hAnsi="Times New Roman"/>
          <w:color w:val="000000"/>
          <w:sz w:val="20"/>
          <w:szCs w:val="20"/>
        </w:rPr>
      </w:pPr>
      <w:r>
        <w:rPr>
          <w:rFonts w:ascii="Times New Roman" w:hAnsi="Times New Roman"/>
          <w:color w:val="191919"/>
          <w:sz w:val="20"/>
          <w:szCs w:val="20"/>
        </w:rPr>
        <w:t xml:space="preserve">This course introduces the student to the structure and development of vegetative and repro- </w:t>
      </w:r>
      <w:r>
        <w:rPr>
          <w:rFonts w:ascii="Times New Roman" w:hAnsi="Times New Roman"/>
          <w:color w:val="191919"/>
          <w:spacing w:val="2"/>
          <w:sz w:val="20"/>
          <w:szCs w:val="20"/>
        </w:rPr>
        <w:t>ductiv</w:t>
      </w:r>
      <w:r>
        <w:rPr>
          <w:rFonts w:ascii="Times New Roman" w:hAnsi="Times New Roman"/>
          <w:color w:val="191919"/>
          <w:sz w:val="20"/>
          <w:szCs w:val="20"/>
        </w:rPr>
        <w:t xml:space="preserve">e </w:t>
      </w:r>
      <w:r>
        <w:rPr>
          <w:rFonts w:ascii="Times New Roman" w:hAnsi="Times New Roman"/>
          <w:color w:val="191919"/>
          <w:spacing w:val="2"/>
          <w:sz w:val="20"/>
          <w:szCs w:val="20"/>
        </w:rPr>
        <w:t>o</w:t>
      </w:r>
      <w:r>
        <w:rPr>
          <w:rFonts w:ascii="Times New Roman" w:hAnsi="Times New Roman"/>
          <w:color w:val="191919"/>
          <w:spacing w:val="-2"/>
          <w:sz w:val="20"/>
          <w:szCs w:val="20"/>
        </w:rPr>
        <w:t>r</w:t>
      </w:r>
      <w:r>
        <w:rPr>
          <w:rFonts w:ascii="Times New Roman" w:hAnsi="Times New Roman"/>
          <w:color w:val="191919"/>
          <w:spacing w:val="2"/>
          <w:sz w:val="20"/>
          <w:szCs w:val="20"/>
        </w:rPr>
        <w:t>gan</w:t>
      </w:r>
      <w:r>
        <w:rPr>
          <w:rFonts w:ascii="Times New Roman" w:hAnsi="Times New Roman"/>
          <w:color w:val="191919"/>
          <w:sz w:val="20"/>
          <w:szCs w:val="20"/>
        </w:rPr>
        <w:t xml:space="preserve">s </w:t>
      </w:r>
      <w:r>
        <w:rPr>
          <w:rFonts w:ascii="Times New Roman" w:hAnsi="Times New Roman"/>
          <w:color w:val="191919"/>
          <w:spacing w:val="2"/>
          <w:sz w:val="20"/>
          <w:szCs w:val="20"/>
        </w:rPr>
        <w:t>o</w:t>
      </w:r>
      <w:r>
        <w:rPr>
          <w:rFonts w:ascii="Times New Roman" w:hAnsi="Times New Roman"/>
          <w:color w:val="191919"/>
          <w:sz w:val="20"/>
          <w:szCs w:val="20"/>
        </w:rPr>
        <w:t xml:space="preserve">f </w:t>
      </w:r>
      <w:r>
        <w:rPr>
          <w:rFonts w:ascii="Times New Roman" w:hAnsi="Times New Roman"/>
          <w:color w:val="191919"/>
          <w:spacing w:val="2"/>
          <w:sz w:val="20"/>
          <w:szCs w:val="20"/>
        </w:rPr>
        <w:t>vascula</w:t>
      </w:r>
      <w:r>
        <w:rPr>
          <w:rFonts w:ascii="Times New Roman" w:hAnsi="Times New Roman"/>
          <w:color w:val="191919"/>
          <w:sz w:val="20"/>
          <w:szCs w:val="20"/>
        </w:rPr>
        <w:t xml:space="preserve">r </w:t>
      </w:r>
      <w:r>
        <w:rPr>
          <w:rFonts w:ascii="Times New Roman" w:hAnsi="Times New Roman"/>
          <w:color w:val="191919"/>
          <w:spacing w:val="2"/>
          <w:sz w:val="20"/>
          <w:szCs w:val="20"/>
        </w:rPr>
        <w:t>plants</w:t>
      </w:r>
      <w:r>
        <w:rPr>
          <w:rFonts w:ascii="Times New Roman" w:hAnsi="Times New Roman"/>
          <w:color w:val="191919"/>
          <w:sz w:val="20"/>
          <w:szCs w:val="20"/>
        </w:rPr>
        <w:t xml:space="preserve">, </w:t>
      </w:r>
      <w:r>
        <w:rPr>
          <w:rFonts w:ascii="Times New Roman" w:hAnsi="Times New Roman"/>
          <w:color w:val="191919"/>
          <w:spacing w:val="2"/>
          <w:sz w:val="20"/>
          <w:szCs w:val="20"/>
        </w:rPr>
        <w:t>especiall</w:t>
      </w:r>
      <w:r>
        <w:rPr>
          <w:rFonts w:ascii="Times New Roman" w:hAnsi="Times New Roman"/>
          <w:color w:val="191919"/>
          <w:sz w:val="20"/>
          <w:szCs w:val="20"/>
        </w:rPr>
        <w:t xml:space="preserve">y </w:t>
      </w:r>
      <w:r>
        <w:rPr>
          <w:rFonts w:ascii="Times New Roman" w:hAnsi="Times New Roman"/>
          <w:color w:val="191919"/>
          <w:spacing w:val="2"/>
          <w:sz w:val="20"/>
          <w:szCs w:val="20"/>
        </w:rPr>
        <w:t>thos</w:t>
      </w:r>
      <w:r>
        <w:rPr>
          <w:rFonts w:ascii="Times New Roman" w:hAnsi="Times New Roman"/>
          <w:color w:val="191919"/>
          <w:sz w:val="20"/>
          <w:szCs w:val="20"/>
        </w:rPr>
        <w:t xml:space="preserve">e </w:t>
      </w:r>
      <w:r>
        <w:rPr>
          <w:rFonts w:ascii="Times New Roman" w:hAnsi="Times New Roman"/>
          <w:color w:val="191919"/>
          <w:spacing w:val="2"/>
          <w:sz w:val="20"/>
          <w:szCs w:val="20"/>
        </w:rPr>
        <w:t>associate</w:t>
      </w:r>
      <w:r>
        <w:rPr>
          <w:rFonts w:ascii="Times New Roman" w:hAnsi="Times New Roman"/>
          <w:color w:val="191919"/>
          <w:sz w:val="20"/>
          <w:szCs w:val="20"/>
        </w:rPr>
        <w:t xml:space="preserve">d </w:t>
      </w:r>
      <w:r>
        <w:rPr>
          <w:rFonts w:ascii="Times New Roman" w:hAnsi="Times New Roman"/>
          <w:color w:val="191919"/>
          <w:spacing w:val="2"/>
          <w:sz w:val="20"/>
          <w:szCs w:val="20"/>
        </w:rPr>
        <w:t>wit</w:t>
      </w:r>
      <w:r>
        <w:rPr>
          <w:rFonts w:ascii="Times New Roman" w:hAnsi="Times New Roman"/>
          <w:color w:val="191919"/>
          <w:sz w:val="20"/>
          <w:szCs w:val="20"/>
        </w:rPr>
        <w:t xml:space="preserve">h </w:t>
      </w:r>
      <w:r>
        <w:rPr>
          <w:rFonts w:ascii="Times New Roman" w:hAnsi="Times New Roman"/>
          <w:color w:val="191919"/>
          <w:spacing w:val="2"/>
          <w:sz w:val="20"/>
          <w:szCs w:val="20"/>
        </w:rPr>
        <w:t>angiosperm</w:t>
      </w:r>
      <w:r>
        <w:rPr>
          <w:rFonts w:ascii="Times New Roman" w:hAnsi="Times New Roman"/>
          <w:color w:val="191919"/>
          <w:sz w:val="20"/>
          <w:szCs w:val="20"/>
        </w:rPr>
        <w:t xml:space="preserve">s </w:t>
      </w:r>
      <w:r>
        <w:rPr>
          <w:rFonts w:ascii="Times New Roman" w:hAnsi="Times New Roman"/>
          <w:color w:val="191919"/>
          <w:spacing w:val="2"/>
          <w:sz w:val="20"/>
          <w:szCs w:val="20"/>
        </w:rPr>
        <w:t>an</w:t>
      </w:r>
      <w:r>
        <w:rPr>
          <w:rFonts w:ascii="Times New Roman" w:hAnsi="Times New Roman"/>
          <w:color w:val="191919"/>
          <w:sz w:val="20"/>
          <w:szCs w:val="20"/>
        </w:rPr>
        <w:t xml:space="preserve">d </w:t>
      </w:r>
      <w:r>
        <w:rPr>
          <w:rFonts w:ascii="Times New Roman" w:hAnsi="Times New Roman"/>
          <w:color w:val="191919"/>
          <w:spacing w:val="2"/>
          <w:sz w:val="20"/>
          <w:szCs w:val="20"/>
        </w:rPr>
        <w:t xml:space="preserve">gym- </w:t>
      </w:r>
      <w:r>
        <w:rPr>
          <w:rFonts w:ascii="Times New Roman" w:hAnsi="Times New Roman"/>
          <w:color w:val="191919"/>
          <w:sz w:val="20"/>
          <w:szCs w:val="20"/>
        </w:rPr>
        <w:t>nosperms.</w:t>
      </w:r>
    </w:p>
    <w:p w:rsidR="00F42301" w:rsidRDefault="00F42301" w:rsidP="00721764">
      <w:pPr>
        <w:widowControl w:val="0"/>
        <w:autoSpaceDE w:val="0"/>
        <w:autoSpaceDN w:val="0"/>
        <w:adjustRightInd w:val="0"/>
        <w:spacing w:after="0" w:line="227" w:lineRule="exact"/>
        <w:ind w:left="870"/>
        <w:rPr>
          <w:rFonts w:ascii="Times New Roman" w:hAnsi="Times New Roman"/>
          <w:color w:val="000000"/>
          <w:sz w:val="20"/>
          <w:szCs w:val="20"/>
        </w:rPr>
      </w:pPr>
      <w:r>
        <w:rPr>
          <w:rFonts w:ascii="Times New Roman" w:hAnsi="Times New Roman"/>
          <w:b/>
          <w:bCs/>
          <w:color w:val="191919"/>
          <w:sz w:val="20"/>
          <w:szCs w:val="20"/>
        </w:rPr>
        <w:t>BIOL</w:t>
      </w:r>
      <w:r>
        <w:rPr>
          <w:rFonts w:ascii="Times New Roman" w:hAnsi="Times New Roman"/>
          <w:b/>
          <w:bCs/>
          <w:color w:val="191919"/>
          <w:spacing w:val="-19"/>
          <w:sz w:val="20"/>
          <w:szCs w:val="20"/>
        </w:rPr>
        <w:t xml:space="preserve"> </w:t>
      </w:r>
      <w:r>
        <w:rPr>
          <w:rFonts w:ascii="Times New Roman" w:hAnsi="Times New Roman"/>
          <w:b/>
          <w:bCs/>
          <w:color w:val="191919"/>
          <w:sz w:val="20"/>
          <w:szCs w:val="20"/>
        </w:rPr>
        <w:t>5513</w:t>
      </w:r>
      <w:r>
        <w:rPr>
          <w:rFonts w:ascii="Times New Roman" w:hAnsi="Times New Roman"/>
          <w:b/>
          <w:bCs/>
          <w:color w:val="191919"/>
          <w:spacing w:val="-8"/>
          <w:sz w:val="20"/>
          <w:szCs w:val="20"/>
        </w:rPr>
        <w:t xml:space="preserve"> </w:t>
      </w:r>
      <w:r>
        <w:rPr>
          <w:rFonts w:ascii="Times New Roman" w:hAnsi="Times New Roman"/>
          <w:b/>
          <w:bCs/>
          <w:color w:val="191919"/>
          <w:sz w:val="20"/>
          <w:szCs w:val="20"/>
        </w:rPr>
        <w:t>-</w:t>
      </w:r>
      <w:r>
        <w:rPr>
          <w:rFonts w:ascii="Times New Roman" w:hAnsi="Times New Roman"/>
          <w:b/>
          <w:bCs/>
          <w:color w:val="191919"/>
          <w:spacing w:val="-8"/>
          <w:sz w:val="20"/>
          <w:szCs w:val="20"/>
        </w:rPr>
        <w:t xml:space="preserve"> </w:t>
      </w:r>
      <w:r>
        <w:rPr>
          <w:rFonts w:ascii="Times New Roman" w:hAnsi="Times New Roman"/>
          <w:b/>
          <w:bCs/>
          <w:color w:val="191919"/>
          <w:sz w:val="20"/>
          <w:szCs w:val="20"/>
        </w:rPr>
        <w:t>Mammalian</w:t>
      </w:r>
      <w:r>
        <w:rPr>
          <w:rFonts w:ascii="Times New Roman" w:hAnsi="Times New Roman"/>
          <w:b/>
          <w:bCs/>
          <w:color w:val="191919"/>
          <w:spacing w:val="-8"/>
          <w:sz w:val="20"/>
          <w:szCs w:val="20"/>
        </w:rPr>
        <w:t xml:space="preserve"> </w:t>
      </w:r>
      <w:r>
        <w:rPr>
          <w:rFonts w:ascii="Times New Roman" w:hAnsi="Times New Roman"/>
          <w:b/>
          <w:bCs/>
          <w:color w:val="191919"/>
          <w:sz w:val="20"/>
          <w:szCs w:val="20"/>
        </w:rPr>
        <w:t>Physiolog</w:t>
      </w:r>
      <w:r>
        <w:rPr>
          <w:rFonts w:ascii="Times New Roman" w:hAnsi="Times New Roman"/>
          <w:b/>
          <w:bCs/>
          <w:color w:val="191919"/>
          <w:spacing w:val="-11"/>
          <w:sz w:val="20"/>
          <w:szCs w:val="20"/>
        </w:rPr>
        <w:t>y</w:t>
      </w:r>
      <w:r>
        <w:rPr>
          <w:rFonts w:ascii="Times New Roman" w:hAnsi="Times New Roman"/>
          <w:b/>
          <w:bCs/>
          <w:color w:val="191919"/>
          <w:sz w:val="20"/>
          <w:szCs w:val="20"/>
        </w:rPr>
        <w:t>.......................................................................................3(3-0)</w:t>
      </w:r>
    </w:p>
    <w:p w:rsidR="00F42301" w:rsidRDefault="00F42301" w:rsidP="00721764">
      <w:pPr>
        <w:widowControl w:val="0"/>
        <w:autoSpaceDE w:val="0"/>
        <w:autoSpaceDN w:val="0"/>
        <w:adjustRightInd w:val="0"/>
        <w:spacing w:before="13" w:after="0" w:line="250" w:lineRule="auto"/>
        <w:ind w:left="1230" w:right="1963"/>
        <w:jc w:val="both"/>
        <w:rPr>
          <w:rFonts w:ascii="Times New Roman" w:hAnsi="Times New Roman"/>
          <w:color w:val="000000"/>
          <w:sz w:val="20"/>
          <w:szCs w:val="20"/>
        </w:rPr>
      </w:pPr>
      <w:r>
        <w:rPr>
          <w:rFonts w:ascii="Times New Roman" w:hAnsi="Times New Roman"/>
          <w:color w:val="191919"/>
          <w:sz w:val="20"/>
          <w:szCs w:val="20"/>
        </w:rPr>
        <w:t>This course will emphasize the homeostatic mechanisms of such o</w:t>
      </w:r>
      <w:r>
        <w:rPr>
          <w:rFonts w:ascii="Times New Roman" w:hAnsi="Times New Roman"/>
          <w:color w:val="191919"/>
          <w:spacing w:val="-4"/>
          <w:sz w:val="20"/>
          <w:szCs w:val="20"/>
        </w:rPr>
        <w:t>r</w:t>
      </w:r>
      <w:r>
        <w:rPr>
          <w:rFonts w:ascii="Times New Roman" w:hAnsi="Times New Roman"/>
          <w:color w:val="191919"/>
          <w:sz w:val="20"/>
          <w:szCs w:val="20"/>
        </w:rPr>
        <w:t>gan systems as cardiova</w:t>
      </w:r>
      <w:r>
        <w:rPr>
          <w:rFonts w:ascii="Times New Roman" w:hAnsi="Times New Roman"/>
          <w:color w:val="191919"/>
          <w:spacing w:val="-4"/>
          <w:sz w:val="20"/>
          <w:szCs w:val="20"/>
        </w:rPr>
        <w:t>s</w:t>
      </w:r>
      <w:r>
        <w:rPr>
          <w:rFonts w:ascii="Times New Roman" w:hAnsi="Times New Roman"/>
          <w:color w:val="191919"/>
          <w:sz w:val="20"/>
          <w:szCs w:val="20"/>
        </w:rPr>
        <w:t>- cula</w:t>
      </w:r>
      <w:r>
        <w:rPr>
          <w:rFonts w:ascii="Times New Roman" w:hAnsi="Times New Roman"/>
          <w:color w:val="191919"/>
          <w:spacing w:val="-8"/>
          <w:sz w:val="20"/>
          <w:szCs w:val="20"/>
        </w:rPr>
        <w:t>r</w:t>
      </w:r>
      <w:r>
        <w:rPr>
          <w:rFonts w:ascii="Times New Roman" w:hAnsi="Times New Roman"/>
          <w:color w:val="191919"/>
          <w:sz w:val="20"/>
          <w:szCs w:val="20"/>
        </w:rPr>
        <w:t>, nervous, gastrointestinal, respiratory and genital urinar</w:t>
      </w:r>
      <w:r>
        <w:rPr>
          <w:rFonts w:ascii="Times New Roman" w:hAnsi="Times New Roman"/>
          <w:color w:val="191919"/>
          <w:spacing w:val="-13"/>
          <w:sz w:val="20"/>
          <w:szCs w:val="20"/>
        </w:rPr>
        <w:t>y</w:t>
      </w:r>
      <w:r>
        <w:rPr>
          <w:rFonts w:ascii="Times New Roman" w:hAnsi="Times New Roman"/>
          <w:color w:val="191919"/>
          <w:sz w:val="20"/>
          <w:szCs w:val="20"/>
        </w:rPr>
        <w:t>.</w:t>
      </w:r>
    </w:p>
    <w:p w:rsidR="00F42301" w:rsidRDefault="00F42301" w:rsidP="00721764">
      <w:pPr>
        <w:widowControl w:val="0"/>
        <w:autoSpaceDE w:val="0"/>
        <w:autoSpaceDN w:val="0"/>
        <w:adjustRightInd w:val="0"/>
        <w:spacing w:after="0" w:line="227" w:lineRule="exact"/>
        <w:ind w:left="870"/>
        <w:rPr>
          <w:rFonts w:ascii="Times New Roman" w:hAnsi="Times New Roman"/>
          <w:color w:val="000000"/>
          <w:sz w:val="20"/>
          <w:szCs w:val="20"/>
        </w:rPr>
      </w:pPr>
      <w:r>
        <w:rPr>
          <w:rFonts w:ascii="Times New Roman" w:hAnsi="Times New Roman"/>
          <w:b/>
          <w:bCs/>
          <w:color w:val="191919"/>
          <w:sz w:val="20"/>
          <w:szCs w:val="20"/>
        </w:rPr>
        <w:t>BIOL</w:t>
      </w:r>
      <w:r>
        <w:rPr>
          <w:rFonts w:ascii="Times New Roman" w:hAnsi="Times New Roman"/>
          <w:b/>
          <w:bCs/>
          <w:color w:val="191919"/>
          <w:spacing w:val="-19"/>
          <w:sz w:val="20"/>
          <w:szCs w:val="20"/>
        </w:rPr>
        <w:t xml:space="preserve"> </w:t>
      </w:r>
      <w:r>
        <w:rPr>
          <w:rFonts w:ascii="Times New Roman" w:hAnsi="Times New Roman"/>
          <w:b/>
          <w:bCs/>
          <w:color w:val="191919"/>
          <w:sz w:val="20"/>
          <w:szCs w:val="20"/>
        </w:rPr>
        <w:t>5514</w:t>
      </w:r>
      <w:r>
        <w:rPr>
          <w:rFonts w:ascii="Times New Roman" w:hAnsi="Times New Roman"/>
          <w:b/>
          <w:bCs/>
          <w:color w:val="191919"/>
          <w:spacing w:val="-8"/>
          <w:sz w:val="20"/>
          <w:szCs w:val="20"/>
        </w:rPr>
        <w:t xml:space="preserve"> </w:t>
      </w:r>
      <w:r>
        <w:rPr>
          <w:rFonts w:ascii="Times New Roman" w:hAnsi="Times New Roman"/>
          <w:b/>
          <w:bCs/>
          <w:color w:val="191919"/>
          <w:sz w:val="20"/>
          <w:szCs w:val="20"/>
        </w:rPr>
        <w:t>-</w:t>
      </w:r>
      <w:r>
        <w:rPr>
          <w:rFonts w:ascii="Times New Roman" w:hAnsi="Times New Roman"/>
          <w:b/>
          <w:bCs/>
          <w:color w:val="191919"/>
          <w:spacing w:val="-8"/>
          <w:sz w:val="20"/>
          <w:szCs w:val="20"/>
        </w:rPr>
        <w:t xml:space="preserve"> </w:t>
      </w:r>
      <w:r>
        <w:rPr>
          <w:rFonts w:ascii="Times New Roman" w:hAnsi="Times New Roman"/>
          <w:b/>
          <w:bCs/>
          <w:color w:val="191919"/>
          <w:sz w:val="20"/>
          <w:szCs w:val="20"/>
        </w:rPr>
        <w:t>Biological</w:t>
      </w:r>
      <w:r>
        <w:rPr>
          <w:rFonts w:ascii="Times New Roman" w:hAnsi="Times New Roman"/>
          <w:b/>
          <w:bCs/>
          <w:color w:val="191919"/>
          <w:spacing w:val="-7"/>
          <w:sz w:val="20"/>
          <w:szCs w:val="20"/>
        </w:rPr>
        <w:t xml:space="preserve"> </w:t>
      </w:r>
      <w:r>
        <w:rPr>
          <w:rFonts w:ascii="Times New Roman" w:hAnsi="Times New Roman"/>
          <w:b/>
          <w:bCs/>
          <w:color w:val="191919"/>
          <w:sz w:val="20"/>
          <w:szCs w:val="20"/>
        </w:rPr>
        <w:t>Chemistr</w:t>
      </w:r>
      <w:r>
        <w:rPr>
          <w:rFonts w:ascii="Times New Roman" w:hAnsi="Times New Roman"/>
          <w:b/>
          <w:bCs/>
          <w:color w:val="191919"/>
          <w:spacing w:val="-11"/>
          <w:sz w:val="20"/>
          <w:szCs w:val="20"/>
        </w:rPr>
        <w:t>y</w:t>
      </w:r>
      <w:r>
        <w:rPr>
          <w:rFonts w:ascii="Times New Roman" w:hAnsi="Times New Roman"/>
          <w:b/>
          <w:bCs/>
          <w:color w:val="191919"/>
          <w:sz w:val="20"/>
          <w:szCs w:val="20"/>
        </w:rPr>
        <w:t>...........................................................................................3(3</w:t>
      </w:r>
      <w:r>
        <w:rPr>
          <w:rFonts w:ascii="Times New Roman" w:hAnsi="Times New Roman"/>
          <w:b/>
          <w:bCs/>
          <w:color w:val="191919"/>
          <w:spacing w:val="1"/>
          <w:sz w:val="20"/>
          <w:szCs w:val="20"/>
        </w:rPr>
        <w:t>-</w:t>
      </w:r>
      <w:r>
        <w:rPr>
          <w:rFonts w:ascii="Times New Roman" w:hAnsi="Times New Roman"/>
          <w:b/>
          <w:bCs/>
          <w:color w:val="191919"/>
          <w:sz w:val="20"/>
          <w:szCs w:val="20"/>
        </w:rPr>
        <w:t>0)</w:t>
      </w:r>
    </w:p>
    <w:p w:rsidR="00F42301" w:rsidRDefault="00F42301" w:rsidP="00721764">
      <w:pPr>
        <w:widowControl w:val="0"/>
        <w:autoSpaceDE w:val="0"/>
        <w:autoSpaceDN w:val="0"/>
        <w:adjustRightInd w:val="0"/>
        <w:spacing w:before="13" w:after="0" w:line="250" w:lineRule="auto"/>
        <w:ind w:left="1230" w:right="1959"/>
        <w:jc w:val="both"/>
        <w:rPr>
          <w:rFonts w:ascii="Times New Roman" w:hAnsi="Times New Roman"/>
          <w:color w:val="000000"/>
          <w:sz w:val="20"/>
          <w:szCs w:val="20"/>
        </w:rPr>
      </w:pPr>
      <w:r>
        <w:rPr>
          <w:rFonts w:ascii="Times New Roman" w:hAnsi="Times New Roman"/>
          <w:color w:val="191919"/>
          <w:sz w:val="20"/>
          <w:szCs w:val="20"/>
        </w:rPr>
        <w:t>This course is a study of the biologically</w:t>
      </w:r>
      <w:r>
        <w:rPr>
          <w:rFonts w:ascii="Times New Roman" w:hAnsi="Times New Roman"/>
          <w:color w:val="191919"/>
          <w:spacing w:val="1"/>
          <w:sz w:val="20"/>
          <w:szCs w:val="20"/>
        </w:rPr>
        <w:t xml:space="preserve"> </w:t>
      </w:r>
      <w:r>
        <w:rPr>
          <w:rFonts w:ascii="Times New Roman" w:hAnsi="Times New Roman"/>
          <w:color w:val="191919"/>
          <w:sz w:val="20"/>
          <w:szCs w:val="20"/>
        </w:rPr>
        <w:t>important</w:t>
      </w:r>
      <w:r>
        <w:rPr>
          <w:rFonts w:ascii="Times New Roman" w:hAnsi="Times New Roman"/>
          <w:color w:val="191919"/>
          <w:spacing w:val="1"/>
          <w:sz w:val="20"/>
          <w:szCs w:val="20"/>
        </w:rPr>
        <w:t xml:space="preserve"> </w:t>
      </w:r>
      <w:r>
        <w:rPr>
          <w:rFonts w:ascii="Times New Roman" w:hAnsi="Times New Roman"/>
          <w:color w:val="191919"/>
          <w:sz w:val="20"/>
          <w:szCs w:val="20"/>
        </w:rPr>
        <w:t>compounds and their</w:t>
      </w:r>
      <w:r>
        <w:rPr>
          <w:rFonts w:ascii="Times New Roman" w:hAnsi="Times New Roman"/>
          <w:color w:val="191919"/>
          <w:spacing w:val="1"/>
          <w:sz w:val="20"/>
          <w:szCs w:val="20"/>
        </w:rPr>
        <w:t xml:space="preserve"> </w:t>
      </w:r>
      <w:r>
        <w:rPr>
          <w:rFonts w:ascii="Times New Roman" w:hAnsi="Times New Roman"/>
          <w:color w:val="191919"/>
          <w:sz w:val="20"/>
          <w:szCs w:val="20"/>
        </w:rPr>
        <w:t>formation</w:t>
      </w:r>
      <w:r>
        <w:rPr>
          <w:rFonts w:ascii="Times New Roman" w:hAnsi="Times New Roman"/>
          <w:color w:val="191919"/>
          <w:spacing w:val="1"/>
          <w:sz w:val="20"/>
          <w:szCs w:val="20"/>
        </w:rPr>
        <w:t xml:space="preserve"> </w:t>
      </w:r>
      <w:r>
        <w:rPr>
          <w:rFonts w:ascii="Times New Roman" w:hAnsi="Times New Roman"/>
          <w:color w:val="191919"/>
          <w:sz w:val="20"/>
          <w:szCs w:val="20"/>
        </w:rPr>
        <w:t>and reac- tions in living systems.</w:t>
      </w:r>
    </w:p>
    <w:p w:rsidR="00F42301" w:rsidRDefault="00F42301" w:rsidP="00721764">
      <w:pPr>
        <w:widowControl w:val="0"/>
        <w:autoSpaceDE w:val="0"/>
        <w:autoSpaceDN w:val="0"/>
        <w:adjustRightInd w:val="0"/>
        <w:spacing w:after="0" w:line="227" w:lineRule="exact"/>
        <w:ind w:left="870"/>
        <w:rPr>
          <w:rFonts w:ascii="Times New Roman" w:hAnsi="Times New Roman"/>
          <w:color w:val="000000"/>
          <w:sz w:val="20"/>
          <w:szCs w:val="20"/>
        </w:rPr>
      </w:pPr>
      <w:r>
        <w:rPr>
          <w:rFonts w:ascii="Times New Roman" w:hAnsi="Times New Roman"/>
          <w:b/>
          <w:bCs/>
          <w:color w:val="191919"/>
          <w:spacing w:val="-1"/>
          <w:sz w:val="20"/>
          <w:szCs w:val="20"/>
        </w:rPr>
        <w:t>BIO</w:t>
      </w:r>
      <w:r>
        <w:rPr>
          <w:rFonts w:ascii="Times New Roman" w:hAnsi="Times New Roman"/>
          <w:b/>
          <w:bCs/>
          <w:color w:val="191919"/>
          <w:sz w:val="20"/>
          <w:szCs w:val="20"/>
        </w:rPr>
        <w:t>L</w:t>
      </w:r>
      <w:r>
        <w:rPr>
          <w:rFonts w:ascii="Times New Roman" w:hAnsi="Times New Roman"/>
          <w:b/>
          <w:bCs/>
          <w:color w:val="191919"/>
          <w:spacing w:val="-19"/>
          <w:sz w:val="20"/>
          <w:szCs w:val="20"/>
        </w:rPr>
        <w:t xml:space="preserve"> </w:t>
      </w:r>
      <w:r>
        <w:rPr>
          <w:rFonts w:ascii="Times New Roman" w:hAnsi="Times New Roman"/>
          <w:b/>
          <w:bCs/>
          <w:color w:val="191919"/>
          <w:spacing w:val="-1"/>
          <w:sz w:val="20"/>
          <w:szCs w:val="20"/>
        </w:rPr>
        <w:t>551</w:t>
      </w:r>
      <w:r>
        <w:rPr>
          <w:rFonts w:ascii="Times New Roman" w:hAnsi="Times New Roman"/>
          <w:b/>
          <w:bCs/>
          <w:color w:val="191919"/>
          <w:sz w:val="20"/>
          <w:szCs w:val="20"/>
        </w:rPr>
        <w:t>5</w:t>
      </w:r>
      <w:r>
        <w:rPr>
          <w:rFonts w:ascii="Times New Roman" w:hAnsi="Times New Roman"/>
          <w:b/>
          <w:bCs/>
          <w:color w:val="191919"/>
          <w:spacing w:val="-8"/>
          <w:sz w:val="20"/>
          <w:szCs w:val="20"/>
        </w:rPr>
        <w:t xml:space="preserve"> </w:t>
      </w:r>
      <w:r>
        <w:rPr>
          <w:rFonts w:ascii="Times New Roman" w:hAnsi="Times New Roman"/>
          <w:b/>
          <w:bCs/>
          <w:color w:val="191919"/>
          <w:sz w:val="20"/>
          <w:szCs w:val="20"/>
        </w:rPr>
        <w:t>-</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Selecte</w:t>
      </w:r>
      <w:r>
        <w:rPr>
          <w:rFonts w:ascii="Times New Roman" w:hAnsi="Times New Roman"/>
          <w:b/>
          <w:bCs/>
          <w:color w:val="191919"/>
          <w:sz w:val="20"/>
          <w:szCs w:val="20"/>
        </w:rPr>
        <w:t>d</w:t>
      </w:r>
      <w:r>
        <w:rPr>
          <w:rFonts w:ascii="Times New Roman" w:hAnsi="Times New Roman"/>
          <w:b/>
          <w:bCs/>
          <w:color w:val="191919"/>
          <w:spacing w:val="-12"/>
          <w:sz w:val="20"/>
          <w:szCs w:val="20"/>
        </w:rPr>
        <w:t xml:space="preserve"> </w:t>
      </w:r>
      <w:r>
        <w:rPr>
          <w:rFonts w:ascii="Times New Roman" w:hAnsi="Times New Roman"/>
          <w:b/>
          <w:bCs/>
          <w:color w:val="191919"/>
          <w:spacing w:val="-19"/>
          <w:sz w:val="20"/>
          <w:szCs w:val="20"/>
        </w:rPr>
        <w:t>T</w:t>
      </w:r>
      <w:r>
        <w:rPr>
          <w:rFonts w:ascii="Times New Roman" w:hAnsi="Times New Roman"/>
          <w:b/>
          <w:bCs/>
          <w:color w:val="191919"/>
          <w:spacing w:val="-1"/>
          <w:sz w:val="20"/>
          <w:szCs w:val="20"/>
        </w:rPr>
        <w:t>opic</w:t>
      </w:r>
      <w:r>
        <w:rPr>
          <w:rFonts w:ascii="Times New Roman" w:hAnsi="Times New Roman"/>
          <w:b/>
          <w:bCs/>
          <w:color w:val="191919"/>
          <w:sz w:val="20"/>
          <w:szCs w:val="20"/>
        </w:rPr>
        <w:t>s</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i</w:t>
      </w:r>
      <w:r>
        <w:rPr>
          <w:rFonts w:ascii="Times New Roman" w:hAnsi="Times New Roman"/>
          <w:b/>
          <w:bCs/>
          <w:color w:val="191919"/>
          <w:sz w:val="20"/>
          <w:szCs w:val="20"/>
        </w:rPr>
        <w:t>n</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Biolog</w:t>
      </w:r>
      <w:r>
        <w:rPr>
          <w:rFonts w:ascii="Times New Roman" w:hAnsi="Times New Roman"/>
          <w:b/>
          <w:bCs/>
          <w:color w:val="191919"/>
          <w:spacing w:val="-11"/>
          <w:sz w:val="20"/>
          <w:szCs w:val="20"/>
        </w:rPr>
        <w:t>y</w:t>
      </w:r>
      <w:r>
        <w:rPr>
          <w:rFonts w:ascii="Times New Roman" w:hAnsi="Times New Roman"/>
          <w:b/>
          <w:bCs/>
          <w:color w:val="191919"/>
          <w:spacing w:val="-1"/>
          <w:sz w:val="20"/>
          <w:szCs w:val="20"/>
        </w:rPr>
        <w:t>....................................................................................3(3-</w:t>
      </w:r>
      <w:r>
        <w:rPr>
          <w:rFonts w:ascii="Times New Roman" w:hAnsi="Times New Roman"/>
          <w:b/>
          <w:bCs/>
          <w:color w:val="191919"/>
          <w:sz w:val="20"/>
          <w:szCs w:val="20"/>
        </w:rPr>
        <w:t>0)</w:t>
      </w:r>
    </w:p>
    <w:p w:rsidR="00F42301" w:rsidRDefault="00F42301" w:rsidP="00721764">
      <w:pPr>
        <w:widowControl w:val="0"/>
        <w:autoSpaceDE w:val="0"/>
        <w:autoSpaceDN w:val="0"/>
        <w:adjustRightInd w:val="0"/>
        <w:spacing w:before="13" w:after="0" w:line="250" w:lineRule="auto"/>
        <w:ind w:left="1230" w:right="1957"/>
        <w:jc w:val="both"/>
        <w:rPr>
          <w:rFonts w:ascii="Times New Roman" w:hAnsi="Times New Roman"/>
          <w:color w:val="000000"/>
          <w:sz w:val="20"/>
          <w:szCs w:val="20"/>
        </w:rPr>
      </w:pPr>
      <w:r>
        <w:rPr>
          <w:rFonts w:ascii="Times New Roman" w:hAnsi="Times New Roman"/>
          <w:color w:val="191919"/>
          <w:sz w:val="20"/>
          <w:szCs w:val="20"/>
        </w:rPr>
        <w:t>This</w:t>
      </w:r>
      <w:r>
        <w:rPr>
          <w:rFonts w:ascii="Times New Roman" w:hAnsi="Times New Roman"/>
          <w:color w:val="191919"/>
          <w:spacing w:val="-4"/>
          <w:sz w:val="20"/>
          <w:szCs w:val="20"/>
        </w:rPr>
        <w:t xml:space="preserve"> </w:t>
      </w:r>
      <w:r>
        <w:rPr>
          <w:rFonts w:ascii="Times New Roman" w:hAnsi="Times New Roman"/>
          <w:color w:val="191919"/>
          <w:sz w:val="20"/>
          <w:szCs w:val="20"/>
        </w:rPr>
        <w:t>course</w:t>
      </w:r>
      <w:r>
        <w:rPr>
          <w:rFonts w:ascii="Times New Roman" w:hAnsi="Times New Roman"/>
          <w:color w:val="191919"/>
          <w:spacing w:val="-4"/>
          <w:sz w:val="20"/>
          <w:szCs w:val="20"/>
        </w:rPr>
        <w:t xml:space="preserve"> </w:t>
      </w:r>
      <w:r>
        <w:rPr>
          <w:rFonts w:ascii="Times New Roman" w:hAnsi="Times New Roman"/>
          <w:color w:val="191919"/>
          <w:sz w:val="20"/>
          <w:szCs w:val="20"/>
        </w:rPr>
        <w:t>will</w:t>
      </w:r>
      <w:r>
        <w:rPr>
          <w:rFonts w:ascii="Times New Roman" w:hAnsi="Times New Roman"/>
          <w:color w:val="191919"/>
          <w:spacing w:val="-4"/>
          <w:sz w:val="20"/>
          <w:szCs w:val="20"/>
        </w:rPr>
        <w:t xml:space="preserve"> </w:t>
      </w:r>
      <w:r>
        <w:rPr>
          <w:rFonts w:ascii="Times New Roman" w:hAnsi="Times New Roman"/>
          <w:color w:val="191919"/>
          <w:sz w:val="20"/>
          <w:szCs w:val="20"/>
        </w:rPr>
        <w:t>enhance</w:t>
      </w:r>
      <w:r>
        <w:rPr>
          <w:rFonts w:ascii="Times New Roman" w:hAnsi="Times New Roman"/>
          <w:color w:val="191919"/>
          <w:spacing w:val="-4"/>
          <w:sz w:val="20"/>
          <w:szCs w:val="20"/>
        </w:rPr>
        <w:t xml:space="preserve"> </w:t>
      </w:r>
      <w:r>
        <w:rPr>
          <w:rFonts w:ascii="Times New Roman" w:hAnsi="Times New Roman"/>
          <w:color w:val="191919"/>
          <w:sz w:val="20"/>
          <w:szCs w:val="20"/>
        </w:rPr>
        <w:t>and</w:t>
      </w:r>
      <w:r>
        <w:rPr>
          <w:rFonts w:ascii="Times New Roman" w:hAnsi="Times New Roman"/>
          <w:color w:val="191919"/>
          <w:spacing w:val="-4"/>
          <w:sz w:val="20"/>
          <w:szCs w:val="20"/>
        </w:rPr>
        <w:t xml:space="preserve"> </w:t>
      </w:r>
      <w:r>
        <w:rPr>
          <w:rFonts w:ascii="Times New Roman" w:hAnsi="Times New Roman"/>
          <w:color w:val="191919"/>
          <w:sz w:val="20"/>
          <w:szCs w:val="20"/>
        </w:rPr>
        <w:t>reinforce</w:t>
      </w:r>
      <w:r>
        <w:rPr>
          <w:rFonts w:ascii="Times New Roman" w:hAnsi="Times New Roman"/>
          <w:color w:val="191919"/>
          <w:spacing w:val="-4"/>
          <w:sz w:val="20"/>
          <w:szCs w:val="20"/>
        </w:rPr>
        <w:t xml:space="preserve"> </w:t>
      </w:r>
      <w:r>
        <w:rPr>
          <w:rFonts w:ascii="Times New Roman" w:hAnsi="Times New Roman"/>
          <w:color w:val="191919"/>
          <w:sz w:val="20"/>
          <w:szCs w:val="20"/>
        </w:rPr>
        <w:t>biological</w:t>
      </w:r>
      <w:r>
        <w:rPr>
          <w:rFonts w:ascii="Times New Roman" w:hAnsi="Times New Roman"/>
          <w:color w:val="191919"/>
          <w:spacing w:val="-4"/>
          <w:sz w:val="20"/>
          <w:szCs w:val="20"/>
        </w:rPr>
        <w:t xml:space="preserve"> </w:t>
      </w:r>
      <w:r>
        <w:rPr>
          <w:rFonts w:ascii="Times New Roman" w:hAnsi="Times New Roman"/>
          <w:color w:val="191919"/>
          <w:sz w:val="20"/>
          <w:szCs w:val="20"/>
        </w:rPr>
        <w:t>concepts</w:t>
      </w:r>
      <w:r>
        <w:rPr>
          <w:rFonts w:ascii="Times New Roman" w:hAnsi="Times New Roman"/>
          <w:color w:val="191919"/>
          <w:spacing w:val="-4"/>
          <w:sz w:val="20"/>
          <w:szCs w:val="20"/>
        </w:rPr>
        <w:t xml:space="preserve"> </w:t>
      </w:r>
      <w:r>
        <w:rPr>
          <w:rFonts w:ascii="Times New Roman" w:hAnsi="Times New Roman"/>
          <w:color w:val="191919"/>
          <w:sz w:val="20"/>
          <w:szCs w:val="20"/>
        </w:rPr>
        <w:t>and</w:t>
      </w:r>
      <w:r>
        <w:rPr>
          <w:rFonts w:ascii="Times New Roman" w:hAnsi="Times New Roman"/>
          <w:color w:val="191919"/>
          <w:spacing w:val="-4"/>
          <w:sz w:val="20"/>
          <w:szCs w:val="20"/>
        </w:rPr>
        <w:t xml:space="preserve"> </w:t>
      </w:r>
      <w:r>
        <w:rPr>
          <w:rFonts w:ascii="Times New Roman" w:hAnsi="Times New Roman"/>
          <w:color w:val="191919"/>
          <w:sz w:val="20"/>
          <w:szCs w:val="20"/>
        </w:rPr>
        <w:t>principles</w:t>
      </w:r>
      <w:r>
        <w:rPr>
          <w:rFonts w:ascii="Times New Roman" w:hAnsi="Times New Roman"/>
          <w:color w:val="191919"/>
          <w:spacing w:val="-4"/>
          <w:sz w:val="20"/>
          <w:szCs w:val="20"/>
        </w:rPr>
        <w:t xml:space="preserve"> </w:t>
      </w:r>
      <w:r>
        <w:rPr>
          <w:rFonts w:ascii="Times New Roman" w:hAnsi="Times New Roman"/>
          <w:color w:val="191919"/>
          <w:sz w:val="20"/>
          <w:szCs w:val="20"/>
        </w:rPr>
        <w:t>for</w:t>
      </w:r>
      <w:r>
        <w:rPr>
          <w:rFonts w:ascii="Times New Roman" w:hAnsi="Times New Roman"/>
          <w:color w:val="191919"/>
          <w:spacing w:val="-4"/>
          <w:sz w:val="20"/>
          <w:szCs w:val="20"/>
        </w:rPr>
        <w:t xml:space="preserve"> </w:t>
      </w:r>
      <w:r>
        <w:rPr>
          <w:rFonts w:ascii="Times New Roman" w:hAnsi="Times New Roman"/>
          <w:color w:val="191919"/>
          <w:sz w:val="20"/>
          <w:szCs w:val="20"/>
        </w:rPr>
        <w:t>biology</w:t>
      </w:r>
      <w:r>
        <w:rPr>
          <w:rFonts w:ascii="Times New Roman" w:hAnsi="Times New Roman"/>
          <w:color w:val="191919"/>
          <w:spacing w:val="-4"/>
          <w:sz w:val="20"/>
          <w:szCs w:val="20"/>
        </w:rPr>
        <w:t xml:space="preserve"> </w:t>
      </w:r>
      <w:r>
        <w:rPr>
          <w:rFonts w:ascii="Times New Roman" w:hAnsi="Times New Roman"/>
          <w:color w:val="191919"/>
          <w:sz w:val="20"/>
          <w:szCs w:val="20"/>
        </w:rPr>
        <w:t xml:space="preserve">teachers. </w:t>
      </w:r>
      <w:r>
        <w:rPr>
          <w:rFonts w:ascii="Times New Roman" w:hAnsi="Times New Roman"/>
          <w:color w:val="191919"/>
          <w:spacing w:val="2"/>
          <w:sz w:val="20"/>
          <w:szCs w:val="20"/>
        </w:rPr>
        <w:t>Emphasi</w:t>
      </w:r>
      <w:r>
        <w:rPr>
          <w:rFonts w:ascii="Times New Roman" w:hAnsi="Times New Roman"/>
          <w:color w:val="191919"/>
          <w:sz w:val="20"/>
          <w:szCs w:val="20"/>
        </w:rPr>
        <w:t xml:space="preserve">s </w:t>
      </w:r>
      <w:r>
        <w:rPr>
          <w:rFonts w:ascii="Times New Roman" w:hAnsi="Times New Roman"/>
          <w:color w:val="191919"/>
          <w:spacing w:val="2"/>
          <w:sz w:val="20"/>
          <w:szCs w:val="20"/>
        </w:rPr>
        <w:t>wil</w:t>
      </w:r>
      <w:r>
        <w:rPr>
          <w:rFonts w:ascii="Times New Roman" w:hAnsi="Times New Roman"/>
          <w:color w:val="191919"/>
          <w:sz w:val="20"/>
          <w:szCs w:val="20"/>
        </w:rPr>
        <w:t xml:space="preserve">l </w:t>
      </w:r>
      <w:r>
        <w:rPr>
          <w:rFonts w:ascii="Times New Roman" w:hAnsi="Times New Roman"/>
          <w:color w:val="191919"/>
          <w:spacing w:val="2"/>
          <w:sz w:val="20"/>
          <w:szCs w:val="20"/>
        </w:rPr>
        <w:t>als</w:t>
      </w:r>
      <w:r>
        <w:rPr>
          <w:rFonts w:ascii="Times New Roman" w:hAnsi="Times New Roman"/>
          <w:color w:val="191919"/>
          <w:sz w:val="20"/>
          <w:szCs w:val="20"/>
        </w:rPr>
        <w:t xml:space="preserve">o </w:t>
      </w:r>
      <w:r>
        <w:rPr>
          <w:rFonts w:ascii="Times New Roman" w:hAnsi="Times New Roman"/>
          <w:color w:val="191919"/>
          <w:spacing w:val="2"/>
          <w:sz w:val="20"/>
          <w:szCs w:val="20"/>
        </w:rPr>
        <w:t>b</w:t>
      </w:r>
      <w:r>
        <w:rPr>
          <w:rFonts w:ascii="Times New Roman" w:hAnsi="Times New Roman"/>
          <w:color w:val="191919"/>
          <w:sz w:val="20"/>
          <w:szCs w:val="20"/>
        </w:rPr>
        <w:t xml:space="preserve">e </w:t>
      </w:r>
      <w:r>
        <w:rPr>
          <w:rFonts w:ascii="Times New Roman" w:hAnsi="Times New Roman"/>
          <w:color w:val="191919"/>
          <w:spacing w:val="2"/>
          <w:sz w:val="20"/>
          <w:szCs w:val="20"/>
        </w:rPr>
        <w:t>place</w:t>
      </w:r>
      <w:r>
        <w:rPr>
          <w:rFonts w:ascii="Times New Roman" w:hAnsi="Times New Roman"/>
          <w:color w:val="191919"/>
          <w:sz w:val="20"/>
          <w:szCs w:val="20"/>
        </w:rPr>
        <w:t xml:space="preserve">d </w:t>
      </w:r>
      <w:r>
        <w:rPr>
          <w:rFonts w:ascii="Times New Roman" w:hAnsi="Times New Roman"/>
          <w:color w:val="191919"/>
          <w:spacing w:val="2"/>
          <w:sz w:val="20"/>
          <w:szCs w:val="20"/>
        </w:rPr>
        <w:t>o</w:t>
      </w:r>
      <w:r>
        <w:rPr>
          <w:rFonts w:ascii="Times New Roman" w:hAnsi="Times New Roman"/>
          <w:color w:val="191919"/>
          <w:sz w:val="20"/>
          <w:szCs w:val="20"/>
        </w:rPr>
        <w:t xml:space="preserve">n </w:t>
      </w:r>
      <w:r>
        <w:rPr>
          <w:rFonts w:ascii="Times New Roman" w:hAnsi="Times New Roman"/>
          <w:color w:val="191919"/>
          <w:spacing w:val="2"/>
          <w:sz w:val="20"/>
          <w:szCs w:val="20"/>
        </w:rPr>
        <w:t>biolog</w:t>
      </w:r>
      <w:r>
        <w:rPr>
          <w:rFonts w:ascii="Times New Roman" w:hAnsi="Times New Roman"/>
          <w:color w:val="191919"/>
          <w:sz w:val="20"/>
          <w:szCs w:val="20"/>
        </w:rPr>
        <w:t xml:space="preserve">y </w:t>
      </w:r>
      <w:r>
        <w:rPr>
          <w:rFonts w:ascii="Times New Roman" w:hAnsi="Times New Roman"/>
          <w:color w:val="191919"/>
          <w:spacing w:val="2"/>
          <w:sz w:val="20"/>
          <w:szCs w:val="20"/>
        </w:rPr>
        <w:t>methodolog</w:t>
      </w:r>
      <w:r>
        <w:rPr>
          <w:rFonts w:ascii="Times New Roman" w:hAnsi="Times New Roman"/>
          <w:color w:val="191919"/>
          <w:sz w:val="20"/>
          <w:szCs w:val="20"/>
        </w:rPr>
        <w:t xml:space="preserve">y </w:t>
      </w:r>
      <w:r>
        <w:rPr>
          <w:rFonts w:ascii="Times New Roman" w:hAnsi="Times New Roman"/>
          <w:color w:val="191919"/>
          <w:spacing w:val="2"/>
          <w:sz w:val="20"/>
          <w:szCs w:val="20"/>
        </w:rPr>
        <w:t>an</w:t>
      </w:r>
      <w:r>
        <w:rPr>
          <w:rFonts w:ascii="Times New Roman" w:hAnsi="Times New Roman"/>
          <w:color w:val="191919"/>
          <w:sz w:val="20"/>
          <w:szCs w:val="20"/>
        </w:rPr>
        <w:t xml:space="preserve">d </w:t>
      </w:r>
      <w:r>
        <w:rPr>
          <w:rFonts w:ascii="Times New Roman" w:hAnsi="Times New Roman"/>
          <w:color w:val="191919"/>
          <w:spacing w:val="2"/>
          <w:sz w:val="20"/>
          <w:szCs w:val="20"/>
        </w:rPr>
        <w:t>compute</w:t>
      </w:r>
      <w:r>
        <w:rPr>
          <w:rFonts w:ascii="Times New Roman" w:hAnsi="Times New Roman"/>
          <w:color w:val="191919"/>
          <w:sz w:val="20"/>
          <w:szCs w:val="20"/>
        </w:rPr>
        <w:t xml:space="preserve">r </w:t>
      </w:r>
      <w:r>
        <w:rPr>
          <w:rFonts w:ascii="Times New Roman" w:hAnsi="Times New Roman"/>
          <w:color w:val="191919"/>
          <w:spacing w:val="2"/>
          <w:sz w:val="20"/>
          <w:szCs w:val="20"/>
        </w:rPr>
        <w:t>utilizatio</w:t>
      </w:r>
      <w:r>
        <w:rPr>
          <w:rFonts w:ascii="Times New Roman" w:hAnsi="Times New Roman"/>
          <w:color w:val="191919"/>
          <w:sz w:val="20"/>
          <w:szCs w:val="20"/>
        </w:rPr>
        <w:t xml:space="preserve">n </w:t>
      </w:r>
      <w:r>
        <w:rPr>
          <w:rFonts w:ascii="Times New Roman" w:hAnsi="Times New Roman"/>
          <w:color w:val="191919"/>
          <w:spacing w:val="2"/>
          <w:sz w:val="20"/>
          <w:szCs w:val="20"/>
        </w:rPr>
        <w:t>fo</w:t>
      </w:r>
      <w:r>
        <w:rPr>
          <w:rFonts w:ascii="Times New Roman" w:hAnsi="Times New Roman"/>
          <w:color w:val="191919"/>
          <w:sz w:val="20"/>
          <w:szCs w:val="20"/>
        </w:rPr>
        <w:t xml:space="preserve">r </w:t>
      </w:r>
      <w:r>
        <w:rPr>
          <w:rFonts w:ascii="Times New Roman" w:hAnsi="Times New Roman"/>
          <w:color w:val="191919"/>
          <w:spacing w:val="2"/>
          <w:sz w:val="20"/>
          <w:szCs w:val="20"/>
        </w:rPr>
        <w:t xml:space="preserve">middle </w:t>
      </w:r>
      <w:r>
        <w:rPr>
          <w:rFonts w:ascii="Times New Roman" w:hAnsi="Times New Roman"/>
          <w:color w:val="191919"/>
          <w:sz w:val="20"/>
          <w:szCs w:val="20"/>
        </w:rPr>
        <w:t>grades and secondary teachers.</w:t>
      </w:r>
    </w:p>
    <w:p w:rsidR="00F42301" w:rsidRDefault="00F42301" w:rsidP="00721764">
      <w:pPr>
        <w:widowControl w:val="0"/>
        <w:autoSpaceDE w:val="0"/>
        <w:autoSpaceDN w:val="0"/>
        <w:adjustRightInd w:val="0"/>
        <w:spacing w:after="0" w:line="227" w:lineRule="exact"/>
        <w:ind w:left="870"/>
        <w:rPr>
          <w:rFonts w:ascii="Times New Roman" w:hAnsi="Times New Roman"/>
          <w:color w:val="000000"/>
          <w:sz w:val="20"/>
          <w:szCs w:val="20"/>
        </w:rPr>
      </w:pPr>
      <w:r>
        <w:rPr>
          <w:rFonts w:ascii="Times New Roman" w:hAnsi="Times New Roman"/>
          <w:b/>
          <w:bCs/>
          <w:color w:val="191919"/>
          <w:spacing w:val="-1"/>
          <w:sz w:val="20"/>
          <w:szCs w:val="20"/>
        </w:rPr>
        <w:t>BIO</w:t>
      </w:r>
      <w:r>
        <w:rPr>
          <w:rFonts w:ascii="Times New Roman" w:hAnsi="Times New Roman"/>
          <w:b/>
          <w:bCs/>
          <w:color w:val="191919"/>
          <w:sz w:val="20"/>
          <w:szCs w:val="20"/>
        </w:rPr>
        <w:t>L</w:t>
      </w:r>
      <w:r>
        <w:rPr>
          <w:rFonts w:ascii="Times New Roman" w:hAnsi="Times New Roman"/>
          <w:b/>
          <w:bCs/>
          <w:color w:val="191919"/>
          <w:spacing w:val="-19"/>
          <w:sz w:val="20"/>
          <w:szCs w:val="20"/>
        </w:rPr>
        <w:t xml:space="preserve"> </w:t>
      </w:r>
      <w:r>
        <w:rPr>
          <w:rFonts w:ascii="Times New Roman" w:hAnsi="Times New Roman"/>
          <w:b/>
          <w:bCs/>
          <w:color w:val="191919"/>
          <w:spacing w:val="-1"/>
          <w:sz w:val="20"/>
          <w:szCs w:val="20"/>
        </w:rPr>
        <w:t>551</w:t>
      </w:r>
      <w:r>
        <w:rPr>
          <w:rFonts w:ascii="Times New Roman" w:hAnsi="Times New Roman"/>
          <w:b/>
          <w:bCs/>
          <w:color w:val="191919"/>
          <w:sz w:val="20"/>
          <w:szCs w:val="20"/>
        </w:rPr>
        <w:t>6</w:t>
      </w:r>
      <w:r>
        <w:rPr>
          <w:rFonts w:ascii="Times New Roman" w:hAnsi="Times New Roman"/>
          <w:b/>
          <w:bCs/>
          <w:color w:val="191919"/>
          <w:spacing w:val="-8"/>
          <w:sz w:val="20"/>
          <w:szCs w:val="20"/>
        </w:rPr>
        <w:t xml:space="preserve"> </w:t>
      </w:r>
      <w:r>
        <w:rPr>
          <w:rFonts w:ascii="Times New Roman" w:hAnsi="Times New Roman"/>
          <w:b/>
          <w:bCs/>
          <w:color w:val="191919"/>
          <w:sz w:val="20"/>
          <w:szCs w:val="20"/>
        </w:rPr>
        <w:t>-</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Innovativ</w:t>
      </w:r>
      <w:r>
        <w:rPr>
          <w:rFonts w:ascii="Times New Roman" w:hAnsi="Times New Roman"/>
          <w:b/>
          <w:bCs/>
          <w:color w:val="191919"/>
          <w:sz w:val="20"/>
          <w:szCs w:val="20"/>
        </w:rPr>
        <w:t>e</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Development</w:t>
      </w:r>
      <w:r>
        <w:rPr>
          <w:rFonts w:ascii="Times New Roman" w:hAnsi="Times New Roman"/>
          <w:b/>
          <w:bCs/>
          <w:color w:val="191919"/>
          <w:sz w:val="20"/>
          <w:szCs w:val="20"/>
        </w:rPr>
        <w:t>s</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i</w:t>
      </w:r>
      <w:r>
        <w:rPr>
          <w:rFonts w:ascii="Times New Roman" w:hAnsi="Times New Roman"/>
          <w:b/>
          <w:bCs/>
          <w:color w:val="191919"/>
          <w:sz w:val="20"/>
          <w:szCs w:val="20"/>
        </w:rPr>
        <w:t>n</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Biolog</w:t>
      </w:r>
      <w:r>
        <w:rPr>
          <w:rFonts w:ascii="Times New Roman" w:hAnsi="Times New Roman"/>
          <w:b/>
          <w:bCs/>
          <w:color w:val="191919"/>
          <w:spacing w:val="-12"/>
          <w:sz w:val="20"/>
          <w:szCs w:val="20"/>
        </w:rPr>
        <w:t>y</w:t>
      </w:r>
      <w:r>
        <w:rPr>
          <w:rFonts w:ascii="Times New Roman" w:hAnsi="Times New Roman"/>
          <w:b/>
          <w:bCs/>
          <w:color w:val="191919"/>
          <w:spacing w:val="-1"/>
          <w:sz w:val="20"/>
          <w:szCs w:val="20"/>
        </w:rPr>
        <w:t>...................................................................3(3-0)</w:t>
      </w:r>
    </w:p>
    <w:p w:rsidR="00F42301" w:rsidRDefault="00F42301" w:rsidP="00721764">
      <w:pPr>
        <w:widowControl w:val="0"/>
        <w:autoSpaceDE w:val="0"/>
        <w:autoSpaceDN w:val="0"/>
        <w:adjustRightInd w:val="0"/>
        <w:spacing w:before="13" w:after="0" w:line="250" w:lineRule="auto"/>
        <w:ind w:left="1230" w:right="1959"/>
        <w:jc w:val="both"/>
        <w:rPr>
          <w:rFonts w:ascii="Times New Roman" w:hAnsi="Times New Roman"/>
          <w:color w:val="000000"/>
          <w:sz w:val="20"/>
          <w:szCs w:val="20"/>
        </w:rPr>
      </w:pPr>
      <w:r>
        <w:rPr>
          <w:rFonts w:ascii="Times New Roman" w:hAnsi="Times New Roman"/>
          <w:color w:val="191919"/>
          <w:sz w:val="20"/>
          <w:szCs w:val="20"/>
        </w:rPr>
        <w:t>This course will address biological</w:t>
      </w:r>
      <w:r>
        <w:rPr>
          <w:rFonts w:ascii="Times New Roman" w:hAnsi="Times New Roman"/>
          <w:color w:val="191919"/>
          <w:spacing w:val="1"/>
          <w:sz w:val="20"/>
          <w:szCs w:val="20"/>
        </w:rPr>
        <w:t xml:space="preserve"> </w:t>
      </w:r>
      <w:r>
        <w:rPr>
          <w:rFonts w:ascii="Times New Roman" w:hAnsi="Times New Roman"/>
          <w:color w:val="191919"/>
          <w:sz w:val="20"/>
          <w:szCs w:val="20"/>
        </w:rPr>
        <w:t>concepts</w:t>
      </w:r>
      <w:r>
        <w:rPr>
          <w:rFonts w:ascii="Times New Roman" w:hAnsi="Times New Roman"/>
          <w:color w:val="191919"/>
          <w:spacing w:val="1"/>
          <w:sz w:val="20"/>
          <w:szCs w:val="20"/>
        </w:rPr>
        <w:t xml:space="preserve"> </w:t>
      </w:r>
      <w:r>
        <w:rPr>
          <w:rFonts w:ascii="Times New Roman" w:hAnsi="Times New Roman"/>
          <w:color w:val="191919"/>
          <w:sz w:val="20"/>
          <w:szCs w:val="20"/>
        </w:rPr>
        <w:t>in the areas of cell</w:t>
      </w:r>
      <w:r>
        <w:rPr>
          <w:rFonts w:ascii="Times New Roman" w:hAnsi="Times New Roman"/>
          <w:color w:val="191919"/>
          <w:spacing w:val="1"/>
          <w:sz w:val="20"/>
          <w:szCs w:val="20"/>
        </w:rPr>
        <w:t xml:space="preserve"> </w:t>
      </w:r>
      <w:r>
        <w:rPr>
          <w:rFonts w:ascii="Times New Roman" w:hAnsi="Times New Roman"/>
          <w:color w:val="191919"/>
          <w:sz w:val="20"/>
          <w:szCs w:val="20"/>
        </w:rPr>
        <w:t>biolog</w:t>
      </w:r>
      <w:r>
        <w:rPr>
          <w:rFonts w:ascii="Times New Roman" w:hAnsi="Times New Roman"/>
          <w:color w:val="191919"/>
          <w:spacing w:val="-13"/>
          <w:sz w:val="20"/>
          <w:szCs w:val="20"/>
        </w:rPr>
        <w:t>y</w:t>
      </w:r>
      <w:r>
        <w:rPr>
          <w:rFonts w:ascii="Times New Roman" w:hAnsi="Times New Roman"/>
          <w:color w:val="191919"/>
          <w:sz w:val="20"/>
          <w:szCs w:val="20"/>
        </w:rPr>
        <w:t>, genetics</w:t>
      </w:r>
      <w:r>
        <w:rPr>
          <w:rFonts w:ascii="Times New Roman" w:hAnsi="Times New Roman"/>
          <w:color w:val="191919"/>
          <w:spacing w:val="1"/>
          <w:sz w:val="20"/>
          <w:szCs w:val="20"/>
        </w:rPr>
        <w:t xml:space="preserve"> </w:t>
      </w:r>
      <w:r>
        <w:rPr>
          <w:rFonts w:ascii="Times New Roman" w:hAnsi="Times New Roman"/>
          <w:color w:val="191919"/>
          <w:sz w:val="20"/>
          <w:szCs w:val="20"/>
        </w:rPr>
        <w:t>and metabo- lism</w:t>
      </w:r>
      <w:r>
        <w:rPr>
          <w:rFonts w:ascii="Times New Roman" w:hAnsi="Times New Roman"/>
          <w:color w:val="191919"/>
          <w:spacing w:val="-7"/>
          <w:sz w:val="20"/>
          <w:szCs w:val="20"/>
        </w:rPr>
        <w:t xml:space="preserve"> </w:t>
      </w:r>
      <w:r>
        <w:rPr>
          <w:rFonts w:ascii="Times New Roman" w:hAnsi="Times New Roman"/>
          <w:color w:val="191919"/>
          <w:sz w:val="20"/>
          <w:szCs w:val="20"/>
        </w:rPr>
        <w:t>for</w:t>
      </w:r>
      <w:r>
        <w:rPr>
          <w:rFonts w:ascii="Times New Roman" w:hAnsi="Times New Roman"/>
          <w:color w:val="191919"/>
          <w:spacing w:val="-7"/>
          <w:sz w:val="20"/>
          <w:szCs w:val="20"/>
        </w:rPr>
        <w:t xml:space="preserve"> </w:t>
      </w:r>
      <w:r>
        <w:rPr>
          <w:rFonts w:ascii="Times New Roman" w:hAnsi="Times New Roman"/>
          <w:color w:val="191919"/>
          <w:sz w:val="20"/>
          <w:szCs w:val="20"/>
        </w:rPr>
        <w:t>middle</w:t>
      </w:r>
      <w:r>
        <w:rPr>
          <w:rFonts w:ascii="Times New Roman" w:hAnsi="Times New Roman"/>
          <w:color w:val="191919"/>
          <w:spacing w:val="-7"/>
          <w:sz w:val="20"/>
          <w:szCs w:val="20"/>
        </w:rPr>
        <w:t xml:space="preserve"> </w:t>
      </w:r>
      <w:r>
        <w:rPr>
          <w:rFonts w:ascii="Times New Roman" w:hAnsi="Times New Roman"/>
          <w:color w:val="191919"/>
          <w:sz w:val="20"/>
          <w:szCs w:val="20"/>
        </w:rPr>
        <w:t>grades</w:t>
      </w:r>
      <w:r>
        <w:rPr>
          <w:rFonts w:ascii="Times New Roman" w:hAnsi="Times New Roman"/>
          <w:color w:val="191919"/>
          <w:spacing w:val="-7"/>
          <w:sz w:val="20"/>
          <w:szCs w:val="20"/>
        </w:rPr>
        <w:t xml:space="preserve"> </w:t>
      </w:r>
      <w:r>
        <w:rPr>
          <w:rFonts w:ascii="Times New Roman" w:hAnsi="Times New Roman"/>
          <w:color w:val="191919"/>
          <w:sz w:val="20"/>
          <w:szCs w:val="20"/>
        </w:rPr>
        <w:t>and</w:t>
      </w:r>
      <w:r>
        <w:rPr>
          <w:rFonts w:ascii="Times New Roman" w:hAnsi="Times New Roman"/>
          <w:color w:val="191919"/>
          <w:spacing w:val="-7"/>
          <w:sz w:val="20"/>
          <w:szCs w:val="20"/>
        </w:rPr>
        <w:t xml:space="preserve"> </w:t>
      </w:r>
      <w:r>
        <w:rPr>
          <w:rFonts w:ascii="Times New Roman" w:hAnsi="Times New Roman"/>
          <w:color w:val="191919"/>
          <w:sz w:val="20"/>
          <w:szCs w:val="20"/>
        </w:rPr>
        <w:t>secondary</w:t>
      </w:r>
      <w:r>
        <w:rPr>
          <w:rFonts w:ascii="Times New Roman" w:hAnsi="Times New Roman"/>
          <w:color w:val="191919"/>
          <w:spacing w:val="-7"/>
          <w:sz w:val="20"/>
          <w:szCs w:val="20"/>
        </w:rPr>
        <w:t xml:space="preserve"> </w:t>
      </w:r>
      <w:r>
        <w:rPr>
          <w:rFonts w:ascii="Times New Roman" w:hAnsi="Times New Roman"/>
          <w:color w:val="191919"/>
          <w:sz w:val="20"/>
          <w:szCs w:val="20"/>
        </w:rPr>
        <w:t>teachers.</w:t>
      </w:r>
      <w:r>
        <w:rPr>
          <w:rFonts w:ascii="Times New Roman" w:hAnsi="Times New Roman"/>
          <w:color w:val="191919"/>
          <w:spacing w:val="-7"/>
          <w:sz w:val="20"/>
          <w:szCs w:val="20"/>
        </w:rPr>
        <w:t xml:space="preserve"> </w:t>
      </w:r>
      <w:r>
        <w:rPr>
          <w:rFonts w:ascii="Times New Roman" w:hAnsi="Times New Roman"/>
          <w:color w:val="191919"/>
          <w:sz w:val="20"/>
          <w:szCs w:val="20"/>
        </w:rPr>
        <w:t>Emphasis</w:t>
      </w:r>
      <w:r>
        <w:rPr>
          <w:rFonts w:ascii="Times New Roman" w:hAnsi="Times New Roman"/>
          <w:color w:val="191919"/>
          <w:spacing w:val="-7"/>
          <w:sz w:val="20"/>
          <w:szCs w:val="20"/>
        </w:rPr>
        <w:t xml:space="preserve"> </w:t>
      </w:r>
      <w:r>
        <w:rPr>
          <w:rFonts w:ascii="Times New Roman" w:hAnsi="Times New Roman"/>
          <w:color w:val="191919"/>
          <w:sz w:val="20"/>
          <w:szCs w:val="20"/>
        </w:rPr>
        <w:t>will</w:t>
      </w:r>
      <w:r>
        <w:rPr>
          <w:rFonts w:ascii="Times New Roman" w:hAnsi="Times New Roman"/>
          <w:color w:val="191919"/>
          <w:spacing w:val="-7"/>
          <w:sz w:val="20"/>
          <w:szCs w:val="20"/>
        </w:rPr>
        <w:t xml:space="preserve"> </w:t>
      </w:r>
      <w:r>
        <w:rPr>
          <w:rFonts w:ascii="Times New Roman" w:hAnsi="Times New Roman"/>
          <w:color w:val="191919"/>
          <w:sz w:val="20"/>
          <w:szCs w:val="20"/>
        </w:rPr>
        <w:t>be</w:t>
      </w:r>
      <w:r>
        <w:rPr>
          <w:rFonts w:ascii="Times New Roman" w:hAnsi="Times New Roman"/>
          <w:color w:val="191919"/>
          <w:spacing w:val="-7"/>
          <w:sz w:val="20"/>
          <w:szCs w:val="20"/>
        </w:rPr>
        <w:t xml:space="preserve"> </w:t>
      </w:r>
      <w:r>
        <w:rPr>
          <w:rFonts w:ascii="Times New Roman" w:hAnsi="Times New Roman"/>
          <w:color w:val="191919"/>
          <w:sz w:val="20"/>
          <w:szCs w:val="20"/>
        </w:rPr>
        <w:t>placed</w:t>
      </w:r>
      <w:r>
        <w:rPr>
          <w:rFonts w:ascii="Times New Roman" w:hAnsi="Times New Roman"/>
          <w:color w:val="191919"/>
          <w:spacing w:val="-7"/>
          <w:sz w:val="20"/>
          <w:szCs w:val="20"/>
        </w:rPr>
        <w:t xml:space="preserve"> </w:t>
      </w:r>
      <w:r>
        <w:rPr>
          <w:rFonts w:ascii="Times New Roman" w:hAnsi="Times New Roman"/>
          <w:color w:val="191919"/>
          <w:sz w:val="20"/>
          <w:szCs w:val="20"/>
        </w:rPr>
        <w:t>on</w:t>
      </w:r>
      <w:r>
        <w:rPr>
          <w:rFonts w:ascii="Times New Roman" w:hAnsi="Times New Roman"/>
          <w:color w:val="191919"/>
          <w:spacing w:val="-7"/>
          <w:sz w:val="20"/>
          <w:szCs w:val="20"/>
        </w:rPr>
        <w:t xml:space="preserve"> </w:t>
      </w:r>
      <w:r>
        <w:rPr>
          <w:rFonts w:ascii="Times New Roman" w:hAnsi="Times New Roman"/>
          <w:color w:val="191919"/>
          <w:sz w:val="20"/>
          <w:szCs w:val="20"/>
        </w:rPr>
        <w:t>increasing</w:t>
      </w:r>
      <w:r>
        <w:rPr>
          <w:rFonts w:ascii="Times New Roman" w:hAnsi="Times New Roman"/>
          <w:color w:val="191919"/>
          <w:spacing w:val="-7"/>
          <w:sz w:val="20"/>
          <w:szCs w:val="20"/>
        </w:rPr>
        <w:t xml:space="preserve"> </w:t>
      </w:r>
      <w:r>
        <w:rPr>
          <w:rFonts w:ascii="Times New Roman" w:hAnsi="Times New Roman"/>
          <w:color w:val="191919"/>
          <w:sz w:val="20"/>
          <w:szCs w:val="20"/>
        </w:rPr>
        <w:t>teachers' knowledge and understanding in identifying, applying and analyzing recent biology concepts, processes</w:t>
      </w:r>
      <w:r>
        <w:rPr>
          <w:rFonts w:ascii="Times New Roman" w:hAnsi="Times New Roman"/>
          <w:color w:val="191919"/>
          <w:spacing w:val="-5"/>
          <w:sz w:val="20"/>
          <w:szCs w:val="20"/>
        </w:rPr>
        <w:t xml:space="preserve"> </w:t>
      </w:r>
      <w:r>
        <w:rPr>
          <w:rFonts w:ascii="Times New Roman" w:hAnsi="Times New Roman"/>
          <w:color w:val="191919"/>
          <w:sz w:val="20"/>
          <w:szCs w:val="20"/>
        </w:rPr>
        <w:t>and</w:t>
      </w:r>
      <w:r>
        <w:rPr>
          <w:rFonts w:ascii="Times New Roman" w:hAnsi="Times New Roman"/>
          <w:color w:val="191919"/>
          <w:spacing w:val="-5"/>
          <w:sz w:val="20"/>
          <w:szCs w:val="20"/>
        </w:rPr>
        <w:t xml:space="preserve"> </w:t>
      </w:r>
      <w:r>
        <w:rPr>
          <w:rFonts w:ascii="Times New Roman" w:hAnsi="Times New Roman"/>
          <w:color w:val="191919"/>
          <w:sz w:val="20"/>
          <w:szCs w:val="20"/>
        </w:rPr>
        <w:t>principles</w:t>
      </w:r>
      <w:r>
        <w:rPr>
          <w:rFonts w:ascii="Times New Roman" w:hAnsi="Times New Roman"/>
          <w:color w:val="191919"/>
          <w:spacing w:val="-5"/>
          <w:sz w:val="20"/>
          <w:szCs w:val="20"/>
        </w:rPr>
        <w:t xml:space="preserve"> </w:t>
      </w:r>
      <w:r>
        <w:rPr>
          <w:rFonts w:ascii="Times New Roman" w:hAnsi="Times New Roman"/>
          <w:color w:val="191919"/>
          <w:sz w:val="20"/>
          <w:szCs w:val="20"/>
        </w:rPr>
        <w:t>and</w:t>
      </w:r>
      <w:r>
        <w:rPr>
          <w:rFonts w:ascii="Times New Roman" w:hAnsi="Times New Roman"/>
          <w:color w:val="191919"/>
          <w:spacing w:val="-5"/>
          <w:sz w:val="20"/>
          <w:szCs w:val="20"/>
        </w:rPr>
        <w:t xml:space="preserve"> </w:t>
      </w:r>
      <w:r>
        <w:rPr>
          <w:rFonts w:ascii="Times New Roman" w:hAnsi="Times New Roman"/>
          <w:color w:val="191919"/>
          <w:sz w:val="20"/>
          <w:szCs w:val="20"/>
        </w:rPr>
        <w:t>increasing</w:t>
      </w:r>
      <w:r>
        <w:rPr>
          <w:rFonts w:ascii="Times New Roman" w:hAnsi="Times New Roman"/>
          <w:color w:val="191919"/>
          <w:spacing w:val="-5"/>
          <w:sz w:val="20"/>
          <w:szCs w:val="20"/>
        </w:rPr>
        <w:t xml:space="preserve"> </w:t>
      </w:r>
      <w:r>
        <w:rPr>
          <w:rFonts w:ascii="Times New Roman" w:hAnsi="Times New Roman"/>
          <w:color w:val="191919"/>
          <w:sz w:val="20"/>
          <w:szCs w:val="20"/>
        </w:rPr>
        <w:t>teachers'</w:t>
      </w:r>
      <w:r>
        <w:rPr>
          <w:rFonts w:ascii="Times New Roman" w:hAnsi="Times New Roman"/>
          <w:color w:val="191919"/>
          <w:spacing w:val="-5"/>
          <w:sz w:val="20"/>
          <w:szCs w:val="20"/>
        </w:rPr>
        <w:t xml:space="preserve"> </w:t>
      </w:r>
      <w:r>
        <w:rPr>
          <w:rFonts w:ascii="Times New Roman" w:hAnsi="Times New Roman"/>
          <w:color w:val="191919"/>
          <w:sz w:val="20"/>
          <w:szCs w:val="20"/>
        </w:rPr>
        <w:t>understanding</w:t>
      </w:r>
      <w:r>
        <w:rPr>
          <w:rFonts w:ascii="Times New Roman" w:hAnsi="Times New Roman"/>
          <w:color w:val="191919"/>
          <w:spacing w:val="-5"/>
          <w:sz w:val="20"/>
          <w:szCs w:val="20"/>
        </w:rPr>
        <w:t xml:space="preserve"> </w:t>
      </w:r>
      <w:r>
        <w:rPr>
          <w:rFonts w:ascii="Times New Roman" w:hAnsi="Times New Roman"/>
          <w:color w:val="191919"/>
          <w:sz w:val="20"/>
          <w:szCs w:val="20"/>
        </w:rPr>
        <w:t>and</w:t>
      </w:r>
      <w:r>
        <w:rPr>
          <w:rFonts w:ascii="Times New Roman" w:hAnsi="Times New Roman"/>
          <w:color w:val="191919"/>
          <w:spacing w:val="-5"/>
          <w:sz w:val="20"/>
          <w:szCs w:val="20"/>
        </w:rPr>
        <w:t xml:space="preserve"> </w:t>
      </w:r>
      <w:r>
        <w:rPr>
          <w:rFonts w:ascii="Times New Roman" w:hAnsi="Times New Roman"/>
          <w:color w:val="191919"/>
          <w:sz w:val="20"/>
          <w:szCs w:val="20"/>
        </w:rPr>
        <w:t>skills</w:t>
      </w:r>
      <w:r>
        <w:rPr>
          <w:rFonts w:ascii="Times New Roman" w:hAnsi="Times New Roman"/>
          <w:color w:val="191919"/>
          <w:spacing w:val="-5"/>
          <w:sz w:val="20"/>
          <w:szCs w:val="20"/>
        </w:rPr>
        <w:t xml:space="preserve"> </w:t>
      </w:r>
      <w:r>
        <w:rPr>
          <w:rFonts w:ascii="Times New Roman" w:hAnsi="Times New Roman"/>
          <w:color w:val="191919"/>
          <w:sz w:val="20"/>
          <w:szCs w:val="20"/>
        </w:rPr>
        <w:t>in</w:t>
      </w:r>
      <w:r>
        <w:rPr>
          <w:rFonts w:ascii="Times New Roman" w:hAnsi="Times New Roman"/>
          <w:color w:val="191919"/>
          <w:spacing w:val="-5"/>
          <w:sz w:val="20"/>
          <w:szCs w:val="20"/>
        </w:rPr>
        <w:t xml:space="preserve"> </w:t>
      </w:r>
      <w:r>
        <w:rPr>
          <w:rFonts w:ascii="Times New Roman" w:hAnsi="Times New Roman"/>
          <w:color w:val="191919"/>
          <w:sz w:val="20"/>
          <w:szCs w:val="20"/>
        </w:rPr>
        <w:t>using</w:t>
      </w:r>
      <w:r>
        <w:rPr>
          <w:rFonts w:ascii="Times New Roman" w:hAnsi="Times New Roman"/>
          <w:color w:val="191919"/>
          <w:spacing w:val="-5"/>
          <w:sz w:val="20"/>
          <w:szCs w:val="20"/>
        </w:rPr>
        <w:t xml:space="preserve"> </w:t>
      </w:r>
      <w:r>
        <w:rPr>
          <w:rFonts w:ascii="Times New Roman" w:hAnsi="Times New Roman"/>
          <w:color w:val="191919"/>
          <w:sz w:val="20"/>
          <w:szCs w:val="20"/>
        </w:rPr>
        <w:t>the</w:t>
      </w:r>
      <w:r>
        <w:rPr>
          <w:rFonts w:ascii="Times New Roman" w:hAnsi="Times New Roman"/>
          <w:color w:val="191919"/>
          <w:spacing w:val="-5"/>
          <w:sz w:val="20"/>
          <w:szCs w:val="20"/>
        </w:rPr>
        <w:t xml:space="preserve"> </w:t>
      </w:r>
      <w:r>
        <w:rPr>
          <w:rFonts w:ascii="Times New Roman" w:hAnsi="Times New Roman"/>
          <w:color w:val="191919"/>
          <w:sz w:val="20"/>
          <w:szCs w:val="20"/>
        </w:rPr>
        <w:t>methods of science through the use of open-ended investigations.</w:t>
      </w:r>
    </w:p>
    <w:p w:rsidR="00F42301" w:rsidRDefault="00F42301" w:rsidP="00721764">
      <w:pPr>
        <w:widowControl w:val="0"/>
        <w:autoSpaceDE w:val="0"/>
        <w:autoSpaceDN w:val="0"/>
        <w:adjustRightInd w:val="0"/>
        <w:spacing w:after="0" w:line="227" w:lineRule="exact"/>
        <w:ind w:left="870"/>
        <w:rPr>
          <w:rFonts w:ascii="Times New Roman" w:hAnsi="Times New Roman"/>
          <w:color w:val="000000"/>
          <w:sz w:val="20"/>
          <w:szCs w:val="20"/>
        </w:rPr>
      </w:pPr>
      <w:r>
        <w:rPr>
          <w:rFonts w:ascii="Times New Roman" w:hAnsi="Times New Roman"/>
          <w:b/>
          <w:bCs/>
          <w:color w:val="191919"/>
          <w:sz w:val="20"/>
          <w:szCs w:val="20"/>
        </w:rPr>
        <w:t>BIOL</w:t>
      </w:r>
      <w:r>
        <w:rPr>
          <w:rFonts w:ascii="Times New Roman" w:hAnsi="Times New Roman"/>
          <w:b/>
          <w:bCs/>
          <w:color w:val="191919"/>
          <w:spacing w:val="-16"/>
          <w:sz w:val="20"/>
          <w:szCs w:val="20"/>
        </w:rPr>
        <w:t xml:space="preserve"> </w:t>
      </w:r>
      <w:r>
        <w:rPr>
          <w:rFonts w:ascii="Times New Roman" w:hAnsi="Times New Roman"/>
          <w:b/>
          <w:bCs/>
          <w:color w:val="191919"/>
          <w:sz w:val="20"/>
          <w:szCs w:val="20"/>
        </w:rPr>
        <w:t>55</w:t>
      </w:r>
      <w:r>
        <w:rPr>
          <w:rFonts w:ascii="Times New Roman" w:hAnsi="Times New Roman"/>
          <w:b/>
          <w:bCs/>
          <w:color w:val="191919"/>
          <w:spacing w:val="-11"/>
          <w:sz w:val="20"/>
          <w:szCs w:val="20"/>
        </w:rPr>
        <w:t>1</w:t>
      </w:r>
      <w:r>
        <w:rPr>
          <w:rFonts w:ascii="Times New Roman" w:hAnsi="Times New Roman"/>
          <w:b/>
          <w:bCs/>
          <w:color w:val="191919"/>
          <w:sz w:val="20"/>
          <w:szCs w:val="20"/>
        </w:rPr>
        <w:t>1</w:t>
      </w:r>
      <w:r>
        <w:rPr>
          <w:rFonts w:ascii="Times New Roman" w:hAnsi="Times New Roman"/>
          <w:b/>
          <w:bCs/>
          <w:color w:val="191919"/>
          <w:spacing w:val="-5"/>
          <w:sz w:val="20"/>
          <w:szCs w:val="20"/>
        </w:rPr>
        <w:t xml:space="preserve"> </w:t>
      </w:r>
      <w:r>
        <w:rPr>
          <w:rFonts w:ascii="Times New Roman" w:hAnsi="Times New Roman"/>
          <w:b/>
          <w:bCs/>
          <w:color w:val="191919"/>
          <w:sz w:val="20"/>
          <w:szCs w:val="20"/>
        </w:rPr>
        <w:t>-</w:t>
      </w:r>
      <w:r>
        <w:rPr>
          <w:rFonts w:ascii="Times New Roman" w:hAnsi="Times New Roman"/>
          <w:b/>
          <w:bCs/>
          <w:color w:val="191919"/>
          <w:spacing w:val="-5"/>
          <w:sz w:val="20"/>
          <w:szCs w:val="20"/>
        </w:rPr>
        <w:t xml:space="preserve"> </w:t>
      </w:r>
      <w:r>
        <w:rPr>
          <w:rFonts w:ascii="Times New Roman" w:hAnsi="Times New Roman"/>
          <w:b/>
          <w:bCs/>
          <w:color w:val="191919"/>
          <w:sz w:val="20"/>
          <w:szCs w:val="20"/>
        </w:rPr>
        <w:t>Selected</w:t>
      </w:r>
      <w:r>
        <w:rPr>
          <w:rFonts w:ascii="Times New Roman" w:hAnsi="Times New Roman"/>
          <w:b/>
          <w:bCs/>
          <w:color w:val="191919"/>
          <w:spacing w:val="-8"/>
          <w:sz w:val="20"/>
          <w:szCs w:val="20"/>
        </w:rPr>
        <w:t xml:space="preserve"> </w:t>
      </w:r>
      <w:r>
        <w:rPr>
          <w:rFonts w:ascii="Times New Roman" w:hAnsi="Times New Roman"/>
          <w:b/>
          <w:bCs/>
          <w:color w:val="191919"/>
          <w:spacing w:val="-18"/>
          <w:sz w:val="20"/>
          <w:szCs w:val="20"/>
        </w:rPr>
        <w:t>T</w:t>
      </w:r>
      <w:r>
        <w:rPr>
          <w:rFonts w:ascii="Times New Roman" w:hAnsi="Times New Roman"/>
          <w:b/>
          <w:bCs/>
          <w:color w:val="191919"/>
          <w:sz w:val="20"/>
          <w:szCs w:val="20"/>
        </w:rPr>
        <w:t>opics</w:t>
      </w:r>
      <w:r>
        <w:rPr>
          <w:rFonts w:ascii="Times New Roman" w:hAnsi="Times New Roman"/>
          <w:b/>
          <w:bCs/>
          <w:color w:val="191919"/>
          <w:spacing w:val="-5"/>
          <w:sz w:val="20"/>
          <w:szCs w:val="20"/>
        </w:rPr>
        <w:t xml:space="preserve"> </w:t>
      </w:r>
      <w:r>
        <w:rPr>
          <w:rFonts w:ascii="Times New Roman" w:hAnsi="Times New Roman"/>
          <w:b/>
          <w:bCs/>
          <w:color w:val="191919"/>
          <w:sz w:val="20"/>
          <w:szCs w:val="20"/>
        </w:rPr>
        <w:t>in</w:t>
      </w:r>
      <w:r>
        <w:rPr>
          <w:rFonts w:ascii="Times New Roman" w:hAnsi="Times New Roman"/>
          <w:b/>
          <w:bCs/>
          <w:color w:val="191919"/>
          <w:spacing w:val="-5"/>
          <w:sz w:val="20"/>
          <w:szCs w:val="20"/>
        </w:rPr>
        <w:t xml:space="preserve"> </w:t>
      </w:r>
      <w:r>
        <w:rPr>
          <w:rFonts w:ascii="Times New Roman" w:hAnsi="Times New Roman"/>
          <w:b/>
          <w:bCs/>
          <w:color w:val="191919"/>
          <w:sz w:val="20"/>
          <w:szCs w:val="20"/>
        </w:rPr>
        <w:t>Ecolog</w:t>
      </w:r>
      <w:r>
        <w:rPr>
          <w:rFonts w:ascii="Times New Roman" w:hAnsi="Times New Roman"/>
          <w:b/>
          <w:bCs/>
          <w:color w:val="191919"/>
          <w:spacing w:val="-11"/>
          <w:sz w:val="20"/>
          <w:szCs w:val="20"/>
        </w:rPr>
        <w:t>y</w:t>
      </w:r>
      <w:r>
        <w:rPr>
          <w:rFonts w:ascii="Times New Roman" w:hAnsi="Times New Roman"/>
          <w:b/>
          <w:bCs/>
          <w:color w:val="191919"/>
          <w:sz w:val="20"/>
          <w:szCs w:val="20"/>
        </w:rPr>
        <w:t>..................................................................................3(3-0)</w:t>
      </w:r>
    </w:p>
    <w:p w:rsidR="00F42301" w:rsidRDefault="00F42301" w:rsidP="00721764">
      <w:pPr>
        <w:widowControl w:val="0"/>
        <w:autoSpaceDE w:val="0"/>
        <w:autoSpaceDN w:val="0"/>
        <w:adjustRightInd w:val="0"/>
        <w:spacing w:before="13" w:after="0" w:line="250" w:lineRule="auto"/>
        <w:ind w:left="870" w:right="2013" w:firstLine="360"/>
        <w:jc w:val="both"/>
        <w:rPr>
          <w:rFonts w:ascii="Times New Roman" w:hAnsi="Times New Roman"/>
          <w:color w:val="000000"/>
          <w:sz w:val="20"/>
          <w:szCs w:val="20"/>
        </w:rPr>
      </w:pPr>
      <w:r>
        <w:rPr>
          <w:rFonts w:ascii="Times New Roman" w:hAnsi="Times New Roman"/>
          <w:color w:val="000000"/>
          <w:sz w:val="20"/>
          <w:szCs w:val="20"/>
        </w:rPr>
        <w:t>This course will address ecological concepts in northern, middle and coastal areas of Geo</w:t>
      </w:r>
      <w:r>
        <w:rPr>
          <w:rFonts w:ascii="Times New Roman" w:hAnsi="Times New Roman"/>
          <w:color w:val="000000"/>
          <w:spacing w:val="-4"/>
          <w:sz w:val="20"/>
          <w:szCs w:val="20"/>
        </w:rPr>
        <w:t>r</w:t>
      </w:r>
      <w:r>
        <w:rPr>
          <w:rFonts w:ascii="Times New Roman" w:hAnsi="Times New Roman"/>
          <w:color w:val="000000"/>
          <w:sz w:val="20"/>
          <w:szCs w:val="20"/>
        </w:rPr>
        <w:t>gia for middle grades and secondary teachers. Emphasis will be placed on addressing current ecologi- cal issues that incorporate hands-on field activities into the learning process.</w:t>
      </w:r>
    </w:p>
    <w:p w:rsidR="00F42301" w:rsidRDefault="00F42301" w:rsidP="00721764">
      <w:pPr>
        <w:widowControl w:val="0"/>
        <w:autoSpaceDE w:val="0"/>
        <w:autoSpaceDN w:val="0"/>
        <w:adjustRightInd w:val="0"/>
        <w:spacing w:before="13" w:after="0" w:line="250" w:lineRule="auto"/>
        <w:ind w:left="870" w:right="2013" w:firstLine="360"/>
        <w:jc w:val="both"/>
        <w:rPr>
          <w:rFonts w:ascii="Times New Roman" w:hAnsi="Times New Roman"/>
          <w:color w:val="000000"/>
          <w:sz w:val="20"/>
          <w:szCs w:val="20"/>
        </w:rPr>
        <w:sectPr w:rsidR="00F42301">
          <w:pgSz w:w="12240" w:h="15840"/>
          <w:pgMar w:top="280" w:right="220" w:bottom="280" w:left="1260" w:header="0" w:footer="955" w:gutter="0"/>
          <w:cols w:space="720" w:equalWidth="0">
            <w:col w:w="10760"/>
          </w:cols>
          <w:noEndnote/>
        </w:sectPr>
      </w:pPr>
    </w:p>
    <w:p w:rsidR="00F42301" w:rsidRDefault="00F42301" w:rsidP="00721764">
      <w:pPr>
        <w:widowControl w:val="0"/>
        <w:autoSpaceDE w:val="0"/>
        <w:autoSpaceDN w:val="0"/>
        <w:adjustRightInd w:val="0"/>
        <w:spacing w:before="10" w:after="0" w:line="80" w:lineRule="exact"/>
        <w:rPr>
          <w:rFonts w:ascii="Times New Roman" w:hAnsi="Times New Roman"/>
          <w:color w:val="000000"/>
          <w:sz w:val="8"/>
          <w:szCs w:val="8"/>
        </w:rPr>
      </w:pPr>
    </w:p>
    <w:tbl>
      <w:tblPr>
        <w:tblW w:w="0" w:type="auto"/>
        <w:tblInd w:w="113" w:type="dxa"/>
        <w:tblLayout w:type="fixed"/>
        <w:tblCellMar>
          <w:left w:w="0" w:type="dxa"/>
          <w:right w:w="0" w:type="dxa"/>
        </w:tblCellMar>
        <w:tblLook w:val="0000"/>
      </w:tblPr>
      <w:tblGrid>
        <w:gridCol w:w="1085"/>
        <w:gridCol w:w="4560"/>
        <w:gridCol w:w="4858"/>
      </w:tblGrid>
      <w:tr w:rsidR="00F42301" w:rsidRPr="00FA7AC7" w:rsidTr="00B67EC4">
        <w:trPr>
          <w:trHeight w:hRule="exact" w:val="235"/>
        </w:trPr>
        <w:tc>
          <w:tcPr>
            <w:tcW w:w="1085" w:type="dxa"/>
            <w:tcBorders>
              <w:top w:val="nil"/>
              <w:left w:val="nil"/>
              <w:bottom w:val="single" w:sz="4" w:space="0" w:color="191919"/>
              <w:right w:val="single" w:sz="4" w:space="0" w:color="191919"/>
            </w:tcBorders>
          </w:tcPr>
          <w:p w:rsidR="00F42301" w:rsidRPr="00FA7AC7" w:rsidRDefault="00F42301" w:rsidP="00B67EC4">
            <w:pPr>
              <w:widowControl w:val="0"/>
              <w:autoSpaceDE w:val="0"/>
              <w:autoSpaceDN w:val="0"/>
              <w:adjustRightInd w:val="0"/>
              <w:spacing w:after="0"/>
              <w:rPr>
                <w:rFonts w:ascii="Times New Roman" w:hAnsi="Times New Roman"/>
                <w:sz w:val="24"/>
                <w:szCs w:val="24"/>
              </w:rPr>
            </w:pPr>
          </w:p>
        </w:tc>
        <w:tc>
          <w:tcPr>
            <w:tcW w:w="4560" w:type="dxa"/>
            <w:vMerge w:val="restart"/>
            <w:tcBorders>
              <w:top w:val="single" w:sz="4" w:space="0" w:color="191919"/>
              <w:left w:val="single" w:sz="4" w:space="0" w:color="191919"/>
              <w:bottom w:val="single" w:sz="4" w:space="0" w:color="191919"/>
              <w:right w:val="single" w:sz="4" w:space="0" w:color="191919"/>
            </w:tcBorders>
          </w:tcPr>
          <w:p w:rsidR="00F42301" w:rsidRPr="00FA7AC7" w:rsidRDefault="00F42301" w:rsidP="00B67EC4">
            <w:pPr>
              <w:widowControl w:val="0"/>
              <w:autoSpaceDE w:val="0"/>
              <w:autoSpaceDN w:val="0"/>
              <w:adjustRightInd w:val="0"/>
              <w:spacing w:after="0" w:line="382" w:lineRule="exact"/>
              <w:ind w:left="1251" w:right="1946"/>
              <w:jc w:val="center"/>
              <w:rPr>
                <w:rFonts w:ascii="Times New Roman" w:hAnsi="Times New Roman"/>
                <w:color w:val="000000"/>
                <w:sz w:val="27"/>
                <w:szCs w:val="27"/>
              </w:rPr>
            </w:pPr>
            <w:r w:rsidRPr="00FA7AC7">
              <w:rPr>
                <w:rFonts w:ascii="Times New Roman" w:hAnsi="Times New Roman"/>
                <w:b/>
                <w:bCs/>
                <w:color w:val="191919"/>
                <w:position w:val="-1"/>
                <w:sz w:val="36"/>
                <w:szCs w:val="36"/>
              </w:rPr>
              <w:t>S</w:t>
            </w:r>
            <w:r w:rsidRPr="00FA7AC7">
              <w:rPr>
                <w:rFonts w:ascii="Times New Roman" w:hAnsi="Times New Roman"/>
                <w:b/>
                <w:bCs/>
                <w:color w:val="191919"/>
                <w:position w:val="-1"/>
                <w:sz w:val="27"/>
                <w:szCs w:val="27"/>
              </w:rPr>
              <w:t>CIENCE</w:t>
            </w:r>
          </w:p>
          <w:p w:rsidR="00F42301" w:rsidRPr="00FA7AC7" w:rsidRDefault="00F42301" w:rsidP="00B67EC4">
            <w:pPr>
              <w:widowControl w:val="0"/>
              <w:autoSpaceDE w:val="0"/>
              <w:autoSpaceDN w:val="0"/>
              <w:adjustRightInd w:val="0"/>
              <w:spacing w:after="0" w:line="318" w:lineRule="exact"/>
              <w:ind w:left="1035" w:right="1730"/>
              <w:jc w:val="center"/>
              <w:rPr>
                <w:rFonts w:ascii="Times New Roman" w:hAnsi="Times New Roman"/>
                <w:sz w:val="24"/>
                <w:szCs w:val="24"/>
              </w:rPr>
            </w:pPr>
            <w:r w:rsidRPr="00FA7AC7">
              <w:rPr>
                <w:rFonts w:ascii="Times New Roman" w:hAnsi="Times New Roman"/>
                <w:b/>
                <w:bCs/>
                <w:color w:val="191919"/>
                <w:position w:val="-2"/>
                <w:sz w:val="36"/>
                <w:szCs w:val="36"/>
              </w:rPr>
              <w:t>E</w:t>
            </w:r>
            <w:r w:rsidRPr="00FA7AC7">
              <w:rPr>
                <w:rFonts w:ascii="Times New Roman" w:hAnsi="Times New Roman"/>
                <w:b/>
                <w:bCs/>
                <w:color w:val="191919"/>
                <w:position w:val="-2"/>
                <w:sz w:val="27"/>
                <w:szCs w:val="27"/>
              </w:rPr>
              <w:t>DUC</w:t>
            </w:r>
            <w:r w:rsidRPr="00FA7AC7">
              <w:rPr>
                <w:rFonts w:ascii="Times New Roman" w:hAnsi="Times New Roman"/>
                <w:b/>
                <w:bCs/>
                <w:color w:val="191919"/>
                <w:spacing w:val="-20"/>
                <w:position w:val="-2"/>
                <w:sz w:val="27"/>
                <w:szCs w:val="27"/>
              </w:rPr>
              <w:t>A</w:t>
            </w:r>
            <w:r w:rsidRPr="00FA7AC7">
              <w:rPr>
                <w:rFonts w:ascii="Times New Roman" w:hAnsi="Times New Roman"/>
                <w:b/>
                <w:bCs/>
                <w:color w:val="191919"/>
                <w:position w:val="-2"/>
                <w:sz w:val="27"/>
                <w:szCs w:val="27"/>
              </w:rPr>
              <w:t>TION</w:t>
            </w:r>
          </w:p>
        </w:tc>
        <w:tc>
          <w:tcPr>
            <w:tcW w:w="4858" w:type="dxa"/>
            <w:tcBorders>
              <w:top w:val="nil"/>
              <w:left w:val="single" w:sz="4" w:space="0" w:color="191919"/>
              <w:bottom w:val="single" w:sz="4" w:space="0" w:color="191919"/>
              <w:right w:val="nil"/>
            </w:tcBorders>
          </w:tcPr>
          <w:p w:rsidR="00F42301" w:rsidRPr="00FA7AC7" w:rsidRDefault="00F42301" w:rsidP="00B67EC4">
            <w:pPr>
              <w:widowControl w:val="0"/>
              <w:autoSpaceDE w:val="0"/>
              <w:autoSpaceDN w:val="0"/>
              <w:adjustRightInd w:val="0"/>
              <w:spacing w:after="0"/>
              <w:rPr>
                <w:rFonts w:ascii="Times New Roman" w:hAnsi="Times New Roman"/>
                <w:sz w:val="24"/>
                <w:szCs w:val="24"/>
              </w:rPr>
            </w:pPr>
          </w:p>
        </w:tc>
      </w:tr>
      <w:tr w:rsidR="00F42301" w:rsidRPr="00FA7AC7" w:rsidTr="00B67EC4">
        <w:trPr>
          <w:trHeight w:hRule="exact" w:val="256"/>
        </w:trPr>
        <w:tc>
          <w:tcPr>
            <w:tcW w:w="1085" w:type="dxa"/>
            <w:tcBorders>
              <w:top w:val="single" w:sz="4" w:space="0" w:color="191919"/>
              <w:left w:val="nil"/>
              <w:bottom w:val="single" w:sz="4" w:space="0" w:color="191919"/>
              <w:right w:val="single" w:sz="4" w:space="0" w:color="191919"/>
            </w:tcBorders>
          </w:tcPr>
          <w:p w:rsidR="00F42301" w:rsidRPr="00FA7AC7" w:rsidRDefault="00F42301" w:rsidP="00B67EC4">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B67EC4">
            <w:pPr>
              <w:widowControl w:val="0"/>
              <w:autoSpaceDE w:val="0"/>
              <w:autoSpaceDN w:val="0"/>
              <w:adjustRightInd w:val="0"/>
              <w:spacing w:after="0"/>
              <w:rPr>
                <w:rFonts w:ascii="Times New Roman" w:hAnsi="Times New Roman"/>
                <w:sz w:val="24"/>
                <w:szCs w:val="24"/>
              </w:rPr>
            </w:pPr>
          </w:p>
        </w:tc>
        <w:tc>
          <w:tcPr>
            <w:tcW w:w="4858" w:type="dxa"/>
            <w:tcBorders>
              <w:top w:val="single" w:sz="4" w:space="0" w:color="191919"/>
              <w:left w:val="single" w:sz="4" w:space="0" w:color="191919"/>
              <w:bottom w:val="single" w:sz="4" w:space="0" w:color="191919"/>
              <w:right w:val="nil"/>
            </w:tcBorders>
          </w:tcPr>
          <w:p w:rsidR="00F42301" w:rsidRPr="00FA7AC7" w:rsidRDefault="00F42301" w:rsidP="00B67EC4">
            <w:pPr>
              <w:widowControl w:val="0"/>
              <w:autoSpaceDE w:val="0"/>
              <w:autoSpaceDN w:val="0"/>
              <w:adjustRightInd w:val="0"/>
              <w:spacing w:after="0"/>
              <w:rPr>
                <w:rFonts w:ascii="Times New Roman" w:hAnsi="Times New Roman"/>
                <w:sz w:val="24"/>
                <w:szCs w:val="24"/>
              </w:rPr>
            </w:pPr>
          </w:p>
        </w:tc>
      </w:tr>
      <w:tr w:rsidR="00F42301" w:rsidRPr="00FA7AC7" w:rsidTr="00B67EC4">
        <w:trPr>
          <w:trHeight w:hRule="exact" w:val="219"/>
        </w:trPr>
        <w:tc>
          <w:tcPr>
            <w:tcW w:w="1085" w:type="dxa"/>
            <w:tcBorders>
              <w:top w:val="single" w:sz="4" w:space="0" w:color="191919"/>
              <w:left w:val="nil"/>
              <w:bottom w:val="nil"/>
              <w:right w:val="single" w:sz="4" w:space="0" w:color="191919"/>
            </w:tcBorders>
          </w:tcPr>
          <w:p w:rsidR="00F42301" w:rsidRPr="00FA7AC7" w:rsidRDefault="00F42301" w:rsidP="00B67EC4">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B67EC4">
            <w:pPr>
              <w:widowControl w:val="0"/>
              <w:autoSpaceDE w:val="0"/>
              <w:autoSpaceDN w:val="0"/>
              <w:adjustRightInd w:val="0"/>
              <w:spacing w:after="0"/>
              <w:rPr>
                <w:rFonts w:ascii="Times New Roman" w:hAnsi="Times New Roman"/>
                <w:sz w:val="24"/>
                <w:szCs w:val="24"/>
              </w:rPr>
            </w:pPr>
          </w:p>
        </w:tc>
        <w:tc>
          <w:tcPr>
            <w:tcW w:w="4858" w:type="dxa"/>
            <w:tcBorders>
              <w:top w:val="single" w:sz="4" w:space="0" w:color="191919"/>
              <w:left w:val="single" w:sz="4" w:space="0" w:color="191919"/>
              <w:bottom w:val="nil"/>
              <w:right w:val="nil"/>
            </w:tcBorders>
          </w:tcPr>
          <w:p w:rsidR="00F42301" w:rsidRPr="00FA7AC7" w:rsidRDefault="00F42301" w:rsidP="00B67EC4">
            <w:pPr>
              <w:widowControl w:val="0"/>
              <w:autoSpaceDE w:val="0"/>
              <w:autoSpaceDN w:val="0"/>
              <w:adjustRightInd w:val="0"/>
              <w:spacing w:after="0"/>
              <w:rPr>
                <w:rFonts w:ascii="Times New Roman" w:hAnsi="Times New Roman"/>
                <w:sz w:val="24"/>
                <w:szCs w:val="24"/>
              </w:rPr>
            </w:pPr>
          </w:p>
        </w:tc>
      </w:tr>
    </w:tbl>
    <w:p w:rsidR="00F42301" w:rsidRDefault="00F42301" w:rsidP="00721764">
      <w:pPr>
        <w:widowControl w:val="0"/>
        <w:autoSpaceDE w:val="0"/>
        <w:autoSpaceDN w:val="0"/>
        <w:adjustRightInd w:val="0"/>
        <w:spacing w:after="0" w:line="200" w:lineRule="exact"/>
        <w:rPr>
          <w:rFonts w:ascii="Times New Roman" w:hAnsi="Times New Roman"/>
          <w:sz w:val="20"/>
          <w:szCs w:val="20"/>
        </w:rPr>
      </w:pPr>
    </w:p>
    <w:p w:rsidR="00F42301" w:rsidRDefault="00F42301" w:rsidP="00721764">
      <w:pPr>
        <w:widowControl w:val="0"/>
        <w:autoSpaceDE w:val="0"/>
        <w:autoSpaceDN w:val="0"/>
        <w:adjustRightInd w:val="0"/>
        <w:spacing w:before="14" w:after="0" w:line="200" w:lineRule="exact"/>
        <w:rPr>
          <w:rFonts w:ascii="Times New Roman" w:hAnsi="Times New Roman"/>
          <w:sz w:val="20"/>
          <w:szCs w:val="20"/>
        </w:rPr>
      </w:pPr>
    </w:p>
    <w:p w:rsidR="00F42301" w:rsidRDefault="00F42301" w:rsidP="00721764">
      <w:pPr>
        <w:widowControl w:val="0"/>
        <w:autoSpaceDE w:val="0"/>
        <w:autoSpaceDN w:val="0"/>
        <w:adjustRightInd w:val="0"/>
        <w:spacing w:before="27" w:after="0" w:line="251" w:lineRule="auto"/>
        <w:ind w:left="2298" w:right="851" w:hanging="360"/>
        <w:jc w:val="both"/>
        <w:rPr>
          <w:rFonts w:ascii="Times New Roman" w:hAnsi="Times New Roman"/>
          <w:color w:val="000000"/>
          <w:sz w:val="20"/>
          <w:szCs w:val="20"/>
        </w:rPr>
      </w:pPr>
      <w:r w:rsidRPr="003F2CF3">
        <w:rPr>
          <w:rFonts w:ascii="Calibri" w:hAnsi="Calibri"/>
          <w:noProof/>
          <w:lang w:eastAsia="en-US"/>
        </w:rPr>
        <w:pict>
          <v:group id="_x0000_s3813" style="position:absolute;left:0;text-align:left;margin-left:264.25pt;margin-top:-53.95pt;width:31.2pt;height:31.05pt;z-index:-251500544;mso-position-horizontal-relative:page" coordorigin="5285,-1079" coordsize="624,621" o:allowincell="f">
            <v:rect id="_x0000_s3814" style="position:absolute;left:5290;top:-1074;width:613;height:610" o:allowincell="f" stroked="f">
              <v:path arrowok="t"/>
            </v:rect>
            <v:rect id="_x0000_s3815" style="position:absolute;left:5291;top:-1074;width:620;height:620;mso-position-horizontal-relative:page" o:allowincell="f" filled="f" stroked="f">
              <v:textbox inset="0,0,0,0">
                <w:txbxContent>
                  <w:p w:rsidR="00F42301" w:rsidRDefault="00F42301" w:rsidP="00721764">
                    <w:pPr>
                      <w:spacing w:after="0" w:line="620" w:lineRule="atLeast"/>
                      <w:rPr>
                        <w:rFonts w:ascii="Times New Roman" w:hAnsi="Times New Roman"/>
                        <w:sz w:val="24"/>
                        <w:szCs w:val="24"/>
                      </w:rPr>
                    </w:pPr>
                    <w:r>
                      <w:rPr>
                        <w:rFonts w:ascii="Times New Roman" w:hAnsi="Times New Roman"/>
                        <w:noProof/>
                        <w:sz w:val="24"/>
                        <w:szCs w:val="24"/>
                      </w:rPr>
                      <w:drawing>
                        <wp:inline distT="0" distB="0" distL="0" distR="0">
                          <wp:extent cx="390525" cy="390525"/>
                          <wp:effectExtent l="19050" t="0" r="9525" b="0"/>
                          <wp:docPr id="155"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5"/>
                                  <a:srcRect/>
                                  <a:stretch>
                                    <a:fillRect/>
                                  </a:stretch>
                                </pic:blipFill>
                                <pic:spPr bwMode="auto">
                                  <a:xfrm>
                                    <a:off x="0" y="0"/>
                                    <a:ext cx="390525" cy="390525"/>
                                  </a:xfrm>
                                  <a:prstGeom prst="rect">
                                    <a:avLst/>
                                  </a:prstGeom>
                                  <a:noFill/>
                                  <a:ln w="9525">
                                    <a:noFill/>
                                    <a:miter lim="800000"/>
                                    <a:headEnd/>
                                    <a:tailEnd/>
                                  </a:ln>
                                </pic:spPr>
                              </pic:pic>
                            </a:graphicData>
                          </a:graphic>
                        </wp:inline>
                      </w:drawing>
                    </w:r>
                  </w:p>
                  <w:p w:rsidR="00F42301" w:rsidRDefault="00F42301" w:rsidP="00721764">
                    <w:pPr>
                      <w:widowControl w:val="0"/>
                      <w:autoSpaceDE w:val="0"/>
                      <w:autoSpaceDN w:val="0"/>
                      <w:adjustRightInd w:val="0"/>
                      <w:spacing w:after="0"/>
                      <w:rPr>
                        <w:rFonts w:ascii="Times New Roman" w:hAnsi="Times New Roman"/>
                        <w:sz w:val="24"/>
                        <w:szCs w:val="24"/>
                      </w:rPr>
                    </w:pPr>
                  </w:p>
                </w:txbxContent>
              </v:textbox>
            </v:rect>
            <w10:wrap anchorx="page"/>
          </v:group>
        </w:pict>
      </w:r>
      <w:r>
        <w:rPr>
          <w:rFonts w:ascii="Times New Roman" w:hAnsi="Times New Roman"/>
          <w:b/>
          <w:bCs/>
          <w:color w:val="191919"/>
          <w:sz w:val="20"/>
          <w:szCs w:val="20"/>
        </w:rPr>
        <w:t>BIOL</w:t>
      </w:r>
      <w:r>
        <w:rPr>
          <w:rFonts w:ascii="Times New Roman" w:hAnsi="Times New Roman"/>
          <w:b/>
          <w:bCs/>
          <w:color w:val="191919"/>
          <w:spacing w:val="-19"/>
          <w:sz w:val="20"/>
          <w:szCs w:val="20"/>
        </w:rPr>
        <w:t xml:space="preserve"> </w:t>
      </w:r>
      <w:r>
        <w:rPr>
          <w:rFonts w:ascii="Times New Roman" w:hAnsi="Times New Roman"/>
          <w:b/>
          <w:bCs/>
          <w:color w:val="191919"/>
          <w:sz w:val="20"/>
          <w:szCs w:val="20"/>
        </w:rPr>
        <w:t>5518</w:t>
      </w:r>
      <w:r>
        <w:rPr>
          <w:rFonts w:ascii="Times New Roman" w:hAnsi="Times New Roman"/>
          <w:b/>
          <w:bCs/>
          <w:color w:val="191919"/>
          <w:spacing w:val="-8"/>
          <w:sz w:val="20"/>
          <w:szCs w:val="20"/>
        </w:rPr>
        <w:t xml:space="preserve"> </w:t>
      </w:r>
      <w:r>
        <w:rPr>
          <w:rFonts w:ascii="Times New Roman" w:hAnsi="Times New Roman"/>
          <w:b/>
          <w:bCs/>
          <w:color w:val="191919"/>
          <w:sz w:val="20"/>
          <w:szCs w:val="20"/>
        </w:rPr>
        <w:t>-</w:t>
      </w:r>
      <w:r>
        <w:rPr>
          <w:rFonts w:ascii="Times New Roman" w:hAnsi="Times New Roman"/>
          <w:b/>
          <w:bCs/>
          <w:color w:val="191919"/>
          <w:spacing w:val="-8"/>
          <w:sz w:val="20"/>
          <w:szCs w:val="20"/>
        </w:rPr>
        <w:t xml:space="preserve"> </w:t>
      </w:r>
      <w:r>
        <w:rPr>
          <w:rFonts w:ascii="Times New Roman" w:hAnsi="Times New Roman"/>
          <w:b/>
          <w:bCs/>
          <w:color w:val="191919"/>
          <w:sz w:val="20"/>
          <w:szCs w:val="20"/>
        </w:rPr>
        <w:t>Biotechnolog</w:t>
      </w:r>
      <w:r>
        <w:rPr>
          <w:rFonts w:ascii="Times New Roman" w:hAnsi="Times New Roman"/>
          <w:b/>
          <w:bCs/>
          <w:color w:val="191919"/>
          <w:spacing w:val="-11"/>
          <w:sz w:val="20"/>
          <w:szCs w:val="20"/>
        </w:rPr>
        <w:t>y</w:t>
      </w:r>
      <w:r>
        <w:rPr>
          <w:rFonts w:ascii="Times New Roman" w:hAnsi="Times New Roman"/>
          <w:b/>
          <w:bCs/>
          <w:color w:val="191919"/>
          <w:sz w:val="20"/>
          <w:szCs w:val="20"/>
        </w:rPr>
        <w:t>.....................................................................................................</w:t>
      </w:r>
      <w:r>
        <w:rPr>
          <w:rFonts w:ascii="Times New Roman" w:hAnsi="Times New Roman"/>
          <w:b/>
          <w:bCs/>
          <w:color w:val="191919"/>
          <w:spacing w:val="1"/>
          <w:sz w:val="20"/>
          <w:szCs w:val="20"/>
        </w:rPr>
        <w:t>.</w:t>
      </w:r>
      <w:r>
        <w:rPr>
          <w:rFonts w:ascii="Times New Roman" w:hAnsi="Times New Roman"/>
          <w:b/>
          <w:bCs/>
          <w:color w:val="191919"/>
          <w:sz w:val="20"/>
          <w:szCs w:val="20"/>
        </w:rPr>
        <w:t xml:space="preserve">.3(3-0) </w:t>
      </w:r>
      <w:r>
        <w:rPr>
          <w:rFonts w:ascii="Times New Roman" w:hAnsi="Times New Roman"/>
          <w:color w:val="191919"/>
          <w:sz w:val="20"/>
          <w:szCs w:val="20"/>
        </w:rPr>
        <w:t>This</w:t>
      </w:r>
      <w:r>
        <w:rPr>
          <w:rFonts w:ascii="Times New Roman" w:hAnsi="Times New Roman"/>
          <w:color w:val="191919"/>
          <w:spacing w:val="12"/>
          <w:sz w:val="20"/>
          <w:szCs w:val="20"/>
        </w:rPr>
        <w:t xml:space="preserve"> </w:t>
      </w:r>
      <w:r>
        <w:rPr>
          <w:rFonts w:ascii="Times New Roman" w:hAnsi="Times New Roman"/>
          <w:color w:val="191919"/>
          <w:sz w:val="20"/>
          <w:szCs w:val="20"/>
        </w:rPr>
        <w:t>course</w:t>
      </w:r>
      <w:r>
        <w:rPr>
          <w:rFonts w:ascii="Times New Roman" w:hAnsi="Times New Roman"/>
          <w:color w:val="191919"/>
          <w:spacing w:val="12"/>
          <w:sz w:val="20"/>
          <w:szCs w:val="20"/>
        </w:rPr>
        <w:t xml:space="preserve"> </w:t>
      </w:r>
      <w:r>
        <w:rPr>
          <w:rFonts w:ascii="Times New Roman" w:hAnsi="Times New Roman"/>
          <w:color w:val="191919"/>
          <w:sz w:val="20"/>
          <w:szCs w:val="20"/>
        </w:rPr>
        <w:t>will</w:t>
      </w:r>
      <w:r>
        <w:rPr>
          <w:rFonts w:ascii="Times New Roman" w:hAnsi="Times New Roman"/>
          <w:color w:val="191919"/>
          <w:spacing w:val="12"/>
          <w:sz w:val="20"/>
          <w:szCs w:val="20"/>
        </w:rPr>
        <w:t xml:space="preserve"> </w:t>
      </w:r>
      <w:r>
        <w:rPr>
          <w:rFonts w:ascii="Times New Roman" w:hAnsi="Times New Roman"/>
          <w:color w:val="191919"/>
          <w:sz w:val="20"/>
          <w:szCs w:val="20"/>
        </w:rPr>
        <w:t>emphasize</w:t>
      </w:r>
      <w:r>
        <w:rPr>
          <w:rFonts w:ascii="Times New Roman" w:hAnsi="Times New Roman"/>
          <w:color w:val="191919"/>
          <w:spacing w:val="12"/>
          <w:sz w:val="20"/>
          <w:szCs w:val="20"/>
        </w:rPr>
        <w:t xml:space="preserve"> </w:t>
      </w:r>
      <w:r>
        <w:rPr>
          <w:rFonts w:ascii="Times New Roman" w:hAnsi="Times New Roman"/>
          <w:color w:val="191919"/>
          <w:sz w:val="20"/>
          <w:szCs w:val="20"/>
        </w:rPr>
        <w:t>the</w:t>
      </w:r>
      <w:r>
        <w:rPr>
          <w:rFonts w:ascii="Times New Roman" w:hAnsi="Times New Roman"/>
          <w:color w:val="191919"/>
          <w:spacing w:val="12"/>
          <w:sz w:val="20"/>
          <w:szCs w:val="20"/>
        </w:rPr>
        <w:t xml:space="preserve"> </w:t>
      </w:r>
      <w:r>
        <w:rPr>
          <w:rFonts w:ascii="Times New Roman" w:hAnsi="Times New Roman"/>
          <w:color w:val="191919"/>
          <w:sz w:val="20"/>
          <w:szCs w:val="20"/>
        </w:rPr>
        <w:t>study</w:t>
      </w:r>
      <w:r>
        <w:rPr>
          <w:rFonts w:ascii="Times New Roman" w:hAnsi="Times New Roman"/>
          <w:color w:val="191919"/>
          <w:spacing w:val="12"/>
          <w:sz w:val="20"/>
          <w:szCs w:val="20"/>
        </w:rPr>
        <w:t xml:space="preserve"> </w:t>
      </w:r>
      <w:r>
        <w:rPr>
          <w:rFonts w:ascii="Times New Roman" w:hAnsi="Times New Roman"/>
          <w:color w:val="191919"/>
          <w:sz w:val="20"/>
          <w:szCs w:val="20"/>
        </w:rPr>
        <w:t>of</w:t>
      </w:r>
      <w:r>
        <w:rPr>
          <w:rFonts w:ascii="Times New Roman" w:hAnsi="Times New Roman"/>
          <w:color w:val="191919"/>
          <w:spacing w:val="12"/>
          <w:sz w:val="20"/>
          <w:szCs w:val="20"/>
        </w:rPr>
        <w:t xml:space="preserve"> </w:t>
      </w:r>
      <w:r>
        <w:rPr>
          <w:rFonts w:ascii="Times New Roman" w:hAnsi="Times New Roman"/>
          <w:color w:val="191919"/>
          <w:sz w:val="20"/>
          <w:szCs w:val="20"/>
        </w:rPr>
        <w:t>gene</w:t>
      </w:r>
      <w:r>
        <w:rPr>
          <w:rFonts w:ascii="Times New Roman" w:hAnsi="Times New Roman"/>
          <w:color w:val="191919"/>
          <w:spacing w:val="12"/>
          <w:sz w:val="20"/>
          <w:szCs w:val="20"/>
        </w:rPr>
        <w:t xml:space="preserve"> </w:t>
      </w:r>
      <w:r>
        <w:rPr>
          <w:rFonts w:ascii="Times New Roman" w:hAnsi="Times New Roman"/>
          <w:color w:val="191919"/>
          <w:sz w:val="20"/>
          <w:szCs w:val="20"/>
        </w:rPr>
        <w:t>structure</w:t>
      </w:r>
      <w:r>
        <w:rPr>
          <w:rFonts w:ascii="Times New Roman" w:hAnsi="Times New Roman"/>
          <w:color w:val="191919"/>
          <w:spacing w:val="12"/>
          <w:sz w:val="20"/>
          <w:szCs w:val="20"/>
        </w:rPr>
        <w:t xml:space="preserve"> </w:t>
      </w:r>
      <w:r>
        <w:rPr>
          <w:rFonts w:ascii="Times New Roman" w:hAnsi="Times New Roman"/>
          <w:color w:val="191919"/>
          <w:sz w:val="20"/>
          <w:szCs w:val="20"/>
        </w:rPr>
        <w:t>and</w:t>
      </w:r>
      <w:r>
        <w:rPr>
          <w:rFonts w:ascii="Times New Roman" w:hAnsi="Times New Roman"/>
          <w:color w:val="191919"/>
          <w:spacing w:val="12"/>
          <w:sz w:val="20"/>
          <w:szCs w:val="20"/>
        </w:rPr>
        <w:t xml:space="preserve"> </w:t>
      </w:r>
      <w:r>
        <w:rPr>
          <w:rFonts w:ascii="Times New Roman" w:hAnsi="Times New Roman"/>
          <w:color w:val="191919"/>
          <w:sz w:val="20"/>
          <w:szCs w:val="20"/>
        </w:rPr>
        <w:t>regulation.</w:t>
      </w:r>
      <w:r>
        <w:rPr>
          <w:rFonts w:ascii="Times New Roman" w:hAnsi="Times New Roman"/>
          <w:color w:val="191919"/>
          <w:spacing w:val="12"/>
          <w:sz w:val="20"/>
          <w:szCs w:val="20"/>
        </w:rPr>
        <w:t xml:space="preserve"> </w:t>
      </w:r>
      <w:r>
        <w:rPr>
          <w:rFonts w:ascii="Times New Roman" w:hAnsi="Times New Roman"/>
          <w:color w:val="191919"/>
          <w:sz w:val="20"/>
          <w:szCs w:val="20"/>
        </w:rPr>
        <w:t>Consideration</w:t>
      </w:r>
      <w:r>
        <w:rPr>
          <w:rFonts w:ascii="Times New Roman" w:hAnsi="Times New Roman"/>
          <w:color w:val="191919"/>
          <w:spacing w:val="12"/>
          <w:sz w:val="20"/>
          <w:szCs w:val="20"/>
        </w:rPr>
        <w:t xml:space="preserve"> </w:t>
      </w:r>
      <w:r>
        <w:rPr>
          <w:rFonts w:ascii="Times New Roman" w:hAnsi="Times New Roman"/>
          <w:color w:val="191919"/>
          <w:sz w:val="20"/>
          <w:szCs w:val="20"/>
        </w:rPr>
        <w:t>will</w:t>
      </w:r>
      <w:r>
        <w:rPr>
          <w:rFonts w:ascii="Times New Roman" w:hAnsi="Times New Roman"/>
          <w:color w:val="191919"/>
          <w:spacing w:val="12"/>
          <w:sz w:val="20"/>
          <w:szCs w:val="20"/>
        </w:rPr>
        <w:t xml:space="preserve"> </w:t>
      </w:r>
      <w:r>
        <w:rPr>
          <w:rFonts w:ascii="Times New Roman" w:hAnsi="Times New Roman"/>
          <w:color w:val="191919"/>
          <w:sz w:val="20"/>
          <w:szCs w:val="20"/>
        </w:rPr>
        <w:t>be given</w:t>
      </w:r>
      <w:r>
        <w:rPr>
          <w:rFonts w:ascii="Times New Roman" w:hAnsi="Times New Roman"/>
          <w:color w:val="191919"/>
          <w:spacing w:val="11"/>
          <w:sz w:val="20"/>
          <w:szCs w:val="20"/>
        </w:rPr>
        <w:t xml:space="preserve"> </w:t>
      </w:r>
      <w:r>
        <w:rPr>
          <w:rFonts w:ascii="Times New Roman" w:hAnsi="Times New Roman"/>
          <w:color w:val="191919"/>
          <w:sz w:val="20"/>
          <w:szCs w:val="20"/>
        </w:rPr>
        <w:t>to</w:t>
      </w:r>
      <w:r>
        <w:rPr>
          <w:rFonts w:ascii="Times New Roman" w:hAnsi="Times New Roman"/>
          <w:color w:val="191919"/>
          <w:spacing w:val="11"/>
          <w:sz w:val="20"/>
          <w:szCs w:val="20"/>
        </w:rPr>
        <w:t xml:space="preserve"> </w:t>
      </w:r>
      <w:r>
        <w:rPr>
          <w:rFonts w:ascii="Times New Roman" w:hAnsi="Times New Roman"/>
          <w:color w:val="191919"/>
          <w:sz w:val="20"/>
          <w:szCs w:val="20"/>
        </w:rPr>
        <w:t>DNA structure</w:t>
      </w:r>
      <w:r>
        <w:rPr>
          <w:rFonts w:ascii="Times New Roman" w:hAnsi="Times New Roman"/>
          <w:color w:val="191919"/>
          <w:spacing w:val="11"/>
          <w:sz w:val="20"/>
          <w:szCs w:val="20"/>
        </w:rPr>
        <w:t xml:space="preserve"> </w:t>
      </w:r>
      <w:r>
        <w:rPr>
          <w:rFonts w:ascii="Times New Roman" w:hAnsi="Times New Roman"/>
          <w:color w:val="191919"/>
          <w:sz w:val="20"/>
          <w:szCs w:val="20"/>
        </w:rPr>
        <w:t>and</w:t>
      </w:r>
      <w:r>
        <w:rPr>
          <w:rFonts w:ascii="Times New Roman" w:hAnsi="Times New Roman"/>
          <w:color w:val="191919"/>
          <w:spacing w:val="11"/>
          <w:sz w:val="20"/>
          <w:szCs w:val="20"/>
        </w:rPr>
        <w:t xml:space="preserve"> </w:t>
      </w:r>
      <w:r>
        <w:rPr>
          <w:rFonts w:ascii="Times New Roman" w:hAnsi="Times New Roman"/>
          <w:color w:val="191919"/>
          <w:sz w:val="20"/>
          <w:szCs w:val="20"/>
        </w:rPr>
        <w:t>replicating,</w:t>
      </w:r>
      <w:r>
        <w:rPr>
          <w:rFonts w:ascii="Times New Roman" w:hAnsi="Times New Roman"/>
          <w:color w:val="191919"/>
          <w:spacing w:val="11"/>
          <w:sz w:val="20"/>
          <w:szCs w:val="20"/>
        </w:rPr>
        <w:t xml:space="preserve"> </w:t>
      </w:r>
      <w:r>
        <w:rPr>
          <w:rFonts w:ascii="Times New Roman" w:hAnsi="Times New Roman"/>
          <w:color w:val="191919"/>
          <w:sz w:val="20"/>
          <w:szCs w:val="20"/>
        </w:rPr>
        <w:t>RNA transcription</w:t>
      </w:r>
      <w:r>
        <w:rPr>
          <w:rFonts w:ascii="Times New Roman" w:hAnsi="Times New Roman"/>
          <w:color w:val="191919"/>
          <w:spacing w:val="11"/>
          <w:sz w:val="20"/>
          <w:szCs w:val="20"/>
        </w:rPr>
        <w:t xml:space="preserve"> </w:t>
      </w:r>
      <w:r>
        <w:rPr>
          <w:rFonts w:ascii="Times New Roman" w:hAnsi="Times New Roman"/>
          <w:color w:val="191919"/>
          <w:sz w:val="20"/>
          <w:szCs w:val="20"/>
        </w:rPr>
        <w:t>and</w:t>
      </w:r>
      <w:r>
        <w:rPr>
          <w:rFonts w:ascii="Times New Roman" w:hAnsi="Times New Roman"/>
          <w:color w:val="191919"/>
          <w:spacing w:val="11"/>
          <w:sz w:val="20"/>
          <w:szCs w:val="20"/>
        </w:rPr>
        <w:t xml:space="preserve"> </w:t>
      </w:r>
      <w:r>
        <w:rPr>
          <w:rFonts w:ascii="Times New Roman" w:hAnsi="Times New Roman"/>
          <w:color w:val="191919"/>
          <w:sz w:val="20"/>
          <w:szCs w:val="20"/>
        </w:rPr>
        <w:t>processing,</w:t>
      </w:r>
      <w:r>
        <w:rPr>
          <w:rFonts w:ascii="Times New Roman" w:hAnsi="Times New Roman"/>
          <w:color w:val="191919"/>
          <w:spacing w:val="11"/>
          <w:sz w:val="20"/>
          <w:szCs w:val="20"/>
        </w:rPr>
        <w:t xml:space="preserve"> </w:t>
      </w:r>
      <w:r>
        <w:rPr>
          <w:rFonts w:ascii="Times New Roman" w:hAnsi="Times New Roman"/>
          <w:color w:val="191919"/>
          <w:sz w:val="20"/>
          <w:szCs w:val="20"/>
        </w:rPr>
        <w:t>protein</w:t>
      </w:r>
      <w:r>
        <w:rPr>
          <w:rFonts w:ascii="Times New Roman" w:hAnsi="Times New Roman"/>
          <w:color w:val="191919"/>
          <w:spacing w:val="11"/>
          <w:sz w:val="20"/>
          <w:szCs w:val="20"/>
        </w:rPr>
        <w:t xml:space="preserve"> </w:t>
      </w:r>
      <w:r>
        <w:rPr>
          <w:rFonts w:ascii="Times New Roman" w:hAnsi="Times New Roman"/>
          <w:color w:val="191919"/>
          <w:sz w:val="20"/>
          <w:szCs w:val="20"/>
        </w:rPr>
        <w:t>synthesis and the mechanisms which regulate gene expression. Emphasis will be placed on the study of the above topic using application of the new biotechnolog</w:t>
      </w:r>
      <w:r>
        <w:rPr>
          <w:rFonts w:ascii="Times New Roman" w:hAnsi="Times New Roman"/>
          <w:color w:val="191919"/>
          <w:spacing w:val="-13"/>
          <w:sz w:val="20"/>
          <w:szCs w:val="20"/>
        </w:rPr>
        <w:t>y</w:t>
      </w:r>
      <w:r>
        <w:rPr>
          <w:rFonts w:ascii="Times New Roman" w:hAnsi="Times New Roman"/>
          <w:color w:val="191919"/>
          <w:sz w:val="20"/>
          <w:szCs w:val="20"/>
        </w:rPr>
        <w:t>.</w:t>
      </w:r>
    </w:p>
    <w:p w:rsidR="00F42301" w:rsidRDefault="00F42301" w:rsidP="00721764">
      <w:pPr>
        <w:widowControl w:val="0"/>
        <w:autoSpaceDE w:val="0"/>
        <w:autoSpaceDN w:val="0"/>
        <w:adjustRightInd w:val="0"/>
        <w:spacing w:after="0" w:line="226" w:lineRule="exact"/>
        <w:ind w:left="1938"/>
        <w:rPr>
          <w:rFonts w:ascii="Times New Roman" w:hAnsi="Times New Roman"/>
          <w:color w:val="000000"/>
          <w:sz w:val="20"/>
          <w:szCs w:val="20"/>
        </w:rPr>
      </w:pPr>
      <w:r>
        <w:rPr>
          <w:rFonts w:ascii="Times New Roman" w:hAnsi="Times New Roman"/>
          <w:b/>
          <w:bCs/>
          <w:color w:val="191919"/>
          <w:sz w:val="20"/>
          <w:szCs w:val="20"/>
        </w:rPr>
        <w:t>BIOL</w:t>
      </w:r>
      <w:r>
        <w:rPr>
          <w:rFonts w:ascii="Times New Roman" w:hAnsi="Times New Roman"/>
          <w:b/>
          <w:bCs/>
          <w:color w:val="191919"/>
          <w:spacing w:val="-19"/>
          <w:sz w:val="20"/>
          <w:szCs w:val="20"/>
        </w:rPr>
        <w:t xml:space="preserve"> </w:t>
      </w:r>
      <w:r>
        <w:rPr>
          <w:rFonts w:ascii="Times New Roman" w:hAnsi="Times New Roman"/>
          <w:b/>
          <w:bCs/>
          <w:color w:val="191919"/>
          <w:sz w:val="20"/>
          <w:szCs w:val="20"/>
        </w:rPr>
        <w:t>5519</w:t>
      </w:r>
      <w:r>
        <w:rPr>
          <w:rFonts w:ascii="Times New Roman" w:hAnsi="Times New Roman"/>
          <w:b/>
          <w:bCs/>
          <w:color w:val="191919"/>
          <w:spacing w:val="-8"/>
          <w:sz w:val="20"/>
          <w:szCs w:val="20"/>
        </w:rPr>
        <w:t xml:space="preserve"> </w:t>
      </w:r>
      <w:r>
        <w:rPr>
          <w:rFonts w:ascii="Times New Roman" w:hAnsi="Times New Roman"/>
          <w:b/>
          <w:bCs/>
          <w:color w:val="191919"/>
          <w:sz w:val="20"/>
          <w:szCs w:val="20"/>
        </w:rPr>
        <w:t>-</w:t>
      </w:r>
      <w:r>
        <w:rPr>
          <w:rFonts w:ascii="Times New Roman" w:hAnsi="Times New Roman"/>
          <w:b/>
          <w:bCs/>
          <w:color w:val="191919"/>
          <w:spacing w:val="-8"/>
          <w:sz w:val="20"/>
          <w:szCs w:val="20"/>
        </w:rPr>
        <w:t xml:space="preserve"> </w:t>
      </w:r>
      <w:r>
        <w:rPr>
          <w:rFonts w:ascii="Times New Roman" w:hAnsi="Times New Roman"/>
          <w:b/>
          <w:bCs/>
          <w:color w:val="191919"/>
          <w:sz w:val="20"/>
          <w:szCs w:val="20"/>
        </w:rPr>
        <w:t>Plant</w:t>
      </w:r>
      <w:r>
        <w:rPr>
          <w:rFonts w:ascii="Times New Roman" w:hAnsi="Times New Roman"/>
          <w:b/>
          <w:bCs/>
          <w:color w:val="191919"/>
          <w:spacing w:val="-8"/>
          <w:sz w:val="20"/>
          <w:szCs w:val="20"/>
        </w:rPr>
        <w:t xml:space="preserve"> </w:t>
      </w:r>
      <w:r>
        <w:rPr>
          <w:rFonts w:ascii="Times New Roman" w:hAnsi="Times New Roman"/>
          <w:b/>
          <w:bCs/>
          <w:color w:val="191919"/>
          <w:sz w:val="20"/>
          <w:szCs w:val="20"/>
        </w:rPr>
        <w:t>Biolog</w:t>
      </w:r>
      <w:r>
        <w:rPr>
          <w:rFonts w:ascii="Times New Roman" w:hAnsi="Times New Roman"/>
          <w:b/>
          <w:bCs/>
          <w:color w:val="191919"/>
          <w:spacing w:val="-11"/>
          <w:sz w:val="20"/>
          <w:szCs w:val="20"/>
        </w:rPr>
        <w:t>y</w:t>
      </w:r>
      <w:r>
        <w:rPr>
          <w:rFonts w:ascii="Times New Roman" w:hAnsi="Times New Roman"/>
          <w:b/>
          <w:bCs/>
          <w:color w:val="191919"/>
          <w:sz w:val="20"/>
          <w:szCs w:val="20"/>
        </w:rPr>
        <w:t>.....................................................................................................</w:t>
      </w:r>
      <w:r>
        <w:rPr>
          <w:rFonts w:ascii="Times New Roman" w:hAnsi="Times New Roman"/>
          <w:b/>
          <w:bCs/>
          <w:color w:val="191919"/>
          <w:spacing w:val="1"/>
          <w:sz w:val="20"/>
          <w:szCs w:val="20"/>
        </w:rPr>
        <w:t>.</w:t>
      </w:r>
      <w:r>
        <w:rPr>
          <w:rFonts w:ascii="Times New Roman" w:hAnsi="Times New Roman"/>
          <w:b/>
          <w:bCs/>
          <w:color w:val="191919"/>
          <w:sz w:val="20"/>
          <w:szCs w:val="20"/>
        </w:rPr>
        <w:t>..3(3-0)</w:t>
      </w:r>
    </w:p>
    <w:p w:rsidR="00F42301" w:rsidRDefault="00F42301" w:rsidP="00721764">
      <w:pPr>
        <w:widowControl w:val="0"/>
        <w:autoSpaceDE w:val="0"/>
        <w:autoSpaceDN w:val="0"/>
        <w:adjustRightInd w:val="0"/>
        <w:spacing w:before="13" w:after="0" w:line="250" w:lineRule="auto"/>
        <w:ind w:left="2298" w:right="851"/>
        <w:jc w:val="both"/>
        <w:rPr>
          <w:rFonts w:ascii="Times New Roman" w:hAnsi="Times New Roman"/>
          <w:color w:val="000000"/>
          <w:sz w:val="20"/>
          <w:szCs w:val="20"/>
        </w:rPr>
      </w:pPr>
      <w:r w:rsidRPr="003F2CF3">
        <w:rPr>
          <w:rFonts w:ascii="Calibri" w:hAnsi="Calibri"/>
          <w:noProof/>
          <w:lang w:eastAsia="en-US"/>
        </w:rPr>
        <w:pict>
          <v:shape id="_x0000_s3817" type="#_x0000_t202" style="position:absolute;left:0;text-align:left;margin-left:18.45pt;margin-top:7.75pt;width:1in;height:270.7pt;z-index:-251498496;mso-position-horizontal-relative:page" o:allowincell="f" filled="f" stroked="f">
            <v:textbox style="layout-flow:vertical;mso-layout-flow-alt:bottom-to-top" inset="0,0,0,0">
              <w:txbxContent>
                <w:p w:rsidR="00F42301" w:rsidRDefault="00F42301" w:rsidP="00721764">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P</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ROGRAM</w:t>
                  </w:r>
                  <w:r>
                    <w:rPr>
                      <w:rFonts w:ascii="Impact" w:hAnsi="Impact" w:cs="Impact"/>
                      <w:color w:val="A3A3A3"/>
                      <w:position w:val="1"/>
                      <w:sz w:val="105"/>
                      <w:szCs w:val="105"/>
                    </w:rPr>
                    <w:t>S</w:t>
                  </w:r>
                  <w:r>
                    <w:rPr>
                      <w:rFonts w:ascii="Impact" w:hAnsi="Impact" w:cs="Impact"/>
                      <w:color w:val="A3A3A3"/>
                      <w:spacing w:val="-115"/>
                      <w:position w:val="1"/>
                      <w:sz w:val="105"/>
                      <w:szCs w:val="105"/>
                    </w:rPr>
                    <w:t xml:space="preserve"> </w:t>
                  </w:r>
                </w:p>
              </w:txbxContent>
            </v:textbox>
            <w10:wrap anchorx="page"/>
          </v:shape>
        </w:pict>
      </w:r>
      <w:r>
        <w:rPr>
          <w:rFonts w:ascii="Times New Roman" w:hAnsi="Times New Roman"/>
          <w:color w:val="191919"/>
          <w:sz w:val="20"/>
          <w:szCs w:val="20"/>
        </w:rPr>
        <w:t>Particular attention will be placed on the identification, selection and use of materials for co</w:t>
      </w:r>
      <w:r>
        <w:rPr>
          <w:rFonts w:ascii="Times New Roman" w:hAnsi="Times New Roman"/>
          <w:color w:val="191919"/>
          <w:spacing w:val="-4"/>
          <w:sz w:val="20"/>
          <w:szCs w:val="20"/>
        </w:rPr>
        <w:t>r</w:t>
      </w:r>
      <w:r>
        <w:rPr>
          <w:rFonts w:ascii="Times New Roman" w:hAnsi="Times New Roman"/>
          <w:color w:val="191919"/>
          <w:sz w:val="20"/>
          <w:szCs w:val="20"/>
        </w:rPr>
        <w:t>- relating</w:t>
      </w:r>
      <w:r>
        <w:rPr>
          <w:rFonts w:ascii="Times New Roman" w:hAnsi="Times New Roman"/>
          <w:color w:val="191919"/>
          <w:spacing w:val="4"/>
          <w:sz w:val="20"/>
          <w:szCs w:val="20"/>
        </w:rPr>
        <w:t xml:space="preserve"> </w:t>
      </w:r>
      <w:r>
        <w:rPr>
          <w:rFonts w:ascii="Times New Roman" w:hAnsi="Times New Roman"/>
          <w:color w:val="191919"/>
          <w:sz w:val="20"/>
          <w:szCs w:val="20"/>
        </w:rPr>
        <w:t>the</w:t>
      </w:r>
      <w:r>
        <w:rPr>
          <w:rFonts w:ascii="Times New Roman" w:hAnsi="Times New Roman"/>
          <w:color w:val="191919"/>
          <w:spacing w:val="4"/>
          <w:sz w:val="20"/>
          <w:szCs w:val="20"/>
        </w:rPr>
        <w:t xml:space="preserve"> </w:t>
      </w:r>
      <w:r>
        <w:rPr>
          <w:rFonts w:ascii="Times New Roman" w:hAnsi="Times New Roman"/>
          <w:color w:val="191919"/>
          <w:sz w:val="20"/>
          <w:szCs w:val="20"/>
        </w:rPr>
        <w:t>study</w:t>
      </w:r>
      <w:r>
        <w:rPr>
          <w:rFonts w:ascii="Times New Roman" w:hAnsi="Times New Roman"/>
          <w:color w:val="191919"/>
          <w:spacing w:val="4"/>
          <w:sz w:val="20"/>
          <w:szCs w:val="20"/>
        </w:rPr>
        <w:t xml:space="preserve"> </w:t>
      </w:r>
      <w:r>
        <w:rPr>
          <w:rFonts w:ascii="Times New Roman" w:hAnsi="Times New Roman"/>
          <w:color w:val="191919"/>
          <w:sz w:val="20"/>
          <w:szCs w:val="20"/>
        </w:rPr>
        <w:t>of</w:t>
      </w:r>
      <w:r>
        <w:rPr>
          <w:rFonts w:ascii="Times New Roman" w:hAnsi="Times New Roman"/>
          <w:color w:val="191919"/>
          <w:spacing w:val="4"/>
          <w:sz w:val="20"/>
          <w:szCs w:val="20"/>
        </w:rPr>
        <w:t xml:space="preserve"> </w:t>
      </w:r>
      <w:r>
        <w:rPr>
          <w:rFonts w:ascii="Times New Roman" w:hAnsi="Times New Roman"/>
          <w:color w:val="191919"/>
          <w:sz w:val="20"/>
          <w:szCs w:val="20"/>
        </w:rPr>
        <w:t>plants</w:t>
      </w:r>
      <w:r>
        <w:rPr>
          <w:rFonts w:ascii="Times New Roman" w:hAnsi="Times New Roman"/>
          <w:color w:val="191919"/>
          <w:spacing w:val="4"/>
          <w:sz w:val="20"/>
          <w:szCs w:val="20"/>
        </w:rPr>
        <w:t xml:space="preserve"> </w:t>
      </w:r>
      <w:r>
        <w:rPr>
          <w:rFonts w:ascii="Times New Roman" w:hAnsi="Times New Roman"/>
          <w:color w:val="191919"/>
          <w:sz w:val="20"/>
          <w:szCs w:val="20"/>
        </w:rPr>
        <w:t>with</w:t>
      </w:r>
      <w:r>
        <w:rPr>
          <w:rFonts w:ascii="Times New Roman" w:hAnsi="Times New Roman"/>
          <w:color w:val="191919"/>
          <w:spacing w:val="4"/>
          <w:sz w:val="20"/>
          <w:szCs w:val="20"/>
        </w:rPr>
        <w:t xml:space="preserve"> </w:t>
      </w:r>
      <w:r>
        <w:rPr>
          <w:rFonts w:ascii="Times New Roman" w:hAnsi="Times New Roman"/>
          <w:color w:val="191919"/>
          <w:sz w:val="20"/>
          <w:szCs w:val="20"/>
        </w:rPr>
        <w:t>other</w:t>
      </w:r>
      <w:r>
        <w:rPr>
          <w:rFonts w:ascii="Times New Roman" w:hAnsi="Times New Roman"/>
          <w:color w:val="191919"/>
          <w:spacing w:val="4"/>
          <w:sz w:val="20"/>
          <w:szCs w:val="20"/>
        </w:rPr>
        <w:t xml:space="preserve"> </w:t>
      </w:r>
      <w:r>
        <w:rPr>
          <w:rFonts w:ascii="Times New Roman" w:hAnsi="Times New Roman"/>
          <w:color w:val="191919"/>
          <w:sz w:val="20"/>
          <w:szCs w:val="20"/>
        </w:rPr>
        <w:t>subjects. The</w:t>
      </w:r>
      <w:r>
        <w:rPr>
          <w:rFonts w:ascii="Times New Roman" w:hAnsi="Times New Roman"/>
          <w:color w:val="191919"/>
          <w:spacing w:val="4"/>
          <w:sz w:val="20"/>
          <w:szCs w:val="20"/>
        </w:rPr>
        <w:t xml:space="preserve"> </w:t>
      </w:r>
      <w:r>
        <w:rPr>
          <w:rFonts w:ascii="Times New Roman" w:hAnsi="Times New Roman"/>
          <w:color w:val="191919"/>
          <w:sz w:val="20"/>
          <w:szCs w:val="20"/>
        </w:rPr>
        <w:t>teacher</w:t>
      </w:r>
      <w:r>
        <w:rPr>
          <w:rFonts w:ascii="Times New Roman" w:hAnsi="Times New Roman"/>
          <w:color w:val="191919"/>
          <w:spacing w:val="4"/>
          <w:sz w:val="20"/>
          <w:szCs w:val="20"/>
        </w:rPr>
        <w:t xml:space="preserve"> </w:t>
      </w:r>
      <w:r>
        <w:rPr>
          <w:rFonts w:ascii="Times New Roman" w:hAnsi="Times New Roman"/>
          <w:color w:val="191919"/>
          <w:sz w:val="20"/>
          <w:szCs w:val="20"/>
        </w:rPr>
        <w:t>will</w:t>
      </w:r>
      <w:r>
        <w:rPr>
          <w:rFonts w:ascii="Times New Roman" w:hAnsi="Times New Roman"/>
          <w:color w:val="191919"/>
          <w:spacing w:val="4"/>
          <w:sz w:val="20"/>
          <w:szCs w:val="20"/>
        </w:rPr>
        <w:t xml:space="preserve"> </w:t>
      </w:r>
      <w:r>
        <w:rPr>
          <w:rFonts w:ascii="Times New Roman" w:hAnsi="Times New Roman"/>
          <w:color w:val="191919"/>
          <w:sz w:val="20"/>
          <w:szCs w:val="20"/>
        </w:rPr>
        <w:t>develop</w:t>
      </w:r>
      <w:r>
        <w:rPr>
          <w:rFonts w:ascii="Times New Roman" w:hAnsi="Times New Roman"/>
          <w:color w:val="191919"/>
          <w:spacing w:val="4"/>
          <w:sz w:val="20"/>
          <w:szCs w:val="20"/>
        </w:rPr>
        <w:t xml:space="preserve"> </w:t>
      </w:r>
      <w:r>
        <w:rPr>
          <w:rFonts w:ascii="Times New Roman" w:hAnsi="Times New Roman"/>
          <w:color w:val="191919"/>
          <w:sz w:val="20"/>
          <w:szCs w:val="20"/>
        </w:rPr>
        <w:t>a</w:t>
      </w:r>
      <w:r>
        <w:rPr>
          <w:rFonts w:ascii="Times New Roman" w:hAnsi="Times New Roman"/>
          <w:color w:val="191919"/>
          <w:spacing w:val="4"/>
          <w:sz w:val="20"/>
          <w:szCs w:val="20"/>
        </w:rPr>
        <w:t xml:space="preserve"> </w:t>
      </w:r>
      <w:r>
        <w:rPr>
          <w:rFonts w:ascii="Times New Roman" w:hAnsi="Times New Roman"/>
          <w:color w:val="191919"/>
          <w:sz w:val="20"/>
          <w:szCs w:val="20"/>
        </w:rPr>
        <w:t>base</w:t>
      </w:r>
      <w:r>
        <w:rPr>
          <w:rFonts w:ascii="Times New Roman" w:hAnsi="Times New Roman"/>
          <w:color w:val="191919"/>
          <w:spacing w:val="4"/>
          <w:sz w:val="20"/>
          <w:szCs w:val="20"/>
        </w:rPr>
        <w:t xml:space="preserve"> </w:t>
      </w:r>
      <w:r>
        <w:rPr>
          <w:rFonts w:ascii="Times New Roman" w:hAnsi="Times New Roman"/>
          <w:color w:val="191919"/>
          <w:sz w:val="20"/>
          <w:szCs w:val="20"/>
        </w:rPr>
        <w:t>of</w:t>
      </w:r>
      <w:r>
        <w:rPr>
          <w:rFonts w:ascii="Times New Roman" w:hAnsi="Times New Roman"/>
          <w:color w:val="191919"/>
          <w:spacing w:val="4"/>
          <w:sz w:val="20"/>
          <w:szCs w:val="20"/>
        </w:rPr>
        <w:t xml:space="preserve"> </w:t>
      </w:r>
      <w:r>
        <w:rPr>
          <w:rFonts w:ascii="Times New Roman" w:hAnsi="Times New Roman"/>
          <w:color w:val="191919"/>
          <w:sz w:val="20"/>
          <w:szCs w:val="20"/>
        </w:rPr>
        <w:t>knowledge that</w:t>
      </w:r>
      <w:r>
        <w:rPr>
          <w:rFonts w:ascii="Times New Roman" w:hAnsi="Times New Roman"/>
          <w:color w:val="191919"/>
          <w:spacing w:val="-4"/>
          <w:sz w:val="20"/>
          <w:szCs w:val="20"/>
        </w:rPr>
        <w:t xml:space="preserve"> </w:t>
      </w:r>
      <w:r>
        <w:rPr>
          <w:rFonts w:ascii="Times New Roman" w:hAnsi="Times New Roman"/>
          <w:color w:val="191919"/>
          <w:sz w:val="20"/>
          <w:szCs w:val="20"/>
        </w:rPr>
        <w:t>will</w:t>
      </w:r>
      <w:r>
        <w:rPr>
          <w:rFonts w:ascii="Times New Roman" w:hAnsi="Times New Roman"/>
          <w:color w:val="191919"/>
          <w:spacing w:val="-4"/>
          <w:sz w:val="20"/>
          <w:szCs w:val="20"/>
        </w:rPr>
        <w:t xml:space="preserve"> </w:t>
      </w:r>
      <w:r>
        <w:rPr>
          <w:rFonts w:ascii="Times New Roman" w:hAnsi="Times New Roman"/>
          <w:color w:val="191919"/>
          <w:sz w:val="20"/>
          <w:szCs w:val="20"/>
        </w:rPr>
        <w:t>enhance</w:t>
      </w:r>
      <w:r>
        <w:rPr>
          <w:rFonts w:ascii="Times New Roman" w:hAnsi="Times New Roman"/>
          <w:color w:val="191919"/>
          <w:spacing w:val="-4"/>
          <w:sz w:val="20"/>
          <w:szCs w:val="20"/>
        </w:rPr>
        <w:t xml:space="preserve"> </w:t>
      </w:r>
      <w:r>
        <w:rPr>
          <w:rFonts w:ascii="Times New Roman" w:hAnsi="Times New Roman"/>
          <w:color w:val="191919"/>
          <w:sz w:val="20"/>
          <w:szCs w:val="20"/>
        </w:rPr>
        <w:t>his/her</w:t>
      </w:r>
      <w:r>
        <w:rPr>
          <w:rFonts w:ascii="Times New Roman" w:hAnsi="Times New Roman"/>
          <w:color w:val="191919"/>
          <w:spacing w:val="-4"/>
          <w:sz w:val="20"/>
          <w:szCs w:val="20"/>
        </w:rPr>
        <w:t xml:space="preserve"> </w:t>
      </w:r>
      <w:r>
        <w:rPr>
          <w:rFonts w:ascii="Times New Roman" w:hAnsi="Times New Roman"/>
          <w:color w:val="191919"/>
          <w:sz w:val="20"/>
          <w:szCs w:val="20"/>
        </w:rPr>
        <w:t>e</w:t>
      </w:r>
      <w:r>
        <w:rPr>
          <w:rFonts w:ascii="Times New Roman" w:hAnsi="Times New Roman"/>
          <w:color w:val="191919"/>
          <w:spacing w:val="-4"/>
          <w:sz w:val="20"/>
          <w:szCs w:val="20"/>
        </w:rPr>
        <w:t>f</w:t>
      </w:r>
      <w:r>
        <w:rPr>
          <w:rFonts w:ascii="Times New Roman" w:hAnsi="Times New Roman"/>
          <w:color w:val="191919"/>
          <w:sz w:val="20"/>
          <w:szCs w:val="20"/>
        </w:rPr>
        <w:t>fectiveness</w:t>
      </w:r>
      <w:r>
        <w:rPr>
          <w:rFonts w:ascii="Times New Roman" w:hAnsi="Times New Roman"/>
          <w:color w:val="191919"/>
          <w:spacing w:val="-4"/>
          <w:sz w:val="20"/>
          <w:szCs w:val="20"/>
        </w:rPr>
        <w:t xml:space="preserve"> </w:t>
      </w:r>
      <w:r>
        <w:rPr>
          <w:rFonts w:ascii="Times New Roman" w:hAnsi="Times New Roman"/>
          <w:color w:val="191919"/>
          <w:sz w:val="20"/>
          <w:szCs w:val="20"/>
        </w:rPr>
        <w:t>in</w:t>
      </w:r>
      <w:r>
        <w:rPr>
          <w:rFonts w:ascii="Times New Roman" w:hAnsi="Times New Roman"/>
          <w:color w:val="191919"/>
          <w:spacing w:val="-4"/>
          <w:sz w:val="20"/>
          <w:szCs w:val="20"/>
        </w:rPr>
        <w:t xml:space="preserve"> </w:t>
      </w:r>
      <w:r>
        <w:rPr>
          <w:rFonts w:ascii="Times New Roman" w:hAnsi="Times New Roman"/>
          <w:color w:val="191919"/>
          <w:sz w:val="20"/>
          <w:szCs w:val="20"/>
        </w:rPr>
        <w:t>planning</w:t>
      </w:r>
      <w:r>
        <w:rPr>
          <w:rFonts w:ascii="Times New Roman" w:hAnsi="Times New Roman"/>
          <w:color w:val="191919"/>
          <w:spacing w:val="-4"/>
          <w:sz w:val="20"/>
          <w:szCs w:val="20"/>
        </w:rPr>
        <w:t xml:space="preserve"> </w:t>
      </w:r>
      <w:r>
        <w:rPr>
          <w:rFonts w:ascii="Times New Roman" w:hAnsi="Times New Roman"/>
          <w:color w:val="191919"/>
          <w:sz w:val="20"/>
          <w:szCs w:val="20"/>
        </w:rPr>
        <w:t>and</w:t>
      </w:r>
      <w:r>
        <w:rPr>
          <w:rFonts w:ascii="Times New Roman" w:hAnsi="Times New Roman"/>
          <w:color w:val="191919"/>
          <w:spacing w:val="-4"/>
          <w:sz w:val="20"/>
          <w:szCs w:val="20"/>
        </w:rPr>
        <w:t xml:space="preserve"> </w:t>
      </w:r>
      <w:r>
        <w:rPr>
          <w:rFonts w:ascii="Times New Roman" w:hAnsi="Times New Roman"/>
          <w:color w:val="191919"/>
          <w:sz w:val="20"/>
          <w:szCs w:val="20"/>
        </w:rPr>
        <w:t>executing</w:t>
      </w:r>
      <w:r>
        <w:rPr>
          <w:rFonts w:ascii="Times New Roman" w:hAnsi="Times New Roman"/>
          <w:color w:val="191919"/>
          <w:spacing w:val="-4"/>
          <w:sz w:val="20"/>
          <w:szCs w:val="20"/>
        </w:rPr>
        <w:t xml:space="preserve"> </w:t>
      </w:r>
      <w:r>
        <w:rPr>
          <w:rFonts w:ascii="Times New Roman" w:hAnsi="Times New Roman"/>
          <w:color w:val="191919"/>
          <w:sz w:val="20"/>
          <w:szCs w:val="20"/>
        </w:rPr>
        <w:t>laboratory</w:t>
      </w:r>
      <w:r>
        <w:rPr>
          <w:rFonts w:ascii="Times New Roman" w:hAnsi="Times New Roman"/>
          <w:color w:val="191919"/>
          <w:spacing w:val="-4"/>
          <w:sz w:val="20"/>
          <w:szCs w:val="20"/>
        </w:rPr>
        <w:t xml:space="preserve"> </w:t>
      </w:r>
      <w:r>
        <w:rPr>
          <w:rFonts w:ascii="Times New Roman" w:hAnsi="Times New Roman"/>
          <w:color w:val="191919"/>
          <w:sz w:val="20"/>
          <w:szCs w:val="20"/>
        </w:rPr>
        <w:t>and</w:t>
      </w:r>
      <w:r>
        <w:rPr>
          <w:rFonts w:ascii="Times New Roman" w:hAnsi="Times New Roman"/>
          <w:color w:val="191919"/>
          <w:spacing w:val="-4"/>
          <w:sz w:val="20"/>
          <w:szCs w:val="20"/>
        </w:rPr>
        <w:t xml:space="preserve"> </w:t>
      </w:r>
      <w:r>
        <w:rPr>
          <w:rFonts w:ascii="Times New Roman" w:hAnsi="Times New Roman"/>
          <w:color w:val="191919"/>
          <w:sz w:val="20"/>
          <w:szCs w:val="20"/>
        </w:rPr>
        <w:t>field</w:t>
      </w:r>
      <w:r>
        <w:rPr>
          <w:rFonts w:ascii="Times New Roman" w:hAnsi="Times New Roman"/>
          <w:color w:val="191919"/>
          <w:spacing w:val="-4"/>
          <w:sz w:val="20"/>
          <w:szCs w:val="20"/>
        </w:rPr>
        <w:t xml:space="preserve"> </w:t>
      </w:r>
      <w:r>
        <w:rPr>
          <w:rFonts w:ascii="Times New Roman" w:hAnsi="Times New Roman"/>
          <w:color w:val="191919"/>
          <w:sz w:val="20"/>
          <w:szCs w:val="20"/>
        </w:rPr>
        <w:t>exercises in botany that complement lecture presentation.</w:t>
      </w:r>
    </w:p>
    <w:p w:rsidR="00F42301" w:rsidRDefault="00F42301" w:rsidP="00721764">
      <w:pPr>
        <w:widowControl w:val="0"/>
        <w:autoSpaceDE w:val="0"/>
        <w:autoSpaceDN w:val="0"/>
        <w:adjustRightInd w:val="0"/>
        <w:spacing w:after="0" w:line="227" w:lineRule="exact"/>
        <w:ind w:left="1938"/>
        <w:rPr>
          <w:rFonts w:ascii="Times New Roman" w:hAnsi="Times New Roman"/>
          <w:color w:val="000000"/>
          <w:sz w:val="20"/>
          <w:szCs w:val="20"/>
        </w:rPr>
      </w:pPr>
      <w:r>
        <w:rPr>
          <w:rFonts w:ascii="Times New Roman" w:hAnsi="Times New Roman"/>
          <w:b/>
          <w:bCs/>
          <w:color w:val="191919"/>
          <w:sz w:val="20"/>
          <w:szCs w:val="20"/>
        </w:rPr>
        <w:t>BIOL</w:t>
      </w:r>
      <w:r>
        <w:rPr>
          <w:rFonts w:ascii="Times New Roman" w:hAnsi="Times New Roman"/>
          <w:b/>
          <w:bCs/>
          <w:color w:val="191919"/>
          <w:spacing w:val="-19"/>
          <w:sz w:val="20"/>
          <w:szCs w:val="20"/>
        </w:rPr>
        <w:t xml:space="preserve"> </w:t>
      </w:r>
      <w:r>
        <w:rPr>
          <w:rFonts w:ascii="Times New Roman" w:hAnsi="Times New Roman"/>
          <w:b/>
          <w:bCs/>
          <w:color w:val="191919"/>
          <w:sz w:val="20"/>
          <w:szCs w:val="20"/>
        </w:rPr>
        <w:t>5520</w:t>
      </w:r>
      <w:r>
        <w:rPr>
          <w:rFonts w:ascii="Times New Roman" w:hAnsi="Times New Roman"/>
          <w:b/>
          <w:bCs/>
          <w:color w:val="191919"/>
          <w:spacing w:val="-8"/>
          <w:sz w:val="20"/>
          <w:szCs w:val="20"/>
        </w:rPr>
        <w:t xml:space="preserve"> </w:t>
      </w:r>
      <w:r>
        <w:rPr>
          <w:rFonts w:ascii="Times New Roman" w:hAnsi="Times New Roman"/>
          <w:b/>
          <w:bCs/>
          <w:color w:val="191919"/>
          <w:sz w:val="20"/>
          <w:szCs w:val="20"/>
        </w:rPr>
        <w:t>-</w:t>
      </w:r>
      <w:r>
        <w:rPr>
          <w:rFonts w:ascii="Times New Roman" w:hAnsi="Times New Roman"/>
          <w:b/>
          <w:bCs/>
          <w:color w:val="191919"/>
          <w:spacing w:val="-8"/>
          <w:sz w:val="20"/>
          <w:szCs w:val="20"/>
        </w:rPr>
        <w:t xml:space="preserve"> </w:t>
      </w:r>
      <w:r>
        <w:rPr>
          <w:rFonts w:ascii="Times New Roman" w:hAnsi="Times New Roman"/>
          <w:b/>
          <w:bCs/>
          <w:color w:val="191919"/>
          <w:sz w:val="20"/>
          <w:szCs w:val="20"/>
        </w:rPr>
        <w:t>Evolution</w:t>
      </w:r>
      <w:r>
        <w:rPr>
          <w:rFonts w:ascii="Times New Roman" w:hAnsi="Times New Roman"/>
          <w:b/>
          <w:bCs/>
          <w:color w:val="191919"/>
          <w:spacing w:val="-8"/>
          <w:sz w:val="20"/>
          <w:szCs w:val="20"/>
        </w:rPr>
        <w:t xml:space="preserve"> </w:t>
      </w:r>
      <w:r>
        <w:rPr>
          <w:rFonts w:ascii="Times New Roman" w:hAnsi="Times New Roman"/>
          <w:b/>
          <w:bCs/>
          <w:color w:val="191919"/>
          <w:sz w:val="20"/>
          <w:szCs w:val="20"/>
        </w:rPr>
        <w:t>and</w:t>
      </w:r>
      <w:r>
        <w:rPr>
          <w:rFonts w:ascii="Times New Roman" w:hAnsi="Times New Roman"/>
          <w:b/>
          <w:bCs/>
          <w:color w:val="191919"/>
          <w:spacing w:val="-8"/>
          <w:sz w:val="20"/>
          <w:szCs w:val="20"/>
        </w:rPr>
        <w:t xml:space="preserve"> </w:t>
      </w:r>
      <w:r>
        <w:rPr>
          <w:rFonts w:ascii="Times New Roman" w:hAnsi="Times New Roman"/>
          <w:b/>
          <w:bCs/>
          <w:color w:val="191919"/>
          <w:sz w:val="20"/>
          <w:szCs w:val="20"/>
        </w:rPr>
        <w:t>the</w:t>
      </w:r>
      <w:r>
        <w:rPr>
          <w:rFonts w:ascii="Times New Roman" w:hAnsi="Times New Roman"/>
          <w:b/>
          <w:bCs/>
          <w:color w:val="191919"/>
          <w:spacing w:val="-8"/>
          <w:sz w:val="20"/>
          <w:szCs w:val="20"/>
        </w:rPr>
        <w:t xml:space="preserve"> </w:t>
      </w:r>
      <w:r>
        <w:rPr>
          <w:rFonts w:ascii="Times New Roman" w:hAnsi="Times New Roman"/>
          <w:b/>
          <w:bCs/>
          <w:color w:val="191919"/>
          <w:sz w:val="20"/>
          <w:szCs w:val="20"/>
        </w:rPr>
        <w:t>Natu</w:t>
      </w:r>
      <w:r>
        <w:rPr>
          <w:rFonts w:ascii="Times New Roman" w:hAnsi="Times New Roman"/>
          <w:b/>
          <w:bCs/>
          <w:color w:val="191919"/>
          <w:spacing w:val="-4"/>
          <w:sz w:val="20"/>
          <w:szCs w:val="20"/>
        </w:rPr>
        <w:t>r</w:t>
      </w:r>
      <w:r>
        <w:rPr>
          <w:rFonts w:ascii="Times New Roman" w:hAnsi="Times New Roman"/>
          <w:b/>
          <w:bCs/>
          <w:color w:val="191919"/>
          <w:sz w:val="20"/>
          <w:szCs w:val="20"/>
        </w:rPr>
        <w:t>e</w:t>
      </w:r>
      <w:r>
        <w:rPr>
          <w:rFonts w:ascii="Times New Roman" w:hAnsi="Times New Roman"/>
          <w:b/>
          <w:bCs/>
          <w:color w:val="191919"/>
          <w:spacing w:val="-8"/>
          <w:sz w:val="20"/>
          <w:szCs w:val="20"/>
        </w:rPr>
        <w:t xml:space="preserve"> </w:t>
      </w:r>
      <w:r>
        <w:rPr>
          <w:rFonts w:ascii="Times New Roman" w:hAnsi="Times New Roman"/>
          <w:b/>
          <w:bCs/>
          <w:color w:val="191919"/>
          <w:sz w:val="20"/>
          <w:szCs w:val="20"/>
        </w:rPr>
        <w:t>of</w:t>
      </w:r>
      <w:r>
        <w:rPr>
          <w:rFonts w:ascii="Times New Roman" w:hAnsi="Times New Roman"/>
          <w:b/>
          <w:bCs/>
          <w:color w:val="191919"/>
          <w:spacing w:val="-8"/>
          <w:sz w:val="20"/>
          <w:szCs w:val="20"/>
        </w:rPr>
        <w:t xml:space="preserve"> </w:t>
      </w:r>
      <w:r>
        <w:rPr>
          <w:rFonts w:ascii="Times New Roman" w:hAnsi="Times New Roman"/>
          <w:b/>
          <w:bCs/>
          <w:color w:val="191919"/>
          <w:sz w:val="20"/>
          <w:szCs w:val="20"/>
        </w:rPr>
        <w:t>Science..................................................................3(3-0)</w:t>
      </w:r>
    </w:p>
    <w:p w:rsidR="00F42301" w:rsidRDefault="00F42301" w:rsidP="00721764">
      <w:pPr>
        <w:widowControl w:val="0"/>
        <w:autoSpaceDE w:val="0"/>
        <w:autoSpaceDN w:val="0"/>
        <w:adjustRightInd w:val="0"/>
        <w:spacing w:before="13" w:after="0" w:line="250" w:lineRule="auto"/>
        <w:ind w:left="2298" w:right="851"/>
        <w:jc w:val="both"/>
        <w:rPr>
          <w:rFonts w:ascii="Times New Roman" w:hAnsi="Times New Roman"/>
          <w:color w:val="000000"/>
          <w:sz w:val="20"/>
          <w:szCs w:val="20"/>
        </w:rPr>
      </w:pPr>
      <w:r>
        <w:rPr>
          <w:rFonts w:ascii="Times New Roman" w:hAnsi="Times New Roman"/>
          <w:color w:val="191919"/>
          <w:sz w:val="20"/>
          <w:szCs w:val="20"/>
        </w:rPr>
        <w:t>The</w:t>
      </w:r>
      <w:r>
        <w:rPr>
          <w:rFonts w:ascii="Times New Roman" w:hAnsi="Times New Roman"/>
          <w:color w:val="191919"/>
          <w:spacing w:val="-4"/>
          <w:sz w:val="20"/>
          <w:szCs w:val="20"/>
        </w:rPr>
        <w:t xml:space="preserve"> </w:t>
      </w:r>
      <w:r>
        <w:rPr>
          <w:rFonts w:ascii="Times New Roman" w:hAnsi="Times New Roman"/>
          <w:color w:val="191919"/>
          <w:sz w:val="20"/>
          <w:szCs w:val="20"/>
        </w:rPr>
        <w:t>nature</w:t>
      </w:r>
      <w:r>
        <w:rPr>
          <w:rFonts w:ascii="Times New Roman" w:hAnsi="Times New Roman"/>
          <w:color w:val="191919"/>
          <w:spacing w:val="-4"/>
          <w:sz w:val="20"/>
          <w:szCs w:val="20"/>
        </w:rPr>
        <w:t xml:space="preserve"> </w:t>
      </w:r>
      <w:r>
        <w:rPr>
          <w:rFonts w:ascii="Times New Roman" w:hAnsi="Times New Roman"/>
          <w:color w:val="191919"/>
          <w:sz w:val="20"/>
          <w:szCs w:val="20"/>
        </w:rPr>
        <w:t>of</w:t>
      </w:r>
      <w:r>
        <w:rPr>
          <w:rFonts w:ascii="Times New Roman" w:hAnsi="Times New Roman"/>
          <w:color w:val="191919"/>
          <w:spacing w:val="-4"/>
          <w:sz w:val="20"/>
          <w:szCs w:val="20"/>
        </w:rPr>
        <w:t xml:space="preserve"> </w:t>
      </w:r>
      <w:r>
        <w:rPr>
          <w:rFonts w:ascii="Times New Roman" w:hAnsi="Times New Roman"/>
          <w:color w:val="191919"/>
          <w:sz w:val="20"/>
          <w:szCs w:val="20"/>
        </w:rPr>
        <w:t>science</w:t>
      </w:r>
      <w:r>
        <w:rPr>
          <w:rFonts w:ascii="Times New Roman" w:hAnsi="Times New Roman"/>
          <w:color w:val="191919"/>
          <w:spacing w:val="-4"/>
          <w:sz w:val="20"/>
          <w:szCs w:val="20"/>
        </w:rPr>
        <w:t xml:space="preserve"> </w:t>
      </w:r>
      <w:r>
        <w:rPr>
          <w:rFonts w:ascii="Times New Roman" w:hAnsi="Times New Roman"/>
          <w:color w:val="191919"/>
          <w:sz w:val="20"/>
          <w:szCs w:val="20"/>
        </w:rPr>
        <w:t>and</w:t>
      </w:r>
      <w:r>
        <w:rPr>
          <w:rFonts w:ascii="Times New Roman" w:hAnsi="Times New Roman"/>
          <w:color w:val="191919"/>
          <w:spacing w:val="-4"/>
          <w:sz w:val="20"/>
          <w:szCs w:val="20"/>
        </w:rPr>
        <w:t xml:space="preserve"> </w:t>
      </w:r>
      <w:r>
        <w:rPr>
          <w:rFonts w:ascii="Times New Roman" w:hAnsi="Times New Roman"/>
          <w:color w:val="191919"/>
          <w:sz w:val="20"/>
          <w:szCs w:val="20"/>
        </w:rPr>
        <w:t>the</w:t>
      </w:r>
      <w:r>
        <w:rPr>
          <w:rFonts w:ascii="Times New Roman" w:hAnsi="Times New Roman"/>
          <w:color w:val="191919"/>
          <w:spacing w:val="-4"/>
          <w:sz w:val="20"/>
          <w:szCs w:val="20"/>
        </w:rPr>
        <w:t xml:space="preserve"> </w:t>
      </w:r>
      <w:r>
        <w:rPr>
          <w:rFonts w:ascii="Times New Roman" w:hAnsi="Times New Roman"/>
          <w:color w:val="191919"/>
          <w:sz w:val="20"/>
          <w:szCs w:val="20"/>
        </w:rPr>
        <w:t>fundamentals</w:t>
      </w:r>
      <w:r>
        <w:rPr>
          <w:rFonts w:ascii="Times New Roman" w:hAnsi="Times New Roman"/>
          <w:color w:val="191919"/>
          <w:spacing w:val="-4"/>
          <w:sz w:val="20"/>
          <w:szCs w:val="20"/>
        </w:rPr>
        <w:t xml:space="preserve"> </w:t>
      </w:r>
      <w:r>
        <w:rPr>
          <w:rFonts w:ascii="Times New Roman" w:hAnsi="Times New Roman"/>
          <w:color w:val="191919"/>
          <w:sz w:val="20"/>
          <w:szCs w:val="20"/>
        </w:rPr>
        <w:t>governing</w:t>
      </w:r>
      <w:r>
        <w:rPr>
          <w:rFonts w:ascii="Times New Roman" w:hAnsi="Times New Roman"/>
          <w:color w:val="191919"/>
          <w:spacing w:val="-4"/>
          <w:sz w:val="20"/>
          <w:szCs w:val="20"/>
        </w:rPr>
        <w:t xml:space="preserve"> </w:t>
      </w:r>
      <w:r>
        <w:rPr>
          <w:rFonts w:ascii="Times New Roman" w:hAnsi="Times New Roman"/>
          <w:color w:val="191919"/>
          <w:sz w:val="20"/>
          <w:szCs w:val="20"/>
        </w:rPr>
        <w:t>its</w:t>
      </w:r>
      <w:r>
        <w:rPr>
          <w:rFonts w:ascii="Times New Roman" w:hAnsi="Times New Roman"/>
          <w:color w:val="191919"/>
          <w:spacing w:val="-4"/>
          <w:sz w:val="20"/>
          <w:szCs w:val="20"/>
        </w:rPr>
        <w:t xml:space="preserve"> </w:t>
      </w:r>
      <w:r>
        <w:rPr>
          <w:rFonts w:ascii="Times New Roman" w:hAnsi="Times New Roman"/>
          <w:color w:val="191919"/>
          <w:sz w:val="20"/>
          <w:szCs w:val="20"/>
        </w:rPr>
        <w:t>origin</w:t>
      </w:r>
      <w:r>
        <w:rPr>
          <w:rFonts w:ascii="Times New Roman" w:hAnsi="Times New Roman"/>
          <w:color w:val="191919"/>
          <w:spacing w:val="-4"/>
          <w:sz w:val="20"/>
          <w:szCs w:val="20"/>
        </w:rPr>
        <w:t xml:space="preserve"> </w:t>
      </w:r>
      <w:r>
        <w:rPr>
          <w:rFonts w:ascii="Times New Roman" w:hAnsi="Times New Roman"/>
          <w:color w:val="191919"/>
          <w:sz w:val="20"/>
          <w:szCs w:val="20"/>
        </w:rPr>
        <w:t>will</w:t>
      </w:r>
      <w:r>
        <w:rPr>
          <w:rFonts w:ascii="Times New Roman" w:hAnsi="Times New Roman"/>
          <w:color w:val="191919"/>
          <w:spacing w:val="-4"/>
          <w:sz w:val="20"/>
          <w:szCs w:val="20"/>
        </w:rPr>
        <w:t xml:space="preserve"> </w:t>
      </w:r>
      <w:r>
        <w:rPr>
          <w:rFonts w:ascii="Times New Roman" w:hAnsi="Times New Roman"/>
          <w:color w:val="191919"/>
          <w:sz w:val="20"/>
          <w:szCs w:val="20"/>
        </w:rPr>
        <w:t>be</w:t>
      </w:r>
      <w:r>
        <w:rPr>
          <w:rFonts w:ascii="Times New Roman" w:hAnsi="Times New Roman"/>
          <w:color w:val="191919"/>
          <w:spacing w:val="-4"/>
          <w:sz w:val="20"/>
          <w:szCs w:val="20"/>
        </w:rPr>
        <w:t xml:space="preserve"> </w:t>
      </w:r>
      <w:r>
        <w:rPr>
          <w:rFonts w:ascii="Times New Roman" w:hAnsi="Times New Roman"/>
          <w:color w:val="191919"/>
          <w:sz w:val="20"/>
          <w:szCs w:val="20"/>
        </w:rPr>
        <w:t>presented</w:t>
      </w:r>
      <w:r>
        <w:rPr>
          <w:rFonts w:ascii="Times New Roman" w:hAnsi="Times New Roman"/>
          <w:color w:val="191919"/>
          <w:spacing w:val="-4"/>
          <w:sz w:val="20"/>
          <w:szCs w:val="20"/>
        </w:rPr>
        <w:t xml:space="preserve"> </w:t>
      </w:r>
      <w:r>
        <w:rPr>
          <w:rFonts w:ascii="Times New Roman" w:hAnsi="Times New Roman"/>
          <w:color w:val="191919"/>
          <w:sz w:val="20"/>
          <w:szCs w:val="20"/>
        </w:rPr>
        <w:t>in</w:t>
      </w:r>
      <w:r>
        <w:rPr>
          <w:rFonts w:ascii="Times New Roman" w:hAnsi="Times New Roman"/>
          <w:color w:val="191919"/>
          <w:spacing w:val="-4"/>
          <w:sz w:val="20"/>
          <w:szCs w:val="20"/>
        </w:rPr>
        <w:t xml:space="preserve"> </w:t>
      </w:r>
      <w:r>
        <w:rPr>
          <w:rFonts w:ascii="Times New Roman" w:hAnsi="Times New Roman"/>
          <w:color w:val="191919"/>
          <w:sz w:val="20"/>
          <w:szCs w:val="20"/>
        </w:rPr>
        <w:t>relation</w:t>
      </w:r>
      <w:r>
        <w:rPr>
          <w:rFonts w:ascii="Times New Roman" w:hAnsi="Times New Roman"/>
          <w:color w:val="191919"/>
          <w:spacing w:val="-4"/>
          <w:sz w:val="20"/>
          <w:szCs w:val="20"/>
        </w:rPr>
        <w:t xml:space="preserve"> </w:t>
      </w:r>
      <w:r>
        <w:rPr>
          <w:rFonts w:ascii="Times New Roman" w:hAnsi="Times New Roman"/>
          <w:color w:val="191919"/>
          <w:sz w:val="20"/>
          <w:szCs w:val="20"/>
        </w:rPr>
        <w:t>to current</w:t>
      </w:r>
      <w:r>
        <w:rPr>
          <w:rFonts w:ascii="Times New Roman" w:hAnsi="Times New Roman"/>
          <w:color w:val="191919"/>
          <w:spacing w:val="-5"/>
          <w:sz w:val="20"/>
          <w:szCs w:val="20"/>
        </w:rPr>
        <w:t xml:space="preserve"> </w:t>
      </w:r>
      <w:r>
        <w:rPr>
          <w:rFonts w:ascii="Times New Roman" w:hAnsi="Times New Roman"/>
          <w:color w:val="191919"/>
          <w:sz w:val="20"/>
          <w:szCs w:val="20"/>
        </w:rPr>
        <w:t>problems</w:t>
      </w:r>
      <w:r>
        <w:rPr>
          <w:rFonts w:ascii="Times New Roman" w:hAnsi="Times New Roman"/>
          <w:color w:val="191919"/>
          <w:spacing w:val="-5"/>
          <w:sz w:val="20"/>
          <w:szCs w:val="20"/>
        </w:rPr>
        <w:t xml:space="preserve"> </w:t>
      </w:r>
      <w:r>
        <w:rPr>
          <w:rFonts w:ascii="Times New Roman" w:hAnsi="Times New Roman"/>
          <w:color w:val="191919"/>
          <w:sz w:val="20"/>
          <w:szCs w:val="20"/>
        </w:rPr>
        <w:t>a</w:t>
      </w:r>
      <w:r>
        <w:rPr>
          <w:rFonts w:ascii="Times New Roman" w:hAnsi="Times New Roman"/>
          <w:color w:val="191919"/>
          <w:spacing w:val="-4"/>
          <w:sz w:val="20"/>
          <w:szCs w:val="20"/>
        </w:rPr>
        <w:t>f</w:t>
      </w:r>
      <w:r>
        <w:rPr>
          <w:rFonts w:ascii="Times New Roman" w:hAnsi="Times New Roman"/>
          <w:color w:val="191919"/>
          <w:sz w:val="20"/>
          <w:szCs w:val="20"/>
        </w:rPr>
        <w:t>fecting</w:t>
      </w:r>
      <w:r>
        <w:rPr>
          <w:rFonts w:ascii="Times New Roman" w:hAnsi="Times New Roman"/>
          <w:color w:val="191919"/>
          <w:spacing w:val="-5"/>
          <w:sz w:val="20"/>
          <w:szCs w:val="20"/>
        </w:rPr>
        <w:t xml:space="preserve"> </w:t>
      </w:r>
      <w:r>
        <w:rPr>
          <w:rFonts w:ascii="Times New Roman" w:hAnsi="Times New Roman"/>
          <w:color w:val="191919"/>
          <w:sz w:val="20"/>
          <w:szCs w:val="20"/>
        </w:rPr>
        <w:t>the</w:t>
      </w:r>
      <w:r>
        <w:rPr>
          <w:rFonts w:ascii="Times New Roman" w:hAnsi="Times New Roman"/>
          <w:color w:val="191919"/>
          <w:spacing w:val="-5"/>
          <w:sz w:val="20"/>
          <w:szCs w:val="20"/>
        </w:rPr>
        <w:t xml:space="preserve"> </w:t>
      </w:r>
      <w:r>
        <w:rPr>
          <w:rFonts w:ascii="Times New Roman" w:hAnsi="Times New Roman"/>
          <w:color w:val="191919"/>
          <w:sz w:val="20"/>
          <w:szCs w:val="20"/>
        </w:rPr>
        <w:t>maintenance</w:t>
      </w:r>
      <w:r>
        <w:rPr>
          <w:rFonts w:ascii="Times New Roman" w:hAnsi="Times New Roman"/>
          <w:color w:val="191919"/>
          <w:spacing w:val="-5"/>
          <w:sz w:val="20"/>
          <w:szCs w:val="20"/>
        </w:rPr>
        <w:t xml:space="preserve"> </w:t>
      </w:r>
      <w:r>
        <w:rPr>
          <w:rFonts w:ascii="Times New Roman" w:hAnsi="Times New Roman"/>
          <w:color w:val="191919"/>
          <w:sz w:val="20"/>
          <w:szCs w:val="20"/>
        </w:rPr>
        <w:t>of</w:t>
      </w:r>
      <w:r>
        <w:rPr>
          <w:rFonts w:ascii="Times New Roman" w:hAnsi="Times New Roman"/>
          <w:color w:val="191919"/>
          <w:spacing w:val="-5"/>
          <w:sz w:val="20"/>
          <w:szCs w:val="20"/>
        </w:rPr>
        <w:t xml:space="preserve"> </w:t>
      </w:r>
      <w:r>
        <w:rPr>
          <w:rFonts w:ascii="Times New Roman" w:hAnsi="Times New Roman"/>
          <w:color w:val="191919"/>
          <w:sz w:val="20"/>
          <w:szCs w:val="20"/>
        </w:rPr>
        <w:t>life</w:t>
      </w:r>
      <w:r>
        <w:rPr>
          <w:rFonts w:ascii="Times New Roman" w:hAnsi="Times New Roman"/>
          <w:color w:val="191919"/>
          <w:spacing w:val="-5"/>
          <w:sz w:val="20"/>
          <w:szCs w:val="20"/>
        </w:rPr>
        <w:t xml:space="preserve"> </w:t>
      </w:r>
      <w:r>
        <w:rPr>
          <w:rFonts w:ascii="Times New Roman" w:hAnsi="Times New Roman"/>
          <w:color w:val="191919"/>
          <w:sz w:val="20"/>
          <w:szCs w:val="20"/>
        </w:rPr>
        <w:t>on</w:t>
      </w:r>
      <w:r>
        <w:rPr>
          <w:rFonts w:ascii="Times New Roman" w:hAnsi="Times New Roman"/>
          <w:color w:val="191919"/>
          <w:spacing w:val="-5"/>
          <w:sz w:val="20"/>
          <w:szCs w:val="20"/>
        </w:rPr>
        <w:t xml:space="preserve"> </w:t>
      </w:r>
      <w:r>
        <w:rPr>
          <w:rFonts w:ascii="Times New Roman" w:hAnsi="Times New Roman"/>
          <w:color w:val="191919"/>
          <w:sz w:val="20"/>
          <w:szCs w:val="20"/>
        </w:rPr>
        <w:t>earth.</w:t>
      </w:r>
      <w:r>
        <w:rPr>
          <w:rFonts w:ascii="Times New Roman" w:hAnsi="Times New Roman"/>
          <w:color w:val="191919"/>
          <w:spacing w:val="-5"/>
          <w:sz w:val="20"/>
          <w:szCs w:val="20"/>
        </w:rPr>
        <w:t xml:space="preserve"> </w:t>
      </w:r>
      <w:r>
        <w:rPr>
          <w:rFonts w:ascii="Times New Roman" w:hAnsi="Times New Roman"/>
          <w:color w:val="191919"/>
          <w:sz w:val="20"/>
          <w:szCs w:val="20"/>
        </w:rPr>
        <w:t>Special</w:t>
      </w:r>
      <w:r>
        <w:rPr>
          <w:rFonts w:ascii="Times New Roman" w:hAnsi="Times New Roman"/>
          <w:color w:val="191919"/>
          <w:spacing w:val="-5"/>
          <w:sz w:val="20"/>
          <w:szCs w:val="20"/>
        </w:rPr>
        <w:t xml:space="preserve"> </w:t>
      </w:r>
      <w:r>
        <w:rPr>
          <w:rFonts w:ascii="Times New Roman" w:hAnsi="Times New Roman"/>
          <w:color w:val="191919"/>
          <w:sz w:val="20"/>
          <w:szCs w:val="20"/>
        </w:rPr>
        <w:t>emphasis</w:t>
      </w:r>
      <w:r>
        <w:rPr>
          <w:rFonts w:ascii="Times New Roman" w:hAnsi="Times New Roman"/>
          <w:color w:val="191919"/>
          <w:spacing w:val="-5"/>
          <w:sz w:val="20"/>
          <w:szCs w:val="20"/>
        </w:rPr>
        <w:t xml:space="preserve"> </w:t>
      </w:r>
      <w:r>
        <w:rPr>
          <w:rFonts w:ascii="Times New Roman" w:hAnsi="Times New Roman"/>
          <w:color w:val="191919"/>
          <w:sz w:val="20"/>
          <w:szCs w:val="20"/>
        </w:rPr>
        <w:t>will</w:t>
      </w:r>
      <w:r>
        <w:rPr>
          <w:rFonts w:ascii="Times New Roman" w:hAnsi="Times New Roman"/>
          <w:color w:val="191919"/>
          <w:spacing w:val="-5"/>
          <w:sz w:val="20"/>
          <w:szCs w:val="20"/>
        </w:rPr>
        <w:t xml:space="preserve"> </w:t>
      </w:r>
      <w:r>
        <w:rPr>
          <w:rFonts w:ascii="Times New Roman" w:hAnsi="Times New Roman"/>
          <w:color w:val="191919"/>
          <w:sz w:val="20"/>
          <w:szCs w:val="20"/>
        </w:rPr>
        <w:t>be</w:t>
      </w:r>
      <w:r>
        <w:rPr>
          <w:rFonts w:ascii="Times New Roman" w:hAnsi="Times New Roman"/>
          <w:color w:val="191919"/>
          <w:spacing w:val="-5"/>
          <w:sz w:val="20"/>
          <w:szCs w:val="20"/>
        </w:rPr>
        <w:t xml:space="preserve"> </w:t>
      </w:r>
      <w:r>
        <w:rPr>
          <w:rFonts w:ascii="Times New Roman" w:hAnsi="Times New Roman"/>
          <w:color w:val="191919"/>
          <w:sz w:val="20"/>
          <w:szCs w:val="20"/>
        </w:rPr>
        <w:t>placed</w:t>
      </w:r>
      <w:r>
        <w:rPr>
          <w:rFonts w:ascii="Times New Roman" w:hAnsi="Times New Roman"/>
          <w:color w:val="191919"/>
          <w:spacing w:val="-5"/>
          <w:sz w:val="20"/>
          <w:szCs w:val="20"/>
        </w:rPr>
        <w:t xml:space="preserve"> </w:t>
      </w:r>
      <w:r>
        <w:rPr>
          <w:rFonts w:ascii="Times New Roman" w:hAnsi="Times New Roman"/>
          <w:color w:val="191919"/>
          <w:sz w:val="20"/>
          <w:szCs w:val="20"/>
        </w:rPr>
        <w:t>on the interaction of biological and cultural evolution and the alternatives to extinction that chal- lenge contemporary man.</w:t>
      </w:r>
    </w:p>
    <w:p w:rsidR="00F42301" w:rsidRDefault="00F42301" w:rsidP="00721764">
      <w:pPr>
        <w:widowControl w:val="0"/>
        <w:autoSpaceDE w:val="0"/>
        <w:autoSpaceDN w:val="0"/>
        <w:adjustRightInd w:val="0"/>
        <w:spacing w:after="0" w:line="227" w:lineRule="exact"/>
        <w:ind w:left="1938"/>
        <w:rPr>
          <w:rFonts w:ascii="Times New Roman" w:hAnsi="Times New Roman"/>
          <w:color w:val="000000"/>
          <w:sz w:val="20"/>
          <w:szCs w:val="20"/>
        </w:rPr>
      </w:pPr>
      <w:r>
        <w:rPr>
          <w:rFonts w:ascii="Times New Roman" w:hAnsi="Times New Roman"/>
          <w:b/>
          <w:bCs/>
          <w:color w:val="191919"/>
          <w:sz w:val="20"/>
          <w:szCs w:val="20"/>
        </w:rPr>
        <w:t>CHEM</w:t>
      </w:r>
      <w:r>
        <w:rPr>
          <w:rFonts w:ascii="Times New Roman" w:hAnsi="Times New Roman"/>
          <w:b/>
          <w:bCs/>
          <w:color w:val="191919"/>
          <w:spacing w:val="-8"/>
          <w:sz w:val="20"/>
          <w:szCs w:val="20"/>
        </w:rPr>
        <w:t xml:space="preserve"> </w:t>
      </w:r>
      <w:r>
        <w:rPr>
          <w:rFonts w:ascii="Times New Roman" w:hAnsi="Times New Roman"/>
          <w:b/>
          <w:bCs/>
          <w:color w:val="191919"/>
          <w:sz w:val="20"/>
          <w:szCs w:val="20"/>
        </w:rPr>
        <w:t>5501</w:t>
      </w:r>
      <w:r>
        <w:rPr>
          <w:rFonts w:ascii="Times New Roman" w:hAnsi="Times New Roman"/>
          <w:b/>
          <w:bCs/>
          <w:color w:val="191919"/>
          <w:spacing w:val="-8"/>
          <w:sz w:val="20"/>
          <w:szCs w:val="20"/>
        </w:rPr>
        <w:t xml:space="preserve"> </w:t>
      </w:r>
      <w:r>
        <w:rPr>
          <w:rFonts w:ascii="Times New Roman" w:hAnsi="Times New Roman"/>
          <w:b/>
          <w:bCs/>
          <w:color w:val="191919"/>
          <w:sz w:val="20"/>
          <w:szCs w:val="20"/>
        </w:rPr>
        <w:t>-</w:t>
      </w:r>
      <w:r>
        <w:rPr>
          <w:rFonts w:ascii="Times New Roman" w:hAnsi="Times New Roman"/>
          <w:b/>
          <w:bCs/>
          <w:color w:val="191919"/>
          <w:spacing w:val="-8"/>
          <w:sz w:val="20"/>
          <w:szCs w:val="20"/>
        </w:rPr>
        <w:t xml:space="preserve"> </w:t>
      </w:r>
      <w:r>
        <w:rPr>
          <w:rFonts w:ascii="Times New Roman" w:hAnsi="Times New Roman"/>
          <w:b/>
          <w:bCs/>
          <w:color w:val="191919"/>
          <w:sz w:val="20"/>
          <w:szCs w:val="20"/>
        </w:rPr>
        <w:t>Inorganic</w:t>
      </w:r>
      <w:r>
        <w:rPr>
          <w:rFonts w:ascii="Times New Roman" w:hAnsi="Times New Roman"/>
          <w:b/>
          <w:bCs/>
          <w:color w:val="191919"/>
          <w:spacing w:val="-8"/>
          <w:sz w:val="20"/>
          <w:szCs w:val="20"/>
        </w:rPr>
        <w:t xml:space="preserve"> </w:t>
      </w:r>
      <w:r>
        <w:rPr>
          <w:rFonts w:ascii="Times New Roman" w:hAnsi="Times New Roman"/>
          <w:b/>
          <w:bCs/>
          <w:color w:val="191919"/>
          <w:sz w:val="20"/>
          <w:szCs w:val="20"/>
        </w:rPr>
        <w:t>Chemistr</w:t>
      </w:r>
      <w:r>
        <w:rPr>
          <w:rFonts w:ascii="Times New Roman" w:hAnsi="Times New Roman"/>
          <w:b/>
          <w:bCs/>
          <w:color w:val="191919"/>
          <w:spacing w:val="-11"/>
          <w:sz w:val="20"/>
          <w:szCs w:val="20"/>
        </w:rPr>
        <w:t>y</w:t>
      </w:r>
      <w:r>
        <w:rPr>
          <w:rFonts w:ascii="Times New Roman" w:hAnsi="Times New Roman"/>
          <w:b/>
          <w:bCs/>
          <w:color w:val="191919"/>
          <w:sz w:val="20"/>
          <w:szCs w:val="20"/>
        </w:rPr>
        <w:t>.........................................................................................3(3-0)</w:t>
      </w:r>
    </w:p>
    <w:p w:rsidR="00F42301" w:rsidRDefault="00F42301" w:rsidP="00721764">
      <w:pPr>
        <w:widowControl w:val="0"/>
        <w:autoSpaceDE w:val="0"/>
        <w:autoSpaceDN w:val="0"/>
        <w:adjustRightInd w:val="0"/>
        <w:spacing w:before="13" w:after="0" w:line="250" w:lineRule="auto"/>
        <w:ind w:left="2298" w:right="851"/>
        <w:jc w:val="both"/>
        <w:rPr>
          <w:rFonts w:ascii="Times New Roman" w:hAnsi="Times New Roman"/>
          <w:color w:val="000000"/>
          <w:sz w:val="20"/>
          <w:szCs w:val="20"/>
        </w:rPr>
      </w:pPr>
      <w:r>
        <w:rPr>
          <w:rFonts w:ascii="Times New Roman" w:hAnsi="Times New Roman"/>
          <w:color w:val="191919"/>
          <w:sz w:val="20"/>
          <w:szCs w:val="20"/>
        </w:rPr>
        <w:t>This</w:t>
      </w:r>
      <w:r>
        <w:rPr>
          <w:rFonts w:ascii="Times New Roman" w:hAnsi="Times New Roman"/>
          <w:color w:val="191919"/>
          <w:spacing w:val="-1"/>
          <w:sz w:val="20"/>
          <w:szCs w:val="20"/>
        </w:rPr>
        <w:t xml:space="preserve"> </w:t>
      </w:r>
      <w:r>
        <w:rPr>
          <w:rFonts w:ascii="Times New Roman" w:hAnsi="Times New Roman"/>
          <w:color w:val="191919"/>
          <w:sz w:val="20"/>
          <w:szCs w:val="20"/>
        </w:rPr>
        <w:t>course</w:t>
      </w:r>
      <w:r>
        <w:rPr>
          <w:rFonts w:ascii="Times New Roman" w:hAnsi="Times New Roman"/>
          <w:color w:val="191919"/>
          <w:spacing w:val="-1"/>
          <w:sz w:val="20"/>
          <w:szCs w:val="20"/>
        </w:rPr>
        <w:t xml:space="preserve"> </w:t>
      </w:r>
      <w:r>
        <w:rPr>
          <w:rFonts w:ascii="Times New Roman" w:hAnsi="Times New Roman"/>
          <w:color w:val="191919"/>
          <w:sz w:val="20"/>
          <w:szCs w:val="20"/>
        </w:rPr>
        <w:t>will</w:t>
      </w:r>
      <w:r>
        <w:rPr>
          <w:rFonts w:ascii="Times New Roman" w:hAnsi="Times New Roman"/>
          <w:color w:val="191919"/>
          <w:spacing w:val="-1"/>
          <w:sz w:val="20"/>
          <w:szCs w:val="20"/>
        </w:rPr>
        <w:t xml:space="preserve"> </w:t>
      </w:r>
      <w:r>
        <w:rPr>
          <w:rFonts w:ascii="Times New Roman" w:hAnsi="Times New Roman"/>
          <w:color w:val="191919"/>
          <w:sz w:val="20"/>
          <w:szCs w:val="20"/>
        </w:rPr>
        <w:t>emphasize</w:t>
      </w:r>
      <w:r>
        <w:rPr>
          <w:rFonts w:ascii="Times New Roman" w:hAnsi="Times New Roman"/>
          <w:color w:val="191919"/>
          <w:spacing w:val="-1"/>
          <w:sz w:val="20"/>
          <w:szCs w:val="20"/>
        </w:rPr>
        <w:t xml:space="preserve"> </w:t>
      </w:r>
      <w:r>
        <w:rPr>
          <w:rFonts w:ascii="Times New Roman" w:hAnsi="Times New Roman"/>
          <w:color w:val="191919"/>
          <w:sz w:val="20"/>
          <w:szCs w:val="20"/>
        </w:rPr>
        <w:t>periodic</w:t>
      </w:r>
      <w:r>
        <w:rPr>
          <w:rFonts w:ascii="Times New Roman" w:hAnsi="Times New Roman"/>
          <w:color w:val="191919"/>
          <w:spacing w:val="-1"/>
          <w:sz w:val="20"/>
          <w:szCs w:val="20"/>
        </w:rPr>
        <w:t xml:space="preserve"> </w:t>
      </w:r>
      <w:r>
        <w:rPr>
          <w:rFonts w:ascii="Times New Roman" w:hAnsi="Times New Roman"/>
          <w:color w:val="191919"/>
          <w:sz w:val="20"/>
          <w:szCs w:val="20"/>
        </w:rPr>
        <w:t>relationship</w:t>
      </w:r>
      <w:r>
        <w:rPr>
          <w:rFonts w:ascii="Times New Roman" w:hAnsi="Times New Roman"/>
          <w:color w:val="191919"/>
          <w:spacing w:val="-1"/>
          <w:sz w:val="20"/>
          <w:szCs w:val="20"/>
        </w:rPr>
        <w:t xml:space="preserve"> </w:t>
      </w:r>
      <w:r>
        <w:rPr>
          <w:rFonts w:ascii="Times New Roman" w:hAnsi="Times New Roman"/>
          <w:color w:val="191919"/>
          <w:sz w:val="20"/>
          <w:szCs w:val="20"/>
        </w:rPr>
        <w:t>of</w:t>
      </w:r>
      <w:r>
        <w:rPr>
          <w:rFonts w:ascii="Times New Roman" w:hAnsi="Times New Roman"/>
          <w:color w:val="191919"/>
          <w:spacing w:val="-1"/>
          <w:sz w:val="20"/>
          <w:szCs w:val="20"/>
        </w:rPr>
        <w:t xml:space="preserve"> </w:t>
      </w:r>
      <w:r>
        <w:rPr>
          <w:rFonts w:ascii="Times New Roman" w:hAnsi="Times New Roman"/>
          <w:color w:val="191919"/>
          <w:sz w:val="20"/>
          <w:szCs w:val="20"/>
        </w:rPr>
        <w:t>the</w:t>
      </w:r>
      <w:r>
        <w:rPr>
          <w:rFonts w:ascii="Times New Roman" w:hAnsi="Times New Roman"/>
          <w:color w:val="191919"/>
          <w:spacing w:val="-1"/>
          <w:sz w:val="20"/>
          <w:szCs w:val="20"/>
        </w:rPr>
        <w:t xml:space="preserve"> </w:t>
      </w:r>
      <w:r>
        <w:rPr>
          <w:rFonts w:ascii="Times New Roman" w:hAnsi="Times New Roman"/>
          <w:color w:val="191919"/>
          <w:sz w:val="20"/>
          <w:szCs w:val="20"/>
        </w:rPr>
        <w:t>elements</w:t>
      </w:r>
      <w:r>
        <w:rPr>
          <w:rFonts w:ascii="Times New Roman" w:hAnsi="Times New Roman"/>
          <w:color w:val="191919"/>
          <w:spacing w:val="-1"/>
          <w:sz w:val="20"/>
          <w:szCs w:val="20"/>
        </w:rPr>
        <w:t xml:space="preserve"> </w:t>
      </w:r>
      <w:r>
        <w:rPr>
          <w:rFonts w:ascii="Times New Roman" w:hAnsi="Times New Roman"/>
          <w:color w:val="191919"/>
          <w:sz w:val="20"/>
          <w:szCs w:val="20"/>
        </w:rPr>
        <w:t>and</w:t>
      </w:r>
      <w:r>
        <w:rPr>
          <w:rFonts w:ascii="Times New Roman" w:hAnsi="Times New Roman"/>
          <w:color w:val="191919"/>
          <w:spacing w:val="-1"/>
          <w:sz w:val="20"/>
          <w:szCs w:val="20"/>
        </w:rPr>
        <w:t xml:space="preserve"> </w:t>
      </w:r>
      <w:r>
        <w:rPr>
          <w:rFonts w:ascii="Times New Roman" w:hAnsi="Times New Roman"/>
          <w:color w:val="191919"/>
          <w:sz w:val="20"/>
          <w:szCs w:val="20"/>
        </w:rPr>
        <w:t>their</w:t>
      </w:r>
      <w:r>
        <w:rPr>
          <w:rFonts w:ascii="Times New Roman" w:hAnsi="Times New Roman"/>
          <w:color w:val="191919"/>
          <w:spacing w:val="-1"/>
          <w:sz w:val="20"/>
          <w:szCs w:val="20"/>
        </w:rPr>
        <w:t xml:space="preserve"> </w:t>
      </w:r>
      <w:r>
        <w:rPr>
          <w:rFonts w:ascii="Times New Roman" w:hAnsi="Times New Roman"/>
          <w:color w:val="191919"/>
          <w:sz w:val="20"/>
          <w:szCs w:val="20"/>
        </w:rPr>
        <w:t>compounds,</w:t>
      </w:r>
      <w:r>
        <w:rPr>
          <w:rFonts w:ascii="Times New Roman" w:hAnsi="Times New Roman"/>
          <w:color w:val="191919"/>
          <w:spacing w:val="-1"/>
          <w:sz w:val="20"/>
          <w:szCs w:val="20"/>
        </w:rPr>
        <w:t xml:space="preserve"> </w:t>
      </w:r>
      <w:r>
        <w:rPr>
          <w:rFonts w:ascii="Times New Roman" w:hAnsi="Times New Roman"/>
          <w:color w:val="191919"/>
          <w:sz w:val="20"/>
          <w:szCs w:val="20"/>
        </w:rPr>
        <w:t>includ- ing those less commonly encountered. Bonding, reaction mechanism, complexes and stereo- chemistry are among the topics discussed.</w:t>
      </w:r>
    </w:p>
    <w:p w:rsidR="00F42301" w:rsidRDefault="00F42301" w:rsidP="00721764">
      <w:pPr>
        <w:widowControl w:val="0"/>
        <w:autoSpaceDE w:val="0"/>
        <w:autoSpaceDN w:val="0"/>
        <w:adjustRightInd w:val="0"/>
        <w:spacing w:after="0" w:line="227" w:lineRule="exact"/>
        <w:ind w:left="1938"/>
        <w:rPr>
          <w:rFonts w:ascii="Times New Roman" w:hAnsi="Times New Roman"/>
          <w:color w:val="000000"/>
          <w:sz w:val="20"/>
          <w:szCs w:val="20"/>
        </w:rPr>
      </w:pPr>
      <w:r>
        <w:rPr>
          <w:rFonts w:ascii="Times New Roman" w:hAnsi="Times New Roman"/>
          <w:b/>
          <w:bCs/>
          <w:color w:val="191919"/>
          <w:sz w:val="20"/>
          <w:szCs w:val="20"/>
        </w:rPr>
        <w:t>CHEM</w:t>
      </w:r>
      <w:r>
        <w:rPr>
          <w:rFonts w:ascii="Times New Roman" w:hAnsi="Times New Roman"/>
          <w:b/>
          <w:bCs/>
          <w:color w:val="191919"/>
          <w:spacing w:val="-7"/>
          <w:sz w:val="20"/>
          <w:szCs w:val="20"/>
        </w:rPr>
        <w:t xml:space="preserve"> </w:t>
      </w:r>
      <w:r>
        <w:rPr>
          <w:rFonts w:ascii="Times New Roman" w:hAnsi="Times New Roman"/>
          <w:b/>
          <w:bCs/>
          <w:color w:val="191919"/>
          <w:sz w:val="20"/>
          <w:szCs w:val="20"/>
        </w:rPr>
        <w:t>5502</w:t>
      </w:r>
      <w:r>
        <w:rPr>
          <w:rFonts w:ascii="Times New Roman" w:hAnsi="Times New Roman"/>
          <w:b/>
          <w:bCs/>
          <w:color w:val="191919"/>
          <w:spacing w:val="-8"/>
          <w:sz w:val="20"/>
          <w:szCs w:val="20"/>
        </w:rPr>
        <w:t xml:space="preserve"> </w:t>
      </w:r>
      <w:r>
        <w:rPr>
          <w:rFonts w:ascii="Times New Roman" w:hAnsi="Times New Roman"/>
          <w:b/>
          <w:bCs/>
          <w:color w:val="191919"/>
          <w:sz w:val="20"/>
          <w:szCs w:val="20"/>
        </w:rPr>
        <w:t>-</w:t>
      </w:r>
      <w:r>
        <w:rPr>
          <w:rFonts w:ascii="Times New Roman" w:hAnsi="Times New Roman"/>
          <w:b/>
          <w:bCs/>
          <w:color w:val="191919"/>
          <w:spacing w:val="-8"/>
          <w:sz w:val="20"/>
          <w:szCs w:val="20"/>
        </w:rPr>
        <w:t xml:space="preserve"> </w:t>
      </w:r>
      <w:r>
        <w:rPr>
          <w:rFonts w:ascii="Times New Roman" w:hAnsi="Times New Roman"/>
          <w:b/>
          <w:bCs/>
          <w:color w:val="191919"/>
          <w:sz w:val="20"/>
          <w:szCs w:val="20"/>
        </w:rPr>
        <w:t>Organic</w:t>
      </w:r>
      <w:r>
        <w:rPr>
          <w:rFonts w:ascii="Times New Roman" w:hAnsi="Times New Roman"/>
          <w:b/>
          <w:bCs/>
          <w:color w:val="191919"/>
          <w:spacing w:val="-7"/>
          <w:sz w:val="20"/>
          <w:szCs w:val="20"/>
        </w:rPr>
        <w:t xml:space="preserve"> </w:t>
      </w:r>
      <w:r>
        <w:rPr>
          <w:rFonts w:ascii="Times New Roman" w:hAnsi="Times New Roman"/>
          <w:b/>
          <w:bCs/>
          <w:color w:val="191919"/>
          <w:sz w:val="20"/>
          <w:szCs w:val="20"/>
        </w:rPr>
        <w:t>Chemistr</w:t>
      </w:r>
      <w:r>
        <w:rPr>
          <w:rFonts w:ascii="Times New Roman" w:hAnsi="Times New Roman"/>
          <w:b/>
          <w:bCs/>
          <w:color w:val="191919"/>
          <w:spacing w:val="-11"/>
          <w:sz w:val="20"/>
          <w:szCs w:val="20"/>
        </w:rPr>
        <w:t>y</w:t>
      </w:r>
      <w:r>
        <w:rPr>
          <w:rFonts w:ascii="Times New Roman" w:hAnsi="Times New Roman"/>
          <w:b/>
          <w:bCs/>
          <w:color w:val="191919"/>
          <w:sz w:val="20"/>
          <w:szCs w:val="20"/>
        </w:rPr>
        <w:t>...........................................................................................3(3-0)</w:t>
      </w:r>
    </w:p>
    <w:p w:rsidR="00F42301" w:rsidRDefault="00F42301" w:rsidP="00721764">
      <w:pPr>
        <w:widowControl w:val="0"/>
        <w:autoSpaceDE w:val="0"/>
        <w:autoSpaceDN w:val="0"/>
        <w:adjustRightInd w:val="0"/>
        <w:spacing w:before="13" w:after="0" w:line="250" w:lineRule="auto"/>
        <w:ind w:left="2298" w:right="851"/>
        <w:jc w:val="both"/>
        <w:rPr>
          <w:rFonts w:ascii="Times New Roman" w:hAnsi="Times New Roman"/>
          <w:color w:val="000000"/>
          <w:sz w:val="20"/>
          <w:szCs w:val="20"/>
        </w:rPr>
      </w:pPr>
      <w:r>
        <w:rPr>
          <w:rFonts w:ascii="Times New Roman" w:hAnsi="Times New Roman"/>
          <w:color w:val="191919"/>
          <w:sz w:val="20"/>
          <w:szCs w:val="20"/>
        </w:rPr>
        <w:t>O</w:t>
      </w:r>
      <w:r>
        <w:rPr>
          <w:rFonts w:ascii="Times New Roman" w:hAnsi="Times New Roman"/>
          <w:color w:val="191919"/>
          <w:spacing w:val="-4"/>
          <w:sz w:val="20"/>
          <w:szCs w:val="20"/>
        </w:rPr>
        <w:t>r</w:t>
      </w:r>
      <w:r>
        <w:rPr>
          <w:rFonts w:ascii="Times New Roman" w:hAnsi="Times New Roman"/>
          <w:color w:val="191919"/>
          <w:sz w:val="20"/>
          <w:szCs w:val="20"/>
        </w:rPr>
        <w:t>ganic chemistry is the study of the structure and reactivities of o</w:t>
      </w:r>
      <w:r>
        <w:rPr>
          <w:rFonts w:ascii="Times New Roman" w:hAnsi="Times New Roman"/>
          <w:color w:val="191919"/>
          <w:spacing w:val="-4"/>
          <w:sz w:val="20"/>
          <w:szCs w:val="20"/>
        </w:rPr>
        <w:t>r</w:t>
      </w:r>
      <w:r>
        <w:rPr>
          <w:rFonts w:ascii="Times New Roman" w:hAnsi="Times New Roman"/>
          <w:color w:val="191919"/>
          <w:sz w:val="20"/>
          <w:szCs w:val="20"/>
        </w:rPr>
        <w:t>ganic compounds, includ- ing a discussion of molecular structure-spectral interpretation.</w:t>
      </w:r>
    </w:p>
    <w:p w:rsidR="00F42301" w:rsidRDefault="00F42301" w:rsidP="00721764">
      <w:pPr>
        <w:widowControl w:val="0"/>
        <w:autoSpaceDE w:val="0"/>
        <w:autoSpaceDN w:val="0"/>
        <w:adjustRightInd w:val="0"/>
        <w:spacing w:after="0" w:line="227" w:lineRule="exact"/>
        <w:ind w:left="1938"/>
        <w:rPr>
          <w:rFonts w:ascii="Times New Roman" w:hAnsi="Times New Roman"/>
          <w:color w:val="000000"/>
          <w:sz w:val="20"/>
          <w:szCs w:val="20"/>
        </w:rPr>
      </w:pPr>
      <w:r>
        <w:rPr>
          <w:rFonts w:ascii="Times New Roman" w:hAnsi="Times New Roman"/>
          <w:b/>
          <w:bCs/>
          <w:color w:val="191919"/>
          <w:sz w:val="20"/>
          <w:szCs w:val="20"/>
        </w:rPr>
        <w:t>CHEM</w:t>
      </w:r>
      <w:r>
        <w:rPr>
          <w:rFonts w:ascii="Times New Roman" w:hAnsi="Times New Roman"/>
          <w:b/>
          <w:bCs/>
          <w:color w:val="191919"/>
          <w:spacing w:val="-8"/>
          <w:sz w:val="20"/>
          <w:szCs w:val="20"/>
        </w:rPr>
        <w:t xml:space="preserve"> </w:t>
      </w:r>
      <w:r>
        <w:rPr>
          <w:rFonts w:ascii="Times New Roman" w:hAnsi="Times New Roman"/>
          <w:b/>
          <w:bCs/>
          <w:color w:val="191919"/>
          <w:sz w:val="20"/>
          <w:szCs w:val="20"/>
        </w:rPr>
        <w:t>5503</w:t>
      </w:r>
      <w:r>
        <w:rPr>
          <w:rFonts w:ascii="Times New Roman" w:hAnsi="Times New Roman"/>
          <w:b/>
          <w:bCs/>
          <w:color w:val="191919"/>
          <w:spacing w:val="-8"/>
          <w:sz w:val="20"/>
          <w:szCs w:val="20"/>
        </w:rPr>
        <w:t xml:space="preserve"> </w:t>
      </w:r>
      <w:r>
        <w:rPr>
          <w:rFonts w:ascii="Times New Roman" w:hAnsi="Times New Roman"/>
          <w:b/>
          <w:bCs/>
          <w:color w:val="191919"/>
          <w:sz w:val="20"/>
          <w:szCs w:val="20"/>
        </w:rPr>
        <w:t>-</w:t>
      </w:r>
      <w:r>
        <w:rPr>
          <w:rFonts w:ascii="Times New Roman" w:hAnsi="Times New Roman"/>
          <w:b/>
          <w:bCs/>
          <w:color w:val="191919"/>
          <w:spacing w:val="-19"/>
          <w:sz w:val="20"/>
          <w:szCs w:val="20"/>
        </w:rPr>
        <w:t xml:space="preserve"> </w:t>
      </w:r>
      <w:r>
        <w:rPr>
          <w:rFonts w:ascii="Times New Roman" w:hAnsi="Times New Roman"/>
          <w:b/>
          <w:bCs/>
          <w:color w:val="191919"/>
          <w:sz w:val="20"/>
          <w:szCs w:val="20"/>
        </w:rPr>
        <w:t>Analytical</w:t>
      </w:r>
      <w:r>
        <w:rPr>
          <w:rFonts w:ascii="Times New Roman" w:hAnsi="Times New Roman"/>
          <w:b/>
          <w:bCs/>
          <w:color w:val="191919"/>
          <w:spacing w:val="-8"/>
          <w:sz w:val="20"/>
          <w:szCs w:val="20"/>
        </w:rPr>
        <w:t xml:space="preserve"> </w:t>
      </w:r>
      <w:r>
        <w:rPr>
          <w:rFonts w:ascii="Times New Roman" w:hAnsi="Times New Roman"/>
          <w:b/>
          <w:bCs/>
          <w:color w:val="191919"/>
          <w:sz w:val="20"/>
          <w:szCs w:val="20"/>
        </w:rPr>
        <w:t>Chemistr</w:t>
      </w:r>
      <w:r>
        <w:rPr>
          <w:rFonts w:ascii="Times New Roman" w:hAnsi="Times New Roman"/>
          <w:b/>
          <w:bCs/>
          <w:color w:val="191919"/>
          <w:spacing w:val="-11"/>
          <w:sz w:val="20"/>
          <w:szCs w:val="20"/>
        </w:rPr>
        <w:t>y</w:t>
      </w:r>
      <w:r>
        <w:rPr>
          <w:rFonts w:ascii="Times New Roman" w:hAnsi="Times New Roman"/>
          <w:b/>
          <w:bCs/>
          <w:color w:val="191919"/>
          <w:sz w:val="20"/>
          <w:szCs w:val="20"/>
        </w:rPr>
        <w:t>........................................................................................3(3-0)</w:t>
      </w:r>
    </w:p>
    <w:p w:rsidR="00F42301" w:rsidRDefault="00F42301" w:rsidP="00721764">
      <w:pPr>
        <w:widowControl w:val="0"/>
        <w:autoSpaceDE w:val="0"/>
        <w:autoSpaceDN w:val="0"/>
        <w:adjustRightInd w:val="0"/>
        <w:spacing w:before="13" w:after="0" w:line="250" w:lineRule="auto"/>
        <w:ind w:left="2298" w:right="851"/>
        <w:jc w:val="both"/>
        <w:rPr>
          <w:rFonts w:ascii="Times New Roman" w:hAnsi="Times New Roman"/>
          <w:color w:val="000000"/>
          <w:sz w:val="20"/>
          <w:szCs w:val="20"/>
        </w:rPr>
      </w:pPr>
      <w:r>
        <w:rPr>
          <w:rFonts w:ascii="Times New Roman" w:hAnsi="Times New Roman"/>
          <w:color w:val="191919"/>
          <w:spacing w:val="-1"/>
          <w:sz w:val="20"/>
          <w:szCs w:val="20"/>
        </w:rPr>
        <w:t>Thi</w:t>
      </w:r>
      <w:r>
        <w:rPr>
          <w:rFonts w:ascii="Times New Roman" w:hAnsi="Times New Roman"/>
          <w:color w:val="191919"/>
          <w:sz w:val="20"/>
          <w:szCs w:val="20"/>
        </w:rPr>
        <w:t>s</w:t>
      </w:r>
      <w:r>
        <w:rPr>
          <w:rFonts w:ascii="Times New Roman" w:hAnsi="Times New Roman"/>
          <w:color w:val="191919"/>
          <w:spacing w:val="-8"/>
          <w:sz w:val="20"/>
          <w:szCs w:val="20"/>
        </w:rPr>
        <w:t xml:space="preserve"> </w:t>
      </w:r>
      <w:r>
        <w:rPr>
          <w:rFonts w:ascii="Times New Roman" w:hAnsi="Times New Roman"/>
          <w:color w:val="191919"/>
          <w:spacing w:val="-1"/>
          <w:sz w:val="20"/>
          <w:szCs w:val="20"/>
        </w:rPr>
        <w:t>cours</w:t>
      </w:r>
      <w:r>
        <w:rPr>
          <w:rFonts w:ascii="Times New Roman" w:hAnsi="Times New Roman"/>
          <w:color w:val="191919"/>
          <w:sz w:val="20"/>
          <w:szCs w:val="20"/>
        </w:rPr>
        <w:t>e</w:t>
      </w:r>
      <w:r>
        <w:rPr>
          <w:rFonts w:ascii="Times New Roman" w:hAnsi="Times New Roman"/>
          <w:color w:val="191919"/>
          <w:spacing w:val="-8"/>
          <w:sz w:val="20"/>
          <w:szCs w:val="20"/>
        </w:rPr>
        <w:t xml:space="preserve"> </w:t>
      </w:r>
      <w:r>
        <w:rPr>
          <w:rFonts w:ascii="Times New Roman" w:hAnsi="Times New Roman"/>
          <w:color w:val="191919"/>
          <w:spacing w:val="-1"/>
          <w:sz w:val="20"/>
          <w:szCs w:val="20"/>
        </w:rPr>
        <w:t>wil</w:t>
      </w:r>
      <w:r>
        <w:rPr>
          <w:rFonts w:ascii="Times New Roman" w:hAnsi="Times New Roman"/>
          <w:color w:val="191919"/>
          <w:sz w:val="20"/>
          <w:szCs w:val="20"/>
        </w:rPr>
        <w:t>l</w:t>
      </w:r>
      <w:r>
        <w:rPr>
          <w:rFonts w:ascii="Times New Roman" w:hAnsi="Times New Roman"/>
          <w:color w:val="191919"/>
          <w:spacing w:val="-8"/>
          <w:sz w:val="20"/>
          <w:szCs w:val="20"/>
        </w:rPr>
        <w:t xml:space="preserve"> </w:t>
      </w:r>
      <w:r>
        <w:rPr>
          <w:rFonts w:ascii="Times New Roman" w:hAnsi="Times New Roman"/>
          <w:color w:val="191919"/>
          <w:spacing w:val="-1"/>
          <w:sz w:val="20"/>
          <w:szCs w:val="20"/>
        </w:rPr>
        <w:t>emphasiz</w:t>
      </w:r>
      <w:r>
        <w:rPr>
          <w:rFonts w:ascii="Times New Roman" w:hAnsi="Times New Roman"/>
          <w:color w:val="191919"/>
          <w:sz w:val="20"/>
          <w:szCs w:val="20"/>
        </w:rPr>
        <w:t>e</w:t>
      </w:r>
      <w:r>
        <w:rPr>
          <w:rFonts w:ascii="Times New Roman" w:hAnsi="Times New Roman"/>
          <w:color w:val="191919"/>
          <w:spacing w:val="-8"/>
          <w:sz w:val="20"/>
          <w:szCs w:val="20"/>
        </w:rPr>
        <w:t xml:space="preserve"> </w:t>
      </w:r>
      <w:r>
        <w:rPr>
          <w:rFonts w:ascii="Times New Roman" w:hAnsi="Times New Roman"/>
          <w:color w:val="191919"/>
          <w:spacing w:val="-1"/>
          <w:sz w:val="20"/>
          <w:szCs w:val="20"/>
        </w:rPr>
        <w:t>solutio</w:t>
      </w:r>
      <w:r>
        <w:rPr>
          <w:rFonts w:ascii="Times New Roman" w:hAnsi="Times New Roman"/>
          <w:color w:val="191919"/>
          <w:sz w:val="20"/>
          <w:szCs w:val="20"/>
        </w:rPr>
        <w:t>n</w:t>
      </w:r>
      <w:r>
        <w:rPr>
          <w:rFonts w:ascii="Times New Roman" w:hAnsi="Times New Roman"/>
          <w:color w:val="191919"/>
          <w:spacing w:val="-8"/>
          <w:sz w:val="20"/>
          <w:szCs w:val="20"/>
        </w:rPr>
        <w:t xml:space="preserve"> </w:t>
      </w:r>
      <w:r>
        <w:rPr>
          <w:rFonts w:ascii="Times New Roman" w:hAnsi="Times New Roman"/>
          <w:color w:val="191919"/>
          <w:spacing w:val="-1"/>
          <w:sz w:val="20"/>
          <w:szCs w:val="20"/>
        </w:rPr>
        <w:t>equilibriu</w:t>
      </w:r>
      <w:r>
        <w:rPr>
          <w:rFonts w:ascii="Times New Roman" w:hAnsi="Times New Roman"/>
          <w:color w:val="191919"/>
          <w:sz w:val="20"/>
          <w:szCs w:val="20"/>
        </w:rPr>
        <w:t>m</w:t>
      </w:r>
      <w:r>
        <w:rPr>
          <w:rFonts w:ascii="Times New Roman" w:hAnsi="Times New Roman"/>
          <w:color w:val="191919"/>
          <w:spacing w:val="-8"/>
          <w:sz w:val="20"/>
          <w:szCs w:val="20"/>
        </w:rPr>
        <w:t xml:space="preserve"> </w:t>
      </w:r>
      <w:r>
        <w:rPr>
          <w:rFonts w:ascii="Times New Roman" w:hAnsi="Times New Roman"/>
          <w:color w:val="191919"/>
          <w:spacing w:val="-1"/>
          <w:sz w:val="20"/>
          <w:szCs w:val="20"/>
        </w:rPr>
        <w:t>a</w:t>
      </w:r>
      <w:r>
        <w:rPr>
          <w:rFonts w:ascii="Times New Roman" w:hAnsi="Times New Roman"/>
          <w:color w:val="191919"/>
          <w:sz w:val="20"/>
          <w:szCs w:val="20"/>
        </w:rPr>
        <w:t>s</w:t>
      </w:r>
      <w:r>
        <w:rPr>
          <w:rFonts w:ascii="Times New Roman" w:hAnsi="Times New Roman"/>
          <w:color w:val="191919"/>
          <w:spacing w:val="-8"/>
          <w:sz w:val="20"/>
          <w:szCs w:val="20"/>
        </w:rPr>
        <w:t xml:space="preserve"> </w:t>
      </w:r>
      <w:r>
        <w:rPr>
          <w:rFonts w:ascii="Times New Roman" w:hAnsi="Times New Roman"/>
          <w:color w:val="191919"/>
          <w:spacing w:val="-1"/>
          <w:sz w:val="20"/>
          <w:szCs w:val="20"/>
        </w:rPr>
        <w:t>applie</w:t>
      </w:r>
      <w:r>
        <w:rPr>
          <w:rFonts w:ascii="Times New Roman" w:hAnsi="Times New Roman"/>
          <w:color w:val="191919"/>
          <w:sz w:val="20"/>
          <w:szCs w:val="20"/>
        </w:rPr>
        <w:t>d</w:t>
      </w:r>
      <w:r>
        <w:rPr>
          <w:rFonts w:ascii="Times New Roman" w:hAnsi="Times New Roman"/>
          <w:color w:val="191919"/>
          <w:spacing w:val="-8"/>
          <w:sz w:val="20"/>
          <w:szCs w:val="20"/>
        </w:rPr>
        <w:t xml:space="preserve"> </w:t>
      </w:r>
      <w:r>
        <w:rPr>
          <w:rFonts w:ascii="Times New Roman" w:hAnsi="Times New Roman"/>
          <w:color w:val="191919"/>
          <w:spacing w:val="-1"/>
          <w:sz w:val="20"/>
          <w:szCs w:val="20"/>
        </w:rPr>
        <w:t>t</w:t>
      </w:r>
      <w:r>
        <w:rPr>
          <w:rFonts w:ascii="Times New Roman" w:hAnsi="Times New Roman"/>
          <w:color w:val="191919"/>
          <w:sz w:val="20"/>
          <w:szCs w:val="20"/>
        </w:rPr>
        <w:t>o</w:t>
      </w:r>
      <w:r>
        <w:rPr>
          <w:rFonts w:ascii="Times New Roman" w:hAnsi="Times New Roman"/>
          <w:color w:val="191919"/>
          <w:spacing w:val="-8"/>
          <w:sz w:val="20"/>
          <w:szCs w:val="20"/>
        </w:rPr>
        <w:t xml:space="preserve"> </w:t>
      </w:r>
      <w:r>
        <w:rPr>
          <w:rFonts w:ascii="Times New Roman" w:hAnsi="Times New Roman"/>
          <w:color w:val="191919"/>
          <w:spacing w:val="-1"/>
          <w:sz w:val="20"/>
          <w:szCs w:val="20"/>
        </w:rPr>
        <w:t>volumetri</w:t>
      </w:r>
      <w:r>
        <w:rPr>
          <w:rFonts w:ascii="Times New Roman" w:hAnsi="Times New Roman"/>
          <w:color w:val="191919"/>
          <w:sz w:val="20"/>
          <w:szCs w:val="20"/>
        </w:rPr>
        <w:t>c</w:t>
      </w:r>
      <w:r>
        <w:rPr>
          <w:rFonts w:ascii="Times New Roman" w:hAnsi="Times New Roman"/>
          <w:color w:val="191919"/>
          <w:spacing w:val="-8"/>
          <w:sz w:val="20"/>
          <w:szCs w:val="20"/>
        </w:rPr>
        <w:t xml:space="preserve"> </w:t>
      </w:r>
      <w:r>
        <w:rPr>
          <w:rFonts w:ascii="Times New Roman" w:hAnsi="Times New Roman"/>
          <w:color w:val="191919"/>
          <w:spacing w:val="-1"/>
          <w:sz w:val="20"/>
          <w:szCs w:val="20"/>
        </w:rPr>
        <w:t>an</w:t>
      </w:r>
      <w:r>
        <w:rPr>
          <w:rFonts w:ascii="Times New Roman" w:hAnsi="Times New Roman"/>
          <w:color w:val="191919"/>
          <w:sz w:val="20"/>
          <w:szCs w:val="20"/>
        </w:rPr>
        <w:t>d</w:t>
      </w:r>
      <w:r>
        <w:rPr>
          <w:rFonts w:ascii="Times New Roman" w:hAnsi="Times New Roman"/>
          <w:color w:val="191919"/>
          <w:spacing w:val="-8"/>
          <w:sz w:val="20"/>
          <w:szCs w:val="20"/>
        </w:rPr>
        <w:t xml:space="preserve"> </w:t>
      </w:r>
      <w:r>
        <w:rPr>
          <w:rFonts w:ascii="Times New Roman" w:hAnsi="Times New Roman"/>
          <w:color w:val="191919"/>
          <w:spacing w:val="-1"/>
          <w:sz w:val="20"/>
          <w:szCs w:val="20"/>
        </w:rPr>
        <w:t>gravimetri</w:t>
      </w:r>
      <w:r>
        <w:rPr>
          <w:rFonts w:ascii="Times New Roman" w:hAnsi="Times New Roman"/>
          <w:color w:val="191919"/>
          <w:sz w:val="20"/>
          <w:szCs w:val="20"/>
        </w:rPr>
        <w:t>c</w:t>
      </w:r>
      <w:r>
        <w:rPr>
          <w:rFonts w:ascii="Times New Roman" w:hAnsi="Times New Roman"/>
          <w:color w:val="191919"/>
          <w:spacing w:val="-8"/>
          <w:sz w:val="20"/>
          <w:szCs w:val="20"/>
        </w:rPr>
        <w:t xml:space="preserve"> </w:t>
      </w:r>
      <w:r>
        <w:rPr>
          <w:rFonts w:ascii="Times New Roman" w:hAnsi="Times New Roman"/>
          <w:color w:val="191919"/>
          <w:spacing w:val="-1"/>
          <w:sz w:val="20"/>
          <w:szCs w:val="20"/>
        </w:rPr>
        <w:t xml:space="preserve">analy- </w:t>
      </w:r>
      <w:r>
        <w:rPr>
          <w:rFonts w:ascii="Times New Roman" w:hAnsi="Times New Roman"/>
          <w:color w:val="191919"/>
          <w:sz w:val="20"/>
          <w:szCs w:val="20"/>
        </w:rPr>
        <w:t>sis.</w:t>
      </w:r>
      <w:r>
        <w:rPr>
          <w:rFonts w:ascii="Times New Roman" w:hAnsi="Times New Roman"/>
          <w:color w:val="191919"/>
          <w:spacing w:val="-8"/>
          <w:sz w:val="20"/>
          <w:szCs w:val="20"/>
        </w:rPr>
        <w:t xml:space="preserve"> </w:t>
      </w:r>
      <w:r>
        <w:rPr>
          <w:rFonts w:ascii="Times New Roman" w:hAnsi="Times New Roman"/>
          <w:color w:val="191919"/>
          <w:sz w:val="20"/>
          <w:szCs w:val="20"/>
        </w:rPr>
        <w:t>Methodologies</w:t>
      </w:r>
      <w:r>
        <w:rPr>
          <w:rFonts w:ascii="Times New Roman" w:hAnsi="Times New Roman"/>
          <w:color w:val="191919"/>
          <w:spacing w:val="-8"/>
          <w:sz w:val="20"/>
          <w:szCs w:val="20"/>
        </w:rPr>
        <w:t xml:space="preserve"> </w:t>
      </w:r>
      <w:r>
        <w:rPr>
          <w:rFonts w:ascii="Times New Roman" w:hAnsi="Times New Roman"/>
          <w:color w:val="191919"/>
          <w:sz w:val="20"/>
          <w:szCs w:val="20"/>
        </w:rPr>
        <w:t>of</w:t>
      </w:r>
      <w:r>
        <w:rPr>
          <w:rFonts w:ascii="Times New Roman" w:hAnsi="Times New Roman"/>
          <w:color w:val="191919"/>
          <w:spacing w:val="-8"/>
          <w:sz w:val="20"/>
          <w:szCs w:val="20"/>
        </w:rPr>
        <w:t xml:space="preserve"> </w:t>
      </w:r>
      <w:r>
        <w:rPr>
          <w:rFonts w:ascii="Times New Roman" w:hAnsi="Times New Roman"/>
          <w:color w:val="191919"/>
          <w:sz w:val="20"/>
          <w:szCs w:val="20"/>
        </w:rPr>
        <w:t>selective</w:t>
      </w:r>
      <w:r>
        <w:rPr>
          <w:rFonts w:ascii="Times New Roman" w:hAnsi="Times New Roman"/>
          <w:color w:val="191919"/>
          <w:spacing w:val="-8"/>
          <w:sz w:val="20"/>
          <w:szCs w:val="20"/>
        </w:rPr>
        <w:t xml:space="preserve"> </w:t>
      </w:r>
      <w:r>
        <w:rPr>
          <w:rFonts w:ascii="Times New Roman" w:hAnsi="Times New Roman"/>
          <w:color w:val="191919"/>
          <w:sz w:val="20"/>
          <w:szCs w:val="20"/>
        </w:rPr>
        <w:t>ion</w:t>
      </w:r>
      <w:r>
        <w:rPr>
          <w:rFonts w:ascii="Times New Roman" w:hAnsi="Times New Roman"/>
          <w:color w:val="191919"/>
          <w:spacing w:val="-8"/>
          <w:sz w:val="20"/>
          <w:szCs w:val="20"/>
        </w:rPr>
        <w:t xml:space="preserve"> </w:t>
      </w:r>
      <w:r>
        <w:rPr>
          <w:rFonts w:ascii="Times New Roman" w:hAnsi="Times New Roman"/>
          <w:color w:val="191919"/>
          <w:sz w:val="20"/>
          <w:szCs w:val="20"/>
        </w:rPr>
        <w:t>analysis</w:t>
      </w:r>
      <w:r>
        <w:rPr>
          <w:rFonts w:ascii="Times New Roman" w:hAnsi="Times New Roman"/>
          <w:color w:val="191919"/>
          <w:spacing w:val="-8"/>
          <w:sz w:val="20"/>
          <w:szCs w:val="20"/>
        </w:rPr>
        <w:t xml:space="preserve"> </w:t>
      </w:r>
      <w:r>
        <w:rPr>
          <w:rFonts w:ascii="Times New Roman" w:hAnsi="Times New Roman"/>
          <w:color w:val="191919"/>
          <w:sz w:val="20"/>
          <w:szCs w:val="20"/>
        </w:rPr>
        <w:t>and</w:t>
      </w:r>
      <w:r>
        <w:rPr>
          <w:rFonts w:ascii="Times New Roman" w:hAnsi="Times New Roman"/>
          <w:color w:val="191919"/>
          <w:spacing w:val="-8"/>
          <w:sz w:val="20"/>
          <w:szCs w:val="20"/>
        </w:rPr>
        <w:t xml:space="preserve"> </w:t>
      </w:r>
      <w:r>
        <w:rPr>
          <w:rFonts w:ascii="Times New Roman" w:hAnsi="Times New Roman"/>
          <w:color w:val="191919"/>
          <w:sz w:val="20"/>
          <w:szCs w:val="20"/>
        </w:rPr>
        <w:t>absorption</w:t>
      </w:r>
      <w:r>
        <w:rPr>
          <w:rFonts w:ascii="Times New Roman" w:hAnsi="Times New Roman"/>
          <w:color w:val="191919"/>
          <w:spacing w:val="-8"/>
          <w:sz w:val="20"/>
          <w:szCs w:val="20"/>
        </w:rPr>
        <w:t xml:space="preserve"> </w:t>
      </w:r>
      <w:r>
        <w:rPr>
          <w:rFonts w:ascii="Times New Roman" w:hAnsi="Times New Roman"/>
          <w:color w:val="191919"/>
          <w:sz w:val="20"/>
          <w:szCs w:val="20"/>
        </w:rPr>
        <w:t>spectroscopy</w:t>
      </w:r>
      <w:r>
        <w:rPr>
          <w:rFonts w:ascii="Times New Roman" w:hAnsi="Times New Roman"/>
          <w:color w:val="191919"/>
          <w:spacing w:val="-8"/>
          <w:sz w:val="20"/>
          <w:szCs w:val="20"/>
        </w:rPr>
        <w:t xml:space="preserve"> </w:t>
      </w:r>
      <w:r>
        <w:rPr>
          <w:rFonts w:ascii="Times New Roman" w:hAnsi="Times New Roman"/>
          <w:color w:val="191919"/>
          <w:sz w:val="20"/>
          <w:szCs w:val="20"/>
        </w:rPr>
        <w:t>separation</w:t>
      </w:r>
      <w:r>
        <w:rPr>
          <w:rFonts w:ascii="Times New Roman" w:hAnsi="Times New Roman"/>
          <w:color w:val="191919"/>
          <w:spacing w:val="-8"/>
          <w:sz w:val="20"/>
          <w:szCs w:val="20"/>
        </w:rPr>
        <w:t xml:space="preserve"> </w:t>
      </w:r>
      <w:r>
        <w:rPr>
          <w:rFonts w:ascii="Times New Roman" w:hAnsi="Times New Roman"/>
          <w:color w:val="191919"/>
          <w:sz w:val="20"/>
          <w:szCs w:val="20"/>
        </w:rPr>
        <w:t>will</w:t>
      </w:r>
      <w:r>
        <w:rPr>
          <w:rFonts w:ascii="Times New Roman" w:hAnsi="Times New Roman"/>
          <w:color w:val="191919"/>
          <w:spacing w:val="-8"/>
          <w:sz w:val="20"/>
          <w:szCs w:val="20"/>
        </w:rPr>
        <w:t xml:space="preserve"> </w:t>
      </w:r>
      <w:r>
        <w:rPr>
          <w:rFonts w:ascii="Times New Roman" w:hAnsi="Times New Roman"/>
          <w:color w:val="191919"/>
          <w:sz w:val="20"/>
          <w:szCs w:val="20"/>
        </w:rPr>
        <w:t>also</w:t>
      </w:r>
      <w:r>
        <w:rPr>
          <w:rFonts w:ascii="Times New Roman" w:hAnsi="Times New Roman"/>
          <w:color w:val="191919"/>
          <w:spacing w:val="-8"/>
          <w:sz w:val="20"/>
          <w:szCs w:val="20"/>
        </w:rPr>
        <w:t xml:space="preserve"> </w:t>
      </w:r>
      <w:r>
        <w:rPr>
          <w:rFonts w:ascii="Times New Roman" w:hAnsi="Times New Roman"/>
          <w:color w:val="191919"/>
          <w:sz w:val="20"/>
          <w:szCs w:val="20"/>
        </w:rPr>
        <w:t>be investigated.</w:t>
      </w:r>
    </w:p>
    <w:p w:rsidR="00F42301" w:rsidRDefault="00F42301" w:rsidP="00721764">
      <w:pPr>
        <w:widowControl w:val="0"/>
        <w:autoSpaceDE w:val="0"/>
        <w:autoSpaceDN w:val="0"/>
        <w:adjustRightInd w:val="0"/>
        <w:spacing w:after="0" w:line="227" w:lineRule="exact"/>
        <w:ind w:left="1938"/>
        <w:rPr>
          <w:rFonts w:ascii="Times New Roman" w:hAnsi="Times New Roman"/>
          <w:color w:val="000000"/>
          <w:sz w:val="20"/>
          <w:szCs w:val="20"/>
        </w:rPr>
      </w:pPr>
      <w:r>
        <w:rPr>
          <w:rFonts w:ascii="Times New Roman" w:hAnsi="Times New Roman"/>
          <w:b/>
          <w:bCs/>
          <w:color w:val="191919"/>
          <w:sz w:val="20"/>
          <w:szCs w:val="20"/>
        </w:rPr>
        <w:t>CHEM</w:t>
      </w:r>
      <w:r>
        <w:rPr>
          <w:rFonts w:ascii="Times New Roman" w:hAnsi="Times New Roman"/>
          <w:b/>
          <w:bCs/>
          <w:color w:val="191919"/>
          <w:spacing w:val="-8"/>
          <w:sz w:val="20"/>
          <w:szCs w:val="20"/>
        </w:rPr>
        <w:t xml:space="preserve"> </w:t>
      </w:r>
      <w:r>
        <w:rPr>
          <w:rFonts w:ascii="Times New Roman" w:hAnsi="Times New Roman"/>
          <w:b/>
          <w:bCs/>
          <w:color w:val="191919"/>
          <w:sz w:val="20"/>
          <w:szCs w:val="20"/>
        </w:rPr>
        <w:t>5521</w:t>
      </w:r>
      <w:r>
        <w:rPr>
          <w:rFonts w:ascii="Times New Roman" w:hAnsi="Times New Roman"/>
          <w:b/>
          <w:bCs/>
          <w:color w:val="191919"/>
          <w:spacing w:val="-8"/>
          <w:sz w:val="20"/>
          <w:szCs w:val="20"/>
        </w:rPr>
        <w:t xml:space="preserve"> </w:t>
      </w:r>
      <w:r>
        <w:rPr>
          <w:rFonts w:ascii="Times New Roman" w:hAnsi="Times New Roman"/>
          <w:b/>
          <w:bCs/>
          <w:color w:val="191919"/>
          <w:sz w:val="20"/>
          <w:szCs w:val="20"/>
        </w:rPr>
        <w:t>-</w:t>
      </w:r>
      <w:r>
        <w:rPr>
          <w:rFonts w:ascii="Times New Roman" w:hAnsi="Times New Roman"/>
          <w:b/>
          <w:bCs/>
          <w:color w:val="191919"/>
          <w:spacing w:val="-8"/>
          <w:sz w:val="20"/>
          <w:szCs w:val="20"/>
        </w:rPr>
        <w:t xml:space="preserve"> </w:t>
      </w:r>
      <w:r>
        <w:rPr>
          <w:rFonts w:ascii="Times New Roman" w:hAnsi="Times New Roman"/>
          <w:b/>
          <w:bCs/>
          <w:color w:val="191919"/>
          <w:sz w:val="20"/>
          <w:szCs w:val="20"/>
        </w:rPr>
        <w:t>Physical</w:t>
      </w:r>
      <w:r>
        <w:rPr>
          <w:rFonts w:ascii="Times New Roman" w:hAnsi="Times New Roman"/>
          <w:b/>
          <w:bCs/>
          <w:color w:val="191919"/>
          <w:spacing w:val="-8"/>
          <w:sz w:val="20"/>
          <w:szCs w:val="20"/>
        </w:rPr>
        <w:t xml:space="preserve"> </w:t>
      </w:r>
      <w:r>
        <w:rPr>
          <w:rFonts w:ascii="Times New Roman" w:hAnsi="Times New Roman"/>
          <w:b/>
          <w:bCs/>
          <w:color w:val="191919"/>
          <w:sz w:val="20"/>
          <w:szCs w:val="20"/>
        </w:rPr>
        <w:t>Chemistr</w:t>
      </w:r>
      <w:r>
        <w:rPr>
          <w:rFonts w:ascii="Times New Roman" w:hAnsi="Times New Roman"/>
          <w:b/>
          <w:bCs/>
          <w:color w:val="191919"/>
          <w:spacing w:val="-11"/>
          <w:sz w:val="20"/>
          <w:szCs w:val="20"/>
        </w:rPr>
        <w:t>y</w:t>
      </w:r>
      <w:r>
        <w:rPr>
          <w:rFonts w:ascii="Times New Roman" w:hAnsi="Times New Roman"/>
          <w:b/>
          <w:bCs/>
          <w:color w:val="191919"/>
          <w:sz w:val="20"/>
          <w:szCs w:val="20"/>
        </w:rPr>
        <w:t>...........................................................................................3(3-0)</w:t>
      </w:r>
    </w:p>
    <w:p w:rsidR="00F42301" w:rsidRDefault="00F42301" w:rsidP="00721764">
      <w:pPr>
        <w:widowControl w:val="0"/>
        <w:autoSpaceDE w:val="0"/>
        <w:autoSpaceDN w:val="0"/>
        <w:adjustRightInd w:val="0"/>
        <w:spacing w:before="13" w:after="0" w:line="250" w:lineRule="auto"/>
        <w:ind w:left="2298" w:right="851"/>
        <w:jc w:val="both"/>
        <w:rPr>
          <w:rFonts w:ascii="Times New Roman" w:hAnsi="Times New Roman"/>
          <w:color w:val="000000"/>
          <w:sz w:val="20"/>
          <w:szCs w:val="20"/>
        </w:rPr>
      </w:pPr>
      <w:r>
        <w:rPr>
          <w:rFonts w:ascii="Times New Roman" w:hAnsi="Times New Roman"/>
          <w:color w:val="191919"/>
          <w:sz w:val="20"/>
          <w:szCs w:val="20"/>
        </w:rPr>
        <w:t>This course will emphasize</w:t>
      </w:r>
      <w:r>
        <w:rPr>
          <w:rFonts w:ascii="Times New Roman" w:hAnsi="Times New Roman"/>
          <w:color w:val="191919"/>
          <w:spacing w:val="1"/>
          <w:sz w:val="20"/>
          <w:szCs w:val="20"/>
        </w:rPr>
        <w:t xml:space="preserve"> </w:t>
      </w:r>
      <w:r>
        <w:rPr>
          <w:rFonts w:ascii="Times New Roman" w:hAnsi="Times New Roman"/>
          <w:color w:val="191919"/>
          <w:sz w:val="20"/>
          <w:szCs w:val="20"/>
        </w:rPr>
        <w:t>principles</w:t>
      </w:r>
      <w:r>
        <w:rPr>
          <w:rFonts w:ascii="Times New Roman" w:hAnsi="Times New Roman"/>
          <w:color w:val="191919"/>
          <w:spacing w:val="1"/>
          <w:sz w:val="20"/>
          <w:szCs w:val="20"/>
        </w:rPr>
        <w:t xml:space="preserve"> </w:t>
      </w:r>
      <w:r>
        <w:rPr>
          <w:rFonts w:ascii="Times New Roman" w:hAnsi="Times New Roman"/>
          <w:color w:val="191919"/>
          <w:sz w:val="20"/>
          <w:szCs w:val="20"/>
        </w:rPr>
        <w:t>and thermodynamics,</w:t>
      </w:r>
      <w:r>
        <w:rPr>
          <w:rFonts w:ascii="Times New Roman" w:hAnsi="Times New Roman"/>
          <w:color w:val="191919"/>
          <w:spacing w:val="1"/>
          <w:sz w:val="20"/>
          <w:szCs w:val="20"/>
        </w:rPr>
        <w:t xml:space="preserve"> </w:t>
      </w:r>
      <w:r>
        <w:rPr>
          <w:rFonts w:ascii="Times New Roman" w:hAnsi="Times New Roman"/>
          <w:color w:val="191919"/>
          <w:sz w:val="20"/>
          <w:szCs w:val="20"/>
        </w:rPr>
        <w:t>molecular</w:t>
      </w:r>
      <w:r>
        <w:rPr>
          <w:rFonts w:ascii="Times New Roman" w:hAnsi="Times New Roman"/>
          <w:color w:val="191919"/>
          <w:spacing w:val="1"/>
          <w:sz w:val="20"/>
          <w:szCs w:val="20"/>
        </w:rPr>
        <w:t xml:space="preserve"> </w:t>
      </w:r>
      <w:r>
        <w:rPr>
          <w:rFonts w:ascii="Times New Roman" w:hAnsi="Times New Roman"/>
          <w:color w:val="191919"/>
          <w:sz w:val="20"/>
          <w:szCs w:val="20"/>
        </w:rPr>
        <w:t>structures, kinetics</w:t>
      </w:r>
      <w:r>
        <w:rPr>
          <w:rFonts w:ascii="Times New Roman" w:hAnsi="Times New Roman"/>
          <w:color w:val="191919"/>
          <w:spacing w:val="1"/>
          <w:sz w:val="20"/>
          <w:szCs w:val="20"/>
        </w:rPr>
        <w:t xml:space="preserve"> </w:t>
      </w:r>
      <w:r>
        <w:rPr>
          <w:rFonts w:ascii="Times New Roman" w:hAnsi="Times New Roman"/>
          <w:color w:val="191919"/>
          <w:sz w:val="20"/>
          <w:szCs w:val="20"/>
        </w:rPr>
        <w:t>and quantum theory as a basis for interpreting and interrelating the properties of matte</w:t>
      </w:r>
      <w:r>
        <w:rPr>
          <w:rFonts w:ascii="Times New Roman" w:hAnsi="Times New Roman"/>
          <w:color w:val="191919"/>
          <w:spacing w:val="-11"/>
          <w:sz w:val="20"/>
          <w:szCs w:val="20"/>
        </w:rPr>
        <w:t>r</w:t>
      </w:r>
      <w:r>
        <w:rPr>
          <w:rFonts w:ascii="Times New Roman" w:hAnsi="Times New Roman"/>
          <w:color w:val="191919"/>
          <w:sz w:val="20"/>
          <w:szCs w:val="20"/>
        </w:rPr>
        <w:t>.</w:t>
      </w:r>
    </w:p>
    <w:p w:rsidR="00F42301" w:rsidRDefault="00F42301" w:rsidP="00721764">
      <w:pPr>
        <w:widowControl w:val="0"/>
        <w:autoSpaceDE w:val="0"/>
        <w:autoSpaceDN w:val="0"/>
        <w:adjustRightInd w:val="0"/>
        <w:spacing w:after="0" w:line="227" w:lineRule="exact"/>
        <w:ind w:left="1938"/>
        <w:rPr>
          <w:rFonts w:ascii="Times New Roman" w:hAnsi="Times New Roman"/>
          <w:color w:val="000000"/>
          <w:sz w:val="20"/>
          <w:szCs w:val="20"/>
        </w:rPr>
      </w:pPr>
      <w:r>
        <w:rPr>
          <w:rFonts w:ascii="Times New Roman" w:hAnsi="Times New Roman"/>
          <w:b/>
          <w:bCs/>
          <w:color w:val="191919"/>
          <w:sz w:val="20"/>
          <w:szCs w:val="20"/>
        </w:rPr>
        <w:t>CHEM</w:t>
      </w:r>
      <w:r>
        <w:rPr>
          <w:rFonts w:ascii="Times New Roman" w:hAnsi="Times New Roman"/>
          <w:b/>
          <w:bCs/>
          <w:color w:val="191919"/>
          <w:spacing w:val="-8"/>
          <w:sz w:val="20"/>
          <w:szCs w:val="20"/>
        </w:rPr>
        <w:t xml:space="preserve"> </w:t>
      </w:r>
      <w:r>
        <w:rPr>
          <w:rFonts w:ascii="Times New Roman" w:hAnsi="Times New Roman"/>
          <w:b/>
          <w:bCs/>
          <w:color w:val="191919"/>
          <w:sz w:val="20"/>
          <w:szCs w:val="20"/>
        </w:rPr>
        <w:t>5523</w:t>
      </w:r>
      <w:r>
        <w:rPr>
          <w:rFonts w:ascii="Times New Roman" w:hAnsi="Times New Roman"/>
          <w:b/>
          <w:bCs/>
          <w:color w:val="191919"/>
          <w:spacing w:val="-8"/>
          <w:sz w:val="20"/>
          <w:szCs w:val="20"/>
        </w:rPr>
        <w:t xml:space="preserve"> </w:t>
      </w:r>
      <w:r>
        <w:rPr>
          <w:rFonts w:ascii="Times New Roman" w:hAnsi="Times New Roman"/>
          <w:b/>
          <w:bCs/>
          <w:color w:val="191919"/>
          <w:sz w:val="20"/>
          <w:szCs w:val="20"/>
        </w:rPr>
        <w:t>-</w:t>
      </w:r>
      <w:r>
        <w:rPr>
          <w:rFonts w:ascii="Times New Roman" w:hAnsi="Times New Roman"/>
          <w:b/>
          <w:bCs/>
          <w:color w:val="191919"/>
          <w:spacing w:val="-19"/>
          <w:sz w:val="20"/>
          <w:szCs w:val="20"/>
        </w:rPr>
        <w:t xml:space="preserve"> </w:t>
      </w:r>
      <w:r>
        <w:rPr>
          <w:rFonts w:ascii="Times New Roman" w:hAnsi="Times New Roman"/>
          <w:b/>
          <w:bCs/>
          <w:color w:val="191919"/>
          <w:sz w:val="20"/>
          <w:szCs w:val="20"/>
        </w:rPr>
        <w:t>Advanced</w:t>
      </w:r>
      <w:r>
        <w:rPr>
          <w:rFonts w:ascii="Times New Roman" w:hAnsi="Times New Roman"/>
          <w:b/>
          <w:bCs/>
          <w:color w:val="191919"/>
          <w:spacing w:val="-19"/>
          <w:sz w:val="20"/>
          <w:szCs w:val="20"/>
        </w:rPr>
        <w:t xml:space="preserve"> </w:t>
      </w:r>
      <w:r>
        <w:rPr>
          <w:rFonts w:ascii="Times New Roman" w:hAnsi="Times New Roman"/>
          <w:b/>
          <w:bCs/>
          <w:color w:val="191919"/>
          <w:sz w:val="20"/>
          <w:szCs w:val="20"/>
        </w:rPr>
        <w:t>Analytical</w:t>
      </w:r>
      <w:r>
        <w:rPr>
          <w:rFonts w:ascii="Times New Roman" w:hAnsi="Times New Roman"/>
          <w:b/>
          <w:bCs/>
          <w:color w:val="191919"/>
          <w:spacing w:val="-7"/>
          <w:sz w:val="20"/>
          <w:szCs w:val="20"/>
        </w:rPr>
        <w:t xml:space="preserve"> </w:t>
      </w:r>
      <w:r>
        <w:rPr>
          <w:rFonts w:ascii="Times New Roman" w:hAnsi="Times New Roman"/>
          <w:b/>
          <w:bCs/>
          <w:color w:val="191919"/>
          <w:sz w:val="20"/>
          <w:szCs w:val="20"/>
        </w:rPr>
        <w:t>Chemistr</w:t>
      </w:r>
      <w:r>
        <w:rPr>
          <w:rFonts w:ascii="Times New Roman" w:hAnsi="Times New Roman"/>
          <w:b/>
          <w:bCs/>
          <w:color w:val="191919"/>
          <w:spacing w:val="-11"/>
          <w:sz w:val="20"/>
          <w:szCs w:val="20"/>
        </w:rPr>
        <w:t>y</w:t>
      </w:r>
      <w:r>
        <w:rPr>
          <w:rFonts w:ascii="Times New Roman" w:hAnsi="Times New Roman"/>
          <w:b/>
          <w:bCs/>
          <w:color w:val="191919"/>
          <w:sz w:val="20"/>
          <w:szCs w:val="20"/>
        </w:rPr>
        <w:t>......................................................................3(3-0)</w:t>
      </w:r>
    </w:p>
    <w:p w:rsidR="00F42301" w:rsidRDefault="00F42301" w:rsidP="00721764">
      <w:pPr>
        <w:widowControl w:val="0"/>
        <w:autoSpaceDE w:val="0"/>
        <w:autoSpaceDN w:val="0"/>
        <w:adjustRightInd w:val="0"/>
        <w:spacing w:before="13" w:after="0" w:line="250" w:lineRule="auto"/>
        <w:ind w:left="1903" w:right="885" w:firstLine="360"/>
        <w:jc w:val="right"/>
        <w:rPr>
          <w:rFonts w:ascii="Times New Roman" w:hAnsi="Times New Roman"/>
          <w:color w:val="000000"/>
          <w:sz w:val="20"/>
          <w:szCs w:val="20"/>
        </w:rPr>
      </w:pPr>
      <w:r w:rsidRPr="003F2CF3">
        <w:rPr>
          <w:rFonts w:ascii="Calibri" w:hAnsi="Calibri"/>
          <w:noProof/>
          <w:lang w:eastAsia="en-US"/>
        </w:rPr>
        <w:pict>
          <v:shape id="_x0000_s3816" type="#_x0000_t202" style="position:absolute;left:0;text-align:left;margin-left:18.45pt;margin-top:4.3pt;width:1in;height:184.35pt;z-index:-251499520;mso-position-horizontal-relative:page" o:allowincell="f" filled="f" stroked="f">
            <v:textbox style="layout-flow:vertical;mso-layout-flow-alt:bottom-to-top" inset="0,0,0,0">
              <w:txbxContent>
                <w:p w:rsidR="00F42301" w:rsidRDefault="00F42301" w:rsidP="00721764">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E</w:t>
                  </w:r>
                  <w:r>
                    <w:rPr>
                      <w:rFonts w:ascii="Impact" w:hAnsi="Impact" w:cs="Impact"/>
                      <w:color w:val="A3A3A3"/>
                      <w:spacing w:val="-115"/>
                      <w:position w:val="1"/>
                      <w:sz w:val="105"/>
                      <w:szCs w:val="105"/>
                    </w:rPr>
                    <w:t xml:space="preserve"> </w:t>
                  </w:r>
                </w:p>
              </w:txbxContent>
            </v:textbox>
            <w10:wrap anchorx="page"/>
          </v:shape>
        </w:pict>
      </w:r>
      <w:r>
        <w:rPr>
          <w:rFonts w:ascii="Times New Roman" w:hAnsi="Times New Roman"/>
          <w:color w:val="191919"/>
          <w:sz w:val="20"/>
          <w:szCs w:val="20"/>
        </w:rPr>
        <w:t>This</w:t>
      </w:r>
      <w:r>
        <w:rPr>
          <w:rFonts w:ascii="Times New Roman" w:hAnsi="Times New Roman"/>
          <w:color w:val="191919"/>
          <w:spacing w:val="-8"/>
          <w:sz w:val="20"/>
          <w:szCs w:val="20"/>
        </w:rPr>
        <w:t xml:space="preserve"> </w:t>
      </w:r>
      <w:r>
        <w:rPr>
          <w:rFonts w:ascii="Times New Roman" w:hAnsi="Times New Roman"/>
          <w:color w:val="191919"/>
          <w:sz w:val="20"/>
          <w:szCs w:val="20"/>
        </w:rPr>
        <w:t>course</w:t>
      </w:r>
      <w:r>
        <w:rPr>
          <w:rFonts w:ascii="Times New Roman" w:hAnsi="Times New Roman"/>
          <w:color w:val="191919"/>
          <w:spacing w:val="-8"/>
          <w:sz w:val="20"/>
          <w:szCs w:val="20"/>
        </w:rPr>
        <w:t xml:space="preserve"> </w:t>
      </w:r>
      <w:r>
        <w:rPr>
          <w:rFonts w:ascii="Times New Roman" w:hAnsi="Times New Roman"/>
          <w:color w:val="191919"/>
          <w:sz w:val="20"/>
          <w:szCs w:val="20"/>
        </w:rPr>
        <w:t>is</w:t>
      </w:r>
      <w:r>
        <w:rPr>
          <w:rFonts w:ascii="Times New Roman" w:hAnsi="Times New Roman"/>
          <w:color w:val="191919"/>
          <w:spacing w:val="-8"/>
          <w:sz w:val="20"/>
          <w:szCs w:val="20"/>
        </w:rPr>
        <w:t xml:space="preserve"> </w:t>
      </w:r>
      <w:r>
        <w:rPr>
          <w:rFonts w:ascii="Times New Roman" w:hAnsi="Times New Roman"/>
          <w:color w:val="191919"/>
          <w:sz w:val="20"/>
          <w:szCs w:val="20"/>
        </w:rPr>
        <w:t>designed</w:t>
      </w:r>
      <w:r>
        <w:rPr>
          <w:rFonts w:ascii="Times New Roman" w:hAnsi="Times New Roman"/>
          <w:color w:val="191919"/>
          <w:spacing w:val="-8"/>
          <w:sz w:val="20"/>
          <w:szCs w:val="20"/>
        </w:rPr>
        <w:t xml:space="preserve"> </w:t>
      </w:r>
      <w:r>
        <w:rPr>
          <w:rFonts w:ascii="Times New Roman" w:hAnsi="Times New Roman"/>
          <w:color w:val="191919"/>
          <w:sz w:val="20"/>
          <w:szCs w:val="20"/>
        </w:rPr>
        <w:t>to</w:t>
      </w:r>
      <w:r>
        <w:rPr>
          <w:rFonts w:ascii="Times New Roman" w:hAnsi="Times New Roman"/>
          <w:color w:val="191919"/>
          <w:spacing w:val="-8"/>
          <w:sz w:val="20"/>
          <w:szCs w:val="20"/>
        </w:rPr>
        <w:t xml:space="preserve"> </w:t>
      </w:r>
      <w:r>
        <w:rPr>
          <w:rFonts w:ascii="Times New Roman" w:hAnsi="Times New Roman"/>
          <w:color w:val="191919"/>
          <w:sz w:val="20"/>
          <w:szCs w:val="20"/>
        </w:rPr>
        <w:t>introduce</w:t>
      </w:r>
      <w:r>
        <w:rPr>
          <w:rFonts w:ascii="Times New Roman" w:hAnsi="Times New Roman"/>
          <w:color w:val="191919"/>
          <w:spacing w:val="-8"/>
          <w:sz w:val="20"/>
          <w:szCs w:val="20"/>
        </w:rPr>
        <w:t xml:space="preserve"> </w:t>
      </w:r>
      <w:r>
        <w:rPr>
          <w:rFonts w:ascii="Times New Roman" w:hAnsi="Times New Roman"/>
          <w:color w:val="191919"/>
          <w:sz w:val="20"/>
          <w:szCs w:val="20"/>
        </w:rPr>
        <w:t>the</w:t>
      </w:r>
      <w:r>
        <w:rPr>
          <w:rFonts w:ascii="Times New Roman" w:hAnsi="Times New Roman"/>
          <w:color w:val="191919"/>
          <w:spacing w:val="-8"/>
          <w:sz w:val="20"/>
          <w:szCs w:val="20"/>
        </w:rPr>
        <w:t xml:space="preserve"> </w:t>
      </w:r>
      <w:r>
        <w:rPr>
          <w:rFonts w:ascii="Times New Roman" w:hAnsi="Times New Roman"/>
          <w:color w:val="191919"/>
          <w:sz w:val="20"/>
          <w:szCs w:val="20"/>
        </w:rPr>
        <w:t>advanced</w:t>
      </w:r>
      <w:r>
        <w:rPr>
          <w:rFonts w:ascii="Times New Roman" w:hAnsi="Times New Roman"/>
          <w:color w:val="191919"/>
          <w:spacing w:val="-8"/>
          <w:sz w:val="20"/>
          <w:szCs w:val="20"/>
        </w:rPr>
        <w:t xml:space="preserve"> </w:t>
      </w:r>
      <w:r>
        <w:rPr>
          <w:rFonts w:ascii="Times New Roman" w:hAnsi="Times New Roman"/>
          <w:color w:val="191919"/>
          <w:sz w:val="20"/>
          <w:szCs w:val="20"/>
        </w:rPr>
        <w:t>theories</w:t>
      </w:r>
      <w:r>
        <w:rPr>
          <w:rFonts w:ascii="Times New Roman" w:hAnsi="Times New Roman"/>
          <w:color w:val="191919"/>
          <w:spacing w:val="-8"/>
          <w:sz w:val="20"/>
          <w:szCs w:val="20"/>
        </w:rPr>
        <w:t xml:space="preserve"> </w:t>
      </w:r>
      <w:r>
        <w:rPr>
          <w:rFonts w:ascii="Times New Roman" w:hAnsi="Times New Roman"/>
          <w:color w:val="191919"/>
          <w:sz w:val="20"/>
          <w:szCs w:val="20"/>
        </w:rPr>
        <w:t>and</w:t>
      </w:r>
      <w:r>
        <w:rPr>
          <w:rFonts w:ascii="Times New Roman" w:hAnsi="Times New Roman"/>
          <w:color w:val="191919"/>
          <w:spacing w:val="-8"/>
          <w:sz w:val="20"/>
          <w:szCs w:val="20"/>
        </w:rPr>
        <w:t xml:space="preserve"> </w:t>
      </w:r>
      <w:r>
        <w:rPr>
          <w:rFonts w:ascii="Times New Roman" w:hAnsi="Times New Roman"/>
          <w:color w:val="191919"/>
          <w:sz w:val="20"/>
          <w:szCs w:val="20"/>
        </w:rPr>
        <w:t>methods</w:t>
      </w:r>
      <w:r>
        <w:rPr>
          <w:rFonts w:ascii="Times New Roman" w:hAnsi="Times New Roman"/>
          <w:color w:val="191919"/>
          <w:spacing w:val="-8"/>
          <w:sz w:val="20"/>
          <w:szCs w:val="20"/>
        </w:rPr>
        <w:t xml:space="preserve"> </w:t>
      </w:r>
      <w:r>
        <w:rPr>
          <w:rFonts w:ascii="Times New Roman" w:hAnsi="Times New Roman"/>
          <w:color w:val="191919"/>
          <w:sz w:val="20"/>
          <w:szCs w:val="20"/>
        </w:rPr>
        <w:t>of</w:t>
      </w:r>
      <w:r>
        <w:rPr>
          <w:rFonts w:ascii="Times New Roman" w:hAnsi="Times New Roman"/>
          <w:color w:val="191919"/>
          <w:spacing w:val="-8"/>
          <w:sz w:val="20"/>
          <w:szCs w:val="20"/>
        </w:rPr>
        <w:t xml:space="preserve"> </w:t>
      </w:r>
      <w:r>
        <w:rPr>
          <w:rFonts w:ascii="Times New Roman" w:hAnsi="Times New Roman"/>
          <w:color w:val="191919"/>
          <w:sz w:val="20"/>
          <w:szCs w:val="20"/>
        </w:rPr>
        <w:t>analytical</w:t>
      </w:r>
      <w:r>
        <w:rPr>
          <w:rFonts w:ascii="Times New Roman" w:hAnsi="Times New Roman"/>
          <w:color w:val="191919"/>
          <w:spacing w:val="-7"/>
          <w:sz w:val="20"/>
          <w:szCs w:val="20"/>
        </w:rPr>
        <w:t xml:space="preserve"> </w:t>
      </w:r>
      <w:r>
        <w:rPr>
          <w:rFonts w:ascii="Times New Roman" w:hAnsi="Times New Roman"/>
          <w:color w:val="191919"/>
          <w:sz w:val="20"/>
          <w:szCs w:val="20"/>
        </w:rPr>
        <w:t>chemistr</w:t>
      </w:r>
      <w:r>
        <w:rPr>
          <w:rFonts w:ascii="Times New Roman" w:hAnsi="Times New Roman"/>
          <w:color w:val="191919"/>
          <w:spacing w:val="-13"/>
          <w:sz w:val="20"/>
          <w:szCs w:val="20"/>
        </w:rPr>
        <w:t>y</w:t>
      </w:r>
      <w:r>
        <w:rPr>
          <w:rFonts w:ascii="Times New Roman" w:hAnsi="Times New Roman"/>
          <w:color w:val="191919"/>
          <w:sz w:val="20"/>
          <w:szCs w:val="20"/>
        </w:rPr>
        <w:t xml:space="preserve">. </w:t>
      </w:r>
      <w:r>
        <w:rPr>
          <w:rFonts w:ascii="Times New Roman" w:hAnsi="Times New Roman"/>
          <w:b/>
          <w:bCs/>
          <w:color w:val="191919"/>
          <w:sz w:val="20"/>
          <w:szCs w:val="20"/>
        </w:rPr>
        <w:t>CHEM</w:t>
      </w:r>
      <w:r>
        <w:rPr>
          <w:rFonts w:ascii="Times New Roman" w:hAnsi="Times New Roman"/>
          <w:b/>
          <w:bCs/>
          <w:color w:val="191919"/>
          <w:spacing w:val="-6"/>
          <w:sz w:val="20"/>
          <w:szCs w:val="20"/>
        </w:rPr>
        <w:t xml:space="preserve"> </w:t>
      </w:r>
      <w:r>
        <w:rPr>
          <w:rFonts w:ascii="Times New Roman" w:hAnsi="Times New Roman"/>
          <w:b/>
          <w:bCs/>
          <w:color w:val="191919"/>
          <w:sz w:val="20"/>
          <w:szCs w:val="20"/>
        </w:rPr>
        <w:t>5524</w:t>
      </w:r>
      <w:r>
        <w:rPr>
          <w:rFonts w:ascii="Times New Roman" w:hAnsi="Times New Roman"/>
          <w:b/>
          <w:bCs/>
          <w:color w:val="191919"/>
          <w:spacing w:val="-6"/>
          <w:sz w:val="20"/>
          <w:szCs w:val="20"/>
        </w:rPr>
        <w:t xml:space="preserve"> </w:t>
      </w:r>
      <w:r>
        <w:rPr>
          <w:rFonts w:ascii="Times New Roman" w:hAnsi="Times New Roman"/>
          <w:b/>
          <w:bCs/>
          <w:color w:val="191919"/>
          <w:sz w:val="20"/>
          <w:szCs w:val="20"/>
        </w:rPr>
        <w:t>-</w:t>
      </w:r>
      <w:r>
        <w:rPr>
          <w:rFonts w:ascii="Times New Roman" w:hAnsi="Times New Roman"/>
          <w:b/>
          <w:bCs/>
          <w:color w:val="191919"/>
          <w:spacing w:val="-6"/>
          <w:sz w:val="20"/>
          <w:szCs w:val="20"/>
        </w:rPr>
        <w:t xml:space="preserve"> </w:t>
      </w:r>
      <w:r>
        <w:rPr>
          <w:rFonts w:ascii="Times New Roman" w:hAnsi="Times New Roman"/>
          <w:b/>
          <w:bCs/>
          <w:color w:val="191919"/>
          <w:sz w:val="20"/>
          <w:szCs w:val="20"/>
        </w:rPr>
        <w:t>Instrumental</w:t>
      </w:r>
      <w:r>
        <w:rPr>
          <w:rFonts w:ascii="Times New Roman" w:hAnsi="Times New Roman"/>
          <w:b/>
          <w:bCs/>
          <w:color w:val="191919"/>
          <w:spacing w:val="-6"/>
          <w:sz w:val="20"/>
          <w:szCs w:val="20"/>
        </w:rPr>
        <w:t xml:space="preserve"> </w:t>
      </w:r>
      <w:r>
        <w:rPr>
          <w:rFonts w:ascii="Times New Roman" w:hAnsi="Times New Roman"/>
          <w:b/>
          <w:bCs/>
          <w:color w:val="191919"/>
          <w:sz w:val="20"/>
          <w:szCs w:val="20"/>
        </w:rPr>
        <w:t>Methods</w:t>
      </w:r>
      <w:r>
        <w:rPr>
          <w:rFonts w:ascii="Times New Roman" w:hAnsi="Times New Roman"/>
          <w:b/>
          <w:bCs/>
          <w:color w:val="191919"/>
          <w:spacing w:val="-6"/>
          <w:sz w:val="20"/>
          <w:szCs w:val="20"/>
        </w:rPr>
        <w:t xml:space="preserve"> </w:t>
      </w:r>
      <w:r>
        <w:rPr>
          <w:rFonts w:ascii="Times New Roman" w:hAnsi="Times New Roman"/>
          <w:b/>
          <w:bCs/>
          <w:color w:val="191919"/>
          <w:sz w:val="20"/>
          <w:szCs w:val="20"/>
        </w:rPr>
        <w:t>of</w:t>
      </w:r>
      <w:r>
        <w:rPr>
          <w:rFonts w:ascii="Times New Roman" w:hAnsi="Times New Roman"/>
          <w:b/>
          <w:bCs/>
          <w:color w:val="191919"/>
          <w:spacing w:val="-17"/>
          <w:sz w:val="20"/>
          <w:szCs w:val="20"/>
        </w:rPr>
        <w:t xml:space="preserve"> </w:t>
      </w:r>
      <w:r>
        <w:rPr>
          <w:rFonts w:ascii="Times New Roman" w:hAnsi="Times New Roman"/>
          <w:b/>
          <w:bCs/>
          <w:color w:val="191919"/>
          <w:sz w:val="20"/>
          <w:szCs w:val="20"/>
        </w:rPr>
        <w:t xml:space="preserve">Analysis..................................................................3(3-0) </w:t>
      </w:r>
      <w:r>
        <w:rPr>
          <w:rFonts w:ascii="Times New Roman" w:hAnsi="Times New Roman"/>
          <w:color w:val="191919"/>
          <w:spacing w:val="1"/>
          <w:sz w:val="20"/>
          <w:szCs w:val="20"/>
        </w:rPr>
        <w:t>Thi</w:t>
      </w:r>
      <w:r>
        <w:rPr>
          <w:rFonts w:ascii="Times New Roman" w:hAnsi="Times New Roman"/>
          <w:color w:val="191919"/>
          <w:sz w:val="20"/>
          <w:szCs w:val="20"/>
        </w:rPr>
        <w:t>s</w:t>
      </w:r>
      <w:r>
        <w:rPr>
          <w:rFonts w:ascii="Times New Roman" w:hAnsi="Times New Roman"/>
          <w:color w:val="191919"/>
          <w:spacing w:val="14"/>
          <w:sz w:val="20"/>
          <w:szCs w:val="20"/>
        </w:rPr>
        <w:t xml:space="preserve"> </w:t>
      </w:r>
      <w:r>
        <w:rPr>
          <w:rFonts w:ascii="Times New Roman" w:hAnsi="Times New Roman"/>
          <w:color w:val="191919"/>
          <w:spacing w:val="1"/>
          <w:sz w:val="20"/>
          <w:szCs w:val="20"/>
        </w:rPr>
        <w:t>cours</w:t>
      </w:r>
      <w:r>
        <w:rPr>
          <w:rFonts w:ascii="Times New Roman" w:hAnsi="Times New Roman"/>
          <w:color w:val="191919"/>
          <w:sz w:val="20"/>
          <w:szCs w:val="20"/>
        </w:rPr>
        <w:t>e</w:t>
      </w:r>
      <w:r>
        <w:rPr>
          <w:rFonts w:ascii="Times New Roman" w:hAnsi="Times New Roman"/>
          <w:color w:val="191919"/>
          <w:spacing w:val="14"/>
          <w:sz w:val="20"/>
          <w:szCs w:val="20"/>
        </w:rPr>
        <w:t xml:space="preserve"> </w:t>
      </w:r>
      <w:r>
        <w:rPr>
          <w:rFonts w:ascii="Times New Roman" w:hAnsi="Times New Roman"/>
          <w:color w:val="191919"/>
          <w:spacing w:val="1"/>
          <w:sz w:val="20"/>
          <w:szCs w:val="20"/>
        </w:rPr>
        <w:t>wil</w:t>
      </w:r>
      <w:r>
        <w:rPr>
          <w:rFonts w:ascii="Times New Roman" w:hAnsi="Times New Roman"/>
          <w:color w:val="191919"/>
          <w:sz w:val="20"/>
          <w:szCs w:val="20"/>
        </w:rPr>
        <w:t>l</w:t>
      </w:r>
      <w:r>
        <w:rPr>
          <w:rFonts w:ascii="Times New Roman" w:hAnsi="Times New Roman"/>
          <w:color w:val="191919"/>
          <w:spacing w:val="14"/>
          <w:sz w:val="20"/>
          <w:szCs w:val="20"/>
        </w:rPr>
        <w:t xml:space="preserve"> </w:t>
      </w:r>
      <w:r>
        <w:rPr>
          <w:rFonts w:ascii="Times New Roman" w:hAnsi="Times New Roman"/>
          <w:color w:val="191919"/>
          <w:spacing w:val="1"/>
          <w:sz w:val="20"/>
          <w:szCs w:val="20"/>
        </w:rPr>
        <w:t>emphasiz</w:t>
      </w:r>
      <w:r>
        <w:rPr>
          <w:rFonts w:ascii="Times New Roman" w:hAnsi="Times New Roman"/>
          <w:color w:val="191919"/>
          <w:sz w:val="20"/>
          <w:szCs w:val="20"/>
        </w:rPr>
        <w:t>e</w:t>
      </w:r>
      <w:r>
        <w:rPr>
          <w:rFonts w:ascii="Times New Roman" w:hAnsi="Times New Roman"/>
          <w:color w:val="191919"/>
          <w:spacing w:val="14"/>
          <w:sz w:val="20"/>
          <w:szCs w:val="20"/>
        </w:rPr>
        <w:t xml:space="preserve"> </w:t>
      </w:r>
      <w:r>
        <w:rPr>
          <w:rFonts w:ascii="Times New Roman" w:hAnsi="Times New Roman"/>
          <w:color w:val="191919"/>
          <w:spacing w:val="1"/>
          <w:sz w:val="20"/>
          <w:szCs w:val="20"/>
        </w:rPr>
        <w:t>th</w:t>
      </w:r>
      <w:r>
        <w:rPr>
          <w:rFonts w:ascii="Times New Roman" w:hAnsi="Times New Roman"/>
          <w:color w:val="191919"/>
          <w:sz w:val="20"/>
          <w:szCs w:val="20"/>
        </w:rPr>
        <w:t>e</w:t>
      </w:r>
      <w:r>
        <w:rPr>
          <w:rFonts w:ascii="Times New Roman" w:hAnsi="Times New Roman"/>
          <w:color w:val="191919"/>
          <w:spacing w:val="14"/>
          <w:sz w:val="20"/>
          <w:szCs w:val="20"/>
        </w:rPr>
        <w:t xml:space="preserve"> </w:t>
      </w:r>
      <w:r>
        <w:rPr>
          <w:rFonts w:ascii="Times New Roman" w:hAnsi="Times New Roman"/>
          <w:color w:val="191919"/>
          <w:spacing w:val="1"/>
          <w:sz w:val="20"/>
          <w:szCs w:val="20"/>
        </w:rPr>
        <w:t>specia</w:t>
      </w:r>
      <w:r>
        <w:rPr>
          <w:rFonts w:ascii="Times New Roman" w:hAnsi="Times New Roman"/>
          <w:color w:val="191919"/>
          <w:sz w:val="20"/>
          <w:szCs w:val="20"/>
        </w:rPr>
        <w:t>l</w:t>
      </w:r>
      <w:r>
        <w:rPr>
          <w:rFonts w:ascii="Times New Roman" w:hAnsi="Times New Roman"/>
          <w:color w:val="191919"/>
          <w:spacing w:val="14"/>
          <w:sz w:val="20"/>
          <w:szCs w:val="20"/>
        </w:rPr>
        <w:t xml:space="preserve"> </w:t>
      </w:r>
      <w:r>
        <w:rPr>
          <w:rFonts w:ascii="Times New Roman" w:hAnsi="Times New Roman"/>
          <w:color w:val="191919"/>
          <w:spacing w:val="1"/>
          <w:sz w:val="20"/>
          <w:szCs w:val="20"/>
        </w:rPr>
        <w:t>advance</w:t>
      </w:r>
      <w:r>
        <w:rPr>
          <w:rFonts w:ascii="Times New Roman" w:hAnsi="Times New Roman"/>
          <w:color w:val="191919"/>
          <w:sz w:val="20"/>
          <w:szCs w:val="20"/>
        </w:rPr>
        <w:t>d</w:t>
      </w:r>
      <w:r>
        <w:rPr>
          <w:rFonts w:ascii="Times New Roman" w:hAnsi="Times New Roman"/>
          <w:color w:val="191919"/>
          <w:spacing w:val="14"/>
          <w:sz w:val="20"/>
          <w:szCs w:val="20"/>
        </w:rPr>
        <w:t xml:space="preserve"> </w:t>
      </w:r>
      <w:r>
        <w:rPr>
          <w:rFonts w:ascii="Times New Roman" w:hAnsi="Times New Roman"/>
          <w:color w:val="191919"/>
          <w:spacing w:val="1"/>
          <w:sz w:val="20"/>
          <w:szCs w:val="20"/>
        </w:rPr>
        <w:t>concept</w:t>
      </w:r>
      <w:r>
        <w:rPr>
          <w:rFonts w:ascii="Times New Roman" w:hAnsi="Times New Roman"/>
          <w:color w:val="191919"/>
          <w:sz w:val="20"/>
          <w:szCs w:val="20"/>
        </w:rPr>
        <w:t>s</w:t>
      </w:r>
      <w:r>
        <w:rPr>
          <w:rFonts w:ascii="Times New Roman" w:hAnsi="Times New Roman"/>
          <w:color w:val="191919"/>
          <w:spacing w:val="14"/>
          <w:sz w:val="20"/>
          <w:szCs w:val="20"/>
        </w:rPr>
        <w:t xml:space="preserve"> </w:t>
      </w:r>
      <w:r>
        <w:rPr>
          <w:rFonts w:ascii="Times New Roman" w:hAnsi="Times New Roman"/>
          <w:color w:val="191919"/>
          <w:spacing w:val="1"/>
          <w:sz w:val="20"/>
          <w:szCs w:val="20"/>
        </w:rPr>
        <w:t>o</w:t>
      </w:r>
      <w:r>
        <w:rPr>
          <w:rFonts w:ascii="Times New Roman" w:hAnsi="Times New Roman"/>
          <w:color w:val="191919"/>
          <w:sz w:val="20"/>
          <w:szCs w:val="20"/>
        </w:rPr>
        <w:t>f</w:t>
      </w:r>
      <w:r>
        <w:rPr>
          <w:rFonts w:ascii="Times New Roman" w:hAnsi="Times New Roman"/>
          <w:color w:val="191919"/>
          <w:spacing w:val="14"/>
          <w:sz w:val="20"/>
          <w:szCs w:val="20"/>
        </w:rPr>
        <w:t xml:space="preserve"> </w:t>
      </w:r>
      <w:r>
        <w:rPr>
          <w:rFonts w:ascii="Times New Roman" w:hAnsi="Times New Roman"/>
          <w:color w:val="191919"/>
          <w:spacing w:val="1"/>
          <w:sz w:val="20"/>
          <w:szCs w:val="20"/>
        </w:rPr>
        <w:t>instrumenta</w:t>
      </w:r>
      <w:r>
        <w:rPr>
          <w:rFonts w:ascii="Times New Roman" w:hAnsi="Times New Roman"/>
          <w:color w:val="191919"/>
          <w:sz w:val="20"/>
          <w:szCs w:val="20"/>
        </w:rPr>
        <w:t>l</w:t>
      </w:r>
      <w:r>
        <w:rPr>
          <w:rFonts w:ascii="Times New Roman" w:hAnsi="Times New Roman"/>
          <w:color w:val="191919"/>
          <w:spacing w:val="14"/>
          <w:sz w:val="20"/>
          <w:szCs w:val="20"/>
        </w:rPr>
        <w:t xml:space="preserve"> </w:t>
      </w:r>
      <w:r>
        <w:rPr>
          <w:rFonts w:ascii="Times New Roman" w:hAnsi="Times New Roman"/>
          <w:color w:val="191919"/>
          <w:spacing w:val="1"/>
          <w:sz w:val="20"/>
          <w:szCs w:val="20"/>
        </w:rPr>
        <w:t>measurement</w:t>
      </w:r>
      <w:r>
        <w:rPr>
          <w:rFonts w:ascii="Times New Roman" w:hAnsi="Times New Roman"/>
          <w:color w:val="191919"/>
          <w:sz w:val="20"/>
          <w:szCs w:val="20"/>
        </w:rPr>
        <w:t>s</w:t>
      </w:r>
      <w:r>
        <w:rPr>
          <w:rFonts w:ascii="Times New Roman" w:hAnsi="Times New Roman"/>
          <w:color w:val="191919"/>
          <w:spacing w:val="14"/>
          <w:sz w:val="20"/>
          <w:szCs w:val="20"/>
        </w:rPr>
        <w:t xml:space="preserve"> </w:t>
      </w:r>
      <w:r>
        <w:rPr>
          <w:rFonts w:ascii="Times New Roman" w:hAnsi="Times New Roman"/>
          <w:color w:val="191919"/>
          <w:spacing w:val="1"/>
          <w:sz w:val="20"/>
          <w:szCs w:val="20"/>
        </w:rPr>
        <w:t>of</w:t>
      </w:r>
    </w:p>
    <w:p w:rsidR="00F42301" w:rsidRDefault="00F42301" w:rsidP="00721764">
      <w:pPr>
        <w:widowControl w:val="0"/>
        <w:autoSpaceDE w:val="0"/>
        <w:autoSpaceDN w:val="0"/>
        <w:adjustRightInd w:val="0"/>
        <w:spacing w:after="0"/>
        <w:ind w:left="2298" w:right="5715"/>
        <w:jc w:val="both"/>
        <w:rPr>
          <w:rFonts w:ascii="Times New Roman" w:hAnsi="Times New Roman"/>
          <w:color w:val="000000"/>
          <w:sz w:val="20"/>
          <w:szCs w:val="20"/>
        </w:rPr>
      </w:pPr>
      <w:r>
        <w:rPr>
          <w:rFonts w:ascii="Times New Roman" w:hAnsi="Times New Roman"/>
          <w:color w:val="191919"/>
          <w:sz w:val="20"/>
          <w:szCs w:val="20"/>
        </w:rPr>
        <w:t>physical and chemical properties.</w:t>
      </w:r>
    </w:p>
    <w:p w:rsidR="00F42301" w:rsidRDefault="00F42301" w:rsidP="00721764">
      <w:pPr>
        <w:widowControl w:val="0"/>
        <w:autoSpaceDE w:val="0"/>
        <w:autoSpaceDN w:val="0"/>
        <w:adjustRightInd w:val="0"/>
        <w:spacing w:before="6" w:after="0" w:line="251" w:lineRule="auto"/>
        <w:ind w:left="2298" w:right="851" w:hanging="360"/>
        <w:jc w:val="both"/>
        <w:rPr>
          <w:rFonts w:ascii="Times New Roman" w:hAnsi="Times New Roman"/>
          <w:color w:val="000000"/>
          <w:sz w:val="20"/>
          <w:szCs w:val="20"/>
        </w:rPr>
      </w:pPr>
      <w:r>
        <w:rPr>
          <w:rFonts w:ascii="Times New Roman" w:hAnsi="Times New Roman"/>
          <w:b/>
          <w:bCs/>
          <w:color w:val="191919"/>
          <w:sz w:val="20"/>
          <w:szCs w:val="20"/>
        </w:rPr>
        <w:t>CHEM</w:t>
      </w:r>
      <w:r>
        <w:rPr>
          <w:rFonts w:ascii="Times New Roman" w:hAnsi="Times New Roman"/>
          <w:b/>
          <w:bCs/>
          <w:color w:val="191919"/>
          <w:spacing w:val="-8"/>
          <w:sz w:val="20"/>
          <w:szCs w:val="20"/>
        </w:rPr>
        <w:t xml:space="preserve"> </w:t>
      </w:r>
      <w:r>
        <w:rPr>
          <w:rFonts w:ascii="Times New Roman" w:hAnsi="Times New Roman"/>
          <w:b/>
          <w:bCs/>
          <w:color w:val="191919"/>
          <w:sz w:val="20"/>
          <w:szCs w:val="20"/>
        </w:rPr>
        <w:t>5525</w:t>
      </w:r>
      <w:r>
        <w:rPr>
          <w:rFonts w:ascii="Times New Roman" w:hAnsi="Times New Roman"/>
          <w:b/>
          <w:bCs/>
          <w:color w:val="191919"/>
          <w:spacing w:val="-8"/>
          <w:sz w:val="20"/>
          <w:szCs w:val="20"/>
        </w:rPr>
        <w:t xml:space="preserve"> </w:t>
      </w:r>
      <w:r>
        <w:rPr>
          <w:rFonts w:ascii="Times New Roman" w:hAnsi="Times New Roman"/>
          <w:b/>
          <w:bCs/>
          <w:color w:val="191919"/>
          <w:sz w:val="20"/>
          <w:szCs w:val="20"/>
        </w:rPr>
        <w:t>-</w:t>
      </w:r>
      <w:r>
        <w:rPr>
          <w:rFonts w:ascii="Times New Roman" w:hAnsi="Times New Roman"/>
          <w:b/>
          <w:bCs/>
          <w:color w:val="191919"/>
          <w:spacing w:val="-8"/>
          <w:sz w:val="20"/>
          <w:szCs w:val="20"/>
        </w:rPr>
        <w:t xml:space="preserve"> </w:t>
      </w:r>
      <w:r>
        <w:rPr>
          <w:rFonts w:ascii="Times New Roman" w:hAnsi="Times New Roman"/>
          <w:b/>
          <w:bCs/>
          <w:color w:val="191919"/>
          <w:sz w:val="20"/>
          <w:szCs w:val="20"/>
        </w:rPr>
        <w:t>Special</w:t>
      </w:r>
      <w:r>
        <w:rPr>
          <w:rFonts w:ascii="Times New Roman" w:hAnsi="Times New Roman"/>
          <w:b/>
          <w:bCs/>
          <w:color w:val="191919"/>
          <w:spacing w:val="-12"/>
          <w:sz w:val="20"/>
          <w:szCs w:val="20"/>
        </w:rPr>
        <w:t xml:space="preserve"> </w:t>
      </w:r>
      <w:r>
        <w:rPr>
          <w:rFonts w:ascii="Times New Roman" w:hAnsi="Times New Roman"/>
          <w:b/>
          <w:bCs/>
          <w:color w:val="191919"/>
          <w:spacing w:val="-19"/>
          <w:sz w:val="20"/>
          <w:szCs w:val="20"/>
        </w:rPr>
        <w:t>T</w:t>
      </w:r>
      <w:r>
        <w:rPr>
          <w:rFonts w:ascii="Times New Roman" w:hAnsi="Times New Roman"/>
          <w:b/>
          <w:bCs/>
          <w:color w:val="191919"/>
          <w:sz w:val="20"/>
          <w:szCs w:val="20"/>
        </w:rPr>
        <w:t>opics</w:t>
      </w:r>
      <w:r>
        <w:rPr>
          <w:rFonts w:ascii="Times New Roman" w:hAnsi="Times New Roman"/>
          <w:b/>
          <w:bCs/>
          <w:color w:val="191919"/>
          <w:spacing w:val="-8"/>
          <w:sz w:val="20"/>
          <w:szCs w:val="20"/>
        </w:rPr>
        <w:t xml:space="preserve"> </w:t>
      </w:r>
      <w:r>
        <w:rPr>
          <w:rFonts w:ascii="Times New Roman" w:hAnsi="Times New Roman"/>
          <w:b/>
          <w:bCs/>
          <w:color w:val="191919"/>
          <w:sz w:val="20"/>
          <w:szCs w:val="20"/>
        </w:rPr>
        <w:t>in</w:t>
      </w:r>
      <w:r>
        <w:rPr>
          <w:rFonts w:ascii="Times New Roman" w:hAnsi="Times New Roman"/>
          <w:b/>
          <w:bCs/>
          <w:color w:val="191919"/>
          <w:spacing w:val="-8"/>
          <w:sz w:val="20"/>
          <w:szCs w:val="20"/>
        </w:rPr>
        <w:t xml:space="preserve"> </w:t>
      </w:r>
      <w:r>
        <w:rPr>
          <w:rFonts w:ascii="Times New Roman" w:hAnsi="Times New Roman"/>
          <w:b/>
          <w:bCs/>
          <w:color w:val="191919"/>
          <w:sz w:val="20"/>
          <w:szCs w:val="20"/>
        </w:rPr>
        <w:t>Organic</w:t>
      </w:r>
      <w:r>
        <w:rPr>
          <w:rFonts w:ascii="Times New Roman" w:hAnsi="Times New Roman"/>
          <w:b/>
          <w:bCs/>
          <w:color w:val="191919"/>
          <w:spacing w:val="-8"/>
          <w:sz w:val="20"/>
          <w:szCs w:val="20"/>
        </w:rPr>
        <w:t xml:space="preserve"> </w:t>
      </w:r>
      <w:r>
        <w:rPr>
          <w:rFonts w:ascii="Times New Roman" w:hAnsi="Times New Roman"/>
          <w:b/>
          <w:bCs/>
          <w:color w:val="191919"/>
          <w:sz w:val="20"/>
          <w:szCs w:val="20"/>
        </w:rPr>
        <w:t>Chemistr</w:t>
      </w:r>
      <w:r>
        <w:rPr>
          <w:rFonts w:ascii="Times New Roman" w:hAnsi="Times New Roman"/>
          <w:b/>
          <w:bCs/>
          <w:color w:val="191919"/>
          <w:spacing w:val="-12"/>
          <w:sz w:val="20"/>
          <w:szCs w:val="20"/>
        </w:rPr>
        <w:t>y</w:t>
      </w:r>
      <w:r>
        <w:rPr>
          <w:rFonts w:ascii="Times New Roman" w:hAnsi="Times New Roman"/>
          <w:b/>
          <w:bCs/>
          <w:color w:val="191919"/>
          <w:sz w:val="20"/>
          <w:szCs w:val="20"/>
        </w:rPr>
        <w:t xml:space="preserve">...............................................................3(3-0) </w:t>
      </w:r>
      <w:r>
        <w:rPr>
          <w:rFonts w:ascii="Times New Roman" w:hAnsi="Times New Roman"/>
          <w:color w:val="191919"/>
          <w:sz w:val="20"/>
          <w:szCs w:val="20"/>
        </w:rPr>
        <w:t>Special</w:t>
      </w:r>
      <w:r>
        <w:rPr>
          <w:rFonts w:ascii="Times New Roman" w:hAnsi="Times New Roman"/>
          <w:color w:val="191919"/>
          <w:spacing w:val="5"/>
          <w:sz w:val="20"/>
          <w:szCs w:val="20"/>
        </w:rPr>
        <w:t xml:space="preserve"> </w:t>
      </w:r>
      <w:r>
        <w:rPr>
          <w:rFonts w:ascii="Times New Roman" w:hAnsi="Times New Roman"/>
          <w:color w:val="191919"/>
          <w:sz w:val="20"/>
          <w:szCs w:val="20"/>
        </w:rPr>
        <w:t>topics</w:t>
      </w:r>
      <w:r>
        <w:rPr>
          <w:rFonts w:ascii="Times New Roman" w:hAnsi="Times New Roman"/>
          <w:color w:val="191919"/>
          <w:spacing w:val="5"/>
          <w:sz w:val="20"/>
          <w:szCs w:val="20"/>
        </w:rPr>
        <w:t xml:space="preserve"> </w:t>
      </w:r>
      <w:r>
        <w:rPr>
          <w:rFonts w:ascii="Times New Roman" w:hAnsi="Times New Roman"/>
          <w:color w:val="191919"/>
          <w:sz w:val="20"/>
          <w:szCs w:val="20"/>
        </w:rPr>
        <w:t>in</w:t>
      </w:r>
      <w:r>
        <w:rPr>
          <w:rFonts w:ascii="Times New Roman" w:hAnsi="Times New Roman"/>
          <w:color w:val="191919"/>
          <w:spacing w:val="5"/>
          <w:sz w:val="20"/>
          <w:szCs w:val="20"/>
        </w:rPr>
        <w:t xml:space="preserve"> </w:t>
      </w:r>
      <w:r>
        <w:rPr>
          <w:rFonts w:ascii="Times New Roman" w:hAnsi="Times New Roman"/>
          <w:color w:val="191919"/>
          <w:sz w:val="20"/>
          <w:szCs w:val="20"/>
        </w:rPr>
        <w:t>o</w:t>
      </w:r>
      <w:r>
        <w:rPr>
          <w:rFonts w:ascii="Times New Roman" w:hAnsi="Times New Roman"/>
          <w:color w:val="191919"/>
          <w:spacing w:val="-4"/>
          <w:sz w:val="20"/>
          <w:szCs w:val="20"/>
        </w:rPr>
        <w:t>r</w:t>
      </w:r>
      <w:r>
        <w:rPr>
          <w:rFonts w:ascii="Times New Roman" w:hAnsi="Times New Roman"/>
          <w:color w:val="191919"/>
          <w:sz w:val="20"/>
          <w:szCs w:val="20"/>
        </w:rPr>
        <w:t>ganic</w:t>
      </w:r>
      <w:r>
        <w:rPr>
          <w:rFonts w:ascii="Times New Roman" w:hAnsi="Times New Roman"/>
          <w:color w:val="191919"/>
          <w:spacing w:val="5"/>
          <w:sz w:val="20"/>
          <w:szCs w:val="20"/>
        </w:rPr>
        <w:t xml:space="preserve"> </w:t>
      </w:r>
      <w:r>
        <w:rPr>
          <w:rFonts w:ascii="Times New Roman" w:hAnsi="Times New Roman"/>
          <w:color w:val="191919"/>
          <w:sz w:val="20"/>
          <w:szCs w:val="20"/>
        </w:rPr>
        <w:t>chemistry</w:t>
      </w:r>
      <w:r>
        <w:rPr>
          <w:rFonts w:ascii="Times New Roman" w:hAnsi="Times New Roman"/>
          <w:color w:val="191919"/>
          <w:spacing w:val="5"/>
          <w:sz w:val="20"/>
          <w:szCs w:val="20"/>
        </w:rPr>
        <w:t xml:space="preserve"> </w:t>
      </w:r>
      <w:r>
        <w:rPr>
          <w:rFonts w:ascii="Times New Roman" w:hAnsi="Times New Roman"/>
          <w:color w:val="191919"/>
          <w:sz w:val="20"/>
          <w:szCs w:val="20"/>
        </w:rPr>
        <w:t>will</w:t>
      </w:r>
      <w:r>
        <w:rPr>
          <w:rFonts w:ascii="Times New Roman" w:hAnsi="Times New Roman"/>
          <w:color w:val="191919"/>
          <w:spacing w:val="5"/>
          <w:sz w:val="20"/>
          <w:szCs w:val="20"/>
        </w:rPr>
        <w:t xml:space="preserve"> </w:t>
      </w:r>
      <w:r>
        <w:rPr>
          <w:rFonts w:ascii="Times New Roman" w:hAnsi="Times New Roman"/>
          <w:color w:val="191919"/>
          <w:sz w:val="20"/>
          <w:szCs w:val="20"/>
        </w:rPr>
        <w:t>emphasize</w:t>
      </w:r>
      <w:r>
        <w:rPr>
          <w:rFonts w:ascii="Times New Roman" w:hAnsi="Times New Roman"/>
          <w:color w:val="191919"/>
          <w:spacing w:val="5"/>
          <w:sz w:val="20"/>
          <w:szCs w:val="20"/>
        </w:rPr>
        <w:t xml:space="preserve"> </w:t>
      </w:r>
      <w:r>
        <w:rPr>
          <w:rFonts w:ascii="Times New Roman" w:hAnsi="Times New Roman"/>
          <w:color w:val="191919"/>
          <w:sz w:val="20"/>
          <w:szCs w:val="20"/>
        </w:rPr>
        <w:t>the</w:t>
      </w:r>
      <w:r>
        <w:rPr>
          <w:rFonts w:ascii="Times New Roman" w:hAnsi="Times New Roman"/>
          <w:color w:val="191919"/>
          <w:spacing w:val="5"/>
          <w:sz w:val="20"/>
          <w:szCs w:val="20"/>
        </w:rPr>
        <w:t xml:space="preserve"> </w:t>
      </w:r>
      <w:r>
        <w:rPr>
          <w:rFonts w:ascii="Times New Roman" w:hAnsi="Times New Roman"/>
          <w:color w:val="191919"/>
          <w:sz w:val="20"/>
          <w:szCs w:val="20"/>
        </w:rPr>
        <w:t>needs</w:t>
      </w:r>
      <w:r>
        <w:rPr>
          <w:rFonts w:ascii="Times New Roman" w:hAnsi="Times New Roman"/>
          <w:color w:val="191919"/>
          <w:spacing w:val="5"/>
          <w:sz w:val="20"/>
          <w:szCs w:val="20"/>
        </w:rPr>
        <w:t xml:space="preserve"> </w:t>
      </w:r>
      <w:r>
        <w:rPr>
          <w:rFonts w:ascii="Times New Roman" w:hAnsi="Times New Roman"/>
          <w:color w:val="191919"/>
          <w:sz w:val="20"/>
          <w:szCs w:val="20"/>
        </w:rPr>
        <w:t>and</w:t>
      </w:r>
      <w:r>
        <w:rPr>
          <w:rFonts w:ascii="Times New Roman" w:hAnsi="Times New Roman"/>
          <w:color w:val="191919"/>
          <w:spacing w:val="5"/>
          <w:sz w:val="20"/>
          <w:szCs w:val="20"/>
        </w:rPr>
        <w:t xml:space="preserve"> </w:t>
      </w:r>
      <w:r>
        <w:rPr>
          <w:rFonts w:ascii="Times New Roman" w:hAnsi="Times New Roman"/>
          <w:color w:val="191919"/>
          <w:sz w:val="20"/>
          <w:szCs w:val="20"/>
        </w:rPr>
        <w:t>interests</w:t>
      </w:r>
      <w:r>
        <w:rPr>
          <w:rFonts w:ascii="Times New Roman" w:hAnsi="Times New Roman"/>
          <w:color w:val="191919"/>
          <w:spacing w:val="5"/>
          <w:sz w:val="20"/>
          <w:szCs w:val="20"/>
        </w:rPr>
        <w:t xml:space="preserve"> </w:t>
      </w:r>
      <w:r>
        <w:rPr>
          <w:rFonts w:ascii="Times New Roman" w:hAnsi="Times New Roman"/>
          <w:color w:val="191919"/>
          <w:sz w:val="20"/>
          <w:szCs w:val="20"/>
        </w:rPr>
        <w:t>of</w:t>
      </w:r>
      <w:r>
        <w:rPr>
          <w:rFonts w:ascii="Times New Roman" w:hAnsi="Times New Roman"/>
          <w:color w:val="191919"/>
          <w:spacing w:val="5"/>
          <w:sz w:val="20"/>
          <w:szCs w:val="20"/>
        </w:rPr>
        <w:t xml:space="preserve"> </w:t>
      </w:r>
      <w:r>
        <w:rPr>
          <w:rFonts w:ascii="Times New Roman" w:hAnsi="Times New Roman"/>
          <w:color w:val="191919"/>
          <w:sz w:val="20"/>
          <w:szCs w:val="20"/>
        </w:rPr>
        <w:t>the</w:t>
      </w:r>
      <w:r>
        <w:rPr>
          <w:rFonts w:ascii="Times New Roman" w:hAnsi="Times New Roman"/>
          <w:color w:val="191919"/>
          <w:spacing w:val="5"/>
          <w:sz w:val="20"/>
          <w:szCs w:val="20"/>
        </w:rPr>
        <w:t xml:space="preserve"> </w:t>
      </w:r>
      <w:r>
        <w:rPr>
          <w:rFonts w:ascii="Times New Roman" w:hAnsi="Times New Roman"/>
          <w:color w:val="191919"/>
          <w:sz w:val="20"/>
          <w:szCs w:val="20"/>
        </w:rPr>
        <w:t>students</w:t>
      </w:r>
      <w:r>
        <w:rPr>
          <w:rFonts w:ascii="Times New Roman" w:hAnsi="Times New Roman"/>
          <w:color w:val="191919"/>
          <w:spacing w:val="5"/>
          <w:sz w:val="20"/>
          <w:szCs w:val="20"/>
        </w:rPr>
        <w:t xml:space="preserve"> </w:t>
      </w:r>
      <w:r>
        <w:rPr>
          <w:rFonts w:ascii="Times New Roman" w:hAnsi="Times New Roman"/>
          <w:color w:val="191919"/>
          <w:sz w:val="20"/>
          <w:szCs w:val="20"/>
        </w:rPr>
        <w:t>and faculty</w:t>
      </w:r>
      <w:r>
        <w:rPr>
          <w:rFonts w:ascii="Times New Roman" w:hAnsi="Times New Roman"/>
          <w:color w:val="191919"/>
          <w:spacing w:val="4"/>
          <w:sz w:val="20"/>
          <w:szCs w:val="20"/>
        </w:rPr>
        <w:t xml:space="preserve"> </w:t>
      </w:r>
      <w:r>
        <w:rPr>
          <w:rFonts w:ascii="Times New Roman" w:hAnsi="Times New Roman"/>
          <w:color w:val="191919"/>
          <w:sz w:val="20"/>
          <w:szCs w:val="20"/>
        </w:rPr>
        <w:t>in</w:t>
      </w:r>
      <w:r>
        <w:rPr>
          <w:rFonts w:ascii="Times New Roman" w:hAnsi="Times New Roman"/>
          <w:color w:val="191919"/>
          <w:spacing w:val="4"/>
          <w:sz w:val="20"/>
          <w:szCs w:val="20"/>
        </w:rPr>
        <w:t xml:space="preserve"> </w:t>
      </w:r>
      <w:r>
        <w:rPr>
          <w:rFonts w:ascii="Times New Roman" w:hAnsi="Times New Roman"/>
          <w:color w:val="191919"/>
          <w:sz w:val="20"/>
          <w:szCs w:val="20"/>
        </w:rPr>
        <w:t>o</w:t>
      </w:r>
      <w:r>
        <w:rPr>
          <w:rFonts w:ascii="Times New Roman" w:hAnsi="Times New Roman"/>
          <w:color w:val="191919"/>
          <w:spacing w:val="-4"/>
          <w:sz w:val="20"/>
          <w:szCs w:val="20"/>
        </w:rPr>
        <w:t>r</w:t>
      </w:r>
      <w:r>
        <w:rPr>
          <w:rFonts w:ascii="Times New Roman" w:hAnsi="Times New Roman"/>
          <w:color w:val="191919"/>
          <w:sz w:val="20"/>
          <w:szCs w:val="20"/>
        </w:rPr>
        <w:t>ganic</w:t>
      </w:r>
      <w:r>
        <w:rPr>
          <w:rFonts w:ascii="Times New Roman" w:hAnsi="Times New Roman"/>
          <w:color w:val="191919"/>
          <w:spacing w:val="4"/>
          <w:sz w:val="20"/>
          <w:szCs w:val="20"/>
        </w:rPr>
        <w:t xml:space="preserve"> </w:t>
      </w:r>
      <w:r>
        <w:rPr>
          <w:rFonts w:ascii="Times New Roman" w:hAnsi="Times New Roman"/>
          <w:color w:val="191919"/>
          <w:sz w:val="20"/>
          <w:szCs w:val="20"/>
        </w:rPr>
        <w:t>chemistry</w:t>
      </w:r>
      <w:r>
        <w:rPr>
          <w:rFonts w:ascii="Times New Roman" w:hAnsi="Times New Roman"/>
          <w:color w:val="191919"/>
          <w:spacing w:val="4"/>
          <w:sz w:val="20"/>
          <w:szCs w:val="20"/>
        </w:rPr>
        <w:t xml:space="preserve"> </w:t>
      </w:r>
      <w:r>
        <w:rPr>
          <w:rFonts w:ascii="Times New Roman" w:hAnsi="Times New Roman"/>
          <w:color w:val="191919"/>
          <w:sz w:val="20"/>
          <w:szCs w:val="20"/>
        </w:rPr>
        <w:t>based</w:t>
      </w:r>
      <w:r>
        <w:rPr>
          <w:rFonts w:ascii="Times New Roman" w:hAnsi="Times New Roman"/>
          <w:color w:val="191919"/>
          <w:spacing w:val="4"/>
          <w:sz w:val="20"/>
          <w:szCs w:val="20"/>
        </w:rPr>
        <w:t xml:space="preserve"> </w:t>
      </w:r>
      <w:r>
        <w:rPr>
          <w:rFonts w:ascii="Times New Roman" w:hAnsi="Times New Roman"/>
          <w:color w:val="191919"/>
          <w:sz w:val="20"/>
          <w:szCs w:val="20"/>
        </w:rPr>
        <w:t>on</w:t>
      </w:r>
      <w:r>
        <w:rPr>
          <w:rFonts w:ascii="Times New Roman" w:hAnsi="Times New Roman"/>
          <w:color w:val="191919"/>
          <w:spacing w:val="4"/>
          <w:sz w:val="20"/>
          <w:szCs w:val="20"/>
        </w:rPr>
        <w:t xml:space="preserve"> </w:t>
      </w:r>
      <w:r>
        <w:rPr>
          <w:rFonts w:ascii="Times New Roman" w:hAnsi="Times New Roman"/>
          <w:color w:val="191919"/>
          <w:sz w:val="20"/>
          <w:szCs w:val="20"/>
        </w:rPr>
        <w:t>the</w:t>
      </w:r>
      <w:r>
        <w:rPr>
          <w:rFonts w:ascii="Times New Roman" w:hAnsi="Times New Roman"/>
          <w:color w:val="191919"/>
          <w:spacing w:val="4"/>
          <w:sz w:val="20"/>
          <w:szCs w:val="20"/>
        </w:rPr>
        <w:t xml:space="preserve"> </w:t>
      </w:r>
      <w:r>
        <w:rPr>
          <w:rFonts w:ascii="Times New Roman" w:hAnsi="Times New Roman"/>
          <w:color w:val="191919"/>
          <w:sz w:val="20"/>
          <w:szCs w:val="20"/>
        </w:rPr>
        <w:t>needs</w:t>
      </w:r>
      <w:r>
        <w:rPr>
          <w:rFonts w:ascii="Times New Roman" w:hAnsi="Times New Roman"/>
          <w:color w:val="191919"/>
          <w:spacing w:val="4"/>
          <w:sz w:val="20"/>
          <w:szCs w:val="20"/>
        </w:rPr>
        <w:t xml:space="preserve"> </w:t>
      </w:r>
      <w:r>
        <w:rPr>
          <w:rFonts w:ascii="Times New Roman" w:hAnsi="Times New Roman"/>
          <w:color w:val="191919"/>
          <w:sz w:val="20"/>
          <w:szCs w:val="20"/>
        </w:rPr>
        <w:t>of</w:t>
      </w:r>
      <w:r>
        <w:rPr>
          <w:rFonts w:ascii="Times New Roman" w:hAnsi="Times New Roman"/>
          <w:color w:val="191919"/>
          <w:spacing w:val="4"/>
          <w:sz w:val="20"/>
          <w:szCs w:val="20"/>
        </w:rPr>
        <w:t xml:space="preserve"> </w:t>
      </w:r>
      <w:r>
        <w:rPr>
          <w:rFonts w:ascii="Times New Roman" w:hAnsi="Times New Roman"/>
          <w:color w:val="191919"/>
          <w:sz w:val="20"/>
          <w:szCs w:val="20"/>
        </w:rPr>
        <w:t>the</w:t>
      </w:r>
      <w:r>
        <w:rPr>
          <w:rFonts w:ascii="Times New Roman" w:hAnsi="Times New Roman"/>
          <w:color w:val="191919"/>
          <w:spacing w:val="4"/>
          <w:sz w:val="20"/>
          <w:szCs w:val="20"/>
        </w:rPr>
        <w:t xml:space="preserve"> </w:t>
      </w:r>
      <w:r>
        <w:rPr>
          <w:rFonts w:ascii="Times New Roman" w:hAnsi="Times New Roman"/>
          <w:color w:val="191919"/>
          <w:sz w:val="20"/>
          <w:szCs w:val="20"/>
        </w:rPr>
        <w:t>course</w:t>
      </w:r>
      <w:r>
        <w:rPr>
          <w:rFonts w:ascii="Times New Roman" w:hAnsi="Times New Roman"/>
          <w:color w:val="191919"/>
          <w:spacing w:val="4"/>
          <w:sz w:val="20"/>
          <w:szCs w:val="20"/>
        </w:rPr>
        <w:t xml:space="preserve"> </w:t>
      </w:r>
      <w:r>
        <w:rPr>
          <w:rFonts w:ascii="Times New Roman" w:hAnsi="Times New Roman"/>
          <w:color w:val="191919"/>
          <w:sz w:val="20"/>
          <w:szCs w:val="20"/>
        </w:rPr>
        <w:t>participants.</w:t>
      </w:r>
      <w:r>
        <w:rPr>
          <w:rFonts w:ascii="Times New Roman" w:hAnsi="Times New Roman"/>
          <w:color w:val="191919"/>
          <w:spacing w:val="1"/>
          <w:sz w:val="20"/>
          <w:szCs w:val="20"/>
        </w:rPr>
        <w:t xml:space="preserve"> </w:t>
      </w:r>
      <w:r>
        <w:rPr>
          <w:rFonts w:ascii="Times New Roman" w:hAnsi="Times New Roman"/>
          <w:color w:val="191919"/>
          <w:spacing w:val="-14"/>
          <w:sz w:val="20"/>
          <w:szCs w:val="20"/>
        </w:rPr>
        <w:t>T</w:t>
      </w:r>
      <w:r>
        <w:rPr>
          <w:rFonts w:ascii="Times New Roman" w:hAnsi="Times New Roman"/>
          <w:color w:val="191919"/>
          <w:sz w:val="20"/>
          <w:szCs w:val="20"/>
        </w:rPr>
        <w:t>opics</w:t>
      </w:r>
      <w:r>
        <w:rPr>
          <w:rFonts w:ascii="Times New Roman" w:hAnsi="Times New Roman"/>
          <w:color w:val="191919"/>
          <w:spacing w:val="4"/>
          <w:sz w:val="20"/>
          <w:szCs w:val="20"/>
        </w:rPr>
        <w:t xml:space="preserve"> </w:t>
      </w:r>
      <w:r>
        <w:rPr>
          <w:rFonts w:ascii="Times New Roman" w:hAnsi="Times New Roman"/>
          <w:color w:val="191919"/>
          <w:sz w:val="20"/>
          <w:szCs w:val="20"/>
        </w:rPr>
        <w:t>that</w:t>
      </w:r>
      <w:r>
        <w:rPr>
          <w:rFonts w:ascii="Times New Roman" w:hAnsi="Times New Roman"/>
          <w:color w:val="191919"/>
          <w:spacing w:val="4"/>
          <w:sz w:val="20"/>
          <w:szCs w:val="20"/>
        </w:rPr>
        <w:t xml:space="preserve"> </w:t>
      </w:r>
      <w:r>
        <w:rPr>
          <w:rFonts w:ascii="Times New Roman" w:hAnsi="Times New Roman"/>
          <w:color w:val="191919"/>
          <w:sz w:val="20"/>
          <w:szCs w:val="20"/>
        </w:rPr>
        <w:t>may</w:t>
      </w:r>
      <w:r>
        <w:rPr>
          <w:rFonts w:ascii="Times New Roman" w:hAnsi="Times New Roman"/>
          <w:color w:val="191919"/>
          <w:spacing w:val="4"/>
          <w:sz w:val="20"/>
          <w:szCs w:val="20"/>
        </w:rPr>
        <w:t xml:space="preserve"> </w:t>
      </w:r>
      <w:r>
        <w:rPr>
          <w:rFonts w:ascii="Times New Roman" w:hAnsi="Times New Roman"/>
          <w:color w:val="191919"/>
          <w:sz w:val="20"/>
          <w:szCs w:val="20"/>
        </w:rPr>
        <w:t>be considered are stereo isomerism, heterocytes, alkaloids, o</w:t>
      </w:r>
      <w:r>
        <w:rPr>
          <w:rFonts w:ascii="Times New Roman" w:hAnsi="Times New Roman"/>
          <w:color w:val="191919"/>
          <w:spacing w:val="-4"/>
          <w:sz w:val="20"/>
          <w:szCs w:val="20"/>
        </w:rPr>
        <w:t>r</w:t>
      </w:r>
      <w:r>
        <w:rPr>
          <w:rFonts w:ascii="Times New Roman" w:hAnsi="Times New Roman"/>
          <w:color w:val="191919"/>
          <w:sz w:val="20"/>
          <w:szCs w:val="20"/>
        </w:rPr>
        <w:t>ganic mechanisms and structure-ac- tivity relationships.</w:t>
      </w:r>
    </w:p>
    <w:p w:rsidR="00F42301" w:rsidRDefault="00F42301" w:rsidP="00721764">
      <w:pPr>
        <w:widowControl w:val="0"/>
        <w:autoSpaceDE w:val="0"/>
        <w:autoSpaceDN w:val="0"/>
        <w:adjustRightInd w:val="0"/>
        <w:spacing w:after="0" w:line="226" w:lineRule="exact"/>
        <w:ind w:left="1938"/>
        <w:rPr>
          <w:rFonts w:ascii="Times New Roman" w:hAnsi="Times New Roman"/>
          <w:color w:val="000000"/>
          <w:sz w:val="20"/>
          <w:szCs w:val="20"/>
        </w:rPr>
      </w:pPr>
      <w:r>
        <w:rPr>
          <w:rFonts w:ascii="Times New Roman" w:hAnsi="Times New Roman"/>
          <w:b/>
          <w:bCs/>
          <w:color w:val="191919"/>
          <w:sz w:val="20"/>
          <w:szCs w:val="20"/>
        </w:rPr>
        <w:t>PHYS</w:t>
      </w:r>
      <w:r>
        <w:rPr>
          <w:rFonts w:ascii="Times New Roman" w:hAnsi="Times New Roman"/>
          <w:b/>
          <w:bCs/>
          <w:color w:val="191919"/>
          <w:spacing w:val="-8"/>
          <w:sz w:val="20"/>
          <w:szCs w:val="20"/>
        </w:rPr>
        <w:t xml:space="preserve"> </w:t>
      </w:r>
      <w:r>
        <w:rPr>
          <w:rFonts w:ascii="Times New Roman" w:hAnsi="Times New Roman"/>
          <w:b/>
          <w:bCs/>
          <w:color w:val="191919"/>
          <w:sz w:val="20"/>
          <w:szCs w:val="20"/>
        </w:rPr>
        <w:t>5500</w:t>
      </w:r>
      <w:r>
        <w:rPr>
          <w:rFonts w:ascii="Times New Roman" w:hAnsi="Times New Roman"/>
          <w:b/>
          <w:bCs/>
          <w:color w:val="191919"/>
          <w:spacing w:val="-8"/>
          <w:sz w:val="20"/>
          <w:szCs w:val="20"/>
        </w:rPr>
        <w:t xml:space="preserve"> </w:t>
      </w:r>
      <w:r>
        <w:rPr>
          <w:rFonts w:ascii="Times New Roman" w:hAnsi="Times New Roman"/>
          <w:b/>
          <w:bCs/>
          <w:color w:val="191919"/>
          <w:sz w:val="20"/>
          <w:szCs w:val="20"/>
        </w:rPr>
        <w:t>-</w:t>
      </w:r>
      <w:r>
        <w:rPr>
          <w:rFonts w:ascii="Times New Roman" w:hAnsi="Times New Roman"/>
          <w:b/>
          <w:bCs/>
          <w:color w:val="191919"/>
          <w:spacing w:val="-8"/>
          <w:sz w:val="20"/>
          <w:szCs w:val="20"/>
        </w:rPr>
        <w:t xml:space="preserve"> </w:t>
      </w:r>
      <w:r>
        <w:rPr>
          <w:rFonts w:ascii="Times New Roman" w:hAnsi="Times New Roman"/>
          <w:b/>
          <w:bCs/>
          <w:color w:val="191919"/>
          <w:sz w:val="20"/>
          <w:szCs w:val="20"/>
        </w:rPr>
        <w:t>Earth</w:t>
      </w:r>
      <w:r>
        <w:rPr>
          <w:rFonts w:ascii="Times New Roman" w:hAnsi="Times New Roman"/>
          <w:b/>
          <w:bCs/>
          <w:color w:val="191919"/>
          <w:spacing w:val="-8"/>
          <w:sz w:val="20"/>
          <w:szCs w:val="20"/>
        </w:rPr>
        <w:t xml:space="preserve"> </w:t>
      </w:r>
      <w:r>
        <w:rPr>
          <w:rFonts w:ascii="Times New Roman" w:hAnsi="Times New Roman"/>
          <w:b/>
          <w:bCs/>
          <w:color w:val="191919"/>
          <w:sz w:val="20"/>
          <w:szCs w:val="20"/>
        </w:rPr>
        <w:t>science.....................................................................................................</w:t>
      </w:r>
      <w:r>
        <w:rPr>
          <w:rFonts w:ascii="Times New Roman" w:hAnsi="Times New Roman"/>
          <w:b/>
          <w:bCs/>
          <w:color w:val="191919"/>
          <w:spacing w:val="-1"/>
          <w:sz w:val="20"/>
          <w:szCs w:val="20"/>
        </w:rPr>
        <w:t>.</w:t>
      </w:r>
      <w:r>
        <w:rPr>
          <w:rFonts w:ascii="Times New Roman" w:hAnsi="Times New Roman"/>
          <w:b/>
          <w:bCs/>
          <w:color w:val="191919"/>
          <w:sz w:val="20"/>
          <w:szCs w:val="20"/>
        </w:rPr>
        <w:t>.3(3-0)</w:t>
      </w:r>
    </w:p>
    <w:p w:rsidR="00F42301" w:rsidRDefault="00F42301" w:rsidP="00721764">
      <w:pPr>
        <w:widowControl w:val="0"/>
        <w:autoSpaceDE w:val="0"/>
        <w:autoSpaceDN w:val="0"/>
        <w:adjustRightInd w:val="0"/>
        <w:spacing w:before="13" w:after="0" w:line="250" w:lineRule="auto"/>
        <w:ind w:left="2298" w:right="851"/>
        <w:jc w:val="both"/>
        <w:rPr>
          <w:rFonts w:ascii="Times New Roman" w:hAnsi="Times New Roman"/>
          <w:color w:val="000000"/>
          <w:sz w:val="20"/>
          <w:szCs w:val="20"/>
        </w:rPr>
      </w:pPr>
      <w:r>
        <w:rPr>
          <w:rFonts w:ascii="Times New Roman" w:hAnsi="Times New Roman"/>
          <w:color w:val="191919"/>
          <w:spacing w:val="1"/>
          <w:sz w:val="20"/>
          <w:szCs w:val="20"/>
        </w:rPr>
        <w:t>Exploratio</w:t>
      </w:r>
      <w:r>
        <w:rPr>
          <w:rFonts w:ascii="Times New Roman" w:hAnsi="Times New Roman"/>
          <w:color w:val="191919"/>
          <w:sz w:val="20"/>
          <w:szCs w:val="20"/>
        </w:rPr>
        <w:t xml:space="preserve">n </w:t>
      </w:r>
      <w:r>
        <w:rPr>
          <w:rFonts w:ascii="Times New Roman" w:hAnsi="Times New Roman"/>
          <w:color w:val="191919"/>
          <w:spacing w:val="1"/>
          <w:sz w:val="20"/>
          <w:szCs w:val="20"/>
        </w:rPr>
        <w:t>o</w:t>
      </w:r>
      <w:r>
        <w:rPr>
          <w:rFonts w:ascii="Times New Roman" w:hAnsi="Times New Roman"/>
          <w:color w:val="191919"/>
          <w:sz w:val="20"/>
          <w:szCs w:val="20"/>
        </w:rPr>
        <w:t xml:space="preserve">f </w:t>
      </w:r>
      <w:r>
        <w:rPr>
          <w:rFonts w:ascii="Times New Roman" w:hAnsi="Times New Roman"/>
          <w:color w:val="191919"/>
          <w:spacing w:val="1"/>
          <w:sz w:val="20"/>
          <w:szCs w:val="20"/>
        </w:rPr>
        <w:t>basi</w:t>
      </w:r>
      <w:r>
        <w:rPr>
          <w:rFonts w:ascii="Times New Roman" w:hAnsi="Times New Roman"/>
          <w:color w:val="191919"/>
          <w:sz w:val="20"/>
          <w:szCs w:val="20"/>
        </w:rPr>
        <w:t xml:space="preserve">c </w:t>
      </w:r>
      <w:r>
        <w:rPr>
          <w:rFonts w:ascii="Times New Roman" w:hAnsi="Times New Roman"/>
          <w:color w:val="191919"/>
          <w:spacing w:val="1"/>
          <w:sz w:val="20"/>
          <w:szCs w:val="20"/>
        </w:rPr>
        <w:t>concept</w:t>
      </w:r>
      <w:r>
        <w:rPr>
          <w:rFonts w:ascii="Times New Roman" w:hAnsi="Times New Roman"/>
          <w:color w:val="191919"/>
          <w:sz w:val="20"/>
          <w:szCs w:val="20"/>
        </w:rPr>
        <w:t xml:space="preserve">s </w:t>
      </w:r>
      <w:r>
        <w:rPr>
          <w:rFonts w:ascii="Times New Roman" w:hAnsi="Times New Roman"/>
          <w:color w:val="191919"/>
          <w:spacing w:val="1"/>
          <w:sz w:val="20"/>
          <w:szCs w:val="20"/>
        </w:rPr>
        <w:t>an</w:t>
      </w:r>
      <w:r>
        <w:rPr>
          <w:rFonts w:ascii="Times New Roman" w:hAnsi="Times New Roman"/>
          <w:color w:val="191919"/>
          <w:sz w:val="20"/>
          <w:szCs w:val="20"/>
        </w:rPr>
        <w:t xml:space="preserve">d </w:t>
      </w:r>
      <w:r>
        <w:rPr>
          <w:rFonts w:ascii="Times New Roman" w:hAnsi="Times New Roman"/>
          <w:color w:val="191919"/>
          <w:spacing w:val="1"/>
          <w:sz w:val="20"/>
          <w:szCs w:val="20"/>
        </w:rPr>
        <w:t>processe</w:t>
      </w:r>
      <w:r>
        <w:rPr>
          <w:rFonts w:ascii="Times New Roman" w:hAnsi="Times New Roman"/>
          <w:color w:val="191919"/>
          <w:sz w:val="20"/>
          <w:szCs w:val="20"/>
        </w:rPr>
        <w:t xml:space="preserve">s </w:t>
      </w:r>
      <w:r>
        <w:rPr>
          <w:rFonts w:ascii="Times New Roman" w:hAnsi="Times New Roman"/>
          <w:color w:val="191919"/>
          <w:spacing w:val="1"/>
          <w:sz w:val="20"/>
          <w:szCs w:val="20"/>
        </w:rPr>
        <w:t>i</w:t>
      </w:r>
      <w:r>
        <w:rPr>
          <w:rFonts w:ascii="Times New Roman" w:hAnsi="Times New Roman"/>
          <w:color w:val="191919"/>
          <w:sz w:val="20"/>
          <w:szCs w:val="20"/>
        </w:rPr>
        <w:t xml:space="preserve">n </w:t>
      </w:r>
      <w:r>
        <w:rPr>
          <w:rFonts w:ascii="Times New Roman" w:hAnsi="Times New Roman"/>
          <w:color w:val="191919"/>
          <w:spacing w:val="1"/>
          <w:sz w:val="20"/>
          <w:szCs w:val="20"/>
        </w:rPr>
        <w:t>th</w:t>
      </w:r>
      <w:r>
        <w:rPr>
          <w:rFonts w:ascii="Times New Roman" w:hAnsi="Times New Roman"/>
          <w:color w:val="191919"/>
          <w:sz w:val="20"/>
          <w:szCs w:val="20"/>
        </w:rPr>
        <w:t xml:space="preserve">e </w:t>
      </w:r>
      <w:r>
        <w:rPr>
          <w:rFonts w:ascii="Times New Roman" w:hAnsi="Times New Roman"/>
          <w:color w:val="191919"/>
          <w:spacing w:val="1"/>
          <w:sz w:val="20"/>
          <w:szCs w:val="20"/>
        </w:rPr>
        <w:t>eart</w:t>
      </w:r>
      <w:r>
        <w:rPr>
          <w:rFonts w:ascii="Times New Roman" w:hAnsi="Times New Roman"/>
          <w:color w:val="191919"/>
          <w:sz w:val="20"/>
          <w:szCs w:val="20"/>
        </w:rPr>
        <w:t xml:space="preserve">h </w:t>
      </w:r>
      <w:r>
        <w:rPr>
          <w:rFonts w:ascii="Times New Roman" w:hAnsi="Times New Roman"/>
          <w:color w:val="191919"/>
          <w:spacing w:val="1"/>
          <w:sz w:val="20"/>
          <w:szCs w:val="20"/>
        </w:rPr>
        <w:t>sciences</w:t>
      </w:r>
      <w:r>
        <w:rPr>
          <w:rFonts w:ascii="Times New Roman" w:hAnsi="Times New Roman"/>
          <w:color w:val="191919"/>
          <w:sz w:val="20"/>
          <w:szCs w:val="20"/>
        </w:rPr>
        <w:t xml:space="preserve">. </w:t>
      </w:r>
      <w:r>
        <w:rPr>
          <w:rFonts w:ascii="Times New Roman" w:hAnsi="Times New Roman"/>
          <w:color w:val="191919"/>
          <w:spacing w:val="1"/>
          <w:sz w:val="20"/>
          <w:szCs w:val="20"/>
        </w:rPr>
        <w:t>Conten</w:t>
      </w:r>
      <w:r>
        <w:rPr>
          <w:rFonts w:ascii="Times New Roman" w:hAnsi="Times New Roman"/>
          <w:color w:val="191919"/>
          <w:sz w:val="20"/>
          <w:szCs w:val="20"/>
        </w:rPr>
        <w:t xml:space="preserve">t </w:t>
      </w:r>
      <w:r>
        <w:rPr>
          <w:rFonts w:ascii="Times New Roman" w:hAnsi="Times New Roman"/>
          <w:color w:val="191919"/>
          <w:spacing w:val="1"/>
          <w:sz w:val="20"/>
          <w:szCs w:val="20"/>
        </w:rPr>
        <w:t>area</w:t>
      </w:r>
      <w:r>
        <w:rPr>
          <w:rFonts w:ascii="Times New Roman" w:hAnsi="Times New Roman"/>
          <w:color w:val="191919"/>
          <w:sz w:val="20"/>
          <w:szCs w:val="20"/>
        </w:rPr>
        <w:t xml:space="preserve">s </w:t>
      </w:r>
      <w:r>
        <w:rPr>
          <w:rFonts w:ascii="Times New Roman" w:hAnsi="Times New Roman"/>
          <w:color w:val="191919"/>
          <w:spacing w:val="1"/>
          <w:sz w:val="20"/>
          <w:szCs w:val="20"/>
        </w:rPr>
        <w:t>includ</w:t>
      </w:r>
      <w:r>
        <w:rPr>
          <w:rFonts w:ascii="Times New Roman" w:hAnsi="Times New Roman"/>
          <w:color w:val="191919"/>
          <w:sz w:val="20"/>
          <w:szCs w:val="20"/>
        </w:rPr>
        <w:t xml:space="preserve">e </w:t>
      </w:r>
      <w:r>
        <w:rPr>
          <w:rFonts w:ascii="Times New Roman" w:hAnsi="Times New Roman"/>
          <w:color w:val="191919"/>
          <w:spacing w:val="1"/>
          <w:sz w:val="20"/>
          <w:szCs w:val="20"/>
        </w:rPr>
        <w:t xml:space="preserve">as- </w:t>
      </w:r>
      <w:r>
        <w:rPr>
          <w:rFonts w:ascii="Times New Roman" w:hAnsi="Times New Roman"/>
          <w:color w:val="191919"/>
          <w:sz w:val="20"/>
          <w:szCs w:val="20"/>
        </w:rPr>
        <w:t>tronom</w:t>
      </w:r>
      <w:r>
        <w:rPr>
          <w:rFonts w:ascii="Times New Roman" w:hAnsi="Times New Roman"/>
          <w:color w:val="191919"/>
          <w:spacing w:val="-13"/>
          <w:sz w:val="20"/>
          <w:szCs w:val="20"/>
        </w:rPr>
        <w:t>y</w:t>
      </w:r>
      <w:r>
        <w:rPr>
          <w:rFonts w:ascii="Times New Roman" w:hAnsi="Times New Roman"/>
          <w:color w:val="191919"/>
          <w:sz w:val="20"/>
          <w:szCs w:val="20"/>
        </w:rPr>
        <w:t>,</w:t>
      </w:r>
      <w:r>
        <w:rPr>
          <w:rFonts w:ascii="Times New Roman" w:hAnsi="Times New Roman"/>
          <w:color w:val="191919"/>
          <w:spacing w:val="-2"/>
          <w:sz w:val="20"/>
          <w:szCs w:val="20"/>
        </w:rPr>
        <w:t xml:space="preserve"> </w:t>
      </w:r>
      <w:r>
        <w:rPr>
          <w:rFonts w:ascii="Times New Roman" w:hAnsi="Times New Roman"/>
          <w:color w:val="191919"/>
          <w:sz w:val="20"/>
          <w:szCs w:val="20"/>
        </w:rPr>
        <w:t>geology</w:t>
      </w:r>
      <w:r>
        <w:rPr>
          <w:rFonts w:ascii="Times New Roman" w:hAnsi="Times New Roman"/>
          <w:color w:val="191919"/>
          <w:spacing w:val="-2"/>
          <w:sz w:val="20"/>
          <w:szCs w:val="20"/>
        </w:rPr>
        <w:t xml:space="preserve"> </w:t>
      </w:r>
      <w:r>
        <w:rPr>
          <w:rFonts w:ascii="Times New Roman" w:hAnsi="Times New Roman"/>
          <w:color w:val="191919"/>
          <w:sz w:val="20"/>
          <w:szCs w:val="20"/>
        </w:rPr>
        <w:t>and</w:t>
      </w:r>
      <w:r>
        <w:rPr>
          <w:rFonts w:ascii="Times New Roman" w:hAnsi="Times New Roman"/>
          <w:color w:val="191919"/>
          <w:spacing w:val="-2"/>
          <w:sz w:val="20"/>
          <w:szCs w:val="20"/>
        </w:rPr>
        <w:t xml:space="preserve"> </w:t>
      </w:r>
      <w:r>
        <w:rPr>
          <w:rFonts w:ascii="Times New Roman" w:hAnsi="Times New Roman"/>
          <w:color w:val="191919"/>
          <w:sz w:val="20"/>
          <w:szCs w:val="20"/>
        </w:rPr>
        <w:t>meteorolog</w:t>
      </w:r>
      <w:r>
        <w:rPr>
          <w:rFonts w:ascii="Times New Roman" w:hAnsi="Times New Roman"/>
          <w:color w:val="191919"/>
          <w:spacing w:val="-13"/>
          <w:sz w:val="20"/>
          <w:szCs w:val="20"/>
        </w:rPr>
        <w:t>y</w:t>
      </w:r>
      <w:r>
        <w:rPr>
          <w:rFonts w:ascii="Times New Roman" w:hAnsi="Times New Roman"/>
          <w:color w:val="191919"/>
          <w:sz w:val="20"/>
          <w:szCs w:val="20"/>
        </w:rPr>
        <w:t>.</w:t>
      </w:r>
      <w:r>
        <w:rPr>
          <w:rFonts w:ascii="Times New Roman" w:hAnsi="Times New Roman"/>
          <w:color w:val="191919"/>
          <w:spacing w:val="-2"/>
          <w:sz w:val="20"/>
          <w:szCs w:val="20"/>
        </w:rPr>
        <w:t xml:space="preserve"> </w:t>
      </w:r>
      <w:r>
        <w:rPr>
          <w:rFonts w:ascii="Times New Roman" w:hAnsi="Times New Roman"/>
          <w:color w:val="191919"/>
          <w:sz w:val="20"/>
          <w:szCs w:val="20"/>
        </w:rPr>
        <w:t>Strategies</w:t>
      </w:r>
      <w:r>
        <w:rPr>
          <w:rFonts w:ascii="Times New Roman" w:hAnsi="Times New Roman"/>
          <w:color w:val="191919"/>
          <w:spacing w:val="-2"/>
          <w:sz w:val="20"/>
          <w:szCs w:val="20"/>
        </w:rPr>
        <w:t xml:space="preserve"> </w:t>
      </w:r>
      <w:r>
        <w:rPr>
          <w:rFonts w:ascii="Times New Roman" w:hAnsi="Times New Roman"/>
          <w:color w:val="191919"/>
          <w:sz w:val="20"/>
          <w:szCs w:val="20"/>
        </w:rPr>
        <w:t>of</w:t>
      </w:r>
      <w:r>
        <w:rPr>
          <w:rFonts w:ascii="Times New Roman" w:hAnsi="Times New Roman"/>
          <w:color w:val="191919"/>
          <w:spacing w:val="-2"/>
          <w:sz w:val="20"/>
          <w:szCs w:val="20"/>
        </w:rPr>
        <w:t xml:space="preserve"> </w:t>
      </w:r>
      <w:r>
        <w:rPr>
          <w:rFonts w:ascii="Times New Roman" w:hAnsi="Times New Roman"/>
          <w:color w:val="191919"/>
          <w:sz w:val="20"/>
          <w:szCs w:val="20"/>
        </w:rPr>
        <w:t>teaching</w:t>
      </w:r>
      <w:r>
        <w:rPr>
          <w:rFonts w:ascii="Times New Roman" w:hAnsi="Times New Roman"/>
          <w:color w:val="191919"/>
          <w:spacing w:val="-2"/>
          <w:sz w:val="20"/>
          <w:szCs w:val="20"/>
        </w:rPr>
        <w:t xml:space="preserve"> </w:t>
      </w:r>
      <w:r>
        <w:rPr>
          <w:rFonts w:ascii="Times New Roman" w:hAnsi="Times New Roman"/>
          <w:color w:val="191919"/>
          <w:sz w:val="20"/>
          <w:szCs w:val="20"/>
        </w:rPr>
        <w:t>earth</w:t>
      </w:r>
      <w:r>
        <w:rPr>
          <w:rFonts w:ascii="Times New Roman" w:hAnsi="Times New Roman"/>
          <w:color w:val="191919"/>
          <w:spacing w:val="-2"/>
          <w:sz w:val="20"/>
          <w:szCs w:val="20"/>
        </w:rPr>
        <w:t xml:space="preserve"> </w:t>
      </w:r>
      <w:r>
        <w:rPr>
          <w:rFonts w:ascii="Times New Roman" w:hAnsi="Times New Roman"/>
          <w:color w:val="191919"/>
          <w:sz w:val="20"/>
          <w:szCs w:val="20"/>
        </w:rPr>
        <w:t>science</w:t>
      </w:r>
      <w:r>
        <w:rPr>
          <w:rFonts w:ascii="Times New Roman" w:hAnsi="Times New Roman"/>
          <w:color w:val="191919"/>
          <w:spacing w:val="-2"/>
          <w:sz w:val="20"/>
          <w:szCs w:val="20"/>
        </w:rPr>
        <w:t xml:space="preserve"> </w:t>
      </w:r>
      <w:r>
        <w:rPr>
          <w:rFonts w:ascii="Times New Roman" w:hAnsi="Times New Roman"/>
          <w:color w:val="191919"/>
          <w:sz w:val="20"/>
          <w:szCs w:val="20"/>
        </w:rPr>
        <w:t>in</w:t>
      </w:r>
      <w:r>
        <w:rPr>
          <w:rFonts w:ascii="Times New Roman" w:hAnsi="Times New Roman"/>
          <w:color w:val="191919"/>
          <w:spacing w:val="-2"/>
          <w:sz w:val="20"/>
          <w:szCs w:val="20"/>
        </w:rPr>
        <w:t xml:space="preserve"> </w:t>
      </w:r>
      <w:r>
        <w:rPr>
          <w:rFonts w:ascii="Times New Roman" w:hAnsi="Times New Roman"/>
          <w:color w:val="191919"/>
          <w:sz w:val="20"/>
          <w:szCs w:val="20"/>
        </w:rPr>
        <w:t>the</w:t>
      </w:r>
      <w:r>
        <w:rPr>
          <w:rFonts w:ascii="Times New Roman" w:hAnsi="Times New Roman"/>
          <w:color w:val="191919"/>
          <w:spacing w:val="-2"/>
          <w:sz w:val="20"/>
          <w:szCs w:val="20"/>
        </w:rPr>
        <w:t xml:space="preserve"> </w:t>
      </w:r>
      <w:r>
        <w:rPr>
          <w:rFonts w:ascii="Times New Roman" w:hAnsi="Times New Roman"/>
          <w:color w:val="191919"/>
          <w:sz w:val="20"/>
          <w:szCs w:val="20"/>
        </w:rPr>
        <w:t>middle</w:t>
      </w:r>
      <w:r>
        <w:rPr>
          <w:rFonts w:ascii="Times New Roman" w:hAnsi="Times New Roman"/>
          <w:color w:val="191919"/>
          <w:spacing w:val="-2"/>
          <w:sz w:val="20"/>
          <w:szCs w:val="20"/>
        </w:rPr>
        <w:t xml:space="preserve"> </w:t>
      </w:r>
      <w:r>
        <w:rPr>
          <w:rFonts w:ascii="Times New Roman" w:hAnsi="Times New Roman"/>
          <w:color w:val="191919"/>
          <w:sz w:val="20"/>
          <w:szCs w:val="20"/>
        </w:rPr>
        <w:t>and</w:t>
      </w:r>
      <w:r>
        <w:rPr>
          <w:rFonts w:ascii="Times New Roman" w:hAnsi="Times New Roman"/>
          <w:color w:val="191919"/>
          <w:spacing w:val="-2"/>
          <w:sz w:val="20"/>
          <w:szCs w:val="20"/>
        </w:rPr>
        <w:t xml:space="preserve"> </w:t>
      </w:r>
      <w:r>
        <w:rPr>
          <w:rFonts w:ascii="Times New Roman" w:hAnsi="Times New Roman"/>
          <w:color w:val="191919"/>
          <w:sz w:val="20"/>
          <w:szCs w:val="20"/>
        </w:rPr>
        <w:t>high schools will also be explored.</w:t>
      </w:r>
    </w:p>
    <w:p w:rsidR="00F42301" w:rsidRDefault="00F42301" w:rsidP="00721764">
      <w:pPr>
        <w:widowControl w:val="0"/>
        <w:autoSpaceDE w:val="0"/>
        <w:autoSpaceDN w:val="0"/>
        <w:adjustRightInd w:val="0"/>
        <w:spacing w:after="0" w:line="227" w:lineRule="exact"/>
        <w:ind w:left="1938"/>
        <w:rPr>
          <w:rFonts w:ascii="Times New Roman" w:hAnsi="Times New Roman"/>
          <w:color w:val="000000"/>
          <w:sz w:val="20"/>
          <w:szCs w:val="20"/>
        </w:rPr>
      </w:pPr>
      <w:r>
        <w:rPr>
          <w:rFonts w:ascii="Times New Roman" w:hAnsi="Times New Roman"/>
          <w:b/>
          <w:bCs/>
          <w:color w:val="191919"/>
          <w:sz w:val="20"/>
          <w:szCs w:val="20"/>
        </w:rPr>
        <w:t>PHYS</w:t>
      </w:r>
      <w:r>
        <w:rPr>
          <w:rFonts w:ascii="Times New Roman" w:hAnsi="Times New Roman"/>
          <w:b/>
          <w:bCs/>
          <w:color w:val="191919"/>
          <w:spacing w:val="-5"/>
          <w:sz w:val="20"/>
          <w:szCs w:val="20"/>
        </w:rPr>
        <w:t xml:space="preserve"> </w:t>
      </w:r>
      <w:r>
        <w:rPr>
          <w:rFonts w:ascii="Times New Roman" w:hAnsi="Times New Roman"/>
          <w:b/>
          <w:bCs/>
          <w:color w:val="191919"/>
          <w:sz w:val="20"/>
          <w:szCs w:val="20"/>
        </w:rPr>
        <w:t>5501</w:t>
      </w:r>
      <w:r>
        <w:rPr>
          <w:rFonts w:ascii="Times New Roman" w:hAnsi="Times New Roman"/>
          <w:b/>
          <w:bCs/>
          <w:color w:val="191919"/>
          <w:spacing w:val="-5"/>
          <w:sz w:val="20"/>
          <w:szCs w:val="20"/>
        </w:rPr>
        <w:t xml:space="preserve"> </w:t>
      </w:r>
      <w:r>
        <w:rPr>
          <w:rFonts w:ascii="Times New Roman" w:hAnsi="Times New Roman"/>
          <w:b/>
          <w:bCs/>
          <w:color w:val="191919"/>
          <w:sz w:val="20"/>
          <w:szCs w:val="20"/>
        </w:rPr>
        <w:t>-</w:t>
      </w:r>
      <w:r>
        <w:rPr>
          <w:rFonts w:ascii="Times New Roman" w:hAnsi="Times New Roman"/>
          <w:b/>
          <w:bCs/>
          <w:color w:val="191919"/>
          <w:spacing w:val="-5"/>
          <w:sz w:val="20"/>
          <w:szCs w:val="20"/>
        </w:rPr>
        <w:t xml:space="preserve"> </w:t>
      </w:r>
      <w:r>
        <w:rPr>
          <w:rFonts w:ascii="Times New Roman" w:hAnsi="Times New Roman"/>
          <w:b/>
          <w:bCs/>
          <w:color w:val="191919"/>
          <w:sz w:val="20"/>
          <w:szCs w:val="20"/>
        </w:rPr>
        <w:t>Foundations</w:t>
      </w:r>
      <w:r>
        <w:rPr>
          <w:rFonts w:ascii="Times New Roman" w:hAnsi="Times New Roman"/>
          <w:b/>
          <w:bCs/>
          <w:color w:val="191919"/>
          <w:spacing w:val="-5"/>
          <w:sz w:val="20"/>
          <w:szCs w:val="20"/>
        </w:rPr>
        <w:t xml:space="preserve"> </w:t>
      </w:r>
      <w:r>
        <w:rPr>
          <w:rFonts w:ascii="Times New Roman" w:hAnsi="Times New Roman"/>
          <w:b/>
          <w:bCs/>
          <w:color w:val="191919"/>
          <w:sz w:val="20"/>
          <w:szCs w:val="20"/>
        </w:rPr>
        <w:t>of</w:t>
      </w:r>
      <w:r>
        <w:rPr>
          <w:rFonts w:ascii="Times New Roman" w:hAnsi="Times New Roman"/>
          <w:b/>
          <w:bCs/>
          <w:color w:val="191919"/>
          <w:spacing w:val="-5"/>
          <w:sz w:val="20"/>
          <w:szCs w:val="20"/>
        </w:rPr>
        <w:t xml:space="preserve"> </w:t>
      </w:r>
      <w:r>
        <w:rPr>
          <w:rFonts w:ascii="Times New Roman" w:hAnsi="Times New Roman"/>
          <w:b/>
          <w:bCs/>
          <w:color w:val="191919"/>
          <w:sz w:val="20"/>
          <w:szCs w:val="20"/>
        </w:rPr>
        <w:t>Physical</w:t>
      </w:r>
      <w:r>
        <w:rPr>
          <w:rFonts w:ascii="Times New Roman" w:hAnsi="Times New Roman"/>
          <w:b/>
          <w:bCs/>
          <w:color w:val="191919"/>
          <w:spacing w:val="-5"/>
          <w:sz w:val="20"/>
          <w:szCs w:val="20"/>
        </w:rPr>
        <w:t xml:space="preserve"> </w:t>
      </w:r>
      <w:r>
        <w:rPr>
          <w:rFonts w:ascii="Times New Roman" w:hAnsi="Times New Roman"/>
          <w:b/>
          <w:bCs/>
          <w:color w:val="191919"/>
          <w:sz w:val="20"/>
          <w:szCs w:val="20"/>
        </w:rPr>
        <w:t>Science.......................................................................3(3-0)</w:t>
      </w:r>
    </w:p>
    <w:p w:rsidR="00F42301" w:rsidRDefault="00F42301" w:rsidP="00721764">
      <w:pPr>
        <w:widowControl w:val="0"/>
        <w:autoSpaceDE w:val="0"/>
        <w:autoSpaceDN w:val="0"/>
        <w:adjustRightInd w:val="0"/>
        <w:spacing w:before="13" w:after="0" w:line="250" w:lineRule="auto"/>
        <w:ind w:left="2298" w:right="853"/>
        <w:jc w:val="both"/>
        <w:rPr>
          <w:rFonts w:ascii="Times New Roman" w:hAnsi="Times New Roman"/>
          <w:color w:val="000000"/>
          <w:sz w:val="20"/>
          <w:szCs w:val="20"/>
        </w:rPr>
      </w:pPr>
      <w:r>
        <w:rPr>
          <w:rFonts w:ascii="Times New Roman" w:hAnsi="Times New Roman"/>
          <w:color w:val="191919"/>
          <w:sz w:val="20"/>
          <w:szCs w:val="20"/>
        </w:rPr>
        <w:t>Foundations</w:t>
      </w:r>
      <w:r>
        <w:rPr>
          <w:rFonts w:ascii="Times New Roman" w:hAnsi="Times New Roman"/>
          <w:color w:val="191919"/>
          <w:spacing w:val="-8"/>
          <w:sz w:val="20"/>
          <w:szCs w:val="20"/>
        </w:rPr>
        <w:t xml:space="preserve"> </w:t>
      </w:r>
      <w:r>
        <w:rPr>
          <w:rFonts w:ascii="Times New Roman" w:hAnsi="Times New Roman"/>
          <w:color w:val="191919"/>
          <w:sz w:val="20"/>
          <w:szCs w:val="20"/>
        </w:rPr>
        <w:t>of</w:t>
      </w:r>
      <w:r>
        <w:rPr>
          <w:rFonts w:ascii="Times New Roman" w:hAnsi="Times New Roman"/>
          <w:color w:val="191919"/>
          <w:spacing w:val="-8"/>
          <w:sz w:val="20"/>
          <w:szCs w:val="20"/>
        </w:rPr>
        <w:t xml:space="preserve"> </w:t>
      </w:r>
      <w:r>
        <w:rPr>
          <w:rFonts w:ascii="Times New Roman" w:hAnsi="Times New Roman"/>
          <w:color w:val="191919"/>
          <w:sz w:val="20"/>
          <w:szCs w:val="20"/>
        </w:rPr>
        <w:t>Physical</w:t>
      </w:r>
      <w:r>
        <w:rPr>
          <w:rFonts w:ascii="Times New Roman" w:hAnsi="Times New Roman"/>
          <w:color w:val="191919"/>
          <w:spacing w:val="-8"/>
          <w:sz w:val="20"/>
          <w:szCs w:val="20"/>
        </w:rPr>
        <w:t xml:space="preserve"> </w:t>
      </w:r>
      <w:r>
        <w:rPr>
          <w:rFonts w:ascii="Times New Roman" w:hAnsi="Times New Roman"/>
          <w:color w:val="191919"/>
          <w:sz w:val="20"/>
          <w:szCs w:val="20"/>
        </w:rPr>
        <w:t>Science</w:t>
      </w:r>
      <w:r>
        <w:rPr>
          <w:rFonts w:ascii="Times New Roman" w:hAnsi="Times New Roman"/>
          <w:color w:val="191919"/>
          <w:spacing w:val="-8"/>
          <w:sz w:val="20"/>
          <w:szCs w:val="20"/>
        </w:rPr>
        <w:t xml:space="preserve"> </w:t>
      </w:r>
      <w:r>
        <w:rPr>
          <w:rFonts w:ascii="Times New Roman" w:hAnsi="Times New Roman"/>
          <w:color w:val="191919"/>
          <w:sz w:val="20"/>
          <w:szCs w:val="20"/>
        </w:rPr>
        <w:t>is</w:t>
      </w:r>
      <w:r>
        <w:rPr>
          <w:rFonts w:ascii="Times New Roman" w:hAnsi="Times New Roman"/>
          <w:color w:val="191919"/>
          <w:spacing w:val="-8"/>
          <w:sz w:val="20"/>
          <w:szCs w:val="20"/>
        </w:rPr>
        <w:t xml:space="preserve"> </w:t>
      </w:r>
      <w:r>
        <w:rPr>
          <w:rFonts w:ascii="Times New Roman" w:hAnsi="Times New Roman"/>
          <w:color w:val="191919"/>
          <w:sz w:val="20"/>
          <w:szCs w:val="20"/>
        </w:rPr>
        <w:t>the</w:t>
      </w:r>
      <w:r>
        <w:rPr>
          <w:rFonts w:ascii="Times New Roman" w:hAnsi="Times New Roman"/>
          <w:color w:val="191919"/>
          <w:spacing w:val="-8"/>
          <w:sz w:val="20"/>
          <w:szCs w:val="20"/>
        </w:rPr>
        <w:t xml:space="preserve"> </w:t>
      </w:r>
      <w:r>
        <w:rPr>
          <w:rFonts w:ascii="Times New Roman" w:hAnsi="Times New Roman"/>
          <w:color w:val="191919"/>
          <w:sz w:val="20"/>
          <w:szCs w:val="20"/>
        </w:rPr>
        <w:t>study</w:t>
      </w:r>
      <w:r>
        <w:rPr>
          <w:rFonts w:ascii="Times New Roman" w:hAnsi="Times New Roman"/>
          <w:color w:val="191919"/>
          <w:spacing w:val="-8"/>
          <w:sz w:val="20"/>
          <w:szCs w:val="20"/>
        </w:rPr>
        <w:t xml:space="preserve"> </w:t>
      </w:r>
      <w:r>
        <w:rPr>
          <w:rFonts w:ascii="Times New Roman" w:hAnsi="Times New Roman"/>
          <w:color w:val="191919"/>
          <w:sz w:val="20"/>
          <w:szCs w:val="20"/>
        </w:rPr>
        <w:t>of</w:t>
      </w:r>
      <w:r>
        <w:rPr>
          <w:rFonts w:ascii="Times New Roman" w:hAnsi="Times New Roman"/>
          <w:color w:val="191919"/>
          <w:spacing w:val="-8"/>
          <w:sz w:val="20"/>
          <w:szCs w:val="20"/>
        </w:rPr>
        <w:t xml:space="preserve"> </w:t>
      </w:r>
      <w:r>
        <w:rPr>
          <w:rFonts w:ascii="Times New Roman" w:hAnsi="Times New Roman"/>
          <w:color w:val="191919"/>
          <w:sz w:val="20"/>
          <w:szCs w:val="20"/>
        </w:rPr>
        <w:t>basic</w:t>
      </w:r>
      <w:r>
        <w:rPr>
          <w:rFonts w:ascii="Times New Roman" w:hAnsi="Times New Roman"/>
          <w:color w:val="191919"/>
          <w:spacing w:val="-8"/>
          <w:sz w:val="20"/>
          <w:szCs w:val="20"/>
        </w:rPr>
        <w:t xml:space="preserve"> </w:t>
      </w:r>
      <w:r>
        <w:rPr>
          <w:rFonts w:ascii="Times New Roman" w:hAnsi="Times New Roman"/>
          <w:color w:val="191919"/>
          <w:sz w:val="20"/>
          <w:szCs w:val="20"/>
        </w:rPr>
        <w:t>principles</w:t>
      </w:r>
      <w:r>
        <w:rPr>
          <w:rFonts w:ascii="Times New Roman" w:hAnsi="Times New Roman"/>
          <w:color w:val="191919"/>
          <w:spacing w:val="-8"/>
          <w:sz w:val="20"/>
          <w:szCs w:val="20"/>
        </w:rPr>
        <w:t xml:space="preserve"> </w:t>
      </w:r>
      <w:r>
        <w:rPr>
          <w:rFonts w:ascii="Times New Roman" w:hAnsi="Times New Roman"/>
          <w:color w:val="191919"/>
          <w:sz w:val="20"/>
          <w:szCs w:val="20"/>
        </w:rPr>
        <w:t>of</w:t>
      </w:r>
      <w:r>
        <w:rPr>
          <w:rFonts w:ascii="Times New Roman" w:hAnsi="Times New Roman"/>
          <w:color w:val="191919"/>
          <w:spacing w:val="-8"/>
          <w:sz w:val="20"/>
          <w:szCs w:val="20"/>
        </w:rPr>
        <w:t xml:space="preserve"> </w:t>
      </w:r>
      <w:r>
        <w:rPr>
          <w:rFonts w:ascii="Times New Roman" w:hAnsi="Times New Roman"/>
          <w:color w:val="191919"/>
          <w:sz w:val="20"/>
          <w:szCs w:val="20"/>
        </w:rPr>
        <w:t>physical</w:t>
      </w:r>
      <w:r>
        <w:rPr>
          <w:rFonts w:ascii="Times New Roman" w:hAnsi="Times New Roman"/>
          <w:color w:val="191919"/>
          <w:spacing w:val="-8"/>
          <w:sz w:val="20"/>
          <w:szCs w:val="20"/>
        </w:rPr>
        <w:t xml:space="preserve"> </w:t>
      </w:r>
      <w:r>
        <w:rPr>
          <w:rFonts w:ascii="Times New Roman" w:hAnsi="Times New Roman"/>
          <w:color w:val="191919"/>
          <w:sz w:val="20"/>
          <w:szCs w:val="20"/>
        </w:rPr>
        <w:t>science</w:t>
      </w:r>
      <w:r>
        <w:rPr>
          <w:rFonts w:ascii="Times New Roman" w:hAnsi="Times New Roman"/>
          <w:color w:val="191919"/>
          <w:spacing w:val="-8"/>
          <w:sz w:val="20"/>
          <w:szCs w:val="20"/>
        </w:rPr>
        <w:t xml:space="preserve"> </w:t>
      </w:r>
      <w:r>
        <w:rPr>
          <w:rFonts w:ascii="Times New Roman" w:hAnsi="Times New Roman"/>
          <w:color w:val="191919"/>
          <w:sz w:val="20"/>
          <w:szCs w:val="20"/>
        </w:rPr>
        <w:t>and</w:t>
      </w:r>
      <w:r>
        <w:rPr>
          <w:rFonts w:ascii="Times New Roman" w:hAnsi="Times New Roman"/>
          <w:color w:val="191919"/>
          <w:spacing w:val="-8"/>
          <w:sz w:val="20"/>
          <w:szCs w:val="20"/>
        </w:rPr>
        <w:t xml:space="preserve"> </w:t>
      </w:r>
      <w:r>
        <w:rPr>
          <w:rFonts w:ascii="Times New Roman" w:hAnsi="Times New Roman"/>
          <w:color w:val="191919"/>
          <w:sz w:val="20"/>
          <w:szCs w:val="20"/>
        </w:rPr>
        <w:t>their</w:t>
      </w:r>
      <w:r>
        <w:rPr>
          <w:rFonts w:ascii="Times New Roman" w:hAnsi="Times New Roman"/>
          <w:color w:val="191919"/>
          <w:spacing w:val="-8"/>
          <w:sz w:val="20"/>
          <w:szCs w:val="20"/>
        </w:rPr>
        <w:t xml:space="preserve"> </w:t>
      </w:r>
      <w:r>
        <w:rPr>
          <w:rFonts w:ascii="Times New Roman" w:hAnsi="Times New Roman"/>
          <w:color w:val="191919"/>
          <w:sz w:val="20"/>
          <w:szCs w:val="20"/>
        </w:rPr>
        <w:t>re- lation to the teaching of science in the elementary school.</w:t>
      </w:r>
    </w:p>
    <w:p w:rsidR="00F42301" w:rsidRDefault="00F42301" w:rsidP="00721764">
      <w:pPr>
        <w:widowControl w:val="0"/>
        <w:autoSpaceDE w:val="0"/>
        <w:autoSpaceDN w:val="0"/>
        <w:adjustRightInd w:val="0"/>
        <w:spacing w:after="0" w:line="227" w:lineRule="exact"/>
        <w:ind w:left="1938"/>
        <w:rPr>
          <w:rFonts w:ascii="Times New Roman" w:hAnsi="Times New Roman"/>
          <w:color w:val="000000"/>
          <w:sz w:val="20"/>
          <w:szCs w:val="20"/>
        </w:rPr>
      </w:pPr>
      <w:r>
        <w:rPr>
          <w:rFonts w:ascii="Times New Roman" w:hAnsi="Times New Roman"/>
          <w:b/>
          <w:bCs/>
          <w:color w:val="191919"/>
          <w:spacing w:val="-1"/>
          <w:sz w:val="20"/>
          <w:szCs w:val="20"/>
        </w:rPr>
        <w:t>PHY</w:t>
      </w:r>
      <w:r>
        <w:rPr>
          <w:rFonts w:ascii="Times New Roman" w:hAnsi="Times New Roman"/>
          <w:b/>
          <w:bCs/>
          <w:color w:val="191919"/>
          <w:sz w:val="20"/>
          <w:szCs w:val="20"/>
        </w:rPr>
        <w:t>S</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5530-553</w:t>
      </w:r>
      <w:r>
        <w:rPr>
          <w:rFonts w:ascii="Times New Roman" w:hAnsi="Times New Roman"/>
          <w:b/>
          <w:bCs/>
          <w:color w:val="191919"/>
          <w:sz w:val="20"/>
          <w:szCs w:val="20"/>
        </w:rPr>
        <w:t>1</w:t>
      </w:r>
      <w:r>
        <w:rPr>
          <w:rFonts w:ascii="Times New Roman" w:hAnsi="Times New Roman"/>
          <w:b/>
          <w:bCs/>
          <w:color w:val="191919"/>
          <w:spacing w:val="-8"/>
          <w:sz w:val="20"/>
          <w:szCs w:val="20"/>
        </w:rPr>
        <w:t xml:space="preserve"> </w:t>
      </w:r>
      <w:r>
        <w:rPr>
          <w:rFonts w:ascii="Times New Roman" w:hAnsi="Times New Roman"/>
          <w:b/>
          <w:bCs/>
          <w:color w:val="191919"/>
          <w:sz w:val="20"/>
          <w:szCs w:val="20"/>
        </w:rPr>
        <w:t>-</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Int</w:t>
      </w:r>
      <w:r>
        <w:rPr>
          <w:rFonts w:ascii="Times New Roman" w:hAnsi="Times New Roman"/>
          <w:b/>
          <w:bCs/>
          <w:color w:val="191919"/>
          <w:spacing w:val="-4"/>
          <w:sz w:val="20"/>
          <w:szCs w:val="20"/>
        </w:rPr>
        <w:t>r</w:t>
      </w:r>
      <w:r>
        <w:rPr>
          <w:rFonts w:ascii="Times New Roman" w:hAnsi="Times New Roman"/>
          <w:b/>
          <w:bCs/>
          <w:color w:val="191919"/>
          <w:spacing w:val="-1"/>
          <w:sz w:val="20"/>
          <w:szCs w:val="20"/>
        </w:rPr>
        <w:t>oductor</w:t>
      </w:r>
      <w:r>
        <w:rPr>
          <w:rFonts w:ascii="Times New Roman" w:hAnsi="Times New Roman"/>
          <w:b/>
          <w:bCs/>
          <w:color w:val="191919"/>
          <w:sz w:val="20"/>
          <w:szCs w:val="20"/>
        </w:rPr>
        <w:t>y</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Physica</w:t>
      </w:r>
      <w:r>
        <w:rPr>
          <w:rFonts w:ascii="Times New Roman" w:hAnsi="Times New Roman"/>
          <w:b/>
          <w:bCs/>
          <w:color w:val="191919"/>
          <w:sz w:val="20"/>
          <w:szCs w:val="20"/>
        </w:rPr>
        <w:t>l</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Science...................................................................3(3-0)</w:t>
      </w:r>
    </w:p>
    <w:p w:rsidR="00F42301" w:rsidRDefault="00F42301" w:rsidP="00721764">
      <w:pPr>
        <w:widowControl w:val="0"/>
        <w:autoSpaceDE w:val="0"/>
        <w:autoSpaceDN w:val="0"/>
        <w:adjustRightInd w:val="0"/>
        <w:spacing w:before="13" w:after="0" w:line="250" w:lineRule="auto"/>
        <w:ind w:left="2298" w:right="852"/>
        <w:jc w:val="both"/>
        <w:rPr>
          <w:rFonts w:ascii="Times New Roman" w:hAnsi="Times New Roman"/>
          <w:color w:val="000000"/>
          <w:sz w:val="20"/>
          <w:szCs w:val="20"/>
        </w:rPr>
      </w:pPr>
      <w:r>
        <w:rPr>
          <w:rFonts w:ascii="Times New Roman" w:hAnsi="Times New Roman"/>
          <w:color w:val="191919"/>
          <w:sz w:val="20"/>
          <w:szCs w:val="20"/>
        </w:rPr>
        <w:t xml:space="preserve">This course is designed to prepare students to learn introductory physical science in the sec- </w:t>
      </w:r>
      <w:r>
        <w:rPr>
          <w:rFonts w:ascii="Times New Roman" w:hAnsi="Times New Roman"/>
          <w:color w:val="191919"/>
          <w:spacing w:val="-1"/>
          <w:sz w:val="20"/>
          <w:szCs w:val="20"/>
        </w:rPr>
        <w:t>ondar</w:t>
      </w:r>
      <w:r>
        <w:rPr>
          <w:rFonts w:ascii="Times New Roman" w:hAnsi="Times New Roman"/>
          <w:color w:val="191919"/>
          <w:sz w:val="20"/>
          <w:szCs w:val="20"/>
        </w:rPr>
        <w:t>y</w:t>
      </w:r>
      <w:r>
        <w:rPr>
          <w:rFonts w:ascii="Times New Roman" w:hAnsi="Times New Roman"/>
          <w:color w:val="191919"/>
          <w:spacing w:val="-9"/>
          <w:sz w:val="20"/>
          <w:szCs w:val="20"/>
        </w:rPr>
        <w:t xml:space="preserve"> </w:t>
      </w:r>
      <w:r>
        <w:rPr>
          <w:rFonts w:ascii="Times New Roman" w:hAnsi="Times New Roman"/>
          <w:color w:val="191919"/>
          <w:spacing w:val="-1"/>
          <w:sz w:val="20"/>
          <w:szCs w:val="20"/>
        </w:rPr>
        <w:t>school</w:t>
      </w:r>
      <w:r>
        <w:rPr>
          <w:rFonts w:ascii="Times New Roman" w:hAnsi="Times New Roman"/>
          <w:color w:val="191919"/>
          <w:sz w:val="20"/>
          <w:szCs w:val="20"/>
        </w:rPr>
        <w:t>.</w:t>
      </w:r>
      <w:r>
        <w:rPr>
          <w:rFonts w:ascii="Times New Roman" w:hAnsi="Times New Roman"/>
          <w:color w:val="191919"/>
          <w:spacing w:val="-12"/>
          <w:sz w:val="20"/>
          <w:szCs w:val="20"/>
        </w:rPr>
        <w:t xml:space="preserve"> </w:t>
      </w:r>
      <w:r>
        <w:rPr>
          <w:rFonts w:ascii="Times New Roman" w:hAnsi="Times New Roman"/>
          <w:color w:val="191919"/>
          <w:spacing w:val="-1"/>
          <w:sz w:val="20"/>
          <w:szCs w:val="20"/>
        </w:rPr>
        <w:t>Thi</w:t>
      </w:r>
      <w:r>
        <w:rPr>
          <w:rFonts w:ascii="Times New Roman" w:hAnsi="Times New Roman"/>
          <w:color w:val="191919"/>
          <w:sz w:val="20"/>
          <w:szCs w:val="20"/>
        </w:rPr>
        <w:t>s</w:t>
      </w:r>
      <w:r>
        <w:rPr>
          <w:rFonts w:ascii="Times New Roman" w:hAnsi="Times New Roman"/>
          <w:color w:val="191919"/>
          <w:spacing w:val="-9"/>
          <w:sz w:val="20"/>
          <w:szCs w:val="20"/>
        </w:rPr>
        <w:t xml:space="preserve"> </w:t>
      </w:r>
      <w:r>
        <w:rPr>
          <w:rFonts w:ascii="Times New Roman" w:hAnsi="Times New Roman"/>
          <w:color w:val="191919"/>
          <w:spacing w:val="-1"/>
          <w:sz w:val="20"/>
          <w:szCs w:val="20"/>
        </w:rPr>
        <w:t>cours</w:t>
      </w:r>
      <w:r>
        <w:rPr>
          <w:rFonts w:ascii="Times New Roman" w:hAnsi="Times New Roman"/>
          <w:color w:val="191919"/>
          <w:sz w:val="20"/>
          <w:szCs w:val="20"/>
        </w:rPr>
        <w:t>e</w:t>
      </w:r>
      <w:r>
        <w:rPr>
          <w:rFonts w:ascii="Times New Roman" w:hAnsi="Times New Roman"/>
          <w:color w:val="191919"/>
          <w:spacing w:val="-9"/>
          <w:sz w:val="20"/>
          <w:szCs w:val="20"/>
        </w:rPr>
        <w:t xml:space="preserve"> </w:t>
      </w:r>
      <w:r>
        <w:rPr>
          <w:rFonts w:ascii="Times New Roman" w:hAnsi="Times New Roman"/>
          <w:color w:val="191919"/>
          <w:spacing w:val="-1"/>
          <w:sz w:val="20"/>
          <w:szCs w:val="20"/>
        </w:rPr>
        <w:t>update</w:t>
      </w:r>
      <w:r>
        <w:rPr>
          <w:rFonts w:ascii="Times New Roman" w:hAnsi="Times New Roman"/>
          <w:color w:val="191919"/>
          <w:sz w:val="20"/>
          <w:szCs w:val="20"/>
        </w:rPr>
        <w:t>s</w:t>
      </w:r>
      <w:r>
        <w:rPr>
          <w:rFonts w:ascii="Times New Roman" w:hAnsi="Times New Roman"/>
          <w:color w:val="191919"/>
          <w:spacing w:val="-9"/>
          <w:sz w:val="20"/>
          <w:szCs w:val="20"/>
        </w:rPr>
        <w:t xml:space="preserve"> </w:t>
      </w:r>
      <w:r>
        <w:rPr>
          <w:rFonts w:ascii="Times New Roman" w:hAnsi="Times New Roman"/>
          <w:color w:val="191919"/>
          <w:spacing w:val="-1"/>
          <w:sz w:val="20"/>
          <w:szCs w:val="20"/>
        </w:rPr>
        <w:t>an</w:t>
      </w:r>
      <w:r>
        <w:rPr>
          <w:rFonts w:ascii="Times New Roman" w:hAnsi="Times New Roman"/>
          <w:color w:val="191919"/>
          <w:sz w:val="20"/>
          <w:szCs w:val="20"/>
        </w:rPr>
        <w:t>d</w:t>
      </w:r>
      <w:r>
        <w:rPr>
          <w:rFonts w:ascii="Times New Roman" w:hAnsi="Times New Roman"/>
          <w:color w:val="191919"/>
          <w:spacing w:val="-9"/>
          <w:sz w:val="20"/>
          <w:szCs w:val="20"/>
        </w:rPr>
        <w:t xml:space="preserve"> </w:t>
      </w:r>
      <w:r>
        <w:rPr>
          <w:rFonts w:ascii="Times New Roman" w:hAnsi="Times New Roman"/>
          <w:color w:val="191919"/>
          <w:spacing w:val="-1"/>
          <w:sz w:val="20"/>
          <w:szCs w:val="20"/>
        </w:rPr>
        <w:t>enla</w:t>
      </w:r>
      <w:r>
        <w:rPr>
          <w:rFonts w:ascii="Times New Roman" w:hAnsi="Times New Roman"/>
          <w:color w:val="191919"/>
          <w:spacing w:val="-5"/>
          <w:sz w:val="20"/>
          <w:szCs w:val="20"/>
        </w:rPr>
        <w:t>r</w:t>
      </w:r>
      <w:r>
        <w:rPr>
          <w:rFonts w:ascii="Times New Roman" w:hAnsi="Times New Roman"/>
          <w:color w:val="191919"/>
          <w:spacing w:val="-1"/>
          <w:sz w:val="20"/>
          <w:szCs w:val="20"/>
        </w:rPr>
        <w:t>ge</w:t>
      </w:r>
      <w:r>
        <w:rPr>
          <w:rFonts w:ascii="Times New Roman" w:hAnsi="Times New Roman"/>
          <w:color w:val="191919"/>
          <w:sz w:val="20"/>
          <w:szCs w:val="20"/>
        </w:rPr>
        <w:t>s</w:t>
      </w:r>
      <w:r>
        <w:rPr>
          <w:rFonts w:ascii="Times New Roman" w:hAnsi="Times New Roman"/>
          <w:color w:val="191919"/>
          <w:spacing w:val="-9"/>
          <w:sz w:val="20"/>
          <w:szCs w:val="20"/>
        </w:rPr>
        <w:t xml:space="preserve"> </w:t>
      </w:r>
      <w:r>
        <w:rPr>
          <w:rFonts w:ascii="Times New Roman" w:hAnsi="Times New Roman"/>
          <w:color w:val="191919"/>
          <w:spacing w:val="-1"/>
          <w:sz w:val="20"/>
          <w:szCs w:val="20"/>
        </w:rPr>
        <w:t>th</w:t>
      </w:r>
      <w:r>
        <w:rPr>
          <w:rFonts w:ascii="Times New Roman" w:hAnsi="Times New Roman"/>
          <w:color w:val="191919"/>
          <w:sz w:val="20"/>
          <w:szCs w:val="20"/>
        </w:rPr>
        <w:t>e</w:t>
      </w:r>
      <w:r>
        <w:rPr>
          <w:rFonts w:ascii="Times New Roman" w:hAnsi="Times New Roman"/>
          <w:color w:val="191919"/>
          <w:spacing w:val="-9"/>
          <w:sz w:val="20"/>
          <w:szCs w:val="20"/>
        </w:rPr>
        <w:t xml:space="preserve"> </w:t>
      </w:r>
      <w:r>
        <w:rPr>
          <w:rFonts w:ascii="Times New Roman" w:hAnsi="Times New Roman"/>
          <w:color w:val="191919"/>
          <w:spacing w:val="-1"/>
          <w:sz w:val="20"/>
          <w:szCs w:val="20"/>
        </w:rPr>
        <w:t>student'</w:t>
      </w:r>
      <w:r>
        <w:rPr>
          <w:rFonts w:ascii="Times New Roman" w:hAnsi="Times New Roman"/>
          <w:color w:val="191919"/>
          <w:sz w:val="20"/>
          <w:szCs w:val="20"/>
        </w:rPr>
        <w:t>s</w:t>
      </w:r>
      <w:r>
        <w:rPr>
          <w:rFonts w:ascii="Times New Roman" w:hAnsi="Times New Roman"/>
          <w:color w:val="191919"/>
          <w:spacing w:val="-9"/>
          <w:sz w:val="20"/>
          <w:szCs w:val="20"/>
        </w:rPr>
        <w:t xml:space="preserve"> </w:t>
      </w:r>
      <w:r>
        <w:rPr>
          <w:rFonts w:ascii="Times New Roman" w:hAnsi="Times New Roman"/>
          <w:color w:val="191919"/>
          <w:spacing w:val="-1"/>
          <w:sz w:val="20"/>
          <w:szCs w:val="20"/>
        </w:rPr>
        <w:t>knowledg</w:t>
      </w:r>
      <w:r>
        <w:rPr>
          <w:rFonts w:ascii="Times New Roman" w:hAnsi="Times New Roman"/>
          <w:color w:val="191919"/>
          <w:sz w:val="20"/>
          <w:szCs w:val="20"/>
        </w:rPr>
        <w:t>e</w:t>
      </w:r>
      <w:r>
        <w:rPr>
          <w:rFonts w:ascii="Times New Roman" w:hAnsi="Times New Roman"/>
          <w:color w:val="191919"/>
          <w:spacing w:val="-9"/>
          <w:sz w:val="20"/>
          <w:szCs w:val="20"/>
        </w:rPr>
        <w:t xml:space="preserve"> </w:t>
      </w:r>
      <w:r>
        <w:rPr>
          <w:rFonts w:ascii="Times New Roman" w:hAnsi="Times New Roman"/>
          <w:color w:val="191919"/>
          <w:spacing w:val="-1"/>
          <w:sz w:val="20"/>
          <w:szCs w:val="20"/>
        </w:rPr>
        <w:t>i</w:t>
      </w:r>
      <w:r>
        <w:rPr>
          <w:rFonts w:ascii="Times New Roman" w:hAnsi="Times New Roman"/>
          <w:color w:val="191919"/>
          <w:sz w:val="20"/>
          <w:szCs w:val="20"/>
        </w:rPr>
        <w:t>n</w:t>
      </w:r>
      <w:r>
        <w:rPr>
          <w:rFonts w:ascii="Times New Roman" w:hAnsi="Times New Roman"/>
          <w:color w:val="191919"/>
          <w:spacing w:val="-9"/>
          <w:sz w:val="20"/>
          <w:szCs w:val="20"/>
        </w:rPr>
        <w:t xml:space="preserve"> </w:t>
      </w:r>
      <w:r>
        <w:rPr>
          <w:rFonts w:ascii="Times New Roman" w:hAnsi="Times New Roman"/>
          <w:color w:val="191919"/>
          <w:spacing w:val="-1"/>
          <w:sz w:val="20"/>
          <w:szCs w:val="20"/>
        </w:rPr>
        <w:t>physica</w:t>
      </w:r>
      <w:r>
        <w:rPr>
          <w:rFonts w:ascii="Times New Roman" w:hAnsi="Times New Roman"/>
          <w:color w:val="191919"/>
          <w:sz w:val="20"/>
          <w:szCs w:val="20"/>
        </w:rPr>
        <w:t>l</w:t>
      </w:r>
      <w:r>
        <w:rPr>
          <w:rFonts w:ascii="Times New Roman" w:hAnsi="Times New Roman"/>
          <w:color w:val="191919"/>
          <w:spacing w:val="-9"/>
          <w:sz w:val="20"/>
          <w:szCs w:val="20"/>
        </w:rPr>
        <w:t xml:space="preserve"> </w:t>
      </w:r>
      <w:r>
        <w:rPr>
          <w:rFonts w:ascii="Times New Roman" w:hAnsi="Times New Roman"/>
          <w:color w:val="191919"/>
          <w:spacing w:val="-1"/>
          <w:sz w:val="20"/>
          <w:szCs w:val="20"/>
        </w:rPr>
        <w:t>scienc</w:t>
      </w:r>
      <w:r>
        <w:rPr>
          <w:rFonts w:ascii="Times New Roman" w:hAnsi="Times New Roman"/>
          <w:color w:val="191919"/>
          <w:sz w:val="20"/>
          <w:szCs w:val="20"/>
        </w:rPr>
        <w:t>e</w:t>
      </w:r>
      <w:r>
        <w:rPr>
          <w:rFonts w:ascii="Times New Roman" w:hAnsi="Times New Roman"/>
          <w:color w:val="191919"/>
          <w:spacing w:val="-9"/>
          <w:sz w:val="20"/>
          <w:szCs w:val="20"/>
        </w:rPr>
        <w:t xml:space="preserve"> </w:t>
      </w:r>
      <w:r>
        <w:rPr>
          <w:rFonts w:ascii="Times New Roman" w:hAnsi="Times New Roman"/>
          <w:color w:val="191919"/>
          <w:spacing w:val="-1"/>
          <w:sz w:val="20"/>
          <w:szCs w:val="20"/>
        </w:rPr>
        <w:t xml:space="preserve">and </w:t>
      </w:r>
      <w:r>
        <w:rPr>
          <w:rFonts w:ascii="Times New Roman" w:hAnsi="Times New Roman"/>
          <w:color w:val="191919"/>
          <w:sz w:val="20"/>
          <w:szCs w:val="20"/>
        </w:rPr>
        <w:t>familiarizes him/her with the materials and methods utilized in I.</w:t>
      </w:r>
      <w:r>
        <w:rPr>
          <w:rFonts w:ascii="Times New Roman" w:hAnsi="Times New Roman"/>
          <w:color w:val="191919"/>
          <w:spacing w:val="-22"/>
          <w:sz w:val="20"/>
          <w:szCs w:val="20"/>
        </w:rPr>
        <w:t>P</w:t>
      </w:r>
      <w:r>
        <w:rPr>
          <w:rFonts w:ascii="Times New Roman" w:hAnsi="Times New Roman"/>
          <w:color w:val="191919"/>
          <w:sz w:val="20"/>
          <w:szCs w:val="20"/>
        </w:rPr>
        <w:t>.S.</w:t>
      </w:r>
    </w:p>
    <w:p w:rsidR="00F42301" w:rsidRDefault="00F42301" w:rsidP="00721764">
      <w:pPr>
        <w:widowControl w:val="0"/>
        <w:autoSpaceDE w:val="0"/>
        <w:autoSpaceDN w:val="0"/>
        <w:adjustRightInd w:val="0"/>
        <w:spacing w:after="0" w:line="227" w:lineRule="exact"/>
        <w:ind w:left="1938"/>
        <w:rPr>
          <w:rFonts w:ascii="Times New Roman" w:hAnsi="Times New Roman"/>
          <w:color w:val="000000"/>
          <w:sz w:val="20"/>
          <w:szCs w:val="20"/>
        </w:rPr>
      </w:pPr>
      <w:r>
        <w:rPr>
          <w:rFonts w:ascii="Times New Roman" w:hAnsi="Times New Roman"/>
          <w:b/>
          <w:bCs/>
          <w:color w:val="191919"/>
          <w:sz w:val="20"/>
          <w:szCs w:val="20"/>
        </w:rPr>
        <w:t>PHYS</w:t>
      </w:r>
      <w:r>
        <w:rPr>
          <w:rFonts w:ascii="Times New Roman" w:hAnsi="Times New Roman"/>
          <w:b/>
          <w:bCs/>
          <w:color w:val="191919"/>
          <w:spacing w:val="-8"/>
          <w:sz w:val="20"/>
          <w:szCs w:val="20"/>
        </w:rPr>
        <w:t xml:space="preserve"> </w:t>
      </w:r>
      <w:r>
        <w:rPr>
          <w:rFonts w:ascii="Times New Roman" w:hAnsi="Times New Roman"/>
          <w:b/>
          <w:bCs/>
          <w:color w:val="191919"/>
          <w:sz w:val="20"/>
          <w:szCs w:val="20"/>
        </w:rPr>
        <w:t>5547</w:t>
      </w:r>
      <w:r>
        <w:rPr>
          <w:rFonts w:ascii="Times New Roman" w:hAnsi="Times New Roman"/>
          <w:b/>
          <w:bCs/>
          <w:color w:val="191919"/>
          <w:spacing w:val="-8"/>
          <w:sz w:val="20"/>
          <w:szCs w:val="20"/>
        </w:rPr>
        <w:t xml:space="preserve"> </w:t>
      </w:r>
      <w:r>
        <w:rPr>
          <w:rFonts w:ascii="Times New Roman" w:hAnsi="Times New Roman"/>
          <w:b/>
          <w:bCs/>
          <w:color w:val="191919"/>
          <w:sz w:val="20"/>
          <w:szCs w:val="20"/>
        </w:rPr>
        <w:t>-</w:t>
      </w:r>
      <w:r>
        <w:rPr>
          <w:rFonts w:ascii="Times New Roman" w:hAnsi="Times New Roman"/>
          <w:b/>
          <w:bCs/>
          <w:color w:val="191919"/>
          <w:spacing w:val="-8"/>
          <w:sz w:val="20"/>
          <w:szCs w:val="20"/>
        </w:rPr>
        <w:t xml:space="preserve"> </w:t>
      </w:r>
      <w:r>
        <w:rPr>
          <w:rFonts w:ascii="Times New Roman" w:hAnsi="Times New Roman"/>
          <w:b/>
          <w:bCs/>
          <w:color w:val="191919"/>
          <w:sz w:val="20"/>
          <w:szCs w:val="20"/>
        </w:rPr>
        <w:t>Int</w:t>
      </w:r>
      <w:r>
        <w:rPr>
          <w:rFonts w:ascii="Times New Roman" w:hAnsi="Times New Roman"/>
          <w:b/>
          <w:bCs/>
          <w:color w:val="191919"/>
          <w:spacing w:val="-4"/>
          <w:sz w:val="20"/>
          <w:szCs w:val="20"/>
        </w:rPr>
        <w:t>r</w:t>
      </w:r>
      <w:r>
        <w:rPr>
          <w:rFonts w:ascii="Times New Roman" w:hAnsi="Times New Roman"/>
          <w:b/>
          <w:bCs/>
          <w:color w:val="191919"/>
          <w:sz w:val="20"/>
          <w:szCs w:val="20"/>
        </w:rPr>
        <w:t>oduction</w:t>
      </w:r>
      <w:r>
        <w:rPr>
          <w:rFonts w:ascii="Times New Roman" w:hAnsi="Times New Roman"/>
          <w:b/>
          <w:bCs/>
          <w:color w:val="191919"/>
          <w:spacing w:val="-8"/>
          <w:sz w:val="20"/>
          <w:szCs w:val="20"/>
        </w:rPr>
        <w:t xml:space="preserve"> </w:t>
      </w:r>
      <w:r>
        <w:rPr>
          <w:rFonts w:ascii="Times New Roman" w:hAnsi="Times New Roman"/>
          <w:b/>
          <w:bCs/>
          <w:color w:val="191919"/>
          <w:sz w:val="20"/>
          <w:szCs w:val="20"/>
        </w:rPr>
        <w:t>to</w:t>
      </w:r>
      <w:r>
        <w:rPr>
          <w:rFonts w:ascii="Times New Roman" w:hAnsi="Times New Roman"/>
          <w:b/>
          <w:bCs/>
          <w:color w:val="191919"/>
          <w:spacing w:val="-8"/>
          <w:sz w:val="20"/>
          <w:szCs w:val="20"/>
        </w:rPr>
        <w:t xml:space="preserve"> </w:t>
      </w:r>
      <w:r>
        <w:rPr>
          <w:rFonts w:ascii="Times New Roman" w:hAnsi="Times New Roman"/>
          <w:b/>
          <w:bCs/>
          <w:color w:val="191919"/>
          <w:sz w:val="20"/>
          <w:szCs w:val="20"/>
        </w:rPr>
        <w:t>Oceanograph</w:t>
      </w:r>
      <w:r>
        <w:rPr>
          <w:rFonts w:ascii="Times New Roman" w:hAnsi="Times New Roman"/>
          <w:b/>
          <w:bCs/>
          <w:color w:val="191919"/>
          <w:spacing w:val="-11"/>
          <w:sz w:val="20"/>
          <w:szCs w:val="20"/>
        </w:rPr>
        <w:t>y</w:t>
      </w:r>
      <w:r>
        <w:rPr>
          <w:rFonts w:ascii="Times New Roman" w:hAnsi="Times New Roman"/>
          <w:b/>
          <w:bCs/>
          <w:color w:val="191919"/>
          <w:sz w:val="20"/>
          <w:szCs w:val="20"/>
        </w:rPr>
        <w:t>..........................................................................3(3-0)</w:t>
      </w:r>
    </w:p>
    <w:p w:rsidR="00F42301" w:rsidRDefault="00F42301" w:rsidP="00721764">
      <w:pPr>
        <w:widowControl w:val="0"/>
        <w:autoSpaceDE w:val="0"/>
        <w:autoSpaceDN w:val="0"/>
        <w:adjustRightInd w:val="0"/>
        <w:spacing w:before="13" w:after="0" w:line="250" w:lineRule="auto"/>
        <w:ind w:left="2298" w:right="851"/>
        <w:jc w:val="both"/>
        <w:rPr>
          <w:rFonts w:ascii="Times New Roman" w:hAnsi="Times New Roman"/>
          <w:color w:val="000000"/>
          <w:sz w:val="20"/>
          <w:szCs w:val="20"/>
        </w:rPr>
      </w:pPr>
      <w:r>
        <w:rPr>
          <w:rFonts w:ascii="Times New Roman" w:hAnsi="Times New Roman"/>
          <w:color w:val="191919"/>
          <w:sz w:val="20"/>
          <w:szCs w:val="20"/>
        </w:rPr>
        <w:t>This</w:t>
      </w:r>
      <w:r>
        <w:rPr>
          <w:rFonts w:ascii="Times New Roman" w:hAnsi="Times New Roman"/>
          <w:color w:val="191919"/>
          <w:spacing w:val="-3"/>
          <w:sz w:val="20"/>
          <w:szCs w:val="20"/>
        </w:rPr>
        <w:t xml:space="preserve"> </w:t>
      </w:r>
      <w:r>
        <w:rPr>
          <w:rFonts w:ascii="Times New Roman" w:hAnsi="Times New Roman"/>
          <w:color w:val="191919"/>
          <w:sz w:val="20"/>
          <w:szCs w:val="20"/>
        </w:rPr>
        <w:t>course</w:t>
      </w:r>
      <w:r>
        <w:rPr>
          <w:rFonts w:ascii="Times New Roman" w:hAnsi="Times New Roman"/>
          <w:color w:val="191919"/>
          <w:spacing w:val="-3"/>
          <w:sz w:val="20"/>
          <w:szCs w:val="20"/>
        </w:rPr>
        <w:t xml:space="preserve"> </w:t>
      </w:r>
      <w:r>
        <w:rPr>
          <w:rFonts w:ascii="Times New Roman" w:hAnsi="Times New Roman"/>
          <w:color w:val="191919"/>
          <w:sz w:val="20"/>
          <w:szCs w:val="20"/>
        </w:rPr>
        <w:t>emphasizes</w:t>
      </w:r>
      <w:r>
        <w:rPr>
          <w:rFonts w:ascii="Times New Roman" w:hAnsi="Times New Roman"/>
          <w:color w:val="191919"/>
          <w:spacing w:val="-3"/>
          <w:sz w:val="20"/>
          <w:szCs w:val="20"/>
        </w:rPr>
        <w:t xml:space="preserve"> </w:t>
      </w:r>
      <w:r>
        <w:rPr>
          <w:rFonts w:ascii="Times New Roman" w:hAnsi="Times New Roman"/>
          <w:color w:val="191919"/>
          <w:sz w:val="20"/>
          <w:szCs w:val="20"/>
        </w:rPr>
        <w:t>physical,</w:t>
      </w:r>
      <w:r>
        <w:rPr>
          <w:rFonts w:ascii="Times New Roman" w:hAnsi="Times New Roman"/>
          <w:color w:val="191919"/>
          <w:spacing w:val="-3"/>
          <w:sz w:val="20"/>
          <w:szCs w:val="20"/>
        </w:rPr>
        <w:t xml:space="preserve"> </w:t>
      </w:r>
      <w:r>
        <w:rPr>
          <w:rFonts w:ascii="Times New Roman" w:hAnsi="Times New Roman"/>
          <w:color w:val="191919"/>
          <w:sz w:val="20"/>
          <w:szCs w:val="20"/>
        </w:rPr>
        <w:t>chemical,</w:t>
      </w:r>
      <w:r>
        <w:rPr>
          <w:rFonts w:ascii="Times New Roman" w:hAnsi="Times New Roman"/>
          <w:color w:val="191919"/>
          <w:spacing w:val="-3"/>
          <w:sz w:val="20"/>
          <w:szCs w:val="20"/>
        </w:rPr>
        <w:t xml:space="preserve"> </w:t>
      </w:r>
      <w:r>
        <w:rPr>
          <w:rFonts w:ascii="Times New Roman" w:hAnsi="Times New Roman"/>
          <w:color w:val="191919"/>
          <w:sz w:val="20"/>
          <w:szCs w:val="20"/>
        </w:rPr>
        <w:t>geologic</w:t>
      </w:r>
      <w:r>
        <w:rPr>
          <w:rFonts w:ascii="Times New Roman" w:hAnsi="Times New Roman"/>
          <w:color w:val="191919"/>
          <w:spacing w:val="-3"/>
          <w:sz w:val="20"/>
          <w:szCs w:val="20"/>
        </w:rPr>
        <w:t xml:space="preserve"> </w:t>
      </w:r>
      <w:r>
        <w:rPr>
          <w:rFonts w:ascii="Times New Roman" w:hAnsi="Times New Roman"/>
          <w:color w:val="191919"/>
          <w:sz w:val="20"/>
          <w:szCs w:val="20"/>
        </w:rPr>
        <w:t>and</w:t>
      </w:r>
      <w:r>
        <w:rPr>
          <w:rFonts w:ascii="Times New Roman" w:hAnsi="Times New Roman"/>
          <w:color w:val="191919"/>
          <w:spacing w:val="-3"/>
          <w:sz w:val="20"/>
          <w:szCs w:val="20"/>
        </w:rPr>
        <w:t xml:space="preserve"> </w:t>
      </w:r>
      <w:r>
        <w:rPr>
          <w:rFonts w:ascii="Times New Roman" w:hAnsi="Times New Roman"/>
          <w:color w:val="191919"/>
          <w:sz w:val="20"/>
          <w:szCs w:val="20"/>
        </w:rPr>
        <w:t>biologic</w:t>
      </w:r>
      <w:r>
        <w:rPr>
          <w:rFonts w:ascii="Times New Roman" w:hAnsi="Times New Roman"/>
          <w:color w:val="191919"/>
          <w:spacing w:val="-3"/>
          <w:sz w:val="20"/>
          <w:szCs w:val="20"/>
        </w:rPr>
        <w:t xml:space="preserve"> </w:t>
      </w:r>
      <w:r>
        <w:rPr>
          <w:rFonts w:ascii="Times New Roman" w:hAnsi="Times New Roman"/>
          <w:color w:val="191919"/>
          <w:sz w:val="20"/>
          <w:szCs w:val="20"/>
        </w:rPr>
        <w:t>characteristics</w:t>
      </w:r>
      <w:r>
        <w:rPr>
          <w:rFonts w:ascii="Times New Roman" w:hAnsi="Times New Roman"/>
          <w:color w:val="191919"/>
          <w:spacing w:val="-3"/>
          <w:sz w:val="20"/>
          <w:szCs w:val="20"/>
        </w:rPr>
        <w:t xml:space="preserve"> </w:t>
      </w:r>
      <w:r>
        <w:rPr>
          <w:rFonts w:ascii="Times New Roman" w:hAnsi="Times New Roman"/>
          <w:color w:val="191919"/>
          <w:sz w:val="20"/>
          <w:szCs w:val="20"/>
        </w:rPr>
        <w:t>of</w:t>
      </w:r>
      <w:r>
        <w:rPr>
          <w:rFonts w:ascii="Times New Roman" w:hAnsi="Times New Roman"/>
          <w:color w:val="191919"/>
          <w:spacing w:val="-3"/>
          <w:sz w:val="20"/>
          <w:szCs w:val="20"/>
        </w:rPr>
        <w:t xml:space="preserve"> </w:t>
      </w:r>
      <w:r>
        <w:rPr>
          <w:rFonts w:ascii="Times New Roman" w:hAnsi="Times New Roman"/>
          <w:color w:val="191919"/>
          <w:sz w:val="20"/>
          <w:szCs w:val="20"/>
        </w:rPr>
        <w:lastRenderedPageBreak/>
        <w:t>the</w:t>
      </w:r>
      <w:r>
        <w:rPr>
          <w:rFonts w:ascii="Times New Roman" w:hAnsi="Times New Roman"/>
          <w:color w:val="191919"/>
          <w:spacing w:val="-3"/>
          <w:sz w:val="20"/>
          <w:szCs w:val="20"/>
        </w:rPr>
        <w:t xml:space="preserve"> </w:t>
      </w:r>
      <w:r>
        <w:rPr>
          <w:rFonts w:ascii="Times New Roman" w:hAnsi="Times New Roman"/>
          <w:color w:val="191919"/>
          <w:sz w:val="20"/>
          <w:szCs w:val="20"/>
        </w:rPr>
        <w:t>oceans and the interaction between the hydrosphere, atmosphere and biosphere.</w:t>
      </w:r>
    </w:p>
    <w:p w:rsidR="00F42301" w:rsidRDefault="00F42301" w:rsidP="00721764">
      <w:pPr>
        <w:widowControl w:val="0"/>
        <w:autoSpaceDE w:val="0"/>
        <w:autoSpaceDN w:val="0"/>
        <w:adjustRightInd w:val="0"/>
        <w:spacing w:before="13" w:after="0" w:line="250" w:lineRule="auto"/>
        <w:ind w:left="2298" w:right="851"/>
        <w:jc w:val="both"/>
        <w:rPr>
          <w:rFonts w:ascii="Times New Roman" w:hAnsi="Times New Roman"/>
          <w:color w:val="000000"/>
          <w:sz w:val="20"/>
          <w:szCs w:val="20"/>
        </w:rPr>
        <w:sectPr w:rsidR="00F42301">
          <w:pgSz w:w="12240" w:h="15840"/>
          <w:pgMar w:top="280" w:right="1300" w:bottom="280" w:left="220" w:header="0" w:footer="1034" w:gutter="0"/>
          <w:cols w:space="720" w:equalWidth="0">
            <w:col w:w="10720"/>
          </w:cols>
          <w:noEndnote/>
        </w:sectPr>
      </w:pPr>
    </w:p>
    <w:p w:rsidR="00F42301" w:rsidRDefault="00F42301" w:rsidP="00721764">
      <w:pPr>
        <w:widowControl w:val="0"/>
        <w:autoSpaceDE w:val="0"/>
        <w:autoSpaceDN w:val="0"/>
        <w:adjustRightInd w:val="0"/>
        <w:spacing w:before="10" w:after="0" w:line="80" w:lineRule="exact"/>
        <w:rPr>
          <w:rFonts w:ascii="Times New Roman" w:hAnsi="Times New Roman"/>
          <w:color w:val="000000"/>
          <w:sz w:val="8"/>
          <w:szCs w:val="8"/>
        </w:rPr>
      </w:pPr>
    </w:p>
    <w:tbl>
      <w:tblPr>
        <w:tblW w:w="0" w:type="auto"/>
        <w:tblInd w:w="113" w:type="dxa"/>
        <w:tblLayout w:type="fixed"/>
        <w:tblCellMar>
          <w:left w:w="0" w:type="dxa"/>
          <w:right w:w="0" w:type="dxa"/>
        </w:tblCellMar>
        <w:tblLook w:val="0000"/>
      </w:tblPr>
      <w:tblGrid>
        <w:gridCol w:w="4876"/>
        <w:gridCol w:w="4560"/>
        <w:gridCol w:w="1067"/>
      </w:tblGrid>
      <w:tr w:rsidR="00F42301" w:rsidRPr="00FA7AC7" w:rsidTr="00B67EC4">
        <w:trPr>
          <w:trHeight w:hRule="exact" w:val="235"/>
        </w:trPr>
        <w:tc>
          <w:tcPr>
            <w:tcW w:w="4876" w:type="dxa"/>
            <w:tcBorders>
              <w:top w:val="nil"/>
              <w:left w:val="nil"/>
              <w:bottom w:val="single" w:sz="4" w:space="0" w:color="191919"/>
              <w:right w:val="single" w:sz="4" w:space="0" w:color="191919"/>
            </w:tcBorders>
          </w:tcPr>
          <w:p w:rsidR="00F42301" w:rsidRPr="00FA7AC7" w:rsidRDefault="00F42301" w:rsidP="00B67EC4">
            <w:pPr>
              <w:widowControl w:val="0"/>
              <w:autoSpaceDE w:val="0"/>
              <w:autoSpaceDN w:val="0"/>
              <w:adjustRightInd w:val="0"/>
              <w:spacing w:after="0"/>
              <w:rPr>
                <w:rFonts w:ascii="Times New Roman" w:hAnsi="Times New Roman"/>
                <w:sz w:val="24"/>
                <w:szCs w:val="24"/>
              </w:rPr>
            </w:pPr>
          </w:p>
        </w:tc>
        <w:tc>
          <w:tcPr>
            <w:tcW w:w="4560" w:type="dxa"/>
            <w:vMerge w:val="restart"/>
            <w:tcBorders>
              <w:top w:val="single" w:sz="4" w:space="0" w:color="191919"/>
              <w:left w:val="single" w:sz="4" w:space="0" w:color="191919"/>
              <w:bottom w:val="single" w:sz="4" w:space="0" w:color="191919"/>
              <w:right w:val="single" w:sz="4" w:space="0" w:color="191919"/>
            </w:tcBorders>
          </w:tcPr>
          <w:p w:rsidR="00F42301" w:rsidRPr="00FA7AC7" w:rsidRDefault="00F42301" w:rsidP="00B67EC4">
            <w:pPr>
              <w:widowControl w:val="0"/>
              <w:autoSpaceDE w:val="0"/>
              <w:autoSpaceDN w:val="0"/>
              <w:adjustRightInd w:val="0"/>
              <w:spacing w:after="0" w:line="385" w:lineRule="exact"/>
              <w:ind w:left="1933" w:right="1264"/>
              <w:jc w:val="center"/>
              <w:rPr>
                <w:rFonts w:ascii="Times New Roman" w:hAnsi="Times New Roman"/>
                <w:color w:val="000000"/>
                <w:sz w:val="27"/>
                <w:szCs w:val="27"/>
              </w:rPr>
            </w:pPr>
            <w:r w:rsidRPr="00FA7AC7">
              <w:rPr>
                <w:rFonts w:ascii="Times New Roman" w:hAnsi="Times New Roman"/>
                <w:b/>
                <w:bCs/>
                <w:color w:val="191919"/>
                <w:position w:val="-1"/>
                <w:sz w:val="36"/>
                <w:szCs w:val="36"/>
              </w:rPr>
              <w:t>S</w:t>
            </w:r>
            <w:r w:rsidRPr="00FA7AC7">
              <w:rPr>
                <w:rFonts w:ascii="Times New Roman" w:hAnsi="Times New Roman"/>
                <w:b/>
                <w:bCs/>
                <w:color w:val="191919"/>
                <w:position w:val="-1"/>
                <w:sz w:val="27"/>
                <w:szCs w:val="27"/>
              </w:rPr>
              <w:t>CIENCE</w:t>
            </w:r>
          </w:p>
          <w:p w:rsidR="00F42301" w:rsidRPr="00FA7AC7" w:rsidRDefault="00F42301" w:rsidP="00B67EC4">
            <w:pPr>
              <w:widowControl w:val="0"/>
              <w:autoSpaceDE w:val="0"/>
              <w:autoSpaceDN w:val="0"/>
              <w:adjustRightInd w:val="0"/>
              <w:spacing w:after="0" w:line="315" w:lineRule="exact"/>
              <w:ind w:left="1717" w:right="1048"/>
              <w:jc w:val="center"/>
              <w:rPr>
                <w:rFonts w:ascii="Times New Roman" w:hAnsi="Times New Roman"/>
                <w:sz w:val="24"/>
                <w:szCs w:val="24"/>
              </w:rPr>
            </w:pPr>
            <w:r w:rsidRPr="00FA7AC7">
              <w:rPr>
                <w:rFonts w:ascii="Times New Roman" w:hAnsi="Times New Roman"/>
                <w:b/>
                <w:bCs/>
                <w:color w:val="191919"/>
                <w:position w:val="-2"/>
                <w:sz w:val="36"/>
                <w:szCs w:val="36"/>
              </w:rPr>
              <w:t>E</w:t>
            </w:r>
            <w:r w:rsidRPr="00FA7AC7">
              <w:rPr>
                <w:rFonts w:ascii="Times New Roman" w:hAnsi="Times New Roman"/>
                <w:b/>
                <w:bCs/>
                <w:color w:val="191919"/>
                <w:position w:val="-2"/>
                <w:sz w:val="27"/>
                <w:szCs w:val="27"/>
              </w:rPr>
              <w:t>DUC</w:t>
            </w:r>
            <w:r w:rsidRPr="00FA7AC7">
              <w:rPr>
                <w:rFonts w:ascii="Times New Roman" w:hAnsi="Times New Roman"/>
                <w:b/>
                <w:bCs/>
                <w:color w:val="191919"/>
                <w:spacing w:val="-20"/>
                <w:position w:val="-2"/>
                <w:sz w:val="27"/>
                <w:szCs w:val="27"/>
              </w:rPr>
              <w:t>A</w:t>
            </w:r>
            <w:r w:rsidRPr="00FA7AC7">
              <w:rPr>
                <w:rFonts w:ascii="Times New Roman" w:hAnsi="Times New Roman"/>
                <w:b/>
                <w:bCs/>
                <w:color w:val="191919"/>
                <w:position w:val="-2"/>
                <w:sz w:val="27"/>
                <w:szCs w:val="27"/>
              </w:rPr>
              <w:t>TION</w:t>
            </w:r>
          </w:p>
        </w:tc>
        <w:tc>
          <w:tcPr>
            <w:tcW w:w="1067" w:type="dxa"/>
            <w:tcBorders>
              <w:top w:val="nil"/>
              <w:left w:val="single" w:sz="4" w:space="0" w:color="191919"/>
              <w:bottom w:val="single" w:sz="4" w:space="0" w:color="191919"/>
              <w:right w:val="nil"/>
            </w:tcBorders>
          </w:tcPr>
          <w:p w:rsidR="00F42301" w:rsidRPr="00FA7AC7" w:rsidRDefault="00F42301" w:rsidP="00B67EC4">
            <w:pPr>
              <w:widowControl w:val="0"/>
              <w:autoSpaceDE w:val="0"/>
              <w:autoSpaceDN w:val="0"/>
              <w:adjustRightInd w:val="0"/>
              <w:spacing w:after="0"/>
              <w:rPr>
                <w:rFonts w:ascii="Times New Roman" w:hAnsi="Times New Roman"/>
                <w:sz w:val="24"/>
                <w:szCs w:val="24"/>
              </w:rPr>
            </w:pPr>
          </w:p>
        </w:tc>
      </w:tr>
      <w:tr w:rsidR="00F42301" w:rsidRPr="00FA7AC7" w:rsidTr="00B67EC4">
        <w:trPr>
          <w:trHeight w:hRule="exact" w:val="256"/>
        </w:trPr>
        <w:tc>
          <w:tcPr>
            <w:tcW w:w="4876" w:type="dxa"/>
            <w:tcBorders>
              <w:top w:val="single" w:sz="4" w:space="0" w:color="191919"/>
              <w:left w:val="nil"/>
              <w:bottom w:val="single" w:sz="4" w:space="0" w:color="191919"/>
              <w:right w:val="single" w:sz="4" w:space="0" w:color="191919"/>
            </w:tcBorders>
          </w:tcPr>
          <w:p w:rsidR="00F42301" w:rsidRPr="00FA7AC7" w:rsidRDefault="00F42301" w:rsidP="00B67EC4">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B67EC4">
            <w:pPr>
              <w:widowControl w:val="0"/>
              <w:autoSpaceDE w:val="0"/>
              <w:autoSpaceDN w:val="0"/>
              <w:adjustRightInd w:val="0"/>
              <w:spacing w:after="0"/>
              <w:rPr>
                <w:rFonts w:ascii="Times New Roman" w:hAnsi="Times New Roman"/>
                <w:sz w:val="24"/>
                <w:szCs w:val="24"/>
              </w:rPr>
            </w:pPr>
          </w:p>
        </w:tc>
        <w:tc>
          <w:tcPr>
            <w:tcW w:w="1067" w:type="dxa"/>
            <w:tcBorders>
              <w:top w:val="single" w:sz="4" w:space="0" w:color="191919"/>
              <w:left w:val="single" w:sz="4" w:space="0" w:color="191919"/>
              <w:bottom w:val="single" w:sz="4" w:space="0" w:color="191919"/>
              <w:right w:val="nil"/>
            </w:tcBorders>
          </w:tcPr>
          <w:p w:rsidR="00F42301" w:rsidRPr="00FA7AC7" w:rsidRDefault="00F42301" w:rsidP="00B67EC4">
            <w:pPr>
              <w:widowControl w:val="0"/>
              <w:autoSpaceDE w:val="0"/>
              <w:autoSpaceDN w:val="0"/>
              <w:adjustRightInd w:val="0"/>
              <w:spacing w:after="0"/>
              <w:rPr>
                <w:rFonts w:ascii="Times New Roman" w:hAnsi="Times New Roman"/>
                <w:sz w:val="24"/>
                <w:szCs w:val="24"/>
              </w:rPr>
            </w:pPr>
          </w:p>
        </w:tc>
      </w:tr>
      <w:tr w:rsidR="00F42301" w:rsidRPr="00FA7AC7" w:rsidTr="00B67EC4">
        <w:trPr>
          <w:trHeight w:hRule="exact" w:val="219"/>
        </w:trPr>
        <w:tc>
          <w:tcPr>
            <w:tcW w:w="4876" w:type="dxa"/>
            <w:tcBorders>
              <w:top w:val="single" w:sz="4" w:space="0" w:color="191919"/>
              <w:left w:val="nil"/>
              <w:bottom w:val="nil"/>
              <w:right w:val="single" w:sz="4" w:space="0" w:color="191919"/>
            </w:tcBorders>
          </w:tcPr>
          <w:p w:rsidR="00F42301" w:rsidRPr="00FA7AC7" w:rsidRDefault="00F42301" w:rsidP="00B67EC4">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B67EC4">
            <w:pPr>
              <w:widowControl w:val="0"/>
              <w:autoSpaceDE w:val="0"/>
              <w:autoSpaceDN w:val="0"/>
              <w:adjustRightInd w:val="0"/>
              <w:spacing w:after="0"/>
              <w:rPr>
                <w:rFonts w:ascii="Times New Roman" w:hAnsi="Times New Roman"/>
                <w:sz w:val="24"/>
                <w:szCs w:val="24"/>
              </w:rPr>
            </w:pPr>
          </w:p>
        </w:tc>
        <w:tc>
          <w:tcPr>
            <w:tcW w:w="1067" w:type="dxa"/>
            <w:tcBorders>
              <w:top w:val="single" w:sz="4" w:space="0" w:color="191919"/>
              <w:left w:val="single" w:sz="4" w:space="0" w:color="191919"/>
              <w:bottom w:val="nil"/>
              <w:right w:val="nil"/>
            </w:tcBorders>
          </w:tcPr>
          <w:p w:rsidR="00F42301" w:rsidRPr="00FA7AC7" w:rsidRDefault="00F42301" w:rsidP="00B67EC4">
            <w:pPr>
              <w:widowControl w:val="0"/>
              <w:autoSpaceDE w:val="0"/>
              <w:autoSpaceDN w:val="0"/>
              <w:adjustRightInd w:val="0"/>
              <w:spacing w:after="0"/>
              <w:rPr>
                <w:rFonts w:ascii="Times New Roman" w:hAnsi="Times New Roman"/>
                <w:sz w:val="24"/>
                <w:szCs w:val="24"/>
              </w:rPr>
            </w:pPr>
          </w:p>
        </w:tc>
      </w:tr>
    </w:tbl>
    <w:p w:rsidR="00F42301" w:rsidRDefault="00F42301" w:rsidP="00721764">
      <w:pPr>
        <w:widowControl w:val="0"/>
        <w:autoSpaceDE w:val="0"/>
        <w:autoSpaceDN w:val="0"/>
        <w:adjustRightInd w:val="0"/>
        <w:spacing w:before="4" w:after="0" w:line="190" w:lineRule="exact"/>
        <w:rPr>
          <w:rFonts w:ascii="Times New Roman" w:hAnsi="Times New Roman"/>
          <w:sz w:val="19"/>
          <w:szCs w:val="19"/>
        </w:rPr>
      </w:pPr>
    </w:p>
    <w:p w:rsidR="00F42301" w:rsidRDefault="00F42301" w:rsidP="00721764">
      <w:pPr>
        <w:widowControl w:val="0"/>
        <w:autoSpaceDE w:val="0"/>
        <w:autoSpaceDN w:val="0"/>
        <w:adjustRightInd w:val="0"/>
        <w:spacing w:after="0" w:line="200" w:lineRule="exact"/>
        <w:rPr>
          <w:rFonts w:ascii="Times New Roman" w:hAnsi="Times New Roman"/>
          <w:sz w:val="20"/>
          <w:szCs w:val="20"/>
        </w:rPr>
      </w:pPr>
    </w:p>
    <w:p w:rsidR="00F42301" w:rsidRDefault="00F42301" w:rsidP="00721764">
      <w:pPr>
        <w:widowControl w:val="0"/>
        <w:autoSpaceDE w:val="0"/>
        <w:autoSpaceDN w:val="0"/>
        <w:adjustRightInd w:val="0"/>
        <w:spacing w:before="27" w:after="0" w:line="251" w:lineRule="auto"/>
        <w:ind w:left="1233" w:right="1936" w:hanging="360"/>
        <w:jc w:val="both"/>
        <w:rPr>
          <w:rFonts w:ascii="Times New Roman" w:hAnsi="Times New Roman"/>
          <w:color w:val="000000"/>
          <w:sz w:val="20"/>
          <w:szCs w:val="20"/>
        </w:rPr>
      </w:pPr>
      <w:r w:rsidRPr="003F2CF3">
        <w:rPr>
          <w:rFonts w:ascii="Calibri" w:hAnsi="Calibri"/>
          <w:noProof/>
          <w:lang w:eastAsia="en-US"/>
        </w:rPr>
        <w:pict>
          <v:group id="_x0000_s3818" style="position:absolute;left:0;text-align:left;margin-left:315.7pt;margin-top:-52.9pt;width:31.2pt;height:31pt;z-index:-251497472;mso-position-horizontal-relative:page" coordorigin="6314,-1058" coordsize="624,620" o:allowincell="f">
            <v:rect id="_x0000_s3819" style="position:absolute;left:6319;top:-1053;width:613;height:610" o:allowincell="f" stroked="f">
              <v:path arrowok="t"/>
            </v:rect>
            <v:rect id="_x0000_s3820" style="position:absolute;left:6320;top:-1054;width:620;height:620;mso-position-horizontal-relative:page" o:allowincell="f" filled="f" stroked="f">
              <v:textbox inset="0,0,0,0">
                <w:txbxContent>
                  <w:p w:rsidR="00F42301" w:rsidRDefault="00F42301" w:rsidP="00721764">
                    <w:pPr>
                      <w:spacing w:after="0" w:line="620" w:lineRule="atLeast"/>
                      <w:rPr>
                        <w:rFonts w:ascii="Times New Roman" w:hAnsi="Times New Roman"/>
                        <w:sz w:val="24"/>
                        <w:szCs w:val="24"/>
                      </w:rPr>
                    </w:pPr>
                    <w:r>
                      <w:rPr>
                        <w:rFonts w:ascii="Times New Roman" w:hAnsi="Times New Roman"/>
                        <w:noProof/>
                        <w:sz w:val="24"/>
                        <w:szCs w:val="24"/>
                      </w:rPr>
                      <w:drawing>
                        <wp:inline distT="0" distB="0" distL="0" distR="0">
                          <wp:extent cx="390525" cy="390525"/>
                          <wp:effectExtent l="19050" t="0" r="9525" b="0"/>
                          <wp:docPr id="156"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5"/>
                                  <a:srcRect/>
                                  <a:stretch>
                                    <a:fillRect/>
                                  </a:stretch>
                                </pic:blipFill>
                                <pic:spPr bwMode="auto">
                                  <a:xfrm>
                                    <a:off x="0" y="0"/>
                                    <a:ext cx="390525" cy="390525"/>
                                  </a:xfrm>
                                  <a:prstGeom prst="rect">
                                    <a:avLst/>
                                  </a:prstGeom>
                                  <a:noFill/>
                                  <a:ln w="9525">
                                    <a:noFill/>
                                    <a:miter lim="800000"/>
                                    <a:headEnd/>
                                    <a:tailEnd/>
                                  </a:ln>
                                </pic:spPr>
                              </pic:pic>
                            </a:graphicData>
                          </a:graphic>
                        </wp:inline>
                      </w:drawing>
                    </w:r>
                  </w:p>
                  <w:p w:rsidR="00F42301" w:rsidRDefault="00F42301" w:rsidP="00721764">
                    <w:pPr>
                      <w:widowControl w:val="0"/>
                      <w:autoSpaceDE w:val="0"/>
                      <w:autoSpaceDN w:val="0"/>
                      <w:adjustRightInd w:val="0"/>
                      <w:spacing w:after="0"/>
                      <w:rPr>
                        <w:rFonts w:ascii="Times New Roman" w:hAnsi="Times New Roman"/>
                        <w:sz w:val="24"/>
                        <w:szCs w:val="24"/>
                      </w:rPr>
                    </w:pPr>
                  </w:p>
                </w:txbxContent>
              </v:textbox>
            </v:rect>
            <w10:wrap anchorx="page"/>
          </v:group>
        </w:pict>
      </w:r>
      <w:r>
        <w:rPr>
          <w:rFonts w:ascii="Times New Roman" w:hAnsi="Times New Roman"/>
          <w:b/>
          <w:bCs/>
          <w:color w:val="191919"/>
          <w:sz w:val="20"/>
          <w:szCs w:val="20"/>
        </w:rPr>
        <w:t>PHYS</w:t>
      </w:r>
      <w:r>
        <w:rPr>
          <w:rFonts w:ascii="Times New Roman" w:hAnsi="Times New Roman"/>
          <w:b/>
          <w:bCs/>
          <w:color w:val="191919"/>
          <w:spacing w:val="-7"/>
          <w:sz w:val="20"/>
          <w:szCs w:val="20"/>
        </w:rPr>
        <w:t xml:space="preserve"> </w:t>
      </w:r>
      <w:r>
        <w:rPr>
          <w:rFonts w:ascii="Times New Roman" w:hAnsi="Times New Roman"/>
          <w:b/>
          <w:bCs/>
          <w:color w:val="191919"/>
          <w:sz w:val="20"/>
          <w:szCs w:val="20"/>
        </w:rPr>
        <w:t>5548</w:t>
      </w:r>
      <w:r>
        <w:rPr>
          <w:rFonts w:ascii="Times New Roman" w:hAnsi="Times New Roman"/>
          <w:b/>
          <w:bCs/>
          <w:color w:val="191919"/>
          <w:spacing w:val="-7"/>
          <w:sz w:val="20"/>
          <w:szCs w:val="20"/>
        </w:rPr>
        <w:t xml:space="preserve"> </w:t>
      </w:r>
      <w:r>
        <w:rPr>
          <w:rFonts w:ascii="Times New Roman" w:hAnsi="Times New Roman"/>
          <w:b/>
          <w:bCs/>
          <w:color w:val="191919"/>
          <w:sz w:val="20"/>
          <w:szCs w:val="20"/>
        </w:rPr>
        <w:t>-</w:t>
      </w:r>
      <w:r>
        <w:rPr>
          <w:rFonts w:ascii="Times New Roman" w:hAnsi="Times New Roman"/>
          <w:b/>
          <w:bCs/>
          <w:color w:val="191919"/>
          <w:spacing w:val="-7"/>
          <w:sz w:val="20"/>
          <w:szCs w:val="20"/>
        </w:rPr>
        <w:t xml:space="preserve"> </w:t>
      </w:r>
      <w:r>
        <w:rPr>
          <w:rFonts w:ascii="Times New Roman" w:hAnsi="Times New Roman"/>
          <w:b/>
          <w:bCs/>
          <w:color w:val="191919"/>
          <w:sz w:val="20"/>
          <w:szCs w:val="20"/>
        </w:rPr>
        <w:t>Int</w:t>
      </w:r>
      <w:r>
        <w:rPr>
          <w:rFonts w:ascii="Times New Roman" w:hAnsi="Times New Roman"/>
          <w:b/>
          <w:bCs/>
          <w:color w:val="191919"/>
          <w:spacing w:val="-4"/>
          <w:sz w:val="20"/>
          <w:szCs w:val="20"/>
        </w:rPr>
        <w:t>r</w:t>
      </w:r>
      <w:r>
        <w:rPr>
          <w:rFonts w:ascii="Times New Roman" w:hAnsi="Times New Roman"/>
          <w:b/>
          <w:bCs/>
          <w:color w:val="191919"/>
          <w:sz w:val="20"/>
          <w:szCs w:val="20"/>
        </w:rPr>
        <w:t>oduction</w:t>
      </w:r>
      <w:r>
        <w:rPr>
          <w:rFonts w:ascii="Times New Roman" w:hAnsi="Times New Roman"/>
          <w:b/>
          <w:bCs/>
          <w:color w:val="191919"/>
          <w:spacing w:val="-7"/>
          <w:sz w:val="20"/>
          <w:szCs w:val="20"/>
        </w:rPr>
        <w:t xml:space="preserve"> </w:t>
      </w:r>
      <w:r>
        <w:rPr>
          <w:rFonts w:ascii="Times New Roman" w:hAnsi="Times New Roman"/>
          <w:b/>
          <w:bCs/>
          <w:color w:val="191919"/>
          <w:sz w:val="20"/>
          <w:szCs w:val="20"/>
        </w:rPr>
        <w:t>to</w:t>
      </w:r>
      <w:r>
        <w:rPr>
          <w:rFonts w:ascii="Times New Roman" w:hAnsi="Times New Roman"/>
          <w:b/>
          <w:bCs/>
          <w:color w:val="191919"/>
          <w:spacing w:val="-18"/>
          <w:sz w:val="20"/>
          <w:szCs w:val="20"/>
        </w:rPr>
        <w:t xml:space="preserve"> </w:t>
      </w:r>
      <w:r>
        <w:rPr>
          <w:rFonts w:ascii="Times New Roman" w:hAnsi="Times New Roman"/>
          <w:b/>
          <w:bCs/>
          <w:color w:val="191919"/>
          <w:sz w:val="20"/>
          <w:szCs w:val="20"/>
        </w:rPr>
        <w:t>Ast</w:t>
      </w:r>
      <w:r>
        <w:rPr>
          <w:rFonts w:ascii="Times New Roman" w:hAnsi="Times New Roman"/>
          <w:b/>
          <w:bCs/>
          <w:color w:val="191919"/>
          <w:spacing w:val="-4"/>
          <w:sz w:val="20"/>
          <w:szCs w:val="20"/>
        </w:rPr>
        <w:t>r</w:t>
      </w:r>
      <w:r>
        <w:rPr>
          <w:rFonts w:ascii="Times New Roman" w:hAnsi="Times New Roman"/>
          <w:b/>
          <w:bCs/>
          <w:color w:val="191919"/>
          <w:sz w:val="20"/>
          <w:szCs w:val="20"/>
        </w:rPr>
        <w:t>onom</w:t>
      </w:r>
      <w:r>
        <w:rPr>
          <w:rFonts w:ascii="Times New Roman" w:hAnsi="Times New Roman"/>
          <w:b/>
          <w:bCs/>
          <w:color w:val="191919"/>
          <w:spacing w:val="-11"/>
          <w:sz w:val="20"/>
          <w:szCs w:val="20"/>
        </w:rPr>
        <w:t>y</w:t>
      </w:r>
      <w:r>
        <w:rPr>
          <w:rFonts w:ascii="Times New Roman" w:hAnsi="Times New Roman"/>
          <w:b/>
          <w:bCs/>
          <w:color w:val="191919"/>
          <w:sz w:val="20"/>
          <w:szCs w:val="20"/>
        </w:rPr>
        <w:t xml:space="preserve">................................................................................3(3-0) </w:t>
      </w:r>
      <w:r>
        <w:rPr>
          <w:rFonts w:ascii="Times New Roman" w:hAnsi="Times New Roman"/>
          <w:color w:val="191919"/>
          <w:sz w:val="20"/>
          <w:szCs w:val="20"/>
        </w:rPr>
        <w:t>This course will emphasize topics related to the theory and consideration of planets, the solar system, stars, galaxy and universe, including the study of constellations, historical overvie</w:t>
      </w:r>
      <w:r>
        <w:rPr>
          <w:rFonts w:ascii="Times New Roman" w:hAnsi="Times New Roman"/>
          <w:color w:val="191919"/>
          <w:spacing w:val="-13"/>
          <w:sz w:val="20"/>
          <w:szCs w:val="20"/>
        </w:rPr>
        <w:t>w</w:t>
      </w:r>
      <w:r>
        <w:rPr>
          <w:rFonts w:ascii="Times New Roman" w:hAnsi="Times New Roman"/>
          <w:color w:val="191919"/>
          <w:sz w:val="20"/>
          <w:szCs w:val="20"/>
        </w:rPr>
        <w:t>, astronomy and laws of planetary motion.</w:t>
      </w:r>
    </w:p>
    <w:p w:rsidR="00F42301" w:rsidRDefault="00F42301" w:rsidP="00721764">
      <w:pPr>
        <w:widowControl w:val="0"/>
        <w:autoSpaceDE w:val="0"/>
        <w:autoSpaceDN w:val="0"/>
        <w:adjustRightInd w:val="0"/>
        <w:spacing w:after="0" w:line="226" w:lineRule="exact"/>
        <w:ind w:left="873"/>
        <w:rPr>
          <w:rFonts w:ascii="Times New Roman" w:hAnsi="Times New Roman"/>
          <w:color w:val="000000"/>
          <w:sz w:val="20"/>
          <w:szCs w:val="20"/>
        </w:rPr>
      </w:pPr>
      <w:r>
        <w:rPr>
          <w:rFonts w:ascii="Times New Roman" w:hAnsi="Times New Roman"/>
          <w:b/>
          <w:bCs/>
          <w:color w:val="191919"/>
          <w:sz w:val="20"/>
          <w:szCs w:val="20"/>
        </w:rPr>
        <w:t>PHYS</w:t>
      </w:r>
      <w:r>
        <w:rPr>
          <w:rFonts w:ascii="Times New Roman" w:hAnsi="Times New Roman"/>
          <w:b/>
          <w:bCs/>
          <w:color w:val="191919"/>
          <w:spacing w:val="-6"/>
          <w:sz w:val="20"/>
          <w:szCs w:val="20"/>
        </w:rPr>
        <w:t xml:space="preserve"> </w:t>
      </w:r>
      <w:r>
        <w:rPr>
          <w:rFonts w:ascii="Times New Roman" w:hAnsi="Times New Roman"/>
          <w:b/>
          <w:bCs/>
          <w:color w:val="191919"/>
          <w:sz w:val="20"/>
          <w:szCs w:val="20"/>
        </w:rPr>
        <w:t>5549</w:t>
      </w:r>
      <w:r>
        <w:rPr>
          <w:rFonts w:ascii="Times New Roman" w:hAnsi="Times New Roman"/>
          <w:b/>
          <w:bCs/>
          <w:color w:val="191919"/>
          <w:spacing w:val="-6"/>
          <w:sz w:val="20"/>
          <w:szCs w:val="20"/>
        </w:rPr>
        <w:t xml:space="preserve"> </w:t>
      </w:r>
      <w:r>
        <w:rPr>
          <w:rFonts w:ascii="Times New Roman" w:hAnsi="Times New Roman"/>
          <w:b/>
          <w:bCs/>
          <w:color w:val="191919"/>
          <w:sz w:val="20"/>
          <w:szCs w:val="20"/>
        </w:rPr>
        <w:t>-</w:t>
      </w:r>
      <w:r>
        <w:rPr>
          <w:rFonts w:ascii="Times New Roman" w:hAnsi="Times New Roman"/>
          <w:b/>
          <w:bCs/>
          <w:color w:val="191919"/>
          <w:spacing w:val="-10"/>
          <w:sz w:val="20"/>
          <w:szCs w:val="20"/>
        </w:rPr>
        <w:t xml:space="preserve"> </w:t>
      </w:r>
      <w:r>
        <w:rPr>
          <w:rFonts w:ascii="Times New Roman" w:hAnsi="Times New Roman"/>
          <w:b/>
          <w:bCs/>
          <w:color w:val="191919"/>
          <w:spacing w:val="-11"/>
          <w:sz w:val="20"/>
          <w:szCs w:val="20"/>
        </w:rPr>
        <w:t>W</w:t>
      </w:r>
      <w:r>
        <w:rPr>
          <w:rFonts w:ascii="Times New Roman" w:hAnsi="Times New Roman"/>
          <w:b/>
          <w:bCs/>
          <w:color w:val="191919"/>
          <w:sz w:val="20"/>
          <w:szCs w:val="20"/>
        </w:rPr>
        <w:t>eather</w:t>
      </w:r>
      <w:r>
        <w:rPr>
          <w:rFonts w:ascii="Times New Roman" w:hAnsi="Times New Roman"/>
          <w:b/>
          <w:bCs/>
          <w:color w:val="191919"/>
          <w:spacing w:val="-10"/>
          <w:sz w:val="20"/>
          <w:szCs w:val="20"/>
        </w:rPr>
        <w:t xml:space="preserve"> </w:t>
      </w:r>
      <w:r>
        <w:rPr>
          <w:rFonts w:ascii="Times New Roman" w:hAnsi="Times New Roman"/>
          <w:b/>
          <w:bCs/>
          <w:color w:val="191919"/>
          <w:sz w:val="20"/>
          <w:szCs w:val="20"/>
        </w:rPr>
        <w:t>and</w:t>
      </w:r>
      <w:r>
        <w:rPr>
          <w:rFonts w:ascii="Times New Roman" w:hAnsi="Times New Roman"/>
          <w:b/>
          <w:bCs/>
          <w:color w:val="191919"/>
          <w:spacing w:val="-6"/>
          <w:sz w:val="20"/>
          <w:szCs w:val="20"/>
        </w:rPr>
        <w:t xml:space="preserve"> </w:t>
      </w:r>
      <w:r>
        <w:rPr>
          <w:rFonts w:ascii="Times New Roman" w:hAnsi="Times New Roman"/>
          <w:b/>
          <w:bCs/>
          <w:color w:val="191919"/>
          <w:sz w:val="20"/>
          <w:szCs w:val="20"/>
        </w:rPr>
        <w:t>Climate.........................................................................................3(3-0)</w:t>
      </w:r>
    </w:p>
    <w:p w:rsidR="00F42301" w:rsidRDefault="00F42301" w:rsidP="00721764">
      <w:pPr>
        <w:widowControl w:val="0"/>
        <w:autoSpaceDE w:val="0"/>
        <w:autoSpaceDN w:val="0"/>
        <w:adjustRightInd w:val="0"/>
        <w:spacing w:before="13" w:after="0" w:line="250" w:lineRule="auto"/>
        <w:ind w:left="1233" w:right="1936"/>
        <w:jc w:val="both"/>
        <w:rPr>
          <w:rFonts w:ascii="Times New Roman" w:hAnsi="Times New Roman"/>
          <w:color w:val="000000"/>
          <w:sz w:val="20"/>
          <w:szCs w:val="20"/>
        </w:rPr>
      </w:pPr>
      <w:r w:rsidRPr="003F2CF3">
        <w:rPr>
          <w:rFonts w:ascii="Calibri" w:hAnsi="Calibri"/>
          <w:noProof/>
          <w:lang w:eastAsia="en-US"/>
        </w:rPr>
        <w:pict>
          <v:shape id="_x0000_s3821" type="#_x0000_t202" style="position:absolute;left:0;text-align:left;margin-left:520.9pt;margin-top:24.2pt;width:1in;height:184.35pt;z-index:-251496448;mso-position-horizontal-relative:page" o:allowincell="f" filled="f" stroked="f">
            <v:textbox style="layout-flow:vertical" inset="0,0,0,0">
              <w:txbxContent>
                <w:p w:rsidR="00F42301" w:rsidRDefault="00F42301" w:rsidP="00721764">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E</w:t>
                  </w:r>
                  <w:r>
                    <w:rPr>
                      <w:rFonts w:ascii="Impact" w:hAnsi="Impact" w:cs="Impact"/>
                      <w:color w:val="A3A3A3"/>
                      <w:spacing w:val="-115"/>
                      <w:position w:val="1"/>
                      <w:sz w:val="105"/>
                      <w:szCs w:val="105"/>
                    </w:rPr>
                    <w:t xml:space="preserve"> </w:t>
                  </w:r>
                </w:p>
              </w:txbxContent>
            </v:textbox>
            <w10:wrap anchorx="page"/>
          </v:shape>
        </w:pict>
      </w:r>
      <w:r>
        <w:rPr>
          <w:rFonts w:ascii="Times New Roman" w:hAnsi="Times New Roman"/>
          <w:color w:val="191919"/>
          <w:sz w:val="20"/>
          <w:szCs w:val="20"/>
        </w:rPr>
        <w:t>This</w:t>
      </w:r>
      <w:r>
        <w:rPr>
          <w:rFonts w:ascii="Times New Roman" w:hAnsi="Times New Roman"/>
          <w:color w:val="191919"/>
          <w:spacing w:val="-2"/>
          <w:sz w:val="20"/>
          <w:szCs w:val="20"/>
        </w:rPr>
        <w:t xml:space="preserve"> </w:t>
      </w:r>
      <w:r>
        <w:rPr>
          <w:rFonts w:ascii="Times New Roman" w:hAnsi="Times New Roman"/>
          <w:color w:val="191919"/>
          <w:sz w:val="20"/>
          <w:szCs w:val="20"/>
        </w:rPr>
        <w:t>course</w:t>
      </w:r>
      <w:r>
        <w:rPr>
          <w:rFonts w:ascii="Times New Roman" w:hAnsi="Times New Roman"/>
          <w:color w:val="191919"/>
          <w:spacing w:val="-2"/>
          <w:sz w:val="20"/>
          <w:szCs w:val="20"/>
        </w:rPr>
        <w:t xml:space="preserve"> </w:t>
      </w:r>
      <w:r>
        <w:rPr>
          <w:rFonts w:ascii="Times New Roman" w:hAnsi="Times New Roman"/>
          <w:color w:val="191919"/>
          <w:sz w:val="20"/>
          <w:szCs w:val="20"/>
        </w:rPr>
        <w:t>emphasizes</w:t>
      </w:r>
      <w:r>
        <w:rPr>
          <w:rFonts w:ascii="Times New Roman" w:hAnsi="Times New Roman"/>
          <w:color w:val="191919"/>
          <w:spacing w:val="-2"/>
          <w:sz w:val="20"/>
          <w:szCs w:val="20"/>
        </w:rPr>
        <w:t xml:space="preserve"> </w:t>
      </w:r>
      <w:r>
        <w:rPr>
          <w:rFonts w:ascii="Times New Roman" w:hAnsi="Times New Roman"/>
          <w:color w:val="191919"/>
          <w:sz w:val="20"/>
          <w:szCs w:val="20"/>
        </w:rPr>
        <w:t>an</w:t>
      </w:r>
      <w:r>
        <w:rPr>
          <w:rFonts w:ascii="Times New Roman" w:hAnsi="Times New Roman"/>
          <w:color w:val="191919"/>
          <w:spacing w:val="-2"/>
          <w:sz w:val="20"/>
          <w:szCs w:val="20"/>
        </w:rPr>
        <w:t xml:space="preserve"> </w:t>
      </w:r>
      <w:r>
        <w:rPr>
          <w:rFonts w:ascii="Times New Roman" w:hAnsi="Times New Roman"/>
          <w:color w:val="191919"/>
          <w:sz w:val="20"/>
          <w:szCs w:val="20"/>
        </w:rPr>
        <w:t>introduction</w:t>
      </w:r>
      <w:r>
        <w:rPr>
          <w:rFonts w:ascii="Times New Roman" w:hAnsi="Times New Roman"/>
          <w:color w:val="191919"/>
          <w:spacing w:val="-2"/>
          <w:sz w:val="20"/>
          <w:szCs w:val="20"/>
        </w:rPr>
        <w:t xml:space="preserve"> </w:t>
      </w:r>
      <w:r>
        <w:rPr>
          <w:rFonts w:ascii="Times New Roman" w:hAnsi="Times New Roman"/>
          <w:color w:val="191919"/>
          <w:sz w:val="20"/>
          <w:szCs w:val="20"/>
        </w:rPr>
        <w:t>to</w:t>
      </w:r>
      <w:r>
        <w:rPr>
          <w:rFonts w:ascii="Times New Roman" w:hAnsi="Times New Roman"/>
          <w:color w:val="191919"/>
          <w:spacing w:val="-2"/>
          <w:sz w:val="20"/>
          <w:szCs w:val="20"/>
        </w:rPr>
        <w:t xml:space="preserve"> </w:t>
      </w:r>
      <w:r>
        <w:rPr>
          <w:rFonts w:ascii="Times New Roman" w:hAnsi="Times New Roman"/>
          <w:color w:val="191919"/>
          <w:sz w:val="20"/>
          <w:szCs w:val="20"/>
        </w:rPr>
        <w:t>the</w:t>
      </w:r>
      <w:r>
        <w:rPr>
          <w:rFonts w:ascii="Times New Roman" w:hAnsi="Times New Roman"/>
          <w:color w:val="191919"/>
          <w:spacing w:val="-2"/>
          <w:sz w:val="20"/>
          <w:szCs w:val="20"/>
        </w:rPr>
        <w:t xml:space="preserve"> </w:t>
      </w:r>
      <w:r>
        <w:rPr>
          <w:rFonts w:ascii="Times New Roman" w:hAnsi="Times New Roman"/>
          <w:color w:val="191919"/>
          <w:sz w:val="20"/>
          <w:szCs w:val="20"/>
        </w:rPr>
        <w:t>study</w:t>
      </w:r>
      <w:r>
        <w:rPr>
          <w:rFonts w:ascii="Times New Roman" w:hAnsi="Times New Roman"/>
          <w:color w:val="191919"/>
          <w:spacing w:val="-2"/>
          <w:sz w:val="20"/>
          <w:szCs w:val="20"/>
        </w:rPr>
        <w:t xml:space="preserve"> </w:t>
      </w:r>
      <w:r>
        <w:rPr>
          <w:rFonts w:ascii="Times New Roman" w:hAnsi="Times New Roman"/>
          <w:color w:val="191919"/>
          <w:sz w:val="20"/>
          <w:szCs w:val="20"/>
        </w:rPr>
        <w:t>of</w:t>
      </w:r>
      <w:r>
        <w:rPr>
          <w:rFonts w:ascii="Times New Roman" w:hAnsi="Times New Roman"/>
          <w:color w:val="191919"/>
          <w:spacing w:val="-2"/>
          <w:sz w:val="20"/>
          <w:szCs w:val="20"/>
        </w:rPr>
        <w:t xml:space="preserve"> </w:t>
      </w:r>
      <w:r>
        <w:rPr>
          <w:rFonts w:ascii="Times New Roman" w:hAnsi="Times New Roman"/>
          <w:color w:val="191919"/>
          <w:sz w:val="20"/>
          <w:szCs w:val="20"/>
        </w:rPr>
        <w:t>the</w:t>
      </w:r>
      <w:r>
        <w:rPr>
          <w:rFonts w:ascii="Times New Roman" w:hAnsi="Times New Roman"/>
          <w:color w:val="191919"/>
          <w:spacing w:val="-2"/>
          <w:sz w:val="20"/>
          <w:szCs w:val="20"/>
        </w:rPr>
        <w:t xml:space="preserve"> </w:t>
      </w:r>
      <w:r>
        <w:rPr>
          <w:rFonts w:ascii="Times New Roman" w:hAnsi="Times New Roman"/>
          <w:color w:val="191919"/>
          <w:sz w:val="20"/>
          <w:szCs w:val="20"/>
        </w:rPr>
        <w:t>profiles</w:t>
      </w:r>
      <w:r>
        <w:rPr>
          <w:rFonts w:ascii="Times New Roman" w:hAnsi="Times New Roman"/>
          <w:color w:val="191919"/>
          <w:spacing w:val="-2"/>
          <w:sz w:val="20"/>
          <w:szCs w:val="20"/>
        </w:rPr>
        <w:t xml:space="preserve"> </w:t>
      </w:r>
      <w:r>
        <w:rPr>
          <w:rFonts w:ascii="Times New Roman" w:hAnsi="Times New Roman"/>
          <w:color w:val="191919"/>
          <w:sz w:val="20"/>
          <w:szCs w:val="20"/>
        </w:rPr>
        <w:t>and</w:t>
      </w:r>
      <w:r>
        <w:rPr>
          <w:rFonts w:ascii="Times New Roman" w:hAnsi="Times New Roman"/>
          <w:color w:val="191919"/>
          <w:spacing w:val="-2"/>
          <w:sz w:val="20"/>
          <w:szCs w:val="20"/>
        </w:rPr>
        <w:t xml:space="preserve"> </w:t>
      </w:r>
      <w:r>
        <w:rPr>
          <w:rFonts w:ascii="Times New Roman" w:hAnsi="Times New Roman"/>
          <w:color w:val="191919"/>
          <w:sz w:val="20"/>
          <w:szCs w:val="20"/>
        </w:rPr>
        <w:t>dynamics</w:t>
      </w:r>
      <w:r>
        <w:rPr>
          <w:rFonts w:ascii="Times New Roman" w:hAnsi="Times New Roman"/>
          <w:color w:val="191919"/>
          <w:spacing w:val="-2"/>
          <w:sz w:val="20"/>
          <w:szCs w:val="20"/>
        </w:rPr>
        <w:t xml:space="preserve"> </w:t>
      </w:r>
      <w:r>
        <w:rPr>
          <w:rFonts w:ascii="Times New Roman" w:hAnsi="Times New Roman"/>
          <w:color w:val="191919"/>
          <w:sz w:val="20"/>
          <w:szCs w:val="20"/>
        </w:rPr>
        <w:t>of</w:t>
      </w:r>
      <w:r>
        <w:rPr>
          <w:rFonts w:ascii="Times New Roman" w:hAnsi="Times New Roman"/>
          <w:color w:val="191919"/>
          <w:spacing w:val="-2"/>
          <w:sz w:val="20"/>
          <w:szCs w:val="20"/>
        </w:rPr>
        <w:t xml:space="preserve"> </w:t>
      </w:r>
      <w:r>
        <w:rPr>
          <w:rFonts w:ascii="Times New Roman" w:hAnsi="Times New Roman"/>
          <w:color w:val="191919"/>
          <w:sz w:val="20"/>
          <w:szCs w:val="20"/>
        </w:rPr>
        <w:t>air</w:t>
      </w:r>
      <w:r>
        <w:rPr>
          <w:rFonts w:ascii="Times New Roman" w:hAnsi="Times New Roman"/>
          <w:color w:val="191919"/>
          <w:spacing w:val="-2"/>
          <w:sz w:val="20"/>
          <w:szCs w:val="20"/>
        </w:rPr>
        <w:t xml:space="preserve"> </w:t>
      </w:r>
      <w:r>
        <w:rPr>
          <w:rFonts w:ascii="Times New Roman" w:hAnsi="Times New Roman"/>
          <w:color w:val="191919"/>
          <w:sz w:val="20"/>
          <w:szCs w:val="20"/>
        </w:rPr>
        <w:t>masses and an overview of system to climatic e</w:t>
      </w:r>
      <w:r>
        <w:rPr>
          <w:rFonts w:ascii="Times New Roman" w:hAnsi="Times New Roman"/>
          <w:color w:val="191919"/>
          <w:spacing w:val="-4"/>
          <w:sz w:val="20"/>
          <w:szCs w:val="20"/>
        </w:rPr>
        <w:t>f</w:t>
      </w:r>
      <w:r>
        <w:rPr>
          <w:rFonts w:ascii="Times New Roman" w:hAnsi="Times New Roman"/>
          <w:color w:val="191919"/>
          <w:sz w:val="20"/>
          <w:szCs w:val="20"/>
        </w:rPr>
        <w:t>fects and global distribution of climates.</w:t>
      </w:r>
    </w:p>
    <w:p w:rsidR="00F42301" w:rsidRDefault="00F42301" w:rsidP="00721764">
      <w:pPr>
        <w:widowControl w:val="0"/>
        <w:autoSpaceDE w:val="0"/>
        <w:autoSpaceDN w:val="0"/>
        <w:adjustRightInd w:val="0"/>
        <w:spacing w:after="0" w:line="227" w:lineRule="exact"/>
        <w:ind w:left="873"/>
        <w:rPr>
          <w:rFonts w:ascii="Times New Roman" w:hAnsi="Times New Roman"/>
          <w:color w:val="000000"/>
          <w:sz w:val="20"/>
          <w:szCs w:val="20"/>
        </w:rPr>
      </w:pPr>
      <w:r>
        <w:rPr>
          <w:rFonts w:ascii="Times New Roman" w:hAnsi="Times New Roman"/>
          <w:b/>
          <w:bCs/>
          <w:color w:val="191919"/>
          <w:sz w:val="20"/>
          <w:szCs w:val="20"/>
        </w:rPr>
        <w:t>PHYS</w:t>
      </w:r>
      <w:r>
        <w:rPr>
          <w:rFonts w:ascii="Times New Roman" w:hAnsi="Times New Roman"/>
          <w:b/>
          <w:bCs/>
          <w:color w:val="191919"/>
          <w:spacing w:val="-8"/>
          <w:sz w:val="20"/>
          <w:szCs w:val="20"/>
        </w:rPr>
        <w:t xml:space="preserve"> </w:t>
      </w:r>
      <w:r>
        <w:rPr>
          <w:rFonts w:ascii="Times New Roman" w:hAnsi="Times New Roman"/>
          <w:b/>
          <w:bCs/>
          <w:color w:val="191919"/>
          <w:sz w:val="20"/>
          <w:szCs w:val="20"/>
        </w:rPr>
        <w:t>5551</w:t>
      </w:r>
      <w:r>
        <w:rPr>
          <w:rFonts w:ascii="Times New Roman" w:hAnsi="Times New Roman"/>
          <w:b/>
          <w:bCs/>
          <w:color w:val="191919"/>
          <w:spacing w:val="-8"/>
          <w:sz w:val="20"/>
          <w:szCs w:val="20"/>
        </w:rPr>
        <w:t xml:space="preserve"> </w:t>
      </w:r>
      <w:r>
        <w:rPr>
          <w:rFonts w:ascii="Times New Roman" w:hAnsi="Times New Roman"/>
          <w:b/>
          <w:bCs/>
          <w:color w:val="191919"/>
          <w:sz w:val="20"/>
          <w:szCs w:val="20"/>
        </w:rPr>
        <w:t>-</w:t>
      </w:r>
      <w:r>
        <w:rPr>
          <w:rFonts w:ascii="Times New Roman" w:hAnsi="Times New Roman"/>
          <w:b/>
          <w:bCs/>
          <w:color w:val="191919"/>
          <w:spacing w:val="-8"/>
          <w:sz w:val="20"/>
          <w:szCs w:val="20"/>
        </w:rPr>
        <w:t xml:space="preserve"> </w:t>
      </w:r>
      <w:r>
        <w:rPr>
          <w:rFonts w:ascii="Times New Roman" w:hAnsi="Times New Roman"/>
          <w:b/>
          <w:bCs/>
          <w:color w:val="191919"/>
          <w:sz w:val="20"/>
          <w:szCs w:val="20"/>
        </w:rPr>
        <w:t>Mathematics</w:t>
      </w:r>
      <w:r>
        <w:rPr>
          <w:rFonts w:ascii="Times New Roman" w:hAnsi="Times New Roman"/>
          <w:b/>
          <w:bCs/>
          <w:color w:val="191919"/>
          <w:spacing w:val="-8"/>
          <w:sz w:val="20"/>
          <w:szCs w:val="20"/>
        </w:rPr>
        <w:t xml:space="preserve"> </w:t>
      </w:r>
      <w:r>
        <w:rPr>
          <w:rFonts w:ascii="Times New Roman" w:hAnsi="Times New Roman"/>
          <w:b/>
          <w:bCs/>
          <w:color w:val="191919"/>
          <w:sz w:val="20"/>
          <w:szCs w:val="20"/>
        </w:rPr>
        <w:t>of</w:t>
      </w:r>
      <w:r>
        <w:rPr>
          <w:rFonts w:ascii="Times New Roman" w:hAnsi="Times New Roman"/>
          <w:b/>
          <w:bCs/>
          <w:color w:val="191919"/>
          <w:spacing w:val="-8"/>
          <w:sz w:val="20"/>
          <w:szCs w:val="20"/>
        </w:rPr>
        <w:t xml:space="preserve"> </w:t>
      </w:r>
      <w:r>
        <w:rPr>
          <w:rFonts w:ascii="Times New Roman" w:hAnsi="Times New Roman"/>
          <w:b/>
          <w:bCs/>
          <w:color w:val="191919"/>
          <w:sz w:val="20"/>
          <w:szCs w:val="20"/>
        </w:rPr>
        <w:t>Physics</w:t>
      </w:r>
      <w:r>
        <w:rPr>
          <w:rFonts w:ascii="Times New Roman" w:hAnsi="Times New Roman"/>
          <w:b/>
          <w:bCs/>
          <w:color w:val="191919"/>
          <w:spacing w:val="-8"/>
          <w:sz w:val="20"/>
          <w:szCs w:val="20"/>
        </w:rPr>
        <w:t xml:space="preserve"> </w:t>
      </w:r>
      <w:r>
        <w:rPr>
          <w:rFonts w:ascii="Times New Roman" w:hAnsi="Times New Roman"/>
          <w:b/>
          <w:bCs/>
          <w:color w:val="191919"/>
          <w:sz w:val="20"/>
          <w:szCs w:val="20"/>
        </w:rPr>
        <w:t>I....................................................................................3(3-0)</w:t>
      </w:r>
    </w:p>
    <w:p w:rsidR="00F42301" w:rsidRDefault="00F42301" w:rsidP="00721764">
      <w:pPr>
        <w:widowControl w:val="0"/>
        <w:autoSpaceDE w:val="0"/>
        <w:autoSpaceDN w:val="0"/>
        <w:adjustRightInd w:val="0"/>
        <w:spacing w:before="13" w:after="0" w:line="250" w:lineRule="auto"/>
        <w:ind w:left="1233" w:right="1936"/>
        <w:jc w:val="both"/>
        <w:rPr>
          <w:rFonts w:ascii="Times New Roman" w:hAnsi="Times New Roman"/>
          <w:color w:val="000000"/>
          <w:sz w:val="20"/>
          <w:szCs w:val="20"/>
        </w:rPr>
      </w:pPr>
      <w:r>
        <w:rPr>
          <w:rFonts w:ascii="Times New Roman" w:hAnsi="Times New Roman"/>
          <w:color w:val="191919"/>
          <w:sz w:val="20"/>
          <w:szCs w:val="20"/>
        </w:rPr>
        <w:t>This course will emphasize algebra of vectors, vector calculus, dive</w:t>
      </w:r>
      <w:r>
        <w:rPr>
          <w:rFonts w:ascii="Times New Roman" w:hAnsi="Times New Roman"/>
          <w:color w:val="191919"/>
          <w:spacing w:val="-4"/>
          <w:sz w:val="20"/>
          <w:szCs w:val="20"/>
        </w:rPr>
        <w:t>r</w:t>
      </w:r>
      <w:r>
        <w:rPr>
          <w:rFonts w:ascii="Times New Roman" w:hAnsi="Times New Roman"/>
          <w:color w:val="191919"/>
          <w:sz w:val="20"/>
          <w:szCs w:val="20"/>
        </w:rPr>
        <w:t xml:space="preserve">gence, gradient, curl, line </w:t>
      </w:r>
      <w:r>
        <w:rPr>
          <w:rFonts w:ascii="Times New Roman" w:hAnsi="Times New Roman"/>
          <w:color w:val="191919"/>
          <w:spacing w:val="-2"/>
          <w:sz w:val="20"/>
          <w:szCs w:val="20"/>
        </w:rPr>
        <w:t>integrals</w:t>
      </w:r>
      <w:r>
        <w:rPr>
          <w:rFonts w:ascii="Times New Roman" w:hAnsi="Times New Roman"/>
          <w:color w:val="191919"/>
          <w:sz w:val="20"/>
          <w:szCs w:val="20"/>
        </w:rPr>
        <w:t>,</w:t>
      </w:r>
      <w:r>
        <w:rPr>
          <w:rFonts w:ascii="Times New Roman" w:hAnsi="Times New Roman"/>
          <w:color w:val="191919"/>
          <w:spacing w:val="-9"/>
          <w:sz w:val="20"/>
          <w:szCs w:val="20"/>
        </w:rPr>
        <w:t xml:space="preserve"> </w:t>
      </w:r>
      <w:r>
        <w:rPr>
          <w:rFonts w:ascii="Times New Roman" w:hAnsi="Times New Roman"/>
          <w:color w:val="191919"/>
          <w:spacing w:val="-2"/>
          <w:sz w:val="20"/>
          <w:szCs w:val="20"/>
        </w:rPr>
        <w:t>surfac</w:t>
      </w:r>
      <w:r>
        <w:rPr>
          <w:rFonts w:ascii="Times New Roman" w:hAnsi="Times New Roman"/>
          <w:color w:val="191919"/>
          <w:sz w:val="20"/>
          <w:szCs w:val="20"/>
        </w:rPr>
        <w:t>e</w:t>
      </w:r>
      <w:r>
        <w:rPr>
          <w:rFonts w:ascii="Times New Roman" w:hAnsi="Times New Roman"/>
          <w:color w:val="191919"/>
          <w:spacing w:val="-9"/>
          <w:sz w:val="20"/>
          <w:szCs w:val="20"/>
        </w:rPr>
        <w:t xml:space="preserve"> </w:t>
      </w:r>
      <w:r>
        <w:rPr>
          <w:rFonts w:ascii="Times New Roman" w:hAnsi="Times New Roman"/>
          <w:color w:val="191919"/>
          <w:spacing w:val="-2"/>
          <w:sz w:val="20"/>
          <w:szCs w:val="20"/>
        </w:rPr>
        <w:t>integrals</w:t>
      </w:r>
      <w:r>
        <w:rPr>
          <w:rFonts w:ascii="Times New Roman" w:hAnsi="Times New Roman"/>
          <w:color w:val="191919"/>
          <w:sz w:val="20"/>
          <w:szCs w:val="20"/>
        </w:rPr>
        <w:t>,</w:t>
      </w:r>
      <w:r>
        <w:rPr>
          <w:rFonts w:ascii="Times New Roman" w:hAnsi="Times New Roman"/>
          <w:color w:val="191919"/>
          <w:spacing w:val="-9"/>
          <w:sz w:val="20"/>
          <w:szCs w:val="20"/>
        </w:rPr>
        <w:t xml:space="preserve"> </w:t>
      </w:r>
      <w:r>
        <w:rPr>
          <w:rFonts w:ascii="Times New Roman" w:hAnsi="Times New Roman"/>
          <w:color w:val="191919"/>
          <w:spacing w:val="-2"/>
          <w:sz w:val="20"/>
          <w:szCs w:val="20"/>
        </w:rPr>
        <w:t>dive</w:t>
      </w:r>
      <w:r>
        <w:rPr>
          <w:rFonts w:ascii="Times New Roman" w:hAnsi="Times New Roman"/>
          <w:color w:val="191919"/>
          <w:spacing w:val="-5"/>
          <w:sz w:val="20"/>
          <w:szCs w:val="20"/>
        </w:rPr>
        <w:t>r</w:t>
      </w:r>
      <w:r>
        <w:rPr>
          <w:rFonts w:ascii="Times New Roman" w:hAnsi="Times New Roman"/>
          <w:color w:val="191919"/>
          <w:spacing w:val="-2"/>
          <w:sz w:val="20"/>
          <w:szCs w:val="20"/>
        </w:rPr>
        <w:t>genc</w:t>
      </w:r>
      <w:r>
        <w:rPr>
          <w:rFonts w:ascii="Times New Roman" w:hAnsi="Times New Roman"/>
          <w:color w:val="191919"/>
          <w:sz w:val="20"/>
          <w:szCs w:val="20"/>
        </w:rPr>
        <w:t>e</w:t>
      </w:r>
      <w:r>
        <w:rPr>
          <w:rFonts w:ascii="Times New Roman" w:hAnsi="Times New Roman"/>
          <w:color w:val="191919"/>
          <w:spacing w:val="-9"/>
          <w:sz w:val="20"/>
          <w:szCs w:val="20"/>
        </w:rPr>
        <w:t xml:space="preserve"> </w:t>
      </w:r>
      <w:r>
        <w:rPr>
          <w:rFonts w:ascii="Times New Roman" w:hAnsi="Times New Roman"/>
          <w:color w:val="191919"/>
          <w:spacing w:val="-2"/>
          <w:sz w:val="20"/>
          <w:szCs w:val="20"/>
        </w:rPr>
        <w:t>o</w:t>
      </w:r>
      <w:r>
        <w:rPr>
          <w:rFonts w:ascii="Times New Roman" w:hAnsi="Times New Roman"/>
          <w:color w:val="191919"/>
          <w:sz w:val="20"/>
          <w:szCs w:val="20"/>
        </w:rPr>
        <w:t>f</w:t>
      </w:r>
      <w:r>
        <w:rPr>
          <w:rFonts w:ascii="Times New Roman" w:hAnsi="Times New Roman"/>
          <w:color w:val="191919"/>
          <w:spacing w:val="-9"/>
          <w:sz w:val="20"/>
          <w:szCs w:val="20"/>
        </w:rPr>
        <w:t xml:space="preserve"> </w:t>
      </w:r>
      <w:r>
        <w:rPr>
          <w:rFonts w:ascii="Times New Roman" w:hAnsi="Times New Roman"/>
          <w:color w:val="191919"/>
          <w:spacing w:val="-2"/>
          <w:sz w:val="20"/>
          <w:szCs w:val="20"/>
        </w:rPr>
        <w:t>theore</w:t>
      </w:r>
      <w:r>
        <w:rPr>
          <w:rFonts w:ascii="Times New Roman" w:hAnsi="Times New Roman"/>
          <w:color w:val="191919"/>
          <w:sz w:val="20"/>
          <w:szCs w:val="20"/>
        </w:rPr>
        <w:t>m</w:t>
      </w:r>
      <w:r>
        <w:rPr>
          <w:rFonts w:ascii="Times New Roman" w:hAnsi="Times New Roman"/>
          <w:color w:val="191919"/>
          <w:spacing w:val="-9"/>
          <w:sz w:val="20"/>
          <w:szCs w:val="20"/>
        </w:rPr>
        <w:t xml:space="preserve"> </w:t>
      </w:r>
      <w:r>
        <w:rPr>
          <w:rFonts w:ascii="Times New Roman" w:hAnsi="Times New Roman"/>
          <w:color w:val="191919"/>
          <w:spacing w:val="-2"/>
          <w:sz w:val="20"/>
          <w:szCs w:val="20"/>
        </w:rPr>
        <w:t>o</w:t>
      </w:r>
      <w:r>
        <w:rPr>
          <w:rFonts w:ascii="Times New Roman" w:hAnsi="Times New Roman"/>
          <w:color w:val="191919"/>
          <w:sz w:val="20"/>
          <w:szCs w:val="20"/>
        </w:rPr>
        <w:t>f</w:t>
      </w:r>
      <w:r>
        <w:rPr>
          <w:rFonts w:ascii="Times New Roman" w:hAnsi="Times New Roman"/>
          <w:color w:val="191919"/>
          <w:spacing w:val="-9"/>
          <w:sz w:val="20"/>
          <w:szCs w:val="20"/>
        </w:rPr>
        <w:t xml:space="preserve"> </w:t>
      </w:r>
      <w:r>
        <w:rPr>
          <w:rFonts w:ascii="Times New Roman" w:hAnsi="Times New Roman"/>
          <w:color w:val="191919"/>
          <w:spacing w:val="-2"/>
          <w:sz w:val="20"/>
          <w:szCs w:val="20"/>
        </w:rPr>
        <w:t>Gauss</w:t>
      </w:r>
      <w:r>
        <w:rPr>
          <w:rFonts w:ascii="Times New Roman" w:hAnsi="Times New Roman"/>
          <w:color w:val="191919"/>
          <w:sz w:val="20"/>
          <w:szCs w:val="20"/>
        </w:rPr>
        <w:t>,</w:t>
      </w:r>
      <w:r>
        <w:rPr>
          <w:rFonts w:ascii="Times New Roman" w:hAnsi="Times New Roman"/>
          <w:color w:val="191919"/>
          <w:spacing w:val="-9"/>
          <w:sz w:val="20"/>
          <w:szCs w:val="20"/>
        </w:rPr>
        <w:t xml:space="preserve"> </w:t>
      </w:r>
      <w:r>
        <w:rPr>
          <w:rFonts w:ascii="Times New Roman" w:hAnsi="Times New Roman"/>
          <w:color w:val="191919"/>
          <w:spacing w:val="-2"/>
          <w:sz w:val="20"/>
          <w:szCs w:val="20"/>
        </w:rPr>
        <w:t>Stokes</w:t>
      </w:r>
      <w:r>
        <w:rPr>
          <w:rFonts w:ascii="Times New Roman" w:hAnsi="Times New Roman"/>
          <w:color w:val="191919"/>
          <w:sz w:val="20"/>
          <w:szCs w:val="20"/>
        </w:rPr>
        <w:t>'</w:t>
      </w:r>
      <w:r>
        <w:rPr>
          <w:rFonts w:ascii="Times New Roman" w:hAnsi="Times New Roman"/>
          <w:color w:val="191919"/>
          <w:spacing w:val="-9"/>
          <w:sz w:val="20"/>
          <w:szCs w:val="20"/>
        </w:rPr>
        <w:t xml:space="preserve"> </w:t>
      </w:r>
      <w:r>
        <w:rPr>
          <w:rFonts w:ascii="Times New Roman" w:hAnsi="Times New Roman"/>
          <w:color w:val="191919"/>
          <w:spacing w:val="-2"/>
          <w:sz w:val="20"/>
          <w:szCs w:val="20"/>
        </w:rPr>
        <w:t>theorem</w:t>
      </w:r>
      <w:r>
        <w:rPr>
          <w:rFonts w:ascii="Times New Roman" w:hAnsi="Times New Roman"/>
          <w:color w:val="191919"/>
          <w:sz w:val="20"/>
          <w:szCs w:val="20"/>
        </w:rPr>
        <w:t>,</w:t>
      </w:r>
      <w:r>
        <w:rPr>
          <w:rFonts w:ascii="Times New Roman" w:hAnsi="Times New Roman"/>
          <w:color w:val="191919"/>
          <w:spacing w:val="-9"/>
          <w:sz w:val="20"/>
          <w:szCs w:val="20"/>
        </w:rPr>
        <w:t xml:space="preserve"> </w:t>
      </w:r>
      <w:r>
        <w:rPr>
          <w:rFonts w:ascii="Times New Roman" w:hAnsi="Times New Roman"/>
          <w:color w:val="191919"/>
          <w:spacing w:val="-2"/>
          <w:sz w:val="20"/>
          <w:szCs w:val="20"/>
        </w:rPr>
        <w:t>conservativ</w:t>
      </w:r>
      <w:r>
        <w:rPr>
          <w:rFonts w:ascii="Times New Roman" w:hAnsi="Times New Roman"/>
          <w:color w:val="191919"/>
          <w:sz w:val="20"/>
          <w:szCs w:val="20"/>
        </w:rPr>
        <w:t>e</w:t>
      </w:r>
      <w:r>
        <w:rPr>
          <w:rFonts w:ascii="Times New Roman" w:hAnsi="Times New Roman"/>
          <w:color w:val="191919"/>
          <w:spacing w:val="-9"/>
          <w:sz w:val="20"/>
          <w:szCs w:val="20"/>
        </w:rPr>
        <w:t xml:space="preserve"> </w:t>
      </w:r>
      <w:r>
        <w:rPr>
          <w:rFonts w:ascii="Times New Roman" w:hAnsi="Times New Roman"/>
          <w:color w:val="191919"/>
          <w:spacing w:val="-2"/>
          <w:sz w:val="20"/>
          <w:szCs w:val="20"/>
        </w:rPr>
        <w:t xml:space="preserve">fields, </w:t>
      </w:r>
      <w:r>
        <w:rPr>
          <w:rFonts w:ascii="Times New Roman" w:hAnsi="Times New Roman"/>
          <w:color w:val="191919"/>
          <w:sz w:val="20"/>
          <w:szCs w:val="20"/>
        </w:rPr>
        <w:t>orthogonal curvilinear coordinates, matrices and eigenvalue problems.</w:t>
      </w:r>
    </w:p>
    <w:p w:rsidR="00F42301" w:rsidRDefault="00F42301" w:rsidP="00721764">
      <w:pPr>
        <w:widowControl w:val="0"/>
        <w:autoSpaceDE w:val="0"/>
        <w:autoSpaceDN w:val="0"/>
        <w:adjustRightInd w:val="0"/>
        <w:spacing w:after="0" w:line="227" w:lineRule="exact"/>
        <w:ind w:left="873"/>
        <w:rPr>
          <w:rFonts w:ascii="Times New Roman" w:hAnsi="Times New Roman"/>
          <w:color w:val="000000"/>
          <w:sz w:val="20"/>
          <w:szCs w:val="20"/>
        </w:rPr>
      </w:pPr>
      <w:r>
        <w:rPr>
          <w:rFonts w:ascii="Times New Roman" w:hAnsi="Times New Roman"/>
          <w:b/>
          <w:bCs/>
          <w:color w:val="191919"/>
          <w:sz w:val="20"/>
          <w:szCs w:val="20"/>
        </w:rPr>
        <w:t>PHYS</w:t>
      </w:r>
      <w:r>
        <w:rPr>
          <w:rFonts w:ascii="Times New Roman" w:hAnsi="Times New Roman"/>
          <w:b/>
          <w:bCs/>
          <w:color w:val="191919"/>
          <w:spacing w:val="-8"/>
          <w:sz w:val="20"/>
          <w:szCs w:val="20"/>
        </w:rPr>
        <w:t xml:space="preserve"> </w:t>
      </w:r>
      <w:r>
        <w:rPr>
          <w:rFonts w:ascii="Times New Roman" w:hAnsi="Times New Roman"/>
          <w:b/>
          <w:bCs/>
          <w:color w:val="191919"/>
          <w:sz w:val="20"/>
          <w:szCs w:val="20"/>
        </w:rPr>
        <w:t>5552</w:t>
      </w:r>
      <w:r>
        <w:rPr>
          <w:rFonts w:ascii="Times New Roman" w:hAnsi="Times New Roman"/>
          <w:b/>
          <w:bCs/>
          <w:color w:val="191919"/>
          <w:spacing w:val="-8"/>
          <w:sz w:val="20"/>
          <w:szCs w:val="20"/>
        </w:rPr>
        <w:t xml:space="preserve"> </w:t>
      </w:r>
      <w:r>
        <w:rPr>
          <w:rFonts w:ascii="Times New Roman" w:hAnsi="Times New Roman"/>
          <w:b/>
          <w:bCs/>
          <w:color w:val="191919"/>
          <w:sz w:val="20"/>
          <w:szCs w:val="20"/>
        </w:rPr>
        <w:t>-</w:t>
      </w:r>
      <w:r>
        <w:rPr>
          <w:rFonts w:ascii="Times New Roman" w:hAnsi="Times New Roman"/>
          <w:b/>
          <w:bCs/>
          <w:color w:val="191919"/>
          <w:spacing w:val="-8"/>
          <w:sz w:val="20"/>
          <w:szCs w:val="20"/>
        </w:rPr>
        <w:t xml:space="preserve"> </w:t>
      </w:r>
      <w:r>
        <w:rPr>
          <w:rFonts w:ascii="Times New Roman" w:hAnsi="Times New Roman"/>
          <w:b/>
          <w:bCs/>
          <w:color w:val="191919"/>
          <w:sz w:val="20"/>
          <w:szCs w:val="20"/>
        </w:rPr>
        <w:t>Mathematics</w:t>
      </w:r>
      <w:r>
        <w:rPr>
          <w:rFonts w:ascii="Times New Roman" w:hAnsi="Times New Roman"/>
          <w:b/>
          <w:bCs/>
          <w:color w:val="191919"/>
          <w:spacing w:val="-8"/>
          <w:sz w:val="20"/>
          <w:szCs w:val="20"/>
        </w:rPr>
        <w:t xml:space="preserve"> </w:t>
      </w:r>
      <w:r>
        <w:rPr>
          <w:rFonts w:ascii="Times New Roman" w:hAnsi="Times New Roman"/>
          <w:b/>
          <w:bCs/>
          <w:color w:val="191919"/>
          <w:sz w:val="20"/>
          <w:szCs w:val="20"/>
        </w:rPr>
        <w:t>of</w:t>
      </w:r>
      <w:r>
        <w:rPr>
          <w:rFonts w:ascii="Times New Roman" w:hAnsi="Times New Roman"/>
          <w:b/>
          <w:bCs/>
          <w:color w:val="191919"/>
          <w:spacing w:val="-8"/>
          <w:sz w:val="20"/>
          <w:szCs w:val="20"/>
        </w:rPr>
        <w:t xml:space="preserve"> </w:t>
      </w:r>
      <w:r>
        <w:rPr>
          <w:rFonts w:ascii="Times New Roman" w:hAnsi="Times New Roman"/>
          <w:b/>
          <w:bCs/>
          <w:color w:val="191919"/>
          <w:sz w:val="20"/>
          <w:szCs w:val="20"/>
        </w:rPr>
        <w:t>Physics</w:t>
      </w:r>
      <w:r>
        <w:rPr>
          <w:rFonts w:ascii="Times New Roman" w:hAnsi="Times New Roman"/>
          <w:b/>
          <w:bCs/>
          <w:color w:val="191919"/>
          <w:spacing w:val="-8"/>
          <w:sz w:val="20"/>
          <w:szCs w:val="20"/>
        </w:rPr>
        <w:t xml:space="preserve"> </w:t>
      </w:r>
      <w:r>
        <w:rPr>
          <w:rFonts w:ascii="Times New Roman" w:hAnsi="Times New Roman"/>
          <w:b/>
          <w:bCs/>
          <w:color w:val="191919"/>
          <w:sz w:val="20"/>
          <w:szCs w:val="20"/>
        </w:rPr>
        <w:t>I....................................................................................3(3-0)</w:t>
      </w:r>
    </w:p>
    <w:p w:rsidR="00F42301" w:rsidRDefault="00F42301" w:rsidP="00721764">
      <w:pPr>
        <w:widowControl w:val="0"/>
        <w:autoSpaceDE w:val="0"/>
        <w:autoSpaceDN w:val="0"/>
        <w:adjustRightInd w:val="0"/>
        <w:spacing w:before="13" w:after="0" w:line="250" w:lineRule="auto"/>
        <w:ind w:left="1233" w:right="1936"/>
        <w:jc w:val="both"/>
        <w:rPr>
          <w:rFonts w:ascii="Times New Roman" w:hAnsi="Times New Roman"/>
          <w:color w:val="000000"/>
          <w:sz w:val="20"/>
          <w:szCs w:val="20"/>
        </w:rPr>
      </w:pPr>
      <w:r>
        <w:rPr>
          <w:rFonts w:ascii="Times New Roman" w:hAnsi="Times New Roman"/>
          <w:color w:val="191919"/>
          <w:sz w:val="20"/>
          <w:szCs w:val="20"/>
        </w:rPr>
        <w:t>This course will emphasize derivation and solution of partial di</w:t>
      </w:r>
      <w:r>
        <w:rPr>
          <w:rFonts w:ascii="Times New Roman" w:hAnsi="Times New Roman"/>
          <w:color w:val="191919"/>
          <w:spacing w:val="-4"/>
          <w:sz w:val="20"/>
          <w:szCs w:val="20"/>
        </w:rPr>
        <w:t>f</w:t>
      </w:r>
      <w:r>
        <w:rPr>
          <w:rFonts w:ascii="Times New Roman" w:hAnsi="Times New Roman"/>
          <w:color w:val="191919"/>
          <w:sz w:val="20"/>
          <w:szCs w:val="20"/>
        </w:rPr>
        <w:t>ferential equations of physics, wave equation</w:t>
      </w:r>
      <w:r>
        <w:rPr>
          <w:rFonts w:ascii="Times New Roman" w:hAnsi="Times New Roman"/>
          <w:color w:val="191919"/>
          <w:spacing w:val="1"/>
          <w:sz w:val="20"/>
          <w:szCs w:val="20"/>
        </w:rPr>
        <w:t xml:space="preserve"> </w:t>
      </w:r>
      <w:r>
        <w:rPr>
          <w:rFonts w:ascii="Times New Roman" w:hAnsi="Times New Roman"/>
          <w:color w:val="191919"/>
          <w:sz w:val="20"/>
          <w:szCs w:val="20"/>
        </w:rPr>
        <w:t>and Laplace's</w:t>
      </w:r>
      <w:r>
        <w:rPr>
          <w:rFonts w:ascii="Times New Roman" w:hAnsi="Times New Roman"/>
          <w:color w:val="191919"/>
          <w:spacing w:val="1"/>
          <w:sz w:val="20"/>
          <w:szCs w:val="20"/>
        </w:rPr>
        <w:t xml:space="preserve"> </w:t>
      </w:r>
      <w:r>
        <w:rPr>
          <w:rFonts w:ascii="Times New Roman" w:hAnsi="Times New Roman"/>
          <w:color w:val="191919"/>
          <w:sz w:val="20"/>
          <w:szCs w:val="20"/>
        </w:rPr>
        <w:t>equation,</w:t>
      </w:r>
      <w:r>
        <w:rPr>
          <w:rFonts w:ascii="Times New Roman" w:hAnsi="Times New Roman"/>
          <w:color w:val="191919"/>
          <w:spacing w:val="1"/>
          <w:sz w:val="20"/>
          <w:szCs w:val="20"/>
        </w:rPr>
        <w:t xml:space="preserve"> </w:t>
      </w:r>
      <w:r>
        <w:rPr>
          <w:rFonts w:ascii="Times New Roman" w:hAnsi="Times New Roman"/>
          <w:color w:val="191919"/>
          <w:sz w:val="20"/>
          <w:szCs w:val="20"/>
        </w:rPr>
        <w:t>Schroedinger's equation,</w:t>
      </w:r>
      <w:r>
        <w:rPr>
          <w:rFonts w:ascii="Times New Roman" w:hAnsi="Times New Roman"/>
          <w:color w:val="191919"/>
          <w:spacing w:val="1"/>
          <w:sz w:val="20"/>
          <w:szCs w:val="20"/>
        </w:rPr>
        <w:t xml:space="preserve"> </w:t>
      </w:r>
      <w:r>
        <w:rPr>
          <w:rFonts w:ascii="Times New Roman" w:hAnsi="Times New Roman"/>
          <w:color w:val="191919"/>
          <w:sz w:val="20"/>
          <w:szCs w:val="20"/>
        </w:rPr>
        <w:t>power series solution of ord</w:t>
      </w:r>
      <w:r>
        <w:rPr>
          <w:rFonts w:ascii="Times New Roman" w:hAnsi="Times New Roman"/>
          <w:color w:val="191919"/>
          <w:spacing w:val="-4"/>
          <w:sz w:val="20"/>
          <w:szCs w:val="20"/>
        </w:rPr>
        <w:t>i</w:t>
      </w:r>
      <w:r>
        <w:rPr>
          <w:rFonts w:ascii="Times New Roman" w:hAnsi="Times New Roman"/>
          <w:color w:val="191919"/>
          <w:sz w:val="20"/>
          <w:szCs w:val="20"/>
        </w:rPr>
        <w:t>- nary</w:t>
      </w:r>
      <w:r>
        <w:rPr>
          <w:rFonts w:ascii="Times New Roman" w:hAnsi="Times New Roman"/>
          <w:color w:val="191919"/>
          <w:spacing w:val="-8"/>
          <w:sz w:val="20"/>
          <w:szCs w:val="20"/>
        </w:rPr>
        <w:t xml:space="preserve"> </w:t>
      </w:r>
      <w:r>
        <w:rPr>
          <w:rFonts w:ascii="Times New Roman" w:hAnsi="Times New Roman"/>
          <w:color w:val="191919"/>
          <w:sz w:val="20"/>
          <w:szCs w:val="20"/>
        </w:rPr>
        <w:t>di</w:t>
      </w:r>
      <w:r>
        <w:rPr>
          <w:rFonts w:ascii="Times New Roman" w:hAnsi="Times New Roman"/>
          <w:color w:val="191919"/>
          <w:spacing w:val="-4"/>
          <w:sz w:val="20"/>
          <w:szCs w:val="20"/>
        </w:rPr>
        <w:t>f</w:t>
      </w:r>
      <w:r>
        <w:rPr>
          <w:rFonts w:ascii="Times New Roman" w:hAnsi="Times New Roman"/>
          <w:color w:val="191919"/>
          <w:sz w:val="20"/>
          <w:szCs w:val="20"/>
        </w:rPr>
        <w:t>ferential</w:t>
      </w:r>
      <w:r>
        <w:rPr>
          <w:rFonts w:ascii="Times New Roman" w:hAnsi="Times New Roman"/>
          <w:color w:val="191919"/>
          <w:spacing w:val="-7"/>
          <w:sz w:val="20"/>
          <w:szCs w:val="20"/>
        </w:rPr>
        <w:t xml:space="preserve"> </w:t>
      </w:r>
      <w:r>
        <w:rPr>
          <w:rFonts w:ascii="Times New Roman" w:hAnsi="Times New Roman"/>
          <w:color w:val="191919"/>
          <w:sz w:val="20"/>
          <w:szCs w:val="20"/>
        </w:rPr>
        <w:t>equations</w:t>
      </w:r>
      <w:r>
        <w:rPr>
          <w:rFonts w:ascii="Times New Roman" w:hAnsi="Times New Roman"/>
          <w:color w:val="191919"/>
          <w:spacing w:val="-8"/>
          <w:sz w:val="20"/>
          <w:szCs w:val="20"/>
        </w:rPr>
        <w:t xml:space="preserve"> </w:t>
      </w:r>
      <w:r>
        <w:rPr>
          <w:rFonts w:ascii="Times New Roman" w:hAnsi="Times New Roman"/>
          <w:color w:val="191919"/>
          <w:sz w:val="20"/>
          <w:szCs w:val="20"/>
        </w:rPr>
        <w:t>and</w:t>
      </w:r>
      <w:r>
        <w:rPr>
          <w:rFonts w:ascii="Times New Roman" w:hAnsi="Times New Roman"/>
          <w:color w:val="191919"/>
          <w:spacing w:val="-8"/>
          <w:sz w:val="20"/>
          <w:szCs w:val="20"/>
        </w:rPr>
        <w:t xml:space="preserve"> </w:t>
      </w:r>
      <w:r>
        <w:rPr>
          <w:rFonts w:ascii="Times New Roman" w:hAnsi="Times New Roman"/>
          <w:color w:val="191919"/>
          <w:sz w:val="20"/>
          <w:szCs w:val="20"/>
        </w:rPr>
        <w:t>special</w:t>
      </w:r>
      <w:r>
        <w:rPr>
          <w:rFonts w:ascii="Times New Roman" w:hAnsi="Times New Roman"/>
          <w:color w:val="191919"/>
          <w:spacing w:val="-7"/>
          <w:sz w:val="20"/>
          <w:szCs w:val="20"/>
        </w:rPr>
        <w:t xml:space="preserve"> </w:t>
      </w:r>
      <w:r>
        <w:rPr>
          <w:rFonts w:ascii="Times New Roman" w:hAnsi="Times New Roman"/>
          <w:color w:val="191919"/>
          <w:sz w:val="20"/>
          <w:szCs w:val="20"/>
        </w:rPr>
        <w:t>functions</w:t>
      </w:r>
      <w:r>
        <w:rPr>
          <w:rFonts w:ascii="Times New Roman" w:hAnsi="Times New Roman"/>
          <w:color w:val="191919"/>
          <w:spacing w:val="-8"/>
          <w:sz w:val="20"/>
          <w:szCs w:val="20"/>
        </w:rPr>
        <w:t xml:space="preserve"> </w:t>
      </w:r>
      <w:r>
        <w:rPr>
          <w:rFonts w:ascii="Times New Roman" w:hAnsi="Times New Roman"/>
          <w:color w:val="191919"/>
          <w:sz w:val="20"/>
          <w:szCs w:val="20"/>
        </w:rPr>
        <w:t>of</w:t>
      </w:r>
      <w:r>
        <w:rPr>
          <w:rFonts w:ascii="Times New Roman" w:hAnsi="Times New Roman"/>
          <w:color w:val="191919"/>
          <w:spacing w:val="-8"/>
          <w:sz w:val="20"/>
          <w:szCs w:val="20"/>
        </w:rPr>
        <w:t xml:space="preserve"> </w:t>
      </w:r>
      <w:r>
        <w:rPr>
          <w:rFonts w:ascii="Times New Roman" w:hAnsi="Times New Roman"/>
          <w:color w:val="191919"/>
          <w:sz w:val="20"/>
          <w:szCs w:val="20"/>
        </w:rPr>
        <w:t>mathematics</w:t>
      </w:r>
      <w:r>
        <w:rPr>
          <w:rFonts w:ascii="Times New Roman" w:hAnsi="Times New Roman"/>
          <w:color w:val="191919"/>
          <w:spacing w:val="-7"/>
          <w:sz w:val="20"/>
          <w:szCs w:val="20"/>
        </w:rPr>
        <w:t xml:space="preserve"> </w:t>
      </w:r>
      <w:r>
        <w:rPr>
          <w:rFonts w:ascii="Times New Roman" w:hAnsi="Times New Roman"/>
          <w:color w:val="191919"/>
          <w:sz w:val="20"/>
          <w:szCs w:val="20"/>
        </w:rPr>
        <w:t>physics;</w:t>
      </w:r>
      <w:r>
        <w:rPr>
          <w:rFonts w:ascii="Times New Roman" w:hAnsi="Times New Roman"/>
          <w:color w:val="191919"/>
          <w:spacing w:val="-8"/>
          <w:sz w:val="20"/>
          <w:szCs w:val="20"/>
        </w:rPr>
        <w:t xml:space="preserve"> </w:t>
      </w:r>
      <w:r>
        <w:rPr>
          <w:rFonts w:ascii="Times New Roman" w:hAnsi="Times New Roman"/>
          <w:color w:val="191919"/>
          <w:sz w:val="20"/>
          <w:szCs w:val="20"/>
        </w:rPr>
        <w:t>Fourier</w:t>
      </w:r>
      <w:r>
        <w:rPr>
          <w:rFonts w:ascii="Times New Roman" w:hAnsi="Times New Roman"/>
          <w:color w:val="191919"/>
          <w:spacing w:val="-8"/>
          <w:sz w:val="20"/>
          <w:szCs w:val="20"/>
        </w:rPr>
        <w:t xml:space="preserve"> </w:t>
      </w:r>
      <w:r>
        <w:rPr>
          <w:rFonts w:ascii="Times New Roman" w:hAnsi="Times New Roman"/>
          <w:color w:val="191919"/>
          <w:sz w:val="20"/>
          <w:szCs w:val="20"/>
        </w:rPr>
        <w:t>series,</w:t>
      </w:r>
      <w:r>
        <w:rPr>
          <w:rFonts w:ascii="Times New Roman" w:hAnsi="Times New Roman"/>
          <w:color w:val="191919"/>
          <w:spacing w:val="-8"/>
          <w:sz w:val="20"/>
          <w:szCs w:val="20"/>
        </w:rPr>
        <w:t xml:space="preserve"> </w:t>
      </w:r>
      <w:r>
        <w:rPr>
          <w:rFonts w:ascii="Times New Roman" w:hAnsi="Times New Roman"/>
          <w:color w:val="191919"/>
          <w:sz w:val="20"/>
          <w:szCs w:val="20"/>
        </w:rPr>
        <w:t>Sturm- Liouville system, complex analysis and integration will also be considered.</w:t>
      </w:r>
    </w:p>
    <w:p w:rsidR="00F42301" w:rsidRDefault="00F42301" w:rsidP="00721764">
      <w:pPr>
        <w:widowControl w:val="0"/>
        <w:autoSpaceDE w:val="0"/>
        <w:autoSpaceDN w:val="0"/>
        <w:adjustRightInd w:val="0"/>
        <w:spacing w:after="0" w:line="227" w:lineRule="exact"/>
        <w:ind w:left="873"/>
        <w:rPr>
          <w:rFonts w:ascii="Times New Roman" w:hAnsi="Times New Roman"/>
          <w:color w:val="000000"/>
          <w:sz w:val="20"/>
          <w:szCs w:val="20"/>
        </w:rPr>
      </w:pPr>
      <w:r>
        <w:rPr>
          <w:rFonts w:ascii="Times New Roman" w:hAnsi="Times New Roman"/>
          <w:b/>
          <w:bCs/>
          <w:color w:val="191919"/>
          <w:sz w:val="20"/>
          <w:szCs w:val="20"/>
        </w:rPr>
        <w:t>PHYS</w:t>
      </w:r>
      <w:r>
        <w:rPr>
          <w:rFonts w:ascii="Times New Roman" w:hAnsi="Times New Roman"/>
          <w:b/>
          <w:bCs/>
          <w:color w:val="191919"/>
          <w:spacing w:val="-7"/>
          <w:sz w:val="20"/>
          <w:szCs w:val="20"/>
        </w:rPr>
        <w:t xml:space="preserve"> </w:t>
      </w:r>
      <w:r>
        <w:rPr>
          <w:rFonts w:ascii="Times New Roman" w:hAnsi="Times New Roman"/>
          <w:b/>
          <w:bCs/>
          <w:color w:val="191919"/>
          <w:sz w:val="20"/>
          <w:szCs w:val="20"/>
        </w:rPr>
        <w:t>5564</w:t>
      </w:r>
      <w:r>
        <w:rPr>
          <w:rFonts w:ascii="Times New Roman" w:hAnsi="Times New Roman"/>
          <w:b/>
          <w:bCs/>
          <w:color w:val="191919"/>
          <w:spacing w:val="-7"/>
          <w:sz w:val="20"/>
          <w:szCs w:val="20"/>
        </w:rPr>
        <w:t xml:space="preserve"> </w:t>
      </w:r>
      <w:r>
        <w:rPr>
          <w:rFonts w:ascii="Times New Roman" w:hAnsi="Times New Roman"/>
          <w:b/>
          <w:bCs/>
          <w:color w:val="191919"/>
          <w:sz w:val="20"/>
          <w:szCs w:val="20"/>
        </w:rPr>
        <w:t>-</w:t>
      </w:r>
      <w:r>
        <w:rPr>
          <w:rFonts w:ascii="Times New Roman" w:hAnsi="Times New Roman"/>
          <w:b/>
          <w:bCs/>
          <w:color w:val="191919"/>
          <w:spacing w:val="-7"/>
          <w:sz w:val="20"/>
          <w:szCs w:val="20"/>
        </w:rPr>
        <w:t xml:space="preserve"> </w:t>
      </w:r>
      <w:r>
        <w:rPr>
          <w:rFonts w:ascii="Times New Roman" w:hAnsi="Times New Roman"/>
          <w:b/>
          <w:bCs/>
          <w:color w:val="191919"/>
          <w:sz w:val="20"/>
          <w:szCs w:val="20"/>
        </w:rPr>
        <w:t>Science</w:t>
      </w:r>
      <w:r>
        <w:rPr>
          <w:rFonts w:ascii="Times New Roman" w:hAnsi="Times New Roman"/>
          <w:b/>
          <w:bCs/>
          <w:color w:val="191919"/>
          <w:spacing w:val="-7"/>
          <w:sz w:val="20"/>
          <w:szCs w:val="20"/>
        </w:rPr>
        <w:t xml:space="preserve"> </w:t>
      </w:r>
      <w:r>
        <w:rPr>
          <w:rFonts w:ascii="Times New Roman" w:hAnsi="Times New Roman"/>
          <w:b/>
          <w:bCs/>
          <w:color w:val="191919"/>
          <w:sz w:val="20"/>
          <w:szCs w:val="20"/>
        </w:rPr>
        <w:t>Concepts................................................................................................3(3-0)</w:t>
      </w:r>
    </w:p>
    <w:p w:rsidR="00F42301" w:rsidRDefault="00F42301" w:rsidP="00721764">
      <w:pPr>
        <w:widowControl w:val="0"/>
        <w:autoSpaceDE w:val="0"/>
        <w:autoSpaceDN w:val="0"/>
        <w:adjustRightInd w:val="0"/>
        <w:spacing w:before="13" w:after="0" w:line="250" w:lineRule="auto"/>
        <w:ind w:left="1233" w:right="1936"/>
        <w:jc w:val="both"/>
        <w:rPr>
          <w:rFonts w:ascii="Times New Roman" w:hAnsi="Times New Roman"/>
          <w:color w:val="000000"/>
          <w:sz w:val="20"/>
          <w:szCs w:val="20"/>
        </w:rPr>
      </w:pPr>
      <w:r>
        <w:rPr>
          <w:rFonts w:ascii="Times New Roman" w:hAnsi="Times New Roman"/>
          <w:color w:val="191919"/>
          <w:sz w:val="20"/>
          <w:szCs w:val="20"/>
        </w:rPr>
        <w:t>Focus</w:t>
      </w:r>
      <w:r>
        <w:rPr>
          <w:rFonts w:ascii="Times New Roman" w:hAnsi="Times New Roman"/>
          <w:color w:val="191919"/>
          <w:spacing w:val="-5"/>
          <w:sz w:val="20"/>
          <w:szCs w:val="20"/>
        </w:rPr>
        <w:t xml:space="preserve"> </w:t>
      </w:r>
      <w:r>
        <w:rPr>
          <w:rFonts w:ascii="Times New Roman" w:hAnsi="Times New Roman"/>
          <w:color w:val="191919"/>
          <w:sz w:val="20"/>
          <w:szCs w:val="20"/>
        </w:rPr>
        <w:t>on</w:t>
      </w:r>
      <w:r>
        <w:rPr>
          <w:rFonts w:ascii="Times New Roman" w:hAnsi="Times New Roman"/>
          <w:color w:val="191919"/>
          <w:spacing w:val="-5"/>
          <w:sz w:val="20"/>
          <w:szCs w:val="20"/>
        </w:rPr>
        <w:t xml:space="preserve"> </w:t>
      </w:r>
      <w:r>
        <w:rPr>
          <w:rFonts w:ascii="Times New Roman" w:hAnsi="Times New Roman"/>
          <w:color w:val="191919"/>
          <w:sz w:val="20"/>
          <w:szCs w:val="20"/>
        </w:rPr>
        <w:t>the</w:t>
      </w:r>
      <w:r>
        <w:rPr>
          <w:rFonts w:ascii="Times New Roman" w:hAnsi="Times New Roman"/>
          <w:color w:val="191919"/>
          <w:spacing w:val="-5"/>
          <w:sz w:val="20"/>
          <w:szCs w:val="20"/>
        </w:rPr>
        <w:t xml:space="preserve"> </w:t>
      </w:r>
      <w:r>
        <w:rPr>
          <w:rFonts w:ascii="Times New Roman" w:hAnsi="Times New Roman"/>
          <w:color w:val="191919"/>
          <w:sz w:val="20"/>
          <w:szCs w:val="20"/>
        </w:rPr>
        <w:t>understanding</w:t>
      </w:r>
      <w:r>
        <w:rPr>
          <w:rFonts w:ascii="Times New Roman" w:hAnsi="Times New Roman"/>
          <w:color w:val="191919"/>
          <w:spacing w:val="-5"/>
          <w:sz w:val="20"/>
          <w:szCs w:val="20"/>
        </w:rPr>
        <w:t xml:space="preserve"> </w:t>
      </w:r>
      <w:r>
        <w:rPr>
          <w:rFonts w:ascii="Times New Roman" w:hAnsi="Times New Roman"/>
          <w:color w:val="191919"/>
          <w:sz w:val="20"/>
          <w:szCs w:val="20"/>
        </w:rPr>
        <w:t>and</w:t>
      </w:r>
      <w:r>
        <w:rPr>
          <w:rFonts w:ascii="Times New Roman" w:hAnsi="Times New Roman"/>
          <w:color w:val="191919"/>
          <w:spacing w:val="-5"/>
          <w:sz w:val="20"/>
          <w:szCs w:val="20"/>
        </w:rPr>
        <w:t xml:space="preserve"> </w:t>
      </w:r>
      <w:r>
        <w:rPr>
          <w:rFonts w:ascii="Times New Roman" w:hAnsi="Times New Roman"/>
          <w:color w:val="191919"/>
          <w:sz w:val="20"/>
          <w:szCs w:val="20"/>
        </w:rPr>
        <w:t>application</w:t>
      </w:r>
      <w:r>
        <w:rPr>
          <w:rFonts w:ascii="Times New Roman" w:hAnsi="Times New Roman"/>
          <w:color w:val="191919"/>
          <w:spacing w:val="-5"/>
          <w:sz w:val="20"/>
          <w:szCs w:val="20"/>
        </w:rPr>
        <w:t xml:space="preserve"> </w:t>
      </w:r>
      <w:r>
        <w:rPr>
          <w:rFonts w:ascii="Times New Roman" w:hAnsi="Times New Roman"/>
          <w:color w:val="191919"/>
          <w:sz w:val="20"/>
          <w:szCs w:val="20"/>
        </w:rPr>
        <w:t>of</w:t>
      </w:r>
      <w:r>
        <w:rPr>
          <w:rFonts w:ascii="Times New Roman" w:hAnsi="Times New Roman"/>
          <w:color w:val="191919"/>
          <w:spacing w:val="-5"/>
          <w:sz w:val="20"/>
          <w:szCs w:val="20"/>
        </w:rPr>
        <w:t xml:space="preserve"> </w:t>
      </w:r>
      <w:r>
        <w:rPr>
          <w:rFonts w:ascii="Times New Roman" w:hAnsi="Times New Roman"/>
          <w:color w:val="191919"/>
          <w:sz w:val="20"/>
          <w:szCs w:val="20"/>
        </w:rPr>
        <w:t>scientific</w:t>
      </w:r>
      <w:r>
        <w:rPr>
          <w:rFonts w:ascii="Times New Roman" w:hAnsi="Times New Roman"/>
          <w:color w:val="191919"/>
          <w:spacing w:val="-5"/>
          <w:sz w:val="20"/>
          <w:szCs w:val="20"/>
        </w:rPr>
        <w:t xml:space="preserve"> </w:t>
      </w:r>
      <w:r>
        <w:rPr>
          <w:rFonts w:ascii="Times New Roman" w:hAnsi="Times New Roman"/>
          <w:color w:val="191919"/>
          <w:sz w:val="20"/>
          <w:szCs w:val="20"/>
        </w:rPr>
        <w:t>processes</w:t>
      </w:r>
      <w:r>
        <w:rPr>
          <w:rFonts w:ascii="Times New Roman" w:hAnsi="Times New Roman"/>
          <w:color w:val="191919"/>
          <w:spacing w:val="-5"/>
          <w:sz w:val="20"/>
          <w:szCs w:val="20"/>
        </w:rPr>
        <w:t xml:space="preserve"> </w:t>
      </w:r>
      <w:r>
        <w:rPr>
          <w:rFonts w:ascii="Times New Roman" w:hAnsi="Times New Roman"/>
          <w:color w:val="191919"/>
          <w:sz w:val="20"/>
          <w:szCs w:val="20"/>
        </w:rPr>
        <w:t>and</w:t>
      </w:r>
      <w:r>
        <w:rPr>
          <w:rFonts w:ascii="Times New Roman" w:hAnsi="Times New Roman"/>
          <w:color w:val="191919"/>
          <w:spacing w:val="-5"/>
          <w:sz w:val="20"/>
          <w:szCs w:val="20"/>
        </w:rPr>
        <w:t xml:space="preserve"> </w:t>
      </w:r>
      <w:r>
        <w:rPr>
          <w:rFonts w:ascii="Times New Roman" w:hAnsi="Times New Roman"/>
          <w:color w:val="191919"/>
          <w:sz w:val="20"/>
          <w:szCs w:val="20"/>
        </w:rPr>
        <w:t>major</w:t>
      </w:r>
      <w:r>
        <w:rPr>
          <w:rFonts w:ascii="Times New Roman" w:hAnsi="Times New Roman"/>
          <w:color w:val="191919"/>
          <w:spacing w:val="-5"/>
          <w:sz w:val="20"/>
          <w:szCs w:val="20"/>
        </w:rPr>
        <w:t xml:space="preserve"> </w:t>
      </w:r>
      <w:r>
        <w:rPr>
          <w:rFonts w:ascii="Times New Roman" w:hAnsi="Times New Roman"/>
          <w:color w:val="191919"/>
          <w:sz w:val="20"/>
          <w:szCs w:val="20"/>
        </w:rPr>
        <w:t>concepts</w:t>
      </w:r>
      <w:r>
        <w:rPr>
          <w:rFonts w:ascii="Times New Roman" w:hAnsi="Times New Roman"/>
          <w:color w:val="191919"/>
          <w:spacing w:val="-5"/>
          <w:sz w:val="20"/>
          <w:szCs w:val="20"/>
        </w:rPr>
        <w:t xml:space="preserve"> </w:t>
      </w:r>
      <w:r>
        <w:rPr>
          <w:rFonts w:ascii="Times New Roman" w:hAnsi="Times New Roman"/>
          <w:color w:val="191919"/>
          <w:sz w:val="20"/>
          <w:szCs w:val="20"/>
        </w:rPr>
        <w:t>relevant to the teaching of middle childhood science.</w:t>
      </w:r>
    </w:p>
    <w:p w:rsidR="00F42301" w:rsidRDefault="00F42301" w:rsidP="00721764">
      <w:pPr>
        <w:widowControl w:val="0"/>
        <w:autoSpaceDE w:val="0"/>
        <w:autoSpaceDN w:val="0"/>
        <w:adjustRightInd w:val="0"/>
        <w:spacing w:after="0" w:line="227" w:lineRule="exact"/>
        <w:ind w:left="873"/>
        <w:rPr>
          <w:rFonts w:ascii="Times New Roman" w:hAnsi="Times New Roman"/>
          <w:color w:val="000000"/>
          <w:sz w:val="20"/>
          <w:szCs w:val="20"/>
        </w:rPr>
      </w:pPr>
      <w:r>
        <w:rPr>
          <w:rFonts w:ascii="Times New Roman" w:hAnsi="Times New Roman"/>
          <w:b/>
          <w:bCs/>
          <w:color w:val="191919"/>
          <w:spacing w:val="-1"/>
          <w:sz w:val="20"/>
          <w:szCs w:val="20"/>
        </w:rPr>
        <w:t>PHY</w:t>
      </w:r>
      <w:r>
        <w:rPr>
          <w:rFonts w:ascii="Times New Roman" w:hAnsi="Times New Roman"/>
          <w:b/>
          <w:bCs/>
          <w:color w:val="191919"/>
          <w:sz w:val="20"/>
          <w:szCs w:val="20"/>
        </w:rPr>
        <w:t>S</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564</w:t>
      </w:r>
      <w:r>
        <w:rPr>
          <w:rFonts w:ascii="Times New Roman" w:hAnsi="Times New Roman"/>
          <w:b/>
          <w:bCs/>
          <w:color w:val="191919"/>
          <w:sz w:val="20"/>
          <w:szCs w:val="20"/>
        </w:rPr>
        <w:t>5</w:t>
      </w:r>
      <w:r>
        <w:rPr>
          <w:rFonts w:ascii="Times New Roman" w:hAnsi="Times New Roman"/>
          <w:b/>
          <w:bCs/>
          <w:color w:val="191919"/>
          <w:spacing w:val="-8"/>
          <w:sz w:val="20"/>
          <w:szCs w:val="20"/>
        </w:rPr>
        <w:t xml:space="preserve"> </w:t>
      </w:r>
      <w:r>
        <w:rPr>
          <w:rFonts w:ascii="Times New Roman" w:hAnsi="Times New Roman"/>
          <w:b/>
          <w:bCs/>
          <w:color w:val="191919"/>
          <w:sz w:val="20"/>
          <w:szCs w:val="20"/>
        </w:rPr>
        <w:t>-</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Physic</w:t>
      </w:r>
      <w:r>
        <w:rPr>
          <w:rFonts w:ascii="Times New Roman" w:hAnsi="Times New Roman"/>
          <w:b/>
          <w:bCs/>
          <w:color w:val="191919"/>
          <w:sz w:val="20"/>
          <w:szCs w:val="20"/>
        </w:rPr>
        <w:t>s</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fo</w:t>
      </w:r>
      <w:r>
        <w:rPr>
          <w:rFonts w:ascii="Times New Roman" w:hAnsi="Times New Roman"/>
          <w:b/>
          <w:bCs/>
          <w:color w:val="191919"/>
          <w:sz w:val="20"/>
          <w:szCs w:val="20"/>
        </w:rPr>
        <w:t>r</w:t>
      </w:r>
      <w:r>
        <w:rPr>
          <w:rFonts w:ascii="Times New Roman" w:hAnsi="Times New Roman"/>
          <w:b/>
          <w:bCs/>
          <w:color w:val="191919"/>
          <w:spacing w:val="-12"/>
          <w:sz w:val="20"/>
          <w:szCs w:val="20"/>
        </w:rPr>
        <w:t xml:space="preserve"> </w:t>
      </w:r>
      <w:r>
        <w:rPr>
          <w:rFonts w:ascii="Times New Roman" w:hAnsi="Times New Roman"/>
          <w:b/>
          <w:bCs/>
          <w:color w:val="191919"/>
          <w:spacing w:val="-1"/>
          <w:sz w:val="20"/>
          <w:szCs w:val="20"/>
        </w:rPr>
        <w:t>Secondar</w:t>
      </w:r>
      <w:r>
        <w:rPr>
          <w:rFonts w:ascii="Times New Roman" w:hAnsi="Times New Roman"/>
          <w:b/>
          <w:bCs/>
          <w:color w:val="191919"/>
          <w:sz w:val="20"/>
          <w:szCs w:val="20"/>
        </w:rPr>
        <w:t>y</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Schoo</w:t>
      </w:r>
      <w:r>
        <w:rPr>
          <w:rFonts w:ascii="Times New Roman" w:hAnsi="Times New Roman"/>
          <w:b/>
          <w:bCs/>
          <w:color w:val="191919"/>
          <w:sz w:val="20"/>
          <w:szCs w:val="20"/>
        </w:rPr>
        <w:t>l</w:t>
      </w:r>
      <w:r>
        <w:rPr>
          <w:rFonts w:ascii="Times New Roman" w:hAnsi="Times New Roman"/>
          <w:b/>
          <w:bCs/>
          <w:color w:val="191919"/>
          <w:spacing w:val="-12"/>
          <w:sz w:val="20"/>
          <w:szCs w:val="20"/>
        </w:rPr>
        <w:t xml:space="preserve"> </w:t>
      </w:r>
      <w:r>
        <w:rPr>
          <w:rFonts w:ascii="Times New Roman" w:hAnsi="Times New Roman"/>
          <w:b/>
          <w:bCs/>
          <w:color w:val="191919"/>
          <w:spacing w:val="-19"/>
          <w:sz w:val="20"/>
          <w:szCs w:val="20"/>
        </w:rPr>
        <w:t>T</w:t>
      </w:r>
      <w:r>
        <w:rPr>
          <w:rFonts w:ascii="Times New Roman" w:hAnsi="Times New Roman"/>
          <w:b/>
          <w:bCs/>
          <w:color w:val="191919"/>
          <w:spacing w:val="-1"/>
          <w:sz w:val="20"/>
          <w:szCs w:val="20"/>
        </w:rPr>
        <w:t>eachers.............................................................3(3-0)</w:t>
      </w:r>
    </w:p>
    <w:p w:rsidR="00F42301" w:rsidRDefault="00F42301" w:rsidP="00721764">
      <w:pPr>
        <w:widowControl w:val="0"/>
        <w:autoSpaceDE w:val="0"/>
        <w:autoSpaceDN w:val="0"/>
        <w:adjustRightInd w:val="0"/>
        <w:spacing w:before="13" w:after="0" w:line="250" w:lineRule="auto"/>
        <w:ind w:left="1233" w:right="1936"/>
        <w:jc w:val="both"/>
        <w:rPr>
          <w:rFonts w:ascii="Times New Roman" w:hAnsi="Times New Roman"/>
          <w:color w:val="000000"/>
          <w:sz w:val="20"/>
          <w:szCs w:val="20"/>
        </w:rPr>
      </w:pPr>
      <w:r>
        <w:rPr>
          <w:rFonts w:ascii="Times New Roman" w:hAnsi="Times New Roman"/>
          <w:color w:val="191919"/>
          <w:sz w:val="20"/>
          <w:szCs w:val="20"/>
        </w:rPr>
        <w:t>This</w:t>
      </w:r>
      <w:r>
        <w:rPr>
          <w:rFonts w:ascii="Times New Roman" w:hAnsi="Times New Roman"/>
          <w:color w:val="191919"/>
          <w:spacing w:val="-6"/>
          <w:sz w:val="20"/>
          <w:szCs w:val="20"/>
        </w:rPr>
        <w:t xml:space="preserve"> </w:t>
      </w:r>
      <w:r>
        <w:rPr>
          <w:rFonts w:ascii="Times New Roman" w:hAnsi="Times New Roman"/>
          <w:color w:val="191919"/>
          <w:sz w:val="20"/>
          <w:szCs w:val="20"/>
        </w:rPr>
        <w:t>course</w:t>
      </w:r>
      <w:r>
        <w:rPr>
          <w:rFonts w:ascii="Times New Roman" w:hAnsi="Times New Roman"/>
          <w:color w:val="191919"/>
          <w:spacing w:val="-6"/>
          <w:sz w:val="20"/>
          <w:szCs w:val="20"/>
        </w:rPr>
        <w:t xml:space="preserve"> </w:t>
      </w:r>
      <w:r>
        <w:rPr>
          <w:rFonts w:ascii="Times New Roman" w:hAnsi="Times New Roman"/>
          <w:color w:val="191919"/>
          <w:sz w:val="20"/>
          <w:szCs w:val="20"/>
        </w:rPr>
        <w:t>is</w:t>
      </w:r>
      <w:r>
        <w:rPr>
          <w:rFonts w:ascii="Times New Roman" w:hAnsi="Times New Roman"/>
          <w:color w:val="191919"/>
          <w:spacing w:val="-6"/>
          <w:sz w:val="20"/>
          <w:szCs w:val="20"/>
        </w:rPr>
        <w:t xml:space="preserve"> </w:t>
      </w:r>
      <w:r>
        <w:rPr>
          <w:rFonts w:ascii="Times New Roman" w:hAnsi="Times New Roman"/>
          <w:color w:val="191919"/>
          <w:sz w:val="20"/>
          <w:szCs w:val="20"/>
        </w:rPr>
        <w:t>designed</w:t>
      </w:r>
      <w:r>
        <w:rPr>
          <w:rFonts w:ascii="Times New Roman" w:hAnsi="Times New Roman"/>
          <w:color w:val="191919"/>
          <w:spacing w:val="-6"/>
          <w:sz w:val="20"/>
          <w:szCs w:val="20"/>
        </w:rPr>
        <w:t xml:space="preserve"> </w:t>
      </w:r>
      <w:r>
        <w:rPr>
          <w:rFonts w:ascii="Times New Roman" w:hAnsi="Times New Roman"/>
          <w:color w:val="191919"/>
          <w:sz w:val="20"/>
          <w:szCs w:val="20"/>
        </w:rPr>
        <w:t>to</w:t>
      </w:r>
      <w:r>
        <w:rPr>
          <w:rFonts w:ascii="Times New Roman" w:hAnsi="Times New Roman"/>
          <w:color w:val="191919"/>
          <w:spacing w:val="-6"/>
          <w:sz w:val="20"/>
          <w:szCs w:val="20"/>
        </w:rPr>
        <w:t xml:space="preserve"> </w:t>
      </w:r>
      <w:r>
        <w:rPr>
          <w:rFonts w:ascii="Times New Roman" w:hAnsi="Times New Roman"/>
          <w:color w:val="191919"/>
          <w:sz w:val="20"/>
          <w:szCs w:val="20"/>
        </w:rPr>
        <w:t>both</w:t>
      </w:r>
      <w:r>
        <w:rPr>
          <w:rFonts w:ascii="Times New Roman" w:hAnsi="Times New Roman"/>
          <w:color w:val="191919"/>
          <w:spacing w:val="-6"/>
          <w:sz w:val="20"/>
          <w:szCs w:val="20"/>
        </w:rPr>
        <w:t xml:space="preserve"> </w:t>
      </w:r>
      <w:r>
        <w:rPr>
          <w:rFonts w:ascii="Times New Roman" w:hAnsi="Times New Roman"/>
          <w:color w:val="191919"/>
          <w:sz w:val="20"/>
          <w:szCs w:val="20"/>
        </w:rPr>
        <w:t>refresh</w:t>
      </w:r>
      <w:r>
        <w:rPr>
          <w:rFonts w:ascii="Times New Roman" w:hAnsi="Times New Roman"/>
          <w:color w:val="191919"/>
          <w:spacing w:val="-6"/>
          <w:sz w:val="20"/>
          <w:szCs w:val="20"/>
        </w:rPr>
        <w:t xml:space="preserve"> </w:t>
      </w:r>
      <w:r>
        <w:rPr>
          <w:rFonts w:ascii="Times New Roman" w:hAnsi="Times New Roman"/>
          <w:color w:val="191919"/>
          <w:sz w:val="20"/>
          <w:szCs w:val="20"/>
        </w:rPr>
        <w:t>and</w:t>
      </w:r>
      <w:r>
        <w:rPr>
          <w:rFonts w:ascii="Times New Roman" w:hAnsi="Times New Roman"/>
          <w:color w:val="191919"/>
          <w:spacing w:val="-6"/>
          <w:sz w:val="20"/>
          <w:szCs w:val="20"/>
        </w:rPr>
        <w:t xml:space="preserve"> </w:t>
      </w:r>
      <w:r>
        <w:rPr>
          <w:rFonts w:ascii="Times New Roman" w:hAnsi="Times New Roman"/>
          <w:color w:val="191919"/>
          <w:sz w:val="20"/>
          <w:szCs w:val="20"/>
        </w:rPr>
        <w:t>enla</w:t>
      </w:r>
      <w:r>
        <w:rPr>
          <w:rFonts w:ascii="Times New Roman" w:hAnsi="Times New Roman"/>
          <w:color w:val="191919"/>
          <w:spacing w:val="-4"/>
          <w:sz w:val="20"/>
          <w:szCs w:val="20"/>
        </w:rPr>
        <w:t>r</w:t>
      </w:r>
      <w:r>
        <w:rPr>
          <w:rFonts w:ascii="Times New Roman" w:hAnsi="Times New Roman"/>
          <w:color w:val="191919"/>
          <w:sz w:val="20"/>
          <w:szCs w:val="20"/>
        </w:rPr>
        <w:t>ge</w:t>
      </w:r>
      <w:r>
        <w:rPr>
          <w:rFonts w:ascii="Times New Roman" w:hAnsi="Times New Roman"/>
          <w:color w:val="191919"/>
          <w:spacing w:val="-6"/>
          <w:sz w:val="20"/>
          <w:szCs w:val="20"/>
        </w:rPr>
        <w:t xml:space="preserve"> </w:t>
      </w:r>
      <w:r>
        <w:rPr>
          <w:rFonts w:ascii="Times New Roman" w:hAnsi="Times New Roman"/>
          <w:color w:val="191919"/>
          <w:sz w:val="20"/>
          <w:szCs w:val="20"/>
        </w:rPr>
        <w:t>the</w:t>
      </w:r>
      <w:r>
        <w:rPr>
          <w:rFonts w:ascii="Times New Roman" w:hAnsi="Times New Roman"/>
          <w:color w:val="191919"/>
          <w:spacing w:val="-6"/>
          <w:sz w:val="20"/>
          <w:szCs w:val="20"/>
        </w:rPr>
        <w:t xml:space="preserve"> </w:t>
      </w:r>
      <w:r>
        <w:rPr>
          <w:rFonts w:ascii="Times New Roman" w:hAnsi="Times New Roman"/>
          <w:color w:val="191919"/>
          <w:sz w:val="20"/>
          <w:szCs w:val="20"/>
        </w:rPr>
        <w:t>high</w:t>
      </w:r>
      <w:r>
        <w:rPr>
          <w:rFonts w:ascii="Times New Roman" w:hAnsi="Times New Roman"/>
          <w:color w:val="191919"/>
          <w:spacing w:val="-6"/>
          <w:sz w:val="20"/>
          <w:szCs w:val="20"/>
        </w:rPr>
        <w:t xml:space="preserve"> </w:t>
      </w:r>
      <w:r>
        <w:rPr>
          <w:rFonts w:ascii="Times New Roman" w:hAnsi="Times New Roman"/>
          <w:color w:val="191919"/>
          <w:sz w:val="20"/>
          <w:szCs w:val="20"/>
        </w:rPr>
        <w:t>school</w:t>
      </w:r>
      <w:r>
        <w:rPr>
          <w:rFonts w:ascii="Times New Roman" w:hAnsi="Times New Roman"/>
          <w:color w:val="191919"/>
          <w:spacing w:val="-6"/>
          <w:sz w:val="20"/>
          <w:szCs w:val="20"/>
        </w:rPr>
        <w:t xml:space="preserve"> </w:t>
      </w:r>
      <w:r>
        <w:rPr>
          <w:rFonts w:ascii="Times New Roman" w:hAnsi="Times New Roman"/>
          <w:color w:val="191919"/>
          <w:sz w:val="20"/>
          <w:szCs w:val="20"/>
        </w:rPr>
        <w:t>teacher's</w:t>
      </w:r>
      <w:r>
        <w:rPr>
          <w:rFonts w:ascii="Times New Roman" w:hAnsi="Times New Roman"/>
          <w:color w:val="191919"/>
          <w:spacing w:val="-6"/>
          <w:sz w:val="20"/>
          <w:szCs w:val="20"/>
        </w:rPr>
        <w:t xml:space="preserve"> </w:t>
      </w:r>
      <w:r>
        <w:rPr>
          <w:rFonts w:ascii="Times New Roman" w:hAnsi="Times New Roman"/>
          <w:color w:val="191919"/>
          <w:sz w:val="20"/>
          <w:szCs w:val="20"/>
        </w:rPr>
        <w:t>knowledge</w:t>
      </w:r>
      <w:r>
        <w:rPr>
          <w:rFonts w:ascii="Times New Roman" w:hAnsi="Times New Roman"/>
          <w:color w:val="191919"/>
          <w:spacing w:val="-6"/>
          <w:sz w:val="20"/>
          <w:szCs w:val="20"/>
        </w:rPr>
        <w:t xml:space="preserve"> </w:t>
      </w:r>
      <w:r>
        <w:rPr>
          <w:rFonts w:ascii="Times New Roman" w:hAnsi="Times New Roman"/>
          <w:color w:val="191919"/>
          <w:sz w:val="20"/>
          <w:szCs w:val="20"/>
        </w:rPr>
        <w:t>of</w:t>
      </w:r>
      <w:r>
        <w:rPr>
          <w:rFonts w:ascii="Times New Roman" w:hAnsi="Times New Roman"/>
          <w:color w:val="191919"/>
          <w:spacing w:val="-6"/>
          <w:sz w:val="20"/>
          <w:szCs w:val="20"/>
        </w:rPr>
        <w:t xml:space="preserve"> </w:t>
      </w:r>
      <w:r>
        <w:rPr>
          <w:rFonts w:ascii="Times New Roman" w:hAnsi="Times New Roman"/>
          <w:color w:val="191919"/>
          <w:sz w:val="20"/>
          <w:szCs w:val="20"/>
        </w:rPr>
        <w:t>gen- eral physics.</w:t>
      </w:r>
    </w:p>
    <w:p w:rsidR="00F42301" w:rsidRDefault="00F42301" w:rsidP="00721764">
      <w:pPr>
        <w:widowControl w:val="0"/>
        <w:autoSpaceDE w:val="0"/>
        <w:autoSpaceDN w:val="0"/>
        <w:adjustRightInd w:val="0"/>
        <w:spacing w:after="0" w:line="227" w:lineRule="exact"/>
        <w:ind w:left="873"/>
        <w:rPr>
          <w:rFonts w:ascii="Times New Roman" w:hAnsi="Times New Roman"/>
          <w:color w:val="000000"/>
          <w:sz w:val="20"/>
          <w:szCs w:val="20"/>
        </w:rPr>
      </w:pPr>
      <w:r>
        <w:rPr>
          <w:rFonts w:ascii="Times New Roman" w:hAnsi="Times New Roman"/>
          <w:b/>
          <w:bCs/>
          <w:color w:val="191919"/>
          <w:sz w:val="20"/>
          <w:szCs w:val="20"/>
        </w:rPr>
        <w:t>PHYS</w:t>
      </w:r>
      <w:r>
        <w:rPr>
          <w:rFonts w:ascii="Times New Roman" w:hAnsi="Times New Roman"/>
          <w:b/>
          <w:bCs/>
          <w:color w:val="191919"/>
          <w:spacing w:val="-8"/>
          <w:sz w:val="20"/>
          <w:szCs w:val="20"/>
        </w:rPr>
        <w:t xml:space="preserve"> </w:t>
      </w:r>
      <w:r>
        <w:rPr>
          <w:rFonts w:ascii="Times New Roman" w:hAnsi="Times New Roman"/>
          <w:b/>
          <w:bCs/>
          <w:color w:val="191919"/>
          <w:sz w:val="20"/>
          <w:szCs w:val="20"/>
        </w:rPr>
        <w:t>5646</w:t>
      </w:r>
      <w:r>
        <w:rPr>
          <w:rFonts w:ascii="Times New Roman" w:hAnsi="Times New Roman"/>
          <w:b/>
          <w:bCs/>
          <w:color w:val="191919"/>
          <w:spacing w:val="-8"/>
          <w:sz w:val="20"/>
          <w:szCs w:val="20"/>
        </w:rPr>
        <w:t xml:space="preserve"> </w:t>
      </w:r>
      <w:r>
        <w:rPr>
          <w:rFonts w:ascii="Times New Roman" w:hAnsi="Times New Roman"/>
          <w:b/>
          <w:bCs/>
          <w:color w:val="191919"/>
          <w:sz w:val="20"/>
          <w:szCs w:val="20"/>
        </w:rPr>
        <w:t>-</w:t>
      </w:r>
      <w:r>
        <w:rPr>
          <w:rFonts w:ascii="Times New Roman" w:hAnsi="Times New Roman"/>
          <w:b/>
          <w:bCs/>
          <w:color w:val="191919"/>
          <w:spacing w:val="-8"/>
          <w:sz w:val="20"/>
          <w:szCs w:val="20"/>
        </w:rPr>
        <w:t xml:space="preserve"> </w:t>
      </w:r>
      <w:r>
        <w:rPr>
          <w:rFonts w:ascii="Times New Roman" w:hAnsi="Times New Roman"/>
          <w:b/>
          <w:bCs/>
          <w:color w:val="191919"/>
          <w:sz w:val="20"/>
          <w:szCs w:val="20"/>
        </w:rPr>
        <w:t>Modern</w:t>
      </w:r>
      <w:r>
        <w:rPr>
          <w:rFonts w:ascii="Times New Roman" w:hAnsi="Times New Roman"/>
          <w:b/>
          <w:bCs/>
          <w:color w:val="191919"/>
          <w:spacing w:val="-7"/>
          <w:sz w:val="20"/>
          <w:szCs w:val="20"/>
        </w:rPr>
        <w:t xml:space="preserve"> </w:t>
      </w:r>
      <w:r>
        <w:rPr>
          <w:rFonts w:ascii="Times New Roman" w:hAnsi="Times New Roman"/>
          <w:b/>
          <w:bCs/>
          <w:color w:val="191919"/>
          <w:sz w:val="20"/>
          <w:szCs w:val="20"/>
        </w:rPr>
        <w:t>Physics</w:t>
      </w:r>
      <w:r>
        <w:rPr>
          <w:rFonts w:ascii="Times New Roman" w:hAnsi="Times New Roman"/>
          <w:b/>
          <w:bCs/>
          <w:color w:val="191919"/>
          <w:spacing w:val="-8"/>
          <w:sz w:val="20"/>
          <w:szCs w:val="20"/>
        </w:rPr>
        <w:t xml:space="preserve"> </w:t>
      </w:r>
      <w:r>
        <w:rPr>
          <w:rFonts w:ascii="Times New Roman" w:hAnsi="Times New Roman"/>
          <w:b/>
          <w:bCs/>
          <w:color w:val="191919"/>
          <w:sz w:val="20"/>
          <w:szCs w:val="20"/>
        </w:rPr>
        <w:t>for</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Secondary</w:t>
      </w:r>
      <w:r>
        <w:rPr>
          <w:rFonts w:ascii="Times New Roman" w:hAnsi="Times New Roman"/>
          <w:b/>
          <w:bCs/>
          <w:color w:val="191919"/>
          <w:spacing w:val="-11"/>
          <w:sz w:val="20"/>
          <w:szCs w:val="20"/>
        </w:rPr>
        <w:t xml:space="preserve"> </w:t>
      </w:r>
      <w:r>
        <w:rPr>
          <w:rFonts w:ascii="Times New Roman" w:hAnsi="Times New Roman"/>
          <w:b/>
          <w:bCs/>
          <w:color w:val="191919"/>
          <w:spacing w:val="-18"/>
          <w:sz w:val="20"/>
          <w:szCs w:val="20"/>
        </w:rPr>
        <w:t>T</w:t>
      </w:r>
      <w:r>
        <w:rPr>
          <w:rFonts w:ascii="Times New Roman" w:hAnsi="Times New Roman"/>
          <w:b/>
          <w:bCs/>
          <w:color w:val="191919"/>
          <w:sz w:val="20"/>
          <w:szCs w:val="20"/>
        </w:rPr>
        <w:t>eachers</w:t>
      </w:r>
      <w:r>
        <w:rPr>
          <w:rFonts w:ascii="Times New Roman" w:hAnsi="Times New Roman"/>
          <w:b/>
          <w:bCs/>
          <w:color w:val="191919"/>
          <w:spacing w:val="-7"/>
          <w:sz w:val="20"/>
          <w:szCs w:val="20"/>
        </w:rPr>
        <w:t xml:space="preserve"> </w:t>
      </w:r>
      <w:r>
        <w:rPr>
          <w:rFonts w:ascii="Times New Roman" w:hAnsi="Times New Roman"/>
          <w:b/>
          <w:bCs/>
          <w:color w:val="191919"/>
          <w:sz w:val="20"/>
          <w:szCs w:val="20"/>
        </w:rPr>
        <w:t>I.......................................................3(3-0)</w:t>
      </w:r>
    </w:p>
    <w:p w:rsidR="00F42301" w:rsidRDefault="00F42301" w:rsidP="00721764">
      <w:pPr>
        <w:widowControl w:val="0"/>
        <w:autoSpaceDE w:val="0"/>
        <w:autoSpaceDN w:val="0"/>
        <w:adjustRightInd w:val="0"/>
        <w:spacing w:before="13" w:after="0" w:line="250" w:lineRule="auto"/>
        <w:ind w:left="1233" w:right="1936"/>
        <w:jc w:val="both"/>
        <w:rPr>
          <w:rFonts w:ascii="Times New Roman" w:hAnsi="Times New Roman"/>
          <w:color w:val="000000"/>
          <w:sz w:val="20"/>
          <w:szCs w:val="20"/>
        </w:rPr>
      </w:pPr>
      <w:r w:rsidRPr="003F2CF3">
        <w:rPr>
          <w:rFonts w:ascii="Calibri" w:hAnsi="Calibri"/>
          <w:noProof/>
          <w:lang w:eastAsia="en-US"/>
        </w:rPr>
        <w:pict>
          <v:shape id="_x0000_s3822" type="#_x0000_t202" style="position:absolute;left:0;text-align:left;margin-left:520.9pt;margin-top:6.4pt;width:1in;height:270.75pt;z-index:-251495424;mso-position-horizontal-relative:page" o:allowincell="f" filled="f" stroked="f">
            <v:textbox style="layout-flow:vertical" inset="0,0,0,0">
              <w:txbxContent>
                <w:p w:rsidR="00F42301" w:rsidRDefault="00F42301" w:rsidP="00721764">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P</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ROGRAM</w:t>
                  </w:r>
                  <w:r>
                    <w:rPr>
                      <w:rFonts w:ascii="Impact" w:hAnsi="Impact" w:cs="Impact"/>
                      <w:color w:val="A3A3A3"/>
                      <w:position w:val="1"/>
                      <w:sz w:val="105"/>
                      <w:szCs w:val="105"/>
                    </w:rPr>
                    <w:t>S</w:t>
                  </w:r>
                  <w:r>
                    <w:rPr>
                      <w:rFonts w:ascii="Impact" w:hAnsi="Impact" w:cs="Impact"/>
                      <w:color w:val="A3A3A3"/>
                      <w:spacing w:val="-115"/>
                      <w:position w:val="1"/>
                      <w:sz w:val="105"/>
                      <w:szCs w:val="105"/>
                    </w:rPr>
                    <w:t xml:space="preserve"> </w:t>
                  </w:r>
                </w:p>
              </w:txbxContent>
            </v:textbox>
            <w10:wrap anchorx="page"/>
          </v:shape>
        </w:pict>
      </w:r>
      <w:r>
        <w:rPr>
          <w:rFonts w:ascii="Times New Roman" w:hAnsi="Times New Roman"/>
          <w:color w:val="191919"/>
          <w:sz w:val="20"/>
          <w:szCs w:val="20"/>
        </w:rPr>
        <w:t>This course is designed to provide students an introduction to special relativit</w:t>
      </w:r>
      <w:r>
        <w:rPr>
          <w:rFonts w:ascii="Times New Roman" w:hAnsi="Times New Roman"/>
          <w:color w:val="191919"/>
          <w:spacing w:val="-13"/>
          <w:sz w:val="20"/>
          <w:szCs w:val="20"/>
        </w:rPr>
        <w:t>y</w:t>
      </w:r>
      <w:r>
        <w:rPr>
          <w:rFonts w:ascii="Times New Roman" w:hAnsi="Times New Roman"/>
          <w:color w:val="191919"/>
          <w:sz w:val="20"/>
          <w:szCs w:val="20"/>
        </w:rPr>
        <w:t xml:space="preserve">, quantum me- chanics and atomic structure. </w:t>
      </w:r>
      <w:r>
        <w:rPr>
          <w:rFonts w:ascii="Times New Roman" w:hAnsi="Times New Roman"/>
          <w:i/>
          <w:iCs/>
          <w:color w:val="191919"/>
          <w:sz w:val="20"/>
          <w:szCs w:val="20"/>
        </w:rPr>
        <w:t>P</w:t>
      </w:r>
      <w:r>
        <w:rPr>
          <w:rFonts w:ascii="Times New Roman" w:hAnsi="Times New Roman"/>
          <w:i/>
          <w:iCs/>
          <w:color w:val="191919"/>
          <w:spacing w:val="-7"/>
          <w:sz w:val="20"/>
          <w:szCs w:val="20"/>
        </w:rPr>
        <w:t>r</w:t>
      </w:r>
      <w:r>
        <w:rPr>
          <w:rFonts w:ascii="Times New Roman" w:hAnsi="Times New Roman"/>
          <w:i/>
          <w:iCs/>
          <w:color w:val="191919"/>
          <w:sz w:val="20"/>
          <w:szCs w:val="20"/>
        </w:rPr>
        <w:t>e</w:t>
      </w:r>
      <w:r>
        <w:rPr>
          <w:rFonts w:ascii="Times New Roman" w:hAnsi="Times New Roman"/>
          <w:i/>
          <w:iCs/>
          <w:color w:val="191919"/>
          <w:spacing w:val="-7"/>
          <w:sz w:val="20"/>
          <w:szCs w:val="20"/>
        </w:rPr>
        <w:t>r</w:t>
      </w:r>
      <w:r>
        <w:rPr>
          <w:rFonts w:ascii="Times New Roman" w:hAnsi="Times New Roman"/>
          <w:i/>
          <w:iCs/>
          <w:color w:val="191919"/>
          <w:sz w:val="20"/>
          <w:szCs w:val="20"/>
        </w:rPr>
        <w:t>equisite: General physics.</w:t>
      </w:r>
    </w:p>
    <w:p w:rsidR="00F42301" w:rsidRDefault="00F42301" w:rsidP="00721764">
      <w:pPr>
        <w:widowControl w:val="0"/>
        <w:autoSpaceDE w:val="0"/>
        <w:autoSpaceDN w:val="0"/>
        <w:adjustRightInd w:val="0"/>
        <w:spacing w:after="0" w:line="227" w:lineRule="exact"/>
        <w:ind w:left="873"/>
        <w:rPr>
          <w:rFonts w:ascii="Times New Roman" w:hAnsi="Times New Roman"/>
          <w:color w:val="000000"/>
          <w:sz w:val="20"/>
          <w:szCs w:val="20"/>
        </w:rPr>
      </w:pPr>
      <w:r>
        <w:rPr>
          <w:rFonts w:ascii="Times New Roman" w:hAnsi="Times New Roman"/>
          <w:b/>
          <w:bCs/>
          <w:color w:val="191919"/>
          <w:sz w:val="20"/>
          <w:szCs w:val="20"/>
        </w:rPr>
        <w:t>PHYS</w:t>
      </w:r>
      <w:r>
        <w:rPr>
          <w:rFonts w:ascii="Times New Roman" w:hAnsi="Times New Roman"/>
          <w:b/>
          <w:bCs/>
          <w:color w:val="191919"/>
          <w:spacing w:val="-8"/>
          <w:sz w:val="20"/>
          <w:szCs w:val="20"/>
        </w:rPr>
        <w:t xml:space="preserve"> </w:t>
      </w:r>
      <w:r>
        <w:rPr>
          <w:rFonts w:ascii="Times New Roman" w:hAnsi="Times New Roman"/>
          <w:b/>
          <w:bCs/>
          <w:color w:val="191919"/>
          <w:sz w:val="20"/>
          <w:szCs w:val="20"/>
        </w:rPr>
        <w:t>5641</w:t>
      </w:r>
      <w:r>
        <w:rPr>
          <w:rFonts w:ascii="Times New Roman" w:hAnsi="Times New Roman"/>
          <w:b/>
          <w:bCs/>
          <w:color w:val="191919"/>
          <w:spacing w:val="-8"/>
          <w:sz w:val="20"/>
          <w:szCs w:val="20"/>
        </w:rPr>
        <w:t xml:space="preserve"> </w:t>
      </w:r>
      <w:r>
        <w:rPr>
          <w:rFonts w:ascii="Times New Roman" w:hAnsi="Times New Roman"/>
          <w:b/>
          <w:bCs/>
          <w:color w:val="191919"/>
          <w:sz w:val="20"/>
          <w:szCs w:val="20"/>
        </w:rPr>
        <w:t>-</w:t>
      </w:r>
      <w:r>
        <w:rPr>
          <w:rFonts w:ascii="Times New Roman" w:hAnsi="Times New Roman"/>
          <w:b/>
          <w:bCs/>
          <w:color w:val="191919"/>
          <w:spacing w:val="-8"/>
          <w:sz w:val="20"/>
          <w:szCs w:val="20"/>
        </w:rPr>
        <w:t xml:space="preserve"> </w:t>
      </w:r>
      <w:r>
        <w:rPr>
          <w:rFonts w:ascii="Times New Roman" w:hAnsi="Times New Roman"/>
          <w:b/>
          <w:bCs/>
          <w:color w:val="191919"/>
          <w:sz w:val="20"/>
          <w:szCs w:val="20"/>
        </w:rPr>
        <w:t>Modern</w:t>
      </w:r>
      <w:r>
        <w:rPr>
          <w:rFonts w:ascii="Times New Roman" w:hAnsi="Times New Roman"/>
          <w:b/>
          <w:bCs/>
          <w:color w:val="191919"/>
          <w:spacing w:val="-8"/>
          <w:sz w:val="20"/>
          <w:szCs w:val="20"/>
        </w:rPr>
        <w:t xml:space="preserve"> </w:t>
      </w:r>
      <w:r>
        <w:rPr>
          <w:rFonts w:ascii="Times New Roman" w:hAnsi="Times New Roman"/>
          <w:b/>
          <w:bCs/>
          <w:color w:val="191919"/>
          <w:sz w:val="20"/>
          <w:szCs w:val="20"/>
        </w:rPr>
        <w:t>Physics</w:t>
      </w:r>
      <w:r>
        <w:rPr>
          <w:rFonts w:ascii="Times New Roman" w:hAnsi="Times New Roman"/>
          <w:b/>
          <w:bCs/>
          <w:color w:val="191919"/>
          <w:spacing w:val="-8"/>
          <w:sz w:val="20"/>
          <w:szCs w:val="20"/>
        </w:rPr>
        <w:t xml:space="preserve"> </w:t>
      </w:r>
      <w:r>
        <w:rPr>
          <w:rFonts w:ascii="Times New Roman" w:hAnsi="Times New Roman"/>
          <w:b/>
          <w:bCs/>
          <w:color w:val="191919"/>
          <w:sz w:val="20"/>
          <w:szCs w:val="20"/>
        </w:rPr>
        <w:t>for</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Secondary</w:t>
      </w:r>
      <w:r>
        <w:rPr>
          <w:rFonts w:ascii="Times New Roman" w:hAnsi="Times New Roman"/>
          <w:b/>
          <w:bCs/>
          <w:color w:val="191919"/>
          <w:spacing w:val="-11"/>
          <w:sz w:val="20"/>
          <w:szCs w:val="20"/>
        </w:rPr>
        <w:t xml:space="preserve"> </w:t>
      </w:r>
      <w:r>
        <w:rPr>
          <w:rFonts w:ascii="Times New Roman" w:hAnsi="Times New Roman"/>
          <w:b/>
          <w:bCs/>
          <w:color w:val="191919"/>
          <w:spacing w:val="-19"/>
          <w:sz w:val="20"/>
          <w:szCs w:val="20"/>
        </w:rPr>
        <w:t>T</w:t>
      </w:r>
      <w:r>
        <w:rPr>
          <w:rFonts w:ascii="Times New Roman" w:hAnsi="Times New Roman"/>
          <w:b/>
          <w:bCs/>
          <w:color w:val="191919"/>
          <w:sz w:val="20"/>
          <w:szCs w:val="20"/>
        </w:rPr>
        <w:t>eachers</w:t>
      </w:r>
      <w:r>
        <w:rPr>
          <w:rFonts w:ascii="Times New Roman" w:hAnsi="Times New Roman"/>
          <w:b/>
          <w:bCs/>
          <w:color w:val="191919"/>
          <w:spacing w:val="-8"/>
          <w:sz w:val="20"/>
          <w:szCs w:val="20"/>
        </w:rPr>
        <w:t xml:space="preserve"> </w:t>
      </w:r>
      <w:r>
        <w:rPr>
          <w:rFonts w:ascii="Times New Roman" w:hAnsi="Times New Roman"/>
          <w:b/>
          <w:bCs/>
          <w:color w:val="191919"/>
          <w:sz w:val="20"/>
          <w:szCs w:val="20"/>
        </w:rPr>
        <w:t>II......................................................3(3-0)</w:t>
      </w:r>
    </w:p>
    <w:p w:rsidR="00F42301" w:rsidRDefault="00F42301" w:rsidP="00721764">
      <w:pPr>
        <w:widowControl w:val="0"/>
        <w:autoSpaceDE w:val="0"/>
        <w:autoSpaceDN w:val="0"/>
        <w:adjustRightInd w:val="0"/>
        <w:spacing w:before="13" w:after="0" w:line="250" w:lineRule="auto"/>
        <w:ind w:left="1233" w:right="1937"/>
        <w:jc w:val="both"/>
        <w:rPr>
          <w:rFonts w:ascii="Times New Roman" w:hAnsi="Times New Roman"/>
          <w:color w:val="000000"/>
          <w:sz w:val="20"/>
          <w:szCs w:val="20"/>
        </w:rPr>
      </w:pPr>
      <w:r>
        <w:rPr>
          <w:rFonts w:ascii="Times New Roman" w:hAnsi="Times New Roman"/>
          <w:color w:val="191919"/>
          <w:spacing w:val="-1"/>
          <w:sz w:val="20"/>
          <w:szCs w:val="20"/>
        </w:rPr>
        <w:t>Thi</w:t>
      </w:r>
      <w:r>
        <w:rPr>
          <w:rFonts w:ascii="Times New Roman" w:hAnsi="Times New Roman"/>
          <w:color w:val="191919"/>
          <w:sz w:val="20"/>
          <w:szCs w:val="20"/>
        </w:rPr>
        <w:t>s</w:t>
      </w:r>
      <w:r>
        <w:rPr>
          <w:rFonts w:ascii="Times New Roman" w:hAnsi="Times New Roman"/>
          <w:color w:val="191919"/>
          <w:spacing w:val="-8"/>
          <w:sz w:val="20"/>
          <w:szCs w:val="20"/>
        </w:rPr>
        <w:t xml:space="preserve"> </w:t>
      </w:r>
      <w:r>
        <w:rPr>
          <w:rFonts w:ascii="Times New Roman" w:hAnsi="Times New Roman"/>
          <w:color w:val="191919"/>
          <w:spacing w:val="-1"/>
          <w:sz w:val="20"/>
          <w:szCs w:val="20"/>
        </w:rPr>
        <w:t>cours</w:t>
      </w:r>
      <w:r>
        <w:rPr>
          <w:rFonts w:ascii="Times New Roman" w:hAnsi="Times New Roman"/>
          <w:color w:val="191919"/>
          <w:sz w:val="20"/>
          <w:szCs w:val="20"/>
        </w:rPr>
        <w:t>e</w:t>
      </w:r>
      <w:r>
        <w:rPr>
          <w:rFonts w:ascii="Times New Roman" w:hAnsi="Times New Roman"/>
          <w:color w:val="191919"/>
          <w:spacing w:val="-8"/>
          <w:sz w:val="20"/>
          <w:szCs w:val="20"/>
        </w:rPr>
        <w:t xml:space="preserve"> </w:t>
      </w:r>
      <w:r>
        <w:rPr>
          <w:rFonts w:ascii="Times New Roman" w:hAnsi="Times New Roman"/>
          <w:color w:val="191919"/>
          <w:spacing w:val="-1"/>
          <w:sz w:val="20"/>
          <w:szCs w:val="20"/>
        </w:rPr>
        <w:t>i</w:t>
      </w:r>
      <w:r>
        <w:rPr>
          <w:rFonts w:ascii="Times New Roman" w:hAnsi="Times New Roman"/>
          <w:color w:val="191919"/>
          <w:sz w:val="20"/>
          <w:szCs w:val="20"/>
        </w:rPr>
        <w:t>s</w:t>
      </w:r>
      <w:r>
        <w:rPr>
          <w:rFonts w:ascii="Times New Roman" w:hAnsi="Times New Roman"/>
          <w:color w:val="191919"/>
          <w:spacing w:val="-8"/>
          <w:sz w:val="20"/>
          <w:szCs w:val="20"/>
        </w:rPr>
        <w:t xml:space="preserve"> </w:t>
      </w:r>
      <w:r>
        <w:rPr>
          <w:rFonts w:ascii="Times New Roman" w:hAnsi="Times New Roman"/>
          <w:color w:val="191919"/>
          <w:spacing w:val="-1"/>
          <w:sz w:val="20"/>
          <w:szCs w:val="20"/>
        </w:rPr>
        <w:t>designe</w:t>
      </w:r>
      <w:r>
        <w:rPr>
          <w:rFonts w:ascii="Times New Roman" w:hAnsi="Times New Roman"/>
          <w:color w:val="191919"/>
          <w:sz w:val="20"/>
          <w:szCs w:val="20"/>
        </w:rPr>
        <w:t>d</w:t>
      </w:r>
      <w:r>
        <w:rPr>
          <w:rFonts w:ascii="Times New Roman" w:hAnsi="Times New Roman"/>
          <w:color w:val="191919"/>
          <w:spacing w:val="-8"/>
          <w:sz w:val="20"/>
          <w:szCs w:val="20"/>
        </w:rPr>
        <w:t xml:space="preserve"> </w:t>
      </w:r>
      <w:r>
        <w:rPr>
          <w:rFonts w:ascii="Times New Roman" w:hAnsi="Times New Roman"/>
          <w:color w:val="191919"/>
          <w:spacing w:val="-1"/>
          <w:sz w:val="20"/>
          <w:szCs w:val="20"/>
        </w:rPr>
        <w:t>t</w:t>
      </w:r>
      <w:r>
        <w:rPr>
          <w:rFonts w:ascii="Times New Roman" w:hAnsi="Times New Roman"/>
          <w:color w:val="191919"/>
          <w:sz w:val="20"/>
          <w:szCs w:val="20"/>
        </w:rPr>
        <w:t>o</w:t>
      </w:r>
      <w:r>
        <w:rPr>
          <w:rFonts w:ascii="Times New Roman" w:hAnsi="Times New Roman"/>
          <w:color w:val="191919"/>
          <w:spacing w:val="-8"/>
          <w:sz w:val="20"/>
          <w:szCs w:val="20"/>
        </w:rPr>
        <w:t xml:space="preserve"> </w:t>
      </w:r>
      <w:r>
        <w:rPr>
          <w:rFonts w:ascii="Times New Roman" w:hAnsi="Times New Roman"/>
          <w:color w:val="191919"/>
          <w:spacing w:val="-1"/>
          <w:sz w:val="20"/>
          <w:szCs w:val="20"/>
        </w:rPr>
        <w:t>provid</w:t>
      </w:r>
      <w:r>
        <w:rPr>
          <w:rFonts w:ascii="Times New Roman" w:hAnsi="Times New Roman"/>
          <w:color w:val="191919"/>
          <w:sz w:val="20"/>
          <w:szCs w:val="20"/>
        </w:rPr>
        <w:t>e</w:t>
      </w:r>
      <w:r>
        <w:rPr>
          <w:rFonts w:ascii="Times New Roman" w:hAnsi="Times New Roman"/>
          <w:color w:val="191919"/>
          <w:spacing w:val="-8"/>
          <w:sz w:val="20"/>
          <w:szCs w:val="20"/>
        </w:rPr>
        <w:t xml:space="preserve"> </w:t>
      </w:r>
      <w:r>
        <w:rPr>
          <w:rFonts w:ascii="Times New Roman" w:hAnsi="Times New Roman"/>
          <w:color w:val="191919"/>
          <w:spacing w:val="-1"/>
          <w:sz w:val="20"/>
          <w:szCs w:val="20"/>
        </w:rPr>
        <w:t>student</w:t>
      </w:r>
      <w:r>
        <w:rPr>
          <w:rFonts w:ascii="Times New Roman" w:hAnsi="Times New Roman"/>
          <w:color w:val="191919"/>
          <w:sz w:val="20"/>
          <w:szCs w:val="20"/>
        </w:rPr>
        <w:t>s</w:t>
      </w:r>
      <w:r>
        <w:rPr>
          <w:rFonts w:ascii="Times New Roman" w:hAnsi="Times New Roman"/>
          <w:color w:val="191919"/>
          <w:spacing w:val="-8"/>
          <w:sz w:val="20"/>
          <w:szCs w:val="20"/>
        </w:rPr>
        <w:t xml:space="preserve"> </w:t>
      </w:r>
      <w:r>
        <w:rPr>
          <w:rFonts w:ascii="Times New Roman" w:hAnsi="Times New Roman"/>
          <w:color w:val="191919"/>
          <w:spacing w:val="-1"/>
          <w:sz w:val="20"/>
          <w:szCs w:val="20"/>
        </w:rPr>
        <w:t>a</w:t>
      </w:r>
      <w:r>
        <w:rPr>
          <w:rFonts w:ascii="Times New Roman" w:hAnsi="Times New Roman"/>
          <w:color w:val="191919"/>
          <w:sz w:val="20"/>
          <w:szCs w:val="20"/>
        </w:rPr>
        <w:t>n</w:t>
      </w:r>
      <w:r>
        <w:rPr>
          <w:rFonts w:ascii="Times New Roman" w:hAnsi="Times New Roman"/>
          <w:color w:val="191919"/>
          <w:spacing w:val="-8"/>
          <w:sz w:val="20"/>
          <w:szCs w:val="20"/>
        </w:rPr>
        <w:t xml:space="preserve"> </w:t>
      </w:r>
      <w:r>
        <w:rPr>
          <w:rFonts w:ascii="Times New Roman" w:hAnsi="Times New Roman"/>
          <w:color w:val="191919"/>
          <w:spacing w:val="-1"/>
          <w:sz w:val="20"/>
          <w:szCs w:val="20"/>
        </w:rPr>
        <w:t>introductio</w:t>
      </w:r>
      <w:r>
        <w:rPr>
          <w:rFonts w:ascii="Times New Roman" w:hAnsi="Times New Roman"/>
          <w:color w:val="191919"/>
          <w:sz w:val="20"/>
          <w:szCs w:val="20"/>
        </w:rPr>
        <w:t>n</w:t>
      </w:r>
      <w:r>
        <w:rPr>
          <w:rFonts w:ascii="Times New Roman" w:hAnsi="Times New Roman"/>
          <w:color w:val="191919"/>
          <w:spacing w:val="-8"/>
          <w:sz w:val="20"/>
          <w:szCs w:val="20"/>
        </w:rPr>
        <w:t xml:space="preserve"> </w:t>
      </w:r>
      <w:r>
        <w:rPr>
          <w:rFonts w:ascii="Times New Roman" w:hAnsi="Times New Roman"/>
          <w:color w:val="191919"/>
          <w:spacing w:val="-1"/>
          <w:sz w:val="20"/>
          <w:szCs w:val="20"/>
        </w:rPr>
        <w:t>t</w:t>
      </w:r>
      <w:r>
        <w:rPr>
          <w:rFonts w:ascii="Times New Roman" w:hAnsi="Times New Roman"/>
          <w:color w:val="191919"/>
          <w:sz w:val="20"/>
          <w:szCs w:val="20"/>
        </w:rPr>
        <w:t>o</w:t>
      </w:r>
      <w:r>
        <w:rPr>
          <w:rFonts w:ascii="Times New Roman" w:hAnsi="Times New Roman"/>
          <w:color w:val="191919"/>
          <w:spacing w:val="-8"/>
          <w:sz w:val="20"/>
          <w:szCs w:val="20"/>
        </w:rPr>
        <w:t xml:space="preserve"> </w:t>
      </w:r>
      <w:r>
        <w:rPr>
          <w:rFonts w:ascii="Times New Roman" w:hAnsi="Times New Roman"/>
          <w:color w:val="191919"/>
          <w:spacing w:val="-1"/>
          <w:sz w:val="20"/>
          <w:szCs w:val="20"/>
        </w:rPr>
        <w:t>x-ra</w:t>
      </w:r>
      <w:r>
        <w:rPr>
          <w:rFonts w:ascii="Times New Roman" w:hAnsi="Times New Roman"/>
          <w:color w:val="191919"/>
          <w:sz w:val="20"/>
          <w:szCs w:val="20"/>
        </w:rPr>
        <w:t>y</w:t>
      </w:r>
      <w:r>
        <w:rPr>
          <w:rFonts w:ascii="Times New Roman" w:hAnsi="Times New Roman"/>
          <w:color w:val="191919"/>
          <w:spacing w:val="-8"/>
          <w:sz w:val="20"/>
          <w:szCs w:val="20"/>
        </w:rPr>
        <w:t xml:space="preserve"> </w:t>
      </w:r>
      <w:r>
        <w:rPr>
          <w:rFonts w:ascii="Times New Roman" w:hAnsi="Times New Roman"/>
          <w:color w:val="191919"/>
          <w:spacing w:val="-1"/>
          <w:sz w:val="20"/>
          <w:szCs w:val="20"/>
        </w:rPr>
        <w:t>spectra</w:t>
      </w:r>
      <w:r>
        <w:rPr>
          <w:rFonts w:ascii="Times New Roman" w:hAnsi="Times New Roman"/>
          <w:color w:val="191919"/>
          <w:sz w:val="20"/>
          <w:szCs w:val="20"/>
        </w:rPr>
        <w:t>,</w:t>
      </w:r>
      <w:r>
        <w:rPr>
          <w:rFonts w:ascii="Times New Roman" w:hAnsi="Times New Roman"/>
          <w:color w:val="191919"/>
          <w:spacing w:val="-8"/>
          <w:sz w:val="20"/>
          <w:szCs w:val="20"/>
        </w:rPr>
        <w:t xml:space="preserve"> </w:t>
      </w:r>
      <w:r>
        <w:rPr>
          <w:rFonts w:ascii="Times New Roman" w:hAnsi="Times New Roman"/>
          <w:color w:val="191919"/>
          <w:spacing w:val="-1"/>
          <w:sz w:val="20"/>
          <w:szCs w:val="20"/>
        </w:rPr>
        <w:t>molecula</w:t>
      </w:r>
      <w:r>
        <w:rPr>
          <w:rFonts w:ascii="Times New Roman" w:hAnsi="Times New Roman"/>
          <w:color w:val="191919"/>
          <w:sz w:val="20"/>
          <w:szCs w:val="20"/>
        </w:rPr>
        <w:t>r</w:t>
      </w:r>
      <w:r>
        <w:rPr>
          <w:rFonts w:ascii="Times New Roman" w:hAnsi="Times New Roman"/>
          <w:color w:val="191919"/>
          <w:spacing w:val="-8"/>
          <w:sz w:val="20"/>
          <w:szCs w:val="20"/>
        </w:rPr>
        <w:t xml:space="preserve"> </w:t>
      </w:r>
      <w:r>
        <w:rPr>
          <w:rFonts w:ascii="Times New Roman" w:hAnsi="Times New Roman"/>
          <w:color w:val="191919"/>
          <w:spacing w:val="-1"/>
          <w:sz w:val="20"/>
          <w:szCs w:val="20"/>
        </w:rPr>
        <w:t xml:space="preserve">structure, </w:t>
      </w:r>
      <w:r>
        <w:rPr>
          <w:rFonts w:ascii="Times New Roman" w:hAnsi="Times New Roman"/>
          <w:color w:val="191919"/>
          <w:sz w:val="20"/>
          <w:szCs w:val="20"/>
        </w:rPr>
        <w:t>solid-state physics, nuclear structure and nuclear reactions. Prerequisite: PHYS 5646.</w:t>
      </w:r>
    </w:p>
    <w:p w:rsidR="00F42301" w:rsidRDefault="00F42301" w:rsidP="00721764">
      <w:pPr>
        <w:widowControl w:val="0"/>
        <w:autoSpaceDE w:val="0"/>
        <w:autoSpaceDN w:val="0"/>
        <w:adjustRightInd w:val="0"/>
        <w:spacing w:after="0" w:line="227" w:lineRule="exact"/>
        <w:ind w:left="873"/>
        <w:rPr>
          <w:rFonts w:ascii="Times New Roman" w:hAnsi="Times New Roman"/>
          <w:color w:val="000000"/>
          <w:sz w:val="20"/>
          <w:szCs w:val="20"/>
        </w:rPr>
      </w:pPr>
      <w:r>
        <w:rPr>
          <w:rFonts w:ascii="Times New Roman" w:hAnsi="Times New Roman"/>
          <w:b/>
          <w:bCs/>
          <w:color w:val="191919"/>
          <w:sz w:val="20"/>
          <w:szCs w:val="20"/>
        </w:rPr>
        <w:t>PHYS</w:t>
      </w:r>
      <w:r>
        <w:rPr>
          <w:rFonts w:ascii="Times New Roman" w:hAnsi="Times New Roman"/>
          <w:b/>
          <w:bCs/>
          <w:color w:val="191919"/>
          <w:spacing w:val="10"/>
          <w:sz w:val="20"/>
          <w:szCs w:val="20"/>
        </w:rPr>
        <w:t xml:space="preserve"> </w:t>
      </w:r>
      <w:r>
        <w:rPr>
          <w:rFonts w:ascii="Times New Roman" w:hAnsi="Times New Roman"/>
          <w:b/>
          <w:bCs/>
          <w:color w:val="191919"/>
          <w:sz w:val="20"/>
          <w:szCs w:val="20"/>
        </w:rPr>
        <w:t>5660</w:t>
      </w:r>
      <w:r>
        <w:rPr>
          <w:rFonts w:ascii="Times New Roman" w:hAnsi="Times New Roman"/>
          <w:b/>
          <w:bCs/>
          <w:color w:val="191919"/>
          <w:spacing w:val="10"/>
          <w:sz w:val="20"/>
          <w:szCs w:val="20"/>
        </w:rPr>
        <w:t xml:space="preserve"> </w:t>
      </w:r>
      <w:r>
        <w:rPr>
          <w:rFonts w:ascii="Times New Roman" w:hAnsi="Times New Roman"/>
          <w:b/>
          <w:bCs/>
          <w:color w:val="191919"/>
          <w:sz w:val="20"/>
          <w:szCs w:val="20"/>
        </w:rPr>
        <w:t>-</w:t>
      </w:r>
      <w:r>
        <w:rPr>
          <w:rFonts w:ascii="Times New Roman" w:hAnsi="Times New Roman"/>
          <w:b/>
          <w:bCs/>
          <w:color w:val="191919"/>
          <w:spacing w:val="10"/>
          <w:sz w:val="20"/>
          <w:szCs w:val="20"/>
        </w:rPr>
        <w:t xml:space="preserve"> </w:t>
      </w:r>
      <w:r>
        <w:rPr>
          <w:rFonts w:ascii="Times New Roman" w:hAnsi="Times New Roman"/>
          <w:b/>
          <w:bCs/>
          <w:color w:val="191919"/>
          <w:sz w:val="20"/>
          <w:szCs w:val="20"/>
        </w:rPr>
        <w:t>Classical</w:t>
      </w:r>
      <w:r>
        <w:rPr>
          <w:rFonts w:ascii="Times New Roman" w:hAnsi="Times New Roman"/>
          <w:b/>
          <w:bCs/>
          <w:color w:val="191919"/>
          <w:spacing w:val="10"/>
          <w:sz w:val="20"/>
          <w:szCs w:val="20"/>
        </w:rPr>
        <w:t xml:space="preserve"> </w:t>
      </w:r>
      <w:r>
        <w:rPr>
          <w:rFonts w:ascii="Times New Roman" w:hAnsi="Times New Roman"/>
          <w:b/>
          <w:bCs/>
          <w:color w:val="191919"/>
          <w:sz w:val="20"/>
          <w:szCs w:val="20"/>
        </w:rPr>
        <w:t>Mechanics</w:t>
      </w:r>
      <w:r>
        <w:rPr>
          <w:rFonts w:ascii="Times New Roman" w:hAnsi="Times New Roman"/>
          <w:b/>
          <w:bCs/>
          <w:color w:val="191919"/>
          <w:spacing w:val="10"/>
          <w:sz w:val="20"/>
          <w:szCs w:val="20"/>
        </w:rPr>
        <w:t xml:space="preserve"> </w:t>
      </w:r>
      <w:r>
        <w:rPr>
          <w:rFonts w:ascii="Times New Roman" w:hAnsi="Times New Roman"/>
          <w:b/>
          <w:bCs/>
          <w:color w:val="191919"/>
          <w:sz w:val="20"/>
          <w:szCs w:val="20"/>
        </w:rPr>
        <w:t>I.......................................................................................3(3-0)</w:t>
      </w:r>
    </w:p>
    <w:p w:rsidR="00F42301" w:rsidRDefault="00F42301" w:rsidP="00721764">
      <w:pPr>
        <w:widowControl w:val="0"/>
        <w:autoSpaceDE w:val="0"/>
        <w:autoSpaceDN w:val="0"/>
        <w:adjustRightInd w:val="0"/>
        <w:spacing w:before="13" w:after="0" w:line="250" w:lineRule="auto"/>
        <w:ind w:left="1233" w:right="1937"/>
        <w:jc w:val="both"/>
        <w:rPr>
          <w:rFonts w:ascii="Times New Roman" w:hAnsi="Times New Roman"/>
          <w:color w:val="000000"/>
          <w:sz w:val="20"/>
          <w:szCs w:val="20"/>
        </w:rPr>
      </w:pPr>
      <w:r>
        <w:rPr>
          <w:rFonts w:ascii="Times New Roman" w:hAnsi="Times New Roman"/>
          <w:color w:val="191919"/>
          <w:spacing w:val="-1"/>
          <w:sz w:val="20"/>
          <w:szCs w:val="20"/>
        </w:rPr>
        <w:t>Thi</w:t>
      </w:r>
      <w:r>
        <w:rPr>
          <w:rFonts w:ascii="Times New Roman" w:hAnsi="Times New Roman"/>
          <w:color w:val="191919"/>
          <w:sz w:val="20"/>
          <w:szCs w:val="20"/>
        </w:rPr>
        <w:t>s</w:t>
      </w:r>
      <w:r>
        <w:rPr>
          <w:rFonts w:ascii="Times New Roman" w:hAnsi="Times New Roman"/>
          <w:color w:val="191919"/>
          <w:spacing w:val="-8"/>
          <w:sz w:val="20"/>
          <w:szCs w:val="20"/>
        </w:rPr>
        <w:t xml:space="preserve"> </w:t>
      </w:r>
      <w:r>
        <w:rPr>
          <w:rFonts w:ascii="Times New Roman" w:hAnsi="Times New Roman"/>
          <w:color w:val="191919"/>
          <w:spacing w:val="-1"/>
          <w:sz w:val="20"/>
          <w:szCs w:val="20"/>
        </w:rPr>
        <w:t>cours</w:t>
      </w:r>
      <w:r>
        <w:rPr>
          <w:rFonts w:ascii="Times New Roman" w:hAnsi="Times New Roman"/>
          <w:color w:val="191919"/>
          <w:sz w:val="20"/>
          <w:szCs w:val="20"/>
        </w:rPr>
        <w:t>e</w:t>
      </w:r>
      <w:r>
        <w:rPr>
          <w:rFonts w:ascii="Times New Roman" w:hAnsi="Times New Roman"/>
          <w:color w:val="191919"/>
          <w:spacing w:val="-8"/>
          <w:sz w:val="20"/>
          <w:szCs w:val="20"/>
        </w:rPr>
        <w:t xml:space="preserve"> </w:t>
      </w:r>
      <w:r>
        <w:rPr>
          <w:rFonts w:ascii="Times New Roman" w:hAnsi="Times New Roman"/>
          <w:color w:val="191919"/>
          <w:spacing w:val="-1"/>
          <w:sz w:val="20"/>
          <w:szCs w:val="20"/>
        </w:rPr>
        <w:t>wil</w:t>
      </w:r>
      <w:r>
        <w:rPr>
          <w:rFonts w:ascii="Times New Roman" w:hAnsi="Times New Roman"/>
          <w:color w:val="191919"/>
          <w:sz w:val="20"/>
          <w:szCs w:val="20"/>
        </w:rPr>
        <w:t>l</w:t>
      </w:r>
      <w:r>
        <w:rPr>
          <w:rFonts w:ascii="Times New Roman" w:hAnsi="Times New Roman"/>
          <w:color w:val="191919"/>
          <w:spacing w:val="-8"/>
          <w:sz w:val="20"/>
          <w:szCs w:val="20"/>
        </w:rPr>
        <w:t xml:space="preserve"> </w:t>
      </w:r>
      <w:r>
        <w:rPr>
          <w:rFonts w:ascii="Times New Roman" w:hAnsi="Times New Roman"/>
          <w:color w:val="191919"/>
          <w:spacing w:val="-1"/>
          <w:sz w:val="20"/>
          <w:szCs w:val="20"/>
        </w:rPr>
        <w:t>emphasiz</w:t>
      </w:r>
      <w:r>
        <w:rPr>
          <w:rFonts w:ascii="Times New Roman" w:hAnsi="Times New Roman"/>
          <w:color w:val="191919"/>
          <w:sz w:val="20"/>
          <w:szCs w:val="20"/>
        </w:rPr>
        <w:t>e</w:t>
      </w:r>
      <w:r>
        <w:rPr>
          <w:rFonts w:ascii="Times New Roman" w:hAnsi="Times New Roman"/>
          <w:color w:val="191919"/>
          <w:spacing w:val="-8"/>
          <w:sz w:val="20"/>
          <w:szCs w:val="20"/>
        </w:rPr>
        <w:t xml:space="preserve"> </w:t>
      </w:r>
      <w:r>
        <w:rPr>
          <w:rFonts w:ascii="Times New Roman" w:hAnsi="Times New Roman"/>
          <w:color w:val="191919"/>
          <w:spacing w:val="-1"/>
          <w:sz w:val="20"/>
          <w:szCs w:val="20"/>
        </w:rPr>
        <w:t>element</w:t>
      </w:r>
      <w:r>
        <w:rPr>
          <w:rFonts w:ascii="Times New Roman" w:hAnsi="Times New Roman"/>
          <w:color w:val="191919"/>
          <w:sz w:val="20"/>
          <w:szCs w:val="20"/>
        </w:rPr>
        <w:t>s</w:t>
      </w:r>
      <w:r>
        <w:rPr>
          <w:rFonts w:ascii="Times New Roman" w:hAnsi="Times New Roman"/>
          <w:color w:val="191919"/>
          <w:spacing w:val="-8"/>
          <w:sz w:val="20"/>
          <w:szCs w:val="20"/>
        </w:rPr>
        <w:t xml:space="preserve"> </w:t>
      </w:r>
      <w:r>
        <w:rPr>
          <w:rFonts w:ascii="Times New Roman" w:hAnsi="Times New Roman"/>
          <w:color w:val="191919"/>
          <w:spacing w:val="-1"/>
          <w:sz w:val="20"/>
          <w:szCs w:val="20"/>
        </w:rPr>
        <w:t>o</w:t>
      </w:r>
      <w:r>
        <w:rPr>
          <w:rFonts w:ascii="Times New Roman" w:hAnsi="Times New Roman"/>
          <w:color w:val="191919"/>
          <w:sz w:val="20"/>
          <w:szCs w:val="20"/>
        </w:rPr>
        <w:t>f</w:t>
      </w:r>
      <w:r>
        <w:rPr>
          <w:rFonts w:ascii="Times New Roman" w:hAnsi="Times New Roman"/>
          <w:color w:val="191919"/>
          <w:spacing w:val="-8"/>
          <w:sz w:val="20"/>
          <w:szCs w:val="20"/>
        </w:rPr>
        <w:t xml:space="preserve"> </w:t>
      </w:r>
      <w:r>
        <w:rPr>
          <w:rFonts w:ascii="Times New Roman" w:hAnsi="Times New Roman"/>
          <w:color w:val="191919"/>
          <w:spacing w:val="-1"/>
          <w:sz w:val="20"/>
          <w:szCs w:val="20"/>
        </w:rPr>
        <w:t>Newtonia</w:t>
      </w:r>
      <w:r>
        <w:rPr>
          <w:rFonts w:ascii="Times New Roman" w:hAnsi="Times New Roman"/>
          <w:color w:val="191919"/>
          <w:sz w:val="20"/>
          <w:szCs w:val="20"/>
        </w:rPr>
        <w:t>n</w:t>
      </w:r>
      <w:r>
        <w:rPr>
          <w:rFonts w:ascii="Times New Roman" w:hAnsi="Times New Roman"/>
          <w:color w:val="191919"/>
          <w:spacing w:val="-8"/>
          <w:sz w:val="20"/>
          <w:szCs w:val="20"/>
        </w:rPr>
        <w:t xml:space="preserve"> </w:t>
      </w:r>
      <w:r>
        <w:rPr>
          <w:rFonts w:ascii="Times New Roman" w:hAnsi="Times New Roman"/>
          <w:color w:val="191919"/>
          <w:spacing w:val="-1"/>
          <w:sz w:val="20"/>
          <w:szCs w:val="20"/>
        </w:rPr>
        <w:t>mechanics</w:t>
      </w:r>
      <w:r>
        <w:rPr>
          <w:rFonts w:ascii="Times New Roman" w:hAnsi="Times New Roman"/>
          <w:color w:val="191919"/>
          <w:sz w:val="20"/>
          <w:szCs w:val="20"/>
        </w:rPr>
        <w:t>,</w:t>
      </w:r>
      <w:r>
        <w:rPr>
          <w:rFonts w:ascii="Times New Roman" w:hAnsi="Times New Roman"/>
          <w:color w:val="191919"/>
          <w:spacing w:val="-8"/>
          <w:sz w:val="20"/>
          <w:szCs w:val="20"/>
        </w:rPr>
        <w:t xml:space="preserve"> </w:t>
      </w:r>
      <w:r>
        <w:rPr>
          <w:rFonts w:ascii="Times New Roman" w:hAnsi="Times New Roman"/>
          <w:color w:val="191919"/>
          <w:spacing w:val="-1"/>
          <w:sz w:val="20"/>
          <w:szCs w:val="20"/>
        </w:rPr>
        <w:t>motio</w:t>
      </w:r>
      <w:r>
        <w:rPr>
          <w:rFonts w:ascii="Times New Roman" w:hAnsi="Times New Roman"/>
          <w:color w:val="191919"/>
          <w:sz w:val="20"/>
          <w:szCs w:val="20"/>
        </w:rPr>
        <w:t>n</w:t>
      </w:r>
      <w:r>
        <w:rPr>
          <w:rFonts w:ascii="Times New Roman" w:hAnsi="Times New Roman"/>
          <w:color w:val="191919"/>
          <w:spacing w:val="-8"/>
          <w:sz w:val="20"/>
          <w:szCs w:val="20"/>
        </w:rPr>
        <w:t xml:space="preserve"> </w:t>
      </w:r>
      <w:r>
        <w:rPr>
          <w:rFonts w:ascii="Times New Roman" w:hAnsi="Times New Roman"/>
          <w:color w:val="191919"/>
          <w:spacing w:val="-1"/>
          <w:sz w:val="20"/>
          <w:szCs w:val="20"/>
        </w:rPr>
        <w:t>o</w:t>
      </w:r>
      <w:r>
        <w:rPr>
          <w:rFonts w:ascii="Times New Roman" w:hAnsi="Times New Roman"/>
          <w:color w:val="191919"/>
          <w:sz w:val="20"/>
          <w:szCs w:val="20"/>
        </w:rPr>
        <w:t>f</w:t>
      </w:r>
      <w:r>
        <w:rPr>
          <w:rFonts w:ascii="Times New Roman" w:hAnsi="Times New Roman"/>
          <w:color w:val="191919"/>
          <w:spacing w:val="-8"/>
          <w:sz w:val="20"/>
          <w:szCs w:val="20"/>
        </w:rPr>
        <w:t xml:space="preserve"> </w:t>
      </w:r>
      <w:r>
        <w:rPr>
          <w:rFonts w:ascii="Times New Roman" w:hAnsi="Times New Roman"/>
          <w:color w:val="191919"/>
          <w:spacing w:val="-1"/>
          <w:sz w:val="20"/>
          <w:szCs w:val="20"/>
        </w:rPr>
        <w:t>particle</w:t>
      </w:r>
      <w:r>
        <w:rPr>
          <w:rFonts w:ascii="Times New Roman" w:hAnsi="Times New Roman"/>
          <w:color w:val="191919"/>
          <w:sz w:val="20"/>
          <w:szCs w:val="20"/>
        </w:rPr>
        <w:t>s</w:t>
      </w:r>
      <w:r>
        <w:rPr>
          <w:rFonts w:ascii="Times New Roman" w:hAnsi="Times New Roman"/>
          <w:color w:val="191919"/>
          <w:spacing w:val="-8"/>
          <w:sz w:val="20"/>
          <w:szCs w:val="20"/>
        </w:rPr>
        <w:t xml:space="preserve"> </w:t>
      </w:r>
      <w:r>
        <w:rPr>
          <w:rFonts w:ascii="Times New Roman" w:hAnsi="Times New Roman"/>
          <w:color w:val="191919"/>
          <w:spacing w:val="-1"/>
          <w:sz w:val="20"/>
          <w:szCs w:val="20"/>
        </w:rPr>
        <w:t>i</w:t>
      </w:r>
      <w:r>
        <w:rPr>
          <w:rFonts w:ascii="Times New Roman" w:hAnsi="Times New Roman"/>
          <w:color w:val="191919"/>
          <w:sz w:val="20"/>
          <w:szCs w:val="20"/>
        </w:rPr>
        <w:t>n</w:t>
      </w:r>
      <w:r>
        <w:rPr>
          <w:rFonts w:ascii="Times New Roman" w:hAnsi="Times New Roman"/>
          <w:color w:val="191919"/>
          <w:spacing w:val="-8"/>
          <w:sz w:val="20"/>
          <w:szCs w:val="20"/>
        </w:rPr>
        <w:t xml:space="preserve"> </w:t>
      </w:r>
      <w:r>
        <w:rPr>
          <w:rFonts w:ascii="Times New Roman" w:hAnsi="Times New Roman"/>
          <w:color w:val="191919"/>
          <w:spacing w:val="-1"/>
          <w:sz w:val="20"/>
          <w:szCs w:val="20"/>
        </w:rPr>
        <w:t>variou</w:t>
      </w:r>
      <w:r>
        <w:rPr>
          <w:rFonts w:ascii="Times New Roman" w:hAnsi="Times New Roman"/>
          <w:color w:val="191919"/>
          <w:sz w:val="20"/>
          <w:szCs w:val="20"/>
        </w:rPr>
        <w:t>s</w:t>
      </w:r>
      <w:r>
        <w:rPr>
          <w:rFonts w:ascii="Times New Roman" w:hAnsi="Times New Roman"/>
          <w:color w:val="191919"/>
          <w:spacing w:val="-8"/>
          <w:sz w:val="20"/>
          <w:szCs w:val="20"/>
        </w:rPr>
        <w:t xml:space="preserve"> </w:t>
      </w:r>
      <w:r>
        <w:rPr>
          <w:rFonts w:ascii="Times New Roman" w:hAnsi="Times New Roman"/>
          <w:color w:val="191919"/>
          <w:spacing w:val="-1"/>
          <w:sz w:val="20"/>
          <w:szCs w:val="20"/>
        </w:rPr>
        <w:t xml:space="preserve">di- </w:t>
      </w:r>
      <w:r>
        <w:rPr>
          <w:rFonts w:ascii="Times New Roman" w:hAnsi="Times New Roman"/>
          <w:color w:val="191919"/>
          <w:sz w:val="20"/>
          <w:szCs w:val="20"/>
        </w:rPr>
        <w:t>mensions, motion of system of particles, rigid bodies, gravitational and coordinate systems.</w:t>
      </w:r>
    </w:p>
    <w:p w:rsidR="00F42301" w:rsidRDefault="00F42301" w:rsidP="00721764">
      <w:pPr>
        <w:widowControl w:val="0"/>
        <w:autoSpaceDE w:val="0"/>
        <w:autoSpaceDN w:val="0"/>
        <w:adjustRightInd w:val="0"/>
        <w:spacing w:after="0" w:line="227" w:lineRule="exact"/>
        <w:ind w:left="873"/>
        <w:rPr>
          <w:rFonts w:ascii="Times New Roman" w:hAnsi="Times New Roman"/>
          <w:color w:val="000000"/>
          <w:sz w:val="20"/>
          <w:szCs w:val="20"/>
        </w:rPr>
      </w:pPr>
      <w:r>
        <w:rPr>
          <w:rFonts w:ascii="Times New Roman" w:hAnsi="Times New Roman"/>
          <w:b/>
          <w:bCs/>
          <w:color w:val="191919"/>
          <w:spacing w:val="-1"/>
          <w:sz w:val="20"/>
          <w:szCs w:val="20"/>
        </w:rPr>
        <w:t>PHY</w:t>
      </w:r>
      <w:r>
        <w:rPr>
          <w:rFonts w:ascii="Times New Roman" w:hAnsi="Times New Roman"/>
          <w:b/>
          <w:bCs/>
          <w:color w:val="191919"/>
          <w:sz w:val="20"/>
          <w:szCs w:val="20"/>
        </w:rPr>
        <w:t>S</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566</w:t>
      </w:r>
      <w:r>
        <w:rPr>
          <w:rFonts w:ascii="Times New Roman" w:hAnsi="Times New Roman"/>
          <w:b/>
          <w:bCs/>
          <w:color w:val="191919"/>
          <w:sz w:val="20"/>
          <w:szCs w:val="20"/>
        </w:rPr>
        <w:t>1</w:t>
      </w:r>
      <w:r>
        <w:rPr>
          <w:rFonts w:ascii="Times New Roman" w:hAnsi="Times New Roman"/>
          <w:b/>
          <w:bCs/>
          <w:color w:val="191919"/>
          <w:spacing w:val="-8"/>
          <w:sz w:val="20"/>
          <w:szCs w:val="20"/>
        </w:rPr>
        <w:t xml:space="preserve"> </w:t>
      </w:r>
      <w:r>
        <w:rPr>
          <w:rFonts w:ascii="Times New Roman" w:hAnsi="Times New Roman"/>
          <w:b/>
          <w:bCs/>
          <w:color w:val="191919"/>
          <w:sz w:val="20"/>
          <w:szCs w:val="20"/>
        </w:rPr>
        <w:t>-</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Classica</w:t>
      </w:r>
      <w:r>
        <w:rPr>
          <w:rFonts w:ascii="Times New Roman" w:hAnsi="Times New Roman"/>
          <w:b/>
          <w:bCs/>
          <w:color w:val="191919"/>
          <w:sz w:val="20"/>
          <w:szCs w:val="20"/>
        </w:rPr>
        <w:t>l</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Mechanic</w:t>
      </w:r>
      <w:r>
        <w:rPr>
          <w:rFonts w:ascii="Times New Roman" w:hAnsi="Times New Roman"/>
          <w:b/>
          <w:bCs/>
          <w:color w:val="191919"/>
          <w:sz w:val="20"/>
          <w:szCs w:val="20"/>
        </w:rPr>
        <w:t>s</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II.........................................................................................3(3-0)</w:t>
      </w:r>
    </w:p>
    <w:p w:rsidR="00F42301" w:rsidRDefault="00F42301" w:rsidP="00721764">
      <w:pPr>
        <w:widowControl w:val="0"/>
        <w:autoSpaceDE w:val="0"/>
        <w:autoSpaceDN w:val="0"/>
        <w:adjustRightInd w:val="0"/>
        <w:spacing w:before="13" w:after="0" w:line="250" w:lineRule="auto"/>
        <w:ind w:left="1233" w:right="1936"/>
        <w:jc w:val="both"/>
        <w:rPr>
          <w:rFonts w:ascii="Times New Roman" w:hAnsi="Times New Roman"/>
          <w:color w:val="000000"/>
          <w:sz w:val="20"/>
          <w:szCs w:val="20"/>
        </w:rPr>
      </w:pPr>
      <w:r>
        <w:rPr>
          <w:rFonts w:ascii="Times New Roman" w:hAnsi="Times New Roman"/>
          <w:color w:val="191919"/>
          <w:sz w:val="20"/>
          <w:szCs w:val="20"/>
        </w:rPr>
        <w:t>This</w:t>
      </w:r>
      <w:r>
        <w:rPr>
          <w:rFonts w:ascii="Times New Roman" w:hAnsi="Times New Roman"/>
          <w:color w:val="191919"/>
          <w:spacing w:val="-4"/>
          <w:sz w:val="20"/>
          <w:szCs w:val="20"/>
        </w:rPr>
        <w:t xml:space="preserve"> </w:t>
      </w:r>
      <w:r>
        <w:rPr>
          <w:rFonts w:ascii="Times New Roman" w:hAnsi="Times New Roman"/>
          <w:color w:val="191919"/>
          <w:sz w:val="20"/>
          <w:szCs w:val="20"/>
        </w:rPr>
        <w:t>course</w:t>
      </w:r>
      <w:r>
        <w:rPr>
          <w:rFonts w:ascii="Times New Roman" w:hAnsi="Times New Roman"/>
          <w:color w:val="191919"/>
          <w:spacing w:val="-4"/>
          <w:sz w:val="20"/>
          <w:szCs w:val="20"/>
        </w:rPr>
        <w:t xml:space="preserve"> </w:t>
      </w:r>
      <w:r>
        <w:rPr>
          <w:rFonts w:ascii="Times New Roman" w:hAnsi="Times New Roman"/>
          <w:color w:val="191919"/>
          <w:sz w:val="20"/>
          <w:szCs w:val="20"/>
        </w:rPr>
        <w:t>will</w:t>
      </w:r>
      <w:r>
        <w:rPr>
          <w:rFonts w:ascii="Times New Roman" w:hAnsi="Times New Roman"/>
          <w:color w:val="191919"/>
          <w:spacing w:val="-4"/>
          <w:sz w:val="20"/>
          <w:szCs w:val="20"/>
        </w:rPr>
        <w:t xml:space="preserve"> </w:t>
      </w:r>
      <w:r>
        <w:rPr>
          <w:rFonts w:ascii="Times New Roman" w:hAnsi="Times New Roman"/>
          <w:color w:val="191919"/>
          <w:sz w:val="20"/>
          <w:szCs w:val="20"/>
        </w:rPr>
        <w:t>emphasize</w:t>
      </w:r>
      <w:r>
        <w:rPr>
          <w:rFonts w:ascii="Times New Roman" w:hAnsi="Times New Roman"/>
          <w:color w:val="191919"/>
          <w:spacing w:val="-4"/>
          <w:sz w:val="20"/>
          <w:szCs w:val="20"/>
        </w:rPr>
        <w:t xml:space="preserve"> </w:t>
      </w:r>
      <w:r>
        <w:rPr>
          <w:rFonts w:ascii="Times New Roman" w:hAnsi="Times New Roman"/>
          <w:color w:val="191919"/>
          <w:sz w:val="20"/>
          <w:szCs w:val="20"/>
        </w:rPr>
        <w:t>mechanics</w:t>
      </w:r>
      <w:r>
        <w:rPr>
          <w:rFonts w:ascii="Times New Roman" w:hAnsi="Times New Roman"/>
          <w:color w:val="191919"/>
          <w:spacing w:val="-4"/>
          <w:sz w:val="20"/>
          <w:szCs w:val="20"/>
        </w:rPr>
        <w:t xml:space="preserve"> </w:t>
      </w:r>
      <w:r>
        <w:rPr>
          <w:rFonts w:ascii="Times New Roman" w:hAnsi="Times New Roman"/>
          <w:color w:val="191919"/>
          <w:sz w:val="20"/>
          <w:szCs w:val="20"/>
        </w:rPr>
        <w:t>of</w:t>
      </w:r>
      <w:r>
        <w:rPr>
          <w:rFonts w:ascii="Times New Roman" w:hAnsi="Times New Roman"/>
          <w:color w:val="191919"/>
          <w:spacing w:val="-4"/>
          <w:sz w:val="20"/>
          <w:szCs w:val="20"/>
        </w:rPr>
        <w:t xml:space="preserve"> </w:t>
      </w:r>
      <w:r>
        <w:rPr>
          <w:rFonts w:ascii="Times New Roman" w:hAnsi="Times New Roman"/>
          <w:color w:val="191919"/>
          <w:sz w:val="20"/>
          <w:szCs w:val="20"/>
        </w:rPr>
        <w:t>continuous</w:t>
      </w:r>
      <w:r>
        <w:rPr>
          <w:rFonts w:ascii="Times New Roman" w:hAnsi="Times New Roman"/>
          <w:color w:val="191919"/>
          <w:spacing w:val="-4"/>
          <w:sz w:val="20"/>
          <w:szCs w:val="20"/>
        </w:rPr>
        <w:t xml:space="preserve"> </w:t>
      </w:r>
      <w:r>
        <w:rPr>
          <w:rFonts w:ascii="Times New Roman" w:hAnsi="Times New Roman"/>
          <w:color w:val="191919"/>
          <w:sz w:val="20"/>
          <w:szCs w:val="20"/>
        </w:rPr>
        <w:t>media,</w:t>
      </w:r>
      <w:r>
        <w:rPr>
          <w:rFonts w:ascii="Times New Roman" w:hAnsi="Times New Roman"/>
          <w:color w:val="191919"/>
          <w:spacing w:val="-4"/>
          <w:sz w:val="20"/>
          <w:szCs w:val="20"/>
        </w:rPr>
        <w:t xml:space="preserve"> </w:t>
      </w:r>
      <w:r>
        <w:rPr>
          <w:rFonts w:ascii="Times New Roman" w:hAnsi="Times New Roman"/>
          <w:color w:val="191919"/>
          <w:sz w:val="20"/>
          <w:szCs w:val="20"/>
        </w:rPr>
        <w:t>Lagrange's</w:t>
      </w:r>
      <w:r>
        <w:rPr>
          <w:rFonts w:ascii="Times New Roman" w:hAnsi="Times New Roman"/>
          <w:color w:val="191919"/>
          <w:spacing w:val="-4"/>
          <w:sz w:val="20"/>
          <w:szCs w:val="20"/>
        </w:rPr>
        <w:t xml:space="preserve"> </w:t>
      </w:r>
      <w:r>
        <w:rPr>
          <w:rFonts w:ascii="Times New Roman" w:hAnsi="Times New Roman"/>
          <w:color w:val="191919"/>
          <w:sz w:val="20"/>
          <w:szCs w:val="20"/>
        </w:rPr>
        <w:t>equations,</w:t>
      </w:r>
      <w:r>
        <w:rPr>
          <w:rFonts w:ascii="Times New Roman" w:hAnsi="Times New Roman"/>
          <w:color w:val="191919"/>
          <w:spacing w:val="-4"/>
          <w:sz w:val="20"/>
          <w:szCs w:val="20"/>
        </w:rPr>
        <w:t xml:space="preserve"> </w:t>
      </w:r>
      <w:r>
        <w:rPr>
          <w:rFonts w:ascii="Times New Roman" w:hAnsi="Times New Roman"/>
          <w:color w:val="191919"/>
          <w:sz w:val="20"/>
          <w:szCs w:val="20"/>
        </w:rPr>
        <w:t>tensor</w:t>
      </w:r>
      <w:r>
        <w:rPr>
          <w:rFonts w:ascii="Times New Roman" w:hAnsi="Times New Roman"/>
          <w:color w:val="191919"/>
          <w:spacing w:val="-4"/>
          <w:sz w:val="20"/>
          <w:szCs w:val="20"/>
        </w:rPr>
        <w:t xml:space="preserve"> </w:t>
      </w:r>
      <w:r>
        <w:rPr>
          <w:rFonts w:ascii="Times New Roman" w:hAnsi="Times New Roman"/>
          <w:color w:val="191919"/>
          <w:sz w:val="20"/>
          <w:szCs w:val="20"/>
        </w:rPr>
        <w:t>alge- bra,</w:t>
      </w:r>
      <w:r>
        <w:rPr>
          <w:rFonts w:ascii="Times New Roman" w:hAnsi="Times New Roman"/>
          <w:color w:val="191919"/>
          <w:spacing w:val="-3"/>
          <w:sz w:val="20"/>
          <w:szCs w:val="20"/>
        </w:rPr>
        <w:t xml:space="preserve"> </w:t>
      </w:r>
      <w:r>
        <w:rPr>
          <w:rFonts w:ascii="Times New Roman" w:hAnsi="Times New Roman"/>
          <w:color w:val="191919"/>
          <w:sz w:val="20"/>
          <w:szCs w:val="20"/>
        </w:rPr>
        <w:t>inertia</w:t>
      </w:r>
      <w:r>
        <w:rPr>
          <w:rFonts w:ascii="Times New Roman" w:hAnsi="Times New Roman"/>
          <w:color w:val="191919"/>
          <w:spacing w:val="-3"/>
          <w:sz w:val="20"/>
          <w:szCs w:val="20"/>
        </w:rPr>
        <w:t xml:space="preserve"> </w:t>
      </w:r>
      <w:r>
        <w:rPr>
          <w:rFonts w:ascii="Times New Roman" w:hAnsi="Times New Roman"/>
          <w:color w:val="191919"/>
          <w:sz w:val="20"/>
          <w:szCs w:val="20"/>
        </w:rPr>
        <w:t>and</w:t>
      </w:r>
      <w:r>
        <w:rPr>
          <w:rFonts w:ascii="Times New Roman" w:hAnsi="Times New Roman"/>
          <w:color w:val="191919"/>
          <w:spacing w:val="-3"/>
          <w:sz w:val="20"/>
          <w:szCs w:val="20"/>
        </w:rPr>
        <w:t xml:space="preserve"> </w:t>
      </w:r>
      <w:r>
        <w:rPr>
          <w:rFonts w:ascii="Times New Roman" w:hAnsi="Times New Roman"/>
          <w:color w:val="191919"/>
          <w:sz w:val="20"/>
          <w:szCs w:val="20"/>
        </w:rPr>
        <w:t>stress</w:t>
      </w:r>
      <w:r>
        <w:rPr>
          <w:rFonts w:ascii="Times New Roman" w:hAnsi="Times New Roman"/>
          <w:color w:val="191919"/>
          <w:spacing w:val="-3"/>
          <w:sz w:val="20"/>
          <w:szCs w:val="20"/>
        </w:rPr>
        <w:t xml:space="preserve"> </w:t>
      </w:r>
      <w:r>
        <w:rPr>
          <w:rFonts w:ascii="Times New Roman" w:hAnsi="Times New Roman"/>
          <w:color w:val="191919"/>
          <w:sz w:val="20"/>
          <w:szCs w:val="20"/>
        </w:rPr>
        <w:t>tensors,</w:t>
      </w:r>
      <w:r>
        <w:rPr>
          <w:rFonts w:ascii="Times New Roman" w:hAnsi="Times New Roman"/>
          <w:color w:val="191919"/>
          <w:spacing w:val="-3"/>
          <w:sz w:val="20"/>
          <w:szCs w:val="20"/>
        </w:rPr>
        <w:t xml:space="preserve"> </w:t>
      </w:r>
      <w:r>
        <w:rPr>
          <w:rFonts w:ascii="Times New Roman" w:hAnsi="Times New Roman"/>
          <w:color w:val="191919"/>
          <w:sz w:val="20"/>
          <w:szCs w:val="20"/>
        </w:rPr>
        <w:t>rotation</w:t>
      </w:r>
      <w:r>
        <w:rPr>
          <w:rFonts w:ascii="Times New Roman" w:hAnsi="Times New Roman"/>
          <w:color w:val="191919"/>
          <w:spacing w:val="-3"/>
          <w:sz w:val="20"/>
          <w:szCs w:val="20"/>
        </w:rPr>
        <w:t xml:space="preserve"> </w:t>
      </w:r>
      <w:r>
        <w:rPr>
          <w:rFonts w:ascii="Times New Roman" w:hAnsi="Times New Roman"/>
          <w:color w:val="191919"/>
          <w:sz w:val="20"/>
          <w:szCs w:val="20"/>
        </w:rPr>
        <w:t>of</w:t>
      </w:r>
      <w:r>
        <w:rPr>
          <w:rFonts w:ascii="Times New Roman" w:hAnsi="Times New Roman"/>
          <w:color w:val="191919"/>
          <w:spacing w:val="-3"/>
          <w:sz w:val="20"/>
          <w:szCs w:val="20"/>
        </w:rPr>
        <w:t xml:space="preserve"> </w:t>
      </w:r>
      <w:r>
        <w:rPr>
          <w:rFonts w:ascii="Times New Roman" w:hAnsi="Times New Roman"/>
          <w:color w:val="191919"/>
          <w:sz w:val="20"/>
          <w:szCs w:val="20"/>
        </w:rPr>
        <w:t>a</w:t>
      </w:r>
      <w:r>
        <w:rPr>
          <w:rFonts w:ascii="Times New Roman" w:hAnsi="Times New Roman"/>
          <w:color w:val="191919"/>
          <w:spacing w:val="-3"/>
          <w:sz w:val="20"/>
          <w:szCs w:val="20"/>
        </w:rPr>
        <w:t xml:space="preserve"> </w:t>
      </w:r>
      <w:r>
        <w:rPr>
          <w:rFonts w:ascii="Times New Roman" w:hAnsi="Times New Roman"/>
          <w:color w:val="191919"/>
          <w:sz w:val="20"/>
          <w:szCs w:val="20"/>
        </w:rPr>
        <w:t>rigid</w:t>
      </w:r>
      <w:r>
        <w:rPr>
          <w:rFonts w:ascii="Times New Roman" w:hAnsi="Times New Roman"/>
          <w:color w:val="191919"/>
          <w:spacing w:val="-3"/>
          <w:sz w:val="20"/>
          <w:szCs w:val="20"/>
        </w:rPr>
        <w:t xml:space="preserve"> </w:t>
      </w:r>
      <w:r>
        <w:rPr>
          <w:rFonts w:ascii="Times New Roman" w:hAnsi="Times New Roman"/>
          <w:color w:val="191919"/>
          <w:sz w:val="20"/>
          <w:szCs w:val="20"/>
        </w:rPr>
        <w:t>body</w:t>
      </w:r>
      <w:r>
        <w:rPr>
          <w:rFonts w:ascii="Times New Roman" w:hAnsi="Times New Roman"/>
          <w:color w:val="191919"/>
          <w:spacing w:val="-3"/>
          <w:sz w:val="20"/>
          <w:szCs w:val="20"/>
        </w:rPr>
        <w:t xml:space="preserve"> </w:t>
      </w:r>
      <w:r>
        <w:rPr>
          <w:rFonts w:ascii="Times New Roman" w:hAnsi="Times New Roman"/>
          <w:color w:val="191919"/>
          <w:sz w:val="20"/>
          <w:szCs w:val="20"/>
        </w:rPr>
        <w:t>and</w:t>
      </w:r>
      <w:r>
        <w:rPr>
          <w:rFonts w:ascii="Times New Roman" w:hAnsi="Times New Roman"/>
          <w:color w:val="191919"/>
          <w:spacing w:val="-3"/>
          <w:sz w:val="20"/>
          <w:szCs w:val="20"/>
        </w:rPr>
        <w:t xml:space="preserve"> </w:t>
      </w:r>
      <w:r>
        <w:rPr>
          <w:rFonts w:ascii="Times New Roman" w:hAnsi="Times New Roman"/>
          <w:color w:val="191919"/>
          <w:sz w:val="20"/>
          <w:szCs w:val="20"/>
        </w:rPr>
        <w:t>theory</w:t>
      </w:r>
      <w:r>
        <w:rPr>
          <w:rFonts w:ascii="Times New Roman" w:hAnsi="Times New Roman"/>
          <w:color w:val="191919"/>
          <w:spacing w:val="-3"/>
          <w:sz w:val="20"/>
          <w:szCs w:val="20"/>
        </w:rPr>
        <w:t xml:space="preserve"> </w:t>
      </w:r>
      <w:r>
        <w:rPr>
          <w:rFonts w:ascii="Times New Roman" w:hAnsi="Times New Roman"/>
          <w:color w:val="191919"/>
          <w:sz w:val="20"/>
          <w:szCs w:val="20"/>
        </w:rPr>
        <w:t>of</w:t>
      </w:r>
      <w:r>
        <w:rPr>
          <w:rFonts w:ascii="Times New Roman" w:hAnsi="Times New Roman"/>
          <w:color w:val="191919"/>
          <w:spacing w:val="-3"/>
          <w:sz w:val="20"/>
          <w:szCs w:val="20"/>
        </w:rPr>
        <w:t xml:space="preserve"> </w:t>
      </w:r>
      <w:r>
        <w:rPr>
          <w:rFonts w:ascii="Times New Roman" w:hAnsi="Times New Roman"/>
          <w:color w:val="191919"/>
          <w:sz w:val="20"/>
          <w:szCs w:val="20"/>
        </w:rPr>
        <w:t>small</w:t>
      </w:r>
      <w:r>
        <w:rPr>
          <w:rFonts w:ascii="Times New Roman" w:hAnsi="Times New Roman"/>
          <w:color w:val="191919"/>
          <w:spacing w:val="-3"/>
          <w:sz w:val="20"/>
          <w:szCs w:val="20"/>
        </w:rPr>
        <w:t xml:space="preserve"> </w:t>
      </w:r>
      <w:r>
        <w:rPr>
          <w:rFonts w:ascii="Times New Roman" w:hAnsi="Times New Roman"/>
          <w:color w:val="191919"/>
          <w:sz w:val="20"/>
          <w:szCs w:val="20"/>
        </w:rPr>
        <w:t>vibrations.</w:t>
      </w:r>
      <w:r>
        <w:rPr>
          <w:rFonts w:ascii="Times New Roman" w:hAnsi="Times New Roman"/>
          <w:color w:val="191919"/>
          <w:spacing w:val="-4"/>
          <w:sz w:val="20"/>
          <w:szCs w:val="20"/>
        </w:rPr>
        <w:t xml:space="preserve"> </w:t>
      </w:r>
      <w:r>
        <w:rPr>
          <w:rFonts w:ascii="Times New Roman" w:hAnsi="Times New Roman"/>
          <w:i/>
          <w:iCs/>
          <w:color w:val="191919"/>
          <w:sz w:val="20"/>
          <w:szCs w:val="20"/>
        </w:rPr>
        <w:t>P</w:t>
      </w:r>
      <w:r>
        <w:rPr>
          <w:rFonts w:ascii="Times New Roman" w:hAnsi="Times New Roman"/>
          <w:i/>
          <w:iCs/>
          <w:color w:val="191919"/>
          <w:spacing w:val="-7"/>
          <w:sz w:val="20"/>
          <w:szCs w:val="20"/>
        </w:rPr>
        <w:t>r</w:t>
      </w:r>
      <w:r>
        <w:rPr>
          <w:rFonts w:ascii="Times New Roman" w:hAnsi="Times New Roman"/>
          <w:i/>
          <w:iCs/>
          <w:color w:val="191919"/>
          <w:sz w:val="20"/>
          <w:szCs w:val="20"/>
        </w:rPr>
        <w:t>e</w:t>
      </w:r>
      <w:r>
        <w:rPr>
          <w:rFonts w:ascii="Times New Roman" w:hAnsi="Times New Roman"/>
          <w:i/>
          <w:iCs/>
          <w:color w:val="191919"/>
          <w:spacing w:val="-7"/>
          <w:sz w:val="20"/>
          <w:szCs w:val="20"/>
        </w:rPr>
        <w:t>r</w:t>
      </w:r>
      <w:r>
        <w:rPr>
          <w:rFonts w:ascii="Times New Roman" w:hAnsi="Times New Roman"/>
          <w:i/>
          <w:iCs/>
          <w:color w:val="191919"/>
          <w:sz w:val="20"/>
          <w:szCs w:val="20"/>
        </w:rPr>
        <w:t>equi- site: Consent of instructor</w:t>
      </w:r>
    </w:p>
    <w:p w:rsidR="00F42301" w:rsidRDefault="00F42301" w:rsidP="00721764">
      <w:pPr>
        <w:widowControl w:val="0"/>
        <w:autoSpaceDE w:val="0"/>
        <w:autoSpaceDN w:val="0"/>
        <w:adjustRightInd w:val="0"/>
        <w:spacing w:after="0" w:line="227" w:lineRule="exact"/>
        <w:ind w:left="873"/>
        <w:rPr>
          <w:rFonts w:ascii="Times New Roman" w:hAnsi="Times New Roman"/>
          <w:color w:val="000000"/>
          <w:sz w:val="20"/>
          <w:szCs w:val="20"/>
        </w:rPr>
      </w:pPr>
      <w:r>
        <w:rPr>
          <w:rFonts w:ascii="Times New Roman" w:hAnsi="Times New Roman"/>
          <w:b/>
          <w:bCs/>
          <w:color w:val="191919"/>
          <w:sz w:val="20"/>
          <w:szCs w:val="20"/>
        </w:rPr>
        <w:t>PHYS</w:t>
      </w:r>
      <w:r>
        <w:rPr>
          <w:rFonts w:ascii="Times New Roman" w:hAnsi="Times New Roman"/>
          <w:b/>
          <w:bCs/>
          <w:color w:val="191919"/>
          <w:spacing w:val="-8"/>
          <w:sz w:val="20"/>
          <w:szCs w:val="20"/>
        </w:rPr>
        <w:t xml:space="preserve"> </w:t>
      </w:r>
      <w:r>
        <w:rPr>
          <w:rFonts w:ascii="Times New Roman" w:hAnsi="Times New Roman"/>
          <w:b/>
          <w:bCs/>
          <w:color w:val="191919"/>
          <w:sz w:val="20"/>
          <w:szCs w:val="20"/>
        </w:rPr>
        <w:t>5610</w:t>
      </w:r>
      <w:r>
        <w:rPr>
          <w:rFonts w:ascii="Times New Roman" w:hAnsi="Times New Roman"/>
          <w:b/>
          <w:bCs/>
          <w:color w:val="191919"/>
          <w:spacing w:val="-8"/>
          <w:sz w:val="20"/>
          <w:szCs w:val="20"/>
        </w:rPr>
        <w:t xml:space="preserve"> </w:t>
      </w:r>
      <w:r>
        <w:rPr>
          <w:rFonts w:ascii="Times New Roman" w:hAnsi="Times New Roman"/>
          <w:b/>
          <w:bCs/>
          <w:color w:val="191919"/>
          <w:sz w:val="20"/>
          <w:szCs w:val="20"/>
        </w:rPr>
        <w:t>-</w:t>
      </w:r>
      <w:r>
        <w:rPr>
          <w:rFonts w:ascii="Times New Roman" w:hAnsi="Times New Roman"/>
          <w:b/>
          <w:bCs/>
          <w:color w:val="191919"/>
          <w:spacing w:val="-8"/>
          <w:sz w:val="20"/>
          <w:szCs w:val="20"/>
        </w:rPr>
        <w:t xml:space="preserve"> </w:t>
      </w:r>
      <w:r>
        <w:rPr>
          <w:rFonts w:ascii="Times New Roman" w:hAnsi="Times New Roman"/>
          <w:b/>
          <w:bCs/>
          <w:color w:val="191919"/>
          <w:sz w:val="20"/>
          <w:szCs w:val="20"/>
        </w:rPr>
        <w:t>Electricity</w:t>
      </w:r>
      <w:r>
        <w:rPr>
          <w:rFonts w:ascii="Times New Roman" w:hAnsi="Times New Roman"/>
          <w:b/>
          <w:bCs/>
          <w:color w:val="191919"/>
          <w:spacing w:val="-8"/>
          <w:sz w:val="20"/>
          <w:szCs w:val="20"/>
        </w:rPr>
        <w:t xml:space="preserve"> </w:t>
      </w:r>
      <w:r>
        <w:rPr>
          <w:rFonts w:ascii="Times New Roman" w:hAnsi="Times New Roman"/>
          <w:b/>
          <w:bCs/>
          <w:color w:val="191919"/>
          <w:sz w:val="20"/>
          <w:szCs w:val="20"/>
        </w:rPr>
        <w:t>and</w:t>
      </w:r>
      <w:r>
        <w:rPr>
          <w:rFonts w:ascii="Times New Roman" w:hAnsi="Times New Roman"/>
          <w:b/>
          <w:bCs/>
          <w:color w:val="191919"/>
          <w:spacing w:val="-8"/>
          <w:sz w:val="20"/>
          <w:szCs w:val="20"/>
        </w:rPr>
        <w:t xml:space="preserve"> </w:t>
      </w:r>
      <w:r>
        <w:rPr>
          <w:rFonts w:ascii="Times New Roman" w:hAnsi="Times New Roman"/>
          <w:b/>
          <w:bCs/>
          <w:color w:val="191919"/>
          <w:sz w:val="20"/>
          <w:szCs w:val="20"/>
        </w:rPr>
        <w:t>Magnetism</w:t>
      </w:r>
      <w:r>
        <w:rPr>
          <w:rFonts w:ascii="Times New Roman" w:hAnsi="Times New Roman"/>
          <w:b/>
          <w:bCs/>
          <w:color w:val="191919"/>
          <w:spacing w:val="-8"/>
          <w:sz w:val="20"/>
          <w:szCs w:val="20"/>
        </w:rPr>
        <w:t xml:space="preserve"> </w:t>
      </w:r>
      <w:r>
        <w:rPr>
          <w:rFonts w:ascii="Times New Roman" w:hAnsi="Times New Roman"/>
          <w:b/>
          <w:bCs/>
          <w:color w:val="191919"/>
          <w:sz w:val="20"/>
          <w:szCs w:val="20"/>
        </w:rPr>
        <w:t>I...............................................................................3(3-0)</w:t>
      </w:r>
    </w:p>
    <w:p w:rsidR="00F42301" w:rsidRDefault="00F42301" w:rsidP="00721764">
      <w:pPr>
        <w:widowControl w:val="0"/>
        <w:autoSpaceDE w:val="0"/>
        <w:autoSpaceDN w:val="0"/>
        <w:adjustRightInd w:val="0"/>
        <w:spacing w:before="13" w:after="0" w:line="250" w:lineRule="auto"/>
        <w:ind w:left="1233" w:right="1936"/>
        <w:jc w:val="both"/>
        <w:rPr>
          <w:rFonts w:ascii="Times New Roman" w:hAnsi="Times New Roman"/>
          <w:color w:val="000000"/>
          <w:sz w:val="20"/>
          <w:szCs w:val="20"/>
        </w:rPr>
      </w:pPr>
      <w:r>
        <w:rPr>
          <w:rFonts w:ascii="Times New Roman" w:hAnsi="Times New Roman"/>
          <w:color w:val="191919"/>
          <w:sz w:val="20"/>
          <w:szCs w:val="20"/>
        </w:rPr>
        <w:t>This course will emphasize electrostatics, steady currents and the magnetic properties of mat- te</w:t>
      </w:r>
      <w:r>
        <w:rPr>
          <w:rFonts w:ascii="Times New Roman" w:hAnsi="Times New Roman"/>
          <w:color w:val="191919"/>
          <w:spacing w:val="-11"/>
          <w:sz w:val="20"/>
          <w:szCs w:val="20"/>
        </w:rPr>
        <w:t>r</w:t>
      </w:r>
      <w:r>
        <w:rPr>
          <w:rFonts w:ascii="Times New Roman" w:hAnsi="Times New Roman"/>
          <w:color w:val="191919"/>
          <w:sz w:val="20"/>
          <w:szCs w:val="20"/>
        </w:rPr>
        <w:t>.</w:t>
      </w:r>
    </w:p>
    <w:p w:rsidR="00F42301" w:rsidRDefault="00F42301" w:rsidP="00721764">
      <w:pPr>
        <w:widowControl w:val="0"/>
        <w:autoSpaceDE w:val="0"/>
        <w:autoSpaceDN w:val="0"/>
        <w:adjustRightInd w:val="0"/>
        <w:spacing w:after="0" w:line="227" w:lineRule="exact"/>
        <w:ind w:left="873"/>
        <w:rPr>
          <w:rFonts w:ascii="Times New Roman" w:hAnsi="Times New Roman"/>
          <w:color w:val="000000"/>
          <w:sz w:val="20"/>
          <w:szCs w:val="20"/>
        </w:rPr>
      </w:pPr>
      <w:r>
        <w:rPr>
          <w:rFonts w:ascii="Times New Roman" w:hAnsi="Times New Roman"/>
          <w:b/>
          <w:bCs/>
          <w:color w:val="191919"/>
          <w:spacing w:val="-1"/>
          <w:sz w:val="20"/>
          <w:szCs w:val="20"/>
        </w:rPr>
        <w:t>PHY</w:t>
      </w:r>
      <w:r>
        <w:rPr>
          <w:rFonts w:ascii="Times New Roman" w:hAnsi="Times New Roman"/>
          <w:b/>
          <w:bCs/>
          <w:color w:val="191919"/>
          <w:sz w:val="20"/>
          <w:szCs w:val="20"/>
        </w:rPr>
        <w:t>S</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56</w:t>
      </w:r>
      <w:r>
        <w:rPr>
          <w:rFonts w:ascii="Times New Roman" w:hAnsi="Times New Roman"/>
          <w:b/>
          <w:bCs/>
          <w:color w:val="191919"/>
          <w:spacing w:val="-12"/>
          <w:sz w:val="20"/>
          <w:szCs w:val="20"/>
        </w:rPr>
        <w:t>1</w:t>
      </w:r>
      <w:r>
        <w:rPr>
          <w:rFonts w:ascii="Times New Roman" w:hAnsi="Times New Roman"/>
          <w:b/>
          <w:bCs/>
          <w:color w:val="191919"/>
          <w:sz w:val="20"/>
          <w:szCs w:val="20"/>
        </w:rPr>
        <w:t>1</w:t>
      </w:r>
      <w:r>
        <w:rPr>
          <w:rFonts w:ascii="Times New Roman" w:hAnsi="Times New Roman"/>
          <w:b/>
          <w:bCs/>
          <w:color w:val="191919"/>
          <w:spacing w:val="-8"/>
          <w:sz w:val="20"/>
          <w:szCs w:val="20"/>
        </w:rPr>
        <w:t xml:space="preserve"> </w:t>
      </w:r>
      <w:r>
        <w:rPr>
          <w:rFonts w:ascii="Times New Roman" w:hAnsi="Times New Roman"/>
          <w:b/>
          <w:bCs/>
          <w:color w:val="191919"/>
          <w:sz w:val="20"/>
          <w:szCs w:val="20"/>
        </w:rPr>
        <w:t>-</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Electricit</w:t>
      </w:r>
      <w:r>
        <w:rPr>
          <w:rFonts w:ascii="Times New Roman" w:hAnsi="Times New Roman"/>
          <w:b/>
          <w:bCs/>
          <w:color w:val="191919"/>
          <w:sz w:val="20"/>
          <w:szCs w:val="20"/>
        </w:rPr>
        <w:t>y</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an</w:t>
      </w:r>
      <w:r>
        <w:rPr>
          <w:rFonts w:ascii="Times New Roman" w:hAnsi="Times New Roman"/>
          <w:b/>
          <w:bCs/>
          <w:color w:val="191919"/>
          <w:sz w:val="20"/>
          <w:szCs w:val="20"/>
        </w:rPr>
        <w:t>d</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Magnetis</w:t>
      </w:r>
      <w:r>
        <w:rPr>
          <w:rFonts w:ascii="Times New Roman" w:hAnsi="Times New Roman"/>
          <w:b/>
          <w:bCs/>
          <w:color w:val="191919"/>
          <w:sz w:val="20"/>
          <w:szCs w:val="20"/>
        </w:rPr>
        <w:t>m</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II..............................................................................3(3-0)</w:t>
      </w:r>
    </w:p>
    <w:p w:rsidR="00F42301" w:rsidRDefault="00F42301" w:rsidP="00721764">
      <w:pPr>
        <w:widowControl w:val="0"/>
        <w:autoSpaceDE w:val="0"/>
        <w:autoSpaceDN w:val="0"/>
        <w:adjustRightInd w:val="0"/>
        <w:spacing w:before="13" w:after="0" w:line="250" w:lineRule="auto"/>
        <w:ind w:left="1233" w:right="1935"/>
        <w:jc w:val="both"/>
        <w:rPr>
          <w:rFonts w:ascii="Times New Roman" w:hAnsi="Times New Roman"/>
          <w:color w:val="000000"/>
          <w:sz w:val="20"/>
          <w:szCs w:val="20"/>
        </w:rPr>
      </w:pPr>
      <w:r>
        <w:rPr>
          <w:rFonts w:ascii="Times New Roman" w:hAnsi="Times New Roman"/>
          <w:color w:val="191919"/>
          <w:spacing w:val="1"/>
          <w:sz w:val="20"/>
          <w:szCs w:val="20"/>
        </w:rPr>
        <w:t>Thi</w:t>
      </w:r>
      <w:r>
        <w:rPr>
          <w:rFonts w:ascii="Times New Roman" w:hAnsi="Times New Roman"/>
          <w:color w:val="191919"/>
          <w:sz w:val="20"/>
          <w:szCs w:val="20"/>
        </w:rPr>
        <w:t xml:space="preserve">s </w:t>
      </w:r>
      <w:r>
        <w:rPr>
          <w:rFonts w:ascii="Times New Roman" w:hAnsi="Times New Roman"/>
          <w:color w:val="191919"/>
          <w:spacing w:val="1"/>
          <w:sz w:val="20"/>
          <w:szCs w:val="20"/>
        </w:rPr>
        <w:t>cours</w:t>
      </w:r>
      <w:r>
        <w:rPr>
          <w:rFonts w:ascii="Times New Roman" w:hAnsi="Times New Roman"/>
          <w:color w:val="191919"/>
          <w:sz w:val="20"/>
          <w:szCs w:val="20"/>
        </w:rPr>
        <w:t xml:space="preserve">e </w:t>
      </w:r>
      <w:r>
        <w:rPr>
          <w:rFonts w:ascii="Times New Roman" w:hAnsi="Times New Roman"/>
          <w:color w:val="191919"/>
          <w:spacing w:val="1"/>
          <w:sz w:val="20"/>
          <w:szCs w:val="20"/>
        </w:rPr>
        <w:t>wil</w:t>
      </w:r>
      <w:r>
        <w:rPr>
          <w:rFonts w:ascii="Times New Roman" w:hAnsi="Times New Roman"/>
          <w:color w:val="191919"/>
          <w:sz w:val="20"/>
          <w:szCs w:val="20"/>
        </w:rPr>
        <w:t xml:space="preserve">l </w:t>
      </w:r>
      <w:r>
        <w:rPr>
          <w:rFonts w:ascii="Times New Roman" w:hAnsi="Times New Roman"/>
          <w:color w:val="191919"/>
          <w:spacing w:val="1"/>
          <w:sz w:val="20"/>
          <w:szCs w:val="20"/>
        </w:rPr>
        <w:t>emphasiz</w:t>
      </w:r>
      <w:r>
        <w:rPr>
          <w:rFonts w:ascii="Times New Roman" w:hAnsi="Times New Roman"/>
          <w:color w:val="191919"/>
          <w:sz w:val="20"/>
          <w:szCs w:val="20"/>
        </w:rPr>
        <w:t xml:space="preserve">e </w:t>
      </w:r>
      <w:r>
        <w:rPr>
          <w:rFonts w:ascii="Times New Roman" w:hAnsi="Times New Roman"/>
          <w:color w:val="191919"/>
          <w:spacing w:val="1"/>
          <w:sz w:val="20"/>
          <w:szCs w:val="20"/>
        </w:rPr>
        <w:t>th</w:t>
      </w:r>
      <w:r>
        <w:rPr>
          <w:rFonts w:ascii="Times New Roman" w:hAnsi="Times New Roman"/>
          <w:color w:val="191919"/>
          <w:sz w:val="20"/>
          <w:szCs w:val="20"/>
        </w:rPr>
        <w:t xml:space="preserve">e </w:t>
      </w:r>
      <w:r>
        <w:rPr>
          <w:rFonts w:ascii="Times New Roman" w:hAnsi="Times New Roman"/>
          <w:color w:val="191919"/>
          <w:spacing w:val="1"/>
          <w:sz w:val="20"/>
          <w:szCs w:val="20"/>
        </w:rPr>
        <w:t>developmen</w:t>
      </w:r>
      <w:r>
        <w:rPr>
          <w:rFonts w:ascii="Times New Roman" w:hAnsi="Times New Roman"/>
          <w:color w:val="191919"/>
          <w:sz w:val="20"/>
          <w:szCs w:val="20"/>
        </w:rPr>
        <w:t xml:space="preserve">t </w:t>
      </w:r>
      <w:r>
        <w:rPr>
          <w:rFonts w:ascii="Times New Roman" w:hAnsi="Times New Roman"/>
          <w:color w:val="191919"/>
          <w:spacing w:val="1"/>
          <w:sz w:val="20"/>
          <w:szCs w:val="20"/>
        </w:rPr>
        <w:t>o</w:t>
      </w:r>
      <w:r>
        <w:rPr>
          <w:rFonts w:ascii="Times New Roman" w:hAnsi="Times New Roman"/>
          <w:color w:val="191919"/>
          <w:sz w:val="20"/>
          <w:szCs w:val="20"/>
        </w:rPr>
        <w:t xml:space="preserve">f </w:t>
      </w:r>
      <w:r>
        <w:rPr>
          <w:rFonts w:ascii="Times New Roman" w:hAnsi="Times New Roman"/>
          <w:color w:val="191919"/>
          <w:spacing w:val="1"/>
          <w:sz w:val="20"/>
          <w:szCs w:val="20"/>
        </w:rPr>
        <w:t>fiel</w:t>
      </w:r>
      <w:r>
        <w:rPr>
          <w:rFonts w:ascii="Times New Roman" w:hAnsi="Times New Roman"/>
          <w:color w:val="191919"/>
          <w:sz w:val="20"/>
          <w:szCs w:val="20"/>
        </w:rPr>
        <w:t xml:space="preserve">d </w:t>
      </w:r>
      <w:r>
        <w:rPr>
          <w:rFonts w:ascii="Times New Roman" w:hAnsi="Times New Roman"/>
          <w:color w:val="191919"/>
          <w:spacing w:val="1"/>
          <w:sz w:val="20"/>
          <w:szCs w:val="20"/>
        </w:rPr>
        <w:t>theor</w:t>
      </w:r>
      <w:r>
        <w:rPr>
          <w:rFonts w:ascii="Times New Roman" w:hAnsi="Times New Roman"/>
          <w:color w:val="191919"/>
          <w:sz w:val="20"/>
          <w:szCs w:val="20"/>
        </w:rPr>
        <w:t xml:space="preserve">y </w:t>
      </w:r>
      <w:r>
        <w:rPr>
          <w:rFonts w:ascii="Times New Roman" w:hAnsi="Times New Roman"/>
          <w:color w:val="191919"/>
          <w:spacing w:val="1"/>
          <w:sz w:val="20"/>
          <w:szCs w:val="20"/>
        </w:rPr>
        <w:t>leadin</w:t>
      </w:r>
      <w:r>
        <w:rPr>
          <w:rFonts w:ascii="Times New Roman" w:hAnsi="Times New Roman"/>
          <w:color w:val="191919"/>
          <w:sz w:val="20"/>
          <w:szCs w:val="20"/>
        </w:rPr>
        <w:t xml:space="preserve">g </w:t>
      </w:r>
      <w:r>
        <w:rPr>
          <w:rFonts w:ascii="Times New Roman" w:hAnsi="Times New Roman"/>
          <w:color w:val="191919"/>
          <w:spacing w:val="1"/>
          <w:sz w:val="20"/>
          <w:szCs w:val="20"/>
        </w:rPr>
        <w:t>t</w:t>
      </w:r>
      <w:r>
        <w:rPr>
          <w:rFonts w:ascii="Times New Roman" w:hAnsi="Times New Roman"/>
          <w:color w:val="191919"/>
          <w:sz w:val="20"/>
          <w:szCs w:val="20"/>
        </w:rPr>
        <w:t xml:space="preserve">o </w:t>
      </w:r>
      <w:r>
        <w:rPr>
          <w:rFonts w:ascii="Times New Roman" w:hAnsi="Times New Roman"/>
          <w:color w:val="191919"/>
          <w:spacing w:val="1"/>
          <w:sz w:val="20"/>
          <w:szCs w:val="20"/>
        </w:rPr>
        <w:t>Maxwell'</w:t>
      </w:r>
      <w:r>
        <w:rPr>
          <w:rFonts w:ascii="Times New Roman" w:hAnsi="Times New Roman"/>
          <w:color w:val="191919"/>
          <w:sz w:val="20"/>
          <w:szCs w:val="20"/>
        </w:rPr>
        <w:t xml:space="preserve">s </w:t>
      </w:r>
      <w:r>
        <w:rPr>
          <w:rFonts w:ascii="Times New Roman" w:hAnsi="Times New Roman"/>
          <w:color w:val="191919"/>
          <w:spacing w:val="1"/>
          <w:sz w:val="20"/>
          <w:szCs w:val="20"/>
        </w:rPr>
        <w:t xml:space="preserve">equations, </w:t>
      </w:r>
      <w:r>
        <w:rPr>
          <w:rFonts w:ascii="Times New Roman" w:hAnsi="Times New Roman"/>
          <w:color w:val="191919"/>
          <w:sz w:val="20"/>
          <w:szCs w:val="20"/>
        </w:rPr>
        <w:t xml:space="preserve">plane waves and solutions of Maxwell's equations. </w:t>
      </w:r>
      <w:r>
        <w:rPr>
          <w:rFonts w:ascii="Times New Roman" w:hAnsi="Times New Roman"/>
          <w:i/>
          <w:iCs/>
          <w:color w:val="191919"/>
          <w:sz w:val="20"/>
          <w:szCs w:val="20"/>
        </w:rPr>
        <w:t>P</w:t>
      </w:r>
      <w:r>
        <w:rPr>
          <w:rFonts w:ascii="Times New Roman" w:hAnsi="Times New Roman"/>
          <w:i/>
          <w:iCs/>
          <w:color w:val="191919"/>
          <w:spacing w:val="-7"/>
          <w:sz w:val="20"/>
          <w:szCs w:val="20"/>
        </w:rPr>
        <w:t>r</w:t>
      </w:r>
      <w:r>
        <w:rPr>
          <w:rFonts w:ascii="Times New Roman" w:hAnsi="Times New Roman"/>
          <w:i/>
          <w:iCs/>
          <w:color w:val="191919"/>
          <w:sz w:val="20"/>
          <w:szCs w:val="20"/>
        </w:rPr>
        <w:t>e</w:t>
      </w:r>
      <w:r>
        <w:rPr>
          <w:rFonts w:ascii="Times New Roman" w:hAnsi="Times New Roman"/>
          <w:i/>
          <w:iCs/>
          <w:color w:val="191919"/>
          <w:spacing w:val="-7"/>
          <w:sz w:val="20"/>
          <w:szCs w:val="20"/>
        </w:rPr>
        <w:t>r</w:t>
      </w:r>
      <w:r>
        <w:rPr>
          <w:rFonts w:ascii="Times New Roman" w:hAnsi="Times New Roman"/>
          <w:i/>
          <w:iCs/>
          <w:color w:val="191919"/>
          <w:sz w:val="20"/>
          <w:szCs w:val="20"/>
        </w:rPr>
        <w:t>equisite: Consent of instructo</w:t>
      </w:r>
      <w:r>
        <w:rPr>
          <w:rFonts w:ascii="Times New Roman" w:hAnsi="Times New Roman"/>
          <w:i/>
          <w:iCs/>
          <w:color w:val="191919"/>
          <w:spacing w:val="-22"/>
          <w:sz w:val="20"/>
          <w:szCs w:val="20"/>
        </w:rPr>
        <w:t>r</w:t>
      </w:r>
      <w:r>
        <w:rPr>
          <w:rFonts w:ascii="Times New Roman" w:hAnsi="Times New Roman"/>
          <w:i/>
          <w:iCs/>
          <w:color w:val="191919"/>
          <w:sz w:val="20"/>
          <w:szCs w:val="20"/>
        </w:rPr>
        <w:t>.</w:t>
      </w:r>
    </w:p>
    <w:p w:rsidR="00F42301" w:rsidRDefault="00F42301" w:rsidP="00721764">
      <w:pPr>
        <w:widowControl w:val="0"/>
        <w:autoSpaceDE w:val="0"/>
        <w:autoSpaceDN w:val="0"/>
        <w:adjustRightInd w:val="0"/>
        <w:spacing w:after="0" w:line="227" w:lineRule="exact"/>
        <w:ind w:left="873"/>
        <w:rPr>
          <w:rFonts w:ascii="Times New Roman" w:hAnsi="Times New Roman"/>
          <w:color w:val="000000"/>
          <w:sz w:val="20"/>
          <w:szCs w:val="20"/>
        </w:rPr>
      </w:pPr>
      <w:r>
        <w:rPr>
          <w:rFonts w:ascii="Times New Roman" w:hAnsi="Times New Roman"/>
          <w:b/>
          <w:bCs/>
          <w:color w:val="191919"/>
          <w:sz w:val="20"/>
          <w:szCs w:val="20"/>
        </w:rPr>
        <w:t>PHYS</w:t>
      </w:r>
      <w:r>
        <w:rPr>
          <w:rFonts w:ascii="Times New Roman" w:hAnsi="Times New Roman"/>
          <w:b/>
          <w:bCs/>
          <w:color w:val="191919"/>
          <w:spacing w:val="2"/>
          <w:sz w:val="20"/>
          <w:szCs w:val="20"/>
        </w:rPr>
        <w:t xml:space="preserve"> </w:t>
      </w:r>
      <w:r>
        <w:rPr>
          <w:rFonts w:ascii="Times New Roman" w:hAnsi="Times New Roman"/>
          <w:b/>
          <w:bCs/>
          <w:color w:val="191919"/>
          <w:sz w:val="20"/>
          <w:szCs w:val="20"/>
        </w:rPr>
        <w:t>5681</w:t>
      </w:r>
      <w:r>
        <w:rPr>
          <w:rFonts w:ascii="Times New Roman" w:hAnsi="Times New Roman"/>
          <w:b/>
          <w:bCs/>
          <w:color w:val="191919"/>
          <w:spacing w:val="2"/>
          <w:sz w:val="20"/>
          <w:szCs w:val="20"/>
        </w:rPr>
        <w:t xml:space="preserve"> </w:t>
      </w:r>
      <w:r>
        <w:rPr>
          <w:rFonts w:ascii="Times New Roman" w:hAnsi="Times New Roman"/>
          <w:b/>
          <w:bCs/>
          <w:color w:val="191919"/>
          <w:sz w:val="20"/>
          <w:szCs w:val="20"/>
        </w:rPr>
        <w:t>-</w:t>
      </w:r>
      <w:r>
        <w:rPr>
          <w:rFonts w:ascii="Times New Roman" w:hAnsi="Times New Roman"/>
          <w:b/>
          <w:bCs/>
          <w:color w:val="191919"/>
          <w:spacing w:val="2"/>
          <w:sz w:val="20"/>
          <w:szCs w:val="20"/>
        </w:rPr>
        <w:t xml:space="preserve"> </w:t>
      </w:r>
      <w:r>
        <w:rPr>
          <w:rFonts w:ascii="Times New Roman" w:hAnsi="Times New Roman"/>
          <w:b/>
          <w:bCs/>
          <w:color w:val="191919"/>
          <w:sz w:val="20"/>
          <w:szCs w:val="20"/>
        </w:rPr>
        <w:t>Int</w:t>
      </w:r>
      <w:r>
        <w:rPr>
          <w:rFonts w:ascii="Times New Roman" w:hAnsi="Times New Roman"/>
          <w:b/>
          <w:bCs/>
          <w:color w:val="191919"/>
          <w:spacing w:val="-4"/>
          <w:sz w:val="20"/>
          <w:szCs w:val="20"/>
        </w:rPr>
        <w:t>r</w:t>
      </w:r>
      <w:r>
        <w:rPr>
          <w:rFonts w:ascii="Times New Roman" w:hAnsi="Times New Roman"/>
          <w:b/>
          <w:bCs/>
          <w:color w:val="191919"/>
          <w:sz w:val="20"/>
          <w:szCs w:val="20"/>
        </w:rPr>
        <w:t>oduction</w:t>
      </w:r>
      <w:r>
        <w:rPr>
          <w:rFonts w:ascii="Times New Roman" w:hAnsi="Times New Roman"/>
          <w:b/>
          <w:bCs/>
          <w:color w:val="191919"/>
          <w:spacing w:val="2"/>
          <w:sz w:val="20"/>
          <w:szCs w:val="20"/>
        </w:rPr>
        <w:t xml:space="preserve"> </w:t>
      </w:r>
      <w:r>
        <w:rPr>
          <w:rFonts w:ascii="Times New Roman" w:hAnsi="Times New Roman"/>
          <w:b/>
          <w:bCs/>
          <w:color w:val="191919"/>
          <w:sz w:val="20"/>
          <w:szCs w:val="20"/>
        </w:rPr>
        <w:t>to</w:t>
      </w:r>
      <w:r>
        <w:rPr>
          <w:rFonts w:ascii="Times New Roman" w:hAnsi="Times New Roman"/>
          <w:b/>
          <w:bCs/>
          <w:color w:val="191919"/>
          <w:spacing w:val="2"/>
          <w:sz w:val="20"/>
          <w:szCs w:val="20"/>
        </w:rPr>
        <w:t xml:space="preserve"> </w:t>
      </w:r>
      <w:r>
        <w:rPr>
          <w:rFonts w:ascii="Times New Roman" w:hAnsi="Times New Roman"/>
          <w:b/>
          <w:bCs/>
          <w:color w:val="191919"/>
          <w:sz w:val="20"/>
          <w:szCs w:val="20"/>
        </w:rPr>
        <w:t>Quantum</w:t>
      </w:r>
      <w:r>
        <w:rPr>
          <w:rFonts w:ascii="Times New Roman" w:hAnsi="Times New Roman"/>
          <w:b/>
          <w:bCs/>
          <w:color w:val="191919"/>
          <w:spacing w:val="2"/>
          <w:sz w:val="20"/>
          <w:szCs w:val="20"/>
        </w:rPr>
        <w:t xml:space="preserve"> </w:t>
      </w:r>
      <w:r>
        <w:rPr>
          <w:rFonts w:ascii="Times New Roman" w:hAnsi="Times New Roman"/>
          <w:b/>
          <w:bCs/>
          <w:color w:val="191919"/>
          <w:sz w:val="20"/>
          <w:szCs w:val="20"/>
        </w:rPr>
        <w:t>Mechanics..............................................................3(3-0)</w:t>
      </w:r>
    </w:p>
    <w:p w:rsidR="00F42301" w:rsidRDefault="00F42301" w:rsidP="00721764">
      <w:pPr>
        <w:widowControl w:val="0"/>
        <w:autoSpaceDE w:val="0"/>
        <w:autoSpaceDN w:val="0"/>
        <w:adjustRightInd w:val="0"/>
        <w:spacing w:before="13" w:after="0" w:line="250" w:lineRule="auto"/>
        <w:ind w:left="1233" w:right="1934"/>
        <w:jc w:val="both"/>
        <w:rPr>
          <w:rFonts w:ascii="Times New Roman" w:hAnsi="Times New Roman"/>
          <w:color w:val="000000"/>
          <w:sz w:val="20"/>
          <w:szCs w:val="20"/>
        </w:rPr>
      </w:pPr>
      <w:r>
        <w:rPr>
          <w:rFonts w:ascii="Times New Roman" w:hAnsi="Times New Roman"/>
          <w:color w:val="191919"/>
          <w:spacing w:val="2"/>
          <w:sz w:val="20"/>
          <w:szCs w:val="20"/>
        </w:rPr>
        <w:t>Thi</w:t>
      </w:r>
      <w:r>
        <w:rPr>
          <w:rFonts w:ascii="Times New Roman" w:hAnsi="Times New Roman"/>
          <w:color w:val="191919"/>
          <w:sz w:val="20"/>
          <w:szCs w:val="20"/>
        </w:rPr>
        <w:t xml:space="preserve">s </w:t>
      </w:r>
      <w:r>
        <w:rPr>
          <w:rFonts w:ascii="Times New Roman" w:hAnsi="Times New Roman"/>
          <w:color w:val="191919"/>
          <w:spacing w:val="2"/>
          <w:sz w:val="20"/>
          <w:szCs w:val="20"/>
        </w:rPr>
        <w:t>cours</w:t>
      </w:r>
      <w:r>
        <w:rPr>
          <w:rFonts w:ascii="Times New Roman" w:hAnsi="Times New Roman"/>
          <w:color w:val="191919"/>
          <w:sz w:val="20"/>
          <w:szCs w:val="20"/>
        </w:rPr>
        <w:t xml:space="preserve">e </w:t>
      </w:r>
      <w:r>
        <w:rPr>
          <w:rFonts w:ascii="Times New Roman" w:hAnsi="Times New Roman"/>
          <w:color w:val="191919"/>
          <w:spacing w:val="2"/>
          <w:sz w:val="20"/>
          <w:szCs w:val="20"/>
        </w:rPr>
        <w:t>wil</w:t>
      </w:r>
      <w:r>
        <w:rPr>
          <w:rFonts w:ascii="Times New Roman" w:hAnsi="Times New Roman"/>
          <w:color w:val="191919"/>
          <w:sz w:val="20"/>
          <w:szCs w:val="20"/>
        </w:rPr>
        <w:t xml:space="preserve">l </w:t>
      </w:r>
      <w:r>
        <w:rPr>
          <w:rFonts w:ascii="Times New Roman" w:hAnsi="Times New Roman"/>
          <w:color w:val="191919"/>
          <w:spacing w:val="2"/>
          <w:sz w:val="20"/>
          <w:szCs w:val="20"/>
        </w:rPr>
        <w:t>emphasiz</w:t>
      </w:r>
      <w:r>
        <w:rPr>
          <w:rFonts w:ascii="Times New Roman" w:hAnsi="Times New Roman"/>
          <w:color w:val="191919"/>
          <w:sz w:val="20"/>
          <w:szCs w:val="20"/>
        </w:rPr>
        <w:t xml:space="preserve">e </w:t>
      </w:r>
      <w:r>
        <w:rPr>
          <w:rFonts w:ascii="Times New Roman" w:hAnsi="Times New Roman"/>
          <w:color w:val="191919"/>
          <w:spacing w:val="2"/>
          <w:sz w:val="20"/>
          <w:szCs w:val="20"/>
        </w:rPr>
        <w:t>Schroedinger'</w:t>
      </w:r>
      <w:r>
        <w:rPr>
          <w:rFonts w:ascii="Times New Roman" w:hAnsi="Times New Roman"/>
          <w:color w:val="191919"/>
          <w:sz w:val="20"/>
          <w:szCs w:val="20"/>
        </w:rPr>
        <w:t xml:space="preserve">s </w:t>
      </w:r>
      <w:r>
        <w:rPr>
          <w:rFonts w:ascii="Times New Roman" w:hAnsi="Times New Roman"/>
          <w:color w:val="191919"/>
          <w:spacing w:val="2"/>
          <w:sz w:val="20"/>
          <w:szCs w:val="20"/>
        </w:rPr>
        <w:t>theor</w:t>
      </w:r>
      <w:r>
        <w:rPr>
          <w:rFonts w:ascii="Times New Roman" w:hAnsi="Times New Roman"/>
          <w:color w:val="191919"/>
          <w:sz w:val="20"/>
          <w:szCs w:val="20"/>
        </w:rPr>
        <w:t xml:space="preserve">y </w:t>
      </w:r>
      <w:r>
        <w:rPr>
          <w:rFonts w:ascii="Times New Roman" w:hAnsi="Times New Roman"/>
          <w:color w:val="191919"/>
          <w:spacing w:val="2"/>
          <w:sz w:val="20"/>
          <w:szCs w:val="20"/>
        </w:rPr>
        <w:t>o</w:t>
      </w:r>
      <w:r>
        <w:rPr>
          <w:rFonts w:ascii="Times New Roman" w:hAnsi="Times New Roman"/>
          <w:color w:val="191919"/>
          <w:sz w:val="20"/>
          <w:szCs w:val="20"/>
        </w:rPr>
        <w:t xml:space="preserve">f </w:t>
      </w:r>
      <w:r>
        <w:rPr>
          <w:rFonts w:ascii="Times New Roman" w:hAnsi="Times New Roman"/>
          <w:color w:val="191919"/>
          <w:spacing w:val="2"/>
          <w:sz w:val="20"/>
          <w:szCs w:val="20"/>
        </w:rPr>
        <w:t>quantu</w:t>
      </w:r>
      <w:r>
        <w:rPr>
          <w:rFonts w:ascii="Times New Roman" w:hAnsi="Times New Roman"/>
          <w:color w:val="191919"/>
          <w:sz w:val="20"/>
          <w:szCs w:val="20"/>
        </w:rPr>
        <w:t xml:space="preserve">m </w:t>
      </w:r>
      <w:r>
        <w:rPr>
          <w:rFonts w:ascii="Times New Roman" w:hAnsi="Times New Roman"/>
          <w:color w:val="191919"/>
          <w:spacing w:val="2"/>
          <w:sz w:val="20"/>
          <w:szCs w:val="20"/>
        </w:rPr>
        <w:t>mechanics</w:t>
      </w:r>
      <w:r>
        <w:rPr>
          <w:rFonts w:ascii="Times New Roman" w:hAnsi="Times New Roman"/>
          <w:color w:val="191919"/>
          <w:sz w:val="20"/>
          <w:szCs w:val="20"/>
        </w:rPr>
        <w:t xml:space="preserve">, </w:t>
      </w:r>
      <w:r>
        <w:rPr>
          <w:rFonts w:ascii="Times New Roman" w:hAnsi="Times New Roman"/>
          <w:color w:val="191919"/>
          <w:spacing w:val="2"/>
          <w:sz w:val="20"/>
          <w:szCs w:val="20"/>
        </w:rPr>
        <w:t>solution</w:t>
      </w:r>
      <w:r>
        <w:rPr>
          <w:rFonts w:ascii="Times New Roman" w:hAnsi="Times New Roman"/>
          <w:color w:val="191919"/>
          <w:sz w:val="20"/>
          <w:szCs w:val="20"/>
        </w:rPr>
        <w:t xml:space="preserve">s </w:t>
      </w:r>
      <w:r>
        <w:rPr>
          <w:rFonts w:ascii="Times New Roman" w:hAnsi="Times New Roman"/>
          <w:color w:val="191919"/>
          <w:spacing w:val="2"/>
          <w:sz w:val="20"/>
          <w:szCs w:val="20"/>
        </w:rPr>
        <w:t xml:space="preserve">of </w:t>
      </w:r>
      <w:r>
        <w:rPr>
          <w:rFonts w:ascii="Times New Roman" w:hAnsi="Times New Roman"/>
          <w:color w:val="191919"/>
          <w:sz w:val="20"/>
          <w:szCs w:val="20"/>
        </w:rPr>
        <w:t>Schroedinger's</w:t>
      </w:r>
      <w:r>
        <w:rPr>
          <w:rFonts w:ascii="Times New Roman" w:hAnsi="Times New Roman"/>
          <w:color w:val="191919"/>
          <w:spacing w:val="-3"/>
          <w:sz w:val="20"/>
          <w:szCs w:val="20"/>
        </w:rPr>
        <w:t xml:space="preserve"> </w:t>
      </w:r>
      <w:r>
        <w:rPr>
          <w:rFonts w:ascii="Times New Roman" w:hAnsi="Times New Roman"/>
          <w:color w:val="191919"/>
          <w:sz w:val="20"/>
          <w:szCs w:val="20"/>
        </w:rPr>
        <w:t>equation,</w:t>
      </w:r>
      <w:r>
        <w:rPr>
          <w:rFonts w:ascii="Times New Roman" w:hAnsi="Times New Roman"/>
          <w:color w:val="191919"/>
          <w:spacing w:val="-3"/>
          <w:sz w:val="20"/>
          <w:szCs w:val="20"/>
        </w:rPr>
        <w:t xml:space="preserve"> </w:t>
      </w:r>
      <w:r>
        <w:rPr>
          <w:rFonts w:ascii="Times New Roman" w:hAnsi="Times New Roman"/>
          <w:color w:val="191919"/>
          <w:sz w:val="20"/>
          <w:szCs w:val="20"/>
        </w:rPr>
        <w:t>perturbation</w:t>
      </w:r>
      <w:r>
        <w:rPr>
          <w:rFonts w:ascii="Times New Roman" w:hAnsi="Times New Roman"/>
          <w:color w:val="191919"/>
          <w:spacing w:val="-3"/>
          <w:sz w:val="20"/>
          <w:szCs w:val="20"/>
        </w:rPr>
        <w:t xml:space="preserve"> </w:t>
      </w:r>
      <w:r>
        <w:rPr>
          <w:rFonts w:ascii="Times New Roman" w:hAnsi="Times New Roman"/>
          <w:color w:val="191919"/>
          <w:sz w:val="20"/>
          <w:szCs w:val="20"/>
        </w:rPr>
        <w:t>theor</w:t>
      </w:r>
      <w:r>
        <w:rPr>
          <w:rFonts w:ascii="Times New Roman" w:hAnsi="Times New Roman"/>
          <w:color w:val="191919"/>
          <w:spacing w:val="-13"/>
          <w:sz w:val="20"/>
          <w:szCs w:val="20"/>
        </w:rPr>
        <w:t>y</w:t>
      </w:r>
      <w:r>
        <w:rPr>
          <w:rFonts w:ascii="Times New Roman" w:hAnsi="Times New Roman"/>
          <w:color w:val="191919"/>
          <w:sz w:val="20"/>
          <w:szCs w:val="20"/>
        </w:rPr>
        <w:t>,</w:t>
      </w:r>
      <w:r>
        <w:rPr>
          <w:rFonts w:ascii="Times New Roman" w:hAnsi="Times New Roman"/>
          <w:color w:val="191919"/>
          <w:spacing w:val="-3"/>
          <w:sz w:val="20"/>
          <w:szCs w:val="20"/>
        </w:rPr>
        <w:t xml:space="preserve"> </w:t>
      </w:r>
      <w:r>
        <w:rPr>
          <w:rFonts w:ascii="Times New Roman" w:hAnsi="Times New Roman"/>
          <w:color w:val="191919"/>
          <w:sz w:val="20"/>
          <w:szCs w:val="20"/>
        </w:rPr>
        <w:t>one-electron</w:t>
      </w:r>
      <w:r>
        <w:rPr>
          <w:rFonts w:ascii="Times New Roman" w:hAnsi="Times New Roman"/>
          <w:color w:val="191919"/>
          <w:spacing w:val="-3"/>
          <w:sz w:val="20"/>
          <w:szCs w:val="20"/>
        </w:rPr>
        <w:t xml:space="preserve"> </w:t>
      </w:r>
      <w:r>
        <w:rPr>
          <w:rFonts w:ascii="Times New Roman" w:hAnsi="Times New Roman"/>
          <w:color w:val="191919"/>
          <w:sz w:val="20"/>
          <w:szCs w:val="20"/>
        </w:rPr>
        <w:t>atoms,</w:t>
      </w:r>
      <w:r>
        <w:rPr>
          <w:rFonts w:ascii="Times New Roman" w:hAnsi="Times New Roman"/>
          <w:color w:val="191919"/>
          <w:spacing w:val="-3"/>
          <w:sz w:val="20"/>
          <w:szCs w:val="20"/>
        </w:rPr>
        <w:t xml:space="preserve"> </w:t>
      </w:r>
      <w:r>
        <w:rPr>
          <w:rFonts w:ascii="Times New Roman" w:hAnsi="Times New Roman"/>
          <w:color w:val="191919"/>
          <w:sz w:val="20"/>
          <w:szCs w:val="20"/>
        </w:rPr>
        <w:t>magnetic</w:t>
      </w:r>
      <w:r>
        <w:rPr>
          <w:rFonts w:ascii="Times New Roman" w:hAnsi="Times New Roman"/>
          <w:color w:val="191919"/>
          <w:spacing w:val="-3"/>
          <w:sz w:val="20"/>
          <w:szCs w:val="20"/>
        </w:rPr>
        <w:t xml:space="preserve"> </w:t>
      </w:r>
      <w:r>
        <w:rPr>
          <w:rFonts w:ascii="Times New Roman" w:hAnsi="Times New Roman"/>
          <w:color w:val="191919"/>
          <w:sz w:val="20"/>
          <w:szCs w:val="20"/>
        </w:rPr>
        <w:t>moments,</w:t>
      </w:r>
      <w:r>
        <w:rPr>
          <w:rFonts w:ascii="Times New Roman" w:hAnsi="Times New Roman"/>
          <w:color w:val="191919"/>
          <w:spacing w:val="-3"/>
          <w:sz w:val="20"/>
          <w:szCs w:val="20"/>
        </w:rPr>
        <w:t xml:space="preserve"> </w:t>
      </w:r>
      <w:r>
        <w:rPr>
          <w:rFonts w:ascii="Times New Roman" w:hAnsi="Times New Roman"/>
          <w:color w:val="191919"/>
          <w:sz w:val="20"/>
          <w:szCs w:val="20"/>
        </w:rPr>
        <w:t>spin</w:t>
      </w:r>
      <w:r>
        <w:rPr>
          <w:rFonts w:ascii="Times New Roman" w:hAnsi="Times New Roman"/>
          <w:color w:val="191919"/>
          <w:spacing w:val="-3"/>
          <w:sz w:val="20"/>
          <w:szCs w:val="20"/>
        </w:rPr>
        <w:t xml:space="preserve"> </w:t>
      </w:r>
      <w:r>
        <w:rPr>
          <w:rFonts w:ascii="Times New Roman" w:hAnsi="Times New Roman"/>
          <w:color w:val="191919"/>
          <w:sz w:val="20"/>
          <w:szCs w:val="20"/>
        </w:rPr>
        <w:t>and relativistic e</w:t>
      </w:r>
      <w:r>
        <w:rPr>
          <w:rFonts w:ascii="Times New Roman" w:hAnsi="Times New Roman"/>
          <w:color w:val="191919"/>
          <w:spacing w:val="-4"/>
          <w:sz w:val="20"/>
          <w:szCs w:val="20"/>
        </w:rPr>
        <w:t>f</w:t>
      </w:r>
      <w:r>
        <w:rPr>
          <w:rFonts w:ascii="Times New Roman" w:hAnsi="Times New Roman"/>
          <w:color w:val="191919"/>
          <w:sz w:val="20"/>
          <w:szCs w:val="20"/>
        </w:rPr>
        <w:t>fects, identical particles and multi-electron atoms.</w:t>
      </w:r>
    </w:p>
    <w:p w:rsidR="00F42301" w:rsidRDefault="00F42301" w:rsidP="00721764">
      <w:pPr>
        <w:widowControl w:val="0"/>
        <w:autoSpaceDE w:val="0"/>
        <w:autoSpaceDN w:val="0"/>
        <w:adjustRightInd w:val="0"/>
        <w:spacing w:after="0" w:line="227" w:lineRule="exact"/>
        <w:ind w:left="873"/>
        <w:rPr>
          <w:rFonts w:ascii="Times New Roman" w:hAnsi="Times New Roman"/>
          <w:color w:val="000000"/>
          <w:sz w:val="20"/>
          <w:szCs w:val="20"/>
        </w:rPr>
      </w:pPr>
      <w:r>
        <w:rPr>
          <w:rFonts w:ascii="Times New Roman" w:hAnsi="Times New Roman"/>
          <w:b/>
          <w:bCs/>
          <w:color w:val="191919"/>
          <w:sz w:val="20"/>
          <w:szCs w:val="20"/>
        </w:rPr>
        <w:t>PHYS</w:t>
      </w:r>
      <w:r>
        <w:rPr>
          <w:rFonts w:ascii="Times New Roman" w:hAnsi="Times New Roman"/>
          <w:b/>
          <w:bCs/>
          <w:color w:val="191919"/>
          <w:spacing w:val="-8"/>
          <w:sz w:val="20"/>
          <w:szCs w:val="20"/>
        </w:rPr>
        <w:t xml:space="preserve"> </w:t>
      </w:r>
      <w:r>
        <w:rPr>
          <w:rFonts w:ascii="Times New Roman" w:hAnsi="Times New Roman"/>
          <w:b/>
          <w:bCs/>
          <w:color w:val="191919"/>
          <w:sz w:val="20"/>
          <w:szCs w:val="20"/>
        </w:rPr>
        <w:t>5685</w:t>
      </w:r>
      <w:r>
        <w:rPr>
          <w:rFonts w:ascii="Times New Roman" w:hAnsi="Times New Roman"/>
          <w:b/>
          <w:bCs/>
          <w:color w:val="191919"/>
          <w:spacing w:val="-8"/>
          <w:sz w:val="20"/>
          <w:szCs w:val="20"/>
        </w:rPr>
        <w:t xml:space="preserve"> </w:t>
      </w:r>
      <w:r>
        <w:rPr>
          <w:rFonts w:ascii="Times New Roman" w:hAnsi="Times New Roman"/>
          <w:b/>
          <w:bCs/>
          <w:color w:val="191919"/>
          <w:sz w:val="20"/>
          <w:szCs w:val="20"/>
        </w:rPr>
        <w:t>-</w:t>
      </w:r>
      <w:r>
        <w:rPr>
          <w:rFonts w:ascii="Times New Roman" w:hAnsi="Times New Roman"/>
          <w:b/>
          <w:bCs/>
          <w:color w:val="191919"/>
          <w:spacing w:val="-8"/>
          <w:sz w:val="20"/>
          <w:szCs w:val="20"/>
        </w:rPr>
        <w:t xml:space="preserve"> </w:t>
      </w:r>
      <w:r>
        <w:rPr>
          <w:rFonts w:ascii="Times New Roman" w:hAnsi="Times New Roman"/>
          <w:b/>
          <w:bCs/>
          <w:color w:val="191919"/>
          <w:sz w:val="20"/>
          <w:szCs w:val="20"/>
        </w:rPr>
        <w:t>Seminar</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in</w:t>
      </w:r>
      <w:r>
        <w:rPr>
          <w:rFonts w:ascii="Times New Roman" w:hAnsi="Times New Roman"/>
          <w:b/>
          <w:bCs/>
          <w:color w:val="191919"/>
          <w:spacing w:val="-8"/>
          <w:sz w:val="20"/>
          <w:szCs w:val="20"/>
        </w:rPr>
        <w:t xml:space="preserve"> </w:t>
      </w:r>
      <w:r>
        <w:rPr>
          <w:rFonts w:ascii="Times New Roman" w:hAnsi="Times New Roman"/>
          <w:b/>
          <w:bCs/>
          <w:color w:val="191919"/>
          <w:sz w:val="20"/>
          <w:szCs w:val="20"/>
        </w:rPr>
        <w:t>the</w:t>
      </w:r>
      <w:r>
        <w:rPr>
          <w:rFonts w:ascii="Times New Roman" w:hAnsi="Times New Roman"/>
          <w:b/>
          <w:bCs/>
          <w:color w:val="191919"/>
          <w:spacing w:val="-11"/>
          <w:sz w:val="20"/>
          <w:szCs w:val="20"/>
        </w:rPr>
        <w:t xml:space="preserve"> </w:t>
      </w:r>
      <w:r>
        <w:rPr>
          <w:rFonts w:ascii="Times New Roman" w:hAnsi="Times New Roman"/>
          <w:b/>
          <w:bCs/>
          <w:color w:val="191919"/>
          <w:spacing w:val="-18"/>
          <w:sz w:val="20"/>
          <w:szCs w:val="20"/>
        </w:rPr>
        <w:t>T</w:t>
      </w:r>
      <w:r>
        <w:rPr>
          <w:rFonts w:ascii="Times New Roman" w:hAnsi="Times New Roman"/>
          <w:b/>
          <w:bCs/>
          <w:color w:val="191919"/>
          <w:sz w:val="20"/>
          <w:szCs w:val="20"/>
        </w:rPr>
        <w:t>eaching</w:t>
      </w:r>
      <w:r>
        <w:rPr>
          <w:rFonts w:ascii="Times New Roman" w:hAnsi="Times New Roman"/>
          <w:b/>
          <w:bCs/>
          <w:color w:val="191919"/>
          <w:spacing w:val="-8"/>
          <w:sz w:val="20"/>
          <w:szCs w:val="20"/>
        </w:rPr>
        <w:t xml:space="preserve"> </w:t>
      </w:r>
      <w:r>
        <w:rPr>
          <w:rFonts w:ascii="Times New Roman" w:hAnsi="Times New Roman"/>
          <w:b/>
          <w:bCs/>
          <w:color w:val="191919"/>
          <w:sz w:val="20"/>
          <w:szCs w:val="20"/>
        </w:rPr>
        <w:t>of</w:t>
      </w:r>
      <w:r>
        <w:rPr>
          <w:rFonts w:ascii="Times New Roman" w:hAnsi="Times New Roman"/>
          <w:b/>
          <w:bCs/>
          <w:color w:val="191919"/>
          <w:spacing w:val="-8"/>
          <w:sz w:val="20"/>
          <w:szCs w:val="20"/>
        </w:rPr>
        <w:t xml:space="preserve"> </w:t>
      </w:r>
      <w:r>
        <w:rPr>
          <w:rFonts w:ascii="Times New Roman" w:hAnsi="Times New Roman"/>
          <w:b/>
          <w:bCs/>
          <w:color w:val="191919"/>
          <w:sz w:val="20"/>
          <w:szCs w:val="20"/>
        </w:rPr>
        <w:t>Physics...................................................................3(3-0)</w:t>
      </w:r>
    </w:p>
    <w:p w:rsidR="00F42301" w:rsidRDefault="00F42301" w:rsidP="00721764">
      <w:pPr>
        <w:widowControl w:val="0"/>
        <w:autoSpaceDE w:val="0"/>
        <w:autoSpaceDN w:val="0"/>
        <w:adjustRightInd w:val="0"/>
        <w:spacing w:before="13" w:after="0" w:line="250" w:lineRule="auto"/>
        <w:ind w:left="1233" w:right="1936"/>
        <w:jc w:val="both"/>
        <w:rPr>
          <w:rFonts w:ascii="Times New Roman" w:hAnsi="Times New Roman"/>
          <w:color w:val="000000"/>
          <w:sz w:val="20"/>
          <w:szCs w:val="20"/>
        </w:rPr>
      </w:pPr>
      <w:r>
        <w:rPr>
          <w:rFonts w:ascii="Times New Roman" w:hAnsi="Times New Roman"/>
          <w:color w:val="191919"/>
          <w:sz w:val="20"/>
          <w:szCs w:val="20"/>
        </w:rPr>
        <w:t>This</w:t>
      </w:r>
      <w:r>
        <w:rPr>
          <w:rFonts w:ascii="Times New Roman" w:hAnsi="Times New Roman"/>
          <w:color w:val="191919"/>
          <w:spacing w:val="-6"/>
          <w:sz w:val="20"/>
          <w:szCs w:val="20"/>
        </w:rPr>
        <w:t xml:space="preserve"> </w:t>
      </w:r>
      <w:r>
        <w:rPr>
          <w:rFonts w:ascii="Times New Roman" w:hAnsi="Times New Roman"/>
          <w:color w:val="191919"/>
          <w:sz w:val="20"/>
          <w:szCs w:val="20"/>
        </w:rPr>
        <w:t>course</w:t>
      </w:r>
      <w:r>
        <w:rPr>
          <w:rFonts w:ascii="Times New Roman" w:hAnsi="Times New Roman"/>
          <w:color w:val="191919"/>
          <w:spacing w:val="-6"/>
          <w:sz w:val="20"/>
          <w:szCs w:val="20"/>
        </w:rPr>
        <w:t xml:space="preserve"> </w:t>
      </w:r>
      <w:r>
        <w:rPr>
          <w:rFonts w:ascii="Times New Roman" w:hAnsi="Times New Roman"/>
          <w:color w:val="191919"/>
          <w:sz w:val="20"/>
          <w:szCs w:val="20"/>
        </w:rPr>
        <w:t>will</w:t>
      </w:r>
      <w:r>
        <w:rPr>
          <w:rFonts w:ascii="Times New Roman" w:hAnsi="Times New Roman"/>
          <w:color w:val="191919"/>
          <w:spacing w:val="-6"/>
          <w:sz w:val="20"/>
          <w:szCs w:val="20"/>
        </w:rPr>
        <w:t xml:space="preserve"> </w:t>
      </w:r>
      <w:r>
        <w:rPr>
          <w:rFonts w:ascii="Times New Roman" w:hAnsi="Times New Roman"/>
          <w:color w:val="191919"/>
          <w:sz w:val="20"/>
          <w:szCs w:val="20"/>
        </w:rPr>
        <w:t>emphasize</w:t>
      </w:r>
      <w:r>
        <w:rPr>
          <w:rFonts w:ascii="Times New Roman" w:hAnsi="Times New Roman"/>
          <w:color w:val="191919"/>
          <w:spacing w:val="-6"/>
          <w:sz w:val="20"/>
          <w:szCs w:val="20"/>
        </w:rPr>
        <w:t xml:space="preserve"> </w:t>
      </w:r>
      <w:r>
        <w:rPr>
          <w:rFonts w:ascii="Times New Roman" w:hAnsi="Times New Roman"/>
          <w:color w:val="191919"/>
          <w:sz w:val="20"/>
          <w:szCs w:val="20"/>
        </w:rPr>
        <w:t>methods</w:t>
      </w:r>
      <w:r>
        <w:rPr>
          <w:rFonts w:ascii="Times New Roman" w:hAnsi="Times New Roman"/>
          <w:color w:val="191919"/>
          <w:spacing w:val="-6"/>
          <w:sz w:val="20"/>
          <w:szCs w:val="20"/>
        </w:rPr>
        <w:t xml:space="preserve"> </w:t>
      </w:r>
      <w:r>
        <w:rPr>
          <w:rFonts w:ascii="Times New Roman" w:hAnsi="Times New Roman"/>
          <w:color w:val="191919"/>
          <w:sz w:val="20"/>
          <w:szCs w:val="20"/>
        </w:rPr>
        <w:t>of</w:t>
      </w:r>
      <w:r>
        <w:rPr>
          <w:rFonts w:ascii="Times New Roman" w:hAnsi="Times New Roman"/>
          <w:color w:val="191919"/>
          <w:spacing w:val="-6"/>
          <w:sz w:val="20"/>
          <w:szCs w:val="20"/>
        </w:rPr>
        <w:t xml:space="preserve"> </w:t>
      </w:r>
      <w:r>
        <w:rPr>
          <w:rFonts w:ascii="Times New Roman" w:hAnsi="Times New Roman"/>
          <w:color w:val="191919"/>
          <w:sz w:val="20"/>
          <w:szCs w:val="20"/>
        </w:rPr>
        <w:t>teaching</w:t>
      </w:r>
      <w:r>
        <w:rPr>
          <w:rFonts w:ascii="Times New Roman" w:hAnsi="Times New Roman"/>
          <w:color w:val="191919"/>
          <w:spacing w:val="-6"/>
          <w:sz w:val="20"/>
          <w:szCs w:val="20"/>
        </w:rPr>
        <w:t xml:space="preserve"> </w:t>
      </w:r>
      <w:r>
        <w:rPr>
          <w:rFonts w:ascii="Times New Roman" w:hAnsi="Times New Roman"/>
          <w:color w:val="191919"/>
          <w:sz w:val="20"/>
          <w:szCs w:val="20"/>
        </w:rPr>
        <w:t>physics</w:t>
      </w:r>
      <w:r>
        <w:rPr>
          <w:rFonts w:ascii="Times New Roman" w:hAnsi="Times New Roman"/>
          <w:color w:val="191919"/>
          <w:spacing w:val="-6"/>
          <w:sz w:val="20"/>
          <w:szCs w:val="20"/>
        </w:rPr>
        <w:t xml:space="preserve"> </w:t>
      </w:r>
      <w:r>
        <w:rPr>
          <w:rFonts w:ascii="Times New Roman" w:hAnsi="Times New Roman"/>
          <w:color w:val="191919"/>
          <w:sz w:val="20"/>
          <w:szCs w:val="20"/>
        </w:rPr>
        <w:t>stressing</w:t>
      </w:r>
      <w:r>
        <w:rPr>
          <w:rFonts w:ascii="Times New Roman" w:hAnsi="Times New Roman"/>
          <w:color w:val="191919"/>
          <w:spacing w:val="-6"/>
          <w:sz w:val="20"/>
          <w:szCs w:val="20"/>
        </w:rPr>
        <w:t xml:space="preserve"> </w:t>
      </w:r>
      <w:r>
        <w:rPr>
          <w:rFonts w:ascii="Times New Roman" w:hAnsi="Times New Roman"/>
          <w:color w:val="191919"/>
          <w:sz w:val="20"/>
          <w:szCs w:val="20"/>
        </w:rPr>
        <w:t>the</w:t>
      </w:r>
      <w:r>
        <w:rPr>
          <w:rFonts w:ascii="Times New Roman" w:hAnsi="Times New Roman"/>
          <w:color w:val="191919"/>
          <w:spacing w:val="-6"/>
          <w:sz w:val="20"/>
          <w:szCs w:val="20"/>
        </w:rPr>
        <w:t xml:space="preserve"> </w:t>
      </w:r>
      <w:r>
        <w:rPr>
          <w:rFonts w:ascii="Times New Roman" w:hAnsi="Times New Roman"/>
          <w:color w:val="191919"/>
          <w:sz w:val="20"/>
          <w:szCs w:val="20"/>
        </w:rPr>
        <w:t>planning</w:t>
      </w:r>
      <w:r>
        <w:rPr>
          <w:rFonts w:ascii="Times New Roman" w:hAnsi="Times New Roman"/>
          <w:color w:val="191919"/>
          <w:spacing w:val="-6"/>
          <w:sz w:val="20"/>
          <w:szCs w:val="20"/>
        </w:rPr>
        <w:t xml:space="preserve"> </w:t>
      </w:r>
      <w:r>
        <w:rPr>
          <w:rFonts w:ascii="Times New Roman" w:hAnsi="Times New Roman"/>
          <w:color w:val="191919"/>
          <w:sz w:val="20"/>
          <w:szCs w:val="20"/>
        </w:rPr>
        <w:t>of</w:t>
      </w:r>
      <w:r>
        <w:rPr>
          <w:rFonts w:ascii="Times New Roman" w:hAnsi="Times New Roman"/>
          <w:color w:val="191919"/>
          <w:spacing w:val="-6"/>
          <w:sz w:val="20"/>
          <w:szCs w:val="20"/>
        </w:rPr>
        <w:t xml:space="preserve"> </w:t>
      </w:r>
      <w:r>
        <w:rPr>
          <w:rFonts w:ascii="Times New Roman" w:hAnsi="Times New Roman"/>
          <w:color w:val="191919"/>
          <w:sz w:val="20"/>
          <w:szCs w:val="20"/>
        </w:rPr>
        <w:t>curricula</w:t>
      </w:r>
      <w:r>
        <w:rPr>
          <w:rFonts w:ascii="Times New Roman" w:hAnsi="Times New Roman"/>
          <w:color w:val="191919"/>
          <w:spacing w:val="-6"/>
          <w:sz w:val="20"/>
          <w:szCs w:val="20"/>
        </w:rPr>
        <w:t xml:space="preserve"> </w:t>
      </w:r>
      <w:r>
        <w:rPr>
          <w:rFonts w:ascii="Times New Roman" w:hAnsi="Times New Roman"/>
          <w:color w:val="191919"/>
          <w:sz w:val="20"/>
          <w:szCs w:val="20"/>
        </w:rPr>
        <w:t>and laboratory programs.</w:t>
      </w:r>
    </w:p>
    <w:p w:rsidR="00F42301" w:rsidRDefault="00F42301" w:rsidP="00721764">
      <w:pPr>
        <w:widowControl w:val="0"/>
        <w:autoSpaceDE w:val="0"/>
        <w:autoSpaceDN w:val="0"/>
        <w:adjustRightInd w:val="0"/>
        <w:spacing w:before="13" w:after="0" w:line="250" w:lineRule="auto"/>
        <w:ind w:left="1233" w:right="1936"/>
        <w:jc w:val="both"/>
        <w:rPr>
          <w:rFonts w:ascii="Times New Roman" w:hAnsi="Times New Roman"/>
          <w:color w:val="000000"/>
          <w:sz w:val="20"/>
          <w:szCs w:val="20"/>
        </w:rPr>
        <w:sectPr w:rsidR="00F42301">
          <w:pgSz w:w="12240" w:h="15840"/>
          <w:pgMar w:top="280" w:right="240" w:bottom="280" w:left="1260" w:header="0" w:footer="955" w:gutter="0"/>
          <w:cols w:space="720" w:equalWidth="0">
            <w:col w:w="10740"/>
          </w:cols>
          <w:noEndnote/>
        </w:sectPr>
      </w:pPr>
    </w:p>
    <w:p w:rsidR="00F42301" w:rsidRDefault="00F42301" w:rsidP="00721764">
      <w:pPr>
        <w:widowControl w:val="0"/>
        <w:autoSpaceDE w:val="0"/>
        <w:autoSpaceDN w:val="0"/>
        <w:adjustRightInd w:val="0"/>
        <w:spacing w:before="4" w:after="0" w:line="100" w:lineRule="exact"/>
        <w:rPr>
          <w:rFonts w:ascii="Times New Roman" w:hAnsi="Times New Roman"/>
          <w:color w:val="000000"/>
          <w:sz w:val="10"/>
          <w:szCs w:val="10"/>
        </w:rPr>
      </w:pPr>
    </w:p>
    <w:tbl>
      <w:tblPr>
        <w:tblW w:w="0" w:type="auto"/>
        <w:tblInd w:w="104" w:type="dxa"/>
        <w:tblLayout w:type="fixed"/>
        <w:tblCellMar>
          <w:left w:w="0" w:type="dxa"/>
          <w:right w:w="0" w:type="dxa"/>
        </w:tblCellMar>
        <w:tblLook w:val="0000"/>
      </w:tblPr>
      <w:tblGrid>
        <w:gridCol w:w="1085"/>
        <w:gridCol w:w="4560"/>
        <w:gridCol w:w="4858"/>
      </w:tblGrid>
      <w:tr w:rsidR="00F42301" w:rsidRPr="00FA7AC7" w:rsidTr="00B67EC4">
        <w:trPr>
          <w:trHeight w:hRule="exact" w:val="235"/>
        </w:trPr>
        <w:tc>
          <w:tcPr>
            <w:tcW w:w="1085" w:type="dxa"/>
            <w:tcBorders>
              <w:top w:val="nil"/>
              <w:left w:val="nil"/>
              <w:bottom w:val="single" w:sz="4" w:space="0" w:color="191919"/>
              <w:right w:val="single" w:sz="4" w:space="0" w:color="191919"/>
            </w:tcBorders>
          </w:tcPr>
          <w:p w:rsidR="00F42301" w:rsidRPr="00FA7AC7" w:rsidRDefault="00F42301" w:rsidP="00B67EC4">
            <w:pPr>
              <w:widowControl w:val="0"/>
              <w:autoSpaceDE w:val="0"/>
              <w:autoSpaceDN w:val="0"/>
              <w:adjustRightInd w:val="0"/>
              <w:spacing w:after="0"/>
              <w:rPr>
                <w:rFonts w:ascii="Times New Roman" w:hAnsi="Times New Roman"/>
                <w:sz w:val="24"/>
                <w:szCs w:val="24"/>
              </w:rPr>
            </w:pPr>
          </w:p>
        </w:tc>
        <w:tc>
          <w:tcPr>
            <w:tcW w:w="4560" w:type="dxa"/>
            <w:vMerge w:val="restart"/>
            <w:tcBorders>
              <w:top w:val="single" w:sz="4" w:space="0" w:color="191919"/>
              <w:left w:val="single" w:sz="4" w:space="0" w:color="191919"/>
              <w:bottom w:val="single" w:sz="4" w:space="0" w:color="191919"/>
              <w:right w:val="single" w:sz="4" w:space="0" w:color="191919"/>
            </w:tcBorders>
          </w:tcPr>
          <w:p w:rsidR="00F42301" w:rsidRPr="00FA7AC7" w:rsidRDefault="00F42301" w:rsidP="00B67EC4">
            <w:pPr>
              <w:widowControl w:val="0"/>
              <w:autoSpaceDE w:val="0"/>
              <w:autoSpaceDN w:val="0"/>
              <w:adjustRightInd w:val="0"/>
              <w:spacing w:before="9" w:after="0" w:line="130" w:lineRule="exact"/>
              <w:rPr>
                <w:rFonts w:ascii="Times New Roman" w:hAnsi="Times New Roman"/>
                <w:sz w:val="13"/>
                <w:szCs w:val="13"/>
              </w:rPr>
            </w:pPr>
          </w:p>
          <w:p w:rsidR="00F42301" w:rsidRPr="00FA7AC7" w:rsidRDefault="00F42301" w:rsidP="00B67EC4">
            <w:pPr>
              <w:widowControl w:val="0"/>
              <w:autoSpaceDE w:val="0"/>
              <w:autoSpaceDN w:val="0"/>
              <w:adjustRightInd w:val="0"/>
              <w:spacing w:after="0"/>
              <w:ind w:left="431"/>
              <w:rPr>
                <w:rFonts w:ascii="Times New Roman" w:hAnsi="Times New Roman"/>
                <w:sz w:val="24"/>
                <w:szCs w:val="24"/>
              </w:rPr>
            </w:pPr>
            <w:r w:rsidRPr="00FA7AC7">
              <w:rPr>
                <w:rFonts w:ascii="Times New Roman" w:hAnsi="Times New Roman"/>
                <w:b/>
                <w:bCs/>
                <w:color w:val="191919"/>
                <w:sz w:val="36"/>
                <w:szCs w:val="36"/>
              </w:rPr>
              <w:t>S</w:t>
            </w:r>
            <w:r w:rsidRPr="00FA7AC7">
              <w:rPr>
                <w:rFonts w:ascii="Times New Roman" w:hAnsi="Times New Roman"/>
                <w:b/>
                <w:bCs/>
                <w:color w:val="191919"/>
                <w:sz w:val="27"/>
                <w:szCs w:val="27"/>
              </w:rPr>
              <w:t>PECIAL</w:t>
            </w:r>
            <w:r w:rsidRPr="00FA7AC7">
              <w:rPr>
                <w:rFonts w:ascii="Times New Roman" w:hAnsi="Times New Roman"/>
                <w:b/>
                <w:bCs/>
                <w:color w:val="191919"/>
                <w:spacing w:val="8"/>
                <w:sz w:val="27"/>
                <w:szCs w:val="27"/>
              </w:rPr>
              <w:t xml:space="preserve"> </w:t>
            </w:r>
            <w:r w:rsidRPr="00FA7AC7">
              <w:rPr>
                <w:rFonts w:ascii="Times New Roman" w:hAnsi="Times New Roman"/>
                <w:b/>
                <w:bCs/>
                <w:color w:val="191919"/>
                <w:sz w:val="36"/>
                <w:szCs w:val="36"/>
              </w:rPr>
              <w:t>E</w:t>
            </w:r>
            <w:r w:rsidRPr="00FA7AC7">
              <w:rPr>
                <w:rFonts w:ascii="Times New Roman" w:hAnsi="Times New Roman"/>
                <w:b/>
                <w:bCs/>
                <w:color w:val="191919"/>
                <w:sz w:val="27"/>
                <w:szCs w:val="27"/>
              </w:rPr>
              <w:t>DUC</w:t>
            </w:r>
            <w:r w:rsidRPr="00FA7AC7">
              <w:rPr>
                <w:rFonts w:ascii="Times New Roman" w:hAnsi="Times New Roman"/>
                <w:b/>
                <w:bCs/>
                <w:color w:val="191919"/>
                <w:spacing w:val="-20"/>
                <w:sz w:val="27"/>
                <w:szCs w:val="27"/>
              </w:rPr>
              <w:t>A</w:t>
            </w:r>
            <w:r w:rsidRPr="00FA7AC7">
              <w:rPr>
                <w:rFonts w:ascii="Times New Roman" w:hAnsi="Times New Roman"/>
                <w:b/>
                <w:bCs/>
                <w:color w:val="191919"/>
                <w:sz w:val="27"/>
                <w:szCs w:val="27"/>
              </w:rPr>
              <w:t>TION</w:t>
            </w:r>
          </w:p>
        </w:tc>
        <w:tc>
          <w:tcPr>
            <w:tcW w:w="4858" w:type="dxa"/>
            <w:tcBorders>
              <w:top w:val="nil"/>
              <w:left w:val="single" w:sz="4" w:space="0" w:color="191919"/>
              <w:bottom w:val="single" w:sz="4" w:space="0" w:color="191919"/>
              <w:right w:val="nil"/>
            </w:tcBorders>
          </w:tcPr>
          <w:p w:rsidR="00F42301" w:rsidRPr="00FA7AC7" w:rsidRDefault="00F42301" w:rsidP="00B67EC4">
            <w:pPr>
              <w:widowControl w:val="0"/>
              <w:autoSpaceDE w:val="0"/>
              <w:autoSpaceDN w:val="0"/>
              <w:adjustRightInd w:val="0"/>
              <w:spacing w:after="0"/>
              <w:rPr>
                <w:rFonts w:ascii="Times New Roman" w:hAnsi="Times New Roman"/>
                <w:sz w:val="24"/>
                <w:szCs w:val="24"/>
              </w:rPr>
            </w:pPr>
          </w:p>
        </w:tc>
      </w:tr>
      <w:tr w:rsidR="00F42301" w:rsidRPr="00FA7AC7" w:rsidTr="00B67EC4">
        <w:trPr>
          <w:trHeight w:hRule="exact" w:val="256"/>
        </w:trPr>
        <w:tc>
          <w:tcPr>
            <w:tcW w:w="1085" w:type="dxa"/>
            <w:tcBorders>
              <w:top w:val="single" w:sz="4" w:space="0" w:color="191919"/>
              <w:left w:val="nil"/>
              <w:bottom w:val="single" w:sz="4" w:space="0" w:color="191919"/>
              <w:right w:val="single" w:sz="4" w:space="0" w:color="191919"/>
            </w:tcBorders>
          </w:tcPr>
          <w:p w:rsidR="00F42301" w:rsidRPr="00FA7AC7" w:rsidRDefault="00F42301" w:rsidP="00B67EC4">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B67EC4">
            <w:pPr>
              <w:widowControl w:val="0"/>
              <w:autoSpaceDE w:val="0"/>
              <w:autoSpaceDN w:val="0"/>
              <w:adjustRightInd w:val="0"/>
              <w:spacing w:after="0"/>
              <w:rPr>
                <w:rFonts w:ascii="Times New Roman" w:hAnsi="Times New Roman"/>
                <w:sz w:val="24"/>
                <w:szCs w:val="24"/>
              </w:rPr>
            </w:pPr>
          </w:p>
        </w:tc>
        <w:tc>
          <w:tcPr>
            <w:tcW w:w="4858" w:type="dxa"/>
            <w:tcBorders>
              <w:top w:val="single" w:sz="4" w:space="0" w:color="191919"/>
              <w:left w:val="single" w:sz="4" w:space="0" w:color="191919"/>
              <w:bottom w:val="single" w:sz="4" w:space="0" w:color="191919"/>
              <w:right w:val="nil"/>
            </w:tcBorders>
          </w:tcPr>
          <w:p w:rsidR="00F42301" w:rsidRPr="00FA7AC7" w:rsidRDefault="00F42301" w:rsidP="00B67EC4">
            <w:pPr>
              <w:widowControl w:val="0"/>
              <w:autoSpaceDE w:val="0"/>
              <w:autoSpaceDN w:val="0"/>
              <w:adjustRightInd w:val="0"/>
              <w:spacing w:after="0"/>
              <w:rPr>
                <w:rFonts w:ascii="Times New Roman" w:hAnsi="Times New Roman"/>
                <w:sz w:val="24"/>
                <w:szCs w:val="24"/>
              </w:rPr>
            </w:pPr>
          </w:p>
        </w:tc>
      </w:tr>
      <w:tr w:rsidR="00F42301" w:rsidRPr="00FA7AC7" w:rsidTr="00B67EC4">
        <w:trPr>
          <w:trHeight w:hRule="exact" w:val="219"/>
        </w:trPr>
        <w:tc>
          <w:tcPr>
            <w:tcW w:w="1085" w:type="dxa"/>
            <w:tcBorders>
              <w:top w:val="single" w:sz="4" w:space="0" w:color="191919"/>
              <w:left w:val="nil"/>
              <w:bottom w:val="nil"/>
              <w:right w:val="single" w:sz="4" w:space="0" w:color="191919"/>
            </w:tcBorders>
          </w:tcPr>
          <w:p w:rsidR="00F42301" w:rsidRPr="00FA7AC7" w:rsidRDefault="00F42301" w:rsidP="00B67EC4">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B67EC4">
            <w:pPr>
              <w:widowControl w:val="0"/>
              <w:autoSpaceDE w:val="0"/>
              <w:autoSpaceDN w:val="0"/>
              <w:adjustRightInd w:val="0"/>
              <w:spacing w:after="0"/>
              <w:rPr>
                <w:rFonts w:ascii="Times New Roman" w:hAnsi="Times New Roman"/>
                <w:sz w:val="24"/>
                <w:szCs w:val="24"/>
              </w:rPr>
            </w:pPr>
          </w:p>
        </w:tc>
        <w:tc>
          <w:tcPr>
            <w:tcW w:w="4858" w:type="dxa"/>
            <w:tcBorders>
              <w:top w:val="single" w:sz="4" w:space="0" w:color="191919"/>
              <w:left w:val="single" w:sz="4" w:space="0" w:color="191919"/>
              <w:bottom w:val="nil"/>
              <w:right w:val="nil"/>
            </w:tcBorders>
          </w:tcPr>
          <w:p w:rsidR="00F42301" w:rsidRPr="00FA7AC7" w:rsidRDefault="00F42301" w:rsidP="00B67EC4">
            <w:pPr>
              <w:widowControl w:val="0"/>
              <w:autoSpaceDE w:val="0"/>
              <w:autoSpaceDN w:val="0"/>
              <w:adjustRightInd w:val="0"/>
              <w:spacing w:after="0"/>
              <w:rPr>
                <w:rFonts w:ascii="Times New Roman" w:hAnsi="Times New Roman"/>
                <w:sz w:val="24"/>
                <w:szCs w:val="24"/>
              </w:rPr>
            </w:pPr>
          </w:p>
        </w:tc>
      </w:tr>
    </w:tbl>
    <w:p w:rsidR="00F42301" w:rsidRDefault="00F42301" w:rsidP="00721764">
      <w:pPr>
        <w:widowControl w:val="0"/>
        <w:autoSpaceDE w:val="0"/>
        <w:autoSpaceDN w:val="0"/>
        <w:adjustRightInd w:val="0"/>
        <w:spacing w:after="0" w:line="200" w:lineRule="exact"/>
        <w:rPr>
          <w:rFonts w:ascii="Times New Roman" w:hAnsi="Times New Roman"/>
          <w:sz w:val="20"/>
          <w:szCs w:val="20"/>
        </w:rPr>
      </w:pPr>
    </w:p>
    <w:p w:rsidR="00F42301" w:rsidRDefault="00F42301" w:rsidP="00721764">
      <w:pPr>
        <w:widowControl w:val="0"/>
        <w:autoSpaceDE w:val="0"/>
        <w:autoSpaceDN w:val="0"/>
        <w:adjustRightInd w:val="0"/>
        <w:spacing w:before="17" w:after="0" w:line="220" w:lineRule="exact"/>
        <w:rPr>
          <w:rFonts w:ascii="Times New Roman" w:hAnsi="Times New Roman"/>
        </w:rPr>
      </w:pPr>
    </w:p>
    <w:p w:rsidR="00F42301" w:rsidRDefault="00F42301" w:rsidP="00721764">
      <w:pPr>
        <w:widowControl w:val="0"/>
        <w:autoSpaceDE w:val="0"/>
        <w:autoSpaceDN w:val="0"/>
        <w:adjustRightInd w:val="0"/>
        <w:spacing w:after="0" w:line="456" w:lineRule="exact"/>
        <w:ind w:left="1929"/>
        <w:rPr>
          <w:rFonts w:ascii="Impact" w:hAnsi="Impact" w:cs="Impact"/>
          <w:color w:val="000000"/>
          <w:sz w:val="40"/>
          <w:szCs w:val="40"/>
        </w:rPr>
      </w:pPr>
      <w:r w:rsidRPr="003F2CF3">
        <w:rPr>
          <w:rFonts w:ascii="Calibri" w:hAnsi="Calibri" w:cs="Times New Roman"/>
          <w:noProof/>
          <w:lang w:eastAsia="en-US"/>
        </w:rPr>
        <w:pict>
          <v:group id="_x0000_s3823" style="position:absolute;left:0;text-align:left;margin-left:263.8pt;margin-top:-55.05pt;width:31.2pt;height:31pt;z-index:-251494400;mso-position-horizontal-relative:page" coordorigin="5276,-1101" coordsize="624,620" o:allowincell="f">
            <v:rect id="_x0000_s3824" style="position:absolute;left:5281;top:-1096;width:613;height:610" o:allowincell="f" stroked="f">
              <v:path arrowok="t"/>
            </v:rect>
            <v:rect id="_x0000_s3825" style="position:absolute;left:5281;top:-1097;width:620;height:620;mso-position-horizontal-relative:page" o:allowincell="f" filled="f" stroked="f">
              <v:textbox inset="0,0,0,0">
                <w:txbxContent>
                  <w:p w:rsidR="00F42301" w:rsidRDefault="00F42301" w:rsidP="00721764">
                    <w:pPr>
                      <w:spacing w:after="0" w:line="620" w:lineRule="atLeast"/>
                      <w:rPr>
                        <w:rFonts w:ascii="Times New Roman" w:hAnsi="Times New Roman"/>
                        <w:sz w:val="24"/>
                        <w:szCs w:val="24"/>
                      </w:rPr>
                    </w:pPr>
                    <w:r>
                      <w:rPr>
                        <w:rFonts w:ascii="Times New Roman" w:hAnsi="Times New Roman"/>
                        <w:noProof/>
                        <w:sz w:val="24"/>
                        <w:szCs w:val="24"/>
                      </w:rPr>
                      <w:drawing>
                        <wp:inline distT="0" distB="0" distL="0" distR="0">
                          <wp:extent cx="390525" cy="390525"/>
                          <wp:effectExtent l="19050" t="0" r="9525" b="0"/>
                          <wp:docPr id="157"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5"/>
                                  <a:srcRect/>
                                  <a:stretch>
                                    <a:fillRect/>
                                  </a:stretch>
                                </pic:blipFill>
                                <pic:spPr bwMode="auto">
                                  <a:xfrm>
                                    <a:off x="0" y="0"/>
                                    <a:ext cx="390525" cy="390525"/>
                                  </a:xfrm>
                                  <a:prstGeom prst="rect">
                                    <a:avLst/>
                                  </a:prstGeom>
                                  <a:noFill/>
                                  <a:ln w="9525">
                                    <a:noFill/>
                                    <a:miter lim="800000"/>
                                    <a:headEnd/>
                                    <a:tailEnd/>
                                  </a:ln>
                                </pic:spPr>
                              </pic:pic>
                            </a:graphicData>
                          </a:graphic>
                        </wp:inline>
                      </w:drawing>
                    </w:r>
                  </w:p>
                  <w:p w:rsidR="00F42301" w:rsidRDefault="00F42301" w:rsidP="00721764">
                    <w:pPr>
                      <w:widowControl w:val="0"/>
                      <w:autoSpaceDE w:val="0"/>
                      <w:autoSpaceDN w:val="0"/>
                      <w:adjustRightInd w:val="0"/>
                      <w:spacing w:after="0"/>
                      <w:rPr>
                        <w:rFonts w:ascii="Times New Roman" w:hAnsi="Times New Roman"/>
                        <w:sz w:val="24"/>
                        <w:szCs w:val="24"/>
                      </w:rPr>
                    </w:pPr>
                  </w:p>
                </w:txbxContent>
              </v:textbox>
            </v:rect>
            <w10:wrap anchorx="page"/>
          </v:group>
        </w:pict>
      </w:r>
      <w:r>
        <w:rPr>
          <w:rFonts w:ascii="Impact" w:hAnsi="Impact" w:cs="Impact"/>
          <w:color w:val="666666"/>
          <w:position w:val="-1"/>
          <w:sz w:val="40"/>
          <w:szCs w:val="40"/>
        </w:rPr>
        <w:t>SPECIAL EDUC</w:t>
      </w:r>
      <w:r>
        <w:rPr>
          <w:rFonts w:ascii="Impact" w:hAnsi="Impact" w:cs="Impact"/>
          <w:color w:val="666666"/>
          <w:spacing w:val="-22"/>
          <w:position w:val="-1"/>
          <w:sz w:val="40"/>
          <w:szCs w:val="40"/>
        </w:rPr>
        <w:t>A</w:t>
      </w:r>
      <w:r>
        <w:rPr>
          <w:rFonts w:ascii="Impact" w:hAnsi="Impact" w:cs="Impact"/>
          <w:color w:val="666666"/>
          <w:position w:val="-1"/>
          <w:sz w:val="40"/>
          <w:szCs w:val="40"/>
        </w:rPr>
        <w:t>TION</w:t>
      </w:r>
    </w:p>
    <w:p w:rsidR="00F42301" w:rsidRDefault="00F42301" w:rsidP="00721764">
      <w:pPr>
        <w:widowControl w:val="0"/>
        <w:autoSpaceDE w:val="0"/>
        <w:autoSpaceDN w:val="0"/>
        <w:adjustRightInd w:val="0"/>
        <w:spacing w:before="31" w:after="0" w:line="250" w:lineRule="auto"/>
        <w:ind w:left="1929" w:right="926" w:firstLine="360"/>
        <w:rPr>
          <w:rFonts w:ascii="Times New Roman" w:hAnsi="Times New Roman"/>
          <w:color w:val="000000"/>
          <w:sz w:val="20"/>
          <w:szCs w:val="20"/>
        </w:rPr>
      </w:pPr>
      <w:r w:rsidRPr="003F2CF3">
        <w:rPr>
          <w:rFonts w:ascii="Calibri" w:hAnsi="Calibri"/>
          <w:noProof/>
          <w:lang w:eastAsia="en-US"/>
        </w:rPr>
        <w:pict>
          <v:shape id="_x0000_s3827" type="#_x0000_t202" style="position:absolute;left:0;text-align:left;margin-left:18pt;margin-top:56.65pt;width:1in;height:270.7pt;z-index:-251492352;mso-position-horizontal-relative:page" o:allowincell="f" filled="f" stroked="f">
            <v:textbox style="layout-flow:vertical;mso-layout-flow-alt:bottom-to-top" inset="0,0,0,0">
              <w:txbxContent>
                <w:p w:rsidR="00F42301" w:rsidRDefault="00F42301" w:rsidP="00721764">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P</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ROGRAM</w:t>
                  </w:r>
                  <w:r>
                    <w:rPr>
                      <w:rFonts w:ascii="Impact" w:hAnsi="Impact" w:cs="Impact"/>
                      <w:color w:val="A3A3A3"/>
                      <w:position w:val="1"/>
                      <w:sz w:val="105"/>
                      <w:szCs w:val="105"/>
                    </w:rPr>
                    <w:t>S</w:t>
                  </w:r>
                  <w:r>
                    <w:rPr>
                      <w:rFonts w:ascii="Impact" w:hAnsi="Impact" w:cs="Impact"/>
                      <w:color w:val="A3A3A3"/>
                      <w:spacing w:val="-115"/>
                      <w:position w:val="1"/>
                      <w:sz w:val="105"/>
                      <w:szCs w:val="105"/>
                    </w:rPr>
                    <w:t xml:space="preserve"> </w:t>
                  </w:r>
                </w:p>
              </w:txbxContent>
            </v:textbox>
            <w10:wrap anchorx="page"/>
          </v:shape>
        </w:pict>
      </w:r>
      <w:r>
        <w:rPr>
          <w:rFonts w:ascii="Times New Roman" w:hAnsi="Times New Roman"/>
          <w:color w:val="000000"/>
          <w:sz w:val="20"/>
          <w:szCs w:val="20"/>
        </w:rPr>
        <w:t>The M.Ed. degree programs in Special Education lead to</w:t>
      </w:r>
      <w:r>
        <w:rPr>
          <w:rFonts w:ascii="Times New Roman" w:hAnsi="Times New Roman"/>
          <w:color w:val="000000"/>
          <w:spacing w:val="-4"/>
          <w:sz w:val="20"/>
          <w:szCs w:val="20"/>
        </w:rPr>
        <w:t xml:space="preserve"> </w:t>
      </w:r>
      <w:r>
        <w:rPr>
          <w:rFonts w:ascii="Times New Roman" w:hAnsi="Times New Roman"/>
          <w:color w:val="000000"/>
          <w:spacing w:val="-18"/>
          <w:sz w:val="20"/>
          <w:szCs w:val="20"/>
        </w:rPr>
        <w:t>T</w:t>
      </w:r>
      <w:r>
        <w:rPr>
          <w:rFonts w:ascii="Times New Roman" w:hAnsi="Times New Roman"/>
          <w:color w:val="000000"/>
          <w:sz w:val="20"/>
          <w:szCs w:val="20"/>
        </w:rPr>
        <w:t>-5 certification in Interrelated Spe- cial Education (mildly disabled) and Intellectual Disabilities (MR).</w:t>
      </w:r>
      <w:r>
        <w:rPr>
          <w:rFonts w:ascii="Times New Roman" w:hAnsi="Times New Roman"/>
          <w:color w:val="000000"/>
          <w:spacing w:val="-11"/>
          <w:sz w:val="20"/>
          <w:szCs w:val="20"/>
        </w:rPr>
        <w:t xml:space="preserve"> </w:t>
      </w:r>
      <w:r>
        <w:rPr>
          <w:rFonts w:ascii="Times New Roman" w:hAnsi="Times New Roman"/>
          <w:color w:val="000000"/>
          <w:sz w:val="20"/>
          <w:szCs w:val="20"/>
        </w:rPr>
        <w:t>Any person who has</w:t>
      </w:r>
      <w:r>
        <w:rPr>
          <w:rFonts w:ascii="Times New Roman" w:hAnsi="Times New Roman"/>
          <w:color w:val="000000"/>
          <w:spacing w:val="-4"/>
          <w:sz w:val="20"/>
          <w:szCs w:val="20"/>
        </w:rPr>
        <w:t xml:space="preserve"> </w:t>
      </w:r>
      <w:r>
        <w:rPr>
          <w:rFonts w:ascii="Times New Roman" w:hAnsi="Times New Roman"/>
          <w:color w:val="000000"/>
          <w:spacing w:val="-18"/>
          <w:sz w:val="20"/>
          <w:szCs w:val="20"/>
        </w:rPr>
        <w:t>T</w:t>
      </w:r>
      <w:r>
        <w:rPr>
          <w:rFonts w:ascii="Times New Roman" w:hAnsi="Times New Roman"/>
          <w:color w:val="000000"/>
          <w:sz w:val="20"/>
          <w:szCs w:val="20"/>
        </w:rPr>
        <w:t>-4 cert</w:t>
      </w:r>
      <w:r>
        <w:rPr>
          <w:rFonts w:ascii="Times New Roman" w:hAnsi="Times New Roman"/>
          <w:color w:val="000000"/>
          <w:spacing w:val="-4"/>
          <w:sz w:val="20"/>
          <w:szCs w:val="20"/>
        </w:rPr>
        <w:t>i</w:t>
      </w:r>
      <w:r>
        <w:rPr>
          <w:rFonts w:ascii="Times New Roman" w:hAnsi="Times New Roman"/>
          <w:color w:val="000000"/>
          <w:sz w:val="20"/>
          <w:szCs w:val="20"/>
        </w:rPr>
        <w:t>- fication in a teaching field or who has completed a fou</w:t>
      </w:r>
      <w:r>
        <w:rPr>
          <w:rFonts w:ascii="Times New Roman" w:hAnsi="Times New Roman"/>
          <w:color w:val="000000"/>
          <w:spacing w:val="-4"/>
          <w:sz w:val="20"/>
          <w:szCs w:val="20"/>
        </w:rPr>
        <w:t>r</w:t>
      </w:r>
      <w:r>
        <w:rPr>
          <w:rFonts w:ascii="Times New Roman" w:hAnsi="Times New Roman"/>
          <w:color w:val="000000"/>
          <w:sz w:val="20"/>
          <w:szCs w:val="20"/>
        </w:rPr>
        <w:t>-year degree program outside the field of teaching and meets the other admission criteria may pursue the master's-level programs.</w:t>
      </w:r>
      <w:r>
        <w:rPr>
          <w:rFonts w:ascii="Times New Roman" w:hAnsi="Times New Roman"/>
          <w:color w:val="000000"/>
          <w:spacing w:val="-11"/>
          <w:sz w:val="20"/>
          <w:szCs w:val="20"/>
        </w:rPr>
        <w:t xml:space="preserve"> </w:t>
      </w:r>
      <w:r>
        <w:rPr>
          <w:rFonts w:ascii="Times New Roman" w:hAnsi="Times New Roman"/>
          <w:color w:val="000000"/>
          <w:sz w:val="20"/>
          <w:szCs w:val="20"/>
        </w:rPr>
        <w:t>A</w:t>
      </w:r>
      <w:r>
        <w:rPr>
          <w:rFonts w:ascii="Times New Roman" w:hAnsi="Times New Roman"/>
          <w:color w:val="000000"/>
          <w:spacing w:val="-11"/>
          <w:sz w:val="20"/>
          <w:szCs w:val="20"/>
        </w:rPr>
        <w:t xml:space="preserve"> </w:t>
      </w:r>
      <w:r>
        <w:rPr>
          <w:rFonts w:ascii="Times New Roman" w:hAnsi="Times New Roman"/>
          <w:color w:val="000000"/>
          <w:sz w:val="20"/>
          <w:szCs w:val="20"/>
        </w:rPr>
        <w:t>degree in intellectual disabilities leads to certification in mental retardation. (Add-on certification re- quires a passing score on Praxis I/GACE Basic for admission and a passing score on Praxis II/GACE Content prior to the practicum.)</w:t>
      </w:r>
    </w:p>
    <w:p w:rsidR="00F42301" w:rsidRDefault="00F42301" w:rsidP="00721764">
      <w:pPr>
        <w:widowControl w:val="0"/>
        <w:autoSpaceDE w:val="0"/>
        <w:autoSpaceDN w:val="0"/>
        <w:adjustRightInd w:val="0"/>
        <w:spacing w:before="1" w:after="0" w:line="200" w:lineRule="exact"/>
        <w:rPr>
          <w:rFonts w:ascii="Times New Roman" w:hAnsi="Times New Roman"/>
          <w:color w:val="000000"/>
          <w:sz w:val="20"/>
          <w:szCs w:val="20"/>
        </w:rPr>
      </w:pPr>
    </w:p>
    <w:p w:rsidR="00F42301" w:rsidRDefault="00F42301" w:rsidP="00721764">
      <w:pPr>
        <w:widowControl w:val="0"/>
        <w:autoSpaceDE w:val="0"/>
        <w:autoSpaceDN w:val="0"/>
        <w:adjustRightInd w:val="0"/>
        <w:spacing w:after="0"/>
        <w:ind w:left="1929"/>
        <w:rPr>
          <w:rFonts w:ascii="Times New Roman" w:hAnsi="Times New Roman"/>
          <w:color w:val="000000"/>
          <w:sz w:val="34"/>
          <w:szCs w:val="34"/>
        </w:rPr>
      </w:pPr>
      <w:r>
        <w:rPr>
          <w:rFonts w:ascii="Times New Roman" w:hAnsi="Times New Roman"/>
          <w:b/>
          <w:bCs/>
          <w:color w:val="000000"/>
          <w:sz w:val="34"/>
          <w:szCs w:val="34"/>
        </w:rPr>
        <w:t>Deg</w:t>
      </w:r>
      <w:r>
        <w:rPr>
          <w:rFonts w:ascii="Times New Roman" w:hAnsi="Times New Roman"/>
          <w:b/>
          <w:bCs/>
          <w:color w:val="000000"/>
          <w:spacing w:val="-6"/>
          <w:sz w:val="34"/>
          <w:szCs w:val="34"/>
        </w:rPr>
        <w:t>r</w:t>
      </w:r>
      <w:r>
        <w:rPr>
          <w:rFonts w:ascii="Times New Roman" w:hAnsi="Times New Roman"/>
          <w:b/>
          <w:bCs/>
          <w:color w:val="000000"/>
          <w:sz w:val="34"/>
          <w:szCs w:val="34"/>
        </w:rPr>
        <w:t>ee P</w:t>
      </w:r>
      <w:r>
        <w:rPr>
          <w:rFonts w:ascii="Times New Roman" w:hAnsi="Times New Roman"/>
          <w:b/>
          <w:bCs/>
          <w:color w:val="000000"/>
          <w:spacing w:val="-6"/>
          <w:sz w:val="34"/>
          <w:szCs w:val="34"/>
        </w:rPr>
        <w:t>r</w:t>
      </w:r>
      <w:r>
        <w:rPr>
          <w:rFonts w:ascii="Times New Roman" w:hAnsi="Times New Roman"/>
          <w:b/>
          <w:bCs/>
          <w:color w:val="000000"/>
          <w:sz w:val="34"/>
          <w:szCs w:val="34"/>
        </w:rPr>
        <w:t>ogram Requi</w:t>
      </w:r>
      <w:r>
        <w:rPr>
          <w:rFonts w:ascii="Times New Roman" w:hAnsi="Times New Roman"/>
          <w:b/>
          <w:bCs/>
          <w:color w:val="000000"/>
          <w:spacing w:val="-6"/>
          <w:sz w:val="34"/>
          <w:szCs w:val="34"/>
        </w:rPr>
        <w:t>r</w:t>
      </w:r>
      <w:r>
        <w:rPr>
          <w:rFonts w:ascii="Times New Roman" w:hAnsi="Times New Roman"/>
          <w:b/>
          <w:bCs/>
          <w:color w:val="000000"/>
          <w:sz w:val="34"/>
          <w:szCs w:val="34"/>
        </w:rPr>
        <w:t>ements</w:t>
      </w:r>
    </w:p>
    <w:p w:rsidR="00F42301" w:rsidRDefault="00F42301" w:rsidP="00721764">
      <w:pPr>
        <w:widowControl w:val="0"/>
        <w:autoSpaceDE w:val="0"/>
        <w:autoSpaceDN w:val="0"/>
        <w:adjustRightInd w:val="0"/>
        <w:spacing w:before="12" w:after="0" w:line="260" w:lineRule="exact"/>
        <w:rPr>
          <w:rFonts w:ascii="Times New Roman" w:hAnsi="Times New Roman"/>
          <w:color w:val="000000"/>
          <w:sz w:val="26"/>
          <w:szCs w:val="26"/>
        </w:rPr>
      </w:pPr>
    </w:p>
    <w:p w:rsidR="00F42301" w:rsidRDefault="00F42301" w:rsidP="00721764">
      <w:pPr>
        <w:widowControl w:val="0"/>
        <w:autoSpaceDE w:val="0"/>
        <w:autoSpaceDN w:val="0"/>
        <w:adjustRightInd w:val="0"/>
        <w:spacing w:after="0"/>
        <w:ind w:left="1929"/>
        <w:rPr>
          <w:rFonts w:ascii="Times New Roman" w:hAnsi="Times New Roman"/>
          <w:color w:val="000000"/>
          <w:sz w:val="28"/>
          <w:szCs w:val="28"/>
        </w:rPr>
      </w:pPr>
      <w:r>
        <w:rPr>
          <w:rFonts w:ascii="Times New Roman" w:hAnsi="Times New Roman"/>
          <w:b/>
          <w:bCs/>
          <w:color w:val="000000"/>
          <w:sz w:val="28"/>
          <w:szCs w:val="28"/>
        </w:rPr>
        <w:t>1. Inter</w:t>
      </w:r>
      <w:r>
        <w:rPr>
          <w:rFonts w:ascii="Times New Roman" w:hAnsi="Times New Roman"/>
          <w:b/>
          <w:bCs/>
          <w:color w:val="000000"/>
          <w:spacing w:val="-5"/>
          <w:sz w:val="28"/>
          <w:szCs w:val="28"/>
        </w:rPr>
        <w:t>r</w:t>
      </w:r>
      <w:r>
        <w:rPr>
          <w:rFonts w:ascii="Times New Roman" w:hAnsi="Times New Roman"/>
          <w:b/>
          <w:bCs/>
          <w:color w:val="000000"/>
          <w:sz w:val="28"/>
          <w:szCs w:val="28"/>
        </w:rPr>
        <w:t>elated</w:t>
      </w:r>
    </w:p>
    <w:p w:rsidR="00F42301" w:rsidRDefault="00F42301" w:rsidP="00721764">
      <w:pPr>
        <w:widowControl w:val="0"/>
        <w:tabs>
          <w:tab w:val="left" w:pos="9220"/>
        </w:tabs>
        <w:autoSpaceDE w:val="0"/>
        <w:autoSpaceDN w:val="0"/>
        <w:adjustRightInd w:val="0"/>
        <w:spacing w:before="14" w:after="0"/>
        <w:ind w:left="1929"/>
        <w:rPr>
          <w:rFonts w:ascii="Times New Roman" w:hAnsi="Times New Roman"/>
          <w:color w:val="000000"/>
          <w:sz w:val="28"/>
          <w:szCs w:val="28"/>
        </w:rPr>
      </w:pPr>
      <w:r>
        <w:rPr>
          <w:rFonts w:ascii="Times New Roman" w:hAnsi="Times New Roman"/>
          <w:b/>
          <w:bCs/>
          <w:color w:val="000000"/>
          <w:sz w:val="28"/>
          <w:szCs w:val="28"/>
        </w:rPr>
        <w:t>A</w:t>
      </w:r>
      <w:r>
        <w:rPr>
          <w:rFonts w:ascii="Times New Roman" w:hAnsi="Times New Roman"/>
          <w:b/>
          <w:bCs/>
          <w:color w:val="000000"/>
          <w:spacing w:val="-5"/>
          <w:sz w:val="28"/>
          <w:szCs w:val="28"/>
        </w:rPr>
        <w:t>r</w:t>
      </w:r>
      <w:r>
        <w:rPr>
          <w:rFonts w:ascii="Times New Roman" w:hAnsi="Times New Roman"/>
          <w:b/>
          <w:bCs/>
          <w:color w:val="000000"/>
          <w:sz w:val="28"/>
          <w:szCs w:val="28"/>
        </w:rPr>
        <w:t>ea</w:t>
      </w:r>
      <w:r>
        <w:rPr>
          <w:rFonts w:ascii="Times New Roman" w:hAnsi="Times New Roman"/>
          <w:b/>
          <w:bCs/>
          <w:color w:val="000000"/>
          <w:spacing w:val="-15"/>
          <w:sz w:val="28"/>
          <w:szCs w:val="28"/>
        </w:rPr>
        <w:t xml:space="preserve"> </w:t>
      </w:r>
      <w:r>
        <w:rPr>
          <w:rFonts w:ascii="Times New Roman" w:hAnsi="Times New Roman"/>
          <w:b/>
          <w:bCs/>
          <w:color w:val="000000"/>
          <w:sz w:val="28"/>
          <w:szCs w:val="28"/>
        </w:rPr>
        <w:t>A</w:t>
      </w:r>
      <w:r>
        <w:rPr>
          <w:rFonts w:ascii="Times New Roman" w:hAnsi="Times New Roman"/>
          <w:b/>
          <w:bCs/>
          <w:color w:val="000000"/>
          <w:spacing w:val="-16"/>
          <w:sz w:val="28"/>
          <w:szCs w:val="28"/>
        </w:rPr>
        <w:t xml:space="preserve"> </w:t>
      </w:r>
      <w:r>
        <w:rPr>
          <w:rFonts w:ascii="Times New Roman" w:hAnsi="Times New Roman"/>
          <w:b/>
          <w:bCs/>
          <w:color w:val="000000"/>
          <w:sz w:val="28"/>
          <w:szCs w:val="28"/>
        </w:rPr>
        <w:t>- Natu</w:t>
      </w:r>
      <w:r>
        <w:rPr>
          <w:rFonts w:ascii="Times New Roman" w:hAnsi="Times New Roman"/>
          <w:b/>
          <w:bCs/>
          <w:color w:val="000000"/>
          <w:spacing w:val="-5"/>
          <w:sz w:val="28"/>
          <w:szCs w:val="28"/>
        </w:rPr>
        <w:t>r</w:t>
      </w:r>
      <w:r>
        <w:rPr>
          <w:rFonts w:ascii="Times New Roman" w:hAnsi="Times New Roman"/>
          <w:b/>
          <w:bCs/>
          <w:color w:val="000000"/>
          <w:sz w:val="28"/>
          <w:szCs w:val="28"/>
        </w:rPr>
        <w:t>e of the Learner</w:t>
      </w:r>
      <w:r>
        <w:rPr>
          <w:rFonts w:ascii="Times New Roman" w:hAnsi="Times New Roman"/>
          <w:b/>
          <w:bCs/>
          <w:color w:val="000000"/>
          <w:sz w:val="28"/>
          <w:szCs w:val="28"/>
        </w:rPr>
        <w:tab/>
        <w:t>3 hrs</w:t>
      </w:r>
    </w:p>
    <w:tbl>
      <w:tblPr>
        <w:tblW w:w="0" w:type="auto"/>
        <w:tblInd w:w="2249" w:type="dxa"/>
        <w:tblLayout w:type="fixed"/>
        <w:tblCellMar>
          <w:left w:w="0" w:type="dxa"/>
          <w:right w:w="0" w:type="dxa"/>
        </w:tblCellMar>
        <w:tblLook w:val="0000"/>
      </w:tblPr>
      <w:tblGrid>
        <w:gridCol w:w="852"/>
        <w:gridCol w:w="828"/>
        <w:gridCol w:w="3810"/>
      </w:tblGrid>
      <w:tr w:rsidR="00F42301" w:rsidRPr="00FA7AC7" w:rsidTr="00B67EC4">
        <w:trPr>
          <w:trHeight w:hRule="exact" w:val="287"/>
        </w:trPr>
        <w:tc>
          <w:tcPr>
            <w:tcW w:w="852" w:type="dxa"/>
            <w:tcBorders>
              <w:top w:val="nil"/>
              <w:left w:val="nil"/>
              <w:bottom w:val="nil"/>
              <w:right w:val="nil"/>
            </w:tcBorders>
          </w:tcPr>
          <w:p w:rsidR="00F42301" w:rsidRPr="00FA7AC7" w:rsidRDefault="00F42301" w:rsidP="00B67EC4">
            <w:pPr>
              <w:widowControl w:val="0"/>
              <w:autoSpaceDE w:val="0"/>
              <w:autoSpaceDN w:val="0"/>
              <w:adjustRightInd w:val="0"/>
              <w:spacing w:before="34" w:after="0"/>
              <w:ind w:left="40"/>
              <w:rPr>
                <w:rFonts w:ascii="Times New Roman" w:hAnsi="Times New Roman"/>
                <w:sz w:val="24"/>
                <w:szCs w:val="24"/>
              </w:rPr>
            </w:pPr>
            <w:r w:rsidRPr="00FA7AC7">
              <w:rPr>
                <w:rFonts w:ascii="Times New Roman" w:hAnsi="Times New Roman"/>
                <w:sz w:val="20"/>
                <w:szCs w:val="20"/>
              </w:rPr>
              <w:t>ECEC</w:t>
            </w:r>
          </w:p>
        </w:tc>
        <w:tc>
          <w:tcPr>
            <w:tcW w:w="828" w:type="dxa"/>
            <w:tcBorders>
              <w:top w:val="nil"/>
              <w:left w:val="nil"/>
              <w:bottom w:val="nil"/>
              <w:right w:val="nil"/>
            </w:tcBorders>
          </w:tcPr>
          <w:p w:rsidR="00F42301" w:rsidRPr="00FA7AC7" w:rsidRDefault="00F42301" w:rsidP="00B67EC4">
            <w:pPr>
              <w:widowControl w:val="0"/>
              <w:autoSpaceDE w:val="0"/>
              <w:autoSpaceDN w:val="0"/>
              <w:adjustRightInd w:val="0"/>
              <w:spacing w:before="34" w:after="0"/>
              <w:ind w:left="268"/>
              <w:rPr>
                <w:rFonts w:ascii="Times New Roman" w:hAnsi="Times New Roman"/>
                <w:sz w:val="24"/>
                <w:szCs w:val="24"/>
              </w:rPr>
            </w:pPr>
            <w:r w:rsidRPr="00FA7AC7">
              <w:rPr>
                <w:rFonts w:ascii="Times New Roman" w:hAnsi="Times New Roman"/>
                <w:sz w:val="20"/>
                <w:szCs w:val="20"/>
              </w:rPr>
              <w:t>5500</w:t>
            </w:r>
          </w:p>
        </w:tc>
        <w:tc>
          <w:tcPr>
            <w:tcW w:w="3810" w:type="dxa"/>
            <w:tcBorders>
              <w:top w:val="nil"/>
              <w:left w:val="nil"/>
              <w:bottom w:val="nil"/>
              <w:right w:val="nil"/>
            </w:tcBorders>
          </w:tcPr>
          <w:p w:rsidR="00F42301" w:rsidRPr="00FA7AC7" w:rsidRDefault="00F42301" w:rsidP="00B67EC4">
            <w:pPr>
              <w:widowControl w:val="0"/>
              <w:autoSpaceDE w:val="0"/>
              <w:autoSpaceDN w:val="0"/>
              <w:adjustRightInd w:val="0"/>
              <w:spacing w:before="34" w:after="0"/>
              <w:ind w:left="160"/>
              <w:rPr>
                <w:rFonts w:ascii="Times New Roman" w:hAnsi="Times New Roman"/>
                <w:sz w:val="24"/>
                <w:szCs w:val="24"/>
              </w:rPr>
            </w:pPr>
            <w:r w:rsidRPr="00FA7AC7">
              <w:rPr>
                <w:rFonts w:ascii="Times New Roman" w:hAnsi="Times New Roman"/>
                <w:sz w:val="20"/>
                <w:szCs w:val="20"/>
              </w:rPr>
              <w:t>Child Development</w:t>
            </w:r>
          </w:p>
        </w:tc>
      </w:tr>
      <w:tr w:rsidR="00F42301" w:rsidRPr="00FA7AC7" w:rsidTr="00B67EC4">
        <w:trPr>
          <w:trHeight w:hRule="exact" w:val="240"/>
        </w:trPr>
        <w:tc>
          <w:tcPr>
            <w:tcW w:w="852" w:type="dxa"/>
            <w:tcBorders>
              <w:top w:val="nil"/>
              <w:left w:val="nil"/>
              <w:bottom w:val="nil"/>
              <w:right w:val="nil"/>
            </w:tcBorders>
          </w:tcPr>
          <w:p w:rsidR="00F42301" w:rsidRPr="00FA7AC7" w:rsidRDefault="00F42301" w:rsidP="00B67EC4">
            <w:pPr>
              <w:widowControl w:val="0"/>
              <w:autoSpaceDE w:val="0"/>
              <w:autoSpaceDN w:val="0"/>
              <w:adjustRightInd w:val="0"/>
              <w:spacing w:after="0" w:line="217" w:lineRule="exact"/>
              <w:ind w:left="40"/>
              <w:rPr>
                <w:rFonts w:ascii="Times New Roman" w:hAnsi="Times New Roman"/>
                <w:sz w:val="24"/>
                <w:szCs w:val="24"/>
              </w:rPr>
            </w:pPr>
            <w:r w:rsidRPr="00FA7AC7">
              <w:rPr>
                <w:rFonts w:ascii="Times New Roman" w:hAnsi="Times New Roman"/>
                <w:sz w:val="20"/>
                <w:szCs w:val="20"/>
              </w:rPr>
              <w:t>EDUC</w:t>
            </w:r>
          </w:p>
        </w:tc>
        <w:tc>
          <w:tcPr>
            <w:tcW w:w="828" w:type="dxa"/>
            <w:tcBorders>
              <w:top w:val="nil"/>
              <w:left w:val="nil"/>
              <w:bottom w:val="nil"/>
              <w:right w:val="nil"/>
            </w:tcBorders>
          </w:tcPr>
          <w:p w:rsidR="00F42301" w:rsidRPr="00FA7AC7" w:rsidRDefault="00F42301" w:rsidP="00B67EC4">
            <w:pPr>
              <w:widowControl w:val="0"/>
              <w:autoSpaceDE w:val="0"/>
              <w:autoSpaceDN w:val="0"/>
              <w:adjustRightInd w:val="0"/>
              <w:spacing w:after="0" w:line="217" w:lineRule="exact"/>
              <w:ind w:left="268"/>
              <w:rPr>
                <w:rFonts w:ascii="Times New Roman" w:hAnsi="Times New Roman"/>
                <w:sz w:val="24"/>
                <w:szCs w:val="24"/>
              </w:rPr>
            </w:pPr>
            <w:r w:rsidRPr="00FA7AC7">
              <w:rPr>
                <w:rFonts w:ascii="Times New Roman" w:hAnsi="Times New Roman"/>
                <w:sz w:val="20"/>
                <w:szCs w:val="20"/>
              </w:rPr>
              <w:t>5555</w:t>
            </w:r>
          </w:p>
        </w:tc>
        <w:tc>
          <w:tcPr>
            <w:tcW w:w="3810" w:type="dxa"/>
            <w:tcBorders>
              <w:top w:val="nil"/>
              <w:left w:val="nil"/>
              <w:bottom w:val="nil"/>
              <w:right w:val="nil"/>
            </w:tcBorders>
          </w:tcPr>
          <w:p w:rsidR="00F42301" w:rsidRPr="00FA7AC7" w:rsidRDefault="00F42301" w:rsidP="00B67EC4">
            <w:pPr>
              <w:widowControl w:val="0"/>
              <w:autoSpaceDE w:val="0"/>
              <w:autoSpaceDN w:val="0"/>
              <w:adjustRightInd w:val="0"/>
              <w:spacing w:after="0" w:line="217" w:lineRule="exact"/>
              <w:ind w:left="160"/>
              <w:rPr>
                <w:rFonts w:ascii="Times New Roman" w:hAnsi="Times New Roman"/>
                <w:sz w:val="24"/>
                <w:szCs w:val="24"/>
              </w:rPr>
            </w:pPr>
            <w:r w:rsidRPr="00FA7AC7">
              <w:rPr>
                <w:rFonts w:ascii="Times New Roman" w:hAnsi="Times New Roman"/>
                <w:sz w:val="20"/>
                <w:szCs w:val="20"/>
              </w:rPr>
              <w:t>Clinical</w:t>
            </w:r>
            <w:r w:rsidRPr="00FA7AC7">
              <w:rPr>
                <w:rFonts w:ascii="Times New Roman" w:hAnsi="Times New Roman"/>
                <w:spacing w:val="-11"/>
                <w:sz w:val="20"/>
                <w:szCs w:val="20"/>
              </w:rPr>
              <w:t xml:space="preserve"> </w:t>
            </w:r>
            <w:r w:rsidRPr="00FA7AC7">
              <w:rPr>
                <w:rFonts w:ascii="Times New Roman" w:hAnsi="Times New Roman"/>
                <w:sz w:val="20"/>
                <w:szCs w:val="20"/>
              </w:rPr>
              <w:t>Approach to Classroom</w:t>
            </w:r>
            <w:r w:rsidRPr="00FA7AC7">
              <w:rPr>
                <w:rFonts w:ascii="Times New Roman" w:hAnsi="Times New Roman"/>
                <w:spacing w:val="-11"/>
                <w:sz w:val="20"/>
                <w:szCs w:val="20"/>
              </w:rPr>
              <w:t xml:space="preserve"> </w:t>
            </w:r>
            <w:r w:rsidRPr="00FA7AC7">
              <w:rPr>
                <w:rFonts w:ascii="Times New Roman" w:hAnsi="Times New Roman"/>
                <w:sz w:val="20"/>
                <w:szCs w:val="20"/>
              </w:rPr>
              <w:t>Analysis</w:t>
            </w:r>
          </w:p>
        </w:tc>
      </w:tr>
      <w:tr w:rsidR="00F42301" w:rsidRPr="00FA7AC7" w:rsidTr="00B67EC4">
        <w:trPr>
          <w:trHeight w:hRule="exact" w:val="240"/>
        </w:trPr>
        <w:tc>
          <w:tcPr>
            <w:tcW w:w="852" w:type="dxa"/>
            <w:tcBorders>
              <w:top w:val="nil"/>
              <w:left w:val="nil"/>
              <w:bottom w:val="nil"/>
              <w:right w:val="nil"/>
            </w:tcBorders>
          </w:tcPr>
          <w:p w:rsidR="00F42301" w:rsidRPr="00FA7AC7" w:rsidRDefault="00F42301" w:rsidP="00B67EC4">
            <w:pPr>
              <w:widowControl w:val="0"/>
              <w:autoSpaceDE w:val="0"/>
              <w:autoSpaceDN w:val="0"/>
              <w:adjustRightInd w:val="0"/>
              <w:spacing w:after="0" w:line="217" w:lineRule="exact"/>
              <w:ind w:left="40"/>
              <w:rPr>
                <w:rFonts w:ascii="Times New Roman" w:hAnsi="Times New Roman"/>
                <w:sz w:val="24"/>
                <w:szCs w:val="24"/>
              </w:rPr>
            </w:pPr>
            <w:r w:rsidRPr="00FA7AC7">
              <w:rPr>
                <w:rFonts w:ascii="Times New Roman" w:hAnsi="Times New Roman"/>
                <w:sz w:val="20"/>
                <w:szCs w:val="20"/>
              </w:rPr>
              <w:t>PSYC</w:t>
            </w:r>
          </w:p>
        </w:tc>
        <w:tc>
          <w:tcPr>
            <w:tcW w:w="828" w:type="dxa"/>
            <w:tcBorders>
              <w:top w:val="nil"/>
              <w:left w:val="nil"/>
              <w:bottom w:val="nil"/>
              <w:right w:val="nil"/>
            </w:tcBorders>
          </w:tcPr>
          <w:p w:rsidR="00F42301" w:rsidRPr="00FA7AC7" w:rsidRDefault="00F42301" w:rsidP="00B67EC4">
            <w:pPr>
              <w:widowControl w:val="0"/>
              <w:autoSpaceDE w:val="0"/>
              <w:autoSpaceDN w:val="0"/>
              <w:adjustRightInd w:val="0"/>
              <w:spacing w:after="0" w:line="217" w:lineRule="exact"/>
              <w:ind w:left="268"/>
              <w:rPr>
                <w:rFonts w:ascii="Times New Roman" w:hAnsi="Times New Roman"/>
                <w:sz w:val="24"/>
                <w:szCs w:val="24"/>
              </w:rPr>
            </w:pPr>
            <w:r w:rsidRPr="00FA7AC7">
              <w:rPr>
                <w:rFonts w:ascii="Times New Roman" w:hAnsi="Times New Roman"/>
                <w:sz w:val="20"/>
                <w:szCs w:val="20"/>
              </w:rPr>
              <w:t>5509</w:t>
            </w:r>
          </w:p>
        </w:tc>
        <w:tc>
          <w:tcPr>
            <w:tcW w:w="3810" w:type="dxa"/>
            <w:tcBorders>
              <w:top w:val="nil"/>
              <w:left w:val="nil"/>
              <w:bottom w:val="nil"/>
              <w:right w:val="nil"/>
            </w:tcBorders>
          </w:tcPr>
          <w:p w:rsidR="00F42301" w:rsidRPr="00FA7AC7" w:rsidRDefault="00F42301" w:rsidP="00B67EC4">
            <w:pPr>
              <w:widowControl w:val="0"/>
              <w:autoSpaceDE w:val="0"/>
              <w:autoSpaceDN w:val="0"/>
              <w:adjustRightInd w:val="0"/>
              <w:spacing w:after="0" w:line="217" w:lineRule="exact"/>
              <w:ind w:left="160"/>
              <w:rPr>
                <w:rFonts w:ascii="Times New Roman" w:hAnsi="Times New Roman"/>
                <w:sz w:val="24"/>
                <w:szCs w:val="24"/>
              </w:rPr>
            </w:pPr>
            <w:r w:rsidRPr="00FA7AC7">
              <w:rPr>
                <w:rFonts w:ascii="Times New Roman" w:hAnsi="Times New Roman"/>
                <w:sz w:val="20"/>
                <w:szCs w:val="20"/>
              </w:rPr>
              <w:t>Introduction to Behavior Modification</w:t>
            </w:r>
          </w:p>
        </w:tc>
      </w:tr>
      <w:tr w:rsidR="00F42301" w:rsidRPr="00FA7AC7" w:rsidTr="00B67EC4">
        <w:trPr>
          <w:trHeight w:hRule="exact" w:val="240"/>
        </w:trPr>
        <w:tc>
          <w:tcPr>
            <w:tcW w:w="852" w:type="dxa"/>
            <w:tcBorders>
              <w:top w:val="nil"/>
              <w:left w:val="nil"/>
              <w:bottom w:val="nil"/>
              <w:right w:val="nil"/>
            </w:tcBorders>
          </w:tcPr>
          <w:p w:rsidR="00F42301" w:rsidRPr="00FA7AC7" w:rsidRDefault="00F42301" w:rsidP="00B67EC4">
            <w:pPr>
              <w:widowControl w:val="0"/>
              <w:autoSpaceDE w:val="0"/>
              <w:autoSpaceDN w:val="0"/>
              <w:adjustRightInd w:val="0"/>
              <w:spacing w:after="0" w:line="217" w:lineRule="exact"/>
              <w:ind w:left="40"/>
              <w:rPr>
                <w:rFonts w:ascii="Times New Roman" w:hAnsi="Times New Roman"/>
                <w:sz w:val="24"/>
                <w:szCs w:val="24"/>
              </w:rPr>
            </w:pPr>
            <w:r w:rsidRPr="00FA7AC7">
              <w:rPr>
                <w:rFonts w:ascii="Times New Roman" w:hAnsi="Times New Roman"/>
                <w:sz w:val="20"/>
                <w:szCs w:val="20"/>
              </w:rPr>
              <w:t>PSYC</w:t>
            </w:r>
          </w:p>
        </w:tc>
        <w:tc>
          <w:tcPr>
            <w:tcW w:w="828" w:type="dxa"/>
            <w:tcBorders>
              <w:top w:val="nil"/>
              <w:left w:val="nil"/>
              <w:bottom w:val="nil"/>
              <w:right w:val="nil"/>
            </w:tcBorders>
          </w:tcPr>
          <w:p w:rsidR="00F42301" w:rsidRPr="00FA7AC7" w:rsidRDefault="00F42301" w:rsidP="00B67EC4">
            <w:pPr>
              <w:widowControl w:val="0"/>
              <w:autoSpaceDE w:val="0"/>
              <w:autoSpaceDN w:val="0"/>
              <w:adjustRightInd w:val="0"/>
              <w:spacing w:after="0" w:line="217" w:lineRule="exact"/>
              <w:ind w:left="268"/>
              <w:rPr>
                <w:rFonts w:ascii="Times New Roman" w:hAnsi="Times New Roman"/>
                <w:sz w:val="24"/>
                <w:szCs w:val="24"/>
              </w:rPr>
            </w:pPr>
            <w:r w:rsidRPr="00FA7AC7">
              <w:rPr>
                <w:rFonts w:ascii="Times New Roman" w:hAnsi="Times New Roman"/>
                <w:sz w:val="20"/>
                <w:szCs w:val="20"/>
              </w:rPr>
              <w:t>5515</w:t>
            </w:r>
          </w:p>
        </w:tc>
        <w:tc>
          <w:tcPr>
            <w:tcW w:w="3810" w:type="dxa"/>
            <w:tcBorders>
              <w:top w:val="nil"/>
              <w:left w:val="nil"/>
              <w:bottom w:val="nil"/>
              <w:right w:val="nil"/>
            </w:tcBorders>
          </w:tcPr>
          <w:p w:rsidR="00F42301" w:rsidRPr="00FA7AC7" w:rsidRDefault="00F42301" w:rsidP="00B67EC4">
            <w:pPr>
              <w:widowControl w:val="0"/>
              <w:autoSpaceDE w:val="0"/>
              <w:autoSpaceDN w:val="0"/>
              <w:adjustRightInd w:val="0"/>
              <w:spacing w:after="0" w:line="217" w:lineRule="exact"/>
              <w:ind w:left="160"/>
              <w:rPr>
                <w:rFonts w:ascii="Times New Roman" w:hAnsi="Times New Roman"/>
                <w:sz w:val="24"/>
                <w:szCs w:val="24"/>
              </w:rPr>
            </w:pPr>
            <w:r w:rsidRPr="00FA7AC7">
              <w:rPr>
                <w:rFonts w:ascii="Times New Roman" w:hAnsi="Times New Roman"/>
                <w:sz w:val="20"/>
                <w:szCs w:val="20"/>
              </w:rPr>
              <w:t>Educational Psychology</w:t>
            </w:r>
          </w:p>
        </w:tc>
      </w:tr>
      <w:tr w:rsidR="00F42301" w:rsidRPr="00FA7AC7" w:rsidTr="00B67EC4">
        <w:trPr>
          <w:trHeight w:hRule="exact" w:val="240"/>
        </w:trPr>
        <w:tc>
          <w:tcPr>
            <w:tcW w:w="852" w:type="dxa"/>
            <w:tcBorders>
              <w:top w:val="nil"/>
              <w:left w:val="nil"/>
              <w:bottom w:val="nil"/>
              <w:right w:val="nil"/>
            </w:tcBorders>
          </w:tcPr>
          <w:p w:rsidR="00F42301" w:rsidRPr="00FA7AC7" w:rsidRDefault="00F42301" w:rsidP="00B67EC4">
            <w:pPr>
              <w:widowControl w:val="0"/>
              <w:autoSpaceDE w:val="0"/>
              <w:autoSpaceDN w:val="0"/>
              <w:adjustRightInd w:val="0"/>
              <w:spacing w:after="0" w:line="217" w:lineRule="exact"/>
              <w:ind w:left="40"/>
              <w:rPr>
                <w:rFonts w:ascii="Times New Roman" w:hAnsi="Times New Roman"/>
                <w:sz w:val="24"/>
                <w:szCs w:val="24"/>
              </w:rPr>
            </w:pPr>
            <w:r w:rsidRPr="00FA7AC7">
              <w:rPr>
                <w:rFonts w:ascii="Times New Roman" w:hAnsi="Times New Roman"/>
                <w:sz w:val="20"/>
                <w:szCs w:val="20"/>
              </w:rPr>
              <w:t>PSYC</w:t>
            </w:r>
          </w:p>
        </w:tc>
        <w:tc>
          <w:tcPr>
            <w:tcW w:w="828" w:type="dxa"/>
            <w:tcBorders>
              <w:top w:val="nil"/>
              <w:left w:val="nil"/>
              <w:bottom w:val="nil"/>
              <w:right w:val="nil"/>
            </w:tcBorders>
          </w:tcPr>
          <w:p w:rsidR="00F42301" w:rsidRPr="00FA7AC7" w:rsidRDefault="00F42301" w:rsidP="00B67EC4">
            <w:pPr>
              <w:widowControl w:val="0"/>
              <w:autoSpaceDE w:val="0"/>
              <w:autoSpaceDN w:val="0"/>
              <w:adjustRightInd w:val="0"/>
              <w:spacing w:after="0" w:line="217" w:lineRule="exact"/>
              <w:ind w:left="268"/>
              <w:rPr>
                <w:rFonts w:ascii="Times New Roman" w:hAnsi="Times New Roman"/>
                <w:sz w:val="24"/>
                <w:szCs w:val="24"/>
              </w:rPr>
            </w:pPr>
            <w:r w:rsidRPr="00FA7AC7">
              <w:rPr>
                <w:rFonts w:ascii="Times New Roman" w:hAnsi="Times New Roman"/>
                <w:sz w:val="20"/>
                <w:szCs w:val="20"/>
              </w:rPr>
              <w:t>5520</w:t>
            </w:r>
          </w:p>
        </w:tc>
        <w:tc>
          <w:tcPr>
            <w:tcW w:w="3810" w:type="dxa"/>
            <w:tcBorders>
              <w:top w:val="nil"/>
              <w:left w:val="nil"/>
              <w:bottom w:val="nil"/>
              <w:right w:val="nil"/>
            </w:tcBorders>
          </w:tcPr>
          <w:p w:rsidR="00F42301" w:rsidRPr="00FA7AC7" w:rsidRDefault="00F42301" w:rsidP="00B67EC4">
            <w:pPr>
              <w:widowControl w:val="0"/>
              <w:autoSpaceDE w:val="0"/>
              <w:autoSpaceDN w:val="0"/>
              <w:adjustRightInd w:val="0"/>
              <w:spacing w:after="0" w:line="217" w:lineRule="exact"/>
              <w:ind w:left="160"/>
              <w:rPr>
                <w:rFonts w:ascii="Times New Roman" w:hAnsi="Times New Roman"/>
                <w:sz w:val="24"/>
                <w:szCs w:val="24"/>
              </w:rPr>
            </w:pPr>
            <w:r w:rsidRPr="00FA7AC7">
              <w:rPr>
                <w:rFonts w:ascii="Times New Roman" w:hAnsi="Times New Roman"/>
                <w:sz w:val="20"/>
                <w:szCs w:val="20"/>
              </w:rPr>
              <w:t>Developmental Psychology</w:t>
            </w:r>
          </w:p>
        </w:tc>
      </w:tr>
      <w:tr w:rsidR="00F42301" w:rsidRPr="00FA7AC7" w:rsidTr="00B67EC4">
        <w:trPr>
          <w:trHeight w:hRule="exact" w:val="240"/>
        </w:trPr>
        <w:tc>
          <w:tcPr>
            <w:tcW w:w="852" w:type="dxa"/>
            <w:tcBorders>
              <w:top w:val="nil"/>
              <w:left w:val="nil"/>
              <w:bottom w:val="nil"/>
              <w:right w:val="nil"/>
            </w:tcBorders>
          </w:tcPr>
          <w:p w:rsidR="00F42301" w:rsidRPr="00FA7AC7" w:rsidRDefault="00F42301" w:rsidP="00B67EC4">
            <w:pPr>
              <w:widowControl w:val="0"/>
              <w:autoSpaceDE w:val="0"/>
              <w:autoSpaceDN w:val="0"/>
              <w:adjustRightInd w:val="0"/>
              <w:spacing w:after="0" w:line="217" w:lineRule="exact"/>
              <w:ind w:left="40"/>
              <w:rPr>
                <w:rFonts w:ascii="Times New Roman" w:hAnsi="Times New Roman"/>
                <w:sz w:val="24"/>
                <w:szCs w:val="24"/>
              </w:rPr>
            </w:pPr>
            <w:r w:rsidRPr="00FA7AC7">
              <w:rPr>
                <w:rFonts w:ascii="Times New Roman" w:hAnsi="Times New Roman"/>
                <w:sz w:val="20"/>
                <w:szCs w:val="20"/>
              </w:rPr>
              <w:t>PSYC</w:t>
            </w:r>
          </w:p>
        </w:tc>
        <w:tc>
          <w:tcPr>
            <w:tcW w:w="828" w:type="dxa"/>
            <w:tcBorders>
              <w:top w:val="nil"/>
              <w:left w:val="nil"/>
              <w:bottom w:val="nil"/>
              <w:right w:val="nil"/>
            </w:tcBorders>
          </w:tcPr>
          <w:p w:rsidR="00F42301" w:rsidRPr="00FA7AC7" w:rsidRDefault="00F42301" w:rsidP="00B67EC4">
            <w:pPr>
              <w:widowControl w:val="0"/>
              <w:autoSpaceDE w:val="0"/>
              <w:autoSpaceDN w:val="0"/>
              <w:adjustRightInd w:val="0"/>
              <w:spacing w:after="0" w:line="217" w:lineRule="exact"/>
              <w:ind w:left="268"/>
              <w:rPr>
                <w:rFonts w:ascii="Times New Roman" w:hAnsi="Times New Roman"/>
                <w:sz w:val="24"/>
                <w:szCs w:val="24"/>
              </w:rPr>
            </w:pPr>
            <w:r w:rsidRPr="00FA7AC7">
              <w:rPr>
                <w:rFonts w:ascii="Times New Roman" w:hAnsi="Times New Roman"/>
                <w:sz w:val="20"/>
                <w:szCs w:val="20"/>
              </w:rPr>
              <w:t>5555</w:t>
            </w:r>
          </w:p>
        </w:tc>
        <w:tc>
          <w:tcPr>
            <w:tcW w:w="3810" w:type="dxa"/>
            <w:tcBorders>
              <w:top w:val="nil"/>
              <w:left w:val="nil"/>
              <w:bottom w:val="nil"/>
              <w:right w:val="nil"/>
            </w:tcBorders>
          </w:tcPr>
          <w:p w:rsidR="00F42301" w:rsidRPr="00FA7AC7" w:rsidRDefault="00F42301" w:rsidP="00B67EC4">
            <w:pPr>
              <w:widowControl w:val="0"/>
              <w:autoSpaceDE w:val="0"/>
              <w:autoSpaceDN w:val="0"/>
              <w:adjustRightInd w:val="0"/>
              <w:spacing w:after="0" w:line="217" w:lineRule="exact"/>
              <w:ind w:left="160"/>
              <w:rPr>
                <w:rFonts w:ascii="Times New Roman" w:hAnsi="Times New Roman"/>
                <w:sz w:val="24"/>
                <w:szCs w:val="24"/>
              </w:rPr>
            </w:pPr>
            <w:r w:rsidRPr="00FA7AC7">
              <w:rPr>
                <w:rFonts w:ascii="Times New Roman" w:hAnsi="Times New Roman"/>
                <w:sz w:val="20"/>
                <w:szCs w:val="20"/>
              </w:rPr>
              <w:t>Conditions of Learning</w:t>
            </w:r>
          </w:p>
        </w:tc>
      </w:tr>
      <w:tr w:rsidR="00F42301" w:rsidRPr="00FA7AC7" w:rsidTr="00B67EC4">
        <w:trPr>
          <w:trHeight w:hRule="exact" w:val="320"/>
        </w:trPr>
        <w:tc>
          <w:tcPr>
            <w:tcW w:w="852" w:type="dxa"/>
            <w:tcBorders>
              <w:top w:val="nil"/>
              <w:left w:val="nil"/>
              <w:bottom w:val="nil"/>
              <w:right w:val="nil"/>
            </w:tcBorders>
          </w:tcPr>
          <w:p w:rsidR="00F42301" w:rsidRPr="00FA7AC7" w:rsidRDefault="00F42301" w:rsidP="00B67EC4">
            <w:pPr>
              <w:widowControl w:val="0"/>
              <w:autoSpaceDE w:val="0"/>
              <w:autoSpaceDN w:val="0"/>
              <w:adjustRightInd w:val="0"/>
              <w:spacing w:after="0" w:line="217" w:lineRule="exact"/>
              <w:ind w:left="40"/>
              <w:rPr>
                <w:rFonts w:ascii="Times New Roman" w:hAnsi="Times New Roman"/>
                <w:sz w:val="24"/>
                <w:szCs w:val="24"/>
              </w:rPr>
            </w:pPr>
            <w:r w:rsidRPr="00FA7AC7">
              <w:rPr>
                <w:rFonts w:ascii="Times New Roman" w:hAnsi="Times New Roman"/>
                <w:sz w:val="20"/>
                <w:szCs w:val="20"/>
              </w:rPr>
              <w:t>SPED</w:t>
            </w:r>
          </w:p>
        </w:tc>
        <w:tc>
          <w:tcPr>
            <w:tcW w:w="828" w:type="dxa"/>
            <w:tcBorders>
              <w:top w:val="nil"/>
              <w:left w:val="nil"/>
              <w:bottom w:val="nil"/>
              <w:right w:val="nil"/>
            </w:tcBorders>
          </w:tcPr>
          <w:p w:rsidR="00F42301" w:rsidRPr="00FA7AC7" w:rsidRDefault="00F42301" w:rsidP="00B67EC4">
            <w:pPr>
              <w:widowControl w:val="0"/>
              <w:autoSpaceDE w:val="0"/>
              <w:autoSpaceDN w:val="0"/>
              <w:adjustRightInd w:val="0"/>
              <w:spacing w:after="0" w:line="217" w:lineRule="exact"/>
              <w:ind w:left="268"/>
              <w:rPr>
                <w:rFonts w:ascii="Times New Roman" w:hAnsi="Times New Roman"/>
                <w:sz w:val="24"/>
                <w:szCs w:val="24"/>
              </w:rPr>
            </w:pPr>
            <w:r w:rsidRPr="00FA7AC7">
              <w:rPr>
                <w:rFonts w:ascii="Times New Roman" w:hAnsi="Times New Roman"/>
                <w:sz w:val="20"/>
                <w:szCs w:val="20"/>
              </w:rPr>
              <w:t>5542</w:t>
            </w:r>
          </w:p>
        </w:tc>
        <w:tc>
          <w:tcPr>
            <w:tcW w:w="3810" w:type="dxa"/>
            <w:tcBorders>
              <w:top w:val="nil"/>
              <w:left w:val="nil"/>
              <w:bottom w:val="nil"/>
              <w:right w:val="nil"/>
            </w:tcBorders>
          </w:tcPr>
          <w:p w:rsidR="00F42301" w:rsidRPr="00FA7AC7" w:rsidRDefault="00F42301" w:rsidP="00B67EC4">
            <w:pPr>
              <w:widowControl w:val="0"/>
              <w:autoSpaceDE w:val="0"/>
              <w:autoSpaceDN w:val="0"/>
              <w:adjustRightInd w:val="0"/>
              <w:spacing w:after="0" w:line="217" w:lineRule="exact"/>
              <w:ind w:left="160"/>
              <w:rPr>
                <w:rFonts w:ascii="Times New Roman" w:hAnsi="Times New Roman"/>
                <w:sz w:val="24"/>
                <w:szCs w:val="24"/>
              </w:rPr>
            </w:pPr>
            <w:r w:rsidRPr="00FA7AC7">
              <w:rPr>
                <w:rFonts w:ascii="Times New Roman" w:hAnsi="Times New Roman"/>
                <w:sz w:val="20"/>
                <w:szCs w:val="20"/>
              </w:rPr>
              <w:t>Behavior Modification for Special Education</w:t>
            </w:r>
          </w:p>
        </w:tc>
      </w:tr>
    </w:tbl>
    <w:p w:rsidR="00F42301" w:rsidRDefault="00F42301" w:rsidP="00721764">
      <w:pPr>
        <w:widowControl w:val="0"/>
        <w:autoSpaceDE w:val="0"/>
        <w:autoSpaceDN w:val="0"/>
        <w:adjustRightInd w:val="0"/>
        <w:spacing w:before="3" w:after="0" w:line="110" w:lineRule="exact"/>
        <w:rPr>
          <w:rFonts w:ascii="Times New Roman" w:hAnsi="Times New Roman"/>
          <w:sz w:val="11"/>
          <w:szCs w:val="11"/>
        </w:rPr>
      </w:pPr>
    </w:p>
    <w:p w:rsidR="00F42301" w:rsidRDefault="00F42301" w:rsidP="00721764">
      <w:pPr>
        <w:widowControl w:val="0"/>
        <w:tabs>
          <w:tab w:val="left" w:pos="9220"/>
        </w:tabs>
        <w:autoSpaceDE w:val="0"/>
        <w:autoSpaceDN w:val="0"/>
        <w:adjustRightInd w:val="0"/>
        <w:spacing w:before="14" w:after="0"/>
        <w:ind w:left="1929"/>
        <w:rPr>
          <w:rFonts w:ascii="Times New Roman" w:hAnsi="Times New Roman"/>
          <w:sz w:val="28"/>
          <w:szCs w:val="28"/>
        </w:rPr>
      </w:pPr>
      <w:r>
        <w:rPr>
          <w:rFonts w:ascii="Times New Roman" w:hAnsi="Times New Roman"/>
          <w:b/>
          <w:bCs/>
          <w:sz w:val="28"/>
          <w:szCs w:val="28"/>
        </w:rPr>
        <w:t>A</w:t>
      </w:r>
      <w:r>
        <w:rPr>
          <w:rFonts w:ascii="Times New Roman" w:hAnsi="Times New Roman"/>
          <w:b/>
          <w:bCs/>
          <w:spacing w:val="-5"/>
          <w:sz w:val="28"/>
          <w:szCs w:val="28"/>
        </w:rPr>
        <w:t>r</w:t>
      </w:r>
      <w:r>
        <w:rPr>
          <w:rFonts w:ascii="Times New Roman" w:hAnsi="Times New Roman"/>
          <w:b/>
          <w:bCs/>
          <w:sz w:val="28"/>
          <w:szCs w:val="28"/>
        </w:rPr>
        <w:t>ea B - P</w:t>
      </w:r>
      <w:r>
        <w:rPr>
          <w:rFonts w:ascii="Times New Roman" w:hAnsi="Times New Roman"/>
          <w:b/>
          <w:bCs/>
          <w:spacing w:val="-5"/>
          <w:sz w:val="28"/>
          <w:szCs w:val="28"/>
        </w:rPr>
        <w:t>r</w:t>
      </w:r>
      <w:r>
        <w:rPr>
          <w:rFonts w:ascii="Times New Roman" w:hAnsi="Times New Roman"/>
          <w:b/>
          <w:bCs/>
          <w:sz w:val="28"/>
          <w:szCs w:val="28"/>
        </w:rPr>
        <w:t>ograms and P</w:t>
      </w:r>
      <w:r>
        <w:rPr>
          <w:rFonts w:ascii="Times New Roman" w:hAnsi="Times New Roman"/>
          <w:b/>
          <w:bCs/>
          <w:spacing w:val="-5"/>
          <w:sz w:val="28"/>
          <w:szCs w:val="28"/>
        </w:rPr>
        <w:t>r</w:t>
      </w:r>
      <w:r>
        <w:rPr>
          <w:rFonts w:ascii="Times New Roman" w:hAnsi="Times New Roman"/>
          <w:b/>
          <w:bCs/>
          <w:sz w:val="28"/>
          <w:szCs w:val="28"/>
        </w:rPr>
        <w:t>oblems</w:t>
      </w:r>
      <w:r>
        <w:rPr>
          <w:rFonts w:ascii="Times New Roman" w:hAnsi="Times New Roman"/>
          <w:b/>
          <w:bCs/>
          <w:sz w:val="28"/>
          <w:szCs w:val="28"/>
        </w:rPr>
        <w:tab/>
        <w:t>3 hrs</w:t>
      </w:r>
    </w:p>
    <w:tbl>
      <w:tblPr>
        <w:tblW w:w="0" w:type="auto"/>
        <w:tblInd w:w="2249" w:type="dxa"/>
        <w:tblLayout w:type="fixed"/>
        <w:tblCellMar>
          <w:left w:w="0" w:type="dxa"/>
          <w:right w:w="0" w:type="dxa"/>
        </w:tblCellMar>
        <w:tblLook w:val="0000"/>
      </w:tblPr>
      <w:tblGrid>
        <w:gridCol w:w="852"/>
        <w:gridCol w:w="828"/>
        <w:gridCol w:w="3821"/>
      </w:tblGrid>
      <w:tr w:rsidR="00F42301" w:rsidRPr="00FA7AC7" w:rsidTr="00B67EC4">
        <w:trPr>
          <w:trHeight w:hRule="exact" w:val="287"/>
        </w:trPr>
        <w:tc>
          <w:tcPr>
            <w:tcW w:w="852" w:type="dxa"/>
            <w:tcBorders>
              <w:top w:val="nil"/>
              <w:left w:val="nil"/>
              <w:bottom w:val="nil"/>
              <w:right w:val="nil"/>
            </w:tcBorders>
          </w:tcPr>
          <w:p w:rsidR="00F42301" w:rsidRPr="00FA7AC7" w:rsidRDefault="00F42301" w:rsidP="00B67EC4">
            <w:pPr>
              <w:widowControl w:val="0"/>
              <w:autoSpaceDE w:val="0"/>
              <w:autoSpaceDN w:val="0"/>
              <w:adjustRightInd w:val="0"/>
              <w:spacing w:before="34" w:after="0"/>
              <w:ind w:left="40"/>
              <w:rPr>
                <w:rFonts w:ascii="Times New Roman" w:hAnsi="Times New Roman"/>
                <w:sz w:val="24"/>
                <w:szCs w:val="24"/>
              </w:rPr>
            </w:pPr>
            <w:r w:rsidRPr="00FA7AC7">
              <w:rPr>
                <w:rFonts w:ascii="Times New Roman" w:hAnsi="Times New Roman"/>
                <w:sz w:val="20"/>
                <w:szCs w:val="20"/>
              </w:rPr>
              <w:t>EDUC</w:t>
            </w:r>
          </w:p>
        </w:tc>
        <w:tc>
          <w:tcPr>
            <w:tcW w:w="828" w:type="dxa"/>
            <w:tcBorders>
              <w:top w:val="nil"/>
              <w:left w:val="nil"/>
              <w:bottom w:val="nil"/>
              <w:right w:val="nil"/>
            </w:tcBorders>
          </w:tcPr>
          <w:p w:rsidR="00F42301" w:rsidRPr="00FA7AC7" w:rsidRDefault="00F42301" w:rsidP="00B67EC4">
            <w:pPr>
              <w:widowControl w:val="0"/>
              <w:autoSpaceDE w:val="0"/>
              <w:autoSpaceDN w:val="0"/>
              <w:adjustRightInd w:val="0"/>
              <w:spacing w:before="34" w:after="0"/>
              <w:ind w:left="268"/>
              <w:rPr>
                <w:rFonts w:ascii="Times New Roman" w:hAnsi="Times New Roman"/>
                <w:sz w:val="24"/>
                <w:szCs w:val="24"/>
              </w:rPr>
            </w:pPr>
            <w:r w:rsidRPr="00FA7AC7">
              <w:rPr>
                <w:rFonts w:ascii="Times New Roman" w:hAnsi="Times New Roman"/>
                <w:sz w:val="20"/>
                <w:szCs w:val="20"/>
              </w:rPr>
              <w:t>5504</w:t>
            </w:r>
          </w:p>
        </w:tc>
        <w:tc>
          <w:tcPr>
            <w:tcW w:w="3821" w:type="dxa"/>
            <w:tcBorders>
              <w:top w:val="nil"/>
              <w:left w:val="nil"/>
              <w:bottom w:val="nil"/>
              <w:right w:val="nil"/>
            </w:tcBorders>
          </w:tcPr>
          <w:p w:rsidR="00F42301" w:rsidRPr="00FA7AC7" w:rsidRDefault="00F42301" w:rsidP="00B67EC4">
            <w:pPr>
              <w:widowControl w:val="0"/>
              <w:autoSpaceDE w:val="0"/>
              <w:autoSpaceDN w:val="0"/>
              <w:adjustRightInd w:val="0"/>
              <w:spacing w:before="34" w:after="0"/>
              <w:ind w:left="160"/>
              <w:rPr>
                <w:rFonts w:ascii="Times New Roman" w:hAnsi="Times New Roman"/>
                <w:sz w:val="24"/>
                <w:szCs w:val="24"/>
              </w:rPr>
            </w:pPr>
            <w:r w:rsidRPr="00FA7AC7">
              <w:rPr>
                <w:rFonts w:ascii="Times New Roman" w:hAnsi="Times New Roman"/>
                <w:sz w:val="20"/>
                <w:szCs w:val="20"/>
              </w:rPr>
              <w:t>History of</w:t>
            </w:r>
            <w:r w:rsidRPr="00FA7AC7">
              <w:rPr>
                <w:rFonts w:ascii="Times New Roman" w:hAnsi="Times New Roman"/>
                <w:spacing w:val="-11"/>
                <w:sz w:val="20"/>
                <w:szCs w:val="20"/>
              </w:rPr>
              <w:t xml:space="preserve"> </w:t>
            </w:r>
            <w:r w:rsidRPr="00FA7AC7">
              <w:rPr>
                <w:rFonts w:ascii="Times New Roman" w:hAnsi="Times New Roman"/>
                <w:sz w:val="20"/>
                <w:szCs w:val="20"/>
              </w:rPr>
              <w:t>American Education</w:t>
            </w:r>
          </w:p>
        </w:tc>
      </w:tr>
      <w:tr w:rsidR="00F42301" w:rsidRPr="00FA7AC7" w:rsidTr="00B67EC4">
        <w:trPr>
          <w:trHeight w:hRule="exact" w:val="240"/>
        </w:trPr>
        <w:tc>
          <w:tcPr>
            <w:tcW w:w="852" w:type="dxa"/>
            <w:tcBorders>
              <w:top w:val="nil"/>
              <w:left w:val="nil"/>
              <w:bottom w:val="nil"/>
              <w:right w:val="nil"/>
            </w:tcBorders>
          </w:tcPr>
          <w:p w:rsidR="00F42301" w:rsidRPr="00FA7AC7" w:rsidRDefault="00F42301" w:rsidP="00B67EC4">
            <w:pPr>
              <w:widowControl w:val="0"/>
              <w:autoSpaceDE w:val="0"/>
              <w:autoSpaceDN w:val="0"/>
              <w:adjustRightInd w:val="0"/>
              <w:spacing w:after="0" w:line="217" w:lineRule="exact"/>
              <w:ind w:left="40"/>
              <w:rPr>
                <w:rFonts w:ascii="Times New Roman" w:hAnsi="Times New Roman"/>
                <w:sz w:val="24"/>
                <w:szCs w:val="24"/>
              </w:rPr>
            </w:pPr>
            <w:r w:rsidRPr="00FA7AC7">
              <w:rPr>
                <w:rFonts w:ascii="Times New Roman" w:hAnsi="Times New Roman"/>
                <w:sz w:val="20"/>
                <w:szCs w:val="20"/>
              </w:rPr>
              <w:t>EDUC</w:t>
            </w:r>
          </w:p>
        </w:tc>
        <w:tc>
          <w:tcPr>
            <w:tcW w:w="828" w:type="dxa"/>
            <w:tcBorders>
              <w:top w:val="nil"/>
              <w:left w:val="nil"/>
              <w:bottom w:val="nil"/>
              <w:right w:val="nil"/>
            </w:tcBorders>
          </w:tcPr>
          <w:p w:rsidR="00F42301" w:rsidRPr="00FA7AC7" w:rsidRDefault="00F42301" w:rsidP="00B67EC4">
            <w:pPr>
              <w:widowControl w:val="0"/>
              <w:autoSpaceDE w:val="0"/>
              <w:autoSpaceDN w:val="0"/>
              <w:adjustRightInd w:val="0"/>
              <w:spacing w:after="0" w:line="217" w:lineRule="exact"/>
              <w:ind w:left="268"/>
              <w:rPr>
                <w:rFonts w:ascii="Times New Roman" w:hAnsi="Times New Roman"/>
                <w:sz w:val="24"/>
                <w:szCs w:val="24"/>
              </w:rPr>
            </w:pPr>
            <w:r w:rsidRPr="00FA7AC7">
              <w:rPr>
                <w:rFonts w:ascii="Times New Roman" w:hAnsi="Times New Roman"/>
                <w:sz w:val="20"/>
                <w:szCs w:val="20"/>
              </w:rPr>
              <w:t>5509</w:t>
            </w:r>
          </w:p>
        </w:tc>
        <w:tc>
          <w:tcPr>
            <w:tcW w:w="3821" w:type="dxa"/>
            <w:tcBorders>
              <w:top w:val="nil"/>
              <w:left w:val="nil"/>
              <w:bottom w:val="nil"/>
              <w:right w:val="nil"/>
            </w:tcBorders>
          </w:tcPr>
          <w:p w:rsidR="00F42301" w:rsidRPr="00FA7AC7" w:rsidRDefault="00F42301" w:rsidP="00B67EC4">
            <w:pPr>
              <w:widowControl w:val="0"/>
              <w:autoSpaceDE w:val="0"/>
              <w:autoSpaceDN w:val="0"/>
              <w:adjustRightInd w:val="0"/>
              <w:spacing w:after="0" w:line="217" w:lineRule="exact"/>
              <w:ind w:left="160"/>
              <w:rPr>
                <w:rFonts w:ascii="Times New Roman" w:hAnsi="Times New Roman"/>
                <w:sz w:val="24"/>
                <w:szCs w:val="24"/>
              </w:rPr>
            </w:pPr>
            <w:r w:rsidRPr="00FA7AC7">
              <w:rPr>
                <w:rFonts w:ascii="Times New Roman" w:hAnsi="Times New Roman"/>
                <w:sz w:val="20"/>
                <w:szCs w:val="20"/>
              </w:rPr>
              <w:t>Philosophy of Education</w:t>
            </w:r>
          </w:p>
        </w:tc>
      </w:tr>
      <w:tr w:rsidR="00F42301" w:rsidRPr="00FA7AC7" w:rsidTr="00B67EC4">
        <w:trPr>
          <w:trHeight w:hRule="exact" w:val="240"/>
        </w:trPr>
        <w:tc>
          <w:tcPr>
            <w:tcW w:w="852" w:type="dxa"/>
            <w:tcBorders>
              <w:top w:val="nil"/>
              <w:left w:val="nil"/>
              <w:bottom w:val="nil"/>
              <w:right w:val="nil"/>
            </w:tcBorders>
          </w:tcPr>
          <w:p w:rsidR="00F42301" w:rsidRPr="00FA7AC7" w:rsidRDefault="00F42301" w:rsidP="00B67EC4">
            <w:pPr>
              <w:widowControl w:val="0"/>
              <w:autoSpaceDE w:val="0"/>
              <w:autoSpaceDN w:val="0"/>
              <w:adjustRightInd w:val="0"/>
              <w:spacing w:after="0" w:line="217" w:lineRule="exact"/>
              <w:ind w:left="40"/>
              <w:rPr>
                <w:rFonts w:ascii="Times New Roman" w:hAnsi="Times New Roman"/>
                <w:sz w:val="24"/>
                <w:szCs w:val="24"/>
              </w:rPr>
            </w:pPr>
            <w:r w:rsidRPr="00FA7AC7">
              <w:rPr>
                <w:rFonts w:ascii="Times New Roman" w:hAnsi="Times New Roman"/>
                <w:sz w:val="20"/>
                <w:szCs w:val="20"/>
              </w:rPr>
              <w:t>EDUC</w:t>
            </w:r>
          </w:p>
        </w:tc>
        <w:tc>
          <w:tcPr>
            <w:tcW w:w="828" w:type="dxa"/>
            <w:tcBorders>
              <w:top w:val="nil"/>
              <w:left w:val="nil"/>
              <w:bottom w:val="nil"/>
              <w:right w:val="nil"/>
            </w:tcBorders>
          </w:tcPr>
          <w:p w:rsidR="00F42301" w:rsidRPr="00FA7AC7" w:rsidRDefault="00F42301" w:rsidP="00B67EC4">
            <w:pPr>
              <w:widowControl w:val="0"/>
              <w:autoSpaceDE w:val="0"/>
              <w:autoSpaceDN w:val="0"/>
              <w:adjustRightInd w:val="0"/>
              <w:spacing w:after="0" w:line="217" w:lineRule="exact"/>
              <w:ind w:left="268"/>
              <w:rPr>
                <w:rFonts w:ascii="Times New Roman" w:hAnsi="Times New Roman"/>
                <w:sz w:val="24"/>
                <w:szCs w:val="24"/>
              </w:rPr>
            </w:pPr>
            <w:r w:rsidRPr="00FA7AC7">
              <w:rPr>
                <w:rFonts w:ascii="Times New Roman" w:hAnsi="Times New Roman"/>
                <w:sz w:val="20"/>
                <w:szCs w:val="20"/>
              </w:rPr>
              <w:t>5512</w:t>
            </w:r>
          </w:p>
        </w:tc>
        <w:tc>
          <w:tcPr>
            <w:tcW w:w="3821" w:type="dxa"/>
            <w:tcBorders>
              <w:top w:val="nil"/>
              <w:left w:val="nil"/>
              <w:bottom w:val="nil"/>
              <w:right w:val="nil"/>
            </w:tcBorders>
          </w:tcPr>
          <w:p w:rsidR="00F42301" w:rsidRPr="00FA7AC7" w:rsidRDefault="00F42301" w:rsidP="00B67EC4">
            <w:pPr>
              <w:widowControl w:val="0"/>
              <w:autoSpaceDE w:val="0"/>
              <w:autoSpaceDN w:val="0"/>
              <w:adjustRightInd w:val="0"/>
              <w:spacing w:after="0" w:line="217" w:lineRule="exact"/>
              <w:ind w:left="160"/>
              <w:rPr>
                <w:rFonts w:ascii="Times New Roman" w:hAnsi="Times New Roman"/>
                <w:sz w:val="24"/>
                <w:szCs w:val="24"/>
              </w:rPr>
            </w:pPr>
            <w:r w:rsidRPr="00FA7AC7">
              <w:rPr>
                <w:rFonts w:ascii="Times New Roman" w:hAnsi="Times New Roman"/>
                <w:sz w:val="20"/>
                <w:szCs w:val="20"/>
              </w:rPr>
              <w:t>Sociology of Inner City Child (or equivalent)</w:t>
            </w:r>
          </w:p>
        </w:tc>
      </w:tr>
      <w:tr w:rsidR="00F42301" w:rsidRPr="00FA7AC7" w:rsidTr="00B67EC4">
        <w:trPr>
          <w:trHeight w:hRule="exact" w:val="240"/>
        </w:trPr>
        <w:tc>
          <w:tcPr>
            <w:tcW w:w="852" w:type="dxa"/>
            <w:tcBorders>
              <w:top w:val="nil"/>
              <w:left w:val="nil"/>
              <w:bottom w:val="nil"/>
              <w:right w:val="nil"/>
            </w:tcBorders>
          </w:tcPr>
          <w:p w:rsidR="00F42301" w:rsidRPr="00FA7AC7" w:rsidRDefault="00F42301" w:rsidP="00B67EC4">
            <w:pPr>
              <w:widowControl w:val="0"/>
              <w:autoSpaceDE w:val="0"/>
              <w:autoSpaceDN w:val="0"/>
              <w:adjustRightInd w:val="0"/>
              <w:spacing w:after="0" w:line="217" w:lineRule="exact"/>
              <w:ind w:left="40"/>
              <w:rPr>
                <w:rFonts w:ascii="Times New Roman" w:hAnsi="Times New Roman"/>
                <w:sz w:val="24"/>
                <w:szCs w:val="24"/>
              </w:rPr>
            </w:pPr>
            <w:r w:rsidRPr="00FA7AC7">
              <w:rPr>
                <w:rFonts w:ascii="Times New Roman" w:hAnsi="Times New Roman"/>
                <w:sz w:val="20"/>
                <w:szCs w:val="20"/>
              </w:rPr>
              <w:t>EDUC</w:t>
            </w:r>
          </w:p>
        </w:tc>
        <w:tc>
          <w:tcPr>
            <w:tcW w:w="828" w:type="dxa"/>
            <w:tcBorders>
              <w:top w:val="nil"/>
              <w:left w:val="nil"/>
              <w:bottom w:val="nil"/>
              <w:right w:val="nil"/>
            </w:tcBorders>
          </w:tcPr>
          <w:p w:rsidR="00F42301" w:rsidRPr="00FA7AC7" w:rsidRDefault="00F42301" w:rsidP="00B67EC4">
            <w:pPr>
              <w:widowControl w:val="0"/>
              <w:autoSpaceDE w:val="0"/>
              <w:autoSpaceDN w:val="0"/>
              <w:adjustRightInd w:val="0"/>
              <w:spacing w:after="0" w:line="217" w:lineRule="exact"/>
              <w:ind w:left="268"/>
              <w:rPr>
                <w:rFonts w:ascii="Times New Roman" w:hAnsi="Times New Roman"/>
                <w:sz w:val="24"/>
                <w:szCs w:val="24"/>
              </w:rPr>
            </w:pPr>
            <w:r w:rsidRPr="00FA7AC7">
              <w:rPr>
                <w:rFonts w:ascii="Times New Roman" w:hAnsi="Times New Roman"/>
                <w:sz w:val="20"/>
                <w:szCs w:val="20"/>
              </w:rPr>
              <w:t>5538</w:t>
            </w:r>
          </w:p>
        </w:tc>
        <w:tc>
          <w:tcPr>
            <w:tcW w:w="3821" w:type="dxa"/>
            <w:tcBorders>
              <w:top w:val="nil"/>
              <w:left w:val="nil"/>
              <w:bottom w:val="nil"/>
              <w:right w:val="nil"/>
            </w:tcBorders>
          </w:tcPr>
          <w:p w:rsidR="00F42301" w:rsidRPr="00FA7AC7" w:rsidRDefault="00F42301" w:rsidP="00B67EC4">
            <w:pPr>
              <w:widowControl w:val="0"/>
              <w:autoSpaceDE w:val="0"/>
              <w:autoSpaceDN w:val="0"/>
              <w:adjustRightInd w:val="0"/>
              <w:spacing w:after="0" w:line="217" w:lineRule="exact"/>
              <w:ind w:left="160"/>
              <w:rPr>
                <w:rFonts w:ascii="Times New Roman" w:hAnsi="Times New Roman"/>
                <w:sz w:val="24"/>
                <w:szCs w:val="24"/>
              </w:rPr>
            </w:pPr>
            <w:r w:rsidRPr="00FA7AC7">
              <w:rPr>
                <w:rFonts w:ascii="Times New Roman" w:hAnsi="Times New Roman"/>
                <w:sz w:val="20"/>
                <w:szCs w:val="20"/>
              </w:rPr>
              <w:t>Curriculum Planning</w:t>
            </w:r>
          </w:p>
        </w:tc>
      </w:tr>
      <w:tr w:rsidR="00F42301" w:rsidRPr="00FA7AC7" w:rsidTr="00B67EC4">
        <w:trPr>
          <w:trHeight w:hRule="exact" w:val="320"/>
        </w:trPr>
        <w:tc>
          <w:tcPr>
            <w:tcW w:w="852" w:type="dxa"/>
            <w:tcBorders>
              <w:top w:val="nil"/>
              <w:left w:val="nil"/>
              <w:bottom w:val="nil"/>
              <w:right w:val="nil"/>
            </w:tcBorders>
          </w:tcPr>
          <w:p w:rsidR="00F42301" w:rsidRPr="00FA7AC7" w:rsidRDefault="00F42301" w:rsidP="00B67EC4">
            <w:pPr>
              <w:widowControl w:val="0"/>
              <w:autoSpaceDE w:val="0"/>
              <w:autoSpaceDN w:val="0"/>
              <w:adjustRightInd w:val="0"/>
              <w:spacing w:after="0" w:line="217" w:lineRule="exact"/>
              <w:ind w:left="40"/>
              <w:rPr>
                <w:rFonts w:ascii="Times New Roman" w:hAnsi="Times New Roman"/>
                <w:sz w:val="24"/>
                <w:szCs w:val="24"/>
              </w:rPr>
            </w:pPr>
            <w:r w:rsidRPr="00FA7AC7">
              <w:rPr>
                <w:rFonts w:ascii="Times New Roman" w:hAnsi="Times New Roman"/>
                <w:sz w:val="20"/>
                <w:szCs w:val="20"/>
              </w:rPr>
              <w:t>EDUC</w:t>
            </w:r>
          </w:p>
        </w:tc>
        <w:tc>
          <w:tcPr>
            <w:tcW w:w="828" w:type="dxa"/>
            <w:tcBorders>
              <w:top w:val="nil"/>
              <w:left w:val="nil"/>
              <w:bottom w:val="nil"/>
              <w:right w:val="nil"/>
            </w:tcBorders>
          </w:tcPr>
          <w:p w:rsidR="00F42301" w:rsidRPr="00FA7AC7" w:rsidRDefault="00F42301" w:rsidP="00B67EC4">
            <w:pPr>
              <w:widowControl w:val="0"/>
              <w:autoSpaceDE w:val="0"/>
              <w:autoSpaceDN w:val="0"/>
              <w:adjustRightInd w:val="0"/>
              <w:spacing w:after="0" w:line="217" w:lineRule="exact"/>
              <w:ind w:left="268"/>
              <w:rPr>
                <w:rFonts w:ascii="Times New Roman" w:hAnsi="Times New Roman"/>
                <w:sz w:val="24"/>
                <w:szCs w:val="24"/>
              </w:rPr>
            </w:pPr>
            <w:r w:rsidRPr="00FA7AC7">
              <w:rPr>
                <w:rFonts w:ascii="Times New Roman" w:hAnsi="Times New Roman"/>
                <w:sz w:val="20"/>
                <w:szCs w:val="20"/>
              </w:rPr>
              <w:t>5540</w:t>
            </w:r>
          </w:p>
        </w:tc>
        <w:tc>
          <w:tcPr>
            <w:tcW w:w="3821" w:type="dxa"/>
            <w:tcBorders>
              <w:top w:val="nil"/>
              <w:left w:val="nil"/>
              <w:bottom w:val="nil"/>
              <w:right w:val="nil"/>
            </w:tcBorders>
          </w:tcPr>
          <w:p w:rsidR="00F42301" w:rsidRPr="00FA7AC7" w:rsidRDefault="00F42301" w:rsidP="00B67EC4">
            <w:pPr>
              <w:widowControl w:val="0"/>
              <w:autoSpaceDE w:val="0"/>
              <w:autoSpaceDN w:val="0"/>
              <w:adjustRightInd w:val="0"/>
              <w:spacing w:after="0" w:line="217" w:lineRule="exact"/>
              <w:ind w:left="160"/>
              <w:rPr>
                <w:rFonts w:ascii="Times New Roman" w:hAnsi="Times New Roman"/>
                <w:sz w:val="24"/>
                <w:szCs w:val="24"/>
              </w:rPr>
            </w:pPr>
            <w:r w:rsidRPr="00FA7AC7">
              <w:rPr>
                <w:rFonts w:ascii="Times New Roman" w:hAnsi="Times New Roman"/>
                <w:sz w:val="20"/>
                <w:szCs w:val="20"/>
              </w:rPr>
              <w:t>Curriculum Principles</w:t>
            </w:r>
          </w:p>
        </w:tc>
      </w:tr>
    </w:tbl>
    <w:p w:rsidR="00F42301" w:rsidRDefault="00F42301" w:rsidP="00721764">
      <w:pPr>
        <w:widowControl w:val="0"/>
        <w:autoSpaceDE w:val="0"/>
        <w:autoSpaceDN w:val="0"/>
        <w:adjustRightInd w:val="0"/>
        <w:spacing w:before="3" w:after="0" w:line="110" w:lineRule="exact"/>
        <w:rPr>
          <w:rFonts w:ascii="Times New Roman" w:hAnsi="Times New Roman"/>
          <w:sz w:val="11"/>
          <w:szCs w:val="11"/>
        </w:rPr>
      </w:pPr>
    </w:p>
    <w:p w:rsidR="00F42301" w:rsidRDefault="00F42301" w:rsidP="00721764">
      <w:pPr>
        <w:widowControl w:val="0"/>
        <w:tabs>
          <w:tab w:val="left" w:pos="9080"/>
        </w:tabs>
        <w:autoSpaceDE w:val="0"/>
        <w:autoSpaceDN w:val="0"/>
        <w:adjustRightInd w:val="0"/>
        <w:spacing w:before="14" w:after="0"/>
        <w:ind w:left="1929"/>
        <w:rPr>
          <w:rFonts w:ascii="Times New Roman" w:hAnsi="Times New Roman"/>
          <w:sz w:val="28"/>
          <w:szCs w:val="28"/>
        </w:rPr>
      </w:pPr>
      <w:r w:rsidRPr="003F2CF3">
        <w:rPr>
          <w:rFonts w:ascii="Calibri" w:hAnsi="Calibri"/>
          <w:noProof/>
          <w:lang w:eastAsia="en-US"/>
        </w:rPr>
        <w:pict>
          <v:shape id="_x0000_s3826" type="#_x0000_t202" style="position:absolute;left:0;text-align:left;margin-left:18pt;margin-top:-5.25pt;width:1in;height:184.35pt;z-index:-251493376;mso-position-horizontal-relative:page" o:allowincell="f" filled="f" stroked="f">
            <v:textbox style="layout-flow:vertical;mso-layout-flow-alt:bottom-to-top" inset="0,0,0,0">
              <w:txbxContent>
                <w:p w:rsidR="00F42301" w:rsidRDefault="00F42301" w:rsidP="00721764">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E</w:t>
                  </w:r>
                  <w:r>
                    <w:rPr>
                      <w:rFonts w:ascii="Impact" w:hAnsi="Impact" w:cs="Impact"/>
                      <w:color w:val="A3A3A3"/>
                      <w:spacing w:val="-115"/>
                      <w:position w:val="1"/>
                      <w:sz w:val="105"/>
                      <w:szCs w:val="105"/>
                    </w:rPr>
                    <w:t xml:space="preserve"> </w:t>
                  </w:r>
                </w:p>
              </w:txbxContent>
            </v:textbox>
            <w10:wrap anchorx="page"/>
          </v:shape>
        </w:pict>
      </w:r>
      <w:r>
        <w:rPr>
          <w:rFonts w:ascii="Times New Roman" w:hAnsi="Times New Roman"/>
          <w:b/>
          <w:bCs/>
          <w:sz w:val="28"/>
          <w:szCs w:val="28"/>
        </w:rPr>
        <w:t>A</w:t>
      </w:r>
      <w:r>
        <w:rPr>
          <w:rFonts w:ascii="Times New Roman" w:hAnsi="Times New Roman"/>
          <w:b/>
          <w:bCs/>
          <w:spacing w:val="-5"/>
          <w:sz w:val="28"/>
          <w:szCs w:val="28"/>
        </w:rPr>
        <w:t>r</w:t>
      </w:r>
      <w:r>
        <w:rPr>
          <w:rFonts w:ascii="Times New Roman" w:hAnsi="Times New Roman"/>
          <w:b/>
          <w:bCs/>
          <w:sz w:val="28"/>
          <w:szCs w:val="28"/>
        </w:rPr>
        <w:t>ea C -</w:t>
      </w:r>
      <w:r>
        <w:rPr>
          <w:rFonts w:ascii="Times New Roman" w:hAnsi="Times New Roman"/>
          <w:b/>
          <w:bCs/>
          <w:spacing w:val="-5"/>
          <w:sz w:val="28"/>
          <w:szCs w:val="28"/>
        </w:rPr>
        <w:t xml:space="preserve"> </w:t>
      </w:r>
      <w:r>
        <w:rPr>
          <w:rFonts w:ascii="Times New Roman" w:hAnsi="Times New Roman"/>
          <w:b/>
          <w:bCs/>
          <w:spacing w:val="-26"/>
          <w:sz w:val="28"/>
          <w:szCs w:val="28"/>
        </w:rPr>
        <w:t>T</w:t>
      </w:r>
      <w:r>
        <w:rPr>
          <w:rFonts w:ascii="Times New Roman" w:hAnsi="Times New Roman"/>
          <w:b/>
          <w:bCs/>
          <w:sz w:val="28"/>
          <w:szCs w:val="28"/>
        </w:rPr>
        <w:t>eaching Field</w:t>
      </w:r>
      <w:r>
        <w:rPr>
          <w:rFonts w:ascii="Times New Roman" w:hAnsi="Times New Roman"/>
          <w:b/>
          <w:bCs/>
          <w:sz w:val="28"/>
          <w:szCs w:val="28"/>
        </w:rPr>
        <w:tab/>
        <w:t>24 hrs</w:t>
      </w:r>
    </w:p>
    <w:p w:rsidR="00F42301" w:rsidRDefault="00F42301" w:rsidP="00721764">
      <w:pPr>
        <w:widowControl w:val="0"/>
        <w:tabs>
          <w:tab w:val="left" w:pos="3360"/>
        </w:tabs>
        <w:autoSpaceDE w:val="0"/>
        <w:autoSpaceDN w:val="0"/>
        <w:adjustRightInd w:val="0"/>
        <w:spacing w:before="37" w:after="0" w:line="250" w:lineRule="auto"/>
        <w:ind w:left="2289" w:right="2301"/>
        <w:rPr>
          <w:rFonts w:ascii="Times New Roman" w:hAnsi="Times New Roman"/>
          <w:sz w:val="20"/>
          <w:szCs w:val="20"/>
        </w:rPr>
      </w:pPr>
      <w:r>
        <w:rPr>
          <w:rFonts w:ascii="Times New Roman" w:hAnsi="Times New Roman"/>
          <w:sz w:val="20"/>
          <w:szCs w:val="20"/>
        </w:rPr>
        <w:t>READ</w:t>
      </w:r>
      <w:r>
        <w:rPr>
          <w:rFonts w:ascii="Times New Roman" w:hAnsi="Times New Roman"/>
          <w:sz w:val="20"/>
          <w:szCs w:val="20"/>
        </w:rPr>
        <w:tab/>
        <w:t>5555** Diagnosis and Remediation in Reading (or equivalent) SPED</w:t>
      </w:r>
      <w:r>
        <w:rPr>
          <w:rFonts w:ascii="Times New Roman" w:hAnsi="Times New Roman"/>
          <w:sz w:val="20"/>
          <w:szCs w:val="20"/>
        </w:rPr>
        <w:tab/>
        <w:t>5501** Exceptional Child</w:t>
      </w:r>
    </w:p>
    <w:p w:rsidR="00F42301" w:rsidRDefault="00F42301" w:rsidP="00721764">
      <w:pPr>
        <w:widowControl w:val="0"/>
        <w:tabs>
          <w:tab w:val="left" w:pos="3360"/>
        </w:tabs>
        <w:autoSpaceDE w:val="0"/>
        <w:autoSpaceDN w:val="0"/>
        <w:adjustRightInd w:val="0"/>
        <w:spacing w:after="0" w:line="250" w:lineRule="auto"/>
        <w:ind w:left="4089" w:right="1034" w:hanging="1800"/>
        <w:rPr>
          <w:rFonts w:ascii="Times New Roman" w:hAnsi="Times New Roman"/>
          <w:sz w:val="20"/>
          <w:szCs w:val="20"/>
        </w:rPr>
      </w:pPr>
      <w:r>
        <w:rPr>
          <w:rFonts w:ascii="Times New Roman" w:hAnsi="Times New Roman"/>
          <w:sz w:val="20"/>
          <w:szCs w:val="20"/>
        </w:rPr>
        <w:t>SPED</w:t>
      </w:r>
      <w:r>
        <w:rPr>
          <w:rFonts w:ascii="Times New Roman" w:hAnsi="Times New Roman"/>
          <w:sz w:val="20"/>
          <w:szCs w:val="20"/>
        </w:rPr>
        <w:tab/>
        <w:t>5512** Characteristics of Children and</w:t>
      </w:r>
      <w:r>
        <w:rPr>
          <w:rFonts w:ascii="Times New Roman" w:hAnsi="Times New Roman"/>
          <w:spacing w:val="-7"/>
          <w:sz w:val="20"/>
          <w:szCs w:val="20"/>
        </w:rPr>
        <w:t xml:space="preserve"> </w:t>
      </w:r>
      <w:r>
        <w:rPr>
          <w:rFonts w:ascii="Times New Roman" w:hAnsi="Times New Roman"/>
          <w:spacing w:val="-20"/>
          <w:sz w:val="20"/>
          <w:szCs w:val="20"/>
        </w:rPr>
        <w:t>Y</w:t>
      </w:r>
      <w:r>
        <w:rPr>
          <w:rFonts w:ascii="Times New Roman" w:hAnsi="Times New Roman"/>
          <w:sz w:val="20"/>
          <w:szCs w:val="20"/>
        </w:rPr>
        <w:t>outh with Mild Learning, Intellectual and/or Behavioral Disabilities</w:t>
      </w:r>
    </w:p>
    <w:p w:rsidR="00F42301" w:rsidRDefault="00F42301" w:rsidP="00721764">
      <w:pPr>
        <w:widowControl w:val="0"/>
        <w:tabs>
          <w:tab w:val="left" w:pos="3360"/>
          <w:tab w:val="left" w:pos="4080"/>
        </w:tabs>
        <w:autoSpaceDE w:val="0"/>
        <w:autoSpaceDN w:val="0"/>
        <w:adjustRightInd w:val="0"/>
        <w:spacing w:after="0"/>
        <w:ind w:left="2289"/>
        <w:rPr>
          <w:rFonts w:ascii="Times New Roman" w:hAnsi="Times New Roman"/>
          <w:sz w:val="20"/>
          <w:szCs w:val="20"/>
        </w:rPr>
      </w:pPr>
      <w:r>
        <w:rPr>
          <w:rFonts w:ascii="Times New Roman" w:hAnsi="Times New Roman"/>
          <w:sz w:val="20"/>
          <w:szCs w:val="20"/>
        </w:rPr>
        <w:t>SPED</w:t>
      </w:r>
      <w:r>
        <w:rPr>
          <w:rFonts w:ascii="Times New Roman" w:hAnsi="Times New Roman"/>
          <w:sz w:val="20"/>
          <w:szCs w:val="20"/>
        </w:rPr>
        <w:tab/>
        <w:t>5524*</w:t>
      </w:r>
      <w:r>
        <w:rPr>
          <w:rFonts w:ascii="Times New Roman" w:hAnsi="Times New Roman"/>
          <w:sz w:val="20"/>
          <w:szCs w:val="20"/>
        </w:rPr>
        <w:tab/>
        <w:t>Instructional Strategies for</w:t>
      </w:r>
      <w:r>
        <w:rPr>
          <w:rFonts w:ascii="Times New Roman" w:hAnsi="Times New Roman"/>
          <w:spacing w:val="-4"/>
          <w:sz w:val="20"/>
          <w:szCs w:val="20"/>
        </w:rPr>
        <w:t xml:space="preserve"> </w:t>
      </w:r>
      <w:r>
        <w:rPr>
          <w:rFonts w:ascii="Times New Roman" w:hAnsi="Times New Roman"/>
          <w:spacing w:val="-14"/>
          <w:sz w:val="20"/>
          <w:szCs w:val="20"/>
        </w:rPr>
        <w:t>T</w:t>
      </w:r>
      <w:r>
        <w:rPr>
          <w:rFonts w:ascii="Times New Roman" w:hAnsi="Times New Roman"/>
          <w:sz w:val="20"/>
          <w:szCs w:val="20"/>
        </w:rPr>
        <w:t>eaching the Mildly Disabled</w:t>
      </w:r>
    </w:p>
    <w:p w:rsidR="00F42301" w:rsidRDefault="00F42301" w:rsidP="00721764">
      <w:pPr>
        <w:widowControl w:val="0"/>
        <w:tabs>
          <w:tab w:val="left" w:pos="3360"/>
          <w:tab w:val="left" w:pos="4080"/>
        </w:tabs>
        <w:autoSpaceDE w:val="0"/>
        <w:autoSpaceDN w:val="0"/>
        <w:adjustRightInd w:val="0"/>
        <w:spacing w:before="10" w:after="0" w:line="250" w:lineRule="auto"/>
        <w:ind w:left="2289" w:right="2686"/>
        <w:rPr>
          <w:rFonts w:ascii="Times New Roman" w:hAnsi="Times New Roman"/>
          <w:sz w:val="20"/>
          <w:szCs w:val="20"/>
        </w:rPr>
      </w:pPr>
      <w:r>
        <w:rPr>
          <w:rFonts w:ascii="Times New Roman" w:hAnsi="Times New Roman"/>
          <w:sz w:val="20"/>
          <w:szCs w:val="20"/>
        </w:rPr>
        <w:t>SPED</w:t>
      </w:r>
      <w:r>
        <w:rPr>
          <w:rFonts w:ascii="Times New Roman" w:hAnsi="Times New Roman"/>
          <w:sz w:val="20"/>
          <w:szCs w:val="20"/>
        </w:rPr>
        <w:tab/>
        <w:t>5530</w:t>
      </w:r>
      <w:r>
        <w:rPr>
          <w:rFonts w:ascii="Times New Roman" w:hAnsi="Times New Roman"/>
          <w:sz w:val="20"/>
          <w:szCs w:val="20"/>
        </w:rPr>
        <w:tab/>
        <w:t>Counseling Parents of Exceptional Children SPED</w:t>
      </w:r>
      <w:r>
        <w:rPr>
          <w:rFonts w:ascii="Times New Roman" w:hAnsi="Times New Roman"/>
          <w:sz w:val="20"/>
          <w:szCs w:val="20"/>
        </w:rPr>
        <w:tab/>
        <w:t>5545*</w:t>
      </w:r>
      <w:r>
        <w:rPr>
          <w:rFonts w:ascii="Times New Roman" w:hAnsi="Times New Roman"/>
          <w:sz w:val="20"/>
          <w:szCs w:val="20"/>
        </w:rPr>
        <w:tab/>
        <w:t>Educational</w:t>
      </w:r>
      <w:r>
        <w:rPr>
          <w:rFonts w:ascii="Times New Roman" w:hAnsi="Times New Roman"/>
          <w:spacing w:val="-11"/>
          <w:sz w:val="20"/>
          <w:szCs w:val="20"/>
        </w:rPr>
        <w:t xml:space="preserve"> </w:t>
      </w:r>
      <w:r>
        <w:rPr>
          <w:rFonts w:ascii="Times New Roman" w:hAnsi="Times New Roman"/>
          <w:sz w:val="20"/>
          <w:szCs w:val="20"/>
        </w:rPr>
        <w:t>Assessment of Exceptional Children SPED</w:t>
      </w:r>
      <w:r>
        <w:rPr>
          <w:rFonts w:ascii="Times New Roman" w:hAnsi="Times New Roman"/>
          <w:sz w:val="20"/>
          <w:szCs w:val="20"/>
        </w:rPr>
        <w:tab/>
        <w:t>5563</w:t>
      </w:r>
      <w:r>
        <w:rPr>
          <w:rFonts w:ascii="Times New Roman" w:hAnsi="Times New Roman"/>
          <w:sz w:val="20"/>
          <w:szCs w:val="20"/>
        </w:rPr>
        <w:tab/>
        <w:t>Issues in Interrelated Special Education</w:t>
      </w:r>
    </w:p>
    <w:p w:rsidR="00F42301" w:rsidRDefault="00F42301" w:rsidP="00721764">
      <w:pPr>
        <w:widowControl w:val="0"/>
        <w:tabs>
          <w:tab w:val="left" w:pos="3360"/>
          <w:tab w:val="left" w:pos="4080"/>
        </w:tabs>
        <w:autoSpaceDE w:val="0"/>
        <w:autoSpaceDN w:val="0"/>
        <w:adjustRightInd w:val="0"/>
        <w:spacing w:after="0"/>
        <w:ind w:left="2289"/>
        <w:rPr>
          <w:rFonts w:ascii="Times New Roman" w:hAnsi="Times New Roman"/>
          <w:sz w:val="20"/>
          <w:szCs w:val="20"/>
        </w:rPr>
      </w:pPr>
      <w:r>
        <w:rPr>
          <w:rFonts w:ascii="Times New Roman" w:hAnsi="Times New Roman"/>
          <w:sz w:val="20"/>
          <w:szCs w:val="20"/>
        </w:rPr>
        <w:t>SPED</w:t>
      </w:r>
      <w:r>
        <w:rPr>
          <w:rFonts w:ascii="Times New Roman" w:hAnsi="Times New Roman"/>
          <w:sz w:val="20"/>
          <w:szCs w:val="20"/>
        </w:rPr>
        <w:tab/>
        <w:t>5580</w:t>
      </w:r>
      <w:r>
        <w:rPr>
          <w:rFonts w:ascii="Times New Roman" w:hAnsi="Times New Roman"/>
          <w:sz w:val="20"/>
          <w:szCs w:val="20"/>
        </w:rPr>
        <w:tab/>
        <w:t>Directed Studies in Research and Readings in Special Education</w:t>
      </w:r>
    </w:p>
    <w:p w:rsidR="00F42301" w:rsidRDefault="00F42301" w:rsidP="00721764">
      <w:pPr>
        <w:widowControl w:val="0"/>
        <w:tabs>
          <w:tab w:val="left" w:pos="3360"/>
          <w:tab w:val="left" w:pos="4080"/>
        </w:tabs>
        <w:autoSpaceDE w:val="0"/>
        <w:autoSpaceDN w:val="0"/>
        <w:adjustRightInd w:val="0"/>
        <w:spacing w:before="10" w:after="0"/>
        <w:ind w:left="2289"/>
        <w:rPr>
          <w:rFonts w:ascii="Times New Roman" w:hAnsi="Times New Roman"/>
          <w:sz w:val="20"/>
          <w:szCs w:val="20"/>
        </w:rPr>
      </w:pPr>
      <w:r>
        <w:rPr>
          <w:rFonts w:ascii="Times New Roman" w:hAnsi="Times New Roman"/>
          <w:sz w:val="20"/>
          <w:szCs w:val="20"/>
        </w:rPr>
        <w:t>SPED</w:t>
      </w:r>
      <w:r>
        <w:rPr>
          <w:rFonts w:ascii="Times New Roman" w:hAnsi="Times New Roman"/>
          <w:sz w:val="20"/>
          <w:szCs w:val="20"/>
        </w:rPr>
        <w:tab/>
        <w:t>5590</w:t>
      </w:r>
      <w:r>
        <w:rPr>
          <w:rFonts w:ascii="Times New Roman" w:hAnsi="Times New Roman"/>
          <w:sz w:val="20"/>
          <w:szCs w:val="20"/>
        </w:rPr>
        <w:tab/>
      </w:r>
      <w:r>
        <w:rPr>
          <w:rFonts w:ascii="Times New Roman" w:hAnsi="Times New Roman"/>
          <w:spacing w:val="-14"/>
          <w:sz w:val="20"/>
          <w:szCs w:val="20"/>
        </w:rPr>
        <w:t>T</w:t>
      </w:r>
      <w:r>
        <w:rPr>
          <w:rFonts w:ascii="Times New Roman" w:hAnsi="Times New Roman"/>
          <w:sz w:val="20"/>
          <w:szCs w:val="20"/>
        </w:rPr>
        <w:t>eaching of Reading and Math to Exceptional Learners</w:t>
      </w:r>
    </w:p>
    <w:p w:rsidR="00F42301" w:rsidRDefault="00F42301" w:rsidP="00721764">
      <w:pPr>
        <w:widowControl w:val="0"/>
        <w:tabs>
          <w:tab w:val="left" w:pos="3360"/>
          <w:tab w:val="left" w:pos="4080"/>
        </w:tabs>
        <w:autoSpaceDE w:val="0"/>
        <w:autoSpaceDN w:val="0"/>
        <w:adjustRightInd w:val="0"/>
        <w:spacing w:before="10" w:after="0"/>
        <w:ind w:left="2289"/>
        <w:rPr>
          <w:rFonts w:ascii="Times New Roman" w:hAnsi="Times New Roman"/>
          <w:sz w:val="20"/>
          <w:szCs w:val="20"/>
        </w:rPr>
      </w:pPr>
      <w:r>
        <w:rPr>
          <w:rFonts w:ascii="Times New Roman" w:hAnsi="Times New Roman"/>
          <w:sz w:val="20"/>
          <w:szCs w:val="20"/>
        </w:rPr>
        <w:t>SPED</w:t>
      </w:r>
      <w:r>
        <w:rPr>
          <w:rFonts w:ascii="Times New Roman" w:hAnsi="Times New Roman"/>
          <w:sz w:val="20"/>
          <w:szCs w:val="20"/>
        </w:rPr>
        <w:tab/>
        <w:t>5570*</w:t>
      </w:r>
      <w:r>
        <w:rPr>
          <w:rFonts w:ascii="Times New Roman" w:hAnsi="Times New Roman"/>
          <w:sz w:val="20"/>
          <w:szCs w:val="20"/>
        </w:rPr>
        <w:tab/>
        <w:t>Practicum in Interrelated Special Education</w:t>
      </w:r>
    </w:p>
    <w:p w:rsidR="00F42301" w:rsidRDefault="00F42301" w:rsidP="00721764">
      <w:pPr>
        <w:widowControl w:val="0"/>
        <w:autoSpaceDE w:val="0"/>
        <w:autoSpaceDN w:val="0"/>
        <w:adjustRightInd w:val="0"/>
        <w:spacing w:before="10" w:after="0"/>
        <w:ind w:left="2289"/>
        <w:rPr>
          <w:rFonts w:ascii="Times New Roman" w:hAnsi="Times New Roman"/>
          <w:sz w:val="20"/>
          <w:szCs w:val="20"/>
        </w:rPr>
      </w:pPr>
      <w:r>
        <w:rPr>
          <w:rFonts w:ascii="Times New Roman" w:hAnsi="Times New Roman"/>
          <w:sz w:val="20"/>
          <w:szCs w:val="20"/>
        </w:rPr>
        <w:t>*Required course.</w:t>
      </w:r>
    </w:p>
    <w:p w:rsidR="00F42301" w:rsidRDefault="00F42301" w:rsidP="00721764">
      <w:pPr>
        <w:widowControl w:val="0"/>
        <w:autoSpaceDE w:val="0"/>
        <w:autoSpaceDN w:val="0"/>
        <w:adjustRightInd w:val="0"/>
        <w:spacing w:before="10" w:after="0" w:line="250" w:lineRule="auto"/>
        <w:ind w:left="2289" w:right="5275"/>
        <w:rPr>
          <w:rFonts w:ascii="Times New Roman" w:hAnsi="Times New Roman"/>
          <w:sz w:val="20"/>
          <w:szCs w:val="20"/>
        </w:rPr>
      </w:pPr>
      <w:r>
        <w:rPr>
          <w:rFonts w:ascii="Times New Roman" w:hAnsi="Times New Roman"/>
          <w:sz w:val="20"/>
          <w:szCs w:val="20"/>
        </w:rPr>
        <w:t>**Required unless previously fulfilled. Reading endorsement available.</w:t>
      </w:r>
    </w:p>
    <w:p w:rsidR="00F42301" w:rsidRDefault="00F42301" w:rsidP="00721764">
      <w:pPr>
        <w:widowControl w:val="0"/>
        <w:autoSpaceDE w:val="0"/>
        <w:autoSpaceDN w:val="0"/>
        <w:adjustRightInd w:val="0"/>
        <w:spacing w:before="17" w:after="0" w:line="200" w:lineRule="exact"/>
        <w:rPr>
          <w:rFonts w:ascii="Times New Roman" w:hAnsi="Times New Roman"/>
          <w:sz w:val="20"/>
          <w:szCs w:val="20"/>
        </w:rPr>
      </w:pPr>
    </w:p>
    <w:p w:rsidR="00F42301" w:rsidRDefault="00F42301" w:rsidP="00721764">
      <w:pPr>
        <w:widowControl w:val="0"/>
        <w:tabs>
          <w:tab w:val="left" w:pos="9220"/>
        </w:tabs>
        <w:autoSpaceDE w:val="0"/>
        <w:autoSpaceDN w:val="0"/>
        <w:adjustRightInd w:val="0"/>
        <w:spacing w:after="0"/>
        <w:ind w:left="1929"/>
        <w:rPr>
          <w:rFonts w:ascii="Times New Roman" w:hAnsi="Times New Roman"/>
          <w:sz w:val="28"/>
          <w:szCs w:val="28"/>
        </w:rPr>
      </w:pPr>
      <w:r>
        <w:rPr>
          <w:rFonts w:ascii="Times New Roman" w:hAnsi="Times New Roman"/>
          <w:b/>
          <w:bCs/>
          <w:sz w:val="28"/>
          <w:szCs w:val="28"/>
        </w:rPr>
        <w:t>A</w:t>
      </w:r>
      <w:r>
        <w:rPr>
          <w:rFonts w:ascii="Times New Roman" w:hAnsi="Times New Roman"/>
          <w:b/>
          <w:bCs/>
          <w:spacing w:val="-5"/>
          <w:sz w:val="28"/>
          <w:szCs w:val="28"/>
        </w:rPr>
        <w:t>r</w:t>
      </w:r>
      <w:r>
        <w:rPr>
          <w:rFonts w:ascii="Times New Roman" w:hAnsi="Times New Roman"/>
          <w:b/>
          <w:bCs/>
          <w:sz w:val="28"/>
          <w:szCs w:val="28"/>
        </w:rPr>
        <w:t>ea D - Resea</w:t>
      </w:r>
      <w:r>
        <w:rPr>
          <w:rFonts w:ascii="Times New Roman" w:hAnsi="Times New Roman"/>
          <w:b/>
          <w:bCs/>
          <w:spacing w:val="-5"/>
          <w:sz w:val="28"/>
          <w:szCs w:val="28"/>
        </w:rPr>
        <w:t>r</w:t>
      </w:r>
      <w:r>
        <w:rPr>
          <w:rFonts w:ascii="Times New Roman" w:hAnsi="Times New Roman"/>
          <w:b/>
          <w:bCs/>
          <w:sz w:val="28"/>
          <w:szCs w:val="28"/>
        </w:rPr>
        <w:t>ch</w:t>
      </w:r>
      <w:r>
        <w:rPr>
          <w:rFonts w:ascii="Times New Roman" w:hAnsi="Times New Roman"/>
          <w:b/>
          <w:bCs/>
          <w:sz w:val="28"/>
          <w:szCs w:val="28"/>
        </w:rPr>
        <w:tab/>
        <w:t>3 hrs</w:t>
      </w:r>
    </w:p>
    <w:p w:rsidR="00F42301" w:rsidRDefault="00F42301" w:rsidP="00721764">
      <w:pPr>
        <w:widowControl w:val="0"/>
        <w:tabs>
          <w:tab w:val="left" w:pos="3360"/>
          <w:tab w:val="left" w:pos="4080"/>
        </w:tabs>
        <w:autoSpaceDE w:val="0"/>
        <w:autoSpaceDN w:val="0"/>
        <w:adjustRightInd w:val="0"/>
        <w:spacing w:before="37" w:after="0"/>
        <w:ind w:left="2289"/>
        <w:rPr>
          <w:rFonts w:ascii="Times New Roman" w:hAnsi="Times New Roman"/>
          <w:sz w:val="20"/>
          <w:szCs w:val="20"/>
        </w:rPr>
      </w:pPr>
      <w:r>
        <w:rPr>
          <w:rFonts w:ascii="Times New Roman" w:hAnsi="Times New Roman"/>
          <w:sz w:val="20"/>
          <w:szCs w:val="20"/>
        </w:rPr>
        <w:t>EDUC</w:t>
      </w:r>
      <w:r>
        <w:rPr>
          <w:rFonts w:ascii="Times New Roman" w:hAnsi="Times New Roman"/>
          <w:sz w:val="20"/>
          <w:szCs w:val="20"/>
        </w:rPr>
        <w:tab/>
        <w:t>5501</w:t>
      </w:r>
      <w:r>
        <w:rPr>
          <w:rFonts w:ascii="Times New Roman" w:hAnsi="Times New Roman"/>
          <w:sz w:val="20"/>
          <w:szCs w:val="20"/>
        </w:rPr>
        <w:tab/>
        <w:t>Educational Research</w:t>
      </w:r>
    </w:p>
    <w:p w:rsidR="00F42301" w:rsidRDefault="00F42301" w:rsidP="00721764">
      <w:pPr>
        <w:widowControl w:val="0"/>
        <w:autoSpaceDE w:val="0"/>
        <w:autoSpaceDN w:val="0"/>
        <w:adjustRightInd w:val="0"/>
        <w:spacing w:before="6" w:after="0" w:line="220" w:lineRule="exact"/>
        <w:rPr>
          <w:rFonts w:ascii="Times New Roman" w:hAnsi="Times New Roman"/>
        </w:rPr>
      </w:pPr>
    </w:p>
    <w:p w:rsidR="00F42301" w:rsidRDefault="00F42301" w:rsidP="00721764">
      <w:pPr>
        <w:widowControl w:val="0"/>
        <w:tabs>
          <w:tab w:val="left" w:pos="9280"/>
        </w:tabs>
        <w:autoSpaceDE w:val="0"/>
        <w:autoSpaceDN w:val="0"/>
        <w:adjustRightInd w:val="0"/>
        <w:spacing w:after="0"/>
        <w:ind w:left="1929"/>
        <w:rPr>
          <w:rFonts w:ascii="Times New Roman" w:hAnsi="Times New Roman"/>
          <w:sz w:val="28"/>
          <w:szCs w:val="28"/>
        </w:rPr>
      </w:pPr>
      <w:r>
        <w:rPr>
          <w:rFonts w:ascii="Times New Roman" w:hAnsi="Times New Roman"/>
          <w:b/>
          <w:bCs/>
          <w:sz w:val="28"/>
          <w:szCs w:val="28"/>
        </w:rPr>
        <w:t>A</w:t>
      </w:r>
      <w:r>
        <w:rPr>
          <w:rFonts w:ascii="Times New Roman" w:hAnsi="Times New Roman"/>
          <w:b/>
          <w:bCs/>
          <w:spacing w:val="-5"/>
          <w:sz w:val="28"/>
          <w:szCs w:val="28"/>
        </w:rPr>
        <w:t>r</w:t>
      </w:r>
      <w:r>
        <w:rPr>
          <w:rFonts w:ascii="Times New Roman" w:hAnsi="Times New Roman"/>
          <w:b/>
          <w:bCs/>
          <w:sz w:val="28"/>
          <w:szCs w:val="28"/>
        </w:rPr>
        <w:t>ea E - Minimum of 3 semester</w:t>
      </w:r>
      <w:r>
        <w:rPr>
          <w:rFonts w:ascii="Times New Roman" w:hAnsi="Times New Roman"/>
          <w:b/>
          <w:bCs/>
          <w:spacing w:val="-5"/>
          <w:sz w:val="28"/>
          <w:szCs w:val="28"/>
        </w:rPr>
        <w:t xml:space="preserve"> </w:t>
      </w:r>
      <w:r>
        <w:rPr>
          <w:rFonts w:ascii="Times New Roman" w:hAnsi="Times New Roman"/>
          <w:b/>
          <w:bCs/>
          <w:sz w:val="28"/>
          <w:szCs w:val="28"/>
        </w:rPr>
        <w:t xml:space="preserve">hours </w:t>
      </w:r>
      <w:r>
        <w:rPr>
          <w:rFonts w:ascii="Times New Roman" w:hAnsi="Times New Roman"/>
          <w:b/>
          <w:bCs/>
          <w:spacing w:val="-5"/>
          <w:sz w:val="28"/>
          <w:szCs w:val="28"/>
        </w:rPr>
        <w:t>r</w:t>
      </w:r>
      <w:r>
        <w:rPr>
          <w:rFonts w:ascii="Times New Roman" w:hAnsi="Times New Roman"/>
          <w:b/>
          <w:bCs/>
          <w:sz w:val="28"/>
          <w:szCs w:val="28"/>
        </w:rPr>
        <w:t>equi</w:t>
      </w:r>
      <w:r>
        <w:rPr>
          <w:rFonts w:ascii="Times New Roman" w:hAnsi="Times New Roman"/>
          <w:b/>
          <w:bCs/>
          <w:spacing w:val="-5"/>
          <w:sz w:val="28"/>
          <w:szCs w:val="28"/>
        </w:rPr>
        <w:t>r</w:t>
      </w:r>
      <w:r>
        <w:rPr>
          <w:rFonts w:ascii="Times New Roman" w:hAnsi="Times New Roman"/>
          <w:b/>
          <w:bCs/>
          <w:sz w:val="28"/>
          <w:szCs w:val="28"/>
        </w:rPr>
        <w:t>ed</w:t>
      </w:r>
      <w:r>
        <w:rPr>
          <w:rFonts w:ascii="Times New Roman" w:hAnsi="Times New Roman"/>
          <w:b/>
          <w:bCs/>
          <w:sz w:val="28"/>
          <w:szCs w:val="28"/>
        </w:rPr>
        <w:tab/>
        <w:t>3hrs</w:t>
      </w:r>
    </w:p>
    <w:p w:rsidR="00F42301" w:rsidRDefault="00F42301" w:rsidP="00721764">
      <w:pPr>
        <w:widowControl w:val="0"/>
        <w:tabs>
          <w:tab w:val="left" w:pos="3360"/>
          <w:tab w:val="left" w:pos="4080"/>
        </w:tabs>
        <w:autoSpaceDE w:val="0"/>
        <w:autoSpaceDN w:val="0"/>
        <w:adjustRightInd w:val="0"/>
        <w:spacing w:before="37" w:after="0"/>
        <w:ind w:left="2289"/>
        <w:rPr>
          <w:rFonts w:ascii="Times New Roman" w:hAnsi="Times New Roman"/>
          <w:sz w:val="20"/>
          <w:szCs w:val="20"/>
        </w:rPr>
      </w:pPr>
      <w:r>
        <w:rPr>
          <w:rFonts w:ascii="Times New Roman" w:hAnsi="Times New Roman"/>
          <w:sz w:val="20"/>
          <w:szCs w:val="20"/>
        </w:rPr>
        <w:t>EDUC</w:t>
      </w:r>
      <w:r>
        <w:rPr>
          <w:rFonts w:ascii="Times New Roman" w:hAnsi="Times New Roman"/>
          <w:sz w:val="20"/>
          <w:szCs w:val="20"/>
        </w:rPr>
        <w:tab/>
        <w:t>5500</w:t>
      </w:r>
      <w:r>
        <w:rPr>
          <w:rFonts w:ascii="Times New Roman" w:hAnsi="Times New Roman"/>
          <w:sz w:val="20"/>
          <w:szCs w:val="20"/>
        </w:rPr>
        <w:tab/>
        <w:t>Educational Statistics (or equivalent)</w:t>
      </w:r>
    </w:p>
    <w:p w:rsidR="00F42301" w:rsidRDefault="00F42301" w:rsidP="00721764">
      <w:pPr>
        <w:widowControl w:val="0"/>
        <w:autoSpaceDE w:val="0"/>
        <w:autoSpaceDN w:val="0"/>
        <w:adjustRightInd w:val="0"/>
        <w:spacing w:before="7" w:after="0" w:line="240" w:lineRule="exact"/>
        <w:rPr>
          <w:rFonts w:ascii="Times New Roman" w:hAnsi="Times New Roman"/>
          <w:sz w:val="24"/>
          <w:szCs w:val="24"/>
        </w:rPr>
      </w:pPr>
    </w:p>
    <w:p w:rsidR="00F42301" w:rsidRDefault="00F42301" w:rsidP="00721764">
      <w:pPr>
        <w:widowControl w:val="0"/>
        <w:autoSpaceDE w:val="0"/>
        <w:autoSpaceDN w:val="0"/>
        <w:adjustRightInd w:val="0"/>
        <w:spacing w:after="0"/>
        <w:ind w:left="1929"/>
        <w:rPr>
          <w:rFonts w:ascii="Times New Roman" w:hAnsi="Times New Roman"/>
          <w:sz w:val="20"/>
          <w:szCs w:val="20"/>
        </w:rPr>
      </w:pPr>
      <w:r>
        <w:rPr>
          <w:rFonts w:ascii="Times New Roman" w:hAnsi="Times New Roman"/>
          <w:b/>
          <w:bCs/>
          <w:spacing w:val="-18"/>
          <w:sz w:val="20"/>
          <w:szCs w:val="20"/>
        </w:rPr>
        <w:t>T</w:t>
      </w:r>
      <w:r>
        <w:rPr>
          <w:rFonts w:ascii="Times New Roman" w:hAnsi="Times New Roman"/>
          <w:b/>
          <w:bCs/>
          <w:sz w:val="20"/>
          <w:szCs w:val="20"/>
        </w:rPr>
        <w:t>otal Requi</w:t>
      </w:r>
      <w:r>
        <w:rPr>
          <w:rFonts w:ascii="Times New Roman" w:hAnsi="Times New Roman"/>
          <w:b/>
          <w:bCs/>
          <w:spacing w:val="-4"/>
          <w:sz w:val="20"/>
          <w:szCs w:val="20"/>
        </w:rPr>
        <w:t>r</w:t>
      </w:r>
      <w:r>
        <w:rPr>
          <w:rFonts w:ascii="Times New Roman" w:hAnsi="Times New Roman"/>
          <w:b/>
          <w:bCs/>
          <w:sz w:val="20"/>
          <w:szCs w:val="20"/>
        </w:rPr>
        <w:t>ed Hours..............................................................................................................36 hrs</w:t>
      </w:r>
    </w:p>
    <w:p w:rsidR="00F42301" w:rsidRDefault="00F42301" w:rsidP="00721764">
      <w:pPr>
        <w:widowControl w:val="0"/>
        <w:autoSpaceDE w:val="0"/>
        <w:autoSpaceDN w:val="0"/>
        <w:adjustRightInd w:val="0"/>
        <w:spacing w:after="0"/>
        <w:ind w:left="1929"/>
        <w:rPr>
          <w:rFonts w:ascii="Times New Roman" w:hAnsi="Times New Roman"/>
          <w:sz w:val="20"/>
          <w:szCs w:val="20"/>
        </w:rPr>
        <w:sectPr w:rsidR="00F42301">
          <w:footerReference w:type="even" r:id="rId48"/>
          <w:footerReference w:type="default" r:id="rId49"/>
          <w:pgSz w:w="12240" w:h="15840"/>
          <w:pgMar w:top="260" w:right="1300" w:bottom="280" w:left="220" w:header="0" w:footer="698" w:gutter="0"/>
          <w:pgNumType w:start="100"/>
          <w:cols w:space="720" w:equalWidth="0">
            <w:col w:w="10720"/>
          </w:cols>
          <w:noEndnote/>
        </w:sectPr>
      </w:pPr>
    </w:p>
    <w:p w:rsidR="00F42301" w:rsidRDefault="00F42301" w:rsidP="00721764">
      <w:pPr>
        <w:widowControl w:val="0"/>
        <w:autoSpaceDE w:val="0"/>
        <w:autoSpaceDN w:val="0"/>
        <w:adjustRightInd w:val="0"/>
        <w:spacing w:before="4" w:after="0" w:line="100" w:lineRule="exact"/>
        <w:rPr>
          <w:rFonts w:ascii="Times New Roman" w:hAnsi="Times New Roman"/>
          <w:sz w:val="10"/>
          <w:szCs w:val="10"/>
        </w:rPr>
      </w:pPr>
    </w:p>
    <w:tbl>
      <w:tblPr>
        <w:tblW w:w="0" w:type="auto"/>
        <w:tblInd w:w="104" w:type="dxa"/>
        <w:tblLayout w:type="fixed"/>
        <w:tblCellMar>
          <w:left w:w="0" w:type="dxa"/>
          <w:right w:w="0" w:type="dxa"/>
        </w:tblCellMar>
        <w:tblLook w:val="0000"/>
      </w:tblPr>
      <w:tblGrid>
        <w:gridCol w:w="4876"/>
        <w:gridCol w:w="4560"/>
        <w:gridCol w:w="1067"/>
      </w:tblGrid>
      <w:tr w:rsidR="00F42301" w:rsidRPr="00FA7AC7" w:rsidTr="00B67EC4">
        <w:trPr>
          <w:trHeight w:hRule="exact" w:val="235"/>
        </w:trPr>
        <w:tc>
          <w:tcPr>
            <w:tcW w:w="4876" w:type="dxa"/>
            <w:tcBorders>
              <w:top w:val="nil"/>
              <w:left w:val="nil"/>
              <w:bottom w:val="single" w:sz="4" w:space="0" w:color="191919"/>
              <w:right w:val="single" w:sz="4" w:space="0" w:color="191919"/>
            </w:tcBorders>
          </w:tcPr>
          <w:p w:rsidR="00F42301" w:rsidRPr="00FA7AC7" w:rsidRDefault="00F42301" w:rsidP="00B67EC4">
            <w:pPr>
              <w:widowControl w:val="0"/>
              <w:autoSpaceDE w:val="0"/>
              <w:autoSpaceDN w:val="0"/>
              <w:adjustRightInd w:val="0"/>
              <w:spacing w:after="0"/>
              <w:rPr>
                <w:rFonts w:ascii="Times New Roman" w:hAnsi="Times New Roman"/>
                <w:sz w:val="24"/>
                <w:szCs w:val="24"/>
              </w:rPr>
            </w:pPr>
          </w:p>
        </w:tc>
        <w:tc>
          <w:tcPr>
            <w:tcW w:w="4560" w:type="dxa"/>
            <w:vMerge w:val="restart"/>
            <w:tcBorders>
              <w:top w:val="single" w:sz="4" w:space="0" w:color="191919"/>
              <w:left w:val="single" w:sz="4" w:space="0" w:color="191919"/>
              <w:bottom w:val="single" w:sz="4" w:space="0" w:color="191919"/>
              <w:right w:val="single" w:sz="4" w:space="0" w:color="191919"/>
            </w:tcBorders>
          </w:tcPr>
          <w:p w:rsidR="00F42301" w:rsidRPr="00FA7AC7" w:rsidRDefault="00F42301" w:rsidP="00B67EC4">
            <w:pPr>
              <w:widowControl w:val="0"/>
              <w:autoSpaceDE w:val="0"/>
              <w:autoSpaceDN w:val="0"/>
              <w:adjustRightInd w:val="0"/>
              <w:spacing w:before="8" w:after="0" w:line="150" w:lineRule="exact"/>
              <w:rPr>
                <w:rFonts w:ascii="Times New Roman" w:hAnsi="Times New Roman"/>
                <w:sz w:val="15"/>
                <w:szCs w:val="15"/>
              </w:rPr>
            </w:pPr>
          </w:p>
          <w:p w:rsidR="00F42301" w:rsidRPr="00FA7AC7" w:rsidRDefault="00F42301" w:rsidP="00B67EC4">
            <w:pPr>
              <w:widowControl w:val="0"/>
              <w:autoSpaceDE w:val="0"/>
              <w:autoSpaceDN w:val="0"/>
              <w:adjustRightInd w:val="0"/>
              <w:spacing w:after="0"/>
              <w:ind w:left="1136"/>
              <w:rPr>
                <w:rFonts w:ascii="Times New Roman" w:hAnsi="Times New Roman"/>
                <w:sz w:val="24"/>
                <w:szCs w:val="24"/>
              </w:rPr>
            </w:pPr>
            <w:r w:rsidRPr="00FA7AC7">
              <w:rPr>
                <w:rFonts w:ascii="Times New Roman" w:hAnsi="Times New Roman"/>
                <w:b/>
                <w:bCs/>
                <w:color w:val="191919"/>
                <w:sz w:val="36"/>
                <w:szCs w:val="36"/>
              </w:rPr>
              <w:t>S</w:t>
            </w:r>
            <w:r w:rsidRPr="00FA7AC7">
              <w:rPr>
                <w:rFonts w:ascii="Times New Roman" w:hAnsi="Times New Roman"/>
                <w:b/>
                <w:bCs/>
                <w:color w:val="191919"/>
                <w:sz w:val="27"/>
                <w:szCs w:val="27"/>
              </w:rPr>
              <w:t>PECIAL</w:t>
            </w:r>
            <w:r w:rsidRPr="00FA7AC7">
              <w:rPr>
                <w:rFonts w:ascii="Times New Roman" w:hAnsi="Times New Roman"/>
                <w:b/>
                <w:bCs/>
                <w:color w:val="191919"/>
                <w:spacing w:val="8"/>
                <w:sz w:val="27"/>
                <w:szCs w:val="27"/>
              </w:rPr>
              <w:t xml:space="preserve"> </w:t>
            </w:r>
            <w:r w:rsidRPr="00FA7AC7">
              <w:rPr>
                <w:rFonts w:ascii="Times New Roman" w:hAnsi="Times New Roman"/>
                <w:b/>
                <w:bCs/>
                <w:color w:val="191919"/>
                <w:sz w:val="36"/>
                <w:szCs w:val="36"/>
              </w:rPr>
              <w:t>E</w:t>
            </w:r>
            <w:r w:rsidRPr="00FA7AC7">
              <w:rPr>
                <w:rFonts w:ascii="Times New Roman" w:hAnsi="Times New Roman"/>
                <w:b/>
                <w:bCs/>
                <w:color w:val="191919"/>
                <w:sz w:val="27"/>
                <w:szCs w:val="27"/>
              </w:rPr>
              <w:t>DUC</w:t>
            </w:r>
            <w:r w:rsidRPr="00FA7AC7">
              <w:rPr>
                <w:rFonts w:ascii="Times New Roman" w:hAnsi="Times New Roman"/>
                <w:b/>
                <w:bCs/>
                <w:color w:val="191919"/>
                <w:spacing w:val="-20"/>
                <w:sz w:val="27"/>
                <w:szCs w:val="27"/>
              </w:rPr>
              <w:t>A</w:t>
            </w:r>
            <w:r w:rsidRPr="00FA7AC7">
              <w:rPr>
                <w:rFonts w:ascii="Times New Roman" w:hAnsi="Times New Roman"/>
                <w:b/>
                <w:bCs/>
                <w:color w:val="191919"/>
                <w:sz w:val="27"/>
                <w:szCs w:val="27"/>
              </w:rPr>
              <w:t>TION</w:t>
            </w:r>
          </w:p>
        </w:tc>
        <w:tc>
          <w:tcPr>
            <w:tcW w:w="1067" w:type="dxa"/>
            <w:tcBorders>
              <w:top w:val="nil"/>
              <w:left w:val="single" w:sz="4" w:space="0" w:color="191919"/>
              <w:bottom w:val="single" w:sz="4" w:space="0" w:color="191919"/>
              <w:right w:val="nil"/>
            </w:tcBorders>
          </w:tcPr>
          <w:p w:rsidR="00F42301" w:rsidRPr="00FA7AC7" w:rsidRDefault="00F42301" w:rsidP="00B67EC4">
            <w:pPr>
              <w:widowControl w:val="0"/>
              <w:autoSpaceDE w:val="0"/>
              <w:autoSpaceDN w:val="0"/>
              <w:adjustRightInd w:val="0"/>
              <w:spacing w:after="0"/>
              <w:rPr>
                <w:rFonts w:ascii="Times New Roman" w:hAnsi="Times New Roman"/>
                <w:sz w:val="24"/>
                <w:szCs w:val="24"/>
              </w:rPr>
            </w:pPr>
          </w:p>
        </w:tc>
      </w:tr>
      <w:tr w:rsidR="00F42301" w:rsidRPr="00FA7AC7" w:rsidTr="00B67EC4">
        <w:trPr>
          <w:trHeight w:hRule="exact" w:val="256"/>
        </w:trPr>
        <w:tc>
          <w:tcPr>
            <w:tcW w:w="4876" w:type="dxa"/>
            <w:tcBorders>
              <w:top w:val="single" w:sz="4" w:space="0" w:color="191919"/>
              <w:left w:val="nil"/>
              <w:bottom w:val="single" w:sz="4" w:space="0" w:color="191919"/>
              <w:right w:val="single" w:sz="4" w:space="0" w:color="191919"/>
            </w:tcBorders>
          </w:tcPr>
          <w:p w:rsidR="00F42301" w:rsidRPr="00FA7AC7" w:rsidRDefault="00F42301" w:rsidP="00B67EC4">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B67EC4">
            <w:pPr>
              <w:widowControl w:val="0"/>
              <w:autoSpaceDE w:val="0"/>
              <w:autoSpaceDN w:val="0"/>
              <w:adjustRightInd w:val="0"/>
              <w:spacing w:after="0"/>
              <w:rPr>
                <w:rFonts w:ascii="Times New Roman" w:hAnsi="Times New Roman"/>
                <w:sz w:val="24"/>
                <w:szCs w:val="24"/>
              </w:rPr>
            </w:pPr>
          </w:p>
        </w:tc>
        <w:tc>
          <w:tcPr>
            <w:tcW w:w="1067" w:type="dxa"/>
            <w:tcBorders>
              <w:top w:val="single" w:sz="4" w:space="0" w:color="191919"/>
              <w:left w:val="single" w:sz="4" w:space="0" w:color="191919"/>
              <w:bottom w:val="single" w:sz="4" w:space="0" w:color="191919"/>
              <w:right w:val="nil"/>
            </w:tcBorders>
          </w:tcPr>
          <w:p w:rsidR="00F42301" w:rsidRPr="00FA7AC7" w:rsidRDefault="00F42301" w:rsidP="00B67EC4">
            <w:pPr>
              <w:widowControl w:val="0"/>
              <w:autoSpaceDE w:val="0"/>
              <w:autoSpaceDN w:val="0"/>
              <w:adjustRightInd w:val="0"/>
              <w:spacing w:after="0"/>
              <w:rPr>
                <w:rFonts w:ascii="Times New Roman" w:hAnsi="Times New Roman"/>
                <w:sz w:val="24"/>
                <w:szCs w:val="24"/>
              </w:rPr>
            </w:pPr>
          </w:p>
        </w:tc>
      </w:tr>
      <w:tr w:rsidR="00F42301" w:rsidRPr="00FA7AC7" w:rsidTr="00B67EC4">
        <w:trPr>
          <w:trHeight w:hRule="exact" w:val="219"/>
        </w:trPr>
        <w:tc>
          <w:tcPr>
            <w:tcW w:w="4876" w:type="dxa"/>
            <w:tcBorders>
              <w:top w:val="single" w:sz="4" w:space="0" w:color="191919"/>
              <w:left w:val="nil"/>
              <w:bottom w:val="nil"/>
              <w:right w:val="single" w:sz="4" w:space="0" w:color="191919"/>
            </w:tcBorders>
          </w:tcPr>
          <w:p w:rsidR="00F42301" w:rsidRPr="00FA7AC7" w:rsidRDefault="00F42301" w:rsidP="00B67EC4">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B67EC4">
            <w:pPr>
              <w:widowControl w:val="0"/>
              <w:autoSpaceDE w:val="0"/>
              <w:autoSpaceDN w:val="0"/>
              <w:adjustRightInd w:val="0"/>
              <w:spacing w:after="0"/>
              <w:rPr>
                <w:rFonts w:ascii="Times New Roman" w:hAnsi="Times New Roman"/>
                <w:sz w:val="24"/>
                <w:szCs w:val="24"/>
              </w:rPr>
            </w:pPr>
          </w:p>
        </w:tc>
        <w:tc>
          <w:tcPr>
            <w:tcW w:w="1067" w:type="dxa"/>
            <w:tcBorders>
              <w:top w:val="single" w:sz="4" w:space="0" w:color="191919"/>
              <w:left w:val="single" w:sz="4" w:space="0" w:color="191919"/>
              <w:bottom w:val="nil"/>
              <w:right w:val="nil"/>
            </w:tcBorders>
          </w:tcPr>
          <w:p w:rsidR="00F42301" w:rsidRPr="00FA7AC7" w:rsidRDefault="00F42301" w:rsidP="00B67EC4">
            <w:pPr>
              <w:widowControl w:val="0"/>
              <w:autoSpaceDE w:val="0"/>
              <w:autoSpaceDN w:val="0"/>
              <w:adjustRightInd w:val="0"/>
              <w:spacing w:after="0"/>
              <w:rPr>
                <w:rFonts w:ascii="Times New Roman" w:hAnsi="Times New Roman"/>
                <w:sz w:val="24"/>
                <w:szCs w:val="24"/>
              </w:rPr>
            </w:pPr>
          </w:p>
        </w:tc>
      </w:tr>
    </w:tbl>
    <w:p w:rsidR="00F42301" w:rsidRDefault="00F42301" w:rsidP="00721764">
      <w:pPr>
        <w:widowControl w:val="0"/>
        <w:autoSpaceDE w:val="0"/>
        <w:autoSpaceDN w:val="0"/>
        <w:adjustRightInd w:val="0"/>
        <w:spacing w:before="6" w:after="0" w:line="180" w:lineRule="exact"/>
        <w:rPr>
          <w:rFonts w:ascii="Times New Roman" w:hAnsi="Times New Roman"/>
          <w:sz w:val="18"/>
          <w:szCs w:val="18"/>
        </w:rPr>
      </w:pPr>
    </w:p>
    <w:p w:rsidR="00F42301" w:rsidRDefault="00F42301" w:rsidP="00721764">
      <w:pPr>
        <w:widowControl w:val="0"/>
        <w:autoSpaceDE w:val="0"/>
        <w:autoSpaceDN w:val="0"/>
        <w:adjustRightInd w:val="0"/>
        <w:spacing w:after="0" w:line="200" w:lineRule="exact"/>
        <w:rPr>
          <w:rFonts w:ascii="Times New Roman" w:hAnsi="Times New Roman"/>
          <w:sz w:val="20"/>
          <w:szCs w:val="20"/>
        </w:rPr>
      </w:pPr>
    </w:p>
    <w:p w:rsidR="00F42301" w:rsidRDefault="00F42301" w:rsidP="00721764">
      <w:pPr>
        <w:widowControl w:val="0"/>
        <w:autoSpaceDE w:val="0"/>
        <w:autoSpaceDN w:val="0"/>
        <w:adjustRightInd w:val="0"/>
        <w:spacing w:before="14" w:after="0"/>
        <w:ind w:left="864"/>
        <w:rPr>
          <w:rFonts w:ascii="Times New Roman" w:hAnsi="Times New Roman"/>
          <w:sz w:val="28"/>
          <w:szCs w:val="28"/>
        </w:rPr>
      </w:pPr>
      <w:r w:rsidRPr="003F2CF3">
        <w:rPr>
          <w:rFonts w:ascii="Calibri" w:hAnsi="Calibri"/>
          <w:noProof/>
          <w:lang w:eastAsia="en-US"/>
        </w:rPr>
        <w:pict>
          <v:group id="_x0000_s3828" style="position:absolute;left:0;text-align:left;margin-left:315.25pt;margin-top:-52.55pt;width:31.2pt;height:31.05pt;z-index:-251491328;mso-position-horizontal-relative:page" coordorigin="6305,-1051" coordsize="624,621" o:allowincell="f">
            <v:rect id="_x0000_s3829" style="position:absolute;left:6310;top:-1046;width:613;height:610" o:allowincell="f" stroked="f">
              <v:path arrowok="t"/>
            </v:rect>
            <v:rect id="_x0000_s3830" style="position:absolute;left:6310;top:-1046;width:620;height:620;mso-position-horizontal-relative:page" o:allowincell="f" filled="f" stroked="f">
              <v:textbox inset="0,0,0,0">
                <w:txbxContent>
                  <w:p w:rsidR="00F42301" w:rsidRDefault="00F42301" w:rsidP="00721764">
                    <w:pPr>
                      <w:spacing w:after="0" w:line="620" w:lineRule="atLeast"/>
                      <w:rPr>
                        <w:rFonts w:ascii="Times New Roman" w:hAnsi="Times New Roman"/>
                        <w:sz w:val="24"/>
                        <w:szCs w:val="24"/>
                      </w:rPr>
                    </w:pPr>
                    <w:r>
                      <w:rPr>
                        <w:rFonts w:ascii="Times New Roman" w:hAnsi="Times New Roman"/>
                        <w:noProof/>
                        <w:sz w:val="24"/>
                        <w:szCs w:val="24"/>
                      </w:rPr>
                      <w:drawing>
                        <wp:inline distT="0" distB="0" distL="0" distR="0">
                          <wp:extent cx="390525" cy="390525"/>
                          <wp:effectExtent l="19050" t="0" r="9525" b="0"/>
                          <wp:docPr id="158"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5"/>
                                  <a:srcRect/>
                                  <a:stretch>
                                    <a:fillRect/>
                                  </a:stretch>
                                </pic:blipFill>
                                <pic:spPr bwMode="auto">
                                  <a:xfrm>
                                    <a:off x="0" y="0"/>
                                    <a:ext cx="390525" cy="390525"/>
                                  </a:xfrm>
                                  <a:prstGeom prst="rect">
                                    <a:avLst/>
                                  </a:prstGeom>
                                  <a:noFill/>
                                  <a:ln w="9525">
                                    <a:noFill/>
                                    <a:miter lim="800000"/>
                                    <a:headEnd/>
                                    <a:tailEnd/>
                                  </a:ln>
                                </pic:spPr>
                              </pic:pic>
                            </a:graphicData>
                          </a:graphic>
                        </wp:inline>
                      </w:drawing>
                    </w:r>
                  </w:p>
                  <w:p w:rsidR="00F42301" w:rsidRDefault="00F42301" w:rsidP="00721764">
                    <w:pPr>
                      <w:widowControl w:val="0"/>
                      <w:autoSpaceDE w:val="0"/>
                      <w:autoSpaceDN w:val="0"/>
                      <w:adjustRightInd w:val="0"/>
                      <w:spacing w:after="0"/>
                      <w:rPr>
                        <w:rFonts w:ascii="Times New Roman" w:hAnsi="Times New Roman"/>
                        <w:sz w:val="24"/>
                        <w:szCs w:val="24"/>
                      </w:rPr>
                    </w:pPr>
                  </w:p>
                </w:txbxContent>
              </v:textbox>
            </v:rect>
            <w10:wrap anchorx="page"/>
          </v:group>
        </w:pict>
      </w:r>
      <w:r>
        <w:rPr>
          <w:rFonts w:ascii="Times New Roman" w:hAnsi="Times New Roman"/>
          <w:b/>
          <w:bCs/>
          <w:sz w:val="28"/>
          <w:szCs w:val="28"/>
        </w:rPr>
        <w:t>II. Intellectual Disabilities (MR)</w:t>
      </w:r>
    </w:p>
    <w:p w:rsidR="00F42301" w:rsidRDefault="00F42301" w:rsidP="00721764">
      <w:pPr>
        <w:widowControl w:val="0"/>
        <w:autoSpaceDE w:val="0"/>
        <w:autoSpaceDN w:val="0"/>
        <w:adjustRightInd w:val="0"/>
        <w:spacing w:after="0" w:line="150" w:lineRule="exact"/>
        <w:rPr>
          <w:rFonts w:ascii="Times New Roman" w:hAnsi="Times New Roman"/>
          <w:sz w:val="15"/>
          <w:szCs w:val="15"/>
        </w:rPr>
      </w:pPr>
    </w:p>
    <w:p w:rsidR="00F42301" w:rsidRDefault="00F42301" w:rsidP="00721764">
      <w:pPr>
        <w:widowControl w:val="0"/>
        <w:autoSpaceDE w:val="0"/>
        <w:autoSpaceDN w:val="0"/>
        <w:adjustRightInd w:val="0"/>
        <w:spacing w:after="0" w:line="200" w:lineRule="exact"/>
        <w:rPr>
          <w:rFonts w:ascii="Times New Roman" w:hAnsi="Times New Roman"/>
          <w:sz w:val="20"/>
          <w:szCs w:val="20"/>
        </w:rPr>
      </w:pPr>
    </w:p>
    <w:p w:rsidR="00F42301" w:rsidRDefault="00F42301" w:rsidP="00721764">
      <w:pPr>
        <w:widowControl w:val="0"/>
        <w:tabs>
          <w:tab w:val="left" w:pos="8160"/>
        </w:tabs>
        <w:autoSpaceDE w:val="0"/>
        <w:autoSpaceDN w:val="0"/>
        <w:adjustRightInd w:val="0"/>
        <w:spacing w:after="0"/>
        <w:ind w:left="864"/>
        <w:rPr>
          <w:rFonts w:ascii="Times New Roman" w:hAnsi="Times New Roman"/>
          <w:sz w:val="28"/>
          <w:szCs w:val="28"/>
        </w:rPr>
      </w:pPr>
      <w:r>
        <w:rPr>
          <w:rFonts w:ascii="Times New Roman" w:hAnsi="Times New Roman"/>
          <w:b/>
          <w:bCs/>
          <w:sz w:val="28"/>
          <w:szCs w:val="28"/>
        </w:rPr>
        <w:t>A</w:t>
      </w:r>
      <w:r>
        <w:rPr>
          <w:rFonts w:ascii="Times New Roman" w:hAnsi="Times New Roman"/>
          <w:b/>
          <w:bCs/>
          <w:spacing w:val="-5"/>
          <w:sz w:val="28"/>
          <w:szCs w:val="28"/>
        </w:rPr>
        <w:t>r</w:t>
      </w:r>
      <w:r>
        <w:rPr>
          <w:rFonts w:ascii="Times New Roman" w:hAnsi="Times New Roman"/>
          <w:b/>
          <w:bCs/>
          <w:sz w:val="28"/>
          <w:szCs w:val="28"/>
        </w:rPr>
        <w:t>ea</w:t>
      </w:r>
      <w:r>
        <w:rPr>
          <w:rFonts w:ascii="Times New Roman" w:hAnsi="Times New Roman"/>
          <w:b/>
          <w:bCs/>
          <w:spacing w:val="-15"/>
          <w:sz w:val="28"/>
          <w:szCs w:val="28"/>
        </w:rPr>
        <w:t xml:space="preserve"> </w:t>
      </w:r>
      <w:r>
        <w:rPr>
          <w:rFonts w:ascii="Times New Roman" w:hAnsi="Times New Roman"/>
          <w:b/>
          <w:bCs/>
          <w:sz w:val="28"/>
          <w:szCs w:val="28"/>
        </w:rPr>
        <w:t>A</w:t>
      </w:r>
      <w:r>
        <w:rPr>
          <w:rFonts w:ascii="Times New Roman" w:hAnsi="Times New Roman"/>
          <w:b/>
          <w:bCs/>
          <w:spacing w:val="-16"/>
          <w:sz w:val="28"/>
          <w:szCs w:val="28"/>
        </w:rPr>
        <w:t xml:space="preserve"> </w:t>
      </w:r>
      <w:r>
        <w:rPr>
          <w:rFonts w:ascii="Times New Roman" w:hAnsi="Times New Roman"/>
          <w:b/>
          <w:bCs/>
          <w:sz w:val="28"/>
          <w:szCs w:val="28"/>
        </w:rPr>
        <w:t>- Natu</w:t>
      </w:r>
      <w:r>
        <w:rPr>
          <w:rFonts w:ascii="Times New Roman" w:hAnsi="Times New Roman"/>
          <w:b/>
          <w:bCs/>
          <w:spacing w:val="-5"/>
          <w:sz w:val="28"/>
          <w:szCs w:val="28"/>
        </w:rPr>
        <w:t>r</w:t>
      </w:r>
      <w:r>
        <w:rPr>
          <w:rFonts w:ascii="Times New Roman" w:hAnsi="Times New Roman"/>
          <w:b/>
          <w:bCs/>
          <w:sz w:val="28"/>
          <w:szCs w:val="28"/>
        </w:rPr>
        <w:t>e of the Learner</w:t>
      </w:r>
      <w:r>
        <w:rPr>
          <w:rFonts w:ascii="Times New Roman" w:hAnsi="Times New Roman"/>
          <w:b/>
          <w:bCs/>
          <w:sz w:val="28"/>
          <w:szCs w:val="28"/>
        </w:rPr>
        <w:tab/>
        <w:t>3 hrs</w:t>
      </w:r>
    </w:p>
    <w:tbl>
      <w:tblPr>
        <w:tblW w:w="0" w:type="auto"/>
        <w:tblInd w:w="1184" w:type="dxa"/>
        <w:tblLayout w:type="fixed"/>
        <w:tblCellMar>
          <w:left w:w="0" w:type="dxa"/>
          <w:right w:w="0" w:type="dxa"/>
        </w:tblCellMar>
        <w:tblLook w:val="0000"/>
      </w:tblPr>
      <w:tblGrid>
        <w:gridCol w:w="852"/>
        <w:gridCol w:w="828"/>
        <w:gridCol w:w="3810"/>
      </w:tblGrid>
      <w:tr w:rsidR="00F42301" w:rsidRPr="00FA7AC7" w:rsidTr="00B67EC4">
        <w:trPr>
          <w:trHeight w:hRule="exact" w:val="287"/>
        </w:trPr>
        <w:tc>
          <w:tcPr>
            <w:tcW w:w="852" w:type="dxa"/>
            <w:tcBorders>
              <w:top w:val="nil"/>
              <w:left w:val="nil"/>
              <w:bottom w:val="nil"/>
              <w:right w:val="nil"/>
            </w:tcBorders>
          </w:tcPr>
          <w:p w:rsidR="00F42301" w:rsidRPr="00FA7AC7" w:rsidRDefault="00F42301" w:rsidP="00B67EC4">
            <w:pPr>
              <w:widowControl w:val="0"/>
              <w:autoSpaceDE w:val="0"/>
              <w:autoSpaceDN w:val="0"/>
              <w:adjustRightInd w:val="0"/>
              <w:spacing w:before="34" w:after="0"/>
              <w:ind w:left="40"/>
              <w:rPr>
                <w:rFonts w:ascii="Times New Roman" w:hAnsi="Times New Roman"/>
                <w:sz w:val="24"/>
                <w:szCs w:val="24"/>
              </w:rPr>
            </w:pPr>
            <w:r w:rsidRPr="00FA7AC7">
              <w:rPr>
                <w:rFonts w:ascii="Times New Roman" w:hAnsi="Times New Roman"/>
                <w:sz w:val="20"/>
                <w:szCs w:val="20"/>
              </w:rPr>
              <w:t>ECEC</w:t>
            </w:r>
          </w:p>
        </w:tc>
        <w:tc>
          <w:tcPr>
            <w:tcW w:w="828" w:type="dxa"/>
            <w:tcBorders>
              <w:top w:val="nil"/>
              <w:left w:val="nil"/>
              <w:bottom w:val="nil"/>
              <w:right w:val="nil"/>
            </w:tcBorders>
          </w:tcPr>
          <w:p w:rsidR="00F42301" w:rsidRPr="00FA7AC7" w:rsidRDefault="00F42301" w:rsidP="00B67EC4">
            <w:pPr>
              <w:widowControl w:val="0"/>
              <w:autoSpaceDE w:val="0"/>
              <w:autoSpaceDN w:val="0"/>
              <w:adjustRightInd w:val="0"/>
              <w:spacing w:before="34" w:after="0"/>
              <w:ind w:left="268"/>
              <w:rPr>
                <w:rFonts w:ascii="Times New Roman" w:hAnsi="Times New Roman"/>
                <w:sz w:val="24"/>
                <w:szCs w:val="24"/>
              </w:rPr>
            </w:pPr>
            <w:r w:rsidRPr="00FA7AC7">
              <w:rPr>
                <w:rFonts w:ascii="Times New Roman" w:hAnsi="Times New Roman"/>
                <w:sz w:val="20"/>
                <w:szCs w:val="20"/>
              </w:rPr>
              <w:t>5500</w:t>
            </w:r>
          </w:p>
        </w:tc>
        <w:tc>
          <w:tcPr>
            <w:tcW w:w="3810" w:type="dxa"/>
            <w:tcBorders>
              <w:top w:val="nil"/>
              <w:left w:val="nil"/>
              <w:bottom w:val="nil"/>
              <w:right w:val="nil"/>
            </w:tcBorders>
          </w:tcPr>
          <w:p w:rsidR="00F42301" w:rsidRPr="00FA7AC7" w:rsidRDefault="00F42301" w:rsidP="00B67EC4">
            <w:pPr>
              <w:widowControl w:val="0"/>
              <w:autoSpaceDE w:val="0"/>
              <w:autoSpaceDN w:val="0"/>
              <w:adjustRightInd w:val="0"/>
              <w:spacing w:before="34" w:after="0"/>
              <w:ind w:left="160"/>
              <w:rPr>
                <w:rFonts w:ascii="Times New Roman" w:hAnsi="Times New Roman"/>
                <w:sz w:val="24"/>
                <w:szCs w:val="24"/>
              </w:rPr>
            </w:pPr>
            <w:r w:rsidRPr="00FA7AC7">
              <w:rPr>
                <w:rFonts w:ascii="Times New Roman" w:hAnsi="Times New Roman"/>
                <w:sz w:val="20"/>
                <w:szCs w:val="20"/>
              </w:rPr>
              <w:t>Child Development</w:t>
            </w:r>
          </w:p>
        </w:tc>
      </w:tr>
      <w:tr w:rsidR="00F42301" w:rsidRPr="00FA7AC7" w:rsidTr="00B67EC4">
        <w:trPr>
          <w:trHeight w:hRule="exact" w:val="240"/>
        </w:trPr>
        <w:tc>
          <w:tcPr>
            <w:tcW w:w="852" w:type="dxa"/>
            <w:tcBorders>
              <w:top w:val="nil"/>
              <w:left w:val="nil"/>
              <w:bottom w:val="nil"/>
              <w:right w:val="nil"/>
            </w:tcBorders>
          </w:tcPr>
          <w:p w:rsidR="00F42301" w:rsidRPr="00FA7AC7" w:rsidRDefault="00F42301" w:rsidP="00B67EC4">
            <w:pPr>
              <w:widowControl w:val="0"/>
              <w:autoSpaceDE w:val="0"/>
              <w:autoSpaceDN w:val="0"/>
              <w:adjustRightInd w:val="0"/>
              <w:spacing w:after="0" w:line="217" w:lineRule="exact"/>
              <w:ind w:left="40"/>
              <w:rPr>
                <w:rFonts w:ascii="Times New Roman" w:hAnsi="Times New Roman"/>
                <w:sz w:val="24"/>
                <w:szCs w:val="24"/>
              </w:rPr>
            </w:pPr>
            <w:r w:rsidRPr="00FA7AC7">
              <w:rPr>
                <w:rFonts w:ascii="Times New Roman" w:hAnsi="Times New Roman"/>
                <w:sz w:val="20"/>
                <w:szCs w:val="20"/>
              </w:rPr>
              <w:t>EDUC</w:t>
            </w:r>
          </w:p>
        </w:tc>
        <w:tc>
          <w:tcPr>
            <w:tcW w:w="828" w:type="dxa"/>
            <w:tcBorders>
              <w:top w:val="nil"/>
              <w:left w:val="nil"/>
              <w:bottom w:val="nil"/>
              <w:right w:val="nil"/>
            </w:tcBorders>
          </w:tcPr>
          <w:p w:rsidR="00F42301" w:rsidRPr="00FA7AC7" w:rsidRDefault="00F42301" w:rsidP="00B67EC4">
            <w:pPr>
              <w:widowControl w:val="0"/>
              <w:autoSpaceDE w:val="0"/>
              <w:autoSpaceDN w:val="0"/>
              <w:adjustRightInd w:val="0"/>
              <w:spacing w:after="0" w:line="217" w:lineRule="exact"/>
              <w:ind w:left="268"/>
              <w:rPr>
                <w:rFonts w:ascii="Times New Roman" w:hAnsi="Times New Roman"/>
                <w:sz w:val="24"/>
                <w:szCs w:val="24"/>
              </w:rPr>
            </w:pPr>
            <w:r w:rsidRPr="00FA7AC7">
              <w:rPr>
                <w:rFonts w:ascii="Times New Roman" w:hAnsi="Times New Roman"/>
                <w:sz w:val="20"/>
                <w:szCs w:val="20"/>
              </w:rPr>
              <w:t>5555</w:t>
            </w:r>
          </w:p>
        </w:tc>
        <w:tc>
          <w:tcPr>
            <w:tcW w:w="3810" w:type="dxa"/>
            <w:tcBorders>
              <w:top w:val="nil"/>
              <w:left w:val="nil"/>
              <w:bottom w:val="nil"/>
              <w:right w:val="nil"/>
            </w:tcBorders>
          </w:tcPr>
          <w:p w:rsidR="00F42301" w:rsidRPr="00FA7AC7" w:rsidRDefault="00F42301" w:rsidP="00B67EC4">
            <w:pPr>
              <w:widowControl w:val="0"/>
              <w:autoSpaceDE w:val="0"/>
              <w:autoSpaceDN w:val="0"/>
              <w:adjustRightInd w:val="0"/>
              <w:spacing w:after="0" w:line="217" w:lineRule="exact"/>
              <w:ind w:left="160"/>
              <w:rPr>
                <w:rFonts w:ascii="Times New Roman" w:hAnsi="Times New Roman"/>
                <w:sz w:val="24"/>
                <w:szCs w:val="24"/>
              </w:rPr>
            </w:pPr>
            <w:r w:rsidRPr="00FA7AC7">
              <w:rPr>
                <w:rFonts w:ascii="Times New Roman" w:hAnsi="Times New Roman"/>
                <w:sz w:val="20"/>
                <w:szCs w:val="20"/>
              </w:rPr>
              <w:t>Clinical</w:t>
            </w:r>
            <w:r w:rsidRPr="00FA7AC7">
              <w:rPr>
                <w:rFonts w:ascii="Times New Roman" w:hAnsi="Times New Roman"/>
                <w:spacing w:val="-11"/>
                <w:sz w:val="20"/>
                <w:szCs w:val="20"/>
              </w:rPr>
              <w:t xml:space="preserve"> </w:t>
            </w:r>
            <w:r w:rsidRPr="00FA7AC7">
              <w:rPr>
                <w:rFonts w:ascii="Times New Roman" w:hAnsi="Times New Roman"/>
                <w:sz w:val="20"/>
                <w:szCs w:val="20"/>
              </w:rPr>
              <w:t>Approach to Classroom</w:t>
            </w:r>
            <w:r w:rsidRPr="00FA7AC7">
              <w:rPr>
                <w:rFonts w:ascii="Times New Roman" w:hAnsi="Times New Roman"/>
                <w:spacing w:val="-11"/>
                <w:sz w:val="20"/>
                <w:szCs w:val="20"/>
              </w:rPr>
              <w:t xml:space="preserve"> </w:t>
            </w:r>
            <w:r w:rsidRPr="00FA7AC7">
              <w:rPr>
                <w:rFonts w:ascii="Times New Roman" w:hAnsi="Times New Roman"/>
                <w:sz w:val="20"/>
                <w:szCs w:val="20"/>
              </w:rPr>
              <w:t>Analysis</w:t>
            </w:r>
          </w:p>
        </w:tc>
      </w:tr>
      <w:tr w:rsidR="00F42301" w:rsidRPr="00FA7AC7" w:rsidTr="00B67EC4">
        <w:trPr>
          <w:trHeight w:hRule="exact" w:val="240"/>
        </w:trPr>
        <w:tc>
          <w:tcPr>
            <w:tcW w:w="852" w:type="dxa"/>
            <w:tcBorders>
              <w:top w:val="nil"/>
              <w:left w:val="nil"/>
              <w:bottom w:val="nil"/>
              <w:right w:val="nil"/>
            </w:tcBorders>
          </w:tcPr>
          <w:p w:rsidR="00F42301" w:rsidRPr="00FA7AC7" w:rsidRDefault="00F42301" w:rsidP="00B67EC4">
            <w:pPr>
              <w:widowControl w:val="0"/>
              <w:autoSpaceDE w:val="0"/>
              <w:autoSpaceDN w:val="0"/>
              <w:adjustRightInd w:val="0"/>
              <w:spacing w:after="0" w:line="217" w:lineRule="exact"/>
              <w:ind w:left="40"/>
              <w:rPr>
                <w:rFonts w:ascii="Times New Roman" w:hAnsi="Times New Roman"/>
                <w:sz w:val="24"/>
                <w:szCs w:val="24"/>
              </w:rPr>
            </w:pPr>
            <w:r w:rsidRPr="00FA7AC7">
              <w:rPr>
                <w:rFonts w:ascii="Times New Roman" w:hAnsi="Times New Roman"/>
                <w:sz w:val="20"/>
                <w:szCs w:val="20"/>
              </w:rPr>
              <w:t>PSYC</w:t>
            </w:r>
          </w:p>
        </w:tc>
        <w:tc>
          <w:tcPr>
            <w:tcW w:w="828" w:type="dxa"/>
            <w:tcBorders>
              <w:top w:val="nil"/>
              <w:left w:val="nil"/>
              <w:bottom w:val="nil"/>
              <w:right w:val="nil"/>
            </w:tcBorders>
          </w:tcPr>
          <w:p w:rsidR="00F42301" w:rsidRPr="00FA7AC7" w:rsidRDefault="00F42301" w:rsidP="00B67EC4">
            <w:pPr>
              <w:widowControl w:val="0"/>
              <w:autoSpaceDE w:val="0"/>
              <w:autoSpaceDN w:val="0"/>
              <w:adjustRightInd w:val="0"/>
              <w:spacing w:after="0" w:line="217" w:lineRule="exact"/>
              <w:ind w:left="268"/>
              <w:rPr>
                <w:rFonts w:ascii="Times New Roman" w:hAnsi="Times New Roman"/>
                <w:sz w:val="24"/>
                <w:szCs w:val="24"/>
              </w:rPr>
            </w:pPr>
            <w:r w:rsidRPr="00FA7AC7">
              <w:rPr>
                <w:rFonts w:ascii="Times New Roman" w:hAnsi="Times New Roman"/>
                <w:sz w:val="20"/>
                <w:szCs w:val="20"/>
              </w:rPr>
              <w:t>5509</w:t>
            </w:r>
          </w:p>
        </w:tc>
        <w:tc>
          <w:tcPr>
            <w:tcW w:w="3810" w:type="dxa"/>
            <w:tcBorders>
              <w:top w:val="nil"/>
              <w:left w:val="nil"/>
              <w:bottom w:val="nil"/>
              <w:right w:val="nil"/>
            </w:tcBorders>
          </w:tcPr>
          <w:p w:rsidR="00F42301" w:rsidRPr="00FA7AC7" w:rsidRDefault="00F42301" w:rsidP="00B67EC4">
            <w:pPr>
              <w:widowControl w:val="0"/>
              <w:autoSpaceDE w:val="0"/>
              <w:autoSpaceDN w:val="0"/>
              <w:adjustRightInd w:val="0"/>
              <w:spacing w:after="0" w:line="217" w:lineRule="exact"/>
              <w:ind w:left="160"/>
              <w:rPr>
                <w:rFonts w:ascii="Times New Roman" w:hAnsi="Times New Roman"/>
                <w:sz w:val="24"/>
                <w:szCs w:val="24"/>
              </w:rPr>
            </w:pPr>
            <w:r w:rsidRPr="00FA7AC7">
              <w:rPr>
                <w:rFonts w:ascii="Times New Roman" w:hAnsi="Times New Roman"/>
                <w:sz w:val="20"/>
                <w:szCs w:val="20"/>
              </w:rPr>
              <w:t>Introduction to Behavior Modification</w:t>
            </w:r>
          </w:p>
        </w:tc>
      </w:tr>
      <w:tr w:rsidR="00F42301" w:rsidRPr="00FA7AC7" w:rsidTr="00B67EC4">
        <w:trPr>
          <w:trHeight w:hRule="exact" w:val="240"/>
        </w:trPr>
        <w:tc>
          <w:tcPr>
            <w:tcW w:w="852" w:type="dxa"/>
            <w:tcBorders>
              <w:top w:val="nil"/>
              <w:left w:val="nil"/>
              <w:bottom w:val="nil"/>
              <w:right w:val="nil"/>
            </w:tcBorders>
          </w:tcPr>
          <w:p w:rsidR="00F42301" w:rsidRPr="00FA7AC7" w:rsidRDefault="00F42301" w:rsidP="00B67EC4">
            <w:pPr>
              <w:widowControl w:val="0"/>
              <w:autoSpaceDE w:val="0"/>
              <w:autoSpaceDN w:val="0"/>
              <w:adjustRightInd w:val="0"/>
              <w:spacing w:after="0" w:line="217" w:lineRule="exact"/>
              <w:ind w:left="40"/>
              <w:rPr>
                <w:rFonts w:ascii="Times New Roman" w:hAnsi="Times New Roman"/>
                <w:sz w:val="24"/>
                <w:szCs w:val="24"/>
              </w:rPr>
            </w:pPr>
            <w:r w:rsidRPr="00FA7AC7">
              <w:rPr>
                <w:rFonts w:ascii="Times New Roman" w:hAnsi="Times New Roman"/>
                <w:sz w:val="20"/>
                <w:szCs w:val="20"/>
              </w:rPr>
              <w:t>PSYC</w:t>
            </w:r>
          </w:p>
        </w:tc>
        <w:tc>
          <w:tcPr>
            <w:tcW w:w="828" w:type="dxa"/>
            <w:tcBorders>
              <w:top w:val="nil"/>
              <w:left w:val="nil"/>
              <w:bottom w:val="nil"/>
              <w:right w:val="nil"/>
            </w:tcBorders>
          </w:tcPr>
          <w:p w:rsidR="00F42301" w:rsidRPr="00FA7AC7" w:rsidRDefault="00F42301" w:rsidP="00B67EC4">
            <w:pPr>
              <w:widowControl w:val="0"/>
              <w:autoSpaceDE w:val="0"/>
              <w:autoSpaceDN w:val="0"/>
              <w:adjustRightInd w:val="0"/>
              <w:spacing w:after="0" w:line="217" w:lineRule="exact"/>
              <w:ind w:left="268"/>
              <w:rPr>
                <w:rFonts w:ascii="Times New Roman" w:hAnsi="Times New Roman"/>
                <w:sz w:val="24"/>
                <w:szCs w:val="24"/>
              </w:rPr>
            </w:pPr>
            <w:r w:rsidRPr="00FA7AC7">
              <w:rPr>
                <w:rFonts w:ascii="Times New Roman" w:hAnsi="Times New Roman"/>
                <w:sz w:val="20"/>
                <w:szCs w:val="20"/>
              </w:rPr>
              <w:t>5515</w:t>
            </w:r>
          </w:p>
        </w:tc>
        <w:tc>
          <w:tcPr>
            <w:tcW w:w="3810" w:type="dxa"/>
            <w:tcBorders>
              <w:top w:val="nil"/>
              <w:left w:val="nil"/>
              <w:bottom w:val="nil"/>
              <w:right w:val="nil"/>
            </w:tcBorders>
          </w:tcPr>
          <w:p w:rsidR="00F42301" w:rsidRPr="00FA7AC7" w:rsidRDefault="00F42301" w:rsidP="00B67EC4">
            <w:pPr>
              <w:widowControl w:val="0"/>
              <w:autoSpaceDE w:val="0"/>
              <w:autoSpaceDN w:val="0"/>
              <w:adjustRightInd w:val="0"/>
              <w:spacing w:after="0" w:line="217" w:lineRule="exact"/>
              <w:ind w:left="160"/>
              <w:rPr>
                <w:rFonts w:ascii="Times New Roman" w:hAnsi="Times New Roman"/>
                <w:sz w:val="24"/>
                <w:szCs w:val="24"/>
              </w:rPr>
            </w:pPr>
            <w:r w:rsidRPr="00FA7AC7">
              <w:rPr>
                <w:rFonts w:ascii="Times New Roman" w:hAnsi="Times New Roman"/>
                <w:sz w:val="20"/>
                <w:szCs w:val="20"/>
              </w:rPr>
              <w:t>Educational Psychology</w:t>
            </w:r>
          </w:p>
        </w:tc>
      </w:tr>
      <w:tr w:rsidR="00F42301" w:rsidRPr="00FA7AC7" w:rsidTr="00B67EC4">
        <w:trPr>
          <w:trHeight w:hRule="exact" w:val="240"/>
        </w:trPr>
        <w:tc>
          <w:tcPr>
            <w:tcW w:w="852" w:type="dxa"/>
            <w:tcBorders>
              <w:top w:val="nil"/>
              <w:left w:val="nil"/>
              <w:bottom w:val="nil"/>
              <w:right w:val="nil"/>
            </w:tcBorders>
          </w:tcPr>
          <w:p w:rsidR="00F42301" w:rsidRPr="00FA7AC7" w:rsidRDefault="00F42301" w:rsidP="00B67EC4">
            <w:pPr>
              <w:widowControl w:val="0"/>
              <w:autoSpaceDE w:val="0"/>
              <w:autoSpaceDN w:val="0"/>
              <w:adjustRightInd w:val="0"/>
              <w:spacing w:after="0" w:line="217" w:lineRule="exact"/>
              <w:ind w:left="40"/>
              <w:rPr>
                <w:rFonts w:ascii="Times New Roman" w:hAnsi="Times New Roman"/>
                <w:sz w:val="24"/>
                <w:szCs w:val="24"/>
              </w:rPr>
            </w:pPr>
            <w:r w:rsidRPr="00FA7AC7">
              <w:rPr>
                <w:rFonts w:ascii="Times New Roman" w:hAnsi="Times New Roman"/>
                <w:sz w:val="20"/>
                <w:szCs w:val="20"/>
              </w:rPr>
              <w:t>PSYC</w:t>
            </w:r>
          </w:p>
        </w:tc>
        <w:tc>
          <w:tcPr>
            <w:tcW w:w="828" w:type="dxa"/>
            <w:tcBorders>
              <w:top w:val="nil"/>
              <w:left w:val="nil"/>
              <w:bottom w:val="nil"/>
              <w:right w:val="nil"/>
            </w:tcBorders>
          </w:tcPr>
          <w:p w:rsidR="00F42301" w:rsidRPr="00FA7AC7" w:rsidRDefault="00F42301" w:rsidP="00B67EC4">
            <w:pPr>
              <w:widowControl w:val="0"/>
              <w:autoSpaceDE w:val="0"/>
              <w:autoSpaceDN w:val="0"/>
              <w:adjustRightInd w:val="0"/>
              <w:spacing w:after="0" w:line="217" w:lineRule="exact"/>
              <w:ind w:left="268"/>
              <w:rPr>
                <w:rFonts w:ascii="Times New Roman" w:hAnsi="Times New Roman"/>
                <w:sz w:val="24"/>
                <w:szCs w:val="24"/>
              </w:rPr>
            </w:pPr>
            <w:r w:rsidRPr="00FA7AC7">
              <w:rPr>
                <w:rFonts w:ascii="Times New Roman" w:hAnsi="Times New Roman"/>
                <w:sz w:val="20"/>
                <w:szCs w:val="20"/>
              </w:rPr>
              <w:t>5520</w:t>
            </w:r>
          </w:p>
        </w:tc>
        <w:tc>
          <w:tcPr>
            <w:tcW w:w="3810" w:type="dxa"/>
            <w:tcBorders>
              <w:top w:val="nil"/>
              <w:left w:val="nil"/>
              <w:bottom w:val="nil"/>
              <w:right w:val="nil"/>
            </w:tcBorders>
          </w:tcPr>
          <w:p w:rsidR="00F42301" w:rsidRPr="00FA7AC7" w:rsidRDefault="00F42301" w:rsidP="00B67EC4">
            <w:pPr>
              <w:widowControl w:val="0"/>
              <w:autoSpaceDE w:val="0"/>
              <w:autoSpaceDN w:val="0"/>
              <w:adjustRightInd w:val="0"/>
              <w:spacing w:after="0" w:line="217" w:lineRule="exact"/>
              <w:ind w:left="160"/>
              <w:rPr>
                <w:rFonts w:ascii="Times New Roman" w:hAnsi="Times New Roman"/>
                <w:sz w:val="24"/>
                <w:szCs w:val="24"/>
              </w:rPr>
            </w:pPr>
            <w:r w:rsidRPr="00FA7AC7">
              <w:rPr>
                <w:rFonts w:ascii="Times New Roman" w:hAnsi="Times New Roman"/>
                <w:sz w:val="20"/>
                <w:szCs w:val="20"/>
              </w:rPr>
              <w:t>Developmental Psychology</w:t>
            </w:r>
          </w:p>
        </w:tc>
      </w:tr>
      <w:tr w:rsidR="00F42301" w:rsidRPr="00FA7AC7" w:rsidTr="00B67EC4">
        <w:trPr>
          <w:trHeight w:hRule="exact" w:val="240"/>
        </w:trPr>
        <w:tc>
          <w:tcPr>
            <w:tcW w:w="852" w:type="dxa"/>
            <w:tcBorders>
              <w:top w:val="nil"/>
              <w:left w:val="nil"/>
              <w:bottom w:val="nil"/>
              <w:right w:val="nil"/>
            </w:tcBorders>
          </w:tcPr>
          <w:p w:rsidR="00F42301" w:rsidRPr="00FA7AC7" w:rsidRDefault="00F42301" w:rsidP="00B67EC4">
            <w:pPr>
              <w:widowControl w:val="0"/>
              <w:autoSpaceDE w:val="0"/>
              <w:autoSpaceDN w:val="0"/>
              <w:adjustRightInd w:val="0"/>
              <w:spacing w:after="0" w:line="217" w:lineRule="exact"/>
              <w:ind w:left="40"/>
              <w:rPr>
                <w:rFonts w:ascii="Times New Roman" w:hAnsi="Times New Roman"/>
                <w:sz w:val="24"/>
                <w:szCs w:val="24"/>
              </w:rPr>
            </w:pPr>
            <w:r w:rsidRPr="00FA7AC7">
              <w:rPr>
                <w:rFonts w:ascii="Times New Roman" w:hAnsi="Times New Roman"/>
                <w:sz w:val="20"/>
                <w:szCs w:val="20"/>
              </w:rPr>
              <w:t>PSYC</w:t>
            </w:r>
          </w:p>
        </w:tc>
        <w:tc>
          <w:tcPr>
            <w:tcW w:w="828" w:type="dxa"/>
            <w:tcBorders>
              <w:top w:val="nil"/>
              <w:left w:val="nil"/>
              <w:bottom w:val="nil"/>
              <w:right w:val="nil"/>
            </w:tcBorders>
          </w:tcPr>
          <w:p w:rsidR="00F42301" w:rsidRPr="00FA7AC7" w:rsidRDefault="00F42301" w:rsidP="00B67EC4">
            <w:pPr>
              <w:widowControl w:val="0"/>
              <w:autoSpaceDE w:val="0"/>
              <w:autoSpaceDN w:val="0"/>
              <w:adjustRightInd w:val="0"/>
              <w:spacing w:after="0" w:line="217" w:lineRule="exact"/>
              <w:ind w:left="268"/>
              <w:rPr>
                <w:rFonts w:ascii="Times New Roman" w:hAnsi="Times New Roman"/>
                <w:sz w:val="24"/>
                <w:szCs w:val="24"/>
              </w:rPr>
            </w:pPr>
            <w:r w:rsidRPr="00FA7AC7">
              <w:rPr>
                <w:rFonts w:ascii="Times New Roman" w:hAnsi="Times New Roman"/>
                <w:sz w:val="20"/>
                <w:szCs w:val="20"/>
              </w:rPr>
              <w:t>5555</w:t>
            </w:r>
          </w:p>
        </w:tc>
        <w:tc>
          <w:tcPr>
            <w:tcW w:w="3810" w:type="dxa"/>
            <w:tcBorders>
              <w:top w:val="nil"/>
              <w:left w:val="nil"/>
              <w:bottom w:val="nil"/>
              <w:right w:val="nil"/>
            </w:tcBorders>
          </w:tcPr>
          <w:p w:rsidR="00F42301" w:rsidRPr="00FA7AC7" w:rsidRDefault="00F42301" w:rsidP="00B67EC4">
            <w:pPr>
              <w:widowControl w:val="0"/>
              <w:autoSpaceDE w:val="0"/>
              <w:autoSpaceDN w:val="0"/>
              <w:adjustRightInd w:val="0"/>
              <w:spacing w:after="0" w:line="217" w:lineRule="exact"/>
              <w:ind w:left="160"/>
              <w:rPr>
                <w:rFonts w:ascii="Times New Roman" w:hAnsi="Times New Roman"/>
                <w:sz w:val="24"/>
                <w:szCs w:val="24"/>
              </w:rPr>
            </w:pPr>
            <w:r w:rsidRPr="00FA7AC7">
              <w:rPr>
                <w:rFonts w:ascii="Times New Roman" w:hAnsi="Times New Roman"/>
                <w:sz w:val="20"/>
                <w:szCs w:val="20"/>
              </w:rPr>
              <w:t>Conditions of Learning</w:t>
            </w:r>
          </w:p>
        </w:tc>
      </w:tr>
      <w:tr w:rsidR="00F42301" w:rsidRPr="00FA7AC7" w:rsidTr="00B67EC4">
        <w:trPr>
          <w:trHeight w:hRule="exact" w:val="320"/>
        </w:trPr>
        <w:tc>
          <w:tcPr>
            <w:tcW w:w="852" w:type="dxa"/>
            <w:tcBorders>
              <w:top w:val="nil"/>
              <w:left w:val="nil"/>
              <w:bottom w:val="nil"/>
              <w:right w:val="nil"/>
            </w:tcBorders>
          </w:tcPr>
          <w:p w:rsidR="00F42301" w:rsidRPr="00FA7AC7" w:rsidRDefault="00F42301" w:rsidP="00B67EC4">
            <w:pPr>
              <w:widowControl w:val="0"/>
              <w:autoSpaceDE w:val="0"/>
              <w:autoSpaceDN w:val="0"/>
              <w:adjustRightInd w:val="0"/>
              <w:spacing w:after="0" w:line="217" w:lineRule="exact"/>
              <w:ind w:left="40"/>
              <w:rPr>
                <w:rFonts w:ascii="Times New Roman" w:hAnsi="Times New Roman"/>
                <w:sz w:val="24"/>
                <w:szCs w:val="24"/>
              </w:rPr>
            </w:pPr>
            <w:r w:rsidRPr="00FA7AC7">
              <w:rPr>
                <w:rFonts w:ascii="Times New Roman" w:hAnsi="Times New Roman"/>
                <w:sz w:val="20"/>
                <w:szCs w:val="20"/>
              </w:rPr>
              <w:t>SPED</w:t>
            </w:r>
          </w:p>
        </w:tc>
        <w:tc>
          <w:tcPr>
            <w:tcW w:w="828" w:type="dxa"/>
            <w:tcBorders>
              <w:top w:val="nil"/>
              <w:left w:val="nil"/>
              <w:bottom w:val="nil"/>
              <w:right w:val="nil"/>
            </w:tcBorders>
          </w:tcPr>
          <w:p w:rsidR="00F42301" w:rsidRPr="00FA7AC7" w:rsidRDefault="00F42301" w:rsidP="00B67EC4">
            <w:pPr>
              <w:widowControl w:val="0"/>
              <w:autoSpaceDE w:val="0"/>
              <w:autoSpaceDN w:val="0"/>
              <w:adjustRightInd w:val="0"/>
              <w:spacing w:after="0" w:line="217" w:lineRule="exact"/>
              <w:ind w:left="268"/>
              <w:rPr>
                <w:rFonts w:ascii="Times New Roman" w:hAnsi="Times New Roman"/>
                <w:sz w:val="24"/>
                <w:szCs w:val="24"/>
              </w:rPr>
            </w:pPr>
            <w:r w:rsidRPr="00FA7AC7">
              <w:rPr>
                <w:rFonts w:ascii="Times New Roman" w:hAnsi="Times New Roman"/>
                <w:sz w:val="20"/>
                <w:szCs w:val="20"/>
              </w:rPr>
              <w:t>5542</w:t>
            </w:r>
          </w:p>
        </w:tc>
        <w:tc>
          <w:tcPr>
            <w:tcW w:w="3810" w:type="dxa"/>
            <w:tcBorders>
              <w:top w:val="nil"/>
              <w:left w:val="nil"/>
              <w:bottom w:val="nil"/>
              <w:right w:val="nil"/>
            </w:tcBorders>
          </w:tcPr>
          <w:p w:rsidR="00F42301" w:rsidRPr="00FA7AC7" w:rsidRDefault="00F42301" w:rsidP="00B67EC4">
            <w:pPr>
              <w:widowControl w:val="0"/>
              <w:autoSpaceDE w:val="0"/>
              <w:autoSpaceDN w:val="0"/>
              <w:adjustRightInd w:val="0"/>
              <w:spacing w:after="0" w:line="217" w:lineRule="exact"/>
              <w:ind w:left="160"/>
              <w:rPr>
                <w:rFonts w:ascii="Times New Roman" w:hAnsi="Times New Roman"/>
                <w:sz w:val="24"/>
                <w:szCs w:val="24"/>
              </w:rPr>
            </w:pPr>
            <w:r w:rsidRPr="00FA7AC7">
              <w:rPr>
                <w:rFonts w:ascii="Times New Roman" w:hAnsi="Times New Roman"/>
                <w:sz w:val="20"/>
                <w:szCs w:val="20"/>
              </w:rPr>
              <w:t>Behavior Modification for Special Education</w:t>
            </w:r>
          </w:p>
        </w:tc>
      </w:tr>
    </w:tbl>
    <w:p w:rsidR="00F42301" w:rsidRDefault="00F42301" w:rsidP="00721764">
      <w:pPr>
        <w:widowControl w:val="0"/>
        <w:autoSpaceDE w:val="0"/>
        <w:autoSpaceDN w:val="0"/>
        <w:adjustRightInd w:val="0"/>
        <w:spacing w:before="3" w:after="0" w:line="110" w:lineRule="exact"/>
        <w:rPr>
          <w:rFonts w:ascii="Times New Roman" w:hAnsi="Times New Roman"/>
          <w:sz w:val="11"/>
          <w:szCs w:val="11"/>
        </w:rPr>
      </w:pPr>
    </w:p>
    <w:p w:rsidR="00F42301" w:rsidRDefault="00F42301" w:rsidP="00721764">
      <w:pPr>
        <w:widowControl w:val="0"/>
        <w:tabs>
          <w:tab w:val="left" w:pos="8160"/>
        </w:tabs>
        <w:autoSpaceDE w:val="0"/>
        <w:autoSpaceDN w:val="0"/>
        <w:adjustRightInd w:val="0"/>
        <w:spacing w:before="14" w:after="0"/>
        <w:ind w:left="864"/>
        <w:rPr>
          <w:rFonts w:ascii="Times New Roman" w:hAnsi="Times New Roman"/>
          <w:sz w:val="28"/>
          <w:szCs w:val="28"/>
        </w:rPr>
      </w:pPr>
      <w:r>
        <w:rPr>
          <w:rFonts w:ascii="Times New Roman" w:hAnsi="Times New Roman"/>
          <w:b/>
          <w:bCs/>
          <w:sz w:val="28"/>
          <w:szCs w:val="28"/>
        </w:rPr>
        <w:t>A</w:t>
      </w:r>
      <w:r>
        <w:rPr>
          <w:rFonts w:ascii="Times New Roman" w:hAnsi="Times New Roman"/>
          <w:b/>
          <w:bCs/>
          <w:spacing w:val="-5"/>
          <w:sz w:val="28"/>
          <w:szCs w:val="28"/>
        </w:rPr>
        <w:t>r</w:t>
      </w:r>
      <w:r>
        <w:rPr>
          <w:rFonts w:ascii="Times New Roman" w:hAnsi="Times New Roman"/>
          <w:b/>
          <w:bCs/>
          <w:sz w:val="28"/>
          <w:szCs w:val="28"/>
        </w:rPr>
        <w:t>ea B - P</w:t>
      </w:r>
      <w:r>
        <w:rPr>
          <w:rFonts w:ascii="Times New Roman" w:hAnsi="Times New Roman"/>
          <w:b/>
          <w:bCs/>
          <w:spacing w:val="-5"/>
          <w:sz w:val="28"/>
          <w:szCs w:val="28"/>
        </w:rPr>
        <w:t>r</w:t>
      </w:r>
      <w:r>
        <w:rPr>
          <w:rFonts w:ascii="Times New Roman" w:hAnsi="Times New Roman"/>
          <w:b/>
          <w:bCs/>
          <w:sz w:val="28"/>
          <w:szCs w:val="28"/>
        </w:rPr>
        <w:t>ograms and P</w:t>
      </w:r>
      <w:r>
        <w:rPr>
          <w:rFonts w:ascii="Times New Roman" w:hAnsi="Times New Roman"/>
          <w:b/>
          <w:bCs/>
          <w:spacing w:val="-5"/>
          <w:sz w:val="28"/>
          <w:szCs w:val="28"/>
        </w:rPr>
        <w:t>r</w:t>
      </w:r>
      <w:r>
        <w:rPr>
          <w:rFonts w:ascii="Times New Roman" w:hAnsi="Times New Roman"/>
          <w:b/>
          <w:bCs/>
          <w:sz w:val="28"/>
          <w:szCs w:val="28"/>
        </w:rPr>
        <w:t>oblems of the School</w:t>
      </w:r>
      <w:r>
        <w:rPr>
          <w:rFonts w:ascii="Times New Roman" w:hAnsi="Times New Roman"/>
          <w:b/>
          <w:bCs/>
          <w:sz w:val="28"/>
          <w:szCs w:val="28"/>
        </w:rPr>
        <w:tab/>
        <w:t>3 hrs</w:t>
      </w:r>
    </w:p>
    <w:tbl>
      <w:tblPr>
        <w:tblW w:w="0" w:type="auto"/>
        <w:tblInd w:w="1184" w:type="dxa"/>
        <w:tblLayout w:type="fixed"/>
        <w:tblCellMar>
          <w:left w:w="0" w:type="dxa"/>
          <w:right w:w="0" w:type="dxa"/>
        </w:tblCellMar>
        <w:tblLook w:val="0000"/>
      </w:tblPr>
      <w:tblGrid>
        <w:gridCol w:w="852"/>
        <w:gridCol w:w="828"/>
        <w:gridCol w:w="3872"/>
      </w:tblGrid>
      <w:tr w:rsidR="00F42301" w:rsidRPr="00FA7AC7" w:rsidTr="00B67EC4">
        <w:trPr>
          <w:trHeight w:hRule="exact" w:val="287"/>
        </w:trPr>
        <w:tc>
          <w:tcPr>
            <w:tcW w:w="852" w:type="dxa"/>
            <w:tcBorders>
              <w:top w:val="nil"/>
              <w:left w:val="nil"/>
              <w:bottom w:val="nil"/>
              <w:right w:val="nil"/>
            </w:tcBorders>
          </w:tcPr>
          <w:p w:rsidR="00F42301" w:rsidRPr="00FA7AC7" w:rsidRDefault="00F42301" w:rsidP="00B67EC4">
            <w:pPr>
              <w:widowControl w:val="0"/>
              <w:autoSpaceDE w:val="0"/>
              <w:autoSpaceDN w:val="0"/>
              <w:adjustRightInd w:val="0"/>
              <w:spacing w:before="34" w:after="0"/>
              <w:ind w:left="40"/>
              <w:rPr>
                <w:rFonts w:ascii="Times New Roman" w:hAnsi="Times New Roman"/>
                <w:sz w:val="24"/>
                <w:szCs w:val="24"/>
              </w:rPr>
            </w:pPr>
            <w:r w:rsidRPr="00FA7AC7">
              <w:rPr>
                <w:rFonts w:ascii="Times New Roman" w:hAnsi="Times New Roman"/>
                <w:sz w:val="20"/>
                <w:szCs w:val="20"/>
              </w:rPr>
              <w:t>EDUC</w:t>
            </w:r>
          </w:p>
        </w:tc>
        <w:tc>
          <w:tcPr>
            <w:tcW w:w="828" w:type="dxa"/>
            <w:tcBorders>
              <w:top w:val="nil"/>
              <w:left w:val="nil"/>
              <w:bottom w:val="nil"/>
              <w:right w:val="nil"/>
            </w:tcBorders>
          </w:tcPr>
          <w:p w:rsidR="00F42301" w:rsidRPr="00FA7AC7" w:rsidRDefault="00F42301" w:rsidP="00B67EC4">
            <w:pPr>
              <w:widowControl w:val="0"/>
              <w:autoSpaceDE w:val="0"/>
              <w:autoSpaceDN w:val="0"/>
              <w:adjustRightInd w:val="0"/>
              <w:spacing w:before="34" w:after="0"/>
              <w:ind w:left="268"/>
              <w:rPr>
                <w:rFonts w:ascii="Times New Roman" w:hAnsi="Times New Roman"/>
                <w:sz w:val="24"/>
                <w:szCs w:val="24"/>
              </w:rPr>
            </w:pPr>
            <w:r w:rsidRPr="00FA7AC7">
              <w:rPr>
                <w:rFonts w:ascii="Times New Roman" w:hAnsi="Times New Roman"/>
                <w:sz w:val="20"/>
                <w:szCs w:val="20"/>
              </w:rPr>
              <w:t>5504</w:t>
            </w:r>
          </w:p>
        </w:tc>
        <w:tc>
          <w:tcPr>
            <w:tcW w:w="3872" w:type="dxa"/>
            <w:tcBorders>
              <w:top w:val="nil"/>
              <w:left w:val="nil"/>
              <w:bottom w:val="nil"/>
              <w:right w:val="nil"/>
            </w:tcBorders>
          </w:tcPr>
          <w:p w:rsidR="00F42301" w:rsidRPr="00FA7AC7" w:rsidRDefault="00F42301" w:rsidP="00B67EC4">
            <w:pPr>
              <w:widowControl w:val="0"/>
              <w:autoSpaceDE w:val="0"/>
              <w:autoSpaceDN w:val="0"/>
              <w:adjustRightInd w:val="0"/>
              <w:spacing w:before="34" w:after="0"/>
              <w:ind w:left="160"/>
              <w:rPr>
                <w:rFonts w:ascii="Times New Roman" w:hAnsi="Times New Roman"/>
                <w:sz w:val="24"/>
                <w:szCs w:val="24"/>
              </w:rPr>
            </w:pPr>
            <w:r w:rsidRPr="00FA7AC7">
              <w:rPr>
                <w:rFonts w:ascii="Times New Roman" w:hAnsi="Times New Roman"/>
                <w:sz w:val="20"/>
                <w:szCs w:val="20"/>
              </w:rPr>
              <w:t>History of</w:t>
            </w:r>
            <w:r w:rsidRPr="00FA7AC7">
              <w:rPr>
                <w:rFonts w:ascii="Times New Roman" w:hAnsi="Times New Roman"/>
                <w:spacing w:val="-11"/>
                <w:sz w:val="20"/>
                <w:szCs w:val="20"/>
              </w:rPr>
              <w:t xml:space="preserve"> </w:t>
            </w:r>
            <w:r w:rsidRPr="00FA7AC7">
              <w:rPr>
                <w:rFonts w:ascii="Times New Roman" w:hAnsi="Times New Roman"/>
                <w:sz w:val="20"/>
                <w:szCs w:val="20"/>
              </w:rPr>
              <w:t>American Education</w:t>
            </w:r>
          </w:p>
        </w:tc>
      </w:tr>
      <w:tr w:rsidR="00F42301" w:rsidRPr="00FA7AC7" w:rsidTr="00B67EC4">
        <w:trPr>
          <w:trHeight w:hRule="exact" w:val="240"/>
        </w:trPr>
        <w:tc>
          <w:tcPr>
            <w:tcW w:w="852" w:type="dxa"/>
            <w:tcBorders>
              <w:top w:val="nil"/>
              <w:left w:val="nil"/>
              <w:bottom w:val="nil"/>
              <w:right w:val="nil"/>
            </w:tcBorders>
          </w:tcPr>
          <w:p w:rsidR="00F42301" w:rsidRPr="00FA7AC7" w:rsidRDefault="00F42301" w:rsidP="00B67EC4">
            <w:pPr>
              <w:widowControl w:val="0"/>
              <w:autoSpaceDE w:val="0"/>
              <w:autoSpaceDN w:val="0"/>
              <w:adjustRightInd w:val="0"/>
              <w:spacing w:after="0" w:line="217" w:lineRule="exact"/>
              <w:ind w:left="40"/>
              <w:rPr>
                <w:rFonts w:ascii="Times New Roman" w:hAnsi="Times New Roman"/>
                <w:sz w:val="24"/>
                <w:szCs w:val="24"/>
              </w:rPr>
            </w:pPr>
            <w:r w:rsidRPr="00FA7AC7">
              <w:rPr>
                <w:rFonts w:ascii="Times New Roman" w:hAnsi="Times New Roman"/>
                <w:sz w:val="20"/>
                <w:szCs w:val="20"/>
              </w:rPr>
              <w:t>EDUC</w:t>
            </w:r>
          </w:p>
        </w:tc>
        <w:tc>
          <w:tcPr>
            <w:tcW w:w="828" w:type="dxa"/>
            <w:tcBorders>
              <w:top w:val="nil"/>
              <w:left w:val="nil"/>
              <w:bottom w:val="nil"/>
              <w:right w:val="nil"/>
            </w:tcBorders>
          </w:tcPr>
          <w:p w:rsidR="00F42301" w:rsidRPr="00FA7AC7" w:rsidRDefault="00F42301" w:rsidP="00B67EC4">
            <w:pPr>
              <w:widowControl w:val="0"/>
              <w:autoSpaceDE w:val="0"/>
              <w:autoSpaceDN w:val="0"/>
              <w:adjustRightInd w:val="0"/>
              <w:spacing w:after="0" w:line="217" w:lineRule="exact"/>
              <w:ind w:left="268"/>
              <w:rPr>
                <w:rFonts w:ascii="Times New Roman" w:hAnsi="Times New Roman"/>
                <w:sz w:val="24"/>
                <w:szCs w:val="24"/>
              </w:rPr>
            </w:pPr>
            <w:r w:rsidRPr="00FA7AC7">
              <w:rPr>
                <w:rFonts w:ascii="Times New Roman" w:hAnsi="Times New Roman"/>
                <w:sz w:val="20"/>
                <w:szCs w:val="20"/>
              </w:rPr>
              <w:t>5509</w:t>
            </w:r>
          </w:p>
        </w:tc>
        <w:tc>
          <w:tcPr>
            <w:tcW w:w="3872" w:type="dxa"/>
            <w:tcBorders>
              <w:top w:val="nil"/>
              <w:left w:val="nil"/>
              <w:bottom w:val="nil"/>
              <w:right w:val="nil"/>
            </w:tcBorders>
          </w:tcPr>
          <w:p w:rsidR="00F42301" w:rsidRPr="00FA7AC7" w:rsidRDefault="00F42301" w:rsidP="00B67EC4">
            <w:pPr>
              <w:widowControl w:val="0"/>
              <w:autoSpaceDE w:val="0"/>
              <w:autoSpaceDN w:val="0"/>
              <w:adjustRightInd w:val="0"/>
              <w:spacing w:after="0" w:line="217" w:lineRule="exact"/>
              <w:ind w:left="160"/>
              <w:rPr>
                <w:rFonts w:ascii="Times New Roman" w:hAnsi="Times New Roman"/>
                <w:sz w:val="24"/>
                <w:szCs w:val="24"/>
              </w:rPr>
            </w:pPr>
            <w:r w:rsidRPr="00FA7AC7">
              <w:rPr>
                <w:rFonts w:ascii="Times New Roman" w:hAnsi="Times New Roman"/>
                <w:sz w:val="20"/>
                <w:szCs w:val="20"/>
              </w:rPr>
              <w:t>Philosophy of Education</w:t>
            </w:r>
          </w:p>
        </w:tc>
      </w:tr>
      <w:tr w:rsidR="00F42301" w:rsidRPr="00FA7AC7" w:rsidTr="00B67EC4">
        <w:trPr>
          <w:trHeight w:hRule="exact" w:val="240"/>
        </w:trPr>
        <w:tc>
          <w:tcPr>
            <w:tcW w:w="852" w:type="dxa"/>
            <w:tcBorders>
              <w:top w:val="nil"/>
              <w:left w:val="nil"/>
              <w:bottom w:val="nil"/>
              <w:right w:val="nil"/>
            </w:tcBorders>
          </w:tcPr>
          <w:p w:rsidR="00F42301" w:rsidRPr="00FA7AC7" w:rsidRDefault="00F42301" w:rsidP="00B67EC4">
            <w:pPr>
              <w:widowControl w:val="0"/>
              <w:autoSpaceDE w:val="0"/>
              <w:autoSpaceDN w:val="0"/>
              <w:adjustRightInd w:val="0"/>
              <w:spacing w:after="0" w:line="217" w:lineRule="exact"/>
              <w:ind w:left="40"/>
              <w:rPr>
                <w:rFonts w:ascii="Times New Roman" w:hAnsi="Times New Roman"/>
                <w:sz w:val="24"/>
                <w:szCs w:val="24"/>
              </w:rPr>
            </w:pPr>
            <w:r w:rsidRPr="00FA7AC7">
              <w:rPr>
                <w:rFonts w:ascii="Times New Roman" w:hAnsi="Times New Roman"/>
                <w:sz w:val="20"/>
                <w:szCs w:val="20"/>
              </w:rPr>
              <w:t>EDUC</w:t>
            </w:r>
          </w:p>
        </w:tc>
        <w:tc>
          <w:tcPr>
            <w:tcW w:w="828" w:type="dxa"/>
            <w:tcBorders>
              <w:top w:val="nil"/>
              <w:left w:val="nil"/>
              <w:bottom w:val="nil"/>
              <w:right w:val="nil"/>
            </w:tcBorders>
          </w:tcPr>
          <w:p w:rsidR="00F42301" w:rsidRPr="00FA7AC7" w:rsidRDefault="00F42301" w:rsidP="00B67EC4">
            <w:pPr>
              <w:widowControl w:val="0"/>
              <w:autoSpaceDE w:val="0"/>
              <w:autoSpaceDN w:val="0"/>
              <w:adjustRightInd w:val="0"/>
              <w:spacing w:after="0" w:line="217" w:lineRule="exact"/>
              <w:ind w:left="268"/>
              <w:rPr>
                <w:rFonts w:ascii="Times New Roman" w:hAnsi="Times New Roman"/>
                <w:sz w:val="24"/>
                <w:szCs w:val="24"/>
              </w:rPr>
            </w:pPr>
            <w:r w:rsidRPr="00FA7AC7">
              <w:rPr>
                <w:rFonts w:ascii="Times New Roman" w:hAnsi="Times New Roman"/>
                <w:sz w:val="20"/>
                <w:szCs w:val="20"/>
              </w:rPr>
              <w:t>5512</w:t>
            </w:r>
          </w:p>
        </w:tc>
        <w:tc>
          <w:tcPr>
            <w:tcW w:w="3872" w:type="dxa"/>
            <w:tcBorders>
              <w:top w:val="nil"/>
              <w:left w:val="nil"/>
              <w:bottom w:val="nil"/>
              <w:right w:val="nil"/>
            </w:tcBorders>
          </w:tcPr>
          <w:p w:rsidR="00F42301" w:rsidRPr="00FA7AC7" w:rsidRDefault="00F42301" w:rsidP="00B67EC4">
            <w:pPr>
              <w:widowControl w:val="0"/>
              <w:autoSpaceDE w:val="0"/>
              <w:autoSpaceDN w:val="0"/>
              <w:adjustRightInd w:val="0"/>
              <w:spacing w:after="0" w:line="217" w:lineRule="exact"/>
              <w:ind w:left="160"/>
              <w:rPr>
                <w:rFonts w:ascii="Times New Roman" w:hAnsi="Times New Roman"/>
                <w:sz w:val="24"/>
                <w:szCs w:val="24"/>
              </w:rPr>
            </w:pPr>
            <w:r w:rsidRPr="00FA7AC7">
              <w:rPr>
                <w:rFonts w:ascii="Times New Roman" w:hAnsi="Times New Roman"/>
                <w:sz w:val="20"/>
                <w:szCs w:val="20"/>
              </w:rPr>
              <w:t>Sociology of Inner City  Child (or equivalent)</w:t>
            </w:r>
          </w:p>
        </w:tc>
      </w:tr>
      <w:tr w:rsidR="00F42301" w:rsidRPr="00FA7AC7" w:rsidTr="00B67EC4">
        <w:trPr>
          <w:trHeight w:hRule="exact" w:val="240"/>
        </w:trPr>
        <w:tc>
          <w:tcPr>
            <w:tcW w:w="852" w:type="dxa"/>
            <w:tcBorders>
              <w:top w:val="nil"/>
              <w:left w:val="nil"/>
              <w:bottom w:val="nil"/>
              <w:right w:val="nil"/>
            </w:tcBorders>
          </w:tcPr>
          <w:p w:rsidR="00F42301" w:rsidRPr="00FA7AC7" w:rsidRDefault="00F42301" w:rsidP="00B67EC4">
            <w:pPr>
              <w:widowControl w:val="0"/>
              <w:autoSpaceDE w:val="0"/>
              <w:autoSpaceDN w:val="0"/>
              <w:adjustRightInd w:val="0"/>
              <w:spacing w:after="0" w:line="217" w:lineRule="exact"/>
              <w:ind w:left="40"/>
              <w:rPr>
                <w:rFonts w:ascii="Times New Roman" w:hAnsi="Times New Roman"/>
                <w:sz w:val="24"/>
                <w:szCs w:val="24"/>
              </w:rPr>
            </w:pPr>
            <w:r w:rsidRPr="00FA7AC7">
              <w:rPr>
                <w:rFonts w:ascii="Times New Roman" w:hAnsi="Times New Roman"/>
                <w:sz w:val="20"/>
                <w:szCs w:val="20"/>
              </w:rPr>
              <w:t>EDUC</w:t>
            </w:r>
          </w:p>
        </w:tc>
        <w:tc>
          <w:tcPr>
            <w:tcW w:w="828" w:type="dxa"/>
            <w:tcBorders>
              <w:top w:val="nil"/>
              <w:left w:val="nil"/>
              <w:bottom w:val="nil"/>
              <w:right w:val="nil"/>
            </w:tcBorders>
          </w:tcPr>
          <w:p w:rsidR="00F42301" w:rsidRPr="00FA7AC7" w:rsidRDefault="00F42301" w:rsidP="00B67EC4">
            <w:pPr>
              <w:widowControl w:val="0"/>
              <w:autoSpaceDE w:val="0"/>
              <w:autoSpaceDN w:val="0"/>
              <w:adjustRightInd w:val="0"/>
              <w:spacing w:after="0" w:line="217" w:lineRule="exact"/>
              <w:ind w:left="268"/>
              <w:rPr>
                <w:rFonts w:ascii="Times New Roman" w:hAnsi="Times New Roman"/>
                <w:sz w:val="24"/>
                <w:szCs w:val="24"/>
              </w:rPr>
            </w:pPr>
            <w:r w:rsidRPr="00FA7AC7">
              <w:rPr>
                <w:rFonts w:ascii="Times New Roman" w:hAnsi="Times New Roman"/>
                <w:sz w:val="20"/>
                <w:szCs w:val="20"/>
              </w:rPr>
              <w:t>5538</w:t>
            </w:r>
          </w:p>
        </w:tc>
        <w:tc>
          <w:tcPr>
            <w:tcW w:w="3872" w:type="dxa"/>
            <w:tcBorders>
              <w:top w:val="nil"/>
              <w:left w:val="nil"/>
              <w:bottom w:val="nil"/>
              <w:right w:val="nil"/>
            </w:tcBorders>
          </w:tcPr>
          <w:p w:rsidR="00F42301" w:rsidRPr="00FA7AC7" w:rsidRDefault="00F42301" w:rsidP="00B67EC4">
            <w:pPr>
              <w:widowControl w:val="0"/>
              <w:autoSpaceDE w:val="0"/>
              <w:autoSpaceDN w:val="0"/>
              <w:adjustRightInd w:val="0"/>
              <w:spacing w:after="0" w:line="217" w:lineRule="exact"/>
              <w:ind w:left="160"/>
              <w:rPr>
                <w:rFonts w:ascii="Times New Roman" w:hAnsi="Times New Roman"/>
                <w:sz w:val="24"/>
                <w:szCs w:val="24"/>
              </w:rPr>
            </w:pPr>
            <w:r w:rsidRPr="00FA7AC7">
              <w:rPr>
                <w:rFonts w:ascii="Times New Roman" w:hAnsi="Times New Roman"/>
                <w:sz w:val="20"/>
                <w:szCs w:val="20"/>
              </w:rPr>
              <w:t>Curriculum Planning</w:t>
            </w:r>
          </w:p>
        </w:tc>
      </w:tr>
      <w:tr w:rsidR="00F42301" w:rsidRPr="00FA7AC7" w:rsidTr="00B67EC4">
        <w:trPr>
          <w:trHeight w:hRule="exact" w:val="320"/>
        </w:trPr>
        <w:tc>
          <w:tcPr>
            <w:tcW w:w="852" w:type="dxa"/>
            <w:tcBorders>
              <w:top w:val="nil"/>
              <w:left w:val="nil"/>
              <w:bottom w:val="nil"/>
              <w:right w:val="nil"/>
            </w:tcBorders>
          </w:tcPr>
          <w:p w:rsidR="00F42301" w:rsidRPr="00FA7AC7" w:rsidRDefault="00F42301" w:rsidP="00B67EC4">
            <w:pPr>
              <w:widowControl w:val="0"/>
              <w:autoSpaceDE w:val="0"/>
              <w:autoSpaceDN w:val="0"/>
              <w:adjustRightInd w:val="0"/>
              <w:spacing w:after="0" w:line="217" w:lineRule="exact"/>
              <w:ind w:left="40"/>
              <w:rPr>
                <w:rFonts w:ascii="Times New Roman" w:hAnsi="Times New Roman"/>
                <w:sz w:val="24"/>
                <w:szCs w:val="24"/>
              </w:rPr>
            </w:pPr>
            <w:r w:rsidRPr="00FA7AC7">
              <w:rPr>
                <w:rFonts w:ascii="Times New Roman" w:hAnsi="Times New Roman"/>
                <w:sz w:val="20"/>
                <w:szCs w:val="20"/>
              </w:rPr>
              <w:t>EDUC</w:t>
            </w:r>
          </w:p>
        </w:tc>
        <w:tc>
          <w:tcPr>
            <w:tcW w:w="828" w:type="dxa"/>
            <w:tcBorders>
              <w:top w:val="nil"/>
              <w:left w:val="nil"/>
              <w:bottom w:val="nil"/>
              <w:right w:val="nil"/>
            </w:tcBorders>
          </w:tcPr>
          <w:p w:rsidR="00F42301" w:rsidRPr="00FA7AC7" w:rsidRDefault="00F42301" w:rsidP="00B67EC4">
            <w:pPr>
              <w:widowControl w:val="0"/>
              <w:autoSpaceDE w:val="0"/>
              <w:autoSpaceDN w:val="0"/>
              <w:adjustRightInd w:val="0"/>
              <w:spacing w:after="0" w:line="217" w:lineRule="exact"/>
              <w:ind w:left="268"/>
              <w:rPr>
                <w:rFonts w:ascii="Times New Roman" w:hAnsi="Times New Roman"/>
                <w:sz w:val="24"/>
                <w:szCs w:val="24"/>
              </w:rPr>
            </w:pPr>
            <w:r w:rsidRPr="00FA7AC7">
              <w:rPr>
                <w:rFonts w:ascii="Times New Roman" w:hAnsi="Times New Roman"/>
                <w:sz w:val="20"/>
                <w:szCs w:val="20"/>
              </w:rPr>
              <w:t>5540</w:t>
            </w:r>
          </w:p>
        </w:tc>
        <w:tc>
          <w:tcPr>
            <w:tcW w:w="3872" w:type="dxa"/>
            <w:tcBorders>
              <w:top w:val="nil"/>
              <w:left w:val="nil"/>
              <w:bottom w:val="nil"/>
              <w:right w:val="nil"/>
            </w:tcBorders>
          </w:tcPr>
          <w:p w:rsidR="00F42301" w:rsidRPr="00FA7AC7" w:rsidRDefault="00F42301" w:rsidP="00B67EC4">
            <w:pPr>
              <w:widowControl w:val="0"/>
              <w:autoSpaceDE w:val="0"/>
              <w:autoSpaceDN w:val="0"/>
              <w:adjustRightInd w:val="0"/>
              <w:spacing w:after="0" w:line="217" w:lineRule="exact"/>
              <w:ind w:left="160"/>
              <w:rPr>
                <w:rFonts w:ascii="Times New Roman" w:hAnsi="Times New Roman"/>
                <w:sz w:val="24"/>
                <w:szCs w:val="24"/>
              </w:rPr>
            </w:pPr>
            <w:r w:rsidRPr="00FA7AC7">
              <w:rPr>
                <w:rFonts w:ascii="Times New Roman" w:hAnsi="Times New Roman"/>
                <w:sz w:val="20"/>
                <w:szCs w:val="20"/>
              </w:rPr>
              <w:t>Curriculum Principles</w:t>
            </w:r>
          </w:p>
        </w:tc>
      </w:tr>
    </w:tbl>
    <w:p w:rsidR="00F42301" w:rsidRDefault="00F42301" w:rsidP="00721764">
      <w:pPr>
        <w:widowControl w:val="0"/>
        <w:autoSpaceDE w:val="0"/>
        <w:autoSpaceDN w:val="0"/>
        <w:adjustRightInd w:val="0"/>
        <w:spacing w:before="3" w:after="0" w:line="110" w:lineRule="exact"/>
        <w:rPr>
          <w:rFonts w:ascii="Times New Roman" w:hAnsi="Times New Roman"/>
          <w:sz w:val="11"/>
          <w:szCs w:val="11"/>
        </w:rPr>
      </w:pPr>
    </w:p>
    <w:p w:rsidR="00F42301" w:rsidRDefault="00F42301" w:rsidP="00721764">
      <w:pPr>
        <w:widowControl w:val="0"/>
        <w:tabs>
          <w:tab w:val="left" w:pos="8020"/>
        </w:tabs>
        <w:autoSpaceDE w:val="0"/>
        <w:autoSpaceDN w:val="0"/>
        <w:adjustRightInd w:val="0"/>
        <w:spacing w:before="14" w:after="0"/>
        <w:ind w:left="864"/>
        <w:rPr>
          <w:rFonts w:ascii="Times New Roman" w:hAnsi="Times New Roman"/>
          <w:sz w:val="28"/>
          <w:szCs w:val="28"/>
        </w:rPr>
      </w:pPr>
      <w:r w:rsidRPr="003F2CF3">
        <w:rPr>
          <w:rFonts w:ascii="Calibri" w:hAnsi="Calibri"/>
          <w:noProof/>
          <w:lang w:eastAsia="en-US"/>
        </w:rPr>
        <w:pict>
          <v:shape id="_x0000_s3831" type="#_x0000_t202" style="position:absolute;left:0;text-align:left;margin-left:520.45pt;margin-top:-149.75pt;width:1in;height:184.35pt;z-index:-251490304;mso-position-horizontal-relative:page" o:allowincell="f" filled="f" stroked="f">
            <v:textbox style="layout-flow:vertical" inset="0,0,0,0">
              <w:txbxContent>
                <w:p w:rsidR="00F42301" w:rsidRDefault="00F42301" w:rsidP="00721764">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E</w:t>
                  </w:r>
                  <w:r>
                    <w:rPr>
                      <w:rFonts w:ascii="Impact" w:hAnsi="Impact" w:cs="Impact"/>
                      <w:color w:val="A3A3A3"/>
                      <w:spacing w:val="-115"/>
                      <w:position w:val="1"/>
                      <w:sz w:val="105"/>
                      <w:szCs w:val="105"/>
                    </w:rPr>
                    <w:t xml:space="preserve"> </w:t>
                  </w:r>
                </w:p>
              </w:txbxContent>
            </v:textbox>
            <w10:wrap anchorx="page"/>
          </v:shape>
        </w:pict>
      </w:r>
      <w:r>
        <w:rPr>
          <w:rFonts w:ascii="Times New Roman" w:hAnsi="Times New Roman"/>
          <w:b/>
          <w:bCs/>
          <w:sz w:val="28"/>
          <w:szCs w:val="28"/>
        </w:rPr>
        <w:t>A</w:t>
      </w:r>
      <w:r>
        <w:rPr>
          <w:rFonts w:ascii="Times New Roman" w:hAnsi="Times New Roman"/>
          <w:b/>
          <w:bCs/>
          <w:spacing w:val="-5"/>
          <w:sz w:val="28"/>
          <w:szCs w:val="28"/>
        </w:rPr>
        <w:t>r</w:t>
      </w:r>
      <w:r>
        <w:rPr>
          <w:rFonts w:ascii="Times New Roman" w:hAnsi="Times New Roman"/>
          <w:b/>
          <w:bCs/>
          <w:sz w:val="28"/>
          <w:szCs w:val="28"/>
        </w:rPr>
        <w:t>ea C -</w:t>
      </w:r>
      <w:r>
        <w:rPr>
          <w:rFonts w:ascii="Times New Roman" w:hAnsi="Times New Roman"/>
          <w:b/>
          <w:bCs/>
          <w:spacing w:val="-5"/>
          <w:sz w:val="28"/>
          <w:szCs w:val="28"/>
        </w:rPr>
        <w:t xml:space="preserve"> </w:t>
      </w:r>
      <w:r>
        <w:rPr>
          <w:rFonts w:ascii="Times New Roman" w:hAnsi="Times New Roman"/>
          <w:b/>
          <w:bCs/>
          <w:spacing w:val="-26"/>
          <w:sz w:val="28"/>
          <w:szCs w:val="28"/>
        </w:rPr>
        <w:t>T</w:t>
      </w:r>
      <w:r>
        <w:rPr>
          <w:rFonts w:ascii="Times New Roman" w:hAnsi="Times New Roman"/>
          <w:b/>
          <w:bCs/>
          <w:sz w:val="28"/>
          <w:szCs w:val="28"/>
        </w:rPr>
        <w:t>eaching Field</w:t>
      </w:r>
      <w:r>
        <w:rPr>
          <w:rFonts w:ascii="Times New Roman" w:hAnsi="Times New Roman"/>
          <w:b/>
          <w:bCs/>
          <w:sz w:val="28"/>
          <w:szCs w:val="28"/>
        </w:rPr>
        <w:tab/>
        <w:t>24 hrs</w:t>
      </w:r>
    </w:p>
    <w:tbl>
      <w:tblPr>
        <w:tblW w:w="0" w:type="auto"/>
        <w:tblInd w:w="1184" w:type="dxa"/>
        <w:tblLayout w:type="fixed"/>
        <w:tblCellMar>
          <w:left w:w="0" w:type="dxa"/>
          <w:right w:w="0" w:type="dxa"/>
        </w:tblCellMar>
        <w:tblLook w:val="0000"/>
      </w:tblPr>
      <w:tblGrid>
        <w:gridCol w:w="852"/>
        <w:gridCol w:w="878"/>
        <w:gridCol w:w="5227"/>
      </w:tblGrid>
      <w:tr w:rsidR="00F42301" w:rsidRPr="00FA7AC7" w:rsidTr="00B67EC4">
        <w:trPr>
          <w:trHeight w:hRule="exact" w:val="287"/>
        </w:trPr>
        <w:tc>
          <w:tcPr>
            <w:tcW w:w="852" w:type="dxa"/>
            <w:tcBorders>
              <w:top w:val="nil"/>
              <w:left w:val="nil"/>
              <w:bottom w:val="nil"/>
              <w:right w:val="nil"/>
            </w:tcBorders>
          </w:tcPr>
          <w:p w:rsidR="00F42301" w:rsidRPr="00FA7AC7" w:rsidRDefault="00F42301" w:rsidP="00B67EC4">
            <w:pPr>
              <w:widowControl w:val="0"/>
              <w:autoSpaceDE w:val="0"/>
              <w:autoSpaceDN w:val="0"/>
              <w:adjustRightInd w:val="0"/>
              <w:spacing w:before="34" w:after="0"/>
              <w:ind w:left="40"/>
              <w:rPr>
                <w:rFonts w:ascii="Times New Roman" w:hAnsi="Times New Roman"/>
                <w:sz w:val="24"/>
                <w:szCs w:val="24"/>
              </w:rPr>
            </w:pPr>
            <w:r w:rsidRPr="00FA7AC7">
              <w:rPr>
                <w:rFonts w:ascii="Times New Roman" w:hAnsi="Times New Roman"/>
                <w:sz w:val="20"/>
                <w:szCs w:val="20"/>
              </w:rPr>
              <w:t>READ</w:t>
            </w:r>
          </w:p>
        </w:tc>
        <w:tc>
          <w:tcPr>
            <w:tcW w:w="878" w:type="dxa"/>
            <w:tcBorders>
              <w:top w:val="nil"/>
              <w:left w:val="nil"/>
              <w:bottom w:val="nil"/>
              <w:right w:val="nil"/>
            </w:tcBorders>
          </w:tcPr>
          <w:p w:rsidR="00F42301" w:rsidRPr="00FA7AC7" w:rsidRDefault="00F42301" w:rsidP="00B67EC4">
            <w:pPr>
              <w:widowControl w:val="0"/>
              <w:autoSpaceDE w:val="0"/>
              <w:autoSpaceDN w:val="0"/>
              <w:adjustRightInd w:val="0"/>
              <w:spacing w:before="34" w:after="0"/>
              <w:ind w:left="268"/>
              <w:rPr>
                <w:rFonts w:ascii="Times New Roman" w:hAnsi="Times New Roman"/>
                <w:sz w:val="24"/>
                <w:szCs w:val="24"/>
              </w:rPr>
            </w:pPr>
            <w:r w:rsidRPr="00FA7AC7">
              <w:rPr>
                <w:rFonts w:ascii="Times New Roman" w:hAnsi="Times New Roman"/>
                <w:sz w:val="20"/>
                <w:szCs w:val="20"/>
              </w:rPr>
              <w:t>5555</w:t>
            </w:r>
          </w:p>
        </w:tc>
        <w:tc>
          <w:tcPr>
            <w:tcW w:w="5227" w:type="dxa"/>
            <w:tcBorders>
              <w:top w:val="nil"/>
              <w:left w:val="nil"/>
              <w:bottom w:val="nil"/>
              <w:right w:val="nil"/>
            </w:tcBorders>
          </w:tcPr>
          <w:p w:rsidR="00F42301" w:rsidRPr="00FA7AC7" w:rsidRDefault="00F42301" w:rsidP="00B67EC4">
            <w:pPr>
              <w:widowControl w:val="0"/>
              <w:autoSpaceDE w:val="0"/>
              <w:autoSpaceDN w:val="0"/>
              <w:adjustRightInd w:val="0"/>
              <w:spacing w:before="34" w:after="0"/>
              <w:ind w:left="110"/>
              <w:rPr>
                <w:rFonts w:ascii="Times New Roman" w:hAnsi="Times New Roman"/>
                <w:sz w:val="24"/>
                <w:szCs w:val="24"/>
              </w:rPr>
            </w:pPr>
            <w:r w:rsidRPr="00FA7AC7">
              <w:rPr>
                <w:rFonts w:ascii="Times New Roman" w:hAnsi="Times New Roman"/>
                <w:sz w:val="20"/>
                <w:szCs w:val="20"/>
              </w:rPr>
              <w:t>Diagnosis and Remediation Reading (or equivalent)</w:t>
            </w:r>
          </w:p>
        </w:tc>
      </w:tr>
      <w:tr w:rsidR="00F42301" w:rsidRPr="00FA7AC7" w:rsidTr="00B67EC4">
        <w:trPr>
          <w:trHeight w:hRule="exact" w:val="240"/>
        </w:trPr>
        <w:tc>
          <w:tcPr>
            <w:tcW w:w="852" w:type="dxa"/>
            <w:tcBorders>
              <w:top w:val="nil"/>
              <w:left w:val="nil"/>
              <w:bottom w:val="nil"/>
              <w:right w:val="nil"/>
            </w:tcBorders>
          </w:tcPr>
          <w:p w:rsidR="00F42301" w:rsidRPr="00FA7AC7" w:rsidRDefault="00F42301" w:rsidP="00B67EC4">
            <w:pPr>
              <w:widowControl w:val="0"/>
              <w:autoSpaceDE w:val="0"/>
              <w:autoSpaceDN w:val="0"/>
              <w:adjustRightInd w:val="0"/>
              <w:spacing w:after="0" w:line="217" w:lineRule="exact"/>
              <w:ind w:left="40"/>
              <w:rPr>
                <w:rFonts w:ascii="Times New Roman" w:hAnsi="Times New Roman"/>
                <w:sz w:val="24"/>
                <w:szCs w:val="24"/>
              </w:rPr>
            </w:pPr>
            <w:r w:rsidRPr="00FA7AC7">
              <w:rPr>
                <w:rFonts w:ascii="Times New Roman" w:hAnsi="Times New Roman"/>
                <w:sz w:val="20"/>
                <w:szCs w:val="20"/>
              </w:rPr>
              <w:t>SPED</w:t>
            </w:r>
          </w:p>
        </w:tc>
        <w:tc>
          <w:tcPr>
            <w:tcW w:w="878" w:type="dxa"/>
            <w:tcBorders>
              <w:top w:val="nil"/>
              <w:left w:val="nil"/>
              <w:bottom w:val="nil"/>
              <w:right w:val="nil"/>
            </w:tcBorders>
          </w:tcPr>
          <w:p w:rsidR="00F42301" w:rsidRPr="00FA7AC7" w:rsidRDefault="00F42301" w:rsidP="00B67EC4">
            <w:pPr>
              <w:widowControl w:val="0"/>
              <w:autoSpaceDE w:val="0"/>
              <w:autoSpaceDN w:val="0"/>
              <w:adjustRightInd w:val="0"/>
              <w:spacing w:after="0" w:line="217" w:lineRule="exact"/>
              <w:ind w:left="268"/>
              <w:rPr>
                <w:rFonts w:ascii="Times New Roman" w:hAnsi="Times New Roman"/>
                <w:sz w:val="24"/>
                <w:szCs w:val="24"/>
              </w:rPr>
            </w:pPr>
            <w:r w:rsidRPr="00FA7AC7">
              <w:rPr>
                <w:rFonts w:ascii="Times New Roman" w:hAnsi="Times New Roman"/>
                <w:sz w:val="20"/>
                <w:szCs w:val="20"/>
              </w:rPr>
              <w:t>5501*</w:t>
            </w:r>
          </w:p>
        </w:tc>
        <w:tc>
          <w:tcPr>
            <w:tcW w:w="5227" w:type="dxa"/>
            <w:tcBorders>
              <w:top w:val="nil"/>
              <w:left w:val="nil"/>
              <w:bottom w:val="nil"/>
              <w:right w:val="nil"/>
            </w:tcBorders>
          </w:tcPr>
          <w:p w:rsidR="00F42301" w:rsidRPr="00FA7AC7" w:rsidRDefault="00F42301" w:rsidP="00B67EC4">
            <w:pPr>
              <w:widowControl w:val="0"/>
              <w:autoSpaceDE w:val="0"/>
              <w:autoSpaceDN w:val="0"/>
              <w:adjustRightInd w:val="0"/>
              <w:spacing w:after="0" w:line="217" w:lineRule="exact"/>
              <w:ind w:left="110"/>
              <w:rPr>
                <w:rFonts w:ascii="Times New Roman" w:hAnsi="Times New Roman"/>
                <w:sz w:val="24"/>
                <w:szCs w:val="24"/>
              </w:rPr>
            </w:pPr>
            <w:r w:rsidRPr="00FA7AC7">
              <w:rPr>
                <w:rFonts w:ascii="Times New Roman" w:hAnsi="Times New Roman"/>
                <w:sz w:val="20"/>
                <w:szCs w:val="20"/>
              </w:rPr>
              <w:t>Exceptional Child</w:t>
            </w:r>
          </w:p>
        </w:tc>
      </w:tr>
      <w:tr w:rsidR="00F42301" w:rsidRPr="00FA7AC7" w:rsidTr="00B67EC4">
        <w:trPr>
          <w:trHeight w:hRule="exact" w:val="240"/>
        </w:trPr>
        <w:tc>
          <w:tcPr>
            <w:tcW w:w="852" w:type="dxa"/>
            <w:tcBorders>
              <w:top w:val="nil"/>
              <w:left w:val="nil"/>
              <w:bottom w:val="nil"/>
              <w:right w:val="nil"/>
            </w:tcBorders>
          </w:tcPr>
          <w:p w:rsidR="00F42301" w:rsidRPr="00FA7AC7" w:rsidRDefault="00F42301" w:rsidP="00B67EC4">
            <w:pPr>
              <w:widowControl w:val="0"/>
              <w:autoSpaceDE w:val="0"/>
              <w:autoSpaceDN w:val="0"/>
              <w:adjustRightInd w:val="0"/>
              <w:spacing w:after="0" w:line="217" w:lineRule="exact"/>
              <w:ind w:left="40"/>
              <w:rPr>
                <w:rFonts w:ascii="Times New Roman" w:hAnsi="Times New Roman"/>
                <w:sz w:val="24"/>
                <w:szCs w:val="24"/>
              </w:rPr>
            </w:pPr>
            <w:r w:rsidRPr="00FA7AC7">
              <w:rPr>
                <w:rFonts w:ascii="Times New Roman" w:hAnsi="Times New Roman"/>
                <w:sz w:val="20"/>
                <w:szCs w:val="20"/>
              </w:rPr>
              <w:t>SPED</w:t>
            </w:r>
          </w:p>
        </w:tc>
        <w:tc>
          <w:tcPr>
            <w:tcW w:w="878" w:type="dxa"/>
            <w:tcBorders>
              <w:top w:val="nil"/>
              <w:left w:val="nil"/>
              <w:bottom w:val="nil"/>
              <w:right w:val="nil"/>
            </w:tcBorders>
          </w:tcPr>
          <w:p w:rsidR="00F42301" w:rsidRPr="00FA7AC7" w:rsidRDefault="00F42301" w:rsidP="00B67EC4">
            <w:pPr>
              <w:widowControl w:val="0"/>
              <w:autoSpaceDE w:val="0"/>
              <w:autoSpaceDN w:val="0"/>
              <w:adjustRightInd w:val="0"/>
              <w:spacing w:after="0" w:line="217" w:lineRule="exact"/>
              <w:ind w:left="268"/>
              <w:rPr>
                <w:rFonts w:ascii="Times New Roman" w:hAnsi="Times New Roman"/>
                <w:sz w:val="24"/>
                <w:szCs w:val="24"/>
              </w:rPr>
            </w:pPr>
            <w:r w:rsidRPr="00FA7AC7">
              <w:rPr>
                <w:rFonts w:ascii="Times New Roman" w:hAnsi="Times New Roman"/>
                <w:sz w:val="20"/>
                <w:szCs w:val="20"/>
              </w:rPr>
              <w:t>5515</w:t>
            </w:r>
          </w:p>
        </w:tc>
        <w:tc>
          <w:tcPr>
            <w:tcW w:w="5227" w:type="dxa"/>
            <w:tcBorders>
              <w:top w:val="nil"/>
              <w:left w:val="nil"/>
              <w:bottom w:val="nil"/>
              <w:right w:val="nil"/>
            </w:tcBorders>
          </w:tcPr>
          <w:p w:rsidR="00F42301" w:rsidRPr="00FA7AC7" w:rsidRDefault="00F42301" w:rsidP="00B67EC4">
            <w:pPr>
              <w:widowControl w:val="0"/>
              <w:autoSpaceDE w:val="0"/>
              <w:autoSpaceDN w:val="0"/>
              <w:adjustRightInd w:val="0"/>
              <w:spacing w:after="0" w:line="217" w:lineRule="exact"/>
              <w:ind w:left="110"/>
              <w:rPr>
                <w:rFonts w:ascii="Times New Roman" w:hAnsi="Times New Roman"/>
                <w:sz w:val="24"/>
                <w:szCs w:val="24"/>
              </w:rPr>
            </w:pPr>
            <w:r w:rsidRPr="00FA7AC7">
              <w:rPr>
                <w:rFonts w:ascii="Times New Roman" w:hAnsi="Times New Roman"/>
                <w:sz w:val="20"/>
                <w:szCs w:val="20"/>
              </w:rPr>
              <w:t>Nature and Characteristics of Intellectual Disabilities</w:t>
            </w:r>
          </w:p>
        </w:tc>
      </w:tr>
      <w:tr w:rsidR="00F42301" w:rsidRPr="00FA7AC7" w:rsidTr="00B67EC4">
        <w:trPr>
          <w:trHeight w:hRule="exact" w:val="240"/>
        </w:trPr>
        <w:tc>
          <w:tcPr>
            <w:tcW w:w="852" w:type="dxa"/>
            <w:tcBorders>
              <w:top w:val="nil"/>
              <w:left w:val="nil"/>
              <w:bottom w:val="nil"/>
              <w:right w:val="nil"/>
            </w:tcBorders>
          </w:tcPr>
          <w:p w:rsidR="00F42301" w:rsidRPr="00FA7AC7" w:rsidRDefault="00F42301" w:rsidP="00B67EC4">
            <w:pPr>
              <w:widowControl w:val="0"/>
              <w:autoSpaceDE w:val="0"/>
              <w:autoSpaceDN w:val="0"/>
              <w:adjustRightInd w:val="0"/>
              <w:spacing w:after="0" w:line="217" w:lineRule="exact"/>
              <w:ind w:left="40"/>
              <w:rPr>
                <w:rFonts w:ascii="Times New Roman" w:hAnsi="Times New Roman"/>
                <w:sz w:val="24"/>
                <w:szCs w:val="24"/>
              </w:rPr>
            </w:pPr>
            <w:r w:rsidRPr="00FA7AC7">
              <w:rPr>
                <w:rFonts w:ascii="Times New Roman" w:hAnsi="Times New Roman"/>
                <w:sz w:val="20"/>
                <w:szCs w:val="20"/>
              </w:rPr>
              <w:t>SPED</w:t>
            </w:r>
          </w:p>
        </w:tc>
        <w:tc>
          <w:tcPr>
            <w:tcW w:w="878" w:type="dxa"/>
            <w:tcBorders>
              <w:top w:val="nil"/>
              <w:left w:val="nil"/>
              <w:bottom w:val="nil"/>
              <w:right w:val="nil"/>
            </w:tcBorders>
          </w:tcPr>
          <w:p w:rsidR="00F42301" w:rsidRPr="00FA7AC7" w:rsidRDefault="00F42301" w:rsidP="00B67EC4">
            <w:pPr>
              <w:widowControl w:val="0"/>
              <w:autoSpaceDE w:val="0"/>
              <w:autoSpaceDN w:val="0"/>
              <w:adjustRightInd w:val="0"/>
              <w:spacing w:after="0" w:line="217" w:lineRule="exact"/>
              <w:ind w:left="268"/>
              <w:rPr>
                <w:rFonts w:ascii="Times New Roman" w:hAnsi="Times New Roman"/>
                <w:sz w:val="24"/>
                <w:szCs w:val="24"/>
              </w:rPr>
            </w:pPr>
            <w:r w:rsidRPr="00FA7AC7">
              <w:rPr>
                <w:rFonts w:ascii="Times New Roman" w:hAnsi="Times New Roman"/>
                <w:sz w:val="20"/>
                <w:szCs w:val="20"/>
              </w:rPr>
              <w:t>5525*</w:t>
            </w:r>
          </w:p>
        </w:tc>
        <w:tc>
          <w:tcPr>
            <w:tcW w:w="5227" w:type="dxa"/>
            <w:tcBorders>
              <w:top w:val="nil"/>
              <w:left w:val="nil"/>
              <w:bottom w:val="nil"/>
              <w:right w:val="nil"/>
            </w:tcBorders>
          </w:tcPr>
          <w:p w:rsidR="00F42301" w:rsidRPr="00FA7AC7" w:rsidRDefault="00F42301" w:rsidP="00B67EC4">
            <w:pPr>
              <w:widowControl w:val="0"/>
              <w:autoSpaceDE w:val="0"/>
              <w:autoSpaceDN w:val="0"/>
              <w:adjustRightInd w:val="0"/>
              <w:spacing w:after="0" w:line="217" w:lineRule="exact"/>
              <w:ind w:left="110"/>
              <w:rPr>
                <w:rFonts w:ascii="Times New Roman" w:hAnsi="Times New Roman"/>
                <w:sz w:val="24"/>
                <w:szCs w:val="24"/>
              </w:rPr>
            </w:pPr>
            <w:r w:rsidRPr="00FA7AC7">
              <w:rPr>
                <w:rFonts w:ascii="Times New Roman" w:hAnsi="Times New Roman"/>
                <w:sz w:val="20"/>
                <w:szCs w:val="20"/>
              </w:rPr>
              <w:t>Instructional Strategies for Intellectual Disabilities</w:t>
            </w:r>
          </w:p>
        </w:tc>
      </w:tr>
      <w:tr w:rsidR="00F42301" w:rsidRPr="00FA7AC7" w:rsidTr="00B67EC4">
        <w:trPr>
          <w:trHeight w:hRule="exact" w:val="240"/>
        </w:trPr>
        <w:tc>
          <w:tcPr>
            <w:tcW w:w="852" w:type="dxa"/>
            <w:tcBorders>
              <w:top w:val="nil"/>
              <w:left w:val="nil"/>
              <w:bottom w:val="nil"/>
              <w:right w:val="nil"/>
            </w:tcBorders>
          </w:tcPr>
          <w:p w:rsidR="00F42301" w:rsidRPr="00FA7AC7" w:rsidRDefault="00F42301" w:rsidP="00B67EC4">
            <w:pPr>
              <w:widowControl w:val="0"/>
              <w:autoSpaceDE w:val="0"/>
              <w:autoSpaceDN w:val="0"/>
              <w:adjustRightInd w:val="0"/>
              <w:spacing w:after="0" w:line="217" w:lineRule="exact"/>
              <w:ind w:left="40"/>
              <w:rPr>
                <w:rFonts w:ascii="Times New Roman" w:hAnsi="Times New Roman"/>
                <w:sz w:val="24"/>
                <w:szCs w:val="24"/>
              </w:rPr>
            </w:pPr>
            <w:r w:rsidRPr="00FA7AC7">
              <w:rPr>
                <w:rFonts w:ascii="Times New Roman" w:hAnsi="Times New Roman"/>
                <w:sz w:val="20"/>
                <w:szCs w:val="20"/>
              </w:rPr>
              <w:t>SPED</w:t>
            </w:r>
          </w:p>
        </w:tc>
        <w:tc>
          <w:tcPr>
            <w:tcW w:w="878" w:type="dxa"/>
            <w:tcBorders>
              <w:top w:val="nil"/>
              <w:left w:val="nil"/>
              <w:bottom w:val="nil"/>
              <w:right w:val="nil"/>
            </w:tcBorders>
          </w:tcPr>
          <w:p w:rsidR="00F42301" w:rsidRPr="00FA7AC7" w:rsidRDefault="00F42301" w:rsidP="00B67EC4">
            <w:pPr>
              <w:widowControl w:val="0"/>
              <w:autoSpaceDE w:val="0"/>
              <w:autoSpaceDN w:val="0"/>
              <w:adjustRightInd w:val="0"/>
              <w:spacing w:after="0" w:line="217" w:lineRule="exact"/>
              <w:ind w:left="268"/>
              <w:rPr>
                <w:rFonts w:ascii="Times New Roman" w:hAnsi="Times New Roman"/>
                <w:sz w:val="24"/>
                <w:szCs w:val="24"/>
              </w:rPr>
            </w:pPr>
            <w:r w:rsidRPr="00FA7AC7">
              <w:rPr>
                <w:rFonts w:ascii="Times New Roman" w:hAnsi="Times New Roman"/>
                <w:sz w:val="20"/>
                <w:szCs w:val="20"/>
              </w:rPr>
              <w:t>5530</w:t>
            </w:r>
          </w:p>
        </w:tc>
        <w:tc>
          <w:tcPr>
            <w:tcW w:w="5227" w:type="dxa"/>
            <w:tcBorders>
              <w:top w:val="nil"/>
              <w:left w:val="nil"/>
              <w:bottom w:val="nil"/>
              <w:right w:val="nil"/>
            </w:tcBorders>
          </w:tcPr>
          <w:p w:rsidR="00F42301" w:rsidRPr="00FA7AC7" w:rsidRDefault="00F42301" w:rsidP="00B67EC4">
            <w:pPr>
              <w:widowControl w:val="0"/>
              <w:autoSpaceDE w:val="0"/>
              <w:autoSpaceDN w:val="0"/>
              <w:adjustRightInd w:val="0"/>
              <w:spacing w:after="0" w:line="217" w:lineRule="exact"/>
              <w:ind w:left="110"/>
              <w:rPr>
                <w:rFonts w:ascii="Times New Roman" w:hAnsi="Times New Roman"/>
                <w:sz w:val="24"/>
                <w:szCs w:val="24"/>
              </w:rPr>
            </w:pPr>
            <w:r w:rsidRPr="00FA7AC7">
              <w:rPr>
                <w:rFonts w:ascii="Times New Roman" w:hAnsi="Times New Roman"/>
                <w:sz w:val="20"/>
                <w:szCs w:val="20"/>
              </w:rPr>
              <w:t>Counseling Parents of Exceptional Children</w:t>
            </w:r>
          </w:p>
        </w:tc>
      </w:tr>
      <w:tr w:rsidR="00F42301" w:rsidRPr="00FA7AC7" w:rsidTr="00B67EC4">
        <w:trPr>
          <w:trHeight w:hRule="exact" w:val="240"/>
        </w:trPr>
        <w:tc>
          <w:tcPr>
            <w:tcW w:w="852" w:type="dxa"/>
            <w:tcBorders>
              <w:top w:val="nil"/>
              <w:left w:val="nil"/>
              <w:bottom w:val="nil"/>
              <w:right w:val="nil"/>
            </w:tcBorders>
          </w:tcPr>
          <w:p w:rsidR="00F42301" w:rsidRPr="00FA7AC7" w:rsidRDefault="00F42301" w:rsidP="00B67EC4">
            <w:pPr>
              <w:widowControl w:val="0"/>
              <w:autoSpaceDE w:val="0"/>
              <w:autoSpaceDN w:val="0"/>
              <w:adjustRightInd w:val="0"/>
              <w:spacing w:after="0" w:line="217" w:lineRule="exact"/>
              <w:ind w:left="40"/>
              <w:rPr>
                <w:rFonts w:ascii="Times New Roman" w:hAnsi="Times New Roman"/>
                <w:sz w:val="24"/>
                <w:szCs w:val="24"/>
              </w:rPr>
            </w:pPr>
            <w:r w:rsidRPr="00FA7AC7">
              <w:rPr>
                <w:rFonts w:ascii="Times New Roman" w:hAnsi="Times New Roman"/>
                <w:sz w:val="20"/>
                <w:szCs w:val="20"/>
              </w:rPr>
              <w:t>SPED</w:t>
            </w:r>
          </w:p>
        </w:tc>
        <w:tc>
          <w:tcPr>
            <w:tcW w:w="878" w:type="dxa"/>
            <w:tcBorders>
              <w:top w:val="nil"/>
              <w:left w:val="nil"/>
              <w:bottom w:val="nil"/>
              <w:right w:val="nil"/>
            </w:tcBorders>
          </w:tcPr>
          <w:p w:rsidR="00F42301" w:rsidRPr="00FA7AC7" w:rsidRDefault="00F42301" w:rsidP="00B67EC4">
            <w:pPr>
              <w:widowControl w:val="0"/>
              <w:autoSpaceDE w:val="0"/>
              <w:autoSpaceDN w:val="0"/>
              <w:adjustRightInd w:val="0"/>
              <w:spacing w:after="0" w:line="217" w:lineRule="exact"/>
              <w:ind w:left="268"/>
              <w:rPr>
                <w:rFonts w:ascii="Times New Roman" w:hAnsi="Times New Roman"/>
                <w:sz w:val="24"/>
                <w:szCs w:val="24"/>
              </w:rPr>
            </w:pPr>
            <w:r w:rsidRPr="00FA7AC7">
              <w:rPr>
                <w:rFonts w:ascii="Times New Roman" w:hAnsi="Times New Roman"/>
                <w:sz w:val="20"/>
                <w:szCs w:val="20"/>
              </w:rPr>
              <w:t>5545*</w:t>
            </w:r>
          </w:p>
        </w:tc>
        <w:tc>
          <w:tcPr>
            <w:tcW w:w="5227" w:type="dxa"/>
            <w:tcBorders>
              <w:top w:val="nil"/>
              <w:left w:val="nil"/>
              <w:bottom w:val="nil"/>
              <w:right w:val="nil"/>
            </w:tcBorders>
          </w:tcPr>
          <w:p w:rsidR="00F42301" w:rsidRPr="00FA7AC7" w:rsidRDefault="00F42301" w:rsidP="00B67EC4">
            <w:pPr>
              <w:widowControl w:val="0"/>
              <w:autoSpaceDE w:val="0"/>
              <w:autoSpaceDN w:val="0"/>
              <w:adjustRightInd w:val="0"/>
              <w:spacing w:after="0" w:line="217" w:lineRule="exact"/>
              <w:ind w:left="110"/>
              <w:rPr>
                <w:rFonts w:ascii="Times New Roman" w:hAnsi="Times New Roman"/>
                <w:sz w:val="24"/>
                <w:szCs w:val="24"/>
              </w:rPr>
            </w:pPr>
            <w:r w:rsidRPr="00FA7AC7">
              <w:rPr>
                <w:rFonts w:ascii="Times New Roman" w:hAnsi="Times New Roman"/>
                <w:sz w:val="20"/>
                <w:szCs w:val="20"/>
              </w:rPr>
              <w:t>Educational</w:t>
            </w:r>
            <w:r w:rsidRPr="00FA7AC7">
              <w:rPr>
                <w:rFonts w:ascii="Times New Roman" w:hAnsi="Times New Roman"/>
                <w:spacing w:val="-11"/>
                <w:sz w:val="20"/>
                <w:szCs w:val="20"/>
              </w:rPr>
              <w:t xml:space="preserve"> </w:t>
            </w:r>
            <w:r w:rsidRPr="00FA7AC7">
              <w:rPr>
                <w:rFonts w:ascii="Times New Roman" w:hAnsi="Times New Roman"/>
                <w:sz w:val="20"/>
                <w:szCs w:val="20"/>
              </w:rPr>
              <w:t>Assessment of Exceptional Children</w:t>
            </w:r>
          </w:p>
        </w:tc>
      </w:tr>
      <w:tr w:rsidR="00F42301" w:rsidRPr="00FA7AC7" w:rsidTr="00B67EC4">
        <w:trPr>
          <w:trHeight w:hRule="exact" w:val="240"/>
        </w:trPr>
        <w:tc>
          <w:tcPr>
            <w:tcW w:w="852" w:type="dxa"/>
            <w:tcBorders>
              <w:top w:val="nil"/>
              <w:left w:val="nil"/>
              <w:bottom w:val="nil"/>
              <w:right w:val="nil"/>
            </w:tcBorders>
          </w:tcPr>
          <w:p w:rsidR="00F42301" w:rsidRPr="00FA7AC7" w:rsidRDefault="00F42301" w:rsidP="00B67EC4">
            <w:pPr>
              <w:widowControl w:val="0"/>
              <w:autoSpaceDE w:val="0"/>
              <w:autoSpaceDN w:val="0"/>
              <w:adjustRightInd w:val="0"/>
              <w:spacing w:after="0" w:line="217" w:lineRule="exact"/>
              <w:ind w:left="40"/>
              <w:rPr>
                <w:rFonts w:ascii="Times New Roman" w:hAnsi="Times New Roman"/>
                <w:sz w:val="24"/>
                <w:szCs w:val="24"/>
              </w:rPr>
            </w:pPr>
            <w:r w:rsidRPr="00FA7AC7">
              <w:rPr>
                <w:rFonts w:ascii="Times New Roman" w:hAnsi="Times New Roman"/>
                <w:sz w:val="20"/>
                <w:szCs w:val="20"/>
              </w:rPr>
              <w:t>SPED</w:t>
            </w:r>
          </w:p>
        </w:tc>
        <w:tc>
          <w:tcPr>
            <w:tcW w:w="878" w:type="dxa"/>
            <w:tcBorders>
              <w:top w:val="nil"/>
              <w:left w:val="nil"/>
              <w:bottom w:val="nil"/>
              <w:right w:val="nil"/>
            </w:tcBorders>
          </w:tcPr>
          <w:p w:rsidR="00F42301" w:rsidRPr="00FA7AC7" w:rsidRDefault="00F42301" w:rsidP="00B67EC4">
            <w:pPr>
              <w:widowControl w:val="0"/>
              <w:autoSpaceDE w:val="0"/>
              <w:autoSpaceDN w:val="0"/>
              <w:adjustRightInd w:val="0"/>
              <w:spacing w:after="0" w:line="217" w:lineRule="exact"/>
              <w:ind w:left="268"/>
              <w:rPr>
                <w:rFonts w:ascii="Times New Roman" w:hAnsi="Times New Roman"/>
                <w:sz w:val="24"/>
                <w:szCs w:val="24"/>
              </w:rPr>
            </w:pPr>
            <w:r w:rsidRPr="00FA7AC7">
              <w:rPr>
                <w:rFonts w:ascii="Times New Roman" w:hAnsi="Times New Roman"/>
                <w:sz w:val="20"/>
                <w:szCs w:val="20"/>
              </w:rPr>
              <w:t>5563*</w:t>
            </w:r>
          </w:p>
        </w:tc>
        <w:tc>
          <w:tcPr>
            <w:tcW w:w="5227" w:type="dxa"/>
            <w:tcBorders>
              <w:top w:val="nil"/>
              <w:left w:val="nil"/>
              <w:bottom w:val="nil"/>
              <w:right w:val="nil"/>
            </w:tcBorders>
          </w:tcPr>
          <w:p w:rsidR="00F42301" w:rsidRPr="00FA7AC7" w:rsidRDefault="00F42301" w:rsidP="00B67EC4">
            <w:pPr>
              <w:widowControl w:val="0"/>
              <w:autoSpaceDE w:val="0"/>
              <w:autoSpaceDN w:val="0"/>
              <w:adjustRightInd w:val="0"/>
              <w:spacing w:after="0" w:line="217" w:lineRule="exact"/>
              <w:ind w:left="110"/>
              <w:rPr>
                <w:rFonts w:ascii="Times New Roman" w:hAnsi="Times New Roman"/>
                <w:sz w:val="24"/>
                <w:szCs w:val="24"/>
              </w:rPr>
            </w:pPr>
            <w:r w:rsidRPr="00FA7AC7">
              <w:rPr>
                <w:rFonts w:ascii="Times New Roman" w:hAnsi="Times New Roman"/>
                <w:sz w:val="20"/>
                <w:szCs w:val="20"/>
              </w:rPr>
              <w:t>Issues in Interrelated Special Education</w:t>
            </w:r>
          </w:p>
        </w:tc>
      </w:tr>
      <w:tr w:rsidR="00F42301" w:rsidRPr="00FA7AC7" w:rsidTr="00B67EC4">
        <w:trPr>
          <w:trHeight w:hRule="exact" w:val="240"/>
        </w:trPr>
        <w:tc>
          <w:tcPr>
            <w:tcW w:w="852" w:type="dxa"/>
            <w:tcBorders>
              <w:top w:val="nil"/>
              <w:left w:val="nil"/>
              <w:bottom w:val="nil"/>
              <w:right w:val="nil"/>
            </w:tcBorders>
          </w:tcPr>
          <w:p w:rsidR="00F42301" w:rsidRPr="00FA7AC7" w:rsidRDefault="00F42301" w:rsidP="00B67EC4">
            <w:pPr>
              <w:widowControl w:val="0"/>
              <w:autoSpaceDE w:val="0"/>
              <w:autoSpaceDN w:val="0"/>
              <w:adjustRightInd w:val="0"/>
              <w:spacing w:after="0" w:line="217" w:lineRule="exact"/>
              <w:ind w:left="40"/>
              <w:rPr>
                <w:rFonts w:ascii="Times New Roman" w:hAnsi="Times New Roman"/>
                <w:sz w:val="24"/>
                <w:szCs w:val="24"/>
              </w:rPr>
            </w:pPr>
            <w:r w:rsidRPr="00FA7AC7">
              <w:rPr>
                <w:rFonts w:ascii="Times New Roman" w:hAnsi="Times New Roman"/>
                <w:sz w:val="20"/>
                <w:szCs w:val="20"/>
              </w:rPr>
              <w:t>SPED</w:t>
            </w:r>
          </w:p>
        </w:tc>
        <w:tc>
          <w:tcPr>
            <w:tcW w:w="878" w:type="dxa"/>
            <w:tcBorders>
              <w:top w:val="nil"/>
              <w:left w:val="nil"/>
              <w:bottom w:val="nil"/>
              <w:right w:val="nil"/>
            </w:tcBorders>
          </w:tcPr>
          <w:p w:rsidR="00F42301" w:rsidRPr="00FA7AC7" w:rsidRDefault="00F42301" w:rsidP="00B67EC4">
            <w:pPr>
              <w:widowControl w:val="0"/>
              <w:autoSpaceDE w:val="0"/>
              <w:autoSpaceDN w:val="0"/>
              <w:adjustRightInd w:val="0"/>
              <w:spacing w:after="0" w:line="217" w:lineRule="exact"/>
              <w:ind w:left="268"/>
              <w:rPr>
                <w:rFonts w:ascii="Times New Roman" w:hAnsi="Times New Roman"/>
                <w:sz w:val="24"/>
                <w:szCs w:val="24"/>
              </w:rPr>
            </w:pPr>
            <w:r w:rsidRPr="00FA7AC7">
              <w:rPr>
                <w:rFonts w:ascii="Times New Roman" w:hAnsi="Times New Roman"/>
                <w:sz w:val="20"/>
                <w:szCs w:val="20"/>
              </w:rPr>
              <w:t>5573</w:t>
            </w:r>
          </w:p>
        </w:tc>
        <w:tc>
          <w:tcPr>
            <w:tcW w:w="5227" w:type="dxa"/>
            <w:tcBorders>
              <w:top w:val="nil"/>
              <w:left w:val="nil"/>
              <w:bottom w:val="nil"/>
              <w:right w:val="nil"/>
            </w:tcBorders>
          </w:tcPr>
          <w:p w:rsidR="00F42301" w:rsidRPr="00FA7AC7" w:rsidRDefault="00F42301" w:rsidP="00B67EC4">
            <w:pPr>
              <w:widowControl w:val="0"/>
              <w:autoSpaceDE w:val="0"/>
              <w:autoSpaceDN w:val="0"/>
              <w:adjustRightInd w:val="0"/>
              <w:spacing w:after="0" w:line="217" w:lineRule="exact"/>
              <w:ind w:left="110"/>
              <w:rPr>
                <w:rFonts w:ascii="Times New Roman" w:hAnsi="Times New Roman"/>
                <w:sz w:val="24"/>
                <w:szCs w:val="24"/>
              </w:rPr>
            </w:pPr>
            <w:r w:rsidRPr="00FA7AC7">
              <w:rPr>
                <w:rFonts w:ascii="Times New Roman" w:hAnsi="Times New Roman"/>
                <w:sz w:val="20"/>
                <w:szCs w:val="20"/>
              </w:rPr>
              <w:t>Practicum in Intellectual Disabilities</w:t>
            </w:r>
          </w:p>
        </w:tc>
      </w:tr>
      <w:tr w:rsidR="00F42301" w:rsidRPr="00FA7AC7" w:rsidTr="00B67EC4">
        <w:trPr>
          <w:trHeight w:hRule="exact" w:val="240"/>
        </w:trPr>
        <w:tc>
          <w:tcPr>
            <w:tcW w:w="852" w:type="dxa"/>
            <w:tcBorders>
              <w:top w:val="nil"/>
              <w:left w:val="nil"/>
              <w:bottom w:val="nil"/>
              <w:right w:val="nil"/>
            </w:tcBorders>
          </w:tcPr>
          <w:p w:rsidR="00F42301" w:rsidRPr="00FA7AC7" w:rsidRDefault="00F42301" w:rsidP="00B67EC4">
            <w:pPr>
              <w:widowControl w:val="0"/>
              <w:autoSpaceDE w:val="0"/>
              <w:autoSpaceDN w:val="0"/>
              <w:adjustRightInd w:val="0"/>
              <w:spacing w:after="0" w:line="217" w:lineRule="exact"/>
              <w:ind w:left="40"/>
              <w:rPr>
                <w:rFonts w:ascii="Times New Roman" w:hAnsi="Times New Roman"/>
                <w:sz w:val="24"/>
                <w:szCs w:val="24"/>
              </w:rPr>
            </w:pPr>
            <w:r w:rsidRPr="00FA7AC7">
              <w:rPr>
                <w:rFonts w:ascii="Times New Roman" w:hAnsi="Times New Roman"/>
                <w:sz w:val="20"/>
                <w:szCs w:val="20"/>
              </w:rPr>
              <w:t>SPED</w:t>
            </w:r>
          </w:p>
        </w:tc>
        <w:tc>
          <w:tcPr>
            <w:tcW w:w="878" w:type="dxa"/>
            <w:tcBorders>
              <w:top w:val="nil"/>
              <w:left w:val="nil"/>
              <w:bottom w:val="nil"/>
              <w:right w:val="nil"/>
            </w:tcBorders>
          </w:tcPr>
          <w:p w:rsidR="00F42301" w:rsidRPr="00FA7AC7" w:rsidRDefault="00F42301" w:rsidP="00B67EC4">
            <w:pPr>
              <w:widowControl w:val="0"/>
              <w:autoSpaceDE w:val="0"/>
              <w:autoSpaceDN w:val="0"/>
              <w:adjustRightInd w:val="0"/>
              <w:spacing w:after="0" w:line="217" w:lineRule="exact"/>
              <w:ind w:left="268"/>
              <w:rPr>
                <w:rFonts w:ascii="Times New Roman" w:hAnsi="Times New Roman"/>
                <w:sz w:val="24"/>
                <w:szCs w:val="24"/>
              </w:rPr>
            </w:pPr>
            <w:r w:rsidRPr="00FA7AC7">
              <w:rPr>
                <w:rFonts w:ascii="Times New Roman" w:hAnsi="Times New Roman"/>
                <w:sz w:val="20"/>
                <w:szCs w:val="20"/>
              </w:rPr>
              <w:t>5580</w:t>
            </w:r>
          </w:p>
        </w:tc>
        <w:tc>
          <w:tcPr>
            <w:tcW w:w="5227" w:type="dxa"/>
            <w:tcBorders>
              <w:top w:val="nil"/>
              <w:left w:val="nil"/>
              <w:bottom w:val="nil"/>
              <w:right w:val="nil"/>
            </w:tcBorders>
          </w:tcPr>
          <w:p w:rsidR="00F42301" w:rsidRPr="00FA7AC7" w:rsidRDefault="00F42301" w:rsidP="00B67EC4">
            <w:pPr>
              <w:widowControl w:val="0"/>
              <w:autoSpaceDE w:val="0"/>
              <w:autoSpaceDN w:val="0"/>
              <w:adjustRightInd w:val="0"/>
              <w:spacing w:after="0" w:line="217" w:lineRule="exact"/>
              <w:ind w:left="110"/>
              <w:rPr>
                <w:rFonts w:ascii="Times New Roman" w:hAnsi="Times New Roman"/>
                <w:sz w:val="24"/>
                <w:szCs w:val="24"/>
              </w:rPr>
            </w:pPr>
            <w:r w:rsidRPr="00FA7AC7">
              <w:rPr>
                <w:rFonts w:ascii="Times New Roman" w:hAnsi="Times New Roman"/>
                <w:sz w:val="20"/>
                <w:szCs w:val="20"/>
              </w:rPr>
              <w:t>Directed Studies in Research and Reading in Special Education</w:t>
            </w:r>
          </w:p>
        </w:tc>
      </w:tr>
      <w:tr w:rsidR="00F42301" w:rsidRPr="00FA7AC7" w:rsidTr="00B67EC4">
        <w:trPr>
          <w:trHeight w:hRule="exact" w:val="260"/>
        </w:trPr>
        <w:tc>
          <w:tcPr>
            <w:tcW w:w="852" w:type="dxa"/>
            <w:tcBorders>
              <w:top w:val="nil"/>
              <w:left w:val="nil"/>
              <w:bottom w:val="nil"/>
              <w:right w:val="nil"/>
            </w:tcBorders>
          </w:tcPr>
          <w:p w:rsidR="00F42301" w:rsidRPr="00FA7AC7" w:rsidRDefault="00F42301" w:rsidP="00B67EC4">
            <w:pPr>
              <w:widowControl w:val="0"/>
              <w:autoSpaceDE w:val="0"/>
              <w:autoSpaceDN w:val="0"/>
              <w:adjustRightInd w:val="0"/>
              <w:spacing w:after="0" w:line="217" w:lineRule="exact"/>
              <w:ind w:left="40"/>
              <w:rPr>
                <w:rFonts w:ascii="Times New Roman" w:hAnsi="Times New Roman"/>
                <w:sz w:val="24"/>
                <w:szCs w:val="24"/>
              </w:rPr>
            </w:pPr>
            <w:r w:rsidRPr="00FA7AC7">
              <w:rPr>
                <w:rFonts w:ascii="Times New Roman" w:hAnsi="Times New Roman"/>
                <w:sz w:val="20"/>
                <w:szCs w:val="20"/>
              </w:rPr>
              <w:t>SPED</w:t>
            </w:r>
          </w:p>
        </w:tc>
        <w:tc>
          <w:tcPr>
            <w:tcW w:w="878" w:type="dxa"/>
            <w:tcBorders>
              <w:top w:val="nil"/>
              <w:left w:val="nil"/>
              <w:bottom w:val="nil"/>
              <w:right w:val="nil"/>
            </w:tcBorders>
          </w:tcPr>
          <w:p w:rsidR="00F42301" w:rsidRPr="00FA7AC7" w:rsidRDefault="00F42301" w:rsidP="00B67EC4">
            <w:pPr>
              <w:widowControl w:val="0"/>
              <w:autoSpaceDE w:val="0"/>
              <w:autoSpaceDN w:val="0"/>
              <w:adjustRightInd w:val="0"/>
              <w:spacing w:after="0" w:line="217" w:lineRule="exact"/>
              <w:ind w:left="268"/>
              <w:rPr>
                <w:rFonts w:ascii="Times New Roman" w:hAnsi="Times New Roman"/>
                <w:sz w:val="24"/>
                <w:szCs w:val="24"/>
              </w:rPr>
            </w:pPr>
            <w:r w:rsidRPr="00FA7AC7">
              <w:rPr>
                <w:rFonts w:ascii="Times New Roman" w:hAnsi="Times New Roman"/>
                <w:sz w:val="20"/>
                <w:szCs w:val="20"/>
              </w:rPr>
              <w:t>5590</w:t>
            </w:r>
          </w:p>
        </w:tc>
        <w:tc>
          <w:tcPr>
            <w:tcW w:w="5227" w:type="dxa"/>
            <w:tcBorders>
              <w:top w:val="nil"/>
              <w:left w:val="nil"/>
              <w:bottom w:val="nil"/>
              <w:right w:val="nil"/>
            </w:tcBorders>
          </w:tcPr>
          <w:p w:rsidR="00F42301" w:rsidRPr="00FA7AC7" w:rsidRDefault="00F42301" w:rsidP="00B67EC4">
            <w:pPr>
              <w:widowControl w:val="0"/>
              <w:autoSpaceDE w:val="0"/>
              <w:autoSpaceDN w:val="0"/>
              <w:adjustRightInd w:val="0"/>
              <w:spacing w:after="0" w:line="217" w:lineRule="exact"/>
              <w:ind w:left="110"/>
              <w:rPr>
                <w:rFonts w:ascii="Times New Roman" w:hAnsi="Times New Roman"/>
                <w:sz w:val="24"/>
                <w:szCs w:val="24"/>
              </w:rPr>
            </w:pPr>
            <w:r w:rsidRPr="00FA7AC7">
              <w:rPr>
                <w:rFonts w:ascii="Times New Roman" w:hAnsi="Times New Roman"/>
                <w:spacing w:val="-14"/>
                <w:sz w:val="20"/>
                <w:szCs w:val="20"/>
              </w:rPr>
              <w:t>T</w:t>
            </w:r>
            <w:r w:rsidRPr="00FA7AC7">
              <w:rPr>
                <w:rFonts w:ascii="Times New Roman" w:hAnsi="Times New Roman"/>
                <w:sz w:val="20"/>
                <w:szCs w:val="20"/>
              </w:rPr>
              <w:t>eaching of Reading and Math to Exceptional Learners</w:t>
            </w:r>
          </w:p>
        </w:tc>
      </w:tr>
    </w:tbl>
    <w:p w:rsidR="00F42301" w:rsidRDefault="00F42301" w:rsidP="00721764">
      <w:pPr>
        <w:widowControl w:val="0"/>
        <w:autoSpaceDE w:val="0"/>
        <w:autoSpaceDN w:val="0"/>
        <w:adjustRightInd w:val="0"/>
        <w:spacing w:after="0" w:line="200" w:lineRule="exact"/>
        <w:ind w:left="1224"/>
        <w:rPr>
          <w:rFonts w:ascii="Times New Roman" w:hAnsi="Times New Roman"/>
          <w:sz w:val="20"/>
          <w:szCs w:val="20"/>
        </w:rPr>
      </w:pPr>
      <w:r>
        <w:rPr>
          <w:rFonts w:ascii="Times New Roman" w:hAnsi="Times New Roman"/>
          <w:sz w:val="20"/>
          <w:szCs w:val="20"/>
        </w:rPr>
        <w:t>*Required course.</w:t>
      </w:r>
    </w:p>
    <w:p w:rsidR="00F42301" w:rsidRDefault="00F42301" w:rsidP="00721764">
      <w:pPr>
        <w:widowControl w:val="0"/>
        <w:autoSpaceDE w:val="0"/>
        <w:autoSpaceDN w:val="0"/>
        <w:adjustRightInd w:val="0"/>
        <w:spacing w:before="10" w:after="0"/>
        <w:ind w:left="1224"/>
        <w:rPr>
          <w:rFonts w:ascii="Times New Roman" w:hAnsi="Times New Roman"/>
          <w:sz w:val="20"/>
          <w:szCs w:val="20"/>
        </w:rPr>
      </w:pPr>
      <w:r>
        <w:rPr>
          <w:rFonts w:ascii="Times New Roman" w:hAnsi="Times New Roman"/>
          <w:sz w:val="20"/>
          <w:szCs w:val="20"/>
        </w:rPr>
        <w:t>Reading endorsement available.</w:t>
      </w:r>
    </w:p>
    <w:p w:rsidR="00F42301" w:rsidRDefault="00F42301" w:rsidP="00721764">
      <w:pPr>
        <w:widowControl w:val="0"/>
        <w:autoSpaceDE w:val="0"/>
        <w:autoSpaceDN w:val="0"/>
        <w:adjustRightInd w:val="0"/>
        <w:spacing w:before="6" w:after="0" w:line="220" w:lineRule="exact"/>
        <w:rPr>
          <w:rFonts w:ascii="Times New Roman" w:hAnsi="Times New Roman"/>
        </w:rPr>
      </w:pPr>
    </w:p>
    <w:p w:rsidR="00F42301" w:rsidRDefault="00F42301" w:rsidP="00721764">
      <w:pPr>
        <w:widowControl w:val="0"/>
        <w:tabs>
          <w:tab w:val="left" w:pos="8160"/>
        </w:tabs>
        <w:autoSpaceDE w:val="0"/>
        <w:autoSpaceDN w:val="0"/>
        <w:adjustRightInd w:val="0"/>
        <w:spacing w:after="0"/>
        <w:ind w:left="864"/>
        <w:rPr>
          <w:rFonts w:ascii="Times New Roman" w:hAnsi="Times New Roman"/>
          <w:sz w:val="28"/>
          <w:szCs w:val="28"/>
        </w:rPr>
      </w:pPr>
      <w:r>
        <w:rPr>
          <w:rFonts w:ascii="Times New Roman" w:hAnsi="Times New Roman"/>
          <w:b/>
          <w:bCs/>
          <w:sz w:val="28"/>
          <w:szCs w:val="28"/>
        </w:rPr>
        <w:t>A</w:t>
      </w:r>
      <w:r>
        <w:rPr>
          <w:rFonts w:ascii="Times New Roman" w:hAnsi="Times New Roman"/>
          <w:b/>
          <w:bCs/>
          <w:spacing w:val="-5"/>
          <w:sz w:val="28"/>
          <w:szCs w:val="28"/>
        </w:rPr>
        <w:t>r</w:t>
      </w:r>
      <w:r>
        <w:rPr>
          <w:rFonts w:ascii="Times New Roman" w:hAnsi="Times New Roman"/>
          <w:b/>
          <w:bCs/>
          <w:sz w:val="28"/>
          <w:szCs w:val="28"/>
        </w:rPr>
        <w:t>ea D - Resea</w:t>
      </w:r>
      <w:r>
        <w:rPr>
          <w:rFonts w:ascii="Times New Roman" w:hAnsi="Times New Roman"/>
          <w:b/>
          <w:bCs/>
          <w:spacing w:val="-5"/>
          <w:sz w:val="28"/>
          <w:szCs w:val="28"/>
        </w:rPr>
        <w:t>r</w:t>
      </w:r>
      <w:r>
        <w:rPr>
          <w:rFonts w:ascii="Times New Roman" w:hAnsi="Times New Roman"/>
          <w:b/>
          <w:bCs/>
          <w:sz w:val="28"/>
          <w:szCs w:val="28"/>
        </w:rPr>
        <w:t>ch</w:t>
      </w:r>
      <w:r>
        <w:rPr>
          <w:rFonts w:ascii="Times New Roman" w:hAnsi="Times New Roman"/>
          <w:b/>
          <w:bCs/>
          <w:sz w:val="28"/>
          <w:szCs w:val="28"/>
        </w:rPr>
        <w:tab/>
        <w:t>3 hrs</w:t>
      </w:r>
    </w:p>
    <w:p w:rsidR="00F42301" w:rsidRDefault="00F42301" w:rsidP="00721764">
      <w:pPr>
        <w:widowControl w:val="0"/>
        <w:tabs>
          <w:tab w:val="left" w:pos="2300"/>
          <w:tab w:val="left" w:pos="3020"/>
        </w:tabs>
        <w:autoSpaceDE w:val="0"/>
        <w:autoSpaceDN w:val="0"/>
        <w:adjustRightInd w:val="0"/>
        <w:spacing w:before="37" w:after="0"/>
        <w:ind w:left="1224"/>
        <w:rPr>
          <w:rFonts w:ascii="Times New Roman" w:hAnsi="Times New Roman"/>
          <w:sz w:val="20"/>
          <w:szCs w:val="20"/>
        </w:rPr>
      </w:pPr>
      <w:r>
        <w:rPr>
          <w:rFonts w:ascii="Times New Roman" w:hAnsi="Times New Roman"/>
          <w:sz w:val="20"/>
          <w:szCs w:val="20"/>
        </w:rPr>
        <w:t>EDUC</w:t>
      </w:r>
      <w:r>
        <w:rPr>
          <w:rFonts w:ascii="Times New Roman" w:hAnsi="Times New Roman"/>
          <w:sz w:val="20"/>
          <w:szCs w:val="20"/>
        </w:rPr>
        <w:tab/>
        <w:t>5501</w:t>
      </w:r>
      <w:r>
        <w:rPr>
          <w:rFonts w:ascii="Times New Roman" w:hAnsi="Times New Roman"/>
          <w:sz w:val="20"/>
          <w:szCs w:val="20"/>
        </w:rPr>
        <w:tab/>
        <w:t>Educational Research</w:t>
      </w:r>
    </w:p>
    <w:p w:rsidR="00F42301" w:rsidRDefault="00F42301" w:rsidP="00721764">
      <w:pPr>
        <w:widowControl w:val="0"/>
        <w:autoSpaceDE w:val="0"/>
        <w:autoSpaceDN w:val="0"/>
        <w:adjustRightInd w:val="0"/>
        <w:spacing w:before="6" w:after="0" w:line="220" w:lineRule="exact"/>
        <w:rPr>
          <w:rFonts w:ascii="Times New Roman" w:hAnsi="Times New Roman"/>
        </w:rPr>
      </w:pPr>
    </w:p>
    <w:p w:rsidR="00F42301" w:rsidRDefault="00F42301" w:rsidP="00721764">
      <w:pPr>
        <w:widowControl w:val="0"/>
        <w:tabs>
          <w:tab w:val="left" w:pos="8160"/>
        </w:tabs>
        <w:autoSpaceDE w:val="0"/>
        <w:autoSpaceDN w:val="0"/>
        <w:adjustRightInd w:val="0"/>
        <w:spacing w:after="0"/>
        <w:ind w:left="864"/>
        <w:rPr>
          <w:rFonts w:ascii="Times New Roman" w:hAnsi="Times New Roman"/>
          <w:sz w:val="28"/>
          <w:szCs w:val="28"/>
        </w:rPr>
      </w:pPr>
      <w:r>
        <w:rPr>
          <w:rFonts w:ascii="Times New Roman" w:hAnsi="Times New Roman"/>
          <w:b/>
          <w:bCs/>
          <w:sz w:val="28"/>
          <w:szCs w:val="28"/>
        </w:rPr>
        <w:t>A</w:t>
      </w:r>
      <w:r>
        <w:rPr>
          <w:rFonts w:ascii="Times New Roman" w:hAnsi="Times New Roman"/>
          <w:b/>
          <w:bCs/>
          <w:spacing w:val="-5"/>
          <w:sz w:val="28"/>
          <w:szCs w:val="28"/>
        </w:rPr>
        <w:t>r</w:t>
      </w:r>
      <w:r>
        <w:rPr>
          <w:rFonts w:ascii="Times New Roman" w:hAnsi="Times New Roman"/>
          <w:b/>
          <w:bCs/>
          <w:sz w:val="28"/>
          <w:szCs w:val="28"/>
        </w:rPr>
        <w:t>ea E - Minimum of 3 semester</w:t>
      </w:r>
      <w:r>
        <w:rPr>
          <w:rFonts w:ascii="Times New Roman" w:hAnsi="Times New Roman"/>
          <w:b/>
          <w:bCs/>
          <w:spacing w:val="-5"/>
          <w:sz w:val="28"/>
          <w:szCs w:val="28"/>
        </w:rPr>
        <w:t xml:space="preserve"> </w:t>
      </w:r>
      <w:r>
        <w:rPr>
          <w:rFonts w:ascii="Times New Roman" w:hAnsi="Times New Roman"/>
          <w:b/>
          <w:bCs/>
          <w:sz w:val="28"/>
          <w:szCs w:val="28"/>
        </w:rPr>
        <w:t xml:space="preserve">hours </w:t>
      </w:r>
      <w:r>
        <w:rPr>
          <w:rFonts w:ascii="Times New Roman" w:hAnsi="Times New Roman"/>
          <w:b/>
          <w:bCs/>
          <w:spacing w:val="-5"/>
          <w:sz w:val="28"/>
          <w:szCs w:val="28"/>
        </w:rPr>
        <w:t>r</w:t>
      </w:r>
      <w:r>
        <w:rPr>
          <w:rFonts w:ascii="Times New Roman" w:hAnsi="Times New Roman"/>
          <w:b/>
          <w:bCs/>
          <w:sz w:val="28"/>
          <w:szCs w:val="28"/>
        </w:rPr>
        <w:t>equi</w:t>
      </w:r>
      <w:r>
        <w:rPr>
          <w:rFonts w:ascii="Times New Roman" w:hAnsi="Times New Roman"/>
          <w:b/>
          <w:bCs/>
          <w:spacing w:val="-5"/>
          <w:sz w:val="28"/>
          <w:szCs w:val="28"/>
        </w:rPr>
        <w:t>r</w:t>
      </w:r>
      <w:r>
        <w:rPr>
          <w:rFonts w:ascii="Times New Roman" w:hAnsi="Times New Roman"/>
          <w:b/>
          <w:bCs/>
          <w:sz w:val="28"/>
          <w:szCs w:val="28"/>
        </w:rPr>
        <w:t>ed</w:t>
      </w:r>
      <w:r>
        <w:rPr>
          <w:rFonts w:ascii="Times New Roman" w:hAnsi="Times New Roman"/>
          <w:b/>
          <w:bCs/>
          <w:sz w:val="28"/>
          <w:szCs w:val="28"/>
        </w:rPr>
        <w:tab/>
        <w:t>3 hrs</w:t>
      </w:r>
    </w:p>
    <w:p w:rsidR="00F42301" w:rsidRDefault="00F42301" w:rsidP="00721764">
      <w:pPr>
        <w:widowControl w:val="0"/>
        <w:tabs>
          <w:tab w:val="left" w:pos="2300"/>
          <w:tab w:val="left" w:pos="3020"/>
        </w:tabs>
        <w:autoSpaceDE w:val="0"/>
        <w:autoSpaceDN w:val="0"/>
        <w:adjustRightInd w:val="0"/>
        <w:spacing w:before="37" w:after="0"/>
        <w:ind w:left="1224"/>
        <w:rPr>
          <w:rFonts w:ascii="Times New Roman" w:hAnsi="Times New Roman"/>
          <w:sz w:val="20"/>
          <w:szCs w:val="20"/>
        </w:rPr>
      </w:pPr>
      <w:r>
        <w:rPr>
          <w:rFonts w:ascii="Times New Roman" w:hAnsi="Times New Roman"/>
          <w:sz w:val="20"/>
          <w:szCs w:val="20"/>
        </w:rPr>
        <w:t>EDUC</w:t>
      </w:r>
      <w:r>
        <w:rPr>
          <w:rFonts w:ascii="Times New Roman" w:hAnsi="Times New Roman"/>
          <w:sz w:val="20"/>
          <w:szCs w:val="20"/>
        </w:rPr>
        <w:tab/>
        <w:t>5500</w:t>
      </w:r>
      <w:r>
        <w:rPr>
          <w:rFonts w:ascii="Times New Roman" w:hAnsi="Times New Roman"/>
          <w:sz w:val="20"/>
          <w:szCs w:val="20"/>
        </w:rPr>
        <w:tab/>
        <w:t>Educational Statistics (or equivalent)</w:t>
      </w:r>
    </w:p>
    <w:p w:rsidR="00F42301" w:rsidRDefault="00F42301" w:rsidP="00721764">
      <w:pPr>
        <w:widowControl w:val="0"/>
        <w:autoSpaceDE w:val="0"/>
        <w:autoSpaceDN w:val="0"/>
        <w:adjustRightInd w:val="0"/>
        <w:spacing w:before="10" w:after="0" w:line="240" w:lineRule="exact"/>
        <w:rPr>
          <w:rFonts w:ascii="Times New Roman" w:hAnsi="Times New Roman"/>
          <w:sz w:val="24"/>
          <w:szCs w:val="24"/>
        </w:rPr>
      </w:pPr>
    </w:p>
    <w:p w:rsidR="00F42301" w:rsidRDefault="00F42301" w:rsidP="00721764">
      <w:pPr>
        <w:widowControl w:val="0"/>
        <w:autoSpaceDE w:val="0"/>
        <w:autoSpaceDN w:val="0"/>
        <w:adjustRightInd w:val="0"/>
        <w:spacing w:after="0"/>
        <w:ind w:left="864"/>
        <w:rPr>
          <w:rFonts w:ascii="Times New Roman" w:hAnsi="Times New Roman"/>
          <w:sz w:val="20"/>
          <w:szCs w:val="20"/>
        </w:rPr>
      </w:pPr>
      <w:r>
        <w:rPr>
          <w:rFonts w:ascii="Times New Roman" w:hAnsi="Times New Roman"/>
          <w:b/>
          <w:bCs/>
          <w:spacing w:val="-18"/>
          <w:sz w:val="20"/>
          <w:szCs w:val="20"/>
        </w:rPr>
        <w:t>T</w:t>
      </w:r>
      <w:r>
        <w:rPr>
          <w:rFonts w:ascii="Times New Roman" w:hAnsi="Times New Roman"/>
          <w:b/>
          <w:bCs/>
          <w:sz w:val="20"/>
          <w:szCs w:val="20"/>
        </w:rPr>
        <w:t>otal</w:t>
      </w:r>
      <w:r>
        <w:rPr>
          <w:rFonts w:ascii="Times New Roman" w:hAnsi="Times New Roman"/>
          <w:b/>
          <w:bCs/>
          <w:spacing w:val="13"/>
          <w:sz w:val="20"/>
          <w:szCs w:val="20"/>
        </w:rPr>
        <w:t xml:space="preserve"> </w:t>
      </w:r>
      <w:r>
        <w:rPr>
          <w:rFonts w:ascii="Times New Roman" w:hAnsi="Times New Roman"/>
          <w:b/>
          <w:bCs/>
          <w:sz w:val="20"/>
          <w:szCs w:val="20"/>
        </w:rPr>
        <w:t>Requi</w:t>
      </w:r>
      <w:r>
        <w:rPr>
          <w:rFonts w:ascii="Times New Roman" w:hAnsi="Times New Roman"/>
          <w:b/>
          <w:bCs/>
          <w:spacing w:val="-4"/>
          <w:sz w:val="20"/>
          <w:szCs w:val="20"/>
        </w:rPr>
        <w:t>r</w:t>
      </w:r>
      <w:r>
        <w:rPr>
          <w:rFonts w:ascii="Times New Roman" w:hAnsi="Times New Roman"/>
          <w:b/>
          <w:bCs/>
          <w:sz w:val="20"/>
          <w:szCs w:val="20"/>
        </w:rPr>
        <w:t>ed</w:t>
      </w:r>
      <w:r>
        <w:rPr>
          <w:rFonts w:ascii="Times New Roman" w:hAnsi="Times New Roman"/>
          <w:b/>
          <w:bCs/>
          <w:spacing w:val="13"/>
          <w:sz w:val="20"/>
          <w:szCs w:val="20"/>
        </w:rPr>
        <w:t xml:space="preserve"> </w:t>
      </w:r>
      <w:r>
        <w:rPr>
          <w:rFonts w:ascii="Times New Roman" w:hAnsi="Times New Roman"/>
          <w:b/>
          <w:bCs/>
          <w:sz w:val="20"/>
          <w:szCs w:val="20"/>
        </w:rPr>
        <w:t>Hours.............................................................................................................36</w:t>
      </w:r>
      <w:r>
        <w:rPr>
          <w:rFonts w:ascii="Times New Roman" w:hAnsi="Times New Roman"/>
          <w:b/>
          <w:bCs/>
          <w:spacing w:val="13"/>
          <w:sz w:val="20"/>
          <w:szCs w:val="20"/>
        </w:rPr>
        <w:t xml:space="preserve"> </w:t>
      </w:r>
      <w:r>
        <w:rPr>
          <w:rFonts w:ascii="Times New Roman" w:hAnsi="Times New Roman"/>
          <w:b/>
          <w:bCs/>
          <w:sz w:val="20"/>
          <w:szCs w:val="20"/>
        </w:rPr>
        <w:t>hrs</w:t>
      </w:r>
    </w:p>
    <w:p w:rsidR="00F42301" w:rsidRDefault="00F42301" w:rsidP="00721764">
      <w:pPr>
        <w:widowControl w:val="0"/>
        <w:autoSpaceDE w:val="0"/>
        <w:autoSpaceDN w:val="0"/>
        <w:adjustRightInd w:val="0"/>
        <w:spacing w:before="8" w:after="0" w:line="220" w:lineRule="exact"/>
        <w:rPr>
          <w:rFonts w:ascii="Times New Roman" w:hAnsi="Times New Roman"/>
        </w:rPr>
      </w:pPr>
    </w:p>
    <w:p w:rsidR="00F42301" w:rsidRDefault="00F42301" w:rsidP="00721764">
      <w:pPr>
        <w:widowControl w:val="0"/>
        <w:autoSpaceDE w:val="0"/>
        <w:autoSpaceDN w:val="0"/>
        <w:adjustRightInd w:val="0"/>
        <w:spacing w:after="0"/>
        <w:ind w:left="864"/>
        <w:rPr>
          <w:rFonts w:ascii="Impact" w:hAnsi="Impact" w:cs="Impact"/>
          <w:color w:val="000000"/>
          <w:sz w:val="32"/>
          <w:szCs w:val="32"/>
        </w:rPr>
      </w:pPr>
      <w:r>
        <w:rPr>
          <w:rFonts w:ascii="Impact" w:hAnsi="Impact" w:cs="Impact"/>
          <w:color w:val="666666"/>
          <w:sz w:val="32"/>
          <w:szCs w:val="32"/>
        </w:rPr>
        <w:t>COURSE DESCRIPTIONS</w:t>
      </w:r>
    </w:p>
    <w:p w:rsidR="00F42301" w:rsidRDefault="00F42301" w:rsidP="00721764">
      <w:pPr>
        <w:widowControl w:val="0"/>
        <w:autoSpaceDE w:val="0"/>
        <w:autoSpaceDN w:val="0"/>
        <w:adjustRightInd w:val="0"/>
        <w:spacing w:before="19" w:after="0" w:line="251" w:lineRule="auto"/>
        <w:ind w:left="1224" w:right="1945" w:hanging="360"/>
        <w:jc w:val="both"/>
        <w:rPr>
          <w:rFonts w:ascii="Times New Roman" w:hAnsi="Times New Roman"/>
          <w:color w:val="000000"/>
          <w:sz w:val="20"/>
          <w:szCs w:val="20"/>
        </w:rPr>
      </w:pPr>
      <w:r w:rsidRPr="003F2CF3">
        <w:rPr>
          <w:rFonts w:ascii="Calibri" w:hAnsi="Calibri"/>
          <w:noProof/>
          <w:lang w:eastAsia="en-US"/>
        </w:rPr>
        <w:pict>
          <v:shape id="_x0000_s3832" type="#_x0000_t202" style="position:absolute;left:0;text-align:left;margin-left:520.45pt;margin-top:-250.3pt;width:1in;height:270.75pt;z-index:-251489280;mso-position-horizontal-relative:page" o:allowincell="f" filled="f" stroked="f">
            <v:textbox style="layout-flow:vertical" inset="0,0,0,0">
              <w:txbxContent>
                <w:p w:rsidR="00F42301" w:rsidRDefault="00F42301" w:rsidP="00721764">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P</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ROGRAM</w:t>
                  </w:r>
                  <w:r>
                    <w:rPr>
                      <w:rFonts w:ascii="Impact" w:hAnsi="Impact" w:cs="Impact"/>
                      <w:color w:val="A3A3A3"/>
                      <w:position w:val="1"/>
                      <w:sz w:val="105"/>
                      <w:szCs w:val="105"/>
                    </w:rPr>
                    <w:t>S</w:t>
                  </w:r>
                  <w:r>
                    <w:rPr>
                      <w:rFonts w:ascii="Impact" w:hAnsi="Impact" w:cs="Impact"/>
                      <w:color w:val="A3A3A3"/>
                      <w:spacing w:val="-115"/>
                      <w:position w:val="1"/>
                      <w:sz w:val="105"/>
                      <w:szCs w:val="105"/>
                    </w:rPr>
                    <w:t xml:space="preserve"> </w:t>
                  </w:r>
                </w:p>
              </w:txbxContent>
            </v:textbox>
            <w10:wrap anchorx="page"/>
          </v:shape>
        </w:pict>
      </w:r>
      <w:r>
        <w:rPr>
          <w:rFonts w:ascii="Times New Roman" w:hAnsi="Times New Roman"/>
          <w:b/>
          <w:bCs/>
          <w:color w:val="191919"/>
          <w:sz w:val="20"/>
          <w:szCs w:val="20"/>
        </w:rPr>
        <w:t>SPED</w:t>
      </w:r>
      <w:r>
        <w:rPr>
          <w:rFonts w:ascii="Times New Roman" w:hAnsi="Times New Roman"/>
          <w:b/>
          <w:bCs/>
          <w:color w:val="191919"/>
          <w:spacing w:val="-8"/>
          <w:sz w:val="20"/>
          <w:szCs w:val="20"/>
        </w:rPr>
        <w:t xml:space="preserve"> </w:t>
      </w:r>
      <w:r>
        <w:rPr>
          <w:rFonts w:ascii="Times New Roman" w:hAnsi="Times New Roman"/>
          <w:b/>
          <w:bCs/>
          <w:color w:val="191919"/>
          <w:sz w:val="20"/>
          <w:szCs w:val="20"/>
        </w:rPr>
        <w:t>5501</w:t>
      </w:r>
      <w:r>
        <w:rPr>
          <w:rFonts w:ascii="Times New Roman" w:hAnsi="Times New Roman"/>
          <w:b/>
          <w:bCs/>
          <w:color w:val="191919"/>
          <w:spacing w:val="-8"/>
          <w:sz w:val="20"/>
          <w:szCs w:val="20"/>
        </w:rPr>
        <w:t xml:space="preserve"> </w:t>
      </w:r>
      <w:r>
        <w:rPr>
          <w:rFonts w:ascii="Times New Roman" w:hAnsi="Times New Roman"/>
          <w:b/>
          <w:bCs/>
          <w:color w:val="191919"/>
          <w:sz w:val="20"/>
          <w:szCs w:val="20"/>
        </w:rPr>
        <w:t>-</w:t>
      </w:r>
      <w:r>
        <w:rPr>
          <w:rFonts w:ascii="Times New Roman" w:hAnsi="Times New Roman"/>
          <w:b/>
          <w:bCs/>
          <w:color w:val="191919"/>
          <w:spacing w:val="-8"/>
          <w:sz w:val="20"/>
          <w:szCs w:val="20"/>
        </w:rPr>
        <w:t xml:space="preserve"> </w:t>
      </w:r>
      <w:r>
        <w:rPr>
          <w:rFonts w:ascii="Times New Roman" w:hAnsi="Times New Roman"/>
          <w:b/>
          <w:bCs/>
          <w:color w:val="191919"/>
          <w:sz w:val="20"/>
          <w:szCs w:val="20"/>
        </w:rPr>
        <w:t>Exceptional</w:t>
      </w:r>
      <w:r>
        <w:rPr>
          <w:rFonts w:ascii="Times New Roman" w:hAnsi="Times New Roman"/>
          <w:b/>
          <w:bCs/>
          <w:color w:val="191919"/>
          <w:spacing w:val="-8"/>
          <w:sz w:val="20"/>
          <w:szCs w:val="20"/>
        </w:rPr>
        <w:t xml:space="preserve"> </w:t>
      </w:r>
      <w:r>
        <w:rPr>
          <w:rFonts w:ascii="Times New Roman" w:hAnsi="Times New Roman"/>
          <w:b/>
          <w:bCs/>
          <w:color w:val="191919"/>
          <w:sz w:val="20"/>
          <w:szCs w:val="20"/>
        </w:rPr>
        <w:t>Child................................................................................................3</w:t>
      </w:r>
      <w:r>
        <w:rPr>
          <w:rFonts w:ascii="Times New Roman" w:hAnsi="Times New Roman"/>
          <w:b/>
          <w:bCs/>
          <w:color w:val="191919"/>
          <w:spacing w:val="1"/>
          <w:sz w:val="20"/>
          <w:szCs w:val="20"/>
        </w:rPr>
        <w:t>(</w:t>
      </w:r>
      <w:r>
        <w:rPr>
          <w:rFonts w:ascii="Times New Roman" w:hAnsi="Times New Roman"/>
          <w:b/>
          <w:bCs/>
          <w:color w:val="191919"/>
          <w:sz w:val="20"/>
          <w:szCs w:val="20"/>
        </w:rPr>
        <w:t xml:space="preserve">3-0) </w:t>
      </w:r>
      <w:r>
        <w:rPr>
          <w:rFonts w:ascii="Times New Roman" w:hAnsi="Times New Roman"/>
          <w:color w:val="191919"/>
          <w:sz w:val="20"/>
          <w:szCs w:val="20"/>
        </w:rPr>
        <w:t>A</w:t>
      </w:r>
      <w:r>
        <w:rPr>
          <w:rFonts w:ascii="Times New Roman" w:hAnsi="Times New Roman"/>
          <w:color w:val="191919"/>
          <w:spacing w:val="-1"/>
          <w:sz w:val="20"/>
          <w:szCs w:val="20"/>
        </w:rPr>
        <w:t xml:space="preserve"> </w:t>
      </w:r>
      <w:r>
        <w:rPr>
          <w:rFonts w:ascii="Times New Roman" w:hAnsi="Times New Roman"/>
          <w:color w:val="191919"/>
          <w:sz w:val="20"/>
          <w:szCs w:val="20"/>
        </w:rPr>
        <w:t>survey</w:t>
      </w:r>
      <w:r>
        <w:rPr>
          <w:rFonts w:ascii="Times New Roman" w:hAnsi="Times New Roman"/>
          <w:color w:val="191919"/>
          <w:spacing w:val="10"/>
          <w:sz w:val="20"/>
          <w:szCs w:val="20"/>
        </w:rPr>
        <w:t xml:space="preserve"> </w:t>
      </w:r>
      <w:r>
        <w:rPr>
          <w:rFonts w:ascii="Times New Roman" w:hAnsi="Times New Roman"/>
          <w:color w:val="191919"/>
          <w:sz w:val="20"/>
          <w:szCs w:val="20"/>
        </w:rPr>
        <w:t>course</w:t>
      </w:r>
      <w:r>
        <w:rPr>
          <w:rFonts w:ascii="Times New Roman" w:hAnsi="Times New Roman"/>
          <w:color w:val="191919"/>
          <w:spacing w:val="11"/>
          <w:sz w:val="20"/>
          <w:szCs w:val="20"/>
        </w:rPr>
        <w:t xml:space="preserve"> </w:t>
      </w:r>
      <w:r>
        <w:rPr>
          <w:rFonts w:ascii="Times New Roman" w:hAnsi="Times New Roman"/>
          <w:color w:val="191919"/>
          <w:sz w:val="20"/>
          <w:szCs w:val="20"/>
        </w:rPr>
        <w:t>satisfying</w:t>
      </w:r>
      <w:r>
        <w:rPr>
          <w:rFonts w:ascii="Times New Roman" w:hAnsi="Times New Roman"/>
          <w:color w:val="191919"/>
          <w:spacing w:val="11"/>
          <w:sz w:val="20"/>
          <w:szCs w:val="20"/>
        </w:rPr>
        <w:t xml:space="preserve"> </w:t>
      </w:r>
      <w:r>
        <w:rPr>
          <w:rFonts w:ascii="Times New Roman" w:hAnsi="Times New Roman"/>
          <w:color w:val="191919"/>
          <w:sz w:val="20"/>
          <w:szCs w:val="20"/>
        </w:rPr>
        <w:t>House</w:t>
      </w:r>
      <w:r>
        <w:rPr>
          <w:rFonts w:ascii="Times New Roman" w:hAnsi="Times New Roman"/>
          <w:color w:val="191919"/>
          <w:spacing w:val="10"/>
          <w:sz w:val="20"/>
          <w:szCs w:val="20"/>
        </w:rPr>
        <w:t xml:space="preserve"> </w:t>
      </w:r>
      <w:r>
        <w:rPr>
          <w:rFonts w:ascii="Times New Roman" w:hAnsi="Times New Roman"/>
          <w:color w:val="191919"/>
          <w:sz w:val="20"/>
          <w:szCs w:val="20"/>
        </w:rPr>
        <w:t>Bill</w:t>
      </w:r>
      <w:r>
        <w:rPr>
          <w:rFonts w:ascii="Times New Roman" w:hAnsi="Times New Roman"/>
          <w:color w:val="191919"/>
          <w:spacing w:val="11"/>
          <w:sz w:val="20"/>
          <w:szCs w:val="20"/>
        </w:rPr>
        <w:t xml:space="preserve"> </w:t>
      </w:r>
      <w:r>
        <w:rPr>
          <w:rFonts w:ascii="Times New Roman" w:hAnsi="Times New Roman"/>
          <w:color w:val="191919"/>
          <w:sz w:val="20"/>
          <w:szCs w:val="20"/>
        </w:rPr>
        <w:t>671</w:t>
      </w:r>
      <w:r>
        <w:rPr>
          <w:rFonts w:ascii="Times New Roman" w:hAnsi="Times New Roman"/>
          <w:color w:val="191919"/>
          <w:spacing w:val="10"/>
          <w:sz w:val="20"/>
          <w:szCs w:val="20"/>
        </w:rPr>
        <w:t xml:space="preserve"> </w:t>
      </w:r>
      <w:r>
        <w:rPr>
          <w:rFonts w:ascii="Times New Roman" w:hAnsi="Times New Roman"/>
          <w:color w:val="191919"/>
          <w:sz w:val="20"/>
          <w:szCs w:val="20"/>
        </w:rPr>
        <w:t>and</w:t>
      </w:r>
      <w:r>
        <w:rPr>
          <w:rFonts w:ascii="Times New Roman" w:hAnsi="Times New Roman"/>
          <w:color w:val="191919"/>
          <w:spacing w:val="11"/>
          <w:sz w:val="20"/>
          <w:szCs w:val="20"/>
        </w:rPr>
        <w:t xml:space="preserve"> </w:t>
      </w:r>
      <w:r>
        <w:rPr>
          <w:rFonts w:ascii="Times New Roman" w:hAnsi="Times New Roman"/>
          <w:color w:val="191919"/>
          <w:sz w:val="20"/>
          <w:szCs w:val="20"/>
        </w:rPr>
        <w:t>focusing</w:t>
      </w:r>
      <w:r>
        <w:rPr>
          <w:rFonts w:ascii="Times New Roman" w:hAnsi="Times New Roman"/>
          <w:color w:val="191919"/>
          <w:spacing w:val="11"/>
          <w:sz w:val="20"/>
          <w:szCs w:val="20"/>
        </w:rPr>
        <w:t xml:space="preserve"> </w:t>
      </w:r>
      <w:r>
        <w:rPr>
          <w:rFonts w:ascii="Times New Roman" w:hAnsi="Times New Roman"/>
          <w:color w:val="191919"/>
          <w:sz w:val="20"/>
          <w:szCs w:val="20"/>
        </w:rPr>
        <w:t>on</w:t>
      </w:r>
      <w:r>
        <w:rPr>
          <w:rFonts w:ascii="Times New Roman" w:hAnsi="Times New Roman"/>
          <w:color w:val="191919"/>
          <w:spacing w:val="10"/>
          <w:sz w:val="20"/>
          <w:szCs w:val="20"/>
        </w:rPr>
        <w:t xml:space="preserve"> </w:t>
      </w:r>
      <w:r>
        <w:rPr>
          <w:rFonts w:ascii="Times New Roman" w:hAnsi="Times New Roman"/>
          <w:color w:val="191919"/>
          <w:sz w:val="20"/>
          <w:szCs w:val="20"/>
        </w:rPr>
        <w:t>the</w:t>
      </w:r>
      <w:r>
        <w:rPr>
          <w:rFonts w:ascii="Times New Roman" w:hAnsi="Times New Roman"/>
          <w:color w:val="191919"/>
          <w:spacing w:val="11"/>
          <w:sz w:val="20"/>
          <w:szCs w:val="20"/>
        </w:rPr>
        <w:t xml:space="preserve"> </w:t>
      </w:r>
      <w:r>
        <w:rPr>
          <w:rFonts w:ascii="Times New Roman" w:hAnsi="Times New Roman"/>
          <w:color w:val="191919"/>
          <w:sz w:val="20"/>
          <w:szCs w:val="20"/>
        </w:rPr>
        <w:t>characteristics,</w:t>
      </w:r>
      <w:r>
        <w:rPr>
          <w:rFonts w:ascii="Times New Roman" w:hAnsi="Times New Roman"/>
          <w:color w:val="191919"/>
          <w:spacing w:val="11"/>
          <w:sz w:val="20"/>
          <w:szCs w:val="20"/>
        </w:rPr>
        <w:t xml:space="preserve"> </w:t>
      </w:r>
      <w:r>
        <w:rPr>
          <w:rFonts w:ascii="Times New Roman" w:hAnsi="Times New Roman"/>
          <w:color w:val="191919"/>
          <w:sz w:val="20"/>
          <w:szCs w:val="20"/>
        </w:rPr>
        <w:t>identification, prevalence</w:t>
      </w:r>
      <w:r>
        <w:rPr>
          <w:rFonts w:ascii="Times New Roman" w:hAnsi="Times New Roman"/>
          <w:color w:val="191919"/>
          <w:spacing w:val="2"/>
          <w:sz w:val="20"/>
          <w:szCs w:val="20"/>
        </w:rPr>
        <w:t xml:space="preserve"> </w:t>
      </w:r>
      <w:r>
        <w:rPr>
          <w:rFonts w:ascii="Times New Roman" w:hAnsi="Times New Roman"/>
          <w:color w:val="191919"/>
          <w:sz w:val="20"/>
          <w:szCs w:val="20"/>
        </w:rPr>
        <w:t>and</w:t>
      </w:r>
      <w:r>
        <w:rPr>
          <w:rFonts w:ascii="Times New Roman" w:hAnsi="Times New Roman"/>
          <w:color w:val="191919"/>
          <w:spacing w:val="1"/>
          <w:sz w:val="20"/>
          <w:szCs w:val="20"/>
        </w:rPr>
        <w:t xml:space="preserve"> </w:t>
      </w:r>
      <w:r>
        <w:rPr>
          <w:rFonts w:ascii="Times New Roman" w:hAnsi="Times New Roman"/>
          <w:color w:val="191919"/>
          <w:sz w:val="20"/>
          <w:szCs w:val="20"/>
        </w:rPr>
        <w:t>programming</w:t>
      </w:r>
      <w:r>
        <w:rPr>
          <w:rFonts w:ascii="Times New Roman" w:hAnsi="Times New Roman"/>
          <w:color w:val="191919"/>
          <w:spacing w:val="1"/>
          <w:sz w:val="20"/>
          <w:szCs w:val="20"/>
        </w:rPr>
        <w:t xml:space="preserve"> </w:t>
      </w:r>
      <w:r>
        <w:rPr>
          <w:rFonts w:ascii="Times New Roman" w:hAnsi="Times New Roman"/>
          <w:color w:val="191919"/>
          <w:sz w:val="20"/>
          <w:szCs w:val="20"/>
        </w:rPr>
        <w:t>of</w:t>
      </w:r>
      <w:r>
        <w:rPr>
          <w:rFonts w:ascii="Times New Roman" w:hAnsi="Times New Roman"/>
          <w:color w:val="191919"/>
          <w:spacing w:val="1"/>
          <w:sz w:val="20"/>
          <w:szCs w:val="20"/>
        </w:rPr>
        <w:t xml:space="preserve"> </w:t>
      </w:r>
      <w:r>
        <w:rPr>
          <w:rFonts w:ascii="Times New Roman" w:hAnsi="Times New Roman"/>
          <w:color w:val="191919"/>
          <w:sz w:val="20"/>
          <w:szCs w:val="20"/>
        </w:rPr>
        <w:t>exceptionality</w:t>
      </w:r>
      <w:r>
        <w:rPr>
          <w:rFonts w:ascii="Times New Roman" w:hAnsi="Times New Roman"/>
          <w:color w:val="191919"/>
          <w:spacing w:val="2"/>
          <w:sz w:val="20"/>
          <w:szCs w:val="20"/>
        </w:rPr>
        <w:t xml:space="preserve"> </w:t>
      </w:r>
      <w:r>
        <w:rPr>
          <w:rFonts w:ascii="Times New Roman" w:hAnsi="Times New Roman"/>
          <w:color w:val="191919"/>
          <w:sz w:val="20"/>
          <w:szCs w:val="20"/>
        </w:rPr>
        <w:t>areas</w:t>
      </w:r>
      <w:r>
        <w:rPr>
          <w:rFonts w:ascii="Times New Roman" w:hAnsi="Times New Roman"/>
          <w:color w:val="191919"/>
          <w:spacing w:val="1"/>
          <w:sz w:val="20"/>
          <w:szCs w:val="20"/>
        </w:rPr>
        <w:t xml:space="preserve"> </w:t>
      </w:r>
      <w:r>
        <w:rPr>
          <w:rFonts w:ascii="Times New Roman" w:hAnsi="Times New Roman"/>
          <w:color w:val="191919"/>
          <w:sz w:val="20"/>
          <w:szCs w:val="20"/>
        </w:rPr>
        <w:t>for</w:t>
      </w:r>
      <w:r>
        <w:rPr>
          <w:rFonts w:ascii="Times New Roman" w:hAnsi="Times New Roman"/>
          <w:color w:val="191919"/>
          <w:spacing w:val="1"/>
          <w:sz w:val="20"/>
          <w:szCs w:val="20"/>
        </w:rPr>
        <w:t xml:space="preserve"> </w:t>
      </w:r>
      <w:r>
        <w:rPr>
          <w:rFonts w:ascii="Times New Roman" w:hAnsi="Times New Roman"/>
          <w:color w:val="191919"/>
          <w:sz w:val="20"/>
          <w:szCs w:val="20"/>
        </w:rPr>
        <w:t>which</w:t>
      </w:r>
      <w:r>
        <w:rPr>
          <w:rFonts w:ascii="Times New Roman" w:hAnsi="Times New Roman"/>
          <w:color w:val="191919"/>
          <w:spacing w:val="1"/>
          <w:sz w:val="20"/>
          <w:szCs w:val="20"/>
        </w:rPr>
        <w:t xml:space="preserve"> </w:t>
      </w:r>
      <w:r>
        <w:rPr>
          <w:rFonts w:ascii="Times New Roman" w:hAnsi="Times New Roman"/>
          <w:color w:val="191919"/>
          <w:sz w:val="20"/>
          <w:szCs w:val="20"/>
        </w:rPr>
        <w:t>children</w:t>
      </w:r>
      <w:r>
        <w:rPr>
          <w:rFonts w:ascii="Times New Roman" w:hAnsi="Times New Roman"/>
          <w:color w:val="191919"/>
          <w:spacing w:val="1"/>
          <w:sz w:val="20"/>
          <w:szCs w:val="20"/>
        </w:rPr>
        <w:t xml:space="preserve"> </w:t>
      </w:r>
      <w:r>
        <w:rPr>
          <w:rFonts w:ascii="Times New Roman" w:hAnsi="Times New Roman"/>
          <w:color w:val="191919"/>
          <w:sz w:val="20"/>
          <w:szCs w:val="20"/>
        </w:rPr>
        <w:t>and</w:t>
      </w:r>
      <w:r>
        <w:rPr>
          <w:rFonts w:ascii="Times New Roman" w:hAnsi="Times New Roman"/>
          <w:color w:val="191919"/>
          <w:spacing w:val="1"/>
          <w:sz w:val="20"/>
          <w:szCs w:val="20"/>
        </w:rPr>
        <w:t xml:space="preserve"> </w:t>
      </w:r>
      <w:r>
        <w:rPr>
          <w:rFonts w:ascii="Times New Roman" w:hAnsi="Times New Roman"/>
          <w:color w:val="191919"/>
          <w:sz w:val="20"/>
          <w:szCs w:val="20"/>
        </w:rPr>
        <w:t>youth</w:t>
      </w:r>
      <w:r>
        <w:rPr>
          <w:rFonts w:ascii="Times New Roman" w:hAnsi="Times New Roman"/>
          <w:color w:val="191919"/>
          <w:spacing w:val="1"/>
          <w:sz w:val="20"/>
          <w:szCs w:val="20"/>
        </w:rPr>
        <w:t xml:space="preserve"> </w:t>
      </w:r>
      <w:r>
        <w:rPr>
          <w:rFonts w:ascii="Times New Roman" w:hAnsi="Times New Roman"/>
          <w:color w:val="191919"/>
          <w:sz w:val="20"/>
          <w:szCs w:val="20"/>
        </w:rPr>
        <w:t>may</w:t>
      </w:r>
      <w:r>
        <w:rPr>
          <w:rFonts w:ascii="Times New Roman" w:hAnsi="Times New Roman"/>
          <w:color w:val="191919"/>
          <w:spacing w:val="1"/>
          <w:sz w:val="20"/>
          <w:szCs w:val="20"/>
        </w:rPr>
        <w:t xml:space="preserve"> </w:t>
      </w:r>
      <w:r>
        <w:rPr>
          <w:rFonts w:ascii="Times New Roman" w:hAnsi="Times New Roman"/>
          <w:color w:val="191919"/>
          <w:sz w:val="20"/>
          <w:szCs w:val="20"/>
        </w:rPr>
        <w:t>obtain special educational services.</w:t>
      </w:r>
    </w:p>
    <w:p w:rsidR="00F42301" w:rsidRDefault="00F42301" w:rsidP="00721764">
      <w:pPr>
        <w:widowControl w:val="0"/>
        <w:autoSpaceDE w:val="0"/>
        <w:autoSpaceDN w:val="0"/>
        <w:adjustRightInd w:val="0"/>
        <w:spacing w:after="0" w:line="226" w:lineRule="exact"/>
        <w:ind w:left="864"/>
        <w:rPr>
          <w:rFonts w:ascii="Times New Roman" w:hAnsi="Times New Roman"/>
          <w:color w:val="000000"/>
          <w:sz w:val="20"/>
          <w:szCs w:val="20"/>
        </w:rPr>
      </w:pPr>
      <w:r>
        <w:rPr>
          <w:rFonts w:ascii="Times New Roman" w:hAnsi="Times New Roman"/>
          <w:b/>
          <w:bCs/>
          <w:color w:val="191919"/>
          <w:sz w:val="20"/>
          <w:szCs w:val="20"/>
        </w:rPr>
        <w:t>SPED 5512 - Characteristics of Child</w:t>
      </w:r>
      <w:r>
        <w:rPr>
          <w:rFonts w:ascii="Times New Roman" w:hAnsi="Times New Roman"/>
          <w:b/>
          <w:bCs/>
          <w:color w:val="191919"/>
          <w:spacing w:val="-4"/>
          <w:sz w:val="20"/>
          <w:szCs w:val="20"/>
        </w:rPr>
        <w:t>r</w:t>
      </w:r>
      <w:r>
        <w:rPr>
          <w:rFonts w:ascii="Times New Roman" w:hAnsi="Times New Roman"/>
          <w:b/>
          <w:bCs/>
          <w:color w:val="191919"/>
          <w:sz w:val="20"/>
          <w:szCs w:val="20"/>
        </w:rPr>
        <w:t>en and</w:t>
      </w:r>
      <w:r>
        <w:rPr>
          <w:rFonts w:ascii="Times New Roman" w:hAnsi="Times New Roman"/>
          <w:b/>
          <w:bCs/>
          <w:color w:val="191919"/>
          <w:spacing w:val="-7"/>
          <w:sz w:val="20"/>
          <w:szCs w:val="20"/>
        </w:rPr>
        <w:t xml:space="preserve"> </w:t>
      </w:r>
      <w:r>
        <w:rPr>
          <w:rFonts w:ascii="Times New Roman" w:hAnsi="Times New Roman"/>
          <w:b/>
          <w:bCs/>
          <w:color w:val="191919"/>
          <w:spacing w:val="-22"/>
          <w:sz w:val="20"/>
          <w:szCs w:val="20"/>
        </w:rPr>
        <w:t>Y</w:t>
      </w:r>
      <w:r>
        <w:rPr>
          <w:rFonts w:ascii="Times New Roman" w:hAnsi="Times New Roman"/>
          <w:b/>
          <w:bCs/>
          <w:color w:val="191919"/>
          <w:sz w:val="20"/>
          <w:szCs w:val="20"/>
        </w:rPr>
        <w:t>outh</w:t>
      </w:r>
    </w:p>
    <w:p w:rsidR="00F42301" w:rsidRDefault="00F42301" w:rsidP="00721764">
      <w:pPr>
        <w:widowControl w:val="0"/>
        <w:autoSpaceDE w:val="0"/>
        <w:autoSpaceDN w:val="0"/>
        <w:adjustRightInd w:val="0"/>
        <w:spacing w:before="10" w:after="0" w:line="251" w:lineRule="auto"/>
        <w:ind w:left="1224" w:right="1945" w:hanging="360"/>
        <w:jc w:val="both"/>
        <w:rPr>
          <w:rFonts w:ascii="Times New Roman" w:hAnsi="Times New Roman"/>
          <w:color w:val="000000"/>
          <w:sz w:val="20"/>
          <w:szCs w:val="20"/>
        </w:rPr>
      </w:pPr>
      <w:r>
        <w:rPr>
          <w:rFonts w:ascii="Times New Roman" w:hAnsi="Times New Roman"/>
          <w:b/>
          <w:bCs/>
          <w:color w:val="191919"/>
          <w:sz w:val="20"/>
          <w:szCs w:val="20"/>
        </w:rPr>
        <w:t>with</w:t>
      </w:r>
      <w:r>
        <w:rPr>
          <w:rFonts w:ascii="Times New Roman" w:hAnsi="Times New Roman"/>
          <w:b/>
          <w:bCs/>
          <w:color w:val="191919"/>
          <w:spacing w:val="-7"/>
          <w:sz w:val="20"/>
          <w:szCs w:val="20"/>
        </w:rPr>
        <w:t xml:space="preserve"> </w:t>
      </w:r>
      <w:r>
        <w:rPr>
          <w:rFonts w:ascii="Times New Roman" w:hAnsi="Times New Roman"/>
          <w:b/>
          <w:bCs/>
          <w:color w:val="191919"/>
          <w:sz w:val="20"/>
          <w:szCs w:val="20"/>
        </w:rPr>
        <w:t>Mild</w:t>
      </w:r>
      <w:r>
        <w:rPr>
          <w:rFonts w:ascii="Times New Roman" w:hAnsi="Times New Roman"/>
          <w:b/>
          <w:bCs/>
          <w:color w:val="191919"/>
          <w:spacing w:val="-7"/>
          <w:sz w:val="20"/>
          <w:szCs w:val="20"/>
        </w:rPr>
        <w:t xml:space="preserve"> </w:t>
      </w:r>
      <w:r>
        <w:rPr>
          <w:rFonts w:ascii="Times New Roman" w:hAnsi="Times New Roman"/>
          <w:b/>
          <w:bCs/>
          <w:color w:val="191919"/>
          <w:sz w:val="20"/>
          <w:szCs w:val="20"/>
        </w:rPr>
        <w:t>Learning,</w:t>
      </w:r>
      <w:r>
        <w:rPr>
          <w:rFonts w:ascii="Times New Roman" w:hAnsi="Times New Roman"/>
          <w:b/>
          <w:bCs/>
          <w:color w:val="191919"/>
          <w:spacing w:val="-7"/>
          <w:sz w:val="20"/>
          <w:szCs w:val="20"/>
        </w:rPr>
        <w:t xml:space="preserve"> </w:t>
      </w:r>
      <w:r>
        <w:rPr>
          <w:rFonts w:ascii="Times New Roman" w:hAnsi="Times New Roman"/>
          <w:b/>
          <w:bCs/>
          <w:color w:val="191919"/>
          <w:sz w:val="20"/>
          <w:szCs w:val="20"/>
        </w:rPr>
        <w:t>Intellectual</w:t>
      </w:r>
      <w:r>
        <w:rPr>
          <w:rFonts w:ascii="Times New Roman" w:hAnsi="Times New Roman"/>
          <w:b/>
          <w:bCs/>
          <w:color w:val="191919"/>
          <w:spacing w:val="-7"/>
          <w:sz w:val="20"/>
          <w:szCs w:val="20"/>
        </w:rPr>
        <w:t xml:space="preserve"> </w:t>
      </w:r>
      <w:r>
        <w:rPr>
          <w:rFonts w:ascii="Times New Roman" w:hAnsi="Times New Roman"/>
          <w:b/>
          <w:bCs/>
          <w:color w:val="191919"/>
          <w:sz w:val="20"/>
          <w:szCs w:val="20"/>
        </w:rPr>
        <w:t>and/or</w:t>
      </w:r>
      <w:r>
        <w:rPr>
          <w:rFonts w:ascii="Times New Roman" w:hAnsi="Times New Roman"/>
          <w:b/>
          <w:bCs/>
          <w:color w:val="191919"/>
          <w:spacing w:val="-10"/>
          <w:sz w:val="20"/>
          <w:szCs w:val="20"/>
        </w:rPr>
        <w:t xml:space="preserve"> </w:t>
      </w:r>
      <w:r>
        <w:rPr>
          <w:rFonts w:ascii="Times New Roman" w:hAnsi="Times New Roman"/>
          <w:b/>
          <w:bCs/>
          <w:color w:val="191919"/>
          <w:sz w:val="20"/>
          <w:szCs w:val="20"/>
        </w:rPr>
        <w:t>Behavioral</w:t>
      </w:r>
      <w:r>
        <w:rPr>
          <w:rFonts w:ascii="Times New Roman" w:hAnsi="Times New Roman"/>
          <w:b/>
          <w:bCs/>
          <w:color w:val="191919"/>
          <w:spacing w:val="-7"/>
          <w:sz w:val="20"/>
          <w:szCs w:val="20"/>
        </w:rPr>
        <w:t xml:space="preserve"> </w:t>
      </w:r>
      <w:r>
        <w:rPr>
          <w:rFonts w:ascii="Times New Roman" w:hAnsi="Times New Roman"/>
          <w:b/>
          <w:bCs/>
          <w:color w:val="191919"/>
          <w:sz w:val="20"/>
          <w:szCs w:val="20"/>
        </w:rPr>
        <w:t xml:space="preserve">Disabilities..........................................3(3-0) </w:t>
      </w:r>
      <w:r>
        <w:rPr>
          <w:rFonts w:ascii="Times New Roman" w:hAnsi="Times New Roman"/>
          <w:color w:val="191919"/>
          <w:sz w:val="20"/>
          <w:szCs w:val="20"/>
        </w:rPr>
        <w:t>A</w:t>
      </w:r>
      <w:r>
        <w:rPr>
          <w:rFonts w:ascii="Times New Roman" w:hAnsi="Times New Roman"/>
          <w:color w:val="191919"/>
          <w:spacing w:val="-17"/>
          <w:sz w:val="20"/>
          <w:szCs w:val="20"/>
        </w:rPr>
        <w:t xml:space="preserve"> </w:t>
      </w:r>
      <w:r>
        <w:rPr>
          <w:rFonts w:ascii="Times New Roman" w:hAnsi="Times New Roman"/>
          <w:color w:val="191919"/>
          <w:sz w:val="20"/>
          <w:szCs w:val="20"/>
        </w:rPr>
        <w:t>study</w:t>
      </w:r>
      <w:r>
        <w:rPr>
          <w:rFonts w:ascii="Times New Roman" w:hAnsi="Times New Roman"/>
          <w:color w:val="191919"/>
          <w:spacing w:val="-6"/>
          <w:sz w:val="20"/>
          <w:szCs w:val="20"/>
        </w:rPr>
        <w:t xml:space="preserve"> </w:t>
      </w:r>
      <w:r>
        <w:rPr>
          <w:rFonts w:ascii="Times New Roman" w:hAnsi="Times New Roman"/>
          <w:color w:val="191919"/>
          <w:sz w:val="20"/>
          <w:szCs w:val="20"/>
        </w:rPr>
        <w:t>of</w:t>
      </w:r>
      <w:r>
        <w:rPr>
          <w:rFonts w:ascii="Times New Roman" w:hAnsi="Times New Roman"/>
          <w:color w:val="191919"/>
          <w:spacing w:val="-6"/>
          <w:sz w:val="20"/>
          <w:szCs w:val="20"/>
        </w:rPr>
        <w:t xml:space="preserve"> </w:t>
      </w:r>
      <w:r>
        <w:rPr>
          <w:rFonts w:ascii="Times New Roman" w:hAnsi="Times New Roman"/>
          <w:color w:val="191919"/>
          <w:sz w:val="20"/>
          <w:szCs w:val="20"/>
        </w:rPr>
        <w:t>the</w:t>
      </w:r>
      <w:r>
        <w:rPr>
          <w:rFonts w:ascii="Times New Roman" w:hAnsi="Times New Roman"/>
          <w:color w:val="191919"/>
          <w:spacing w:val="-6"/>
          <w:sz w:val="20"/>
          <w:szCs w:val="20"/>
        </w:rPr>
        <w:t xml:space="preserve"> </w:t>
      </w:r>
      <w:r>
        <w:rPr>
          <w:rFonts w:ascii="Times New Roman" w:hAnsi="Times New Roman"/>
          <w:color w:val="191919"/>
          <w:sz w:val="20"/>
          <w:szCs w:val="20"/>
        </w:rPr>
        <w:t>commonality</w:t>
      </w:r>
      <w:r>
        <w:rPr>
          <w:rFonts w:ascii="Times New Roman" w:hAnsi="Times New Roman"/>
          <w:color w:val="191919"/>
          <w:spacing w:val="-5"/>
          <w:sz w:val="20"/>
          <w:szCs w:val="20"/>
        </w:rPr>
        <w:t xml:space="preserve"> </w:t>
      </w:r>
      <w:r>
        <w:rPr>
          <w:rFonts w:ascii="Times New Roman" w:hAnsi="Times New Roman"/>
          <w:color w:val="191919"/>
          <w:sz w:val="20"/>
          <w:szCs w:val="20"/>
        </w:rPr>
        <w:t>of</w:t>
      </w:r>
      <w:r>
        <w:rPr>
          <w:rFonts w:ascii="Times New Roman" w:hAnsi="Times New Roman"/>
          <w:color w:val="191919"/>
          <w:spacing w:val="-6"/>
          <w:sz w:val="20"/>
          <w:szCs w:val="20"/>
        </w:rPr>
        <w:t xml:space="preserve"> </w:t>
      </w:r>
      <w:r>
        <w:rPr>
          <w:rFonts w:ascii="Times New Roman" w:hAnsi="Times New Roman"/>
          <w:color w:val="191919"/>
          <w:sz w:val="20"/>
          <w:szCs w:val="20"/>
        </w:rPr>
        <w:t>characteristics</w:t>
      </w:r>
      <w:r>
        <w:rPr>
          <w:rFonts w:ascii="Times New Roman" w:hAnsi="Times New Roman"/>
          <w:color w:val="191919"/>
          <w:spacing w:val="-5"/>
          <w:sz w:val="20"/>
          <w:szCs w:val="20"/>
        </w:rPr>
        <w:t xml:space="preserve"> </w:t>
      </w:r>
      <w:r>
        <w:rPr>
          <w:rFonts w:ascii="Times New Roman" w:hAnsi="Times New Roman"/>
          <w:color w:val="191919"/>
          <w:sz w:val="20"/>
          <w:szCs w:val="20"/>
        </w:rPr>
        <w:t>leading</w:t>
      </w:r>
      <w:r>
        <w:rPr>
          <w:rFonts w:ascii="Times New Roman" w:hAnsi="Times New Roman"/>
          <w:color w:val="191919"/>
          <w:spacing w:val="-6"/>
          <w:sz w:val="20"/>
          <w:szCs w:val="20"/>
        </w:rPr>
        <w:t xml:space="preserve"> </w:t>
      </w:r>
      <w:r>
        <w:rPr>
          <w:rFonts w:ascii="Times New Roman" w:hAnsi="Times New Roman"/>
          <w:color w:val="191919"/>
          <w:sz w:val="20"/>
          <w:szCs w:val="20"/>
        </w:rPr>
        <w:t>to</w:t>
      </w:r>
      <w:r>
        <w:rPr>
          <w:rFonts w:ascii="Times New Roman" w:hAnsi="Times New Roman"/>
          <w:color w:val="191919"/>
          <w:spacing w:val="-6"/>
          <w:sz w:val="20"/>
          <w:szCs w:val="20"/>
        </w:rPr>
        <w:t xml:space="preserve"> </w:t>
      </w:r>
      <w:r>
        <w:rPr>
          <w:rFonts w:ascii="Times New Roman" w:hAnsi="Times New Roman"/>
          <w:color w:val="191919"/>
          <w:sz w:val="20"/>
          <w:szCs w:val="20"/>
        </w:rPr>
        <w:t>the</w:t>
      </w:r>
      <w:r>
        <w:rPr>
          <w:rFonts w:ascii="Times New Roman" w:hAnsi="Times New Roman"/>
          <w:color w:val="191919"/>
          <w:spacing w:val="-6"/>
          <w:sz w:val="20"/>
          <w:szCs w:val="20"/>
        </w:rPr>
        <w:t xml:space="preserve"> </w:t>
      </w:r>
      <w:r>
        <w:rPr>
          <w:rFonts w:ascii="Times New Roman" w:hAnsi="Times New Roman"/>
          <w:color w:val="191919"/>
          <w:sz w:val="20"/>
          <w:szCs w:val="20"/>
        </w:rPr>
        <w:t>identification,</w:t>
      </w:r>
      <w:r>
        <w:rPr>
          <w:rFonts w:ascii="Times New Roman" w:hAnsi="Times New Roman"/>
          <w:color w:val="191919"/>
          <w:spacing w:val="-5"/>
          <w:sz w:val="20"/>
          <w:szCs w:val="20"/>
        </w:rPr>
        <w:t xml:space="preserve"> </w:t>
      </w:r>
      <w:r>
        <w:rPr>
          <w:rFonts w:ascii="Times New Roman" w:hAnsi="Times New Roman"/>
          <w:color w:val="191919"/>
          <w:sz w:val="20"/>
          <w:szCs w:val="20"/>
        </w:rPr>
        <w:t>placement</w:t>
      </w:r>
      <w:r>
        <w:rPr>
          <w:rFonts w:ascii="Times New Roman" w:hAnsi="Times New Roman"/>
          <w:color w:val="191919"/>
          <w:spacing w:val="-5"/>
          <w:sz w:val="20"/>
          <w:szCs w:val="20"/>
        </w:rPr>
        <w:t xml:space="preserve"> </w:t>
      </w:r>
      <w:r>
        <w:rPr>
          <w:rFonts w:ascii="Times New Roman" w:hAnsi="Times New Roman"/>
          <w:color w:val="191919"/>
          <w:sz w:val="20"/>
          <w:szCs w:val="20"/>
        </w:rPr>
        <w:t>and</w:t>
      </w:r>
      <w:r>
        <w:rPr>
          <w:rFonts w:ascii="Times New Roman" w:hAnsi="Times New Roman"/>
          <w:color w:val="191919"/>
          <w:spacing w:val="-6"/>
          <w:sz w:val="20"/>
          <w:szCs w:val="20"/>
        </w:rPr>
        <w:t xml:space="preserve"> </w:t>
      </w:r>
      <w:r>
        <w:rPr>
          <w:rFonts w:ascii="Times New Roman" w:hAnsi="Times New Roman"/>
          <w:color w:val="191919"/>
          <w:sz w:val="20"/>
          <w:szCs w:val="20"/>
        </w:rPr>
        <w:t>serv- ice</w:t>
      </w:r>
      <w:r>
        <w:rPr>
          <w:rFonts w:ascii="Times New Roman" w:hAnsi="Times New Roman"/>
          <w:color w:val="191919"/>
          <w:spacing w:val="1"/>
          <w:sz w:val="20"/>
          <w:szCs w:val="20"/>
        </w:rPr>
        <w:t xml:space="preserve"> </w:t>
      </w:r>
      <w:r>
        <w:rPr>
          <w:rFonts w:ascii="Times New Roman" w:hAnsi="Times New Roman"/>
          <w:color w:val="191919"/>
          <w:sz w:val="20"/>
          <w:szCs w:val="20"/>
        </w:rPr>
        <w:t>models</w:t>
      </w:r>
      <w:r>
        <w:rPr>
          <w:rFonts w:ascii="Times New Roman" w:hAnsi="Times New Roman"/>
          <w:color w:val="191919"/>
          <w:spacing w:val="1"/>
          <w:sz w:val="20"/>
          <w:szCs w:val="20"/>
        </w:rPr>
        <w:t xml:space="preserve"> </w:t>
      </w:r>
      <w:r>
        <w:rPr>
          <w:rFonts w:ascii="Times New Roman" w:hAnsi="Times New Roman"/>
          <w:color w:val="191919"/>
          <w:sz w:val="20"/>
          <w:szCs w:val="20"/>
        </w:rPr>
        <w:t>for</w:t>
      </w:r>
      <w:r>
        <w:rPr>
          <w:rFonts w:ascii="Times New Roman" w:hAnsi="Times New Roman"/>
          <w:color w:val="191919"/>
          <w:spacing w:val="1"/>
          <w:sz w:val="20"/>
          <w:szCs w:val="20"/>
        </w:rPr>
        <w:t xml:space="preserve"> </w:t>
      </w:r>
      <w:r>
        <w:rPr>
          <w:rFonts w:ascii="Times New Roman" w:hAnsi="Times New Roman"/>
          <w:color w:val="191919"/>
          <w:sz w:val="20"/>
          <w:szCs w:val="20"/>
        </w:rPr>
        <w:t>children</w:t>
      </w:r>
      <w:r>
        <w:rPr>
          <w:rFonts w:ascii="Times New Roman" w:hAnsi="Times New Roman"/>
          <w:color w:val="191919"/>
          <w:spacing w:val="1"/>
          <w:sz w:val="20"/>
          <w:szCs w:val="20"/>
        </w:rPr>
        <w:t xml:space="preserve"> </w:t>
      </w:r>
      <w:r>
        <w:rPr>
          <w:rFonts w:ascii="Times New Roman" w:hAnsi="Times New Roman"/>
          <w:color w:val="191919"/>
          <w:sz w:val="20"/>
          <w:szCs w:val="20"/>
        </w:rPr>
        <w:t>with</w:t>
      </w:r>
      <w:r>
        <w:rPr>
          <w:rFonts w:ascii="Times New Roman" w:hAnsi="Times New Roman"/>
          <w:color w:val="191919"/>
          <w:spacing w:val="1"/>
          <w:sz w:val="20"/>
          <w:szCs w:val="20"/>
        </w:rPr>
        <w:t xml:space="preserve"> </w:t>
      </w:r>
      <w:r>
        <w:rPr>
          <w:rFonts w:ascii="Times New Roman" w:hAnsi="Times New Roman"/>
          <w:color w:val="191919"/>
          <w:sz w:val="20"/>
          <w:szCs w:val="20"/>
        </w:rPr>
        <w:t>mild</w:t>
      </w:r>
      <w:r>
        <w:rPr>
          <w:rFonts w:ascii="Times New Roman" w:hAnsi="Times New Roman"/>
          <w:color w:val="191919"/>
          <w:spacing w:val="1"/>
          <w:sz w:val="20"/>
          <w:szCs w:val="20"/>
        </w:rPr>
        <w:t xml:space="preserve"> </w:t>
      </w:r>
      <w:r>
        <w:rPr>
          <w:rFonts w:ascii="Times New Roman" w:hAnsi="Times New Roman"/>
          <w:color w:val="191919"/>
          <w:sz w:val="20"/>
          <w:szCs w:val="20"/>
        </w:rPr>
        <w:t>learning</w:t>
      </w:r>
      <w:r>
        <w:rPr>
          <w:rFonts w:ascii="Times New Roman" w:hAnsi="Times New Roman"/>
          <w:color w:val="191919"/>
          <w:spacing w:val="1"/>
          <w:sz w:val="20"/>
          <w:szCs w:val="20"/>
        </w:rPr>
        <w:t xml:space="preserve"> </w:t>
      </w:r>
      <w:r>
        <w:rPr>
          <w:rFonts w:ascii="Times New Roman" w:hAnsi="Times New Roman"/>
          <w:color w:val="191919"/>
          <w:sz w:val="20"/>
          <w:szCs w:val="20"/>
        </w:rPr>
        <w:t>and</w:t>
      </w:r>
      <w:r>
        <w:rPr>
          <w:rFonts w:ascii="Times New Roman" w:hAnsi="Times New Roman"/>
          <w:color w:val="191919"/>
          <w:spacing w:val="1"/>
          <w:sz w:val="20"/>
          <w:szCs w:val="20"/>
        </w:rPr>
        <w:t xml:space="preserve"> </w:t>
      </w:r>
      <w:r>
        <w:rPr>
          <w:rFonts w:ascii="Times New Roman" w:hAnsi="Times New Roman"/>
          <w:color w:val="191919"/>
          <w:sz w:val="20"/>
          <w:szCs w:val="20"/>
        </w:rPr>
        <w:t>behavior</w:t>
      </w:r>
      <w:r>
        <w:rPr>
          <w:rFonts w:ascii="Times New Roman" w:hAnsi="Times New Roman"/>
          <w:color w:val="191919"/>
          <w:spacing w:val="1"/>
          <w:sz w:val="20"/>
          <w:szCs w:val="20"/>
        </w:rPr>
        <w:t xml:space="preserve"> </w:t>
      </w:r>
      <w:r>
        <w:rPr>
          <w:rFonts w:ascii="Times New Roman" w:hAnsi="Times New Roman"/>
          <w:color w:val="191919"/>
          <w:sz w:val="20"/>
          <w:szCs w:val="20"/>
        </w:rPr>
        <w:t xml:space="preserve">problems. </w:t>
      </w:r>
      <w:r>
        <w:rPr>
          <w:rFonts w:ascii="Times New Roman" w:hAnsi="Times New Roman"/>
          <w:i/>
          <w:iCs/>
          <w:color w:val="191919"/>
          <w:sz w:val="20"/>
          <w:szCs w:val="20"/>
        </w:rPr>
        <w:t>P</w:t>
      </w:r>
      <w:r>
        <w:rPr>
          <w:rFonts w:ascii="Times New Roman" w:hAnsi="Times New Roman"/>
          <w:i/>
          <w:iCs/>
          <w:color w:val="191919"/>
          <w:spacing w:val="-7"/>
          <w:sz w:val="20"/>
          <w:szCs w:val="20"/>
        </w:rPr>
        <w:t>r</w:t>
      </w:r>
      <w:r>
        <w:rPr>
          <w:rFonts w:ascii="Times New Roman" w:hAnsi="Times New Roman"/>
          <w:i/>
          <w:iCs/>
          <w:color w:val="191919"/>
          <w:sz w:val="20"/>
          <w:szCs w:val="20"/>
        </w:rPr>
        <w:t>e</w:t>
      </w:r>
      <w:r>
        <w:rPr>
          <w:rFonts w:ascii="Times New Roman" w:hAnsi="Times New Roman"/>
          <w:i/>
          <w:iCs/>
          <w:color w:val="191919"/>
          <w:spacing w:val="-7"/>
          <w:sz w:val="20"/>
          <w:szCs w:val="20"/>
        </w:rPr>
        <w:t>r</w:t>
      </w:r>
      <w:r>
        <w:rPr>
          <w:rFonts w:ascii="Times New Roman" w:hAnsi="Times New Roman"/>
          <w:i/>
          <w:iCs/>
          <w:color w:val="191919"/>
          <w:sz w:val="20"/>
          <w:szCs w:val="20"/>
        </w:rPr>
        <w:t>equisites:</w:t>
      </w:r>
      <w:r>
        <w:rPr>
          <w:rFonts w:ascii="Times New Roman" w:hAnsi="Times New Roman"/>
          <w:i/>
          <w:iCs/>
          <w:color w:val="191919"/>
          <w:spacing w:val="1"/>
          <w:sz w:val="20"/>
          <w:szCs w:val="20"/>
        </w:rPr>
        <w:t xml:space="preserve"> </w:t>
      </w:r>
      <w:r>
        <w:rPr>
          <w:rFonts w:ascii="Times New Roman" w:hAnsi="Times New Roman"/>
          <w:i/>
          <w:iCs/>
          <w:color w:val="191919"/>
          <w:sz w:val="20"/>
          <w:szCs w:val="20"/>
        </w:rPr>
        <w:t>SPED</w:t>
      </w:r>
      <w:r>
        <w:rPr>
          <w:rFonts w:ascii="Times New Roman" w:hAnsi="Times New Roman"/>
          <w:i/>
          <w:iCs/>
          <w:color w:val="191919"/>
          <w:spacing w:val="1"/>
          <w:sz w:val="20"/>
          <w:szCs w:val="20"/>
        </w:rPr>
        <w:t xml:space="preserve"> </w:t>
      </w:r>
      <w:r>
        <w:rPr>
          <w:rFonts w:ascii="Times New Roman" w:hAnsi="Times New Roman"/>
          <w:i/>
          <w:iCs/>
          <w:color w:val="191919"/>
          <w:sz w:val="20"/>
          <w:szCs w:val="20"/>
        </w:rPr>
        <w:t>5501 or SPED 2230</w:t>
      </w:r>
    </w:p>
    <w:p w:rsidR="00F42301" w:rsidRDefault="00F42301" w:rsidP="00721764">
      <w:pPr>
        <w:widowControl w:val="0"/>
        <w:autoSpaceDE w:val="0"/>
        <w:autoSpaceDN w:val="0"/>
        <w:adjustRightInd w:val="0"/>
        <w:spacing w:before="10" w:after="0" w:line="251" w:lineRule="auto"/>
        <w:ind w:left="1224" w:right="1945" w:hanging="360"/>
        <w:jc w:val="both"/>
        <w:rPr>
          <w:rFonts w:ascii="Times New Roman" w:hAnsi="Times New Roman"/>
          <w:color w:val="000000"/>
          <w:sz w:val="20"/>
          <w:szCs w:val="20"/>
        </w:rPr>
        <w:sectPr w:rsidR="00F42301">
          <w:pgSz w:w="12240" w:h="15840"/>
          <w:pgMar w:top="260" w:right="240" w:bottom="280" w:left="1260" w:header="0" w:footer="1034" w:gutter="0"/>
          <w:cols w:space="720" w:equalWidth="0">
            <w:col w:w="10740"/>
          </w:cols>
          <w:noEndnote/>
        </w:sectPr>
      </w:pPr>
    </w:p>
    <w:tbl>
      <w:tblPr>
        <w:tblW w:w="0" w:type="auto"/>
        <w:tblInd w:w="104" w:type="dxa"/>
        <w:tblLayout w:type="fixed"/>
        <w:tblCellMar>
          <w:left w:w="0" w:type="dxa"/>
          <w:right w:w="0" w:type="dxa"/>
        </w:tblCellMar>
        <w:tblLook w:val="0000"/>
      </w:tblPr>
      <w:tblGrid>
        <w:gridCol w:w="1085"/>
        <w:gridCol w:w="4560"/>
        <w:gridCol w:w="4858"/>
      </w:tblGrid>
      <w:tr w:rsidR="00F42301" w:rsidRPr="00FA7AC7" w:rsidTr="00B67EC4">
        <w:trPr>
          <w:trHeight w:hRule="exact" w:val="235"/>
        </w:trPr>
        <w:tc>
          <w:tcPr>
            <w:tcW w:w="1085" w:type="dxa"/>
            <w:tcBorders>
              <w:top w:val="nil"/>
              <w:left w:val="nil"/>
              <w:bottom w:val="single" w:sz="4" w:space="0" w:color="191919"/>
              <w:right w:val="single" w:sz="4" w:space="0" w:color="191919"/>
            </w:tcBorders>
          </w:tcPr>
          <w:p w:rsidR="00F42301" w:rsidRPr="00FA7AC7" w:rsidRDefault="00F42301" w:rsidP="00B67EC4">
            <w:pPr>
              <w:widowControl w:val="0"/>
              <w:autoSpaceDE w:val="0"/>
              <w:autoSpaceDN w:val="0"/>
              <w:adjustRightInd w:val="0"/>
              <w:spacing w:after="0"/>
              <w:rPr>
                <w:rFonts w:ascii="Times New Roman" w:hAnsi="Times New Roman"/>
                <w:sz w:val="24"/>
                <w:szCs w:val="24"/>
              </w:rPr>
            </w:pPr>
          </w:p>
        </w:tc>
        <w:tc>
          <w:tcPr>
            <w:tcW w:w="4560" w:type="dxa"/>
            <w:vMerge w:val="restart"/>
            <w:tcBorders>
              <w:top w:val="single" w:sz="4" w:space="0" w:color="191919"/>
              <w:left w:val="single" w:sz="4" w:space="0" w:color="191919"/>
              <w:bottom w:val="single" w:sz="4" w:space="0" w:color="191919"/>
              <w:right w:val="single" w:sz="4" w:space="0" w:color="191919"/>
            </w:tcBorders>
          </w:tcPr>
          <w:p w:rsidR="00F42301" w:rsidRPr="00FA7AC7" w:rsidRDefault="00F42301" w:rsidP="00B67EC4">
            <w:pPr>
              <w:widowControl w:val="0"/>
              <w:autoSpaceDE w:val="0"/>
              <w:autoSpaceDN w:val="0"/>
              <w:adjustRightInd w:val="0"/>
              <w:spacing w:before="80" w:after="0" w:line="300" w:lineRule="exact"/>
              <w:ind w:left="513" w:right="1076" w:hanging="95"/>
              <w:rPr>
                <w:rFonts w:ascii="Times New Roman" w:hAnsi="Times New Roman"/>
                <w:sz w:val="24"/>
                <w:szCs w:val="24"/>
              </w:rPr>
            </w:pPr>
            <w:r w:rsidRPr="00FA7AC7">
              <w:rPr>
                <w:rFonts w:ascii="Times New Roman" w:hAnsi="Times New Roman"/>
                <w:b/>
                <w:bCs/>
                <w:color w:val="191919"/>
                <w:sz w:val="32"/>
                <w:szCs w:val="32"/>
              </w:rPr>
              <w:t>S</w:t>
            </w:r>
            <w:r w:rsidRPr="00FA7AC7">
              <w:rPr>
                <w:rFonts w:ascii="Times New Roman" w:hAnsi="Times New Roman"/>
                <w:b/>
                <w:bCs/>
                <w:color w:val="191919"/>
                <w:sz w:val="24"/>
                <w:szCs w:val="24"/>
              </w:rPr>
              <w:t>PECIAL</w:t>
            </w:r>
            <w:r w:rsidRPr="00FA7AC7">
              <w:rPr>
                <w:rFonts w:ascii="Times New Roman" w:hAnsi="Times New Roman"/>
                <w:b/>
                <w:bCs/>
                <w:color w:val="191919"/>
                <w:spacing w:val="7"/>
                <w:sz w:val="24"/>
                <w:szCs w:val="24"/>
              </w:rPr>
              <w:t xml:space="preserve"> </w:t>
            </w:r>
            <w:r w:rsidRPr="00FA7AC7">
              <w:rPr>
                <w:rFonts w:ascii="Times New Roman" w:hAnsi="Times New Roman"/>
                <w:b/>
                <w:bCs/>
                <w:color w:val="191919"/>
                <w:sz w:val="32"/>
                <w:szCs w:val="32"/>
              </w:rPr>
              <w:t>E</w:t>
            </w:r>
            <w:r w:rsidRPr="00FA7AC7">
              <w:rPr>
                <w:rFonts w:ascii="Times New Roman" w:hAnsi="Times New Roman"/>
                <w:b/>
                <w:bCs/>
                <w:color w:val="191919"/>
                <w:sz w:val="24"/>
                <w:szCs w:val="24"/>
              </w:rPr>
              <w:t>DUC</w:t>
            </w:r>
            <w:r w:rsidRPr="00FA7AC7">
              <w:rPr>
                <w:rFonts w:ascii="Times New Roman" w:hAnsi="Times New Roman"/>
                <w:b/>
                <w:bCs/>
                <w:color w:val="191919"/>
                <w:spacing w:val="-18"/>
                <w:sz w:val="24"/>
                <w:szCs w:val="24"/>
              </w:rPr>
              <w:t>A</w:t>
            </w:r>
            <w:r w:rsidRPr="00FA7AC7">
              <w:rPr>
                <w:rFonts w:ascii="Times New Roman" w:hAnsi="Times New Roman"/>
                <w:b/>
                <w:bCs/>
                <w:color w:val="191919"/>
                <w:sz w:val="24"/>
                <w:szCs w:val="24"/>
              </w:rPr>
              <w:t>TION</w:t>
            </w:r>
            <w:r w:rsidRPr="00FA7AC7">
              <w:rPr>
                <w:rFonts w:ascii="Times New Roman" w:hAnsi="Times New Roman"/>
                <w:b/>
                <w:bCs/>
                <w:color w:val="191919"/>
                <w:spacing w:val="20"/>
                <w:sz w:val="24"/>
                <w:szCs w:val="24"/>
              </w:rPr>
              <w:t xml:space="preserve"> </w:t>
            </w:r>
            <w:r w:rsidRPr="00FA7AC7">
              <w:rPr>
                <w:rFonts w:ascii="Times New Roman" w:hAnsi="Times New Roman"/>
                <w:b/>
                <w:bCs/>
                <w:color w:val="191919"/>
                <w:sz w:val="32"/>
                <w:szCs w:val="32"/>
              </w:rPr>
              <w:t>&amp; S</w:t>
            </w:r>
            <w:r w:rsidRPr="00FA7AC7">
              <w:rPr>
                <w:rFonts w:ascii="Times New Roman" w:hAnsi="Times New Roman"/>
                <w:b/>
                <w:bCs/>
                <w:color w:val="191919"/>
                <w:sz w:val="24"/>
                <w:szCs w:val="24"/>
              </w:rPr>
              <w:t>CHOOL</w:t>
            </w:r>
            <w:r w:rsidRPr="00FA7AC7">
              <w:rPr>
                <w:rFonts w:ascii="Times New Roman" w:hAnsi="Times New Roman"/>
                <w:b/>
                <w:bCs/>
                <w:color w:val="191919"/>
                <w:spacing w:val="7"/>
                <w:sz w:val="24"/>
                <w:szCs w:val="24"/>
              </w:rPr>
              <w:t xml:space="preserve"> </w:t>
            </w:r>
            <w:r w:rsidRPr="00FA7AC7">
              <w:rPr>
                <w:rFonts w:ascii="Times New Roman" w:hAnsi="Times New Roman"/>
                <w:b/>
                <w:bCs/>
                <w:color w:val="191919"/>
                <w:sz w:val="32"/>
                <w:szCs w:val="32"/>
              </w:rPr>
              <w:t>C</w:t>
            </w:r>
            <w:r w:rsidRPr="00FA7AC7">
              <w:rPr>
                <w:rFonts w:ascii="Times New Roman" w:hAnsi="Times New Roman"/>
                <w:b/>
                <w:bCs/>
                <w:color w:val="191919"/>
                <w:sz w:val="24"/>
                <w:szCs w:val="24"/>
              </w:rPr>
              <w:t>OUNSELING</w:t>
            </w:r>
          </w:p>
        </w:tc>
        <w:tc>
          <w:tcPr>
            <w:tcW w:w="4858" w:type="dxa"/>
            <w:tcBorders>
              <w:top w:val="nil"/>
              <w:left w:val="single" w:sz="4" w:space="0" w:color="191919"/>
              <w:bottom w:val="single" w:sz="4" w:space="0" w:color="191919"/>
              <w:right w:val="nil"/>
            </w:tcBorders>
          </w:tcPr>
          <w:p w:rsidR="00F42301" w:rsidRPr="00FA7AC7" w:rsidRDefault="00F42301" w:rsidP="00B67EC4">
            <w:pPr>
              <w:widowControl w:val="0"/>
              <w:autoSpaceDE w:val="0"/>
              <w:autoSpaceDN w:val="0"/>
              <w:adjustRightInd w:val="0"/>
              <w:spacing w:after="0"/>
              <w:rPr>
                <w:rFonts w:ascii="Times New Roman" w:hAnsi="Times New Roman"/>
                <w:sz w:val="24"/>
                <w:szCs w:val="24"/>
              </w:rPr>
            </w:pPr>
          </w:p>
        </w:tc>
      </w:tr>
      <w:tr w:rsidR="00F42301" w:rsidRPr="00FA7AC7" w:rsidTr="00B67EC4">
        <w:trPr>
          <w:trHeight w:hRule="exact" w:val="256"/>
        </w:trPr>
        <w:tc>
          <w:tcPr>
            <w:tcW w:w="1085" w:type="dxa"/>
            <w:tcBorders>
              <w:top w:val="single" w:sz="4" w:space="0" w:color="191919"/>
              <w:left w:val="nil"/>
              <w:bottom w:val="single" w:sz="4" w:space="0" w:color="191919"/>
              <w:right w:val="single" w:sz="4" w:space="0" w:color="191919"/>
            </w:tcBorders>
          </w:tcPr>
          <w:p w:rsidR="00F42301" w:rsidRPr="00FA7AC7" w:rsidRDefault="00F42301" w:rsidP="00B67EC4">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B67EC4">
            <w:pPr>
              <w:widowControl w:val="0"/>
              <w:autoSpaceDE w:val="0"/>
              <w:autoSpaceDN w:val="0"/>
              <w:adjustRightInd w:val="0"/>
              <w:spacing w:after="0"/>
              <w:rPr>
                <w:rFonts w:ascii="Times New Roman" w:hAnsi="Times New Roman"/>
                <w:sz w:val="24"/>
                <w:szCs w:val="24"/>
              </w:rPr>
            </w:pPr>
          </w:p>
        </w:tc>
        <w:tc>
          <w:tcPr>
            <w:tcW w:w="4858" w:type="dxa"/>
            <w:tcBorders>
              <w:top w:val="single" w:sz="4" w:space="0" w:color="191919"/>
              <w:left w:val="single" w:sz="4" w:space="0" w:color="191919"/>
              <w:bottom w:val="single" w:sz="4" w:space="0" w:color="191919"/>
              <w:right w:val="nil"/>
            </w:tcBorders>
          </w:tcPr>
          <w:p w:rsidR="00F42301" w:rsidRPr="00FA7AC7" w:rsidRDefault="00F42301" w:rsidP="00B67EC4">
            <w:pPr>
              <w:widowControl w:val="0"/>
              <w:autoSpaceDE w:val="0"/>
              <w:autoSpaceDN w:val="0"/>
              <w:adjustRightInd w:val="0"/>
              <w:spacing w:after="0"/>
              <w:rPr>
                <w:rFonts w:ascii="Times New Roman" w:hAnsi="Times New Roman"/>
                <w:sz w:val="24"/>
                <w:szCs w:val="24"/>
              </w:rPr>
            </w:pPr>
          </w:p>
        </w:tc>
      </w:tr>
      <w:tr w:rsidR="00F42301" w:rsidRPr="00FA7AC7" w:rsidTr="00B67EC4">
        <w:trPr>
          <w:trHeight w:hRule="exact" w:val="219"/>
        </w:trPr>
        <w:tc>
          <w:tcPr>
            <w:tcW w:w="1085" w:type="dxa"/>
            <w:tcBorders>
              <w:top w:val="single" w:sz="4" w:space="0" w:color="191919"/>
              <w:left w:val="nil"/>
              <w:bottom w:val="nil"/>
              <w:right w:val="single" w:sz="4" w:space="0" w:color="191919"/>
            </w:tcBorders>
          </w:tcPr>
          <w:p w:rsidR="00F42301" w:rsidRPr="00FA7AC7" w:rsidRDefault="00F42301" w:rsidP="00B67EC4">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B67EC4">
            <w:pPr>
              <w:widowControl w:val="0"/>
              <w:autoSpaceDE w:val="0"/>
              <w:autoSpaceDN w:val="0"/>
              <w:adjustRightInd w:val="0"/>
              <w:spacing w:after="0"/>
              <w:rPr>
                <w:rFonts w:ascii="Times New Roman" w:hAnsi="Times New Roman"/>
                <w:sz w:val="24"/>
                <w:szCs w:val="24"/>
              </w:rPr>
            </w:pPr>
          </w:p>
        </w:tc>
        <w:tc>
          <w:tcPr>
            <w:tcW w:w="4858" w:type="dxa"/>
            <w:tcBorders>
              <w:top w:val="single" w:sz="4" w:space="0" w:color="191919"/>
              <w:left w:val="single" w:sz="4" w:space="0" w:color="191919"/>
              <w:bottom w:val="nil"/>
              <w:right w:val="nil"/>
            </w:tcBorders>
          </w:tcPr>
          <w:p w:rsidR="00F42301" w:rsidRPr="00FA7AC7" w:rsidRDefault="00F42301" w:rsidP="00B67EC4">
            <w:pPr>
              <w:widowControl w:val="0"/>
              <w:autoSpaceDE w:val="0"/>
              <w:autoSpaceDN w:val="0"/>
              <w:adjustRightInd w:val="0"/>
              <w:spacing w:after="0"/>
              <w:rPr>
                <w:rFonts w:ascii="Times New Roman" w:hAnsi="Times New Roman"/>
                <w:sz w:val="24"/>
                <w:szCs w:val="24"/>
              </w:rPr>
            </w:pPr>
          </w:p>
        </w:tc>
      </w:tr>
    </w:tbl>
    <w:p w:rsidR="00F42301" w:rsidRDefault="00F42301" w:rsidP="00721764">
      <w:pPr>
        <w:widowControl w:val="0"/>
        <w:autoSpaceDE w:val="0"/>
        <w:autoSpaceDN w:val="0"/>
        <w:adjustRightInd w:val="0"/>
        <w:spacing w:before="4" w:after="0" w:line="110" w:lineRule="exact"/>
        <w:rPr>
          <w:rFonts w:ascii="Times New Roman" w:hAnsi="Times New Roman"/>
          <w:sz w:val="11"/>
          <w:szCs w:val="11"/>
        </w:rPr>
      </w:pPr>
    </w:p>
    <w:p w:rsidR="00F42301" w:rsidRDefault="00F42301" w:rsidP="00721764">
      <w:pPr>
        <w:widowControl w:val="0"/>
        <w:autoSpaceDE w:val="0"/>
        <w:autoSpaceDN w:val="0"/>
        <w:adjustRightInd w:val="0"/>
        <w:spacing w:after="0" w:line="200" w:lineRule="exact"/>
        <w:rPr>
          <w:rFonts w:ascii="Times New Roman" w:hAnsi="Times New Roman"/>
          <w:sz w:val="20"/>
          <w:szCs w:val="20"/>
        </w:rPr>
      </w:pPr>
    </w:p>
    <w:p w:rsidR="00F42301" w:rsidRDefault="00F42301" w:rsidP="00721764">
      <w:pPr>
        <w:widowControl w:val="0"/>
        <w:autoSpaceDE w:val="0"/>
        <w:autoSpaceDN w:val="0"/>
        <w:adjustRightInd w:val="0"/>
        <w:spacing w:after="0" w:line="200" w:lineRule="exact"/>
        <w:rPr>
          <w:rFonts w:ascii="Times New Roman" w:hAnsi="Times New Roman"/>
          <w:sz w:val="20"/>
          <w:szCs w:val="20"/>
        </w:rPr>
      </w:pPr>
    </w:p>
    <w:p w:rsidR="00F42301" w:rsidRDefault="00F42301" w:rsidP="00721764">
      <w:pPr>
        <w:widowControl w:val="0"/>
        <w:autoSpaceDE w:val="0"/>
        <w:autoSpaceDN w:val="0"/>
        <w:adjustRightInd w:val="0"/>
        <w:spacing w:before="27" w:after="0" w:line="252" w:lineRule="auto"/>
        <w:ind w:left="2289" w:right="861" w:hanging="360"/>
        <w:jc w:val="both"/>
        <w:rPr>
          <w:rFonts w:ascii="Times New Roman" w:hAnsi="Times New Roman"/>
          <w:color w:val="000000"/>
          <w:sz w:val="20"/>
          <w:szCs w:val="20"/>
        </w:rPr>
      </w:pPr>
      <w:r w:rsidRPr="003F2CF3">
        <w:rPr>
          <w:rFonts w:ascii="Calibri" w:hAnsi="Calibri"/>
          <w:noProof/>
          <w:lang w:eastAsia="en-US"/>
        </w:rPr>
        <w:pict>
          <v:group id="_x0000_s3833" style="position:absolute;left:0;text-align:left;margin-left:263.8pt;margin-top:-53.95pt;width:31.2pt;height:31.05pt;z-index:-251488256;mso-position-horizontal-relative:page" coordorigin="5276,-1079" coordsize="624,621" o:allowincell="f">
            <v:rect id="_x0000_s3834" style="position:absolute;left:5281;top:-1074;width:613;height:610" o:allowincell="f" stroked="f">
              <v:path arrowok="t"/>
            </v:rect>
            <v:rect id="_x0000_s3835" style="position:absolute;left:5281;top:-1074;width:620;height:620;mso-position-horizontal-relative:page" o:allowincell="f" filled="f" stroked="f">
              <v:textbox inset="0,0,0,0">
                <w:txbxContent>
                  <w:p w:rsidR="00F42301" w:rsidRDefault="00F42301" w:rsidP="00721764">
                    <w:pPr>
                      <w:spacing w:after="0" w:line="620" w:lineRule="atLeast"/>
                      <w:rPr>
                        <w:rFonts w:ascii="Times New Roman" w:hAnsi="Times New Roman"/>
                        <w:sz w:val="24"/>
                        <w:szCs w:val="24"/>
                      </w:rPr>
                    </w:pPr>
                    <w:r>
                      <w:rPr>
                        <w:rFonts w:ascii="Times New Roman" w:hAnsi="Times New Roman"/>
                        <w:noProof/>
                        <w:sz w:val="24"/>
                        <w:szCs w:val="24"/>
                      </w:rPr>
                      <w:drawing>
                        <wp:inline distT="0" distB="0" distL="0" distR="0">
                          <wp:extent cx="390525" cy="390525"/>
                          <wp:effectExtent l="19050" t="0" r="9525" b="0"/>
                          <wp:docPr id="159"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5"/>
                                  <a:srcRect/>
                                  <a:stretch>
                                    <a:fillRect/>
                                  </a:stretch>
                                </pic:blipFill>
                                <pic:spPr bwMode="auto">
                                  <a:xfrm>
                                    <a:off x="0" y="0"/>
                                    <a:ext cx="390525" cy="390525"/>
                                  </a:xfrm>
                                  <a:prstGeom prst="rect">
                                    <a:avLst/>
                                  </a:prstGeom>
                                  <a:noFill/>
                                  <a:ln w="9525">
                                    <a:noFill/>
                                    <a:miter lim="800000"/>
                                    <a:headEnd/>
                                    <a:tailEnd/>
                                  </a:ln>
                                </pic:spPr>
                              </pic:pic>
                            </a:graphicData>
                          </a:graphic>
                        </wp:inline>
                      </w:drawing>
                    </w:r>
                  </w:p>
                  <w:p w:rsidR="00F42301" w:rsidRDefault="00F42301" w:rsidP="00721764">
                    <w:pPr>
                      <w:widowControl w:val="0"/>
                      <w:autoSpaceDE w:val="0"/>
                      <w:autoSpaceDN w:val="0"/>
                      <w:adjustRightInd w:val="0"/>
                      <w:spacing w:after="0"/>
                      <w:rPr>
                        <w:rFonts w:ascii="Times New Roman" w:hAnsi="Times New Roman"/>
                        <w:sz w:val="24"/>
                        <w:szCs w:val="24"/>
                      </w:rPr>
                    </w:pPr>
                  </w:p>
                </w:txbxContent>
              </v:textbox>
            </v:rect>
            <w10:wrap anchorx="page"/>
          </v:group>
        </w:pict>
      </w:r>
      <w:r>
        <w:rPr>
          <w:rFonts w:ascii="Times New Roman" w:hAnsi="Times New Roman"/>
          <w:b/>
          <w:bCs/>
          <w:color w:val="191919"/>
          <w:sz w:val="20"/>
          <w:szCs w:val="20"/>
        </w:rPr>
        <w:t>SPED</w:t>
      </w:r>
      <w:r>
        <w:rPr>
          <w:rFonts w:ascii="Times New Roman" w:hAnsi="Times New Roman"/>
          <w:b/>
          <w:bCs/>
          <w:color w:val="191919"/>
          <w:spacing w:val="-8"/>
          <w:sz w:val="20"/>
          <w:szCs w:val="20"/>
        </w:rPr>
        <w:t xml:space="preserve"> </w:t>
      </w:r>
      <w:r>
        <w:rPr>
          <w:rFonts w:ascii="Times New Roman" w:hAnsi="Times New Roman"/>
          <w:b/>
          <w:bCs/>
          <w:color w:val="191919"/>
          <w:sz w:val="20"/>
          <w:szCs w:val="20"/>
        </w:rPr>
        <w:t>5515</w:t>
      </w:r>
      <w:r>
        <w:rPr>
          <w:rFonts w:ascii="Times New Roman" w:hAnsi="Times New Roman"/>
          <w:b/>
          <w:bCs/>
          <w:color w:val="191919"/>
          <w:spacing w:val="-8"/>
          <w:sz w:val="20"/>
          <w:szCs w:val="20"/>
        </w:rPr>
        <w:t xml:space="preserve"> </w:t>
      </w:r>
      <w:r>
        <w:rPr>
          <w:rFonts w:ascii="Times New Roman" w:hAnsi="Times New Roman"/>
          <w:b/>
          <w:bCs/>
          <w:color w:val="191919"/>
          <w:sz w:val="20"/>
          <w:szCs w:val="20"/>
        </w:rPr>
        <w:t>-</w:t>
      </w:r>
      <w:r>
        <w:rPr>
          <w:rFonts w:ascii="Times New Roman" w:hAnsi="Times New Roman"/>
          <w:b/>
          <w:bCs/>
          <w:color w:val="191919"/>
          <w:spacing w:val="-8"/>
          <w:sz w:val="20"/>
          <w:szCs w:val="20"/>
        </w:rPr>
        <w:t xml:space="preserve"> </w:t>
      </w:r>
      <w:r>
        <w:rPr>
          <w:rFonts w:ascii="Times New Roman" w:hAnsi="Times New Roman"/>
          <w:b/>
          <w:bCs/>
          <w:color w:val="191919"/>
          <w:sz w:val="20"/>
          <w:szCs w:val="20"/>
        </w:rPr>
        <w:t>Natu</w:t>
      </w:r>
      <w:r>
        <w:rPr>
          <w:rFonts w:ascii="Times New Roman" w:hAnsi="Times New Roman"/>
          <w:b/>
          <w:bCs/>
          <w:color w:val="191919"/>
          <w:spacing w:val="-4"/>
          <w:sz w:val="20"/>
          <w:szCs w:val="20"/>
        </w:rPr>
        <w:t>r</w:t>
      </w:r>
      <w:r>
        <w:rPr>
          <w:rFonts w:ascii="Times New Roman" w:hAnsi="Times New Roman"/>
          <w:b/>
          <w:bCs/>
          <w:color w:val="191919"/>
          <w:sz w:val="20"/>
          <w:szCs w:val="20"/>
        </w:rPr>
        <w:t>e</w:t>
      </w:r>
      <w:r>
        <w:rPr>
          <w:rFonts w:ascii="Times New Roman" w:hAnsi="Times New Roman"/>
          <w:b/>
          <w:bCs/>
          <w:color w:val="191919"/>
          <w:spacing w:val="-8"/>
          <w:sz w:val="20"/>
          <w:szCs w:val="20"/>
        </w:rPr>
        <w:t xml:space="preserve"> </w:t>
      </w:r>
      <w:r>
        <w:rPr>
          <w:rFonts w:ascii="Times New Roman" w:hAnsi="Times New Roman"/>
          <w:b/>
          <w:bCs/>
          <w:color w:val="191919"/>
          <w:sz w:val="20"/>
          <w:szCs w:val="20"/>
        </w:rPr>
        <w:t>and</w:t>
      </w:r>
      <w:r>
        <w:rPr>
          <w:rFonts w:ascii="Times New Roman" w:hAnsi="Times New Roman"/>
          <w:b/>
          <w:bCs/>
          <w:color w:val="191919"/>
          <w:spacing w:val="-8"/>
          <w:sz w:val="20"/>
          <w:szCs w:val="20"/>
        </w:rPr>
        <w:t xml:space="preserve"> </w:t>
      </w:r>
      <w:r>
        <w:rPr>
          <w:rFonts w:ascii="Times New Roman" w:hAnsi="Times New Roman"/>
          <w:b/>
          <w:bCs/>
          <w:color w:val="191919"/>
          <w:sz w:val="20"/>
          <w:szCs w:val="20"/>
        </w:rPr>
        <w:t>Characteristics</w:t>
      </w:r>
      <w:r>
        <w:rPr>
          <w:rFonts w:ascii="Times New Roman" w:hAnsi="Times New Roman"/>
          <w:b/>
          <w:bCs/>
          <w:color w:val="191919"/>
          <w:spacing w:val="-8"/>
          <w:sz w:val="20"/>
          <w:szCs w:val="20"/>
        </w:rPr>
        <w:t xml:space="preserve"> </w:t>
      </w:r>
      <w:r>
        <w:rPr>
          <w:rFonts w:ascii="Times New Roman" w:hAnsi="Times New Roman"/>
          <w:b/>
          <w:bCs/>
          <w:color w:val="191919"/>
          <w:sz w:val="20"/>
          <w:szCs w:val="20"/>
        </w:rPr>
        <w:t>of</w:t>
      </w:r>
      <w:r>
        <w:rPr>
          <w:rFonts w:ascii="Times New Roman" w:hAnsi="Times New Roman"/>
          <w:b/>
          <w:bCs/>
          <w:color w:val="191919"/>
          <w:spacing w:val="-8"/>
          <w:sz w:val="20"/>
          <w:szCs w:val="20"/>
        </w:rPr>
        <w:t xml:space="preserve"> </w:t>
      </w:r>
      <w:r>
        <w:rPr>
          <w:rFonts w:ascii="Times New Roman" w:hAnsi="Times New Roman"/>
          <w:b/>
          <w:bCs/>
          <w:color w:val="191919"/>
          <w:sz w:val="20"/>
          <w:szCs w:val="20"/>
        </w:rPr>
        <w:t>Intellectual</w:t>
      </w:r>
      <w:r>
        <w:rPr>
          <w:rFonts w:ascii="Times New Roman" w:hAnsi="Times New Roman"/>
          <w:b/>
          <w:bCs/>
          <w:color w:val="191919"/>
          <w:spacing w:val="-8"/>
          <w:sz w:val="20"/>
          <w:szCs w:val="20"/>
        </w:rPr>
        <w:t xml:space="preserve"> </w:t>
      </w:r>
      <w:r>
        <w:rPr>
          <w:rFonts w:ascii="Times New Roman" w:hAnsi="Times New Roman"/>
          <w:b/>
          <w:bCs/>
          <w:color w:val="191919"/>
          <w:sz w:val="20"/>
          <w:szCs w:val="20"/>
        </w:rPr>
        <w:t xml:space="preserve">Disabilities....................................3(3-0) </w:t>
      </w:r>
      <w:r>
        <w:rPr>
          <w:rFonts w:ascii="Times New Roman" w:hAnsi="Times New Roman"/>
          <w:color w:val="191919"/>
          <w:sz w:val="20"/>
          <w:szCs w:val="20"/>
        </w:rPr>
        <w:t>Study</w:t>
      </w:r>
      <w:r>
        <w:rPr>
          <w:rFonts w:ascii="Times New Roman" w:hAnsi="Times New Roman"/>
          <w:color w:val="191919"/>
          <w:spacing w:val="-4"/>
          <w:sz w:val="20"/>
          <w:szCs w:val="20"/>
        </w:rPr>
        <w:t xml:space="preserve"> </w:t>
      </w:r>
      <w:r>
        <w:rPr>
          <w:rFonts w:ascii="Times New Roman" w:hAnsi="Times New Roman"/>
          <w:color w:val="191919"/>
          <w:sz w:val="20"/>
          <w:szCs w:val="20"/>
        </w:rPr>
        <w:t>of</w:t>
      </w:r>
      <w:r>
        <w:rPr>
          <w:rFonts w:ascii="Times New Roman" w:hAnsi="Times New Roman"/>
          <w:color w:val="191919"/>
          <w:spacing w:val="-4"/>
          <w:sz w:val="20"/>
          <w:szCs w:val="20"/>
        </w:rPr>
        <w:t xml:space="preserve"> </w:t>
      </w:r>
      <w:r>
        <w:rPr>
          <w:rFonts w:ascii="Times New Roman" w:hAnsi="Times New Roman"/>
          <w:color w:val="191919"/>
          <w:sz w:val="20"/>
          <w:szCs w:val="20"/>
        </w:rPr>
        <w:t>the</w:t>
      </w:r>
      <w:r>
        <w:rPr>
          <w:rFonts w:ascii="Times New Roman" w:hAnsi="Times New Roman"/>
          <w:color w:val="191919"/>
          <w:spacing w:val="-4"/>
          <w:sz w:val="20"/>
          <w:szCs w:val="20"/>
        </w:rPr>
        <w:t xml:space="preserve"> </w:t>
      </w:r>
      <w:r>
        <w:rPr>
          <w:rFonts w:ascii="Times New Roman" w:hAnsi="Times New Roman"/>
          <w:color w:val="191919"/>
          <w:sz w:val="20"/>
          <w:szCs w:val="20"/>
        </w:rPr>
        <w:t>nature</w:t>
      </w:r>
      <w:r>
        <w:rPr>
          <w:rFonts w:ascii="Times New Roman" w:hAnsi="Times New Roman"/>
          <w:color w:val="191919"/>
          <w:spacing w:val="-4"/>
          <w:sz w:val="20"/>
          <w:szCs w:val="20"/>
        </w:rPr>
        <w:t xml:space="preserve"> </w:t>
      </w:r>
      <w:r>
        <w:rPr>
          <w:rFonts w:ascii="Times New Roman" w:hAnsi="Times New Roman"/>
          <w:color w:val="191919"/>
          <w:sz w:val="20"/>
          <w:szCs w:val="20"/>
        </w:rPr>
        <w:t>and</w:t>
      </w:r>
      <w:r>
        <w:rPr>
          <w:rFonts w:ascii="Times New Roman" w:hAnsi="Times New Roman"/>
          <w:color w:val="191919"/>
          <w:spacing w:val="-4"/>
          <w:sz w:val="20"/>
          <w:szCs w:val="20"/>
        </w:rPr>
        <w:t xml:space="preserve"> </w:t>
      </w:r>
      <w:r>
        <w:rPr>
          <w:rFonts w:ascii="Times New Roman" w:hAnsi="Times New Roman"/>
          <w:color w:val="191919"/>
          <w:sz w:val="20"/>
          <w:szCs w:val="20"/>
        </w:rPr>
        <w:t>characteristics</w:t>
      </w:r>
      <w:r>
        <w:rPr>
          <w:rFonts w:ascii="Times New Roman" w:hAnsi="Times New Roman"/>
          <w:color w:val="191919"/>
          <w:spacing w:val="-4"/>
          <w:sz w:val="20"/>
          <w:szCs w:val="20"/>
        </w:rPr>
        <w:t xml:space="preserve"> </w:t>
      </w:r>
      <w:r>
        <w:rPr>
          <w:rFonts w:ascii="Times New Roman" w:hAnsi="Times New Roman"/>
          <w:color w:val="191919"/>
          <w:sz w:val="20"/>
          <w:szCs w:val="20"/>
        </w:rPr>
        <w:t>of</w:t>
      </w:r>
      <w:r>
        <w:rPr>
          <w:rFonts w:ascii="Times New Roman" w:hAnsi="Times New Roman"/>
          <w:color w:val="191919"/>
          <w:spacing w:val="-4"/>
          <w:sz w:val="20"/>
          <w:szCs w:val="20"/>
        </w:rPr>
        <w:t xml:space="preserve"> </w:t>
      </w:r>
      <w:r>
        <w:rPr>
          <w:rFonts w:ascii="Times New Roman" w:hAnsi="Times New Roman"/>
          <w:color w:val="191919"/>
          <w:sz w:val="20"/>
          <w:szCs w:val="20"/>
        </w:rPr>
        <w:t>children</w:t>
      </w:r>
      <w:r>
        <w:rPr>
          <w:rFonts w:ascii="Times New Roman" w:hAnsi="Times New Roman"/>
          <w:color w:val="191919"/>
          <w:spacing w:val="-4"/>
          <w:sz w:val="20"/>
          <w:szCs w:val="20"/>
        </w:rPr>
        <w:t xml:space="preserve"> </w:t>
      </w:r>
      <w:r>
        <w:rPr>
          <w:rFonts w:ascii="Times New Roman" w:hAnsi="Times New Roman"/>
          <w:color w:val="191919"/>
          <w:sz w:val="20"/>
          <w:szCs w:val="20"/>
        </w:rPr>
        <w:t>and</w:t>
      </w:r>
      <w:r>
        <w:rPr>
          <w:rFonts w:ascii="Times New Roman" w:hAnsi="Times New Roman"/>
          <w:color w:val="191919"/>
          <w:spacing w:val="-4"/>
          <w:sz w:val="20"/>
          <w:szCs w:val="20"/>
        </w:rPr>
        <w:t xml:space="preserve"> </w:t>
      </w:r>
      <w:r>
        <w:rPr>
          <w:rFonts w:ascii="Times New Roman" w:hAnsi="Times New Roman"/>
          <w:color w:val="191919"/>
          <w:sz w:val="20"/>
          <w:szCs w:val="20"/>
        </w:rPr>
        <w:t>youth</w:t>
      </w:r>
      <w:r>
        <w:rPr>
          <w:rFonts w:ascii="Times New Roman" w:hAnsi="Times New Roman"/>
          <w:color w:val="191919"/>
          <w:spacing w:val="-4"/>
          <w:sz w:val="20"/>
          <w:szCs w:val="20"/>
        </w:rPr>
        <w:t xml:space="preserve"> </w:t>
      </w:r>
      <w:r>
        <w:rPr>
          <w:rFonts w:ascii="Times New Roman" w:hAnsi="Times New Roman"/>
          <w:color w:val="191919"/>
          <w:sz w:val="20"/>
          <w:szCs w:val="20"/>
        </w:rPr>
        <w:t>eligible</w:t>
      </w:r>
      <w:r>
        <w:rPr>
          <w:rFonts w:ascii="Times New Roman" w:hAnsi="Times New Roman"/>
          <w:color w:val="191919"/>
          <w:spacing w:val="-4"/>
          <w:sz w:val="20"/>
          <w:szCs w:val="20"/>
        </w:rPr>
        <w:t xml:space="preserve"> </w:t>
      </w:r>
      <w:r>
        <w:rPr>
          <w:rFonts w:ascii="Times New Roman" w:hAnsi="Times New Roman"/>
          <w:color w:val="191919"/>
          <w:sz w:val="20"/>
          <w:szCs w:val="20"/>
        </w:rPr>
        <w:t>for</w:t>
      </w:r>
      <w:r>
        <w:rPr>
          <w:rFonts w:ascii="Times New Roman" w:hAnsi="Times New Roman"/>
          <w:color w:val="191919"/>
          <w:spacing w:val="-4"/>
          <w:sz w:val="20"/>
          <w:szCs w:val="20"/>
        </w:rPr>
        <w:t xml:space="preserve"> </w:t>
      </w:r>
      <w:r>
        <w:rPr>
          <w:rFonts w:ascii="Times New Roman" w:hAnsi="Times New Roman"/>
          <w:color w:val="191919"/>
          <w:sz w:val="20"/>
          <w:szCs w:val="20"/>
        </w:rPr>
        <w:t>services</w:t>
      </w:r>
      <w:r>
        <w:rPr>
          <w:rFonts w:ascii="Times New Roman" w:hAnsi="Times New Roman"/>
          <w:color w:val="191919"/>
          <w:spacing w:val="-4"/>
          <w:sz w:val="20"/>
          <w:szCs w:val="20"/>
        </w:rPr>
        <w:t xml:space="preserve"> </w:t>
      </w:r>
      <w:r>
        <w:rPr>
          <w:rFonts w:ascii="Times New Roman" w:hAnsi="Times New Roman"/>
          <w:color w:val="191919"/>
          <w:sz w:val="20"/>
          <w:szCs w:val="20"/>
        </w:rPr>
        <w:t>in</w:t>
      </w:r>
      <w:r>
        <w:rPr>
          <w:rFonts w:ascii="Times New Roman" w:hAnsi="Times New Roman"/>
          <w:color w:val="191919"/>
          <w:spacing w:val="-4"/>
          <w:sz w:val="20"/>
          <w:szCs w:val="20"/>
        </w:rPr>
        <w:t xml:space="preserve"> </w:t>
      </w:r>
      <w:r>
        <w:rPr>
          <w:rFonts w:ascii="Times New Roman" w:hAnsi="Times New Roman"/>
          <w:color w:val="191919"/>
          <w:sz w:val="20"/>
          <w:szCs w:val="20"/>
        </w:rPr>
        <w:t>intellectual disabilities on the severe, moderate and mild levels. Perquisites: SPED 5501 or SPED 2230</w:t>
      </w:r>
    </w:p>
    <w:p w:rsidR="00F42301" w:rsidRDefault="00F42301" w:rsidP="00721764">
      <w:pPr>
        <w:widowControl w:val="0"/>
        <w:autoSpaceDE w:val="0"/>
        <w:autoSpaceDN w:val="0"/>
        <w:adjustRightInd w:val="0"/>
        <w:spacing w:after="0" w:line="225" w:lineRule="exact"/>
        <w:ind w:left="1929"/>
        <w:rPr>
          <w:rFonts w:ascii="Times New Roman" w:hAnsi="Times New Roman"/>
          <w:color w:val="000000"/>
          <w:sz w:val="20"/>
          <w:szCs w:val="20"/>
        </w:rPr>
      </w:pPr>
      <w:r>
        <w:rPr>
          <w:rFonts w:ascii="Times New Roman" w:hAnsi="Times New Roman"/>
          <w:b/>
          <w:bCs/>
          <w:color w:val="191919"/>
          <w:sz w:val="20"/>
          <w:szCs w:val="20"/>
        </w:rPr>
        <w:t>SPED</w:t>
      </w:r>
      <w:r>
        <w:rPr>
          <w:rFonts w:ascii="Times New Roman" w:hAnsi="Times New Roman"/>
          <w:b/>
          <w:bCs/>
          <w:color w:val="191919"/>
          <w:spacing w:val="-5"/>
          <w:sz w:val="20"/>
          <w:szCs w:val="20"/>
        </w:rPr>
        <w:t xml:space="preserve"> </w:t>
      </w:r>
      <w:r>
        <w:rPr>
          <w:rFonts w:ascii="Times New Roman" w:hAnsi="Times New Roman"/>
          <w:b/>
          <w:bCs/>
          <w:color w:val="191919"/>
          <w:sz w:val="20"/>
          <w:szCs w:val="20"/>
        </w:rPr>
        <w:t>5522</w:t>
      </w:r>
      <w:r>
        <w:rPr>
          <w:rFonts w:ascii="Times New Roman" w:hAnsi="Times New Roman"/>
          <w:b/>
          <w:bCs/>
          <w:color w:val="191919"/>
          <w:spacing w:val="-5"/>
          <w:sz w:val="20"/>
          <w:szCs w:val="20"/>
        </w:rPr>
        <w:t xml:space="preserve"> </w:t>
      </w:r>
      <w:r>
        <w:rPr>
          <w:rFonts w:ascii="Times New Roman" w:hAnsi="Times New Roman"/>
          <w:b/>
          <w:bCs/>
          <w:color w:val="191919"/>
          <w:sz w:val="20"/>
          <w:szCs w:val="20"/>
        </w:rPr>
        <w:t>-</w:t>
      </w:r>
      <w:r>
        <w:rPr>
          <w:rFonts w:ascii="Times New Roman" w:hAnsi="Times New Roman"/>
          <w:b/>
          <w:bCs/>
          <w:color w:val="191919"/>
          <w:spacing w:val="-9"/>
          <w:sz w:val="20"/>
          <w:szCs w:val="20"/>
        </w:rPr>
        <w:t xml:space="preserve"> </w:t>
      </w:r>
      <w:r>
        <w:rPr>
          <w:rFonts w:ascii="Times New Roman" w:hAnsi="Times New Roman"/>
          <w:b/>
          <w:bCs/>
          <w:color w:val="191919"/>
          <w:spacing w:val="-18"/>
          <w:sz w:val="20"/>
          <w:szCs w:val="20"/>
        </w:rPr>
        <w:t>T</w:t>
      </w:r>
      <w:r>
        <w:rPr>
          <w:rFonts w:ascii="Times New Roman" w:hAnsi="Times New Roman"/>
          <w:b/>
          <w:bCs/>
          <w:color w:val="191919"/>
          <w:sz w:val="20"/>
          <w:szCs w:val="20"/>
        </w:rPr>
        <w:t>eaching</w:t>
      </w:r>
      <w:r>
        <w:rPr>
          <w:rFonts w:ascii="Times New Roman" w:hAnsi="Times New Roman"/>
          <w:b/>
          <w:bCs/>
          <w:color w:val="191919"/>
          <w:spacing w:val="-5"/>
          <w:sz w:val="20"/>
          <w:szCs w:val="20"/>
        </w:rPr>
        <w:t xml:space="preserve"> </w:t>
      </w:r>
      <w:r>
        <w:rPr>
          <w:rFonts w:ascii="Times New Roman" w:hAnsi="Times New Roman"/>
          <w:b/>
          <w:bCs/>
          <w:color w:val="191919"/>
          <w:sz w:val="20"/>
          <w:szCs w:val="20"/>
        </w:rPr>
        <w:t>the</w:t>
      </w:r>
      <w:r>
        <w:rPr>
          <w:rFonts w:ascii="Times New Roman" w:hAnsi="Times New Roman"/>
          <w:b/>
          <w:bCs/>
          <w:color w:val="191919"/>
          <w:spacing w:val="-5"/>
          <w:sz w:val="20"/>
          <w:szCs w:val="20"/>
        </w:rPr>
        <w:t xml:space="preserve"> </w:t>
      </w:r>
      <w:r>
        <w:rPr>
          <w:rFonts w:ascii="Times New Roman" w:hAnsi="Times New Roman"/>
          <w:b/>
          <w:bCs/>
          <w:color w:val="191919"/>
          <w:sz w:val="20"/>
          <w:szCs w:val="20"/>
        </w:rPr>
        <w:t>P</w:t>
      </w:r>
      <w:r>
        <w:rPr>
          <w:rFonts w:ascii="Times New Roman" w:hAnsi="Times New Roman"/>
          <w:b/>
          <w:bCs/>
          <w:color w:val="191919"/>
          <w:spacing w:val="-4"/>
          <w:sz w:val="20"/>
          <w:szCs w:val="20"/>
        </w:rPr>
        <w:t>r</w:t>
      </w:r>
      <w:r>
        <w:rPr>
          <w:rFonts w:ascii="Times New Roman" w:hAnsi="Times New Roman"/>
          <w:b/>
          <w:bCs/>
          <w:color w:val="191919"/>
          <w:sz w:val="20"/>
          <w:szCs w:val="20"/>
        </w:rPr>
        <w:t>eschool</w:t>
      </w:r>
      <w:r>
        <w:rPr>
          <w:rFonts w:ascii="Times New Roman" w:hAnsi="Times New Roman"/>
          <w:b/>
          <w:bCs/>
          <w:color w:val="191919"/>
          <w:spacing w:val="-5"/>
          <w:sz w:val="20"/>
          <w:szCs w:val="20"/>
        </w:rPr>
        <w:t xml:space="preserve"> </w:t>
      </w:r>
      <w:r>
        <w:rPr>
          <w:rFonts w:ascii="Times New Roman" w:hAnsi="Times New Roman"/>
          <w:b/>
          <w:bCs/>
          <w:color w:val="191919"/>
          <w:sz w:val="20"/>
          <w:szCs w:val="20"/>
        </w:rPr>
        <w:t>Exceptional</w:t>
      </w:r>
      <w:r>
        <w:rPr>
          <w:rFonts w:ascii="Times New Roman" w:hAnsi="Times New Roman"/>
          <w:b/>
          <w:bCs/>
          <w:color w:val="191919"/>
          <w:spacing w:val="-5"/>
          <w:sz w:val="20"/>
          <w:szCs w:val="20"/>
        </w:rPr>
        <w:t xml:space="preserve"> </w:t>
      </w:r>
      <w:r>
        <w:rPr>
          <w:rFonts w:ascii="Times New Roman" w:hAnsi="Times New Roman"/>
          <w:b/>
          <w:bCs/>
          <w:color w:val="191919"/>
          <w:sz w:val="20"/>
          <w:szCs w:val="20"/>
        </w:rPr>
        <w:t>Child.......................................................3(3-0)</w:t>
      </w:r>
    </w:p>
    <w:p w:rsidR="00F42301" w:rsidRDefault="00F42301" w:rsidP="00721764">
      <w:pPr>
        <w:widowControl w:val="0"/>
        <w:autoSpaceDE w:val="0"/>
        <w:autoSpaceDN w:val="0"/>
        <w:adjustRightInd w:val="0"/>
        <w:spacing w:before="13" w:after="0" w:line="250" w:lineRule="auto"/>
        <w:ind w:left="1894" w:right="895" w:firstLine="360"/>
        <w:jc w:val="right"/>
        <w:rPr>
          <w:rFonts w:ascii="Times New Roman" w:hAnsi="Times New Roman"/>
          <w:color w:val="000000"/>
          <w:sz w:val="20"/>
          <w:szCs w:val="20"/>
        </w:rPr>
      </w:pPr>
      <w:r w:rsidRPr="003F2CF3">
        <w:rPr>
          <w:rFonts w:ascii="Calibri" w:hAnsi="Calibri"/>
          <w:noProof/>
          <w:lang w:eastAsia="en-US"/>
        </w:rPr>
        <w:pict>
          <v:shape id="_x0000_s3837" type="#_x0000_t202" style="position:absolute;left:0;text-align:left;margin-left:18pt;margin-top:31.75pt;width:1in;height:270.7pt;z-index:-251486208;mso-position-horizontal-relative:page" o:allowincell="f" filled="f" stroked="f">
            <v:textbox style="layout-flow:vertical;mso-layout-flow-alt:bottom-to-top" inset="0,0,0,0">
              <w:txbxContent>
                <w:p w:rsidR="00F42301" w:rsidRDefault="00F42301" w:rsidP="00721764">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P</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ROGRAM</w:t>
                  </w:r>
                  <w:r>
                    <w:rPr>
                      <w:rFonts w:ascii="Impact" w:hAnsi="Impact" w:cs="Impact"/>
                      <w:color w:val="A3A3A3"/>
                      <w:position w:val="1"/>
                      <w:sz w:val="105"/>
                      <w:szCs w:val="105"/>
                    </w:rPr>
                    <w:t>S</w:t>
                  </w:r>
                  <w:r>
                    <w:rPr>
                      <w:rFonts w:ascii="Impact" w:hAnsi="Impact" w:cs="Impact"/>
                      <w:color w:val="A3A3A3"/>
                      <w:spacing w:val="-115"/>
                      <w:position w:val="1"/>
                      <w:sz w:val="105"/>
                      <w:szCs w:val="105"/>
                    </w:rPr>
                    <w:t xml:space="preserve"> </w:t>
                  </w:r>
                </w:p>
              </w:txbxContent>
            </v:textbox>
            <w10:wrap anchorx="page"/>
          </v:shape>
        </w:pict>
      </w:r>
      <w:r>
        <w:rPr>
          <w:rFonts w:ascii="Times New Roman" w:hAnsi="Times New Roman"/>
          <w:color w:val="191919"/>
          <w:spacing w:val="-1"/>
          <w:sz w:val="20"/>
          <w:szCs w:val="20"/>
        </w:rPr>
        <w:t>Thi</w:t>
      </w:r>
      <w:r>
        <w:rPr>
          <w:rFonts w:ascii="Times New Roman" w:hAnsi="Times New Roman"/>
          <w:color w:val="191919"/>
          <w:sz w:val="20"/>
          <w:szCs w:val="20"/>
        </w:rPr>
        <w:t>s</w:t>
      </w:r>
      <w:r>
        <w:rPr>
          <w:rFonts w:ascii="Times New Roman" w:hAnsi="Times New Roman"/>
          <w:color w:val="191919"/>
          <w:spacing w:val="-9"/>
          <w:sz w:val="20"/>
          <w:szCs w:val="20"/>
        </w:rPr>
        <w:t xml:space="preserve"> </w:t>
      </w:r>
      <w:r>
        <w:rPr>
          <w:rFonts w:ascii="Times New Roman" w:hAnsi="Times New Roman"/>
          <w:color w:val="191919"/>
          <w:spacing w:val="-1"/>
          <w:sz w:val="20"/>
          <w:szCs w:val="20"/>
        </w:rPr>
        <w:t>cours</w:t>
      </w:r>
      <w:r>
        <w:rPr>
          <w:rFonts w:ascii="Times New Roman" w:hAnsi="Times New Roman"/>
          <w:color w:val="191919"/>
          <w:sz w:val="20"/>
          <w:szCs w:val="20"/>
        </w:rPr>
        <w:t>e</w:t>
      </w:r>
      <w:r>
        <w:rPr>
          <w:rFonts w:ascii="Times New Roman" w:hAnsi="Times New Roman"/>
          <w:color w:val="191919"/>
          <w:spacing w:val="-9"/>
          <w:sz w:val="20"/>
          <w:szCs w:val="20"/>
        </w:rPr>
        <w:t xml:space="preserve"> </w:t>
      </w:r>
      <w:r>
        <w:rPr>
          <w:rFonts w:ascii="Times New Roman" w:hAnsi="Times New Roman"/>
          <w:color w:val="191919"/>
          <w:spacing w:val="-1"/>
          <w:sz w:val="20"/>
          <w:szCs w:val="20"/>
        </w:rPr>
        <w:t>emphasize</w:t>
      </w:r>
      <w:r>
        <w:rPr>
          <w:rFonts w:ascii="Times New Roman" w:hAnsi="Times New Roman"/>
          <w:color w:val="191919"/>
          <w:sz w:val="20"/>
          <w:szCs w:val="20"/>
        </w:rPr>
        <w:t>s</w:t>
      </w:r>
      <w:r>
        <w:rPr>
          <w:rFonts w:ascii="Times New Roman" w:hAnsi="Times New Roman"/>
          <w:color w:val="191919"/>
          <w:spacing w:val="-9"/>
          <w:sz w:val="20"/>
          <w:szCs w:val="20"/>
        </w:rPr>
        <w:t xml:space="preserve"> </w:t>
      </w:r>
      <w:r>
        <w:rPr>
          <w:rFonts w:ascii="Times New Roman" w:hAnsi="Times New Roman"/>
          <w:color w:val="191919"/>
          <w:spacing w:val="-1"/>
          <w:sz w:val="20"/>
          <w:szCs w:val="20"/>
        </w:rPr>
        <w:t>th</w:t>
      </w:r>
      <w:r>
        <w:rPr>
          <w:rFonts w:ascii="Times New Roman" w:hAnsi="Times New Roman"/>
          <w:color w:val="191919"/>
          <w:sz w:val="20"/>
          <w:szCs w:val="20"/>
        </w:rPr>
        <w:t>e</w:t>
      </w:r>
      <w:r>
        <w:rPr>
          <w:rFonts w:ascii="Times New Roman" w:hAnsi="Times New Roman"/>
          <w:color w:val="191919"/>
          <w:spacing w:val="-9"/>
          <w:sz w:val="20"/>
          <w:szCs w:val="20"/>
        </w:rPr>
        <w:t xml:space="preserve"> </w:t>
      </w:r>
      <w:r>
        <w:rPr>
          <w:rFonts w:ascii="Times New Roman" w:hAnsi="Times New Roman"/>
          <w:color w:val="191919"/>
          <w:spacing w:val="-1"/>
          <w:sz w:val="20"/>
          <w:szCs w:val="20"/>
        </w:rPr>
        <w:t>methods</w:t>
      </w:r>
      <w:r>
        <w:rPr>
          <w:rFonts w:ascii="Times New Roman" w:hAnsi="Times New Roman"/>
          <w:color w:val="191919"/>
          <w:sz w:val="20"/>
          <w:szCs w:val="20"/>
        </w:rPr>
        <w:t>,</w:t>
      </w:r>
      <w:r>
        <w:rPr>
          <w:rFonts w:ascii="Times New Roman" w:hAnsi="Times New Roman"/>
          <w:color w:val="191919"/>
          <w:spacing w:val="-9"/>
          <w:sz w:val="20"/>
          <w:szCs w:val="20"/>
        </w:rPr>
        <w:t xml:space="preserve"> </w:t>
      </w:r>
      <w:r>
        <w:rPr>
          <w:rFonts w:ascii="Times New Roman" w:hAnsi="Times New Roman"/>
          <w:color w:val="191919"/>
          <w:spacing w:val="-1"/>
          <w:sz w:val="20"/>
          <w:szCs w:val="20"/>
        </w:rPr>
        <w:t>mode</w:t>
      </w:r>
      <w:r>
        <w:rPr>
          <w:rFonts w:ascii="Times New Roman" w:hAnsi="Times New Roman"/>
          <w:color w:val="191919"/>
          <w:sz w:val="20"/>
          <w:szCs w:val="20"/>
        </w:rPr>
        <w:t>s</w:t>
      </w:r>
      <w:r>
        <w:rPr>
          <w:rFonts w:ascii="Times New Roman" w:hAnsi="Times New Roman"/>
          <w:color w:val="191919"/>
          <w:spacing w:val="-9"/>
          <w:sz w:val="20"/>
          <w:szCs w:val="20"/>
        </w:rPr>
        <w:t xml:space="preserve"> </w:t>
      </w:r>
      <w:r>
        <w:rPr>
          <w:rFonts w:ascii="Times New Roman" w:hAnsi="Times New Roman"/>
          <w:color w:val="191919"/>
          <w:spacing w:val="-1"/>
          <w:sz w:val="20"/>
          <w:szCs w:val="20"/>
        </w:rPr>
        <w:t>o</w:t>
      </w:r>
      <w:r>
        <w:rPr>
          <w:rFonts w:ascii="Times New Roman" w:hAnsi="Times New Roman"/>
          <w:color w:val="191919"/>
          <w:sz w:val="20"/>
          <w:szCs w:val="20"/>
        </w:rPr>
        <w:t>f</w:t>
      </w:r>
      <w:r>
        <w:rPr>
          <w:rFonts w:ascii="Times New Roman" w:hAnsi="Times New Roman"/>
          <w:color w:val="191919"/>
          <w:spacing w:val="-9"/>
          <w:sz w:val="20"/>
          <w:szCs w:val="20"/>
        </w:rPr>
        <w:t xml:space="preserve"> </w:t>
      </w:r>
      <w:r>
        <w:rPr>
          <w:rFonts w:ascii="Times New Roman" w:hAnsi="Times New Roman"/>
          <w:color w:val="191919"/>
          <w:spacing w:val="-1"/>
          <w:sz w:val="20"/>
          <w:szCs w:val="20"/>
        </w:rPr>
        <w:t>evaluatin</w:t>
      </w:r>
      <w:r>
        <w:rPr>
          <w:rFonts w:ascii="Times New Roman" w:hAnsi="Times New Roman"/>
          <w:color w:val="191919"/>
          <w:sz w:val="20"/>
          <w:szCs w:val="20"/>
        </w:rPr>
        <w:t>g</w:t>
      </w:r>
      <w:r>
        <w:rPr>
          <w:rFonts w:ascii="Times New Roman" w:hAnsi="Times New Roman"/>
          <w:color w:val="191919"/>
          <w:spacing w:val="-9"/>
          <w:sz w:val="20"/>
          <w:szCs w:val="20"/>
        </w:rPr>
        <w:t xml:space="preserve"> </w:t>
      </w:r>
      <w:r>
        <w:rPr>
          <w:rFonts w:ascii="Times New Roman" w:hAnsi="Times New Roman"/>
          <w:color w:val="191919"/>
          <w:spacing w:val="-1"/>
          <w:sz w:val="20"/>
          <w:szCs w:val="20"/>
        </w:rPr>
        <w:t>an</w:t>
      </w:r>
      <w:r>
        <w:rPr>
          <w:rFonts w:ascii="Times New Roman" w:hAnsi="Times New Roman"/>
          <w:color w:val="191919"/>
          <w:sz w:val="20"/>
          <w:szCs w:val="20"/>
        </w:rPr>
        <w:t>d</w:t>
      </w:r>
      <w:r>
        <w:rPr>
          <w:rFonts w:ascii="Times New Roman" w:hAnsi="Times New Roman"/>
          <w:color w:val="191919"/>
          <w:spacing w:val="-9"/>
          <w:sz w:val="20"/>
          <w:szCs w:val="20"/>
        </w:rPr>
        <w:t xml:space="preserve"> </w:t>
      </w:r>
      <w:r>
        <w:rPr>
          <w:rFonts w:ascii="Times New Roman" w:hAnsi="Times New Roman"/>
          <w:color w:val="191919"/>
          <w:spacing w:val="-1"/>
          <w:sz w:val="20"/>
          <w:szCs w:val="20"/>
        </w:rPr>
        <w:t>othe</w:t>
      </w:r>
      <w:r>
        <w:rPr>
          <w:rFonts w:ascii="Times New Roman" w:hAnsi="Times New Roman"/>
          <w:color w:val="191919"/>
          <w:sz w:val="20"/>
          <w:szCs w:val="20"/>
        </w:rPr>
        <w:t>r</w:t>
      </w:r>
      <w:r>
        <w:rPr>
          <w:rFonts w:ascii="Times New Roman" w:hAnsi="Times New Roman"/>
          <w:color w:val="191919"/>
          <w:spacing w:val="-9"/>
          <w:sz w:val="20"/>
          <w:szCs w:val="20"/>
        </w:rPr>
        <w:t xml:space="preserve"> </w:t>
      </w:r>
      <w:r>
        <w:rPr>
          <w:rFonts w:ascii="Times New Roman" w:hAnsi="Times New Roman"/>
          <w:color w:val="191919"/>
          <w:spacing w:val="-1"/>
          <w:sz w:val="20"/>
          <w:szCs w:val="20"/>
        </w:rPr>
        <w:t>skill</w:t>
      </w:r>
      <w:r>
        <w:rPr>
          <w:rFonts w:ascii="Times New Roman" w:hAnsi="Times New Roman"/>
          <w:color w:val="191919"/>
          <w:sz w:val="20"/>
          <w:szCs w:val="20"/>
        </w:rPr>
        <w:t>s</w:t>
      </w:r>
      <w:r>
        <w:rPr>
          <w:rFonts w:ascii="Times New Roman" w:hAnsi="Times New Roman"/>
          <w:color w:val="191919"/>
          <w:spacing w:val="-9"/>
          <w:sz w:val="20"/>
          <w:szCs w:val="20"/>
        </w:rPr>
        <w:t xml:space="preserve"> </w:t>
      </w:r>
      <w:r>
        <w:rPr>
          <w:rFonts w:ascii="Times New Roman" w:hAnsi="Times New Roman"/>
          <w:color w:val="191919"/>
          <w:spacing w:val="-1"/>
          <w:sz w:val="20"/>
          <w:szCs w:val="20"/>
        </w:rPr>
        <w:t>require</w:t>
      </w:r>
      <w:r>
        <w:rPr>
          <w:rFonts w:ascii="Times New Roman" w:hAnsi="Times New Roman"/>
          <w:color w:val="191919"/>
          <w:sz w:val="20"/>
          <w:szCs w:val="20"/>
        </w:rPr>
        <w:t>d</w:t>
      </w:r>
      <w:r>
        <w:rPr>
          <w:rFonts w:ascii="Times New Roman" w:hAnsi="Times New Roman"/>
          <w:color w:val="191919"/>
          <w:spacing w:val="-9"/>
          <w:sz w:val="20"/>
          <w:szCs w:val="20"/>
        </w:rPr>
        <w:t xml:space="preserve"> </w:t>
      </w:r>
      <w:r>
        <w:rPr>
          <w:rFonts w:ascii="Times New Roman" w:hAnsi="Times New Roman"/>
          <w:color w:val="191919"/>
          <w:spacing w:val="-1"/>
          <w:sz w:val="20"/>
          <w:szCs w:val="20"/>
        </w:rPr>
        <w:t>fo</w:t>
      </w:r>
      <w:r>
        <w:rPr>
          <w:rFonts w:ascii="Times New Roman" w:hAnsi="Times New Roman"/>
          <w:color w:val="191919"/>
          <w:sz w:val="20"/>
          <w:szCs w:val="20"/>
        </w:rPr>
        <w:t>r</w:t>
      </w:r>
      <w:r>
        <w:rPr>
          <w:rFonts w:ascii="Times New Roman" w:hAnsi="Times New Roman"/>
          <w:color w:val="191919"/>
          <w:spacing w:val="-9"/>
          <w:sz w:val="20"/>
          <w:szCs w:val="20"/>
        </w:rPr>
        <w:t xml:space="preserve"> </w:t>
      </w:r>
      <w:r>
        <w:rPr>
          <w:rFonts w:ascii="Times New Roman" w:hAnsi="Times New Roman"/>
          <w:color w:val="191919"/>
          <w:spacing w:val="-1"/>
          <w:sz w:val="20"/>
          <w:szCs w:val="20"/>
        </w:rPr>
        <w:t>th</w:t>
      </w:r>
      <w:r>
        <w:rPr>
          <w:rFonts w:ascii="Times New Roman" w:hAnsi="Times New Roman"/>
          <w:color w:val="191919"/>
          <w:sz w:val="20"/>
          <w:szCs w:val="20"/>
        </w:rPr>
        <w:t>e</w:t>
      </w:r>
      <w:r>
        <w:rPr>
          <w:rFonts w:ascii="Times New Roman" w:hAnsi="Times New Roman"/>
          <w:color w:val="191919"/>
          <w:spacing w:val="-9"/>
          <w:sz w:val="20"/>
          <w:szCs w:val="20"/>
        </w:rPr>
        <w:t xml:space="preserve"> </w:t>
      </w:r>
      <w:r>
        <w:rPr>
          <w:rFonts w:ascii="Times New Roman" w:hAnsi="Times New Roman"/>
          <w:color w:val="191919"/>
          <w:spacing w:val="-1"/>
          <w:sz w:val="20"/>
          <w:szCs w:val="20"/>
        </w:rPr>
        <w:t xml:space="preserve">teach- </w:t>
      </w:r>
      <w:r>
        <w:rPr>
          <w:rFonts w:ascii="Times New Roman" w:hAnsi="Times New Roman"/>
          <w:color w:val="191919"/>
          <w:sz w:val="20"/>
          <w:szCs w:val="20"/>
        </w:rPr>
        <w:t>ing</w:t>
      </w:r>
      <w:r>
        <w:rPr>
          <w:rFonts w:ascii="Times New Roman" w:hAnsi="Times New Roman"/>
          <w:color w:val="191919"/>
          <w:spacing w:val="-3"/>
          <w:sz w:val="20"/>
          <w:szCs w:val="20"/>
        </w:rPr>
        <w:t xml:space="preserve"> </w:t>
      </w:r>
      <w:r>
        <w:rPr>
          <w:rFonts w:ascii="Times New Roman" w:hAnsi="Times New Roman"/>
          <w:color w:val="191919"/>
          <w:sz w:val="20"/>
          <w:szCs w:val="20"/>
        </w:rPr>
        <w:t>of</w:t>
      </w:r>
      <w:r>
        <w:rPr>
          <w:rFonts w:ascii="Times New Roman" w:hAnsi="Times New Roman"/>
          <w:color w:val="191919"/>
          <w:spacing w:val="-3"/>
          <w:sz w:val="20"/>
          <w:szCs w:val="20"/>
        </w:rPr>
        <w:t xml:space="preserve"> </w:t>
      </w:r>
      <w:r>
        <w:rPr>
          <w:rFonts w:ascii="Times New Roman" w:hAnsi="Times New Roman"/>
          <w:color w:val="191919"/>
          <w:sz w:val="20"/>
          <w:szCs w:val="20"/>
        </w:rPr>
        <w:t>preschool</w:t>
      </w:r>
      <w:r>
        <w:rPr>
          <w:rFonts w:ascii="Times New Roman" w:hAnsi="Times New Roman"/>
          <w:color w:val="191919"/>
          <w:spacing w:val="-3"/>
          <w:sz w:val="20"/>
          <w:szCs w:val="20"/>
        </w:rPr>
        <w:t xml:space="preserve"> </w:t>
      </w:r>
      <w:r>
        <w:rPr>
          <w:rFonts w:ascii="Times New Roman" w:hAnsi="Times New Roman"/>
          <w:color w:val="191919"/>
          <w:sz w:val="20"/>
          <w:szCs w:val="20"/>
        </w:rPr>
        <w:t>handicapped</w:t>
      </w:r>
      <w:r>
        <w:rPr>
          <w:rFonts w:ascii="Times New Roman" w:hAnsi="Times New Roman"/>
          <w:color w:val="191919"/>
          <w:spacing w:val="-3"/>
          <w:sz w:val="20"/>
          <w:szCs w:val="20"/>
        </w:rPr>
        <w:t xml:space="preserve"> </w:t>
      </w:r>
      <w:r>
        <w:rPr>
          <w:rFonts w:ascii="Times New Roman" w:hAnsi="Times New Roman"/>
          <w:color w:val="191919"/>
          <w:sz w:val="20"/>
          <w:szCs w:val="20"/>
        </w:rPr>
        <w:t>infants</w:t>
      </w:r>
      <w:r>
        <w:rPr>
          <w:rFonts w:ascii="Times New Roman" w:hAnsi="Times New Roman"/>
          <w:color w:val="191919"/>
          <w:spacing w:val="-3"/>
          <w:sz w:val="20"/>
          <w:szCs w:val="20"/>
        </w:rPr>
        <w:t xml:space="preserve"> </w:t>
      </w:r>
      <w:r>
        <w:rPr>
          <w:rFonts w:ascii="Times New Roman" w:hAnsi="Times New Roman"/>
          <w:color w:val="191919"/>
          <w:sz w:val="20"/>
          <w:szCs w:val="20"/>
        </w:rPr>
        <w:t>and</w:t>
      </w:r>
      <w:r>
        <w:rPr>
          <w:rFonts w:ascii="Times New Roman" w:hAnsi="Times New Roman"/>
          <w:color w:val="191919"/>
          <w:spacing w:val="-3"/>
          <w:sz w:val="20"/>
          <w:szCs w:val="20"/>
        </w:rPr>
        <w:t xml:space="preserve"> </w:t>
      </w:r>
      <w:r>
        <w:rPr>
          <w:rFonts w:ascii="Times New Roman" w:hAnsi="Times New Roman"/>
          <w:color w:val="191919"/>
          <w:sz w:val="20"/>
          <w:szCs w:val="20"/>
        </w:rPr>
        <w:t>toddlers.</w:t>
      </w:r>
      <w:r>
        <w:rPr>
          <w:rFonts w:ascii="Times New Roman" w:hAnsi="Times New Roman"/>
          <w:color w:val="191919"/>
          <w:spacing w:val="-6"/>
          <w:sz w:val="20"/>
          <w:szCs w:val="20"/>
        </w:rPr>
        <w:t xml:space="preserve"> </w:t>
      </w:r>
      <w:r>
        <w:rPr>
          <w:rFonts w:ascii="Times New Roman" w:hAnsi="Times New Roman"/>
          <w:color w:val="191919"/>
          <w:sz w:val="20"/>
          <w:szCs w:val="20"/>
        </w:rPr>
        <w:t>The</w:t>
      </w:r>
      <w:r>
        <w:rPr>
          <w:rFonts w:ascii="Times New Roman" w:hAnsi="Times New Roman"/>
          <w:color w:val="191919"/>
          <w:spacing w:val="-3"/>
          <w:sz w:val="20"/>
          <w:szCs w:val="20"/>
        </w:rPr>
        <w:t xml:space="preserve"> </w:t>
      </w:r>
      <w:r>
        <w:rPr>
          <w:rFonts w:ascii="Times New Roman" w:hAnsi="Times New Roman"/>
          <w:color w:val="191919"/>
          <w:sz w:val="20"/>
          <w:szCs w:val="20"/>
        </w:rPr>
        <w:t>areas</w:t>
      </w:r>
      <w:r>
        <w:rPr>
          <w:rFonts w:ascii="Times New Roman" w:hAnsi="Times New Roman"/>
          <w:color w:val="191919"/>
          <w:spacing w:val="-3"/>
          <w:sz w:val="20"/>
          <w:szCs w:val="20"/>
        </w:rPr>
        <w:t xml:space="preserve"> </w:t>
      </w:r>
      <w:r>
        <w:rPr>
          <w:rFonts w:ascii="Times New Roman" w:hAnsi="Times New Roman"/>
          <w:color w:val="191919"/>
          <w:sz w:val="20"/>
          <w:szCs w:val="20"/>
        </w:rPr>
        <w:t>to</w:t>
      </w:r>
      <w:r>
        <w:rPr>
          <w:rFonts w:ascii="Times New Roman" w:hAnsi="Times New Roman"/>
          <w:color w:val="191919"/>
          <w:spacing w:val="-3"/>
          <w:sz w:val="20"/>
          <w:szCs w:val="20"/>
        </w:rPr>
        <w:t xml:space="preserve"> </w:t>
      </w:r>
      <w:r>
        <w:rPr>
          <w:rFonts w:ascii="Times New Roman" w:hAnsi="Times New Roman"/>
          <w:color w:val="191919"/>
          <w:sz w:val="20"/>
          <w:szCs w:val="20"/>
        </w:rPr>
        <w:t>be</w:t>
      </w:r>
      <w:r>
        <w:rPr>
          <w:rFonts w:ascii="Times New Roman" w:hAnsi="Times New Roman"/>
          <w:color w:val="191919"/>
          <w:spacing w:val="-3"/>
          <w:sz w:val="20"/>
          <w:szCs w:val="20"/>
        </w:rPr>
        <w:t xml:space="preserve"> </w:t>
      </w:r>
      <w:r>
        <w:rPr>
          <w:rFonts w:ascii="Times New Roman" w:hAnsi="Times New Roman"/>
          <w:color w:val="191919"/>
          <w:sz w:val="20"/>
          <w:szCs w:val="20"/>
        </w:rPr>
        <w:t>covered</w:t>
      </w:r>
      <w:r>
        <w:rPr>
          <w:rFonts w:ascii="Times New Roman" w:hAnsi="Times New Roman"/>
          <w:color w:val="191919"/>
          <w:spacing w:val="-3"/>
          <w:sz w:val="20"/>
          <w:szCs w:val="20"/>
        </w:rPr>
        <w:t xml:space="preserve"> </w:t>
      </w:r>
      <w:r>
        <w:rPr>
          <w:rFonts w:ascii="Times New Roman" w:hAnsi="Times New Roman"/>
          <w:color w:val="191919"/>
          <w:sz w:val="20"/>
          <w:szCs w:val="20"/>
        </w:rPr>
        <w:t>include</w:t>
      </w:r>
      <w:r>
        <w:rPr>
          <w:rFonts w:ascii="Times New Roman" w:hAnsi="Times New Roman"/>
          <w:color w:val="191919"/>
          <w:spacing w:val="-3"/>
          <w:sz w:val="20"/>
          <w:szCs w:val="20"/>
        </w:rPr>
        <w:t xml:space="preserve"> </w:t>
      </w:r>
      <w:r>
        <w:rPr>
          <w:rFonts w:ascii="Times New Roman" w:hAnsi="Times New Roman"/>
          <w:color w:val="191919"/>
          <w:sz w:val="20"/>
          <w:szCs w:val="20"/>
        </w:rPr>
        <w:t xml:space="preserve">stimulation </w:t>
      </w:r>
      <w:r>
        <w:rPr>
          <w:rFonts w:ascii="Times New Roman" w:hAnsi="Times New Roman"/>
          <w:color w:val="191919"/>
          <w:spacing w:val="-1"/>
          <w:sz w:val="20"/>
          <w:szCs w:val="20"/>
        </w:rPr>
        <w:t>training</w:t>
      </w:r>
      <w:r>
        <w:rPr>
          <w:rFonts w:ascii="Times New Roman" w:hAnsi="Times New Roman"/>
          <w:color w:val="191919"/>
          <w:sz w:val="20"/>
          <w:szCs w:val="20"/>
        </w:rPr>
        <w:t>,</w:t>
      </w:r>
      <w:r>
        <w:rPr>
          <w:rFonts w:ascii="Times New Roman" w:hAnsi="Times New Roman"/>
          <w:color w:val="191919"/>
          <w:spacing w:val="-8"/>
          <w:sz w:val="20"/>
          <w:szCs w:val="20"/>
        </w:rPr>
        <w:t xml:space="preserve"> </w:t>
      </w:r>
      <w:r>
        <w:rPr>
          <w:rFonts w:ascii="Times New Roman" w:hAnsi="Times New Roman"/>
          <w:color w:val="191919"/>
          <w:spacing w:val="-1"/>
          <w:sz w:val="20"/>
          <w:szCs w:val="20"/>
        </w:rPr>
        <w:t>readines</w:t>
      </w:r>
      <w:r>
        <w:rPr>
          <w:rFonts w:ascii="Times New Roman" w:hAnsi="Times New Roman"/>
          <w:color w:val="191919"/>
          <w:sz w:val="20"/>
          <w:szCs w:val="20"/>
        </w:rPr>
        <w:t>s</w:t>
      </w:r>
      <w:r>
        <w:rPr>
          <w:rFonts w:ascii="Times New Roman" w:hAnsi="Times New Roman"/>
          <w:color w:val="191919"/>
          <w:spacing w:val="-8"/>
          <w:sz w:val="20"/>
          <w:szCs w:val="20"/>
        </w:rPr>
        <w:t xml:space="preserve"> </w:t>
      </w:r>
      <w:r>
        <w:rPr>
          <w:rFonts w:ascii="Times New Roman" w:hAnsi="Times New Roman"/>
          <w:color w:val="191919"/>
          <w:spacing w:val="-1"/>
          <w:sz w:val="20"/>
          <w:szCs w:val="20"/>
        </w:rPr>
        <w:t>programming</w:t>
      </w:r>
      <w:r>
        <w:rPr>
          <w:rFonts w:ascii="Times New Roman" w:hAnsi="Times New Roman"/>
          <w:color w:val="191919"/>
          <w:sz w:val="20"/>
          <w:szCs w:val="20"/>
        </w:rPr>
        <w:t>,</w:t>
      </w:r>
      <w:r>
        <w:rPr>
          <w:rFonts w:ascii="Times New Roman" w:hAnsi="Times New Roman"/>
          <w:color w:val="191919"/>
          <w:spacing w:val="-8"/>
          <w:sz w:val="20"/>
          <w:szCs w:val="20"/>
        </w:rPr>
        <w:t xml:space="preserve"> </w:t>
      </w:r>
      <w:r>
        <w:rPr>
          <w:rFonts w:ascii="Times New Roman" w:hAnsi="Times New Roman"/>
          <w:color w:val="191919"/>
          <w:spacing w:val="-1"/>
          <w:sz w:val="20"/>
          <w:szCs w:val="20"/>
        </w:rPr>
        <w:t>academi</w:t>
      </w:r>
      <w:r>
        <w:rPr>
          <w:rFonts w:ascii="Times New Roman" w:hAnsi="Times New Roman"/>
          <w:color w:val="191919"/>
          <w:sz w:val="20"/>
          <w:szCs w:val="20"/>
        </w:rPr>
        <w:t>c</w:t>
      </w:r>
      <w:r>
        <w:rPr>
          <w:rFonts w:ascii="Times New Roman" w:hAnsi="Times New Roman"/>
          <w:color w:val="191919"/>
          <w:spacing w:val="-8"/>
          <w:sz w:val="20"/>
          <w:szCs w:val="20"/>
        </w:rPr>
        <w:t xml:space="preserve"> </w:t>
      </w:r>
      <w:r>
        <w:rPr>
          <w:rFonts w:ascii="Times New Roman" w:hAnsi="Times New Roman"/>
          <w:color w:val="191919"/>
          <w:spacing w:val="-1"/>
          <w:sz w:val="20"/>
          <w:szCs w:val="20"/>
        </w:rPr>
        <w:t>an</w:t>
      </w:r>
      <w:r>
        <w:rPr>
          <w:rFonts w:ascii="Times New Roman" w:hAnsi="Times New Roman"/>
          <w:color w:val="191919"/>
          <w:sz w:val="20"/>
          <w:szCs w:val="20"/>
        </w:rPr>
        <w:t>d</w:t>
      </w:r>
      <w:r>
        <w:rPr>
          <w:rFonts w:ascii="Times New Roman" w:hAnsi="Times New Roman"/>
          <w:color w:val="191919"/>
          <w:spacing w:val="-8"/>
          <w:sz w:val="20"/>
          <w:szCs w:val="20"/>
        </w:rPr>
        <w:t xml:space="preserve"> </w:t>
      </w:r>
      <w:r>
        <w:rPr>
          <w:rFonts w:ascii="Times New Roman" w:hAnsi="Times New Roman"/>
          <w:color w:val="191919"/>
          <w:spacing w:val="-1"/>
          <w:sz w:val="20"/>
          <w:szCs w:val="20"/>
        </w:rPr>
        <w:t>socia</w:t>
      </w:r>
      <w:r>
        <w:rPr>
          <w:rFonts w:ascii="Times New Roman" w:hAnsi="Times New Roman"/>
          <w:color w:val="191919"/>
          <w:sz w:val="20"/>
          <w:szCs w:val="20"/>
        </w:rPr>
        <w:t>l</w:t>
      </w:r>
      <w:r>
        <w:rPr>
          <w:rFonts w:ascii="Times New Roman" w:hAnsi="Times New Roman"/>
          <w:color w:val="191919"/>
          <w:spacing w:val="-8"/>
          <w:sz w:val="20"/>
          <w:szCs w:val="20"/>
        </w:rPr>
        <w:t xml:space="preserve"> </w:t>
      </w:r>
      <w:r>
        <w:rPr>
          <w:rFonts w:ascii="Times New Roman" w:hAnsi="Times New Roman"/>
          <w:color w:val="191919"/>
          <w:spacing w:val="-1"/>
          <w:sz w:val="20"/>
          <w:szCs w:val="20"/>
        </w:rPr>
        <w:t>awarenes</w:t>
      </w:r>
      <w:r>
        <w:rPr>
          <w:rFonts w:ascii="Times New Roman" w:hAnsi="Times New Roman"/>
          <w:color w:val="191919"/>
          <w:sz w:val="20"/>
          <w:szCs w:val="20"/>
        </w:rPr>
        <w:t>s</w:t>
      </w:r>
      <w:r>
        <w:rPr>
          <w:rFonts w:ascii="Times New Roman" w:hAnsi="Times New Roman"/>
          <w:color w:val="191919"/>
          <w:spacing w:val="-8"/>
          <w:sz w:val="20"/>
          <w:szCs w:val="20"/>
        </w:rPr>
        <w:t xml:space="preserve"> </w:t>
      </w:r>
      <w:r>
        <w:rPr>
          <w:rFonts w:ascii="Times New Roman" w:hAnsi="Times New Roman"/>
          <w:color w:val="191919"/>
          <w:spacing w:val="-1"/>
          <w:sz w:val="20"/>
          <w:szCs w:val="20"/>
        </w:rPr>
        <w:t>an</w:t>
      </w:r>
      <w:r>
        <w:rPr>
          <w:rFonts w:ascii="Times New Roman" w:hAnsi="Times New Roman"/>
          <w:color w:val="191919"/>
          <w:sz w:val="20"/>
          <w:szCs w:val="20"/>
        </w:rPr>
        <w:t>d</w:t>
      </w:r>
      <w:r>
        <w:rPr>
          <w:rFonts w:ascii="Times New Roman" w:hAnsi="Times New Roman"/>
          <w:color w:val="191919"/>
          <w:spacing w:val="-8"/>
          <w:sz w:val="20"/>
          <w:szCs w:val="20"/>
        </w:rPr>
        <w:t xml:space="preserve"> </w:t>
      </w:r>
      <w:r>
        <w:rPr>
          <w:rFonts w:ascii="Times New Roman" w:hAnsi="Times New Roman"/>
          <w:color w:val="191919"/>
          <w:spacing w:val="-1"/>
          <w:sz w:val="20"/>
          <w:szCs w:val="20"/>
        </w:rPr>
        <w:t>service</w:t>
      </w:r>
      <w:r>
        <w:rPr>
          <w:rFonts w:ascii="Times New Roman" w:hAnsi="Times New Roman"/>
          <w:color w:val="191919"/>
          <w:sz w:val="20"/>
          <w:szCs w:val="20"/>
        </w:rPr>
        <w:t>s</w:t>
      </w:r>
      <w:r>
        <w:rPr>
          <w:rFonts w:ascii="Times New Roman" w:hAnsi="Times New Roman"/>
          <w:color w:val="191919"/>
          <w:spacing w:val="-8"/>
          <w:sz w:val="20"/>
          <w:szCs w:val="20"/>
        </w:rPr>
        <w:t xml:space="preserve"> </w:t>
      </w:r>
      <w:r>
        <w:rPr>
          <w:rFonts w:ascii="Times New Roman" w:hAnsi="Times New Roman"/>
          <w:color w:val="191919"/>
          <w:spacing w:val="-1"/>
          <w:sz w:val="20"/>
          <w:szCs w:val="20"/>
        </w:rPr>
        <w:t>deliver</w:t>
      </w:r>
      <w:r>
        <w:rPr>
          <w:rFonts w:ascii="Times New Roman" w:hAnsi="Times New Roman"/>
          <w:color w:val="191919"/>
          <w:sz w:val="20"/>
          <w:szCs w:val="20"/>
        </w:rPr>
        <w:t>y</w:t>
      </w:r>
      <w:r>
        <w:rPr>
          <w:rFonts w:ascii="Times New Roman" w:hAnsi="Times New Roman"/>
          <w:color w:val="191919"/>
          <w:spacing w:val="-8"/>
          <w:sz w:val="20"/>
          <w:szCs w:val="20"/>
        </w:rPr>
        <w:t xml:space="preserve"> </w:t>
      </w:r>
      <w:r>
        <w:rPr>
          <w:rFonts w:ascii="Times New Roman" w:hAnsi="Times New Roman"/>
          <w:color w:val="191919"/>
          <w:spacing w:val="-1"/>
          <w:sz w:val="20"/>
          <w:szCs w:val="20"/>
        </w:rPr>
        <w:t xml:space="preserve">systems. </w:t>
      </w:r>
      <w:r>
        <w:rPr>
          <w:rFonts w:ascii="Times New Roman" w:hAnsi="Times New Roman"/>
          <w:b/>
          <w:bCs/>
          <w:color w:val="191919"/>
          <w:sz w:val="20"/>
          <w:szCs w:val="20"/>
        </w:rPr>
        <w:t>SPED</w:t>
      </w:r>
      <w:r>
        <w:rPr>
          <w:rFonts w:ascii="Times New Roman" w:hAnsi="Times New Roman"/>
          <w:b/>
          <w:bCs/>
          <w:color w:val="191919"/>
          <w:spacing w:val="-8"/>
          <w:sz w:val="20"/>
          <w:szCs w:val="20"/>
        </w:rPr>
        <w:t xml:space="preserve"> </w:t>
      </w:r>
      <w:r>
        <w:rPr>
          <w:rFonts w:ascii="Times New Roman" w:hAnsi="Times New Roman"/>
          <w:b/>
          <w:bCs/>
          <w:color w:val="191919"/>
          <w:sz w:val="20"/>
          <w:szCs w:val="20"/>
        </w:rPr>
        <w:t>5524</w:t>
      </w:r>
      <w:r>
        <w:rPr>
          <w:rFonts w:ascii="Times New Roman" w:hAnsi="Times New Roman"/>
          <w:b/>
          <w:bCs/>
          <w:color w:val="191919"/>
          <w:spacing w:val="-8"/>
          <w:sz w:val="20"/>
          <w:szCs w:val="20"/>
        </w:rPr>
        <w:t xml:space="preserve"> </w:t>
      </w:r>
      <w:r>
        <w:rPr>
          <w:rFonts w:ascii="Times New Roman" w:hAnsi="Times New Roman"/>
          <w:b/>
          <w:bCs/>
          <w:color w:val="191919"/>
          <w:sz w:val="20"/>
          <w:szCs w:val="20"/>
        </w:rPr>
        <w:t>-</w:t>
      </w:r>
      <w:r>
        <w:rPr>
          <w:rFonts w:ascii="Times New Roman" w:hAnsi="Times New Roman"/>
          <w:b/>
          <w:bCs/>
          <w:color w:val="191919"/>
          <w:spacing w:val="-8"/>
          <w:sz w:val="20"/>
          <w:szCs w:val="20"/>
        </w:rPr>
        <w:t xml:space="preserve"> </w:t>
      </w:r>
      <w:r>
        <w:rPr>
          <w:rFonts w:ascii="Times New Roman" w:hAnsi="Times New Roman"/>
          <w:b/>
          <w:bCs/>
          <w:color w:val="191919"/>
          <w:sz w:val="20"/>
          <w:szCs w:val="20"/>
        </w:rPr>
        <w:t>Instructional</w:t>
      </w:r>
      <w:r>
        <w:rPr>
          <w:rFonts w:ascii="Times New Roman" w:hAnsi="Times New Roman"/>
          <w:b/>
          <w:bCs/>
          <w:color w:val="191919"/>
          <w:spacing w:val="-8"/>
          <w:sz w:val="20"/>
          <w:szCs w:val="20"/>
        </w:rPr>
        <w:t xml:space="preserve"> </w:t>
      </w:r>
      <w:r>
        <w:rPr>
          <w:rFonts w:ascii="Times New Roman" w:hAnsi="Times New Roman"/>
          <w:b/>
          <w:bCs/>
          <w:color w:val="191919"/>
          <w:sz w:val="20"/>
          <w:szCs w:val="20"/>
        </w:rPr>
        <w:t>Strategies</w:t>
      </w:r>
      <w:r>
        <w:rPr>
          <w:rFonts w:ascii="Times New Roman" w:hAnsi="Times New Roman"/>
          <w:b/>
          <w:bCs/>
          <w:color w:val="191919"/>
          <w:spacing w:val="-8"/>
          <w:sz w:val="20"/>
          <w:szCs w:val="20"/>
        </w:rPr>
        <w:t xml:space="preserve"> </w:t>
      </w:r>
      <w:r>
        <w:rPr>
          <w:rFonts w:ascii="Times New Roman" w:hAnsi="Times New Roman"/>
          <w:b/>
          <w:bCs/>
          <w:color w:val="191919"/>
          <w:sz w:val="20"/>
          <w:szCs w:val="20"/>
        </w:rPr>
        <w:t>for</w:t>
      </w:r>
      <w:r>
        <w:rPr>
          <w:rFonts w:ascii="Times New Roman" w:hAnsi="Times New Roman"/>
          <w:b/>
          <w:bCs/>
          <w:color w:val="191919"/>
          <w:spacing w:val="-15"/>
          <w:sz w:val="20"/>
          <w:szCs w:val="20"/>
        </w:rPr>
        <w:t xml:space="preserve"> </w:t>
      </w:r>
      <w:r>
        <w:rPr>
          <w:rFonts w:ascii="Times New Roman" w:hAnsi="Times New Roman"/>
          <w:b/>
          <w:bCs/>
          <w:color w:val="191919"/>
          <w:spacing w:val="-19"/>
          <w:sz w:val="20"/>
          <w:szCs w:val="20"/>
        </w:rPr>
        <w:t>T</w:t>
      </w:r>
      <w:r>
        <w:rPr>
          <w:rFonts w:ascii="Times New Roman" w:hAnsi="Times New Roman"/>
          <w:b/>
          <w:bCs/>
          <w:color w:val="191919"/>
          <w:sz w:val="20"/>
          <w:szCs w:val="20"/>
        </w:rPr>
        <w:t>eaching</w:t>
      </w:r>
      <w:r>
        <w:rPr>
          <w:rFonts w:ascii="Times New Roman" w:hAnsi="Times New Roman"/>
          <w:b/>
          <w:bCs/>
          <w:color w:val="191919"/>
          <w:spacing w:val="-8"/>
          <w:sz w:val="20"/>
          <w:szCs w:val="20"/>
        </w:rPr>
        <w:t xml:space="preserve"> </w:t>
      </w:r>
      <w:r>
        <w:rPr>
          <w:rFonts w:ascii="Times New Roman" w:hAnsi="Times New Roman"/>
          <w:b/>
          <w:bCs/>
          <w:color w:val="191919"/>
          <w:sz w:val="20"/>
          <w:szCs w:val="20"/>
        </w:rPr>
        <w:t>the</w:t>
      </w:r>
      <w:r>
        <w:rPr>
          <w:rFonts w:ascii="Times New Roman" w:hAnsi="Times New Roman"/>
          <w:b/>
          <w:bCs/>
          <w:color w:val="191919"/>
          <w:spacing w:val="-8"/>
          <w:sz w:val="20"/>
          <w:szCs w:val="20"/>
        </w:rPr>
        <w:t xml:space="preserve"> </w:t>
      </w:r>
      <w:r>
        <w:rPr>
          <w:rFonts w:ascii="Times New Roman" w:hAnsi="Times New Roman"/>
          <w:b/>
          <w:bCs/>
          <w:color w:val="191919"/>
          <w:sz w:val="20"/>
          <w:szCs w:val="20"/>
        </w:rPr>
        <w:t>Mildly</w:t>
      </w:r>
      <w:r>
        <w:rPr>
          <w:rFonts w:ascii="Times New Roman" w:hAnsi="Times New Roman"/>
          <w:b/>
          <w:bCs/>
          <w:color w:val="191919"/>
          <w:spacing w:val="-8"/>
          <w:sz w:val="20"/>
          <w:szCs w:val="20"/>
        </w:rPr>
        <w:t xml:space="preserve"> </w:t>
      </w:r>
      <w:r>
        <w:rPr>
          <w:rFonts w:ascii="Times New Roman" w:hAnsi="Times New Roman"/>
          <w:b/>
          <w:bCs/>
          <w:color w:val="191919"/>
          <w:sz w:val="20"/>
          <w:szCs w:val="20"/>
        </w:rPr>
        <w:t xml:space="preserve">Disabled..............................3(3-0) </w:t>
      </w:r>
      <w:r>
        <w:rPr>
          <w:rFonts w:ascii="Times New Roman" w:hAnsi="Times New Roman"/>
          <w:color w:val="191919"/>
          <w:sz w:val="20"/>
          <w:szCs w:val="20"/>
        </w:rPr>
        <w:t>Principles,</w:t>
      </w:r>
      <w:r>
        <w:rPr>
          <w:rFonts w:ascii="Times New Roman" w:hAnsi="Times New Roman"/>
          <w:color w:val="191919"/>
          <w:spacing w:val="5"/>
          <w:sz w:val="20"/>
          <w:szCs w:val="20"/>
        </w:rPr>
        <w:t xml:space="preserve"> </w:t>
      </w:r>
      <w:r>
        <w:rPr>
          <w:rFonts w:ascii="Times New Roman" w:hAnsi="Times New Roman"/>
          <w:color w:val="191919"/>
          <w:sz w:val="20"/>
          <w:szCs w:val="20"/>
        </w:rPr>
        <w:t>implementation</w:t>
      </w:r>
      <w:r>
        <w:rPr>
          <w:rFonts w:ascii="Times New Roman" w:hAnsi="Times New Roman"/>
          <w:color w:val="191919"/>
          <w:spacing w:val="5"/>
          <w:sz w:val="20"/>
          <w:szCs w:val="20"/>
        </w:rPr>
        <w:t xml:space="preserve"> </w:t>
      </w:r>
      <w:r>
        <w:rPr>
          <w:rFonts w:ascii="Times New Roman" w:hAnsi="Times New Roman"/>
          <w:color w:val="191919"/>
          <w:sz w:val="20"/>
          <w:szCs w:val="20"/>
        </w:rPr>
        <w:t>and</w:t>
      </w:r>
      <w:r>
        <w:rPr>
          <w:rFonts w:ascii="Times New Roman" w:hAnsi="Times New Roman"/>
          <w:color w:val="191919"/>
          <w:spacing w:val="5"/>
          <w:sz w:val="20"/>
          <w:szCs w:val="20"/>
        </w:rPr>
        <w:t xml:space="preserve"> </w:t>
      </w:r>
      <w:r>
        <w:rPr>
          <w:rFonts w:ascii="Times New Roman" w:hAnsi="Times New Roman"/>
          <w:color w:val="191919"/>
          <w:sz w:val="20"/>
          <w:szCs w:val="20"/>
        </w:rPr>
        <w:t>evaluative</w:t>
      </w:r>
      <w:r>
        <w:rPr>
          <w:rFonts w:ascii="Times New Roman" w:hAnsi="Times New Roman"/>
          <w:color w:val="191919"/>
          <w:spacing w:val="5"/>
          <w:sz w:val="20"/>
          <w:szCs w:val="20"/>
        </w:rPr>
        <w:t xml:space="preserve"> </w:t>
      </w:r>
      <w:r>
        <w:rPr>
          <w:rFonts w:ascii="Times New Roman" w:hAnsi="Times New Roman"/>
          <w:color w:val="191919"/>
          <w:sz w:val="20"/>
          <w:szCs w:val="20"/>
        </w:rPr>
        <w:t>criteria</w:t>
      </w:r>
      <w:r>
        <w:rPr>
          <w:rFonts w:ascii="Times New Roman" w:hAnsi="Times New Roman"/>
          <w:color w:val="191919"/>
          <w:spacing w:val="5"/>
          <w:sz w:val="20"/>
          <w:szCs w:val="20"/>
        </w:rPr>
        <w:t xml:space="preserve"> </w:t>
      </w:r>
      <w:r>
        <w:rPr>
          <w:rFonts w:ascii="Times New Roman" w:hAnsi="Times New Roman"/>
          <w:color w:val="191919"/>
          <w:sz w:val="20"/>
          <w:szCs w:val="20"/>
        </w:rPr>
        <w:t>for</w:t>
      </w:r>
      <w:r>
        <w:rPr>
          <w:rFonts w:ascii="Times New Roman" w:hAnsi="Times New Roman"/>
          <w:color w:val="191919"/>
          <w:spacing w:val="5"/>
          <w:sz w:val="20"/>
          <w:szCs w:val="20"/>
        </w:rPr>
        <w:t xml:space="preserve"> </w:t>
      </w:r>
      <w:r>
        <w:rPr>
          <w:rFonts w:ascii="Times New Roman" w:hAnsi="Times New Roman"/>
          <w:color w:val="191919"/>
          <w:sz w:val="20"/>
          <w:szCs w:val="20"/>
        </w:rPr>
        <w:t>inclusion</w:t>
      </w:r>
      <w:r>
        <w:rPr>
          <w:rFonts w:ascii="Times New Roman" w:hAnsi="Times New Roman"/>
          <w:color w:val="191919"/>
          <w:spacing w:val="5"/>
          <w:sz w:val="20"/>
          <w:szCs w:val="20"/>
        </w:rPr>
        <w:t xml:space="preserve"> </w:t>
      </w:r>
      <w:r>
        <w:rPr>
          <w:rFonts w:ascii="Times New Roman" w:hAnsi="Times New Roman"/>
          <w:color w:val="191919"/>
          <w:sz w:val="20"/>
          <w:szCs w:val="20"/>
        </w:rPr>
        <w:t>of</w:t>
      </w:r>
      <w:r>
        <w:rPr>
          <w:rFonts w:ascii="Times New Roman" w:hAnsi="Times New Roman"/>
          <w:color w:val="191919"/>
          <w:spacing w:val="5"/>
          <w:sz w:val="20"/>
          <w:szCs w:val="20"/>
        </w:rPr>
        <w:t xml:space="preserve"> </w:t>
      </w:r>
      <w:r>
        <w:rPr>
          <w:rFonts w:ascii="Times New Roman" w:hAnsi="Times New Roman"/>
          <w:color w:val="191919"/>
          <w:sz w:val="20"/>
          <w:szCs w:val="20"/>
        </w:rPr>
        <w:t>systematic</w:t>
      </w:r>
      <w:r>
        <w:rPr>
          <w:rFonts w:ascii="Times New Roman" w:hAnsi="Times New Roman"/>
          <w:color w:val="191919"/>
          <w:spacing w:val="5"/>
          <w:sz w:val="20"/>
          <w:szCs w:val="20"/>
        </w:rPr>
        <w:t xml:space="preserve"> </w:t>
      </w:r>
      <w:r>
        <w:rPr>
          <w:rFonts w:ascii="Times New Roman" w:hAnsi="Times New Roman"/>
          <w:color w:val="191919"/>
          <w:sz w:val="20"/>
          <w:szCs w:val="20"/>
        </w:rPr>
        <w:t>instruction,</w:t>
      </w:r>
      <w:r>
        <w:rPr>
          <w:rFonts w:ascii="Times New Roman" w:hAnsi="Times New Roman"/>
          <w:color w:val="191919"/>
          <w:spacing w:val="5"/>
          <w:sz w:val="20"/>
          <w:szCs w:val="20"/>
        </w:rPr>
        <w:t xml:space="preserve"> </w:t>
      </w:r>
      <w:r>
        <w:rPr>
          <w:rFonts w:ascii="Times New Roman" w:hAnsi="Times New Roman"/>
          <w:color w:val="191919"/>
          <w:sz w:val="20"/>
          <w:szCs w:val="20"/>
        </w:rPr>
        <w:t>task analysis</w:t>
      </w:r>
      <w:r>
        <w:rPr>
          <w:rFonts w:ascii="Times New Roman" w:hAnsi="Times New Roman"/>
          <w:color w:val="191919"/>
          <w:spacing w:val="-7"/>
          <w:sz w:val="20"/>
          <w:szCs w:val="20"/>
        </w:rPr>
        <w:t xml:space="preserve"> </w:t>
      </w:r>
      <w:r>
        <w:rPr>
          <w:rFonts w:ascii="Times New Roman" w:hAnsi="Times New Roman"/>
          <w:color w:val="191919"/>
          <w:sz w:val="20"/>
          <w:szCs w:val="20"/>
        </w:rPr>
        <w:t>and</w:t>
      </w:r>
      <w:r>
        <w:rPr>
          <w:rFonts w:ascii="Times New Roman" w:hAnsi="Times New Roman"/>
          <w:color w:val="191919"/>
          <w:spacing w:val="-7"/>
          <w:sz w:val="20"/>
          <w:szCs w:val="20"/>
        </w:rPr>
        <w:t xml:space="preserve"> </w:t>
      </w:r>
      <w:r>
        <w:rPr>
          <w:rFonts w:ascii="Times New Roman" w:hAnsi="Times New Roman"/>
          <w:color w:val="191919"/>
          <w:sz w:val="20"/>
          <w:szCs w:val="20"/>
        </w:rPr>
        <w:t>behavioral</w:t>
      </w:r>
      <w:r>
        <w:rPr>
          <w:rFonts w:ascii="Times New Roman" w:hAnsi="Times New Roman"/>
          <w:color w:val="191919"/>
          <w:spacing w:val="-7"/>
          <w:sz w:val="20"/>
          <w:szCs w:val="20"/>
        </w:rPr>
        <w:t xml:space="preserve"> </w:t>
      </w:r>
      <w:r>
        <w:rPr>
          <w:rFonts w:ascii="Times New Roman" w:hAnsi="Times New Roman"/>
          <w:color w:val="191919"/>
          <w:sz w:val="20"/>
          <w:szCs w:val="20"/>
        </w:rPr>
        <w:t>management</w:t>
      </w:r>
      <w:r>
        <w:rPr>
          <w:rFonts w:ascii="Times New Roman" w:hAnsi="Times New Roman"/>
          <w:color w:val="191919"/>
          <w:spacing w:val="-7"/>
          <w:sz w:val="20"/>
          <w:szCs w:val="20"/>
        </w:rPr>
        <w:t xml:space="preserve"> </w:t>
      </w:r>
      <w:r>
        <w:rPr>
          <w:rFonts w:ascii="Times New Roman" w:hAnsi="Times New Roman"/>
          <w:color w:val="191919"/>
          <w:sz w:val="20"/>
          <w:szCs w:val="20"/>
        </w:rPr>
        <w:t>used</w:t>
      </w:r>
      <w:r>
        <w:rPr>
          <w:rFonts w:ascii="Times New Roman" w:hAnsi="Times New Roman"/>
          <w:color w:val="191919"/>
          <w:spacing w:val="-7"/>
          <w:sz w:val="20"/>
          <w:szCs w:val="20"/>
        </w:rPr>
        <w:t xml:space="preserve"> </w:t>
      </w:r>
      <w:r>
        <w:rPr>
          <w:rFonts w:ascii="Times New Roman" w:hAnsi="Times New Roman"/>
          <w:color w:val="191919"/>
          <w:sz w:val="20"/>
          <w:szCs w:val="20"/>
        </w:rPr>
        <w:t>for</w:t>
      </w:r>
      <w:r>
        <w:rPr>
          <w:rFonts w:ascii="Times New Roman" w:hAnsi="Times New Roman"/>
          <w:color w:val="191919"/>
          <w:spacing w:val="-7"/>
          <w:sz w:val="20"/>
          <w:szCs w:val="20"/>
        </w:rPr>
        <w:t xml:space="preserve"> </w:t>
      </w:r>
      <w:r>
        <w:rPr>
          <w:rFonts w:ascii="Times New Roman" w:hAnsi="Times New Roman"/>
          <w:color w:val="191919"/>
          <w:sz w:val="20"/>
          <w:szCs w:val="20"/>
        </w:rPr>
        <w:t>the</w:t>
      </w:r>
      <w:r>
        <w:rPr>
          <w:rFonts w:ascii="Times New Roman" w:hAnsi="Times New Roman"/>
          <w:color w:val="191919"/>
          <w:spacing w:val="-7"/>
          <w:sz w:val="20"/>
          <w:szCs w:val="20"/>
        </w:rPr>
        <w:t xml:space="preserve"> </w:t>
      </w:r>
      <w:r>
        <w:rPr>
          <w:rFonts w:ascii="Times New Roman" w:hAnsi="Times New Roman"/>
          <w:color w:val="191919"/>
          <w:sz w:val="20"/>
          <w:szCs w:val="20"/>
        </w:rPr>
        <w:t>instruction</w:t>
      </w:r>
      <w:r>
        <w:rPr>
          <w:rFonts w:ascii="Times New Roman" w:hAnsi="Times New Roman"/>
          <w:color w:val="191919"/>
          <w:spacing w:val="-7"/>
          <w:sz w:val="20"/>
          <w:szCs w:val="20"/>
        </w:rPr>
        <w:t xml:space="preserve"> </w:t>
      </w:r>
      <w:r>
        <w:rPr>
          <w:rFonts w:ascii="Times New Roman" w:hAnsi="Times New Roman"/>
          <w:color w:val="191919"/>
          <w:sz w:val="20"/>
          <w:szCs w:val="20"/>
        </w:rPr>
        <w:t>of</w:t>
      </w:r>
      <w:r>
        <w:rPr>
          <w:rFonts w:ascii="Times New Roman" w:hAnsi="Times New Roman"/>
          <w:color w:val="191919"/>
          <w:spacing w:val="-7"/>
          <w:sz w:val="20"/>
          <w:szCs w:val="20"/>
        </w:rPr>
        <w:t xml:space="preserve"> </w:t>
      </w:r>
      <w:r>
        <w:rPr>
          <w:rFonts w:ascii="Times New Roman" w:hAnsi="Times New Roman"/>
          <w:color w:val="191919"/>
          <w:sz w:val="20"/>
          <w:szCs w:val="20"/>
        </w:rPr>
        <w:t>children/youth</w:t>
      </w:r>
      <w:r>
        <w:rPr>
          <w:rFonts w:ascii="Times New Roman" w:hAnsi="Times New Roman"/>
          <w:color w:val="191919"/>
          <w:spacing w:val="-7"/>
          <w:sz w:val="20"/>
          <w:szCs w:val="20"/>
        </w:rPr>
        <w:t xml:space="preserve"> </w:t>
      </w:r>
      <w:r>
        <w:rPr>
          <w:rFonts w:ascii="Times New Roman" w:hAnsi="Times New Roman"/>
          <w:color w:val="191919"/>
          <w:sz w:val="20"/>
          <w:szCs w:val="20"/>
        </w:rPr>
        <w:t>with</w:t>
      </w:r>
      <w:r>
        <w:rPr>
          <w:rFonts w:ascii="Times New Roman" w:hAnsi="Times New Roman"/>
          <w:color w:val="191919"/>
          <w:spacing w:val="-7"/>
          <w:sz w:val="20"/>
          <w:szCs w:val="20"/>
        </w:rPr>
        <w:t xml:space="preserve"> </w:t>
      </w:r>
      <w:r>
        <w:rPr>
          <w:rFonts w:ascii="Times New Roman" w:hAnsi="Times New Roman"/>
          <w:color w:val="191919"/>
          <w:sz w:val="20"/>
          <w:szCs w:val="20"/>
        </w:rPr>
        <w:t>mild</w:t>
      </w:r>
      <w:r>
        <w:rPr>
          <w:rFonts w:ascii="Times New Roman" w:hAnsi="Times New Roman"/>
          <w:color w:val="191919"/>
          <w:spacing w:val="-7"/>
          <w:sz w:val="20"/>
          <w:szCs w:val="20"/>
        </w:rPr>
        <w:t xml:space="preserve"> </w:t>
      </w:r>
      <w:r>
        <w:rPr>
          <w:rFonts w:ascii="Times New Roman" w:hAnsi="Times New Roman"/>
          <w:color w:val="191919"/>
          <w:sz w:val="20"/>
          <w:szCs w:val="20"/>
        </w:rPr>
        <w:t>learn-</w:t>
      </w:r>
    </w:p>
    <w:p w:rsidR="00F42301" w:rsidRDefault="00F42301" w:rsidP="00721764">
      <w:pPr>
        <w:widowControl w:val="0"/>
        <w:autoSpaceDE w:val="0"/>
        <w:autoSpaceDN w:val="0"/>
        <w:adjustRightInd w:val="0"/>
        <w:spacing w:after="0"/>
        <w:ind w:left="2289" w:right="2761"/>
        <w:jc w:val="both"/>
        <w:rPr>
          <w:rFonts w:ascii="Times New Roman" w:hAnsi="Times New Roman"/>
          <w:color w:val="000000"/>
          <w:sz w:val="20"/>
          <w:szCs w:val="20"/>
        </w:rPr>
      </w:pPr>
      <w:r>
        <w:rPr>
          <w:rFonts w:ascii="Times New Roman" w:hAnsi="Times New Roman"/>
          <w:color w:val="191919"/>
          <w:sz w:val="20"/>
          <w:szCs w:val="20"/>
        </w:rPr>
        <w:t xml:space="preserve">ing and behavioral problems. </w:t>
      </w:r>
      <w:r>
        <w:rPr>
          <w:rFonts w:ascii="Times New Roman" w:hAnsi="Times New Roman"/>
          <w:i/>
          <w:iCs/>
          <w:color w:val="191919"/>
          <w:sz w:val="20"/>
          <w:szCs w:val="20"/>
        </w:rPr>
        <w:t>P</w:t>
      </w:r>
      <w:r>
        <w:rPr>
          <w:rFonts w:ascii="Times New Roman" w:hAnsi="Times New Roman"/>
          <w:i/>
          <w:iCs/>
          <w:color w:val="191919"/>
          <w:spacing w:val="-7"/>
          <w:sz w:val="20"/>
          <w:szCs w:val="20"/>
        </w:rPr>
        <w:t>r</w:t>
      </w:r>
      <w:r>
        <w:rPr>
          <w:rFonts w:ascii="Times New Roman" w:hAnsi="Times New Roman"/>
          <w:i/>
          <w:iCs/>
          <w:color w:val="191919"/>
          <w:sz w:val="20"/>
          <w:szCs w:val="20"/>
        </w:rPr>
        <w:t>e</w:t>
      </w:r>
      <w:r>
        <w:rPr>
          <w:rFonts w:ascii="Times New Roman" w:hAnsi="Times New Roman"/>
          <w:i/>
          <w:iCs/>
          <w:color w:val="191919"/>
          <w:spacing w:val="-7"/>
          <w:sz w:val="20"/>
          <w:szCs w:val="20"/>
        </w:rPr>
        <w:t>r</w:t>
      </w:r>
      <w:r>
        <w:rPr>
          <w:rFonts w:ascii="Times New Roman" w:hAnsi="Times New Roman"/>
          <w:i/>
          <w:iCs/>
          <w:color w:val="191919"/>
          <w:sz w:val="20"/>
          <w:szCs w:val="20"/>
        </w:rPr>
        <w:t>equisites SPED 5501 or SPED 2230</w:t>
      </w:r>
    </w:p>
    <w:p w:rsidR="00F42301" w:rsidRDefault="00F42301" w:rsidP="00721764">
      <w:pPr>
        <w:widowControl w:val="0"/>
        <w:autoSpaceDE w:val="0"/>
        <w:autoSpaceDN w:val="0"/>
        <w:adjustRightInd w:val="0"/>
        <w:spacing w:before="6" w:after="0" w:line="251" w:lineRule="auto"/>
        <w:ind w:left="2289" w:right="861" w:hanging="360"/>
        <w:jc w:val="both"/>
        <w:rPr>
          <w:rFonts w:ascii="Times New Roman" w:hAnsi="Times New Roman"/>
          <w:color w:val="000000"/>
          <w:sz w:val="20"/>
          <w:szCs w:val="20"/>
        </w:rPr>
      </w:pPr>
      <w:r>
        <w:rPr>
          <w:rFonts w:ascii="Times New Roman" w:hAnsi="Times New Roman"/>
          <w:b/>
          <w:bCs/>
          <w:color w:val="191919"/>
          <w:sz w:val="20"/>
          <w:szCs w:val="20"/>
        </w:rPr>
        <w:t>SPED</w:t>
      </w:r>
      <w:r>
        <w:rPr>
          <w:rFonts w:ascii="Times New Roman" w:hAnsi="Times New Roman"/>
          <w:b/>
          <w:bCs/>
          <w:color w:val="191919"/>
          <w:spacing w:val="-8"/>
          <w:sz w:val="20"/>
          <w:szCs w:val="20"/>
        </w:rPr>
        <w:t xml:space="preserve"> </w:t>
      </w:r>
      <w:r>
        <w:rPr>
          <w:rFonts w:ascii="Times New Roman" w:hAnsi="Times New Roman"/>
          <w:b/>
          <w:bCs/>
          <w:color w:val="191919"/>
          <w:sz w:val="20"/>
          <w:szCs w:val="20"/>
        </w:rPr>
        <w:t>5525</w:t>
      </w:r>
      <w:r>
        <w:rPr>
          <w:rFonts w:ascii="Times New Roman" w:hAnsi="Times New Roman"/>
          <w:b/>
          <w:bCs/>
          <w:color w:val="191919"/>
          <w:spacing w:val="-8"/>
          <w:sz w:val="20"/>
          <w:szCs w:val="20"/>
        </w:rPr>
        <w:t xml:space="preserve"> </w:t>
      </w:r>
      <w:r>
        <w:rPr>
          <w:rFonts w:ascii="Times New Roman" w:hAnsi="Times New Roman"/>
          <w:b/>
          <w:bCs/>
          <w:color w:val="191919"/>
          <w:sz w:val="20"/>
          <w:szCs w:val="20"/>
        </w:rPr>
        <w:t>-</w:t>
      </w:r>
      <w:r>
        <w:rPr>
          <w:rFonts w:ascii="Times New Roman" w:hAnsi="Times New Roman"/>
          <w:b/>
          <w:bCs/>
          <w:color w:val="191919"/>
          <w:spacing w:val="-8"/>
          <w:sz w:val="20"/>
          <w:szCs w:val="20"/>
        </w:rPr>
        <w:t xml:space="preserve"> </w:t>
      </w:r>
      <w:r>
        <w:rPr>
          <w:rFonts w:ascii="Times New Roman" w:hAnsi="Times New Roman"/>
          <w:b/>
          <w:bCs/>
          <w:color w:val="191919"/>
          <w:sz w:val="20"/>
          <w:szCs w:val="20"/>
        </w:rPr>
        <w:t>Instructional</w:t>
      </w:r>
      <w:r>
        <w:rPr>
          <w:rFonts w:ascii="Times New Roman" w:hAnsi="Times New Roman"/>
          <w:b/>
          <w:bCs/>
          <w:color w:val="191919"/>
          <w:spacing w:val="-8"/>
          <w:sz w:val="20"/>
          <w:szCs w:val="20"/>
        </w:rPr>
        <w:t xml:space="preserve"> </w:t>
      </w:r>
      <w:r>
        <w:rPr>
          <w:rFonts w:ascii="Times New Roman" w:hAnsi="Times New Roman"/>
          <w:b/>
          <w:bCs/>
          <w:color w:val="191919"/>
          <w:sz w:val="20"/>
          <w:szCs w:val="20"/>
        </w:rPr>
        <w:t>Strategies</w:t>
      </w:r>
      <w:r>
        <w:rPr>
          <w:rFonts w:ascii="Times New Roman" w:hAnsi="Times New Roman"/>
          <w:b/>
          <w:bCs/>
          <w:color w:val="191919"/>
          <w:spacing w:val="-8"/>
          <w:sz w:val="20"/>
          <w:szCs w:val="20"/>
        </w:rPr>
        <w:t xml:space="preserve"> </w:t>
      </w:r>
      <w:r>
        <w:rPr>
          <w:rFonts w:ascii="Times New Roman" w:hAnsi="Times New Roman"/>
          <w:b/>
          <w:bCs/>
          <w:color w:val="191919"/>
          <w:sz w:val="20"/>
          <w:szCs w:val="20"/>
        </w:rPr>
        <w:t>for</w:t>
      </w:r>
      <w:r>
        <w:rPr>
          <w:rFonts w:ascii="Times New Roman" w:hAnsi="Times New Roman"/>
          <w:b/>
          <w:bCs/>
          <w:color w:val="191919"/>
          <w:spacing w:val="-12"/>
          <w:sz w:val="20"/>
          <w:szCs w:val="20"/>
        </w:rPr>
        <w:t xml:space="preserve"> </w:t>
      </w:r>
      <w:r>
        <w:rPr>
          <w:rFonts w:ascii="Times New Roman" w:hAnsi="Times New Roman"/>
          <w:b/>
          <w:bCs/>
          <w:color w:val="191919"/>
          <w:sz w:val="20"/>
          <w:szCs w:val="20"/>
        </w:rPr>
        <w:t>Intellectual</w:t>
      </w:r>
      <w:r>
        <w:rPr>
          <w:rFonts w:ascii="Times New Roman" w:hAnsi="Times New Roman"/>
          <w:b/>
          <w:bCs/>
          <w:color w:val="191919"/>
          <w:spacing w:val="-8"/>
          <w:sz w:val="20"/>
          <w:szCs w:val="20"/>
        </w:rPr>
        <w:t xml:space="preserve"> </w:t>
      </w:r>
      <w:r>
        <w:rPr>
          <w:rFonts w:ascii="Times New Roman" w:hAnsi="Times New Roman"/>
          <w:b/>
          <w:bCs/>
          <w:color w:val="191919"/>
          <w:sz w:val="20"/>
          <w:szCs w:val="20"/>
        </w:rPr>
        <w:t xml:space="preserve">Disabilities.........................................3(3-0) </w:t>
      </w:r>
      <w:r>
        <w:rPr>
          <w:rFonts w:ascii="Times New Roman" w:hAnsi="Times New Roman"/>
          <w:color w:val="191919"/>
          <w:sz w:val="20"/>
          <w:szCs w:val="20"/>
        </w:rPr>
        <w:t>The</w:t>
      </w:r>
      <w:r>
        <w:rPr>
          <w:rFonts w:ascii="Times New Roman" w:hAnsi="Times New Roman"/>
          <w:color w:val="191919"/>
          <w:spacing w:val="13"/>
          <w:sz w:val="20"/>
          <w:szCs w:val="20"/>
        </w:rPr>
        <w:t xml:space="preserve"> </w:t>
      </w:r>
      <w:r>
        <w:rPr>
          <w:rFonts w:ascii="Times New Roman" w:hAnsi="Times New Roman"/>
          <w:color w:val="191919"/>
          <w:sz w:val="20"/>
          <w:szCs w:val="20"/>
        </w:rPr>
        <w:t>cyclical</w:t>
      </w:r>
      <w:r>
        <w:rPr>
          <w:rFonts w:ascii="Times New Roman" w:hAnsi="Times New Roman"/>
          <w:color w:val="191919"/>
          <w:spacing w:val="13"/>
          <w:sz w:val="20"/>
          <w:szCs w:val="20"/>
        </w:rPr>
        <w:t xml:space="preserve"> </w:t>
      </w:r>
      <w:r>
        <w:rPr>
          <w:rFonts w:ascii="Times New Roman" w:hAnsi="Times New Roman"/>
          <w:color w:val="191919"/>
          <w:sz w:val="20"/>
          <w:szCs w:val="20"/>
        </w:rPr>
        <w:t>process</w:t>
      </w:r>
      <w:r>
        <w:rPr>
          <w:rFonts w:ascii="Times New Roman" w:hAnsi="Times New Roman"/>
          <w:color w:val="191919"/>
          <w:spacing w:val="13"/>
          <w:sz w:val="20"/>
          <w:szCs w:val="20"/>
        </w:rPr>
        <w:t xml:space="preserve"> </w:t>
      </w:r>
      <w:r>
        <w:rPr>
          <w:rFonts w:ascii="Times New Roman" w:hAnsi="Times New Roman"/>
          <w:color w:val="191919"/>
          <w:sz w:val="20"/>
          <w:szCs w:val="20"/>
        </w:rPr>
        <w:t>of</w:t>
      </w:r>
      <w:r>
        <w:rPr>
          <w:rFonts w:ascii="Times New Roman" w:hAnsi="Times New Roman"/>
          <w:color w:val="191919"/>
          <w:spacing w:val="13"/>
          <w:sz w:val="20"/>
          <w:szCs w:val="20"/>
        </w:rPr>
        <w:t xml:space="preserve"> </w:t>
      </w:r>
      <w:r>
        <w:rPr>
          <w:rFonts w:ascii="Times New Roman" w:hAnsi="Times New Roman"/>
          <w:color w:val="191919"/>
          <w:sz w:val="20"/>
          <w:szCs w:val="20"/>
        </w:rPr>
        <w:t>assessment,</w:t>
      </w:r>
      <w:r>
        <w:rPr>
          <w:rFonts w:ascii="Times New Roman" w:hAnsi="Times New Roman"/>
          <w:color w:val="191919"/>
          <w:spacing w:val="13"/>
          <w:sz w:val="20"/>
          <w:szCs w:val="20"/>
        </w:rPr>
        <w:t xml:space="preserve"> </w:t>
      </w:r>
      <w:r>
        <w:rPr>
          <w:rFonts w:ascii="Times New Roman" w:hAnsi="Times New Roman"/>
          <w:color w:val="191919"/>
          <w:sz w:val="20"/>
          <w:szCs w:val="20"/>
        </w:rPr>
        <w:t>planning,</w:t>
      </w:r>
      <w:r>
        <w:rPr>
          <w:rFonts w:ascii="Times New Roman" w:hAnsi="Times New Roman"/>
          <w:color w:val="191919"/>
          <w:spacing w:val="13"/>
          <w:sz w:val="20"/>
          <w:szCs w:val="20"/>
        </w:rPr>
        <w:t xml:space="preserve"> </w:t>
      </w:r>
      <w:r>
        <w:rPr>
          <w:rFonts w:ascii="Times New Roman" w:hAnsi="Times New Roman"/>
          <w:color w:val="191919"/>
          <w:sz w:val="20"/>
          <w:szCs w:val="20"/>
        </w:rPr>
        <w:t>implementation</w:t>
      </w:r>
      <w:r>
        <w:rPr>
          <w:rFonts w:ascii="Times New Roman" w:hAnsi="Times New Roman"/>
          <w:color w:val="191919"/>
          <w:spacing w:val="13"/>
          <w:sz w:val="20"/>
          <w:szCs w:val="20"/>
        </w:rPr>
        <w:t xml:space="preserve"> </w:t>
      </w:r>
      <w:r>
        <w:rPr>
          <w:rFonts w:ascii="Times New Roman" w:hAnsi="Times New Roman"/>
          <w:color w:val="191919"/>
          <w:sz w:val="20"/>
          <w:szCs w:val="20"/>
        </w:rPr>
        <w:t>and</w:t>
      </w:r>
      <w:r>
        <w:rPr>
          <w:rFonts w:ascii="Times New Roman" w:hAnsi="Times New Roman"/>
          <w:color w:val="191919"/>
          <w:spacing w:val="13"/>
          <w:sz w:val="20"/>
          <w:szCs w:val="20"/>
        </w:rPr>
        <w:t xml:space="preserve"> </w:t>
      </w:r>
      <w:r>
        <w:rPr>
          <w:rFonts w:ascii="Times New Roman" w:hAnsi="Times New Roman"/>
          <w:color w:val="191919"/>
          <w:sz w:val="20"/>
          <w:szCs w:val="20"/>
        </w:rPr>
        <w:t>evaluation</w:t>
      </w:r>
      <w:r>
        <w:rPr>
          <w:rFonts w:ascii="Times New Roman" w:hAnsi="Times New Roman"/>
          <w:color w:val="191919"/>
          <w:spacing w:val="13"/>
          <w:sz w:val="20"/>
          <w:szCs w:val="20"/>
        </w:rPr>
        <w:t xml:space="preserve"> </w:t>
      </w:r>
      <w:r>
        <w:rPr>
          <w:rFonts w:ascii="Times New Roman" w:hAnsi="Times New Roman"/>
          <w:color w:val="191919"/>
          <w:sz w:val="20"/>
          <w:szCs w:val="20"/>
        </w:rPr>
        <w:t>is</w:t>
      </w:r>
      <w:r>
        <w:rPr>
          <w:rFonts w:ascii="Times New Roman" w:hAnsi="Times New Roman"/>
          <w:color w:val="191919"/>
          <w:spacing w:val="13"/>
          <w:sz w:val="20"/>
          <w:szCs w:val="20"/>
        </w:rPr>
        <w:t xml:space="preserve"> </w:t>
      </w:r>
      <w:r>
        <w:rPr>
          <w:rFonts w:ascii="Times New Roman" w:hAnsi="Times New Roman"/>
          <w:color w:val="191919"/>
          <w:sz w:val="20"/>
          <w:szCs w:val="20"/>
        </w:rPr>
        <w:t xml:space="preserve">emphasized. </w:t>
      </w:r>
      <w:r>
        <w:rPr>
          <w:rFonts w:ascii="Times New Roman" w:hAnsi="Times New Roman"/>
          <w:color w:val="191919"/>
          <w:spacing w:val="-14"/>
          <w:sz w:val="20"/>
          <w:szCs w:val="20"/>
        </w:rPr>
        <w:t>T</w:t>
      </w:r>
      <w:r>
        <w:rPr>
          <w:rFonts w:ascii="Times New Roman" w:hAnsi="Times New Roman"/>
          <w:color w:val="191919"/>
          <w:sz w:val="20"/>
          <w:szCs w:val="20"/>
        </w:rPr>
        <w:t>eaching</w:t>
      </w:r>
      <w:r>
        <w:rPr>
          <w:rFonts w:ascii="Times New Roman" w:hAnsi="Times New Roman"/>
          <w:color w:val="191919"/>
          <w:spacing w:val="-6"/>
          <w:sz w:val="20"/>
          <w:szCs w:val="20"/>
        </w:rPr>
        <w:t xml:space="preserve"> </w:t>
      </w:r>
      <w:r>
        <w:rPr>
          <w:rFonts w:ascii="Times New Roman" w:hAnsi="Times New Roman"/>
          <w:color w:val="191919"/>
          <w:sz w:val="20"/>
          <w:szCs w:val="20"/>
        </w:rPr>
        <w:t>methods</w:t>
      </w:r>
      <w:r>
        <w:rPr>
          <w:rFonts w:ascii="Times New Roman" w:hAnsi="Times New Roman"/>
          <w:color w:val="191919"/>
          <w:spacing w:val="-6"/>
          <w:sz w:val="20"/>
          <w:szCs w:val="20"/>
        </w:rPr>
        <w:t xml:space="preserve"> </w:t>
      </w:r>
      <w:r>
        <w:rPr>
          <w:rFonts w:ascii="Times New Roman" w:hAnsi="Times New Roman"/>
          <w:color w:val="191919"/>
          <w:sz w:val="20"/>
          <w:szCs w:val="20"/>
        </w:rPr>
        <w:t>and</w:t>
      </w:r>
      <w:r>
        <w:rPr>
          <w:rFonts w:ascii="Times New Roman" w:hAnsi="Times New Roman"/>
          <w:color w:val="191919"/>
          <w:spacing w:val="-6"/>
          <w:sz w:val="20"/>
          <w:szCs w:val="20"/>
        </w:rPr>
        <w:t xml:space="preserve"> </w:t>
      </w:r>
      <w:r>
        <w:rPr>
          <w:rFonts w:ascii="Times New Roman" w:hAnsi="Times New Roman"/>
          <w:color w:val="191919"/>
          <w:sz w:val="20"/>
          <w:szCs w:val="20"/>
        </w:rPr>
        <w:t>materials</w:t>
      </w:r>
      <w:r>
        <w:rPr>
          <w:rFonts w:ascii="Times New Roman" w:hAnsi="Times New Roman"/>
          <w:color w:val="191919"/>
          <w:spacing w:val="-6"/>
          <w:sz w:val="20"/>
          <w:szCs w:val="20"/>
        </w:rPr>
        <w:t xml:space="preserve"> </w:t>
      </w:r>
      <w:r>
        <w:rPr>
          <w:rFonts w:ascii="Times New Roman" w:hAnsi="Times New Roman"/>
          <w:color w:val="191919"/>
          <w:sz w:val="20"/>
          <w:szCs w:val="20"/>
        </w:rPr>
        <w:t>for</w:t>
      </w:r>
      <w:r>
        <w:rPr>
          <w:rFonts w:ascii="Times New Roman" w:hAnsi="Times New Roman"/>
          <w:color w:val="191919"/>
          <w:spacing w:val="-6"/>
          <w:sz w:val="20"/>
          <w:szCs w:val="20"/>
        </w:rPr>
        <w:t xml:space="preserve"> </w:t>
      </w:r>
      <w:r>
        <w:rPr>
          <w:rFonts w:ascii="Times New Roman" w:hAnsi="Times New Roman"/>
          <w:color w:val="191919"/>
          <w:sz w:val="20"/>
          <w:szCs w:val="20"/>
        </w:rPr>
        <w:t>group</w:t>
      </w:r>
      <w:r>
        <w:rPr>
          <w:rFonts w:ascii="Times New Roman" w:hAnsi="Times New Roman"/>
          <w:color w:val="191919"/>
          <w:spacing w:val="-6"/>
          <w:sz w:val="20"/>
          <w:szCs w:val="20"/>
        </w:rPr>
        <w:t xml:space="preserve"> </w:t>
      </w:r>
      <w:r>
        <w:rPr>
          <w:rFonts w:ascii="Times New Roman" w:hAnsi="Times New Roman"/>
          <w:color w:val="191919"/>
          <w:sz w:val="20"/>
          <w:szCs w:val="20"/>
        </w:rPr>
        <w:t>instruction,</w:t>
      </w:r>
      <w:r>
        <w:rPr>
          <w:rFonts w:ascii="Times New Roman" w:hAnsi="Times New Roman"/>
          <w:color w:val="191919"/>
          <w:spacing w:val="-6"/>
          <w:sz w:val="20"/>
          <w:szCs w:val="20"/>
        </w:rPr>
        <w:t xml:space="preserve"> </w:t>
      </w:r>
      <w:r>
        <w:rPr>
          <w:rFonts w:ascii="Times New Roman" w:hAnsi="Times New Roman"/>
          <w:color w:val="191919"/>
          <w:sz w:val="20"/>
          <w:szCs w:val="20"/>
        </w:rPr>
        <w:t>as</w:t>
      </w:r>
      <w:r>
        <w:rPr>
          <w:rFonts w:ascii="Times New Roman" w:hAnsi="Times New Roman"/>
          <w:color w:val="191919"/>
          <w:spacing w:val="-6"/>
          <w:sz w:val="20"/>
          <w:szCs w:val="20"/>
        </w:rPr>
        <w:t xml:space="preserve"> </w:t>
      </w:r>
      <w:r>
        <w:rPr>
          <w:rFonts w:ascii="Times New Roman" w:hAnsi="Times New Roman"/>
          <w:color w:val="191919"/>
          <w:sz w:val="20"/>
          <w:szCs w:val="20"/>
        </w:rPr>
        <w:t>well</w:t>
      </w:r>
      <w:r>
        <w:rPr>
          <w:rFonts w:ascii="Times New Roman" w:hAnsi="Times New Roman"/>
          <w:color w:val="191919"/>
          <w:spacing w:val="-6"/>
          <w:sz w:val="20"/>
          <w:szCs w:val="20"/>
        </w:rPr>
        <w:t xml:space="preserve"> </w:t>
      </w:r>
      <w:r>
        <w:rPr>
          <w:rFonts w:ascii="Times New Roman" w:hAnsi="Times New Roman"/>
          <w:color w:val="191919"/>
          <w:sz w:val="20"/>
          <w:szCs w:val="20"/>
        </w:rPr>
        <w:t>as</w:t>
      </w:r>
      <w:r>
        <w:rPr>
          <w:rFonts w:ascii="Times New Roman" w:hAnsi="Times New Roman"/>
          <w:color w:val="191919"/>
          <w:spacing w:val="-6"/>
          <w:sz w:val="20"/>
          <w:szCs w:val="20"/>
        </w:rPr>
        <w:t xml:space="preserve"> </w:t>
      </w:r>
      <w:r>
        <w:rPr>
          <w:rFonts w:ascii="Times New Roman" w:hAnsi="Times New Roman"/>
          <w:color w:val="191919"/>
          <w:sz w:val="20"/>
          <w:szCs w:val="20"/>
        </w:rPr>
        <w:t>individualized</w:t>
      </w:r>
      <w:r>
        <w:rPr>
          <w:rFonts w:ascii="Times New Roman" w:hAnsi="Times New Roman"/>
          <w:color w:val="191919"/>
          <w:spacing w:val="-6"/>
          <w:sz w:val="20"/>
          <w:szCs w:val="20"/>
        </w:rPr>
        <w:t xml:space="preserve"> </w:t>
      </w:r>
      <w:r>
        <w:rPr>
          <w:rFonts w:ascii="Times New Roman" w:hAnsi="Times New Roman"/>
          <w:color w:val="191919"/>
          <w:sz w:val="20"/>
          <w:szCs w:val="20"/>
        </w:rPr>
        <w:t>instruction,</w:t>
      </w:r>
      <w:r>
        <w:rPr>
          <w:rFonts w:ascii="Times New Roman" w:hAnsi="Times New Roman"/>
          <w:color w:val="191919"/>
          <w:spacing w:val="-6"/>
          <w:sz w:val="20"/>
          <w:szCs w:val="20"/>
        </w:rPr>
        <w:t xml:space="preserve"> </w:t>
      </w:r>
      <w:r>
        <w:rPr>
          <w:rFonts w:ascii="Times New Roman" w:hAnsi="Times New Roman"/>
          <w:color w:val="191919"/>
          <w:sz w:val="20"/>
          <w:szCs w:val="20"/>
        </w:rPr>
        <w:t>are highlighted.</w:t>
      </w:r>
    </w:p>
    <w:p w:rsidR="00F42301" w:rsidRDefault="00F42301" w:rsidP="00721764">
      <w:pPr>
        <w:widowControl w:val="0"/>
        <w:autoSpaceDE w:val="0"/>
        <w:autoSpaceDN w:val="0"/>
        <w:adjustRightInd w:val="0"/>
        <w:spacing w:after="0" w:line="226" w:lineRule="exact"/>
        <w:ind w:left="1929"/>
        <w:rPr>
          <w:rFonts w:ascii="Times New Roman" w:hAnsi="Times New Roman"/>
          <w:color w:val="000000"/>
          <w:sz w:val="20"/>
          <w:szCs w:val="20"/>
        </w:rPr>
      </w:pPr>
      <w:r>
        <w:rPr>
          <w:rFonts w:ascii="Times New Roman" w:hAnsi="Times New Roman"/>
          <w:b/>
          <w:bCs/>
          <w:color w:val="191919"/>
          <w:sz w:val="20"/>
          <w:szCs w:val="20"/>
        </w:rPr>
        <w:t>SPED</w:t>
      </w:r>
      <w:r>
        <w:rPr>
          <w:rFonts w:ascii="Times New Roman" w:hAnsi="Times New Roman"/>
          <w:b/>
          <w:bCs/>
          <w:color w:val="191919"/>
          <w:spacing w:val="-8"/>
          <w:sz w:val="20"/>
          <w:szCs w:val="20"/>
        </w:rPr>
        <w:t xml:space="preserve"> </w:t>
      </w:r>
      <w:r>
        <w:rPr>
          <w:rFonts w:ascii="Times New Roman" w:hAnsi="Times New Roman"/>
          <w:b/>
          <w:bCs/>
          <w:color w:val="191919"/>
          <w:sz w:val="20"/>
          <w:szCs w:val="20"/>
        </w:rPr>
        <w:t>5530</w:t>
      </w:r>
      <w:r>
        <w:rPr>
          <w:rFonts w:ascii="Times New Roman" w:hAnsi="Times New Roman"/>
          <w:b/>
          <w:bCs/>
          <w:color w:val="191919"/>
          <w:spacing w:val="-8"/>
          <w:sz w:val="20"/>
          <w:szCs w:val="20"/>
        </w:rPr>
        <w:t xml:space="preserve"> </w:t>
      </w:r>
      <w:r>
        <w:rPr>
          <w:rFonts w:ascii="Times New Roman" w:hAnsi="Times New Roman"/>
          <w:b/>
          <w:bCs/>
          <w:color w:val="191919"/>
          <w:sz w:val="20"/>
          <w:szCs w:val="20"/>
        </w:rPr>
        <w:t>-</w:t>
      </w:r>
      <w:r>
        <w:rPr>
          <w:rFonts w:ascii="Times New Roman" w:hAnsi="Times New Roman"/>
          <w:b/>
          <w:bCs/>
          <w:color w:val="191919"/>
          <w:spacing w:val="-8"/>
          <w:sz w:val="20"/>
          <w:szCs w:val="20"/>
        </w:rPr>
        <w:t xml:space="preserve"> </w:t>
      </w:r>
      <w:r>
        <w:rPr>
          <w:rFonts w:ascii="Times New Roman" w:hAnsi="Times New Roman"/>
          <w:b/>
          <w:bCs/>
          <w:color w:val="191919"/>
          <w:sz w:val="20"/>
          <w:szCs w:val="20"/>
        </w:rPr>
        <w:t>Counseling</w:t>
      </w:r>
      <w:r>
        <w:rPr>
          <w:rFonts w:ascii="Times New Roman" w:hAnsi="Times New Roman"/>
          <w:b/>
          <w:bCs/>
          <w:color w:val="191919"/>
          <w:spacing w:val="-8"/>
          <w:sz w:val="20"/>
          <w:szCs w:val="20"/>
        </w:rPr>
        <w:t xml:space="preserve"> </w:t>
      </w:r>
      <w:r>
        <w:rPr>
          <w:rFonts w:ascii="Times New Roman" w:hAnsi="Times New Roman"/>
          <w:b/>
          <w:bCs/>
          <w:color w:val="191919"/>
          <w:sz w:val="20"/>
          <w:szCs w:val="20"/>
        </w:rPr>
        <w:t>Pa</w:t>
      </w:r>
      <w:r>
        <w:rPr>
          <w:rFonts w:ascii="Times New Roman" w:hAnsi="Times New Roman"/>
          <w:b/>
          <w:bCs/>
          <w:color w:val="191919"/>
          <w:spacing w:val="-4"/>
          <w:sz w:val="20"/>
          <w:szCs w:val="20"/>
        </w:rPr>
        <w:t>r</w:t>
      </w:r>
      <w:r>
        <w:rPr>
          <w:rFonts w:ascii="Times New Roman" w:hAnsi="Times New Roman"/>
          <w:b/>
          <w:bCs/>
          <w:color w:val="191919"/>
          <w:sz w:val="20"/>
          <w:szCs w:val="20"/>
        </w:rPr>
        <w:t>ents</w:t>
      </w:r>
      <w:r>
        <w:rPr>
          <w:rFonts w:ascii="Times New Roman" w:hAnsi="Times New Roman"/>
          <w:b/>
          <w:bCs/>
          <w:color w:val="191919"/>
          <w:spacing w:val="-8"/>
          <w:sz w:val="20"/>
          <w:szCs w:val="20"/>
        </w:rPr>
        <w:t xml:space="preserve"> </w:t>
      </w:r>
      <w:r>
        <w:rPr>
          <w:rFonts w:ascii="Times New Roman" w:hAnsi="Times New Roman"/>
          <w:b/>
          <w:bCs/>
          <w:color w:val="191919"/>
          <w:sz w:val="20"/>
          <w:szCs w:val="20"/>
        </w:rPr>
        <w:t>of</w:t>
      </w:r>
      <w:r>
        <w:rPr>
          <w:rFonts w:ascii="Times New Roman" w:hAnsi="Times New Roman"/>
          <w:b/>
          <w:bCs/>
          <w:color w:val="191919"/>
          <w:spacing w:val="-8"/>
          <w:sz w:val="20"/>
          <w:szCs w:val="20"/>
        </w:rPr>
        <w:t xml:space="preserve"> </w:t>
      </w:r>
      <w:r>
        <w:rPr>
          <w:rFonts w:ascii="Times New Roman" w:hAnsi="Times New Roman"/>
          <w:b/>
          <w:bCs/>
          <w:color w:val="191919"/>
          <w:sz w:val="20"/>
          <w:szCs w:val="20"/>
        </w:rPr>
        <w:t>Exceptional</w:t>
      </w:r>
      <w:r>
        <w:rPr>
          <w:rFonts w:ascii="Times New Roman" w:hAnsi="Times New Roman"/>
          <w:b/>
          <w:bCs/>
          <w:color w:val="191919"/>
          <w:spacing w:val="-8"/>
          <w:sz w:val="20"/>
          <w:szCs w:val="20"/>
        </w:rPr>
        <w:t xml:space="preserve"> </w:t>
      </w:r>
      <w:r>
        <w:rPr>
          <w:rFonts w:ascii="Times New Roman" w:hAnsi="Times New Roman"/>
          <w:b/>
          <w:bCs/>
          <w:color w:val="191919"/>
          <w:sz w:val="20"/>
          <w:szCs w:val="20"/>
        </w:rPr>
        <w:t>Child</w:t>
      </w:r>
      <w:r>
        <w:rPr>
          <w:rFonts w:ascii="Times New Roman" w:hAnsi="Times New Roman"/>
          <w:b/>
          <w:bCs/>
          <w:color w:val="191919"/>
          <w:spacing w:val="-4"/>
          <w:sz w:val="20"/>
          <w:szCs w:val="20"/>
        </w:rPr>
        <w:t>r</w:t>
      </w:r>
      <w:r>
        <w:rPr>
          <w:rFonts w:ascii="Times New Roman" w:hAnsi="Times New Roman"/>
          <w:b/>
          <w:bCs/>
          <w:color w:val="191919"/>
          <w:sz w:val="20"/>
          <w:szCs w:val="20"/>
        </w:rPr>
        <w:t>en....................................................3(3-0)</w:t>
      </w:r>
    </w:p>
    <w:p w:rsidR="00F42301" w:rsidRDefault="00F42301" w:rsidP="00721764">
      <w:pPr>
        <w:widowControl w:val="0"/>
        <w:autoSpaceDE w:val="0"/>
        <w:autoSpaceDN w:val="0"/>
        <w:adjustRightInd w:val="0"/>
        <w:spacing w:before="13" w:after="0" w:line="250" w:lineRule="auto"/>
        <w:ind w:left="2289" w:right="862"/>
        <w:jc w:val="both"/>
        <w:rPr>
          <w:rFonts w:ascii="Times New Roman" w:hAnsi="Times New Roman"/>
          <w:color w:val="000000"/>
          <w:sz w:val="20"/>
          <w:szCs w:val="20"/>
        </w:rPr>
      </w:pPr>
      <w:r>
        <w:rPr>
          <w:rFonts w:ascii="Times New Roman" w:hAnsi="Times New Roman"/>
          <w:color w:val="191919"/>
          <w:sz w:val="20"/>
          <w:szCs w:val="20"/>
        </w:rPr>
        <w:t>A</w:t>
      </w:r>
      <w:r>
        <w:rPr>
          <w:rFonts w:ascii="Times New Roman" w:hAnsi="Times New Roman"/>
          <w:color w:val="191919"/>
          <w:spacing w:val="-19"/>
          <w:sz w:val="20"/>
          <w:szCs w:val="20"/>
        </w:rPr>
        <w:t xml:space="preserve"> </w:t>
      </w:r>
      <w:r>
        <w:rPr>
          <w:rFonts w:ascii="Times New Roman" w:hAnsi="Times New Roman"/>
          <w:color w:val="191919"/>
          <w:spacing w:val="-1"/>
          <w:sz w:val="20"/>
          <w:szCs w:val="20"/>
        </w:rPr>
        <w:t>stud</w:t>
      </w:r>
      <w:r>
        <w:rPr>
          <w:rFonts w:ascii="Times New Roman" w:hAnsi="Times New Roman"/>
          <w:color w:val="191919"/>
          <w:sz w:val="20"/>
          <w:szCs w:val="20"/>
        </w:rPr>
        <w:t>y</w:t>
      </w:r>
      <w:r>
        <w:rPr>
          <w:rFonts w:ascii="Times New Roman" w:hAnsi="Times New Roman"/>
          <w:color w:val="191919"/>
          <w:spacing w:val="-8"/>
          <w:sz w:val="20"/>
          <w:szCs w:val="20"/>
        </w:rPr>
        <w:t xml:space="preserve"> </w:t>
      </w:r>
      <w:r>
        <w:rPr>
          <w:rFonts w:ascii="Times New Roman" w:hAnsi="Times New Roman"/>
          <w:color w:val="191919"/>
          <w:spacing w:val="-1"/>
          <w:sz w:val="20"/>
          <w:szCs w:val="20"/>
        </w:rPr>
        <w:t>o</w:t>
      </w:r>
      <w:r>
        <w:rPr>
          <w:rFonts w:ascii="Times New Roman" w:hAnsi="Times New Roman"/>
          <w:color w:val="191919"/>
          <w:sz w:val="20"/>
          <w:szCs w:val="20"/>
        </w:rPr>
        <w:t>f</w:t>
      </w:r>
      <w:r>
        <w:rPr>
          <w:rFonts w:ascii="Times New Roman" w:hAnsi="Times New Roman"/>
          <w:color w:val="191919"/>
          <w:spacing w:val="-8"/>
          <w:sz w:val="20"/>
          <w:szCs w:val="20"/>
        </w:rPr>
        <w:t xml:space="preserve"> </w:t>
      </w:r>
      <w:r>
        <w:rPr>
          <w:rFonts w:ascii="Times New Roman" w:hAnsi="Times New Roman"/>
          <w:color w:val="191919"/>
          <w:spacing w:val="-1"/>
          <w:sz w:val="20"/>
          <w:szCs w:val="20"/>
        </w:rPr>
        <w:t>paren</w:t>
      </w:r>
      <w:r>
        <w:rPr>
          <w:rFonts w:ascii="Times New Roman" w:hAnsi="Times New Roman"/>
          <w:color w:val="191919"/>
          <w:sz w:val="20"/>
          <w:szCs w:val="20"/>
        </w:rPr>
        <w:t>t</w:t>
      </w:r>
      <w:r>
        <w:rPr>
          <w:rFonts w:ascii="Times New Roman" w:hAnsi="Times New Roman"/>
          <w:color w:val="191919"/>
          <w:spacing w:val="-8"/>
          <w:sz w:val="20"/>
          <w:szCs w:val="20"/>
        </w:rPr>
        <w:t xml:space="preserve"> </w:t>
      </w:r>
      <w:r>
        <w:rPr>
          <w:rFonts w:ascii="Times New Roman" w:hAnsi="Times New Roman"/>
          <w:color w:val="191919"/>
          <w:spacing w:val="-1"/>
          <w:sz w:val="20"/>
          <w:szCs w:val="20"/>
        </w:rPr>
        <w:t>involvemen</w:t>
      </w:r>
      <w:r>
        <w:rPr>
          <w:rFonts w:ascii="Times New Roman" w:hAnsi="Times New Roman"/>
          <w:color w:val="191919"/>
          <w:sz w:val="20"/>
          <w:szCs w:val="20"/>
        </w:rPr>
        <w:t>t</w:t>
      </w:r>
      <w:r>
        <w:rPr>
          <w:rFonts w:ascii="Times New Roman" w:hAnsi="Times New Roman"/>
          <w:color w:val="191919"/>
          <w:spacing w:val="-8"/>
          <w:sz w:val="20"/>
          <w:szCs w:val="20"/>
        </w:rPr>
        <w:t xml:space="preserve"> </w:t>
      </w:r>
      <w:r>
        <w:rPr>
          <w:rFonts w:ascii="Times New Roman" w:hAnsi="Times New Roman"/>
          <w:color w:val="191919"/>
          <w:spacing w:val="-1"/>
          <w:sz w:val="20"/>
          <w:szCs w:val="20"/>
        </w:rPr>
        <w:t>i</w:t>
      </w:r>
      <w:r>
        <w:rPr>
          <w:rFonts w:ascii="Times New Roman" w:hAnsi="Times New Roman"/>
          <w:color w:val="191919"/>
          <w:sz w:val="20"/>
          <w:szCs w:val="20"/>
        </w:rPr>
        <w:t>n</w:t>
      </w:r>
      <w:r>
        <w:rPr>
          <w:rFonts w:ascii="Times New Roman" w:hAnsi="Times New Roman"/>
          <w:color w:val="191919"/>
          <w:spacing w:val="-8"/>
          <w:sz w:val="20"/>
          <w:szCs w:val="20"/>
        </w:rPr>
        <w:t xml:space="preserve"> </w:t>
      </w:r>
      <w:r>
        <w:rPr>
          <w:rFonts w:ascii="Times New Roman" w:hAnsi="Times New Roman"/>
          <w:color w:val="191919"/>
          <w:spacing w:val="-1"/>
          <w:sz w:val="20"/>
          <w:szCs w:val="20"/>
        </w:rPr>
        <w:t>th</w:t>
      </w:r>
      <w:r>
        <w:rPr>
          <w:rFonts w:ascii="Times New Roman" w:hAnsi="Times New Roman"/>
          <w:color w:val="191919"/>
          <w:sz w:val="20"/>
          <w:szCs w:val="20"/>
        </w:rPr>
        <w:t>e</w:t>
      </w:r>
      <w:r>
        <w:rPr>
          <w:rFonts w:ascii="Times New Roman" w:hAnsi="Times New Roman"/>
          <w:color w:val="191919"/>
          <w:spacing w:val="-8"/>
          <w:sz w:val="20"/>
          <w:szCs w:val="20"/>
        </w:rPr>
        <w:t xml:space="preserve"> </w:t>
      </w:r>
      <w:r>
        <w:rPr>
          <w:rFonts w:ascii="Times New Roman" w:hAnsi="Times New Roman"/>
          <w:color w:val="191919"/>
          <w:spacing w:val="-1"/>
          <w:sz w:val="20"/>
          <w:szCs w:val="20"/>
        </w:rPr>
        <w:t>deliver</w:t>
      </w:r>
      <w:r>
        <w:rPr>
          <w:rFonts w:ascii="Times New Roman" w:hAnsi="Times New Roman"/>
          <w:color w:val="191919"/>
          <w:sz w:val="20"/>
          <w:szCs w:val="20"/>
        </w:rPr>
        <w:t>y</w:t>
      </w:r>
      <w:r>
        <w:rPr>
          <w:rFonts w:ascii="Times New Roman" w:hAnsi="Times New Roman"/>
          <w:color w:val="191919"/>
          <w:spacing w:val="-8"/>
          <w:sz w:val="20"/>
          <w:szCs w:val="20"/>
        </w:rPr>
        <w:t xml:space="preserve"> </w:t>
      </w:r>
      <w:r>
        <w:rPr>
          <w:rFonts w:ascii="Times New Roman" w:hAnsi="Times New Roman"/>
          <w:color w:val="191919"/>
          <w:spacing w:val="-1"/>
          <w:sz w:val="20"/>
          <w:szCs w:val="20"/>
        </w:rPr>
        <w:t>o</w:t>
      </w:r>
      <w:r>
        <w:rPr>
          <w:rFonts w:ascii="Times New Roman" w:hAnsi="Times New Roman"/>
          <w:color w:val="191919"/>
          <w:sz w:val="20"/>
          <w:szCs w:val="20"/>
        </w:rPr>
        <w:t>f</w:t>
      </w:r>
      <w:r>
        <w:rPr>
          <w:rFonts w:ascii="Times New Roman" w:hAnsi="Times New Roman"/>
          <w:color w:val="191919"/>
          <w:spacing w:val="-8"/>
          <w:sz w:val="20"/>
          <w:szCs w:val="20"/>
        </w:rPr>
        <w:t xml:space="preserve"> </w:t>
      </w:r>
      <w:r>
        <w:rPr>
          <w:rFonts w:ascii="Times New Roman" w:hAnsi="Times New Roman"/>
          <w:color w:val="191919"/>
          <w:spacing w:val="-1"/>
          <w:sz w:val="20"/>
          <w:szCs w:val="20"/>
        </w:rPr>
        <w:t>service</w:t>
      </w:r>
      <w:r>
        <w:rPr>
          <w:rFonts w:ascii="Times New Roman" w:hAnsi="Times New Roman"/>
          <w:color w:val="191919"/>
          <w:sz w:val="20"/>
          <w:szCs w:val="20"/>
        </w:rPr>
        <w:t>s</w:t>
      </w:r>
      <w:r>
        <w:rPr>
          <w:rFonts w:ascii="Times New Roman" w:hAnsi="Times New Roman"/>
          <w:color w:val="191919"/>
          <w:spacing w:val="-8"/>
          <w:sz w:val="20"/>
          <w:szCs w:val="20"/>
        </w:rPr>
        <w:t xml:space="preserve"> </w:t>
      </w:r>
      <w:r>
        <w:rPr>
          <w:rFonts w:ascii="Times New Roman" w:hAnsi="Times New Roman"/>
          <w:color w:val="191919"/>
          <w:spacing w:val="-1"/>
          <w:sz w:val="20"/>
          <w:szCs w:val="20"/>
        </w:rPr>
        <w:t>t</w:t>
      </w:r>
      <w:r>
        <w:rPr>
          <w:rFonts w:ascii="Times New Roman" w:hAnsi="Times New Roman"/>
          <w:color w:val="191919"/>
          <w:sz w:val="20"/>
          <w:szCs w:val="20"/>
        </w:rPr>
        <w:t>o</w:t>
      </w:r>
      <w:r>
        <w:rPr>
          <w:rFonts w:ascii="Times New Roman" w:hAnsi="Times New Roman"/>
          <w:color w:val="191919"/>
          <w:spacing w:val="-8"/>
          <w:sz w:val="20"/>
          <w:szCs w:val="20"/>
        </w:rPr>
        <w:t xml:space="preserve"> </w:t>
      </w:r>
      <w:r>
        <w:rPr>
          <w:rFonts w:ascii="Times New Roman" w:hAnsi="Times New Roman"/>
          <w:color w:val="191919"/>
          <w:spacing w:val="-1"/>
          <w:sz w:val="20"/>
          <w:szCs w:val="20"/>
        </w:rPr>
        <w:t>handicappe</w:t>
      </w:r>
      <w:r>
        <w:rPr>
          <w:rFonts w:ascii="Times New Roman" w:hAnsi="Times New Roman"/>
          <w:color w:val="191919"/>
          <w:sz w:val="20"/>
          <w:szCs w:val="20"/>
        </w:rPr>
        <w:t>d</w:t>
      </w:r>
      <w:r>
        <w:rPr>
          <w:rFonts w:ascii="Times New Roman" w:hAnsi="Times New Roman"/>
          <w:color w:val="191919"/>
          <w:spacing w:val="-8"/>
          <w:sz w:val="20"/>
          <w:szCs w:val="20"/>
        </w:rPr>
        <w:t xml:space="preserve"> </w:t>
      </w:r>
      <w:r>
        <w:rPr>
          <w:rFonts w:ascii="Times New Roman" w:hAnsi="Times New Roman"/>
          <w:color w:val="191919"/>
          <w:spacing w:val="-1"/>
          <w:sz w:val="20"/>
          <w:szCs w:val="20"/>
        </w:rPr>
        <w:t>childre</w:t>
      </w:r>
      <w:r>
        <w:rPr>
          <w:rFonts w:ascii="Times New Roman" w:hAnsi="Times New Roman"/>
          <w:color w:val="191919"/>
          <w:sz w:val="20"/>
          <w:szCs w:val="20"/>
        </w:rPr>
        <w:t>n</w:t>
      </w:r>
      <w:r>
        <w:rPr>
          <w:rFonts w:ascii="Times New Roman" w:hAnsi="Times New Roman"/>
          <w:color w:val="191919"/>
          <w:spacing w:val="-8"/>
          <w:sz w:val="20"/>
          <w:szCs w:val="20"/>
        </w:rPr>
        <w:t xml:space="preserve"> </w:t>
      </w:r>
      <w:r>
        <w:rPr>
          <w:rFonts w:ascii="Times New Roman" w:hAnsi="Times New Roman"/>
          <w:color w:val="191919"/>
          <w:spacing w:val="-1"/>
          <w:sz w:val="20"/>
          <w:szCs w:val="20"/>
        </w:rPr>
        <w:t>focuse</w:t>
      </w:r>
      <w:r>
        <w:rPr>
          <w:rFonts w:ascii="Times New Roman" w:hAnsi="Times New Roman"/>
          <w:color w:val="191919"/>
          <w:sz w:val="20"/>
          <w:szCs w:val="20"/>
        </w:rPr>
        <w:t>s</w:t>
      </w:r>
      <w:r>
        <w:rPr>
          <w:rFonts w:ascii="Times New Roman" w:hAnsi="Times New Roman"/>
          <w:color w:val="191919"/>
          <w:spacing w:val="-8"/>
          <w:sz w:val="20"/>
          <w:szCs w:val="20"/>
        </w:rPr>
        <w:t xml:space="preserve"> </w:t>
      </w:r>
      <w:r>
        <w:rPr>
          <w:rFonts w:ascii="Times New Roman" w:hAnsi="Times New Roman"/>
          <w:color w:val="191919"/>
          <w:spacing w:val="-1"/>
          <w:sz w:val="20"/>
          <w:szCs w:val="20"/>
        </w:rPr>
        <w:t>o</w:t>
      </w:r>
      <w:r>
        <w:rPr>
          <w:rFonts w:ascii="Times New Roman" w:hAnsi="Times New Roman"/>
          <w:color w:val="191919"/>
          <w:sz w:val="20"/>
          <w:szCs w:val="20"/>
        </w:rPr>
        <w:t>n</w:t>
      </w:r>
      <w:r>
        <w:rPr>
          <w:rFonts w:ascii="Times New Roman" w:hAnsi="Times New Roman"/>
          <w:color w:val="191919"/>
          <w:spacing w:val="-8"/>
          <w:sz w:val="20"/>
          <w:szCs w:val="20"/>
        </w:rPr>
        <w:t xml:space="preserve"> </w:t>
      </w:r>
      <w:r>
        <w:rPr>
          <w:rFonts w:ascii="Times New Roman" w:hAnsi="Times New Roman"/>
          <w:color w:val="191919"/>
          <w:spacing w:val="-1"/>
          <w:sz w:val="20"/>
          <w:szCs w:val="20"/>
        </w:rPr>
        <w:t xml:space="preserve">in- </w:t>
      </w:r>
      <w:r>
        <w:rPr>
          <w:rFonts w:ascii="Times New Roman" w:hAnsi="Times New Roman"/>
          <w:color w:val="191919"/>
          <w:sz w:val="20"/>
          <w:szCs w:val="20"/>
        </w:rPr>
        <w:t>dividualized educational programming, counseling approaches and agency involvement.</w:t>
      </w:r>
    </w:p>
    <w:p w:rsidR="00F42301" w:rsidRDefault="00F42301" w:rsidP="00721764">
      <w:pPr>
        <w:widowControl w:val="0"/>
        <w:autoSpaceDE w:val="0"/>
        <w:autoSpaceDN w:val="0"/>
        <w:adjustRightInd w:val="0"/>
        <w:spacing w:after="0" w:line="227" w:lineRule="exact"/>
        <w:ind w:left="1929"/>
        <w:rPr>
          <w:rFonts w:ascii="Times New Roman" w:hAnsi="Times New Roman"/>
          <w:color w:val="000000"/>
          <w:sz w:val="20"/>
          <w:szCs w:val="20"/>
        </w:rPr>
      </w:pPr>
      <w:r>
        <w:rPr>
          <w:rFonts w:ascii="Times New Roman" w:hAnsi="Times New Roman"/>
          <w:b/>
          <w:bCs/>
          <w:color w:val="191919"/>
          <w:sz w:val="20"/>
          <w:szCs w:val="20"/>
        </w:rPr>
        <w:t>SPED</w:t>
      </w:r>
      <w:r>
        <w:rPr>
          <w:rFonts w:ascii="Times New Roman" w:hAnsi="Times New Roman"/>
          <w:b/>
          <w:bCs/>
          <w:color w:val="191919"/>
          <w:spacing w:val="-8"/>
          <w:sz w:val="20"/>
          <w:szCs w:val="20"/>
        </w:rPr>
        <w:t xml:space="preserve"> </w:t>
      </w:r>
      <w:r>
        <w:rPr>
          <w:rFonts w:ascii="Times New Roman" w:hAnsi="Times New Roman"/>
          <w:b/>
          <w:bCs/>
          <w:color w:val="191919"/>
          <w:sz w:val="20"/>
          <w:szCs w:val="20"/>
        </w:rPr>
        <w:t>5542</w:t>
      </w:r>
      <w:r>
        <w:rPr>
          <w:rFonts w:ascii="Times New Roman" w:hAnsi="Times New Roman"/>
          <w:b/>
          <w:bCs/>
          <w:color w:val="191919"/>
          <w:spacing w:val="-8"/>
          <w:sz w:val="20"/>
          <w:szCs w:val="20"/>
        </w:rPr>
        <w:t xml:space="preserve"> </w:t>
      </w:r>
      <w:r>
        <w:rPr>
          <w:rFonts w:ascii="Times New Roman" w:hAnsi="Times New Roman"/>
          <w:b/>
          <w:bCs/>
          <w:color w:val="191919"/>
          <w:sz w:val="20"/>
          <w:szCs w:val="20"/>
        </w:rPr>
        <w:t>-</w:t>
      </w:r>
      <w:r>
        <w:rPr>
          <w:rFonts w:ascii="Times New Roman" w:hAnsi="Times New Roman"/>
          <w:b/>
          <w:bCs/>
          <w:color w:val="191919"/>
          <w:spacing w:val="-8"/>
          <w:sz w:val="20"/>
          <w:szCs w:val="20"/>
        </w:rPr>
        <w:t xml:space="preserve"> </w:t>
      </w:r>
      <w:r>
        <w:rPr>
          <w:rFonts w:ascii="Times New Roman" w:hAnsi="Times New Roman"/>
          <w:b/>
          <w:bCs/>
          <w:color w:val="191919"/>
          <w:sz w:val="20"/>
          <w:szCs w:val="20"/>
        </w:rPr>
        <w:t>Behavior</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Modification</w:t>
      </w:r>
      <w:r>
        <w:rPr>
          <w:rFonts w:ascii="Times New Roman" w:hAnsi="Times New Roman"/>
          <w:b/>
          <w:bCs/>
          <w:color w:val="191919"/>
          <w:spacing w:val="-8"/>
          <w:sz w:val="20"/>
          <w:szCs w:val="20"/>
        </w:rPr>
        <w:t xml:space="preserve"> </w:t>
      </w:r>
      <w:r>
        <w:rPr>
          <w:rFonts w:ascii="Times New Roman" w:hAnsi="Times New Roman"/>
          <w:b/>
          <w:bCs/>
          <w:color w:val="191919"/>
          <w:sz w:val="20"/>
          <w:szCs w:val="20"/>
        </w:rPr>
        <w:t>for</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Special</w:t>
      </w:r>
      <w:r>
        <w:rPr>
          <w:rFonts w:ascii="Times New Roman" w:hAnsi="Times New Roman"/>
          <w:b/>
          <w:bCs/>
          <w:color w:val="191919"/>
          <w:spacing w:val="-8"/>
          <w:sz w:val="20"/>
          <w:szCs w:val="20"/>
        </w:rPr>
        <w:t xml:space="preserve"> </w:t>
      </w:r>
      <w:r>
        <w:rPr>
          <w:rFonts w:ascii="Times New Roman" w:hAnsi="Times New Roman"/>
          <w:b/>
          <w:bCs/>
          <w:color w:val="191919"/>
          <w:sz w:val="20"/>
          <w:szCs w:val="20"/>
        </w:rPr>
        <w:t>Education</w:t>
      </w:r>
      <w:r>
        <w:rPr>
          <w:rFonts w:ascii="Times New Roman" w:hAnsi="Times New Roman"/>
          <w:b/>
          <w:bCs/>
          <w:color w:val="191919"/>
          <w:spacing w:val="-8"/>
          <w:sz w:val="20"/>
          <w:szCs w:val="20"/>
        </w:rPr>
        <w:t xml:space="preserve"> </w:t>
      </w:r>
      <w:r>
        <w:rPr>
          <w:rFonts w:ascii="Times New Roman" w:hAnsi="Times New Roman"/>
          <w:b/>
          <w:bCs/>
          <w:color w:val="191919"/>
          <w:sz w:val="20"/>
          <w:szCs w:val="20"/>
        </w:rPr>
        <w:t>Students...................................3(3-0)</w:t>
      </w:r>
    </w:p>
    <w:p w:rsidR="00F42301" w:rsidRDefault="00F42301" w:rsidP="00721764">
      <w:pPr>
        <w:widowControl w:val="0"/>
        <w:autoSpaceDE w:val="0"/>
        <w:autoSpaceDN w:val="0"/>
        <w:adjustRightInd w:val="0"/>
        <w:spacing w:before="13" w:after="0" w:line="250" w:lineRule="auto"/>
        <w:ind w:left="2289" w:right="861"/>
        <w:jc w:val="both"/>
        <w:rPr>
          <w:rFonts w:ascii="Times New Roman" w:hAnsi="Times New Roman"/>
          <w:color w:val="000000"/>
          <w:sz w:val="20"/>
          <w:szCs w:val="20"/>
        </w:rPr>
      </w:pPr>
      <w:r>
        <w:rPr>
          <w:rFonts w:ascii="Times New Roman" w:hAnsi="Times New Roman"/>
          <w:color w:val="191919"/>
          <w:sz w:val="20"/>
          <w:szCs w:val="20"/>
        </w:rPr>
        <w:t>Application</w:t>
      </w:r>
      <w:r>
        <w:rPr>
          <w:rFonts w:ascii="Times New Roman" w:hAnsi="Times New Roman"/>
          <w:color w:val="191919"/>
          <w:spacing w:val="-3"/>
          <w:sz w:val="20"/>
          <w:szCs w:val="20"/>
        </w:rPr>
        <w:t xml:space="preserve"> </w:t>
      </w:r>
      <w:r>
        <w:rPr>
          <w:rFonts w:ascii="Times New Roman" w:hAnsi="Times New Roman"/>
          <w:color w:val="191919"/>
          <w:sz w:val="20"/>
          <w:szCs w:val="20"/>
        </w:rPr>
        <w:t>of</w:t>
      </w:r>
      <w:r>
        <w:rPr>
          <w:rFonts w:ascii="Times New Roman" w:hAnsi="Times New Roman"/>
          <w:color w:val="191919"/>
          <w:spacing w:val="-3"/>
          <w:sz w:val="20"/>
          <w:szCs w:val="20"/>
        </w:rPr>
        <w:t xml:space="preserve"> </w:t>
      </w:r>
      <w:r>
        <w:rPr>
          <w:rFonts w:ascii="Times New Roman" w:hAnsi="Times New Roman"/>
          <w:color w:val="191919"/>
          <w:sz w:val="20"/>
          <w:szCs w:val="20"/>
        </w:rPr>
        <w:t>behavior</w:t>
      </w:r>
      <w:r>
        <w:rPr>
          <w:rFonts w:ascii="Times New Roman" w:hAnsi="Times New Roman"/>
          <w:color w:val="191919"/>
          <w:spacing w:val="-3"/>
          <w:sz w:val="20"/>
          <w:szCs w:val="20"/>
        </w:rPr>
        <w:t xml:space="preserve"> </w:t>
      </w:r>
      <w:r>
        <w:rPr>
          <w:rFonts w:ascii="Times New Roman" w:hAnsi="Times New Roman"/>
          <w:color w:val="191919"/>
          <w:sz w:val="20"/>
          <w:szCs w:val="20"/>
        </w:rPr>
        <w:t>modification</w:t>
      </w:r>
      <w:r>
        <w:rPr>
          <w:rFonts w:ascii="Times New Roman" w:hAnsi="Times New Roman"/>
          <w:color w:val="191919"/>
          <w:spacing w:val="-3"/>
          <w:sz w:val="20"/>
          <w:szCs w:val="20"/>
        </w:rPr>
        <w:t xml:space="preserve"> </w:t>
      </w:r>
      <w:r>
        <w:rPr>
          <w:rFonts w:ascii="Times New Roman" w:hAnsi="Times New Roman"/>
          <w:color w:val="191919"/>
          <w:sz w:val="20"/>
          <w:szCs w:val="20"/>
        </w:rPr>
        <w:t>principles</w:t>
      </w:r>
      <w:r>
        <w:rPr>
          <w:rFonts w:ascii="Times New Roman" w:hAnsi="Times New Roman"/>
          <w:color w:val="191919"/>
          <w:spacing w:val="-3"/>
          <w:sz w:val="20"/>
          <w:szCs w:val="20"/>
        </w:rPr>
        <w:t xml:space="preserve"> </w:t>
      </w:r>
      <w:r>
        <w:rPr>
          <w:rFonts w:ascii="Times New Roman" w:hAnsi="Times New Roman"/>
          <w:color w:val="191919"/>
          <w:sz w:val="20"/>
          <w:szCs w:val="20"/>
        </w:rPr>
        <w:t>and</w:t>
      </w:r>
      <w:r>
        <w:rPr>
          <w:rFonts w:ascii="Times New Roman" w:hAnsi="Times New Roman"/>
          <w:color w:val="191919"/>
          <w:spacing w:val="-3"/>
          <w:sz w:val="20"/>
          <w:szCs w:val="20"/>
        </w:rPr>
        <w:t xml:space="preserve"> </w:t>
      </w:r>
      <w:r>
        <w:rPr>
          <w:rFonts w:ascii="Times New Roman" w:hAnsi="Times New Roman"/>
          <w:color w:val="191919"/>
          <w:sz w:val="20"/>
          <w:szCs w:val="20"/>
        </w:rPr>
        <w:t>behavior</w:t>
      </w:r>
      <w:r>
        <w:rPr>
          <w:rFonts w:ascii="Times New Roman" w:hAnsi="Times New Roman"/>
          <w:color w:val="191919"/>
          <w:spacing w:val="-3"/>
          <w:sz w:val="20"/>
          <w:szCs w:val="20"/>
        </w:rPr>
        <w:t xml:space="preserve"> </w:t>
      </w:r>
      <w:r>
        <w:rPr>
          <w:rFonts w:ascii="Times New Roman" w:hAnsi="Times New Roman"/>
          <w:color w:val="191919"/>
          <w:sz w:val="20"/>
          <w:szCs w:val="20"/>
        </w:rPr>
        <w:t>analysis</w:t>
      </w:r>
      <w:r>
        <w:rPr>
          <w:rFonts w:ascii="Times New Roman" w:hAnsi="Times New Roman"/>
          <w:color w:val="191919"/>
          <w:spacing w:val="-3"/>
          <w:sz w:val="20"/>
          <w:szCs w:val="20"/>
        </w:rPr>
        <w:t xml:space="preserve"> </w:t>
      </w:r>
      <w:r>
        <w:rPr>
          <w:rFonts w:ascii="Times New Roman" w:hAnsi="Times New Roman"/>
          <w:color w:val="191919"/>
          <w:sz w:val="20"/>
          <w:szCs w:val="20"/>
        </w:rPr>
        <w:t>in</w:t>
      </w:r>
      <w:r>
        <w:rPr>
          <w:rFonts w:ascii="Times New Roman" w:hAnsi="Times New Roman"/>
          <w:color w:val="191919"/>
          <w:spacing w:val="-3"/>
          <w:sz w:val="20"/>
          <w:szCs w:val="20"/>
        </w:rPr>
        <w:t xml:space="preserve"> </w:t>
      </w:r>
      <w:r>
        <w:rPr>
          <w:rFonts w:ascii="Times New Roman" w:hAnsi="Times New Roman"/>
          <w:color w:val="191919"/>
          <w:sz w:val="20"/>
          <w:szCs w:val="20"/>
        </w:rPr>
        <w:t>both</w:t>
      </w:r>
      <w:r>
        <w:rPr>
          <w:rFonts w:ascii="Times New Roman" w:hAnsi="Times New Roman"/>
          <w:color w:val="191919"/>
          <w:spacing w:val="-3"/>
          <w:sz w:val="20"/>
          <w:szCs w:val="20"/>
        </w:rPr>
        <w:t xml:space="preserve"> </w:t>
      </w:r>
      <w:r>
        <w:rPr>
          <w:rFonts w:ascii="Times New Roman" w:hAnsi="Times New Roman"/>
          <w:color w:val="191919"/>
          <w:sz w:val="20"/>
          <w:szCs w:val="20"/>
        </w:rPr>
        <w:t>general</w:t>
      </w:r>
      <w:r>
        <w:rPr>
          <w:rFonts w:ascii="Times New Roman" w:hAnsi="Times New Roman"/>
          <w:color w:val="191919"/>
          <w:spacing w:val="-3"/>
          <w:sz w:val="20"/>
          <w:szCs w:val="20"/>
        </w:rPr>
        <w:t xml:space="preserve"> </w:t>
      </w:r>
      <w:r>
        <w:rPr>
          <w:rFonts w:ascii="Times New Roman" w:hAnsi="Times New Roman"/>
          <w:color w:val="191919"/>
          <w:sz w:val="20"/>
          <w:szCs w:val="20"/>
        </w:rPr>
        <w:t>and</w:t>
      </w:r>
      <w:r>
        <w:rPr>
          <w:rFonts w:ascii="Times New Roman" w:hAnsi="Times New Roman"/>
          <w:color w:val="191919"/>
          <w:spacing w:val="-3"/>
          <w:sz w:val="20"/>
          <w:szCs w:val="20"/>
        </w:rPr>
        <w:t xml:space="preserve"> </w:t>
      </w:r>
      <w:r>
        <w:rPr>
          <w:rFonts w:ascii="Times New Roman" w:hAnsi="Times New Roman"/>
          <w:color w:val="191919"/>
          <w:sz w:val="20"/>
          <w:szCs w:val="20"/>
        </w:rPr>
        <w:t>spe- cial education classrooms.</w:t>
      </w:r>
    </w:p>
    <w:p w:rsidR="00F42301" w:rsidRDefault="00F42301" w:rsidP="00721764">
      <w:pPr>
        <w:widowControl w:val="0"/>
        <w:autoSpaceDE w:val="0"/>
        <w:autoSpaceDN w:val="0"/>
        <w:adjustRightInd w:val="0"/>
        <w:spacing w:after="0" w:line="227" w:lineRule="exact"/>
        <w:ind w:left="1929"/>
        <w:rPr>
          <w:rFonts w:ascii="Times New Roman" w:hAnsi="Times New Roman"/>
          <w:color w:val="000000"/>
          <w:sz w:val="20"/>
          <w:szCs w:val="20"/>
        </w:rPr>
      </w:pPr>
      <w:r>
        <w:rPr>
          <w:rFonts w:ascii="Times New Roman" w:hAnsi="Times New Roman"/>
          <w:b/>
          <w:bCs/>
          <w:color w:val="191919"/>
          <w:sz w:val="20"/>
          <w:szCs w:val="20"/>
        </w:rPr>
        <w:t>SPED</w:t>
      </w:r>
      <w:r>
        <w:rPr>
          <w:rFonts w:ascii="Times New Roman" w:hAnsi="Times New Roman"/>
          <w:b/>
          <w:bCs/>
          <w:color w:val="191919"/>
          <w:spacing w:val="-3"/>
          <w:sz w:val="20"/>
          <w:szCs w:val="20"/>
        </w:rPr>
        <w:t xml:space="preserve"> </w:t>
      </w:r>
      <w:r>
        <w:rPr>
          <w:rFonts w:ascii="Times New Roman" w:hAnsi="Times New Roman"/>
          <w:b/>
          <w:bCs/>
          <w:color w:val="191919"/>
          <w:sz w:val="20"/>
          <w:szCs w:val="20"/>
        </w:rPr>
        <w:t>5545</w:t>
      </w:r>
      <w:r>
        <w:rPr>
          <w:rFonts w:ascii="Times New Roman" w:hAnsi="Times New Roman"/>
          <w:b/>
          <w:bCs/>
          <w:color w:val="191919"/>
          <w:spacing w:val="-3"/>
          <w:sz w:val="20"/>
          <w:szCs w:val="20"/>
        </w:rPr>
        <w:t xml:space="preserve"> </w:t>
      </w:r>
      <w:r>
        <w:rPr>
          <w:rFonts w:ascii="Times New Roman" w:hAnsi="Times New Roman"/>
          <w:b/>
          <w:bCs/>
          <w:color w:val="191919"/>
          <w:sz w:val="20"/>
          <w:szCs w:val="20"/>
        </w:rPr>
        <w:t>-</w:t>
      </w:r>
      <w:r>
        <w:rPr>
          <w:rFonts w:ascii="Times New Roman" w:hAnsi="Times New Roman"/>
          <w:b/>
          <w:bCs/>
          <w:color w:val="191919"/>
          <w:spacing w:val="-3"/>
          <w:sz w:val="20"/>
          <w:szCs w:val="20"/>
        </w:rPr>
        <w:t xml:space="preserve"> </w:t>
      </w:r>
      <w:r>
        <w:rPr>
          <w:rFonts w:ascii="Times New Roman" w:hAnsi="Times New Roman"/>
          <w:b/>
          <w:bCs/>
          <w:color w:val="191919"/>
          <w:sz w:val="20"/>
          <w:szCs w:val="20"/>
        </w:rPr>
        <w:t>Educational</w:t>
      </w:r>
      <w:r>
        <w:rPr>
          <w:rFonts w:ascii="Times New Roman" w:hAnsi="Times New Roman"/>
          <w:b/>
          <w:bCs/>
          <w:color w:val="191919"/>
          <w:spacing w:val="-14"/>
          <w:sz w:val="20"/>
          <w:szCs w:val="20"/>
        </w:rPr>
        <w:t xml:space="preserve"> </w:t>
      </w:r>
      <w:r>
        <w:rPr>
          <w:rFonts w:ascii="Times New Roman" w:hAnsi="Times New Roman"/>
          <w:b/>
          <w:bCs/>
          <w:color w:val="191919"/>
          <w:sz w:val="20"/>
          <w:szCs w:val="20"/>
        </w:rPr>
        <w:t>Assessment</w:t>
      </w:r>
      <w:r>
        <w:rPr>
          <w:rFonts w:ascii="Times New Roman" w:hAnsi="Times New Roman"/>
          <w:b/>
          <w:bCs/>
          <w:color w:val="191919"/>
          <w:spacing w:val="-3"/>
          <w:sz w:val="20"/>
          <w:szCs w:val="20"/>
        </w:rPr>
        <w:t xml:space="preserve"> </w:t>
      </w:r>
      <w:r>
        <w:rPr>
          <w:rFonts w:ascii="Times New Roman" w:hAnsi="Times New Roman"/>
          <w:b/>
          <w:bCs/>
          <w:color w:val="191919"/>
          <w:sz w:val="20"/>
          <w:szCs w:val="20"/>
        </w:rPr>
        <w:t>of</w:t>
      </w:r>
      <w:r>
        <w:rPr>
          <w:rFonts w:ascii="Times New Roman" w:hAnsi="Times New Roman"/>
          <w:b/>
          <w:bCs/>
          <w:color w:val="191919"/>
          <w:spacing w:val="-3"/>
          <w:sz w:val="20"/>
          <w:szCs w:val="20"/>
        </w:rPr>
        <w:t xml:space="preserve"> </w:t>
      </w:r>
      <w:r>
        <w:rPr>
          <w:rFonts w:ascii="Times New Roman" w:hAnsi="Times New Roman"/>
          <w:b/>
          <w:bCs/>
          <w:color w:val="191919"/>
          <w:sz w:val="20"/>
          <w:szCs w:val="20"/>
        </w:rPr>
        <w:t>Exceptional</w:t>
      </w:r>
      <w:r>
        <w:rPr>
          <w:rFonts w:ascii="Times New Roman" w:hAnsi="Times New Roman"/>
          <w:b/>
          <w:bCs/>
          <w:color w:val="191919"/>
          <w:spacing w:val="-3"/>
          <w:sz w:val="20"/>
          <w:szCs w:val="20"/>
        </w:rPr>
        <w:t xml:space="preserve"> </w:t>
      </w:r>
      <w:r>
        <w:rPr>
          <w:rFonts w:ascii="Times New Roman" w:hAnsi="Times New Roman"/>
          <w:b/>
          <w:bCs/>
          <w:color w:val="191919"/>
          <w:sz w:val="20"/>
          <w:szCs w:val="20"/>
        </w:rPr>
        <w:t>Child</w:t>
      </w:r>
      <w:r>
        <w:rPr>
          <w:rFonts w:ascii="Times New Roman" w:hAnsi="Times New Roman"/>
          <w:b/>
          <w:bCs/>
          <w:color w:val="191919"/>
          <w:spacing w:val="-4"/>
          <w:sz w:val="20"/>
          <w:szCs w:val="20"/>
        </w:rPr>
        <w:t>r</w:t>
      </w:r>
      <w:r>
        <w:rPr>
          <w:rFonts w:ascii="Times New Roman" w:hAnsi="Times New Roman"/>
          <w:b/>
          <w:bCs/>
          <w:color w:val="191919"/>
          <w:sz w:val="20"/>
          <w:szCs w:val="20"/>
        </w:rPr>
        <w:t>en...........................................3(3-0)</w:t>
      </w:r>
    </w:p>
    <w:p w:rsidR="00F42301" w:rsidRDefault="00F42301" w:rsidP="00721764">
      <w:pPr>
        <w:widowControl w:val="0"/>
        <w:autoSpaceDE w:val="0"/>
        <w:autoSpaceDN w:val="0"/>
        <w:adjustRightInd w:val="0"/>
        <w:spacing w:before="13" w:after="0" w:line="250" w:lineRule="auto"/>
        <w:ind w:left="2289" w:right="860"/>
        <w:jc w:val="both"/>
        <w:rPr>
          <w:rFonts w:ascii="Times New Roman" w:hAnsi="Times New Roman"/>
          <w:color w:val="000000"/>
          <w:sz w:val="20"/>
          <w:szCs w:val="20"/>
        </w:rPr>
      </w:pPr>
      <w:r>
        <w:rPr>
          <w:rFonts w:ascii="Times New Roman" w:hAnsi="Times New Roman"/>
          <w:color w:val="191919"/>
          <w:sz w:val="20"/>
          <w:szCs w:val="20"/>
        </w:rPr>
        <w:t>Focuses on the use of evaluation to determine classification and eligibilit</w:t>
      </w:r>
      <w:r>
        <w:rPr>
          <w:rFonts w:ascii="Times New Roman" w:hAnsi="Times New Roman"/>
          <w:color w:val="191919"/>
          <w:spacing w:val="-13"/>
          <w:sz w:val="20"/>
          <w:szCs w:val="20"/>
        </w:rPr>
        <w:t>y</w:t>
      </w:r>
      <w:r>
        <w:rPr>
          <w:rFonts w:ascii="Times New Roman" w:hAnsi="Times New Roman"/>
          <w:color w:val="191919"/>
          <w:sz w:val="20"/>
          <w:szCs w:val="20"/>
        </w:rPr>
        <w:t>, to plan individual- ized education programs (IEPs) and to evaluate teacher e</w:t>
      </w:r>
      <w:r>
        <w:rPr>
          <w:rFonts w:ascii="Times New Roman" w:hAnsi="Times New Roman"/>
          <w:color w:val="191919"/>
          <w:spacing w:val="-4"/>
          <w:sz w:val="20"/>
          <w:szCs w:val="20"/>
        </w:rPr>
        <w:t>f</w:t>
      </w:r>
      <w:r>
        <w:rPr>
          <w:rFonts w:ascii="Times New Roman" w:hAnsi="Times New Roman"/>
          <w:color w:val="191919"/>
          <w:sz w:val="20"/>
          <w:szCs w:val="20"/>
        </w:rPr>
        <w:t>fectiveness and pupil progress.</w:t>
      </w:r>
    </w:p>
    <w:p w:rsidR="00F42301" w:rsidRDefault="00F42301" w:rsidP="00721764">
      <w:pPr>
        <w:widowControl w:val="0"/>
        <w:autoSpaceDE w:val="0"/>
        <w:autoSpaceDN w:val="0"/>
        <w:adjustRightInd w:val="0"/>
        <w:spacing w:after="0" w:line="227" w:lineRule="exact"/>
        <w:ind w:left="1929"/>
        <w:rPr>
          <w:rFonts w:ascii="Times New Roman" w:hAnsi="Times New Roman"/>
          <w:color w:val="000000"/>
          <w:sz w:val="20"/>
          <w:szCs w:val="20"/>
        </w:rPr>
      </w:pPr>
      <w:r>
        <w:rPr>
          <w:rFonts w:ascii="Times New Roman" w:hAnsi="Times New Roman"/>
          <w:b/>
          <w:bCs/>
          <w:color w:val="191919"/>
          <w:spacing w:val="-1"/>
          <w:sz w:val="20"/>
          <w:szCs w:val="20"/>
        </w:rPr>
        <w:t>SPE</w:t>
      </w:r>
      <w:r>
        <w:rPr>
          <w:rFonts w:ascii="Times New Roman" w:hAnsi="Times New Roman"/>
          <w:b/>
          <w:bCs/>
          <w:color w:val="191919"/>
          <w:sz w:val="20"/>
          <w:szCs w:val="20"/>
        </w:rPr>
        <w:t>D</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5541</w:t>
      </w:r>
      <w:r>
        <w:rPr>
          <w:rFonts w:ascii="Times New Roman" w:hAnsi="Times New Roman"/>
          <w:b/>
          <w:bCs/>
          <w:color w:val="191919"/>
          <w:sz w:val="20"/>
          <w:szCs w:val="20"/>
        </w:rPr>
        <w:t>-</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Behavio</w:t>
      </w:r>
      <w:r>
        <w:rPr>
          <w:rFonts w:ascii="Times New Roman" w:hAnsi="Times New Roman"/>
          <w:b/>
          <w:bCs/>
          <w:color w:val="191919"/>
          <w:sz w:val="20"/>
          <w:szCs w:val="20"/>
        </w:rPr>
        <w:t>r</w:t>
      </w:r>
      <w:r>
        <w:rPr>
          <w:rFonts w:ascii="Times New Roman" w:hAnsi="Times New Roman"/>
          <w:b/>
          <w:bCs/>
          <w:color w:val="191919"/>
          <w:spacing w:val="-12"/>
          <w:sz w:val="20"/>
          <w:szCs w:val="20"/>
        </w:rPr>
        <w:t xml:space="preserve"> </w:t>
      </w:r>
      <w:r>
        <w:rPr>
          <w:rFonts w:ascii="Times New Roman" w:hAnsi="Times New Roman"/>
          <w:b/>
          <w:bCs/>
          <w:color w:val="191919"/>
          <w:spacing w:val="-1"/>
          <w:sz w:val="20"/>
          <w:szCs w:val="20"/>
        </w:rPr>
        <w:t>Managemen</w:t>
      </w:r>
      <w:r>
        <w:rPr>
          <w:rFonts w:ascii="Times New Roman" w:hAnsi="Times New Roman"/>
          <w:b/>
          <w:bCs/>
          <w:color w:val="191919"/>
          <w:sz w:val="20"/>
          <w:szCs w:val="20"/>
        </w:rPr>
        <w:t>t</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o</w:t>
      </w:r>
      <w:r>
        <w:rPr>
          <w:rFonts w:ascii="Times New Roman" w:hAnsi="Times New Roman"/>
          <w:b/>
          <w:bCs/>
          <w:color w:val="191919"/>
          <w:sz w:val="20"/>
          <w:szCs w:val="20"/>
        </w:rPr>
        <w:t>f</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Exceptiona</w:t>
      </w:r>
      <w:r>
        <w:rPr>
          <w:rFonts w:ascii="Times New Roman" w:hAnsi="Times New Roman"/>
          <w:b/>
          <w:bCs/>
          <w:color w:val="191919"/>
          <w:sz w:val="20"/>
          <w:szCs w:val="20"/>
        </w:rPr>
        <w:t>l</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Child</w:t>
      </w:r>
      <w:r>
        <w:rPr>
          <w:rFonts w:ascii="Times New Roman" w:hAnsi="Times New Roman"/>
          <w:b/>
          <w:bCs/>
          <w:color w:val="191919"/>
          <w:spacing w:val="-4"/>
          <w:sz w:val="20"/>
          <w:szCs w:val="20"/>
        </w:rPr>
        <w:t>r</w:t>
      </w:r>
      <w:r>
        <w:rPr>
          <w:rFonts w:ascii="Times New Roman" w:hAnsi="Times New Roman"/>
          <w:b/>
          <w:bCs/>
          <w:color w:val="191919"/>
          <w:spacing w:val="-1"/>
          <w:sz w:val="20"/>
          <w:szCs w:val="20"/>
        </w:rPr>
        <w:t>en................................................3(3-0)</w:t>
      </w:r>
    </w:p>
    <w:p w:rsidR="00F42301" w:rsidRDefault="00F42301" w:rsidP="00721764">
      <w:pPr>
        <w:widowControl w:val="0"/>
        <w:autoSpaceDE w:val="0"/>
        <w:autoSpaceDN w:val="0"/>
        <w:adjustRightInd w:val="0"/>
        <w:spacing w:before="13" w:after="0" w:line="250" w:lineRule="auto"/>
        <w:ind w:left="1929" w:right="875" w:firstLine="360"/>
        <w:jc w:val="both"/>
        <w:rPr>
          <w:rFonts w:ascii="Times New Roman" w:hAnsi="Times New Roman"/>
          <w:color w:val="000000"/>
          <w:sz w:val="20"/>
          <w:szCs w:val="20"/>
        </w:rPr>
      </w:pPr>
      <w:r>
        <w:rPr>
          <w:rFonts w:ascii="Times New Roman" w:hAnsi="Times New Roman"/>
          <w:color w:val="000000"/>
          <w:sz w:val="20"/>
          <w:szCs w:val="20"/>
        </w:rPr>
        <w:t>An eclectic approach to behavior management.</w:t>
      </w:r>
      <w:r>
        <w:rPr>
          <w:rFonts w:ascii="Times New Roman" w:hAnsi="Times New Roman"/>
          <w:color w:val="000000"/>
          <w:spacing w:val="-11"/>
          <w:sz w:val="20"/>
          <w:szCs w:val="20"/>
        </w:rPr>
        <w:t xml:space="preserve"> </w:t>
      </w:r>
      <w:r>
        <w:rPr>
          <w:rFonts w:ascii="Times New Roman" w:hAnsi="Times New Roman"/>
          <w:color w:val="000000"/>
          <w:sz w:val="20"/>
          <w:szCs w:val="20"/>
        </w:rPr>
        <w:t>A</w:t>
      </w:r>
      <w:r>
        <w:rPr>
          <w:rFonts w:ascii="Times New Roman" w:hAnsi="Times New Roman"/>
          <w:color w:val="000000"/>
          <w:spacing w:val="-4"/>
          <w:sz w:val="20"/>
          <w:szCs w:val="20"/>
        </w:rPr>
        <w:t>f</w:t>
      </w:r>
      <w:r>
        <w:rPr>
          <w:rFonts w:ascii="Times New Roman" w:hAnsi="Times New Roman"/>
          <w:color w:val="000000"/>
          <w:sz w:val="20"/>
          <w:szCs w:val="20"/>
        </w:rPr>
        <w:t>fective psychodynamic techniques, ecologi- cal and environmental arrangements and behavior modification principles are the primary theoret- ical systems that are explored.</w:t>
      </w:r>
    </w:p>
    <w:p w:rsidR="00F42301" w:rsidRDefault="00F42301" w:rsidP="00721764">
      <w:pPr>
        <w:widowControl w:val="0"/>
        <w:autoSpaceDE w:val="0"/>
        <w:autoSpaceDN w:val="0"/>
        <w:adjustRightInd w:val="0"/>
        <w:spacing w:after="0" w:line="227" w:lineRule="exact"/>
        <w:ind w:left="1929"/>
        <w:rPr>
          <w:rFonts w:ascii="Times New Roman" w:hAnsi="Times New Roman"/>
          <w:color w:val="000000"/>
          <w:sz w:val="20"/>
          <w:szCs w:val="20"/>
        </w:rPr>
      </w:pPr>
      <w:r>
        <w:rPr>
          <w:rFonts w:ascii="Times New Roman" w:hAnsi="Times New Roman"/>
          <w:b/>
          <w:bCs/>
          <w:color w:val="191919"/>
          <w:sz w:val="20"/>
          <w:szCs w:val="20"/>
        </w:rPr>
        <w:t>SPED</w:t>
      </w:r>
      <w:r>
        <w:rPr>
          <w:rFonts w:ascii="Times New Roman" w:hAnsi="Times New Roman"/>
          <w:b/>
          <w:bCs/>
          <w:color w:val="191919"/>
          <w:spacing w:val="-8"/>
          <w:sz w:val="20"/>
          <w:szCs w:val="20"/>
        </w:rPr>
        <w:t xml:space="preserve"> </w:t>
      </w:r>
      <w:r>
        <w:rPr>
          <w:rFonts w:ascii="Times New Roman" w:hAnsi="Times New Roman"/>
          <w:b/>
          <w:bCs/>
          <w:color w:val="191919"/>
          <w:sz w:val="20"/>
          <w:szCs w:val="20"/>
        </w:rPr>
        <w:t>5563</w:t>
      </w:r>
      <w:r>
        <w:rPr>
          <w:rFonts w:ascii="Times New Roman" w:hAnsi="Times New Roman"/>
          <w:b/>
          <w:bCs/>
          <w:color w:val="191919"/>
          <w:spacing w:val="-8"/>
          <w:sz w:val="20"/>
          <w:szCs w:val="20"/>
        </w:rPr>
        <w:t xml:space="preserve"> </w:t>
      </w:r>
      <w:r>
        <w:rPr>
          <w:rFonts w:ascii="Times New Roman" w:hAnsi="Times New Roman"/>
          <w:b/>
          <w:bCs/>
          <w:color w:val="191919"/>
          <w:sz w:val="20"/>
          <w:szCs w:val="20"/>
        </w:rPr>
        <w:t>-</w:t>
      </w:r>
      <w:r>
        <w:rPr>
          <w:rFonts w:ascii="Times New Roman" w:hAnsi="Times New Roman"/>
          <w:b/>
          <w:bCs/>
          <w:color w:val="191919"/>
          <w:spacing w:val="-8"/>
          <w:sz w:val="20"/>
          <w:szCs w:val="20"/>
        </w:rPr>
        <w:t xml:space="preserve"> </w:t>
      </w:r>
      <w:r>
        <w:rPr>
          <w:rFonts w:ascii="Times New Roman" w:hAnsi="Times New Roman"/>
          <w:b/>
          <w:bCs/>
          <w:color w:val="191919"/>
          <w:sz w:val="20"/>
          <w:szCs w:val="20"/>
        </w:rPr>
        <w:t>Issues</w:t>
      </w:r>
      <w:r>
        <w:rPr>
          <w:rFonts w:ascii="Times New Roman" w:hAnsi="Times New Roman"/>
          <w:b/>
          <w:bCs/>
          <w:color w:val="191919"/>
          <w:spacing w:val="-8"/>
          <w:sz w:val="20"/>
          <w:szCs w:val="20"/>
        </w:rPr>
        <w:t xml:space="preserve"> </w:t>
      </w:r>
      <w:r>
        <w:rPr>
          <w:rFonts w:ascii="Times New Roman" w:hAnsi="Times New Roman"/>
          <w:b/>
          <w:bCs/>
          <w:color w:val="191919"/>
          <w:sz w:val="20"/>
          <w:szCs w:val="20"/>
        </w:rPr>
        <w:t>In</w:t>
      </w:r>
      <w:r>
        <w:rPr>
          <w:rFonts w:ascii="Times New Roman" w:hAnsi="Times New Roman"/>
          <w:b/>
          <w:bCs/>
          <w:color w:val="191919"/>
          <w:spacing w:val="-8"/>
          <w:sz w:val="20"/>
          <w:szCs w:val="20"/>
        </w:rPr>
        <w:t xml:space="preserve"> </w:t>
      </w:r>
      <w:r>
        <w:rPr>
          <w:rFonts w:ascii="Times New Roman" w:hAnsi="Times New Roman"/>
          <w:b/>
          <w:bCs/>
          <w:color w:val="191919"/>
          <w:sz w:val="20"/>
          <w:szCs w:val="20"/>
        </w:rPr>
        <w:t>Inter</w:t>
      </w:r>
      <w:r>
        <w:rPr>
          <w:rFonts w:ascii="Times New Roman" w:hAnsi="Times New Roman"/>
          <w:b/>
          <w:bCs/>
          <w:color w:val="191919"/>
          <w:spacing w:val="-4"/>
          <w:sz w:val="20"/>
          <w:szCs w:val="20"/>
        </w:rPr>
        <w:t>r</w:t>
      </w:r>
      <w:r>
        <w:rPr>
          <w:rFonts w:ascii="Times New Roman" w:hAnsi="Times New Roman"/>
          <w:b/>
          <w:bCs/>
          <w:color w:val="191919"/>
          <w:sz w:val="20"/>
          <w:szCs w:val="20"/>
        </w:rPr>
        <w:t>elated</w:t>
      </w:r>
      <w:r>
        <w:rPr>
          <w:rFonts w:ascii="Times New Roman" w:hAnsi="Times New Roman"/>
          <w:b/>
          <w:bCs/>
          <w:color w:val="191919"/>
          <w:spacing w:val="-8"/>
          <w:sz w:val="20"/>
          <w:szCs w:val="20"/>
        </w:rPr>
        <w:t xml:space="preserve"> </w:t>
      </w:r>
      <w:r>
        <w:rPr>
          <w:rFonts w:ascii="Times New Roman" w:hAnsi="Times New Roman"/>
          <w:b/>
          <w:bCs/>
          <w:color w:val="191919"/>
          <w:sz w:val="20"/>
          <w:szCs w:val="20"/>
        </w:rPr>
        <w:t>Special</w:t>
      </w:r>
      <w:r>
        <w:rPr>
          <w:rFonts w:ascii="Times New Roman" w:hAnsi="Times New Roman"/>
          <w:b/>
          <w:bCs/>
          <w:color w:val="191919"/>
          <w:spacing w:val="-8"/>
          <w:sz w:val="20"/>
          <w:szCs w:val="20"/>
        </w:rPr>
        <w:t xml:space="preserve"> </w:t>
      </w:r>
      <w:r>
        <w:rPr>
          <w:rFonts w:ascii="Times New Roman" w:hAnsi="Times New Roman"/>
          <w:b/>
          <w:bCs/>
          <w:color w:val="191919"/>
          <w:sz w:val="20"/>
          <w:szCs w:val="20"/>
        </w:rPr>
        <w:t>Education...........................................................3(3-0)</w:t>
      </w:r>
    </w:p>
    <w:p w:rsidR="00F42301" w:rsidRDefault="00F42301" w:rsidP="00721764">
      <w:pPr>
        <w:widowControl w:val="0"/>
        <w:autoSpaceDE w:val="0"/>
        <w:autoSpaceDN w:val="0"/>
        <w:adjustRightInd w:val="0"/>
        <w:spacing w:before="13" w:after="0" w:line="250" w:lineRule="auto"/>
        <w:ind w:left="2289" w:right="861"/>
        <w:jc w:val="both"/>
        <w:rPr>
          <w:rFonts w:ascii="Times New Roman" w:hAnsi="Times New Roman"/>
          <w:color w:val="000000"/>
          <w:sz w:val="20"/>
          <w:szCs w:val="20"/>
        </w:rPr>
      </w:pPr>
      <w:r w:rsidRPr="003F2CF3">
        <w:rPr>
          <w:rFonts w:ascii="Calibri" w:hAnsi="Calibri"/>
          <w:noProof/>
          <w:lang w:eastAsia="en-US"/>
        </w:rPr>
        <w:pict>
          <v:shape id="_x0000_s3836" type="#_x0000_t202" style="position:absolute;left:0;text-align:left;margin-left:18pt;margin-top:16.3pt;width:1in;height:184.35pt;z-index:-251487232;mso-position-horizontal-relative:page" o:allowincell="f" filled="f" stroked="f">
            <v:textbox style="layout-flow:vertical;mso-layout-flow-alt:bottom-to-top" inset="0,0,0,0">
              <w:txbxContent>
                <w:p w:rsidR="00F42301" w:rsidRDefault="00F42301" w:rsidP="00721764">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E</w:t>
                  </w:r>
                  <w:r>
                    <w:rPr>
                      <w:rFonts w:ascii="Impact" w:hAnsi="Impact" w:cs="Impact"/>
                      <w:color w:val="A3A3A3"/>
                      <w:spacing w:val="-115"/>
                      <w:position w:val="1"/>
                      <w:sz w:val="105"/>
                      <w:szCs w:val="105"/>
                    </w:rPr>
                    <w:t xml:space="preserve"> </w:t>
                  </w:r>
                </w:p>
              </w:txbxContent>
            </v:textbox>
            <w10:wrap anchorx="page"/>
          </v:shape>
        </w:pict>
      </w:r>
      <w:r>
        <w:rPr>
          <w:rFonts w:ascii="Times New Roman" w:hAnsi="Times New Roman"/>
          <w:color w:val="191919"/>
          <w:sz w:val="20"/>
          <w:szCs w:val="20"/>
        </w:rPr>
        <w:t>Focuses</w:t>
      </w:r>
      <w:r>
        <w:rPr>
          <w:rFonts w:ascii="Times New Roman" w:hAnsi="Times New Roman"/>
          <w:color w:val="191919"/>
          <w:spacing w:val="-1"/>
          <w:sz w:val="20"/>
          <w:szCs w:val="20"/>
        </w:rPr>
        <w:t xml:space="preserve"> </w:t>
      </w:r>
      <w:r>
        <w:rPr>
          <w:rFonts w:ascii="Times New Roman" w:hAnsi="Times New Roman"/>
          <w:color w:val="191919"/>
          <w:sz w:val="20"/>
          <w:szCs w:val="20"/>
        </w:rPr>
        <w:t>on</w:t>
      </w:r>
      <w:r>
        <w:rPr>
          <w:rFonts w:ascii="Times New Roman" w:hAnsi="Times New Roman"/>
          <w:color w:val="191919"/>
          <w:spacing w:val="-1"/>
          <w:sz w:val="20"/>
          <w:szCs w:val="20"/>
        </w:rPr>
        <w:t xml:space="preserve"> </w:t>
      </w:r>
      <w:r>
        <w:rPr>
          <w:rFonts w:ascii="Times New Roman" w:hAnsi="Times New Roman"/>
          <w:color w:val="191919"/>
          <w:sz w:val="20"/>
          <w:szCs w:val="20"/>
        </w:rPr>
        <w:t>the</w:t>
      </w:r>
      <w:r>
        <w:rPr>
          <w:rFonts w:ascii="Times New Roman" w:hAnsi="Times New Roman"/>
          <w:color w:val="191919"/>
          <w:spacing w:val="-1"/>
          <w:sz w:val="20"/>
          <w:szCs w:val="20"/>
        </w:rPr>
        <w:t xml:space="preserve"> </w:t>
      </w:r>
      <w:r>
        <w:rPr>
          <w:rFonts w:ascii="Times New Roman" w:hAnsi="Times New Roman"/>
          <w:color w:val="191919"/>
          <w:sz w:val="20"/>
          <w:szCs w:val="20"/>
        </w:rPr>
        <w:t>current</w:t>
      </w:r>
      <w:r>
        <w:rPr>
          <w:rFonts w:ascii="Times New Roman" w:hAnsi="Times New Roman"/>
          <w:color w:val="191919"/>
          <w:spacing w:val="-1"/>
          <w:sz w:val="20"/>
          <w:szCs w:val="20"/>
        </w:rPr>
        <w:t xml:space="preserve"> </w:t>
      </w:r>
      <w:r>
        <w:rPr>
          <w:rFonts w:ascii="Times New Roman" w:hAnsi="Times New Roman"/>
          <w:color w:val="191919"/>
          <w:sz w:val="20"/>
          <w:szCs w:val="20"/>
        </w:rPr>
        <w:t>trends</w:t>
      </w:r>
      <w:r>
        <w:rPr>
          <w:rFonts w:ascii="Times New Roman" w:hAnsi="Times New Roman"/>
          <w:color w:val="191919"/>
          <w:spacing w:val="-1"/>
          <w:sz w:val="20"/>
          <w:szCs w:val="20"/>
        </w:rPr>
        <w:t xml:space="preserve"> </w:t>
      </w:r>
      <w:r>
        <w:rPr>
          <w:rFonts w:ascii="Times New Roman" w:hAnsi="Times New Roman"/>
          <w:color w:val="191919"/>
          <w:sz w:val="20"/>
          <w:szCs w:val="20"/>
        </w:rPr>
        <w:t>and</w:t>
      </w:r>
      <w:r>
        <w:rPr>
          <w:rFonts w:ascii="Times New Roman" w:hAnsi="Times New Roman"/>
          <w:color w:val="191919"/>
          <w:spacing w:val="-1"/>
          <w:sz w:val="20"/>
          <w:szCs w:val="20"/>
        </w:rPr>
        <w:t xml:space="preserve"> </w:t>
      </w:r>
      <w:r>
        <w:rPr>
          <w:rFonts w:ascii="Times New Roman" w:hAnsi="Times New Roman"/>
          <w:color w:val="191919"/>
          <w:sz w:val="20"/>
          <w:szCs w:val="20"/>
        </w:rPr>
        <w:t>issues</w:t>
      </w:r>
      <w:r>
        <w:rPr>
          <w:rFonts w:ascii="Times New Roman" w:hAnsi="Times New Roman"/>
          <w:color w:val="191919"/>
          <w:spacing w:val="-1"/>
          <w:sz w:val="20"/>
          <w:szCs w:val="20"/>
        </w:rPr>
        <w:t xml:space="preserve"> </w:t>
      </w:r>
      <w:r>
        <w:rPr>
          <w:rFonts w:ascii="Times New Roman" w:hAnsi="Times New Roman"/>
          <w:color w:val="191919"/>
          <w:sz w:val="20"/>
          <w:szCs w:val="20"/>
        </w:rPr>
        <w:t>a</w:t>
      </w:r>
      <w:r>
        <w:rPr>
          <w:rFonts w:ascii="Times New Roman" w:hAnsi="Times New Roman"/>
          <w:color w:val="191919"/>
          <w:spacing w:val="-4"/>
          <w:sz w:val="20"/>
          <w:szCs w:val="20"/>
        </w:rPr>
        <w:t>f</w:t>
      </w:r>
      <w:r>
        <w:rPr>
          <w:rFonts w:ascii="Times New Roman" w:hAnsi="Times New Roman"/>
          <w:color w:val="191919"/>
          <w:sz w:val="20"/>
          <w:szCs w:val="20"/>
        </w:rPr>
        <w:t>fecting</w:t>
      </w:r>
      <w:r>
        <w:rPr>
          <w:rFonts w:ascii="Times New Roman" w:hAnsi="Times New Roman"/>
          <w:color w:val="191919"/>
          <w:spacing w:val="-1"/>
          <w:sz w:val="20"/>
          <w:szCs w:val="20"/>
        </w:rPr>
        <w:t xml:space="preserve"> </w:t>
      </w:r>
      <w:r>
        <w:rPr>
          <w:rFonts w:ascii="Times New Roman" w:hAnsi="Times New Roman"/>
          <w:color w:val="191919"/>
          <w:sz w:val="20"/>
          <w:szCs w:val="20"/>
        </w:rPr>
        <w:t>special</w:t>
      </w:r>
      <w:r>
        <w:rPr>
          <w:rFonts w:ascii="Times New Roman" w:hAnsi="Times New Roman"/>
          <w:color w:val="191919"/>
          <w:spacing w:val="-1"/>
          <w:sz w:val="20"/>
          <w:szCs w:val="20"/>
        </w:rPr>
        <w:t xml:space="preserve"> </w:t>
      </w:r>
      <w:r>
        <w:rPr>
          <w:rFonts w:ascii="Times New Roman" w:hAnsi="Times New Roman"/>
          <w:color w:val="191919"/>
          <w:sz w:val="20"/>
          <w:szCs w:val="20"/>
        </w:rPr>
        <w:t>educators.</w:t>
      </w:r>
      <w:r>
        <w:rPr>
          <w:rFonts w:ascii="Times New Roman" w:hAnsi="Times New Roman"/>
          <w:color w:val="191919"/>
          <w:spacing w:val="-1"/>
          <w:sz w:val="20"/>
          <w:szCs w:val="20"/>
        </w:rPr>
        <w:t xml:space="preserve"> </w:t>
      </w:r>
      <w:r>
        <w:rPr>
          <w:rFonts w:ascii="Times New Roman" w:hAnsi="Times New Roman"/>
          <w:color w:val="191919"/>
          <w:sz w:val="20"/>
          <w:szCs w:val="20"/>
        </w:rPr>
        <w:t>Objectives</w:t>
      </w:r>
      <w:r>
        <w:rPr>
          <w:rFonts w:ascii="Times New Roman" w:hAnsi="Times New Roman"/>
          <w:color w:val="191919"/>
          <w:spacing w:val="-1"/>
          <w:sz w:val="20"/>
          <w:szCs w:val="20"/>
        </w:rPr>
        <w:t xml:space="preserve"> </w:t>
      </w:r>
      <w:r>
        <w:rPr>
          <w:rFonts w:ascii="Times New Roman" w:hAnsi="Times New Roman"/>
          <w:color w:val="191919"/>
          <w:sz w:val="20"/>
          <w:szCs w:val="20"/>
        </w:rPr>
        <w:t>for</w:t>
      </w:r>
      <w:r>
        <w:rPr>
          <w:rFonts w:ascii="Times New Roman" w:hAnsi="Times New Roman"/>
          <w:color w:val="191919"/>
          <w:spacing w:val="-1"/>
          <w:sz w:val="20"/>
          <w:szCs w:val="20"/>
        </w:rPr>
        <w:t xml:space="preserve"> </w:t>
      </w:r>
      <w:r>
        <w:rPr>
          <w:rFonts w:ascii="Times New Roman" w:hAnsi="Times New Roman"/>
          <w:color w:val="191919"/>
          <w:sz w:val="20"/>
          <w:szCs w:val="20"/>
        </w:rPr>
        <w:t>the</w:t>
      </w:r>
      <w:r>
        <w:rPr>
          <w:rFonts w:ascii="Times New Roman" w:hAnsi="Times New Roman"/>
          <w:color w:val="191919"/>
          <w:spacing w:val="-1"/>
          <w:sz w:val="20"/>
          <w:szCs w:val="20"/>
        </w:rPr>
        <w:t xml:space="preserve"> </w:t>
      </w:r>
      <w:r>
        <w:rPr>
          <w:rFonts w:ascii="Times New Roman" w:hAnsi="Times New Roman"/>
          <w:color w:val="191919"/>
          <w:sz w:val="20"/>
          <w:szCs w:val="20"/>
        </w:rPr>
        <w:t>teacher competency tests in special education are addressed and studied.</w:t>
      </w:r>
    </w:p>
    <w:p w:rsidR="00F42301" w:rsidRDefault="00F42301" w:rsidP="00721764">
      <w:pPr>
        <w:widowControl w:val="0"/>
        <w:autoSpaceDE w:val="0"/>
        <w:autoSpaceDN w:val="0"/>
        <w:adjustRightInd w:val="0"/>
        <w:spacing w:after="0" w:line="227" w:lineRule="exact"/>
        <w:ind w:left="1929"/>
        <w:rPr>
          <w:rFonts w:ascii="Times New Roman" w:hAnsi="Times New Roman"/>
          <w:color w:val="000000"/>
          <w:sz w:val="20"/>
          <w:szCs w:val="20"/>
        </w:rPr>
      </w:pPr>
      <w:r>
        <w:rPr>
          <w:rFonts w:ascii="Times New Roman" w:hAnsi="Times New Roman"/>
          <w:b/>
          <w:bCs/>
          <w:color w:val="191919"/>
          <w:spacing w:val="-1"/>
          <w:sz w:val="20"/>
          <w:szCs w:val="20"/>
        </w:rPr>
        <w:t>SPE</w:t>
      </w:r>
      <w:r>
        <w:rPr>
          <w:rFonts w:ascii="Times New Roman" w:hAnsi="Times New Roman"/>
          <w:b/>
          <w:bCs/>
          <w:color w:val="191919"/>
          <w:sz w:val="20"/>
          <w:szCs w:val="20"/>
        </w:rPr>
        <w:t>D</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551</w:t>
      </w:r>
      <w:r>
        <w:rPr>
          <w:rFonts w:ascii="Times New Roman" w:hAnsi="Times New Roman"/>
          <w:b/>
          <w:bCs/>
          <w:color w:val="191919"/>
          <w:sz w:val="20"/>
          <w:szCs w:val="20"/>
        </w:rPr>
        <w:t>0</w:t>
      </w:r>
      <w:r>
        <w:rPr>
          <w:rFonts w:ascii="Times New Roman" w:hAnsi="Times New Roman"/>
          <w:b/>
          <w:bCs/>
          <w:color w:val="191919"/>
          <w:spacing w:val="-8"/>
          <w:sz w:val="20"/>
          <w:szCs w:val="20"/>
        </w:rPr>
        <w:t xml:space="preserve"> </w:t>
      </w:r>
      <w:r>
        <w:rPr>
          <w:rFonts w:ascii="Times New Roman" w:hAnsi="Times New Roman"/>
          <w:b/>
          <w:bCs/>
          <w:color w:val="191919"/>
          <w:sz w:val="20"/>
          <w:szCs w:val="20"/>
        </w:rPr>
        <w:t>-</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Practicu</w:t>
      </w:r>
      <w:r>
        <w:rPr>
          <w:rFonts w:ascii="Times New Roman" w:hAnsi="Times New Roman"/>
          <w:b/>
          <w:bCs/>
          <w:color w:val="191919"/>
          <w:sz w:val="20"/>
          <w:szCs w:val="20"/>
        </w:rPr>
        <w:t>m</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i</w:t>
      </w:r>
      <w:r>
        <w:rPr>
          <w:rFonts w:ascii="Times New Roman" w:hAnsi="Times New Roman"/>
          <w:b/>
          <w:bCs/>
          <w:color w:val="191919"/>
          <w:sz w:val="20"/>
          <w:szCs w:val="20"/>
        </w:rPr>
        <w:t>n</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Inter</w:t>
      </w:r>
      <w:r>
        <w:rPr>
          <w:rFonts w:ascii="Times New Roman" w:hAnsi="Times New Roman"/>
          <w:b/>
          <w:bCs/>
          <w:color w:val="191919"/>
          <w:spacing w:val="-4"/>
          <w:sz w:val="20"/>
          <w:szCs w:val="20"/>
        </w:rPr>
        <w:t>r</w:t>
      </w:r>
      <w:r>
        <w:rPr>
          <w:rFonts w:ascii="Times New Roman" w:hAnsi="Times New Roman"/>
          <w:b/>
          <w:bCs/>
          <w:color w:val="191919"/>
          <w:spacing w:val="-1"/>
          <w:sz w:val="20"/>
          <w:szCs w:val="20"/>
        </w:rPr>
        <w:t>elate</w:t>
      </w:r>
      <w:r>
        <w:rPr>
          <w:rFonts w:ascii="Times New Roman" w:hAnsi="Times New Roman"/>
          <w:b/>
          <w:bCs/>
          <w:color w:val="191919"/>
          <w:sz w:val="20"/>
          <w:szCs w:val="20"/>
        </w:rPr>
        <w:t>d</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Specia</w:t>
      </w:r>
      <w:r>
        <w:rPr>
          <w:rFonts w:ascii="Times New Roman" w:hAnsi="Times New Roman"/>
          <w:b/>
          <w:bCs/>
          <w:color w:val="191919"/>
          <w:sz w:val="20"/>
          <w:szCs w:val="20"/>
        </w:rPr>
        <w:t>l</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Education....................................................3(3-0)</w:t>
      </w:r>
    </w:p>
    <w:p w:rsidR="00F42301" w:rsidRDefault="00F42301" w:rsidP="00721764">
      <w:pPr>
        <w:widowControl w:val="0"/>
        <w:autoSpaceDE w:val="0"/>
        <w:autoSpaceDN w:val="0"/>
        <w:adjustRightInd w:val="0"/>
        <w:spacing w:before="13" w:after="0" w:line="250" w:lineRule="auto"/>
        <w:ind w:left="2289" w:right="859"/>
        <w:jc w:val="both"/>
        <w:rPr>
          <w:rFonts w:ascii="Times New Roman" w:hAnsi="Times New Roman"/>
          <w:color w:val="000000"/>
          <w:sz w:val="20"/>
          <w:szCs w:val="20"/>
        </w:rPr>
      </w:pPr>
      <w:r>
        <w:rPr>
          <w:rFonts w:ascii="Times New Roman" w:hAnsi="Times New Roman"/>
          <w:color w:val="191919"/>
          <w:spacing w:val="2"/>
          <w:sz w:val="20"/>
          <w:szCs w:val="20"/>
        </w:rPr>
        <w:t>Field-base</w:t>
      </w:r>
      <w:r>
        <w:rPr>
          <w:rFonts w:ascii="Times New Roman" w:hAnsi="Times New Roman"/>
          <w:color w:val="191919"/>
          <w:sz w:val="20"/>
          <w:szCs w:val="20"/>
        </w:rPr>
        <w:t xml:space="preserve">d </w:t>
      </w:r>
      <w:r>
        <w:rPr>
          <w:rFonts w:ascii="Times New Roman" w:hAnsi="Times New Roman"/>
          <w:color w:val="191919"/>
          <w:spacing w:val="2"/>
          <w:sz w:val="20"/>
          <w:szCs w:val="20"/>
        </w:rPr>
        <w:t>experience</w:t>
      </w:r>
      <w:r>
        <w:rPr>
          <w:rFonts w:ascii="Times New Roman" w:hAnsi="Times New Roman"/>
          <w:color w:val="191919"/>
          <w:sz w:val="20"/>
          <w:szCs w:val="20"/>
        </w:rPr>
        <w:t xml:space="preserve">s </w:t>
      </w:r>
      <w:r>
        <w:rPr>
          <w:rFonts w:ascii="Times New Roman" w:hAnsi="Times New Roman"/>
          <w:color w:val="191919"/>
          <w:spacing w:val="2"/>
          <w:sz w:val="20"/>
          <w:szCs w:val="20"/>
        </w:rPr>
        <w:t>providin</w:t>
      </w:r>
      <w:r>
        <w:rPr>
          <w:rFonts w:ascii="Times New Roman" w:hAnsi="Times New Roman"/>
          <w:color w:val="191919"/>
          <w:sz w:val="20"/>
          <w:szCs w:val="20"/>
        </w:rPr>
        <w:t xml:space="preserve">g </w:t>
      </w:r>
      <w:r>
        <w:rPr>
          <w:rFonts w:ascii="Times New Roman" w:hAnsi="Times New Roman"/>
          <w:color w:val="191919"/>
          <w:spacing w:val="2"/>
          <w:sz w:val="20"/>
          <w:szCs w:val="20"/>
        </w:rPr>
        <w:t>a</w:t>
      </w:r>
      <w:r>
        <w:rPr>
          <w:rFonts w:ascii="Times New Roman" w:hAnsi="Times New Roman"/>
          <w:color w:val="191919"/>
          <w:sz w:val="20"/>
          <w:szCs w:val="20"/>
        </w:rPr>
        <w:t xml:space="preserve">n </w:t>
      </w:r>
      <w:r>
        <w:rPr>
          <w:rFonts w:ascii="Times New Roman" w:hAnsi="Times New Roman"/>
          <w:color w:val="191919"/>
          <w:spacing w:val="2"/>
          <w:sz w:val="20"/>
          <w:szCs w:val="20"/>
        </w:rPr>
        <w:t>opportunit</w:t>
      </w:r>
      <w:r>
        <w:rPr>
          <w:rFonts w:ascii="Times New Roman" w:hAnsi="Times New Roman"/>
          <w:color w:val="191919"/>
          <w:sz w:val="20"/>
          <w:szCs w:val="20"/>
        </w:rPr>
        <w:t xml:space="preserve">y </w:t>
      </w:r>
      <w:r>
        <w:rPr>
          <w:rFonts w:ascii="Times New Roman" w:hAnsi="Times New Roman"/>
          <w:color w:val="191919"/>
          <w:spacing w:val="2"/>
          <w:sz w:val="20"/>
          <w:szCs w:val="20"/>
        </w:rPr>
        <w:t>fo</w:t>
      </w:r>
      <w:r>
        <w:rPr>
          <w:rFonts w:ascii="Times New Roman" w:hAnsi="Times New Roman"/>
          <w:color w:val="191919"/>
          <w:sz w:val="20"/>
          <w:szCs w:val="20"/>
        </w:rPr>
        <w:t xml:space="preserve">r </w:t>
      </w:r>
      <w:r>
        <w:rPr>
          <w:rFonts w:ascii="Times New Roman" w:hAnsi="Times New Roman"/>
          <w:color w:val="191919"/>
          <w:spacing w:val="2"/>
          <w:sz w:val="20"/>
          <w:szCs w:val="20"/>
        </w:rPr>
        <w:t>extensiv</w:t>
      </w:r>
      <w:r>
        <w:rPr>
          <w:rFonts w:ascii="Times New Roman" w:hAnsi="Times New Roman"/>
          <w:color w:val="191919"/>
          <w:sz w:val="20"/>
          <w:szCs w:val="20"/>
        </w:rPr>
        <w:t xml:space="preserve">e </w:t>
      </w:r>
      <w:r>
        <w:rPr>
          <w:rFonts w:ascii="Times New Roman" w:hAnsi="Times New Roman"/>
          <w:color w:val="191919"/>
          <w:spacing w:val="2"/>
          <w:sz w:val="20"/>
          <w:szCs w:val="20"/>
        </w:rPr>
        <w:t>trainin</w:t>
      </w:r>
      <w:r>
        <w:rPr>
          <w:rFonts w:ascii="Times New Roman" w:hAnsi="Times New Roman"/>
          <w:color w:val="191919"/>
          <w:sz w:val="20"/>
          <w:szCs w:val="20"/>
        </w:rPr>
        <w:t xml:space="preserve">g </w:t>
      </w:r>
      <w:r>
        <w:rPr>
          <w:rFonts w:ascii="Times New Roman" w:hAnsi="Times New Roman"/>
          <w:color w:val="191919"/>
          <w:spacing w:val="2"/>
          <w:sz w:val="20"/>
          <w:szCs w:val="20"/>
        </w:rPr>
        <w:t>an</w:t>
      </w:r>
      <w:r>
        <w:rPr>
          <w:rFonts w:ascii="Times New Roman" w:hAnsi="Times New Roman"/>
          <w:color w:val="191919"/>
          <w:sz w:val="20"/>
          <w:szCs w:val="20"/>
        </w:rPr>
        <w:t xml:space="preserve">d </w:t>
      </w:r>
      <w:r>
        <w:rPr>
          <w:rFonts w:ascii="Times New Roman" w:hAnsi="Times New Roman"/>
          <w:color w:val="191919"/>
          <w:spacing w:val="2"/>
          <w:sz w:val="20"/>
          <w:szCs w:val="20"/>
        </w:rPr>
        <w:t>applicatio</w:t>
      </w:r>
      <w:r>
        <w:rPr>
          <w:rFonts w:ascii="Times New Roman" w:hAnsi="Times New Roman"/>
          <w:color w:val="191919"/>
          <w:sz w:val="20"/>
          <w:szCs w:val="20"/>
        </w:rPr>
        <w:t xml:space="preserve">n </w:t>
      </w:r>
      <w:r>
        <w:rPr>
          <w:rFonts w:ascii="Times New Roman" w:hAnsi="Times New Roman"/>
          <w:color w:val="191919"/>
          <w:spacing w:val="2"/>
          <w:sz w:val="20"/>
          <w:szCs w:val="20"/>
        </w:rPr>
        <w:t xml:space="preserve">of </w:t>
      </w:r>
      <w:r>
        <w:rPr>
          <w:rFonts w:ascii="Times New Roman" w:hAnsi="Times New Roman"/>
          <w:color w:val="191919"/>
          <w:sz w:val="20"/>
          <w:szCs w:val="20"/>
        </w:rPr>
        <w:t>knowledge with exceptional children in interrelated educational settings.</w:t>
      </w:r>
    </w:p>
    <w:p w:rsidR="00F42301" w:rsidRDefault="00F42301" w:rsidP="00721764">
      <w:pPr>
        <w:widowControl w:val="0"/>
        <w:autoSpaceDE w:val="0"/>
        <w:autoSpaceDN w:val="0"/>
        <w:adjustRightInd w:val="0"/>
        <w:spacing w:after="0" w:line="227" w:lineRule="exact"/>
        <w:ind w:left="1929"/>
        <w:rPr>
          <w:rFonts w:ascii="Times New Roman" w:hAnsi="Times New Roman"/>
          <w:color w:val="000000"/>
          <w:sz w:val="20"/>
          <w:szCs w:val="20"/>
        </w:rPr>
      </w:pPr>
      <w:r>
        <w:rPr>
          <w:rFonts w:ascii="Times New Roman" w:hAnsi="Times New Roman"/>
          <w:b/>
          <w:bCs/>
          <w:color w:val="191919"/>
          <w:spacing w:val="-1"/>
          <w:sz w:val="20"/>
          <w:szCs w:val="20"/>
        </w:rPr>
        <w:t>SPE</w:t>
      </w:r>
      <w:r>
        <w:rPr>
          <w:rFonts w:ascii="Times New Roman" w:hAnsi="Times New Roman"/>
          <w:b/>
          <w:bCs/>
          <w:color w:val="191919"/>
          <w:sz w:val="20"/>
          <w:szCs w:val="20"/>
        </w:rPr>
        <w:t>D</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551</w:t>
      </w:r>
      <w:r>
        <w:rPr>
          <w:rFonts w:ascii="Times New Roman" w:hAnsi="Times New Roman"/>
          <w:b/>
          <w:bCs/>
          <w:color w:val="191919"/>
          <w:sz w:val="20"/>
          <w:szCs w:val="20"/>
        </w:rPr>
        <w:t>3</w:t>
      </w:r>
      <w:r>
        <w:rPr>
          <w:rFonts w:ascii="Times New Roman" w:hAnsi="Times New Roman"/>
          <w:b/>
          <w:bCs/>
          <w:color w:val="191919"/>
          <w:spacing w:val="-8"/>
          <w:sz w:val="20"/>
          <w:szCs w:val="20"/>
        </w:rPr>
        <w:t xml:space="preserve"> </w:t>
      </w:r>
      <w:r>
        <w:rPr>
          <w:rFonts w:ascii="Times New Roman" w:hAnsi="Times New Roman"/>
          <w:b/>
          <w:bCs/>
          <w:color w:val="191919"/>
          <w:sz w:val="20"/>
          <w:szCs w:val="20"/>
        </w:rPr>
        <w:t>-</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Practicu</w:t>
      </w:r>
      <w:r>
        <w:rPr>
          <w:rFonts w:ascii="Times New Roman" w:hAnsi="Times New Roman"/>
          <w:b/>
          <w:bCs/>
          <w:color w:val="191919"/>
          <w:sz w:val="20"/>
          <w:szCs w:val="20"/>
        </w:rPr>
        <w:t>m</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I</w:t>
      </w:r>
      <w:r>
        <w:rPr>
          <w:rFonts w:ascii="Times New Roman" w:hAnsi="Times New Roman"/>
          <w:b/>
          <w:bCs/>
          <w:color w:val="191919"/>
          <w:sz w:val="20"/>
          <w:szCs w:val="20"/>
        </w:rPr>
        <w:t>n</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Intellectua</w:t>
      </w:r>
      <w:r>
        <w:rPr>
          <w:rFonts w:ascii="Times New Roman" w:hAnsi="Times New Roman"/>
          <w:b/>
          <w:bCs/>
          <w:color w:val="191919"/>
          <w:sz w:val="20"/>
          <w:szCs w:val="20"/>
        </w:rPr>
        <w:t>l</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Disabilities.................................................................3(3-0)</w:t>
      </w:r>
    </w:p>
    <w:p w:rsidR="00F42301" w:rsidRDefault="00F42301" w:rsidP="00721764">
      <w:pPr>
        <w:widowControl w:val="0"/>
        <w:autoSpaceDE w:val="0"/>
        <w:autoSpaceDN w:val="0"/>
        <w:adjustRightInd w:val="0"/>
        <w:spacing w:before="13" w:after="0" w:line="250" w:lineRule="auto"/>
        <w:ind w:left="2289" w:right="861"/>
        <w:jc w:val="both"/>
        <w:rPr>
          <w:rFonts w:ascii="Times New Roman" w:hAnsi="Times New Roman"/>
          <w:color w:val="000000"/>
          <w:sz w:val="20"/>
          <w:szCs w:val="20"/>
        </w:rPr>
      </w:pPr>
      <w:r>
        <w:rPr>
          <w:rFonts w:ascii="Times New Roman" w:hAnsi="Times New Roman"/>
          <w:color w:val="191919"/>
          <w:spacing w:val="-1"/>
          <w:sz w:val="20"/>
          <w:szCs w:val="20"/>
        </w:rPr>
        <w:t>Field-base</w:t>
      </w:r>
      <w:r>
        <w:rPr>
          <w:rFonts w:ascii="Times New Roman" w:hAnsi="Times New Roman"/>
          <w:color w:val="191919"/>
          <w:sz w:val="20"/>
          <w:szCs w:val="20"/>
        </w:rPr>
        <w:t>d</w:t>
      </w:r>
      <w:r>
        <w:rPr>
          <w:rFonts w:ascii="Times New Roman" w:hAnsi="Times New Roman"/>
          <w:color w:val="191919"/>
          <w:spacing w:val="-8"/>
          <w:sz w:val="20"/>
          <w:szCs w:val="20"/>
        </w:rPr>
        <w:t xml:space="preserve"> </w:t>
      </w:r>
      <w:r>
        <w:rPr>
          <w:rFonts w:ascii="Times New Roman" w:hAnsi="Times New Roman"/>
          <w:color w:val="191919"/>
          <w:spacing w:val="-1"/>
          <w:sz w:val="20"/>
          <w:szCs w:val="20"/>
        </w:rPr>
        <w:t>experience</w:t>
      </w:r>
      <w:r>
        <w:rPr>
          <w:rFonts w:ascii="Times New Roman" w:hAnsi="Times New Roman"/>
          <w:color w:val="191919"/>
          <w:sz w:val="20"/>
          <w:szCs w:val="20"/>
        </w:rPr>
        <w:t>s</w:t>
      </w:r>
      <w:r>
        <w:rPr>
          <w:rFonts w:ascii="Times New Roman" w:hAnsi="Times New Roman"/>
          <w:color w:val="191919"/>
          <w:spacing w:val="-8"/>
          <w:sz w:val="20"/>
          <w:szCs w:val="20"/>
        </w:rPr>
        <w:t xml:space="preserve"> </w:t>
      </w:r>
      <w:r>
        <w:rPr>
          <w:rFonts w:ascii="Times New Roman" w:hAnsi="Times New Roman"/>
          <w:color w:val="191919"/>
          <w:spacing w:val="-1"/>
          <w:sz w:val="20"/>
          <w:szCs w:val="20"/>
        </w:rPr>
        <w:t>provid</w:t>
      </w:r>
      <w:r>
        <w:rPr>
          <w:rFonts w:ascii="Times New Roman" w:hAnsi="Times New Roman"/>
          <w:color w:val="191919"/>
          <w:sz w:val="20"/>
          <w:szCs w:val="20"/>
        </w:rPr>
        <w:t>e</w:t>
      </w:r>
      <w:r>
        <w:rPr>
          <w:rFonts w:ascii="Times New Roman" w:hAnsi="Times New Roman"/>
          <w:color w:val="191919"/>
          <w:spacing w:val="-8"/>
          <w:sz w:val="20"/>
          <w:szCs w:val="20"/>
        </w:rPr>
        <w:t xml:space="preserve"> </w:t>
      </w:r>
      <w:r>
        <w:rPr>
          <w:rFonts w:ascii="Times New Roman" w:hAnsi="Times New Roman"/>
          <w:color w:val="191919"/>
          <w:spacing w:val="-1"/>
          <w:sz w:val="20"/>
          <w:szCs w:val="20"/>
        </w:rPr>
        <w:t>a</w:t>
      </w:r>
      <w:r>
        <w:rPr>
          <w:rFonts w:ascii="Times New Roman" w:hAnsi="Times New Roman"/>
          <w:color w:val="191919"/>
          <w:sz w:val="20"/>
          <w:szCs w:val="20"/>
        </w:rPr>
        <w:t>n</w:t>
      </w:r>
      <w:r>
        <w:rPr>
          <w:rFonts w:ascii="Times New Roman" w:hAnsi="Times New Roman"/>
          <w:color w:val="191919"/>
          <w:spacing w:val="-8"/>
          <w:sz w:val="20"/>
          <w:szCs w:val="20"/>
        </w:rPr>
        <w:t xml:space="preserve"> </w:t>
      </w:r>
      <w:r>
        <w:rPr>
          <w:rFonts w:ascii="Times New Roman" w:hAnsi="Times New Roman"/>
          <w:color w:val="191919"/>
          <w:spacing w:val="-1"/>
          <w:sz w:val="20"/>
          <w:szCs w:val="20"/>
        </w:rPr>
        <w:t>opportunit</w:t>
      </w:r>
      <w:r>
        <w:rPr>
          <w:rFonts w:ascii="Times New Roman" w:hAnsi="Times New Roman"/>
          <w:color w:val="191919"/>
          <w:sz w:val="20"/>
          <w:szCs w:val="20"/>
        </w:rPr>
        <w:t>y</w:t>
      </w:r>
      <w:r>
        <w:rPr>
          <w:rFonts w:ascii="Times New Roman" w:hAnsi="Times New Roman"/>
          <w:color w:val="191919"/>
          <w:spacing w:val="-8"/>
          <w:sz w:val="20"/>
          <w:szCs w:val="20"/>
        </w:rPr>
        <w:t xml:space="preserve"> </w:t>
      </w:r>
      <w:r>
        <w:rPr>
          <w:rFonts w:ascii="Times New Roman" w:hAnsi="Times New Roman"/>
          <w:color w:val="191919"/>
          <w:spacing w:val="-1"/>
          <w:sz w:val="20"/>
          <w:szCs w:val="20"/>
        </w:rPr>
        <w:t>fo</w:t>
      </w:r>
      <w:r>
        <w:rPr>
          <w:rFonts w:ascii="Times New Roman" w:hAnsi="Times New Roman"/>
          <w:color w:val="191919"/>
          <w:sz w:val="20"/>
          <w:szCs w:val="20"/>
        </w:rPr>
        <w:t>r</w:t>
      </w:r>
      <w:r>
        <w:rPr>
          <w:rFonts w:ascii="Times New Roman" w:hAnsi="Times New Roman"/>
          <w:color w:val="191919"/>
          <w:spacing w:val="-8"/>
          <w:sz w:val="20"/>
          <w:szCs w:val="20"/>
        </w:rPr>
        <w:t xml:space="preserve"> </w:t>
      </w:r>
      <w:r>
        <w:rPr>
          <w:rFonts w:ascii="Times New Roman" w:hAnsi="Times New Roman"/>
          <w:color w:val="191919"/>
          <w:spacing w:val="-1"/>
          <w:sz w:val="20"/>
          <w:szCs w:val="20"/>
        </w:rPr>
        <w:t>extensiv</w:t>
      </w:r>
      <w:r>
        <w:rPr>
          <w:rFonts w:ascii="Times New Roman" w:hAnsi="Times New Roman"/>
          <w:color w:val="191919"/>
          <w:sz w:val="20"/>
          <w:szCs w:val="20"/>
        </w:rPr>
        <w:t>e</w:t>
      </w:r>
      <w:r>
        <w:rPr>
          <w:rFonts w:ascii="Times New Roman" w:hAnsi="Times New Roman"/>
          <w:color w:val="191919"/>
          <w:spacing w:val="-8"/>
          <w:sz w:val="20"/>
          <w:szCs w:val="20"/>
        </w:rPr>
        <w:t xml:space="preserve"> </w:t>
      </w:r>
      <w:r>
        <w:rPr>
          <w:rFonts w:ascii="Times New Roman" w:hAnsi="Times New Roman"/>
          <w:color w:val="191919"/>
          <w:spacing w:val="-1"/>
          <w:sz w:val="20"/>
          <w:szCs w:val="20"/>
        </w:rPr>
        <w:t>trainin</w:t>
      </w:r>
      <w:r>
        <w:rPr>
          <w:rFonts w:ascii="Times New Roman" w:hAnsi="Times New Roman"/>
          <w:color w:val="191919"/>
          <w:sz w:val="20"/>
          <w:szCs w:val="20"/>
        </w:rPr>
        <w:t>g</w:t>
      </w:r>
      <w:r>
        <w:rPr>
          <w:rFonts w:ascii="Times New Roman" w:hAnsi="Times New Roman"/>
          <w:color w:val="191919"/>
          <w:spacing w:val="-8"/>
          <w:sz w:val="20"/>
          <w:szCs w:val="20"/>
        </w:rPr>
        <w:t xml:space="preserve"> </w:t>
      </w:r>
      <w:r>
        <w:rPr>
          <w:rFonts w:ascii="Times New Roman" w:hAnsi="Times New Roman"/>
          <w:color w:val="191919"/>
          <w:spacing w:val="-1"/>
          <w:sz w:val="20"/>
          <w:szCs w:val="20"/>
        </w:rPr>
        <w:t>an</w:t>
      </w:r>
      <w:r>
        <w:rPr>
          <w:rFonts w:ascii="Times New Roman" w:hAnsi="Times New Roman"/>
          <w:color w:val="191919"/>
          <w:sz w:val="20"/>
          <w:szCs w:val="20"/>
        </w:rPr>
        <w:t>d</w:t>
      </w:r>
      <w:r>
        <w:rPr>
          <w:rFonts w:ascii="Times New Roman" w:hAnsi="Times New Roman"/>
          <w:color w:val="191919"/>
          <w:spacing w:val="-8"/>
          <w:sz w:val="20"/>
          <w:szCs w:val="20"/>
        </w:rPr>
        <w:t xml:space="preserve"> </w:t>
      </w:r>
      <w:r>
        <w:rPr>
          <w:rFonts w:ascii="Times New Roman" w:hAnsi="Times New Roman"/>
          <w:color w:val="191919"/>
          <w:spacing w:val="-1"/>
          <w:sz w:val="20"/>
          <w:szCs w:val="20"/>
        </w:rPr>
        <w:t>applicatio</w:t>
      </w:r>
      <w:r>
        <w:rPr>
          <w:rFonts w:ascii="Times New Roman" w:hAnsi="Times New Roman"/>
          <w:color w:val="191919"/>
          <w:sz w:val="20"/>
          <w:szCs w:val="20"/>
        </w:rPr>
        <w:t>n</w:t>
      </w:r>
      <w:r>
        <w:rPr>
          <w:rFonts w:ascii="Times New Roman" w:hAnsi="Times New Roman"/>
          <w:color w:val="191919"/>
          <w:spacing w:val="-8"/>
          <w:sz w:val="20"/>
          <w:szCs w:val="20"/>
        </w:rPr>
        <w:t xml:space="preserve"> </w:t>
      </w:r>
      <w:r>
        <w:rPr>
          <w:rFonts w:ascii="Times New Roman" w:hAnsi="Times New Roman"/>
          <w:color w:val="191919"/>
          <w:spacing w:val="-1"/>
          <w:sz w:val="20"/>
          <w:szCs w:val="20"/>
        </w:rPr>
        <w:t>o</w:t>
      </w:r>
      <w:r>
        <w:rPr>
          <w:rFonts w:ascii="Times New Roman" w:hAnsi="Times New Roman"/>
          <w:color w:val="191919"/>
          <w:sz w:val="20"/>
          <w:szCs w:val="20"/>
        </w:rPr>
        <w:t>f</w:t>
      </w:r>
      <w:r>
        <w:rPr>
          <w:rFonts w:ascii="Times New Roman" w:hAnsi="Times New Roman"/>
          <w:color w:val="191919"/>
          <w:spacing w:val="-8"/>
          <w:sz w:val="20"/>
          <w:szCs w:val="20"/>
        </w:rPr>
        <w:t xml:space="preserve"> </w:t>
      </w:r>
      <w:r>
        <w:rPr>
          <w:rFonts w:ascii="Times New Roman" w:hAnsi="Times New Roman"/>
          <w:color w:val="191919"/>
          <w:spacing w:val="-1"/>
          <w:sz w:val="20"/>
          <w:szCs w:val="20"/>
        </w:rPr>
        <w:t xml:space="preserve">knowl- </w:t>
      </w:r>
      <w:r>
        <w:rPr>
          <w:rFonts w:ascii="Times New Roman" w:hAnsi="Times New Roman"/>
          <w:color w:val="191919"/>
          <w:sz w:val="20"/>
          <w:szCs w:val="20"/>
        </w:rPr>
        <w:t>edge with exceptional children and youth in the area of intellectual disabilities.</w:t>
      </w:r>
    </w:p>
    <w:p w:rsidR="00F42301" w:rsidRDefault="00F42301" w:rsidP="00721764">
      <w:pPr>
        <w:widowControl w:val="0"/>
        <w:autoSpaceDE w:val="0"/>
        <w:autoSpaceDN w:val="0"/>
        <w:adjustRightInd w:val="0"/>
        <w:spacing w:after="0" w:line="227" w:lineRule="exact"/>
        <w:ind w:left="1929"/>
        <w:rPr>
          <w:rFonts w:ascii="Times New Roman" w:hAnsi="Times New Roman"/>
          <w:color w:val="000000"/>
          <w:sz w:val="20"/>
          <w:szCs w:val="20"/>
        </w:rPr>
      </w:pPr>
      <w:r>
        <w:rPr>
          <w:rFonts w:ascii="Times New Roman" w:hAnsi="Times New Roman"/>
          <w:b/>
          <w:bCs/>
          <w:color w:val="191919"/>
          <w:sz w:val="20"/>
          <w:szCs w:val="20"/>
        </w:rPr>
        <w:t>SPED</w:t>
      </w:r>
      <w:r>
        <w:rPr>
          <w:rFonts w:ascii="Times New Roman" w:hAnsi="Times New Roman"/>
          <w:b/>
          <w:bCs/>
          <w:color w:val="191919"/>
          <w:spacing w:val="4"/>
          <w:sz w:val="20"/>
          <w:szCs w:val="20"/>
        </w:rPr>
        <w:t xml:space="preserve"> </w:t>
      </w:r>
      <w:r>
        <w:rPr>
          <w:rFonts w:ascii="Times New Roman" w:hAnsi="Times New Roman"/>
          <w:b/>
          <w:bCs/>
          <w:color w:val="191919"/>
          <w:sz w:val="20"/>
          <w:szCs w:val="20"/>
        </w:rPr>
        <w:t>5580</w:t>
      </w:r>
      <w:r>
        <w:rPr>
          <w:rFonts w:ascii="Times New Roman" w:hAnsi="Times New Roman"/>
          <w:b/>
          <w:bCs/>
          <w:color w:val="191919"/>
          <w:spacing w:val="4"/>
          <w:sz w:val="20"/>
          <w:szCs w:val="20"/>
        </w:rPr>
        <w:t xml:space="preserve"> </w:t>
      </w:r>
      <w:r>
        <w:rPr>
          <w:rFonts w:ascii="Times New Roman" w:hAnsi="Times New Roman"/>
          <w:b/>
          <w:bCs/>
          <w:color w:val="191919"/>
          <w:sz w:val="20"/>
          <w:szCs w:val="20"/>
        </w:rPr>
        <w:t>-</w:t>
      </w:r>
      <w:r>
        <w:rPr>
          <w:rFonts w:ascii="Times New Roman" w:hAnsi="Times New Roman"/>
          <w:b/>
          <w:bCs/>
          <w:color w:val="191919"/>
          <w:spacing w:val="4"/>
          <w:sz w:val="20"/>
          <w:szCs w:val="20"/>
        </w:rPr>
        <w:t xml:space="preserve"> </w:t>
      </w:r>
      <w:r>
        <w:rPr>
          <w:rFonts w:ascii="Times New Roman" w:hAnsi="Times New Roman"/>
          <w:b/>
          <w:bCs/>
          <w:color w:val="191919"/>
          <w:sz w:val="20"/>
          <w:szCs w:val="20"/>
        </w:rPr>
        <w:t>Di</w:t>
      </w:r>
      <w:r>
        <w:rPr>
          <w:rFonts w:ascii="Times New Roman" w:hAnsi="Times New Roman"/>
          <w:b/>
          <w:bCs/>
          <w:color w:val="191919"/>
          <w:spacing w:val="-4"/>
          <w:sz w:val="20"/>
          <w:szCs w:val="20"/>
        </w:rPr>
        <w:t>r</w:t>
      </w:r>
      <w:r>
        <w:rPr>
          <w:rFonts w:ascii="Times New Roman" w:hAnsi="Times New Roman"/>
          <w:b/>
          <w:bCs/>
          <w:color w:val="191919"/>
          <w:sz w:val="20"/>
          <w:szCs w:val="20"/>
        </w:rPr>
        <w:t>ected</w:t>
      </w:r>
      <w:r>
        <w:rPr>
          <w:rFonts w:ascii="Times New Roman" w:hAnsi="Times New Roman"/>
          <w:b/>
          <w:bCs/>
          <w:color w:val="191919"/>
          <w:spacing w:val="4"/>
          <w:sz w:val="20"/>
          <w:szCs w:val="20"/>
        </w:rPr>
        <w:t xml:space="preserve"> </w:t>
      </w:r>
      <w:r>
        <w:rPr>
          <w:rFonts w:ascii="Times New Roman" w:hAnsi="Times New Roman"/>
          <w:b/>
          <w:bCs/>
          <w:color w:val="191919"/>
          <w:sz w:val="20"/>
          <w:szCs w:val="20"/>
        </w:rPr>
        <w:t>Studies</w:t>
      </w:r>
      <w:r>
        <w:rPr>
          <w:rFonts w:ascii="Times New Roman" w:hAnsi="Times New Roman"/>
          <w:b/>
          <w:bCs/>
          <w:color w:val="191919"/>
          <w:spacing w:val="4"/>
          <w:sz w:val="20"/>
          <w:szCs w:val="20"/>
        </w:rPr>
        <w:t xml:space="preserve"> </w:t>
      </w:r>
      <w:r>
        <w:rPr>
          <w:rFonts w:ascii="Times New Roman" w:hAnsi="Times New Roman"/>
          <w:b/>
          <w:bCs/>
          <w:color w:val="191919"/>
          <w:sz w:val="20"/>
          <w:szCs w:val="20"/>
        </w:rPr>
        <w:t>in</w:t>
      </w:r>
      <w:r>
        <w:rPr>
          <w:rFonts w:ascii="Times New Roman" w:hAnsi="Times New Roman"/>
          <w:b/>
          <w:bCs/>
          <w:color w:val="191919"/>
          <w:spacing w:val="4"/>
          <w:sz w:val="20"/>
          <w:szCs w:val="20"/>
        </w:rPr>
        <w:t xml:space="preserve"> </w:t>
      </w:r>
      <w:r>
        <w:rPr>
          <w:rFonts w:ascii="Times New Roman" w:hAnsi="Times New Roman"/>
          <w:b/>
          <w:bCs/>
          <w:color w:val="191919"/>
          <w:sz w:val="20"/>
          <w:szCs w:val="20"/>
        </w:rPr>
        <w:t>Resea</w:t>
      </w:r>
      <w:r>
        <w:rPr>
          <w:rFonts w:ascii="Times New Roman" w:hAnsi="Times New Roman"/>
          <w:b/>
          <w:bCs/>
          <w:color w:val="191919"/>
          <w:spacing w:val="-4"/>
          <w:sz w:val="20"/>
          <w:szCs w:val="20"/>
        </w:rPr>
        <w:t>r</w:t>
      </w:r>
      <w:r>
        <w:rPr>
          <w:rFonts w:ascii="Times New Roman" w:hAnsi="Times New Roman"/>
          <w:b/>
          <w:bCs/>
          <w:color w:val="191919"/>
          <w:sz w:val="20"/>
          <w:szCs w:val="20"/>
        </w:rPr>
        <w:t>ch</w:t>
      </w:r>
      <w:r>
        <w:rPr>
          <w:rFonts w:ascii="Times New Roman" w:hAnsi="Times New Roman"/>
          <w:b/>
          <w:bCs/>
          <w:color w:val="191919"/>
          <w:spacing w:val="4"/>
          <w:sz w:val="20"/>
          <w:szCs w:val="20"/>
        </w:rPr>
        <w:t xml:space="preserve"> </w:t>
      </w:r>
      <w:r>
        <w:rPr>
          <w:rFonts w:ascii="Times New Roman" w:hAnsi="Times New Roman"/>
          <w:b/>
          <w:bCs/>
          <w:color w:val="191919"/>
          <w:sz w:val="20"/>
          <w:szCs w:val="20"/>
        </w:rPr>
        <w:t>and</w:t>
      </w:r>
      <w:r>
        <w:rPr>
          <w:rFonts w:ascii="Times New Roman" w:hAnsi="Times New Roman"/>
          <w:b/>
          <w:bCs/>
          <w:color w:val="191919"/>
          <w:spacing w:val="4"/>
          <w:sz w:val="20"/>
          <w:szCs w:val="20"/>
        </w:rPr>
        <w:t xml:space="preserve"> </w:t>
      </w:r>
      <w:r>
        <w:rPr>
          <w:rFonts w:ascii="Times New Roman" w:hAnsi="Times New Roman"/>
          <w:b/>
          <w:bCs/>
          <w:color w:val="191919"/>
          <w:sz w:val="20"/>
          <w:szCs w:val="20"/>
        </w:rPr>
        <w:t>Readings</w:t>
      </w:r>
      <w:r>
        <w:rPr>
          <w:rFonts w:ascii="Times New Roman" w:hAnsi="Times New Roman"/>
          <w:b/>
          <w:bCs/>
          <w:color w:val="191919"/>
          <w:spacing w:val="4"/>
          <w:sz w:val="20"/>
          <w:szCs w:val="20"/>
        </w:rPr>
        <w:t xml:space="preserve"> </w:t>
      </w:r>
      <w:r>
        <w:rPr>
          <w:rFonts w:ascii="Times New Roman" w:hAnsi="Times New Roman"/>
          <w:b/>
          <w:bCs/>
          <w:color w:val="191919"/>
          <w:sz w:val="20"/>
          <w:szCs w:val="20"/>
        </w:rPr>
        <w:t>in</w:t>
      </w:r>
      <w:r>
        <w:rPr>
          <w:rFonts w:ascii="Times New Roman" w:hAnsi="Times New Roman"/>
          <w:b/>
          <w:bCs/>
          <w:color w:val="191919"/>
          <w:spacing w:val="4"/>
          <w:sz w:val="20"/>
          <w:szCs w:val="20"/>
        </w:rPr>
        <w:t xml:space="preserve"> </w:t>
      </w:r>
      <w:r>
        <w:rPr>
          <w:rFonts w:ascii="Times New Roman" w:hAnsi="Times New Roman"/>
          <w:b/>
          <w:bCs/>
          <w:color w:val="191919"/>
          <w:sz w:val="20"/>
          <w:szCs w:val="20"/>
        </w:rPr>
        <w:t>Special</w:t>
      </w:r>
      <w:r>
        <w:rPr>
          <w:rFonts w:ascii="Times New Roman" w:hAnsi="Times New Roman"/>
          <w:b/>
          <w:bCs/>
          <w:color w:val="191919"/>
          <w:spacing w:val="4"/>
          <w:sz w:val="20"/>
          <w:szCs w:val="20"/>
        </w:rPr>
        <w:t xml:space="preserve"> </w:t>
      </w:r>
      <w:r>
        <w:rPr>
          <w:rFonts w:ascii="Times New Roman" w:hAnsi="Times New Roman"/>
          <w:b/>
          <w:bCs/>
          <w:color w:val="191919"/>
          <w:sz w:val="20"/>
          <w:szCs w:val="20"/>
        </w:rPr>
        <w:t>Education...............3(3-0)</w:t>
      </w:r>
    </w:p>
    <w:p w:rsidR="00F42301" w:rsidRDefault="00F42301" w:rsidP="00721764">
      <w:pPr>
        <w:widowControl w:val="0"/>
        <w:autoSpaceDE w:val="0"/>
        <w:autoSpaceDN w:val="0"/>
        <w:adjustRightInd w:val="0"/>
        <w:spacing w:before="13" w:after="0" w:line="250" w:lineRule="auto"/>
        <w:ind w:left="2289" w:right="860"/>
        <w:jc w:val="both"/>
        <w:rPr>
          <w:rFonts w:ascii="Times New Roman" w:hAnsi="Times New Roman"/>
          <w:color w:val="000000"/>
          <w:sz w:val="20"/>
          <w:szCs w:val="20"/>
        </w:rPr>
      </w:pPr>
      <w:r>
        <w:rPr>
          <w:rFonts w:ascii="Times New Roman" w:hAnsi="Times New Roman"/>
          <w:color w:val="191919"/>
          <w:sz w:val="20"/>
          <w:szCs w:val="20"/>
        </w:rPr>
        <w:t>Intensive</w:t>
      </w:r>
      <w:r>
        <w:rPr>
          <w:rFonts w:ascii="Times New Roman" w:hAnsi="Times New Roman"/>
          <w:color w:val="191919"/>
          <w:spacing w:val="-7"/>
          <w:sz w:val="20"/>
          <w:szCs w:val="20"/>
        </w:rPr>
        <w:t xml:space="preserve"> </w:t>
      </w:r>
      <w:r>
        <w:rPr>
          <w:rFonts w:ascii="Times New Roman" w:hAnsi="Times New Roman"/>
          <w:color w:val="191919"/>
          <w:sz w:val="20"/>
          <w:szCs w:val="20"/>
        </w:rPr>
        <w:t>study</w:t>
      </w:r>
      <w:r>
        <w:rPr>
          <w:rFonts w:ascii="Times New Roman" w:hAnsi="Times New Roman"/>
          <w:color w:val="191919"/>
          <w:spacing w:val="-7"/>
          <w:sz w:val="20"/>
          <w:szCs w:val="20"/>
        </w:rPr>
        <w:t xml:space="preserve"> </w:t>
      </w:r>
      <w:r>
        <w:rPr>
          <w:rFonts w:ascii="Times New Roman" w:hAnsi="Times New Roman"/>
          <w:color w:val="191919"/>
          <w:sz w:val="20"/>
          <w:szCs w:val="20"/>
        </w:rPr>
        <w:t>in</w:t>
      </w:r>
      <w:r>
        <w:rPr>
          <w:rFonts w:ascii="Times New Roman" w:hAnsi="Times New Roman"/>
          <w:color w:val="191919"/>
          <w:spacing w:val="-7"/>
          <w:sz w:val="20"/>
          <w:szCs w:val="20"/>
        </w:rPr>
        <w:t xml:space="preserve"> </w:t>
      </w:r>
      <w:r>
        <w:rPr>
          <w:rFonts w:ascii="Times New Roman" w:hAnsi="Times New Roman"/>
          <w:color w:val="191919"/>
          <w:sz w:val="20"/>
          <w:szCs w:val="20"/>
        </w:rPr>
        <w:t>selected</w:t>
      </w:r>
      <w:r>
        <w:rPr>
          <w:rFonts w:ascii="Times New Roman" w:hAnsi="Times New Roman"/>
          <w:color w:val="191919"/>
          <w:spacing w:val="-7"/>
          <w:sz w:val="20"/>
          <w:szCs w:val="20"/>
        </w:rPr>
        <w:t xml:space="preserve"> </w:t>
      </w:r>
      <w:r>
        <w:rPr>
          <w:rFonts w:ascii="Times New Roman" w:hAnsi="Times New Roman"/>
          <w:color w:val="191919"/>
          <w:sz w:val="20"/>
          <w:szCs w:val="20"/>
        </w:rPr>
        <w:t>areas</w:t>
      </w:r>
      <w:r>
        <w:rPr>
          <w:rFonts w:ascii="Times New Roman" w:hAnsi="Times New Roman"/>
          <w:color w:val="191919"/>
          <w:spacing w:val="-7"/>
          <w:sz w:val="20"/>
          <w:szCs w:val="20"/>
        </w:rPr>
        <w:t xml:space="preserve"> </w:t>
      </w:r>
      <w:r>
        <w:rPr>
          <w:rFonts w:ascii="Times New Roman" w:hAnsi="Times New Roman"/>
          <w:color w:val="191919"/>
          <w:sz w:val="20"/>
          <w:szCs w:val="20"/>
        </w:rPr>
        <w:t>in</w:t>
      </w:r>
      <w:r>
        <w:rPr>
          <w:rFonts w:ascii="Times New Roman" w:hAnsi="Times New Roman"/>
          <w:color w:val="191919"/>
          <w:spacing w:val="-7"/>
          <w:sz w:val="20"/>
          <w:szCs w:val="20"/>
        </w:rPr>
        <w:t xml:space="preserve"> </w:t>
      </w:r>
      <w:r>
        <w:rPr>
          <w:rFonts w:ascii="Times New Roman" w:hAnsi="Times New Roman"/>
          <w:color w:val="191919"/>
          <w:sz w:val="20"/>
          <w:szCs w:val="20"/>
        </w:rPr>
        <w:t>the</w:t>
      </w:r>
      <w:r>
        <w:rPr>
          <w:rFonts w:ascii="Times New Roman" w:hAnsi="Times New Roman"/>
          <w:color w:val="191919"/>
          <w:spacing w:val="-7"/>
          <w:sz w:val="20"/>
          <w:szCs w:val="20"/>
        </w:rPr>
        <w:t xml:space="preserve"> </w:t>
      </w:r>
      <w:r>
        <w:rPr>
          <w:rFonts w:ascii="Times New Roman" w:hAnsi="Times New Roman"/>
          <w:color w:val="191919"/>
          <w:sz w:val="20"/>
          <w:szCs w:val="20"/>
        </w:rPr>
        <w:t>field</w:t>
      </w:r>
      <w:r>
        <w:rPr>
          <w:rFonts w:ascii="Times New Roman" w:hAnsi="Times New Roman"/>
          <w:color w:val="191919"/>
          <w:spacing w:val="-7"/>
          <w:sz w:val="20"/>
          <w:szCs w:val="20"/>
        </w:rPr>
        <w:t xml:space="preserve"> </w:t>
      </w:r>
      <w:r>
        <w:rPr>
          <w:rFonts w:ascii="Times New Roman" w:hAnsi="Times New Roman"/>
          <w:color w:val="191919"/>
          <w:sz w:val="20"/>
          <w:szCs w:val="20"/>
        </w:rPr>
        <w:t>of</w:t>
      </w:r>
      <w:r>
        <w:rPr>
          <w:rFonts w:ascii="Times New Roman" w:hAnsi="Times New Roman"/>
          <w:color w:val="191919"/>
          <w:spacing w:val="-7"/>
          <w:sz w:val="20"/>
          <w:szCs w:val="20"/>
        </w:rPr>
        <w:t xml:space="preserve"> </w:t>
      </w:r>
      <w:r>
        <w:rPr>
          <w:rFonts w:ascii="Times New Roman" w:hAnsi="Times New Roman"/>
          <w:color w:val="191919"/>
          <w:sz w:val="20"/>
          <w:szCs w:val="20"/>
        </w:rPr>
        <w:t>special</w:t>
      </w:r>
      <w:r>
        <w:rPr>
          <w:rFonts w:ascii="Times New Roman" w:hAnsi="Times New Roman"/>
          <w:color w:val="191919"/>
          <w:spacing w:val="-7"/>
          <w:sz w:val="20"/>
          <w:szCs w:val="20"/>
        </w:rPr>
        <w:t xml:space="preserve"> </w:t>
      </w:r>
      <w:r>
        <w:rPr>
          <w:rFonts w:ascii="Times New Roman" w:hAnsi="Times New Roman"/>
          <w:color w:val="191919"/>
          <w:sz w:val="20"/>
          <w:szCs w:val="20"/>
        </w:rPr>
        <w:t>education</w:t>
      </w:r>
      <w:r>
        <w:rPr>
          <w:rFonts w:ascii="Times New Roman" w:hAnsi="Times New Roman"/>
          <w:color w:val="191919"/>
          <w:spacing w:val="-7"/>
          <w:sz w:val="20"/>
          <w:szCs w:val="20"/>
        </w:rPr>
        <w:t xml:space="preserve"> </w:t>
      </w:r>
      <w:r>
        <w:rPr>
          <w:rFonts w:ascii="Times New Roman" w:hAnsi="Times New Roman"/>
          <w:color w:val="191919"/>
          <w:sz w:val="20"/>
          <w:szCs w:val="20"/>
        </w:rPr>
        <w:t>with</w:t>
      </w:r>
      <w:r>
        <w:rPr>
          <w:rFonts w:ascii="Times New Roman" w:hAnsi="Times New Roman"/>
          <w:color w:val="191919"/>
          <w:spacing w:val="-7"/>
          <w:sz w:val="20"/>
          <w:szCs w:val="20"/>
        </w:rPr>
        <w:t xml:space="preserve"> </w:t>
      </w:r>
      <w:r>
        <w:rPr>
          <w:rFonts w:ascii="Times New Roman" w:hAnsi="Times New Roman"/>
          <w:color w:val="191919"/>
          <w:sz w:val="20"/>
          <w:szCs w:val="20"/>
        </w:rPr>
        <w:t>application</w:t>
      </w:r>
      <w:r>
        <w:rPr>
          <w:rFonts w:ascii="Times New Roman" w:hAnsi="Times New Roman"/>
          <w:color w:val="191919"/>
          <w:spacing w:val="-7"/>
          <w:sz w:val="20"/>
          <w:szCs w:val="20"/>
        </w:rPr>
        <w:t xml:space="preserve"> </w:t>
      </w:r>
      <w:r>
        <w:rPr>
          <w:rFonts w:ascii="Times New Roman" w:hAnsi="Times New Roman"/>
          <w:color w:val="191919"/>
          <w:sz w:val="20"/>
          <w:szCs w:val="20"/>
        </w:rPr>
        <w:t>of</w:t>
      </w:r>
      <w:r>
        <w:rPr>
          <w:rFonts w:ascii="Times New Roman" w:hAnsi="Times New Roman"/>
          <w:color w:val="191919"/>
          <w:spacing w:val="-7"/>
          <w:sz w:val="20"/>
          <w:szCs w:val="20"/>
        </w:rPr>
        <w:t xml:space="preserve"> </w:t>
      </w:r>
      <w:r>
        <w:rPr>
          <w:rFonts w:ascii="Times New Roman" w:hAnsi="Times New Roman"/>
          <w:color w:val="191919"/>
          <w:sz w:val="20"/>
          <w:szCs w:val="20"/>
        </w:rPr>
        <w:t xml:space="preserve">knowledge </w:t>
      </w:r>
      <w:r>
        <w:rPr>
          <w:rFonts w:ascii="Times New Roman" w:hAnsi="Times New Roman"/>
          <w:color w:val="191919"/>
          <w:spacing w:val="1"/>
          <w:sz w:val="20"/>
          <w:szCs w:val="20"/>
        </w:rPr>
        <w:t>i</w:t>
      </w:r>
      <w:r>
        <w:rPr>
          <w:rFonts w:ascii="Times New Roman" w:hAnsi="Times New Roman"/>
          <w:color w:val="191919"/>
          <w:sz w:val="20"/>
          <w:szCs w:val="20"/>
        </w:rPr>
        <w:t>n</w:t>
      </w:r>
      <w:r>
        <w:rPr>
          <w:rFonts w:ascii="Times New Roman" w:hAnsi="Times New Roman"/>
          <w:color w:val="191919"/>
          <w:spacing w:val="1"/>
          <w:sz w:val="20"/>
          <w:szCs w:val="20"/>
        </w:rPr>
        <w:t xml:space="preserve"> writte</w:t>
      </w:r>
      <w:r>
        <w:rPr>
          <w:rFonts w:ascii="Times New Roman" w:hAnsi="Times New Roman"/>
          <w:color w:val="191919"/>
          <w:sz w:val="20"/>
          <w:szCs w:val="20"/>
        </w:rPr>
        <w:t>n</w:t>
      </w:r>
      <w:r>
        <w:rPr>
          <w:rFonts w:ascii="Times New Roman" w:hAnsi="Times New Roman"/>
          <w:color w:val="191919"/>
          <w:spacing w:val="1"/>
          <w:sz w:val="20"/>
          <w:szCs w:val="20"/>
        </w:rPr>
        <w:t xml:space="preserve"> format</w:t>
      </w:r>
      <w:r>
        <w:rPr>
          <w:rFonts w:ascii="Times New Roman" w:hAnsi="Times New Roman"/>
          <w:color w:val="191919"/>
          <w:sz w:val="20"/>
          <w:szCs w:val="20"/>
        </w:rPr>
        <w:t>,</w:t>
      </w:r>
      <w:r>
        <w:rPr>
          <w:rFonts w:ascii="Times New Roman" w:hAnsi="Times New Roman"/>
          <w:color w:val="191919"/>
          <w:spacing w:val="1"/>
          <w:sz w:val="20"/>
          <w:szCs w:val="20"/>
        </w:rPr>
        <w:t xml:space="preserve"> suc</w:t>
      </w:r>
      <w:r>
        <w:rPr>
          <w:rFonts w:ascii="Times New Roman" w:hAnsi="Times New Roman"/>
          <w:color w:val="191919"/>
          <w:sz w:val="20"/>
          <w:szCs w:val="20"/>
        </w:rPr>
        <w:t>h</w:t>
      </w:r>
      <w:r>
        <w:rPr>
          <w:rFonts w:ascii="Times New Roman" w:hAnsi="Times New Roman"/>
          <w:color w:val="191919"/>
          <w:spacing w:val="1"/>
          <w:sz w:val="20"/>
          <w:szCs w:val="20"/>
        </w:rPr>
        <w:t xml:space="preserve"> a</w:t>
      </w:r>
      <w:r>
        <w:rPr>
          <w:rFonts w:ascii="Times New Roman" w:hAnsi="Times New Roman"/>
          <w:color w:val="191919"/>
          <w:sz w:val="20"/>
          <w:szCs w:val="20"/>
        </w:rPr>
        <w:t>s</w:t>
      </w:r>
      <w:r>
        <w:rPr>
          <w:rFonts w:ascii="Times New Roman" w:hAnsi="Times New Roman"/>
          <w:color w:val="191919"/>
          <w:spacing w:val="1"/>
          <w:sz w:val="20"/>
          <w:szCs w:val="20"/>
        </w:rPr>
        <w:t xml:space="preserve"> </w:t>
      </w:r>
      <w:r>
        <w:rPr>
          <w:rFonts w:ascii="Times New Roman" w:hAnsi="Times New Roman"/>
          <w:color w:val="191919"/>
          <w:sz w:val="20"/>
          <w:szCs w:val="20"/>
        </w:rPr>
        <w:t>a</w:t>
      </w:r>
      <w:r>
        <w:rPr>
          <w:rFonts w:ascii="Times New Roman" w:hAnsi="Times New Roman"/>
          <w:color w:val="191919"/>
          <w:spacing w:val="1"/>
          <w:sz w:val="20"/>
          <w:szCs w:val="20"/>
        </w:rPr>
        <w:t xml:space="preserve"> gran</w:t>
      </w:r>
      <w:r>
        <w:rPr>
          <w:rFonts w:ascii="Times New Roman" w:hAnsi="Times New Roman"/>
          <w:color w:val="191919"/>
          <w:sz w:val="20"/>
          <w:szCs w:val="20"/>
        </w:rPr>
        <w:t>t</w:t>
      </w:r>
      <w:r>
        <w:rPr>
          <w:rFonts w:ascii="Times New Roman" w:hAnsi="Times New Roman"/>
          <w:color w:val="191919"/>
          <w:spacing w:val="1"/>
          <w:sz w:val="20"/>
          <w:szCs w:val="20"/>
        </w:rPr>
        <w:t xml:space="preserve"> proposal</w:t>
      </w:r>
      <w:r>
        <w:rPr>
          <w:rFonts w:ascii="Times New Roman" w:hAnsi="Times New Roman"/>
          <w:color w:val="191919"/>
          <w:sz w:val="20"/>
          <w:szCs w:val="20"/>
        </w:rPr>
        <w:t>,</w:t>
      </w:r>
      <w:r>
        <w:rPr>
          <w:rFonts w:ascii="Times New Roman" w:hAnsi="Times New Roman"/>
          <w:color w:val="191919"/>
          <w:spacing w:val="1"/>
          <w:sz w:val="20"/>
          <w:szCs w:val="20"/>
        </w:rPr>
        <w:t xml:space="preserve"> researc</w:t>
      </w:r>
      <w:r>
        <w:rPr>
          <w:rFonts w:ascii="Times New Roman" w:hAnsi="Times New Roman"/>
          <w:color w:val="191919"/>
          <w:sz w:val="20"/>
          <w:szCs w:val="20"/>
        </w:rPr>
        <w:t>h</w:t>
      </w:r>
      <w:r>
        <w:rPr>
          <w:rFonts w:ascii="Times New Roman" w:hAnsi="Times New Roman"/>
          <w:color w:val="191919"/>
          <w:spacing w:val="1"/>
          <w:sz w:val="20"/>
          <w:szCs w:val="20"/>
        </w:rPr>
        <w:t xml:space="preserve"> articl</w:t>
      </w:r>
      <w:r>
        <w:rPr>
          <w:rFonts w:ascii="Times New Roman" w:hAnsi="Times New Roman"/>
          <w:color w:val="191919"/>
          <w:sz w:val="20"/>
          <w:szCs w:val="20"/>
        </w:rPr>
        <w:t>e</w:t>
      </w:r>
      <w:r>
        <w:rPr>
          <w:rFonts w:ascii="Times New Roman" w:hAnsi="Times New Roman"/>
          <w:color w:val="191919"/>
          <w:spacing w:val="1"/>
          <w:sz w:val="20"/>
          <w:szCs w:val="20"/>
        </w:rPr>
        <w:t xml:space="preserve"> o</w:t>
      </w:r>
      <w:r>
        <w:rPr>
          <w:rFonts w:ascii="Times New Roman" w:hAnsi="Times New Roman"/>
          <w:color w:val="191919"/>
          <w:sz w:val="20"/>
          <w:szCs w:val="20"/>
        </w:rPr>
        <w:t>r</w:t>
      </w:r>
      <w:r>
        <w:rPr>
          <w:rFonts w:ascii="Times New Roman" w:hAnsi="Times New Roman"/>
          <w:color w:val="191919"/>
          <w:spacing w:val="1"/>
          <w:sz w:val="20"/>
          <w:szCs w:val="20"/>
        </w:rPr>
        <w:t xml:space="preserve"> journa</w:t>
      </w:r>
      <w:r>
        <w:rPr>
          <w:rFonts w:ascii="Times New Roman" w:hAnsi="Times New Roman"/>
          <w:color w:val="191919"/>
          <w:sz w:val="20"/>
          <w:szCs w:val="20"/>
        </w:rPr>
        <w:t>l</w:t>
      </w:r>
      <w:r>
        <w:rPr>
          <w:rFonts w:ascii="Times New Roman" w:hAnsi="Times New Roman"/>
          <w:color w:val="191919"/>
          <w:spacing w:val="1"/>
          <w:sz w:val="20"/>
          <w:szCs w:val="20"/>
        </w:rPr>
        <w:t xml:space="preserve"> publication</w:t>
      </w:r>
      <w:r>
        <w:rPr>
          <w:rFonts w:ascii="Times New Roman" w:hAnsi="Times New Roman"/>
          <w:color w:val="191919"/>
          <w:sz w:val="20"/>
          <w:szCs w:val="20"/>
        </w:rPr>
        <w:t xml:space="preserve">. </w:t>
      </w:r>
      <w:r>
        <w:rPr>
          <w:rFonts w:ascii="Times New Roman" w:hAnsi="Times New Roman"/>
          <w:i/>
          <w:iCs/>
          <w:color w:val="191919"/>
          <w:spacing w:val="1"/>
          <w:sz w:val="20"/>
          <w:szCs w:val="20"/>
        </w:rPr>
        <w:t xml:space="preserve">Advisor's </w:t>
      </w:r>
      <w:r>
        <w:rPr>
          <w:rFonts w:ascii="Times New Roman" w:hAnsi="Times New Roman"/>
          <w:i/>
          <w:iCs/>
          <w:color w:val="191919"/>
          <w:sz w:val="20"/>
          <w:szCs w:val="20"/>
        </w:rPr>
        <w:t xml:space="preserve">permission is </w:t>
      </w:r>
      <w:r>
        <w:rPr>
          <w:rFonts w:ascii="Times New Roman" w:hAnsi="Times New Roman"/>
          <w:i/>
          <w:iCs/>
          <w:color w:val="191919"/>
          <w:spacing w:val="-7"/>
          <w:sz w:val="20"/>
          <w:szCs w:val="20"/>
        </w:rPr>
        <w:t>r</w:t>
      </w:r>
      <w:r>
        <w:rPr>
          <w:rFonts w:ascii="Times New Roman" w:hAnsi="Times New Roman"/>
          <w:i/>
          <w:iCs/>
          <w:color w:val="191919"/>
          <w:sz w:val="20"/>
          <w:szCs w:val="20"/>
        </w:rPr>
        <w:t>equi</w:t>
      </w:r>
      <w:r>
        <w:rPr>
          <w:rFonts w:ascii="Times New Roman" w:hAnsi="Times New Roman"/>
          <w:i/>
          <w:iCs/>
          <w:color w:val="191919"/>
          <w:spacing w:val="-7"/>
          <w:sz w:val="20"/>
          <w:szCs w:val="20"/>
        </w:rPr>
        <w:t>r</w:t>
      </w:r>
      <w:r>
        <w:rPr>
          <w:rFonts w:ascii="Times New Roman" w:hAnsi="Times New Roman"/>
          <w:i/>
          <w:iCs/>
          <w:color w:val="191919"/>
          <w:sz w:val="20"/>
          <w:szCs w:val="20"/>
        </w:rPr>
        <w:t>ed.</w:t>
      </w:r>
    </w:p>
    <w:p w:rsidR="00F42301" w:rsidRDefault="00F42301" w:rsidP="00721764">
      <w:pPr>
        <w:widowControl w:val="0"/>
        <w:autoSpaceDE w:val="0"/>
        <w:autoSpaceDN w:val="0"/>
        <w:adjustRightInd w:val="0"/>
        <w:spacing w:after="0" w:line="227" w:lineRule="exact"/>
        <w:ind w:left="1929"/>
        <w:rPr>
          <w:rFonts w:ascii="Times New Roman" w:hAnsi="Times New Roman"/>
          <w:color w:val="000000"/>
          <w:sz w:val="20"/>
          <w:szCs w:val="20"/>
        </w:rPr>
      </w:pPr>
      <w:r>
        <w:rPr>
          <w:rFonts w:ascii="Times New Roman" w:hAnsi="Times New Roman"/>
          <w:b/>
          <w:bCs/>
          <w:color w:val="191919"/>
          <w:sz w:val="20"/>
          <w:szCs w:val="20"/>
        </w:rPr>
        <w:t>SPED</w:t>
      </w:r>
      <w:r>
        <w:rPr>
          <w:rFonts w:ascii="Times New Roman" w:hAnsi="Times New Roman"/>
          <w:b/>
          <w:bCs/>
          <w:color w:val="191919"/>
          <w:spacing w:val="-7"/>
          <w:sz w:val="20"/>
          <w:szCs w:val="20"/>
        </w:rPr>
        <w:t xml:space="preserve"> </w:t>
      </w:r>
      <w:r>
        <w:rPr>
          <w:rFonts w:ascii="Times New Roman" w:hAnsi="Times New Roman"/>
          <w:b/>
          <w:bCs/>
          <w:color w:val="191919"/>
          <w:sz w:val="20"/>
          <w:szCs w:val="20"/>
        </w:rPr>
        <w:t>5590</w:t>
      </w:r>
      <w:r>
        <w:rPr>
          <w:rFonts w:ascii="Times New Roman" w:hAnsi="Times New Roman"/>
          <w:b/>
          <w:bCs/>
          <w:color w:val="191919"/>
          <w:spacing w:val="-7"/>
          <w:sz w:val="20"/>
          <w:szCs w:val="20"/>
        </w:rPr>
        <w:t xml:space="preserve"> </w:t>
      </w:r>
      <w:r>
        <w:rPr>
          <w:rFonts w:ascii="Times New Roman" w:hAnsi="Times New Roman"/>
          <w:b/>
          <w:bCs/>
          <w:color w:val="191919"/>
          <w:sz w:val="20"/>
          <w:szCs w:val="20"/>
        </w:rPr>
        <w:t>-</w:t>
      </w:r>
      <w:r>
        <w:rPr>
          <w:rFonts w:ascii="Times New Roman" w:hAnsi="Times New Roman"/>
          <w:b/>
          <w:bCs/>
          <w:color w:val="191919"/>
          <w:spacing w:val="-11"/>
          <w:sz w:val="20"/>
          <w:szCs w:val="20"/>
        </w:rPr>
        <w:t xml:space="preserve"> </w:t>
      </w:r>
      <w:r>
        <w:rPr>
          <w:rFonts w:ascii="Times New Roman" w:hAnsi="Times New Roman"/>
          <w:b/>
          <w:bCs/>
          <w:color w:val="191919"/>
          <w:spacing w:val="-18"/>
          <w:sz w:val="20"/>
          <w:szCs w:val="20"/>
        </w:rPr>
        <w:t>T</w:t>
      </w:r>
      <w:r>
        <w:rPr>
          <w:rFonts w:ascii="Times New Roman" w:hAnsi="Times New Roman"/>
          <w:b/>
          <w:bCs/>
          <w:color w:val="191919"/>
          <w:sz w:val="20"/>
          <w:szCs w:val="20"/>
        </w:rPr>
        <w:t>eaching</w:t>
      </w:r>
      <w:r>
        <w:rPr>
          <w:rFonts w:ascii="Times New Roman" w:hAnsi="Times New Roman"/>
          <w:b/>
          <w:bCs/>
          <w:color w:val="191919"/>
          <w:spacing w:val="-7"/>
          <w:sz w:val="20"/>
          <w:szCs w:val="20"/>
        </w:rPr>
        <w:t xml:space="preserve"> </w:t>
      </w:r>
      <w:r>
        <w:rPr>
          <w:rFonts w:ascii="Times New Roman" w:hAnsi="Times New Roman"/>
          <w:b/>
          <w:bCs/>
          <w:color w:val="191919"/>
          <w:sz w:val="20"/>
          <w:szCs w:val="20"/>
        </w:rPr>
        <w:t>of</w:t>
      </w:r>
      <w:r>
        <w:rPr>
          <w:rFonts w:ascii="Times New Roman" w:hAnsi="Times New Roman"/>
          <w:b/>
          <w:bCs/>
          <w:color w:val="191919"/>
          <w:spacing w:val="-7"/>
          <w:sz w:val="20"/>
          <w:szCs w:val="20"/>
        </w:rPr>
        <w:t xml:space="preserve"> </w:t>
      </w:r>
      <w:r>
        <w:rPr>
          <w:rFonts w:ascii="Times New Roman" w:hAnsi="Times New Roman"/>
          <w:b/>
          <w:bCs/>
          <w:color w:val="191919"/>
          <w:sz w:val="20"/>
          <w:szCs w:val="20"/>
        </w:rPr>
        <w:t>Reading</w:t>
      </w:r>
      <w:r>
        <w:rPr>
          <w:rFonts w:ascii="Times New Roman" w:hAnsi="Times New Roman"/>
          <w:b/>
          <w:bCs/>
          <w:color w:val="191919"/>
          <w:spacing w:val="-7"/>
          <w:sz w:val="20"/>
          <w:szCs w:val="20"/>
        </w:rPr>
        <w:t xml:space="preserve"> </w:t>
      </w:r>
      <w:r>
        <w:rPr>
          <w:rFonts w:ascii="Times New Roman" w:hAnsi="Times New Roman"/>
          <w:b/>
          <w:bCs/>
          <w:color w:val="191919"/>
          <w:sz w:val="20"/>
          <w:szCs w:val="20"/>
        </w:rPr>
        <w:t>and</w:t>
      </w:r>
      <w:r>
        <w:rPr>
          <w:rFonts w:ascii="Times New Roman" w:hAnsi="Times New Roman"/>
          <w:b/>
          <w:bCs/>
          <w:color w:val="191919"/>
          <w:spacing w:val="-7"/>
          <w:sz w:val="20"/>
          <w:szCs w:val="20"/>
        </w:rPr>
        <w:t xml:space="preserve"> </w:t>
      </w:r>
      <w:r>
        <w:rPr>
          <w:rFonts w:ascii="Times New Roman" w:hAnsi="Times New Roman"/>
          <w:b/>
          <w:bCs/>
          <w:color w:val="191919"/>
          <w:sz w:val="20"/>
          <w:szCs w:val="20"/>
        </w:rPr>
        <w:t>Math</w:t>
      </w:r>
      <w:r>
        <w:rPr>
          <w:rFonts w:ascii="Times New Roman" w:hAnsi="Times New Roman"/>
          <w:b/>
          <w:bCs/>
          <w:color w:val="191919"/>
          <w:spacing w:val="-7"/>
          <w:sz w:val="20"/>
          <w:szCs w:val="20"/>
        </w:rPr>
        <w:t xml:space="preserve"> </w:t>
      </w:r>
      <w:r>
        <w:rPr>
          <w:rFonts w:ascii="Times New Roman" w:hAnsi="Times New Roman"/>
          <w:b/>
          <w:bCs/>
          <w:color w:val="191919"/>
          <w:sz w:val="20"/>
          <w:szCs w:val="20"/>
        </w:rPr>
        <w:t>to</w:t>
      </w:r>
      <w:r>
        <w:rPr>
          <w:rFonts w:ascii="Times New Roman" w:hAnsi="Times New Roman"/>
          <w:b/>
          <w:bCs/>
          <w:color w:val="191919"/>
          <w:spacing w:val="-7"/>
          <w:sz w:val="20"/>
          <w:szCs w:val="20"/>
        </w:rPr>
        <w:t xml:space="preserve"> </w:t>
      </w:r>
      <w:r>
        <w:rPr>
          <w:rFonts w:ascii="Times New Roman" w:hAnsi="Times New Roman"/>
          <w:b/>
          <w:bCs/>
          <w:color w:val="191919"/>
          <w:sz w:val="20"/>
          <w:szCs w:val="20"/>
        </w:rPr>
        <w:t>Exceptional</w:t>
      </w:r>
      <w:r>
        <w:rPr>
          <w:rFonts w:ascii="Times New Roman" w:hAnsi="Times New Roman"/>
          <w:b/>
          <w:bCs/>
          <w:color w:val="191919"/>
          <w:spacing w:val="-7"/>
          <w:sz w:val="20"/>
          <w:szCs w:val="20"/>
        </w:rPr>
        <w:t xml:space="preserve"> </w:t>
      </w:r>
      <w:r>
        <w:rPr>
          <w:rFonts w:ascii="Times New Roman" w:hAnsi="Times New Roman"/>
          <w:b/>
          <w:bCs/>
          <w:color w:val="191919"/>
          <w:sz w:val="20"/>
          <w:szCs w:val="20"/>
        </w:rPr>
        <w:t>Learners................................3(3-0)</w:t>
      </w:r>
    </w:p>
    <w:p w:rsidR="00F42301" w:rsidRDefault="00F42301" w:rsidP="00721764">
      <w:pPr>
        <w:widowControl w:val="0"/>
        <w:autoSpaceDE w:val="0"/>
        <w:autoSpaceDN w:val="0"/>
        <w:adjustRightInd w:val="0"/>
        <w:spacing w:before="13" w:after="0" w:line="250" w:lineRule="auto"/>
        <w:ind w:left="2289" w:right="860"/>
        <w:jc w:val="both"/>
        <w:rPr>
          <w:rFonts w:ascii="Times New Roman" w:hAnsi="Times New Roman"/>
          <w:color w:val="000000"/>
          <w:sz w:val="20"/>
          <w:szCs w:val="20"/>
        </w:rPr>
      </w:pPr>
      <w:r>
        <w:rPr>
          <w:rFonts w:ascii="Times New Roman" w:hAnsi="Times New Roman"/>
          <w:color w:val="191919"/>
          <w:sz w:val="20"/>
          <w:szCs w:val="20"/>
        </w:rPr>
        <w:t>A study</w:t>
      </w:r>
      <w:r>
        <w:rPr>
          <w:rFonts w:ascii="Times New Roman" w:hAnsi="Times New Roman"/>
          <w:color w:val="191919"/>
          <w:spacing w:val="11"/>
          <w:sz w:val="20"/>
          <w:szCs w:val="20"/>
        </w:rPr>
        <w:t xml:space="preserve"> </w:t>
      </w:r>
      <w:r>
        <w:rPr>
          <w:rFonts w:ascii="Times New Roman" w:hAnsi="Times New Roman"/>
          <w:color w:val="191919"/>
          <w:sz w:val="20"/>
          <w:szCs w:val="20"/>
        </w:rPr>
        <w:t>of</w:t>
      </w:r>
      <w:r>
        <w:rPr>
          <w:rFonts w:ascii="Times New Roman" w:hAnsi="Times New Roman"/>
          <w:color w:val="191919"/>
          <w:spacing w:val="11"/>
          <w:sz w:val="20"/>
          <w:szCs w:val="20"/>
        </w:rPr>
        <w:t xml:space="preserve"> </w:t>
      </w:r>
      <w:r>
        <w:rPr>
          <w:rFonts w:ascii="Times New Roman" w:hAnsi="Times New Roman"/>
          <w:color w:val="191919"/>
          <w:sz w:val="20"/>
          <w:szCs w:val="20"/>
        </w:rPr>
        <w:t>specialized</w:t>
      </w:r>
      <w:r>
        <w:rPr>
          <w:rFonts w:ascii="Times New Roman" w:hAnsi="Times New Roman"/>
          <w:color w:val="191919"/>
          <w:spacing w:val="12"/>
          <w:sz w:val="20"/>
          <w:szCs w:val="20"/>
        </w:rPr>
        <w:t xml:space="preserve"> </w:t>
      </w:r>
      <w:r>
        <w:rPr>
          <w:rFonts w:ascii="Times New Roman" w:hAnsi="Times New Roman"/>
          <w:color w:val="191919"/>
          <w:sz w:val="20"/>
          <w:szCs w:val="20"/>
        </w:rPr>
        <w:t>reading</w:t>
      </w:r>
      <w:r>
        <w:rPr>
          <w:rFonts w:ascii="Times New Roman" w:hAnsi="Times New Roman"/>
          <w:color w:val="191919"/>
          <w:spacing w:val="11"/>
          <w:sz w:val="20"/>
          <w:szCs w:val="20"/>
        </w:rPr>
        <w:t xml:space="preserve"> </w:t>
      </w:r>
      <w:r>
        <w:rPr>
          <w:rFonts w:ascii="Times New Roman" w:hAnsi="Times New Roman"/>
          <w:color w:val="191919"/>
          <w:sz w:val="20"/>
          <w:szCs w:val="20"/>
        </w:rPr>
        <w:t>and</w:t>
      </w:r>
      <w:r>
        <w:rPr>
          <w:rFonts w:ascii="Times New Roman" w:hAnsi="Times New Roman"/>
          <w:color w:val="191919"/>
          <w:spacing w:val="11"/>
          <w:sz w:val="20"/>
          <w:szCs w:val="20"/>
        </w:rPr>
        <w:t xml:space="preserve"> </w:t>
      </w:r>
      <w:r>
        <w:rPr>
          <w:rFonts w:ascii="Times New Roman" w:hAnsi="Times New Roman"/>
          <w:color w:val="191919"/>
          <w:sz w:val="20"/>
          <w:szCs w:val="20"/>
        </w:rPr>
        <w:t>math</w:t>
      </w:r>
      <w:r>
        <w:rPr>
          <w:rFonts w:ascii="Times New Roman" w:hAnsi="Times New Roman"/>
          <w:color w:val="191919"/>
          <w:spacing w:val="11"/>
          <w:sz w:val="20"/>
          <w:szCs w:val="20"/>
        </w:rPr>
        <w:t xml:space="preserve"> </w:t>
      </w:r>
      <w:r>
        <w:rPr>
          <w:rFonts w:ascii="Times New Roman" w:hAnsi="Times New Roman"/>
          <w:color w:val="191919"/>
          <w:sz w:val="20"/>
          <w:szCs w:val="20"/>
        </w:rPr>
        <w:t>techniques</w:t>
      </w:r>
      <w:r>
        <w:rPr>
          <w:rFonts w:ascii="Times New Roman" w:hAnsi="Times New Roman"/>
          <w:color w:val="191919"/>
          <w:spacing w:val="12"/>
          <w:sz w:val="20"/>
          <w:szCs w:val="20"/>
        </w:rPr>
        <w:t xml:space="preserve"> </w:t>
      </w:r>
      <w:r>
        <w:rPr>
          <w:rFonts w:ascii="Times New Roman" w:hAnsi="Times New Roman"/>
          <w:color w:val="191919"/>
          <w:sz w:val="20"/>
          <w:szCs w:val="20"/>
        </w:rPr>
        <w:t>and</w:t>
      </w:r>
      <w:r>
        <w:rPr>
          <w:rFonts w:ascii="Times New Roman" w:hAnsi="Times New Roman"/>
          <w:color w:val="191919"/>
          <w:spacing w:val="11"/>
          <w:sz w:val="20"/>
          <w:szCs w:val="20"/>
        </w:rPr>
        <w:t xml:space="preserve"> </w:t>
      </w:r>
      <w:r>
        <w:rPr>
          <w:rFonts w:ascii="Times New Roman" w:hAnsi="Times New Roman"/>
          <w:color w:val="191919"/>
          <w:sz w:val="20"/>
          <w:szCs w:val="20"/>
        </w:rPr>
        <w:t>strategies</w:t>
      </w:r>
      <w:r>
        <w:rPr>
          <w:rFonts w:ascii="Times New Roman" w:hAnsi="Times New Roman"/>
          <w:color w:val="191919"/>
          <w:spacing w:val="12"/>
          <w:sz w:val="20"/>
          <w:szCs w:val="20"/>
        </w:rPr>
        <w:t xml:space="preserve"> </w:t>
      </w:r>
      <w:r>
        <w:rPr>
          <w:rFonts w:ascii="Times New Roman" w:hAnsi="Times New Roman"/>
          <w:color w:val="191919"/>
          <w:sz w:val="20"/>
          <w:szCs w:val="20"/>
        </w:rPr>
        <w:t>for</w:t>
      </w:r>
      <w:r>
        <w:rPr>
          <w:rFonts w:ascii="Times New Roman" w:hAnsi="Times New Roman"/>
          <w:color w:val="191919"/>
          <w:spacing w:val="11"/>
          <w:sz w:val="20"/>
          <w:szCs w:val="20"/>
        </w:rPr>
        <w:t xml:space="preserve"> </w:t>
      </w:r>
      <w:r>
        <w:rPr>
          <w:rFonts w:ascii="Times New Roman" w:hAnsi="Times New Roman"/>
          <w:color w:val="191919"/>
          <w:sz w:val="20"/>
          <w:szCs w:val="20"/>
        </w:rPr>
        <w:t>use</w:t>
      </w:r>
      <w:r>
        <w:rPr>
          <w:rFonts w:ascii="Times New Roman" w:hAnsi="Times New Roman"/>
          <w:color w:val="191919"/>
          <w:spacing w:val="11"/>
          <w:sz w:val="20"/>
          <w:szCs w:val="20"/>
        </w:rPr>
        <w:t xml:space="preserve"> </w:t>
      </w:r>
      <w:r>
        <w:rPr>
          <w:rFonts w:ascii="Times New Roman" w:hAnsi="Times New Roman"/>
          <w:color w:val="191919"/>
          <w:sz w:val="20"/>
          <w:szCs w:val="20"/>
        </w:rPr>
        <w:t>with</w:t>
      </w:r>
      <w:r>
        <w:rPr>
          <w:rFonts w:ascii="Times New Roman" w:hAnsi="Times New Roman"/>
          <w:color w:val="191919"/>
          <w:spacing w:val="11"/>
          <w:sz w:val="20"/>
          <w:szCs w:val="20"/>
        </w:rPr>
        <w:t xml:space="preserve"> </w:t>
      </w:r>
      <w:r>
        <w:rPr>
          <w:rFonts w:ascii="Times New Roman" w:hAnsi="Times New Roman"/>
          <w:color w:val="191919"/>
          <w:sz w:val="20"/>
          <w:szCs w:val="20"/>
        </w:rPr>
        <w:t>students</w:t>
      </w:r>
      <w:r>
        <w:rPr>
          <w:rFonts w:ascii="Times New Roman" w:hAnsi="Times New Roman"/>
          <w:color w:val="191919"/>
          <w:spacing w:val="11"/>
          <w:sz w:val="20"/>
          <w:szCs w:val="20"/>
        </w:rPr>
        <w:t xml:space="preserve"> </w:t>
      </w:r>
      <w:r>
        <w:rPr>
          <w:rFonts w:ascii="Times New Roman" w:hAnsi="Times New Roman"/>
          <w:color w:val="191919"/>
          <w:sz w:val="20"/>
          <w:szCs w:val="20"/>
        </w:rPr>
        <w:t>with learning disorders. Includes diagnosis, remediation, determination of readability levels, error analysis and corrective strategies.</w:t>
      </w:r>
    </w:p>
    <w:p w:rsidR="00F42301" w:rsidRDefault="00F42301" w:rsidP="00721764">
      <w:pPr>
        <w:widowControl w:val="0"/>
        <w:autoSpaceDE w:val="0"/>
        <w:autoSpaceDN w:val="0"/>
        <w:adjustRightInd w:val="0"/>
        <w:spacing w:before="13" w:after="0" w:line="250" w:lineRule="auto"/>
        <w:ind w:left="2289" w:right="860"/>
        <w:jc w:val="both"/>
        <w:rPr>
          <w:rFonts w:ascii="Times New Roman" w:hAnsi="Times New Roman"/>
          <w:color w:val="000000"/>
          <w:sz w:val="20"/>
          <w:szCs w:val="20"/>
        </w:rPr>
        <w:sectPr w:rsidR="00F42301">
          <w:pgSz w:w="12240" w:h="15840"/>
          <w:pgMar w:top="260" w:right="1300" w:bottom="280" w:left="220" w:header="0" w:footer="698" w:gutter="0"/>
          <w:cols w:space="720" w:equalWidth="0">
            <w:col w:w="10720"/>
          </w:cols>
          <w:noEndnote/>
        </w:sectPr>
      </w:pPr>
    </w:p>
    <w:tbl>
      <w:tblPr>
        <w:tblW w:w="0" w:type="auto"/>
        <w:tblInd w:w="104" w:type="dxa"/>
        <w:tblLayout w:type="fixed"/>
        <w:tblCellMar>
          <w:left w:w="0" w:type="dxa"/>
          <w:right w:w="0" w:type="dxa"/>
        </w:tblCellMar>
        <w:tblLook w:val="0000"/>
      </w:tblPr>
      <w:tblGrid>
        <w:gridCol w:w="4876"/>
        <w:gridCol w:w="4560"/>
        <w:gridCol w:w="1067"/>
      </w:tblGrid>
      <w:tr w:rsidR="00F42301" w:rsidRPr="00FA7AC7" w:rsidTr="00B67EC4">
        <w:trPr>
          <w:trHeight w:hRule="exact" w:val="235"/>
        </w:trPr>
        <w:tc>
          <w:tcPr>
            <w:tcW w:w="4876" w:type="dxa"/>
            <w:tcBorders>
              <w:top w:val="nil"/>
              <w:left w:val="nil"/>
              <w:bottom w:val="single" w:sz="4" w:space="0" w:color="191919"/>
              <w:right w:val="single" w:sz="4" w:space="0" w:color="191919"/>
            </w:tcBorders>
          </w:tcPr>
          <w:p w:rsidR="00F42301" w:rsidRPr="00FA7AC7" w:rsidRDefault="00F42301" w:rsidP="00B67EC4">
            <w:pPr>
              <w:widowControl w:val="0"/>
              <w:autoSpaceDE w:val="0"/>
              <w:autoSpaceDN w:val="0"/>
              <w:adjustRightInd w:val="0"/>
              <w:spacing w:after="0"/>
              <w:rPr>
                <w:rFonts w:ascii="Times New Roman" w:hAnsi="Times New Roman"/>
                <w:sz w:val="24"/>
                <w:szCs w:val="24"/>
              </w:rPr>
            </w:pPr>
          </w:p>
        </w:tc>
        <w:tc>
          <w:tcPr>
            <w:tcW w:w="4560" w:type="dxa"/>
            <w:vMerge w:val="restart"/>
            <w:tcBorders>
              <w:top w:val="single" w:sz="4" w:space="0" w:color="191919"/>
              <w:left w:val="single" w:sz="4" w:space="0" w:color="191919"/>
              <w:bottom w:val="single" w:sz="4" w:space="0" w:color="191919"/>
              <w:right w:val="single" w:sz="4" w:space="0" w:color="191919"/>
            </w:tcBorders>
          </w:tcPr>
          <w:p w:rsidR="00F42301" w:rsidRPr="00FA7AC7" w:rsidRDefault="00F42301" w:rsidP="00B67EC4">
            <w:pPr>
              <w:widowControl w:val="0"/>
              <w:autoSpaceDE w:val="0"/>
              <w:autoSpaceDN w:val="0"/>
              <w:adjustRightInd w:val="0"/>
              <w:spacing w:before="8" w:after="0" w:line="130" w:lineRule="exact"/>
              <w:rPr>
                <w:rFonts w:ascii="Times New Roman" w:hAnsi="Times New Roman"/>
                <w:sz w:val="13"/>
                <w:szCs w:val="13"/>
              </w:rPr>
            </w:pPr>
          </w:p>
          <w:p w:rsidR="00F42301" w:rsidRPr="00FA7AC7" w:rsidRDefault="00F42301" w:rsidP="00B67EC4">
            <w:pPr>
              <w:widowControl w:val="0"/>
              <w:autoSpaceDE w:val="0"/>
              <w:autoSpaceDN w:val="0"/>
              <w:adjustRightInd w:val="0"/>
              <w:spacing w:after="0"/>
              <w:ind w:left="1048"/>
              <w:rPr>
                <w:rFonts w:ascii="Times New Roman" w:hAnsi="Times New Roman"/>
                <w:sz w:val="24"/>
                <w:szCs w:val="24"/>
              </w:rPr>
            </w:pPr>
            <w:r w:rsidRPr="00FA7AC7">
              <w:rPr>
                <w:rFonts w:ascii="Times New Roman" w:hAnsi="Times New Roman"/>
                <w:b/>
                <w:bCs/>
                <w:color w:val="191919"/>
                <w:sz w:val="36"/>
                <w:szCs w:val="36"/>
              </w:rPr>
              <w:t>S</w:t>
            </w:r>
            <w:r w:rsidRPr="00FA7AC7">
              <w:rPr>
                <w:rFonts w:ascii="Times New Roman" w:hAnsi="Times New Roman"/>
                <w:b/>
                <w:bCs/>
                <w:color w:val="191919"/>
                <w:sz w:val="27"/>
                <w:szCs w:val="27"/>
              </w:rPr>
              <w:t>CHOOL</w:t>
            </w:r>
            <w:r w:rsidRPr="00FA7AC7">
              <w:rPr>
                <w:rFonts w:ascii="Times New Roman" w:hAnsi="Times New Roman"/>
                <w:b/>
                <w:bCs/>
                <w:color w:val="191919"/>
                <w:spacing w:val="8"/>
                <w:sz w:val="27"/>
                <w:szCs w:val="27"/>
              </w:rPr>
              <w:t xml:space="preserve"> </w:t>
            </w:r>
            <w:r w:rsidRPr="00FA7AC7">
              <w:rPr>
                <w:rFonts w:ascii="Times New Roman" w:hAnsi="Times New Roman"/>
                <w:b/>
                <w:bCs/>
                <w:color w:val="191919"/>
                <w:sz w:val="36"/>
                <w:szCs w:val="36"/>
              </w:rPr>
              <w:t>C</w:t>
            </w:r>
            <w:r w:rsidRPr="00FA7AC7">
              <w:rPr>
                <w:rFonts w:ascii="Times New Roman" w:hAnsi="Times New Roman"/>
                <w:b/>
                <w:bCs/>
                <w:color w:val="191919"/>
                <w:sz w:val="27"/>
                <w:szCs w:val="27"/>
              </w:rPr>
              <w:t>OUNSELING</w:t>
            </w:r>
          </w:p>
        </w:tc>
        <w:tc>
          <w:tcPr>
            <w:tcW w:w="1067" w:type="dxa"/>
            <w:tcBorders>
              <w:top w:val="nil"/>
              <w:left w:val="single" w:sz="4" w:space="0" w:color="191919"/>
              <w:bottom w:val="single" w:sz="4" w:space="0" w:color="191919"/>
              <w:right w:val="nil"/>
            </w:tcBorders>
          </w:tcPr>
          <w:p w:rsidR="00F42301" w:rsidRPr="00FA7AC7" w:rsidRDefault="00F42301" w:rsidP="00B67EC4">
            <w:pPr>
              <w:widowControl w:val="0"/>
              <w:autoSpaceDE w:val="0"/>
              <w:autoSpaceDN w:val="0"/>
              <w:adjustRightInd w:val="0"/>
              <w:spacing w:after="0"/>
              <w:rPr>
                <w:rFonts w:ascii="Times New Roman" w:hAnsi="Times New Roman"/>
                <w:sz w:val="24"/>
                <w:szCs w:val="24"/>
              </w:rPr>
            </w:pPr>
          </w:p>
        </w:tc>
      </w:tr>
      <w:tr w:rsidR="00F42301" w:rsidRPr="00FA7AC7" w:rsidTr="00B67EC4">
        <w:trPr>
          <w:trHeight w:hRule="exact" w:val="256"/>
        </w:trPr>
        <w:tc>
          <w:tcPr>
            <w:tcW w:w="4876" w:type="dxa"/>
            <w:tcBorders>
              <w:top w:val="single" w:sz="4" w:space="0" w:color="191919"/>
              <w:left w:val="nil"/>
              <w:bottom w:val="single" w:sz="4" w:space="0" w:color="191919"/>
              <w:right w:val="single" w:sz="4" w:space="0" w:color="191919"/>
            </w:tcBorders>
          </w:tcPr>
          <w:p w:rsidR="00F42301" w:rsidRPr="00FA7AC7" w:rsidRDefault="00F42301" w:rsidP="00B67EC4">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B67EC4">
            <w:pPr>
              <w:widowControl w:val="0"/>
              <w:autoSpaceDE w:val="0"/>
              <w:autoSpaceDN w:val="0"/>
              <w:adjustRightInd w:val="0"/>
              <w:spacing w:after="0"/>
              <w:rPr>
                <w:rFonts w:ascii="Times New Roman" w:hAnsi="Times New Roman"/>
                <w:sz w:val="24"/>
                <w:szCs w:val="24"/>
              </w:rPr>
            </w:pPr>
          </w:p>
        </w:tc>
        <w:tc>
          <w:tcPr>
            <w:tcW w:w="1067" w:type="dxa"/>
            <w:tcBorders>
              <w:top w:val="single" w:sz="4" w:space="0" w:color="191919"/>
              <w:left w:val="single" w:sz="4" w:space="0" w:color="191919"/>
              <w:bottom w:val="single" w:sz="4" w:space="0" w:color="191919"/>
              <w:right w:val="nil"/>
            </w:tcBorders>
          </w:tcPr>
          <w:p w:rsidR="00F42301" w:rsidRPr="00FA7AC7" w:rsidRDefault="00F42301" w:rsidP="00B67EC4">
            <w:pPr>
              <w:widowControl w:val="0"/>
              <w:autoSpaceDE w:val="0"/>
              <w:autoSpaceDN w:val="0"/>
              <w:adjustRightInd w:val="0"/>
              <w:spacing w:after="0"/>
              <w:rPr>
                <w:rFonts w:ascii="Times New Roman" w:hAnsi="Times New Roman"/>
                <w:sz w:val="24"/>
                <w:szCs w:val="24"/>
              </w:rPr>
            </w:pPr>
          </w:p>
        </w:tc>
      </w:tr>
      <w:tr w:rsidR="00F42301" w:rsidRPr="00FA7AC7" w:rsidTr="00B67EC4">
        <w:trPr>
          <w:trHeight w:hRule="exact" w:val="219"/>
        </w:trPr>
        <w:tc>
          <w:tcPr>
            <w:tcW w:w="4876" w:type="dxa"/>
            <w:tcBorders>
              <w:top w:val="single" w:sz="4" w:space="0" w:color="191919"/>
              <w:left w:val="nil"/>
              <w:bottom w:val="nil"/>
              <w:right w:val="single" w:sz="4" w:space="0" w:color="191919"/>
            </w:tcBorders>
          </w:tcPr>
          <w:p w:rsidR="00F42301" w:rsidRPr="00FA7AC7" w:rsidRDefault="00F42301" w:rsidP="00B67EC4">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B67EC4">
            <w:pPr>
              <w:widowControl w:val="0"/>
              <w:autoSpaceDE w:val="0"/>
              <w:autoSpaceDN w:val="0"/>
              <w:adjustRightInd w:val="0"/>
              <w:spacing w:after="0"/>
              <w:rPr>
                <w:rFonts w:ascii="Times New Roman" w:hAnsi="Times New Roman"/>
                <w:sz w:val="24"/>
                <w:szCs w:val="24"/>
              </w:rPr>
            </w:pPr>
          </w:p>
        </w:tc>
        <w:tc>
          <w:tcPr>
            <w:tcW w:w="1067" w:type="dxa"/>
            <w:tcBorders>
              <w:top w:val="single" w:sz="4" w:space="0" w:color="191919"/>
              <w:left w:val="single" w:sz="4" w:space="0" w:color="191919"/>
              <w:bottom w:val="nil"/>
              <w:right w:val="nil"/>
            </w:tcBorders>
          </w:tcPr>
          <w:p w:rsidR="00F42301" w:rsidRPr="00FA7AC7" w:rsidRDefault="00F42301" w:rsidP="00B67EC4">
            <w:pPr>
              <w:widowControl w:val="0"/>
              <w:autoSpaceDE w:val="0"/>
              <w:autoSpaceDN w:val="0"/>
              <w:adjustRightInd w:val="0"/>
              <w:spacing w:after="0"/>
              <w:rPr>
                <w:rFonts w:ascii="Times New Roman" w:hAnsi="Times New Roman"/>
                <w:sz w:val="24"/>
                <w:szCs w:val="24"/>
              </w:rPr>
            </w:pPr>
          </w:p>
        </w:tc>
      </w:tr>
    </w:tbl>
    <w:p w:rsidR="00F42301" w:rsidRDefault="00F42301" w:rsidP="00721764">
      <w:pPr>
        <w:widowControl w:val="0"/>
        <w:autoSpaceDE w:val="0"/>
        <w:autoSpaceDN w:val="0"/>
        <w:adjustRightInd w:val="0"/>
        <w:spacing w:before="7" w:after="0" w:line="110" w:lineRule="exact"/>
        <w:rPr>
          <w:rFonts w:ascii="Times New Roman" w:hAnsi="Times New Roman"/>
          <w:sz w:val="11"/>
          <w:szCs w:val="11"/>
        </w:rPr>
      </w:pPr>
    </w:p>
    <w:p w:rsidR="00F42301" w:rsidRDefault="00F42301" w:rsidP="00721764">
      <w:pPr>
        <w:widowControl w:val="0"/>
        <w:autoSpaceDE w:val="0"/>
        <w:autoSpaceDN w:val="0"/>
        <w:adjustRightInd w:val="0"/>
        <w:spacing w:after="0" w:line="200" w:lineRule="exact"/>
        <w:rPr>
          <w:rFonts w:ascii="Times New Roman" w:hAnsi="Times New Roman"/>
          <w:sz w:val="20"/>
          <w:szCs w:val="20"/>
        </w:rPr>
      </w:pPr>
    </w:p>
    <w:p w:rsidR="00F42301" w:rsidRDefault="00F42301" w:rsidP="00721764">
      <w:pPr>
        <w:widowControl w:val="0"/>
        <w:autoSpaceDE w:val="0"/>
        <w:autoSpaceDN w:val="0"/>
        <w:adjustRightInd w:val="0"/>
        <w:spacing w:after="0" w:line="200" w:lineRule="exact"/>
        <w:rPr>
          <w:rFonts w:ascii="Times New Roman" w:hAnsi="Times New Roman"/>
          <w:sz w:val="20"/>
          <w:szCs w:val="20"/>
        </w:rPr>
      </w:pPr>
    </w:p>
    <w:p w:rsidR="00F42301" w:rsidRDefault="00F42301" w:rsidP="00721764">
      <w:pPr>
        <w:widowControl w:val="0"/>
        <w:autoSpaceDE w:val="0"/>
        <w:autoSpaceDN w:val="0"/>
        <w:adjustRightInd w:val="0"/>
        <w:spacing w:after="0" w:line="496" w:lineRule="exact"/>
        <w:ind w:left="864"/>
        <w:rPr>
          <w:rFonts w:ascii="Impact" w:hAnsi="Impact" w:cs="Impact"/>
          <w:color w:val="000000"/>
          <w:sz w:val="44"/>
          <w:szCs w:val="44"/>
        </w:rPr>
      </w:pPr>
      <w:r w:rsidRPr="003F2CF3">
        <w:rPr>
          <w:rFonts w:ascii="Calibri" w:hAnsi="Calibri" w:cs="Times New Roman"/>
          <w:noProof/>
          <w:lang w:eastAsia="en-US"/>
        </w:rPr>
        <w:pict>
          <v:group id="_x0000_s3838" style="position:absolute;left:0;text-align:left;margin-left:315.25pt;margin-top:-54.1pt;width:31.2pt;height:31.05pt;z-index:-251485184;mso-position-horizontal-relative:page" coordorigin="6305,-1082" coordsize="624,621" o:allowincell="f">
            <v:rect id="_x0000_s3839" style="position:absolute;left:6310;top:-1077;width:613;height:610" o:allowincell="f" stroked="f">
              <v:path arrowok="t"/>
            </v:rect>
            <v:rect id="_x0000_s3840" style="position:absolute;left:6310;top:-1077;width:620;height:620;mso-position-horizontal-relative:page" o:allowincell="f" filled="f" stroked="f">
              <v:textbox inset="0,0,0,0">
                <w:txbxContent>
                  <w:p w:rsidR="00F42301" w:rsidRDefault="00F42301" w:rsidP="00721764">
                    <w:pPr>
                      <w:spacing w:after="0" w:line="620" w:lineRule="atLeast"/>
                      <w:rPr>
                        <w:rFonts w:ascii="Times New Roman" w:hAnsi="Times New Roman"/>
                        <w:sz w:val="24"/>
                        <w:szCs w:val="24"/>
                      </w:rPr>
                    </w:pPr>
                    <w:r>
                      <w:rPr>
                        <w:rFonts w:ascii="Times New Roman" w:hAnsi="Times New Roman"/>
                        <w:noProof/>
                        <w:sz w:val="24"/>
                        <w:szCs w:val="24"/>
                      </w:rPr>
                      <w:drawing>
                        <wp:inline distT="0" distB="0" distL="0" distR="0">
                          <wp:extent cx="390525" cy="390525"/>
                          <wp:effectExtent l="19050" t="0" r="9525" b="0"/>
                          <wp:docPr id="160"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5"/>
                                  <a:srcRect/>
                                  <a:stretch>
                                    <a:fillRect/>
                                  </a:stretch>
                                </pic:blipFill>
                                <pic:spPr bwMode="auto">
                                  <a:xfrm>
                                    <a:off x="0" y="0"/>
                                    <a:ext cx="390525" cy="390525"/>
                                  </a:xfrm>
                                  <a:prstGeom prst="rect">
                                    <a:avLst/>
                                  </a:prstGeom>
                                  <a:noFill/>
                                  <a:ln w="9525">
                                    <a:noFill/>
                                    <a:miter lim="800000"/>
                                    <a:headEnd/>
                                    <a:tailEnd/>
                                  </a:ln>
                                </pic:spPr>
                              </pic:pic>
                            </a:graphicData>
                          </a:graphic>
                        </wp:inline>
                      </w:drawing>
                    </w:r>
                  </w:p>
                  <w:p w:rsidR="00F42301" w:rsidRDefault="00F42301" w:rsidP="00721764">
                    <w:pPr>
                      <w:widowControl w:val="0"/>
                      <w:autoSpaceDE w:val="0"/>
                      <w:autoSpaceDN w:val="0"/>
                      <w:adjustRightInd w:val="0"/>
                      <w:spacing w:after="0"/>
                      <w:rPr>
                        <w:rFonts w:ascii="Times New Roman" w:hAnsi="Times New Roman"/>
                        <w:sz w:val="24"/>
                        <w:szCs w:val="24"/>
                      </w:rPr>
                    </w:pPr>
                  </w:p>
                </w:txbxContent>
              </v:textbox>
            </v:rect>
            <w10:wrap anchorx="page"/>
          </v:group>
        </w:pict>
      </w:r>
      <w:r>
        <w:rPr>
          <w:rFonts w:ascii="Impact" w:hAnsi="Impact" w:cs="Impact"/>
          <w:color w:val="666666"/>
          <w:position w:val="-1"/>
          <w:sz w:val="44"/>
          <w:szCs w:val="44"/>
        </w:rPr>
        <w:t>SCHOOL COUNSELING</w:t>
      </w:r>
    </w:p>
    <w:p w:rsidR="00F42301" w:rsidRDefault="00F42301" w:rsidP="00721764">
      <w:pPr>
        <w:widowControl w:val="0"/>
        <w:autoSpaceDE w:val="0"/>
        <w:autoSpaceDN w:val="0"/>
        <w:adjustRightInd w:val="0"/>
        <w:spacing w:before="19" w:after="0" w:line="260" w:lineRule="exact"/>
        <w:rPr>
          <w:rFonts w:ascii="Impact" w:hAnsi="Impact" w:cs="Impact"/>
          <w:color w:val="000000"/>
          <w:sz w:val="26"/>
          <w:szCs w:val="26"/>
        </w:rPr>
      </w:pPr>
    </w:p>
    <w:p w:rsidR="00F42301" w:rsidRDefault="00F42301" w:rsidP="00721764">
      <w:pPr>
        <w:widowControl w:val="0"/>
        <w:autoSpaceDE w:val="0"/>
        <w:autoSpaceDN w:val="0"/>
        <w:adjustRightInd w:val="0"/>
        <w:spacing w:after="0" w:line="250" w:lineRule="auto"/>
        <w:ind w:left="864" w:right="1999" w:firstLine="360"/>
        <w:rPr>
          <w:rFonts w:ascii="Times New Roman" w:hAnsi="Times New Roman"/>
          <w:color w:val="000000"/>
          <w:sz w:val="20"/>
          <w:szCs w:val="20"/>
        </w:rPr>
      </w:pPr>
      <w:r w:rsidRPr="003F2CF3">
        <w:rPr>
          <w:rFonts w:ascii="Calibri" w:hAnsi="Calibri"/>
          <w:noProof/>
          <w:lang w:eastAsia="en-US"/>
        </w:rPr>
        <w:pict>
          <v:shape id="_x0000_s3841" type="#_x0000_t202" style="position:absolute;left:0;text-align:left;margin-left:520.45pt;margin-top:45.15pt;width:1in;height:184.35pt;z-index:-251484160;mso-position-horizontal-relative:page" o:allowincell="f" filled="f" stroked="f">
            <v:textbox style="layout-flow:vertical" inset="0,0,0,0">
              <w:txbxContent>
                <w:p w:rsidR="00F42301" w:rsidRDefault="00F42301" w:rsidP="00721764">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E</w:t>
                  </w:r>
                  <w:r>
                    <w:rPr>
                      <w:rFonts w:ascii="Impact" w:hAnsi="Impact" w:cs="Impact"/>
                      <w:color w:val="A3A3A3"/>
                      <w:spacing w:val="-115"/>
                      <w:position w:val="1"/>
                      <w:sz w:val="105"/>
                      <w:szCs w:val="105"/>
                    </w:rPr>
                    <w:t xml:space="preserve"> </w:t>
                  </w:r>
                </w:p>
              </w:txbxContent>
            </v:textbox>
            <w10:wrap anchorx="page"/>
          </v:shape>
        </w:pict>
      </w:r>
      <w:r>
        <w:rPr>
          <w:rFonts w:ascii="Times New Roman" w:hAnsi="Times New Roman"/>
          <w:color w:val="000000"/>
          <w:sz w:val="20"/>
          <w:szCs w:val="20"/>
        </w:rPr>
        <w:t>Albany State University</w:t>
      </w:r>
      <w:r>
        <w:rPr>
          <w:rFonts w:ascii="Times New Roman" w:hAnsi="Times New Roman"/>
          <w:color w:val="000000"/>
          <w:spacing w:val="-11"/>
          <w:sz w:val="20"/>
          <w:szCs w:val="20"/>
        </w:rPr>
        <w:t>’</w:t>
      </w:r>
      <w:r>
        <w:rPr>
          <w:rFonts w:ascii="Times New Roman" w:hAnsi="Times New Roman"/>
          <w:color w:val="000000"/>
          <w:sz w:val="20"/>
          <w:szCs w:val="20"/>
        </w:rPr>
        <w:t>s College of Education, Department of Counseling and Educational Leadership, o</w:t>
      </w:r>
      <w:r>
        <w:rPr>
          <w:rFonts w:ascii="Times New Roman" w:hAnsi="Times New Roman"/>
          <w:color w:val="000000"/>
          <w:spacing w:val="-4"/>
          <w:sz w:val="20"/>
          <w:szCs w:val="20"/>
        </w:rPr>
        <w:t>f</w:t>
      </w:r>
      <w:r>
        <w:rPr>
          <w:rFonts w:ascii="Times New Roman" w:hAnsi="Times New Roman"/>
          <w:color w:val="000000"/>
          <w:sz w:val="20"/>
          <w:szCs w:val="20"/>
        </w:rPr>
        <w:t>fers a Master of Education degree in School Counseling.</w:t>
      </w:r>
      <w:r>
        <w:rPr>
          <w:rFonts w:ascii="Times New Roman" w:hAnsi="Times New Roman"/>
          <w:color w:val="000000"/>
          <w:spacing w:val="-4"/>
          <w:sz w:val="20"/>
          <w:szCs w:val="20"/>
        </w:rPr>
        <w:t xml:space="preserve"> </w:t>
      </w:r>
      <w:r>
        <w:rPr>
          <w:rFonts w:ascii="Times New Roman" w:hAnsi="Times New Roman"/>
          <w:color w:val="000000"/>
          <w:sz w:val="20"/>
          <w:szCs w:val="20"/>
        </w:rPr>
        <w:t>The mission of the School Counseling program is to o</w:t>
      </w:r>
      <w:r>
        <w:rPr>
          <w:rFonts w:ascii="Times New Roman" w:hAnsi="Times New Roman"/>
          <w:color w:val="000000"/>
          <w:spacing w:val="-4"/>
          <w:sz w:val="20"/>
          <w:szCs w:val="20"/>
        </w:rPr>
        <w:t>f</w:t>
      </w:r>
      <w:r>
        <w:rPr>
          <w:rFonts w:ascii="Times New Roman" w:hAnsi="Times New Roman"/>
          <w:color w:val="000000"/>
          <w:sz w:val="20"/>
          <w:szCs w:val="20"/>
        </w:rPr>
        <w:t>fer a program of study that provides future school counselors with the knowledge and skills needed to promote the career preparedness, social/emotional development, and academic success of all students.  School counselors provide advocacy for all children and collaborate with schools, homes, and community agencies in order to support the academic achievement, career success, and personal social development of students.</w:t>
      </w:r>
    </w:p>
    <w:p w:rsidR="00F42301" w:rsidRDefault="00F42301" w:rsidP="00721764">
      <w:pPr>
        <w:widowControl w:val="0"/>
        <w:autoSpaceDE w:val="0"/>
        <w:autoSpaceDN w:val="0"/>
        <w:adjustRightInd w:val="0"/>
        <w:spacing w:after="0"/>
        <w:ind w:left="1224"/>
        <w:rPr>
          <w:rFonts w:ascii="Times New Roman" w:hAnsi="Times New Roman"/>
          <w:color w:val="000000"/>
          <w:sz w:val="20"/>
          <w:szCs w:val="20"/>
        </w:rPr>
      </w:pPr>
      <w:r>
        <w:rPr>
          <w:rFonts w:ascii="Times New Roman" w:hAnsi="Times New Roman"/>
          <w:color w:val="000000"/>
          <w:sz w:val="20"/>
          <w:szCs w:val="20"/>
        </w:rPr>
        <w:t>The objectives of the Program are to develop school counseling professionals who:</w:t>
      </w:r>
    </w:p>
    <w:p w:rsidR="00F42301" w:rsidRDefault="00F42301" w:rsidP="00721764">
      <w:pPr>
        <w:widowControl w:val="0"/>
        <w:autoSpaceDE w:val="0"/>
        <w:autoSpaceDN w:val="0"/>
        <w:adjustRightInd w:val="0"/>
        <w:spacing w:before="10" w:after="0" w:line="250" w:lineRule="auto"/>
        <w:ind w:left="1584" w:right="2213" w:hanging="245"/>
        <w:rPr>
          <w:rFonts w:ascii="Times New Roman" w:hAnsi="Times New Roman"/>
          <w:color w:val="000000"/>
          <w:sz w:val="20"/>
          <w:szCs w:val="20"/>
        </w:rPr>
      </w:pPr>
      <w:r>
        <w:rPr>
          <w:rFonts w:ascii="Times New Roman" w:hAnsi="Times New Roman"/>
          <w:color w:val="000000"/>
          <w:sz w:val="20"/>
          <w:szCs w:val="20"/>
        </w:rPr>
        <w:t>1. Have the knowledge and skills needed to promote the career preparedness, social/emotional development, and academic success of the students they serve.</w:t>
      </w:r>
    </w:p>
    <w:p w:rsidR="00F42301" w:rsidRDefault="00F42301" w:rsidP="00721764">
      <w:pPr>
        <w:widowControl w:val="0"/>
        <w:autoSpaceDE w:val="0"/>
        <w:autoSpaceDN w:val="0"/>
        <w:adjustRightInd w:val="0"/>
        <w:spacing w:after="0" w:line="250" w:lineRule="auto"/>
        <w:ind w:left="1584" w:right="2038" w:hanging="245"/>
        <w:rPr>
          <w:rFonts w:ascii="Times New Roman" w:hAnsi="Times New Roman"/>
          <w:color w:val="000000"/>
          <w:sz w:val="20"/>
          <w:szCs w:val="20"/>
        </w:rPr>
      </w:pPr>
      <w:r>
        <w:rPr>
          <w:rFonts w:ascii="Times New Roman" w:hAnsi="Times New Roman"/>
          <w:color w:val="000000"/>
          <w:sz w:val="20"/>
          <w:szCs w:val="20"/>
        </w:rPr>
        <w:t>2. Demonstrate increased levels of accomplishment in increasing students’</w:t>
      </w:r>
      <w:r>
        <w:rPr>
          <w:rFonts w:ascii="Times New Roman" w:hAnsi="Times New Roman"/>
          <w:color w:val="000000"/>
          <w:spacing w:val="-15"/>
          <w:sz w:val="20"/>
          <w:szCs w:val="20"/>
        </w:rPr>
        <w:t xml:space="preserve"> </w:t>
      </w:r>
      <w:r>
        <w:rPr>
          <w:rFonts w:ascii="Times New Roman" w:hAnsi="Times New Roman"/>
          <w:color w:val="000000"/>
          <w:sz w:val="20"/>
          <w:szCs w:val="20"/>
        </w:rPr>
        <w:t>social/emotional development and career preparedness and enhancing students’</w:t>
      </w:r>
      <w:r>
        <w:rPr>
          <w:rFonts w:ascii="Times New Roman" w:hAnsi="Times New Roman"/>
          <w:color w:val="000000"/>
          <w:spacing w:val="-15"/>
          <w:sz w:val="20"/>
          <w:szCs w:val="20"/>
        </w:rPr>
        <w:t xml:space="preserve"> </w:t>
      </w:r>
      <w:r>
        <w:rPr>
          <w:rFonts w:ascii="Times New Roman" w:hAnsi="Times New Roman"/>
          <w:color w:val="000000"/>
          <w:sz w:val="20"/>
          <w:szCs w:val="20"/>
        </w:rPr>
        <w:t>academic success after two years of service in counseling positions.</w:t>
      </w:r>
    </w:p>
    <w:p w:rsidR="00F42301" w:rsidRDefault="00F42301" w:rsidP="00721764">
      <w:pPr>
        <w:widowControl w:val="0"/>
        <w:autoSpaceDE w:val="0"/>
        <w:autoSpaceDN w:val="0"/>
        <w:adjustRightInd w:val="0"/>
        <w:spacing w:after="0" w:line="250" w:lineRule="auto"/>
        <w:ind w:left="864" w:right="2037" w:firstLine="360"/>
        <w:rPr>
          <w:rFonts w:ascii="Times New Roman" w:hAnsi="Times New Roman"/>
          <w:color w:val="000000"/>
          <w:sz w:val="20"/>
          <w:szCs w:val="20"/>
        </w:rPr>
      </w:pPr>
      <w:r>
        <w:rPr>
          <w:rFonts w:ascii="Times New Roman" w:hAnsi="Times New Roman"/>
          <w:color w:val="000000"/>
          <w:sz w:val="20"/>
          <w:szCs w:val="20"/>
        </w:rPr>
        <w:t>The program provides a comprehensive overview of the professional roles and activities of contemporary school counselors.  School Counseling students complete 48 semester hours in four content areas:</w:t>
      </w:r>
      <w:r>
        <w:rPr>
          <w:rFonts w:ascii="Times New Roman" w:hAnsi="Times New Roman"/>
          <w:color w:val="000000"/>
          <w:spacing w:val="39"/>
          <w:sz w:val="20"/>
          <w:szCs w:val="20"/>
        </w:rPr>
        <w:t xml:space="preserve"> </w:t>
      </w:r>
      <w:r>
        <w:rPr>
          <w:rFonts w:ascii="Times New Roman" w:hAnsi="Times New Roman"/>
          <w:color w:val="000000"/>
          <w:sz w:val="20"/>
          <w:szCs w:val="20"/>
        </w:rPr>
        <w:t>Area</w:t>
      </w:r>
      <w:r>
        <w:rPr>
          <w:rFonts w:ascii="Times New Roman" w:hAnsi="Times New Roman"/>
          <w:color w:val="000000"/>
          <w:spacing w:val="-11"/>
          <w:sz w:val="20"/>
          <w:szCs w:val="20"/>
        </w:rPr>
        <w:t xml:space="preserve"> </w:t>
      </w:r>
      <w:r>
        <w:rPr>
          <w:rFonts w:ascii="Times New Roman" w:hAnsi="Times New Roman"/>
          <w:color w:val="000000"/>
          <w:sz w:val="20"/>
          <w:szCs w:val="20"/>
        </w:rPr>
        <w:t>A: Foundation (9)</w:t>
      </w:r>
      <w:r>
        <w:rPr>
          <w:rFonts w:ascii="Times New Roman" w:hAnsi="Times New Roman"/>
          <w:color w:val="000000"/>
          <w:spacing w:val="-11"/>
          <w:sz w:val="20"/>
          <w:szCs w:val="20"/>
        </w:rPr>
        <w:t xml:space="preserve"> </w:t>
      </w:r>
      <w:r>
        <w:rPr>
          <w:rFonts w:ascii="Times New Roman" w:hAnsi="Times New Roman"/>
          <w:color w:val="000000"/>
          <w:sz w:val="20"/>
          <w:szCs w:val="20"/>
        </w:rPr>
        <w:t>Area B: Nature of Learner (9 hours),</w:t>
      </w:r>
      <w:r>
        <w:rPr>
          <w:rFonts w:ascii="Times New Roman" w:hAnsi="Times New Roman"/>
          <w:color w:val="000000"/>
          <w:spacing w:val="-11"/>
          <w:sz w:val="20"/>
          <w:szCs w:val="20"/>
        </w:rPr>
        <w:t xml:space="preserve">  </w:t>
      </w:r>
      <w:r>
        <w:rPr>
          <w:rFonts w:ascii="Times New Roman" w:hAnsi="Times New Roman"/>
          <w:color w:val="000000"/>
          <w:sz w:val="20"/>
          <w:szCs w:val="20"/>
        </w:rPr>
        <w:t>Area C: Clinical Skills (24 hours),</w:t>
      </w:r>
      <w:r>
        <w:rPr>
          <w:rFonts w:ascii="Times New Roman" w:hAnsi="Times New Roman"/>
          <w:color w:val="000000"/>
          <w:spacing w:val="-11"/>
          <w:sz w:val="20"/>
          <w:szCs w:val="20"/>
        </w:rPr>
        <w:t xml:space="preserve"> and </w:t>
      </w:r>
      <w:r>
        <w:rPr>
          <w:rFonts w:ascii="Times New Roman" w:hAnsi="Times New Roman"/>
          <w:color w:val="000000"/>
          <w:sz w:val="20"/>
          <w:szCs w:val="20"/>
        </w:rPr>
        <w:t>Area D: Research (6 hours) Students who successfully complete this program earn the M.Ed. in School Counseling and are eligible for Geo</w:t>
      </w:r>
      <w:r>
        <w:rPr>
          <w:rFonts w:ascii="Times New Roman" w:hAnsi="Times New Roman"/>
          <w:color w:val="000000"/>
          <w:spacing w:val="-4"/>
          <w:sz w:val="20"/>
          <w:szCs w:val="20"/>
        </w:rPr>
        <w:t>r</w:t>
      </w:r>
      <w:r>
        <w:rPr>
          <w:rFonts w:ascii="Times New Roman" w:hAnsi="Times New Roman"/>
          <w:color w:val="000000"/>
          <w:sz w:val="20"/>
          <w:szCs w:val="20"/>
        </w:rPr>
        <w:t>gia Certification in School Counseling. Certification candidates are required to pass the GACE I (General) and GACE II (School Counseling Examinations).</w:t>
      </w:r>
    </w:p>
    <w:p w:rsidR="00F42301" w:rsidRDefault="00F42301" w:rsidP="00721764">
      <w:pPr>
        <w:widowControl w:val="0"/>
        <w:autoSpaceDE w:val="0"/>
        <w:autoSpaceDN w:val="0"/>
        <w:adjustRightInd w:val="0"/>
        <w:spacing w:after="0" w:line="250" w:lineRule="auto"/>
        <w:ind w:left="864" w:right="1983" w:firstLine="360"/>
        <w:rPr>
          <w:rFonts w:ascii="Times New Roman" w:hAnsi="Times New Roman"/>
          <w:color w:val="000000"/>
          <w:sz w:val="20"/>
          <w:szCs w:val="20"/>
        </w:rPr>
      </w:pPr>
      <w:r w:rsidRPr="003F2CF3">
        <w:rPr>
          <w:rFonts w:ascii="Calibri" w:hAnsi="Calibri"/>
          <w:noProof/>
          <w:lang w:eastAsia="en-US"/>
        </w:rPr>
        <w:pict>
          <v:shape id="_x0000_s3842" type="#_x0000_t202" style="position:absolute;left:0;text-align:left;margin-left:520.45pt;margin-top:3.35pt;width:1in;height:270.75pt;z-index:-251483136;mso-position-horizontal-relative:page" o:allowincell="f" filled="f" stroked="f">
            <v:textbox style="layout-flow:vertical" inset="0,0,0,0">
              <w:txbxContent>
                <w:p w:rsidR="00F42301" w:rsidRDefault="00F42301" w:rsidP="00721764">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P</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ROGRAM</w:t>
                  </w:r>
                  <w:r>
                    <w:rPr>
                      <w:rFonts w:ascii="Impact" w:hAnsi="Impact" w:cs="Impact"/>
                      <w:color w:val="A3A3A3"/>
                      <w:position w:val="1"/>
                      <w:sz w:val="105"/>
                      <w:szCs w:val="105"/>
                    </w:rPr>
                    <w:t>S</w:t>
                  </w:r>
                  <w:r>
                    <w:rPr>
                      <w:rFonts w:ascii="Impact" w:hAnsi="Impact" w:cs="Impact"/>
                      <w:color w:val="A3A3A3"/>
                      <w:spacing w:val="-115"/>
                      <w:position w:val="1"/>
                      <w:sz w:val="105"/>
                      <w:szCs w:val="105"/>
                    </w:rPr>
                    <w:t xml:space="preserve"> </w:t>
                  </w:r>
                </w:p>
              </w:txbxContent>
            </v:textbox>
            <w10:wrap anchorx="page"/>
          </v:shape>
        </w:pict>
      </w:r>
      <w:r>
        <w:rPr>
          <w:rFonts w:ascii="Times New Roman" w:hAnsi="Times New Roman"/>
          <w:color w:val="000000"/>
          <w:sz w:val="20"/>
          <w:szCs w:val="20"/>
        </w:rPr>
        <w:t>All program graduates have the opportunity to complete a professional internship during their first two years of practice.</w:t>
      </w:r>
      <w:r>
        <w:rPr>
          <w:rFonts w:ascii="Times New Roman" w:hAnsi="Times New Roman"/>
          <w:color w:val="000000"/>
          <w:spacing w:val="47"/>
          <w:sz w:val="20"/>
          <w:szCs w:val="20"/>
        </w:rPr>
        <w:t xml:space="preserve"> </w:t>
      </w:r>
      <w:r>
        <w:rPr>
          <w:rFonts w:ascii="Times New Roman" w:hAnsi="Times New Roman"/>
          <w:color w:val="000000"/>
          <w:sz w:val="20"/>
          <w:szCs w:val="20"/>
        </w:rPr>
        <w:t>This internship provides mentoring by a certified professional school counselor and portfolio review to help each student assess their e</w:t>
      </w:r>
      <w:r>
        <w:rPr>
          <w:rFonts w:ascii="Times New Roman" w:hAnsi="Times New Roman"/>
          <w:color w:val="000000"/>
          <w:spacing w:val="-4"/>
          <w:sz w:val="20"/>
          <w:szCs w:val="20"/>
        </w:rPr>
        <w:t>f</w:t>
      </w:r>
      <w:r>
        <w:rPr>
          <w:rFonts w:ascii="Times New Roman" w:hAnsi="Times New Roman"/>
          <w:color w:val="000000"/>
          <w:sz w:val="20"/>
          <w:szCs w:val="20"/>
        </w:rPr>
        <w:t>fectiveness as a professional school counselor and for professional development.</w:t>
      </w:r>
    </w:p>
    <w:p w:rsidR="00F42301" w:rsidRDefault="00F42301" w:rsidP="00721764">
      <w:pPr>
        <w:widowControl w:val="0"/>
        <w:autoSpaceDE w:val="0"/>
        <w:autoSpaceDN w:val="0"/>
        <w:adjustRightInd w:val="0"/>
        <w:spacing w:after="0" w:line="250" w:lineRule="auto"/>
        <w:ind w:left="864" w:right="2188" w:firstLine="360"/>
        <w:rPr>
          <w:rFonts w:ascii="Times New Roman" w:hAnsi="Times New Roman"/>
          <w:color w:val="000000"/>
          <w:sz w:val="20"/>
          <w:szCs w:val="20"/>
        </w:rPr>
      </w:pPr>
      <w:r>
        <w:rPr>
          <w:rFonts w:ascii="Times New Roman" w:hAnsi="Times New Roman"/>
          <w:color w:val="000000"/>
          <w:sz w:val="20"/>
          <w:szCs w:val="20"/>
        </w:rPr>
        <w:t>Students pursuing School Counseling Certification (Add-On) or a Master of Education Degree in School Counseling must be fully admitted to School Counseling before taking courses listed under Professional Studies</w:t>
      </w:r>
      <w:r>
        <w:rPr>
          <w:rFonts w:ascii="Times New Roman" w:hAnsi="Times New Roman"/>
          <w:color w:val="000000"/>
          <w:spacing w:val="-11"/>
          <w:sz w:val="20"/>
          <w:szCs w:val="20"/>
        </w:rPr>
        <w:t xml:space="preserve"> </w:t>
      </w:r>
      <w:r>
        <w:rPr>
          <w:rFonts w:ascii="Times New Roman" w:hAnsi="Times New Roman"/>
          <w:color w:val="000000"/>
          <w:sz w:val="20"/>
          <w:szCs w:val="20"/>
        </w:rPr>
        <w:t>Area C.</w:t>
      </w:r>
    </w:p>
    <w:p w:rsidR="00F42301" w:rsidRDefault="00F42301" w:rsidP="00721764">
      <w:pPr>
        <w:widowControl w:val="0"/>
        <w:autoSpaceDE w:val="0"/>
        <w:autoSpaceDN w:val="0"/>
        <w:adjustRightInd w:val="0"/>
        <w:spacing w:before="10" w:after="0" w:line="240" w:lineRule="exact"/>
        <w:rPr>
          <w:rFonts w:ascii="Times New Roman" w:hAnsi="Times New Roman"/>
          <w:color w:val="000000"/>
          <w:sz w:val="24"/>
          <w:szCs w:val="24"/>
        </w:rPr>
      </w:pPr>
    </w:p>
    <w:p w:rsidR="00F42301" w:rsidRDefault="00F42301" w:rsidP="00721764">
      <w:pPr>
        <w:widowControl w:val="0"/>
        <w:autoSpaceDE w:val="0"/>
        <w:autoSpaceDN w:val="0"/>
        <w:adjustRightInd w:val="0"/>
        <w:spacing w:after="0"/>
        <w:ind w:left="864"/>
        <w:rPr>
          <w:rFonts w:ascii="Times New Roman" w:hAnsi="Times New Roman"/>
          <w:color w:val="000000"/>
          <w:sz w:val="24"/>
          <w:szCs w:val="24"/>
        </w:rPr>
      </w:pPr>
      <w:r>
        <w:rPr>
          <w:rFonts w:ascii="Times New Roman" w:hAnsi="Times New Roman"/>
          <w:b/>
          <w:bCs/>
          <w:color w:val="000000"/>
          <w:sz w:val="24"/>
          <w:szCs w:val="24"/>
        </w:rPr>
        <w:t>Advisement</w:t>
      </w:r>
    </w:p>
    <w:p w:rsidR="00F42301" w:rsidRDefault="00F42301" w:rsidP="00721764">
      <w:pPr>
        <w:widowControl w:val="0"/>
        <w:autoSpaceDE w:val="0"/>
        <w:autoSpaceDN w:val="0"/>
        <w:adjustRightInd w:val="0"/>
        <w:spacing w:before="13" w:after="0" w:line="250" w:lineRule="auto"/>
        <w:ind w:left="864" w:right="1993" w:firstLine="360"/>
        <w:rPr>
          <w:rFonts w:ascii="Times New Roman" w:hAnsi="Times New Roman"/>
          <w:color w:val="000000"/>
          <w:sz w:val="20"/>
          <w:szCs w:val="20"/>
        </w:rPr>
      </w:pPr>
      <w:r>
        <w:rPr>
          <w:rFonts w:ascii="Times New Roman" w:hAnsi="Times New Roman"/>
          <w:color w:val="000000"/>
          <w:sz w:val="20"/>
          <w:szCs w:val="20"/>
        </w:rPr>
        <w:t>Upon admission to the counseling program, each student is assigned a Faculty</w:t>
      </w:r>
      <w:r>
        <w:rPr>
          <w:rFonts w:ascii="Times New Roman" w:hAnsi="Times New Roman"/>
          <w:color w:val="000000"/>
          <w:spacing w:val="-11"/>
          <w:sz w:val="20"/>
          <w:szCs w:val="20"/>
        </w:rPr>
        <w:t xml:space="preserve"> </w:t>
      </w:r>
      <w:r>
        <w:rPr>
          <w:rFonts w:ascii="Times New Roman" w:hAnsi="Times New Roman"/>
          <w:color w:val="000000"/>
          <w:sz w:val="20"/>
          <w:szCs w:val="20"/>
        </w:rPr>
        <w:t>Adviso</w:t>
      </w:r>
      <w:r>
        <w:rPr>
          <w:rFonts w:ascii="Times New Roman" w:hAnsi="Times New Roman"/>
          <w:color w:val="000000"/>
          <w:spacing w:val="-11"/>
          <w:sz w:val="20"/>
          <w:szCs w:val="20"/>
        </w:rPr>
        <w:t>r</w:t>
      </w:r>
      <w:r>
        <w:rPr>
          <w:rFonts w:ascii="Times New Roman" w:hAnsi="Times New Roman"/>
          <w:color w:val="000000"/>
          <w:sz w:val="20"/>
          <w:szCs w:val="20"/>
        </w:rPr>
        <w:t>.</w:t>
      </w:r>
      <w:r>
        <w:rPr>
          <w:rFonts w:ascii="Times New Roman" w:hAnsi="Times New Roman"/>
          <w:color w:val="000000"/>
          <w:spacing w:val="-4"/>
          <w:sz w:val="20"/>
          <w:szCs w:val="20"/>
        </w:rPr>
        <w:t xml:space="preserve"> </w:t>
      </w:r>
      <w:r>
        <w:rPr>
          <w:rFonts w:ascii="Times New Roman" w:hAnsi="Times New Roman"/>
          <w:color w:val="000000"/>
          <w:sz w:val="20"/>
          <w:szCs w:val="20"/>
        </w:rPr>
        <w:t>The Advisor assists the student with program planning and approval; collaborates with the student to monitor the student</w:t>
      </w:r>
      <w:r>
        <w:rPr>
          <w:rFonts w:ascii="Times New Roman" w:hAnsi="Times New Roman"/>
          <w:color w:val="000000"/>
          <w:spacing w:val="-11"/>
          <w:sz w:val="20"/>
          <w:szCs w:val="20"/>
        </w:rPr>
        <w:t>’</w:t>
      </w:r>
      <w:r>
        <w:rPr>
          <w:rFonts w:ascii="Times New Roman" w:hAnsi="Times New Roman"/>
          <w:color w:val="000000"/>
          <w:sz w:val="20"/>
          <w:szCs w:val="20"/>
        </w:rPr>
        <w:t>s progress; advises in the preparation and maintenance of the student</w:t>
      </w:r>
      <w:r>
        <w:rPr>
          <w:rFonts w:ascii="Times New Roman" w:hAnsi="Times New Roman"/>
          <w:color w:val="000000"/>
          <w:spacing w:val="-11"/>
          <w:sz w:val="20"/>
          <w:szCs w:val="20"/>
        </w:rPr>
        <w:t>’</w:t>
      </w:r>
      <w:r>
        <w:rPr>
          <w:rFonts w:ascii="Times New Roman" w:hAnsi="Times New Roman"/>
          <w:color w:val="000000"/>
          <w:sz w:val="20"/>
          <w:szCs w:val="20"/>
        </w:rPr>
        <w:t>s portfolio; approves selection of courses each semester; determine readiness for practicum and internship; and completes the students’</w:t>
      </w:r>
      <w:r>
        <w:rPr>
          <w:rFonts w:ascii="Times New Roman" w:hAnsi="Times New Roman"/>
          <w:color w:val="000000"/>
          <w:spacing w:val="-15"/>
          <w:sz w:val="20"/>
          <w:szCs w:val="20"/>
        </w:rPr>
        <w:t xml:space="preserve"> </w:t>
      </w:r>
      <w:r>
        <w:rPr>
          <w:rFonts w:ascii="Times New Roman" w:hAnsi="Times New Roman"/>
          <w:color w:val="000000"/>
          <w:sz w:val="20"/>
          <w:szCs w:val="20"/>
        </w:rPr>
        <w:t>course audit for graduation.</w:t>
      </w:r>
    </w:p>
    <w:p w:rsidR="00F42301" w:rsidRDefault="00F42301" w:rsidP="00721764">
      <w:pPr>
        <w:widowControl w:val="0"/>
        <w:autoSpaceDE w:val="0"/>
        <w:autoSpaceDN w:val="0"/>
        <w:adjustRightInd w:val="0"/>
        <w:spacing w:before="13" w:after="0" w:line="260" w:lineRule="exact"/>
        <w:rPr>
          <w:rFonts w:ascii="Times New Roman" w:hAnsi="Times New Roman"/>
          <w:color w:val="000000"/>
          <w:sz w:val="26"/>
          <w:szCs w:val="26"/>
        </w:rPr>
      </w:pPr>
    </w:p>
    <w:p w:rsidR="00F42301" w:rsidRDefault="00F42301" w:rsidP="00721764">
      <w:pPr>
        <w:widowControl w:val="0"/>
        <w:autoSpaceDE w:val="0"/>
        <w:autoSpaceDN w:val="0"/>
        <w:adjustRightInd w:val="0"/>
        <w:spacing w:after="0"/>
        <w:ind w:left="864"/>
        <w:rPr>
          <w:rFonts w:ascii="Times New Roman" w:hAnsi="Times New Roman"/>
          <w:color w:val="000000"/>
          <w:sz w:val="24"/>
          <w:szCs w:val="24"/>
        </w:rPr>
      </w:pPr>
      <w:r>
        <w:rPr>
          <w:rFonts w:ascii="Times New Roman" w:hAnsi="Times New Roman"/>
          <w:b/>
          <w:bCs/>
          <w:color w:val="000000"/>
          <w:sz w:val="24"/>
          <w:szCs w:val="24"/>
        </w:rPr>
        <w:t>Clinical Experience</w:t>
      </w:r>
    </w:p>
    <w:p w:rsidR="00F42301" w:rsidRDefault="00F42301" w:rsidP="00721764">
      <w:pPr>
        <w:widowControl w:val="0"/>
        <w:autoSpaceDE w:val="0"/>
        <w:autoSpaceDN w:val="0"/>
        <w:adjustRightInd w:val="0"/>
        <w:spacing w:before="13" w:after="0" w:line="249" w:lineRule="auto"/>
        <w:ind w:left="864" w:right="2098" w:firstLine="360"/>
        <w:rPr>
          <w:rFonts w:ascii="Times New Roman" w:hAnsi="Times New Roman"/>
          <w:color w:val="000000"/>
          <w:sz w:val="20"/>
          <w:szCs w:val="20"/>
        </w:rPr>
      </w:pPr>
      <w:r>
        <w:rPr>
          <w:rFonts w:ascii="Times New Roman" w:hAnsi="Times New Roman"/>
          <w:color w:val="000000"/>
          <w:sz w:val="20"/>
          <w:szCs w:val="20"/>
        </w:rPr>
        <w:t>A</w:t>
      </w:r>
      <w:r>
        <w:rPr>
          <w:rFonts w:ascii="Times New Roman" w:hAnsi="Times New Roman"/>
          <w:color w:val="000000"/>
          <w:spacing w:val="-11"/>
          <w:sz w:val="20"/>
          <w:szCs w:val="20"/>
        </w:rPr>
        <w:t xml:space="preserve"> </w:t>
      </w:r>
      <w:r>
        <w:rPr>
          <w:rFonts w:ascii="Times New Roman" w:hAnsi="Times New Roman"/>
          <w:color w:val="000000"/>
          <w:sz w:val="20"/>
          <w:szCs w:val="20"/>
        </w:rPr>
        <w:t>series of supervised clinical experiences in the public school setting is provided to all students in the program. Seven hundred (700) hours of clinical field work experiences are required. Pre-practicum and practicum experiences provide students with the opportunity to put the skills developed in the classroom into practice.</w:t>
      </w:r>
      <w:r>
        <w:rPr>
          <w:rFonts w:ascii="Times New Roman" w:hAnsi="Times New Roman"/>
          <w:color w:val="000000"/>
          <w:spacing w:val="-11"/>
          <w:sz w:val="20"/>
          <w:szCs w:val="20"/>
        </w:rPr>
        <w:t xml:space="preserve"> </w:t>
      </w:r>
      <w:r>
        <w:rPr>
          <w:rFonts w:ascii="Times New Roman" w:hAnsi="Times New Roman"/>
          <w:color w:val="000000"/>
          <w:sz w:val="20"/>
          <w:szCs w:val="20"/>
        </w:rPr>
        <w:t xml:space="preserve">All prerequisites listed below must be met before a student can register for any clinical experience. </w:t>
      </w:r>
      <w:r>
        <w:rPr>
          <w:rFonts w:ascii="Times New Roman" w:hAnsi="Times New Roman"/>
          <w:b/>
          <w:bCs/>
          <w:color w:val="000000"/>
          <w:sz w:val="20"/>
          <w:szCs w:val="20"/>
        </w:rPr>
        <w:t>PROOF</w:t>
      </w:r>
      <w:r>
        <w:rPr>
          <w:rFonts w:ascii="Times New Roman" w:hAnsi="Times New Roman"/>
          <w:b/>
          <w:bCs/>
          <w:color w:val="000000"/>
          <w:spacing w:val="-7"/>
          <w:sz w:val="20"/>
          <w:szCs w:val="20"/>
        </w:rPr>
        <w:t xml:space="preserve"> </w:t>
      </w:r>
      <w:r>
        <w:rPr>
          <w:rFonts w:ascii="Times New Roman" w:hAnsi="Times New Roman"/>
          <w:b/>
          <w:bCs/>
          <w:color w:val="000000"/>
          <w:sz w:val="20"/>
          <w:szCs w:val="20"/>
        </w:rPr>
        <w:t>OF</w:t>
      </w:r>
      <w:r>
        <w:rPr>
          <w:rFonts w:ascii="Times New Roman" w:hAnsi="Times New Roman"/>
          <w:b/>
          <w:bCs/>
          <w:color w:val="000000"/>
          <w:spacing w:val="-7"/>
          <w:sz w:val="20"/>
          <w:szCs w:val="20"/>
        </w:rPr>
        <w:t xml:space="preserve"> </w:t>
      </w:r>
      <w:r>
        <w:rPr>
          <w:rFonts w:ascii="Times New Roman" w:hAnsi="Times New Roman"/>
          <w:b/>
          <w:bCs/>
          <w:color w:val="000000"/>
          <w:sz w:val="20"/>
          <w:szCs w:val="20"/>
        </w:rPr>
        <w:t>PROFESSIONAL</w:t>
      </w:r>
      <w:r>
        <w:rPr>
          <w:rFonts w:ascii="Times New Roman" w:hAnsi="Times New Roman"/>
          <w:b/>
          <w:bCs/>
          <w:color w:val="000000"/>
          <w:spacing w:val="-11"/>
          <w:sz w:val="20"/>
          <w:szCs w:val="20"/>
        </w:rPr>
        <w:t xml:space="preserve"> </w:t>
      </w:r>
      <w:r>
        <w:rPr>
          <w:rFonts w:ascii="Times New Roman" w:hAnsi="Times New Roman"/>
          <w:b/>
          <w:bCs/>
          <w:color w:val="000000"/>
          <w:sz w:val="20"/>
          <w:szCs w:val="20"/>
        </w:rPr>
        <w:t>LIABILITY</w:t>
      </w:r>
      <w:r>
        <w:rPr>
          <w:rFonts w:ascii="Times New Roman" w:hAnsi="Times New Roman"/>
          <w:b/>
          <w:bCs/>
          <w:color w:val="000000"/>
          <w:spacing w:val="-8"/>
          <w:sz w:val="20"/>
          <w:szCs w:val="20"/>
        </w:rPr>
        <w:t xml:space="preserve"> </w:t>
      </w:r>
      <w:r>
        <w:rPr>
          <w:rFonts w:ascii="Times New Roman" w:hAnsi="Times New Roman"/>
          <w:b/>
          <w:bCs/>
          <w:color w:val="000000"/>
          <w:sz w:val="20"/>
          <w:szCs w:val="20"/>
        </w:rPr>
        <w:t>IN- SURANCE COVERAGE IS REQUIRED BEFORE REGISTERING FOR COUN 5570 AND COUN 5595.</w:t>
      </w:r>
    </w:p>
    <w:p w:rsidR="00F42301" w:rsidRDefault="00F42301" w:rsidP="00721764">
      <w:pPr>
        <w:widowControl w:val="0"/>
        <w:autoSpaceDE w:val="0"/>
        <w:autoSpaceDN w:val="0"/>
        <w:adjustRightInd w:val="0"/>
        <w:spacing w:before="3" w:after="0" w:line="280" w:lineRule="exact"/>
        <w:rPr>
          <w:rFonts w:ascii="Times New Roman" w:hAnsi="Times New Roman"/>
          <w:color w:val="000000"/>
          <w:sz w:val="28"/>
          <w:szCs w:val="28"/>
        </w:rPr>
      </w:pPr>
    </w:p>
    <w:p w:rsidR="00F42301" w:rsidRDefault="00F42301" w:rsidP="00721764">
      <w:pPr>
        <w:widowControl w:val="0"/>
        <w:autoSpaceDE w:val="0"/>
        <w:autoSpaceDN w:val="0"/>
        <w:adjustRightInd w:val="0"/>
        <w:spacing w:after="0"/>
        <w:ind w:left="864"/>
        <w:rPr>
          <w:rFonts w:ascii="Times New Roman" w:hAnsi="Times New Roman"/>
          <w:color w:val="000000"/>
          <w:sz w:val="24"/>
          <w:szCs w:val="24"/>
        </w:rPr>
      </w:pPr>
      <w:r>
        <w:rPr>
          <w:rFonts w:ascii="Times New Roman" w:hAnsi="Times New Roman"/>
          <w:b/>
          <w:bCs/>
          <w:color w:val="000000"/>
          <w:sz w:val="24"/>
          <w:szCs w:val="24"/>
        </w:rPr>
        <w:t>Admission</w:t>
      </w:r>
    </w:p>
    <w:p w:rsidR="00F42301" w:rsidRDefault="00F42301" w:rsidP="00721764">
      <w:pPr>
        <w:widowControl w:val="0"/>
        <w:autoSpaceDE w:val="0"/>
        <w:autoSpaceDN w:val="0"/>
        <w:adjustRightInd w:val="0"/>
        <w:spacing w:before="10" w:after="0" w:line="250" w:lineRule="auto"/>
        <w:ind w:left="864" w:right="1996" w:firstLine="360"/>
        <w:rPr>
          <w:rFonts w:ascii="Times New Roman" w:hAnsi="Times New Roman"/>
          <w:color w:val="000000"/>
          <w:sz w:val="20"/>
          <w:szCs w:val="20"/>
        </w:rPr>
      </w:pPr>
      <w:r>
        <w:rPr>
          <w:rFonts w:ascii="Times New Roman" w:hAnsi="Times New Roman"/>
          <w:color w:val="191919"/>
          <w:sz w:val="20"/>
          <w:szCs w:val="20"/>
        </w:rPr>
        <w:t>For admission to the School Counseling Program, students must satisfy graduate admission requirements and either hold Geo</w:t>
      </w:r>
      <w:r>
        <w:rPr>
          <w:rFonts w:ascii="Times New Roman" w:hAnsi="Times New Roman"/>
          <w:color w:val="191919"/>
          <w:spacing w:val="-4"/>
          <w:sz w:val="20"/>
          <w:szCs w:val="20"/>
        </w:rPr>
        <w:t>r</w:t>
      </w:r>
      <w:r>
        <w:rPr>
          <w:rFonts w:ascii="Times New Roman" w:hAnsi="Times New Roman"/>
          <w:color w:val="191919"/>
          <w:sz w:val="20"/>
          <w:szCs w:val="20"/>
        </w:rPr>
        <w:t>gia</w:t>
      </w:r>
      <w:r>
        <w:rPr>
          <w:rFonts w:ascii="Times New Roman" w:hAnsi="Times New Roman"/>
          <w:color w:val="191919"/>
          <w:spacing w:val="-4"/>
          <w:sz w:val="20"/>
          <w:szCs w:val="20"/>
        </w:rPr>
        <w:t xml:space="preserve"> </w:t>
      </w:r>
      <w:r>
        <w:rPr>
          <w:rFonts w:ascii="Times New Roman" w:hAnsi="Times New Roman"/>
          <w:color w:val="191919"/>
          <w:spacing w:val="-14"/>
          <w:sz w:val="20"/>
          <w:szCs w:val="20"/>
        </w:rPr>
        <w:t>T</w:t>
      </w:r>
      <w:r>
        <w:rPr>
          <w:rFonts w:ascii="Times New Roman" w:hAnsi="Times New Roman"/>
          <w:color w:val="191919"/>
          <w:sz w:val="20"/>
          <w:szCs w:val="20"/>
        </w:rPr>
        <w:t>eacher Certification OR pass the Geo</w:t>
      </w:r>
      <w:r>
        <w:rPr>
          <w:rFonts w:ascii="Times New Roman" w:hAnsi="Times New Roman"/>
          <w:color w:val="191919"/>
          <w:spacing w:val="-4"/>
          <w:sz w:val="20"/>
          <w:szCs w:val="20"/>
        </w:rPr>
        <w:t>r</w:t>
      </w:r>
      <w:r>
        <w:rPr>
          <w:rFonts w:ascii="Times New Roman" w:hAnsi="Times New Roman"/>
          <w:color w:val="191919"/>
          <w:sz w:val="20"/>
          <w:szCs w:val="20"/>
        </w:rPr>
        <w:t>gia</w:t>
      </w:r>
      <w:r>
        <w:rPr>
          <w:rFonts w:ascii="Times New Roman" w:hAnsi="Times New Roman"/>
          <w:color w:val="191919"/>
          <w:spacing w:val="-4"/>
          <w:sz w:val="20"/>
          <w:szCs w:val="20"/>
        </w:rPr>
        <w:t xml:space="preserve"> </w:t>
      </w:r>
      <w:r>
        <w:rPr>
          <w:rFonts w:ascii="Times New Roman" w:hAnsi="Times New Roman"/>
          <w:color w:val="191919"/>
          <w:spacing w:val="-14"/>
          <w:sz w:val="20"/>
          <w:szCs w:val="20"/>
        </w:rPr>
        <w:t>T</w:t>
      </w:r>
      <w:r>
        <w:rPr>
          <w:rFonts w:ascii="Times New Roman" w:hAnsi="Times New Roman"/>
          <w:color w:val="191919"/>
          <w:sz w:val="20"/>
          <w:szCs w:val="20"/>
        </w:rPr>
        <w:t>eacher Certif</w:t>
      </w:r>
      <w:r>
        <w:rPr>
          <w:rFonts w:ascii="Times New Roman" w:hAnsi="Times New Roman"/>
          <w:color w:val="191919"/>
          <w:spacing w:val="-4"/>
          <w:sz w:val="20"/>
          <w:szCs w:val="20"/>
        </w:rPr>
        <w:t>i</w:t>
      </w:r>
      <w:r>
        <w:rPr>
          <w:rFonts w:ascii="Times New Roman" w:hAnsi="Times New Roman"/>
          <w:color w:val="191919"/>
          <w:sz w:val="20"/>
          <w:szCs w:val="20"/>
        </w:rPr>
        <w:t>cation Examination (GACE I) – General. Students seeking add-on certification must hold Geo</w:t>
      </w:r>
      <w:r>
        <w:rPr>
          <w:rFonts w:ascii="Times New Roman" w:hAnsi="Times New Roman"/>
          <w:color w:val="191919"/>
          <w:spacing w:val="-4"/>
          <w:sz w:val="20"/>
          <w:szCs w:val="20"/>
        </w:rPr>
        <w:t>r</w:t>
      </w:r>
      <w:r>
        <w:rPr>
          <w:rFonts w:ascii="Times New Roman" w:hAnsi="Times New Roman"/>
          <w:color w:val="191919"/>
          <w:sz w:val="20"/>
          <w:szCs w:val="20"/>
        </w:rPr>
        <w:t>gia teacher certification and a maste</w:t>
      </w:r>
      <w:r>
        <w:rPr>
          <w:rFonts w:ascii="Times New Roman" w:hAnsi="Times New Roman"/>
          <w:color w:val="191919"/>
          <w:spacing w:val="8"/>
          <w:sz w:val="20"/>
          <w:szCs w:val="20"/>
        </w:rPr>
        <w:t>r</w:t>
      </w:r>
      <w:r>
        <w:rPr>
          <w:rFonts w:ascii="Times New Roman" w:hAnsi="Times New Roman"/>
          <w:color w:val="191919"/>
          <w:spacing w:val="-11"/>
          <w:sz w:val="20"/>
          <w:szCs w:val="20"/>
        </w:rPr>
        <w:t>’</w:t>
      </w:r>
      <w:r>
        <w:rPr>
          <w:rFonts w:ascii="Times New Roman" w:hAnsi="Times New Roman"/>
          <w:color w:val="191919"/>
          <w:sz w:val="20"/>
          <w:szCs w:val="20"/>
        </w:rPr>
        <w:t>s degree.</w:t>
      </w:r>
    </w:p>
    <w:p w:rsidR="00F42301" w:rsidRDefault="00F42301" w:rsidP="00721764">
      <w:pPr>
        <w:widowControl w:val="0"/>
        <w:autoSpaceDE w:val="0"/>
        <w:autoSpaceDN w:val="0"/>
        <w:adjustRightInd w:val="0"/>
        <w:spacing w:before="10" w:after="0" w:line="250" w:lineRule="auto"/>
        <w:ind w:left="864" w:right="1996" w:firstLine="360"/>
        <w:rPr>
          <w:rFonts w:ascii="Times New Roman" w:hAnsi="Times New Roman"/>
          <w:color w:val="000000"/>
          <w:sz w:val="20"/>
          <w:szCs w:val="20"/>
        </w:rPr>
        <w:sectPr w:rsidR="00F42301">
          <w:pgSz w:w="12240" w:h="15840"/>
          <w:pgMar w:top="260" w:right="240" w:bottom="280" w:left="1260" w:header="0" w:footer="1034" w:gutter="0"/>
          <w:cols w:space="720" w:equalWidth="0">
            <w:col w:w="10740"/>
          </w:cols>
          <w:noEndnote/>
        </w:sectPr>
      </w:pPr>
    </w:p>
    <w:tbl>
      <w:tblPr>
        <w:tblW w:w="0" w:type="auto"/>
        <w:tblInd w:w="119" w:type="dxa"/>
        <w:tblLayout w:type="fixed"/>
        <w:tblCellMar>
          <w:left w:w="0" w:type="dxa"/>
          <w:right w:w="0" w:type="dxa"/>
        </w:tblCellMar>
        <w:tblLook w:val="0000"/>
      </w:tblPr>
      <w:tblGrid>
        <w:gridCol w:w="1085"/>
        <w:gridCol w:w="4560"/>
        <w:gridCol w:w="4858"/>
      </w:tblGrid>
      <w:tr w:rsidR="00F42301" w:rsidRPr="00FA7AC7" w:rsidTr="00B67EC4">
        <w:trPr>
          <w:trHeight w:hRule="exact" w:val="235"/>
        </w:trPr>
        <w:tc>
          <w:tcPr>
            <w:tcW w:w="1085" w:type="dxa"/>
            <w:tcBorders>
              <w:top w:val="nil"/>
              <w:left w:val="nil"/>
              <w:bottom w:val="single" w:sz="4" w:space="0" w:color="191919"/>
              <w:right w:val="single" w:sz="4" w:space="0" w:color="191919"/>
            </w:tcBorders>
          </w:tcPr>
          <w:p w:rsidR="00F42301" w:rsidRPr="00FA7AC7" w:rsidRDefault="00F42301" w:rsidP="00B67EC4">
            <w:pPr>
              <w:widowControl w:val="0"/>
              <w:autoSpaceDE w:val="0"/>
              <w:autoSpaceDN w:val="0"/>
              <w:adjustRightInd w:val="0"/>
              <w:spacing w:after="0"/>
              <w:rPr>
                <w:rFonts w:ascii="Times New Roman" w:hAnsi="Times New Roman"/>
                <w:sz w:val="24"/>
                <w:szCs w:val="24"/>
              </w:rPr>
            </w:pPr>
          </w:p>
        </w:tc>
        <w:tc>
          <w:tcPr>
            <w:tcW w:w="4560" w:type="dxa"/>
            <w:vMerge w:val="restart"/>
            <w:tcBorders>
              <w:top w:val="single" w:sz="4" w:space="0" w:color="191919"/>
              <w:left w:val="single" w:sz="4" w:space="0" w:color="191919"/>
              <w:bottom w:val="single" w:sz="4" w:space="0" w:color="191919"/>
              <w:right w:val="single" w:sz="4" w:space="0" w:color="191919"/>
            </w:tcBorders>
          </w:tcPr>
          <w:p w:rsidR="00F42301" w:rsidRPr="00FA7AC7" w:rsidRDefault="00F42301" w:rsidP="00B67EC4">
            <w:pPr>
              <w:widowControl w:val="0"/>
              <w:autoSpaceDE w:val="0"/>
              <w:autoSpaceDN w:val="0"/>
              <w:adjustRightInd w:val="0"/>
              <w:spacing w:before="97" w:after="0"/>
              <w:ind w:left="438"/>
              <w:rPr>
                <w:rFonts w:ascii="Times New Roman" w:hAnsi="Times New Roman"/>
                <w:sz w:val="24"/>
                <w:szCs w:val="24"/>
              </w:rPr>
            </w:pPr>
            <w:r w:rsidRPr="00FA7AC7">
              <w:rPr>
                <w:rFonts w:ascii="Times New Roman" w:hAnsi="Times New Roman"/>
                <w:b/>
                <w:bCs/>
                <w:color w:val="191919"/>
                <w:sz w:val="36"/>
                <w:szCs w:val="36"/>
              </w:rPr>
              <w:t>S</w:t>
            </w:r>
            <w:r w:rsidRPr="00FA7AC7">
              <w:rPr>
                <w:rFonts w:ascii="Times New Roman" w:hAnsi="Times New Roman"/>
                <w:b/>
                <w:bCs/>
                <w:color w:val="191919"/>
                <w:sz w:val="27"/>
                <w:szCs w:val="27"/>
              </w:rPr>
              <w:t>CHOOL</w:t>
            </w:r>
            <w:r w:rsidRPr="00FA7AC7">
              <w:rPr>
                <w:rFonts w:ascii="Times New Roman" w:hAnsi="Times New Roman"/>
                <w:b/>
                <w:bCs/>
                <w:color w:val="191919"/>
                <w:spacing w:val="8"/>
                <w:sz w:val="27"/>
                <w:szCs w:val="27"/>
              </w:rPr>
              <w:t xml:space="preserve"> </w:t>
            </w:r>
            <w:r w:rsidRPr="00FA7AC7">
              <w:rPr>
                <w:rFonts w:ascii="Times New Roman" w:hAnsi="Times New Roman"/>
                <w:b/>
                <w:bCs/>
                <w:color w:val="191919"/>
                <w:sz w:val="36"/>
                <w:szCs w:val="36"/>
              </w:rPr>
              <w:t>C</w:t>
            </w:r>
            <w:r w:rsidRPr="00FA7AC7">
              <w:rPr>
                <w:rFonts w:ascii="Times New Roman" w:hAnsi="Times New Roman"/>
                <w:b/>
                <w:bCs/>
                <w:color w:val="191919"/>
                <w:sz w:val="27"/>
                <w:szCs w:val="27"/>
              </w:rPr>
              <w:t>OUNSELING</w:t>
            </w:r>
          </w:p>
        </w:tc>
        <w:tc>
          <w:tcPr>
            <w:tcW w:w="4858" w:type="dxa"/>
            <w:tcBorders>
              <w:top w:val="nil"/>
              <w:left w:val="single" w:sz="4" w:space="0" w:color="191919"/>
              <w:bottom w:val="single" w:sz="4" w:space="0" w:color="191919"/>
              <w:right w:val="nil"/>
            </w:tcBorders>
          </w:tcPr>
          <w:p w:rsidR="00F42301" w:rsidRPr="00FA7AC7" w:rsidRDefault="00F42301" w:rsidP="00B67EC4">
            <w:pPr>
              <w:widowControl w:val="0"/>
              <w:autoSpaceDE w:val="0"/>
              <w:autoSpaceDN w:val="0"/>
              <w:adjustRightInd w:val="0"/>
              <w:spacing w:after="0"/>
              <w:rPr>
                <w:rFonts w:ascii="Times New Roman" w:hAnsi="Times New Roman"/>
                <w:sz w:val="24"/>
                <w:szCs w:val="24"/>
              </w:rPr>
            </w:pPr>
          </w:p>
        </w:tc>
      </w:tr>
      <w:tr w:rsidR="00F42301" w:rsidRPr="00FA7AC7" w:rsidTr="00B67EC4">
        <w:trPr>
          <w:trHeight w:hRule="exact" w:val="256"/>
        </w:trPr>
        <w:tc>
          <w:tcPr>
            <w:tcW w:w="1085" w:type="dxa"/>
            <w:tcBorders>
              <w:top w:val="single" w:sz="4" w:space="0" w:color="191919"/>
              <w:left w:val="nil"/>
              <w:bottom w:val="single" w:sz="4" w:space="0" w:color="191919"/>
              <w:right w:val="single" w:sz="4" w:space="0" w:color="191919"/>
            </w:tcBorders>
          </w:tcPr>
          <w:p w:rsidR="00F42301" w:rsidRPr="00FA7AC7" w:rsidRDefault="00F42301" w:rsidP="00B67EC4">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B67EC4">
            <w:pPr>
              <w:widowControl w:val="0"/>
              <w:autoSpaceDE w:val="0"/>
              <w:autoSpaceDN w:val="0"/>
              <w:adjustRightInd w:val="0"/>
              <w:spacing w:after="0"/>
              <w:rPr>
                <w:rFonts w:ascii="Times New Roman" w:hAnsi="Times New Roman"/>
                <w:sz w:val="24"/>
                <w:szCs w:val="24"/>
              </w:rPr>
            </w:pPr>
          </w:p>
        </w:tc>
        <w:tc>
          <w:tcPr>
            <w:tcW w:w="4858" w:type="dxa"/>
            <w:tcBorders>
              <w:top w:val="single" w:sz="4" w:space="0" w:color="191919"/>
              <w:left w:val="single" w:sz="4" w:space="0" w:color="191919"/>
              <w:bottom w:val="single" w:sz="4" w:space="0" w:color="191919"/>
              <w:right w:val="nil"/>
            </w:tcBorders>
          </w:tcPr>
          <w:p w:rsidR="00F42301" w:rsidRPr="00FA7AC7" w:rsidRDefault="00F42301" w:rsidP="00B67EC4">
            <w:pPr>
              <w:widowControl w:val="0"/>
              <w:autoSpaceDE w:val="0"/>
              <w:autoSpaceDN w:val="0"/>
              <w:adjustRightInd w:val="0"/>
              <w:spacing w:after="0"/>
              <w:rPr>
                <w:rFonts w:ascii="Times New Roman" w:hAnsi="Times New Roman"/>
                <w:sz w:val="24"/>
                <w:szCs w:val="24"/>
              </w:rPr>
            </w:pPr>
          </w:p>
        </w:tc>
      </w:tr>
      <w:tr w:rsidR="00F42301" w:rsidRPr="00FA7AC7" w:rsidTr="00B67EC4">
        <w:trPr>
          <w:trHeight w:hRule="exact" w:val="219"/>
        </w:trPr>
        <w:tc>
          <w:tcPr>
            <w:tcW w:w="1085" w:type="dxa"/>
            <w:tcBorders>
              <w:top w:val="single" w:sz="4" w:space="0" w:color="191919"/>
              <w:left w:val="nil"/>
              <w:bottom w:val="nil"/>
              <w:right w:val="single" w:sz="4" w:space="0" w:color="191919"/>
            </w:tcBorders>
          </w:tcPr>
          <w:p w:rsidR="00F42301" w:rsidRPr="00FA7AC7" w:rsidRDefault="00F42301" w:rsidP="00B67EC4">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B67EC4">
            <w:pPr>
              <w:widowControl w:val="0"/>
              <w:autoSpaceDE w:val="0"/>
              <w:autoSpaceDN w:val="0"/>
              <w:adjustRightInd w:val="0"/>
              <w:spacing w:after="0"/>
              <w:rPr>
                <w:rFonts w:ascii="Times New Roman" w:hAnsi="Times New Roman"/>
                <w:sz w:val="24"/>
                <w:szCs w:val="24"/>
              </w:rPr>
            </w:pPr>
          </w:p>
        </w:tc>
        <w:tc>
          <w:tcPr>
            <w:tcW w:w="4858" w:type="dxa"/>
            <w:tcBorders>
              <w:top w:val="single" w:sz="4" w:space="0" w:color="191919"/>
              <w:left w:val="single" w:sz="4" w:space="0" w:color="191919"/>
              <w:bottom w:val="nil"/>
              <w:right w:val="nil"/>
            </w:tcBorders>
          </w:tcPr>
          <w:p w:rsidR="00F42301" w:rsidRPr="00FA7AC7" w:rsidRDefault="00F42301" w:rsidP="00B67EC4">
            <w:pPr>
              <w:widowControl w:val="0"/>
              <w:autoSpaceDE w:val="0"/>
              <w:autoSpaceDN w:val="0"/>
              <w:adjustRightInd w:val="0"/>
              <w:spacing w:after="0"/>
              <w:rPr>
                <w:rFonts w:ascii="Times New Roman" w:hAnsi="Times New Roman"/>
                <w:sz w:val="24"/>
                <w:szCs w:val="24"/>
              </w:rPr>
            </w:pPr>
          </w:p>
        </w:tc>
      </w:tr>
    </w:tbl>
    <w:p w:rsidR="00F42301" w:rsidRDefault="00F42301" w:rsidP="00721764">
      <w:pPr>
        <w:widowControl w:val="0"/>
        <w:autoSpaceDE w:val="0"/>
        <w:autoSpaceDN w:val="0"/>
        <w:adjustRightInd w:val="0"/>
        <w:spacing w:after="0" w:line="110" w:lineRule="exact"/>
        <w:rPr>
          <w:rFonts w:ascii="Times New Roman" w:hAnsi="Times New Roman"/>
          <w:sz w:val="11"/>
          <w:szCs w:val="11"/>
        </w:rPr>
      </w:pPr>
    </w:p>
    <w:p w:rsidR="00F42301" w:rsidRDefault="00F42301" w:rsidP="00721764">
      <w:pPr>
        <w:widowControl w:val="0"/>
        <w:autoSpaceDE w:val="0"/>
        <w:autoSpaceDN w:val="0"/>
        <w:adjustRightInd w:val="0"/>
        <w:spacing w:after="0" w:line="200" w:lineRule="exact"/>
        <w:rPr>
          <w:rFonts w:ascii="Times New Roman" w:hAnsi="Times New Roman"/>
          <w:sz w:val="20"/>
          <w:szCs w:val="20"/>
        </w:rPr>
      </w:pPr>
    </w:p>
    <w:p w:rsidR="00F42301" w:rsidRDefault="00F42301" w:rsidP="00721764">
      <w:pPr>
        <w:widowControl w:val="0"/>
        <w:autoSpaceDE w:val="0"/>
        <w:autoSpaceDN w:val="0"/>
        <w:adjustRightInd w:val="0"/>
        <w:spacing w:after="0" w:line="200" w:lineRule="exact"/>
        <w:rPr>
          <w:rFonts w:ascii="Times New Roman" w:hAnsi="Times New Roman"/>
          <w:sz w:val="20"/>
          <w:szCs w:val="20"/>
        </w:rPr>
      </w:pPr>
    </w:p>
    <w:p w:rsidR="00F42301" w:rsidRDefault="00F42301" w:rsidP="00721764">
      <w:pPr>
        <w:widowControl w:val="0"/>
        <w:autoSpaceDE w:val="0"/>
        <w:autoSpaceDN w:val="0"/>
        <w:adjustRightInd w:val="0"/>
        <w:spacing w:before="20" w:after="0"/>
        <w:ind w:left="1944"/>
        <w:rPr>
          <w:rFonts w:ascii="Times New Roman" w:hAnsi="Times New Roman"/>
          <w:color w:val="000000"/>
          <w:sz w:val="24"/>
          <w:szCs w:val="24"/>
        </w:rPr>
      </w:pPr>
      <w:r w:rsidRPr="003F2CF3">
        <w:rPr>
          <w:rFonts w:ascii="Calibri" w:hAnsi="Calibri"/>
          <w:noProof/>
          <w:lang w:eastAsia="en-US"/>
        </w:rPr>
        <w:pict>
          <v:group id="_x0000_s3843" style="position:absolute;left:0;text-align:left;margin-left:263.55pt;margin-top:-53.75pt;width:31.2pt;height:31pt;z-index:-251482112;mso-position-horizontal-relative:page" coordorigin="5271,-1075" coordsize="624,620" o:allowincell="f">
            <v:rect id="_x0000_s3844" style="position:absolute;left:5276;top:-1070;width:613;height:610" o:allowincell="f" stroked="f">
              <v:path arrowok="t"/>
            </v:rect>
            <v:rect id="_x0000_s3845" style="position:absolute;left:5276;top:-1071;width:620;height:620;mso-position-horizontal-relative:page" o:allowincell="f" filled="f" stroked="f">
              <v:textbox inset="0,0,0,0">
                <w:txbxContent>
                  <w:p w:rsidR="00F42301" w:rsidRDefault="00F42301" w:rsidP="00721764">
                    <w:pPr>
                      <w:spacing w:after="0" w:line="620" w:lineRule="atLeast"/>
                      <w:rPr>
                        <w:rFonts w:ascii="Times New Roman" w:hAnsi="Times New Roman"/>
                        <w:sz w:val="24"/>
                        <w:szCs w:val="24"/>
                      </w:rPr>
                    </w:pPr>
                    <w:r>
                      <w:rPr>
                        <w:rFonts w:ascii="Times New Roman" w:hAnsi="Times New Roman"/>
                        <w:noProof/>
                        <w:sz w:val="24"/>
                        <w:szCs w:val="24"/>
                      </w:rPr>
                      <w:drawing>
                        <wp:inline distT="0" distB="0" distL="0" distR="0">
                          <wp:extent cx="390525" cy="390525"/>
                          <wp:effectExtent l="19050" t="0" r="9525" b="0"/>
                          <wp:docPr id="16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5"/>
                                  <a:srcRect/>
                                  <a:stretch>
                                    <a:fillRect/>
                                  </a:stretch>
                                </pic:blipFill>
                                <pic:spPr bwMode="auto">
                                  <a:xfrm>
                                    <a:off x="0" y="0"/>
                                    <a:ext cx="390525" cy="390525"/>
                                  </a:xfrm>
                                  <a:prstGeom prst="rect">
                                    <a:avLst/>
                                  </a:prstGeom>
                                  <a:noFill/>
                                  <a:ln w="9525">
                                    <a:noFill/>
                                    <a:miter lim="800000"/>
                                    <a:headEnd/>
                                    <a:tailEnd/>
                                  </a:ln>
                                </pic:spPr>
                              </pic:pic>
                            </a:graphicData>
                          </a:graphic>
                        </wp:inline>
                      </w:drawing>
                    </w:r>
                  </w:p>
                  <w:p w:rsidR="00F42301" w:rsidRDefault="00F42301" w:rsidP="00721764">
                    <w:pPr>
                      <w:widowControl w:val="0"/>
                      <w:autoSpaceDE w:val="0"/>
                      <w:autoSpaceDN w:val="0"/>
                      <w:adjustRightInd w:val="0"/>
                      <w:spacing w:after="0"/>
                      <w:rPr>
                        <w:rFonts w:ascii="Times New Roman" w:hAnsi="Times New Roman"/>
                        <w:sz w:val="24"/>
                        <w:szCs w:val="24"/>
                      </w:rPr>
                    </w:pPr>
                  </w:p>
                </w:txbxContent>
              </v:textbox>
            </v:rect>
            <w10:wrap anchorx="page"/>
          </v:group>
        </w:pict>
      </w:r>
      <w:r>
        <w:rPr>
          <w:rFonts w:ascii="Times New Roman" w:hAnsi="Times New Roman"/>
          <w:b/>
          <w:bCs/>
          <w:color w:val="191919"/>
          <w:sz w:val="24"/>
          <w:szCs w:val="24"/>
        </w:rPr>
        <w:t>P</w:t>
      </w:r>
      <w:r>
        <w:rPr>
          <w:rFonts w:ascii="Times New Roman" w:hAnsi="Times New Roman"/>
          <w:b/>
          <w:bCs/>
          <w:color w:val="191919"/>
          <w:spacing w:val="-4"/>
          <w:sz w:val="24"/>
          <w:szCs w:val="24"/>
        </w:rPr>
        <w:t>r</w:t>
      </w:r>
      <w:r>
        <w:rPr>
          <w:rFonts w:ascii="Times New Roman" w:hAnsi="Times New Roman"/>
          <w:b/>
          <w:bCs/>
          <w:color w:val="191919"/>
          <w:sz w:val="24"/>
          <w:szCs w:val="24"/>
        </w:rPr>
        <w:t>ogram Completion</w:t>
      </w:r>
    </w:p>
    <w:p w:rsidR="00F42301" w:rsidRDefault="00F42301" w:rsidP="00721764">
      <w:pPr>
        <w:widowControl w:val="0"/>
        <w:autoSpaceDE w:val="0"/>
        <w:autoSpaceDN w:val="0"/>
        <w:adjustRightInd w:val="0"/>
        <w:spacing w:before="1" w:after="0" w:line="250" w:lineRule="auto"/>
        <w:ind w:left="1944" w:right="887" w:firstLine="360"/>
        <w:rPr>
          <w:rFonts w:ascii="Times New Roman" w:hAnsi="Times New Roman"/>
          <w:color w:val="000000"/>
          <w:sz w:val="20"/>
          <w:szCs w:val="20"/>
        </w:rPr>
      </w:pPr>
      <w:r>
        <w:rPr>
          <w:rFonts w:ascii="Times New Roman" w:hAnsi="Times New Roman"/>
          <w:color w:val="191919"/>
          <w:spacing w:val="-14"/>
          <w:sz w:val="20"/>
          <w:szCs w:val="20"/>
        </w:rPr>
        <w:t>T</w:t>
      </w:r>
      <w:r>
        <w:rPr>
          <w:rFonts w:ascii="Times New Roman" w:hAnsi="Times New Roman"/>
          <w:color w:val="191919"/>
          <w:sz w:val="20"/>
          <w:szCs w:val="20"/>
        </w:rPr>
        <w:t>o be eligible for the M.Ed. degree in School Counseling and recommendation for S-5 certif</w:t>
      </w:r>
      <w:r>
        <w:rPr>
          <w:rFonts w:ascii="Times New Roman" w:hAnsi="Times New Roman"/>
          <w:color w:val="191919"/>
          <w:spacing w:val="-4"/>
          <w:sz w:val="20"/>
          <w:szCs w:val="20"/>
        </w:rPr>
        <w:t>i</w:t>
      </w:r>
      <w:r>
        <w:rPr>
          <w:rFonts w:ascii="Times New Roman" w:hAnsi="Times New Roman"/>
          <w:color w:val="191919"/>
          <w:sz w:val="20"/>
          <w:szCs w:val="20"/>
        </w:rPr>
        <w:t>cation by</w:t>
      </w:r>
      <w:r>
        <w:rPr>
          <w:rFonts w:ascii="Times New Roman" w:hAnsi="Times New Roman"/>
          <w:color w:val="191919"/>
          <w:spacing w:val="-11"/>
          <w:sz w:val="20"/>
          <w:szCs w:val="20"/>
        </w:rPr>
        <w:t xml:space="preserve"> </w:t>
      </w:r>
      <w:r>
        <w:rPr>
          <w:rFonts w:ascii="Times New Roman" w:hAnsi="Times New Roman"/>
          <w:color w:val="191919"/>
          <w:sz w:val="20"/>
          <w:szCs w:val="20"/>
        </w:rPr>
        <w:t>Albany State Universit</w:t>
      </w:r>
      <w:r>
        <w:rPr>
          <w:rFonts w:ascii="Times New Roman" w:hAnsi="Times New Roman"/>
          <w:color w:val="191919"/>
          <w:spacing w:val="-13"/>
          <w:sz w:val="20"/>
          <w:szCs w:val="20"/>
        </w:rPr>
        <w:t>y</w:t>
      </w:r>
      <w:r>
        <w:rPr>
          <w:rFonts w:ascii="Times New Roman" w:hAnsi="Times New Roman"/>
          <w:color w:val="191919"/>
          <w:sz w:val="20"/>
          <w:szCs w:val="20"/>
        </w:rPr>
        <w:t>, the student must meet the following requirements:</w:t>
      </w:r>
    </w:p>
    <w:p w:rsidR="00F42301" w:rsidRDefault="00F42301" w:rsidP="00721764">
      <w:pPr>
        <w:widowControl w:val="0"/>
        <w:autoSpaceDE w:val="0"/>
        <w:autoSpaceDN w:val="0"/>
        <w:adjustRightInd w:val="0"/>
        <w:spacing w:after="0" w:line="250" w:lineRule="auto"/>
        <w:ind w:left="2549" w:right="925" w:hanging="245"/>
        <w:rPr>
          <w:rFonts w:ascii="Times New Roman" w:hAnsi="Times New Roman"/>
          <w:color w:val="000000"/>
          <w:sz w:val="20"/>
          <w:szCs w:val="20"/>
        </w:rPr>
      </w:pPr>
      <w:r>
        <w:rPr>
          <w:rFonts w:ascii="Times New Roman" w:hAnsi="Times New Roman"/>
          <w:color w:val="191919"/>
          <w:sz w:val="20"/>
          <w:szCs w:val="20"/>
        </w:rPr>
        <w:t>1. Credit hours usable in the planned program must not be older than six calendar years at the time the degree is completed.</w:t>
      </w:r>
    </w:p>
    <w:p w:rsidR="00F42301" w:rsidRDefault="00F42301" w:rsidP="00721764">
      <w:pPr>
        <w:widowControl w:val="0"/>
        <w:autoSpaceDE w:val="0"/>
        <w:autoSpaceDN w:val="0"/>
        <w:adjustRightInd w:val="0"/>
        <w:spacing w:after="0" w:line="250" w:lineRule="auto"/>
        <w:ind w:left="2549" w:right="1231" w:hanging="245"/>
        <w:rPr>
          <w:rFonts w:ascii="Times New Roman" w:hAnsi="Times New Roman"/>
          <w:color w:val="000000"/>
          <w:sz w:val="20"/>
          <w:szCs w:val="20"/>
        </w:rPr>
      </w:pPr>
      <w:r w:rsidRPr="003F2CF3">
        <w:rPr>
          <w:rFonts w:ascii="Calibri" w:hAnsi="Calibri"/>
          <w:noProof/>
          <w:lang w:eastAsia="en-US"/>
        </w:rPr>
        <w:pict>
          <v:shape id="_x0000_s3847" type="#_x0000_t202" style="position:absolute;left:0;text-align:left;margin-left:17.75pt;margin-top:17.9pt;width:1in;height:270.75pt;z-index:-251480064;mso-position-horizontal-relative:page" o:allowincell="f" filled="f" stroked="f">
            <v:textbox style="layout-flow:vertical;mso-layout-flow-alt:bottom-to-top" inset="0,0,0,0">
              <w:txbxContent>
                <w:p w:rsidR="00F42301" w:rsidRDefault="00F42301" w:rsidP="00721764">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P</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ROGRAM</w:t>
                  </w:r>
                  <w:r>
                    <w:rPr>
                      <w:rFonts w:ascii="Impact" w:hAnsi="Impact" w:cs="Impact"/>
                      <w:color w:val="A3A3A3"/>
                      <w:position w:val="1"/>
                      <w:sz w:val="105"/>
                      <w:szCs w:val="105"/>
                    </w:rPr>
                    <w:t>S</w:t>
                  </w:r>
                  <w:r>
                    <w:rPr>
                      <w:rFonts w:ascii="Impact" w:hAnsi="Impact" w:cs="Impact"/>
                      <w:color w:val="A3A3A3"/>
                      <w:spacing w:val="-115"/>
                      <w:position w:val="1"/>
                      <w:sz w:val="105"/>
                      <w:szCs w:val="105"/>
                    </w:rPr>
                    <w:t xml:space="preserve"> </w:t>
                  </w:r>
                </w:p>
              </w:txbxContent>
            </v:textbox>
            <w10:wrap anchorx="page"/>
          </v:shape>
        </w:pict>
      </w:r>
      <w:r>
        <w:rPr>
          <w:rFonts w:ascii="Times New Roman" w:hAnsi="Times New Roman"/>
          <w:color w:val="191919"/>
          <w:sz w:val="20"/>
          <w:szCs w:val="20"/>
        </w:rPr>
        <w:t>2. Complete an</w:t>
      </w:r>
      <w:r>
        <w:rPr>
          <w:rFonts w:ascii="Times New Roman" w:hAnsi="Times New Roman"/>
          <w:color w:val="191919"/>
          <w:spacing w:val="-11"/>
          <w:sz w:val="20"/>
          <w:szCs w:val="20"/>
        </w:rPr>
        <w:t xml:space="preserve"> </w:t>
      </w:r>
      <w:r>
        <w:rPr>
          <w:rFonts w:ascii="Times New Roman" w:hAnsi="Times New Roman"/>
          <w:color w:val="191919"/>
          <w:sz w:val="20"/>
          <w:szCs w:val="20"/>
        </w:rPr>
        <w:t>Application for Graduation at least two semesters prior to course/program requirement completion.</w:t>
      </w:r>
    </w:p>
    <w:p w:rsidR="00F42301" w:rsidRDefault="00F42301" w:rsidP="00721764">
      <w:pPr>
        <w:widowControl w:val="0"/>
        <w:autoSpaceDE w:val="0"/>
        <w:autoSpaceDN w:val="0"/>
        <w:adjustRightInd w:val="0"/>
        <w:spacing w:after="0" w:line="250" w:lineRule="auto"/>
        <w:ind w:left="2549" w:right="1120" w:hanging="245"/>
        <w:rPr>
          <w:rFonts w:ascii="Times New Roman" w:hAnsi="Times New Roman"/>
          <w:color w:val="000000"/>
          <w:sz w:val="20"/>
          <w:szCs w:val="20"/>
        </w:rPr>
      </w:pPr>
      <w:r>
        <w:rPr>
          <w:rFonts w:ascii="Times New Roman" w:hAnsi="Times New Roman"/>
          <w:color w:val="191919"/>
          <w:sz w:val="20"/>
          <w:szCs w:val="20"/>
        </w:rPr>
        <w:t>3. Maintain a cumulative 3.0 grade point average or better in graduate course work with no grade below a “B” in any School Counseling course.</w:t>
      </w:r>
    </w:p>
    <w:p w:rsidR="00F42301" w:rsidRDefault="00F42301" w:rsidP="00721764">
      <w:pPr>
        <w:widowControl w:val="0"/>
        <w:autoSpaceDE w:val="0"/>
        <w:autoSpaceDN w:val="0"/>
        <w:adjustRightInd w:val="0"/>
        <w:spacing w:after="0" w:line="250" w:lineRule="auto"/>
        <w:ind w:left="2549" w:right="1330" w:hanging="245"/>
        <w:rPr>
          <w:rFonts w:ascii="Times New Roman" w:hAnsi="Times New Roman"/>
          <w:color w:val="000000"/>
          <w:sz w:val="20"/>
          <w:szCs w:val="20"/>
        </w:rPr>
      </w:pPr>
      <w:r>
        <w:rPr>
          <w:rFonts w:ascii="Times New Roman" w:hAnsi="Times New Roman"/>
          <w:color w:val="191919"/>
          <w:sz w:val="20"/>
          <w:szCs w:val="20"/>
        </w:rPr>
        <w:t>4. Include a minimum of 48 semester hours of graduate courses in School Counseling as prescribed on the Program check sheet.</w:t>
      </w:r>
    </w:p>
    <w:p w:rsidR="00F42301" w:rsidRDefault="00F42301" w:rsidP="00721764">
      <w:pPr>
        <w:widowControl w:val="0"/>
        <w:autoSpaceDE w:val="0"/>
        <w:autoSpaceDN w:val="0"/>
        <w:adjustRightInd w:val="0"/>
        <w:spacing w:after="0" w:line="250" w:lineRule="auto"/>
        <w:ind w:left="2549" w:right="893" w:hanging="245"/>
        <w:rPr>
          <w:rFonts w:ascii="Times New Roman" w:hAnsi="Times New Roman"/>
          <w:color w:val="000000"/>
          <w:sz w:val="20"/>
          <w:szCs w:val="20"/>
        </w:rPr>
      </w:pPr>
      <w:r>
        <w:rPr>
          <w:rFonts w:ascii="Times New Roman" w:hAnsi="Times New Roman"/>
          <w:color w:val="191919"/>
          <w:sz w:val="20"/>
          <w:szCs w:val="20"/>
        </w:rPr>
        <w:t>5.</w:t>
      </w:r>
      <w:r>
        <w:rPr>
          <w:rFonts w:ascii="Times New Roman" w:hAnsi="Times New Roman"/>
          <w:color w:val="191919"/>
          <w:spacing w:val="-11"/>
          <w:sz w:val="20"/>
          <w:szCs w:val="20"/>
        </w:rPr>
        <w:t xml:space="preserve"> </w:t>
      </w:r>
      <w:r>
        <w:rPr>
          <w:rFonts w:ascii="Times New Roman" w:hAnsi="Times New Roman"/>
          <w:color w:val="191919"/>
          <w:sz w:val="20"/>
          <w:szCs w:val="20"/>
        </w:rPr>
        <w:t>At least 39 of the credit hours used in completion of the M.Ed. in School Counseling must be earned in residence at</w:t>
      </w:r>
      <w:r>
        <w:rPr>
          <w:rFonts w:ascii="Times New Roman" w:hAnsi="Times New Roman"/>
          <w:color w:val="191919"/>
          <w:spacing w:val="-11"/>
          <w:sz w:val="20"/>
          <w:szCs w:val="20"/>
        </w:rPr>
        <w:t xml:space="preserve"> </w:t>
      </w:r>
      <w:r>
        <w:rPr>
          <w:rFonts w:ascii="Times New Roman" w:hAnsi="Times New Roman"/>
          <w:color w:val="191919"/>
          <w:sz w:val="20"/>
          <w:szCs w:val="20"/>
        </w:rPr>
        <w:t>Albany State Universit</w:t>
      </w:r>
      <w:r>
        <w:rPr>
          <w:rFonts w:ascii="Times New Roman" w:hAnsi="Times New Roman"/>
          <w:color w:val="191919"/>
          <w:spacing w:val="-13"/>
          <w:sz w:val="20"/>
          <w:szCs w:val="20"/>
        </w:rPr>
        <w:t>y</w:t>
      </w:r>
      <w:r>
        <w:rPr>
          <w:rFonts w:ascii="Times New Roman" w:hAnsi="Times New Roman"/>
          <w:color w:val="191919"/>
          <w:sz w:val="20"/>
          <w:szCs w:val="20"/>
        </w:rPr>
        <w:t>. Up to 9 semester hours of transfer credit may be applied toward the M.Ed. in School Counseling.</w:t>
      </w:r>
    </w:p>
    <w:p w:rsidR="00F42301" w:rsidRDefault="00F42301" w:rsidP="00721764">
      <w:pPr>
        <w:widowControl w:val="0"/>
        <w:autoSpaceDE w:val="0"/>
        <w:autoSpaceDN w:val="0"/>
        <w:adjustRightInd w:val="0"/>
        <w:spacing w:after="0"/>
        <w:ind w:left="2267" w:right="1320"/>
        <w:jc w:val="center"/>
        <w:rPr>
          <w:rFonts w:ascii="Times New Roman" w:hAnsi="Times New Roman"/>
          <w:color w:val="000000"/>
          <w:sz w:val="20"/>
          <w:szCs w:val="20"/>
        </w:rPr>
      </w:pPr>
      <w:r>
        <w:rPr>
          <w:rFonts w:ascii="Times New Roman" w:hAnsi="Times New Roman"/>
          <w:color w:val="191919"/>
          <w:sz w:val="20"/>
          <w:szCs w:val="20"/>
        </w:rPr>
        <w:t>6. Pass the Geo</w:t>
      </w:r>
      <w:r>
        <w:rPr>
          <w:rFonts w:ascii="Times New Roman" w:hAnsi="Times New Roman"/>
          <w:color w:val="191919"/>
          <w:spacing w:val="-4"/>
          <w:sz w:val="20"/>
          <w:szCs w:val="20"/>
        </w:rPr>
        <w:t>r</w:t>
      </w:r>
      <w:r>
        <w:rPr>
          <w:rFonts w:ascii="Times New Roman" w:hAnsi="Times New Roman"/>
          <w:color w:val="191919"/>
          <w:sz w:val="20"/>
          <w:szCs w:val="20"/>
        </w:rPr>
        <w:t>gia</w:t>
      </w:r>
      <w:r>
        <w:rPr>
          <w:rFonts w:ascii="Times New Roman" w:hAnsi="Times New Roman"/>
          <w:color w:val="191919"/>
          <w:spacing w:val="-11"/>
          <w:sz w:val="20"/>
          <w:szCs w:val="20"/>
        </w:rPr>
        <w:t xml:space="preserve"> </w:t>
      </w:r>
      <w:r>
        <w:rPr>
          <w:rFonts w:ascii="Times New Roman" w:hAnsi="Times New Roman"/>
          <w:color w:val="191919"/>
          <w:sz w:val="20"/>
          <w:szCs w:val="20"/>
        </w:rPr>
        <w:t>Assessment for the Certification of Educators examination in School</w:t>
      </w:r>
    </w:p>
    <w:p w:rsidR="00F42301" w:rsidRDefault="00F42301" w:rsidP="00721764">
      <w:pPr>
        <w:widowControl w:val="0"/>
        <w:autoSpaceDE w:val="0"/>
        <w:autoSpaceDN w:val="0"/>
        <w:adjustRightInd w:val="0"/>
        <w:spacing w:before="10" w:after="0"/>
        <w:ind w:left="2514" w:right="6284"/>
        <w:jc w:val="center"/>
        <w:rPr>
          <w:rFonts w:ascii="Times New Roman" w:hAnsi="Times New Roman"/>
          <w:color w:val="000000"/>
          <w:sz w:val="20"/>
          <w:szCs w:val="20"/>
        </w:rPr>
      </w:pPr>
      <w:r>
        <w:rPr>
          <w:rFonts w:ascii="Times New Roman" w:hAnsi="Times New Roman"/>
          <w:color w:val="191919"/>
          <w:sz w:val="20"/>
          <w:szCs w:val="20"/>
        </w:rPr>
        <w:t>Counseling (GACE II).</w:t>
      </w:r>
    </w:p>
    <w:p w:rsidR="00F42301" w:rsidRDefault="00F42301" w:rsidP="00721764">
      <w:pPr>
        <w:widowControl w:val="0"/>
        <w:autoSpaceDE w:val="0"/>
        <w:autoSpaceDN w:val="0"/>
        <w:adjustRightInd w:val="0"/>
        <w:spacing w:before="10" w:after="0" w:line="250" w:lineRule="auto"/>
        <w:ind w:left="2549" w:right="1130" w:hanging="245"/>
        <w:rPr>
          <w:rFonts w:ascii="Times New Roman" w:hAnsi="Times New Roman"/>
          <w:color w:val="000000"/>
          <w:sz w:val="20"/>
          <w:szCs w:val="20"/>
        </w:rPr>
      </w:pPr>
      <w:r>
        <w:rPr>
          <w:rFonts w:ascii="Times New Roman" w:hAnsi="Times New Roman"/>
          <w:color w:val="191919"/>
          <w:sz w:val="20"/>
          <w:szCs w:val="20"/>
        </w:rPr>
        <w:t>7. Satisfy the School Counseling Program</w:t>
      </w:r>
      <w:r>
        <w:rPr>
          <w:rFonts w:ascii="Times New Roman" w:hAnsi="Times New Roman"/>
          <w:color w:val="191919"/>
          <w:spacing w:val="-11"/>
          <w:sz w:val="20"/>
          <w:szCs w:val="20"/>
        </w:rPr>
        <w:t>’</w:t>
      </w:r>
      <w:r>
        <w:rPr>
          <w:rFonts w:ascii="Times New Roman" w:hAnsi="Times New Roman"/>
          <w:color w:val="191919"/>
          <w:sz w:val="20"/>
          <w:szCs w:val="20"/>
        </w:rPr>
        <w:t>s Clinical Experience requirement (COUN 5570 and COUN 5595) in residence at</w:t>
      </w:r>
      <w:r>
        <w:rPr>
          <w:rFonts w:ascii="Times New Roman" w:hAnsi="Times New Roman"/>
          <w:color w:val="191919"/>
          <w:spacing w:val="-11"/>
          <w:sz w:val="20"/>
          <w:szCs w:val="20"/>
        </w:rPr>
        <w:t xml:space="preserve"> </w:t>
      </w:r>
      <w:r>
        <w:rPr>
          <w:rFonts w:ascii="Times New Roman" w:hAnsi="Times New Roman"/>
          <w:color w:val="191919"/>
          <w:sz w:val="20"/>
          <w:szCs w:val="20"/>
        </w:rPr>
        <w:t>Albany State Universit</w:t>
      </w:r>
      <w:r>
        <w:rPr>
          <w:rFonts w:ascii="Times New Roman" w:hAnsi="Times New Roman"/>
          <w:color w:val="191919"/>
          <w:spacing w:val="-13"/>
          <w:sz w:val="20"/>
          <w:szCs w:val="20"/>
        </w:rPr>
        <w:t>y</w:t>
      </w:r>
      <w:r>
        <w:rPr>
          <w:rFonts w:ascii="Times New Roman" w:hAnsi="Times New Roman"/>
          <w:color w:val="191919"/>
          <w:sz w:val="20"/>
          <w:szCs w:val="20"/>
        </w:rPr>
        <w:t>.</w:t>
      </w:r>
    </w:p>
    <w:p w:rsidR="00F42301" w:rsidRDefault="00F42301" w:rsidP="00721764">
      <w:pPr>
        <w:widowControl w:val="0"/>
        <w:autoSpaceDE w:val="0"/>
        <w:autoSpaceDN w:val="0"/>
        <w:adjustRightInd w:val="0"/>
        <w:spacing w:before="3" w:after="0" w:line="200" w:lineRule="exact"/>
        <w:rPr>
          <w:rFonts w:ascii="Times New Roman" w:hAnsi="Times New Roman"/>
          <w:color w:val="000000"/>
          <w:sz w:val="20"/>
          <w:szCs w:val="20"/>
        </w:rPr>
      </w:pPr>
    </w:p>
    <w:p w:rsidR="00F42301" w:rsidRDefault="00F42301" w:rsidP="00721764">
      <w:pPr>
        <w:widowControl w:val="0"/>
        <w:autoSpaceDE w:val="0"/>
        <w:autoSpaceDN w:val="0"/>
        <w:adjustRightInd w:val="0"/>
        <w:spacing w:after="0"/>
        <w:ind w:left="1944"/>
        <w:rPr>
          <w:rFonts w:ascii="Times New Roman" w:hAnsi="Times New Roman"/>
          <w:color w:val="000000"/>
          <w:sz w:val="24"/>
          <w:szCs w:val="24"/>
        </w:rPr>
      </w:pPr>
      <w:r>
        <w:rPr>
          <w:rFonts w:ascii="Times New Roman" w:hAnsi="Times New Roman"/>
          <w:b/>
          <w:bCs/>
          <w:color w:val="191919"/>
          <w:sz w:val="24"/>
          <w:szCs w:val="24"/>
        </w:rPr>
        <w:t>P</w:t>
      </w:r>
      <w:r>
        <w:rPr>
          <w:rFonts w:ascii="Times New Roman" w:hAnsi="Times New Roman"/>
          <w:b/>
          <w:bCs/>
          <w:color w:val="191919"/>
          <w:spacing w:val="-4"/>
          <w:sz w:val="24"/>
          <w:szCs w:val="24"/>
        </w:rPr>
        <w:t>r</w:t>
      </w:r>
      <w:r>
        <w:rPr>
          <w:rFonts w:ascii="Times New Roman" w:hAnsi="Times New Roman"/>
          <w:b/>
          <w:bCs/>
          <w:color w:val="191919"/>
          <w:sz w:val="24"/>
          <w:szCs w:val="24"/>
        </w:rPr>
        <w:t>ogram Planned Deg</w:t>
      </w:r>
      <w:r>
        <w:rPr>
          <w:rFonts w:ascii="Times New Roman" w:hAnsi="Times New Roman"/>
          <w:b/>
          <w:bCs/>
          <w:color w:val="191919"/>
          <w:spacing w:val="-4"/>
          <w:sz w:val="24"/>
          <w:szCs w:val="24"/>
        </w:rPr>
        <w:t>r</w:t>
      </w:r>
      <w:r>
        <w:rPr>
          <w:rFonts w:ascii="Times New Roman" w:hAnsi="Times New Roman"/>
          <w:b/>
          <w:bCs/>
          <w:color w:val="191919"/>
          <w:sz w:val="24"/>
          <w:szCs w:val="24"/>
        </w:rPr>
        <w:t>ee</w:t>
      </w:r>
    </w:p>
    <w:p w:rsidR="00F42301" w:rsidRDefault="00F42301" w:rsidP="00721764">
      <w:pPr>
        <w:widowControl w:val="0"/>
        <w:autoSpaceDE w:val="0"/>
        <w:autoSpaceDN w:val="0"/>
        <w:adjustRightInd w:val="0"/>
        <w:spacing w:before="1" w:after="0" w:line="240" w:lineRule="exact"/>
        <w:rPr>
          <w:rFonts w:ascii="Times New Roman" w:hAnsi="Times New Roman"/>
          <w:color w:val="000000"/>
          <w:sz w:val="24"/>
          <w:szCs w:val="24"/>
        </w:rPr>
      </w:pPr>
    </w:p>
    <w:p w:rsidR="00F42301" w:rsidRDefault="00F42301" w:rsidP="00721764">
      <w:pPr>
        <w:widowControl w:val="0"/>
        <w:tabs>
          <w:tab w:val="left" w:pos="9140"/>
        </w:tabs>
        <w:autoSpaceDE w:val="0"/>
        <w:autoSpaceDN w:val="0"/>
        <w:adjustRightInd w:val="0"/>
        <w:spacing w:after="0"/>
        <w:ind w:left="1944"/>
        <w:rPr>
          <w:rFonts w:ascii="Times New Roman" w:hAnsi="Times New Roman"/>
          <w:b/>
          <w:bCs/>
          <w:color w:val="191919"/>
          <w:sz w:val="20"/>
          <w:szCs w:val="20"/>
        </w:rPr>
      </w:pPr>
      <w:r>
        <w:rPr>
          <w:rFonts w:ascii="Times New Roman" w:hAnsi="Times New Roman"/>
          <w:b/>
          <w:bCs/>
          <w:color w:val="191919"/>
          <w:sz w:val="20"/>
          <w:szCs w:val="20"/>
        </w:rPr>
        <w:t>Required for Certification in the State of Georgia                                                           3 hrs</w:t>
      </w:r>
    </w:p>
    <w:p w:rsidR="00F42301" w:rsidRPr="002C48C1" w:rsidRDefault="00F42301" w:rsidP="00721764">
      <w:pPr>
        <w:widowControl w:val="0"/>
        <w:tabs>
          <w:tab w:val="left" w:pos="9140"/>
        </w:tabs>
        <w:autoSpaceDE w:val="0"/>
        <w:autoSpaceDN w:val="0"/>
        <w:adjustRightInd w:val="0"/>
        <w:spacing w:after="0"/>
        <w:ind w:left="1944"/>
        <w:rPr>
          <w:rFonts w:ascii="Times New Roman" w:hAnsi="Times New Roman"/>
          <w:bCs/>
          <w:color w:val="191919"/>
          <w:sz w:val="20"/>
          <w:szCs w:val="20"/>
        </w:rPr>
      </w:pPr>
      <w:r w:rsidRPr="002C48C1">
        <w:rPr>
          <w:rFonts w:ascii="Times New Roman" w:hAnsi="Times New Roman"/>
          <w:bCs/>
          <w:color w:val="191919"/>
          <w:sz w:val="20"/>
          <w:szCs w:val="20"/>
        </w:rPr>
        <w:t>SPED   5501      Exceptional Children and Youth</w:t>
      </w:r>
    </w:p>
    <w:p w:rsidR="00F42301" w:rsidRDefault="00F42301" w:rsidP="00721764">
      <w:pPr>
        <w:widowControl w:val="0"/>
        <w:tabs>
          <w:tab w:val="left" w:pos="9140"/>
        </w:tabs>
        <w:autoSpaceDE w:val="0"/>
        <w:autoSpaceDN w:val="0"/>
        <w:adjustRightInd w:val="0"/>
        <w:spacing w:after="0"/>
        <w:ind w:left="1944"/>
        <w:rPr>
          <w:rFonts w:ascii="Times New Roman" w:hAnsi="Times New Roman"/>
          <w:b/>
          <w:bCs/>
          <w:color w:val="191919"/>
          <w:sz w:val="20"/>
          <w:szCs w:val="20"/>
        </w:rPr>
      </w:pPr>
    </w:p>
    <w:p w:rsidR="00F42301" w:rsidRDefault="00F42301" w:rsidP="00721764">
      <w:pPr>
        <w:widowControl w:val="0"/>
        <w:tabs>
          <w:tab w:val="left" w:pos="9140"/>
        </w:tabs>
        <w:autoSpaceDE w:val="0"/>
        <w:autoSpaceDN w:val="0"/>
        <w:adjustRightInd w:val="0"/>
        <w:spacing w:after="0"/>
        <w:ind w:left="1944"/>
        <w:rPr>
          <w:rFonts w:ascii="Times New Roman" w:hAnsi="Times New Roman"/>
          <w:b/>
          <w:bCs/>
          <w:color w:val="191919"/>
          <w:sz w:val="20"/>
          <w:szCs w:val="20"/>
        </w:rPr>
      </w:pPr>
      <w:r>
        <w:rPr>
          <w:rFonts w:ascii="Times New Roman" w:hAnsi="Times New Roman"/>
          <w:b/>
          <w:bCs/>
          <w:color w:val="191919"/>
          <w:sz w:val="20"/>
          <w:szCs w:val="20"/>
        </w:rPr>
        <w:t>Required for Provisional/ Non-Degree Students</w:t>
      </w:r>
      <w:r>
        <w:rPr>
          <w:rFonts w:ascii="Times New Roman" w:hAnsi="Times New Roman"/>
          <w:b/>
          <w:bCs/>
          <w:color w:val="191919"/>
          <w:sz w:val="20"/>
          <w:szCs w:val="20"/>
        </w:rPr>
        <w:tab/>
        <w:t>9 hrs</w:t>
      </w:r>
    </w:p>
    <w:p w:rsidR="00F42301" w:rsidRDefault="00F42301" w:rsidP="00721764">
      <w:pPr>
        <w:widowControl w:val="0"/>
        <w:tabs>
          <w:tab w:val="left" w:pos="9140"/>
        </w:tabs>
        <w:autoSpaceDE w:val="0"/>
        <w:autoSpaceDN w:val="0"/>
        <w:adjustRightInd w:val="0"/>
        <w:spacing w:after="0"/>
        <w:ind w:left="1944"/>
        <w:rPr>
          <w:rFonts w:ascii="Times New Roman" w:hAnsi="Times New Roman"/>
          <w:color w:val="191919"/>
          <w:sz w:val="20"/>
          <w:szCs w:val="20"/>
        </w:rPr>
      </w:pPr>
      <w:r>
        <w:rPr>
          <w:rFonts w:ascii="Times New Roman" w:hAnsi="Times New Roman"/>
          <w:color w:val="191919"/>
          <w:sz w:val="20"/>
          <w:szCs w:val="20"/>
        </w:rPr>
        <w:t>COUN   5000     Introduction to Professional Counseling</w:t>
      </w:r>
    </w:p>
    <w:p w:rsidR="00F42301" w:rsidRDefault="00F42301" w:rsidP="00721764">
      <w:pPr>
        <w:widowControl w:val="0"/>
        <w:tabs>
          <w:tab w:val="left" w:pos="9140"/>
        </w:tabs>
        <w:autoSpaceDE w:val="0"/>
        <w:autoSpaceDN w:val="0"/>
        <w:adjustRightInd w:val="0"/>
        <w:spacing w:after="0"/>
        <w:ind w:left="1944"/>
        <w:rPr>
          <w:rFonts w:ascii="Times New Roman" w:hAnsi="Times New Roman"/>
          <w:color w:val="191919"/>
          <w:sz w:val="20"/>
          <w:szCs w:val="20"/>
        </w:rPr>
      </w:pPr>
      <w:r>
        <w:rPr>
          <w:rFonts w:ascii="Times New Roman" w:hAnsi="Times New Roman"/>
          <w:color w:val="191919"/>
          <w:sz w:val="20"/>
          <w:szCs w:val="20"/>
        </w:rPr>
        <w:t>COUN   5001     Introduction to Professional Writing</w:t>
      </w:r>
    </w:p>
    <w:p w:rsidR="00F42301" w:rsidRDefault="00F42301" w:rsidP="00721764">
      <w:pPr>
        <w:widowControl w:val="0"/>
        <w:tabs>
          <w:tab w:val="left" w:pos="9140"/>
        </w:tabs>
        <w:autoSpaceDE w:val="0"/>
        <w:autoSpaceDN w:val="0"/>
        <w:adjustRightInd w:val="0"/>
        <w:spacing w:after="0"/>
        <w:ind w:left="1944"/>
        <w:rPr>
          <w:rFonts w:ascii="Times New Roman" w:hAnsi="Times New Roman"/>
          <w:color w:val="191919"/>
          <w:sz w:val="20"/>
          <w:szCs w:val="20"/>
        </w:rPr>
      </w:pPr>
      <w:r>
        <w:rPr>
          <w:rFonts w:ascii="Times New Roman" w:hAnsi="Times New Roman"/>
          <w:color w:val="191919"/>
          <w:sz w:val="20"/>
          <w:szCs w:val="20"/>
        </w:rPr>
        <w:t>COUN   5002     Professional Issues in Counseling</w:t>
      </w:r>
    </w:p>
    <w:p w:rsidR="00F42301" w:rsidRDefault="00F42301" w:rsidP="00721764">
      <w:pPr>
        <w:widowControl w:val="0"/>
        <w:tabs>
          <w:tab w:val="left" w:pos="9140"/>
        </w:tabs>
        <w:autoSpaceDE w:val="0"/>
        <w:autoSpaceDN w:val="0"/>
        <w:adjustRightInd w:val="0"/>
        <w:spacing w:after="0"/>
        <w:ind w:left="1944"/>
        <w:rPr>
          <w:rFonts w:ascii="Times New Roman" w:hAnsi="Times New Roman"/>
          <w:color w:val="191919"/>
          <w:sz w:val="20"/>
          <w:szCs w:val="20"/>
        </w:rPr>
      </w:pPr>
      <w:r>
        <w:rPr>
          <w:rFonts w:ascii="Times New Roman" w:hAnsi="Times New Roman"/>
          <w:color w:val="191919"/>
          <w:sz w:val="20"/>
          <w:szCs w:val="20"/>
        </w:rPr>
        <w:t xml:space="preserve">COUN   5605     Leadership and School Counseling </w:t>
      </w:r>
    </w:p>
    <w:p w:rsidR="00F42301" w:rsidRDefault="00F42301" w:rsidP="00721764">
      <w:pPr>
        <w:widowControl w:val="0"/>
        <w:tabs>
          <w:tab w:val="left" w:pos="9140"/>
        </w:tabs>
        <w:autoSpaceDE w:val="0"/>
        <w:autoSpaceDN w:val="0"/>
        <w:adjustRightInd w:val="0"/>
        <w:spacing w:after="0"/>
        <w:ind w:left="1944"/>
        <w:rPr>
          <w:rFonts w:ascii="Times New Roman" w:hAnsi="Times New Roman"/>
          <w:b/>
          <w:bCs/>
          <w:color w:val="191919"/>
          <w:sz w:val="20"/>
          <w:szCs w:val="20"/>
        </w:rPr>
      </w:pPr>
    </w:p>
    <w:p w:rsidR="00F42301" w:rsidRDefault="00F42301" w:rsidP="00721764">
      <w:pPr>
        <w:widowControl w:val="0"/>
        <w:tabs>
          <w:tab w:val="left" w:pos="9140"/>
        </w:tabs>
        <w:autoSpaceDE w:val="0"/>
        <w:autoSpaceDN w:val="0"/>
        <w:adjustRightInd w:val="0"/>
        <w:spacing w:after="0"/>
        <w:ind w:left="1944"/>
        <w:rPr>
          <w:rFonts w:ascii="Times New Roman" w:hAnsi="Times New Roman"/>
          <w:b/>
          <w:bCs/>
          <w:color w:val="191919"/>
          <w:sz w:val="20"/>
          <w:szCs w:val="20"/>
        </w:rPr>
      </w:pPr>
      <w:r>
        <w:rPr>
          <w:rFonts w:ascii="Times New Roman" w:hAnsi="Times New Roman"/>
          <w:b/>
          <w:bCs/>
          <w:color w:val="191919"/>
          <w:sz w:val="20"/>
          <w:szCs w:val="20"/>
        </w:rPr>
        <w:t>Required for Certification and Degree Program</w:t>
      </w:r>
    </w:p>
    <w:p w:rsidR="00F42301" w:rsidRDefault="00F42301" w:rsidP="00721764">
      <w:pPr>
        <w:widowControl w:val="0"/>
        <w:tabs>
          <w:tab w:val="left" w:pos="9140"/>
        </w:tabs>
        <w:autoSpaceDE w:val="0"/>
        <w:autoSpaceDN w:val="0"/>
        <w:adjustRightInd w:val="0"/>
        <w:spacing w:after="0"/>
        <w:ind w:left="1944"/>
        <w:rPr>
          <w:rFonts w:ascii="Times New Roman" w:hAnsi="Times New Roman"/>
          <w:b/>
          <w:bCs/>
          <w:color w:val="191919"/>
          <w:sz w:val="20"/>
          <w:szCs w:val="20"/>
        </w:rPr>
      </w:pPr>
    </w:p>
    <w:p w:rsidR="00F42301" w:rsidRDefault="00F42301" w:rsidP="00721764">
      <w:pPr>
        <w:widowControl w:val="0"/>
        <w:tabs>
          <w:tab w:val="left" w:pos="9140"/>
        </w:tabs>
        <w:autoSpaceDE w:val="0"/>
        <w:autoSpaceDN w:val="0"/>
        <w:adjustRightInd w:val="0"/>
        <w:spacing w:after="0"/>
        <w:ind w:left="1944"/>
        <w:rPr>
          <w:rFonts w:ascii="Times New Roman" w:hAnsi="Times New Roman"/>
          <w:color w:val="000000"/>
          <w:sz w:val="20"/>
          <w:szCs w:val="20"/>
        </w:rPr>
      </w:pPr>
      <w:r>
        <w:rPr>
          <w:rFonts w:ascii="Times New Roman" w:hAnsi="Times New Roman"/>
          <w:b/>
          <w:bCs/>
          <w:color w:val="191919"/>
          <w:sz w:val="20"/>
          <w:szCs w:val="20"/>
        </w:rPr>
        <w:t>A</w:t>
      </w:r>
      <w:r>
        <w:rPr>
          <w:rFonts w:ascii="Times New Roman" w:hAnsi="Times New Roman"/>
          <w:b/>
          <w:bCs/>
          <w:color w:val="191919"/>
          <w:spacing w:val="-4"/>
          <w:sz w:val="20"/>
          <w:szCs w:val="20"/>
        </w:rPr>
        <w:t>r</w:t>
      </w:r>
      <w:r>
        <w:rPr>
          <w:rFonts w:ascii="Times New Roman" w:hAnsi="Times New Roman"/>
          <w:b/>
          <w:bCs/>
          <w:color w:val="191919"/>
          <w:sz w:val="20"/>
          <w:szCs w:val="20"/>
        </w:rPr>
        <w:t>ea</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A</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 Foundation</w:t>
      </w:r>
      <w:r>
        <w:rPr>
          <w:rFonts w:ascii="Times New Roman" w:hAnsi="Times New Roman"/>
          <w:b/>
          <w:bCs/>
          <w:color w:val="191919"/>
          <w:sz w:val="20"/>
          <w:szCs w:val="20"/>
        </w:rPr>
        <w:tab/>
        <w:t>9 hrs.</w:t>
      </w:r>
    </w:p>
    <w:p w:rsidR="00F42301" w:rsidRDefault="00F42301" w:rsidP="00721764">
      <w:pPr>
        <w:widowControl w:val="0"/>
        <w:tabs>
          <w:tab w:val="left" w:pos="2660"/>
          <w:tab w:val="left" w:pos="3380"/>
        </w:tabs>
        <w:autoSpaceDE w:val="0"/>
        <w:autoSpaceDN w:val="0"/>
        <w:adjustRightInd w:val="0"/>
        <w:spacing w:before="10" w:after="0"/>
        <w:ind w:left="1944"/>
        <w:rPr>
          <w:rFonts w:ascii="Times New Roman" w:hAnsi="Times New Roman"/>
          <w:color w:val="000000"/>
          <w:sz w:val="20"/>
          <w:szCs w:val="20"/>
        </w:rPr>
      </w:pPr>
      <w:r>
        <w:rPr>
          <w:rFonts w:ascii="Times New Roman" w:hAnsi="Times New Roman"/>
          <w:color w:val="191919"/>
          <w:sz w:val="20"/>
          <w:szCs w:val="20"/>
        </w:rPr>
        <w:t>COUN</w:t>
      </w:r>
      <w:r>
        <w:rPr>
          <w:rFonts w:ascii="Times New Roman" w:hAnsi="Times New Roman"/>
          <w:color w:val="191919"/>
          <w:sz w:val="20"/>
          <w:szCs w:val="20"/>
        </w:rPr>
        <w:tab/>
        <w:t>5501     Lifespan Development</w:t>
      </w:r>
    </w:p>
    <w:p w:rsidR="00F42301" w:rsidRDefault="00F42301" w:rsidP="00721764">
      <w:pPr>
        <w:widowControl w:val="0"/>
        <w:tabs>
          <w:tab w:val="left" w:pos="2660"/>
          <w:tab w:val="left" w:pos="3380"/>
        </w:tabs>
        <w:autoSpaceDE w:val="0"/>
        <w:autoSpaceDN w:val="0"/>
        <w:adjustRightInd w:val="0"/>
        <w:spacing w:before="10" w:after="0"/>
        <w:ind w:left="1944"/>
        <w:rPr>
          <w:rFonts w:ascii="Times New Roman" w:hAnsi="Times New Roman"/>
          <w:color w:val="191919"/>
          <w:sz w:val="20"/>
          <w:szCs w:val="20"/>
        </w:rPr>
      </w:pPr>
      <w:r>
        <w:rPr>
          <w:rFonts w:ascii="Times New Roman" w:hAnsi="Times New Roman"/>
          <w:color w:val="191919"/>
          <w:sz w:val="20"/>
          <w:szCs w:val="20"/>
        </w:rPr>
        <w:t>COUN</w:t>
      </w:r>
      <w:r>
        <w:rPr>
          <w:rFonts w:ascii="Times New Roman" w:hAnsi="Times New Roman"/>
          <w:color w:val="191919"/>
          <w:sz w:val="20"/>
          <w:szCs w:val="20"/>
        </w:rPr>
        <w:tab/>
        <w:t>5500    Theories of Counseling</w:t>
      </w:r>
    </w:p>
    <w:p w:rsidR="00F42301" w:rsidRDefault="00F42301" w:rsidP="00721764">
      <w:pPr>
        <w:widowControl w:val="0"/>
        <w:tabs>
          <w:tab w:val="left" w:pos="2660"/>
          <w:tab w:val="left" w:pos="3380"/>
        </w:tabs>
        <w:autoSpaceDE w:val="0"/>
        <w:autoSpaceDN w:val="0"/>
        <w:adjustRightInd w:val="0"/>
        <w:spacing w:before="10" w:after="0"/>
        <w:ind w:left="1944"/>
        <w:rPr>
          <w:rFonts w:ascii="Times New Roman" w:hAnsi="Times New Roman"/>
          <w:color w:val="000000"/>
          <w:sz w:val="20"/>
          <w:szCs w:val="20"/>
        </w:rPr>
      </w:pPr>
      <w:r>
        <w:rPr>
          <w:rFonts w:ascii="Times New Roman" w:hAnsi="Times New Roman"/>
          <w:color w:val="191919"/>
          <w:sz w:val="20"/>
          <w:szCs w:val="20"/>
        </w:rPr>
        <w:t>COUN</w:t>
      </w:r>
      <w:r>
        <w:rPr>
          <w:rFonts w:ascii="Times New Roman" w:hAnsi="Times New Roman"/>
          <w:color w:val="191919"/>
          <w:sz w:val="20"/>
          <w:szCs w:val="20"/>
        </w:rPr>
        <w:tab/>
        <w:t>5600     Ethical and Legal Issues in Counseling</w:t>
      </w:r>
    </w:p>
    <w:p w:rsidR="00F42301" w:rsidRDefault="00F42301" w:rsidP="00721764">
      <w:pPr>
        <w:widowControl w:val="0"/>
        <w:autoSpaceDE w:val="0"/>
        <w:autoSpaceDN w:val="0"/>
        <w:adjustRightInd w:val="0"/>
        <w:spacing w:before="10" w:after="0" w:line="240" w:lineRule="exact"/>
        <w:rPr>
          <w:rFonts w:ascii="Times New Roman" w:hAnsi="Times New Roman"/>
          <w:color w:val="000000"/>
          <w:sz w:val="24"/>
          <w:szCs w:val="24"/>
        </w:rPr>
      </w:pPr>
    </w:p>
    <w:p w:rsidR="00F42301" w:rsidRDefault="00F42301" w:rsidP="00721764">
      <w:pPr>
        <w:widowControl w:val="0"/>
        <w:tabs>
          <w:tab w:val="left" w:pos="9140"/>
        </w:tabs>
        <w:autoSpaceDE w:val="0"/>
        <w:autoSpaceDN w:val="0"/>
        <w:adjustRightInd w:val="0"/>
        <w:spacing w:after="0"/>
        <w:ind w:left="1944"/>
        <w:rPr>
          <w:rFonts w:ascii="Times New Roman" w:hAnsi="Times New Roman"/>
          <w:color w:val="000000"/>
          <w:sz w:val="20"/>
          <w:szCs w:val="20"/>
        </w:rPr>
      </w:pPr>
      <w:r>
        <w:rPr>
          <w:rFonts w:ascii="Times New Roman" w:hAnsi="Times New Roman"/>
          <w:b/>
          <w:bCs/>
          <w:color w:val="191919"/>
          <w:sz w:val="20"/>
          <w:szCs w:val="20"/>
        </w:rPr>
        <w:t>A</w:t>
      </w:r>
      <w:r>
        <w:rPr>
          <w:rFonts w:ascii="Times New Roman" w:hAnsi="Times New Roman"/>
          <w:b/>
          <w:bCs/>
          <w:color w:val="191919"/>
          <w:spacing w:val="-4"/>
          <w:sz w:val="20"/>
          <w:szCs w:val="20"/>
        </w:rPr>
        <w:t>r</w:t>
      </w:r>
      <w:r>
        <w:rPr>
          <w:rFonts w:ascii="Times New Roman" w:hAnsi="Times New Roman"/>
          <w:b/>
          <w:bCs/>
          <w:color w:val="191919"/>
          <w:sz w:val="20"/>
          <w:szCs w:val="20"/>
        </w:rPr>
        <w:t xml:space="preserve">ea B – Nature of the Learner </w:t>
      </w:r>
      <w:r>
        <w:rPr>
          <w:rFonts w:ascii="Times New Roman" w:hAnsi="Times New Roman"/>
          <w:b/>
          <w:bCs/>
          <w:color w:val="191919"/>
          <w:sz w:val="20"/>
          <w:szCs w:val="20"/>
        </w:rPr>
        <w:tab/>
        <w:t>9 hrs.</w:t>
      </w:r>
    </w:p>
    <w:p w:rsidR="00F42301" w:rsidRDefault="00F42301" w:rsidP="00721764">
      <w:pPr>
        <w:widowControl w:val="0"/>
        <w:tabs>
          <w:tab w:val="left" w:pos="2660"/>
          <w:tab w:val="left" w:pos="4100"/>
        </w:tabs>
        <w:autoSpaceDE w:val="0"/>
        <w:autoSpaceDN w:val="0"/>
        <w:adjustRightInd w:val="0"/>
        <w:spacing w:before="10" w:after="0"/>
        <w:ind w:left="1944"/>
        <w:rPr>
          <w:rFonts w:ascii="Times New Roman" w:hAnsi="Times New Roman"/>
          <w:color w:val="191919"/>
          <w:sz w:val="20"/>
          <w:szCs w:val="20"/>
        </w:rPr>
      </w:pPr>
      <w:r>
        <w:rPr>
          <w:rFonts w:ascii="Times New Roman" w:hAnsi="Times New Roman"/>
          <w:color w:val="191919"/>
          <w:sz w:val="20"/>
          <w:szCs w:val="20"/>
        </w:rPr>
        <w:t>COUN</w:t>
      </w:r>
      <w:r>
        <w:rPr>
          <w:rFonts w:ascii="Times New Roman" w:hAnsi="Times New Roman"/>
          <w:color w:val="191919"/>
          <w:sz w:val="20"/>
          <w:szCs w:val="20"/>
        </w:rPr>
        <w:tab/>
        <w:t xml:space="preserve"> 5506     School Counseling Foundations</w:t>
      </w:r>
    </w:p>
    <w:p w:rsidR="00F42301" w:rsidRDefault="00F42301" w:rsidP="00721764">
      <w:pPr>
        <w:widowControl w:val="0"/>
        <w:tabs>
          <w:tab w:val="left" w:pos="2660"/>
          <w:tab w:val="left" w:pos="4100"/>
        </w:tabs>
        <w:autoSpaceDE w:val="0"/>
        <w:autoSpaceDN w:val="0"/>
        <w:adjustRightInd w:val="0"/>
        <w:spacing w:before="10" w:after="0"/>
        <w:ind w:left="1944"/>
        <w:rPr>
          <w:rFonts w:ascii="Times New Roman" w:hAnsi="Times New Roman"/>
          <w:color w:val="191919"/>
          <w:sz w:val="20"/>
          <w:szCs w:val="20"/>
        </w:rPr>
      </w:pPr>
      <w:r>
        <w:rPr>
          <w:rFonts w:ascii="Times New Roman" w:hAnsi="Times New Roman"/>
          <w:color w:val="191919"/>
          <w:sz w:val="20"/>
          <w:szCs w:val="20"/>
        </w:rPr>
        <w:t>COUN</w:t>
      </w:r>
      <w:r>
        <w:rPr>
          <w:rFonts w:ascii="Times New Roman" w:hAnsi="Times New Roman"/>
          <w:color w:val="191919"/>
          <w:sz w:val="20"/>
          <w:szCs w:val="20"/>
        </w:rPr>
        <w:tab/>
        <w:t>5525      School Counseling in P-12</w:t>
      </w:r>
    </w:p>
    <w:p w:rsidR="00F42301" w:rsidRDefault="00F42301" w:rsidP="00721764">
      <w:pPr>
        <w:widowControl w:val="0"/>
        <w:tabs>
          <w:tab w:val="left" w:pos="2660"/>
          <w:tab w:val="left" w:pos="4100"/>
        </w:tabs>
        <w:autoSpaceDE w:val="0"/>
        <w:autoSpaceDN w:val="0"/>
        <w:adjustRightInd w:val="0"/>
        <w:spacing w:before="10" w:after="0"/>
        <w:ind w:left="1944"/>
        <w:rPr>
          <w:rFonts w:ascii="Times New Roman" w:hAnsi="Times New Roman"/>
          <w:color w:val="000000"/>
          <w:sz w:val="20"/>
          <w:szCs w:val="20"/>
        </w:rPr>
      </w:pPr>
      <w:r>
        <w:rPr>
          <w:rFonts w:ascii="Times New Roman" w:hAnsi="Times New Roman"/>
          <w:color w:val="191919"/>
          <w:sz w:val="20"/>
          <w:szCs w:val="20"/>
        </w:rPr>
        <w:t>COUN</w:t>
      </w:r>
      <w:r>
        <w:rPr>
          <w:rFonts w:ascii="Times New Roman" w:hAnsi="Times New Roman"/>
          <w:color w:val="191919"/>
          <w:sz w:val="20"/>
          <w:szCs w:val="20"/>
        </w:rPr>
        <w:tab/>
        <w:t>5520      Multicultural Counseling: Theory and Practice</w:t>
      </w:r>
    </w:p>
    <w:p w:rsidR="00F42301" w:rsidRDefault="00F42301" w:rsidP="00721764">
      <w:pPr>
        <w:widowControl w:val="0"/>
        <w:autoSpaceDE w:val="0"/>
        <w:autoSpaceDN w:val="0"/>
        <w:adjustRightInd w:val="0"/>
        <w:spacing w:before="10" w:after="0" w:line="240" w:lineRule="exact"/>
        <w:rPr>
          <w:rFonts w:ascii="Times New Roman" w:hAnsi="Times New Roman"/>
          <w:color w:val="000000"/>
          <w:sz w:val="24"/>
          <w:szCs w:val="24"/>
        </w:rPr>
      </w:pPr>
    </w:p>
    <w:p w:rsidR="00F42301" w:rsidRDefault="00F42301" w:rsidP="00721764">
      <w:pPr>
        <w:widowControl w:val="0"/>
        <w:tabs>
          <w:tab w:val="left" w:pos="9140"/>
        </w:tabs>
        <w:autoSpaceDE w:val="0"/>
        <w:autoSpaceDN w:val="0"/>
        <w:adjustRightInd w:val="0"/>
        <w:spacing w:after="0"/>
        <w:ind w:left="1944"/>
        <w:rPr>
          <w:rFonts w:ascii="Times New Roman" w:hAnsi="Times New Roman"/>
          <w:color w:val="000000"/>
          <w:sz w:val="20"/>
          <w:szCs w:val="20"/>
        </w:rPr>
      </w:pPr>
      <w:r w:rsidRPr="003F2CF3">
        <w:rPr>
          <w:rFonts w:ascii="Calibri" w:hAnsi="Calibri"/>
          <w:noProof/>
          <w:lang w:eastAsia="en-US"/>
        </w:rPr>
        <w:pict>
          <v:shape id="_x0000_s3846" type="#_x0000_t202" style="position:absolute;left:0;text-align:left;margin-left:17.75pt;margin-top:2.5pt;width:1in;height:184.3pt;z-index:-251481088;mso-position-horizontal-relative:page" o:allowincell="f" filled="f" stroked="f">
            <v:textbox style="layout-flow:vertical;mso-layout-flow-alt:bottom-to-top" inset="0,0,0,0">
              <w:txbxContent>
                <w:p w:rsidR="00F42301" w:rsidRDefault="00F42301" w:rsidP="00721764">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E</w:t>
                  </w:r>
                  <w:r>
                    <w:rPr>
                      <w:rFonts w:ascii="Impact" w:hAnsi="Impact" w:cs="Impact"/>
                      <w:color w:val="A3A3A3"/>
                      <w:spacing w:val="-115"/>
                      <w:position w:val="1"/>
                      <w:sz w:val="105"/>
                      <w:szCs w:val="105"/>
                    </w:rPr>
                    <w:t xml:space="preserve"> </w:t>
                  </w:r>
                </w:p>
              </w:txbxContent>
            </v:textbox>
            <w10:wrap anchorx="page"/>
          </v:shape>
        </w:pict>
      </w:r>
      <w:r>
        <w:rPr>
          <w:rFonts w:ascii="Times New Roman" w:hAnsi="Times New Roman"/>
          <w:b/>
          <w:bCs/>
          <w:color w:val="191919"/>
          <w:sz w:val="20"/>
          <w:szCs w:val="20"/>
        </w:rPr>
        <w:t>A</w:t>
      </w:r>
      <w:r>
        <w:rPr>
          <w:rFonts w:ascii="Times New Roman" w:hAnsi="Times New Roman"/>
          <w:b/>
          <w:bCs/>
          <w:color w:val="191919"/>
          <w:spacing w:val="-4"/>
          <w:sz w:val="20"/>
          <w:szCs w:val="20"/>
        </w:rPr>
        <w:t>r</w:t>
      </w:r>
      <w:r>
        <w:rPr>
          <w:rFonts w:ascii="Times New Roman" w:hAnsi="Times New Roman"/>
          <w:b/>
          <w:bCs/>
          <w:color w:val="191919"/>
          <w:sz w:val="20"/>
          <w:szCs w:val="20"/>
        </w:rPr>
        <w:t>ea C – Clinical Skills</w:t>
      </w:r>
      <w:r>
        <w:rPr>
          <w:rFonts w:ascii="Times New Roman" w:hAnsi="Times New Roman"/>
          <w:b/>
          <w:bCs/>
          <w:color w:val="191919"/>
          <w:sz w:val="20"/>
          <w:szCs w:val="20"/>
        </w:rPr>
        <w:tab/>
        <w:t>24 hrs.</w:t>
      </w:r>
    </w:p>
    <w:p w:rsidR="00F42301" w:rsidRDefault="00F42301" w:rsidP="00721764">
      <w:pPr>
        <w:widowControl w:val="0"/>
        <w:autoSpaceDE w:val="0"/>
        <w:autoSpaceDN w:val="0"/>
        <w:adjustRightInd w:val="0"/>
        <w:spacing w:before="10" w:after="0" w:line="250" w:lineRule="auto"/>
        <w:ind w:left="1944" w:right="4652"/>
        <w:rPr>
          <w:rFonts w:ascii="Times New Roman" w:hAnsi="Times New Roman"/>
          <w:color w:val="000000"/>
          <w:sz w:val="20"/>
          <w:szCs w:val="20"/>
        </w:rPr>
      </w:pPr>
      <w:r>
        <w:rPr>
          <w:rFonts w:ascii="Times New Roman" w:hAnsi="Times New Roman"/>
          <w:color w:val="191919"/>
          <w:sz w:val="20"/>
          <w:szCs w:val="20"/>
        </w:rPr>
        <w:t>COUN 5512 Counseling Strategies and</w:t>
      </w:r>
      <w:r>
        <w:rPr>
          <w:rFonts w:ascii="Times New Roman" w:hAnsi="Times New Roman"/>
          <w:color w:val="191919"/>
          <w:spacing w:val="-4"/>
          <w:sz w:val="20"/>
          <w:szCs w:val="20"/>
        </w:rPr>
        <w:t xml:space="preserve"> </w:t>
      </w:r>
      <w:r>
        <w:rPr>
          <w:rFonts w:ascii="Times New Roman" w:hAnsi="Times New Roman"/>
          <w:color w:val="191919"/>
          <w:spacing w:val="-14"/>
          <w:sz w:val="20"/>
          <w:szCs w:val="20"/>
        </w:rPr>
        <w:t>T</w:t>
      </w:r>
      <w:r>
        <w:rPr>
          <w:rFonts w:ascii="Times New Roman" w:hAnsi="Times New Roman"/>
          <w:color w:val="191919"/>
          <w:sz w:val="20"/>
          <w:szCs w:val="20"/>
        </w:rPr>
        <w:t>echniques COUN 5515 Group Counseling and Dynamics COUN 5517 Family Counseling</w:t>
      </w:r>
    </w:p>
    <w:p w:rsidR="00F42301" w:rsidRDefault="00F42301" w:rsidP="00721764">
      <w:pPr>
        <w:widowControl w:val="0"/>
        <w:autoSpaceDE w:val="0"/>
        <w:autoSpaceDN w:val="0"/>
        <w:adjustRightInd w:val="0"/>
        <w:spacing w:before="10" w:after="0"/>
        <w:ind w:left="1944"/>
        <w:rPr>
          <w:rFonts w:ascii="Times New Roman" w:hAnsi="Times New Roman"/>
          <w:color w:val="000000"/>
          <w:sz w:val="20"/>
          <w:szCs w:val="20"/>
        </w:rPr>
      </w:pPr>
      <w:r>
        <w:rPr>
          <w:rFonts w:ascii="Times New Roman" w:hAnsi="Times New Roman"/>
          <w:color w:val="191919"/>
          <w:sz w:val="20"/>
          <w:szCs w:val="20"/>
        </w:rPr>
        <w:t>COUN 5531 Career Development and Counseling</w:t>
      </w:r>
    </w:p>
    <w:p w:rsidR="00F42301" w:rsidRDefault="00F42301" w:rsidP="00721764">
      <w:pPr>
        <w:widowControl w:val="0"/>
        <w:autoSpaceDE w:val="0"/>
        <w:autoSpaceDN w:val="0"/>
        <w:adjustRightInd w:val="0"/>
        <w:spacing w:before="10" w:after="0" w:line="250" w:lineRule="auto"/>
        <w:ind w:left="1944" w:right="6673"/>
        <w:rPr>
          <w:rFonts w:ascii="Times New Roman" w:hAnsi="Times New Roman"/>
          <w:color w:val="000000"/>
          <w:sz w:val="20"/>
          <w:szCs w:val="20"/>
        </w:rPr>
      </w:pPr>
      <w:r>
        <w:rPr>
          <w:rFonts w:ascii="Times New Roman" w:hAnsi="Times New Roman"/>
          <w:color w:val="191919"/>
          <w:sz w:val="20"/>
          <w:szCs w:val="20"/>
        </w:rPr>
        <w:t>COUN 5540 Consultation COUN 5570 Practicum COUN 5595 Internship</w:t>
      </w:r>
    </w:p>
    <w:p w:rsidR="00F42301" w:rsidRDefault="00F42301" w:rsidP="00721764">
      <w:pPr>
        <w:widowControl w:val="0"/>
        <w:autoSpaceDE w:val="0"/>
        <w:autoSpaceDN w:val="0"/>
        <w:adjustRightInd w:val="0"/>
        <w:spacing w:after="0"/>
        <w:ind w:left="1944"/>
        <w:rPr>
          <w:rFonts w:ascii="Times New Roman" w:hAnsi="Times New Roman"/>
          <w:color w:val="191919"/>
          <w:sz w:val="20"/>
          <w:szCs w:val="20"/>
        </w:rPr>
      </w:pPr>
      <w:r>
        <w:rPr>
          <w:rFonts w:ascii="Times New Roman" w:hAnsi="Times New Roman"/>
          <w:color w:val="191919"/>
          <w:sz w:val="20"/>
          <w:szCs w:val="20"/>
        </w:rPr>
        <w:t>COUN 5600 Legal and Ethical Issues in Counseling</w:t>
      </w:r>
    </w:p>
    <w:p w:rsidR="00F42301" w:rsidRDefault="00F42301" w:rsidP="00721764">
      <w:pPr>
        <w:widowControl w:val="0"/>
        <w:autoSpaceDE w:val="0"/>
        <w:autoSpaceDN w:val="0"/>
        <w:adjustRightInd w:val="0"/>
        <w:spacing w:after="0"/>
        <w:ind w:left="1944"/>
        <w:rPr>
          <w:rFonts w:ascii="Times New Roman" w:hAnsi="Times New Roman"/>
          <w:color w:val="000000"/>
          <w:sz w:val="20"/>
          <w:szCs w:val="20"/>
        </w:rPr>
      </w:pPr>
      <w:r>
        <w:rPr>
          <w:rFonts w:ascii="Times New Roman" w:hAnsi="Times New Roman"/>
          <w:color w:val="191919"/>
          <w:sz w:val="20"/>
          <w:szCs w:val="20"/>
        </w:rPr>
        <w:t>COUN 5610 Crisis Counseling and Intervention</w:t>
      </w:r>
    </w:p>
    <w:p w:rsidR="00F42301" w:rsidRDefault="00F42301" w:rsidP="00721764">
      <w:pPr>
        <w:widowControl w:val="0"/>
        <w:autoSpaceDE w:val="0"/>
        <w:autoSpaceDN w:val="0"/>
        <w:adjustRightInd w:val="0"/>
        <w:spacing w:before="10" w:after="0" w:line="240" w:lineRule="exact"/>
        <w:rPr>
          <w:rFonts w:ascii="Times New Roman" w:hAnsi="Times New Roman"/>
          <w:color w:val="000000"/>
          <w:sz w:val="24"/>
          <w:szCs w:val="24"/>
        </w:rPr>
      </w:pPr>
    </w:p>
    <w:p w:rsidR="00F42301" w:rsidRDefault="00F42301" w:rsidP="00721764">
      <w:pPr>
        <w:widowControl w:val="0"/>
        <w:tabs>
          <w:tab w:val="left" w:pos="9140"/>
        </w:tabs>
        <w:autoSpaceDE w:val="0"/>
        <w:autoSpaceDN w:val="0"/>
        <w:adjustRightInd w:val="0"/>
        <w:spacing w:after="0"/>
        <w:ind w:left="1944"/>
        <w:rPr>
          <w:rFonts w:ascii="Times New Roman" w:hAnsi="Times New Roman"/>
          <w:color w:val="000000"/>
          <w:sz w:val="20"/>
          <w:szCs w:val="20"/>
        </w:rPr>
      </w:pPr>
      <w:r>
        <w:rPr>
          <w:rFonts w:ascii="Times New Roman" w:hAnsi="Times New Roman"/>
          <w:b/>
          <w:bCs/>
          <w:color w:val="191919"/>
          <w:sz w:val="20"/>
          <w:szCs w:val="20"/>
        </w:rPr>
        <w:t>A</w:t>
      </w:r>
      <w:r>
        <w:rPr>
          <w:rFonts w:ascii="Times New Roman" w:hAnsi="Times New Roman"/>
          <w:b/>
          <w:bCs/>
          <w:color w:val="191919"/>
          <w:spacing w:val="-4"/>
          <w:sz w:val="20"/>
          <w:szCs w:val="20"/>
        </w:rPr>
        <w:t>r</w:t>
      </w:r>
      <w:r>
        <w:rPr>
          <w:rFonts w:ascii="Times New Roman" w:hAnsi="Times New Roman"/>
          <w:b/>
          <w:bCs/>
          <w:color w:val="191919"/>
          <w:sz w:val="20"/>
          <w:szCs w:val="20"/>
        </w:rPr>
        <w:t>ea D: Resea</w:t>
      </w:r>
      <w:r>
        <w:rPr>
          <w:rFonts w:ascii="Times New Roman" w:hAnsi="Times New Roman"/>
          <w:b/>
          <w:bCs/>
          <w:color w:val="191919"/>
          <w:spacing w:val="-4"/>
          <w:sz w:val="20"/>
          <w:szCs w:val="20"/>
        </w:rPr>
        <w:t>r</w:t>
      </w:r>
      <w:r>
        <w:rPr>
          <w:rFonts w:ascii="Times New Roman" w:hAnsi="Times New Roman"/>
          <w:b/>
          <w:bCs/>
          <w:color w:val="191919"/>
          <w:sz w:val="20"/>
          <w:szCs w:val="20"/>
        </w:rPr>
        <w:t>ch</w:t>
      </w:r>
      <w:r>
        <w:rPr>
          <w:rFonts w:ascii="Times New Roman" w:hAnsi="Times New Roman"/>
          <w:b/>
          <w:bCs/>
          <w:color w:val="191919"/>
          <w:sz w:val="20"/>
          <w:szCs w:val="20"/>
        </w:rPr>
        <w:tab/>
        <w:t>3 hrs.</w:t>
      </w:r>
    </w:p>
    <w:p w:rsidR="00F42301" w:rsidRPr="00334963" w:rsidRDefault="00F42301" w:rsidP="00721764">
      <w:pPr>
        <w:widowControl w:val="0"/>
        <w:autoSpaceDE w:val="0"/>
        <w:autoSpaceDN w:val="0"/>
        <w:adjustRightInd w:val="0"/>
        <w:spacing w:before="10" w:after="0"/>
        <w:ind w:left="1944"/>
        <w:rPr>
          <w:rFonts w:ascii="Times New Roman" w:hAnsi="Times New Roman"/>
          <w:color w:val="000000"/>
          <w:sz w:val="20"/>
          <w:szCs w:val="20"/>
        </w:rPr>
      </w:pPr>
      <w:r>
        <w:rPr>
          <w:rFonts w:ascii="Times New Roman" w:hAnsi="Times New Roman"/>
          <w:color w:val="191919"/>
          <w:sz w:val="20"/>
          <w:szCs w:val="20"/>
        </w:rPr>
        <w:t>COUN 5510</w:t>
      </w:r>
      <w:r>
        <w:rPr>
          <w:rFonts w:ascii="Times New Roman" w:hAnsi="Times New Roman"/>
          <w:color w:val="191919"/>
          <w:spacing w:val="-11"/>
          <w:sz w:val="20"/>
          <w:szCs w:val="20"/>
        </w:rPr>
        <w:t xml:space="preserve"> </w:t>
      </w:r>
      <w:r>
        <w:rPr>
          <w:rFonts w:ascii="Times New Roman" w:hAnsi="Times New Roman"/>
          <w:color w:val="191919"/>
          <w:sz w:val="20"/>
          <w:szCs w:val="20"/>
        </w:rPr>
        <w:t>Assessment and</w:t>
      </w:r>
      <w:r>
        <w:rPr>
          <w:rFonts w:ascii="Times New Roman" w:hAnsi="Times New Roman"/>
          <w:color w:val="191919"/>
          <w:spacing w:val="-11"/>
          <w:sz w:val="20"/>
          <w:szCs w:val="20"/>
        </w:rPr>
        <w:t xml:space="preserve"> </w:t>
      </w:r>
      <w:r>
        <w:rPr>
          <w:rFonts w:ascii="Times New Roman" w:hAnsi="Times New Roman"/>
          <w:color w:val="191919"/>
          <w:sz w:val="20"/>
          <w:szCs w:val="20"/>
        </w:rPr>
        <w:t>Appraisal</w:t>
      </w:r>
    </w:p>
    <w:p w:rsidR="00F42301" w:rsidRDefault="00F42301" w:rsidP="00721764">
      <w:pPr>
        <w:widowControl w:val="0"/>
        <w:autoSpaceDE w:val="0"/>
        <w:autoSpaceDN w:val="0"/>
        <w:adjustRightInd w:val="0"/>
        <w:spacing w:before="10" w:after="0"/>
        <w:ind w:left="1944"/>
        <w:rPr>
          <w:rFonts w:ascii="Times New Roman" w:hAnsi="Times New Roman"/>
          <w:color w:val="000000"/>
          <w:sz w:val="20"/>
          <w:szCs w:val="20"/>
        </w:rPr>
      </w:pPr>
      <w:r>
        <w:rPr>
          <w:rFonts w:ascii="Times New Roman" w:hAnsi="Times New Roman"/>
          <w:color w:val="191919"/>
          <w:sz w:val="20"/>
          <w:szCs w:val="20"/>
        </w:rPr>
        <w:t>COUN 5620 Research and Program Evaluation for Counselors</w:t>
      </w:r>
    </w:p>
    <w:p w:rsidR="00F42301" w:rsidRDefault="00F42301" w:rsidP="00721764">
      <w:pPr>
        <w:widowControl w:val="0"/>
        <w:autoSpaceDE w:val="0"/>
        <w:autoSpaceDN w:val="0"/>
        <w:adjustRightInd w:val="0"/>
        <w:spacing w:before="10" w:after="0"/>
        <w:ind w:left="1944"/>
        <w:rPr>
          <w:rFonts w:ascii="Times New Roman" w:hAnsi="Times New Roman"/>
          <w:color w:val="000000"/>
          <w:sz w:val="20"/>
          <w:szCs w:val="20"/>
        </w:rPr>
      </w:pPr>
      <w:r>
        <w:rPr>
          <w:rFonts w:ascii="Times New Roman" w:hAnsi="Times New Roman"/>
          <w:color w:val="191919"/>
          <w:sz w:val="20"/>
          <w:szCs w:val="20"/>
        </w:rPr>
        <w:t>COUN 5596</w:t>
      </w:r>
      <w:r>
        <w:rPr>
          <w:rFonts w:ascii="Times New Roman" w:hAnsi="Times New Roman"/>
          <w:color w:val="191919"/>
          <w:spacing w:val="-4"/>
          <w:sz w:val="20"/>
          <w:szCs w:val="20"/>
        </w:rPr>
        <w:t xml:space="preserve"> </w:t>
      </w:r>
      <w:r>
        <w:rPr>
          <w:rFonts w:ascii="Times New Roman" w:hAnsi="Times New Roman"/>
          <w:color w:val="191919"/>
          <w:sz w:val="20"/>
          <w:szCs w:val="20"/>
        </w:rPr>
        <w:t>Thesis</w:t>
      </w:r>
    </w:p>
    <w:p w:rsidR="00F42301" w:rsidRDefault="00F42301" w:rsidP="00721764">
      <w:pPr>
        <w:widowControl w:val="0"/>
        <w:autoSpaceDE w:val="0"/>
        <w:autoSpaceDN w:val="0"/>
        <w:adjustRightInd w:val="0"/>
        <w:spacing w:before="10" w:after="0" w:line="240" w:lineRule="exact"/>
        <w:rPr>
          <w:rFonts w:ascii="Times New Roman" w:hAnsi="Times New Roman"/>
          <w:color w:val="000000"/>
          <w:sz w:val="24"/>
          <w:szCs w:val="24"/>
        </w:rPr>
      </w:pPr>
    </w:p>
    <w:p w:rsidR="00F42301" w:rsidRDefault="00F42301" w:rsidP="00721764">
      <w:pPr>
        <w:widowControl w:val="0"/>
        <w:tabs>
          <w:tab w:val="left" w:pos="9140"/>
        </w:tabs>
        <w:autoSpaceDE w:val="0"/>
        <w:autoSpaceDN w:val="0"/>
        <w:adjustRightInd w:val="0"/>
        <w:spacing w:after="0"/>
        <w:ind w:left="1944"/>
        <w:rPr>
          <w:rFonts w:ascii="Times New Roman" w:hAnsi="Times New Roman"/>
          <w:color w:val="000000"/>
          <w:sz w:val="20"/>
          <w:szCs w:val="20"/>
        </w:rPr>
      </w:pPr>
      <w:r>
        <w:rPr>
          <w:rFonts w:ascii="Times New Roman" w:hAnsi="Times New Roman"/>
          <w:b/>
          <w:bCs/>
          <w:color w:val="191919"/>
          <w:sz w:val="20"/>
          <w:szCs w:val="20"/>
        </w:rPr>
        <w:t>A</w:t>
      </w:r>
      <w:r>
        <w:rPr>
          <w:rFonts w:ascii="Times New Roman" w:hAnsi="Times New Roman"/>
          <w:b/>
          <w:bCs/>
          <w:color w:val="191919"/>
          <w:spacing w:val="-4"/>
          <w:sz w:val="20"/>
          <w:szCs w:val="20"/>
        </w:rPr>
        <w:t>r</w:t>
      </w:r>
      <w:r>
        <w:rPr>
          <w:rFonts w:ascii="Times New Roman" w:hAnsi="Times New Roman"/>
          <w:b/>
          <w:bCs/>
          <w:color w:val="191919"/>
          <w:sz w:val="20"/>
          <w:szCs w:val="20"/>
        </w:rPr>
        <w:t>ea E: Electives</w:t>
      </w:r>
      <w:r>
        <w:rPr>
          <w:rFonts w:ascii="Times New Roman" w:hAnsi="Times New Roman"/>
          <w:b/>
          <w:bCs/>
          <w:color w:val="191919"/>
          <w:sz w:val="20"/>
          <w:szCs w:val="20"/>
        </w:rPr>
        <w:tab/>
        <w:t>3-6 hrs.</w:t>
      </w:r>
    </w:p>
    <w:p w:rsidR="00F42301" w:rsidRDefault="00F42301" w:rsidP="00721764">
      <w:pPr>
        <w:widowControl w:val="0"/>
        <w:autoSpaceDE w:val="0"/>
        <w:autoSpaceDN w:val="0"/>
        <w:adjustRightInd w:val="0"/>
        <w:spacing w:before="10" w:after="0" w:line="250" w:lineRule="auto"/>
        <w:ind w:left="1944" w:right="4901"/>
        <w:jc w:val="both"/>
        <w:rPr>
          <w:rFonts w:ascii="Times New Roman" w:hAnsi="Times New Roman"/>
          <w:color w:val="000000"/>
          <w:sz w:val="20"/>
          <w:szCs w:val="20"/>
        </w:rPr>
      </w:pPr>
      <w:r>
        <w:rPr>
          <w:rFonts w:ascii="Times New Roman" w:hAnsi="Times New Roman"/>
          <w:color w:val="191919"/>
          <w:sz w:val="20"/>
          <w:szCs w:val="20"/>
        </w:rPr>
        <w:t>COUN 5575 Selected</w:t>
      </w:r>
      <w:r>
        <w:rPr>
          <w:rFonts w:ascii="Times New Roman" w:hAnsi="Times New Roman"/>
          <w:color w:val="191919"/>
          <w:spacing w:val="-3"/>
          <w:sz w:val="20"/>
          <w:szCs w:val="20"/>
        </w:rPr>
        <w:t xml:space="preserve"> </w:t>
      </w:r>
      <w:r>
        <w:rPr>
          <w:rFonts w:ascii="Times New Roman" w:hAnsi="Times New Roman"/>
          <w:color w:val="191919"/>
          <w:spacing w:val="-14"/>
          <w:sz w:val="20"/>
          <w:szCs w:val="20"/>
        </w:rPr>
        <w:t>T</w:t>
      </w:r>
      <w:r>
        <w:rPr>
          <w:rFonts w:ascii="Times New Roman" w:hAnsi="Times New Roman"/>
          <w:color w:val="191919"/>
          <w:sz w:val="20"/>
          <w:szCs w:val="20"/>
        </w:rPr>
        <w:t>opics in Counseling</w:t>
      </w:r>
    </w:p>
    <w:p w:rsidR="00F42301" w:rsidRDefault="00F42301" w:rsidP="00721764">
      <w:pPr>
        <w:widowControl w:val="0"/>
        <w:autoSpaceDE w:val="0"/>
        <w:autoSpaceDN w:val="0"/>
        <w:adjustRightInd w:val="0"/>
        <w:spacing w:before="17" w:after="0" w:line="220" w:lineRule="exact"/>
        <w:rPr>
          <w:rFonts w:ascii="Times New Roman" w:hAnsi="Times New Roman"/>
          <w:color w:val="000000"/>
        </w:rPr>
      </w:pPr>
    </w:p>
    <w:p w:rsidR="00F42301" w:rsidRDefault="00F42301" w:rsidP="00721764">
      <w:pPr>
        <w:widowControl w:val="0"/>
        <w:autoSpaceDE w:val="0"/>
        <w:autoSpaceDN w:val="0"/>
        <w:adjustRightInd w:val="0"/>
        <w:spacing w:after="0"/>
        <w:ind w:left="1944"/>
        <w:rPr>
          <w:rFonts w:ascii="Times New Roman" w:hAnsi="Times New Roman"/>
          <w:color w:val="000000"/>
          <w:sz w:val="20"/>
          <w:szCs w:val="20"/>
        </w:rPr>
      </w:pPr>
      <w:r>
        <w:rPr>
          <w:rFonts w:ascii="Times New Roman" w:hAnsi="Times New Roman"/>
          <w:b/>
          <w:bCs/>
          <w:color w:val="191919"/>
          <w:spacing w:val="-18"/>
          <w:sz w:val="20"/>
          <w:szCs w:val="20"/>
        </w:rPr>
        <w:t>T</w:t>
      </w:r>
      <w:r>
        <w:rPr>
          <w:rFonts w:ascii="Times New Roman" w:hAnsi="Times New Roman"/>
          <w:b/>
          <w:bCs/>
          <w:color w:val="191919"/>
          <w:sz w:val="20"/>
          <w:szCs w:val="20"/>
        </w:rPr>
        <w:t>otal Requi</w:t>
      </w:r>
      <w:r>
        <w:rPr>
          <w:rFonts w:ascii="Times New Roman" w:hAnsi="Times New Roman"/>
          <w:b/>
          <w:bCs/>
          <w:color w:val="191919"/>
          <w:spacing w:val="-4"/>
          <w:sz w:val="20"/>
          <w:szCs w:val="20"/>
        </w:rPr>
        <w:t>r</w:t>
      </w:r>
      <w:r>
        <w:rPr>
          <w:rFonts w:ascii="Times New Roman" w:hAnsi="Times New Roman"/>
          <w:b/>
          <w:bCs/>
          <w:color w:val="191919"/>
          <w:sz w:val="20"/>
          <w:szCs w:val="20"/>
        </w:rPr>
        <w:t>ed Hours</w:t>
      </w:r>
      <w:r>
        <w:rPr>
          <w:rFonts w:ascii="Times New Roman" w:hAnsi="Times New Roman"/>
          <w:b/>
          <w:bCs/>
          <w:color w:val="191919"/>
          <w:spacing w:val="14"/>
          <w:sz w:val="20"/>
          <w:szCs w:val="20"/>
        </w:rPr>
        <w:t xml:space="preserve"> </w:t>
      </w:r>
      <w:r>
        <w:rPr>
          <w:rFonts w:ascii="Times New Roman" w:hAnsi="Times New Roman"/>
          <w:b/>
          <w:bCs/>
          <w:color w:val="191919"/>
          <w:sz w:val="20"/>
          <w:szCs w:val="20"/>
        </w:rPr>
        <w:t>. . . . . . . . . . . . . . . . . . . . . . . . . . . . . . . . . . . . . . . . . . . . . . . . . . . . .48 hrs.</w:t>
      </w:r>
    </w:p>
    <w:p w:rsidR="00F42301" w:rsidRDefault="00F42301" w:rsidP="00721764">
      <w:pPr>
        <w:widowControl w:val="0"/>
        <w:autoSpaceDE w:val="0"/>
        <w:autoSpaceDN w:val="0"/>
        <w:adjustRightInd w:val="0"/>
        <w:spacing w:after="0"/>
        <w:ind w:left="1944"/>
        <w:rPr>
          <w:rFonts w:ascii="Times New Roman" w:hAnsi="Times New Roman"/>
          <w:color w:val="000000"/>
          <w:sz w:val="20"/>
          <w:szCs w:val="20"/>
        </w:rPr>
        <w:sectPr w:rsidR="00F42301">
          <w:footerReference w:type="even" r:id="rId50"/>
          <w:footerReference w:type="default" r:id="rId51"/>
          <w:pgSz w:w="12240" w:h="15840"/>
          <w:pgMar w:top="260" w:right="1300" w:bottom="280" w:left="200" w:header="0" w:footer="942" w:gutter="0"/>
          <w:pgNumType w:start="104"/>
          <w:cols w:space="720"/>
          <w:noEndnote/>
        </w:sectPr>
      </w:pPr>
    </w:p>
    <w:tbl>
      <w:tblPr>
        <w:tblW w:w="0" w:type="auto"/>
        <w:tblInd w:w="119" w:type="dxa"/>
        <w:tblLayout w:type="fixed"/>
        <w:tblCellMar>
          <w:left w:w="0" w:type="dxa"/>
          <w:right w:w="0" w:type="dxa"/>
        </w:tblCellMar>
        <w:tblLook w:val="0000"/>
      </w:tblPr>
      <w:tblGrid>
        <w:gridCol w:w="4876"/>
        <w:gridCol w:w="4560"/>
        <w:gridCol w:w="1067"/>
      </w:tblGrid>
      <w:tr w:rsidR="00F42301" w:rsidRPr="00FA7AC7" w:rsidTr="00B67EC4">
        <w:trPr>
          <w:trHeight w:hRule="exact" w:val="235"/>
        </w:trPr>
        <w:tc>
          <w:tcPr>
            <w:tcW w:w="4876" w:type="dxa"/>
            <w:tcBorders>
              <w:top w:val="nil"/>
              <w:left w:val="nil"/>
              <w:bottom w:val="single" w:sz="4" w:space="0" w:color="191919"/>
              <w:right w:val="single" w:sz="4" w:space="0" w:color="191919"/>
            </w:tcBorders>
          </w:tcPr>
          <w:p w:rsidR="00F42301" w:rsidRPr="00FA7AC7" w:rsidRDefault="00F42301" w:rsidP="00B67EC4">
            <w:pPr>
              <w:widowControl w:val="0"/>
              <w:autoSpaceDE w:val="0"/>
              <w:autoSpaceDN w:val="0"/>
              <w:adjustRightInd w:val="0"/>
              <w:spacing w:after="0"/>
              <w:rPr>
                <w:rFonts w:ascii="Times New Roman" w:hAnsi="Times New Roman"/>
                <w:sz w:val="24"/>
                <w:szCs w:val="24"/>
              </w:rPr>
            </w:pPr>
          </w:p>
        </w:tc>
        <w:tc>
          <w:tcPr>
            <w:tcW w:w="4560" w:type="dxa"/>
            <w:vMerge w:val="restart"/>
            <w:tcBorders>
              <w:top w:val="single" w:sz="4" w:space="0" w:color="191919"/>
              <w:left w:val="single" w:sz="4" w:space="0" w:color="191919"/>
              <w:bottom w:val="single" w:sz="4" w:space="0" w:color="191919"/>
              <w:right w:val="single" w:sz="4" w:space="0" w:color="191919"/>
            </w:tcBorders>
          </w:tcPr>
          <w:p w:rsidR="00F42301" w:rsidRPr="00FA7AC7" w:rsidRDefault="00F42301" w:rsidP="00B67EC4">
            <w:pPr>
              <w:widowControl w:val="0"/>
              <w:autoSpaceDE w:val="0"/>
              <w:autoSpaceDN w:val="0"/>
              <w:adjustRightInd w:val="0"/>
              <w:spacing w:before="9" w:after="0" w:line="120" w:lineRule="exact"/>
              <w:rPr>
                <w:rFonts w:ascii="Times New Roman" w:hAnsi="Times New Roman"/>
                <w:sz w:val="12"/>
                <w:szCs w:val="12"/>
              </w:rPr>
            </w:pPr>
          </w:p>
          <w:p w:rsidR="00F42301" w:rsidRPr="00FA7AC7" w:rsidRDefault="00F42301" w:rsidP="00B67EC4">
            <w:pPr>
              <w:widowControl w:val="0"/>
              <w:autoSpaceDE w:val="0"/>
              <w:autoSpaceDN w:val="0"/>
              <w:adjustRightInd w:val="0"/>
              <w:spacing w:after="0"/>
              <w:ind w:left="962"/>
              <w:rPr>
                <w:rFonts w:ascii="Times New Roman" w:hAnsi="Times New Roman"/>
                <w:sz w:val="24"/>
                <w:szCs w:val="24"/>
              </w:rPr>
            </w:pPr>
            <w:r w:rsidRPr="00FA7AC7">
              <w:rPr>
                <w:rFonts w:ascii="Times New Roman" w:hAnsi="Times New Roman"/>
                <w:b/>
                <w:bCs/>
                <w:color w:val="191919"/>
                <w:sz w:val="36"/>
                <w:szCs w:val="36"/>
              </w:rPr>
              <w:t>S</w:t>
            </w:r>
            <w:r w:rsidRPr="00FA7AC7">
              <w:rPr>
                <w:rFonts w:ascii="Times New Roman" w:hAnsi="Times New Roman"/>
                <w:b/>
                <w:bCs/>
                <w:color w:val="191919"/>
                <w:sz w:val="27"/>
                <w:szCs w:val="27"/>
              </w:rPr>
              <w:t>CHOOL</w:t>
            </w:r>
            <w:r w:rsidRPr="00FA7AC7">
              <w:rPr>
                <w:rFonts w:ascii="Times New Roman" w:hAnsi="Times New Roman"/>
                <w:b/>
                <w:bCs/>
                <w:color w:val="191919"/>
                <w:spacing w:val="8"/>
                <w:sz w:val="27"/>
                <w:szCs w:val="27"/>
              </w:rPr>
              <w:t xml:space="preserve"> </w:t>
            </w:r>
            <w:r w:rsidRPr="00FA7AC7">
              <w:rPr>
                <w:rFonts w:ascii="Times New Roman" w:hAnsi="Times New Roman"/>
                <w:b/>
                <w:bCs/>
                <w:color w:val="191919"/>
                <w:sz w:val="36"/>
                <w:szCs w:val="36"/>
              </w:rPr>
              <w:t>C</w:t>
            </w:r>
            <w:r w:rsidRPr="00FA7AC7">
              <w:rPr>
                <w:rFonts w:ascii="Times New Roman" w:hAnsi="Times New Roman"/>
                <w:b/>
                <w:bCs/>
                <w:color w:val="191919"/>
                <w:sz w:val="27"/>
                <w:szCs w:val="27"/>
              </w:rPr>
              <w:t>OUNSELING</w:t>
            </w:r>
          </w:p>
        </w:tc>
        <w:tc>
          <w:tcPr>
            <w:tcW w:w="1067" w:type="dxa"/>
            <w:tcBorders>
              <w:top w:val="nil"/>
              <w:left w:val="single" w:sz="4" w:space="0" w:color="191919"/>
              <w:bottom w:val="single" w:sz="4" w:space="0" w:color="191919"/>
              <w:right w:val="nil"/>
            </w:tcBorders>
          </w:tcPr>
          <w:p w:rsidR="00F42301" w:rsidRPr="00FA7AC7" w:rsidRDefault="00F42301" w:rsidP="00B67EC4">
            <w:pPr>
              <w:widowControl w:val="0"/>
              <w:autoSpaceDE w:val="0"/>
              <w:autoSpaceDN w:val="0"/>
              <w:adjustRightInd w:val="0"/>
              <w:spacing w:after="0"/>
              <w:rPr>
                <w:rFonts w:ascii="Times New Roman" w:hAnsi="Times New Roman"/>
                <w:sz w:val="24"/>
                <w:szCs w:val="24"/>
              </w:rPr>
            </w:pPr>
          </w:p>
        </w:tc>
      </w:tr>
      <w:tr w:rsidR="00F42301" w:rsidRPr="00FA7AC7" w:rsidTr="00B67EC4">
        <w:trPr>
          <w:trHeight w:hRule="exact" w:val="256"/>
        </w:trPr>
        <w:tc>
          <w:tcPr>
            <w:tcW w:w="4876" w:type="dxa"/>
            <w:tcBorders>
              <w:top w:val="single" w:sz="4" w:space="0" w:color="191919"/>
              <w:left w:val="nil"/>
              <w:bottom w:val="single" w:sz="4" w:space="0" w:color="191919"/>
              <w:right w:val="single" w:sz="4" w:space="0" w:color="191919"/>
            </w:tcBorders>
          </w:tcPr>
          <w:p w:rsidR="00F42301" w:rsidRPr="00FA7AC7" w:rsidRDefault="00F42301" w:rsidP="00B67EC4">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B67EC4">
            <w:pPr>
              <w:widowControl w:val="0"/>
              <w:autoSpaceDE w:val="0"/>
              <w:autoSpaceDN w:val="0"/>
              <w:adjustRightInd w:val="0"/>
              <w:spacing w:after="0"/>
              <w:rPr>
                <w:rFonts w:ascii="Times New Roman" w:hAnsi="Times New Roman"/>
                <w:sz w:val="24"/>
                <w:szCs w:val="24"/>
              </w:rPr>
            </w:pPr>
          </w:p>
        </w:tc>
        <w:tc>
          <w:tcPr>
            <w:tcW w:w="1067" w:type="dxa"/>
            <w:tcBorders>
              <w:top w:val="single" w:sz="4" w:space="0" w:color="191919"/>
              <w:left w:val="single" w:sz="4" w:space="0" w:color="191919"/>
              <w:bottom w:val="single" w:sz="4" w:space="0" w:color="191919"/>
              <w:right w:val="nil"/>
            </w:tcBorders>
          </w:tcPr>
          <w:p w:rsidR="00F42301" w:rsidRPr="00FA7AC7" w:rsidRDefault="00F42301" w:rsidP="00B67EC4">
            <w:pPr>
              <w:widowControl w:val="0"/>
              <w:autoSpaceDE w:val="0"/>
              <w:autoSpaceDN w:val="0"/>
              <w:adjustRightInd w:val="0"/>
              <w:spacing w:after="0"/>
              <w:rPr>
                <w:rFonts w:ascii="Times New Roman" w:hAnsi="Times New Roman"/>
                <w:sz w:val="24"/>
                <w:szCs w:val="24"/>
              </w:rPr>
            </w:pPr>
          </w:p>
        </w:tc>
      </w:tr>
      <w:tr w:rsidR="00F42301" w:rsidRPr="00FA7AC7" w:rsidTr="00B67EC4">
        <w:trPr>
          <w:trHeight w:hRule="exact" w:val="219"/>
        </w:trPr>
        <w:tc>
          <w:tcPr>
            <w:tcW w:w="4876" w:type="dxa"/>
            <w:tcBorders>
              <w:top w:val="single" w:sz="4" w:space="0" w:color="191919"/>
              <w:left w:val="nil"/>
              <w:bottom w:val="nil"/>
              <w:right w:val="single" w:sz="4" w:space="0" w:color="191919"/>
            </w:tcBorders>
          </w:tcPr>
          <w:p w:rsidR="00F42301" w:rsidRPr="00FA7AC7" w:rsidRDefault="00F42301" w:rsidP="00B67EC4">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B67EC4">
            <w:pPr>
              <w:widowControl w:val="0"/>
              <w:autoSpaceDE w:val="0"/>
              <w:autoSpaceDN w:val="0"/>
              <w:adjustRightInd w:val="0"/>
              <w:spacing w:after="0"/>
              <w:rPr>
                <w:rFonts w:ascii="Times New Roman" w:hAnsi="Times New Roman"/>
                <w:sz w:val="24"/>
                <w:szCs w:val="24"/>
              </w:rPr>
            </w:pPr>
          </w:p>
        </w:tc>
        <w:tc>
          <w:tcPr>
            <w:tcW w:w="1067" w:type="dxa"/>
            <w:tcBorders>
              <w:top w:val="single" w:sz="4" w:space="0" w:color="191919"/>
              <w:left w:val="single" w:sz="4" w:space="0" w:color="191919"/>
              <w:bottom w:val="nil"/>
              <w:right w:val="nil"/>
            </w:tcBorders>
          </w:tcPr>
          <w:p w:rsidR="00F42301" w:rsidRPr="00FA7AC7" w:rsidRDefault="00F42301" w:rsidP="00B67EC4">
            <w:pPr>
              <w:widowControl w:val="0"/>
              <w:autoSpaceDE w:val="0"/>
              <w:autoSpaceDN w:val="0"/>
              <w:adjustRightInd w:val="0"/>
              <w:spacing w:after="0"/>
              <w:rPr>
                <w:rFonts w:ascii="Times New Roman" w:hAnsi="Times New Roman"/>
                <w:sz w:val="24"/>
                <w:szCs w:val="24"/>
              </w:rPr>
            </w:pPr>
          </w:p>
        </w:tc>
      </w:tr>
    </w:tbl>
    <w:p w:rsidR="00F42301" w:rsidRDefault="00F42301" w:rsidP="00721764">
      <w:pPr>
        <w:widowControl w:val="0"/>
        <w:autoSpaceDE w:val="0"/>
        <w:autoSpaceDN w:val="0"/>
        <w:adjustRightInd w:val="0"/>
        <w:spacing w:before="6" w:after="0" w:line="150" w:lineRule="exact"/>
        <w:rPr>
          <w:rFonts w:ascii="Times New Roman" w:hAnsi="Times New Roman"/>
          <w:sz w:val="15"/>
          <w:szCs w:val="15"/>
        </w:rPr>
      </w:pPr>
    </w:p>
    <w:p w:rsidR="00F42301" w:rsidRDefault="00F42301" w:rsidP="00721764">
      <w:pPr>
        <w:widowControl w:val="0"/>
        <w:autoSpaceDE w:val="0"/>
        <w:autoSpaceDN w:val="0"/>
        <w:adjustRightInd w:val="0"/>
        <w:spacing w:after="0" w:line="200" w:lineRule="exact"/>
        <w:rPr>
          <w:rFonts w:ascii="Times New Roman" w:hAnsi="Times New Roman"/>
          <w:sz w:val="20"/>
          <w:szCs w:val="20"/>
        </w:rPr>
      </w:pPr>
    </w:p>
    <w:p w:rsidR="00F42301" w:rsidRDefault="00F42301" w:rsidP="00721764">
      <w:pPr>
        <w:widowControl w:val="0"/>
        <w:autoSpaceDE w:val="0"/>
        <w:autoSpaceDN w:val="0"/>
        <w:adjustRightInd w:val="0"/>
        <w:spacing w:after="0" w:line="200" w:lineRule="exact"/>
        <w:rPr>
          <w:rFonts w:ascii="Times New Roman" w:hAnsi="Times New Roman"/>
          <w:sz w:val="20"/>
          <w:szCs w:val="20"/>
        </w:rPr>
      </w:pPr>
    </w:p>
    <w:p w:rsidR="00F42301" w:rsidRDefault="00F42301" w:rsidP="00721764">
      <w:pPr>
        <w:widowControl w:val="0"/>
        <w:autoSpaceDE w:val="0"/>
        <w:autoSpaceDN w:val="0"/>
        <w:adjustRightInd w:val="0"/>
        <w:spacing w:after="0" w:line="200" w:lineRule="exact"/>
        <w:rPr>
          <w:rFonts w:ascii="Times New Roman" w:hAnsi="Times New Roman"/>
          <w:sz w:val="20"/>
          <w:szCs w:val="20"/>
        </w:rPr>
      </w:pPr>
    </w:p>
    <w:p w:rsidR="00F42301" w:rsidRDefault="00F42301" w:rsidP="00721764">
      <w:pPr>
        <w:widowControl w:val="0"/>
        <w:autoSpaceDE w:val="0"/>
        <w:autoSpaceDN w:val="0"/>
        <w:adjustRightInd w:val="0"/>
        <w:spacing w:after="0" w:line="417" w:lineRule="exact"/>
        <w:ind w:left="879"/>
        <w:rPr>
          <w:rFonts w:ascii="Impact" w:hAnsi="Impact" w:cs="Impact"/>
          <w:color w:val="000000"/>
          <w:sz w:val="36"/>
          <w:szCs w:val="36"/>
        </w:rPr>
      </w:pPr>
      <w:r w:rsidRPr="003F2CF3">
        <w:rPr>
          <w:rFonts w:ascii="Calibri" w:hAnsi="Calibri" w:cs="Times New Roman"/>
          <w:noProof/>
          <w:lang w:eastAsia="en-US"/>
        </w:rPr>
        <w:pict>
          <v:group id="_x0000_s3848" style="position:absolute;left:0;text-align:left;margin-left:315pt;margin-top:-66.05pt;width:31.2pt;height:31.05pt;z-index:-251479040;mso-position-horizontal-relative:page" coordorigin="6300,-1321" coordsize="624,621" o:allowincell="f">
            <v:rect id="_x0000_s3849" style="position:absolute;left:6305;top:-1316;width:613;height:610" o:allowincell="f" stroked="f">
              <v:path arrowok="t"/>
            </v:rect>
            <v:rect id="_x0000_s3850" style="position:absolute;left:6306;top:-1316;width:620;height:620;mso-position-horizontal-relative:page" o:allowincell="f" filled="f" stroked="f">
              <v:textbox inset="0,0,0,0">
                <w:txbxContent>
                  <w:p w:rsidR="00F42301" w:rsidRDefault="00F42301" w:rsidP="00721764">
                    <w:pPr>
                      <w:spacing w:after="0" w:line="620" w:lineRule="atLeast"/>
                      <w:rPr>
                        <w:rFonts w:ascii="Times New Roman" w:hAnsi="Times New Roman"/>
                        <w:sz w:val="24"/>
                        <w:szCs w:val="24"/>
                      </w:rPr>
                    </w:pPr>
                    <w:r>
                      <w:rPr>
                        <w:rFonts w:ascii="Times New Roman" w:hAnsi="Times New Roman"/>
                        <w:noProof/>
                        <w:sz w:val="24"/>
                        <w:szCs w:val="24"/>
                      </w:rPr>
                      <w:drawing>
                        <wp:inline distT="0" distB="0" distL="0" distR="0">
                          <wp:extent cx="390525" cy="390525"/>
                          <wp:effectExtent l="19050" t="0" r="9525" b="0"/>
                          <wp:docPr id="162"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5"/>
                                  <a:srcRect/>
                                  <a:stretch>
                                    <a:fillRect/>
                                  </a:stretch>
                                </pic:blipFill>
                                <pic:spPr bwMode="auto">
                                  <a:xfrm>
                                    <a:off x="0" y="0"/>
                                    <a:ext cx="390525" cy="390525"/>
                                  </a:xfrm>
                                  <a:prstGeom prst="rect">
                                    <a:avLst/>
                                  </a:prstGeom>
                                  <a:noFill/>
                                  <a:ln w="9525">
                                    <a:noFill/>
                                    <a:miter lim="800000"/>
                                    <a:headEnd/>
                                    <a:tailEnd/>
                                  </a:ln>
                                </pic:spPr>
                              </pic:pic>
                            </a:graphicData>
                          </a:graphic>
                        </wp:inline>
                      </w:drawing>
                    </w:r>
                  </w:p>
                  <w:p w:rsidR="00F42301" w:rsidRDefault="00F42301" w:rsidP="00721764">
                    <w:pPr>
                      <w:widowControl w:val="0"/>
                      <w:autoSpaceDE w:val="0"/>
                      <w:autoSpaceDN w:val="0"/>
                      <w:adjustRightInd w:val="0"/>
                      <w:spacing w:after="0"/>
                      <w:rPr>
                        <w:rFonts w:ascii="Times New Roman" w:hAnsi="Times New Roman"/>
                        <w:sz w:val="24"/>
                        <w:szCs w:val="24"/>
                      </w:rPr>
                    </w:pPr>
                  </w:p>
                </w:txbxContent>
              </v:textbox>
            </v:rect>
            <w10:wrap anchorx="page"/>
          </v:group>
        </w:pict>
      </w:r>
      <w:r>
        <w:rPr>
          <w:rFonts w:ascii="Impact" w:hAnsi="Impact" w:cs="Impact"/>
          <w:color w:val="757575"/>
          <w:position w:val="-1"/>
          <w:sz w:val="36"/>
          <w:szCs w:val="36"/>
        </w:rPr>
        <w:t>COURSE DESCRIPTIONS</w:t>
      </w:r>
    </w:p>
    <w:p w:rsidR="00F42301" w:rsidRDefault="00F42301" w:rsidP="00721764">
      <w:pPr>
        <w:widowControl w:val="0"/>
        <w:autoSpaceDE w:val="0"/>
        <w:autoSpaceDN w:val="0"/>
        <w:adjustRightInd w:val="0"/>
        <w:spacing w:before="17" w:after="0" w:line="200" w:lineRule="exact"/>
        <w:rPr>
          <w:rFonts w:ascii="Impact" w:hAnsi="Impact" w:cs="Impact"/>
          <w:color w:val="000000"/>
          <w:sz w:val="20"/>
          <w:szCs w:val="20"/>
        </w:rPr>
      </w:pPr>
    </w:p>
    <w:p w:rsidR="00F42301" w:rsidRDefault="00F42301" w:rsidP="00721764">
      <w:pPr>
        <w:widowControl w:val="0"/>
        <w:autoSpaceDE w:val="0"/>
        <w:autoSpaceDN w:val="0"/>
        <w:adjustRightInd w:val="0"/>
        <w:spacing w:after="0" w:line="250" w:lineRule="auto"/>
        <w:ind w:left="1239" w:right="1982" w:hanging="360"/>
        <w:rPr>
          <w:rFonts w:ascii="Times New Roman" w:hAnsi="Times New Roman"/>
          <w:b/>
          <w:bCs/>
          <w:color w:val="191919"/>
          <w:sz w:val="20"/>
          <w:szCs w:val="20"/>
        </w:rPr>
      </w:pPr>
      <w:r w:rsidRPr="003F2CF3">
        <w:rPr>
          <w:rFonts w:ascii="Calibri" w:hAnsi="Calibri"/>
          <w:noProof/>
          <w:lang w:eastAsia="en-US"/>
        </w:rPr>
        <w:pict>
          <v:shape id="_x0000_s3851" type="#_x0000_t202" style="position:absolute;left:0;text-align:left;margin-left:520.2pt;margin-top:40.25pt;width:1in;height:184.35pt;z-index:-251478016;mso-position-horizontal-relative:page" o:allowincell="f" filled="f" stroked="f">
            <v:textbox style="layout-flow:vertical" inset="0,0,0,0">
              <w:txbxContent>
                <w:p w:rsidR="00F42301" w:rsidRDefault="00F42301" w:rsidP="00721764">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E</w:t>
                  </w:r>
                  <w:r>
                    <w:rPr>
                      <w:rFonts w:ascii="Impact" w:hAnsi="Impact" w:cs="Impact"/>
                      <w:color w:val="A3A3A3"/>
                      <w:spacing w:val="-115"/>
                      <w:position w:val="1"/>
                      <w:sz w:val="105"/>
                      <w:szCs w:val="105"/>
                    </w:rPr>
                    <w:t xml:space="preserve"> </w:t>
                  </w:r>
                </w:p>
              </w:txbxContent>
            </v:textbox>
            <w10:wrap anchorx="page"/>
          </v:shape>
        </w:pict>
      </w:r>
      <w:r>
        <w:rPr>
          <w:rFonts w:ascii="Times New Roman" w:hAnsi="Times New Roman"/>
          <w:b/>
          <w:bCs/>
          <w:color w:val="191919"/>
          <w:sz w:val="20"/>
          <w:szCs w:val="20"/>
        </w:rPr>
        <w:t>COUN  5000  Introduction to Counseling Profession……………………………………3(3-0)</w:t>
      </w:r>
    </w:p>
    <w:p w:rsidR="00F42301" w:rsidRDefault="00F42301" w:rsidP="00721764">
      <w:pPr>
        <w:spacing w:after="0"/>
        <w:ind w:left="1440"/>
        <w:rPr>
          <w:rFonts w:ascii="Times New Roman" w:hAnsi="Times New Roman"/>
          <w:sz w:val="20"/>
          <w:szCs w:val="20"/>
        </w:rPr>
      </w:pPr>
      <w:r w:rsidRPr="002C48C1">
        <w:rPr>
          <w:rFonts w:ascii="Times New Roman" w:hAnsi="Times New Roman"/>
          <w:sz w:val="20"/>
          <w:szCs w:val="20"/>
        </w:rPr>
        <w:t>This survey course provides students with an understanding of the theoretical, conceptual</w:t>
      </w:r>
    </w:p>
    <w:p w:rsidR="00F42301" w:rsidRDefault="00F42301" w:rsidP="00721764">
      <w:pPr>
        <w:spacing w:after="0"/>
        <w:ind w:left="1440"/>
        <w:rPr>
          <w:rFonts w:ascii="Times New Roman" w:hAnsi="Times New Roman"/>
          <w:sz w:val="20"/>
          <w:szCs w:val="20"/>
        </w:rPr>
      </w:pPr>
      <w:r w:rsidRPr="002C48C1">
        <w:rPr>
          <w:rFonts w:ascii="Times New Roman" w:hAnsi="Times New Roman"/>
          <w:sz w:val="20"/>
          <w:szCs w:val="20"/>
        </w:rPr>
        <w:t xml:space="preserve"> and practical applications of counseling with regard to the profession and its specialties. </w:t>
      </w:r>
    </w:p>
    <w:p w:rsidR="00F42301" w:rsidRDefault="00F42301" w:rsidP="00721764">
      <w:pPr>
        <w:spacing w:after="0"/>
        <w:ind w:left="1440"/>
        <w:rPr>
          <w:rFonts w:ascii="Times New Roman" w:hAnsi="Times New Roman"/>
          <w:sz w:val="20"/>
          <w:szCs w:val="20"/>
        </w:rPr>
      </w:pPr>
      <w:r w:rsidRPr="002C48C1">
        <w:rPr>
          <w:rFonts w:ascii="Times New Roman" w:hAnsi="Times New Roman"/>
          <w:sz w:val="20"/>
          <w:szCs w:val="20"/>
        </w:rPr>
        <w:t xml:space="preserve">Ethical issues in Professional Counseling are introduced.  Students will gain an understanding </w:t>
      </w:r>
    </w:p>
    <w:p w:rsidR="00F42301" w:rsidRDefault="00F42301" w:rsidP="00721764">
      <w:pPr>
        <w:spacing w:after="0"/>
        <w:ind w:left="1440"/>
        <w:rPr>
          <w:rFonts w:ascii="Times New Roman" w:hAnsi="Times New Roman"/>
          <w:sz w:val="20"/>
          <w:szCs w:val="20"/>
        </w:rPr>
      </w:pPr>
      <w:r w:rsidRPr="002C48C1">
        <w:rPr>
          <w:rFonts w:ascii="Times New Roman" w:hAnsi="Times New Roman"/>
          <w:sz w:val="20"/>
          <w:szCs w:val="20"/>
        </w:rPr>
        <w:t>of basic counseling interventions and the array of specialized careers in the counseling</w:t>
      </w:r>
    </w:p>
    <w:p w:rsidR="00F42301" w:rsidRDefault="00F42301" w:rsidP="00721764">
      <w:pPr>
        <w:spacing w:after="0"/>
        <w:ind w:left="1440"/>
        <w:rPr>
          <w:rFonts w:ascii="Times New Roman" w:hAnsi="Times New Roman"/>
          <w:sz w:val="20"/>
          <w:szCs w:val="20"/>
        </w:rPr>
      </w:pPr>
      <w:r w:rsidRPr="002C48C1">
        <w:rPr>
          <w:rFonts w:ascii="Times New Roman" w:hAnsi="Times New Roman"/>
          <w:sz w:val="20"/>
          <w:szCs w:val="20"/>
        </w:rPr>
        <w:t xml:space="preserve"> profession.  The purpose of this course is to introdu</w:t>
      </w:r>
      <w:r>
        <w:rPr>
          <w:rFonts w:ascii="Times New Roman" w:hAnsi="Times New Roman"/>
          <w:sz w:val="20"/>
          <w:szCs w:val="20"/>
        </w:rPr>
        <w:t xml:space="preserve">ce students to the scope of the   </w:t>
      </w:r>
    </w:p>
    <w:p w:rsidR="00F42301" w:rsidRPr="00E10AA1" w:rsidRDefault="00F42301" w:rsidP="00721764">
      <w:pPr>
        <w:spacing w:after="0"/>
        <w:ind w:left="1440"/>
        <w:rPr>
          <w:rFonts w:ascii="Times New Roman" w:hAnsi="Times New Roman"/>
          <w:sz w:val="20"/>
          <w:szCs w:val="20"/>
        </w:rPr>
      </w:pPr>
      <w:r>
        <w:rPr>
          <w:rFonts w:ascii="Times New Roman" w:hAnsi="Times New Roman"/>
          <w:sz w:val="20"/>
          <w:szCs w:val="20"/>
        </w:rPr>
        <w:t>c</w:t>
      </w:r>
      <w:r w:rsidRPr="002C48C1">
        <w:rPr>
          <w:rFonts w:ascii="Times New Roman" w:hAnsi="Times New Roman"/>
          <w:sz w:val="20"/>
          <w:szCs w:val="20"/>
        </w:rPr>
        <w:t>ounseling profession.</w:t>
      </w:r>
    </w:p>
    <w:p w:rsidR="00F42301" w:rsidRDefault="00F42301" w:rsidP="00721764">
      <w:pPr>
        <w:widowControl w:val="0"/>
        <w:autoSpaceDE w:val="0"/>
        <w:autoSpaceDN w:val="0"/>
        <w:adjustRightInd w:val="0"/>
        <w:spacing w:after="0" w:line="250" w:lineRule="auto"/>
        <w:ind w:left="1239" w:right="1982" w:hanging="360"/>
        <w:rPr>
          <w:rFonts w:ascii="Times New Roman" w:hAnsi="Times New Roman"/>
          <w:b/>
          <w:bCs/>
          <w:color w:val="191919"/>
          <w:sz w:val="20"/>
          <w:szCs w:val="20"/>
        </w:rPr>
      </w:pPr>
      <w:r>
        <w:rPr>
          <w:rFonts w:ascii="Times New Roman" w:hAnsi="Times New Roman"/>
          <w:b/>
          <w:bCs/>
          <w:color w:val="191919"/>
          <w:sz w:val="20"/>
          <w:szCs w:val="20"/>
        </w:rPr>
        <w:t>COUN 5001Intorduction to Professional Writing……………………………………….3(3-0)</w:t>
      </w:r>
    </w:p>
    <w:p w:rsidR="00F42301" w:rsidRDefault="00F42301" w:rsidP="00721764">
      <w:pPr>
        <w:spacing w:after="0"/>
        <w:rPr>
          <w:rFonts w:ascii="Times New Roman" w:hAnsi="Times New Roman"/>
          <w:bCs/>
          <w:sz w:val="20"/>
          <w:szCs w:val="20"/>
        </w:rPr>
      </w:pPr>
      <w:r>
        <w:rPr>
          <w:rFonts w:ascii="Times New Roman" w:hAnsi="Times New Roman"/>
          <w:b/>
          <w:bCs/>
          <w:color w:val="191919"/>
          <w:sz w:val="20"/>
          <w:szCs w:val="20"/>
        </w:rPr>
        <w:tab/>
      </w:r>
      <w:r>
        <w:rPr>
          <w:rFonts w:ascii="Times New Roman" w:hAnsi="Times New Roman"/>
          <w:b/>
          <w:bCs/>
          <w:color w:val="191919"/>
          <w:sz w:val="20"/>
          <w:szCs w:val="20"/>
        </w:rPr>
        <w:tab/>
      </w:r>
      <w:r w:rsidRPr="00E10AA1">
        <w:rPr>
          <w:rFonts w:ascii="Times New Roman" w:hAnsi="Times New Roman"/>
          <w:bCs/>
          <w:sz w:val="20"/>
          <w:szCs w:val="20"/>
        </w:rPr>
        <w:t xml:space="preserve">This course introduces students to professional writing that aligns with standard practices </w:t>
      </w:r>
    </w:p>
    <w:p w:rsidR="00F42301" w:rsidRDefault="00F42301" w:rsidP="00721764">
      <w:pPr>
        <w:spacing w:after="0"/>
        <w:ind w:left="720"/>
        <w:rPr>
          <w:rFonts w:ascii="Times New Roman" w:hAnsi="Times New Roman"/>
          <w:bCs/>
          <w:sz w:val="20"/>
          <w:szCs w:val="20"/>
        </w:rPr>
      </w:pPr>
      <w:r w:rsidRPr="00E10AA1">
        <w:rPr>
          <w:rFonts w:ascii="Times New Roman" w:hAnsi="Times New Roman"/>
          <w:bCs/>
          <w:sz w:val="20"/>
          <w:szCs w:val="20"/>
        </w:rPr>
        <w:t>outlined in the 6</w:t>
      </w:r>
      <w:r w:rsidRPr="00E10AA1">
        <w:rPr>
          <w:rFonts w:ascii="Times New Roman" w:hAnsi="Times New Roman"/>
          <w:bCs/>
          <w:sz w:val="20"/>
          <w:szCs w:val="20"/>
          <w:vertAlign w:val="superscript"/>
        </w:rPr>
        <w:t>th</w:t>
      </w:r>
      <w:r w:rsidRPr="00E10AA1">
        <w:rPr>
          <w:rFonts w:ascii="Times New Roman" w:hAnsi="Times New Roman"/>
          <w:bCs/>
          <w:sz w:val="20"/>
          <w:szCs w:val="20"/>
        </w:rPr>
        <w:t xml:space="preserve"> edition of the American Psychological Association’s Publication Manual.  </w:t>
      </w:r>
    </w:p>
    <w:p w:rsidR="00F42301" w:rsidRDefault="00F42301" w:rsidP="00721764">
      <w:pPr>
        <w:spacing w:after="0"/>
        <w:ind w:left="720"/>
        <w:rPr>
          <w:rFonts w:ascii="Times New Roman" w:hAnsi="Times New Roman"/>
          <w:bCs/>
          <w:sz w:val="20"/>
          <w:szCs w:val="20"/>
        </w:rPr>
      </w:pPr>
      <w:r w:rsidRPr="00E10AA1">
        <w:rPr>
          <w:rFonts w:ascii="Times New Roman" w:hAnsi="Times New Roman"/>
          <w:bCs/>
          <w:sz w:val="20"/>
          <w:szCs w:val="20"/>
        </w:rPr>
        <w:t xml:space="preserve">The course emphasizes the development of professional writing skills that will be used </w:t>
      </w:r>
    </w:p>
    <w:p w:rsidR="00F42301" w:rsidRDefault="00F42301" w:rsidP="00721764">
      <w:pPr>
        <w:spacing w:after="0"/>
        <w:ind w:left="720"/>
        <w:rPr>
          <w:rFonts w:ascii="Times New Roman" w:hAnsi="Times New Roman"/>
          <w:b/>
          <w:bCs/>
          <w:color w:val="191919"/>
          <w:sz w:val="20"/>
          <w:szCs w:val="20"/>
        </w:rPr>
      </w:pPr>
      <w:r w:rsidRPr="00E10AA1">
        <w:rPr>
          <w:rFonts w:ascii="Times New Roman" w:hAnsi="Times New Roman"/>
          <w:bCs/>
          <w:sz w:val="20"/>
          <w:szCs w:val="20"/>
        </w:rPr>
        <w:t>throughout students’ graduate and professional careers.</w:t>
      </w:r>
    </w:p>
    <w:p w:rsidR="00F42301" w:rsidRDefault="00F42301" w:rsidP="00721764">
      <w:pPr>
        <w:widowControl w:val="0"/>
        <w:autoSpaceDE w:val="0"/>
        <w:autoSpaceDN w:val="0"/>
        <w:adjustRightInd w:val="0"/>
        <w:spacing w:after="0" w:line="250" w:lineRule="auto"/>
        <w:ind w:left="1239" w:right="1982" w:hanging="360"/>
        <w:rPr>
          <w:rFonts w:ascii="Times New Roman" w:hAnsi="Times New Roman"/>
          <w:b/>
          <w:bCs/>
          <w:color w:val="191919"/>
          <w:sz w:val="20"/>
          <w:szCs w:val="20"/>
        </w:rPr>
      </w:pPr>
      <w:r>
        <w:rPr>
          <w:rFonts w:ascii="Times New Roman" w:hAnsi="Times New Roman"/>
          <w:b/>
          <w:bCs/>
          <w:color w:val="191919"/>
          <w:sz w:val="20"/>
          <w:szCs w:val="20"/>
        </w:rPr>
        <w:t>COUN 5002 Professional Issues in Counseling……………………………………………3(3-0)</w:t>
      </w:r>
    </w:p>
    <w:p w:rsidR="00F42301" w:rsidRDefault="00F42301" w:rsidP="00721764">
      <w:pPr>
        <w:spacing w:after="0"/>
        <w:rPr>
          <w:rFonts w:ascii="Times New Roman" w:hAnsi="Times New Roman"/>
          <w:bCs/>
          <w:sz w:val="20"/>
          <w:szCs w:val="20"/>
        </w:rPr>
      </w:pPr>
      <w:r>
        <w:rPr>
          <w:rFonts w:ascii="Times New Roman" w:hAnsi="Times New Roman"/>
          <w:b/>
          <w:bCs/>
          <w:color w:val="191919"/>
          <w:sz w:val="20"/>
          <w:szCs w:val="20"/>
        </w:rPr>
        <w:tab/>
      </w:r>
      <w:r>
        <w:rPr>
          <w:rFonts w:ascii="Times New Roman" w:hAnsi="Times New Roman"/>
          <w:b/>
          <w:bCs/>
          <w:color w:val="191919"/>
          <w:sz w:val="20"/>
          <w:szCs w:val="20"/>
        </w:rPr>
        <w:tab/>
      </w:r>
      <w:r w:rsidRPr="00E10AA1">
        <w:rPr>
          <w:rFonts w:ascii="Times New Roman" w:hAnsi="Times New Roman"/>
          <w:bCs/>
          <w:sz w:val="20"/>
          <w:szCs w:val="20"/>
        </w:rPr>
        <w:t xml:space="preserve">This critical thinking course will assist students with conceptualization and synthesis </w:t>
      </w:r>
    </w:p>
    <w:p w:rsidR="00F42301" w:rsidRDefault="00F42301" w:rsidP="00721764">
      <w:pPr>
        <w:spacing w:after="0"/>
        <w:ind w:left="720"/>
        <w:rPr>
          <w:rFonts w:ascii="Times New Roman" w:hAnsi="Times New Roman"/>
          <w:bCs/>
          <w:sz w:val="20"/>
          <w:szCs w:val="20"/>
        </w:rPr>
      </w:pPr>
      <w:r w:rsidRPr="00E10AA1">
        <w:rPr>
          <w:rFonts w:ascii="Times New Roman" w:hAnsi="Times New Roman"/>
          <w:bCs/>
          <w:sz w:val="20"/>
          <w:szCs w:val="20"/>
        </w:rPr>
        <w:t xml:space="preserve">of current issues and trends Professional Counseling. Students will gain an appreciation </w:t>
      </w:r>
    </w:p>
    <w:p w:rsidR="00F42301" w:rsidRDefault="00F42301" w:rsidP="00721764">
      <w:pPr>
        <w:spacing w:after="0"/>
        <w:ind w:left="720"/>
        <w:rPr>
          <w:rFonts w:ascii="Times New Roman" w:hAnsi="Times New Roman"/>
          <w:bCs/>
          <w:sz w:val="20"/>
          <w:szCs w:val="20"/>
        </w:rPr>
      </w:pPr>
      <w:r w:rsidRPr="00E10AA1">
        <w:rPr>
          <w:rFonts w:ascii="Times New Roman" w:hAnsi="Times New Roman"/>
          <w:bCs/>
          <w:sz w:val="20"/>
          <w:szCs w:val="20"/>
        </w:rPr>
        <w:t xml:space="preserve">of professional involvement and critical thinking as a professional counselor-in-training </w:t>
      </w:r>
    </w:p>
    <w:p w:rsidR="00F42301" w:rsidRDefault="00F42301" w:rsidP="00721764">
      <w:pPr>
        <w:spacing w:after="0"/>
        <w:ind w:left="720"/>
        <w:rPr>
          <w:ins w:id="411" w:author=" " w:date="2011-04-06T11:20:00Z"/>
          <w:rFonts w:ascii="Times New Roman" w:hAnsi="Times New Roman"/>
          <w:bCs/>
          <w:sz w:val="20"/>
          <w:szCs w:val="20"/>
        </w:rPr>
      </w:pPr>
      <w:r w:rsidRPr="00E10AA1">
        <w:rPr>
          <w:rFonts w:ascii="Times New Roman" w:hAnsi="Times New Roman"/>
          <w:bCs/>
          <w:sz w:val="20"/>
          <w:szCs w:val="20"/>
        </w:rPr>
        <w:t>thru review of research journals.</w:t>
      </w:r>
    </w:p>
    <w:p w:rsidR="00F42301" w:rsidRDefault="00F42301">
      <w:pPr>
        <w:spacing w:after="0"/>
        <w:ind w:firstLine="0"/>
        <w:rPr>
          <w:rFonts w:ascii="Times New Roman" w:hAnsi="Times New Roman"/>
          <w:b/>
          <w:bCs/>
          <w:color w:val="191919"/>
          <w:sz w:val="20"/>
          <w:szCs w:val="20"/>
        </w:rPr>
        <w:pPrChange w:id="412" w:author=" " w:date="2011-04-06T11:20:00Z">
          <w:pPr>
            <w:spacing w:after="0"/>
            <w:ind w:left="720"/>
          </w:pPr>
        </w:pPrChange>
      </w:pPr>
      <w:ins w:id="413" w:author=" " w:date="2011-04-06T11:20:00Z">
        <w:r>
          <w:rPr>
            <w:rFonts w:ascii="Times New Roman" w:hAnsi="Times New Roman"/>
            <w:bCs/>
            <w:sz w:val="20"/>
            <w:szCs w:val="20"/>
          </w:rPr>
          <w:tab/>
          <w:t>COUN  5503 Leadership and Advocacy</w:t>
        </w:r>
      </w:ins>
      <w:r>
        <w:rPr>
          <w:rFonts w:ascii="Times New Roman" w:hAnsi="Times New Roman"/>
          <w:b/>
          <w:bCs/>
          <w:color w:val="191919"/>
          <w:sz w:val="20"/>
          <w:szCs w:val="20"/>
        </w:rPr>
        <w:tab/>
      </w:r>
    </w:p>
    <w:p w:rsidR="00F42301" w:rsidRDefault="00F42301" w:rsidP="00721764">
      <w:pPr>
        <w:widowControl w:val="0"/>
        <w:autoSpaceDE w:val="0"/>
        <w:autoSpaceDN w:val="0"/>
        <w:adjustRightInd w:val="0"/>
        <w:spacing w:after="0" w:line="250" w:lineRule="auto"/>
        <w:ind w:left="1239" w:right="1982" w:hanging="360"/>
        <w:rPr>
          <w:rFonts w:ascii="Times New Roman" w:hAnsi="Times New Roman"/>
          <w:color w:val="000000"/>
          <w:sz w:val="20"/>
          <w:szCs w:val="20"/>
        </w:rPr>
      </w:pPr>
      <w:r>
        <w:rPr>
          <w:rFonts w:ascii="Times New Roman" w:hAnsi="Times New Roman"/>
          <w:b/>
          <w:bCs/>
          <w:color w:val="191919"/>
          <w:sz w:val="20"/>
          <w:szCs w:val="20"/>
        </w:rPr>
        <w:t>COUN 5500</w:t>
      </w:r>
      <w:r>
        <w:rPr>
          <w:rFonts w:ascii="Times New Roman" w:hAnsi="Times New Roman"/>
          <w:b/>
          <w:bCs/>
          <w:color w:val="191919"/>
          <w:spacing w:val="-4"/>
          <w:sz w:val="20"/>
          <w:szCs w:val="20"/>
        </w:rPr>
        <w:t xml:space="preserve"> </w:t>
      </w:r>
      <w:r>
        <w:rPr>
          <w:rFonts w:ascii="Times New Roman" w:hAnsi="Times New Roman"/>
          <w:b/>
          <w:bCs/>
          <w:color w:val="191919"/>
          <w:sz w:val="20"/>
          <w:szCs w:val="20"/>
        </w:rPr>
        <w:t>Theories of Counseling</w:t>
      </w:r>
      <w:r>
        <w:rPr>
          <w:rFonts w:ascii="Times New Roman" w:hAnsi="Times New Roman"/>
          <w:b/>
          <w:bCs/>
          <w:color w:val="191919"/>
          <w:spacing w:val="-15"/>
          <w:sz w:val="20"/>
          <w:szCs w:val="20"/>
        </w:rPr>
        <w:t xml:space="preserve"> </w:t>
      </w:r>
      <w:r>
        <w:rPr>
          <w:rFonts w:ascii="Times New Roman" w:hAnsi="Times New Roman"/>
          <w:b/>
          <w:bCs/>
          <w:color w:val="191919"/>
          <w:sz w:val="20"/>
          <w:szCs w:val="20"/>
        </w:rPr>
        <w:t xml:space="preserve">....................................................................................3(3-0) </w:t>
      </w:r>
      <w:r>
        <w:rPr>
          <w:rFonts w:ascii="Times New Roman" w:hAnsi="Times New Roman"/>
          <w:color w:val="191919"/>
          <w:sz w:val="20"/>
          <w:szCs w:val="20"/>
        </w:rPr>
        <w:t>An introduction to counseling theories.  Students examine the historical development of counseling theories and explore a</w:t>
      </w:r>
      <w:r>
        <w:rPr>
          <w:rFonts w:ascii="Times New Roman" w:hAnsi="Times New Roman"/>
          <w:color w:val="191919"/>
          <w:spacing w:val="-4"/>
          <w:sz w:val="20"/>
          <w:szCs w:val="20"/>
        </w:rPr>
        <w:t>f</w:t>
      </w:r>
      <w:r>
        <w:rPr>
          <w:rFonts w:ascii="Times New Roman" w:hAnsi="Times New Roman"/>
          <w:color w:val="191919"/>
          <w:sz w:val="20"/>
          <w:szCs w:val="20"/>
        </w:rPr>
        <w:t>fective, humanistic, behavioral, and cognitive theories. In addition, a case study approach is used to aid students in conceptualizing client issues and selecting appropriate counseling treatments and interventions. Students are also exposed to models of counseling that are consistent with current professional research and practice.</w:t>
      </w:r>
    </w:p>
    <w:p w:rsidR="00F42301" w:rsidRDefault="00F42301" w:rsidP="00721764">
      <w:pPr>
        <w:widowControl w:val="0"/>
        <w:autoSpaceDE w:val="0"/>
        <w:autoSpaceDN w:val="0"/>
        <w:adjustRightInd w:val="0"/>
        <w:spacing w:after="0" w:line="250" w:lineRule="auto"/>
        <w:ind w:left="1239" w:right="2001" w:hanging="360"/>
        <w:rPr>
          <w:rFonts w:ascii="Times New Roman" w:hAnsi="Times New Roman"/>
          <w:b/>
          <w:bCs/>
          <w:color w:val="191919"/>
          <w:sz w:val="20"/>
          <w:szCs w:val="20"/>
        </w:rPr>
      </w:pPr>
      <w:r>
        <w:rPr>
          <w:rFonts w:ascii="Times New Roman" w:hAnsi="Times New Roman"/>
          <w:b/>
          <w:bCs/>
          <w:color w:val="191919"/>
          <w:sz w:val="20"/>
          <w:szCs w:val="20"/>
        </w:rPr>
        <w:t>COUN 5501 Lifepan Developmen</w:t>
      </w:r>
      <w:r>
        <w:rPr>
          <w:rFonts w:ascii="Times New Roman" w:hAnsi="Times New Roman"/>
          <w:b/>
          <w:bCs/>
          <w:color w:val="191919"/>
          <w:spacing w:val="9"/>
          <w:sz w:val="20"/>
          <w:szCs w:val="20"/>
        </w:rPr>
        <w:t>t</w:t>
      </w:r>
      <w:r>
        <w:rPr>
          <w:rFonts w:ascii="Times New Roman" w:hAnsi="Times New Roman"/>
          <w:b/>
          <w:bCs/>
          <w:color w:val="191919"/>
          <w:sz w:val="20"/>
          <w:szCs w:val="20"/>
        </w:rPr>
        <w:t xml:space="preserve">.......................................................................................3(3-0) </w:t>
      </w:r>
      <w:r>
        <w:rPr>
          <w:rFonts w:ascii="Times New Roman" w:hAnsi="Times New Roman"/>
          <w:color w:val="191919"/>
          <w:sz w:val="20"/>
          <w:szCs w:val="20"/>
        </w:rPr>
        <w:t>This course o</w:t>
      </w:r>
      <w:r>
        <w:rPr>
          <w:rFonts w:ascii="Times New Roman" w:hAnsi="Times New Roman"/>
          <w:color w:val="191919"/>
          <w:spacing w:val="-4"/>
          <w:sz w:val="20"/>
          <w:szCs w:val="20"/>
        </w:rPr>
        <w:t>f</w:t>
      </w:r>
      <w:r>
        <w:rPr>
          <w:rFonts w:ascii="Times New Roman" w:hAnsi="Times New Roman"/>
          <w:color w:val="191919"/>
          <w:sz w:val="20"/>
          <w:szCs w:val="20"/>
        </w:rPr>
        <w:t>fers an introduction to the study of human development from conception through death (i.e., the lifespan) that includes theories of physical, psychological, psychosocial, cognitive, moral, identit</w:t>
      </w:r>
      <w:r>
        <w:rPr>
          <w:rFonts w:ascii="Times New Roman" w:hAnsi="Times New Roman"/>
          <w:color w:val="191919"/>
          <w:spacing w:val="-13"/>
          <w:sz w:val="20"/>
          <w:szCs w:val="20"/>
        </w:rPr>
        <w:t>y</w:t>
      </w:r>
      <w:r>
        <w:rPr>
          <w:rFonts w:ascii="Times New Roman" w:hAnsi="Times New Roman"/>
          <w:color w:val="191919"/>
          <w:sz w:val="20"/>
          <w:szCs w:val="20"/>
        </w:rPr>
        <w:t>, and personality aspects of human existence.</w:t>
      </w:r>
      <w:r>
        <w:rPr>
          <w:rFonts w:ascii="Times New Roman" w:hAnsi="Times New Roman"/>
          <w:color w:val="191919"/>
          <w:spacing w:val="-3"/>
          <w:sz w:val="20"/>
          <w:szCs w:val="20"/>
        </w:rPr>
        <w:t xml:space="preserve"> </w:t>
      </w:r>
      <w:r>
        <w:rPr>
          <w:rFonts w:ascii="Times New Roman" w:hAnsi="Times New Roman"/>
          <w:color w:val="191919"/>
          <w:sz w:val="20"/>
          <w:szCs w:val="20"/>
        </w:rPr>
        <w:t xml:space="preserve">The course will also explore environmental and genetic factors (also known as nature </w:t>
      </w:r>
      <w:r>
        <w:rPr>
          <w:rFonts w:ascii="Times New Roman" w:hAnsi="Times New Roman"/>
          <w:color w:val="191919"/>
          <w:spacing w:val="-13"/>
          <w:sz w:val="20"/>
          <w:szCs w:val="20"/>
        </w:rPr>
        <w:t>v</w:t>
      </w:r>
      <w:r>
        <w:rPr>
          <w:rFonts w:ascii="Times New Roman" w:hAnsi="Times New Roman"/>
          <w:color w:val="191919"/>
          <w:sz w:val="20"/>
          <w:szCs w:val="20"/>
        </w:rPr>
        <w:t>. nature), developmental crises and transitions, family development, and community influences as they relate to optimal and exceptional development. Particular attention will be given to helping strategies that facilitate optimal development over the lifespan.</w:t>
      </w:r>
      <w:r w:rsidRPr="003F2CF3">
        <w:rPr>
          <w:rFonts w:ascii="Calibri" w:hAnsi="Calibri"/>
          <w:noProof/>
          <w:lang w:eastAsia="en-US"/>
        </w:rPr>
        <w:pict>
          <v:shape id="_x0000_s3852" type="#_x0000_t202" style="position:absolute;left:0;text-align:left;margin-left:520.2pt;margin-top:70.95pt;width:1in;height:270.75pt;z-index:-251476992;mso-position-horizontal-relative:page;mso-position-vertical-relative:text" o:allowincell="f" filled="f" stroked="f">
            <v:textbox style="layout-flow:vertical" inset="0,0,0,0">
              <w:txbxContent>
                <w:p w:rsidR="00F42301" w:rsidRDefault="00F42301" w:rsidP="00721764">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P</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ROGRAM</w:t>
                  </w:r>
                  <w:r>
                    <w:rPr>
                      <w:rFonts w:ascii="Impact" w:hAnsi="Impact" w:cs="Impact"/>
                      <w:color w:val="A3A3A3"/>
                      <w:position w:val="1"/>
                      <w:sz w:val="105"/>
                      <w:szCs w:val="105"/>
                    </w:rPr>
                    <w:t>S</w:t>
                  </w:r>
                  <w:r>
                    <w:rPr>
                      <w:rFonts w:ascii="Impact" w:hAnsi="Impact" w:cs="Impact"/>
                      <w:color w:val="A3A3A3"/>
                      <w:spacing w:val="-115"/>
                      <w:position w:val="1"/>
                      <w:sz w:val="105"/>
                      <w:szCs w:val="105"/>
                    </w:rPr>
                    <w:t xml:space="preserve"> </w:t>
                  </w:r>
                </w:p>
              </w:txbxContent>
            </v:textbox>
            <w10:wrap anchorx="page"/>
          </v:shape>
        </w:pict>
      </w:r>
      <w:r>
        <w:rPr>
          <w:rFonts w:ascii="Times New Roman" w:hAnsi="Times New Roman"/>
          <w:color w:val="191919"/>
          <w:sz w:val="20"/>
          <w:szCs w:val="20"/>
        </w:rPr>
        <w:t xml:space="preserve"> a developmental guidance and counseling framework.</w:t>
      </w:r>
      <w:r w:rsidRPr="00A867E4">
        <w:rPr>
          <w:rFonts w:ascii="Times New Roman" w:hAnsi="Times New Roman"/>
          <w:b/>
          <w:bCs/>
          <w:color w:val="191919"/>
          <w:sz w:val="20"/>
          <w:szCs w:val="20"/>
        </w:rPr>
        <w:t xml:space="preserve"> </w:t>
      </w:r>
    </w:p>
    <w:p w:rsidR="00F42301" w:rsidRDefault="00F42301" w:rsidP="00721764">
      <w:pPr>
        <w:widowControl w:val="0"/>
        <w:autoSpaceDE w:val="0"/>
        <w:autoSpaceDN w:val="0"/>
        <w:adjustRightInd w:val="0"/>
        <w:spacing w:after="0" w:line="250" w:lineRule="auto"/>
        <w:ind w:left="1239" w:right="2001" w:hanging="360"/>
        <w:rPr>
          <w:rFonts w:ascii="Times New Roman" w:hAnsi="Times New Roman"/>
          <w:color w:val="000000"/>
          <w:sz w:val="20"/>
          <w:szCs w:val="20"/>
        </w:rPr>
      </w:pPr>
      <w:r>
        <w:rPr>
          <w:rFonts w:ascii="Times New Roman" w:hAnsi="Times New Roman"/>
          <w:b/>
          <w:bCs/>
          <w:color w:val="191919"/>
          <w:sz w:val="20"/>
          <w:szCs w:val="20"/>
        </w:rPr>
        <w:t>COUN 5506 School Counseling Foundation</w:t>
      </w:r>
      <w:r>
        <w:rPr>
          <w:rFonts w:ascii="Times New Roman" w:hAnsi="Times New Roman"/>
          <w:b/>
          <w:bCs/>
          <w:color w:val="191919"/>
          <w:spacing w:val="8"/>
          <w:sz w:val="20"/>
          <w:szCs w:val="20"/>
        </w:rPr>
        <w:t>s</w:t>
      </w:r>
      <w:r>
        <w:rPr>
          <w:rFonts w:ascii="Times New Roman" w:hAnsi="Times New Roman"/>
          <w:b/>
          <w:bCs/>
          <w:color w:val="191919"/>
          <w:sz w:val="20"/>
          <w:szCs w:val="20"/>
        </w:rPr>
        <w:t xml:space="preserve">.....................................................................3(3-0) </w:t>
      </w:r>
      <w:r>
        <w:rPr>
          <w:rFonts w:ascii="Times New Roman" w:hAnsi="Times New Roman"/>
          <w:color w:val="191919"/>
          <w:sz w:val="20"/>
          <w:szCs w:val="20"/>
        </w:rPr>
        <w:t>Overview of principles of counseling in modern schools and study of counseling services, best practices and basic concepts relating to o</w:t>
      </w:r>
      <w:r>
        <w:rPr>
          <w:rFonts w:ascii="Times New Roman" w:hAnsi="Times New Roman"/>
          <w:color w:val="191919"/>
          <w:spacing w:val="-4"/>
          <w:sz w:val="20"/>
          <w:szCs w:val="20"/>
        </w:rPr>
        <w:t>r</w:t>
      </w:r>
      <w:r>
        <w:rPr>
          <w:rFonts w:ascii="Times New Roman" w:hAnsi="Times New Roman"/>
          <w:color w:val="191919"/>
          <w:sz w:val="20"/>
          <w:szCs w:val="20"/>
        </w:rPr>
        <w:t>ganization and operation of school counseling programs. Investigation of program research; design implementation and evaluation; counseling intervention approaches; and the integration of counseling theor</w:t>
      </w:r>
      <w:r>
        <w:rPr>
          <w:rFonts w:ascii="Times New Roman" w:hAnsi="Times New Roman"/>
          <w:color w:val="191919"/>
          <w:spacing w:val="-13"/>
          <w:sz w:val="20"/>
          <w:szCs w:val="20"/>
        </w:rPr>
        <w:t>y</w:t>
      </w:r>
      <w:r>
        <w:rPr>
          <w:rFonts w:ascii="Times New Roman" w:hAnsi="Times New Roman"/>
          <w:color w:val="191919"/>
          <w:sz w:val="20"/>
          <w:szCs w:val="20"/>
        </w:rPr>
        <w:t>, principles, practice and applied research.</w:t>
      </w:r>
    </w:p>
    <w:p w:rsidR="00F42301" w:rsidRDefault="00F42301" w:rsidP="00721764">
      <w:pPr>
        <w:widowControl w:val="0"/>
        <w:autoSpaceDE w:val="0"/>
        <w:autoSpaceDN w:val="0"/>
        <w:adjustRightInd w:val="0"/>
        <w:spacing w:after="0" w:line="250" w:lineRule="auto"/>
        <w:ind w:left="1239" w:right="2060" w:hanging="360"/>
        <w:rPr>
          <w:rFonts w:ascii="Times New Roman" w:hAnsi="Times New Roman"/>
          <w:color w:val="000000"/>
          <w:sz w:val="20"/>
          <w:szCs w:val="20"/>
        </w:rPr>
      </w:pPr>
      <w:r>
        <w:rPr>
          <w:rFonts w:ascii="Times New Roman" w:hAnsi="Times New Roman"/>
          <w:b/>
          <w:bCs/>
          <w:color w:val="191919"/>
          <w:sz w:val="20"/>
          <w:szCs w:val="20"/>
        </w:rPr>
        <w:t>COUN 5510</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Assessment and</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Appraisal</w:t>
      </w:r>
      <w:r>
        <w:rPr>
          <w:rFonts w:ascii="Times New Roman" w:hAnsi="Times New Roman"/>
          <w:b/>
          <w:bCs/>
          <w:color w:val="191919"/>
          <w:spacing w:val="-25"/>
          <w:sz w:val="20"/>
          <w:szCs w:val="20"/>
        </w:rPr>
        <w:t xml:space="preserve"> </w:t>
      </w:r>
      <w:r>
        <w:rPr>
          <w:rFonts w:ascii="Times New Roman" w:hAnsi="Times New Roman"/>
          <w:b/>
          <w:bCs/>
          <w:color w:val="191919"/>
          <w:sz w:val="20"/>
          <w:szCs w:val="20"/>
        </w:rPr>
        <w:t xml:space="preserve">...............................................................................3(3-0) </w:t>
      </w:r>
      <w:r w:rsidRPr="00A867E4">
        <w:rPr>
          <w:rFonts w:ascii="Times New Roman" w:hAnsi="Times New Roman"/>
          <w:bCs/>
          <w:color w:val="191919"/>
          <w:sz w:val="20"/>
          <w:szCs w:val="20"/>
        </w:rPr>
        <w:t>Overview of p</w:t>
      </w:r>
      <w:r w:rsidRPr="00A867E4">
        <w:rPr>
          <w:rFonts w:ascii="Times New Roman" w:hAnsi="Times New Roman"/>
          <w:color w:val="191919"/>
          <w:sz w:val="20"/>
          <w:szCs w:val="20"/>
        </w:rPr>
        <w:t>ri</w:t>
      </w:r>
      <w:r>
        <w:rPr>
          <w:rFonts w:ascii="Times New Roman" w:hAnsi="Times New Roman"/>
          <w:color w:val="191919"/>
          <w:sz w:val="20"/>
          <w:szCs w:val="20"/>
        </w:rPr>
        <w:t>nciples and techniques of testing and assessment in counseling. Focusing on interpretation of test scores, statistical concepts, reliabilit</w:t>
      </w:r>
      <w:r>
        <w:rPr>
          <w:rFonts w:ascii="Times New Roman" w:hAnsi="Times New Roman"/>
          <w:color w:val="191919"/>
          <w:spacing w:val="-13"/>
          <w:sz w:val="20"/>
          <w:szCs w:val="20"/>
        </w:rPr>
        <w:t>y</w:t>
      </w:r>
      <w:r>
        <w:rPr>
          <w:rFonts w:ascii="Times New Roman" w:hAnsi="Times New Roman"/>
          <w:color w:val="191919"/>
          <w:sz w:val="20"/>
          <w:szCs w:val="20"/>
        </w:rPr>
        <w:t>, and validit</w:t>
      </w:r>
      <w:r>
        <w:rPr>
          <w:rFonts w:ascii="Times New Roman" w:hAnsi="Times New Roman"/>
          <w:color w:val="191919"/>
          <w:spacing w:val="-13"/>
          <w:sz w:val="20"/>
          <w:szCs w:val="20"/>
        </w:rPr>
        <w:t>y. S</w:t>
      </w:r>
      <w:r>
        <w:rPr>
          <w:rFonts w:ascii="Times New Roman" w:hAnsi="Times New Roman"/>
          <w:color w:val="191919"/>
          <w:sz w:val="20"/>
          <w:szCs w:val="20"/>
        </w:rPr>
        <w:t>trategies for selecting, administering, and interpreting assessment and evaluation instruments.</w:t>
      </w:r>
    </w:p>
    <w:p w:rsidR="00F42301" w:rsidRDefault="00F42301" w:rsidP="00721764">
      <w:pPr>
        <w:widowControl w:val="0"/>
        <w:autoSpaceDE w:val="0"/>
        <w:autoSpaceDN w:val="0"/>
        <w:adjustRightInd w:val="0"/>
        <w:spacing w:after="0" w:line="250" w:lineRule="auto"/>
        <w:ind w:left="1239" w:right="1986" w:hanging="360"/>
        <w:rPr>
          <w:rFonts w:ascii="Times New Roman" w:hAnsi="Times New Roman"/>
          <w:color w:val="000000"/>
          <w:sz w:val="20"/>
          <w:szCs w:val="20"/>
        </w:rPr>
      </w:pPr>
      <w:r>
        <w:rPr>
          <w:rFonts w:ascii="Times New Roman" w:hAnsi="Times New Roman"/>
          <w:b/>
          <w:bCs/>
          <w:color w:val="191919"/>
          <w:sz w:val="20"/>
          <w:szCs w:val="20"/>
        </w:rPr>
        <w:t>COUN 5512 Counseling Strategies and</w:t>
      </w:r>
      <w:r>
        <w:rPr>
          <w:rFonts w:ascii="Times New Roman" w:hAnsi="Times New Roman"/>
          <w:b/>
          <w:bCs/>
          <w:color w:val="191919"/>
          <w:spacing w:val="-4"/>
          <w:sz w:val="20"/>
          <w:szCs w:val="20"/>
        </w:rPr>
        <w:t xml:space="preserve"> </w:t>
      </w:r>
      <w:r>
        <w:rPr>
          <w:rFonts w:ascii="Times New Roman" w:hAnsi="Times New Roman"/>
          <w:b/>
          <w:bCs/>
          <w:color w:val="191919"/>
          <w:spacing w:val="-18"/>
          <w:sz w:val="20"/>
          <w:szCs w:val="20"/>
        </w:rPr>
        <w:t>T</w:t>
      </w:r>
      <w:r>
        <w:rPr>
          <w:rFonts w:ascii="Times New Roman" w:hAnsi="Times New Roman"/>
          <w:b/>
          <w:bCs/>
          <w:color w:val="191919"/>
          <w:sz w:val="20"/>
          <w:szCs w:val="20"/>
        </w:rPr>
        <w:t>echniques</w:t>
      </w:r>
      <w:r>
        <w:rPr>
          <w:rFonts w:ascii="Times New Roman" w:hAnsi="Times New Roman"/>
          <w:b/>
          <w:bCs/>
          <w:color w:val="191919"/>
          <w:spacing w:val="-31"/>
          <w:sz w:val="20"/>
          <w:szCs w:val="20"/>
        </w:rPr>
        <w:t xml:space="preserve"> </w:t>
      </w:r>
      <w:r>
        <w:rPr>
          <w:rFonts w:ascii="Times New Roman" w:hAnsi="Times New Roman"/>
          <w:b/>
          <w:bCs/>
          <w:color w:val="191919"/>
          <w:sz w:val="20"/>
          <w:szCs w:val="20"/>
        </w:rPr>
        <w:t xml:space="preserve">...........................................................3(3-0) </w:t>
      </w:r>
      <w:r>
        <w:rPr>
          <w:rFonts w:ascii="Times New Roman" w:hAnsi="Times New Roman"/>
          <w:color w:val="191919"/>
          <w:sz w:val="20"/>
          <w:szCs w:val="20"/>
        </w:rPr>
        <w:t>This course provides an understanding of the counseling process, including the behaviors that influence helping processes, essential interviewing and counseling skills, establishing appropriate counseling goals, designing intervention strategies, evaluating client outcomes, and te</w:t>
      </w:r>
      <w:r>
        <w:rPr>
          <w:rFonts w:ascii="Times New Roman" w:hAnsi="Times New Roman"/>
          <w:color w:val="191919"/>
          <w:spacing w:val="-4"/>
          <w:sz w:val="20"/>
          <w:szCs w:val="20"/>
        </w:rPr>
        <w:t>r</w:t>
      </w:r>
      <w:r>
        <w:rPr>
          <w:rFonts w:ascii="Times New Roman" w:hAnsi="Times New Roman"/>
          <w:color w:val="191919"/>
          <w:sz w:val="20"/>
          <w:szCs w:val="20"/>
        </w:rPr>
        <w:t>minating the counselo</w:t>
      </w:r>
      <w:r>
        <w:rPr>
          <w:rFonts w:ascii="Times New Roman" w:hAnsi="Times New Roman"/>
          <w:color w:val="191919"/>
          <w:spacing w:val="-4"/>
          <w:sz w:val="20"/>
          <w:szCs w:val="20"/>
        </w:rPr>
        <w:t>r</w:t>
      </w:r>
      <w:r>
        <w:rPr>
          <w:rFonts w:ascii="Times New Roman" w:hAnsi="Times New Roman"/>
          <w:color w:val="191919"/>
          <w:sz w:val="20"/>
          <w:szCs w:val="20"/>
        </w:rPr>
        <w:t xml:space="preserve">-client relationship.  </w:t>
      </w:r>
      <w:r>
        <w:rPr>
          <w:rFonts w:ascii="Times New Roman" w:hAnsi="Times New Roman"/>
          <w:i/>
          <w:iCs/>
          <w:color w:val="191919"/>
          <w:sz w:val="20"/>
          <w:szCs w:val="20"/>
        </w:rPr>
        <w:t>P</w:t>
      </w:r>
      <w:r>
        <w:rPr>
          <w:rFonts w:ascii="Times New Roman" w:hAnsi="Times New Roman"/>
          <w:i/>
          <w:iCs/>
          <w:color w:val="191919"/>
          <w:spacing w:val="-7"/>
          <w:sz w:val="20"/>
          <w:szCs w:val="20"/>
        </w:rPr>
        <w:t>r</w:t>
      </w:r>
      <w:r>
        <w:rPr>
          <w:rFonts w:ascii="Times New Roman" w:hAnsi="Times New Roman"/>
          <w:i/>
          <w:iCs/>
          <w:color w:val="191919"/>
          <w:sz w:val="20"/>
          <w:szCs w:val="20"/>
        </w:rPr>
        <w:t>e</w:t>
      </w:r>
      <w:r>
        <w:rPr>
          <w:rFonts w:ascii="Times New Roman" w:hAnsi="Times New Roman"/>
          <w:i/>
          <w:iCs/>
          <w:color w:val="191919"/>
          <w:spacing w:val="-7"/>
          <w:sz w:val="20"/>
          <w:szCs w:val="20"/>
        </w:rPr>
        <w:t>r</w:t>
      </w:r>
      <w:r>
        <w:rPr>
          <w:rFonts w:ascii="Times New Roman" w:hAnsi="Times New Roman"/>
          <w:i/>
          <w:iCs/>
          <w:color w:val="191919"/>
          <w:sz w:val="20"/>
          <w:szCs w:val="20"/>
        </w:rPr>
        <w:t>equisite:  COUN 5500</w:t>
      </w:r>
    </w:p>
    <w:p w:rsidR="00F42301" w:rsidRDefault="00F42301" w:rsidP="00721764">
      <w:pPr>
        <w:widowControl w:val="0"/>
        <w:autoSpaceDE w:val="0"/>
        <w:autoSpaceDN w:val="0"/>
        <w:adjustRightInd w:val="0"/>
        <w:spacing w:after="0" w:line="250" w:lineRule="auto"/>
        <w:ind w:left="1239" w:right="2060" w:hanging="360"/>
        <w:rPr>
          <w:rFonts w:ascii="Times New Roman" w:hAnsi="Times New Roman"/>
          <w:color w:val="000000"/>
          <w:sz w:val="20"/>
          <w:szCs w:val="20"/>
        </w:rPr>
      </w:pPr>
      <w:r>
        <w:rPr>
          <w:rFonts w:ascii="Times New Roman" w:hAnsi="Times New Roman"/>
          <w:b/>
          <w:bCs/>
          <w:color w:val="191919"/>
          <w:sz w:val="20"/>
          <w:szCs w:val="20"/>
        </w:rPr>
        <w:t>COUN 5515 G</w:t>
      </w:r>
      <w:r>
        <w:rPr>
          <w:rFonts w:ascii="Times New Roman" w:hAnsi="Times New Roman"/>
          <w:b/>
          <w:bCs/>
          <w:color w:val="191919"/>
          <w:spacing w:val="-4"/>
          <w:sz w:val="20"/>
          <w:szCs w:val="20"/>
        </w:rPr>
        <w:t>r</w:t>
      </w:r>
      <w:r>
        <w:rPr>
          <w:rFonts w:ascii="Times New Roman" w:hAnsi="Times New Roman"/>
          <w:b/>
          <w:bCs/>
          <w:color w:val="191919"/>
          <w:sz w:val="20"/>
          <w:szCs w:val="20"/>
        </w:rPr>
        <w:t>oup Counseling and Dynamic</w:t>
      </w:r>
      <w:r>
        <w:rPr>
          <w:rFonts w:ascii="Times New Roman" w:hAnsi="Times New Roman"/>
          <w:b/>
          <w:bCs/>
          <w:color w:val="191919"/>
          <w:spacing w:val="12"/>
          <w:sz w:val="20"/>
          <w:szCs w:val="20"/>
        </w:rPr>
        <w:t>s</w:t>
      </w:r>
      <w:r>
        <w:rPr>
          <w:rFonts w:ascii="Times New Roman" w:hAnsi="Times New Roman"/>
          <w:b/>
          <w:bCs/>
          <w:color w:val="191919"/>
          <w:sz w:val="20"/>
          <w:szCs w:val="20"/>
        </w:rPr>
        <w:t xml:space="preserve">...................................................................3(3-0) </w:t>
      </w:r>
      <w:r>
        <w:rPr>
          <w:rFonts w:ascii="Times New Roman" w:hAnsi="Times New Roman"/>
          <w:color w:val="191919"/>
          <w:sz w:val="20"/>
          <w:szCs w:val="20"/>
        </w:rPr>
        <w:t>A</w:t>
      </w:r>
      <w:r>
        <w:rPr>
          <w:rFonts w:ascii="Times New Roman" w:hAnsi="Times New Roman"/>
          <w:color w:val="191919"/>
          <w:spacing w:val="-11"/>
          <w:sz w:val="20"/>
          <w:szCs w:val="20"/>
        </w:rPr>
        <w:t xml:space="preserve"> </w:t>
      </w:r>
      <w:r>
        <w:rPr>
          <w:rFonts w:ascii="Times New Roman" w:hAnsi="Times New Roman"/>
          <w:color w:val="191919"/>
          <w:sz w:val="20"/>
          <w:szCs w:val="20"/>
        </w:rPr>
        <w:t xml:space="preserve">theoretical and experiential approach to understanding group purpose, development, dynamics, counseling theories, group counseling methods and skills, and other group </w:t>
      </w:r>
      <w:r>
        <w:rPr>
          <w:rFonts w:ascii="Times New Roman" w:hAnsi="Times New Roman"/>
          <w:color w:val="191919"/>
          <w:sz w:val="20"/>
          <w:szCs w:val="20"/>
        </w:rPr>
        <w:lastRenderedPageBreak/>
        <w:t xml:space="preserve">approaches. Legal issues and ethical standards related to group counseling are explored. </w:t>
      </w:r>
      <w:r>
        <w:rPr>
          <w:rFonts w:ascii="Times New Roman" w:hAnsi="Times New Roman"/>
          <w:i/>
          <w:iCs/>
          <w:color w:val="191919"/>
          <w:sz w:val="20"/>
          <w:szCs w:val="20"/>
        </w:rPr>
        <w:t>P</w:t>
      </w:r>
      <w:r>
        <w:rPr>
          <w:rFonts w:ascii="Times New Roman" w:hAnsi="Times New Roman"/>
          <w:i/>
          <w:iCs/>
          <w:color w:val="191919"/>
          <w:spacing w:val="-7"/>
          <w:sz w:val="20"/>
          <w:szCs w:val="20"/>
        </w:rPr>
        <w:t>r</w:t>
      </w:r>
      <w:r>
        <w:rPr>
          <w:rFonts w:ascii="Times New Roman" w:hAnsi="Times New Roman"/>
          <w:i/>
          <w:iCs/>
          <w:color w:val="191919"/>
          <w:sz w:val="20"/>
          <w:szCs w:val="20"/>
        </w:rPr>
        <w:t>e</w:t>
      </w:r>
      <w:r>
        <w:rPr>
          <w:rFonts w:ascii="Times New Roman" w:hAnsi="Times New Roman"/>
          <w:i/>
          <w:iCs/>
          <w:color w:val="191919"/>
          <w:spacing w:val="-7"/>
          <w:sz w:val="20"/>
          <w:szCs w:val="20"/>
        </w:rPr>
        <w:t>r</w:t>
      </w:r>
      <w:r>
        <w:rPr>
          <w:rFonts w:ascii="Times New Roman" w:hAnsi="Times New Roman"/>
          <w:i/>
          <w:iCs/>
          <w:color w:val="191919"/>
          <w:sz w:val="20"/>
          <w:szCs w:val="20"/>
        </w:rPr>
        <w:t>equisite: COUN 5512</w:t>
      </w:r>
    </w:p>
    <w:p w:rsidR="00F42301" w:rsidRDefault="00F42301" w:rsidP="00721764">
      <w:pPr>
        <w:widowControl w:val="0"/>
        <w:autoSpaceDE w:val="0"/>
        <w:autoSpaceDN w:val="0"/>
        <w:adjustRightInd w:val="0"/>
        <w:spacing w:after="0" w:line="250" w:lineRule="auto"/>
        <w:ind w:left="1239" w:right="1954" w:hanging="360"/>
        <w:rPr>
          <w:rFonts w:ascii="Times New Roman" w:hAnsi="Times New Roman"/>
          <w:color w:val="000000"/>
          <w:sz w:val="20"/>
          <w:szCs w:val="20"/>
        </w:rPr>
      </w:pPr>
      <w:r>
        <w:rPr>
          <w:rFonts w:ascii="Times New Roman" w:hAnsi="Times New Roman"/>
          <w:b/>
          <w:bCs/>
          <w:color w:val="191919"/>
          <w:sz w:val="20"/>
          <w:szCs w:val="20"/>
        </w:rPr>
        <w:t>COUN 5517 Family Counseling</w:t>
      </w:r>
      <w:r>
        <w:rPr>
          <w:rFonts w:ascii="Times New Roman" w:hAnsi="Times New Roman"/>
          <w:b/>
          <w:bCs/>
          <w:color w:val="191919"/>
          <w:spacing w:val="-8"/>
          <w:sz w:val="20"/>
          <w:szCs w:val="20"/>
        </w:rPr>
        <w:t xml:space="preserve"> </w:t>
      </w:r>
      <w:r>
        <w:rPr>
          <w:rFonts w:ascii="Times New Roman" w:hAnsi="Times New Roman"/>
          <w:b/>
          <w:bCs/>
          <w:color w:val="191919"/>
          <w:sz w:val="20"/>
          <w:szCs w:val="20"/>
        </w:rPr>
        <w:t xml:space="preserve">...........................................................................................3(3-0) </w:t>
      </w:r>
      <w:r>
        <w:rPr>
          <w:rFonts w:ascii="Times New Roman" w:hAnsi="Times New Roman"/>
          <w:color w:val="191919"/>
          <w:sz w:val="20"/>
          <w:szCs w:val="20"/>
        </w:rPr>
        <w:t>Uses a systems perspective for understanding family dynamics and examines major models of family and related interventions.</w:t>
      </w:r>
      <w:r>
        <w:rPr>
          <w:rFonts w:ascii="Times New Roman" w:hAnsi="Times New Roman"/>
          <w:color w:val="191919"/>
          <w:spacing w:val="-11"/>
          <w:sz w:val="20"/>
          <w:szCs w:val="20"/>
        </w:rPr>
        <w:t xml:space="preserve"> </w:t>
      </w:r>
      <w:r>
        <w:rPr>
          <w:rFonts w:ascii="Times New Roman" w:hAnsi="Times New Roman"/>
          <w:color w:val="191919"/>
          <w:sz w:val="20"/>
          <w:szCs w:val="20"/>
        </w:rPr>
        <w:t>A</w:t>
      </w:r>
      <w:r>
        <w:rPr>
          <w:rFonts w:ascii="Times New Roman" w:hAnsi="Times New Roman"/>
          <w:color w:val="191919"/>
          <w:spacing w:val="-11"/>
          <w:sz w:val="20"/>
          <w:szCs w:val="20"/>
        </w:rPr>
        <w:t xml:space="preserve"> </w:t>
      </w:r>
      <w:r>
        <w:rPr>
          <w:rFonts w:ascii="Times New Roman" w:hAnsi="Times New Roman"/>
          <w:color w:val="191919"/>
          <w:sz w:val="20"/>
          <w:szCs w:val="20"/>
        </w:rPr>
        <w:t>rationale is introduced for selecting family and other systems theories as appropriate modalities for family assessment and counseling.</w:t>
      </w:r>
    </w:p>
    <w:p w:rsidR="00F42301" w:rsidRDefault="00F42301" w:rsidP="00721764">
      <w:pPr>
        <w:widowControl w:val="0"/>
        <w:autoSpaceDE w:val="0"/>
        <w:autoSpaceDN w:val="0"/>
        <w:adjustRightInd w:val="0"/>
        <w:spacing w:after="0"/>
        <w:ind w:left="1239"/>
        <w:rPr>
          <w:rFonts w:ascii="Times New Roman" w:hAnsi="Times New Roman"/>
          <w:color w:val="000000"/>
          <w:sz w:val="20"/>
          <w:szCs w:val="20"/>
        </w:rPr>
      </w:pPr>
      <w:r>
        <w:rPr>
          <w:rFonts w:ascii="Times New Roman" w:hAnsi="Times New Roman"/>
          <w:i/>
          <w:iCs/>
          <w:color w:val="191919"/>
          <w:sz w:val="20"/>
          <w:szCs w:val="20"/>
        </w:rPr>
        <w:t>P</w:t>
      </w:r>
      <w:r>
        <w:rPr>
          <w:rFonts w:ascii="Times New Roman" w:hAnsi="Times New Roman"/>
          <w:i/>
          <w:iCs/>
          <w:color w:val="191919"/>
          <w:spacing w:val="-7"/>
          <w:sz w:val="20"/>
          <w:szCs w:val="20"/>
        </w:rPr>
        <w:t>r</w:t>
      </w:r>
      <w:r>
        <w:rPr>
          <w:rFonts w:ascii="Times New Roman" w:hAnsi="Times New Roman"/>
          <w:i/>
          <w:iCs/>
          <w:color w:val="191919"/>
          <w:sz w:val="20"/>
          <w:szCs w:val="20"/>
        </w:rPr>
        <w:t>e</w:t>
      </w:r>
      <w:r>
        <w:rPr>
          <w:rFonts w:ascii="Times New Roman" w:hAnsi="Times New Roman"/>
          <w:i/>
          <w:iCs/>
          <w:color w:val="191919"/>
          <w:spacing w:val="-7"/>
          <w:sz w:val="20"/>
          <w:szCs w:val="20"/>
        </w:rPr>
        <w:t>r</w:t>
      </w:r>
      <w:r>
        <w:rPr>
          <w:rFonts w:ascii="Times New Roman" w:hAnsi="Times New Roman"/>
          <w:i/>
          <w:iCs/>
          <w:color w:val="191919"/>
          <w:sz w:val="20"/>
          <w:szCs w:val="20"/>
        </w:rPr>
        <w:t>equisite:  COUN 5512</w:t>
      </w:r>
    </w:p>
    <w:p w:rsidR="00F42301" w:rsidRDefault="00F42301" w:rsidP="00721764">
      <w:pPr>
        <w:widowControl w:val="0"/>
        <w:autoSpaceDE w:val="0"/>
        <w:autoSpaceDN w:val="0"/>
        <w:adjustRightInd w:val="0"/>
        <w:spacing w:before="10" w:after="0" w:line="250" w:lineRule="auto"/>
        <w:ind w:left="1239" w:right="1966" w:hanging="360"/>
        <w:rPr>
          <w:rFonts w:ascii="Times New Roman" w:hAnsi="Times New Roman"/>
          <w:color w:val="000000"/>
          <w:sz w:val="20"/>
          <w:szCs w:val="20"/>
        </w:rPr>
      </w:pPr>
      <w:r>
        <w:rPr>
          <w:rFonts w:ascii="Times New Roman" w:hAnsi="Times New Roman"/>
          <w:b/>
          <w:bCs/>
          <w:color w:val="191919"/>
          <w:sz w:val="20"/>
          <w:szCs w:val="20"/>
        </w:rPr>
        <w:t>COUN 5520 Multicultural Counseling</w:t>
      </w:r>
      <w:r>
        <w:rPr>
          <w:rFonts w:ascii="Times New Roman" w:hAnsi="Times New Roman"/>
          <w:b/>
          <w:bCs/>
          <w:color w:val="191919"/>
          <w:spacing w:val="-4"/>
          <w:sz w:val="20"/>
          <w:szCs w:val="20"/>
        </w:rPr>
        <w:t xml:space="preserve"> </w:t>
      </w:r>
      <w:r>
        <w:rPr>
          <w:rFonts w:ascii="Times New Roman" w:hAnsi="Times New Roman"/>
          <w:b/>
          <w:bCs/>
          <w:color w:val="191919"/>
          <w:sz w:val="20"/>
          <w:szCs w:val="20"/>
        </w:rPr>
        <w:t>Theory and Practice</w:t>
      </w:r>
      <w:r>
        <w:rPr>
          <w:rFonts w:ascii="Times New Roman" w:hAnsi="Times New Roman"/>
          <w:b/>
          <w:bCs/>
          <w:color w:val="191919"/>
          <w:spacing w:val="-4"/>
          <w:sz w:val="20"/>
          <w:szCs w:val="20"/>
        </w:rPr>
        <w:t xml:space="preserve"> </w:t>
      </w:r>
      <w:r>
        <w:rPr>
          <w:rFonts w:ascii="Times New Roman" w:hAnsi="Times New Roman"/>
          <w:b/>
          <w:bCs/>
          <w:color w:val="191919"/>
          <w:sz w:val="20"/>
          <w:szCs w:val="20"/>
        </w:rPr>
        <w:t xml:space="preserve">............................................3(3-0) </w:t>
      </w:r>
      <w:r>
        <w:rPr>
          <w:rFonts w:ascii="Times New Roman" w:hAnsi="Times New Roman"/>
          <w:color w:val="191919"/>
          <w:sz w:val="20"/>
          <w:szCs w:val="20"/>
        </w:rPr>
        <w:t>An examination of the cultural context of relationships, issues and trends in a multicultural and diverse society related to such factors as culture, ethnicit</w:t>
      </w:r>
      <w:r>
        <w:rPr>
          <w:rFonts w:ascii="Times New Roman" w:hAnsi="Times New Roman"/>
          <w:color w:val="191919"/>
          <w:spacing w:val="-13"/>
          <w:sz w:val="20"/>
          <w:szCs w:val="20"/>
        </w:rPr>
        <w:t>y</w:t>
      </w:r>
      <w:r>
        <w:rPr>
          <w:rFonts w:ascii="Times New Roman" w:hAnsi="Times New Roman"/>
          <w:color w:val="191919"/>
          <w:sz w:val="20"/>
          <w:szCs w:val="20"/>
        </w:rPr>
        <w:t>, nationalit</w:t>
      </w:r>
      <w:r>
        <w:rPr>
          <w:rFonts w:ascii="Times New Roman" w:hAnsi="Times New Roman"/>
          <w:color w:val="191919"/>
          <w:spacing w:val="-13"/>
          <w:sz w:val="20"/>
          <w:szCs w:val="20"/>
        </w:rPr>
        <w:t>y</w:t>
      </w:r>
      <w:r>
        <w:rPr>
          <w:rFonts w:ascii="Times New Roman" w:hAnsi="Times New Roman"/>
          <w:color w:val="191919"/>
          <w:sz w:val="20"/>
          <w:szCs w:val="20"/>
        </w:rPr>
        <w:t>, age, gende</w:t>
      </w:r>
      <w:r>
        <w:rPr>
          <w:rFonts w:ascii="Times New Roman" w:hAnsi="Times New Roman"/>
          <w:color w:val="191919"/>
          <w:spacing w:val="-8"/>
          <w:sz w:val="20"/>
          <w:szCs w:val="20"/>
        </w:rPr>
        <w:t>r</w:t>
      </w:r>
      <w:r>
        <w:rPr>
          <w:rFonts w:ascii="Times New Roman" w:hAnsi="Times New Roman"/>
          <w:color w:val="191919"/>
          <w:sz w:val="20"/>
          <w:szCs w:val="20"/>
        </w:rPr>
        <w:t>, sexual orientation, mental and physical characteristics, education, family values, religious and spir</w:t>
      </w:r>
      <w:r>
        <w:rPr>
          <w:rFonts w:ascii="Times New Roman" w:hAnsi="Times New Roman"/>
          <w:color w:val="191919"/>
          <w:spacing w:val="-4"/>
          <w:sz w:val="20"/>
          <w:szCs w:val="20"/>
        </w:rPr>
        <w:t>i</w:t>
      </w:r>
      <w:r>
        <w:rPr>
          <w:rFonts w:ascii="Times New Roman" w:hAnsi="Times New Roman"/>
          <w:color w:val="191919"/>
          <w:sz w:val="20"/>
          <w:szCs w:val="20"/>
        </w:rPr>
        <w:t xml:space="preserve">tual values, socioeconomic status and unique characteristics of individuals, couples, families, ethnic groups, and communities.  </w:t>
      </w:r>
      <w:r>
        <w:rPr>
          <w:rFonts w:ascii="Times New Roman" w:hAnsi="Times New Roman"/>
          <w:i/>
          <w:iCs/>
          <w:color w:val="191919"/>
          <w:sz w:val="20"/>
          <w:szCs w:val="20"/>
        </w:rPr>
        <w:t>P</w:t>
      </w:r>
      <w:r>
        <w:rPr>
          <w:rFonts w:ascii="Times New Roman" w:hAnsi="Times New Roman"/>
          <w:i/>
          <w:iCs/>
          <w:color w:val="191919"/>
          <w:spacing w:val="-7"/>
          <w:sz w:val="20"/>
          <w:szCs w:val="20"/>
        </w:rPr>
        <w:t>r</w:t>
      </w:r>
      <w:r>
        <w:rPr>
          <w:rFonts w:ascii="Times New Roman" w:hAnsi="Times New Roman"/>
          <w:i/>
          <w:iCs/>
          <w:color w:val="191919"/>
          <w:sz w:val="20"/>
          <w:szCs w:val="20"/>
        </w:rPr>
        <w:t>e</w:t>
      </w:r>
      <w:r>
        <w:rPr>
          <w:rFonts w:ascii="Times New Roman" w:hAnsi="Times New Roman"/>
          <w:i/>
          <w:iCs/>
          <w:color w:val="191919"/>
          <w:spacing w:val="-7"/>
          <w:sz w:val="20"/>
          <w:szCs w:val="20"/>
        </w:rPr>
        <w:t>r</w:t>
      </w:r>
      <w:r>
        <w:rPr>
          <w:rFonts w:ascii="Times New Roman" w:hAnsi="Times New Roman"/>
          <w:i/>
          <w:iCs/>
          <w:color w:val="191919"/>
          <w:sz w:val="20"/>
          <w:szCs w:val="20"/>
        </w:rPr>
        <w:t>equisite: COUN 5500</w:t>
      </w:r>
    </w:p>
    <w:p w:rsidR="00F42301" w:rsidRDefault="00F42301" w:rsidP="00721764">
      <w:pPr>
        <w:widowControl w:val="0"/>
        <w:autoSpaceDE w:val="0"/>
        <w:autoSpaceDN w:val="0"/>
        <w:adjustRightInd w:val="0"/>
        <w:spacing w:after="0" w:line="250" w:lineRule="auto"/>
        <w:ind w:left="1239" w:right="2060" w:hanging="360"/>
        <w:rPr>
          <w:rFonts w:ascii="Times New Roman" w:hAnsi="Times New Roman"/>
          <w:color w:val="000000"/>
          <w:sz w:val="20"/>
          <w:szCs w:val="20"/>
        </w:rPr>
      </w:pPr>
      <w:r>
        <w:rPr>
          <w:rFonts w:ascii="Times New Roman" w:hAnsi="Times New Roman"/>
          <w:b/>
          <w:bCs/>
          <w:color w:val="191919"/>
          <w:sz w:val="20"/>
          <w:szCs w:val="20"/>
        </w:rPr>
        <w:t>COUN 5531 Ca</w:t>
      </w:r>
      <w:r>
        <w:rPr>
          <w:rFonts w:ascii="Times New Roman" w:hAnsi="Times New Roman"/>
          <w:b/>
          <w:bCs/>
          <w:color w:val="191919"/>
          <w:spacing w:val="-4"/>
          <w:sz w:val="20"/>
          <w:szCs w:val="20"/>
        </w:rPr>
        <w:t>r</w:t>
      </w:r>
      <w:r>
        <w:rPr>
          <w:rFonts w:ascii="Times New Roman" w:hAnsi="Times New Roman"/>
          <w:b/>
          <w:bCs/>
          <w:color w:val="191919"/>
          <w:sz w:val="20"/>
          <w:szCs w:val="20"/>
        </w:rPr>
        <w:t>eer</w:t>
      </w:r>
      <w:r>
        <w:rPr>
          <w:rFonts w:ascii="Times New Roman" w:hAnsi="Times New Roman"/>
          <w:b/>
          <w:bCs/>
          <w:color w:val="191919"/>
          <w:spacing w:val="-4"/>
          <w:sz w:val="20"/>
          <w:szCs w:val="20"/>
        </w:rPr>
        <w:t xml:space="preserve"> </w:t>
      </w:r>
      <w:r>
        <w:rPr>
          <w:rFonts w:ascii="Times New Roman" w:hAnsi="Times New Roman"/>
          <w:b/>
          <w:bCs/>
          <w:color w:val="191919"/>
          <w:sz w:val="20"/>
          <w:szCs w:val="20"/>
        </w:rPr>
        <w:t>Development and Counselin</w:t>
      </w:r>
      <w:r>
        <w:rPr>
          <w:rFonts w:ascii="Times New Roman" w:hAnsi="Times New Roman"/>
          <w:b/>
          <w:bCs/>
          <w:color w:val="191919"/>
          <w:spacing w:val="5"/>
          <w:sz w:val="20"/>
          <w:szCs w:val="20"/>
        </w:rPr>
        <w:t>g</w:t>
      </w:r>
      <w:r>
        <w:rPr>
          <w:rFonts w:ascii="Times New Roman" w:hAnsi="Times New Roman"/>
          <w:b/>
          <w:bCs/>
          <w:color w:val="191919"/>
          <w:sz w:val="20"/>
          <w:szCs w:val="20"/>
        </w:rPr>
        <w:t xml:space="preserve">.............................................................3(3-0) </w:t>
      </w:r>
      <w:r>
        <w:rPr>
          <w:rFonts w:ascii="Times New Roman" w:hAnsi="Times New Roman"/>
          <w:color w:val="191919"/>
          <w:sz w:val="20"/>
          <w:szCs w:val="20"/>
        </w:rPr>
        <w:t>Focus on career development theories and decision-making models, occupational and labor market information resources, technology-based career information systems; career development and educational planning, implementation, and evaluation.</w:t>
      </w:r>
      <w:r>
        <w:rPr>
          <w:rFonts w:ascii="Times New Roman" w:hAnsi="Times New Roman"/>
          <w:color w:val="191919"/>
          <w:spacing w:val="49"/>
          <w:sz w:val="20"/>
          <w:szCs w:val="20"/>
        </w:rPr>
        <w:t xml:space="preserve"> </w:t>
      </w:r>
      <w:r>
        <w:rPr>
          <w:rFonts w:ascii="Times New Roman" w:hAnsi="Times New Roman"/>
          <w:i/>
          <w:iCs/>
          <w:color w:val="191919"/>
          <w:sz w:val="20"/>
          <w:szCs w:val="20"/>
        </w:rPr>
        <w:t>P</w:t>
      </w:r>
      <w:r>
        <w:rPr>
          <w:rFonts w:ascii="Times New Roman" w:hAnsi="Times New Roman"/>
          <w:i/>
          <w:iCs/>
          <w:color w:val="191919"/>
          <w:spacing w:val="-7"/>
          <w:sz w:val="20"/>
          <w:szCs w:val="20"/>
        </w:rPr>
        <w:t>r</w:t>
      </w:r>
      <w:r>
        <w:rPr>
          <w:rFonts w:ascii="Times New Roman" w:hAnsi="Times New Roman"/>
          <w:i/>
          <w:iCs/>
          <w:color w:val="191919"/>
          <w:sz w:val="20"/>
          <w:szCs w:val="20"/>
        </w:rPr>
        <w:t>e</w:t>
      </w:r>
      <w:r>
        <w:rPr>
          <w:rFonts w:ascii="Times New Roman" w:hAnsi="Times New Roman"/>
          <w:i/>
          <w:iCs/>
          <w:color w:val="191919"/>
          <w:spacing w:val="-7"/>
          <w:sz w:val="20"/>
          <w:szCs w:val="20"/>
        </w:rPr>
        <w:t>r</w:t>
      </w:r>
      <w:r>
        <w:rPr>
          <w:rFonts w:ascii="Times New Roman" w:hAnsi="Times New Roman"/>
          <w:i/>
          <w:iCs/>
          <w:color w:val="191919"/>
          <w:sz w:val="20"/>
          <w:szCs w:val="20"/>
        </w:rPr>
        <w:t>equisite: COUN 5500</w:t>
      </w:r>
    </w:p>
    <w:p w:rsidR="00F42301" w:rsidRDefault="00F42301" w:rsidP="00721764">
      <w:pPr>
        <w:widowControl w:val="0"/>
        <w:autoSpaceDE w:val="0"/>
        <w:autoSpaceDN w:val="0"/>
        <w:adjustRightInd w:val="0"/>
        <w:spacing w:after="0" w:line="250" w:lineRule="auto"/>
        <w:ind w:left="1239" w:right="2060" w:hanging="360"/>
        <w:rPr>
          <w:rFonts w:ascii="Times New Roman" w:hAnsi="Times New Roman"/>
          <w:color w:val="000000"/>
          <w:sz w:val="20"/>
          <w:szCs w:val="20"/>
        </w:rPr>
        <w:sectPr w:rsidR="00F42301">
          <w:pgSz w:w="12240" w:h="15840"/>
          <w:pgMar w:top="260" w:right="240" w:bottom="280" w:left="1240" w:header="0" w:footer="1034" w:gutter="0"/>
          <w:cols w:space="720" w:equalWidth="0">
            <w:col w:w="10760"/>
          </w:cols>
          <w:noEndnote/>
        </w:sectPr>
      </w:pPr>
    </w:p>
    <w:tbl>
      <w:tblPr>
        <w:tblW w:w="0" w:type="auto"/>
        <w:tblInd w:w="119" w:type="dxa"/>
        <w:tblLayout w:type="fixed"/>
        <w:tblCellMar>
          <w:left w:w="0" w:type="dxa"/>
          <w:right w:w="0" w:type="dxa"/>
        </w:tblCellMar>
        <w:tblLook w:val="0000"/>
      </w:tblPr>
      <w:tblGrid>
        <w:gridCol w:w="1085"/>
        <w:gridCol w:w="4560"/>
        <w:gridCol w:w="4858"/>
      </w:tblGrid>
      <w:tr w:rsidR="00F42301" w:rsidRPr="00FA7AC7" w:rsidTr="00B67EC4">
        <w:trPr>
          <w:trHeight w:hRule="exact" w:val="235"/>
        </w:trPr>
        <w:tc>
          <w:tcPr>
            <w:tcW w:w="1085" w:type="dxa"/>
            <w:tcBorders>
              <w:top w:val="nil"/>
              <w:left w:val="nil"/>
              <w:bottom w:val="single" w:sz="4" w:space="0" w:color="191919"/>
              <w:right w:val="single" w:sz="4" w:space="0" w:color="191919"/>
            </w:tcBorders>
          </w:tcPr>
          <w:p w:rsidR="00F42301" w:rsidRPr="00FA7AC7" w:rsidRDefault="00F42301" w:rsidP="00B67EC4">
            <w:pPr>
              <w:widowControl w:val="0"/>
              <w:autoSpaceDE w:val="0"/>
              <w:autoSpaceDN w:val="0"/>
              <w:adjustRightInd w:val="0"/>
              <w:spacing w:after="0"/>
              <w:rPr>
                <w:rFonts w:ascii="Times New Roman" w:hAnsi="Times New Roman"/>
                <w:sz w:val="24"/>
                <w:szCs w:val="24"/>
              </w:rPr>
            </w:pPr>
          </w:p>
        </w:tc>
        <w:tc>
          <w:tcPr>
            <w:tcW w:w="4560" w:type="dxa"/>
            <w:vMerge w:val="restart"/>
            <w:tcBorders>
              <w:top w:val="single" w:sz="4" w:space="0" w:color="191919"/>
              <w:left w:val="single" w:sz="4" w:space="0" w:color="191919"/>
              <w:bottom w:val="single" w:sz="4" w:space="0" w:color="191919"/>
              <w:right w:val="single" w:sz="4" w:space="0" w:color="191919"/>
            </w:tcBorders>
          </w:tcPr>
          <w:p w:rsidR="00F42301" w:rsidRPr="00FA7AC7" w:rsidRDefault="00F42301" w:rsidP="00B67EC4">
            <w:pPr>
              <w:widowControl w:val="0"/>
              <w:autoSpaceDE w:val="0"/>
              <w:autoSpaceDN w:val="0"/>
              <w:adjustRightInd w:val="0"/>
              <w:spacing w:before="9" w:after="0" w:line="130" w:lineRule="exact"/>
              <w:rPr>
                <w:rFonts w:ascii="Times New Roman" w:hAnsi="Times New Roman"/>
                <w:sz w:val="13"/>
                <w:szCs w:val="13"/>
              </w:rPr>
            </w:pPr>
          </w:p>
          <w:p w:rsidR="00F42301" w:rsidRPr="00FA7AC7" w:rsidRDefault="00F42301" w:rsidP="00B67EC4">
            <w:pPr>
              <w:widowControl w:val="0"/>
              <w:autoSpaceDE w:val="0"/>
              <w:autoSpaceDN w:val="0"/>
              <w:adjustRightInd w:val="0"/>
              <w:spacing w:after="0"/>
              <w:ind w:left="343"/>
              <w:rPr>
                <w:rFonts w:ascii="Times New Roman" w:hAnsi="Times New Roman"/>
                <w:sz w:val="24"/>
                <w:szCs w:val="24"/>
              </w:rPr>
            </w:pPr>
            <w:r w:rsidRPr="00FA7AC7">
              <w:rPr>
                <w:rFonts w:ascii="Times New Roman" w:hAnsi="Times New Roman"/>
                <w:b/>
                <w:bCs/>
                <w:color w:val="191919"/>
                <w:sz w:val="36"/>
                <w:szCs w:val="36"/>
              </w:rPr>
              <w:t>S</w:t>
            </w:r>
            <w:r w:rsidRPr="00FA7AC7">
              <w:rPr>
                <w:rFonts w:ascii="Times New Roman" w:hAnsi="Times New Roman"/>
                <w:b/>
                <w:bCs/>
                <w:color w:val="191919"/>
                <w:sz w:val="27"/>
                <w:szCs w:val="27"/>
              </w:rPr>
              <w:t>CHOOL</w:t>
            </w:r>
            <w:r w:rsidRPr="00FA7AC7">
              <w:rPr>
                <w:rFonts w:ascii="Times New Roman" w:hAnsi="Times New Roman"/>
                <w:b/>
                <w:bCs/>
                <w:color w:val="191919"/>
                <w:spacing w:val="8"/>
                <w:sz w:val="27"/>
                <w:szCs w:val="27"/>
              </w:rPr>
              <w:t xml:space="preserve"> </w:t>
            </w:r>
            <w:r w:rsidRPr="00FA7AC7">
              <w:rPr>
                <w:rFonts w:ascii="Times New Roman" w:hAnsi="Times New Roman"/>
                <w:b/>
                <w:bCs/>
                <w:color w:val="191919"/>
                <w:sz w:val="36"/>
                <w:szCs w:val="36"/>
              </w:rPr>
              <w:t>C</w:t>
            </w:r>
            <w:r w:rsidRPr="00FA7AC7">
              <w:rPr>
                <w:rFonts w:ascii="Times New Roman" w:hAnsi="Times New Roman"/>
                <w:b/>
                <w:bCs/>
                <w:color w:val="191919"/>
                <w:sz w:val="27"/>
                <w:szCs w:val="27"/>
              </w:rPr>
              <w:t>OUNSELING</w:t>
            </w:r>
          </w:p>
        </w:tc>
        <w:tc>
          <w:tcPr>
            <w:tcW w:w="4858" w:type="dxa"/>
            <w:tcBorders>
              <w:top w:val="nil"/>
              <w:left w:val="single" w:sz="4" w:space="0" w:color="191919"/>
              <w:bottom w:val="single" w:sz="4" w:space="0" w:color="191919"/>
              <w:right w:val="nil"/>
            </w:tcBorders>
          </w:tcPr>
          <w:p w:rsidR="00F42301" w:rsidRPr="00FA7AC7" w:rsidRDefault="00F42301" w:rsidP="00B67EC4">
            <w:pPr>
              <w:widowControl w:val="0"/>
              <w:autoSpaceDE w:val="0"/>
              <w:autoSpaceDN w:val="0"/>
              <w:adjustRightInd w:val="0"/>
              <w:spacing w:after="0"/>
              <w:rPr>
                <w:rFonts w:ascii="Times New Roman" w:hAnsi="Times New Roman"/>
                <w:sz w:val="24"/>
                <w:szCs w:val="24"/>
              </w:rPr>
            </w:pPr>
          </w:p>
        </w:tc>
      </w:tr>
      <w:tr w:rsidR="00F42301" w:rsidRPr="00FA7AC7" w:rsidTr="00B67EC4">
        <w:trPr>
          <w:trHeight w:hRule="exact" w:val="256"/>
        </w:trPr>
        <w:tc>
          <w:tcPr>
            <w:tcW w:w="1085" w:type="dxa"/>
            <w:tcBorders>
              <w:top w:val="single" w:sz="4" w:space="0" w:color="191919"/>
              <w:left w:val="nil"/>
              <w:bottom w:val="single" w:sz="4" w:space="0" w:color="191919"/>
              <w:right w:val="single" w:sz="4" w:space="0" w:color="191919"/>
            </w:tcBorders>
          </w:tcPr>
          <w:p w:rsidR="00F42301" w:rsidRPr="00FA7AC7" w:rsidRDefault="00F42301" w:rsidP="00B67EC4">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B67EC4">
            <w:pPr>
              <w:widowControl w:val="0"/>
              <w:autoSpaceDE w:val="0"/>
              <w:autoSpaceDN w:val="0"/>
              <w:adjustRightInd w:val="0"/>
              <w:spacing w:after="0"/>
              <w:rPr>
                <w:rFonts w:ascii="Times New Roman" w:hAnsi="Times New Roman"/>
                <w:sz w:val="24"/>
                <w:szCs w:val="24"/>
              </w:rPr>
            </w:pPr>
          </w:p>
        </w:tc>
        <w:tc>
          <w:tcPr>
            <w:tcW w:w="4858" w:type="dxa"/>
            <w:tcBorders>
              <w:top w:val="single" w:sz="4" w:space="0" w:color="191919"/>
              <w:left w:val="single" w:sz="4" w:space="0" w:color="191919"/>
              <w:bottom w:val="single" w:sz="4" w:space="0" w:color="191919"/>
              <w:right w:val="nil"/>
            </w:tcBorders>
          </w:tcPr>
          <w:p w:rsidR="00F42301" w:rsidRPr="00FA7AC7" w:rsidRDefault="00F42301" w:rsidP="00B67EC4">
            <w:pPr>
              <w:widowControl w:val="0"/>
              <w:autoSpaceDE w:val="0"/>
              <w:autoSpaceDN w:val="0"/>
              <w:adjustRightInd w:val="0"/>
              <w:spacing w:after="0"/>
              <w:rPr>
                <w:rFonts w:ascii="Times New Roman" w:hAnsi="Times New Roman"/>
                <w:sz w:val="24"/>
                <w:szCs w:val="24"/>
              </w:rPr>
            </w:pPr>
          </w:p>
        </w:tc>
      </w:tr>
      <w:tr w:rsidR="00F42301" w:rsidRPr="00FA7AC7" w:rsidTr="00B67EC4">
        <w:trPr>
          <w:trHeight w:hRule="exact" w:val="219"/>
        </w:trPr>
        <w:tc>
          <w:tcPr>
            <w:tcW w:w="1085" w:type="dxa"/>
            <w:tcBorders>
              <w:top w:val="single" w:sz="4" w:space="0" w:color="191919"/>
              <w:left w:val="nil"/>
              <w:bottom w:val="nil"/>
              <w:right w:val="single" w:sz="4" w:space="0" w:color="191919"/>
            </w:tcBorders>
          </w:tcPr>
          <w:p w:rsidR="00F42301" w:rsidRPr="00FA7AC7" w:rsidRDefault="00F42301" w:rsidP="00B67EC4">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B67EC4">
            <w:pPr>
              <w:widowControl w:val="0"/>
              <w:autoSpaceDE w:val="0"/>
              <w:autoSpaceDN w:val="0"/>
              <w:adjustRightInd w:val="0"/>
              <w:spacing w:after="0"/>
              <w:rPr>
                <w:rFonts w:ascii="Times New Roman" w:hAnsi="Times New Roman"/>
                <w:sz w:val="24"/>
                <w:szCs w:val="24"/>
              </w:rPr>
            </w:pPr>
          </w:p>
        </w:tc>
        <w:tc>
          <w:tcPr>
            <w:tcW w:w="4858" w:type="dxa"/>
            <w:tcBorders>
              <w:top w:val="single" w:sz="4" w:space="0" w:color="191919"/>
              <w:left w:val="single" w:sz="4" w:space="0" w:color="191919"/>
              <w:bottom w:val="nil"/>
              <w:right w:val="nil"/>
            </w:tcBorders>
          </w:tcPr>
          <w:p w:rsidR="00F42301" w:rsidRPr="00FA7AC7" w:rsidRDefault="00F42301" w:rsidP="00B67EC4">
            <w:pPr>
              <w:widowControl w:val="0"/>
              <w:autoSpaceDE w:val="0"/>
              <w:autoSpaceDN w:val="0"/>
              <w:adjustRightInd w:val="0"/>
              <w:spacing w:after="0"/>
              <w:rPr>
                <w:rFonts w:ascii="Times New Roman" w:hAnsi="Times New Roman"/>
                <w:sz w:val="24"/>
                <w:szCs w:val="24"/>
              </w:rPr>
            </w:pPr>
          </w:p>
        </w:tc>
      </w:tr>
    </w:tbl>
    <w:p w:rsidR="00F42301" w:rsidRDefault="00F42301" w:rsidP="00721764">
      <w:pPr>
        <w:widowControl w:val="0"/>
        <w:autoSpaceDE w:val="0"/>
        <w:autoSpaceDN w:val="0"/>
        <w:adjustRightInd w:val="0"/>
        <w:spacing w:before="7" w:after="0" w:line="110" w:lineRule="exact"/>
        <w:rPr>
          <w:rFonts w:ascii="Times New Roman" w:hAnsi="Times New Roman"/>
          <w:sz w:val="11"/>
          <w:szCs w:val="11"/>
        </w:rPr>
      </w:pPr>
    </w:p>
    <w:p w:rsidR="00F42301" w:rsidRDefault="00F42301" w:rsidP="00721764">
      <w:pPr>
        <w:widowControl w:val="0"/>
        <w:autoSpaceDE w:val="0"/>
        <w:autoSpaceDN w:val="0"/>
        <w:adjustRightInd w:val="0"/>
        <w:spacing w:after="0" w:line="200" w:lineRule="exact"/>
        <w:rPr>
          <w:rFonts w:ascii="Times New Roman" w:hAnsi="Times New Roman"/>
          <w:sz w:val="20"/>
          <w:szCs w:val="20"/>
        </w:rPr>
      </w:pPr>
    </w:p>
    <w:p w:rsidR="00F42301" w:rsidRDefault="00F42301" w:rsidP="00721764">
      <w:pPr>
        <w:widowControl w:val="0"/>
        <w:autoSpaceDE w:val="0"/>
        <w:autoSpaceDN w:val="0"/>
        <w:adjustRightInd w:val="0"/>
        <w:spacing w:after="0" w:line="200" w:lineRule="exact"/>
        <w:rPr>
          <w:rFonts w:ascii="Times New Roman" w:hAnsi="Times New Roman"/>
          <w:sz w:val="20"/>
          <w:szCs w:val="20"/>
        </w:rPr>
      </w:pPr>
    </w:p>
    <w:p w:rsidR="00F42301" w:rsidRDefault="00F42301" w:rsidP="00721764">
      <w:pPr>
        <w:widowControl w:val="0"/>
        <w:autoSpaceDE w:val="0"/>
        <w:autoSpaceDN w:val="0"/>
        <w:adjustRightInd w:val="0"/>
        <w:spacing w:before="27" w:after="0" w:line="250" w:lineRule="auto"/>
        <w:ind w:left="2304" w:right="975" w:hanging="360"/>
        <w:rPr>
          <w:rFonts w:ascii="Times New Roman" w:hAnsi="Times New Roman"/>
          <w:color w:val="000000"/>
          <w:sz w:val="20"/>
          <w:szCs w:val="20"/>
        </w:rPr>
      </w:pPr>
      <w:r>
        <w:rPr>
          <w:rFonts w:ascii="Times New Roman" w:hAnsi="Times New Roman"/>
          <w:b/>
          <w:bCs/>
          <w:color w:val="191919"/>
          <w:sz w:val="20"/>
          <w:szCs w:val="20"/>
        </w:rPr>
        <w:t>COUN 5540 Consultation</w:t>
      </w:r>
      <w:r>
        <w:rPr>
          <w:rFonts w:ascii="Times New Roman" w:hAnsi="Times New Roman"/>
          <w:b/>
          <w:bCs/>
          <w:color w:val="191919"/>
          <w:spacing w:val="-2"/>
          <w:sz w:val="20"/>
          <w:szCs w:val="20"/>
        </w:rPr>
        <w:t xml:space="preserve"> </w:t>
      </w:r>
      <w:r>
        <w:rPr>
          <w:rFonts w:ascii="Times New Roman" w:hAnsi="Times New Roman"/>
          <w:b/>
          <w:bCs/>
          <w:color w:val="191919"/>
          <w:sz w:val="20"/>
          <w:szCs w:val="20"/>
        </w:rPr>
        <w:t xml:space="preserve">.....................................................................................................3(3-0) </w:t>
      </w:r>
      <w:r>
        <w:rPr>
          <w:rFonts w:ascii="Times New Roman" w:hAnsi="Times New Roman"/>
          <w:color w:val="191919"/>
          <w:sz w:val="20"/>
          <w:szCs w:val="20"/>
        </w:rPr>
        <w:t>Exploration of e</w:t>
      </w:r>
      <w:r>
        <w:rPr>
          <w:rFonts w:ascii="Times New Roman" w:hAnsi="Times New Roman"/>
          <w:color w:val="191919"/>
          <w:spacing w:val="-4"/>
          <w:sz w:val="20"/>
          <w:szCs w:val="20"/>
        </w:rPr>
        <w:t>f</w:t>
      </w:r>
      <w:r>
        <w:rPr>
          <w:rFonts w:ascii="Times New Roman" w:hAnsi="Times New Roman"/>
          <w:color w:val="191919"/>
          <w:sz w:val="20"/>
          <w:szCs w:val="20"/>
        </w:rPr>
        <w:t>fective counseling and consultation with teachers, administrators, parents and community resources. Emphasizes the theories, models, and processes of consultation</w:t>
      </w:r>
    </w:p>
    <w:p w:rsidR="00F42301" w:rsidRDefault="00F42301" w:rsidP="00721764">
      <w:pPr>
        <w:widowControl w:val="0"/>
        <w:autoSpaceDE w:val="0"/>
        <w:autoSpaceDN w:val="0"/>
        <w:adjustRightInd w:val="0"/>
        <w:spacing w:after="0" w:line="250" w:lineRule="auto"/>
        <w:ind w:left="2304" w:right="897"/>
        <w:rPr>
          <w:rFonts w:ascii="Times New Roman" w:hAnsi="Times New Roman"/>
          <w:color w:val="000000"/>
          <w:sz w:val="20"/>
          <w:szCs w:val="20"/>
        </w:rPr>
      </w:pPr>
      <w:r w:rsidRPr="003F2CF3">
        <w:rPr>
          <w:rFonts w:ascii="Calibri" w:hAnsi="Calibri"/>
          <w:noProof/>
          <w:lang w:eastAsia="en-US"/>
        </w:rPr>
        <w:pict>
          <v:group id="_x0000_s3853" style="position:absolute;left:0;text-align:left;margin-left:263.55pt;margin-top:-91.45pt;width:31.2pt;height:31.05pt;z-index:-251475968;mso-position-horizontal-relative:page" coordorigin="5271,-1829" coordsize="624,621" o:allowincell="f">
            <v:rect id="_x0000_s3854" style="position:absolute;left:5276;top:-1824;width:613;height:610" o:allowincell="f" stroked="f">
              <v:path arrowok="t"/>
            </v:rect>
            <v:rect id="_x0000_s3855" style="position:absolute;left:5276;top:-1824;width:620;height:620;mso-position-horizontal-relative:page" o:allowincell="f" filled="f" stroked="f">
              <v:textbox style="mso-next-textbox:#_x0000_s3855" inset="0,0,0,0">
                <w:txbxContent>
                  <w:p w:rsidR="00F42301" w:rsidRDefault="00F42301" w:rsidP="00721764">
                    <w:pPr>
                      <w:spacing w:after="0" w:line="620" w:lineRule="atLeast"/>
                      <w:rPr>
                        <w:rFonts w:ascii="Times New Roman" w:hAnsi="Times New Roman"/>
                        <w:sz w:val="24"/>
                        <w:szCs w:val="24"/>
                      </w:rPr>
                    </w:pPr>
                    <w:r>
                      <w:rPr>
                        <w:rFonts w:ascii="Times New Roman" w:hAnsi="Times New Roman"/>
                        <w:noProof/>
                        <w:sz w:val="24"/>
                        <w:szCs w:val="24"/>
                      </w:rPr>
                      <w:drawing>
                        <wp:inline distT="0" distB="0" distL="0" distR="0">
                          <wp:extent cx="390525" cy="390525"/>
                          <wp:effectExtent l="19050" t="0" r="9525" b="0"/>
                          <wp:docPr id="163"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5"/>
                                  <a:srcRect/>
                                  <a:stretch>
                                    <a:fillRect/>
                                  </a:stretch>
                                </pic:blipFill>
                                <pic:spPr bwMode="auto">
                                  <a:xfrm>
                                    <a:off x="0" y="0"/>
                                    <a:ext cx="390525" cy="390525"/>
                                  </a:xfrm>
                                  <a:prstGeom prst="rect">
                                    <a:avLst/>
                                  </a:prstGeom>
                                  <a:noFill/>
                                  <a:ln w="9525">
                                    <a:noFill/>
                                    <a:miter lim="800000"/>
                                    <a:headEnd/>
                                    <a:tailEnd/>
                                  </a:ln>
                                </pic:spPr>
                              </pic:pic>
                            </a:graphicData>
                          </a:graphic>
                        </wp:inline>
                      </w:drawing>
                    </w:r>
                  </w:p>
                  <w:p w:rsidR="00F42301" w:rsidRDefault="00F42301" w:rsidP="00721764">
                    <w:pPr>
                      <w:widowControl w:val="0"/>
                      <w:autoSpaceDE w:val="0"/>
                      <w:autoSpaceDN w:val="0"/>
                      <w:adjustRightInd w:val="0"/>
                      <w:spacing w:after="0"/>
                      <w:rPr>
                        <w:rFonts w:ascii="Times New Roman" w:hAnsi="Times New Roman"/>
                        <w:sz w:val="24"/>
                        <w:szCs w:val="24"/>
                      </w:rPr>
                    </w:pPr>
                  </w:p>
                </w:txbxContent>
              </v:textbox>
            </v:rect>
            <w10:wrap anchorx="page"/>
          </v:group>
        </w:pict>
      </w:r>
      <w:r>
        <w:rPr>
          <w:rFonts w:ascii="Times New Roman" w:hAnsi="Times New Roman"/>
          <w:color w:val="191919"/>
          <w:sz w:val="20"/>
          <w:szCs w:val="20"/>
        </w:rPr>
        <w:t>and change with teachers, administrators, other school personnel, parents, community groups, agencies, and students as appropriate; strategies to promote, develop, and enhance e</w:t>
      </w:r>
      <w:r>
        <w:rPr>
          <w:rFonts w:ascii="Times New Roman" w:hAnsi="Times New Roman"/>
          <w:color w:val="191919"/>
          <w:spacing w:val="-4"/>
          <w:sz w:val="20"/>
          <w:szCs w:val="20"/>
        </w:rPr>
        <w:t>f</w:t>
      </w:r>
      <w:r>
        <w:rPr>
          <w:rFonts w:ascii="Times New Roman" w:hAnsi="Times New Roman"/>
          <w:color w:val="191919"/>
          <w:sz w:val="20"/>
          <w:szCs w:val="20"/>
        </w:rPr>
        <w:t>fective teamwork within the school and la</w:t>
      </w:r>
      <w:r>
        <w:rPr>
          <w:rFonts w:ascii="Times New Roman" w:hAnsi="Times New Roman"/>
          <w:color w:val="191919"/>
          <w:spacing w:val="-4"/>
          <w:sz w:val="20"/>
          <w:szCs w:val="20"/>
        </w:rPr>
        <w:t>r</w:t>
      </w:r>
      <w:r>
        <w:rPr>
          <w:rFonts w:ascii="Times New Roman" w:hAnsi="Times New Roman"/>
          <w:color w:val="191919"/>
          <w:sz w:val="20"/>
          <w:szCs w:val="20"/>
        </w:rPr>
        <w:t>ger communit</w:t>
      </w:r>
      <w:r>
        <w:rPr>
          <w:rFonts w:ascii="Times New Roman" w:hAnsi="Times New Roman"/>
          <w:color w:val="191919"/>
          <w:spacing w:val="-13"/>
          <w:sz w:val="20"/>
          <w:szCs w:val="20"/>
        </w:rPr>
        <w:t>y</w:t>
      </w:r>
      <w:r>
        <w:rPr>
          <w:rFonts w:ascii="Times New Roman" w:hAnsi="Times New Roman"/>
          <w:color w:val="191919"/>
          <w:sz w:val="20"/>
          <w:szCs w:val="20"/>
        </w:rPr>
        <w:t>.</w:t>
      </w:r>
      <w:r>
        <w:rPr>
          <w:rFonts w:ascii="Times New Roman" w:hAnsi="Times New Roman"/>
          <w:color w:val="191919"/>
          <w:spacing w:val="-1"/>
          <w:sz w:val="20"/>
          <w:szCs w:val="20"/>
        </w:rPr>
        <w:t xml:space="preserve"> </w:t>
      </w:r>
      <w:r>
        <w:rPr>
          <w:rFonts w:ascii="Times New Roman" w:hAnsi="Times New Roman"/>
          <w:i/>
          <w:iCs/>
          <w:color w:val="191919"/>
          <w:sz w:val="20"/>
          <w:szCs w:val="20"/>
        </w:rPr>
        <w:t>Pr</w:t>
      </w:r>
      <w:r>
        <w:rPr>
          <w:rFonts w:ascii="Times New Roman" w:hAnsi="Times New Roman"/>
          <w:i/>
          <w:iCs/>
          <w:color w:val="191919"/>
          <w:spacing w:val="-7"/>
          <w:sz w:val="20"/>
          <w:szCs w:val="20"/>
        </w:rPr>
        <w:t>e</w:t>
      </w:r>
      <w:r>
        <w:rPr>
          <w:rFonts w:ascii="Times New Roman" w:hAnsi="Times New Roman"/>
          <w:i/>
          <w:iCs/>
          <w:color w:val="191919"/>
          <w:sz w:val="20"/>
          <w:szCs w:val="20"/>
        </w:rPr>
        <w:t>requisite: COUN 5528</w:t>
      </w:r>
    </w:p>
    <w:p w:rsidR="00F42301" w:rsidRDefault="00F42301" w:rsidP="00721764">
      <w:pPr>
        <w:widowControl w:val="0"/>
        <w:autoSpaceDE w:val="0"/>
        <w:autoSpaceDN w:val="0"/>
        <w:adjustRightInd w:val="0"/>
        <w:spacing w:after="0" w:line="250" w:lineRule="auto"/>
        <w:ind w:left="2304" w:right="913" w:hanging="360"/>
        <w:rPr>
          <w:rFonts w:ascii="Times New Roman" w:hAnsi="Times New Roman"/>
          <w:color w:val="000000"/>
          <w:sz w:val="20"/>
          <w:szCs w:val="20"/>
        </w:rPr>
      </w:pPr>
      <w:r w:rsidRPr="003F2CF3">
        <w:rPr>
          <w:rFonts w:ascii="Calibri" w:hAnsi="Calibri"/>
          <w:noProof/>
          <w:lang w:eastAsia="en-US"/>
        </w:rPr>
        <w:pict>
          <v:shape id="_x0000_s3857" type="#_x0000_t202" style="position:absolute;left:0;text-align:left;margin-left:17.75pt;margin-top:7.1pt;width:1in;height:270.7pt;z-index:-251473920;mso-position-horizontal-relative:page" o:allowincell="f" filled="f" stroked="f">
            <v:textbox style="layout-flow:vertical;mso-layout-flow-alt:bottom-to-top;mso-next-textbox:#_x0000_s3857" inset="0,0,0,0">
              <w:txbxContent>
                <w:p w:rsidR="00F42301" w:rsidRDefault="00F42301" w:rsidP="00721764">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P</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ROGRAM</w:t>
                  </w:r>
                  <w:r>
                    <w:rPr>
                      <w:rFonts w:ascii="Impact" w:hAnsi="Impact" w:cs="Impact"/>
                      <w:color w:val="A3A3A3"/>
                      <w:position w:val="1"/>
                      <w:sz w:val="105"/>
                      <w:szCs w:val="105"/>
                    </w:rPr>
                    <w:t>S</w:t>
                  </w:r>
                  <w:r>
                    <w:rPr>
                      <w:rFonts w:ascii="Impact" w:hAnsi="Impact" w:cs="Impact"/>
                      <w:color w:val="A3A3A3"/>
                      <w:spacing w:val="-115"/>
                      <w:position w:val="1"/>
                      <w:sz w:val="105"/>
                      <w:szCs w:val="105"/>
                    </w:rPr>
                    <w:t xml:space="preserve"> </w:t>
                  </w:r>
                </w:p>
              </w:txbxContent>
            </v:textbox>
            <w10:wrap anchorx="page"/>
          </v:shape>
        </w:pict>
      </w:r>
      <w:r>
        <w:rPr>
          <w:rFonts w:ascii="Times New Roman" w:hAnsi="Times New Roman"/>
          <w:b/>
          <w:bCs/>
          <w:color w:val="191919"/>
          <w:sz w:val="20"/>
          <w:szCs w:val="20"/>
        </w:rPr>
        <w:t>COUN 5555 Di</w:t>
      </w:r>
      <w:r>
        <w:rPr>
          <w:rFonts w:ascii="Times New Roman" w:hAnsi="Times New Roman"/>
          <w:b/>
          <w:bCs/>
          <w:color w:val="191919"/>
          <w:spacing w:val="-4"/>
          <w:sz w:val="20"/>
          <w:szCs w:val="20"/>
        </w:rPr>
        <w:t>r</w:t>
      </w:r>
      <w:r>
        <w:rPr>
          <w:rFonts w:ascii="Times New Roman" w:hAnsi="Times New Roman"/>
          <w:b/>
          <w:bCs/>
          <w:color w:val="191919"/>
          <w:sz w:val="20"/>
          <w:szCs w:val="20"/>
        </w:rPr>
        <w:t>ected Independent Study</w:t>
      </w:r>
      <w:r>
        <w:rPr>
          <w:rFonts w:ascii="Times New Roman" w:hAnsi="Times New Roman"/>
          <w:b/>
          <w:bCs/>
          <w:color w:val="191919"/>
          <w:spacing w:val="-10"/>
          <w:sz w:val="20"/>
          <w:szCs w:val="20"/>
        </w:rPr>
        <w:t xml:space="preserve"> </w:t>
      </w:r>
      <w:r>
        <w:rPr>
          <w:rFonts w:ascii="Times New Roman" w:hAnsi="Times New Roman"/>
          <w:b/>
          <w:bCs/>
          <w:color w:val="191919"/>
          <w:sz w:val="20"/>
          <w:szCs w:val="20"/>
        </w:rPr>
        <w:t xml:space="preserve">...........................................................................3(3-0) </w:t>
      </w:r>
      <w:r>
        <w:rPr>
          <w:rFonts w:ascii="Times New Roman" w:hAnsi="Times New Roman"/>
          <w:color w:val="191919"/>
          <w:sz w:val="20"/>
          <w:szCs w:val="20"/>
        </w:rPr>
        <w:t>A</w:t>
      </w:r>
      <w:r>
        <w:rPr>
          <w:rFonts w:ascii="Times New Roman" w:hAnsi="Times New Roman"/>
          <w:color w:val="191919"/>
          <w:spacing w:val="-11"/>
          <w:sz w:val="20"/>
          <w:szCs w:val="20"/>
        </w:rPr>
        <w:t xml:space="preserve"> </w:t>
      </w:r>
      <w:r>
        <w:rPr>
          <w:rFonts w:ascii="Times New Roman" w:hAnsi="Times New Roman"/>
          <w:color w:val="191919"/>
          <w:sz w:val="20"/>
          <w:szCs w:val="20"/>
        </w:rPr>
        <w:t xml:space="preserve">systematic study of problems of special interest in counseling.  Students are guided in topic selection and provided with the opportunity to conduct an independent or action research project. </w:t>
      </w:r>
      <w:r>
        <w:rPr>
          <w:rFonts w:ascii="Times New Roman" w:hAnsi="Times New Roman"/>
          <w:i/>
          <w:iCs/>
          <w:color w:val="191919"/>
          <w:sz w:val="20"/>
          <w:szCs w:val="20"/>
        </w:rPr>
        <w:t>P</w:t>
      </w:r>
      <w:r>
        <w:rPr>
          <w:rFonts w:ascii="Times New Roman" w:hAnsi="Times New Roman"/>
          <w:i/>
          <w:iCs/>
          <w:color w:val="191919"/>
          <w:spacing w:val="-7"/>
          <w:sz w:val="20"/>
          <w:szCs w:val="20"/>
        </w:rPr>
        <w:t>r</w:t>
      </w:r>
      <w:r>
        <w:rPr>
          <w:rFonts w:ascii="Times New Roman" w:hAnsi="Times New Roman"/>
          <w:i/>
          <w:iCs/>
          <w:color w:val="191919"/>
          <w:sz w:val="20"/>
          <w:szCs w:val="20"/>
        </w:rPr>
        <w:t>e</w:t>
      </w:r>
      <w:r>
        <w:rPr>
          <w:rFonts w:ascii="Times New Roman" w:hAnsi="Times New Roman"/>
          <w:i/>
          <w:iCs/>
          <w:color w:val="191919"/>
          <w:spacing w:val="-7"/>
          <w:sz w:val="20"/>
          <w:szCs w:val="20"/>
        </w:rPr>
        <w:t>r</w:t>
      </w:r>
      <w:r>
        <w:rPr>
          <w:rFonts w:ascii="Times New Roman" w:hAnsi="Times New Roman"/>
          <w:i/>
          <w:iCs/>
          <w:color w:val="191919"/>
          <w:sz w:val="20"/>
          <w:szCs w:val="20"/>
        </w:rPr>
        <w:t>equisite: COUN 5506, COUN 5528 or permission of P</w:t>
      </w:r>
      <w:r>
        <w:rPr>
          <w:rFonts w:ascii="Times New Roman" w:hAnsi="Times New Roman"/>
          <w:i/>
          <w:iCs/>
          <w:color w:val="191919"/>
          <w:spacing w:val="-7"/>
          <w:sz w:val="20"/>
          <w:szCs w:val="20"/>
        </w:rPr>
        <w:t>r</w:t>
      </w:r>
      <w:r>
        <w:rPr>
          <w:rFonts w:ascii="Times New Roman" w:hAnsi="Times New Roman"/>
          <w:i/>
          <w:iCs/>
          <w:color w:val="191919"/>
          <w:sz w:val="20"/>
          <w:szCs w:val="20"/>
        </w:rPr>
        <w:t>ogram Coo</w:t>
      </w:r>
      <w:r>
        <w:rPr>
          <w:rFonts w:ascii="Times New Roman" w:hAnsi="Times New Roman"/>
          <w:i/>
          <w:iCs/>
          <w:color w:val="191919"/>
          <w:spacing w:val="-7"/>
          <w:sz w:val="20"/>
          <w:szCs w:val="20"/>
        </w:rPr>
        <w:t>r</w:t>
      </w:r>
      <w:r>
        <w:rPr>
          <w:rFonts w:ascii="Times New Roman" w:hAnsi="Times New Roman"/>
          <w:i/>
          <w:iCs/>
          <w:color w:val="191919"/>
          <w:sz w:val="20"/>
          <w:szCs w:val="20"/>
        </w:rPr>
        <w:t>dinator</w:t>
      </w:r>
    </w:p>
    <w:p w:rsidR="00F42301" w:rsidRDefault="00F42301" w:rsidP="00721764">
      <w:pPr>
        <w:widowControl w:val="0"/>
        <w:autoSpaceDE w:val="0"/>
        <w:autoSpaceDN w:val="0"/>
        <w:adjustRightInd w:val="0"/>
        <w:spacing w:after="0" w:line="250" w:lineRule="auto"/>
        <w:ind w:left="2304" w:right="975" w:hanging="360"/>
        <w:rPr>
          <w:rFonts w:ascii="Times New Roman" w:hAnsi="Times New Roman"/>
          <w:color w:val="000000"/>
          <w:sz w:val="20"/>
          <w:szCs w:val="20"/>
        </w:rPr>
      </w:pPr>
      <w:r>
        <w:rPr>
          <w:rFonts w:ascii="Times New Roman" w:hAnsi="Times New Roman"/>
          <w:b/>
          <w:bCs/>
          <w:color w:val="191919"/>
          <w:sz w:val="20"/>
          <w:szCs w:val="20"/>
        </w:rPr>
        <w:t>COUN 5570  Practicu</w:t>
      </w:r>
      <w:r>
        <w:rPr>
          <w:rFonts w:ascii="Times New Roman" w:hAnsi="Times New Roman"/>
          <w:b/>
          <w:bCs/>
          <w:color w:val="191919"/>
          <w:spacing w:val="10"/>
          <w:sz w:val="20"/>
          <w:szCs w:val="20"/>
        </w:rPr>
        <w:t>m</w:t>
      </w:r>
      <w:r>
        <w:rPr>
          <w:rFonts w:ascii="Times New Roman" w:hAnsi="Times New Roman"/>
          <w:b/>
          <w:bCs/>
          <w:color w:val="191919"/>
          <w:sz w:val="20"/>
          <w:szCs w:val="20"/>
        </w:rPr>
        <w:t xml:space="preserve">.........................................................................................................3(3-0) </w:t>
      </w:r>
      <w:r>
        <w:rPr>
          <w:rFonts w:ascii="Times New Roman" w:hAnsi="Times New Roman"/>
          <w:color w:val="191919"/>
          <w:sz w:val="20"/>
          <w:szCs w:val="20"/>
        </w:rPr>
        <w:t>A</w:t>
      </w:r>
      <w:r>
        <w:rPr>
          <w:rFonts w:ascii="Times New Roman" w:hAnsi="Times New Roman"/>
          <w:color w:val="191919"/>
          <w:spacing w:val="-11"/>
          <w:sz w:val="20"/>
          <w:szCs w:val="20"/>
        </w:rPr>
        <w:t xml:space="preserve"> </w:t>
      </w:r>
      <w:r>
        <w:rPr>
          <w:rFonts w:ascii="Times New Roman" w:hAnsi="Times New Roman"/>
          <w:color w:val="191919"/>
          <w:sz w:val="20"/>
          <w:szCs w:val="20"/>
        </w:rPr>
        <w:t>minimum of 100 clock hours of supervised clinical experience conducive to the modeling, demonstration, and development of counseling skills.</w:t>
      </w:r>
      <w:r>
        <w:rPr>
          <w:rFonts w:ascii="Times New Roman" w:hAnsi="Times New Roman"/>
          <w:color w:val="191919"/>
          <w:spacing w:val="-4"/>
          <w:sz w:val="20"/>
          <w:szCs w:val="20"/>
        </w:rPr>
        <w:t xml:space="preserve"> </w:t>
      </w:r>
      <w:r>
        <w:rPr>
          <w:rFonts w:ascii="Times New Roman" w:hAnsi="Times New Roman"/>
          <w:color w:val="191919"/>
          <w:sz w:val="20"/>
          <w:szCs w:val="20"/>
        </w:rPr>
        <w:t xml:space="preserve">The practicum requires 40 hours of direct service with clients, including experience in individual counseling and group work. Counseling interviews will be recorded. Proof of professional liability insurance coverage is required.  </w:t>
      </w:r>
      <w:r>
        <w:rPr>
          <w:rFonts w:ascii="Times New Roman" w:hAnsi="Times New Roman"/>
          <w:i/>
          <w:iCs/>
          <w:color w:val="191919"/>
          <w:sz w:val="20"/>
          <w:szCs w:val="20"/>
        </w:rPr>
        <w:t>P</w:t>
      </w:r>
      <w:r>
        <w:rPr>
          <w:rFonts w:ascii="Times New Roman" w:hAnsi="Times New Roman"/>
          <w:i/>
          <w:iCs/>
          <w:color w:val="191919"/>
          <w:spacing w:val="-7"/>
          <w:sz w:val="20"/>
          <w:szCs w:val="20"/>
        </w:rPr>
        <w:t>r</w:t>
      </w:r>
      <w:r>
        <w:rPr>
          <w:rFonts w:ascii="Times New Roman" w:hAnsi="Times New Roman"/>
          <w:i/>
          <w:iCs/>
          <w:color w:val="191919"/>
          <w:sz w:val="20"/>
          <w:szCs w:val="20"/>
        </w:rPr>
        <w:t>e</w:t>
      </w:r>
      <w:r>
        <w:rPr>
          <w:rFonts w:ascii="Times New Roman" w:hAnsi="Times New Roman"/>
          <w:i/>
          <w:iCs/>
          <w:color w:val="191919"/>
          <w:spacing w:val="-7"/>
          <w:sz w:val="20"/>
          <w:szCs w:val="20"/>
        </w:rPr>
        <w:t>r</w:t>
      </w:r>
      <w:r>
        <w:rPr>
          <w:rFonts w:ascii="Times New Roman" w:hAnsi="Times New Roman"/>
          <w:i/>
          <w:iCs/>
          <w:color w:val="191919"/>
          <w:sz w:val="20"/>
          <w:szCs w:val="20"/>
        </w:rPr>
        <w:t>equisite: COUN 5500, COUN 5506, COUN 5512, COUN 5520, COUN 5528, COUN 5531, COUN 5600 or permission of P</w:t>
      </w:r>
      <w:r>
        <w:rPr>
          <w:rFonts w:ascii="Times New Roman" w:hAnsi="Times New Roman"/>
          <w:i/>
          <w:iCs/>
          <w:color w:val="191919"/>
          <w:spacing w:val="-7"/>
          <w:sz w:val="20"/>
          <w:szCs w:val="20"/>
        </w:rPr>
        <w:t>r</w:t>
      </w:r>
      <w:r>
        <w:rPr>
          <w:rFonts w:ascii="Times New Roman" w:hAnsi="Times New Roman"/>
          <w:i/>
          <w:iCs/>
          <w:color w:val="191919"/>
          <w:sz w:val="20"/>
          <w:szCs w:val="20"/>
        </w:rPr>
        <w:t>ogram Coo</w:t>
      </w:r>
      <w:r>
        <w:rPr>
          <w:rFonts w:ascii="Times New Roman" w:hAnsi="Times New Roman"/>
          <w:i/>
          <w:iCs/>
          <w:color w:val="191919"/>
          <w:spacing w:val="-7"/>
          <w:sz w:val="20"/>
          <w:szCs w:val="20"/>
        </w:rPr>
        <w:t>r</w:t>
      </w:r>
      <w:r>
        <w:rPr>
          <w:rFonts w:ascii="Times New Roman" w:hAnsi="Times New Roman"/>
          <w:i/>
          <w:iCs/>
          <w:color w:val="191919"/>
          <w:sz w:val="20"/>
          <w:szCs w:val="20"/>
        </w:rPr>
        <w:t>dinator</w:t>
      </w:r>
    </w:p>
    <w:p w:rsidR="00F42301" w:rsidRDefault="00F42301" w:rsidP="00721764">
      <w:pPr>
        <w:widowControl w:val="0"/>
        <w:autoSpaceDE w:val="0"/>
        <w:autoSpaceDN w:val="0"/>
        <w:adjustRightInd w:val="0"/>
        <w:spacing w:after="0" w:line="250" w:lineRule="auto"/>
        <w:ind w:left="2304" w:right="922" w:hanging="360"/>
        <w:jc w:val="both"/>
        <w:rPr>
          <w:rFonts w:ascii="Times New Roman" w:hAnsi="Times New Roman"/>
          <w:color w:val="000000"/>
          <w:sz w:val="20"/>
          <w:szCs w:val="20"/>
        </w:rPr>
      </w:pPr>
      <w:r>
        <w:rPr>
          <w:rFonts w:ascii="Times New Roman" w:hAnsi="Times New Roman"/>
          <w:b/>
          <w:bCs/>
          <w:color w:val="191919"/>
          <w:sz w:val="20"/>
          <w:szCs w:val="20"/>
        </w:rPr>
        <w:t>COUN 5575 Selected</w:t>
      </w:r>
      <w:r>
        <w:rPr>
          <w:rFonts w:ascii="Times New Roman" w:hAnsi="Times New Roman"/>
          <w:b/>
          <w:bCs/>
          <w:color w:val="191919"/>
          <w:spacing w:val="-4"/>
          <w:sz w:val="20"/>
          <w:szCs w:val="20"/>
        </w:rPr>
        <w:t xml:space="preserve"> </w:t>
      </w:r>
      <w:r>
        <w:rPr>
          <w:rFonts w:ascii="Times New Roman" w:hAnsi="Times New Roman"/>
          <w:b/>
          <w:bCs/>
          <w:color w:val="191919"/>
          <w:spacing w:val="-18"/>
          <w:sz w:val="20"/>
          <w:szCs w:val="20"/>
        </w:rPr>
        <w:t>T</w:t>
      </w:r>
      <w:r>
        <w:rPr>
          <w:rFonts w:ascii="Times New Roman" w:hAnsi="Times New Roman"/>
          <w:b/>
          <w:bCs/>
          <w:color w:val="191919"/>
          <w:sz w:val="20"/>
          <w:szCs w:val="20"/>
        </w:rPr>
        <w:t>opics in Counseling</w:t>
      </w:r>
      <w:r>
        <w:rPr>
          <w:rFonts w:ascii="Times New Roman" w:hAnsi="Times New Roman"/>
          <w:b/>
          <w:bCs/>
          <w:color w:val="191919"/>
          <w:spacing w:val="-19"/>
          <w:sz w:val="20"/>
          <w:szCs w:val="20"/>
        </w:rPr>
        <w:t xml:space="preserve"> </w:t>
      </w:r>
      <w:r>
        <w:rPr>
          <w:rFonts w:ascii="Times New Roman" w:hAnsi="Times New Roman"/>
          <w:b/>
          <w:bCs/>
          <w:color w:val="191919"/>
          <w:sz w:val="20"/>
          <w:szCs w:val="20"/>
        </w:rPr>
        <w:t xml:space="preserve">.........................................................................3(3-0) </w:t>
      </w:r>
      <w:r>
        <w:rPr>
          <w:rFonts w:ascii="Times New Roman" w:hAnsi="Times New Roman"/>
          <w:color w:val="191919"/>
          <w:sz w:val="20"/>
          <w:szCs w:val="20"/>
        </w:rPr>
        <w:t>This seminar features a combination of lecture, discussion, research and presentation.</w:t>
      </w:r>
      <w:r>
        <w:rPr>
          <w:rFonts w:ascii="Times New Roman" w:hAnsi="Times New Roman"/>
          <w:color w:val="191919"/>
          <w:spacing w:val="47"/>
          <w:sz w:val="20"/>
          <w:szCs w:val="20"/>
        </w:rPr>
        <w:t xml:space="preserve"> </w:t>
      </w:r>
      <w:r>
        <w:rPr>
          <w:rFonts w:ascii="Times New Roman" w:hAnsi="Times New Roman"/>
          <w:color w:val="191919"/>
          <w:spacing w:val="-14"/>
          <w:sz w:val="20"/>
          <w:szCs w:val="20"/>
        </w:rPr>
        <w:t>T</w:t>
      </w:r>
      <w:r>
        <w:rPr>
          <w:rFonts w:ascii="Times New Roman" w:hAnsi="Times New Roman"/>
          <w:color w:val="191919"/>
          <w:sz w:val="20"/>
          <w:szCs w:val="20"/>
        </w:rPr>
        <w:t>opics vary each time course is o</w:t>
      </w:r>
      <w:r>
        <w:rPr>
          <w:rFonts w:ascii="Times New Roman" w:hAnsi="Times New Roman"/>
          <w:color w:val="191919"/>
          <w:spacing w:val="-4"/>
          <w:sz w:val="20"/>
          <w:szCs w:val="20"/>
        </w:rPr>
        <w:t>f</w:t>
      </w:r>
      <w:r>
        <w:rPr>
          <w:rFonts w:ascii="Times New Roman" w:hAnsi="Times New Roman"/>
          <w:color w:val="191919"/>
          <w:sz w:val="20"/>
          <w:szCs w:val="20"/>
        </w:rPr>
        <w:t>fered.</w:t>
      </w:r>
      <w:r>
        <w:rPr>
          <w:rFonts w:ascii="Times New Roman" w:hAnsi="Times New Roman"/>
          <w:color w:val="191919"/>
          <w:spacing w:val="-4"/>
          <w:sz w:val="20"/>
          <w:szCs w:val="20"/>
        </w:rPr>
        <w:t xml:space="preserve"> </w:t>
      </w:r>
      <w:r>
        <w:rPr>
          <w:rFonts w:ascii="Times New Roman" w:hAnsi="Times New Roman"/>
          <w:color w:val="191919"/>
          <w:sz w:val="20"/>
          <w:szCs w:val="20"/>
        </w:rPr>
        <w:t xml:space="preserve">This class may be taken more than once for credit under different topics. </w:t>
      </w:r>
      <w:r>
        <w:rPr>
          <w:rFonts w:ascii="Times New Roman" w:hAnsi="Times New Roman"/>
          <w:i/>
          <w:iCs/>
          <w:color w:val="191919"/>
          <w:sz w:val="20"/>
          <w:szCs w:val="20"/>
        </w:rPr>
        <w:t>P</w:t>
      </w:r>
      <w:r>
        <w:rPr>
          <w:rFonts w:ascii="Times New Roman" w:hAnsi="Times New Roman"/>
          <w:i/>
          <w:iCs/>
          <w:color w:val="191919"/>
          <w:spacing w:val="-7"/>
          <w:sz w:val="20"/>
          <w:szCs w:val="20"/>
        </w:rPr>
        <w:t>r</w:t>
      </w:r>
      <w:r>
        <w:rPr>
          <w:rFonts w:ascii="Times New Roman" w:hAnsi="Times New Roman"/>
          <w:i/>
          <w:iCs/>
          <w:color w:val="191919"/>
          <w:sz w:val="20"/>
          <w:szCs w:val="20"/>
        </w:rPr>
        <w:t>e</w:t>
      </w:r>
      <w:r>
        <w:rPr>
          <w:rFonts w:ascii="Times New Roman" w:hAnsi="Times New Roman"/>
          <w:i/>
          <w:iCs/>
          <w:color w:val="191919"/>
          <w:spacing w:val="-7"/>
          <w:sz w:val="20"/>
          <w:szCs w:val="20"/>
        </w:rPr>
        <w:t>r</w:t>
      </w:r>
      <w:r>
        <w:rPr>
          <w:rFonts w:ascii="Times New Roman" w:hAnsi="Times New Roman"/>
          <w:i/>
          <w:iCs/>
          <w:color w:val="191919"/>
          <w:sz w:val="20"/>
          <w:szCs w:val="20"/>
        </w:rPr>
        <w:t>equisite:  permission of P</w:t>
      </w:r>
      <w:r>
        <w:rPr>
          <w:rFonts w:ascii="Times New Roman" w:hAnsi="Times New Roman"/>
          <w:i/>
          <w:iCs/>
          <w:color w:val="191919"/>
          <w:spacing w:val="-7"/>
          <w:sz w:val="20"/>
          <w:szCs w:val="20"/>
        </w:rPr>
        <w:t>r</w:t>
      </w:r>
      <w:r>
        <w:rPr>
          <w:rFonts w:ascii="Times New Roman" w:hAnsi="Times New Roman"/>
          <w:i/>
          <w:iCs/>
          <w:color w:val="191919"/>
          <w:sz w:val="20"/>
          <w:szCs w:val="20"/>
        </w:rPr>
        <w:t>ogram Coo</w:t>
      </w:r>
      <w:r>
        <w:rPr>
          <w:rFonts w:ascii="Times New Roman" w:hAnsi="Times New Roman"/>
          <w:i/>
          <w:iCs/>
          <w:color w:val="191919"/>
          <w:spacing w:val="-7"/>
          <w:sz w:val="20"/>
          <w:szCs w:val="20"/>
        </w:rPr>
        <w:t>r</w:t>
      </w:r>
      <w:r>
        <w:rPr>
          <w:rFonts w:ascii="Times New Roman" w:hAnsi="Times New Roman"/>
          <w:i/>
          <w:iCs/>
          <w:color w:val="191919"/>
          <w:sz w:val="20"/>
          <w:szCs w:val="20"/>
        </w:rPr>
        <w:t>dinator</w:t>
      </w:r>
    </w:p>
    <w:p w:rsidR="00F42301" w:rsidRDefault="00F42301" w:rsidP="00721764">
      <w:pPr>
        <w:widowControl w:val="0"/>
        <w:autoSpaceDE w:val="0"/>
        <w:autoSpaceDN w:val="0"/>
        <w:adjustRightInd w:val="0"/>
        <w:spacing w:after="0" w:line="250" w:lineRule="auto"/>
        <w:ind w:left="2304" w:right="975" w:hanging="360"/>
        <w:rPr>
          <w:rFonts w:ascii="Times New Roman" w:hAnsi="Times New Roman"/>
          <w:color w:val="000000"/>
          <w:sz w:val="20"/>
          <w:szCs w:val="20"/>
        </w:rPr>
      </w:pPr>
      <w:r>
        <w:rPr>
          <w:rFonts w:ascii="Times New Roman" w:hAnsi="Times New Roman"/>
          <w:b/>
          <w:bCs/>
          <w:color w:val="191919"/>
          <w:sz w:val="20"/>
          <w:szCs w:val="20"/>
        </w:rPr>
        <w:t>COUN 5595 Internship</w:t>
      </w:r>
      <w:r>
        <w:rPr>
          <w:rFonts w:ascii="Times New Roman" w:hAnsi="Times New Roman"/>
          <w:b/>
          <w:bCs/>
          <w:color w:val="191919"/>
          <w:spacing w:val="-2"/>
          <w:sz w:val="20"/>
          <w:szCs w:val="20"/>
        </w:rPr>
        <w:t xml:space="preserve"> </w:t>
      </w:r>
      <w:r>
        <w:rPr>
          <w:rFonts w:ascii="Times New Roman" w:hAnsi="Times New Roman"/>
          <w:b/>
          <w:bCs/>
          <w:color w:val="191919"/>
          <w:sz w:val="20"/>
          <w:szCs w:val="20"/>
        </w:rPr>
        <w:t xml:space="preserve">.......................................................................................................3(3-0) </w:t>
      </w:r>
      <w:r>
        <w:rPr>
          <w:rFonts w:ascii="Times New Roman" w:hAnsi="Times New Roman"/>
          <w:color w:val="191919"/>
          <w:sz w:val="20"/>
          <w:szCs w:val="20"/>
        </w:rPr>
        <w:t>Supervised 600 clock hour internship in a school setting.</w:t>
      </w:r>
      <w:r>
        <w:rPr>
          <w:rFonts w:ascii="Times New Roman" w:hAnsi="Times New Roman"/>
          <w:color w:val="191919"/>
          <w:spacing w:val="-4"/>
          <w:sz w:val="20"/>
          <w:szCs w:val="20"/>
        </w:rPr>
        <w:t xml:space="preserve"> </w:t>
      </w:r>
      <w:r>
        <w:rPr>
          <w:rFonts w:ascii="Times New Roman" w:hAnsi="Times New Roman"/>
          <w:color w:val="191919"/>
          <w:sz w:val="20"/>
          <w:szCs w:val="20"/>
        </w:rPr>
        <w:t>The requirement includes a mini- mum of 240 direct service clock hours and supervision by the University supervisor and the cooperating school counselo</w:t>
      </w:r>
      <w:r>
        <w:rPr>
          <w:rFonts w:ascii="Times New Roman" w:hAnsi="Times New Roman"/>
          <w:color w:val="191919"/>
          <w:spacing w:val="-11"/>
          <w:sz w:val="20"/>
          <w:szCs w:val="20"/>
        </w:rPr>
        <w:t>r</w:t>
      </w:r>
      <w:r>
        <w:rPr>
          <w:rFonts w:ascii="Times New Roman" w:hAnsi="Times New Roman"/>
          <w:color w:val="191919"/>
          <w:sz w:val="20"/>
          <w:szCs w:val="20"/>
        </w:rPr>
        <w:t xml:space="preserve">.  </w:t>
      </w:r>
      <w:r>
        <w:rPr>
          <w:rFonts w:ascii="Times New Roman" w:hAnsi="Times New Roman"/>
          <w:i/>
          <w:iCs/>
          <w:color w:val="191919"/>
          <w:sz w:val="20"/>
          <w:szCs w:val="20"/>
        </w:rPr>
        <w:t>P</w:t>
      </w:r>
      <w:r>
        <w:rPr>
          <w:rFonts w:ascii="Times New Roman" w:hAnsi="Times New Roman"/>
          <w:i/>
          <w:iCs/>
          <w:color w:val="191919"/>
          <w:spacing w:val="-7"/>
          <w:sz w:val="20"/>
          <w:szCs w:val="20"/>
        </w:rPr>
        <w:t>r</w:t>
      </w:r>
      <w:r>
        <w:rPr>
          <w:rFonts w:ascii="Times New Roman" w:hAnsi="Times New Roman"/>
          <w:i/>
          <w:iCs/>
          <w:color w:val="191919"/>
          <w:sz w:val="20"/>
          <w:szCs w:val="20"/>
        </w:rPr>
        <w:t>e</w:t>
      </w:r>
      <w:r>
        <w:rPr>
          <w:rFonts w:ascii="Times New Roman" w:hAnsi="Times New Roman"/>
          <w:i/>
          <w:iCs/>
          <w:color w:val="191919"/>
          <w:spacing w:val="-7"/>
          <w:sz w:val="20"/>
          <w:szCs w:val="20"/>
        </w:rPr>
        <w:t>r</w:t>
      </w:r>
      <w:r>
        <w:rPr>
          <w:rFonts w:ascii="Times New Roman" w:hAnsi="Times New Roman"/>
          <w:i/>
          <w:iCs/>
          <w:color w:val="191919"/>
          <w:sz w:val="20"/>
          <w:szCs w:val="20"/>
        </w:rPr>
        <w:t>equisite: COUN 5510, COUN 5620 or permission of Coo</w:t>
      </w:r>
      <w:r>
        <w:rPr>
          <w:rFonts w:ascii="Times New Roman" w:hAnsi="Times New Roman"/>
          <w:i/>
          <w:iCs/>
          <w:color w:val="191919"/>
          <w:spacing w:val="-7"/>
          <w:sz w:val="20"/>
          <w:szCs w:val="20"/>
        </w:rPr>
        <w:t>r</w:t>
      </w:r>
      <w:r>
        <w:rPr>
          <w:rFonts w:ascii="Times New Roman" w:hAnsi="Times New Roman"/>
          <w:i/>
          <w:iCs/>
          <w:color w:val="191919"/>
          <w:sz w:val="20"/>
          <w:szCs w:val="20"/>
        </w:rPr>
        <w:t>dinator</w:t>
      </w:r>
    </w:p>
    <w:p w:rsidR="00F42301" w:rsidRDefault="00F42301" w:rsidP="00721764">
      <w:pPr>
        <w:widowControl w:val="0"/>
        <w:autoSpaceDE w:val="0"/>
        <w:autoSpaceDN w:val="0"/>
        <w:adjustRightInd w:val="0"/>
        <w:spacing w:after="0" w:line="250" w:lineRule="auto"/>
        <w:ind w:left="1224" w:right="975"/>
        <w:rPr>
          <w:rFonts w:ascii="Times New Roman" w:hAnsi="Times New Roman"/>
          <w:b/>
          <w:bCs/>
          <w:color w:val="191919"/>
          <w:sz w:val="20"/>
          <w:szCs w:val="20"/>
        </w:rPr>
      </w:pPr>
      <w:r>
        <w:rPr>
          <w:rFonts w:ascii="Times New Roman" w:hAnsi="Times New Roman"/>
          <w:b/>
          <w:bCs/>
          <w:color w:val="191919"/>
          <w:sz w:val="20"/>
          <w:szCs w:val="20"/>
        </w:rPr>
        <w:t>COUN 5596 Thesi</w:t>
      </w:r>
      <w:r>
        <w:rPr>
          <w:rFonts w:ascii="Times New Roman" w:hAnsi="Times New Roman"/>
          <w:b/>
          <w:bCs/>
          <w:color w:val="191919"/>
          <w:spacing w:val="12"/>
          <w:sz w:val="20"/>
          <w:szCs w:val="20"/>
        </w:rPr>
        <w:t>s</w:t>
      </w:r>
      <w:r>
        <w:rPr>
          <w:rFonts w:ascii="Times New Roman" w:hAnsi="Times New Roman"/>
          <w:b/>
          <w:bCs/>
          <w:color w:val="191919"/>
          <w:sz w:val="20"/>
          <w:szCs w:val="20"/>
        </w:rPr>
        <w:t>.............................................................................................................3(3-0)</w:t>
      </w:r>
    </w:p>
    <w:p w:rsidR="00F42301" w:rsidRDefault="00F42301" w:rsidP="00721764">
      <w:pPr>
        <w:widowControl w:val="0"/>
        <w:autoSpaceDE w:val="0"/>
        <w:autoSpaceDN w:val="0"/>
        <w:adjustRightInd w:val="0"/>
        <w:spacing w:after="0" w:line="250" w:lineRule="auto"/>
        <w:ind w:left="2160" w:right="975"/>
        <w:rPr>
          <w:rFonts w:ascii="Times New Roman" w:hAnsi="Times New Roman"/>
          <w:color w:val="000000"/>
          <w:sz w:val="20"/>
          <w:szCs w:val="20"/>
        </w:rPr>
      </w:pPr>
      <w:r>
        <w:rPr>
          <w:rFonts w:ascii="Times New Roman" w:hAnsi="Times New Roman"/>
          <w:b/>
          <w:bCs/>
          <w:color w:val="191919"/>
          <w:sz w:val="20"/>
          <w:szCs w:val="20"/>
        </w:rPr>
        <w:t xml:space="preserve"> </w:t>
      </w:r>
      <w:r>
        <w:rPr>
          <w:rFonts w:ascii="Times New Roman" w:hAnsi="Times New Roman"/>
          <w:color w:val="191919"/>
          <w:sz w:val="20"/>
          <w:szCs w:val="20"/>
        </w:rPr>
        <w:t>Preparation and defense of student research under the supervision of the thesis adviso</w:t>
      </w:r>
      <w:r>
        <w:rPr>
          <w:rFonts w:ascii="Times New Roman" w:hAnsi="Times New Roman"/>
          <w:color w:val="191919"/>
          <w:spacing w:val="-11"/>
          <w:sz w:val="20"/>
          <w:szCs w:val="20"/>
        </w:rPr>
        <w:t>r</w:t>
      </w:r>
      <w:r>
        <w:rPr>
          <w:rFonts w:ascii="Times New Roman" w:hAnsi="Times New Roman"/>
          <w:color w:val="191919"/>
          <w:sz w:val="20"/>
          <w:szCs w:val="20"/>
        </w:rPr>
        <w:t xml:space="preserve">. </w:t>
      </w:r>
      <w:r>
        <w:rPr>
          <w:rFonts w:ascii="Times New Roman" w:hAnsi="Times New Roman"/>
          <w:i/>
          <w:iCs/>
          <w:color w:val="191919"/>
          <w:sz w:val="20"/>
          <w:szCs w:val="20"/>
        </w:rPr>
        <w:t>P</w:t>
      </w:r>
      <w:r>
        <w:rPr>
          <w:rFonts w:ascii="Times New Roman" w:hAnsi="Times New Roman"/>
          <w:i/>
          <w:iCs/>
          <w:color w:val="191919"/>
          <w:spacing w:val="-7"/>
          <w:sz w:val="20"/>
          <w:szCs w:val="20"/>
        </w:rPr>
        <w:t>r</w:t>
      </w:r>
      <w:r>
        <w:rPr>
          <w:rFonts w:ascii="Times New Roman" w:hAnsi="Times New Roman"/>
          <w:i/>
          <w:iCs/>
          <w:color w:val="191919"/>
          <w:sz w:val="20"/>
          <w:szCs w:val="20"/>
        </w:rPr>
        <w:t>e</w:t>
      </w:r>
      <w:r>
        <w:rPr>
          <w:rFonts w:ascii="Times New Roman" w:hAnsi="Times New Roman"/>
          <w:i/>
          <w:iCs/>
          <w:color w:val="191919"/>
          <w:spacing w:val="-7"/>
          <w:sz w:val="20"/>
          <w:szCs w:val="20"/>
        </w:rPr>
        <w:t>r</w:t>
      </w:r>
      <w:r>
        <w:rPr>
          <w:rFonts w:ascii="Times New Roman" w:hAnsi="Times New Roman"/>
          <w:i/>
          <w:iCs/>
          <w:color w:val="191919"/>
          <w:sz w:val="20"/>
          <w:szCs w:val="20"/>
        </w:rPr>
        <w:t xml:space="preserve">equisites:  COUN 5510, COUN 5620 and all COUN </w:t>
      </w:r>
      <w:r>
        <w:rPr>
          <w:rFonts w:ascii="Times New Roman" w:hAnsi="Times New Roman"/>
          <w:i/>
          <w:iCs/>
          <w:color w:val="191919"/>
          <w:spacing w:val="-7"/>
          <w:sz w:val="20"/>
          <w:szCs w:val="20"/>
        </w:rPr>
        <w:t>r</w:t>
      </w:r>
      <w:r>
        <w:rPr>
          <w:rFonts w:ascii="Times New Roman" w:hAnsi="Times New Roman"/>
          <w:i/>
          <w:iCs/>
          <w:color w:val="191919"/>
          <w:sz w:val="20"/>
          <w:szCs w:val="20"/>
        </w:rPr>
        <w:t>equi</w:t>
      </w:r>
      <w:r>
        <w:rPr>
          <w:rFonts w:ascii="Times New Roman" w:hAnsi="Times New Roman"/>
          <w:i/>
          <w:iCs/>
          <w:color w:val="191919"/>
          <w:spacing w:val="-7"/>
          <w:sz w:val="20"/>
          <w:szCs w:val="20"/>
        </w:rPr>
        <w:t>r</w:t>
      </w:r>
      <w:r>
        <w:rPr>
          <w:rFonts w:ascii="Times New Roman" w:hAnsi="Times New Roman"/>
          <w:i/>
          <w:iCs/>
          <w:color w:val="191919"/>
          <w:sz w:val="20"/>
          <w:szCs w:val="20"/>
        </w:rPr>
        <w:t>ed courses or permission of Coo</w:t>
      </w:r>
      <w:r>
        <w:rPr>
          <w:rFonts w:ascii="Times New Roman" w:hAnsi="Times New Roman"/>
          <w:i/>
          <w:iCs/>
          <w:color w:val="191919"/>
          <w:spacing w:val="-7"/>
          <w:sz w:val="20"/>
          <w:szCs w:val="20"/>
        </w:rPr>
        <w:t>r</w:t>
      </w:r>
      <w:r>
        <w:rPr>
          <w:rFonts w:ascii="Times New Roman" w:hAnsi="Times New Roman"/>
          <w:i/>
          <w:iCs/>
          <w:color w:val="191919"/>
          <w:sz w:val="20"/>
          <w:szCs w:val="20"/>
        </w:rPr>
        <w:t>dinator</w:t>
      </w:r>
    </w:p>
    <w:p w:rsidR="00F42301" w:rsidRDefault="00F42301" w:rsidP="00721764">
      <w:pPr>
        <w:widowControl w:val="0"/>
        <w:autoSpaceDE w:val="0"/>
        <w:autoSpaceDN w:val="0"/>
        <w:adjustRightInd w:val="0"/>
        <w:spacing w:after="0" w:line="250" w:lineRule="auto"/>
        <w:ind w:left="2304" w:right="975" w:hanging="360"/>
        <w:rPr>
          <w:rFonts w:ascii="Times New Roman" w:hAnsi="Times New Roman"/>
          <w:color w:val="000000"/>
          <w:sz w:val="20"/>
          <w:szCs w:val="20"/>
        </w:rPr>
      </w:pPr>
      <w:r w:rsidRPr="003F2CF3">
        <w:rPr>
          <w:rFonts w:ascii="Calibri" w:hAnsi="Calibri"/>
          <w:noProof/>
          <w:lang w:eastAsia="en-US"/>
        </w:rPr>
        <w:pict>
          <v:shape id="_x0000_s3856" type="#_x0000_t202" style="position:absolute;left:0;text-align:left;margin-left:17.75pt;margin-top:3.65pt;width:1in;height:184.35pt;z-index:-251474944;mso-position-horizontal-relative:page" o:allowincell="f" filled="f" stroked="f">
            <v:textbox style="layout-flow:vertical;mso-layout-flow-alt:bottom-to-top" inset="0,0,0,0">
              <w:txbxContent>
                <w:p w:rsidR="00F42301" w:rsidRDefault="00F42301" w:rsidP="00721764">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E</w:t>
                  </w:r>
                  <w:r>
                    <w:rPr>
                      <w:rFonts w:ascii="Impact" w:hAnsi="Impact" w:cs="Impact"/>
                      <w:color w:val="A3A3A3"/>
                      <w:spacing w:val="-115"/>
                      <w:position w:val="1"/>
                      <w:sz w:val="105"/>
                      <w:szCs w:val="105"/>
                    </w:rPr>
                    <w:t xml:space="preserve"> </w:t>
                  </w:r>
                </w:p>
              </w:txbxContent>
            </v:textbox>
            <w10:wrap anchorx="page"/>
          </v:shape>
        </w:pict>
      </w:r>
      <w:r>
        <w:rPr>
          <w:rFonts w:ascii="Times New Roman" w:hAnsi="Times New Roman"/>
          <w:b/>
          <w:bCs/>
          <w:color w:val="191919"/>
          <w:sz w:val="20"/>
          <w:szCs w:val="20"/>
        </w:rPr>
        <w:t>COUN 5600 Ethical and Legal Issues in Counselin</w:t>
      </w:r>
      <w:r>
        <w:rPr>
          <w:rFonts w:ascii="Times New Roman" w:hAnsi="Times New Roman"/>
          <w:b/>
          <w:bCs/>
          <w:color w:val="191919"/>
          <w:spacing w:val="3"/>
          <w:sz w:val="20"/>
          <w:szCs w:val="20"/>
        </w:rPr>
        <w:t>g</w:t>
      </w:r>
      <w:r>
        <w:rPr>
          <w:rFonts w:ascii="Times New Roman" w:hAnsi="Times New Roman"/>
          <w:b/>
          <w:bCs/>
          <w:color w:val="191919"/>
          <w:sz w:val="20"/>
          <w:szCs w:val="20"/>
        </w:rPr>
        <w:t xml:space="preserve">.........................................................3(3-0) </w:t>
      </w:r>
      <w:r>
        <w:rPr>
          <w:rFonts w:ascii="Times New Roman" w:hAnsi="Times New Roman"/>
          <w:color w:val="191919"/>
          <w:sz w:val="20"/>
          <w:szCs w:val="20"/>
        </w:rPr>
        <w:t>The course will provide information germane to current issues, policies, laws, and ethical code mandates to professional school counselors.</w:t>
      </w:r>
      <w:r>
        <w:rPr>
          <w:rFonts w:ascii="Times New Roman" w:hAnsi="Times New Roman"/>
          <w:color w:val="191919"/>
          <w:spacing w:val="-11"/>
          <w:sz w:val="20"/>
          <w:szCs w:val="20"/>
        </w:rPr>
        <w:t xml:space="preserve"> </w:t>
      </w:r>
      <w:r>
        <w:rPr>
          <w:rFonts w:ascii="Times New Roman" w:hAnsi="Times New Roman"/>
          <w:color w:val="191919"/>
          <w:sz w:val="20"/>
          <w:szCs w:val="20"/>
        </w:rPr>
        <w:t>A</w:t>
      </w:r>
      <w:r>
        <w:rPr>
          <w:rFonts w:ascii="Times New Roman" w:hAnsi="Times New Roman"/>
          <w:color w:val="191919"/>
          <w:spacing w:val="-11"/>
          <w:sz w:val="20"/>
          <w:szCs w:val="20"/>
        </w:rPr>
        <w:t xml:space="preserve"> </w:t>
      </w:r>
      <w:r>
        <w:rPr>
          <w:rFonts w:ascii="Times New Roman" w:hAnsi="Times New Roman"/>
          <w:color w:val="191919"/>
          <w:sz w:val="20"/>
          <w:szCs w:val="20"/>
        </w:rPr>
        <w:t>thorough examination of the</w:t>
      </w:r>
      <w:r>
        <w:rPr>
          <w:rFonts w:ascii="Times New Roman" w:hAnsi="Times New Roman"/>
          <w:color w:val="191919"/>
          <w:spacing w:val="-11"/>
          <w:sz w:val="20"/>
          <w:szCs w:val="20"/>
        </w:rPr>
        <w:t xml:space="preserve"> </w:t>
      </w:r>
      <w:r>
        <w:rPr>
          <w:rFonts w:ascii="Times New Roman" w:hAnsi="Times New Roman"/>
          <w:color w:val="191919"/>
          <w:sz w:val="20"/>
          <w:szCs w:val="20"/>
        </w:rPr>
        <w:t>ACA</w:t>
      </w:r>
      <w:r>
        <w:rPr>
          <w:rFonts w:ascii="Times New Roman" w:hAnsi="Times New Roman"/>
          <w:color w:val="191919"/>
          <w:spacing w:val="-11"/>
          <w:sz w:val="20"/>
          <w:szCs w:val="20"/>
        </w:rPr>
        <w:t xml:space="preserve"> </w:t>
      </w:r>
      <w:r>
        <w:rPr>
          <w:rFonts w:ascii="Times New Roman" w:hAnsi="Times New Roman"/>
          <w:color w:val="191919"/>
          <w:sz w:val="20"/>
          <w:szCs w:val="20"/>
        </w:rPr>
        <w:t>and</w:t>
      </w:r>
    </w:p>
    <w:p w:rsidR="00F42301" w:rsidRDefault="00F42301" w:rsidP="00721764">
      <w:pPr>
        <w:widowControl w:val="0"/>
        <w:autoSpaceDE w:val="0"/>
        <w:autoSpaceDN w:val="0"/>
        <w:adjustRightInd w:val="0"/>
        <w:spacing w:after="0" w:line="250" w:lineRule="auto"/>
        <w:ind w:left="2304" w:right="906"/>
        <w:rPr>
          <w:rFonts w:ascii="Times New Roman" w:hAnsi="Times New Roman"/>
          <w:color w:val="000000"/>
          <w:sz w:val="20"/>
          <w:szCs w:val="20"/>
        </w:rPr>
      </w:pPr>
      <w:r>
        <w:rPr>
          <w:rFonts w:ascii="Times New Roman" w:hAnsi="Times New Roman"/>
          <w:color w:val="191919"/>
          <w:sz w:val="20"/>
          <w:szCs w:val="20"/>
        </w:rPr>
        <w:t>ASCA</w:t>
      </w:r>
      <w:r>
        <w:rPr>
          <w:rFonts w:ascii="Times New Roman" w:hAnsi="Times New Roman"/>
          <w:color w:val="191919"/>
          <w:spacing w:val="-11"/>
          <w:sz w:val="20"/>
          <w:szCs w:val="20"/>
        </w:rPr>
        <w:t xml:space="preserve"> </w:t>
      </w:r>
      <w:r>
        <w:rPr>
          <w:rFonts w:ascii="Times New Roman" w:hAnsi="Times New Roman"/>
          <w:color w:val="191919"/>
          <w:sz w:val="20"/>
          <w:szCs w:val="20"/>
        </w:rPr>
        <w:t xml:space="preserve">ethical codes and standards will be included.  </w:t>
      </w:r>
      <w:r>
        <w:rPr>
          <w:rFonts w:ascii="Times New Roman" w:hAnsi="Times New Roman"/>
          <w:i/>
          <w:iCs/>
          <w:color w:val="191919"/>
          <w:sz w:val="20"/>
          <w:szCs w:val="20"/>
        </w:rPr>
        <w:t>P</w:t>
      </w:r>
      <w:r>
        <w:rPr>
          <w:rFonts w:ascii="Times New Roman" w:hAnsi="Times New Roman"/>
          <w:i/>
          <w:iCs/>
          <w:color w:val="191919"/>
          <w:spacing w:val="-7"/>
          <w:sz w:val="20"/>
          <w:szCs w:val="20"/>
        </w:rPr>
        <w:t>r</w:t>
      </w:r>
      <w:r>
        <w:rPr>
          <w:rFonts w:ascii="Times New Roman" w:hAnsi="Times New Roman"/>
          <w:i/>
          <w:iCs/>
          <w:color w:val="191919"/>
          <w:sz w:val="20"/>
          <w:szCs w:val="20"/>
        </w:rPr>
        <w:t>e</w:t>
      </w:r>
      <w:r>
        <w:rPr>
          <w:rFonts w:ascii="Times New Roman" w:hAnsi="Times New Roman"/>
          <w:i/>
          <w:iCs/>
          <w:color w:val="191919"/>
          <w:spacing w:val="-7"/>
          <w:sz w:val="20"/>
          <w:szCs w:val="20"/>
        </w:rPr>
        <w:t>r</w:t>
      </w:r>
      <w:r>
        <w:rPr>
          <w:rFonts w:ascii="Times New Roman" w:hAnsi="Times New Roman"/>
          <w:i/>
          <w:iCs/>
          <w:color w:val="191919"/>
          <w:sz w:val="20"/>
          <w:szCs w:val="20"/>
        </w:rPr>
        <w:t>equisite:  COUN 5510, COUN 5620 or permission of Coo</w:t>
      </w:r>
      <w:r>
        <w:rPr>
          <w:rFonts w:ascii="Times New Roman" w:hAnsi="Times New Roman"/>
          <w:i/>
          <w:iCs/>
          <w:color w:val="191919"/>
          <w:spacing w:val="-7"/>
          <w:sz w:val="20"/>
          <w:szCs w:val="20"/>
        </w:rPr>
        <w:t>r</w:t>
      </w:r>
      <w:r>
        <w:rPr>
          <w:rFonts w:ascii="Times New Roman" w:hAnsi="Times New Roman"/>
          <w:i/>
          <w:iCs/>
          <w:color w:val="191919"/>
          <w:sz w:val="20"/>
          <w:szCs w:val="20"/>
        </w:rPr>
        <w:t>dinator</w:t>
      </w:r>
    </w:p>
    <w:p w:rsidR="00F42301" w:rsidRDefault="00F42301" w:rsidP="00721764">
      <w:pPr>
        <w:widowControl w:val="0"/>
        <w:autoSpaceDE w:val="0"/>
        <w:autoSpaceDN w:val="0"/>
        <w:adjustRightInd w:val="0"/>
        <w:spacing w:after="0" w:line="250" w:lineRule="auto"/>
        <w:ind w:left="2304" w:right="975" w:hanging="360"/>
        <w:rPr>
          <w:rFonts w:ascii="Times New Roman" w:hAnsi="Times New Roman"/>
          <w:b/>
          <w:bCs/>
          <w:color w:val="191919"/>
          <w:sz w:val="20"/>
          <w:szCs w:val="20"/>
        </w:rPr>
      </w:pPr>
      <w:r>
        <w:rPr>
          <w:rFonts w:ascii="Times New Roman" w:hAnsi="Times New Roman"/>
          <w:b/>
          <w:bCs/>
          <w:color w:val="191919"/>
          <w:sz w:val="20"/>
          <w:szCs w:val="20"/>
        </w:rPr>
        <w:t>COUN 5605 Leadership and Advocacy</w:t>
      </w:r>
      <w:r>
        <w:rPr>
          <w:rFonts w:ascii="Times New Roman" w:hAnsi="Times New Roman"/>
          <w:b/>
          <w:bCs/>
          <w:color w:val="191919"/>
          <w:spacing w:val="-14"/>
          <w:sz w:val="20"/>
          <w:szCs w:val="20"/>
        </w:rPr>
        <w:t xml:space="preserve"> </w:t>
      </w:r>
      <w:r>
        <w:rPr>
          <w:rFonts w:ascii="Times New Roman" w:hAnsi="Times New Roman"/>
          <w:b/>
          <w:bCs/>
          <w:color w:val="191919"/>
          <w:sz w:val="20"/>
          <w:szCs w:val="20"/>
        </w:rPr>
        <w:t xml:space="preserve">................................................................3(3-0) </w:t>
      </w:r>
    </w:p>
    <w:p w:rsidR="00F42301" w:rsidRDefault="00F42301" w:rsidP="00721764">
      <w:pPr>
        <w:spacing w:after="0"/>
        <w:ind w:left="2304"/>
        <w:rPr>
          <w:rFonts w:ascii="Times New Roman" w:hAnsi="Times New Roman"/>
          <w:sz w:val="20"/>
          <w:szCs w:val="20"/>
        </w:rPr>
      </w:pPr>
      <w:r w:rsidRPr="000F0AD6">
        <w:rPr>
          <w:rFonts w:ascii="Times New Roman" w:hAnsi="Times New Roman"/>
          <w:sz w:val="20"/>
          <w:szCs w:val="20"/>
        </w:rPr>
        <w:t>This course will help students understand and facilitate the use traditional and new (leadership and advocacy) counseling skills to promote the academic, career, and personal/social development of students within systems.</w:t>
      </w:r>
    </w:p>
    <w:p w:rsidR="00F42301" w:rsidRDefault="00F42301" w:rsidP="00721764">
      <w:pPr>
        <w:spacing w:after="0"/>
        <w:rPr>
          <w:rFonts w:ascii="Times New Roman" w:hAnsi="Times New Roman"/>
          <w:color w:val="000000"/>
          <w:sz w:val="20"/>
          <w:szCs w:val="20"/>
        </w:rPr>
      </w:pPr>
      <w:r>
        <w:rPr>
          <w:rFonts w:ascii="Times New Roman" w:hAnsi="Times New Roman"/>
          <w:b/>
          <w:bCs/>
          <w:color w:val="191919"/>
          <w:sz w:val="20"/>
          <w:szCs w:val="20"/>
        </w:rPr>
        <w:t xml:space="preserve">                                     COUN 5610 Crisis Counseling and Interventio</w:t>
      </w:r>
      <w:r>
        <w:rPr>
          <w:rFonts w:ascii="Times New Roman" w:hAnsi="Times New Roman"/>
          <w:b/>
          <w:bCs/>
          <w:color w:val="191919"/>
          <w:spacing w:val="3"/>
          <w:sz w:val="20"/>
          <w:szCs w:val="20"/>
        </w:rPr>
        <w:t>n</w:t>
      </w:r>
      <w:r>
        <w:rPr>
          <w:rFonts w:ascii="Times New Roman" w:hAnsi="Times New Roman"/>
          <w:b/>
          <w:bCs/>
          <w:color w:val="191919"/>
          <w:sz w:val="20"/>
          <w:szCs w:val="20"/>
        </w:rPr>
        <w:t>................................................................3(3-0)</w:t>
      </w:r>
    </w:p>
    <w:p w:rsidR="00F42301" w:rsidRDefault="00F42301" w:rsidP="00721764">
      <w:pPr>
        <w:widowControl w:val="0"/>
        <w:autoSpaceDE w:val="0"/>
        <w:autoSpaceDN w:val="0"/>
        <w:adjustRightInd w:val="0"/>
        <w:spacing w:before="10" w:after="0"/>
        <w:ind w:left="2304"/>
        <w:rPr>
          <w:rFonts w:ascii="Times New Roman" w:hAnsi="Times New Roman"/>
          <w:color w:val="000000"/>
          <w:sz w:val="20"/>
          <w:szCs w:val="20"/>
        </w:rPr>
      </w:pPr>
      <w:r>
        <w:rPr>
          <w:rFonts w:ascii="Times New Roman" w:hAnsi="Times New Roman"/>
          <w:color w:val="191919"/>
          <w:sz w:val="20"/>
          <w:szCs w:val="20"/>
        </w:rPr>
        <w:t>This course provides an overview of the types and models of crisis intervention used in school and community settings. Consideration of school culture, o</w:t>
      </w:r>
      <w:r>
        <w:rPr>
          <w:rFonts w:ascii="Times New Roman" w:hAnsi="Times New Roman"/>
          <w:color w:val="191919"/>
          <w:spacing w:val="-4"/>
          <w:sz w:val="20"/>
          <w:szCs w:val="20"/>
        </w:rPr>
        <w:t>r</w:t>
      </w:r>
      <w:r>
        <w:rPr>
          <w:rFonts w:ascii="Times New Roman" w:hAnsi="Times New Roman"/>
          <w:color w:val="191919"/>
          <w:sz w:val="20"/>
          <w:szCs w:val="20"/>
        </w:rPr>
        <w:t>ganization, client variables including developmental needs, diversity and cultural issues will be addressed. Primar</w:t>
      </w:r>
      <w:r>
        <w:rPr>
          <w:rFonts w:ascii="Times New Roman" w:hAnsi="Times New Roman"/>
          <w:color w:val="191919"/>
          <w:spacing w:val="-13"/>
          <w:sz w:val="20"/>
          <w:szCs w:val="20"/>
        </w:rPr>
        <w:t>y</w:t>
      </w:r>
      <w:r>
        <w:rPr>
          <w:rFonts w:ascii="Times New Roman" w:hAnsi="Times New Roman"/>
          <w:color w:val="191919"/>
          <w:sz w:val="20"/>
          <w:szCs w:val="20"/>
        </w:rPr>
        <w:t>, secondar</w:t>
      </w:r>
      <w:r>
        <w:rPr>
          <w:rFonts w:ascii="Times New Roman" w:hAnsi="Times New Roman"/>
          <w:color w:val="191919"/>
          <w:spacing w:val="-13"/>
          <w:sz w:val="20"/>
          <w:szCs w:val="20"/>
        </w:rPr>
        <w:t>y</w:t>
      </w:r>
      <w:r>
        <w:rPr>
          <w:rFonts w:ascii="Times New Roman" w:hAnsi="Times New Roman"/>
          <w:color w:val="191919"/>
          <w:sz w:val="20"/>
          <w:szCs w:val="20"/>
        </w:rPr>
        <w:t>, and tertiary prevention in the School setting will be included.</w:t>
      </w:r>
    </w:p>
    <w:p w:rsidR="00F42301" w:rsidRDefault="00F42301" w:rsidP="00721764">
      <w:pPr>
        <w:widowControl w:val="0"/>
        <w:autoSpaceDE w:val="0"/>
        <w:autoSpaceDN w:val="0"/>
        <w:adjustRightInd w:val="0"/>
        <w:spacing w:after="0"/>
        <w:ind w:left="2304"/>
        <w:rPr>
          <w:rFonts w:ascii="Times New Roman" w:hAnsi="Times New Roman"/>
          <w:color w:val="000000"/>
          <w:sz w:val="20"/>
          <w:szCs w:val="20"/>
        </w:rPr>
      </w:pPr>
      <w:r>
        <w:rPr>
          <w:rFonts w:ascii="Times New Roman" w:hAnsi="Times New Roman"/>
          <w:i/>
          <w:iCs/>
          <w:color w:val="191919"/>
          <w:sz w:val="20"/>
          <w:szCs w:val="20"/>
        </w:rPr>
        <w:t>Pr</w:t>
      </w:r>
      <w:r>
        <w:rPr>
          <w:rFonts w:ascii="Times New Roman" w:hAnsi="Times New Roman"/>
          <w:i/>
          <w:iCs/>
          <w:color w:val="191919"/>
          <w:spacing w:val="-7"/>
          <w:sz w:val="20"/>
          <w:szCs w:val="20"/>
        </w:rPr>
        <w:t>e</w:t>
      </w:r>
      <w:r>
        <w:rPr>
          <w:rFonts w:ascii="Times New Roman" w:hAnsi="Times New Roman"/>
          <w:i/>
          <w:iCs/>
          <w:color w:val="191919"/>
          <w:sz w:val="20"/>
          <w:szCs w:val="20"/>
        </w:rPr>
        <w:t>requisite: COUN 5512</w:t>
      </w:r>
    </w:p>
    <w:p w:rsidR="00F42301" w:rsidRDefault="00F42301" w:rsidP="00721764">
      <w:pPr>
        <w:widowControl w:val="0"/>
        <w:autoSpaceDE w:val="0"/>
        <w:autoSpaceDN w:val="0"/>
        <w:adjustRightInd w:val="0"/>
        <w:spacing w:before="10" w:after="0" w:line="250" w:lineRule="auto"/>
        <w:ind w:left="2304" w:right="953" w:hanging="360"/>
        <w:rPr>
          <w:rFonts w:ascii="Times New Roman" w:hAnsi="Times New Roman"/>
          <w:color w:val="000000"/>
          <w:sz w:val="20"/>
          <w:szCs w:val="20"/>
        </w:rPr>
      </w:pPr>
      <w:r>
        <w:rPr>
          <w:rFonts w:ascii="Times New Roman" w:hAnsi="Times New Roman"/>
          <w:b/>
          <w:bCs/>
          <w:color w:val="191919"/>
          <w:sz w:val="20"/>
          <w:szCs w:val="20"/>
        </w:rPr>
        <w:t>COUN 5620 Resea</w:t>
      </w:r>
      <w:r>
        <w:rPr>
          <w:rFonts w:ascii="Times New Roman" w:hAnsi="Times New Roman"/>
          <w:b/>
          <w:bCs/>
          <w:color w:val="191919"/>
          <w:spacing w:val="-4"/>
          <w:sz w:val="20"/>
          <w:szCs w:val="20"/>
        </w:rPr>
        <w:t>r</w:t>
      </w:r>
      <w:r>
        <w:rPr>
          <w:rFonts w:ascii="Times New Roman" w:hAnsi="Times New Roman"/>
          <w:b/>
          <w:bCs/>
          <w:color w:val="191919"/>
          <w:sz w:val="20"/>
          <w:szCs w:val="20"/>
        </w:rPr>
        <w:t>ch and P</w:t>
      </w:r>
      <w:r>
        <w:rPr>
          <w:rFonts w:ascii="Times New Roman" w:hAnsi="Times New Roman"/>
          <w:b/>
          <w:bCs/>
          <w:color w:val="191919"/>
          <w:spacing w:val="-4"/>
          <w:sz w:val="20"/>
          <w:szCs w:val="20"/>
        </w:rPr>
        <w:t>r</w:t>
      </w:r>
      <w:r>
        <w:rPr>
          <w:rFonts w:ascii="Times New Roman" w:hAnsi="Times New Roman"/>
          <w:b/>
          <w:bCs/>
          <w:color w:val="191919"/>
          <w:sz w:val="20"/>
          <w:szCs w:val="20"/>
        </w:rPr>
        <w:t>ogram Evaluation for</w:t>
      </w:r>
      <w:r>
        <w:rPr>
          <w:rFonts w:ascii="Times New Roman" w:hAnsi="Times New Roman"/>
          <w:b/>
          <w:bCs/>
          <w:color w:val="191919"/>
          <w:spacing w:val="-4"/>
          <w:sz w:val="20"/>
          <w:szCs w:val="20"/>
        </w:rPr>
        <w:t xml:space="preserve"> </w:t>
      </w:r>
      <w:r>
        <w:rPr>
          <w:rFonts w:ascii="Times New Roman" w:hAnsi="Times New Roman"/>
          <w:b/>
          <w:bCs/>
          <w:color w:val="191919"/>
          <w:sz w:val="20"/>
          <w:szCs w:val="20"/>
        </w:rPr>
        <w:t>Counselors</w:t>
      </w:r>
      <w:r>
        <w:rPr>
          <w:rFonts w:ascii="Times New Roman" w:hAnsi="Times New Roman"/>
          <w:b/>
          <w:bCs/>
          <w:color w:val="191919"/>
          <w:spacing w:val="-13"/>
          <w:sz w:val="20"/>
          <w:szCs w:val="20"/>
        </w:rPr>
        <w:t xml:space="preserve"> </w:t>
      </w:r>
      <w:r>
        <w:rPr>
          <w:rFonts w:ascii="Times New Roman" w:hAnsi="Times New Roman"/>
          <w:b/>
          <w:bCs/>
          <w:color w:val="191919"/>
          <w:sz w:val="20"/>
          <w:szCs w:val="20"/>
        </w:rPr>
        <w:t xml:space="preserve">......................................3(3-0) </w:t>
      </w:r>
      <w:r>
        <w:rPr>
          <w:rFonts w:ascii="Times New Roman" w:hAnsi="Times New Roman"/>
          <w:color w:val="191919"/>
          <w:sz w:val="20"/>
          <w:szCs w:val="20"/>
        </w:rPr>
        <w:t xml:space="preserve">This course presents a survey of research methods, statistical analysis, needs assessment, and program evaluation. Students use technology and statistical methods in conducting research and program evaluation.  </w:t>
      </w:r>
      <w:r>
        <w:rPr>
          <w:rFonts w:ascii="Times New Roman" w:hAnsi="Times New Roman"/>
          <w:i/>
          <w:iCs/>
          <w:color w:val="191919"/>
          <w:sz w:val="20"/>
          <w:szCs w:val="20"/>
        </w:rPr>
        <w:t>P</w:t>
      </w:r>
      <w:r>
        <w:rPr>
          <w:rFonts w:ascii="Times New Roman" w:hAnsi="Times New Roman"/>
          <w:i/>
          <w:iCs/>
          <w:color w:val="191919"/>
          <w:spacing w:val="-7"/>
          <w:sz w:val="20"/>
          <w:szCs w:val="20"/>
        </w:rPr>
        <w:t>r</w:t>
      </w:r>
      <w:r>
        <w:rPr>
          <w:rFonts w:ascii="Times New Roman" w:hAnsi="Times New Roman"/>
          <w:i/>
          <w:iCs/>
          <w:color w:val="191919"/>
          <w:sz w:val="20"/>
          <w:szCs w:val="20"/>
        </w:rPr>
        <w:t>e</w:t>
      </w:r>
      <w:r>
        <w:rPr>
          <w:rFonts w:ascii="Times New Roman" w:hAnsi="Times New Roman"/>
          <w:i/>
          <w:iCs/>
          <w:color w:val="191919"/>
          <w:spacing w:val="-7"/>
          <w:sz w:val="20"/>
          <w:szCs w:val="20"/>
        </w:rPr>
        <w:t>r</w:t>
      </w:r>
      <w:r>
        <w:rPr>
          <w:rFonts w:ascii="Times New Roman" w:hAnsi="Times New Roman"/>
          <w:i/>
          <w:iCs/>
          <w:color w:val="191919"/>
          <w:sz w:val="20"/>
          <w:szCs w:val="20"/>
        </w:rPr>
        <w:t>equisite: COUN 5510 or permission of Coo</w:t>
      </w:r>
      <w:r>
        <w:rPr>
          <w:rFonts w:ascii="Times New Roman" w:hAnsi="Times New Roman"/>
          <w:i/>
          <w:iCs/>
          <w:color w:val="191919"/>
          <w:spacing w:val="-7"/>
          <w:sz w:val="20"/>
          <w:szCs w:val="20"/>
        </w:rPr>
        <w:t>r</w:t>
      </w:r>
      <w:r>
        <w:rPr>
          <w:rFonts w:ascii="Times New Roman" w:hAnsi="Times New Roman"/>
          <w:i/>
          <w:iCs/>
          <w:color w:val="191919"/>
          <w:sz w:val="20"/>
          <w:szCs w:val="20"/>
        </w:rPr>
        <w:t>dinator</w:t>
      </w:r>
    </w:p>
    <w:p w:rsidR="00F42301" w:rsidRDefault="00F42301" w:rsidP="00721764">
      <w:pPr>
        <w:widowControl w:val="0"/>
        <w:autoSpaceDE w:val="0"/>
        <w:autoSpaceDN w:val="0"/>
        <w:adjustRightInd w:val="0"/>
        <w:spacing w:before="10" w:after="0" w:line="250" w:lineRule="auto"/>
        <w:ind w:left="2304" w:right="953" w:hanging="360"/>
        <w:rPr>
          <w:rFonts w:ascii="Times New Roman" w:hAnsi="Times New Roman"/>
          <w:color w:val="000000"/>
          <w:sz w:val="20"/>
          <w:szCs w:val="20"/>
        </w:rPr>
        <w:sectPr w:rsidR="00F42301">
          <w:pgSz w:w="12240" w:h="15840"/>
          <w:pgMar w:top="260" w:right="1300" w:bottom="280" w:left="200" w:header="0" w:footer="942" w:gutter="0"/>
          <w:cols w:space="720" w:equalWidth="0">
            <w:col w:w="10740"/>
          </w:cols>
          <w:noEndnote/>
        </w:sectPr>
      </w:pPr>
    </w:p>
    <w:tbl>
      <w:tblPr>
        <w:tblW w:w="0" w:type="auto"/>
        <w:tblInd w:w="119" w:type="dxa"/>
        <w:tblLayout w:type="fixed"/>
        <w:tblCellMar>
          <w:left w:w="0" w:type="dxa"/>
          <w:right w:w="0" w:type="dxa"/>
        </w:tblCellMar>
        <w:tblLook w:val="0000"/>
      </w:tblPr>
      <w:tblGrid>
        <w:gridCol w:w="4876"/>
        <w:gridCol w:w="4560"/>
        <w:gridCol w:w="1067"/>
      </w:tblGrid>
      <w:tr w:rsidR="00F42301" w:rsidRPr="00FA7AC7" w:rsidTr="00B67EC4">
        <w:trPr>
          <w:trHeight w:hRule="exact" w:val="235"/>
        </w:trPr>
        <w:tc>
          <w:tcPr>
            <w:tcW w:w="4876" w:type="dxa"/>
            <w:tcBorders>
              <w:top w:val="nil"/>
              <w:left w:val="nil"/>
              <w:bottom w:val="single" w:sz="4" w:space="0" w:color="191919"/>
              <w:right w:val="single" w:sz="4" w:space="0" w:color="191919"/>
            </w:tcBorders>
          </w:tcPr>
          <w:p w:rsidR="00F42301" w:rsidRPr="00FA7AC7" w:rsidRDefault="00F42301" w:rsidP="00B67EC4">
            <w:pPr>
              <w:widowControl w:val="0"/>
              <w:autoSpaceDE w:val="0"/>
              <w:autoSpaceDN w:val="0"/>
              <w:adjustRightInd w:val="0"/>
              <w:spacing w:after="0"/>
              <w:rPr>
                <w:rFonts w:ascii="Times New Roman" w:hAnsi="Times New Roman"/>
                <w:sz w:val="24"/>
                <w:szCs w:val="24"/>
              </w:rPr>
            </w:pPr>
          </w:p>
        </w:tc>
        <w:tc>
          <w:tcPr>
            <w:tcW w:w="4560" w:type="dxa"/>
            <w:vMerge w:val="restart"/>
            <w:tcBorders>
              <w:top w:val="single" w:sz="4" w:space="0" w:color="191919"/>
              <w:left w:val="single" w:sz="4" w:space="0" w:color="191919"/>
              <w:bottom w:val="single" w:sz="4" w:space="0" w:color="191919"/>
              <w:right w:val="single" w:sz="4" w:space="0" w:color="191919"/>
            </w:tcBorders>
          </w:tcPr>
          <w:p w:rsidR="00F42301" w:rsidRPr="00FA7AC7" w:rsidRDefault="00F42301" w:rsidP="00B67EC4">
            <w:pPr>
              <w:widowControl w:val="0"/>
              <w:autoSpaceDE w:val="0"/>
              <w:autoSpaceDN w:val="0"/>
              <w:adjustRightInd w:val="0"/>
              <w:spacing w:before="8" w:after="0" w:line="150" w:lineRule="exact"/>
              <w:rPr>
                <w:rFonts w:ascii="Times New Roman" w:hAnsi="Times New Roman"/>
                <w:sz w:val="15"/>
                <w:szCs w:val="15"/>
              </w:rPr>
            </w:pPr>
          </w:p>
          <w:p w:rsidR="00F42301" w:rsidRPr="00FA7AC7" w:rsidRDefault="00F42301" w:rsidP="00B67EC4">
            <w:pPr>
              <w:widowControl w:val="0"/>
              <w:autoSpaceDE w:val="0"/>
              <w:autoSpaceDN w:val="0"/>
              <w:adjustRightInd w:val="0"/>
              <w:spacing w:after="0"/>
              <w:ind w:left="1613"/>
              <w:rPr>
                <w:rFonts w:ascii="Times New Roman" w:hAnsi="Times New Roman"/>
                <w:sz w:val="24"/>
                <w:szCs w:val="24"/>
              </w:rPr>
            </w:pPr>
            <w:r w:rsidRPr="00FA7AC7">
              <w:rPr>
                <w:rFonts w:ascii="Times New Roman" w:hAnsi="Times New Roman"/>
                <w:b/>
                <w:bCs/>
                <w:color w:val="191919"/>
                <w:sz w:val="36"/>
                <w:szCs w:val="36"/>
              </w:rPr>
              <w:t>F</w:t>
            </w:r>
            <w:r w:rsidRPr="00FA7AC7">
              <w:rPr>
                <w:rFonts w:ascii="Times New Roman" w:hAnsi="Times New Roman"/>
                <w:b/>
                <w:bCs/>
                <w:color w:val="191919"/>
                <w:sz w:val="27"/>
                <w:szCs w:val="27"/>
              </w:rPr>
              <w:t>OUND</w:t>
            </w:r>
            <w:r w:rsidRPr="00FA7AC7">
              <w:rPr>
                <w:rFonts w:ascii="Times New Roman" w:hAnsi="Times New Roman"/>
                <w:b/>
                <w:bCs/>
                <w:color w:val="191919"/>
                <w:spacing w:val="-20"/>
                <w:sz w:val="27"/>
                <w:szCs w:val="27"/>
              </w:rPr>
              <w:t>A</w:t>
            </w:r>
            <w:r w:rsidRPr="00FA7AC7">
              <w:rPr>
                <w:rFonts w:ascii="Times New Roman" w:hAnsi="Times New Roman"/>
                <w:b/>
                <w:bCs/>
                <w:color w:val="191919"/>
                <w:sz w:val="27"/>
                <w:szCs w:val="27"/>
              </w:rPr>
              <w:t>TIONS</w:t>
            </w:r>
          </w:p>
        </w:tc>
        <w:tc>
          <w:tcPr>
            <w:tcW w:w="1067" w:type="dxa"/>
            <w:tcBorders>
              <w:top w:val="nil"/>
              <w:left w:val="single" w:sz="4" w:space="0" w:color="191919"/>
              <w:bottom w:val="single" w:sz="4" w:space="0" w:color="191919"/>
              <w:right w:val="nil"/>
            </w:tcBorders>
          </w:tcPr>
          <w:p w:rsidR="00F42301" w:rsidRPr="00FA7AC7" w:rsidRDefault="00F42301" w:rsidP="00B67EC4">
            <w:pPr>
              <w:widowControl w:val="0"/>
              <w:autoSpaceDE w:val="0"/>
              <w:autoSpaceDN w:val="0"/>
              <w:adjustRightInd w:val="0"/>
              <w:spacing w:after="0"/>
              <w:rPr>
                <w:rFonts w:ascii="Times New Roman" w:hAnsi="Times New Roman"/>
                <w:sz w:val="24"/>
                <w:szCs w:val="24"/>
              </w:rPr>
            </w:pPr>
          </w:p>
        </w:tc>
      </w:tr>
      <w:tr w:rsidR="00F42301" w:rsidRPr="00FA7AC7" w:rsidTr="00B67EC4">
        <w:trPr>
          <w:trHeight w:hRule="exact" w:val="256"/>
        </w:trPr>
        <w:tc>
          <w:tcPr>
            <w:tcW w:w="4876" w:type="dxa"/>
            <w:tcBorders>
              <w:top w:val="single" w:sz="4" w:space="0" w:color="191919"/>
              <w:left w:val="nil"/>
              <w:bottom w:val="single" w:sz="4" w:space="0" w:color="191919"/>
              <w:right w:val="single" w:sz="4" w:space="0" w:color="191919"/>
            </w:tcBorders>
          </w:tcPr>
          <w:p w:rsidR="00F42301" w:rsidRPr="00FA7AC7" w:rsidRDefault="00F42301" w:rsidP="00B67EC4">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B67EC4">
            <w:pPr>
              <w:widowControl w:val="0"/>
              <w:autoSpaceDE w:val="0"/>
              <w:autoSpaceDN w:val="0"/>
              <w:adjustRightInd w:val="0"/>
              <w:spacing w:after="0"/>
              <w:rPr>
                <w:rFonts w:ascii="Times New Roman" w:hAnsi="Times New Roman"/>
                <w:sz w:val="24"/>
                <w:szCs w:val="24"/>
              </w:rPr>
            </w:pPr>
          </w:p>
        </w:tc>
        <w:tc>
          <w:tcPr>
            <w:tcW w:w="1067" w:type="dxa"/>
            <w:tcBorders>
              <w:top w:val="single" w:sz="4" w:space="0" w:color="191919"/>
              <w:left w:val="single" w:sz="4" w:space="0" w:color="191919"/>
              <w:bottom w:val="single" w:sz="4" w:space="0" w:color="191919"/>
              <w:right w:val="nil"/>
            </w:tcBorders>
          </w:tcPr>
          <w:p w:rsidR="00F42301" w:rsidRPr="00FA7AC7" w:rsidRDefault="00F42301" w:rsidP="00B67EC4">
            <w:pPr>
              <w:widowControl w:val="0"/>
              <w:autoSpaceDE w:val="0"/>
              <w:autoSpaceDN w:val="0"/>
              <w:adjustRightInd w:val="0"/>
              <w:spacing w:after="0"/>
              <w:rPr>
                <w:rFonts w:ascii="Times New Roman" w:hAnsi="Times New Roman"/>
                <w:sz w:val="24"/>
                <w:szCs w:val="24"/>
              </w:rPr>
            </w:pPr>
          </w:p>
        </w:tc>
      </w:tr>
      <w:tr w:rsidR="00F42301" w:rsidRPr="00FA7AC7" w:rsidTr="00B67EC4">
        <w:trPr>
          <w:trHeight w:hRule="exact" w:val="219"/>
        </w:trPr>
        <w:tc>
          <w:tcPr>
            <w:tcW w:w="4876" w:type="dxa"/>
            <w:tcBorders>
              <w:top w:val="single" w:sz="4" w:space="0" w:color="191919"/>
              <w:left w:val="nil"/>
              <w:bottom w:val="nil"/>
              <w:right w:val="single" w:sz="4" w:space="0" w:color="191919"/>
            </w:tcBorders>
          </w:tcPr>
          <w:p w:rsidR="00F42301" w:rsidRPr="00FA7AC7" w:rsidRDefault="00F42301" w:rsidP="00B67EC4">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B67EC4">
            <w:pPr>
              <w:widowControl w:val="0"/>
              <w:autoSpaceDE w:val="0"/>
              <w:autoSpaceDN w:val="0"/>
              <w:adjustRightInd w:val="0"/>
              <w:spacing w:after="0"/>
              <w:rPr>
                <w:rFonts w:ascii="Times New Roman" w:hAnsi="Times New Roman"/>
                <w:sz w:val="24"/>
                <w:szCs w:val="24"/>
              </w:rPr>
            </w:pPr>
          </w:p>
        </w:tc>
        <w:tc>
          <w:tcPr>
            <w:tcW w:w="1067" w:type="dxa"/>
            <w:tcBorders>
              <w:top w:val="single" w:sz="4" w:space="0" w:color="191919"/>
              <w:left w:val="single" w:sz="4" w:space="0" w:color="191919"/>
              <w:bottom w:val="nil"/>
              <w:right w:val="nil"/>
            </w:tcBorders>
          </w:tcPr>
          <w:p w:rsidR="00F42301" w:rsidRPr="00FA7AC7" w:rsidRDefault="00F42301" w:rsidP="00B67EC4">
            <w:pPr>
              <w:widowControl w:val="0"/>
              <w:autoSpaceDE w:val="0"/>
              <w:autoSpaceDN w:val="0"/>
              <w:adjustRightInd w:val="0"/>
              <w:spacing w:after="0"/>
              <w:rPr>
                <w:rFonts w:ascii="Times New Roman" w:hAnsi="Times New Roman"/>
                <w:sz w:val="24"/>
                <w:szCs w:val="24"/>
              </w:rPr>
            </w:pPr>
          </w:p>
        </w:tc>
      </w:tr>
    </w:tbl>
    <w:p w:rsidR="00F42301" w:rsidRDefault="00F42301" w:rsidP="00721764">
      <w:pPr>
        <w:widowControl w:val="0"/>
        <w:autoSpaceDE w:val="0"/>
        <w:autoSpaceDN w:val="0"/>
        <w:adjustRightInd w:val="0"/>
        <w:spacing w:after="0" w:line="200" w:lineRule="exact"/>
        <w:rPr>
          <w:rFonts w:ascii="Times New Roman" w:hAnsi="Times New Roman"/>
          <w:sz w:val="20"/>
          <w:szCs w:val="20"/>
        </w:rPr>
      </w:pPr>
    </w:p>
    <w:p w:rsidR="00F42301" w:rsidRDefault="00F42301" w:rsidP="00721764">
      <w:pPr>
        <w:widowControl w:val="0"/>
        <w:autoSpaceDE w:val="0"/>
        <w:autoSpaceDN w:val="0"/>
        <w:adjustRightInd w:val="0"/>
        <w:spacing w:before="6" w:after="0" w:line="280" w:lineRule="exact"/>
        <w:rPr>
          <w:rFonts w:ascii="Times New Roman" w:hAnsi="Times New Roman"/>
          <w:sz w:val="28"/>
          <w:szCs w:val="28"/>
        </w:rPr>
      </w:pPr>
    </w:p>
    <w:p w:rsidR="00F42301" w:rsidRDefault="00F42301" w:rsidP="00721764">
      <w:pPr>
        <w:widowControl w:val="0"/>
        <w:autoSpaceDE w:val="0"/>
        <w:autoSpaceDN w:val="0"/>
        <w:adjustRightInd w:val="0"/>
        <w:spacing w:before="14" w:after="0"/>
        <w:ind w:left="879"/>
        <w:rPr>
          <w:rFonts w:ascii="Times New Roman" w:hAnsi="Times New Roman"/>
          <w:color w:val="000000"/>
          <w:sz w:val="28"/>
          <w:szCs w:val="28"/>
        </w:rPr>
      </w:pPr>
      <w:r w:rsidRPr="003F2CF3">
        <w:rPr>
          <w:rFonts w:ascii="Calibri" w:hAnsi="Calibri"/>
          <w:noProof/>
          <w:lang w:eastAsia="en-US"/>
        </w:rPr>
        <w:pict>
          <v:group id="_x0000_s3858" style="position:absolute;left:0;text-align:left;margin-left:315pt;margin-top:-52.55pt;width:31.2pt;height:31.05pt;z-index:-251472896;mso-position-horizontal-relative:page" coordorigin="6300,-1051" coordsize="624,621" o:allowincell="f">
            <v:rect id="_x0000_s3859" style="position:absolute;left:6305;top:-1046;width:613;height:610" o:allowincell="f" stroked="f">
              <v:path arrowok="t"/>
            </v:rect>
            <v:rect id="_x0000_s3860" style="position:absolute;left:6306;top:-1046;width:620;height:620;mso-position-horizontal-relative:page" o:allowincell="f" filled="f" stroked="f">
              <v:textbox inset="0,0,0,0">
                <w:txbxContent>
                  <w:p w:rsidR="00F42301" w:rsidRDefault="00F42301" w:rsidP="00721764">
                    <w:pPr>
                      <w:spacing w:after="0" w:line="620" w:lineRule="atLeast"/>
                      <w:rPr>
                        <w:rFonts w:ascii="Times New Roman" w:hAnsi="Times New Roman"/>
                        <w:sz w:val="24"/>
                        <w:szCs w:val="24"/>
                      </w:rPr>
                    </w:pPr>
                    <w:r>
                      <w:rPr>
                        <w:rFonts w:ascii="Times New Roman" w:hAnsi="Times New Roman"/>
                        <w:noProof/>
                        <w:sz w:val="24"/>
                        <w:szCs w:val="24"/>
                      </w:rPr>
                      <w:drawing>
                        <wp:inline distT="0" distB="0" distL="0" distR="0">
                          <wp:extent cx="390525" cy="390525"/>
                          <wp:effectExtent l="19050" t="0" r="9525" b="0"/>
                          <wp:docPr id="164"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5"/>
                                  <a:srcRect/>
                                  <a:stretch>
                                    <a:fillRect/>
                                  </a:stretch>
                                </pic:blipFill>
                                <pic:spPr bwMode="auto">
                                  <a:xfrm>
                                    <a:off x="0" y="0"/>
                                    <a:ext cx="390525" cy="390525"/>
                                  </a:xfrm>
                                  <a:prstGeom prst="rect">
                                    <a:avLst/>
                                  </a:prstGeom>
                                  <a:noFill/>
                                  <a:ln w="9525">
                                    <a:noFill/>
                                    <a:miter lim="800000"/>
                                    <a:headEnd/>
                                    <a:tailEnd/>
                                  </a:ln>
                                </pic:spPr>
                              </pic:pic>
                            </a:graphicData>
                          </a:graphic>
                        </wp:inline>
                      </w:drawing>
                    </w:r>
                  </w:p>
                  <w:p w:rsidR="00F42301" w:rsidRDefault="00F42301" w:rsidP="00721764">
                    <w:pPr>
                      <w:widowControl w:val="0"/>
                      <w:autoSpaceDE w:val="0"/>
                      <w:autoSpaceDN w:val="0"/>
                      <w:adjustRightInd w:val="0"/>
                      <w:spacing w:after="0"/>
                      <w:rPr>
                        <w:rFonts w:ascii="Times New Roman" w:hAnsi="Times New Roman"/>
                        <w:sz w:val="24"/>
                        <w:szCs w:val="24"/>
                      </w:rPr>
                    </w:pPr>
                  </w:p>
                </w:txbxContent>
              </v:textbox>
            </v:rect>
            <w10:wrap anchorx="page"/>
          </v:group>
        </w:pict>
      </w:r>
      <w:r>
        <w:rPr>
          <w:rFonts w:ascii="Times New Roman" w:hAnsi="Times New Roman"/>
          <w:b/>
          <w:bCs/>
          <w:color w:val="191919"/>
          <w:spacing w:val="-26"/>
          <w:sz w:val="28"/>
          <w:szCs w:val="28"/>
        </w:rPr>
        <w:t>T</w:t>
      </w:r>
      <w:r>
        <w:rPr>
          <w:rFonts w:ascii="Times New Roman" w:hAnsi="Times New Roman"/>
          <w:b/>
          <w:bCs/>
          <w:color w:val="191919"/>
          <w:sz w:val="28"/>
          <w:szCs w:val="28"/>
        </w:rPr>
        <w:t>eacher</w:t>
      </w:r>
      <w:r>
        <w:rPr>
          <w:rFonts w:ascii="Times New Roman" w:hAnsi="Times New Roman"/>
          <w:b/>
          <w:bCs/>
          <w:color w:val="191919"/>
          <w:spacing w:val="-5"/>
          <w:sz w:val="28"/>
          <w:szCs w:val="28"/>
        </w:rPr>
        <w:t xml:space="preserve"> </w:t>
      </w:r>
      <w:r>
        <w:rPr>
          <w:rFonts w:ascii="Times New Roman" w:hAnsi="Times New Roman"/>
          <w:b/>
          <w:bCs/>
          <w:color w:val="191919"/>
          <w:sz w:val="28"/>
          <w:szCs w:val="28"/>
        </w:rPr>
        <w:t>Support Services Endorsement</w:t>
      </w:r>
    </w:p>
    <w:p w:rsidR="00F42301" w:rsidRDefault="00F42301" w:rsidP="00721764">
      <w:pPr>
        <w:widowControl w:val="0"/>
        <w:autoSpaceDE w:val="0"/>
        <w:autoSpaceDN w:val="0"/>
        <w:adjustRightInd w:val="0"/>
        <w:spacing w:after="0" w:line="223" w:lineRule="exact"/>
        <w:ind w:left="1239" w:right="2605"/>
        <w:jc w:val="both"/>
        <w:rPr>
          <w:rFonts w:ascii="Times New Roman" w:hAnsi="Times New Roman"/>
          <w:color w:val="000000"/>
          <w:sz w:val="20"/>
          <w:szCs w:val="20"/>
        </w:rPr>
      </w:pPr>
      <w:r>
        <w:rPr>
          <w:rFonts w:ascii="Times New Roman" w:hAnsi="Times New Roman"/>
          <w:color w:val="191919"/>
          <w:sz w:val="20"/>
          <w:szCs w:val="20"/>
        </w:rPr>
        <w:t>This certification endorsement program is available to professional teachers who hold</w:t>
      </w:r>
    </w:p>
    <w:p w:rsidR="00F42301" w:rsidRDefault="00F42301" w:rsidP="00721764">
      <w:pPr>
        <w:widowControl w:val="0"/>
        <w:autoSpaceDE w:val="0"/>
        <w:autoSpaceDN w:val="0"/>
        <w:adjustRightInd w:val="0"/>
        <w:spacing w:before="10" w:after="0" w:line="250" w:lineRule="auto"/>
        <w:ind w:left="879" w:right="2028"/>
        <w:rPr>
          <w:rFonts w:ascii="Times New Roman" w:hAnsi="Times New Roman"/>
          <w:color w:val="000000"/>
          <w:sz w:val="20"/>
          <w:szCs w:val="20"/>
        </w:rPr>
      </w:pPr>
      <w:r w:rsidRPr="003F2CF3">
        <w:rPr>
          <w:rFonts w:ascii="Calibri" w:hAnsi="Calibri"/>
          <w:noProof/>
          <w:lang w:eastAsia="en-US"/>
        </w:rPr>
        <w:pict>
          <v:shape id="_x0000_s3861" type="#_x0000_t202" style="position:absolute;left:0;text-align:left;margin-left:520.2pt;margin-top:57.5pt;width:1in;height:184.35pt;z-index:-251471872;mso-position-horizontal-relative:page" o:allowincell="f" filled="f" stroked="f">
            <v:textbox style="layout-flow:vertical" inset="0,0,0,0">
              <w:txbxContent>
                <w:p w:rsidR="00F42301" w:rsidRDefault="00F42301" w:rsidP="00721764">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E</w:t>
                  </w:r>
                  <w:r>
                    <w:rPr>
                      <w:rFonts w:ascii="Impact" w:hAnsi="Impact" w:cs="Impact"/>
                      <w:color w:val="A3A3A3"/>
                      <w:spacing w:val="-115"/>
                      <w:position w:val="1"/>
                      <w:sz w:val="105"/>
                      <w:szCs w:val="105"/>
                    </w:rPr>
                    <w:t xml:space="preserve"> </w:t>
                  </w:r>
                </w:p>
              </w:txbxContent>
            </v:textbox>
            <w10:wrap anchorx="page"/>
          </v:shape>
        </w:pict>
      </w:r>
      <w:r>
        <w:rPr>
          <w:rFonts w:ascii="Times New Roman" w:hAnsi="Times New Roman"/>
          <w:color w:val="191919"/>
          <w:sz w:val="20"/>
          <w:szCs w:val="20"/>
        </w:rPr>
        <w:t>LEVEL</w:t>
      </w:r>
      <w:r>
        <w:rPr>
          <w:rFonts w:ascii="Times New Roman" w:hAnsi="Times New Roman"/>
          <w:color w:val="191919"/>
          <w:spacing w:val="-7"/>
          <w:sz w:val="20"/>
          <w:szCs w:val="20"/>
        </w:rPr>
        <w:t xml:space="preserve"> </w:t>
      </w:r>
      <w:r>
        <w:rPr>
          <w:rFonts w:ascii="Times New Roman" w:hAnsi="Times New Roman"/>
          <w:color w:val="191919"/>
          <w:sz w:val="20"/>
          <w:szCs w:val="20"/>
        </w:rPr>
        <w:t>5 certification and who are nominated by their school principals.</w:t>
      </w:r>
      <w:r>
        <w:rPr>
          <w:rFonts w:ascii="Times New Roman" w:hAnsi="Times New Roman"/>
          <w:color w:val="191919"/>
          <w:spacing w:val="-3"/>
          <w:sz w:val="20"/>
          <w:szCs w:val="20"/>
        </w:rPr>
        <w:t xml:space="preserve"> </w:t>
      </w:r>
      <w:r>
        <w:rPr>
          <w:rFonts w:ascii="Times New Roman" w:hAnsi="Times New Roman"/>
          <w:color w:val="191919"/>
          <w:sz w:val="20"/>
          <w:szCs w:val="20"/>
        </w:rPr>
        <w:t>The 6 semester hour se-quence leads to certification in</w:t>
      </w:r>
      <w:r>
        <w:rPr>
          <w:rFonts w:ascii="Times New Roman" w:hAnsi="Times New Roman"/>
          <w:color w:val="191919"/>
          <w:spacing w:val="-4"/>
          <w:sz w:val="20"/>
          <w:szCs w:val="20"/>
        </w:rPr>
        <w:t xml:space="preserve"> </w:t>
      </w:r>
      <w:r>
        <w:rPr>
          <w:rFonts w:ascii="Times New Roman" w:hAnsi="Times New Roman"/>
          <w:color w:val="191919"/>
          <w:spacing w:val="-14"/>
          <w:sz w:val="20"/>
          <w:szCs w:val="20"/>
        </w:rPr>
        <w:t>T</w:t>
      </w:r>
      <w:r>
        <w:rPr>
          <w:rFonts w:ascii="Times New Roman" w:hAnsi="Times New Roman"/>
          <w:color w:val="191919"/>
          <w:sz w:val="20"/>
          <w:szCs w:val="20"/>
        </w:rPr>
        <w:t>eacher Support Services (TSS).</w:t>
      </w:r>
      <w:r>
        <w:rPr>
          <w:rFonts w:ascii="Times New Roman" w:hAnsi="Times New Roman"/>
          <w:color w:val="191919"/>
          <w:spacing w:val="-4"/>
          <w:sz w:val="20"/>
          <w:szCs w:val="20"/>
        </w:rPr>
        <w:t xml:space="preserve"> </w:t>
      </w:r>
      <w:r>
        <w:rPr>
          <w:rFonts w:ascii="Times New Roman" w:hAnsi="Times New Roman"/>
          <w:color w:val="191919"/>
          <w:sz w:val="20"/>
          <w:szCs w:val="20"/>
        </w:rPr>
        <w:t>This type of certification is in- tended for professional classroom teachers who are preparing to be supervisors of student teachers, mentors for interns and beginning teachers, and other sta</w:t>
      </w:r>
      <w:r>
        <w:rPr>
          <w:rFonts w:ascii="Times New Roman" w:hAnsi="Times New Roman"/>
          <w:color w:val="191919"/>
          <w:spacing w:val="-4"/>
          <w:sz w:val="20"/>
          <w:szCs w:val="20"/>
        </w:rPr>
        <w:t>f</w:t>
      </w:r>
      <w:r>
        <w:rPr>
          <w:rFonts w:ascii="Times New Roman" w:hAnsi="Times New Roman"/>
          <w:color w:val="191919"/>
          <w:sz w:val="20"/>
          <w:szCs w:val="20"/>
        </w:rPr>
        <w:t>f development services.</w:t>
      </w:r>
      <w:r>
        <w:rPr>
          <w:rFonts w:ascii="Times New Roman" w:hAnsi="Times New Roman"/>
          <w:color w:val="191919"/>
          <w:spacing w:val="-4"/>
          <w:sz w:val="20"/>
          <w:szCs w:val="20"/>
        </w:rPr>
        <w:t xml:space="preserve"> </w:t>
      </w:r>
      <w:r>
        <w:rPr>
          <w:rFonts w:ascii="Times New Roman" w:hAnsi="Times New Roman"/>
          <w:color w:val="191919"/>
          <w:sz w:val="20"/>
          <w:szCs w:val="20"/>
        </w:rPr>
        <w:t>The complete program consists of the following courses:</w:t>
      </w:r>
    </w:p>
    <w:p w:rsidR="00F42301" w:rsidRDefault="00F42301" w:rsidP="00721764">
      <w:pPr>
        <w:widowControl w:val="0"/>
        <w:autoSpaceDE w:val="0"/>
        <w:autoSpaceDN w:val="0"/>
        <w:adjustRightInd w:val="0"/>
        <w:spacing w:after="0"/>
        <w:ind w:left="1239" w:right="2214"/>
        <w:jc w:val="both"/>
        <w:rPr>
          <w:rFonts w:ascii="Times New Roman" w:hAnsi="Times New Roman"/>
          <w:color w:val="000000"/>
          <w:sz w:val="20"/>
          <w:szCs w:val="20"/>
        </w:rPr>
      </w:pPr>
      <w:r>
        <w:rPr>
          <w:rFonts w:ascii="Times New Roman" w:hAnsi="Times New Roman"/>
          <w:color w:val="191919"/>
          <w:sz w:val="20"/>
          <w:szCs w:val="20"/>
        </w:rPr>
        <w:t>EDUC 5587 Introduction to</w:t>
      </w:r>
      <w:r>
        <w:rPr>
          <w:rFonts w:ascii="Times New Roman" w:hAnsi="Times New Roman"/>
          <w:color w:val="191919"/>
          <w:spacing w:val="-4"/>
          <w:sz w:val="20"/>
          <w:szCs w:val="20"/>
        </w:rPr>
        <w:t xml:space="preserve"> </w:t>
      </w:r>
      <w:r>
        <w:rPr>
          <w:rFonts w:ascii="Times New Roman" w:hAnsi="Times New Roman"/>
          <w:color w:val="191919"/>
          <w:spacing w:val="-14"/>
          <w:sz w:val="20"/>
          <w:szCs w:val="20"/>
        </w:rPr>
        <w:t>T</w:t>
      </w:r>
      <w:r>
        <w:rPr>
          <w:rFonts w:ascii="Times New Roman" w:hAnsi="Times New Roman"/>
          <w:color w:val="191919"/>
          <w:sz w:val="20"/>
          <w:szCs w:val="20"/>
        </w:rPr>
        <w:t>eacher Support Services</w:t>
      </w:r>
      <w:r>
        <w:rPr>
          <w:rFonts w:ascii="Times New Roman" w:hAnsi="Times New Roman"/>
          <w:color w:val="191919"/>
          <w:spacing w:val="-18"/>
          <w:sz w:val="20"/>
          <w:szCs w:val="20"/>
        </w:rPr>
        <w:t xml:space="preserve"> </w:t>
      </w:r>
      <w:r>
        <w:rPr>
          <w:rFonts w:ascii="Times New Roman" w:hAnsi="Times New Roman"/>
          <w:color w:val="191919"/>
          <w:sz w:val="20"/>
          <w:szCs w:val="20"/>
        </w:rPr>
        <w:t>..................................................3 hrs</w:t>
      </w:r>
    </w:p>
    <w:p w:rsidR="00F42301" w:rsidRDefault="00F42301" w:rsidP="00721764">
      <w:pPr>
        <w:widowControl w:val="0"/>
        <w:autoSpaceDE w:val="0"/>
        <w:autoSpaceDN w:val="0"/>
        <w:adjustRightInd w:val="0"/>
        <w:spacing w:before="10" w:after="0"/>
        <w:ind w:left="1239" w:right="2219"/>
        <w:jc w:val="both"/>
        <w:rPr>
          <w:rFonts w:ascii="Times New Roman" w:hAnsi="Times New Roman"/>
          <w:color w:val="000000"/>
          <w:sz w:val="20"/>
          <w:szCs w:val="20"/>
        </w:rPr>
      </w:pPr>
      <w:r>
        <w:rPr>
          <w:rFonts w:ascii="Times New Roman" w:hAnsi="Times New Roman"/>
          <w:color w:val="191919"/>
          <w:sz w:val="20"/>
          <w:szCs w:val="20"/>
        </w:rPr>
        <w:t>EDUC 5588 Internship in</w:t>
      </w:r>
      <w:r>
        <w:rPr>
          <w:rFonts w:ascii="Times New Roman" w:hAnsi="Times New Roman"/>
          <w:color w:val="191919"/>
          <w:spacing w:val="-4"/>
          <w:sz w:val="20"/>
          <w:szCs w:val="20"/>
        </w:rPr>
        <w:t xml:space="preserve"> </w:t>
      </w:r>
      <w:r>
        <w:rPr>
          <w:rFonts w:ascii="Times New Roman" w:hAnsi="Times New Roman"/>
          <w:color w:val="191919"/>
          <w:spacing w:val="-14"/>
          <w:sz w:val="20"/>
          <w:szCs w:val="20"/>
        </w:rPr>
        <w:t>T</w:t>
      </w:r>
      <w:r>
        <w:rPr>
          <w:rFonts w:ascii="Times New Roman" w:hAnsi="Times New Roman"/>
          <w:color w:val="191919"/>
          <w:sz w:val="20"/>
          <w:szCs w:val="20"/>
        </w:rPr>
        <w:t>eacher Support Service</w:t>
      </w:r>
      <w:r>
        <w:rPr>
          <w:rFonts w:ascii="Times New Roman" w:hAnsi="Times New Roman"/>
          <w:color w:val="191919"/>
          <w:spacing w:val="9"/>
          <w:sz w:val="20"/>
          <w:szCs w:val="20"/>
        </w:rPr>
        <w:t>s</w:t>
      </w:r>
      <w:r>
        <w:rPr>
          <w:rFonts w:ascii="Times New Roman" w:hAnsi="Times New Roman"/>
          <w:color w:val="191919"/>
          <w:sz w:val="20"/>
          <w:szCs w:val="20"/>
        </w:rPr>
        <w:t>......................................................3 hrs</w:t>
      </w:r>
    </w:p>
    <w:p w:rsidR="00F42301" w:rsidRDefault="00F42301" w:rsidP="00721764">
      <w:pPr>
        <w:widowControl w:val="0"/>
        <w:autoSpaceDE w:val="0"/>
        <w:autoSpaceDN w:val="0"/>
        <w:adjustRightInd w:val="0"/>
        <w:spacing w:after="0" w:line="200" w:lineRule="exact"/>
        <w:rPr>
          <w:rFonts w:ascii="Times New Roman" w:hAnsi="Times New Roman"/>
          <w:color w:val="000000"/>
          <w:sz w:val="20"/>
          <w:szCs w:val="20"/>
        </w:rPr>
      </w:pPr>
    </w:p>
    <w:p w:rsidR="00F42301" w:rsidRDefault="00F42301" w:rsidP="00721764">
      <w:pPr>
        <w:widowControl w:val="0"/>
        <w:autoSpaceDE w:val="0"/>
        <w:autoSpaceDN w:val="0"/>
        <w:adjustRightInd w:val="0"/>
        <w:spacing w:before="17" w:after="0" w:line="260" w:lineRule="exact"/>
        <w:rPr>
          <w:rFonts w:ascii="Times New Roman" w:hAnsi="Times New Roman"/>
          <w:color w:val="000000"/>
          <w:sz w:val="26"/>
          <w:szCs w:val="26"/>
        </w:rPr>
      </w:pPr>
    </w:p>
    <w:p w:rsidR="00F42301" w:rsidRDefault="00F42301" w:rsidP="00721764">
      <w:pPr>
        <w:widowControl w:val="0"/>
        <w:autoSpaceDE w:val="0"/>
        <w:autoSpaceDN w:val="0"/>
        <w:adjustRightInd w:val="0"/>
        <w:spacing w:after="0" w:line="432" w:lineRule="exact"/>
        <w:ind w:left="879" w:right="3501"/>
        <w:rPr>
          <w:rFonts w:ascii="Impact" w:hAnsi="Impact" w:cs="Impact"/>
          <w:color w:val="000000"/>
          <w:sz w:val="36"/>
          <w:szCs w:val="36"/>
        </w:rPr>
      </w:pPr>
      <w:r>
        <w:rPr>
          <w:rFonts w:ascii="Impact" w:hAnsi="Impact" w:cs="Impact"/>
          <w:color w:val="666666"/>
          <w:sz w:val="36"/>
          <w:szCs w:val="36"/>
        </w:rPr>
        <w:t>EDUC</w:t>
      </w:r>
      <w:r>
        <w:rPr>
          <w:rFonts w:ascii="Impact" w:hAnsi="Impact" w:cs="Impact"/>
          <w:color w:val="666666"/>
          <w:spacing w:val="-19"/>
          <w:sz w:val="36"/>
          <w:szCs w:val="36"/>
        </w:rPr>
        <w:t>A</w:t>
      </w:r>
      <w:r>
        <w:rPr>
          <w:rFonts w:ascii="Impact" w:hAnsi="Impact" w:cs="Impact"/>
          <w:color w:val="666666"/>
          <w:sz w:val="36"/>
          <w:szCs w:val="36"/>
        </w:rPr>
        <w:t>TIONA</w:t>
      </w:r>
      <w:r>
        <w:rPr>
          <w:rFonts w:ascii="Impact" w:hAnsi="Impact" w:cs="Impact"/>
          <w:color w:val="666666"/>
          <w:spacing w:val="10"/>
          <w:sz w:val="36"/>
          <w:szCs w:val="36"/>
        </w:rPr>
        <w:t>L</w:t>
      </w:r>
      <w:r>
        <w:rPr>
          <w:rFonts w:ascii="Impact" w:hAnsi="Impact" w:cs="Impact"/>
          <w:color w:val="666666"/>
          <w:sz w:val="36"/>
          <w:szCs w:val="36"/>
        </w:rPr>
        <w:t>, PSYCHO</w:t>
      </w:r>
      <w:r>
        <w:rPr>
          <w:rFonts w:ascii="Impact" w:hAnsi="Impact" w:cs="Impact"/>
          <w:color w:val="666666"/>
          <w:spacing w:val="-6"/>
          <w:sz w:val="36"/>
          <w:szCs w:val="36"/>
        </w:rPr>
        <w:t>L</w:t>
      </w:r>
      <w:r>
        <w:rPr>
          <w:rFonts w:ascii="Impact" w:hAnsi="Impact" w:cs="Impact"/>
          <w:color w:val="666666"/>
          <w:sz w:val="36"/>
          <w:szCs w:val="36"/>
        </w:rPr>
        <w:t>OGICAL  AND READING FOUND</w:t>
      </w:r>
      <w:r>
        <w:rPr>
          <w:rFonts w:ascii="Impact" w:hAnsi="Impact" w:cs="Impact"/>
          <w:color w:val="666666"/>
          <w:spacing w:val="-20"/>
          <w:sz w:val="36"/>
          <w:szCs w:val="36"/>
        </w:rPr>
        <w:t>A</w:t>
      </w:r>
      <w:r>
        <w:rPr>
          <w:rFonts w:ascii="Impact" w:hAnsi="Impact" w:cs="Impact"/>
          <w:color w:val="666666"/>
          <w:sz w:val="36"/>
          <w:szCs w:val="36"/>
        </w:rPr>
        <w:t>TIONS</w:t>
      </w:r>
    </w:p>
    <w:p w:rsidR="00F42301" w:rsidRDefault="00F42301" w:rsidP="00721764">
      <w:pPr>
        <w:widowControl w:val="0"/>
        <w:autoSpaceDE w:val="0"/>
        <w:autoSpaceDN w:val="0"/>
        <w:adjustRightInd w:val="0"/>
        <w:spacing w:after="0" w:line="422" w:lineRule="exact"/>
        <w:ind w:left="879"/>
        <w:rPr>
          <w:rFonts w:ascii="Impact" w:hAnsi="Impact" w:cs="Impact"/>
          <w:color w:val="000000"/>
          <w:sz w:val="36"/>
          <w:szCs w:val="36"/>
        </w:rPr>
      </w:pPr>
      <w:r>
        <w:rPr>
          <w:rFonts w:ascii="Impact" w:hAnsi="Impact" w:cs="Impact"/>
          <w:color w:val="666666"/>
          <w:position w:val="-1"/>
          <w:sz w:val="36"/>
          <w:szCs w:val="36"/>
        </w:rPr>
        <w:t>COURSE DESCRIPTIONS</w:t>
      </w:r>
    </w:p>
    <w:p w:rsidR="00F42301" w:rsidRDefault="00F42301" w:rsidP="00721764">
      <w:pPr>
        <w:widowControl w:val="0"/>
        <w:autoSpaceDE w:val="0"/>
        <w:autoSpaceDN w:val="0"/>
        <w:adjustRightInd w:val="0"/>
        <w:spacing w:before="23" w:after="0" w:line="251" w:lineRule="auto"/>
        <w:ind w:left="1239" w:right="1928" w:hanging="360"/>
        <w:jc w:val="both"/>
        <w:rPr>
          <w:rFonts w:ascii="Times New Roman" w:hAnsi="Times New Roman"/>
          <w:color w:val="000000"/>
          <w:sz w:val="20"/>
          <w:szCs w:val="20"/>
        </w:rPr>
      </w:pPr>
      <w:r>
        <w:rPr>
          <w:rFonts w:ascii="Times New Roman" w:hAnsi="Times New Roman"/>
          <w:b/>
          <w:bCs/>
          <w:color w:val="191919"/>
          <w:sz w:val="20"/>
          <w:szCs w:val="20"/>
        </w:rPr>
        <w:t>EDRG 5594 - Int</w:t>
      </w:r>
      <w:r>
        <w:rPr>
          <w:rFonts w:ascii="Times New Roman" w:hAnsi="Times New Roman"/>
          <w:b/>
          <w:bCs/>
          <w:color w:val="191919"/>
          <w:spacing w:val="-4"/>
          <w:sz w:val="20"/>
          <w:szCs w:val="20"/>
        </w:rPr>
        <w:t>r</w:t>
      </w:r>
      <w:r>
        <w:rPr>
          <w:rFonts w:ascii="Times New Roman" w:hAnsi="Times New Roman"/>
          <w:b/>
          <w:bCs/>
          <w:color w:val="191919"/>
          <w:sz w:val="20"/>
          <w:szCs w:val="20"/>
        </w:rPr>
        <w:t>oduction to</w:t>
      </w:r>
      <w:r>
        <w:rPr>
          <w:rFonts w:ascii="Times New Roman" w:hAnsi="Times New Roman"/>
          <w:b/>
          <w:bCs/>
          <w:color w:val="191919"/>
          <w:spacing w:val="-4"/>
          <w:sz w:val="20"/>
          <w:szCs w:val="20"/>
        </w:rPr>
        <w:t xml:space="preserve"> </w:t>
      </w:r>
      <w:r>
        <w:rPr>
          <w:rFonts w:ascii="Times New Roman" w:hAnsi="Times New Roman"/>
          <w:b/>
          <w:bCs/>
          <w:color w:val="191919"/>
          <w:sz w:val="20"/>
          <w:szCs w:val="20"/>
        </w:rPr>
        <w:t>Theory &amp; Pedagogy in Reading Educatio</w:t>
      </w:r>
      <w:r>
        <w:rPr>
          <w:rFonts w:ascii="Times New Roman" w:hAnsi="Times New Roman"/>
          <w:b/>
          <w:bCs/>
          <w:color w:val="191919"/>
          <w:spacing w:val="2"/>
          <w:sz w:val="20"/>
          <w:szCs w:val="20"/>
        </w:rPr>
        <w:t>n</w:t>
      </w:r>
      <w:r>
        <w:rPr>
          <w:rFonts w:ascii="Times New Roman" w:hAnsi="Times New Roman"/>
          <w:b/>
          <w:bCs/>
          <w:color w:val="191919"/>
          <w:sz w:val="20"/>
          <w:szCs w:val="20"/>
        </w:rPr>
        <w:t xml:space="preserve">........................3(3-0) </w:t>
      </w:r>
      <w:r>
        <w:rPr>
          <w:rFonts w:ascii="Times New Roman" w:hAnsi="Times New Roman"/>
          <w:color w:val="191919"/>
          <w:sz w:val="20"/>
          <w:szCs w:val="20"/>
        </w:rPr>
        <w:t>This</w:t>
      </w:r>
      <w:r>
        <w:rPr>
          <w:rFonts w:ascii="Times New Roman" w:hAnsi="Times New Roman"/>
          <w:color w:val="191919"/>
          <w:spacing w:val="-3"/>
          <w:sz w:val="20"/>
          <w:szCs w:val="20"/>
        </w:rPr>
        <w:t xml:space="preserve"> </w:t>
      </w:r>
      <w:r>
        <w:rPr>
          <w:rFonts w:ascii="Times New Roman" w:hAnsi="Times New Roman"/>
          <w:color w:val="191919"/>
          <w:sz w:val="20"/>
          <w:szCs w:val="20"/>
        </w:rPr>
        <w:t>course</w:t>
      </w:r>
      <w:r>
        <w:rPr>
          <w:rFonts w:ascii="Times New Roman" w:hAnsi="Times New Roman"/>
          <w:color w:val="191919"/>
          <w:spacing w:val="-3"/>
          <w:sz w:val="20"/>
          <w:szCs w:val="20"/>
        </w:rPr>
        <w:t xml:space="preserve"> </w:t>
      </w:r>
      <w:r>
        <w:rPr>
          <w:rFonts w:ascii="Times New Roman" w:hAnsi="Times New Roman"/>
          <w:color w:val="191919"/>
          <w:sz w:val="20"/>
          <w:szCs w:val="20"/>
        </w:rPr>
        <w:t>is</w:t>
      </w:r>
      <w:r>
        <w:rPr>
          <w:rFonts w:ascii="Times New Roman" w:hAnsi="Times New Roman"/>
          <w:color w:val="191919"/>
          <w:spacing w:val="-3"/>
          <w:sz w:val="20"/>
          <w:szCs w:val="20"/>
        </w:rPr>
        <w:t xml:space="preserve"> </w:t>
      </w:r>
      <w:r>
        <w:rPr>
          <w:rFonts w:ascii="Times New Roman" w:hAnsi="Times New Roman"/>
          <w:color w:val="191919"/>
          <w:sz w:val="20"/>
          <w:szCs w:val="20"/>
        </w:rPr>
        <w:t>designed</w:t>
      </w:r>
      <w:r>
        <w:rPr>
          <w:rFonts w:ascii="Times New Roman" w:hAnsi="Times New Roman"/>
          <w:color w:val="191919"/>
          <w:spacing w:val="-3"/>
          <w:sz w:val="20"/>
          <w:szCs w:val="20"/>
        </w:rPr>
        <w:t xml:space="preserve"> </w:t>
      </w:r>
      <w:r>
        <w:rPr>
          <w:rFonts w:ascii="Times New Roman" w:hAnsi="Times New Roman"/>
          <w:color w:val="191919"/>
          <w:sz w:val="20"/>
          <w:szCs w:val="20"/>
        </w:rPr>
        <w:t>to</w:t>
      </w:r>
      <w:r>
        <w:rPr>
          <w:rFonts w:ascii="Times New Roman" w:hAnsi="Times New Roman"/>
          <w:color w:val="191919"/>
          <w:spacing w:val="-3"/>
          <w:sz w:val="20"/>
          <w:szCs w:val="20"/>
        </w:rPr>
        <w:t xml:space="preserve"> </w:t>
      </w:r>
      <w:r>
        <w:rPr>
          <w:rFonts w:ascii="Times New Roman" w:hAnsi="Times New Roman"/>
          <w:color w:val="191919"/>
          <w:sz w:val="20"/>
          <w:szCs w:val="20"/>
        </w:rPr>
        <w:t>provide</w:t>
      </w:r>
      <w:r>
        <w:rPr>
          <w:rFonts w:ascii="Times New Roman" w:hAnsi="Times New Roman"/>
          <w:color w:val="191919"/>
          <w:spacing w:val="-3"/>
          <w:sz w:val="20"/>
          <w:szCs w:val="20"/>
        </w:rPr>
        <w:t xml:space="preserve"> </w:t>
      </w:r>
      <w:r>
        <w:rPr>
          <w:rFonts w:ascii="Times New Roman" w:hAnsi="Times New Roman"/>
          <w:color w:val="191919"/>
          <w:sz w:val="20"/>
          <w:szCs w:val="20"/>
        </w:rPr>
        <w:t>an</w:t>
      </w:r>
      <w:r>
        <w:rPr>
          <w:rFonts w:ascii="Times New Roman" w:hAnsi="Times New Roman"/>
          <w:color w:val="191919"/>
          <w:spacing w:val="-3"/>
          <w:sz w:val="20"/>
          <w:szCs w:val="20"/>
        </w:rPr>
        <w:t xml:space="preserve"> </w:t>
      </w:r>
      <w:r>
        <w:rPr>
          <w:rFonts w:ascii="Times New Roman" w:hAnsi="Times New Roman"/>
          <w:color w:val="191919"/>
          <w:sz w:val="20"/>
          <w:szCs w:val="20"/>
        </w:rPr>
        <w:t>overview</w:t>
      </w:r>
      <w:r>
        <w:rPr>
          <w:rFonts w:ascii="Times New Roman" w:hAnsi="Times New Roman"/>
          <w:color w:val="191919"/>
          <w:spacing w:val="-3"/>
          <w:sz w:val="20"/>
          <w:szCs w:val="20"/>
        </w:rPr>
        <w:t xml:space="preserve"> </w:t>
      </w:r>
      <w:r>
        <w:rPr>
          <w:rFonts w:ascii="Times New Roman" w:hAnsi="Times New Roman"/>
          <w:color w:val="191919"/>
          <w:sz w:val="20"/>
          <w:szCs w:val="20"/>
        </w:rPr>
        <w:t>of</w:t>
      </w:r>
      <w:r>
        <w:rPr>
          <w:rFonts w:ascii="Times New Roman" w:hAnsi="Times New Roman"/>
          <w:color w:val="191919"/>
          <w:spacing w:val="-3"/>
          <w:sz w:val="20"/>
          <w:szCs w:val="20"/>
        </w:rPr>
        <w:t xml:space="preserve"> </w:t>
      </w:r>
      <w:r>
        <w:rPr>
          <w:rFonts w:ascii="Times New Roman" w:hAnsi="Times New Roman"/>
          <w:color w:val="191919"/>
          <w:sz w:val="20"/>
          <w:szCs w:val="20"/>
        </w:rPr>
        <w:t>foundational</w:t>
      </w:r>
      <w:r>
        <w:rPr>
          <w:rFonts w:ascii="Times New Roman" w:hAnsi="Times New Roman"/>
          <w:color w:val="191919"/>
          <w:spacing w:val="-3"/>
          <w:sz w:val="20"/>
          <w:szCs w:val="20"/>
        </w:rPr>
        <w:t xml:space="preserve"> </w:t>
      </w:r>
      <w:r>
        <w:rPr>
          <w:rFonts w:ascii="Times New Roman" w:hAnsi="Times New Roman"/>
          <w:color w:val="191919"/>
          <w:sz w:val="20"/>
          <w:szCs w:val="20"/>
        </w:rPr>
        <w:t>knowledge</w:t>
      </w:r>
      <w:r>
        <w:rPr>
          <w:rFonts w:ascii="Times New Roman" w:hAnsi="Times New Roman"/>
          <w:color w:val="191919"/>
          <w:spacing w:val="-3"/>
          <w:sz w:val="20"/>
          <w:szCs w:val="20"/>
        </w:rPr>
        <w:t xml:space="preserve"> </w:t>
      </w:r>
      <w:r>
        <w:rPr>
          <w:rFonts w:ascii="Times New Roman" w:hAnsi="Times New Roman"/>
          <w:color w:val="191919"/>
          <w:sz w:val="20"/>
          <w:szCs w:val="20"/>
        </w:rPr>
        <w:t>for</w:t>
      </w:r>
      <w:r>
        <w:rPr>
          <w:rFonts w:ascii="Times New Roman" w:hAnsi="Times New Roman"/>
          <w:color w:val="191919"/>
          <w:spacing w:val="-3"/>
          <w:sz w:val="20"/>
          <w:szCs w:val="20"/>
        </w:rPr>
        <w:t xml:space="preserve"> </w:t>
      </w:r>
      <w:r>
        <w:rPr>
          <w:rFonts w:ascii="Times New Roman" w:hAnsi="Times New Roman"/>
          <w:color w:val="191919"/>
          <w:sz w:val="20"/>
          <w:szCs w:val="20"/>
        </w:rPr>
        <w:t>reading</w:t>
      </w:r>
      <w:r>
        <w:rPr>
          <w:rFonts w:ascii="Times New Roman" w:hAnsi="Times New Roman"/>
          <w:color w:val="191919"/>
          <w:spacing w:val="-3"/>
          <w:sz w:val="20"/>
          <w:szCs w:val="20"/>
        </w:rPr>
        <w:t xml:space="preserve"> </w:t>
      </w:r>
      <w:r>
        <w:rPr>
          <w:rFonts w:ascii="Times New Roman" w:hAnsi="Times New Roman"/>
          <w:color w:val="191919"/>
          <w:sz w:val="20"/>
          <w:szCs w:val="20"/>
        </w:rPr>
        <w:t xml:space="preserve">instruc- </w:t>
      </w:r>
      <w:r>
        <w:rPr>
          <w:rFonts w:ascii="Times New Roman" w:hAnsi="Times New Roman"/>
          <w:color w:val="191919"/>
          <w:spacing w:val="2"/>
          <w:sz w:val="20"/>
          <w:szCs w:val="20"/>
        </w:rPr>
        <w:t>tio</w:t>
      </w:r>
      <w:r>
        <w:rPr>
          <w:rFonts w:ascii="Times New Roman" w:hAnsi="Times New Roman"/>
          <w:color w:val="191919"/>
          <w:sz w:val="20"/>
          <w:szCs w:val="20"/>
        </w:rPr>
        <w:t xml:space="preserve">n </w:t>
      </w:r>
      <w:r>
        <w:rPr>
          <w:rFonts w:ascii="Times New Roman" w:hAnsi="Times New Roman"/>
          <w:color w:val="191919"/>
          <w:spacing w:val="2"/>
          <w:sz w:val="20"/>
          <w:szCs w:val="20"/>
        </w:rPr>
        <w:t>an</w:t>
      </w:r>
      <w:r>
        <w:rPr>
          <w:rFonts w:ascii="Times New Roman" w:hAnsi="Times New Roman"/>
          <w:color w:val="191919"/>
          <w:sz w:val="20"/>
          <w:szCs w:val="20"/>
        </w:rPr>
        <w:t xml:space="preserve">d </w:t>
      </w:r>
      <w:r>
        <w:rPr>
          <w:rFonts w:ascii="Times New Roman" w:hAnsi="Times New Roman"/>
          <w:color w:val="191919"/>
          <w:spacing w:val="2"/>
          <w:sz w:val="20"/>
          <w:szCs w:val="20"/>
        </w:rPr>
        <w:t>practical</w:t>
      </w:r>
      <w:r>
        <w:rPr>
          <w:rFonts w:ascii="Times New Roman" w:hAnsi="Times New Roman"/>
          <w:color w:val="191919"/>
          <w:sz w:val="20"/>
          <w:szCs w:val="20"/>
        </w:rPr>
        <w:t>,</w:t>
      </w:r>
      <w:r>
        <w:rPr>
          <w:rFonts w:ascii="Times New Roman" w:hAnsi="Times New Roman"/>
          <w:color w:val="191919"/>
          <w:spacing w:val="1"/>
          <w:sz w:val="20"/>
          <w:szCs w:val="20"/>
        </w:rPr>
        <w:t xml:space="preserve"> </w:t>
      </w:r>
      <w:r>
        <w:rPr>
          <w:rFonts w:ascii="Times New Roman" w:hAnsi="Times New Roman"/>
          <w:color w:val="191919"/>
          <w:spacing w:val="2"/>
          <w:sz w:val="20"/>
          <w:szCs w:val="20"/>
        </w:rPr>
        <w:t>technologica</w:t>
      </w:r>
      <w:r>
        <w:rPr>
          <w:rFonts w:ascii="Times New Roman" w:hAnsi="Times New Roman"/>
          <w:color w:val="191919"/>
          <w:sz w:val="20"/>
          <w:szCs w:val="20"/>
        </w:rPr>
        <w:t>l</w:t>
      </w:r>
      <w:r>
        <w:rPr>
          <w:rFonts w:ascii="Times New Roman" w:hAnsi="Times New Roman"/>
          <w:color w:val="191919"/>
          <w:spacing w:val="1"/>
          <w:sz w:val="20"/>
          <w:szCs w:val="20"/>
        </w:rPr>
        <w:t xml:space="preserve"> </w:t>
      </w:r>
      <w:r>
        <w:rPr>
          <w:rFonts w:ascii="Times New Roman" w:hAnsi="Times New Roman"/>
          <w:color w:val="191919"/>
          <w:spacing w:val="2"/>
          <w:sz w:val="20"/>
          <w:szCs w:val="20"/>
        </w:rPr>
        <w:t>an</w:t>
      </w:r>
      <w:r>
        <w:rPr>
          <w:rFonts w:ascii="Times New Roman" w:hAnsi="Times New Roman"/>
          <w:color w:val="191919"/>
          <w:sz w:val="20"/>
          <w:szCs w:val="20"/>
        </w:rPr>
        <w:t xml:space="preserve">d </w:t>
      </w:r>
      <w:r>
        <w:rPr>
          <w:rFonts w:ascii="Times New Roman" w:hAnsi="Times New Roman"/>
          <w:color w:val="191919"/>
          <w:spacing w:val="2"/>
          <w:sz w:val="20"/>
          <w:szCs w:val="20"/>
        </w:rPr>
        <w:t>theoretica</w:t>
      </w:r>
      <w:r>
        <w:rPr>
          <w:rFonts w:ascii="Times New Roman" w:hAnsi="Times New Roman"/>
          <w:color w:val="191919"/>
          <w:sz w:val="20"/>
          <w:szCs w:val="20"/>
        </w:rPr>
        <w:t>l</w:t>
      </w:r>
      <w:r>
        <w:rPr>
          <w:rFonts w:ascii="Times New Roman" w:hAnsi="Times New Roman"/>
          <w:color w:val="191919"/>
          <w:spacing w:val="1"/>
          <w:sz w:val="20"/>
          <w:szCs w:val="20"/>
        </w:rPr>
        <w:t xml:space="preserve"> </w:t>
      </w:r>
      <w:r>
        <w:rPr>
          <w:rFonts w:ascii="Times New Roman" w:hAnsi="Times New Roman"/>
          <w:color w:val="191919"/>
          <w:spacing w:val="2"/>
          <w:sz w:val="20"/>
          <w:szCs w:val="20"/>
        </w:rPr>
        <w:t>informatio</w:t>
      </w:r>
      <w:r>
        <w:rPr>
          <w:rFonts w:ascii="Times New Roman" w:hAnsi="Times New Roman"/>
          <w:color w:val="191919"/>
          <w:sz w:val="20"/>
          <w:szCs w:val="20"/>
        </w:rPr>
        <w:t>n</w:t>
      </w:r>
      <w:r>
        <w:rPr>
          <w:rFonts w:ascii="Times New Roman" w:hAnsi="Times New Roman"/>
          <w:color w:val="191919"/>
          <w:spacing w:val="1"/>
          <w:sz w:val="20"/>
          <w:szCs w:val="20"/>
        </w:rPr>
        <w:t xml:space="preserve"> </w:t>
      </w:r>
      <w:r>
        <w:rPr>
          <w:rFonts w:ascii="Times New Roman" w:hAnsi="Times New Roman"/>
          <w:color w:val="191919"/>
          <w:spacing w:val="2"/>
          <w:sz w:val="20"/>
          <w:szCs w:val="20"/>
        </w:rPr>
        <w:t>abou</w:t>
      </w:r>
      <w:r>
        <w:rPr>
          <w:rFonts w:ascii="Times New Roman" w:hAnsi="Times New Roman"/>
          <w:color w:val="191919"/>
          <w:sz w:val="20"/>
          <w:szCs w:val="20"/>
        </w:rPr>
        <w:t xml:space="preserve">t </w:t>
      </w:r>
      <w:r>
        <w:rPr>
          <w:rFonts w:ascii="Times New Roman" w:hAnsi="Times New Roman"/>
          <w:color w:val="191919"/>
          <w:spacing w:val="2"/>
          <w:sz w:val="20"/>
          <w:szCs w:val="20"/>
        </w:rPr>
        <w:t>th</w:t>
      </w:r>
      <w:r>
        <w:rPr>
          <w:rFonts w:ascii="Times New Roman" w:hAnsi="Times New Roman"/>
          <w:color w:val="191919"/>
          <w:sz w:val="20"/>
          <w:szCs w:val="20"/>
        </w:rPr>
        <w:t xml:space="preserve">e </w:t>
      </w:r>
      <w:r>
        <w:rPr>
          <w:rFonts w:ascii="Times New Roman" w:hAnsi="Times New Roman"/>
          <w:color w:val="191919"/>
          <w:spacing w:val="2"/>
          <w:sz w:val="20"/>
          <w:szCs w:val="20"/>
        </w:rPr>
        <w:t>readin</w:t>
      </w:r>
      <w:r>
        <w:rPr>
          <w:rFonts w:ascii="Times New Roman" w:hAnsi="Times New Roman"/>
          <w:color w:val="191919"/>
          <w:sz w:val="20"/>
          <w:szCs w:val="20"/>
        </w:rPr>
        <w:t xml:space="preserve">g </w:t>
      </w:r>
      <w:r>
        <w:rPr>
          <w:rFonts w:ascii="Times New Roman" w:hAnsi="Times New Roman"/>
          <w:color w:val="191919"/>
          <w:spacing w:val="2"/>
          <w:sz w:val="20"/>
          <w:szCs w:val="20"/>
        </w:rPr>
        <w:t>an</w:t>
      </w:r>
      <w:r>
        <w:rPr>
          <w:rFonts w:ascii="Times New Roman" w:hAnsi="Times New Roman"/>
          <w:color w:val="191919"/>
          <w:sz w:val="20"/>
          <w:szCs w:val="20"/>
        </w:rPr>
        <w:t xml:space="preserve">d </w:t>
      </w:r>
      <w:r>
        <w:rPr>
          <w:rFonts w:ascii="Times New Roman" w:hAnsi="Times New Roman"/>
          <w:color w:val="191919"/>
          <w:spacing w:val="2"/>
          <w:sz w:val="20"/>
          <w:szCs w:val="20"/>
        </w:rPr>
        <w:t xml:space="preserve">writing </w:t>
      </w:r>
      <w:r>
        <w:rPr>
          <w:rFonts w:ascii="Times New Roman" w:hAnsi="Times New Roman"/>
          <w:color w:val="191919"/>
          <w:sz w:val="20"/>
          <w:szCs w:val="20"/>
        </w:rPr>
        <w:t>processes needed</w:t>
      </w:r>
      <w:r>
        <w:rPr>
          <w:rFonts w:ascii="Times New Roman" w:hAnsi="Times New Roman"/>
          <w:color w:val="191919"/>
          <w:spacing w:val="1"/>
          <w:sz w:val="20"/>
          <w:szCs w:val="20"/>
        </w:rPr>
        <w:t xml:space="preserve"> </w:t>
      </w:r>
      <w:r>
        <w:rPr>
          <w:rFonts w:ascii="Times New Roman" w:hAnsi="Times New Roman"/>
          <w:color w:val="191919"/>
          <w:sz w:val="20"/>
          <w:szCs w:val="20"/>
        </w:rPr>
        <w:t>to</w:t>
      </w:r>
      <w:r>
        <w:rPr>
          <w:rFonts w:ascii="Times New Roman" w:hAnsi="Times New Roman"/>
          <w:color w:val="191919"/>
          <w:spacing w:val="1"/>
          <w:sz w:val="20"/>
          <w:szCs w:val="20"/>
        </w:rPr>
        <w:t xml:space="preserve"> </w:t>
      </w:r>
      <w:r>
        <w:rPr>
          <w:rFonts w:ascii="Times New Roman" w:hAnsi="Times New Roman"/>
          <w:color w:val="191919"/>
          <w:sz w:val="20"/>
          <w:szCs w:val="20"/>
        </w:rPr>
        <w:t>instruct</w:t>
      </w:r>
      <w:r>
        <w:rPr>
          <w:rFonts w:ascii="Times New Roman" w:hAnsi="Times New Roman"/>
          <w:color w:val="191919"/>
          <w:spacing w:val="1"/>
          <w:sz w:val="20"/>
          <w:szCs w:val="20"/>
        </w:rPr>
        <w:t xml:space="preserve"> </w:t>
      </w:r>
      <w:r>
        <w:rPr>
          <w:rFonts w:ascii="Times New Roman" w:hAnsi="Times New Roman"/>
          <w:color w:val="191919"/>
          <w:sz w:val="20"/>
          <w:szCs w:val="20"/>
        </w:rPr>
        <w:t>diverse</w:t>
      </w:r>
      <w:r>
        <w:rPr>
          <w:rFonts w:ascii="Times New Roman" w:hAnsi="Times New Roman"/>
          <w:color w:val="191919"/>
          <w:spacing w:val="1"/>
          <w:sz w:val="20"/>
          <w:szCs w:val="20"/>
        </w:rPr>
        <w:t xml:space="preserve"> </w:t>
      </w:r>
      <w:r>
        <w:rPr>
          <w:rFonts w:ascii="Times New Roman" w:hAnsi="Times New Roman"/>
          <w:color w:val="191919"/>
          <w:sz w:val="20"/>
          <w:szCs w:val="20"/>
        </w:rPr>
        <w:t>populations</w:t>
      </w:r>
      <w:r>
        <w:rPr>
          <w:rFonts w:ascii="Times New Roman" w:hAnsi="Times New Roman"/>
          <w:color w:val="191919"/>
          <w:spacing w:val="1"/>
          <w:sz w:val="20"/>
          <w:szCs w:val="20"/>
        </w:rPr>
        <w:t xml:space="preserve"> </w:t>
      </w:r>
      <w:r>
        <w:rPr>
          <w:rFonts w:ascii="Times New Roman" w:hAnsi="Times New Roman"/>
          <w:color w:val="191919"/>
          <w:sz w:val="20"/>
          <w:szCs w:val="20"/>
        </w:rPr>
        <w:t>are</w:t>
      </w:r>
      <w:r>
        <w:rPr>
          <w:rFonts w:ascii="Times New Roman" w:hAnsi="Times New Roman"/>
          <w:color w:val="191919"/>
          <w:spacing w:val="1"/>
          <w:sz w:val="20"/>
          <w:szCs w:val="20"/>
        </w:rPr>
        <w:t xml:space="preserve"> </w:t>
      </w:r>
      <w:r>
        <w:rPr>
          <w:rFonts w:ascii="Times New Roman" w:hAnsi="Times New Roman"/>
          <w:color w:val="191919"/>
          <w:sz w:val="20"/>
          <w:szCs w:val="20"/>
        </w:rPr>
        <w:t>covered.</w:t>
      </w:r>
      <w:r>
        <w:rPr>
          <w:rFonts w:ascii="Times New Roman" w:hAnsi="Times New Roman"/>
          <w:color w:val="191919"/>
          <w:spacing w:val="1"/>
          <w:sz w:val="20"/>
          <w:szCs w:val="20"/>
        </w:rPr>
        <w:t xml:space="preserve"> </w:t>
      </w:r>
      <w:r>
        <w:rPr>
          <w:rFonts w:ascii="Times New Roman" w:hAnsi="Times New Roman"/>
          <w:color w:val="191919"/>
          <w:sz w:val="20"/>
          <w:szCs w:val="20"/>
        </w:rPr>
        <w:t>Current</w:t>
      </w:r>
      <w:r>
        <w:rPr>
          <w:rFonts w:ascii="Times New Roman" w:hAnsi="Times New Roman"/>
          <w:color w:val="191919"/>
          <w:spacing w:val="1"/>
          <w:sz w:val="20"/>
          <w:szCs w:val="20"/>
        </w:rPr>
        <w:t xml:space="preserve"> </w:t>
      </w:r>
      <w:r>
        <w:rPr>
          <w:rFonts w:ascii="Times New Roman" w:hAnsi="Times New Roman"/>
          <w:color w:val="191919"/>
          <w:sz w:val="20"/>
          <w:szCs w:val="20"/>
        </w:rPr>
        <w:t>research</w:t>
      </w:r>
      <w:r>
        <w:rPr>
          <w:rFonts w:ascii="Times New Roman" w:hAnsi="Times New Roman"/>
          <w:color w:val="191919"/>
          <w:spacing w:val="1"/>
          <w:sz w:val="20"/>
          <w:szCs w:val="20"/>
        </w:rPr>
        <w:t xml:space="preserve"> </w:t>
      </w:r>
      <w:r>
        <w:rPr>
          <w:rFonts w:ascii="Times New Roman" w:hAnsi="Times New Roman"/>
          <w:color w:val="191919"/>
          <w:sz w:val="20"/>
          <w:szCs w:val="20"/>
        </w:rPr>
        <w:t>in</w:t>
      </w:r>
      <w:r>
        <w:rPr>
          <w:rFonts w:ascii="Times New Roman" w:hAnsi="Times New Roman"/>
          <w:color w:val="191919"/>
          <w:spacing w:val="1"/>
          <w:sz w:val="20"/>
          <w:szCs w:val="20"/>
        </w:rPr>
        <w:t xml:space="preserve"> </w:t>
      </w:r>
      <w:r>
        <w:rPr>
          <w:rFonts w:ascii="Times New Roman" w:hAnsi="Times New Roman"/>
          <w:color w:val="191919"/>
          <w:sz w:val="20"/>
          <w:szCs w:val="20"/>
        </w:rPr>
        <w:t>the</w:t>
      </w:r>
      <w:r>
        <w:rPr>
          <w:rFonts w:ascii="Times New Roman" w:hAnsi="Times New Roman"/>
          <w:color w:val="191919"/>
          <w:spacing w:val="1"/>
          <w:sz w:val="20"/>
          <w:szCs w:val="20"/>
        </w:rPr>
        <w:t xml:space="preserve"> </w:t>
      </w:r>
      <w:r>
        <w:rPr>
          <w:rFonts w:ascii="Times New Roman" w:hAnsi="Times New Roman"/>
          <w:color w:val="191919"/>
          <w:sz w:val="20"/>
          <w:szCs w:val="20"/>
        </w:rPr>
        <w:t>field</w:t>
      </w:r>
      <w:r>
        <w:rPr>
          <w:rFonts w:ascii="Times New Roman" w:hAnsi="Times New Roman"/>
          <w:color w:val="191919"/>
          <w:spacing w:val="1"/>
          <w:sz w:val="20"/>
          <w:szCs w:val="20"/>
        </w:rPr>
        <w:t xml:space="preserve"> </w:t>
      </w:r>
      <w:r>
        <w:rPr>
          <w:rFonts w:ascii="Times New Roman" w:hAnsi="Times New Roman"/>
          <w:color w:val="191919"/>
          <w:sz w:val="20"/>
          <w:szCs w:val="20"/>
        </w:rPr>
        <w:t>of reading education is included to equip the teacher with a balanced perspective.</w:t>
      </w:r>
    </w:p>
    <w:p w:rsidR="00F42301" w:rsidRDefault="00F42301" w:rsidP="00721764">
      <w:pPr>
        <w:widowControl w:val="0"/>
        <w:autoSpaceDE w:val="0"/>
        <w:autoSpaceDN w:val="0"/>
        <w:adjustRightInd w:val="0"/>
        <w:spacing w:after="0" w:line="226" w:lineRule="exact"/>
        <w:ind w:left="879"/>
        <w:rPr>
          <w:rFonts w:ascii="Times New Roman" w:hAnsi="Times New Roman"/>
          <w:color w:val="000000"/>
          <w:sz w:val="20"/>
          <w:szCs w:val="20"/>
        </w:rPr>
      </w:pPr>
      <w:r>
        <w:rPr>
          <w:rFonts w:ascii="Times New Roman" w:hAnsi="Times New Roman"/>
          <w:b/>
          <w:bCs/>
          <w:color w:val="191919"/>
          <w:sz w:val="20"/>
          <w:szCs w:val="20"/>
        </w:rPr>
        <w:t>EDRG 5595 - Diagnostic &amp; P</w:t>
      </w:r>
      <w:r>
        <w:rPr>
          <w:rFonts w:ascii="Times New Roman" w:hAnsi="Times New Roman"/>
          <w:b/>
          <w:bCs/>
          <w:color w:val="191919"/>
          <w:spacing w:val="-4"/>
          <w:sz w:val="20"/>
          <w:szCs w:val="20"/>
        </w:rPr>
        <w:t>r</w:t>
      </w:r>
      <w:r>
        <w:rPr>
          <w:rFonts w:ascii="Times New Roman" w:hAnsi="Times New Roman"/>
          <w:b/>
          <w:bCs/>
          <w:color w:val="191919"/>
          <w:sz w:val="20"/>
          <w:szCs w:val="20"/>
        </w:rPr>
        <w:t>escriptive P</w:t>
      </w:r>
      <w:r>
        <w:rPr>
          <w:rFonts w:ascii="Times New Roman" w:hAnsi="Times New Roman"/>
          <w:b/>
          <w:bCs/>
          <w:color w:val="191919"/>
          <w:spacing w:val="-4"/>
          <w:sz w:val="20"/>
          <w:szCs w:val="20"/>
        </w:rPr>
        <w:t>r</w:t>
      </w:r>
      <w:r>
        <w:rPr>
          <w:rFonts w:ascii="Times New Roman" w:hAnsi="Times New Roman"/>
          <w:b/>
          <w:bCs/>
          <w:color w:val="191919"/>
          <w:sz w:val="20"/>
          <w:szCs w:val="20"/>
        </w:rPr>
        <w:t>ocedu</w:t>
      </w:r>
      <w:r>
        <w:rPr>
          <w:rFonts w:ascii="Times New Roman" w:hAnsi="Times New Roman"/>
          <w:b/>
          <w:bCs/>
          <w:color w:val="191919"/>
          <w:spacing w:val="-4"/>
          <w:sz w:val="20"/>
          <w:szCs w:val="20"/>
        </w:rPr>
        <w:t>r</w:t>
      </w:r>
      <w:r>
        <w:rPr>
          <w:rFonts w:ascii="Times New Roman" w:hAnsi="Times New Roman"/>
          <w:b/>
          <w:bCs/>
          <w:color w:val="191919"/>
          <w:sz w:val="20"/>
          <w:szCs w:val="20"/>
        </w:rPr>
        <w:t>es in Reading Educatio</w:t>
      </w:r>
      <w:r>
        <w:rPr>
          <w:rFonts w:ascii="Times New Roman" w:hAnsi="Times New Roman"/>
          <w:b/>
          <w:bCs/>
          <w:color w:val="191919"/>
          <w:spacing w:val="7"/>
          <w:sz w:val="20"/>
          <w:szCs w:val="20"/>
        </w:rPr>
        <w:t>n</w:t>
      </w:r>
      <w:r>
        <w:rPr>
          <w:rFonts w:ascii="Times New Roman" w:hAnsi="Times New Roman"/>
          <w:b/>
          <w:bCs/>
          <w:color w:val="191919"/>
          <w:sz w:val="20"/>
          <w:szCs w:val="20"/>
        </w:rPr>
        <w:t>.....................3(3-0)</w:t>
      </w:r>
    </w:p>
    <w:p w:rsidR="00F42301" w:rsidRDefault="00F42301" w:rsidP="00721764">
      <w:pPr>
        <w:widowControl w:val="0"/>
        <w:autoSpaceDE w:val="0"/>
        <w:autoSpaceDN w:val="0"/>
        <w:adjustRightInd w:val="0"/>
        <w:spacing w:before="13" w:after="0" w:line="250" w:lineRule="auto"/>
        <w:ind w:left="1239" w:right="1930"/>
        <w:jc w:val="both"/>
        <w:rPr>
          <w:rFonts w:ascii="Times New Roman" w:hAnsi="Times New Roman"/>
          <w:color w:val="000000"/>
          <w:sz w:val="20"/>
          <w:szCs w:val="20"/>
        </w:rPr>
      </w:pPr>
      <w:r w:rsidRPr="003F2CF3">
        <w:rPr>
          <w:rFonts w:ascii="Calibri" w:hAnsi="Calibri"/>
          <w:noProof/>
          <w:lang w:eastAsia="en-US"/>
        </w:rPr>
        <w:pict>
          <v:shape id="_x0000_s3862" type="#_x0000_t202" style="position:absolute;left:0;text-align:left;margin-left:520.2pt;margin-top:10.9pt;width:1in;height:270.75pt;z-index:-251470848;mso-position-horizontal-relative:page" o:allowincell="f" filled="f" stroked="f">
            <v:textbox style="layout-flow:vertical" inset="0,0,0,0">
              <w:txbxContent>
                <w:p w:rsidR="00F42301" w:rsidRDefault="00F42301" w:rsidP="00721764">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P</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ROGRAM</w:t>
                  </w:r>
                  <w:r>
                    <w:rPr>
                      <w:rFonts w:ascii="Impact" w:hAnsi="Impact" w:cs="Impact"/>
                      <w:color w:val="A3A3A3"/>
                      <w:position w:val="1"/>
                      <w:sz w:val="105"/>
                      <w:szCs w:val="105"/>
                    </w:rPr>
                    <w:t>S</w:t>
                  </w:r>
                  <w:r>
                    <w:rPr>
                      <w:rFonts w:ascii="Impact" w:hAnsi="Impact" w:cs="Impact"/>
                      <w:color w:val="A3A3A3"/>
                      <w:spacing w:val="-115"/>
                      <w:position w:val="1"/>
                      <w:sz w:val="105"/>
                      <w:szCs w:val="105"/>
                    </w:rPr>
                    <w:t xml:space="preserve"> </w:t>
                  </w:r>
                </w:p>
              </w:txbxContent>
            </v:textbox>
            <w10:wrap anchorx="page"/>
          </v:shape>
        </w:pict>
      </w:r>
      <w:r>
        <w:rPr>
          <w:rFonts w:ascii="Times New Roman" w:hAnsi="Times New Roman"/>
          <w:color w:val="191919"/>
          <w:sz w:val="20"/>
          <w:szCs w:val="20"/>
        </w:rPr>
        <w:t>This</w:t>
      </w:r>
      <w:r>
        <w:rPr>
          <w:rFonts w:ascii="Times New Roman" w:hAnsi="Times New Roman"/>
          <w:color w:val="191919"/>
          <w:spacing w:val="-2"/>
          <w:sz w:val="20"/>
          <w:szCs w:val="20"/>
        </w:rPr>
        <w:t xml:space="preserve"> </w:t>
      </w:r>
      <w:r>
        <w:rPr>
          <w:rFonts w:ascii="Times New Roman" w:hAnsi="Times New Roman"/>
          <w:color w:val="191919"/>
          <w:sz w:val="20"/>
          <w:szCs w:val="20"/>
        </w:rPr>
        <w:t>course</w:t>
      </w:r>
      <w:r>
        <w:rPr>
          <w:rFonts w:ascii="Times New Roman" w:hAnsi="Times New Roman"/>
          <w:color w:val="191919"/>
          <w:spacing w:val="-2"/>
          <w:sz w:val="20"/>
          <w:szCs w:val="20"/>
        </w:rPr>
        <w:t xml:space="preserve"> </w:t>
      </w:r>
      <w:r>
        <w:rPr>
          <w:rFonts w:ascii="Times New Roman" w:hAnsi="Times New Roman"/>
          <w:color w:val="191919"/>
          <w:sz w:val="20"/>
          <w:szCs w:val="20"/>
        </w:rPr>
        <w:t>is</w:t>
      </w:r>
      <w:r>
        <w:rPr>
          <w:rFonts w:ascii="Times New Roman" w:hAnsi="Times New Roman"/>
          <w:color w:val="191919"/>
          <w:spacing w:val="-2"/>
          <w:sz w:val="20"/>
          <w:szCs w:val="20"/>
        </w:rPr>
        <w:t xml:space="preserve"> </w:t>
      </w:r>
      <w:r>
        <w:rPr>
          <w:rFonts w:ascii="Times New Roman" w:hAnsi="Times New Roman"/>
          <w:color w:val="191919"/>
          <w:sz w:val="20"/>
          <w:szCs w:val="20"/>
        </w:rPr>
        <w:t>designed</w:t>
      </w:r>
      <w:r>
        <w:rPr>
          <w:rFonts w:ascii="Times New Roman" w:hAnsi="Times New Roman"/>
          <w:color w:val="191919"/>
          <w:spacing w:val="-2"/>
          <w:sz w:val="20"/>
          <w:szCs w:val="20"/>
        </w:rPr>
        <w:t xml:space="preserve"> </w:t>
      </w:r>
      <w:r>
        <w:rPr>
          <w:rFonts w:ascii="Times New Roman" w:hAnsi="Times New Roman"/>
          <w:color w:val="191919"/>
          <w:sz w:val="20"/>
          <w:szCs w:val="20"/>
        </w:rPr>
        <w:t>to</w:t>
      </w:r>
      <w:r>
        <w:rPr>
          <w:rFonts w:ascii="Times New Roman" w:hAnsi="Times New Roman"/>
          <w:color w:val="191919"/>
          <w:spacing w:val="-2"/>
          <w:sz w:val="20"/>
          <w:szCs w:val="20"/>
        </w:rPr>
        <w:t xml:space="preserve"> </w:t>
      </w:r>
      <w:r>
        <w:rPr>
          <w:rFonts w:ascii="Times New Roman" w:hAnsi="Times New Roman"/>
          <w:color w:val="191919"/>
          <w:sz w:val="20"/>
          <w:szCs w:val="20"/>
        </w:rPr>
        <w:t>provide</w:t>
      </w:r>
      <w:r>
        <w:rPr>
          <w:rFonts w:ascii="Times New Roman" w:hAnsi="Times New Roman"/>
          <w:color w:val="191919"/>
          <w:spacing w:val="-2"/>
          <w:sz w:val="20"/>
          <w:szCs w:val="20"/>
        </w:rPr>
        <w:t xml:space="preserve"> </w:t>
      </w:r>
      <w:r>
        <w:rPr>
          <w:rFonts w:ascii="Times New Roman" w:hAnsi="Times New Roman"/>
          <w:color w:val="191919"/>
          <w:sz w:val="20"/>
          <w:szCs w:val="20"/>
        </w:rPr>
        <w:t>teachers</w:t>
      </w:r>
      <w:r>
        <w:rPr>
          <w:rFonts w:ascii="Times New Roman" w:hAnsi="Times New Roman"/>
          <w:color w:val="191919"/>
          <w:spacing w:val="-2"/>
          <w:sz w:val="20"/>
          <w:szCs w:val="20"/>
        </w:rPr>
        <w:t xml:space="preserve"> </w:t>
      </w:r>
      <w:r>
        <w:rPr>
          <w:rFonts w:ascii="Times New Roman" w:hAnsi="Times New Roman"/>
          <w:color w:val="191919"/>
          <w:sz w:val="20"/>
          <w:szCs w:val="20"/>
        </w:rPr>
        <w:t>with</w:t>
      </w:r>
      <w:r>
        <w:rPr>
          <w:rFonts w:ascii="Times New Roman" w:hAnsi="Times New Roman"/>
          <w:color w:val="191919"/>
          <w:spacing w:val="-2"/>
          <w:sz w:val="20"/>
          <w:szCs w:val="20"/>
        </w:rPr>
        <w:t xml:space="preserve"> </w:t>
      </w:r>
      <w:r>
        <w:rPr>
          <w:rFonts w:ascii="Times New Roman" w:hAnsi="Times New Roman"/>
          <w:color w:val="191919"/>
          <w:sz w:val="20"/>
          <w:szCs w:val="20"/>
        </w:rPr>
        <w:t>knowledge</w:t>
      </w:r>
      <w:r>
        <w:rPr>
          <w:rFonts w:ascii="Times New Roman" w:hAnsi="Times New Roman"/>
          <w:color w:val="191919"/>
          <w:spacing w:val="-2"/>
          <w:sz w:val="20"/>
          <w:szCs w:val="20"/>
        </w:rPr>
        <w:t xml:space="preserve"> </w:t>
      </w:r>
      <w:r>
        <w:rPr>
          <w:rFonts w:ascii="Times New Roman" w:hAnsi="Times New Roman"/>
          <w:color w:val="191919"/>
          <w:sz w:val="20"/>
          <w:szCs w:val="20"/>
        </w:rPr>
        <w:t>and</w:t>
      </w:r>
      <w:r>
        <w:rPr>
          <w:rFonts w:ascii="Times New Roman" w:hAnsi="Times New Roman"/>
          <w:color w:val="191919"/>
          <w:spacing w:val="-2"/>
          <w:sz w:val="20"/>
          <w:szCs w:val="20"/>
        </w:rPr>
        <w:t xml:space="preserve"> </w:t>
      </w:r>
      <w:r>
        <w:rPr>
          <w:rFonts w:ascii="Times New Roman" w:hAnsi="Times New Roman"/>
          <w:color w:val="191919"/>
          <w:sz w:val="20"/>
          <w:szCs w:val="20"/>
        </w:rPr>
        <w:t>skills</w:t>
      </w:r>
      <w:r>
        <w:rPr>
          <w:rFonts w:ascii="Times New Roman" w:hAnsi="Times New Roman"/>
          <w:color w:val="191919"/>
          <w:spacing w:val="-2"/>
          <w:sz w:val="20"/>
          <w:szCs w:val="20"/>
        </w:rPr>
        <w:t xml:space="preserve"> </w:t>
      </w:r>
      <w:r>
        <w:rPr>
          <w:rFonts w:ascii="Times New Roman" w:hAnsi="Times New Roman"/>
          <w:color w:val="191919"/>
          <w:sz w:val="20"/>
          <w:szCs w:val="20"/>
        </w:rPr>
        <w:t>of</w:t>
      </w:r>
      <w:r>
        <w:rPr>
          <w:rFonts w:ascii="Times New Roman" w:hAnsi="Times New Roman"/>
          <w:color w:val="191919"/>
          <w:spacing w:val="-2"/>
          <w:sz w:val="20"/>
          <w:szCs w:val="20"/>
        </w:rPr>
        <w:t xml:space="preserve"> </w:t>
      </w:r>
      <w:r>
        <w:rPr>
          <w:rFonts w:ascii="Times New Roman" w:hAnsi="Times New Roman"/>
          <w:color w:val="191919"/>
          <w:sz w:val="20"/>
          <w:szCs w:val="20"/>
        </w:rPr>
        <w:t>varied</w:t>
      </w:r>
      <w:r>
        <w:rPr>
          <w:rFonts w:ascii="Times New Roman" w:hAnsi="Times New Roman"/>
          <w:color w:val="191919"/>
          <w:spacing w:val="-2"/>
          <w:sz w:val="20"/>
          <w:szCs w:val="20"/>
        </w:rPr>
        <w:t xml:space="preserve"> </w:t>
      </w:r>
      <w:r>
        <w:rPr>
          <w:rFonts w:ascii="Times New Roman" w:hAnsi="Times New Roman"/>
          <w:color w:val="191919"/>
          <w:sz w:val="20"/>
          <w:szCs w:val="20"/>
        </w:rPr>
        <w:t>assessment</w:t>
      </w:r>
      <w:r>
        <w:rPr>
          <w:rFonts w:ascii="Times New Roman" w:hAnsi="Times New Roman"/>
          <w:color w:val="191919"/>
          <w:spacing w:val="-2"/>
          <w:sz w:val="20"/>
          <w:szCs w:val="20"/>
        </w:rPr>
        <w:t xml:space="preserve"> </w:t>
      </w:r>
      <w:r>
        <w:rPr>
          <w:rFonts w:ascii="Times New Roman" w:hAnsi="Times New Roman"/>
          <w:color w:val="191919"/>
          <w:sz w:val="20"/>
          <w:szCs w:val="20"/>
        </w:rPr>
        <w:t xml:space="preserve">in- </w:t>
      </w:r>
      <w:r>
        <w:rPr>
          <w:rFonts w:ascii="Times New Roman" w:hAnsi="Times New Roman"/>
          <w:color w:val="191919"/>
          <w:spacing w:val="1"/>
          <w:sz w:val="20"/>
          <w:szCs w:val="20"/>
        </w:rPr>
        <w:t>formatio</w:t>
      </w:r>
      <w:r>
        <w:rPr>
          <w:rFonts w:ascii="Times New Roman" w:hAnsi="Times New Roman"/>
          <w:color w:val="191919"/>
          <w:sz w:val="20"/>
          <w:szCs w:val="20"/>
        </w:rPr>
        <w:t>n</w:t>
      </w:r>
      <w:r>
        <w:rPr>
          <w:rFonts w:ascii="Times New Roman" w:hAnsi="Times New Roman"/>
          <w:color w:val="191919"/>
          <w:spacing w:val="14"/>
          <w:sz w:val="20"/>
          <w:szCs w:val="20"/>
        </w:rPr>
        <w:t xml:space="preserve"> </w:t>
      </w:r>
      <w:r>
        <w:rPr>
          <w:rFonts w:ascii="Times New Roman" w:hAnsi="Times New Roman"/>
          <w:color w:val="191919"/>
          <w:spacing w:val="1"/>
          <w:sz w:val="20"/>
          <w:szCs w:val="20"/>
        </w:rPr>
        <w:t>i</w:t>
      </w:r>
      <w:r>
        <w:rPr>
          <w:rFonts w:ascii="Times New Roman" w:hAnsi="Times New Roman"/>
          <w:color w:val="191919"/>
          <w:sz w:val="20"/>
          <w:szCs w:val="20"/>
        </w:rPr>
        <w:t>n</w:t>
      </w:r>
      <w:r>
        <w:rPr>
          <w:rFonts w:ascii="Times New Roman" w:hAnsi="Times New Roman"/>
          <w:color w:val="191919"/>
          <w:spacing w:val="14"/>
          <w:sz w:val="20"/>
          <w:szCs w:val="20"/>
        </w:rPr>
        <w:t xml:space="preserve"> </w:t>
      </w:r>
      <w:r>
        <w:rPr>
          <w:rFonts w:ascii="Times New Roman" w:hAnsi="Times New Roman"/>
          <w:color w:val="191919"/>
          <w:spacing w:val="1"/>
          <w:sz w:val="20"/>
          <w:szCs w:val="20"/>
        </w:rPr>
        <w:t>orde</w:t>
      </w:r>
      <w:r>
        <w:rPr>
          <w:rFonts w:ascii="Times New Roman" w:hAnsi="Times New Roman"/>
          <w:color w:val="191919"/>
          <w:sz w:val="20"/>
          <w:szCs w:val="20"/>
        </w:rPr>
        <w:t>r</w:t>
      </w:r>
      <w:r>
        <w:rPr>
          <w:rFonts w:ascii="Times New Roman" w:hAnsi="Times New Roman"/>
          <w:color w:val="191919"/>
          <w:spacing w:val="14"/>
          <w:sz w:val="20"/>
          <w:szCs w:val="20"/>
        </w:rPr>
        <w:t xml:space="preserve"> </w:t>
      </w:r>
      <w:r>
        <w:rPr>
          <w:rFonts w:ascii="Times New Roman" w:hAnsi="Times New Roman"/>
          <w:color w:val="191919"/>
          <w:spacing w:val="1"/>
          <w:sz w:val="20"/>
          <w:szCs w:val="20"/>
        </w:rPr>
        <w:t>t</w:t>
      </w:r>
      <w:r>
        <w:rPr>
          <w:rFonts w:ascii="Times New Roman" w:hAnsi="Times New Roman"/>
          <w:color w:val="191919"/>
          <w:sz w:val="20"/>
          <w:szCs w:val="20"/>
        </w:rPr>
        <w:t>o</w:t>
      </w:r>
      <w:r>
        <w:rPr>
          <w:rFonts w:ascii="Times New Roman" w:hAnsi="Times New Roman"/>
          <w:color w:val="191919"/>
          <w:spacing w:val="14"/>
          <w:sz w:val="20"/>
          <w:szCs w:val="20"/>
        </w:rPr>
        <w:t xml:space="preserve"> </w:t>
      </w:r>
      <w:r>
        <w:rPr>
          <w:rFonts w:ascii="Times New Roman" w:hAnsi="Times New Roman"/>
          <w:color w:val="191919"/>
          <w:spacing w:val="1"/>
          <w:sz w:val="20"/>
          <w:szCs w:val="20"/>
        </w:rPr>
        <w:t>compare</w:t>
      </w:r>
      <w:r>
        <w:rPr>
          <w:rFonts w:ascii="Times New Roman" w:hAnsi="Times New Roman"/>
          <w:color w:val="191919"/>
          <w:sz w:val="20"/>
          <w:szCs w:val="20"/>
        </w:rPr>
        <w:t>,</w:t>
      </w:r>
      <w:r>
        <w:rPr>
          <w:rFonts w:ascii="Times New Roman" w:hAnsi="Times New Roman"/>
          <w:color w:val="191919"/>
          <w:spacing w:val="14"/>
          <w:sz w:val="20"/>
          <w:szCs w:val="20"/>
        </w:rPr>
        <w:t xml:space="preserve"> </w:t>
      </w:r>
      <w:r>
        <w:rPr>
          <w:rFonts w:ascii="Times New Roman" w:hAnsi="Times New Roman"/>
          <w:color w:val="191919"/>
          <w:spacing w:val="1"/>
          <w:sz w:val="20"/>
          <w:szCs w:val="20"/>
        </w:rPr>
        <w:t>contras</w:t>
      </w:r>
      <w:r>
        <w:rPr>
          <w:rFonts w:ascii="Times New Roman" w:hAnsi="Times New Roman"/>
          <w:color w:val="191919"/>
          <w:sz w:val="20"/>
          <w:szCs w:val="20"/>
        </w:rPr>
        <w:t>t</w:t>
      </w:r>
      <w:r>
        <w:rPr>
          <w:rFonts w:ascii="Times New Roman" w:hAnsi="Times New Roman"/>
          <w:color w:val="191919"/>
          <w:spacing w:val="14"/>
          <w:sz w:val="20"/>
          <w:szCs w:val="20"/>
        </w:rPr>
        <w:t xml:space="preserve"> </w:t>
      </w:r>
      <w:r>
        <w:rPr>
          <w:rFonts w:ascii="Times New Roman" w:hAnsi="Times New Roman"/>
          <w:color w:val="191919"/>
          <w:spacing w:val="1"/>
          <w:sz w:val="20"/>
          <w:szCs w:val="20"/>
        </w:rPr>
        <w:t>an</w:t>
      </w:r>
      <w:r>
        <w:rPr>
          <w:rFonts w:ascii="Times New Roman" w:hAnsi="Times New Roman"/>
          <w:color w:val="191919"/>
          <w:sz w:val="20"/>
          <w:szCs w:val="20"/>
        </w:rPr>
        <w:t>d</w:t>
      </w:r>
      <w:r>
        <w:rPr>
          <w:rFonts w:ascii="Times New Roman" w:hAnsi="Times New Roman"/>
          <w:color w:val="191919"/>
          <w:spacing w:val="14"/>
          <w:sz w:val="20"/>
          <w:szCs w:val="20"/>
        </w:rPr>
        <w:t xml:space="preserve"> </w:t>
      </w:r>
      <w:r>
        <w:rPr>
          <w:rFonts w:ascii="Times New Roman" w:hAnsi="Times New Roman"/>
          <w:color w:val="191919"/>
          <w:spacing w:val="1"/>
          <w:sz w:val="20"/>
          <w:szCs w:val="20"/>
        </w:rPr>
        <w:t>analyz</w:t>
      </w:r>
      <w:r>
        <w:rPr>
          <w:rFonts w:ascii="Times New Roman" w:hAnsi="Times New Roman"/>
          <w:color w:val="191919"/>
          <w:sz w:val="20"/>
          <w:szCs w:val="20"/>
        </w:rPr>
        <w:t>e</w:t>
      </w:r>
      <w:r>
        <w:rPr>
          <w:rFonts w:ascii="Times New Roman" w:hAnsi="Times New Roman"/>
          <w:color w:val="191919"/>
          <w:spacing w:val="14"/>
          <w:sz w:val="20"/>
          <w:szCs w:val="20"/>
        </w:rPr>
        <w:t xml:space="preserve"> </w:t>
      </w:r>
      <w:r>
        <w:rPr>
          <w:rFonts w:ascii="Times New Roman" w:hAnsi="Times New Roman"/>
          <w:color w:val="191919"/>
          <w:spacing w:val="1"/>
          <w:sz w:val="20"/>
          <w:szCs w:val="20"/>
        </w:rPr>
        <w:t>students</w:t>
      </w:r>
      <w:r>
        <w:rPr>
          <w:rFonts w:ascii="Times New Roman" w:hAnsi="Times New Roman"/>
          <w:color w:val="191919"/>
          <w:sz w:val="20"/>
          <w:szCs w:val="20"/>
        </w:rPr>
        <w:t>’</w:t>
      </w:r>
      <w:r>
        <w:rPr>
          <w:rFonts w:ascii="Times New Roman" w:hAnsi="Times New Roman"/>
          <w:color w:val="191919"/>
          <w:spacing w:val="-1"/>
          <w:sz w:val="20"/>
          <w:szCs w:val="20"/>
        </w:rPr>
        <w:t xml:space="preserve"> </w:t>
      </w:r>
      <w:r>
        <w:rPr>
          <w:rFonts w:ascii="Times New Roman" w:hAnsi="Times New Roman"/>
          <w:color w:val="191919"/>
          <w:spacing w:val="1"/>
          <w:sz w:val="20"/>
          <w:szCs w:val="20"/>
        </w:rPr>
        <w:t>proficiencie</w:t>
      </w:r>
      <w:r>
        <w:rPr>
          <w:rFonts w:ascii="Times New Roman" w:hAnsi="Times New Roman"/>
          <w:color w:val="191919"/>
          <w:sz w:val="20"/>
          <w:szCs w:val="20"/>
        </w:rPr>
        <w:t>s</w:t>
      </w:r>
      <w:r>
        <w:rPr>
          <w:rFonts w:ascii="Times New Roman" w:hAnsi="Times New Roman"/>
          <w:color w:val="191919"/>
          <w:spacing w:val="14"/>
          <w:sz w:val="20"/>
          <w:szCs w:val="20"/>
        </w:rPr>
        <w:t xml:space="preserve"> </w:t>
      </w:r>
      <w:r>
        <w:rPr>
          <w:rFonts w:ascii="Times New Roman" w:hAnsi="Times New Roman"/>
          <w:color w:val="191919"/>
          <w:spacing w:val="1"/>
          <w:sz w:val="20"/>
          <w:szCs w:val="20"/>
        </w:rPr>
        <w:t>an</w:t>
      </w:r>
      <w:r>
        <w:rPr>
          <w:rFonts w:ascii="Times New Roman" w:hAnsi="Times New Roman"/>
          <w:color w:val="191919"/>
          <w:sz w:val="20"/>
          <w:szCs w:val="20"/>
        </w:rPr>
        <w:t>d</w:t>
      </w:r>
      <w:r>
        <w:rPr>
          <w:rFonts w:ascii="Times New Roman" w:hAnsi="Times New Roman"/>
          <w:color w:val="191919"/>
          <w:spacing w:val="14"/>
          <w:sz w:val="20"/>
          <w:szCs w:val="20"/>
        </w:rPr>
        <w:t xml:space="preserve"> </w:t>
      </w:r>
      <w:r>
        <w:rPr>
          <w:rFonts w:ascii="Times New Roman" w:hAnsi="Times New Roman"/>
          <w:color w:val="191919"/>
          <w:spacing w:val="1"/>
          <w:sz w:val="20"/>
          <w:szCs w:val="20"/>
        </w:rPr>
        <w:t>di</w:t>
      </w:r>
      <w:r>
        <w:rPr>
          <w:rFonts w:ascii="Times New Roman" w:hAnsi="Times New Roman"/>
          <w:color w:val="191919"/>
          <w:spacing w:val="-2"/>
          <w:sz w:val="20"/>
          <w:szCs w:val="20"/>
        </w:rPr>
        <w:t>f</w:t>
      </w:r>
      <w:r>
        <w:rPr>
          <w:rFonts w:ascii="Times New Roman" w:hAnsi="Times New Roman"/>
          <w:color w:val="191919"/>
          <w:spacing w:val="1"/>
          <w:sz w:val="20"/>
          <w:szCs w:val="20"/>
        </w:rPr>
        <w:t xml:space="preserve">ficulties. </w:t>
      </w:r>
      <w:r>
        <w:rPr>
          <w:rFonts w:ascii="Times New Roman" w:hAnsi="Times New Roman"/>
          <w:color w:val="191919"/>
          <w:spacing w:val="-1"/>
          <w:sz w:val="20"/>
          <w:szCs w:val="20"/>
        </w:rPr>
        <w:t>Also</w:t>
      </w:r>
      <w:r>
        <w:rPr>
          <w:rFonts w:ascii="Times New Roman" w:hAnsi="Times New Roman"/>
          <w:color w:val="191919"/>
          <w:sz w:val="20"/>
          <w:szCs w:val="20"/>
        </w:rPr>
        <w:t>,</w:t>
      </w:r>
      <w:r>
        <w:rPr>
          <w:rFonts w:ascii="Times New Roman" w:hAnsi="Times New Roman"/>
          <w:color w:val="191919"/>
          <w:spacing w:val="-9"/>
          <w:sz w:val="20"/>
          <w:szCs w:val="20"/>
        </w:rPr>
        <w:t xml:space="preserve"> </w:t>
      </w:r>
      <w:r>
        <w:rPr>
          <w:rFonts w:ascii="Times New Roman" w:hAnsi="Times New Roman"/>
          <w:color w:val="191919"/>
          <w:spacing w:val="-1"/>
          <w:sz w:val="20"/>
          <w:szCs w:val="20"/>
        </w:rPr>
        <w:t>recognizin</w:t>
      </w:r>
      <w:r>
        <w:rPr>
          <w:rFonts w:ascii="Times New Roman" w:hAnsi="Times New Roman"/>
          <w:color w:val="191919"/>
          <w:sz w:val="20"/>
          <w:szCs w:val="20"/>
        </w:rPr>
        <w:t>g</w:t>
      </w:r>
      <w:r>
        <w:rPr>
          <w:rFonts w:ascii="Times New Roman" w:hAnsi="Times New Roman"/>
          <w:color w:val="191919"/>
          <w:spacing w:val="-9"/>
          <w:sz w:val="20"/>
          <w:szCs w:val="20"/>
        </w:rPr>
        <w:t xml:space="preserve"> </w:t>
      </w:r>
      <w:r>
        <w:rPr>
          <w:rFonts w:ascii="Times New Roman" w:hAnsi="Times New Roman"/>
          <w:color w:val="191919"/>
          <w:spacing w:val="-1"/>
          <w:sz w:val="20"/>
          <w:szCs w:val="20"/>
        </w:rPr>
        <w:t>variabilit</w:t>
      </w:r>
      <w:r>
        <w:rPr>
          <w:rFonts w:ascii="Times New Roman" w:hAnsi="Times New Roman"/>
          <w:color w:val="191919"/>
          <w:sz w:val="20"/>
          <w:szCs w:val="20"/>
        </w:rPr>
        <w:t>y</w:t>
      </w:r>
      <w:r>
        <w:rPr>
          <w:rFonts w:ascii="Times New Roman" w:hAnsi="Times New Roman"/>
          <w:color w:val="191919"/>
          <w:spacing w:val="-9"/>
          <w:sz w:val="20"/>
          <w:szCs w:val="20"/>
        </w:rPr>
        <w:t xml:space="preserve"> </w:t>
      </w:r>
      <w:r>
        <w:rPr>
          <w:rFonts w:ascii="Times New Roman" w:hAnsi="Times New Roman"/>
          <w:color w:val="191919"/>
          <w:spacing w:val="-1"/>
          <w:sz w:val="20"/>
          <w:szCs w:val="20"/>
        </w:rPr>
        <w:t>i</w:t>
      </w:r>
      <w:r>
        <w:rPr>
          <w:rFonts w:ascii="Times New Roman" w:hAnsi="Times New Roman"/>
          <w:color w:val="191919"/>
          <w:sz w:val="20"/>
          <w:szCs w:val="20"/>
        </w:rPr>
        <w:t>n</w:t>
      </w:r>
      <w:r>
        <w:rPr>
          <w:rFonts w:ascii="Times New Roman" w:hAnsi="Times New Roman"/>
          <w:color w:val="191919"/>
          <w:spacing w:val="-9"/>
          <w:sz w:val="20"/>
          <w:szCs w:val="20"/>
        </w:rPr>
        <w:t xml:space="preserve"> </w:t>
      </w:r>
      <w:r>
        <w:rPr>
          <w:rFonts w:ascii="Times New Roman" w:hAnsi="Times New Roman"/>
          <w:color w:val="191919"/>
          <w:spacing w:val="-1"/>
          <w:sz w:val="20"/>
          <w:szCs w:val="20"/>
        </w:rPr>
        <w:t>readin</w:t>
      </w:r>
      <w:r>
        <w:rPr>
          <w:rFonts w:ascii="Times New Roman" w:hAnsi="Times New Roman"/>
          <w:color w:val="191919"/>
          <w:sz w:val="20"/>
          <w:szCs w:val="20"/>
        </w:rPr>
        <w:t>g</w:t>
      </w:r>
      <w:r>
        <w:rPr>
          <w:rFonts w:ascii="Times New Roman" w:hAnsi="Times New Roman"/>
          <w:color w:val="191919"/>
          <w:spacing w:val="-9"/>
          <w:sz w:val="20"/>
          <w:szCs w:val="20"/>
        </w:rPr>
        <w:t xml:space="preserve"> </w:t>
      </w:r>
      <w:r>
        <w:rPr>
          <w:rFonts w:ascii="Times New Roman" w:hAnsi="Times New Roman"/>
          <w:color w:val="191919"/>
          <w:spacing w:val="-1"/>
          <w:sz w:val="20"/>
          <w:szCs w:val="20"/>
        </w:rPr>
        <w:t>level</w:t>
      </w:r>
      <w:r>
        <w:rPr>
          <w:rFonts w:ascii="Times New Roman" w:hAnsi="Times New Roman"/>
          <w:color w:val="191919"/>
          <w:sz w:val="20"/>
          <w:szCs w:val="20"/>
        </w:rPr>
        <w:t>s</w:t>
      </w:r>
      <w:r>
        <w:rPr>
          <w:rFonts w:ascii="Times New Roman" w:hAnsi="Times New Roman"/>
          <w:color w:val="191919"/>
          <w:spacing w:val="-9"/>
          <w:sz w:val="20"/>
          <w:szCs w:val="20"/>
        </w:rPr>
        <w:t xml:space="preserve"> </w:t>
      </w:r>
      <w:r>
        <w:rPr>
          <w:rFonts w:ascii="Times New Roman" w:hAnsi="Times New Roman"/>
          <w:color w:val="191919"/>
          <w:spacing w:val="-1"/>
          <w:sz w:val="20"/>
          <w:szCs w:val="20"/>
        </w:rPr>
        <w:t>an</w:t>
      </w:r>
      <w:r>
        <w:rPr>
          <w:rFonts w:ascii="Times New Roman" w:hAnsi="Times New Roman"/>
          <w:color w:val="191919"/>
          <w:sz w:val="20"/>
          <w:szCs w:val="20"/>
        </w:rPr>
        <w:t>d</w:t>
      </w:r>
      <w:r>
        <w:rPr>
          <w:rFonts w:ascii="Times New Roman" w:hAnsi="Times New Roman"/>
          <w:color w:val="191919"/>
          <w:spacing w:val="-9"/>
          <w:sz w:val="20"/>
          <w:szCs w:val="20"/>
        </w:rPr>
        <w:t xml:space="preserve"> </w:t>
      </w:r>
      <w:r>
        <w:rPr>
          <w:rFonts w:ascii="Times New Roman" w:hAnsi="Times New Roman"/>
          <w:color w:val="191919"/>
          <w:spacing w:val="-1"/>
          <w:sz w:val="20"/>
          <w:szCs w:val="20"/>
        </w:rPr>
        <w:t>extendin</w:t>
      </w:r>
      <w:r>
        <w:rPr>
          <w:rFonts w:ascii="Times New Roman" w:hAnsi="Times New Roman"/>
          <w:color w:val="191919"/>
          <w:sz w:val="20"/>
          <w:szCs w:val="20"/>
        </w:rPr>
        <w:t>g</w:t>
      </w:r>
      <w:r>
        <w:rPr>
          <w:rFonts w:ascii="Times New Roman" w:hAnsi="Times New Roman"/>
          <w:color w:val="191919"/>
          <w:spacing w:val="-9"/>
          <w:sz w:val="20"/>
          <w:szCs w:val="20"/>
        </w:rPr>
        <w:t xml:space="preserve"> </w:t>
      </w:r>
      <w:r>
        <w:rPr>
          <w:rFonts w:ascii="Times New Roman" w:hAnsi="Times New Roman"/>
          <w:color w:val="191919"/>
          <w:spacing w:val="-1"/>
          <w:sz w:val="20"/>
          <w:szCs w:val="20"/>
        </w:rPr>
        <w:t>assessmen</w:t>
      </w:r>
      <w:r>
        <w:rPr>
          <w:rFonts w:ascii="Times New Roman" w:hAnsi="Times New Roman"/>
          <w:color w:val="191919"/>
          <w:sz w:val="20"/>
          <w:szCs w:val="20"/>
        </w:rPr>
        <w:t>t</w:t>
      </w:r>
      <w:r>
        <w:rPr>
          <w:rFonts w:ascii="Times New Roman" w:hAnsi="Times New Roman"/>
          <w:color w:val="191919"/>
          <w:spacing w:val="-9"/>
          <w:sz w:val="20"/>
          <w:szCs w:val="20"/>
        </w:rPr>
        <w:t xml:space="preserve"> </w:t>
      </w:r>
      <w:r>
        <w:rPr>
          <w:rFonts w:ascii="Times New Roman" w:hAnsi="Times New Roman"/>
          <w:color w:val="191919"/>
          <w:spacing w:val="-1"/>
          <w:sz w:val="20"/>
          <w:szCs w:val="20"/>
        </w:rPr>
        <w:t>t</w:t>
      </w:r>
      <w:r>
        <w:rPr>
          <w:rFonts w:ascii="Times New Roman" w:hAnsi="Times New Roman"/>
          <w:color w:val="191919"/>
          <w:sz w:val="20"/>
          <w:szCs w:val="20"/>
        </w:rPr>
        <w:t>o</w:t>
      </w:r>
      <w:r>
        <w:rPr>
          <w:rFonts w:ascii="Times New Roman" w:hAnsi="Times New Roman"/>
          <w:color w:val="191919"/>
          <w:spacing w:val="-9"/>
          <w:sz w:val="20"/>
          <w:szCs w:val="20"/>
        </w:rPr>
        <w:t xml:space="preserve"> </w:t>
      </w:r>
      <w:r>
        <w:rPr>
          <w:rFonts w:ascii="Times New Roman" w:hAnsi="Times New Roman"/>
          <w:color w:val="191919"/>
          <w:spacing w:val="-1"/>
          <w:sz w:val="20"/>
          <w:szCs w:val="20"/>
        </w:rPr>
        <w:t>furthe</w:t>
      </w:r>
      <w:r>
        <w:rPr>
          <w:rFonts w:ascii="Times New Roman" w:hAnsi="Times New Roman"/>
          <w:color w:val="191919"/>
          <w:sz w:val="20"/>
          <w:szCs w:val="20"/>
        </w:rPr>
        <w:t>r</w:t>
      </w:r>
      <w:r>
        <w:rPr>
          <w:rFonts w:ascii="Times New Roman" w:hAnsi="Times New Roman"/>
          <w:color w:val="191919"/>
          <w:spacing w:val="-9"/>
          <w:sz w:val="20"/>
          <w:szCs w:val="20"/>
        </w:rPr>
        <w:t xml:space="preserve"> </w:t>
      </w:r>
      <w:r>
        <w:rPr>
          <w:rFonts w:ascii="Times New Roman" w:hAnsi="Times New Roman"/>
          <w:color w:val="191919"/>
          <w:spacing w:val="-1"/>
          <w:sz w:val="20"/>
          <w:szCs w:val="20"/>
        </w:rPr>
        <w:t>determin</w:t>
      </w:r>
      <w:r>
        <w:rPr>
          <w:rFonts w:ascii="Times New Roman" w:hAnsi="Times New Roman"/>
          <w:color w:val="191919"/>
          <w:sz w:val="20"/>
          <w:szCs w:val="20"/>
        </w:rPr>
        <w:t>e</w:t>
      </w:r>
      <w:r>
        <w:rPr>
          <w:rFonts w:ascii="Times New Roman" w:hAnsi="Times New Roman"/>
          <w:color w:val="191919"/>
          <w:spacing w:val="-9"/>
          <w:sz w:val="20"/>
          <w:szCs w:val="20"/>
        </w:rPr>
        <w:t xml:space="preserve"> </w:t>
      </w:r>
      <w:r>
        <w:rPr>
          <w:rFonts w:ascii="Times New Roman" w:hAnsi="Times New Roman"/>
          <w:color w:val="191919"/>
          <w:spacing w:val="-1"/>
          <w:sz w:val="20"/>
          <w:szCs w:val="20"/>
        </w:rPr>
        <w:t xml:space="preserve">ap- </w:t>
      </w:r>
      <w:r>
        <w:rPr>
          <w:rFonts w:ascii="Times New Roman" w:hAnsi="Times New Roman"/>
          <w:color w:val="191919"/>
          <w:sz w:val="20"/>
          <w:szCs w:val="20"/>
        </w:rPr>
        <w:t>propriate services are emphasized.</w:t>
      </w:r>
    </w:p>
    <w:p w:rsidR="00F42301" w:rsidRDefault="00F42301" w:rsidP="00721764">
      <w:pPr>
        <w:widowControl w:val="0"/>
        <w:autoSpaceDE w:val="0"/>
        <w:autoSpaceDN w:val="0"/>
        <w:adjustRightInd w:val="0"/>
        <w:spacing w:after="0" w:line="227" w:lineRule="exact"/>
        <w:ind w:left="879"/>
        <w:rPr>
          <w:rFonts w:ascii="Times New Roman" w:hAnsi="Times New Roman"/>
          <w:color w:val="000000"/>
          <w:sz w:val="20"/>
          <w:szCs w:val="20"/>
        </w:rPr>
      </w:pPr>
      <w:r>
        <w:rPr>
          <w:rFonts w:ascii="Times New Roman" w:hAnsi="Times New Roman"/>
          <w:b/>
          <w:bCs/>
          <w:color w:val="191919"/>
          <w:sz w:val="20"/>
          <w:szCs w:val="20"/>
        </w:rPr>
        <w:t>EDRG 5596 - Content</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A</w:t>
      </w:r>
      <w:r>
        <w:rPr>
          <w:rFonts w:ascii="Times New Roman" w:hAnsi="Times New Roman"/>
          <w:b/>
          <w:bCs/>
          <w:color w:val="191919"/>
          <w:spacing w:val="-4"/>
          <w:sz w:val="20"/>
          <w:szCs w:val="20"/>
        </w:rPr>
        <w:t>r</w:t>
      </w:r>
      <w:r>
        <w:rPr>
          <w:rFonts w:ascii="Times New Roman" w:hAnsi="Times New Roman"/>
          <w:b/>
          <w:bCs/>
          <w:color w:val="191919"/>
          <w:sz w:val="20"/>
          <w:szCs w:val="20"/>
        </w:rPr>
        <w:t>ea Literacy ....................................................................................3(3-0)</w:t>
      </w:r>
    </w:p>
    <w:p w:rsidR="00F42301" w:rsidRDefault="00F42301" w:rsidP="00721764">
      <w:pPr>
        <w:widowControl w:val="0"/>
        <w:autoSpaceDE w:val="0"/>
        <w:autoSpaceDN w:val="0"/>
        <w:adjustRightInd w:val="0"/>
        <w:spacing w:before="13" w:after="0" w:line="250" w:lineRule="auto"/>
        <w:ind w:left="1239" w:right="1930"/>
        <w:jc w:val="both"/>
        <w:rPr>
          <w:rFonts w:ascii="Times New Roman" w:hAnsi="Times New Roman"/>
          <w:color w:val="000000"/>
          <w:sz w:val="20"/>
          <w:szCs w:val="20"/>
        </w:rPr>
      </w:pPr>
      <w:r>
        <w:rPr>
          <w:rFonts w:ascii="Times New Roman" w:hAnsi="Times New Roman"/>
          <w:color w:val="191919"/>
          <w:sz w:val="20"/>
          <w:szCs w:val="20"/>
        </w:rPr>
        <w:t xml:space="preserve">This course is designed to provide teachers with knowledge and skills of varied instructional </w:t>
      </w:r>
      <w:r>
        <w:rPr>
          <w:rFonts w:ascii="Times New Roman" w:hAnsi="Times New Roman"/>
          <w:color w:val="191919"/>
          <w:spacing w:val="1"/>
          <w:sz w:val="20"/>
          <w:szCs w:val="20"/>
        </w:rPr>
        <w:t>strategie</w:t>
      </w:r>
      <w:r>
        <w:rPr>
          <w:rFonts w:ascii="Times New Roman" w:hAnsi="Times New Roman"/>
          <w:color w:val="191919"/>
          <w:sz w:val="20"/>
          <w:szCs w:val="20"/>
        </w:rPr>
        <w:t>s</w:t>
      </w:r>
      <w:r>
        <w:rPr>
          <w:rFonts w:ascii="Times New Roman" w:hAnsi="Times New Roman"/>
          <w:color w:val="191919"/>
          <w:spacing w:val="13"/>
          <w:sz w:val="20"/>
          <w:szCs w:val="20"/>
        </w:rPr>
        <w:t xml:space="preserve"> </w:t>
      </w:r>
      <w:r>
        <w:rPr>
          <w:rFonts w:ascii="Times New Roman" w:hAnsi="Times New Roman"/>
          <w:color w:val="191919"/>
          <w:spacing w:val="1"/>
          <w:sz w:val="20"/>
          <w:szCs w:val="20"/>
        </w:rPr>
        <w:t>informatio</w:t>
      </w:r>
      <w:r>
        <w:rPr>
          <w:rFonts w:ascii="Times New Roman" w:hAnsi="Times New Roman"/>
          <w:color w:val="191919"/>
          <w:sz w:val="20"/>
          <w:szCs w:val="20"/>
        </w:rPr>
        <w:t>n</w:t>
      </w:r>
      <w:r>
        <w:rPr>
          <w:rFonts w:ascii="Times New Roman" w:hAnsi="Times New Roman"/>
          <w:color w:val="191919"/>
          <w:spacing w:val="13"/>
          <w:sz w:val="20"/>
          <w:szCs w:val="20"/>
        </w:rPr>
        <w:t xml:space="preserve"> </w:t>
      </w:r>
      <w:r>
        <w:rPr>
          <w:rFonts w:ascii="Times New Roman" w:hAnsi="Times New Roman"/>
          <w:color w:val="191919"/>
          <w:spacing w:val="1"/>
          <w:sz w:val="20"/>
          <w:szCs w:val="20"/>
        </w:rPr>
        <w:t>i</w:t>
      </w:r>
      <w:r>
        <w:rPr>
          <w:rFonts w:ascii="Times New Roman" w:hAnsi="Times New Roman"/>
          <w:color w:val="191919"/>
          <w:sz w:val="20"/>
          <w:szCs w:val="20"/>
        </w:rPr>
        <w:t>n</w:t>
      </w:r>
      <w:r>
        <w:rPr>
          <w:rFonts w:ascii="Times New Roman" w:hAnsi="Times New Roman"/>
          <w:color w:val="191919"/>
          <w:spacing w:val="13"/>
          <w:sz w:val="20"/>
          <w:szCs w:val="20"/>
        </w:rPr>
        <w:t xml:space="preserve"> </w:t>
      </w:r>
      <w:r>
        <w:rPr>
          <w:rFonts w:ascii="Times New Roman" w:hAnsi="Times New Roman"/>
          <w:color w:val="191919"/>
          <w:spacing w:val="1"/>
          <w:sz w:val="20"/>
          <w:szCs w:val="20"/>
        </w:rPr>
        <w:t>orde</w:t>
      </w:r>
      <w:r>
        <w:rPr>
          <w:rFonts w:ascii="Times New Roman" w:hAnsi="Times New Roman"/>
          <w:color w:val="191919"/>
          <w:sz w:val="20"/>
          <w:szCs w:val="20"/>
        </w:rPr>
        <w:t>r</w:t>
      </w:r>
      <w:r>
        <w:rPr>
          <w:rFonts w:ascii="Times New Roman" w:hAnsi="Times New Roman"/>
          <w:color w:val="191919"/>
          <w:spacing w:val="13"/>
          <w:sz w:val="20"/>
          <w:szCs w:val="20"/>
        </w:rPr>
        <w:t xml:space="preserve"> </w:t>
      </w:r>
      <w:r>
        <w:rPr>
          <w:rFonts w:ascii="Times New Roman" w:hAnsi="Times New Roman"/>
          <w:color w:val="191919"/>
          <w:spacing w:val="1"/>
          <w:sz w:val="20"/>
          <w:szCs w:val="20"/>
        </w:rPr>
        <w:t>t</w:t>
      </w:r>
      <w:r>
        <w:rPr>
          <w:rFonts w:ascii="Times New Roman" w:hAnsi="Times New Roman"/>
          <w:color w:val="191919"/>
          <w:sz w:val="20"/>
          <w:szCs w:val="20"/>
        </w:rPr>
        <w:t>o</w:t>
      </w:r>
      <w:r>
        <w:rPr>
          <w:rFonts w:ascii="Times New Roman" w:hAnsi="Times New Roman"/>
          <w:color w:val="191919"/>
          <w:spacing w:val="13"/>
          <w:sz w:val="20"/>
          <w:szCs w:val="20"/>
        </w:rPr>
        <w:t xml:space="preserve"> </w:t>
      </w:r>
      <w:r>
        <w:rPr>
          <w:rFonts w:ascii="Times New Roman" w:hAnsi="Times New Roman"/>
          <w:color w:val="191919"/>
          <w:spacing w:val="1"/>
          <w:sz w:val="20"/>
          <w:szCs w:val="20"/>
        </w:rPr>
        <w:t>assis</w:t>
      </w:r>
      <w:r>
        <w:rPr>
          <w:rFonts w:ascii="Times New Roman" w:hAnsi="Times New Roman"/>
          <w:color w:val="191919"/>
          <w:sz w:val="20"/>
          <w:szCs w:val="20"/>
        </w:rPr>
        <w:t>t</w:t>
      </w:r>
      <w:r>
        <w:rPr>
          <w:rFonts w:ascii="Times New Roman" w:hAnsi="Times New Roman"/>
          <w:color w:val="191919"/>
          <w:spacing w:val="13"/>
          <w:sz w:val="20"/>
          <w:szCs w:val="20"/>
        </w:rPr>
        <w:t xml:space="preserve"> </w:t>
      </w:r>
      <w:r>
        <w:rPr>
          <w:rFonts w:ascii="Times New Roman" w:hAnsi="Times New Roman"/>
          <w:color w:val="191919"/>
          <w:spacing w:val="1"/>
          <w:sz w:val="20"/>
          <w:szCs w:val="20"/>
        </w:rPr>
        <w:t>students</w:t>
      </w:r>
      <w:r>
        <w:rPr>
          <w:rFonts w:ascii="Times New Roman" w:hAnsi="Times New Roman"/>
          <w:color w:val="191919"/>
          <w:sz w:val="20"/>
          <w:szCs w:val="20"/>
        </w:rPr>
        <w:t>’</w:t>
      </w:r>
      <w:r>
        <w:rPr>
          <w:rFonts w:ascii="Times New Roman" w:hAnsi="Times New Roman"/>
          <w:color w:val="191919"/>
          <w:spacing w:val="-2"/>
          <w:sz w:val="20"/>
          <w:szCs w:val="20"/>
        </w:rPr>
        <w:t xml:space="preserve"> </w:t>
      </w:r>
      <w:r>
        <w:rPr>
          <w:rFonts w:ascii="Times New Roman" w:hAnsi="Times New Roman"/>
          <w:color w:val="191919"/>
          <w:spacing w:val="1"/>
          <w:sz w:val="20"/>
          <w:szCs w:val="20"/>
        </w:rPr>
        <w:t>proficiencie</w:t>
      </w:r>
      <w:r>
        <w:rPr>
          <w:rFonts w:ascii="Times New Roman" w:hAnsi="Times New Roman"/>
          <w:color w:val="191919"/>
          <w:sz w:val="20"/>
          <w:szCs w:val="20"/>
        </w:rPr>
        <w:t>s</w:t>
      </w:r>
      <w:r>
        <w:rPr>
          <w:rFonts w:ascii="Times New Roman" w:hAnsi="Times New Roman"/>
          <w:color w:val="191919"/>
          <w:spacing w:val="13"/>
          <w:sz w:val="20"/>
          <w:szCs w:val="20"/>
        </w:rPr>
        <w:t xml:space="preserve"> </w:t>
      </w:r>
      <w:r>
        <w:rPr>
          <w:rFonts w:ascii="Times New Roman" w:hAnsi="Times New Roman"/>
          <w:color w:val="191919"/>
          <w:spacing w:val="1"/>
          <w:sz w:val="20"/>
          <w:szCs w:val="20"/>
        </w:rPr>
        <w:t>t</w:t>
      </w:r>
      <w:r>
        <w:rPr>
          <w:rFonts w:ascii="Times New Roman" w:hAnsi="Times New Roman"/>
          <w:color w:val="191919"/>
          <w:sz w:val="20"/>
          <w:szCs w:val="20"/>
        </w:rPr>
        <w:t>o</w:t>
      </w:r>
      <w:r>
        <w:rPr>
          <w:rFonts w:ascii="Times New Roman" w:hAnsi="Times New Roman"/>
          <w:color w:val="191919"/>
          <w:spacing w:val="13"/>
          <w:sz w:val="20"/>
          <w:szCs w:val="20"/>
        </w:rPr>
        <w:t xml:space="preserve"> </w:t>
      </w:r>
      <w:r>
        <w:rPr>
          <w:rFonts w:ascii="Times New Roman" w:hAnsi="Times New Roman"/>
          <w:color w:val="191919"/>
          <w:spacing w:val="1"/>
          <w:sz w:val="20"/>
          <w:szCs w:val="20"/>
        </w:rPr>
        <w:t>transmi</w:t>
      </w:r>
      <w:r>
        <w:rPr>
          <w:rFonts w:ascii="Times New Roman" w:hAnsi="Times New Roman"/>
          <w:color w:val="191919"/>
          <w:sz w:val="20"/>
          <w:szCs w:val="20"/>
        </w:rPr>
        <w:t>t</w:t>
      </w:r>
      <w:r>
        <w:rPr>
          <w:rFonts w:ascii="Times New Roman" w:hAnsi="Times New Roman"/>
          <w:color w:val="191919"/>
          <w:spacing w:val="13"/>
          <w:sz w:val="20"/>
          <w:szCs w:val="20"/>
        </w:rPr>
        <w:t xml:space="preserve"> </w:t>
      </w:r>
      <w:r>
        <w:rPr>
          <w:rFonts w:ascii="Times New Roman" w:hAnsi="Times New Roman"/>
          <w:color w:val="191919"/>
          <w:spacing w:val="1"/>
          <w:sz w:val="20"/>
          <w:szCs w:val="20"/>
        </w:rPr>
        <w:t>thes</w:t>
      </w:r>
      <w:r>
        <w:rPr>
          <w:rFonts w:ascii="Times New Roman" w:hAnsi="Times New Roman"/>
          <w:color w:val="191919"/>
          <w:sz w:val="20"/>
          <w:szCs w:val="20"/>
        </w:rPr>
        <w:t>e</w:t>
      </w:r>
      <w:r>
        <w:rPr>
          <w:rFonts w:ascii="Times New Roman" w:hAnsi="Times New Roman"/>
          <w:color w:val="191919"/>
          <w:spacing w:val="13"/>
          <w:sz w:val="20"/>
          <w:szCs w:val="20"/>
        </w:rPr>
        <w:t xml:space="preserve"> </w:t>
      </w:r>
      <w:r>
        <w:rPr>
          <w:rFonts w:ascii="Times New Roman" w:hAnsi="Times New Roman"/>
          <w:color w:val="191919"/>
          <w:spacing w:val="1"/>
          <w:sz w:val="20"/>
          <w:szCs w:val="20"/>
        </w:rPr>
        <w:t>strategie</w:t>
      </w:r>
      <w:r>
        <w:rPr>
          <w:rFonts w:ascii="Times New Roman" w:hAnsi="Times New Roman"/>
          <w:color w:val="191919"/>
          <w:sz w:val="20"/>
          <w:szCs w:val="20"/>
        </w:rPr>
        <w:t>s</w:t>
      </w:r>
      <w:r>
        <w:rPr>
          <w:rFonts w:ascii="Times New Roman" w:hAnsi="Times New Roman"/>
          <w:color w:val="191919"/>
          <w:spacing w:val="13"/>
          <w:sz w:val="20"/>
          <w:szCs w:val="20"/>
        </w:rPr>
        <w:t xml:space="preserve"> </w:t>
      </w:r>
      <w:r>
        <w:rPr>
          <w:rFonts w:ascii="Times New Roman" w:hAnsi="Times New Roman"/>
          <w:color w:val="191919"/>
          <w:spacing w:val="1"/>
          <w:sz w:val="20"/>
          <w:szCs w:val="20"/>
        </w:rPr>
        <w:t xml:space="preserve">to </w:t>
      </w:r>
      <w:r>
        <w:rPr>
          <w:rFonts w:ascii="Times New Roman" w:hAnsi="Times New Roman"/>
          <w:color w:val="191919"/>
          <w:sz w:val="20"/>
          <w:szCs w:val="20"/>
        </w:rPr>
        <w:t>support</w:t>
      </w:r>
      <w:r>
        <w:rPr>
          <w:rFonts w:ascii="Times New Roman" w:hAnsi="Times New Roman"/>
          <w:color w:val="191919"/>
          <w:spacing w:val="1"/>
          <w:sz w:val="20"/>
          <w:szCs w:val="20"/>
        </w:rPr>
        <w:t xml:space="preserve"> </w:t>
      </w:r>
      <w:r>
        <w:rPr>
          <w:rFonts w:ascii="Times New Roman" w:hAnsi="Times New Roman"/>
          <w:color w:val="191919"/>
          <w:sz w:val="20"/>
          <w:szCs w:val="20"/>
        </w:rPr>
        <w:t>reading</w:t>
      </w:r>
      <w:r>
        <w:rPr>
          <w:rFonts w:ascii="Times New Roman" w:hAnsi="Times New Roman"/>
          <w:color w:val="191919"/>
          <w:spacing w:val="1"/>
          <w:sz w:val="20"/>
          <w:szCs w:val="20"/>
        </w:rPr>
        <w:t xml:space="preserve"> </w:t>
      </w:r>
      <w:r>
        <w:rPr>
          <w:rFonts w:ascii="Times New Roman" w:hAnsi="Times New Roman"/>
          <w:color w:val="191919"/>
          <w:sz w:val="20"/>
          <w:szCs w:val="20"/>
        </w:rPr>
        <w:t>and</w:t>
      </w:r>
      <w:r>
        <w:rPr>
          <w:rFonts w:ascii="Times New Roman" w:hAnsi="Times New Roman"/>
          <w:color w:val="191919"/>
          <w:spacing w:val="1"/>
          <w:sz w:val="20"/>
          <w:szCs w:val="20"/>
        </w:rPr>
        <w:t xml:space="preserve"> </w:t>
      </w:r>
      <w:r>
        <w:rPr>
          <w:rFonts w:ascii="Times New Roman" w:hAnsi="Times New Roman"/>
          <w:color w:val="191919"/>
          <w:sz w:val="20"/>
          <w:szCs w:val="20"/>
        </w:rPr>
        <w:t>writing</w:t>
      </w:r>
      <w:r>
        <w:rPr>
          <w:rFonts w:ascii="Times New Roman" w:hAnsi="Times New Roman"/>
          <w:color w:val="191919"/>
          <w:spacing w:val="1"/>
          <w:sz w:val="20"/>
          <w:szCs w:val="20"/>
        </w:rPr>
        <w:t xml:space="preserve"> </w:t>
      </w:r>
      <w:r>
        <w:rPr>
          <w:rFonts w:ascii="Times New Roman" w:hAnsi="Times New Roman"/>
          <w:color w:val="191919"/>
          <w:sz w:val="20"/>
          <w:szCs w:val="20"/>
        </w:rPr>
        <w:t>instruction.</w:t>
      </w:r>
      <w:r>
        <w:rPr>
          <w:rFonts w:ascii="Times New Roman" w:hAnsi="Times New Roman"/>
          <w:color w:val="191919"/>
          <w:spacing w:val="-10"/>
          <w:sz w:val="20"/>
          <w:szCs w:val="20"/>
        </w:rPr>
        <w:t xml:space="preserve"> </w:t>
      </w:r>
      <w:r>
        <w:rPr>
          <w:rFonts w:ascii="Times New Roman" w:hAnsi="Times New Roman"/>
          <w:color w:val="191919"/>
          <w:sz w:val="20"/>
          <w:szCs w:val="20"/>
        </w:rPr>
        <w:t>Also,</w:t>
      </w:r>
      <w:r>
        <w:rPr>
          <w:rFonts w:ascii="Times New Roman" w:hAnsi="Times New Roman"/>
          <w:color w:val="191919"/>
          <w:spacing w:val="1"/>
          <w:sz w:val="20"/>
          <w:szCs w:val="20"/>
        </w:rPr>
        <w:t xml:space="preserve"> </w:t>
      </w:r>
      <w:r>
        <w:rPr>
          <w:rFonts w:ascii="Times New Roman" w:hAnsi="Times New Roman"/>
          <w:color w:val="191919"/>
          <w:sz w:val="20"/>
          <w:szCs w:val="20"/>
        </w:rPr>
        <w:t>identifying</w:t>
      </w:r>
      <w:r>
        <w:rPr>
          <w:rFonts w:ascii="Times New Roman" w:hAnsi="Times New Roman"/>
          <w:color w:val="191919"/>
          <w:spacing w:val="1"/>
          <w:sz w:val="20"/>
          <w:szCs w:val="20"/>
        </w:rPr>
        <w:t xml:space="preserve"> </w:t>
      </w:r>
      <w:r>
        <w:rPr>
          <w:rFonts w:ascii="Times New Roman" w:hAnsi="Times New Roman"/>
          <w:color w:val="191919"/>
          <w:sz w:val="20"/>
          <w:szCs w:val="20"/>
        </w:rPr>
        <w:t>students’</w:t>
      </w:r>
      <w:r>
        <w:rPr>
          <w:rFonts w:ascii="Times New Roman" w:hAnsi="Times New Roman"/>
          <w:color w:val="191919"/>
          <w:spacing w:val="-14"/>
          <w:sz w:val="20"/>
          <w:szCs w:val="20"/>
        </w:rPr>
        <w:t xml:space="preserve"> </w:t>
      </w:r>
      <w:r>
        <w:rPr>
          <w:rFonts w:ascii="Times New Roman" w:hAnsi="Times New Roman"/>
          <w:color w:val="191919"/>
          <w:sz w:val="20"/>
          <w:szCs w:val="20"/>
        </w:rPr>
        <w:t>learning</w:t>
      </w:r>
      <w:r>
        <w:rPr>
          <w:rFonts w:ascii="Times New Roman" w:hAnsi="Times New Roman"/>
          <w:color w:val="191919"/>
          <w:spacing w:val="1"/>
          <w:sz w:val="20"/>
          <w:szCs w:val="20"/>
        </w:rPr>
        <w:t xml:space="preserve"> </w:t>
      </w:r>
      <w:r>
        <w:rPr>
          <w:rFonts w:ascii="Times New Roman" w:hAnsi="Times New Roman"/>
          <w:color w:val="191919"/>
          <w:sz w:val="20"/>
          <w:szCs w:val="20"/>
        </w:rPr>
        <w:t>styles</w:t>
      </w:r>
      <w:r>
        <w:rPr>
          <w:rFonts w:ascii="Times New Roman" w:hAnsi="Times New Roman"/>
          <w:color w:val="191919"/>
          <w:spacing w:val="1"/>
          <w:sz w:val="20"/>
          <w:szCs w:val="20"/>
        </w:rPr>
        <w:t xml:space="preserve"> </w:t>
      </w:r>
      <w:r>
        <w:rPr>
          <w:rFonts w:ascii="Times New Roman" w:hAnsi="Times New Roman"/>
          <w:color w:val="191919"/>
          <w:sz w:val="20"/>
          <w:szCs w:val="20"/>
        </w:rPr>
        <w:t>and</w:t>
      </w:r>
      <w:r>
        <w:rPr>
          <w:rFonts w:ascii="Times New Roman" w:hAnsi="Times New Roman"/>
          <w:color w:val="191919"/>
          <w:spacing w:val="1"/>
          <w:sz w:val="20"/>
          <w:szCs w:val="20"/>
        </w:rPr>
        <w:t xml:space="preserve"> </w:t>
      </w:r>
      <w:r>
        <w:rPr>
          <w:rFonts w:ascii="Times New Roman" w:hAnsi="Times New Roman"/>
          <w:color w:val="191919"/>
          <w:sz w:val="20"/>
          <w:szCs w:val="20"/>
        </w:rPr>
        <w:t>helping learners connect their learning styles with methods of literacy skills in content areas are em- phasized.</w:t>
      </w:r>
    </w:p>
    <w:p w:rsidR="00F42301" w:rsidRDefault="00F42301" w:rsidP="00721764">
      <w:pPr>
        <w:widowControl w:val="0"/>
        <w:autoSpaceDE w:val="0"/>
        <w:autoSpaceDN w:val="0"/>
        <w:adjustRightInd w:val="0"/>
        <w:spacing w:after="0" w:line="227" w:lineRule="exact"/>
        <w:ind w:left="879"/>
        <w:rPr>
          <w:rFonts w:ascii="Times New Roman" w:hAnsi="Times New Roman"/>
          <w:color w:val="000000"/>
          <w:sz w:val="20"/>
          <w:szCs w:val="20"/>
        </w:rPr>
      </w:pPr>
      <w:del w:id="414" w:author=" " w:date="2011-04-06T11:13:00Z">
        <w:r w:rsidDel="00F15938">
          <w:rPr>
            <w:rFonts w:ascii="Times New Roman" w:hAnsi="Times New Roman"/>
            <w:b/>
            <w:bCs/>
            <w:color w:val="191919"/>
            <w:sz w:val="20"/>
            <w:szCs w:val="20"/>
          </w:rPr>
          <w:delText>**</w:delText>
        </w:r>
      </w:del>
      <w:r>
        <w:rPr>
          <w:rFonts w:ascii="Times New Roman" w:hAnsi="Times New Roman"/>
          <w:b/>
          <w:bCs/>
          <w:color w:val="191919"/>
          <w:sz w:val="20"/>
          <w:szCs w:val="20"/>
        </w:rPr>
        <w:t>EDUC 5500 - Educational Statistics</w:t>
      </w:r>
      <w:r>
        <w:rPr>
          <w:rFonts w:ascii="Times New Roman" w:hAnsi="Times New Roman"/>
          <w:b/>
          <w:bCs/>
          <w:color w:val="191919"/>
          <w:spacing w:val="-21"/>
          <w:sz w:val="20"/>
          <w:szCs w:val="20"/>
        </w:rPr>
        <w:t xml:space="preserve"> </w:t>
      </w:r>
      <w:r>
        <w:rPr>
          <w:rFonts w:ascii="Times New Roman" w:hAnsi="Times New Roman"/>
          <w:b/>
          <w:bCs/>
          <w:color w:val="191919"/>
          <w:sz w:val="20"/>
          <w:szCs w:val="20"/>
        </w:rPr>
        <w:t>..................................................................................3(3-0)</w:t>
      </w:r>
    </w:p>
    <w:p w:rsidR="00F42301" w:rsidRDefault="00F42301" w:rsidP="00721764">
      <w:pPr>
        <w:widowControl w:val="0"/>
        <w:autoSpaceDE w:val="0"/>
        <w:autoSpaceDN w:val="0"/>
        <w:adjustRightInd w:val="0"/>
        <w:spacing w:before="13" w:after="0" w:line="250" w:lineRule="auto"/>
        <w:ind w:left="1239" w:right="1931"/>
        <w:jc w:val="both"/>
        <w:rPr>
          <w:rFonts w:ascii="Times New Roman" w:hAnsi="Times New Roman"/>
          <w:color w:val="000000"/>
          <w:sz w:val="20"/>
          <w:szCs w:val="20"/>
        </w:rPr>
      </w:pPr>
      <w:r>
        <w:rPr>
          <w:rFonts w:ascii="Times New Roman" w:hAnsi="Times New Roman"/>
          <w:color w:val="191919"/>
          <w:spacing w:val="-1"/>
          <w:sz w:val="20"/>
          <w:szCs w:val="20"/>
        </w:rPr>
        <w:t>Applicatio</w:t>
      </w:r>
      <w:r>
        <w:rPr>
          <w:rFonts w:ascii="Times New Roman" w:hAnsi="Times New Roman"/>
          <w:color w:val="191919"/>
          <w:sz w:val="20"/>
          <w:szCs w:val="20"/>
        </w:rPr>
        <w:t>n</w:t>
      </w:r>
      <w:r>
        <w:rPr>
          <w:rFonts w:ascii="Times New Roman" w:hAnsi="Times New Roman"/>
          <w:color w:val="191919"/>
          <w:spacing w:val="-8"/>
          <w:sz w:val="20"/>
          <w:szCs w:val="20"/>
        </w:rPr>
        <w:t xml:space="preserve"> </w:t>
      </w:r>
      <w:r>
        <w:rPr>
          <w:rFonts w:ascii="Times New Roman" w:hAnsi="Times New Roman"/>
          <w:color w:val="191919"/>
          <w:spacing w:val="-1"/>
          <w:sz w:val="20"/>
          <w:szCs w:val="20"/>
        </w:rPr>
        <w:t>o</w:t>
      </w:r>
      <w:r>
        <w:rPr>
          <w:rFonts w:ascii="Times New Roman" w:hAnsi="Times New Roman"/>
          <w:color w:val="191919"/>
          <w:sz w:val="20"/>
          <w:szCs w:val="20"/>
        </w:rPr>
        <w:t>f</w:t>
      </w:r>
      <w:r>
        <w:rPr>
          <w:rFonts w:ascii="Times New Roman" w:hAnsi="Times New Roman"/>
          <w:color w:val="191919"/>
          <w:spacing w:val="-8"/>
          <w:sz w:val="20"/>
          <w:szCs w:val="20"/>
        </w:rPr>
        <w:t xml:space="preserve"> </w:t>
      </w:r>
      <w:r>
        <w:rPr>
          <w:rFonts w:ascii="Times New Roman" w:hAnsi="Times New Roman"/>
          <w:color w:val="191919"/>
          <w:spacing w:val="-1"/>
          <w:sz w:val="20"/>
          <w:szCs w:val="20"/>
        </w:rPr>
        <w:t>basi</w:t>
      </w:r>
      <w:r>
        <w:rPr>
          <w:rFonts w:ascii="Times New Roman" w:hAnsi="Times New Roman"/>
          <w:color w:val="191919"/>
          <w:sz w:val="20"/>
          <w:szCs w:val="20"/>
        </w:rPr>
        <w:t>c</w:t>
      </w:r>
      <w:r>
        <w:rPr>
          <w:rFonts w:ascii="Times New Roman" w:hAnsi="Times New Roman"/>
          <w:color w:val="191919"/>
          <w:spacing w:val="-8"/>
          <w:sz w:val="20"/>
          <w:szCs w:val="20"/>
        </w:rPr>
        <w:t xml:space="preserve"> </w:t>
      </w:r>
      <w:r>
        <w:rPr>
          <w:rFonts w:ascii="Times New Roman" w:hAnsi="Times New Roman"/>
          <w:color w:val="191919"/>
          <w:spacing w:val="-1"/>
          <w:sz w:val="20"/>
          <w:szCs w:val="20"/>
        </w:rPr>
        <w:t>descriptiv</w:t>
      </w:r>
      <w:r>
        <w:rPr>
          <w:rFonts w:ascii="Times New Roman" w:hAnsi="Times New Roman"/>
          <w:color w:val="191919"/>
          <w:sz w:val="20"/>
          <w:szCs w:val="20"/>
        </w:rPr>
        <w:t>e</w:t>
      </w:r>
      <w:r>
        <w:rPr>
          <w:rFonts w:ascii="Times New Roman" w:hAnsi="Times New Roman"/>
          <w:color w:val="191919"/>
          <w:spacing w:val="-8"/>
          <w:sz w:val="20"/>
          <w:szCs w:val="20"/>
        </w:rPr>
        <w:t xml:space="preserve"> </w:t>
      </w:r>
      <w:r>
        <w:rPr>
          <w:rFonts w:ascii="Times New Roman" w:hAnsi="Times New Roman"/>
          <w:color w:val="191919"/>
          <w:spacing w:val="-1"/>
          <w:sz w:val="20"/>
          <w:szCs w:val="20"/>
        </w:rPr>
        <w:t>statistic</w:t>
      </w:r>
      <w:r>
        <w:rPr>
          <w:rFonts w:ascii="Times New Roman" w:hAnsi="Times New Roman"/>
          <w:color w:val="191919"/>
          <w:sz w:val="20"/>
          <w:szCs w:val="20"/>
        </w:rPr>
        <w:t>s</w:t>
      </w:r>
      <w:r>
        <w:rPr>
          <w:rFonts w:ascii="Times New Roman" w:hAnsi="Times New Roman"/>
          <w:color w:val="191919"/>
          <w:spacing w:val="-8"/>
          <w:sz w:val="20"/>
          <w:szCs w:val="20"/>
        </w:rPr>
        <w:t xml:space="preserve"> </w:t>
      </w:r>
      <w:r>
        <w:rPr>
          <w:rFonts w:ascii="Times New Roman" w:hAnsi="Times New Roman"/>
          <w:color w:val="191919"/>
          <w:spacing w:val="-1"/>
          <w:sz w:val="20"/>
          <w:szCs w:val="20"/>
        </w:rPr>
        <w:t>t</w:t>
      </w:r>
      <w:r>
        <w:rPr>
          <w:rFonts w:ascii="Times New Roman" w:hAnsi="Times New Roman"/>
          <w:color w:val="191919"/>
          <w:sz w:val="20"/>
          <w:szCs w:val="20"/>
        </w:rPr>
        <w:t>o</w:t>
      </w:r>
      <w:r>
        <w:rPr>
          <w:rFonts w:ascii="Times New Roman" w:hAnsi="Times New Roman"/>
          <w:color w:val="191919"/>
          <w:spacing w:val="-8"/>
          <w:sz w:val="20"/>
          <w:szCs w:val="20"/>
        </w:rPr>
        <w:t xml:space="preserve"> </w:t>
      </w:r>
      <w:r>
        <w:rPr>
          <w:rFonts w:ascii="Times New Roman" w:hAnsi="Times New Roman"/>
          <w:color w:val="191919"/>
          <w:spacing w:val="-1"/>
          <w:sz w:val="20"/>
          <w:szCs w:val="20"/>
        </w:rPr>
        <w:t>education</w:t>
      </w:r>
      <w:r>
        <w:rPr>
          <w:rFonts w:ascii="Times New Roman" w:hAnsi="Times New Roman"/>
          <w:color w:val="191919"/>
          <w:sz w:val="20"/>
          <w:szCs w:val="20"/>
        </w:rPr>
        <w:t>.</w:t>
      </w:r>
      <w:r>
        <w:rPr>
          <w:rFonts w:ascii="Times New Roman" w:hAnsi="Times New Roman"/>
          <w:color w:val="191919"/>
          <w:spacing w:val="-8"/>
          <w:sz w:val="20"/>
          <w:szCs w:val="20"/>
        </w:rPr>
        <w:t xml:space="preserve"> </w:t>
      </w:r>
      <w:r>
        <w:rPr>
          <w:rFonts w:ascii="Times New Roman" w:hAnsi="Times New Roman"/>
          <w:color w:val="191919"/>
          <w:spacing w:val="-1"/>
          <w:sz w:val="20"/>
          <w:szCs w:val="20"/>
        </w:rPr>
        <w:t>Dat</w:t>
      </w:r>
      <w:r>
        <w:rPr>
          <w:rFonts w:ascii="Times New Roman" w:hAnsi="Times New Roman"/>
          <w:color w:val="191919"/>
          <w:sz w:val="20"/>
          <w:szCs w:val="20"/>
        </w:rPr>
        <w:t>a</w:t>
      </w:r>
      <w:r>
        <w:rPr>
          <w:rFonts w:ascii="Times New Roman" w:hAnsi="Times New Roman"/>
          <w:color w:val="191919"/>
          <w:spacing w:val="-8"/>
          <w:sz w:val="20"/>
          <w:szCs w:val="20"/>
        </w:rPr>
        <w:t xml:space="preserve"> </w:t>
      </w:r>
      <w:r>
        <w:rPr>
          <w:rFonts w:ascii="Times New Roman" w:hAnsi="Times New Roman"/>
          <w:color w:val="191919"/>
          <w:spacing w:val="-1"/>
          <w:sz w:val="20"/>
          <w:szCs w:val="20"/>
        </w:rPr>
        <w:t>graph</w:t>
      </w:r>
      <w:r>
        <w:rPr>
          <w:rFonts w:ascii="Times New Roman" w:hAnsi="Times New Roman"/>
          <w:color w:val="191919"/>
          <w:sz w:val="20"/>
          <w:szCs w:val="20"/>
        </w:rPr>
        <w:t>s</w:t>
      </w:r>
      <w:r>
        <w:rPr>
          <w:rFonts w:ascii="Times New Roman" w:hAnsi="Times New Roman"/>
          <w:color w:val="191919"/>
          <w:spacing w:val="-8"/>
          <w:sz w:val="20"/>
          <w:szCs w:val="20"/>
        </w:rPr>
        <w:t xml:space="preserve"> </w:t>
      </w:r>
      <w:r>
        <w:rPr>
          <w:rFonts w:ascii="Times New Roman" w:hAnsi="Times New Roman"/>
          <w:color w:val="191919"/>
          <w:spacing w:val="-1"/>
          <w:sz w:val="20"/>
          <w:szCs w:val="20"/>
        </w:rPr>
        <w:t>an</w:t>
      </w:r>
      <w:r>
        <w:rPr>
          <w:rFonts w:ascii="Times New Roman" w:hAnsi="Times New Roman"/>
          <w:color w:val="191919"/>
          <w:sz w:val="20"/>
          <w:szCs w:val="20"/>
        </w:rPr>
        <w:t>d</w:t>
      </w:r>
      <w:r>
        <w:rPr>
          <w:rFonts w:ascii="Times New Roman" w:hAnsi="Times New Roman"/>
          <w:color w:val="191919"/>
          <w:spacing w:val="-8"/>
          <w:sz w:val="20"/>
          <w:szCs w:val="20"/>
        </w:rPr>
        <w:t xml:space="preserve"> </w:t>
      </w:r>
      <w:r>
        <w:rPr>
          <w:rFonts w:ascii="Times New Roman" w:hAnsi="Times New Roman"/>
          <w:color w:val="191919"/>
          <w:spacing w:val="-1"/>
          <w:sz w:val="20"/>
          <w:szCs w:val="20"/>
        </w:rPr>
        <w:t>tables</w:t>
      </w:r>
      <w:r>
        <w:rPr>
          <w:rFonts w:ascii="Times New Roman" w:hAnsi="Times New Roman"/>
          <w:color w:val="191919"/>
          <w:sz w:val="20"/>
          <w:szCs w:val="20"/>
        </w:rPr>
        <w:t>,</w:t>
      </w:r>
      <w:r>
        <w:rPr>
          <w:rFonts w:ascii="Times New Roman" w:hAnsi="Times New Roman"/>
          <w:color w:val="191919"/>
          <w:spacing w:val="-8"/>
          <w:sz w:val="20"/>
          <w:szCs w:val="20"/>
        </w:rPr>
        <w:t xml:space="preserve"> </w:t>
      </w:r>
      <w:r>
        <w:rPr>
          <w:rFonts w:ascii="Times New Roman" w:hAnsi="Times New Roman"/>
          <w:color w:val="191919"/>
          <w:spacing w:val="-1"/>
          <w:sz w:val="20"/>
          <w:szCs w:val="20"/>
        </w:rPr>
        <w:t>probabilit</w:t>
      </w:r>
      <w:r>
        <w:rPr>
          <w:rFonts w:ascii="Times New Roman" w:hAnsi="Times New Roman"/>
          <w:color w:val="191919"/>
          <w:spacing w:val="-14"/>
          <w:sz w:val="20"/>
          <w:szCs w:val="20"/>
        </w:rPr>
        <w:t>y</w:t>
      </w:r>
      <w:r>
        <w:rPr>
          <w:rFonts w:ascii="Times New Roman" w:hAnsi="Times New Roman"/>
          <w:color w:val="191919"/>
          <w:sz w:val="20"/>
          <w:szCs w:val="20"/>
        </w:rPr>
        <w:t>,</w:t>
      </w:r>
      <w:r>
        <w:rPr>
          <w:rFonts w:ascii="Times New Roman" w:hAnsi="Times New Roman"/>
          <w:color w:val="191919"/>
          <w:spacing w:val="-8"/>
          <w:sz w:val="20"/>
          <w:szCs w:val="20"/>
        </w:rPr>
        <w:t xml:space="preserve"> </w:t>
      </w:r>
      <w:r>
        <w:rPr>
          <w:rFonts w:ascii="Times New Roman" w:hAnsi="Times New Roman"/>
          <w:color w:val="191919"/>
          <w:spacing w:val="-1"/>
          <w:sz w:val="20"/>
          <w:szCs w:val="20"/>
        </w:rPr>
        <w:t xml:space="preserve">sam- </w:t>
      </w:r>
      <w:r>
        <w:rPr>
          <w:rFonts w:ascii="Times New Roman" w:hAnsi="Times New Roman"/>
          <w:color w:val="191919"/>
          <w:sz w:val="20"/>
          <w:szCs w:val="20"/>
        </w:rPr>
        <w:t>pling statistics, correlation and hypothesis testing are studied.</w:t>
      </w:r>
    </w:p>
    <w:p w:rsidR="00F42301" w:rsidRDefault="00F42301" w:rsidP="00721764">
      <w:pPr>
        <w:widowControl w:val="0"/>
        <w:autoSpaceDE w:val="0"/>
        <w:autoSpaceDN w:val="0"/>
        <w:adjustRightInd w:val="0"/>
        <w:spacing w:after="0" w:line="227" w:lineRule="exact"/>
        <w:ind w:left="879"/>
        <w:rPr>
          <w:rFonts w:ascii="Times New Roman" w:hAnsi="Times New Roman"/>
          <w:color w:val="000000"/>
          <w:sz w:val="20"/>
          <w:szCs w:val="20"/>
        </w:rPr>
      </w:pPr>
      <w:r>
        <w:rPr>
          <w:rFonts w:ascii="Times New Roman" w:hAnsi="Times New Roman"/>
          <w:b/>
          <w:bCs/>
          <w:color w:val="191919"/>
          <w:sz w:val="20"/>
          <w:szCs w:val="20"/>
        </w:rPr>
        <w:t>EDUC 5501 - Educational Resea</w:t>
      </w:r>
      <w:r>
        <w:rPr>
          <w:rFonts w:ascii="Times New Roman" w:hAnsi="Times New Roman"/>
          <w:b/>
          <w:bCs/>
          <w:color w:val="191919"/>
          <w:spacing w:val="-4"/>
          <w:sz w:val="20"/>
          <w:szCs w:val="20"/>
        </w:rPr>
        <w:t>r</w:t>
      </w:r>
      <w:r>
        <w:rPr>
          <w:rFonts w:ascii="Times New Roman" w:hAnsi="Times New Roman"/>
          <w:b/>
          <w:bCs/>
          <w:color w:val="191919"/>
          <w:sz w:val="20"/>
          <w:szCs w:val="20"/>
        </w:rPr>
        <w:t>c</w:t>
      </w:r>
      <w:r>
        <w:rPr>
          <w:rFonts w:ascii="Times New Roman" w:hAnsi="Times New Roman"/>
          <w:b/>
          <w:bCs/>
          <w:color w:val="191919"/>
          <w:spacing w:val="10"/>
          <w:sz w:val="20"/>
          <w:szCs w:val="20"/>
        </w:rPr>
        <w:t>h</w:t>
      </w:r>
      <w:r>
        <w:rPr>
          <w:rFonts w:ascii="Times New Roman" w:hAnsi="Times New Roman"/>
          <w:b/>
          <w:bCs/>
          <w:color w:val="191919"/>
          <w:sz w:val="20"/>
          <w:szCs w:val="20"/>
        </w:rPr>
        <w:t>......................................................................................3(3-0)</w:t>
      </w:r>
    </w:p>
    <w:p w:rsidR="00F42301" w:rsidRDefault="00F42301" w:rsidP="00721764">
      <w:pPr>
        <w:widowControl w:val="0"/>
        <w:autoSpaceDE w:val="0"/>
        <w:autoSpaceDN w:val="0"/>
        <w:adjustRightInd w:val="0"/>
        <w:spacing w:before="13" w:after="0" w:line="250" w:lineRule="auto"/>
        <w:ind w:left="1239" w:right="1936"/>
        <w:jc w:val="both"/>
        <w:rPr>
          <w:ins w:id="415" w:author=" " w:date="2011-04-06T13:31:00Z"/>
          <w:rFonts w:ascii="Times New Roman" w:hAnsi="Times New Roman"/>
          <w:color w:val="191919"/>
          <w:sz w:val="20"/>
          <w:szCs w:val="20"/>
        </w:rPr>
      </w:pPr>
      <w:r>
        <w:rPr>
          <w:rFonts w:ascii="Times New Roman" w:hAnsi="Times New Roman"/>
          <w:color w:val="191919"/>
          <w:sz w:val="20"/>
          <w:szCs w:val="20"/>
        </w:rPr>
        <w:t>A</w:t>
      </w:r>
      <w:r>
        <w:rPr>
          <w:rFonts w:ascii="Times New Roman" w:hAnsi="Times New Roman"/>
          <w:color w:val="191919"/>
          <w:spacing w:val="-20"/>
          <w:sz w:val="20"/>
          <w:szCs w:val="20"/>
        </w:rPr>
        <w:t xml:space="preserve"> </w:t>
      </w:r>
      <w:r>
        <w:rPr>
          <w:rFonts w:ascii="Times New Roman" w:hAnsi="Times New Roman"/>
          <w:color w:val="191919"/>
          <w:spacing w:val="-1"/>
          <w:sz w:val="20"/>
          <w:szCs w:val="20"/>
        </w:rPr>
        <w:t>stud</w:t>
      </w:r>
      <w:r>
        <w:rPr>
          <w:rFonts w:ascii="Times New Roman" w:hAnsi="Times New Roman"/>
          <w:color w:val="191919"/>
          <w:sz w:val="20"/>
          <w:szCs w:val="20"/>
        </w:rPr>
        <w:t>y</w:t>
      </w:r>
      <w:r>
        <w:rPr>
          <w:rFonts w:ascii="Times New Roman" w:hAnsi="Times New Roman"/>
          <w:color w:val="191919"/>
          <w:spacing w:val="-9"/>
          <w:sz w:val="20"/>
          <w:szCs w:val="20"/>
        </w:rPr>
        <w:t xml:space="preserve"> </w:t>
      </w:r>
      <w:r>
        <w:rPr>
          <w:rFonts w:ascii="Times New Roman" w:hAnsi="Times New Roman"/>
          <w:color w:val="191919"/>
          <w:spacing w:val="-1"/>
          <w:sz w:val="20"/>
          <w:szCs w:val="20"/>
        </w:rPr>
        <w:t>o</w:t>
      </w:r>
      <w:r>
        <w:rPr>
          <w:rFonts w:ascii="Times New Roman" w:hAnsi="Times New Roman"/>
          <w:color w:val="191919"/>
          <w:sz w:val="20"/>
          <w:szCs w:val="20"/>
        </w:rPr>
        <w:t>f</w:t>
      </w:r>
      <w:r>
        <w:rPr>
          <w:rFonts w:ascii="Times New Roman" w:hAnsi="Times New Roman"/>
          <w:color w:val="191919"/>
          <w:spacing w:val="-9"/>
          <w:sz w:val="20"/>
          <w:szCs w:val="20"/>
        </w:rPr>
        <w:t xml:space="preserve"> </w:t>
      </w:r>
      <w:r>
        <w:rPr>
          <w:rFonts w:ascii="Times New Roman" w:hAnsi="Times New Roman"/>
          <w:color w:val="191919"/>
          <w:spacing w:val="-1"/>
          <w:sz w:val="20"/>
          <w:szCs w:val="20"/>
        </w:rPr>
        <w:t>researc</w:t>
      </w:r>
      <w:r>
        <w:rPr>
          <w:rFonts w:ascii="Times New Roman" w:hAnsi="Times New Roman"/>
          <w:color w:val="191919"/>
          <w:sz w:val="20"/>
          <w:szCs w:val="20"/>
        </w:rPr>
        <w:t>h</w:t>
      </w:r>
      <w:r>
        <w:rPr>
          <w:rFonts w:ascii="Times New Roman" w:hAnsi="Times New Roman"/>
          <w:color w:val="191919"/>
          <w:spacing w:val="-9"/>
          <w:sz w:val="20"/>
          <w:szCs w:val="20"/>
        </w:rPr>
        <w:t xml:space="preserve"> </w:t>
      </w:r>
      <w:r>
        <w:rPr>
          <w:rFonts w:ascii="Times New Roman" w:hAnsi="Times New Roman"/>
          <w:color w:val="191919"/>
          <w:spacing w:val="-1"/>
          <w:sz w:val="20"/>
          <w:szCs w:val="20"/>
        </w:rPr>
        <w:t>methods</w:t>
      </w:r>
      <w:r>
        <w:rPr>
          <w:rFonts w:ascii="Times New Roman" w:hAnsi="Times New Roman"/>
          <w:color w:val="191919"/>
          <w:sz w:val="20"/>
          <w:szCs w:val="20"/>
        </w:rPr>
        <w:t>,</w:t>
      </w:r>
      <w:r>
        <w:rPr>
          <w:rFonts w:ascii="Times New Roman" w:hAnsi="Times New Roman"/>
          <w:color w:val="191919"/>
          <w:spacing w:val="-9"/>
          <w:sz w:val="20"/>
          <w:szCs w:val="20"/>
        </w:rPr>
        <w:t xml:space="preserve"> </w:t>
      </w:r>
      <w:r>
        <w:rPr>
          <w:rFonts w:ascii="Times New Roman" w:hAnsi="Times New Roman"/>
          <w:color w:val="191919"/>
          <w:spacing w:val="-1"/>
          <w:sz w:val="20"/>
          <w:szCs w:val="20"/>
        </w:rPr>
        <w:t>procedure</w:t>
      </w:r>
      <w:r>
        <w:rPr>
          <w:rFonts w:ascii="Times New Roman" w:hAnsi="Times New Roman"/>
          <w:color w:val="191919"/>
          <w:sz w:val="20"/>
          <w:szCs w:val="20"/>
        </w:rPr>
        <w:t>s</w:t>
      </w:r>
      <w:r>
        <w:rPr>
          <w:rFonts w:ascii="Times New Roman" w:hAnsi="Times New Roman"/>
          <w:color w:val="191919"/>
          <w:spacing w:val="-9"/>
          <w:sz w:val="20"/>
          <w:szCs w:val="20"/>
        </w:rPr>
        <w:t xml:space="preserve"> </w:t>
      </w:r>
      <w:r>
        <w:rPr>
          <w:rFonts w:ascii="Times New Roman" w:hAnsi="Times New Roman"/>
          <w:color w:val="191919"/>
          <w:spacing w:val="-1"/>
          <w:sz w:val="20"/>
          <w:szCs w:val="20"/>
        </w:rPr>
        <w:t>an</w:t>
      </w:r>
      <w:r>
        <w:rPr>
          <w:rFonts w:ascii="Times New Roman" w:hAnsi="Times New Roman"/>
          <w:color w:val="191919"/>
          <w:sz w:val="20"/>
          <w:szCs w:val="20"/>
        </w:rPr>
        <w:t>d</w:t>
      </w:r>
      <w:r>
        <w:rPr>
          <w:rFonts w:ascii="Times New Roman" w:hAnsi="Times New Roman"/>
          <w:color w:val="191919"/>
          <w:spacing w:val="-9"/>
          <w:sz w:val="20"/>
          <w:szCs w:val="20"/>
        </w:rPr>
        <w:t xml:space="preserve"> </w:t>
      </w:r>
      <w:r>
        <w:rPr>
          <w:rFonts w:ascii="Times New Roman" w:hAnsi="Times New Roman"/>
          <w:color w:val="191919"/>
          <w:spacing w:val="-1"/>
          <w:sz w:val="20"/>
          <w:szCs w:val="20"/>
        </w:rPr>
        <w:t>design</w:t>
      </w:r>
      <w:r>
        <w:rPr>
          <w:rFonts w:ascii="Times New Roman" w:hAnsi="Times New Roman"/>
          <w:color w:val="191919"/>
          <w:sz w:val="20"/>
          <w:szCs w:val="20"/>
        </w:rPr>
        <w:t>,</w:t>
      </w:r>
      <w:r>
        <w:rPr>
          <w:rFonts w:ascii="Times New Roman" w:hAnsi="Times New Roman"/>
          <w:color w:val="191919"/>
          <w:spacing w:val="-9"/>
          <w:sz w:val="20"/>
          <w:szCs w:val="20"/>
        </w:rPr>
        <w:t xml:space="preserve"> </w:t>
      </w:r>
      <w:r>
        <w:rPr>
          <w:rFonts w:ascii="Times New Roman" w:hAnsi="Times New Roman"/>
          <w:color w:val="191919"/>
          <w:spacing w:val="-1"/>
          <w:sz w:val="20"/>
          <w:szCs w:val="20"/>
        </w:rPr>
        <w:t>includin</w:t>
      </w:r>
      <w:r>
        <w:rPr>
          <w:rFonts w:ascii="Times New Roman" w:hAnsi="Times New Roman"/>
          <w:color w:val="191919"/>
          <w:sz w:val="20"/>
          <w:szCs w:val="20"/>
        </w:rPr>
        <w:t>g</w:t>
      </w:r>
      <w:r>
        <w:rPr>
          <w:rFonts w:ascii="Times New Roman" w:hAnsi="Times New Roman"/>
          <w:color w:val="191919"/>
          <w:spacing w:val="-8"/>
          <w:sz w:val="20"/>
          <w:szCs w:val="20"/>
        </w:rPr>
        <w:t xml:space="preserve"> </w:t>
      </w:r>
      <w:r>
        <w:rPr>
          <w:rFonts w:ascii="Times New Roman" w:hAnsi="Times New Roman"/>
          <w:color w:val="191919"/>
          <w:spacing w:val="-1"/>
          <w:sz w:val="20"/>
          <w:szCs w:val="20"/>
        </w:rPr>
        <w:t>preparatio</w:t>
      </w:r>
      <w:r>
        <w:rPr>
          <w:rFonts w:ascii="Times New Roman" w:hAnsi="Times New Roman"/>
          <w:color w:val="191919"/>
          <w:sz w:val="20"/>
          <w:szCs w:val="20"/>
        </w:rPr>
        <w:t>n</w:t>
      </w:r>
      <w:r>
        <w:rPr>
          <w:rFonts w:ascii="Times New Roman" w:hAnsi="Times New Roman"/>
          <w:color w:val="191919"/>
          <w:spacing w:val="-8"/>
          <w:sz w:val="20"/>
          <w:szCs w:val="20"/>
        </w:rPr>
        <w:t xml:space="preserve"> </w:t>
      </w:r>
      <w:r>
        <w:rPr>
          <w:rFonts w:ascii="Times New Roman" w:hAnsi="Times New Roman"/>
          <w:color w:val="191919"/>
          <w:spacing w:val="-1"/>
          <w:sz w:val="20"/>
          <w:szCs w:val="20"/>
        </w:rPr>
        <w:t>o</w:t>
      </w:r>
      <w:r>
        <w:rPr>
          <w:rFonts w:ascii="Times New Roman" w:hAnsi="Times New Roman"/>
          <w:color w:val="191919"/>
          <w:sz w:val="20"/>
          <w:szCs w:val="20"/>
        </w:rPr>
        <w:t>f</w:t>
      </w:r>
      <w:r>
        <w:rPr>
          <w:rFonts w:ascii="Times New Roman" w:hAnsi="Times New Roman"/>
          <w:color w:val="191919"/>
          <w:spacing w:val="-9"/>
          <w:sz w:val="20"/>
          <w:szCs w:val="20"/>
        </w:rPr>
        <w:t xml:space="preserve"> </w:t>
      </w:r>
      <w:r>
        <w:rPr>
          <w:rFonts w:ascii="Times New Roman" w:hAnsi="Times New Roman"/>
          <w:color w:val="191919"/>
          <w:spacing w:val="-1"/>
          <w:sz w:val="20"/>
          <w:szCs w:val="20"/>
        </w:rPr>
        <w:t>researc</w:t>
      </w:r>
      <w:r>
        <w:rPr>
          <w:rFonts w:ascii="Times New Roman" w:hAnsi="Times New Roman"/>
          <w:color w:val="191919"/>
          <w:sz w:val="20"/>
          <w:szCs w:val="20"/>
        </w:rPr>
        <w:t>h</w:t>
      </w:r>
      <w:r>
        <w:rPr>
          <w:rFonts w:ascii="Times New Roman" w:hAnsi="Times New Roman"/>
          <w:color w:val="191919"/>
          <w:spacing w:val="-9"/>
          <w:sz w:val="20"/>
          <w:szCs w:val="20"/>
        </w:rPr>
        <w:t xml:space="preserve"> </w:t>
      </w:r>
      <w:r>
        <w:rPr>
          <w:rFonts w:ascii="Times New Roman" w:hAnsi="Times New Roman"/>
          <w:color w:val="191919"/>
          <w:spacing w:val="-1"/>
          <w:sz w:val="20"/>
          <w:szCs w:val="20"/>
        </w:rPr>
        <w:t xml:space="preserve">abstracts. </w:t>
      </w:r>
      <w:r>
        <w:rPr>
          <w:rFonts w:ascii="Times New Roman" w:hAnsi="Times New Roman"/>
          <w:color w:val="191919"/>
          <w:spacing w:val="-8"/>
          <w:sz w:val="20"/>
          <w:szCs w:val="20"/>
        </w:rPr>
        <w:t>W</w:t>
      </w:r>
      <w:r>
        <w:rPr>
          <w:rFonts w:ascii="Times New Roman" w:hAnsi="Times New Roman"/>
          <w:color w:val="191919"/>
          <w:sz w:val="20"/>
          <w:szCs w:val="20"/>
        </w:rPr>
        <w:t>riting reports in the field of education and related areas are presented.</w:t>
      </w:r>
    </w:p>
    <w:p w:rsidR="00F42301" w:rsidRDefault="00F42301">
      <w:pPr>
        <w:widowControl w:val="0"/>
        <w:autoSpaceDE w:val="0"/>
        <w:autoSpaceDN w:val="0"/>
        <w:adjustRightInd w:val="0"/>
        <w:spacing w:before="13" w:after="0" w:line="250" w:lineRule="auto"/>
        <w:ind w:right="1936"/>
        <w:jc w:val="both"/>
        <w:rPr>
          <w:ins w:id="416" w:author=" " w:date="2011-04-06T13:31:00Z"/>
          <w:rFonts w:ascii="Times New Roman" w:hAnsi="Times New Roman"/>
          <w:color w:val="191919"/>
          <w:sz w:val="20"/>
          <w:szCs w:val="20"/>
        </w:rPr>
        <w:pPrChange w:id="417" w:author=" " w:date="2011-04-06T13:31:00Z">
          <w:pPr>
            <w:widowControl w:val="0"/>
            <w:autoSpaceDE w:val="0"/>
            <w:autoSpaceDN w:val="0"/>
            <w:adjustRightInd w:val="0"/>
            <w:spacing w:before="13" w:after="0" w:line="250" w:lineRule="auto"/>
            <w:ind w:left="1239" w:right="1936"/>
            <w:jc w:val="both"/>
          </w:pPr>
        </w:pPrChange>
      </w:pPr>
      <w:ins w:id="418" w:author=" " w:date="2011-04-06T13:31:00Z">
        <w:r>
          <w:rPr>
            <w:rFonts w:ascii="Times New Roman" w:hAnsi="Times New Roman"/>
            <w:color w:val="191919"/>
            <w:sz w:val="20"/>
            <w:szCs w:val="20"/>
          </w:rPr>
          <w:t>EDUC 5XXX – Action Research in Education  …………………………………………………………3(3-0)</w:t>
        </w:r>
      </w:ins>
    </w:p>
    <w:p w:rsidR="00F42301" w:rsidRDefault="00F42301">
      <w:pPr>
        <w:widowControl w:val="0"/>
        <w:autoSpaceDE w:val="0"/>
        <w:autoSpaceDN w:val="0"/>
        <w:adjustRightInd w:val="0"/>
        <w:spacing w:before="13" w:after="0" w:line="250" w:lineRule="auto"/>
        <w:ind w:right="1936"/>
        <w:jc w:val="both"/>
        <w:rPr>
          <w:rFonts w:ascii="Times New Roman" w:hAnsi="Times New Roman"/>
          <w:color w:val="000000"/>
          <w:sz w:val="20"/>
          <w:szCs w:val="20"/>
        </w:rPr>
        <w:pPrChange w:id="419" w:author=" " w:date="2011-04-06T13:31:00Z">
          <w:pPr>
            <w:widowControl w:val="0"/>
            <w:autoSpaceDE w:val="0"/>
            <w:autoSpaceDN w:val="0"/>
            <w:adjustRightInd w:val="0"/>
            <w:spacing w:before="13" w:after="0" w:line="250" w:lineRule="auto"/>
            <w:ind w:left="1239" w:right="1936"/>
            <w:jc w:val="both"/>
          </w:pPr>
        </w:pPrChange>
      </w:pPr>
    </w:p>
    <w:p w:rsidR="00F42301" w:rsidRDefault="00F42301" w:rsidP="00721764">
      <w:pPr>
        <w:widowControl w:val="0"/>
        <w:autoSpaceDE w:val="0"/>
        <w:autoSpaceDN w:val="0"/>
        <w:adjustRightInd w:val="0"/>
        <w:spacing w:after="0" w:line="227" w:lineRule="exact"/>
        <w:ind w:left="879"/>
        <w:rPr>
          <w:rFonts w:ascii="Times New Roman" w:hAnsi="Times New Roman"/>
          <w:color w:val="000000"/>
          <w:sz w:val="20"/>
          <w:szCs w:val="20"/>
        </w:rPr>
      </w:pPr>
      <w:r>
        <w:rPr>
          <w:rFonts w:ascii="Times New Roman" w:hAnsi="Times New Roman"/>
          <w:b/>
          <w:bCs/>
          <w:color w:val="191919"/>
          <w:sz w:val="20"/>
          <w:szCs w:val="20"/>
        </w:rPr>
        <w:t>EDUC 5502 -</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Action/Class</w:t>
      </w:r>
      <w:r>
        <w:rPr>
          <w:rFonts w:ascii="Times New Roman" w:hAnsi="Times New Roman"/>
          <w:b/>
          <w:bCs/>
          <w:color w:val="191919"/>
          <w:spacing w:val="-4"/>
          <w:sz w:val="20"/>
          <w:szCs w:val="20"/>
        </w:rPr>
        <w:t>r</w:t>
      </w:r>
      <w:r>
        <w:rPr>
          <w:rFonts w:ascii="Times New Roman" w:hAnsi="Times New Roman"/>
          <w:b/>
          <w:bCs/>
          <w:color w:val="191919"/>
          <w:sz w:val="20"/>
          <w:szCs w:val="20"/>
        </w:rPr>
        <w:t>oom Resea</w:t>
      </w:r>
      <w:r>
        <w:rPr>
          <w:rFonts w:ascii="Times New Roman" w:hAnsi="Times New Roman"/>
          <w:b/>
          <w:bCs/>
          <w:color w:val="191919"/>
          <w:spacing w:val="-4"/>
          <w:sz w:val="20"/>
          <w:szCs w:val="20"/>
        </w:rPr>
        <w:t>r</w:t>
      </w:r>
      <w:r>
        <w:rPr>
          <w:rFonts w:ascii="Times New Roman" w:hAnsi="Times New Roman"/>
          <w:b/>
          <w:bCs/>
          <w:color w:val="191919"/>
          <w:sz w:val="20"/>
          <w:szCs w:val="20"/>
        </w:rPr>
        <w:t>ch</w:t>
      </w:r>
      <w:r>
        <w:rPr>
          <w:rFonts w:ascii="Times New Roman" w:hAnsi="Times New Roman"/>
          <w:b/>
          <w:bCs/>
          <w:color w:val="191919"/>
          <w:spacing w:val="-25"/>
          <w:sz w:val="20"/>
          <w:szCs w:val="20"/>
        </w:rPr>
        <w:t xml:space="preserve"> </w:t>
      </w:r>
      <w:r>
        <w:rPr>
          <w:rFonts w:ascii="Times New Roman" w:hAnsi="Times New Roman"/>
          <w:b/>
          <w:bCs/>
          <w:color w:val="191919"/>
          <w:sz w:val="20"/>
          <w:szCs w:val="20"/>
        </w:rPr>
        <w:t>............................................................................3(3-0)</w:t>
      </w:r>
    </w:p>
    <w:p w:rsidR="00F42301" w:rsidRDefault="00F42301" w:rsidP="00721764">
      <w:pPr>
        <w:widowControl w:val="0"/>
        <w:autoSpaceDE w:val="0"/>
        <w:autoSpaceDN w:val="0"/>
        <w:adjustRightInd w:val="0"/>
        <w:spacing w:before="13" w:after="0"/>
        <w:ind w:left="1239" w:right="3478"/>
        <w:jc w:val="both"/>
        <w:rPr>
          <w:rFonts w:ascii="Times New Roman" w:hAnsi="Times New Roman"/>
          <w:color w:val="000000"/>
          <w:sz w:val="20"/>
          <w:szCs w:val="20"/>
        </w:rPr>
      </w:pPr>
      <w:r>
        <w:rPr>
          <w:rFonts w:ascii="Times New Roman" w:hAnsi="Times New Roman"/>
          <w:color w:val="000000"/>
          <w:sz w:val="20"/>
          <w:szCs w:val="20"/>
        </w:rPr>
        <w:t>Advance research, including action research, as it applies to the classroom.</w:t>
      </w:r>
    </w:p>
    <w:p w:rsidR="00F42301" w:rsidRDefault="00F42301" w:rsidP="00721764">
      <w:pPr>
        <w:widowControl w:val="0"/>
        <w:autoSpaceDE w:val="0"/>
        <w:autoSpaceDN w:val="0"/>
        <w:adjustRightInd w:val="0"/>
        <w:spacing w:before="6" w:after="0" w:line="252" w:lineRule="auto"/>
        <w:ind w:left="1239" w:right="1930" w:hanging="360"/>
        <w:jc w:val="both"/>
        <w:rPr>
          <w:rFonts w:ascii="Times New Roman" w:hAnsi="Times New Roman"/>
          <w:color w:val="000000"/>
          <w:sz w:val="20"/>
          <w:szCs w:val="20"/>
        </w:rPr>
      </w:pPr>
      <w:r>
        <w:rPr>
          <w:rFonts w:ascii="Times New Roman" w:hAnsi="Times New Roman"/>
          <w:b/>
          <w:bCs/>
          <w:color w:val="191919"/>
          <w:sz w:val="20"/>
          <w:szCs w:val="20"/>
        </w:rPr>
        <w:t>EDUC 5504 - History of Education</w:t>
      </w:r>
      <w:r>
        <w:rPr>
          <w:rFonts w:ascii="Times New Roman" w:hAnsi="Times New Roman"/>
          <w:b/>
          <w:bCs/>
          <w:color w:val="191919"/>
          <w:spacing w:val="-10"/>
          <w:sz w:val="20"/>
          <w:szCs w:val="20"/>
        </w:rPr>
        <w:t xml:space="preserve"> </w:t>
      </w:r>
      <w:r>
        <w:rPr>
          <w:rFonts w:ascii="Times New Roman" w:hAnsi="Times New Roman"/>
          <w:b/>
          <w:bCs/>
          <w:color w:val="191919"/>
          <w:sz w:val="20"/>
          <w:szCs w:val="20"/>
        </w:rPr>
        <w:t xml:space="preserve">.......................................................................................3(3-0) </w:t>
      </w:r>
      <w:r>
        <w:rPr>
          <w:rFonts w:ascii="Times New Roman" w:hAnsi="Times New Roman"/>
          <w:color w:val="191919"/>
          <w:sz w:val="20"/>
          <w:szCs w:val="20"/>
        </w:rPr>
        <w:t>A</w:t>
      </w:r>
      <w:r>
        <w:rPr>
          <w:rFonts w:ascii="Times New Roman" w:hAnsi="Times New Roman"/>
          <w:color w:val="191919"/>
          <w:spacing w:val="-5"/>
          <w:sz w:val="20"/>
          <w:szCs w:val="20"/>
        </w:rPr>
        <w:t xml:space="preserve"> </w:t>
      </w:r>
      <w:r>
        <w:rPr>
          <w:rFonts w:ascii="Times New Roman" w:hAnsi="Times New Roman"/>
          <w:color w:val="191919"/>
          <w:sz w:val="20"/>
          <w:szCs w:val="20"/>
        </w:rPr>
        <w:t>survey</w:t>
      </w:r>
      <w:r>
        <w:rPr>
          <w:rFonts w:ascii="Times New Roman" w:hAnsi="Times New Roman"/>
          <w:color w:val="191919"/>
          <w:spacing w:val="6"/>
          <w:sz w:val="20"/>
          <w:szCs w:val="20"/>
        </w:rPr>
        <w:t xml:space="preserve"> </w:t>
      </w:r>
      <w:r>
        <w:rPr>
          <w:rFonts w:ascii="Times New Roman" w:hAnsi="Times New Roman"/>
          <w:color w:val="191919"/>
          <w:sz w:val="20"/>
          <w:szCs w:val="20"/>
        </w:rPr>
        <w:t>of</w:t>
      </w:r>
      <w:r>
        <w:rPr>
          <w:rFonts w:ascii="Times New Roman" w:hAnsi="Times New Roman"/>
          <w:color w:val="191919"/>
          <w:spacing w:val="6"/>
          <w:sz w:val="20"/>
          <w:szCs w:val="20"/>
        </w:rPr>
        <w:t xml:space="preserve"> </w:t>
      </w:r>
      <w:r>
        <w:rPr>
          <w:rFonts w:ascii="Times New Roman" w:hAnsi="Times New Roman"/>
          <w:color w:val="191919"/>
          <w:sz w:val="20"/>
          <w:szCs w:val="20"/>
        </w:rPr>
        <w:t>major</w:t>
      </w:r>
      <w:r>
        <w:rPr>
          <w:rFonts w:ascii="Times New Roman" w:hAnsi="Times New Roman"/>
          <w:color w:val="191919"/>
          <w:spacing w:val="7"/>
          <w:sz w:val="20"/>
          <w:szCs w:val="20"/>
        </w:rPr>
        <w:t xml:space="preserve"> </w:t>
      </w:r>
      <w:r>
        <w:rPr>
          <w:rFonts w:ascii="Times New Roman" w:hAnsi="Times New Roman"/>
          <w:color w:val="191919"/>
          <w:sz w:val="20"/>
          <w:szCs w:val="20"/>
        </w:rPr>
        <w:t>developments</w:t>
      </w:r>
      <w:r>
        <w:rPr>
          <w:rFonts w:ascii="Times New Roman" w:hAnsi="Times New Roman"/>
          <w:color w:val="191919"/>
          <w:spacing w:val="7"/>
          <w:sz w:val="20"/>
          <w:szCs w:val="20"/>
        </w:rPr>
        <w:t xml:space="preserve"> </w:t>
      </w:r>
      <w:r>
        <w:rPr>
          <w:rFonts w:ascii="Times New Roman" w:hAnsi="Times New Roman"/>
          <w:color w:val="191919"/>
          <w:sz w:val="20"/>
          <w:szCs w:val="20"/>
        </w:rPr>
        <w:t>in</w:t>
      </w:r>
      <w:r>
        <w:rPr>
          <w:rFonts w:ascii="Times New Roman" w:hAnsi="Times New Roman"/>
          <w:color w:val="191919"/>
          <w:spacing w:val="6"/>
          <w:sz w:val="20"/>
          <w:szCs w:val="20"/>
        </w:rPr>
        <w:t xml:space="preserve"> </w:t>
      </w:r>
      <w:r>
        <w:rPr>
          <w:rFonts w:ascii="Times New Roman" w:hAnsi="Times New Roman"/>
          <w:color w:val="191919"/>
          <w:sz w:val="20"/>
          <w:szCs w:val="20"/>
        </w:rPr>
        <w:t>the</w:t>
      </w:r>
      <w:r>
        <w:rPr>
          <w:rFonts w:ascii="Times New Roman" w:hAnsi="Times New Roman"/>
          <w:color w:val="191919"/>
          <w:spacing w:val="6"/>
          <w:sz w:val="20"/>
          <w:szCs w:val="20"/>
        </w:rPr>
        <w:t xml:space="preserve"> </w:t>
      </w:r>
      <w:r>
        <w:rPr>
          <w:rFonts w:ascii="Times New Roman" w:hAnsi="Times New Roman"/>
          <w:color w:val="191919"/>
          <w:sz w:val="20"/>
          <w:szCs w:val="20"/>
        </w:rPr>
        <w:t>rise</w:t>
      </w:r>
      <w:r>
        <w:rPr>
          <w:rFonts w:ascii="Times New Roman" w:hAnsi="Times New Roman"/>
          <w:color w:val="191919"/>
          <w:spacing w:val="6"/>
          <w:sz w:val="20"/>
          <w:szCs w:val="20"/>
        </w:rPr>
        <w:t xml:space="preserve"> </w:t>
      </w:r>
      <w:r>
        <w:rPr>
          <w:rFonts w:ascii="Times New Roman" w:hAnsi="Times New Roman"/>
          <w:color w:val="191919"/>
          <w:sz w:val="20"/>
          <w:szCs w:val="20"/>
        </w:rPr>
        <w:t>of</w:t>
      </w:r>
      <w:r>
        <w:rPr>
          <w:rFonts w:ascii="Times New Roman" w:hAnsi="Times New Roman"/>
          <w:color w:val="191919"/>
          <w:spacing w:val="6"/>
          <w:sz w:val="20"/>
          <w:szCs w:val="20"/>
        </w:rPr>
        <w:t xml:space="preserve"> </w:t>
      </w:r>
      <w:r>
        <w:rPr>
          <w:rFonts w:ascii="Times New Roman" w:hAnsi="Times New Roman"/>
          <w:color w:val="191919"/>
          <w:sz w:val="20"/>
          <w:szCs w:val="20"/>
        </w:rPr>
        <w:t>public</w:t>
      </w:r>
      <w:r>
        <w:rPr>
          <w:rFonts w:ascii="Times New Roman" w:hAnsi="Times New Roman"/>
          <w:color w:val="191919"/>
          <w:spacing w:val="7"/>
          <w:sz w:val="20"/>
          <w:szCs w:val="20"/>
        </w:rPr>
        <w:t xml:space="preserve"> </w:t>
      </w:r>
      <w:r>
        <w:rPr>
          <w:rFonts w:ascii="Times New Roman" w:hAnsi="Times New Roman"/>
          <w:color w:val="191919"/>
          <w:sz w:val="20"/>
          <w:szCs w:val="20"/>
        </w:rPr>
        <w:t>school</w:t>
      </w:r>
      <w:r>
        <w:rPr>
          <w:rFonts w:ascii="Times New Roman" w:hAnsi="Times New Roman"/>
          <w:color w:val="191919"/>
          <w:spacing w:val="6"/>
          <w:sz w:val="20"/>
          <w:szCs w:val="20"/>
        </w:rPr>
        <w:t xml:space="preserve"> </w:t>
      </w:r>
      <w:r>
        <w:rPr>
          <w:rFonts w:ascii="Times New Roman" w:hAnsi="Times New Roman"/>
          <w:color w:val="191919"/>
          <w:sz w:val="20"/>
          <w:szCs w:val="20"/>
        </w:rPr>
        <w:t>in</w:t>
      </w:r>
      <w:r>
        <w:rPr>
          <w:rFonts w:ascii="Times New Roman" w:hAnsi="Times New Roman"/>
          <w:color w:val="191919"/>
          <w:spacing w:val="6"/>
          <w:sz w:val="20"/>
          <w:szCs w:val="20"/>
        </w:rPr>
        <w:t xml:space="preserve"> </w:t>
      </w:r>
      <w:r>
        <w:rPr>
          <w:rFonts w:ascii="Times New Roman" w:hAnsi="Times New Roman"/>
          <w:color w:val="191919"/>
          <w:sz w:val="20"/>
          <w:szCs w:val="20"/>
        </w:rPr>
        <w:t>the</w:t>
      </w:r>
      <w:r>
        <w:rPr>
          <w:rFonts w:ascii="Times New Roman" w:hAnsi="Times New Roman"/>
          <w:color w:val="191919"/>
          <w:spacing w:val="6"/>
          <w:sz w:val="20"/>
          <w:szCs w:val="20"/>
        </w:rPr>
        <w:t xml:space="preserve"> </w:t>
      </w:r>
      <w:r>
        <w:rPr>
          <w:rFonts w:ascii="Times New Roman" w:hAnsi="Times New Roman"/>
          <w:color w:val="191919"/>
          <w:sz w:val="20"/>
          <w:szCs w:val="20"/>
        </w:rPr>
        <w:t>U.S.</w:t>
      </w:r>
      <w:r>
        <w:rPr>
          <w:rFonts w:ascii="Times New Roman" w:hAnsi="Times New Roman"/>
          <w:color w:val="191919"/>
          <w:spacing w:val="6"/>
          <w:sz w:val="20"/>
          <w:szCs w:val="20"/>
        </w:rPr>
        <w:t xml:space="preserve"> </w:t>
      </w:r>
      <w:r>
        <w:rPr>
          <w:rFonts w:ascii="Times New Roman" w:hAnsi="Times New Roman"/>
          <w:color w:val="191919"/>
          <w:sz w:val="20"/>
          <w:szCs w:val="20"/>
        </w:rPr>
        <w:t>from</w:t>
      </w:r>
      <w:r>
        <w:rPr>
          <w:rFonts w:ascii="Times New Roman" w:hAnsi="Times New Roman"/>
          <w:color w:val="191919"/>
          <w:spacing w:val="6"/>
          <w:sz w:val="20"/>
          <w:szCs w:val="20"/>
        </w:rPr>
        <w:t xml:space="preserve"> </w:t>
      </w:r>
      <w:r>
        <w:rPr>
          <w:rFonts w:ascii="Times New Roman" w:hAnsi="Times New Roman"/>
          <w:color w:val="191919"/>
          <w:sz w:val="20"/>
          <w:szCs w:val="20"/>
        </w:rPr>
        <w:t>the</w:t>
      </w:r>
      <w:r>
        <w:rPr>
          <w:rFonts w:ascii="Times New Roman" w:hAnsi="Times New Roman"/>
          <w:color w:val="191919"/>
          <w:spacing w:val="6"/>
          <w:sz w:val="20"/>
          <w:szCs w:val="20"/>
        </w:rPr>
        <w:t xml:space="preserve"> </w:t>
      </w:r>
      <w:r>
        <w:rPr>
          <w:rFonts w:ascii="Times New Roman" w:hAnsi="Times New Roman"/>
          <w:color w:val="191919"/>
          <w:sz w:val="20"/>
          <w:szCs w:val="20"/>
        </w:rPr>
        <w:t>colonial</w:t>
      </w:r>
      <w:r>
        <w:rPr>
          <w:rFonts w:ascii="Times New Roman" w:hAnsi="Times New Roman"/>
          <w:color w:val="191919"/>
          <w:spacing w:val="7"/>
          <w:sz w:val="20"/>
          <w:szCs w:val="20"/>
        </w:rPr>
        <w:t xml:space="preserve"> </w:t>
      </w:r>
      <w:r>
        <w:rPr>
          <w:rFonts w:ascii="Times New Roman" w:hAnsi="Times New Roman"/>
          <w:color w:val="191919"/>
          <w:sz w:val="20"/>
          <w:szCs w:val="20"/>
        </w:rPr>
        <w:t>pe- riod to the present.</w:t>
      </w:r>
    </w:p>
    <w:p w:rsidR="00F42301" w:rsidRDefault="00F42301" w:rsidP="00721764">
      <w:pPr>
        <w:widowControl w:val="0"/>
        <w:autoSpaceDE w:val="0"/>
        <w:autoSpaceDN w:val="0"/>
        <w:adjustRightInd w:val="0"/>
        <w:spacing w:after="0" w:line="225" w:lineRule="exact"/>
        <w:ind w:left="879"/>
        <w:rPr>
          <w:rFonts w:ascii="Times New Roman" w:hAnsi="Times New Roman"/>
          <w:color w:val="000000"/>
          <w:sz w:val="20"/>
          <w:szCs w:val="20"/>
        </w:rPr>
      </w:pPr>
      <w:r>
        <w:rPr>
          <w:rFonts w:ascii="Times New Roman" w:hAnsi="Times New Roman"/>
          <w:b/>
          <w:bCs/>
          <w:color w:val="191919"/>
          <w:sz w:val="20"/>
          <w:szCs w:val="20"/>
        </w:rPr>
        <w:t>EDUC 5509 - Philosophy of Education</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.................................................................................3(3-0)</w:t>
      </w:r>
    </w:p>
    <w:p w:rsidR="00F42301" w:rsidRDefault="00F42301" w:rsidP="00721764">
      <w:pPr>
        <w:widowControl w:val="0"/>
        <w:autoSpaceDE w:val="0"/>
        <w:autoSpaceDN w:val="0"/>
        <w:adjustRightInd w:val="0"/>
        <w:spacing w:before="13" w:after="0" w:line="250" w:lineRule="auto"/>
        <w:ind w:left="1239" w:right="1930"/>
        <w:jc w:val="both"/>
        <w:rPr>
          <w:rFonts w:ascii="Times New Roman" w:hAnsi="Times New Roman"/>
          <w:color w:val="000000"/>
          <w:sz w:val="20"/>
          <w:szCs w:val="20"/>
        </w:rPr>
      </w:pPr>
      <w:r>
        <w:rPr>
          <w:rFonts w:ascii="Times New Roman" w:hAnsi="Times New Roman"/>
          <w:color w:val="191919"/>
          <w:sz w:val="20"/>
          <w:szCs w:val="20"/>
        </w:rPr>
        <w:t>A</w:t>
      </w:r>
      <w:r>
        <w:rPr>
          <w:rFonts w:ascii="Times New Roman" w:hAnsi="Times New Roman"/>
          <w:color w:val="191919"/>
          <w:spacing w:val="-11"/>
          <w:sz w:val="20"/>
          <w:szCs w:val="20"/>
        </w:rPr>
        <w:t xml:space="preserve"> </w:t>
      </w:r>
      <w:r>
        <w:rPr>
          <w:rFonts w:ascii="Times New Roman" w:hAnsi="Times New Roman"/>
          <w:color w:val="191919"/>
          <w:sz w:val="20"/>
          <w:szCs w:val="20"/>
        </w:rPr>
        <w:t>study of the basic tenets of education focusing on current issues and their basic assumptions in schools.</w:t>
      </w:r>
      <w:r>
        <w:rPr>
          <w:rFonts w:ascii="Times New Roman" w:hAnsi="Times New Roman"/>
          <w:color w:val="191919"/>
          <w:spacing w:val="-4"/>
          <w:sz w:val="20"/>
          <w:szCs w:val="20"/>
        </w:rPr>
        <w:t xml:space="preserve"> </w:t>
      </w:r>
      <w:r>
        <w:rPr>
          <w:rFonts w:ascii="Times New Roman" w:hAnsi="Times New Roman"/>
          <w:color w:val="191919"/>
          <w:sz w:val="20"/>
          <w:szCs w:val="20"/>
        </w:rPr>
        <w:t>The derivations of issues and practices are analyzed.</w:t>
      </w:r>
    </w:p>
    <w:p w:rsidR="00F42301" w:rsidRDefault="00F42301" w:rsidP="00721764">
      <w:pPr>
        <w:widowControl w:val="0"/>
        <w:autoSpaceDE w:val="0"/>
        <w:autoSpaceDN w:val="0"/>
        <w:adjustRightInd w:val="0"/>
        <w:spacing w:after="0" w:line="227" w:lineRule="exact"/>
        <w:ind w:left="879"/>
        <w:rPr>
          <w:rFonts w:ascii="Times New Roman" w:hAnsi="Times New Roman"/>
          <w:color w:val="000000"/>
          <w:sz w:val="20"/>
          <w:szCs w:val="20"/>
        </w:rPr>
      </w:pPr>
      <w:r>
        <w:rPr>
          <w:rFonts w:ascii="Times New Roman" w:hAnsi="Times New Roman"/>
          <w:b/>
          <w:bCs/>
          <w:color w:val="191919"/>
          <w:sz w:val="20"/>
          <w:szCs w:val="20"/>
        </w:rPr>
        <w:t>EDUC 5512 - Sociology of the Inne</w:t>
      </w:r>
      <w:r>
        <w:rPr>
          <w:rFonts w:ascii="Times New Roman" w:hAnsi="Times New Roman"/>
          <w:b/>
          <w:bCs/>
          <w:color w:val="191919"/>
          <w:spacing w:val="-7"/>
          <w:sz w:val="20"/>
          <w:szCs w:val="20"/>
        </w:rPr>
        <w:t>r</w:t>
      </w:r>
      <w:r>
        <w:rPr>
          <w:rFonts w:ascii="Times New Roman" w:hAnsi="Times New Roman"/>
          <w:b/>
          <w:bCs/>
          <w:color w:val="191919"/>
          <w:sz w:val="20"/>
          <w:szCs w:val="20"/>
        </w:rPr>
        <w:t>-City Chil</w:t>
      </w:r>
      <w:r>
        <w:rPr>
          <w:rFonts w:ascii="Times New Roman" w:hAnsi="Times New Roman"/>
          <w:b/>
          <w:bCs/>
          <w:color w:val="191919"/>
          <w:spacing w:val="3"/>
          <w:sz w:val="20"/>
          <w:szCs w:val="20"/>
        </w:rPr>
        <w:t>d</w:t>
      </w:r>
      <w:r>
        <w:rPr>
          <w:rFonts w:ascii="Times New Roman" w:hAnsi="Times New Roman"/>
          <w:b/>
          <w:bCs/>
          <w:color w:val="191919"/>
          <w:sz w:val="20"/>
          <w:szCs w:val="20"/>
        </w:rPr>
        <w:t>...................................................................3(3-0)</w:t>
      </w:r>
    </w:p>
    <w:p w:rsidR="00F42301" w:rsidRDefault="00F42301" w:rsidP="00721764">
      <w:pPr>
        <w:widowControl w:val="0"/>
        <w:autoSpaceDE w:val="0"/>
        <w:autoSpaceDN w:val="0"/>
        <w:adjustRightInd w:val="0"/>
        <w:spacing w:before="13" w:after="0" w:line="250" w:lineRule="auto"/>
        <w:ind w:left="1239" w:right="1930"/>
        <w:jc w:val="both"/>
        <w:rPr>
          <w:rFonts w:ascii="Times New Roman" w:hAnsi="Times New Roman"/>
          <w:color w:val="000000"/>
          <w:sz w:val="20"/>
          <w:szCs w:val="20"/>
        </w:rPr>
      </w:pPr>
      <w:r>
        <w:rPr>
          <w:rFonts w:ascii="Times New Roman" w:hAnsi="Times New Roman"/>
          <w:color w:val="191919"/>
          <w:sz w:val="20"/>
          <w:szCs w:val="20"/>
        </w:rPr>
        <w:lastRenderedPageBreak/>
        <w:t>This</w:t>
      </w:r>
      <w:r>
        <w:rPr>
          <w:rFonts w:ascii="Times New Roman" w:hAnsi="Times New Roman"/>
          <w:color w:val="191919"/>
          <w:spacing w:val="-4"/>
          <w:sz w:val="20"/>
          <w:szCs w:val="20"/>
        </w:rPr>
        <w:t xml:space="preserve"> </w:t>
      </w:r>
      <w:r>
        <w:rPr>
          <w:rFonts w:ascii="Times New Roman" w:hAnsi="Times New Roman"/>
          <w:color w:val="191919"/>
          <w:sz w:val="20"/>
          <w:szCs w:val="20"/>
        </w:rPr>
        <w:t>course</w:t>
      </w:r>
      <w:r>
        <w:rPr>
          <w:rFonts w:ascii="Times New Roman" w:hAnsi="Times New Roman"/>
          <w:color w:val="191919"/>
          <w:spacing w:val="-4"/>
          <w:sz w:val="20"/>
          <w:szCs w:val="20"/>
        </w:rPr>
        <w:t xml:space="preserve"> </w:t>
      </w:r>
      <w:r>
        <w:rPr>
          <w:rFonts w:ascii="Times New Roman" w:hAnsi="Times New Roman"/>
          <w:color w:val="191919"/>
          <w:sz w:val="20"/>
          <w:szCs w:val="20"/>
        </w:rPr>
        <w:t>is</w:t>
      </w:r>
      <w:r>
        <w:rPr>
          <w:rFonts w:ascii="Times New Roman" w:hAnsi="Times New Roman"/>
          <w:color w:val="191919"/>
          <w:spacing w:val="-4"/>
          <w:sz w:val="20"/>
          <w:szCs w:val="20"/>
        </w:rPr>
        <w:t xml:space="preserve"> </w:t>
      </w:r>
      <w:r>
        <w:rPr>
          <w:rFonts w:ascii="Times New Roman" w:hAnsi="Times New Roman"/>
          <w:color w:val="191919"/>
          <w:sz w:val="20"/>
          <w:szCs w:val="20"/>
        </w:rPr>
        <w:t>a</w:t>
      </w:r>
      <w:r>
        <w:rPr>
          <w:rFonts w:ascii="Times New Roman" w:hAnsi="Times New Roman"/>
          <w:color w:val="191919"/>
          <w:spacing w:val="-4"/>
          <w:sz w:val="20"/>
          <w:szCs w:val="20"/>
        </w:rPr>
        <w:t xml:space="preserve"> </w:t>
      </w:r>
      <w:r>
        <w:rPr>
          <w:rFonts w:ascii="Times New Roman" w:hAnsi="Times New Roman"/>
          <w:color w:val="191919"/>
          <w:sz w:val="20"/>
          <w:szCs w:val="20"/>
        </w:rPr>
        <w:t>study</w:t>
      </w:r>
      <w:r>
        <w:rPr>
          <w:rFonts w:ascii="Times New Roman" w:hAnsi="Times New Roman"/>
          <w:color w:val="191919"/>
          <w:spacing w:val="-4"/>
          <w:sz w:val="20"/>
          <w:szCs w:val="20"/>
        </w:rPr>
        <w:t xml:space="preserve"> </w:t>
      </w:r>
      <w:r>
        <w:rPr>
          <w:rFonts w:ascii="Times New Roman" w:hAnsi="Times New Roman"/>
          <w:color w:val="191919"/>
          <w:sz w:val="20"/>
          <w:szCs w:val="20"/>
        </w:rPr>
        <w:t>of</w:t>
      </w:r>
      <w:r>
        <w:rPr>
          <w:rFonts w:ascii="Times New Roman" w:hAnsi="Times New Roman"/>
          <w:color w:val="191919"/>
          <w:spacing w:val="-4"/>
          <w:sz w:val="20"/>
          <w:szCs w:val="20"/>
        </w:rPr>
        <w:t xml:space="preserve"> </w:t>
      </w:r>
      <w:r>
        <w:rPr>
          <w:rFonts w:ascii="Times New Roman" w:hAnsi="Times New Roman"/>
          <w:color w:val="191919"/>
          <w:sz w:val="20"/>
          <w:szCs w:val="20"/>
        </w:rPr>
        <w:t>the</w:t>
      </w:r>
      <w:r>
        <w:rPr>
          <w:rFonts w:ascii="Times New Roman" w:hAnsi="Times New Roman"/>
          <w:color w:val="191919"/>
          <w:spacing w:val="-4"/>
          <w:sz w:val="20"/>
          <w:szCs w:val="20"/>
        </w:rPr>
        <w:t xml:space="preserve"> </w:t>
      </w:r>
      <w:r>
        <w:rPr>
          <w:rFonts w:ascii="Times New Roman" w:hAnsi="Times New Roman"/>
          <w:color w:val="191919"/>
          <w:sz w:val="20"/>
          <w:szCs w:val="20"/>
        </w:rPr>
        <w:t>inne</w:t>
      </w:r>
      <w:r>
        <w:rPr>
          <w:rFonts w:ascii="Times New Roman" w:hAnsi="Times New Roman"/>
          <w:color w:val="191919"/>
          <w:spacing w:val="-4"/>
          <w:sz w:val="20"/>
          <w:szCs w:val="20"/>
        </w:rPr>
        <w:t>r</w:t>
      </w:r>
      <w:r>
        <w:rPr>
          <w:rFonts w:ascii="Times New Roman" w:hAnsi="Times New Roman"/>
          <w:color w:val="191919"/>
          <w:sz w:val="20"/>
          <w:szCs w:val="20"/>
        </w:rPr>
        <w:t>-city</w:t>
      </w:r>
      <w:r>
        <w:rPr>
          <w:rFonts w:ascii="Times New Roman" w:hAnsi="Times New Roman"/>
          <w:color w:val="191919"/>
          <w:spacing w:val="-4"/>
          <w:sz w:val="20"/>
          <w:szCs w:val="20"/>
        </w:rPr>
        <w:t xml:space="preserve"> </w:t>
      </w:r>
      <w:r>
        <w:rPr>
          <w:rFonts w:ascii="Times New Roman" w:hAnsi="Times New Roman"/>
          <w:color w:val="191919"/>
          <w:sz w:val="20"/>
          <w:szCs w:val="20"/>
        </w:rPr>
        <w:t>child.</w:t>
      </w:r>
      <w:r>
        <w:rPr>
          <w:rFonts w:ascii="Times New Roman" w:hAnsi="Times New Roman"/>
          <w:color w:val="191919"/>
          <w:spacing w:val="-4"/>
          <w:sz w:val="20"/>
          <w:szCs w:val="20"/>
        </w:rPr>
        <w:t xml:space="preserve"> </w:t>
      </w:r>
      <w:r>
        <w:rPr>
          <w:rFonts w:ascii="Times New Roman" w:hAnsi="Times New Roman"/>
          <w:color w:val="191919"/>
          <w:sz w:val="20"/>
          <w:szCs w:val="20"/>
        </w:rPr>
        <w:t>It</w:t>
      </w:r>
      <w:r>
        <w:rPr>
          <w:rFonts w:ascii="Times New Roman" w:hAnsi="Times New Roman"/>
          <w:color w:val="191919"/>
          <w:spacing w:val="-4"/>
          <w:sz w:val="20"/>
          <w:szCs w:val="20"/>
        </w:rPr>
        <w:t xml:space="preserve"> </w:t>
      </w:r>
      <w:r>
        <w:rPr>
          <w:rFonts w:ascii="Times New Roman" w:hAnsi="Times New Roman"/>
          <w:color w:val="191919"/>
          <w:sz w:val="20"/>
          <w:szCs w:val="20"/>
        </w:rPr>
        <w:t>is</w:t>
      </w:r>
      <w:r>
        <w:rPr>
          <w:rFonts w:ascii="Times New Roman" w:hAnsi="Times New Roman"/>
          <w:color w:val="191919"/>
          <w:spacing w:val="-4"/>
          <w:sz w:val="20"/>
          <w:szCs w:val="20"/>
        </w:rPr>
        <w:t xml:space="preserve"> </w:t>
      </w:r>
      <w:r>
        <w:rPr>
          <w:rFonts w:ascii="Times New Roman" w:hAnsi="Times New Roman"/>
          <w:color w:val="191919"/>
          <w:sz w:val="20"/>
          <w:szCs w:val="20"/>
        </w:rPr>
        <w:t>designed</w:t>
      </w:r>
      <w:r>
        <w:rPr>
          <w:rFonts w:ascii="Times New Roman" w:hAnsi="Times New Roman"/>
          <w:color w:val="191919"/>
          <w:spacing w:val="-4"/>
          <w:sz w:val="20"/>
          <w:szCs w:val="20"/>
        </w:rPr>
        <w:t xml:space="preserve"> </w:t>
      </w:r>
      <w:r>
        <w:rPr>
          <w:rFonts w:ascii="Times New Roman" w:hAnsi="Times New Roman"/>
          <w:color w:val="191919"/>
          <w:sz w:val="20"/>
          <w:szCs w:val="20"/>
        </w:rPr>
        <w:t>for</w:t>
      </w:r>
      <w:r>
        <w:rPr>
          <w:rFonts w:ascii="Times New Roman" w:hAnsi="Times New Roman"/>
          <w:color w:val="191919"/>
          <w:spacing w:val="-4"/>
          <w:sz w:val="20"/>
          <w:szCs w:val="20"/>
        </w:rPr>
        <w:t xml:space="preserve"> </w:t>
      </w:r>
      <w:r>
        <w:rPr>
          <w:rFonts w:ascii="Times New Roman" w:hAnsi="Times New Roman"/>
          <w:color w:val="191919"/>
          <w:sz w:val="20"/>
          <w:szCs w:val="20"/>
        </w:rPr>
        <w:t>the</w:t>
      </w:r>
      <w:r>
        <w:rPr>
          <w:rFonts w:ascii="Times New Roman" w:hAnsi="Times New Roman"/>
          <w:color w:val="191919"/>
          <w:spacing w:val="-4"/>
          <w:sz w:val="20"/>
          <w:szCs w:val="20"/>
        </w:rPr>
        <w:t xml:space="preserve"> </w:t>
      </w:r>
      <w:r>
        <w:rPr>
          <w:rFonts w:ascii="Times New Roman" w:hAnsi="Times New Roman"/>
          <w:color w:val="191919"/>
          <w:sz w:val="20"/>
          <w:szCs w:val="20"/>
        </w:rPr>
        <w:t>development</w:t>
      </w:r>
      <w:r>
        <w:rPr>
          <w:rFonts w:ascii="Times New Roman" w:hAnsi="Times New Roman"/>
          <w:color w:val="191919"/>
          <w:spacing w:val="-4"/>
          <w:sz w:val="20"/>
          <w:szCs w:val="20"/>
        </w:rPr>
        <w:t xml:space="preserve"> </w:t>
      </w:r>
      <w:r>
        <w:rPr>
          <w:rFonts w:ascii="Times New Roman" w:hAnsi="Times New Roman"/>
          <w:color w:val="191919"/>
          <w:sz w:val="20"/>
          <w:szCs w:val="20"/>
        </w:rPr>
        <w:t>and</w:t>
      </w:r>
      <w:r>
        <w:rPr>
          <w:rFonts w:ascii="Times New Roman" w:hAnsi="Times New Roman"/>
          <w:color w:val="191919"/>
          <w:spacing w:val="-4"/>
          <w:sz w:val="20"/>
          <w:szCs w:val="20"/>
        </w:rPr>
        <w:t xml:space="preserve"> </w:t>
      </w:r>
      <w:r>
        <w:rPr>
          <w:rFonts w:ascii="Times New Roman" w:hAnsi="Times New Roman"/>
          <w:color w:val="191919"/>
          <w:sz w:val="20"/>
          <w:szCs w:val="20"/>
        </w:rPr>
        <w:t>implemen- tation of strategies to e</w:t>
      </w:r>
      <w:r>
        <w:rPr>
          <w:rFonts w:ascii="Times New Roman" w:hAnsi="Times New Roman"/>
          <w:color w:val="191919"/>
          <w:spacing w:val="-4"/>
          <w:sz w:val="20"/>
          <w:szCs w:val="20"/>
        </w:rPr>
        <w:t>f</w:t>
      </w:r>
      <w:r>
        <w:rPr>
          <w:rFonts w:ascii="Times New Roman" w:hAnsi="Times New Roman"/>
          <w:color w:val="191919"/>
          <w:sz w:val="20"/>
          <w:szCs w:val="20"/>
        </w:rPr>
        <w:t>fectively assist with understanding inne</w:t>
      </w:r>
      <w:r>
        <w:rPr>
          <w:rFonts w:ascii="Times New Roman" w:hAnsi="Times New Roman"/>
          <w:color w:val="191919"/>
          <w:spacing w:val="-4"/>
          <w:sz w:val="20"/>
          <w:szCs w:val="20"/>
        </w:rPr>
        <w:t>r</w:t>
      </w:r>
      <w:r>
        <w:rPr>
          <w:rFonts w:ascii="Times New Roman" w:hAnsi="Times New Roman"/>
          <w:color w:val="191919"/>
          <w:sz w:val="20"/>
          <w:szCs w:val="20"/>
        </w:rPr>
        <w:t>-city children.</w:t>
      </w:r>
    </w:p>
    <w:p w:rsidR="00F42301" w:rsidRDefault="00F42301" w:rsidP="00721764">
      <w:pPr>
        <w:widowControl w:val="0"/>
        <w:autoSpaceDE w:val="0"/>
        <w:autoSpaceDN w:val="0"/>
        <w:adjustRightInd w:val="0"/>
        <w:spacing w:after="0" w:line="227" w:lineRule="exact"/>
        <w:ind w:left="879"/>
        <w:rPr>
          <w:rFonts w:ascii="Times New Roman" w:hAnsi="Times New Roman"/>
          <w:color w:val="000000"/>
          <w:sz w:val="20"/>
          <w:szCs w:val="20"/>
        </w:rPr>
      </w:pPr>
      <w:r>
        <w:rPr>
          <w:rFonts w:ascii="Times New Roman" w:hAnsi="Times New Roman"/>
          <w:b/>
          <w:bCs/>
          <w:color w:val="191919"/>
          <w:sz w:val="20"/>
          <w:szCs w:val="20"/>
        </w:rPr>
        <w:t>EDUC 5513 - Language Study for</w:t>
      </w:r>
      <w:r>
        <w:rPr>
          <w:rFonts w:ascii="Times New Roman" w:hAnsi="Times New Roman"/>
          <w:b/>
          <w:bCs/>
          <w:color w:val="191919"/>
          <w:spacing w:val="-4"/>
          <w:sz w:val="20"/>
          <w:szCs w:val="20"/>
        </w:rPr>
        <w:t xml:space="preserve"> </w:t>
      </w:r>
      <w:r>
        <w:rPr>
          <w:rFonts w:ascii="Times New Roman" w:hAnsi="Times New Roman"/>
          <w:b/>
          <w:bCs/>
          <w:color w:val="191919"/>
          <w:sz w:val="20"/>
          <w:szCs w:val="20"/>
        </w:rPr>
        <w:t>Middle Childhood</w:t>
      </w:r>
      <w:r>
        <w:rPr>
          <w:rFonts w:ascii="Times New Roman" w:hAnsi="Times New Roman"/>
          <w:b/>
          <w:bCs/>
          <w:color w:val="191919"/>
          <w:spacing w:val="-30"/>
          <w:sz w:val="20"/>
          <w:szCs w:val="20"/>
        </w:rPr>
        <w:t xml:space="preserve"> </w:t>
      </w:r>
      <w:r>
        <w:rPr>
          <w:rFonts w:ascii="Times New Roman" w:hAnsi="Times New Roman"/>
          <w:b/>
          <w:bCs/>
          <w:color w:val="191919"/>
          <w:sz w:val="20"/>
          <w:szCs w:val="20"/>
        </w:rPr>
        <w:t>.........................................................3(3-0)</w:t>
      </w:r>
    </w:p>
    <w:p w:rsidR="00F42301" w:rsidRDefault="00F42301" w:rsidP="00721764">
      <w:pPr>
        <w:widowControl w:val="0"/>
        <w:autoSpaceDE w:val="0"/>
        <w:autoSpaceDN w:val="0"/>
        <w:adjustRightInd w:val="0"/>
        <w:spacing w:before="13" w:after="0" w:line="250" w:lineRule="auto"/>
        <w:ind w:left="1239" w:right="1930"/>
        <w:jc w:val="both"/>
        <w:rPr>
          <w:rFonts w:ascii="Times New Roman" w:hAnsi="Times New Roman"/>
          <w:color w:val="000000"/>
          <w:sz w:val="20"/>
          <w:szCs w:val="20"/>
        </w:rPr>
      </w:pPr>
      <w:r>
        <w:rPr>
          <w:rFonts w:ascii="Times New Roman" w:hAnsi="Times New Roman"/>
          <w:color w:val="191919"/>
          <w:sz w:val="20"/>
          <w:szCs w:val="20"/>
        </w:rPr>
        <w:t>Focuses on elements of language study appropriate to middle childhood including the history and</w:t>
      </w:r>
      <w:r>
        <w:rPr>
          <w:rFonts w:ascii="Times New Roman" w:hAnsi="Times New Roman"/>
          <w:color w:val="191919"/>
          <w:spacing w:val="-8"/>
          <w:sz w:val="20"/>
          <w:szCs w:val="20"/>
        </w:rPr>
        <w:t xml:space="preserve"> </w:t>
      </w:r>
      <w:r>
        <w:rPr>
          <w:rFonts w:ascii="Times New Roman" w:hAnsi="Times New Roman"/>
          <w:color w:val="191919"/>
          <w:sz w:val="20"/>
          <w:szCs w:val="20"/>
        </w:rPr>
        <w:t>nature</w:t>
      </w:r>
      <w:r>
        <w:rPr>
          <w:rFonts w:ascii="Times New Roman" w:hAnsi="Times New Roman"/>
          <w:color w:val="191919"/>
          <w:spacing w:val="-8"/>
          <w:sz w:val="20"/>
          <w:szCs w:val="20"/>
        </w:rPr>
        <w:t xml:space="preserve"> </w:t>
      </w:r>
      <w:r>
        <w:rPr>
          <w:rFonts w:ascii="Times New Roman" w:hAnsi="Times New Roman"/>
          <w:color w:val="191919"/>
          <w:sz w:val="20"/>
          <w:szCs w:val="20"/>
        </w:rPr>
        <w:t>of</w:t>
      </w:r>
      <w:r>
        <w:rPr>
          <w:rFonts w:ascii="Times New Roman" w:hAnsi="Times New Roman"/>
          <w:color w:val="191919"/>
          <w:spacing w:val="-8"/>
          <w:sz w:val="20"/>
          <w:szCs w:val="20"/>
        </w:rPr>
        <w:t xml:space="preserve"> </w:t>
      </w:r>
      <w:r>
        <w:rPr>
          <w:rFonts w:ascii="Times New Roman" w:hAnsi="Times New Roman"/>
          <w:color w:val="191919"/>
          <w:sz w:val="20"/>
          <w:szCs w:val="20"/>
        </w:rPr>
        <w:t>language,</w:t>
      </w:r>
      <w:r>
        <w:rPr>
          <w:rFonts w:ascii="Times New Roman" w:hAnsi="Times New Roman"/>
          <w:color w:val="191919"/>
          <w:spacing w:val="-8"/>
          <w:sz w:val="20"/>
          <w:szCs w:val="20"/>
        </w:rPr>
        <w:t xml:space="preserve"> </w:t>
      </w:r>
      <w:r>
        <w:rPr>
          <w:rFonts w:ascii="Times New Roman" w:hAnsi="Times New Roman"/>
          <w:color w:val="191919"/>
          <w:sz w:val="20"/>
          <w:szCs w:val="20"/>
        </w:rPr>
        <w:t>the</w:t>
      </w:r>
      <w:r>
        <w:rPr>
          <w:rFonts w:ascii="Times New Roman" w:hAnsi="Times New Roman"/>
          <w:color w:val="191919"/>
          <w:spacing w:val="-8"/>
          <w:sz w:val="20"/>
          <w:szCs w:val="20"/>
        </w:rPr>
        <w:t xml:space="preserve"> </w:t>
      </w:r>
      <w:r>
        <w:rPr>
          <w:rFonts w:ascii="Times New Roman" w:hAnsi="Times New Roman"/>
          <w:color w:val="191919"/>
          <w:sz w:val="20"/>
          <w:szCs w:val="20"/>
        </w:rPr>
        <w:t>grammar</w:t>
      </w:r>
      <w:r>
        <w:rPr>
          <w:rFonts w:ascii="Times New Roman" w:hAnsi="Times New Roman"/>
          <w:color w:val="191919"/>
          <w:spacing w:val="-8"/>
          <w:sz w:val="20"/>
          <w:szCs w:val="20"/>
        </w:rPr>
        <w:t xml:space="preserve"> </w:t>
      </w:r>
      <w:r>
        <w:rPr>
          <w:rFonts w:ascii="Times New Roman" w:hAnsi="Times New Roman"/>
          <w:color w:val="191919"/>
          <w:sz w:val="20"/>
          <w:szCs w:val="20"/>
        </w:rPr>
        <w:t>of</w:t>
      </w:r>
      <w:r>
        <w:rPr>
          <w:rFonts w:ascii="Times New Roman" w:hAnsi="Times New Roman"/>
          <w:color w:val="191919"/>
          <w:spacing w:val="-8"/>
          <w:sz w:val="20"/>
          <w:szCs w:val="20"/>
        </w:rPr>
        <w:t xml:space="preserve"> </w:t>
      </w:r>
      <w:r>
        <w:rPr>
          <w:rFonts w:ascii="Times New Roman" w:hAnsi="Times New Roman"/>
          <w:color w:val="191919"/>
          <w:sz w:val="20"/>
          <w:szCs w:val="20"/>
        </w:rPr>
        <w:t>English,</w:t>
      </w:r>
      <w:r>
        <w:rPr>
          <w:rFonts w:ascii="Times New Roman" w:hAnsi="Times New Roman"/>
          <w:color w:val="191919"/>
          <w:spacing w:val="-8"/>
          <w:sz w:val="20"/>
          <w:szCs w:val="20"/>
        </w:rPr>
        <w:t xml:space="preserve"> </w:t>
      </w:r>
      <w:r>
        <w:rPr>
          <w:rFonts w:ascii="Times New Roman" w:hAnsi="Times New Roman"/>
          <w:color w:val="191919"/>
          <w:sz w:val="20"/>
          <w:szCs w:val="20"/>
        </w:rPr>
        <w:t>dialects,</w:t>
      </w:r>
      <w:r>
        <w:rPr>
          <w:rFonts w:ascii="Times New Roman" w:hAnsi="Times New Roman"/>
          <w:color w:val="191919"/>
          <w:spacing w:val="-8"/>
          <w:sz w:val="20"/>
          <w:szCs w:val="20"/>
        </w:rPr>
        <w:t xml:space="preserve"> </w:t>
      </w:r>
      <w:r>
        <w:rPr>
          <w:rFonts w:ascii="Times New Roman" w:hAnsi="Times New Roman"/>
          <w:color w:val="191919"/>
          <w:sz w:val="20"/>
          <w:szCs w:val="20"/>
        </w:rPr>
        <w:t>usage,</w:t>
      </w:r>
      <w:r>
        <w:rPr>
          <w:rFonts w:ascii="Times New Roman" w:hAnsi="Times New Roman"/>
          <w:color w:val="191919"/>
          <w:spacing w:val="-8"/>
          <w:sz w:val="20"/>
          <w:szCs w:val="20"/>
        </w:rPr>
        <w:t xml:space="preserve"> </w:t>
      </w:r>
      <w:r>
        <w:rPr>
          <w:rFonts w:ascii="Times New Roman" w:hAnsi="Times New Roman"/>
          <w:color w:val="191919"/>
          <w:sz w:val="20"/>
          <w:szCs w:val="20"/>
        </w:rPr>
        <w:t>study</w:t>
      </w:r>
      <w:r>
        <w:rPr>
          <w:rFonts w:ascii="Times New Roman" w:hAnsi="Times New Roman"/>
          <w:color w:val="191919"/>
          <w:spacing w:val="-8"/>
          <w:sz w:val="20"/>
          <w:szCs w:val="20"/>
        </w:rPr>
        <w:t xml:space="preserve"> </w:t>
      </w:r>
      <w:r>
        <w:rPr>
          <w:rFonts w:ascii="Times New Roman" w:hAnsi="Times New Roman"/>
          <w:color w:val="191919"/>
          <w:sz w:val="20"/>
          <w:szCs w:val="20"/>
        </w:rPr>
        <w:t>skills,</w:t>
      </w:r>
      <w:r>
        <w:rPr>
          <w:rFonts w:ascii="Times New Roman" w:hAnsi="Times New Roman"/>
          <w:color w:val="191919"/>
          <w:spacing w:val="-8"/>
          <w:sz w:val="20"/>
          <w:szCs w:val="20"/>
        </w:rPr>
        <w:t xml:space="preserve"> </w:t>
      </w:r>
      <w:r>
        <w:rPr>
          <w:rFonts w:ascii="Times New Roman" w:hAnsi="Times New Roman"/>
          <w:color w:val="191919"/>
          <w:sz w:val="20"/>
          <w:szCs w:val="20"/>
        </w:rPr>
        <w:t>spelling</w:t>
      </w:r>
      <w:r>
        <w:rPr>
          <w:rFonts w:ascii="Times New Roman" w:hAnsi="Times New Roman"/>
          <w:color w:val="191919"/>
          <w:spacing w:val="-8"/>
          <w:sz w:val="20"/>
          <w:szCs w:val="20"/>
        </w:rPr>
        <w:t xml:space="preserve"> </w:t>
      </w:r>
      <w:r>
        <w:rPr>
          <w:rFonts w:ascii="Times New Roman" w:hAnsi="Times New Roman"/>
          <w:color w:val="191919"/>
          <w:sz w:val="20"/>
          <w:szCs w:val="20"/>
        </w:rPr>
        <w:t>and</w:t>
      </w:r>
      <w:r>
        <w:rPr>
          <w:rFonts w:ascii="Times New Roman" w:hAnsi="Times New Roman"/>
          <w:color w:val="191919"/>
          <w:spacing w:val="-8"/>
          <w:sz w:val="20"/>
          <w:szCs w:val="20"/>
        </w:rPr>
        <w:t xml:space="preserve"> </w:t>
      </w:r>
      <w:r>
        <w:rPr>
          <w:rFonts w:ascii="Times New Roman" w:hAnsi="Times New Roman"/>
          <w:color w:val="191919"/>
          <w:sz w:val="20"/>
          <w:szCs w:val="20"/>
        </w:rPr>
        <w:t>hand- writing.</w:t>
      </w:r>
    </w:p>
    <w:p w:rsidR="00F42301" w:rsidRDefault="00F42301" w:rsidP="00721764">
      <w:pPr>
        <w:widowControl w:val="0"/>
        <w:autoSpaceDE w:val="0"/>
        <w:autoSpaceDN w:val="0"/>
        <w:adjustRightInd w:val="0"/>
        <w:spacing w:before="13" w:after="0" w:line="250" w:lineRule="auto"/>
        <w:ind w:left="1239" w:right="1930"/>
        <w:jc w:val="both"/>
        <w:rPr>
          <w:rFonts w:ascii="Times New Roman" w:hAnsi="Times New Roman"/>
          <w:color w:val="000000"/>
          <w:sz w:val="20"/>
          <w:szCs w:val="20"/>
        </w:rPr>
        <w:sectPr w:rsidR="00F42301">
          <w:pgSz w:w="12240" w:h="15840"/>
          <w:pgMar w:top="260" w:right="260" w:bottom="280" w:left="1240" w:header="0" w:footer="1034" w:gutter="0"/>
          <w:cols w:space="720"/>
          <w:noEndnote/>
        </w:sectPr>
      </w:pPr>
    </w:p>
    <w:p w:rsidR="00F42301" w:rsidRDefault="00F42301" w:rsidP="00721764">
      <w:pPr>
        <w:widowControl w:val="0"/>
        <w:autoSpaceDE w:val="0"/>
        <w:autoSpaceDN w:val="0"/>
        <w:adjustRightInd w:val="0"/>
        <w:spacing w:before="3" w:after="0" w:line="100" w:lineRule="exact"/>
        <w:rPr>
          <w:rFonts w:ascii="Times New Roman" w:hAnsi="Times New Roman"/>
          <w:color w:val="000000"/>
          <w:sz w:val="10"/>
          <w:szCs w:val="10"/>
        </w:rPr>
      </w:pPr>
    </w:p>
    <w:tbl>
      <w:tblPr>
        <w:tblW w:w="0" w:type="auto"/>
        <w:tblInd w:w="127" w:type="dxa"/>
        <w:tblLayout w:type="fixed"/>
        <w:tblCellMar>
          <w:left w:w="0" w:type="dxa"/>
          <w:right w:w="0" w:type="dxa"/>
        </w:tblCellMar>
        <w:tblLook w:val="0000"/>
      </w:tblPr>
      <w:tblGrid>
        <w:gridCol w:w="1085"/>
        <w:gridCol w:w="4559"/>
        <w:gridCol w:w="4858"/>
      </w:tblGrid>
      <w:tr w:rsidR="00F42301" w:rsidRPr="00FA7AC7" w:rsidTr="00B67EC4">
        <w:trPr>
          <w:trHeight w:hRule="exact" w:val="235"/>
        </w:trPr>
        <w:tc>
          <w:tcPr>
            <w:tcW w:w="1085" w:type="dxa"/>
            <w:tcBorders>
              <w:top w:val="nil"/>
              <w:left w:val="nil"/>
              <w:bottom w:val="single" w:sz="4" w:space="0" w:color="191919"/>
              <w:right w:val="single" w:sz="4" w:space="0" w:color="191919"/>
            </w:tcBorders>
          </w:tcPr>
          <w:p w:rsidR="00F42301" w:rsidRPr="00FA7AC7" w:rsidRDefault="00F42301" w:rsidP="00B67EC4">
            <w:pPr>
              <w:widowControl w:val="0"/>
              <w:autoSpaceDE w:val="0"/>
              <w:autoSpaceDN w:val="0"/>
              <w:adjustRightInd w:val="0"/>
              <w:spacing w:after="0"/>
              <w:rPr>
                <w:rFonts w:ascii="Times New Roman" w:hAnsi="Times New Roman"/>
                <w:sz w:val="24"/>
                <w:szCs w:val="24"/>
              </w:rPr>
            </w:pPr>
          </w:p>
        </w:tc>
        <w:tc>
          <w:tcPr>
            <w:tcW w:w="4559" w:type="dxa"/>
            <w:vMerge w:val="restart"/>
            <w:tcBorders>
              <w:top w:val="single" w:sz="4" w:space="0" w:color="191919"/>
              <w:left w:val="single" w:sz="4" w:space="0" w:color="191919"/>
              <w:bottom w:val="single" w:sz="4" w:space="0" w:color="191919"/>
              <w:right w:val="single" w:sz="4" w:space="0" w:color="191919"/>
            </w:tcBorders>
          </w:tcPr>
          <w:p w:rsidR="00F42301" w:rsidRPr="00FA7AC7" w:rsidRDefault="00F42301" w:rsidP="00B67EC4">
            <w:pPr>
              <w:widowControl w:val="0"/>
              <w:autoSpaceDE w:val="0"/>
              <w:autoSpaceDN w:val="0"/>
              <w:adjustRightInd w:val="0"/>
              <w:spacing w:before="9" w:after="0" w:line="130" w:lineRule="exact"/>
              <w:rPr>
                <w:rFonts w:ascii="Times New Roman" w:hAnsi="Times New Roman"/>
                <w:sz w:val="13"/>
                <w:szCs w:val="13"/>
              </w:rPr>
            </w:pPr>
          </w:p>
          <w:p w:rsidR="00F42301" w:rsidRPr="00FA7AC7" w:rsidRDefault="00F42301" w:rsidP="00B67EC4">
            <w:pPr>
              <w:widowControl w:val="0"/>
              <w:autoSpaceDE w:val="0"/>
              <w:autoSpaceDN w:val="0"/>
              <w:adjustRightInd w:val="0"/>
              <w:spacing w:after="0"/>
              <w:ind w:left="908"/>
              <w:rPr>
                <w:rFonts w:ascii="Times New Roman" w:hAnsi="Times New Roman"/>
                <w:sz w:val="24"/>
                <w:szCs w:val="24"/>
              </w:rPr>
            </w:pPr>
            <w:r w:rsidRPr="00FA7AC7">
              <w:rPr>
                <w:rFonts w:ascii="Times New Roman" w:hAnsi="Times New Roman"/>
                <w:b/>
                <w:bCs/>
                <w:color w:val="191919"/>
                <w:sz w:val="36"/>
                <w:szCs w:val="36"/>
              </w:rPr>
              <w:t>F</w:t>
            </w:r>
            <w:r w:rsidRPr="00FA7AC7">
              <w:rPr>
                <w:rFonts w:ascii="Times New Roman" w:hAnsi="Times New Roman"/>
                <w:b/>
                <w:bCs/>
                <w:color w:val="191919"/>
                <w:sz w:val="27"/>
                <w:szCs w:val="27"/>
              </w:rPr>
              <w:t>OUND</w:t>
            </w:r>
            <w:r w:rsidRPr="00FA7AC7">
              <w:rPr>
                <w:rFonts w:ascii="Times New Roman" w:hAnsi="Times New Roman"/>
                <w:b/>
                <w:bCs/>
                <w:color w:val="191919"/>
                <w:spacing w:val="-20"/>
                <w:sz w:val="27"/>
                <w:szCs w:val="27"/>
              </w:rPr>
              <w:t>A</w:t>
            </w:r>
            <w:r w:rsidRPr="00FA7AC7">
              <w:rPr>
                <w:rFonts w:ascii="Times New Roman" w:hAnsi="Times New Roman"/>
                <w:b/>
                <w:bCs/>
                <w:color w:val="191919"/>
                <w:sz w:val="27"/>
                <w:szCs w:val="27"/>
              </w:rPr>
              <w:t>TIONS</w:t>
            </w:r>
          </w:p>
        </w:tc>
        <w:tc>
          <w:tcPr>
            <w:tcW w:w="4858" w:type="dxa"/>
            <w:tcBorders>
              <w:top w:val="nil"/>
              <w:left w:val="single" w:sz="4" w:space="0" w:color="191919"/>
              <w:bottom w:val="single" w:sz="4" w:space="0" w:color="191919"/>
              <w:right w:val="nil"/>
            </w:tcBorders>
          </w:tcPr>
          <w:p w:rsidR="00F42301" w:rsidRPr="00FA7AC7" w:rsidRDefault="00F42301" w:rsidP="00B67EC4">
            <w:pPr>
              <w:widowControl w:val="0"/>
              <w:autoSpaceDE w:val="0"/>
              <w:autoSpaceDN w:val="0"/>
              <w:adjustRightInd w:val="0"/>
              <w:spacing w:after="0"/>
              <w:rPr>
                <w:rFonts w:ascii="Times New Roman" w:hAnsi="Times New Roman"/>
                <w:sz w:val="24"/>
                <w:szCs w:val="24"/>
              </w:rPr>
            </w:pPr>
          </w:p>
        </w:tc>
      </w:tr>
      <w:tr w:rsidR="00F42301" w:rsidRPr="00FA7AC7" w:rsidTr="00B67EC4">
        <w:trPr>
          <w:trHeight w:hRule="exact" w:val="256"/>
        </w:trPr>
        <w:tc>
          <w:tcPr>
            <w:tcW w:w="1085" w:type="dxa"/>
            <w:tcBorders>
              <w:top w:val="single" w:sz="4" w:space="0" w:color="191919"/>
              <w:left w:val="nil"/>
              <w:bottom w:val="single" w:sz="4" w:space="0" w:color="191919"/>
              <w:right w:val="single" w:sz="4" w:space="0" w:color="191919"/>
            </w:tcBorders>
          </w:tcPr>
          <w:p w:rsidR="00F42301" w:rsidRPr="00FA7AC7" w:rsidRDefault="00F42301" w:rsidP="00B67EC4">
            <w:pPr>
              <w:widowControl w:val="0"/>
              <w:autoSpaceDE w:val="0"/>
              <w:autoSpaceDN w:val="0"/>
              <w:adjustRightInd w:val="0"/>
              <w:spacing w:after="0"/>
              <w:rPr>
                <w:rFonts w:ascii="Times New Roman" w:hAnsi="Times New Roman"/>
                <w:sz w:val="24"/>
                <w:szCs w:val="24"/>
              </w:rPr>
            </w:pPr>
          </w:p>
        </w:tc>
        <w:tc>
          <w:tcPr>
            <w:tcW w:w="4559"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B67EC4">
            <w:pPr>
              <w:widowControl w:val="0"/>
              <w:autoSpaceDE w:val="0"/>
              <w:autoSpaceDN w:val="0"/>
              <w:adjustRightInd w:val="0"/>
              <w:spacing w:after="0"/>
              <w:rPr>
                <w:rFonts w:ascii="Times New Roman" w:hAnsi="Times New Roman"/>
                <w:sz w:val="24"/>
                <w:szCs w:val="24"/>
              </w:rPr>
            </w:pPr>
          </w:p>
        </w:tc>
        <w:tc>
          <w:tcPr>
            <w:tcW w:w="4858" w:type="dxa"/>
            <w:tcBorders>
              <w:top w:val="single" w:sz="4" w:space="0" w:color="191919"/>
              <w:left w:val="single" w:sz="4" w:space="0" w:color="191919"/>
              <w:bottom w:val="single" w:sz="4" w:space="0" w:color="191919"/>
              <w:right w:val="nil"/>
            </w:tcBorders>
          </w:tcPr>
          <w:p w:rsidR="00F42301" w:rsidRPr="00FA7AC7" w:rsidRDefault="00F42301" w:rsidP="00B67EC4">
            <w:pPr>
              <w:widowControl w:val="0"/>
              <w:autoSpaceDE w:val="0"/>
              <w:autoSpaceDN w:val="0"/>
              <w:adjustRightInd w:val="0"/>
              <w:spacing w:after="0"/>
              <w:rPr>
                <w:rFonts w:ascii="Times New Roman" w:hAnsi="Times New Roman"/>
                <w:sz w:val="24"/>
                <w:szCs w:val="24"/>
              </w:rPr>
            </w:pPr>
          </w:p>
        </w:tc>
      </w:tr>
      <w:tr w:rsidR="00F42301" w:rsidRPr="00FA7AC7" w:rsidTr="00B67EC4">
        <w:trPr>
          <w:trHeight w:hRule="exact" w:val="219"/>
        </w:trPr>
        <w:tc>
          <w:tcPr>
            <w:tcW w:w="1085" w:type="dxa"/>
            <w:tcBorders>
              <w:top w:val="single" w:sz="4" w:space="0" w:color="191919"/>
              <w:left w:val="nil"/>
              <w:bottom w:val="nil"/>
              <w:right w:val="single" w:sz="4" w:space="0" w:color="191919"/>
            </w:tcBorders>
          </w:tcPr>
          <w:p w:rsidR="00F42301" w:rsidRPr="00FA7AC7" w:rsidRDefault="00F42301" w:rsidP="00B67EC4">
            <w:pPr>
              <w:widowControl w:val="0"/>
              <w:autoSpaceDE w:val="0"/>
              <w:autoSpaceDN w:val="0"/>
              <w:adjustRightInd w:val="0"/>
              <w:spacing w:after="0"/>
              <w:rPr>
                <w:rFonts w:ascii="Times New Roman" w:hAnsi="Times New Roman"/>
                <w:sz w:val="24"/>
                <w:szCs w:val="24"/>
              </w:rPr>
            </w:pPr>
          </w:p>
        </w:tc>
        <w:tc>
          <w:tcPr>
            <w:tcW w:w="4559"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B67EC4">
            <w:pPr>
              <w:widowControl w:val="0"/>
              <w:autoSpaceDE w:val="0"/>
              <w:autoSpaceDN w:val="0"/>
              <w:adjustRightInd w:val="0"/>
              <w:spacing w:after="0"/>
              <w:rPr>
                <w:rFonts w:ascii="Times New Roman" w:hAnsi="Times New Roman"/>
                <w:sz w:val="24"/>
                <w:szCs w:val="24"/>
              </w:rPr>
            </w:pPr>
          </w:p>
        </w:tc>
        <w:tc>
          <w:tcPr>
            <w:tcW w:w="4858" w:type="dxa"/>
            <w:tcBorders>
              <w:top w:val="single" w:sz="4" w:space="0" w:color="191919"/>
              <w:left w:val="single" w:sz="4" w:space="0" w:color="191919"/>
              <w:bottom w:val="nil"/>
              <w:right w:val="nil"/>
            </w:tcBorders>
          </w:tcPr>
          <w:p w:rsidR="00F42301" w:rsidRPr="00FA7AC7" w:rsidRDefault="00F42301" w:rsidP="00B67EC4">
            <w:pPr>
              <w:widowControl w:val="0"/>
              <w:autoSpaceDE w:val="0"/>
              <w:autoSpaceDN w:val="0"/>
              <w:adjustRightInd w:val="0"/>
              <w:spacing w:after="0"/>
              <w:rPr>
                <w:rFonts w:ascii="Times New Roman" w:hAnsi="Times New Roman"/>
                <w:sz w:val="24"/>
                <w:szCs w:val="24"/>
              </w:rPr>
            </w:pPr>
          </w:p>
        </w:tc>
      </w:tr>
    </w:tbl>
    <w:p w:rsidR="00F42301" w:rsidRDefault="00F42301" w:rsidP="00721764">
      <w:pPr>
        <w:widowControl w:val="0"/>
        <w:autoSpaceDE w:val="0"/>
        <w:autoSpaceDN w:val="0"/>
        <w:adjustRightInd w:val="0"/>
        <w:spacing w:after="0" w:line="200" w:lineRule="exact"/>
        <w:rPr>
          <w:rFonts w:ascii="Times New Roman" w:hAnsi="Times New Roman"/>
          <w:sz w:val="20"/>
          <w:szCs w:val="20"/>
        </w:rPr>
      </w:pPr>
    </w:p>
    <w:p w:rsidR="00F42301" w:rsidRDefault="00F42301" w:rsidP="00721764">
      <w:pPr>
        <w:widowControl w:val="0"/>
        <w:autoSpaceDE w:val="0"/>
        <w:autoSpaceDN w:val="0"/>
        <w:adjustRightInd w:val="0"/>
        <w:spacing w:before="14" w:after="0" w:line="200" w:lineRule="exact"/>
        <w:rPr>
          <w:rFonts w:ascii="Times New Roman" w:hAnsi="Times New Roman"/>
          <w:sz w:val="20"/>
          <w:szCs w:val="20"/>
        </w:rPr>
      </w:pPr>
    </w:p>
    <w:p w:rsidR="00F42301" w:rsidRDefault="00F42301" w:rsidP="00721764">
      <w:pPr>
        <w:widowControl w:val="0"/>
        <w:autoSpaceDE w:val="0"/>
        <w:autoSpaceDN w:val="0"/>
        <w:adjustRightInd w:val="0"/>
        <w:spacing w:before="27" w:after="0" w:line="252" w:lineRule="auto"/>
        <w:ind w:left="2311" w:right="862" w:hanging="360"/>
        <w:jc w:val="both"/>
        <w:rPr>
          <w:rFonts w:ascii="Times New Roman" w:hAnsi="Times New Roman"/>
          <w:color w:val="000000"/>
          <w:sz w:val="20"/>
          <w:szCs w:val="20"/>
        </w:rPr>
      </w:pPr>
      <w:r>
        <w:rPr>
          <w:rFonts w:ascii="Times New Roman" w:hAnsi="Times New Roman"/>
          <w:b/>
          <w:bCs/>
          <w:color w:val="191919"/>
          <w:sz w:val="20"/>
          <w:szCs w:val="20"/>
        </w:rPr>
        <w:t>EDUC 5514 - Literatu</w:t>
      </w:r>
      <w:r>
        <w:rPr>
          <w:rFonts w:ascii="Times New Roman" w:hAnsi="Times New Roman"/>
          <w:b/>
          <w:bCs/>
          <w:color w:val="191919"/>
          <w:spacing w:val="-4"/>
          <w:sz w:val="20"/>
          <w:szCs w:val="20"/>
        </w:rPr>
        <w:t>r</w:t>
      </w:r>
      <w:r>
        <w:rPr>
          <w:rFonts w:ascii="Times New Roman" w:hAnsi="Times New Roman"/>
          <w:b/>
          <w:bCs/>
          <w:color w:val="191919"/>
          <w:sz w:val="20"/>
          <w:szCs w:val="20"/>
        </w:rPr>
        <w:t>e for</w:t>
      </w:r>
      <w:r>
        <w:rPr>
          <w:rFonts w:ascii="Times New Roman" w:hAnsi="Times New Roman"/>
          <w:b/>
          <w:bCs/>
          <w:color w:val="191919"/>
          <w:spacing w:val="-4"/>
          <w:sz w:val="20"/>
          <w:szCs w:val="20"/>
        </w:rPr>
        <w:t xml:space="preserve"> </w:t>
      </w:r>
      <w:r>
        <w:rPr>
          <w:rFonts w:ascii="Times New Roman" w:hAnsi="Times New Roman"/>
          <w:b/>
          <w:bCs/>
          <w:color w:val="191919"/>
          <w:sz w:val="20"/>
          <w:szCs w:val="20"/>
        </w:rPr>
        <w:t>Middle Childhood</w:t>
      </w:r>
      <w:r>
        <w:rPr>
          <w:rFonts w:ascii="Times New Roman" w:hAnsi="Times New Roman"/>
          <w:b/>
          <w:bCs/>
          <w:color w:val="191919"/>
          <w:spacing w:val="-20"/>
          <w:sz w:val="20"/>
          <w:szCs w:val="20"/>
        </w:rPr>
        <w:t xml:space="preserve"> </w:t>
      </w:r>
      <w:r>
        <w:rPr>
          <w:rFonts w:ascii="Times New Roman" w:hAnsi="Times New Roman"/>
          <w:b/>
          <w:bCs/>
          <w:color w:val="191919"/>
          <w:sz w:val="20"/>
          <w:szCs w:val="20"/>
        </w:rPr>
        <w:t xml:space="preserve">...................................................................3(3-0) </w:t>
      </w:r>
      <w:r>
        <w:rPr>
          <w:rFonts w:ascii="Times New Roman" w:hAnsi="Times New Roman"/>
          <w:color w:val="191919"/>
          <w:spacing w:val="-9"/>
          <w:sz w:val="20"/>
          <w:szCs w:val="20"/>
        </w:rPr>
        <w:t>W</w:t>
      </w:r>
      <w:r>
        <w:rPr>
          <w:rFonts w:ascii="Times New Roman" w:hAnsi="Times New Roman"/>
          <w:color w:val="191919"/>
          <w:spacing w:val="-1"/>
          <w:sz w:val="20"/>
          <w:szCs w:val="20"/>
        </w:rPr>
        <w:t>id</w:t>
      </w:r>
      <w:r>
        <w:rPr>
          <w:rFonts w:ascii="Times New Roman" w:hAnsi="Times New Roman"/>
          <w:color w:val="191919"/>
          <w:sz w:val="20"/>
          <w:szCs w:val="20"/>
        </w:rPr>
        <w:t>e</w:t>
      </w:r>
      <w:r>
        <w:rPr>
          <w:rFonts w:ascii="Times New Roman" w:hAnsi="Times New Roman"/>
          <w:color w:val="191919"/>
          <w:spacing w:val="-9"/>
          <w:sz w:val="20"/>
          <w:szCs w:val="20"/>
        </w:rPr>
        <w:t xml:space="preserve"> </w:t>
      </w:r>
      <w:r>
        <w:rPr>
          <w:rFonts w:ascii="Times New Roman" w:hAnsi="Times New Roman"/>
          <w:color w:val="191919"/>
          <w:spacing w:val="-1"/>
          <w:sz w:val="20"/>
          <w:szCs w:val="20"/>
        </w:rPr>
        <w:t>readin</w:t>
      </w:r>
      <w:r>
        <w:rPr>
          <w:rFonts w:ascii="Times New Roman" w:hAnsi="Times New Roman"/>
          <w:color w:val="191919"/>
          <w:sz w:val="20"/>
          <w:szCs w:val="20"/>
        </w:rPr>
        <w:t>g</w:t>
      </w:r>
      <w:r>
        <w:rPr>
          <w:rFonts w:ascii="Times New Roman" w:hAnsi="Times New Roman"/>
          <w:color w:val="191919"/>
          <w:spacing w:val="-9"/>
          <w:sz w:val="20"/>
          <w:szCs w:val="20"/>
        </w:rPr>
        <w:t xml:space="preserve"> </w:t>
      </w:r>
      <w:r>
        <w:rPr>
          <w:rFonts w:ascii="Times New Roman" w:hAnsi="Times New Roman"/>
          <w:color w:val="191919"/>
          <w:spacing w:val="-1"/>
          <w:sz w:val="20"/>
          <w:szCs w:val="20"/>
        </w:rPr>
        <w:t>an</w:t>
      </w:r>
      <w:r>
        <w:rPr>
          <w:rFonts w:ascii="Times New Roman" w:hAnsi="Times New Roman"/>
          <w:color w:val="191919"/>
          <w:sz w:val="20"/>
          <w:szCs w:val="20"/>
        </w:rPr>
        <w:t>d</w:t>
      </w:r>
      <w:r>
        <w:rPr>
          <w:rFonts w:ascii="Times New Roman" w:hAnsi="Times New Roman"/>
          <w:color w:val="191919"/>
          <w:spacing w:val="-9"/>
          <w:sz w:val="20"/>
          <w:szCs w:val="20"/>
        </w:rPr>
        <w:t xml:space="preserve"> </w:t>
      </w:r>
      <w:r>
        <w:rPr>
          <w:rFonts w:ascii="Times New Roman" w:hAnsi="Times New Roman"/>
          <w:color w:val="191919"/>
          <w:spacing w:val="-1"/>
          <w:sz w:val="20"/>
          <w:szCs w:val="20"/>
        </w:rPr>
        <w:t>critiqu</w:t>
      </w:r>
      <w:r>
        <w:rPr>
          <w:rFonts w:ascii="Times New Roman" w:hAnsi="Times New Roman"/>
          <w:color w:val="191919"/>
          <w:sz w:val="20"/>
          <w:szCs w:val="20"/>
        </w:rPr>
        <w:t>e</w:t>
      </w:r>
      <w:r>
        <w:rPr>
          <w:rFonts w:ascii="Times New Roman" w:hAnsi="Times New Roman"/>
          <w:color w:val="191919"/>
          <w:spacing w:val="-9"/>
          <w:sz w:val="20"/>
          <w:szCs w:val="20"/>
        </w:rPr>
        <w:t xml:space="preserve"> </w:t>
      </w:r>
      <w:r>
        <w:rPr>
          <w:rFonts w:ascii="Times New Roman" w:hAnsi="Times New Roman"/>
          <w:color w:val="191919"/>
          <w:spacing w:val="-1"/>
          <w:sz w:val="20"/>
          <w:szCs w:val="20"/>
        </w:rPr>
        <w:t>o</w:t>
      </w:r>
      <w:r>
        <w:rPr>
          <w:rFonts w:ascii="Times New Roman" w:hAnsi="Times New Roman"/>
          <w:color w:val="191919"/>
          <w:sz w:val="20"/>
          <w:szCs w:val="20"/>
        </w:rPr>
        <w:t>f</w:t>
      </w:r>
      <w:r>
        <w:rPr>
          <w:rFonts w:ascii="Times New Roman" w:hAnsi="Times New Roman"/>
          <w:color w:val="191919"/>
          <w:spacing w:val="-9"/>
          <w:sz w:val="20"/>
          <w:szCs w:val="20"/>
        </w:rPr>
        <w:t xml:space="preserve"> </w:t>
      </w:r>
      <w:r>
        <w:rPr>
          <w:rFonts w:ascii="Times New Roman" w:hAnsi="Times New Roman"/>
          <w:color w:val="191919"/>
          <w:spacing w:val="-1"/>
          <w:sz w:val="20"/>
          <w:szCs w:val="20"/>
        </w:rPr>
        <w:t>literatur</w:t>
      </w:r>
      <w:r>
        <w:rPr>
          <w:rFonts w:ascii="Times New Roman" w:hAnsi="Times New Roman"/>
          <w:color w:val="191919"/>
          <w:sz w:val="20"/>
          <w:szCs w:val="20"/>
        </w:rPr>
        <w:t>e</w:t>
      </w:r>
      <w:r>
        <w:rPr>
          <w:rFonts w:ascii="Times New Roman" w:hAnsi="Times New Roman"/>
          <w:color w:val="191919"/>
          <w:spacing w:val="-9"/>
          <w:sz w:val="20"/>
          <w:szCs w:val="20"/>
        </w:rPr>
        <w:t xml:space="preserve"> </w:t>
      </w:r>
      <w:r>
        <w:rPr>
          <w:rFonts w:ascii="Times New Roman" w:hAnsi="Times New Roman"/>
          <w:color w:val="191919"/>
          <w:spacing w:val="-1"/>
          <w:sz w:val="20"/>
          <w:szCs w:val="20"/>
        </w:rPr>
        <w:t>fo</w:t>
      </w:r>
      <w:r>
        <w:rPr>
          <w:rFonts w:ascii="Times New Roman" w:hAnsi="Times New Roman"/>
          <w:color w:val="191919"/>
          <w:sz w:val="20"/>
          <w:szCs w:val="20"/>
        </w:rPr>
        <w:t>r</w:t>
      </w:r>
      <w:r>
        <w:rPr>
          <w:rFonts w:ascii="Times New Roman" w:hAnsi="Times New Roman"/>
          <w:color w:val="191919"/>
          <w:spacing w:val="-9"/>
          <w:sz w:val="20"/>
          <w:szCs w:val="20"/>
        </w:rPr>
        <w:t xml:space="preserve"> </w:t>
      </w:r>
      <w:r>
        <w:rPr>
          <w:rFonts w:ascii="Times New Roman" w:hAnsi="Times New Roman"/>
          <w:color w:val="191919"/>
          <w:spacing w:val="-1"/>
          <w:sz w:val="20"/>
          <w:szCs w:val="20"/>
        </w:rPr>
        <w:t>middl</w:t>
      </w:r>
      <w:r>
        <w:rPr>
          <w:rFonts w:ascii="Times New Roman" w:hAnsi="Times New Roman"/>
          <w:color w:val="191919"/>
          <w:sz w:val="20"/>
          <w:szCs w:val="20"/>
        </w:rPr>
        <w:t>e</w:t>
      </w:r>
      <w:r>
        <w:rPr>
          <w:rFonts w:ascii="Times New Roman" w:hAnsi="Times New Roman"/>
          <w:color w:val="191919"/>
          <w:spacing w:val="-9"/>
          <w:sz w:val="20"/>
          <w:szCs w:val="20"/>
        </w:rPr>
        <w:t xml:space="preserve"> </w:t>
      </w:r>
      <w:r>
        <w:rPr>
          <w:rFonts w:ascii="Times New Roman" w:hAnsi="Times New Roman"/>
          <w:color w:val="191919"/>
          <w:spacing w:val="-1"/>
          <w:sz w:val="20"/>
          <w:szCs w:val="20"/>
        </w:rPr>
        <w:t>grade</w:t>
      </w:r>
      <w:r>
        <w:rPr>
          <w:rFonts w:ascii="Times New Roman" w:hAnsi="Times New Roman"/>
          <w:color w:val="191919"/>
          <w:sz w:val="20"/>
          <w:szCs w:val="20"/>
        </w:rPr>
        <w:t>s</w:t>
      </w:r>
      <w:r>
        <w:rPr>
          <w:rFonts w:ascii="Times New Roman" w:hAnsi="Times New Roman"/>
          <w:color w:val="191919"/>
          <w:spacing w:val="-9"/>
          <w:sz w:val="20"/>
          <w:szCs w:val="20"/>
        </w:rPr>
        <w:t xml:space="preserve"> </w:t>
      </w:r>
      <w:r>
        <w:rPr>
          <w:rFonts w:ascii="Times New Roman" w:hAnsi="Times New Roman"/>
          <w:color w:val="191919"/>
          <w:spacing w:val="-1"/>
          <w:sz w:val="20"/>
          <w:szCs w:val="20"/>
        </w:rPr>
        <w:t>youth</w:t>
      </w:r>
      <w:r>
        <w:rPr>
          <w:rFonts w:ascii="Times New Roman" w:hAnsi="Times New Roman"/>
          <w:color w:val="191919"/>
          <w:sz w:val="20"/>
          <w:szCs w:val="20"/>
        </w:rPr>
        <w:t>.</w:t>
      </w:r>
      <w:r>
        <w:rPr>
          <w:rFonts w:ascii="Times New Roman" w:hAnsi="Times New Roman"/>
          <w:color w:val="191919"/>
          <w:spacing w:val="-13"/>
          <w:sz w:val="20"/>
          <w:szCs w:val="20"/>
        </w:rPr>
        <w:t xml:space="preserve"> </w:t>
      </w:r>
      <w:r>
        <w:rPr>
          <w:rFonts w:ascii="Times New Roman" w:hAnsi="Times New Roman"/>
          <w:color w:val="191919"/>
          <w:spacing w:val="-1"/>
          <w:sz w:val="20"/>
          <w:szCs w:val="20"/>
        </w:rPr>
        <w:t>Th</w:t>
      </w:r>
      <w:r>
        <w:rPr>
          <w:rFonts w:ascii="Times New Roman" w:hAnsi="Times New Roman"/>
          <w:color w:val="191919"/>
          <w:sz w:val="20"/>
          <w:szCs w:val="20"/>
        </w:rPr>
        <w:t>e</w:t>
      </w:r>
      <w:r>
        <w:rPr>
          <w:rFonts w:ascii="Times New Roman" w:hAnsi="Times New Roman"/>
          <w:color w:val="191919"/>
          <w:spacing w:val="-9"/>
          <w:sz w:val="20"/>
          <w:szCs w:val="20"/>
        </w:rPr>
        <w:t xml:space="preserve"> </w:t>
      </w:r>
      <w:r>
        <w:rPr>
          <w:rFonts w:ascii="Times New Roman" w:hAnsi="Times New Roman"/>
          <w:color w:val="191919"/>
          <w:spacing w:val="-1"/>
          <w:sz w:val="20"/>
          <w:szCs w:val="20"/>
        </w:rPr>
        <w:t>middl</w:t>
      </w:r>
      <w:r>
        <w:rPr>
          <w:rFonts w:ascii="Times New Roman" w:hAnsi="Times New Roman"/>
          <w:color w:val="191919"/>
          <w:sz w:val="20"/>
          <w:szCs w:val="20"/>
        </w:rPr>
        <w:t>e</w:t>
      </w:r>
      <w:r>
        <w:rPr>
          <w:rFonts w:ascii="Times New Roman" w:hAnsi="Times New Roman"/>
          <w:color w:val="191919"/>
          <w:spacing w:val="-9"/>
          <w:sz w:val="20"/>
          <w:szCs w:val="20"/>
        </w:rPr>
        <w:t xml:space="preserve"> </w:t>
      </w:r>
      <w:r>
        <w:rPr>
          <w:rFonts w:ascii="Times New Roman" w:hAnsi="Times New Roman"/>
          <w:color w:val="191919"/>
          <w:spacing w:val="-1"/>
          <w:sz w:val="20"/>
          <w:szCs w:val="20"/>
        </w:rPr>
        <w:t>grade</w:t>
      </w:r>
      <w:r>
        <w:rPr>
          <w:rFonts w:ascii="Times New Roman" w:hAnsi="Times New Roman"/>
          <w:color w:val="191919"/>
          <w:sz w:val="20"/>
          <w:szCs w:val="20"/>
        </w:rPr>
        <w:t>s</w:t>
      </w:r>
      <w:r>
        <w:rPr>
          <w:rFonts w:ascii="Times New Roman" w:hAnsi="Times New Roman"/>
          <w:color w:val="191919"/>
          <w:spacing w:val="-9"/>
          <w:sz w:val="20"/>
          <w:szCs w:val="20"/>
        </w:rPr>
        <w:t xml:space="preserve"> </w:t>
      </w:r>
      <w:r>
        <w:rPr>
          <w:rFonts w:ascii="Times New Roman" w:hAnsi="Times New Roman"/>
          <w:color w:val="191919"/>
          <w:spacing w:val="-1"/>
          <w:sz w:val="20"/>
          <w:szCs w:val="20"/>
        </w:rPr>
        <w:t>literatur</w:t>
      </w:r>
      <w:r>
        <w:rPr>
          <w:rFonts w:ascii="Times New Roman" w:hAnsi="Times New Roman"/>
          <w:color w:val="191919"/>
          <w:sz w:val="20"/>
          <w:szCs w:val="20"/>
        </w:rPr>
        <w:t>e</w:t>
      </w:r>
      <w:r>
        <w:rPr>
          <w:rFonts w:ascii="Times New Roman" w:hAnsi="Times New Roman"/>
          <w:color w:val="191919"/>
          <w:spacing w:val="-9"/>
          <w:sz w:val="20"/>
          <w:szCs w:val="20"/>
        </w:rPr>
        <w:t xml:space="preserve"> </w:t>
      </w:r>
      <w:r>
        <w:rPr>
          <w:rFonts w:ascii="Times New Roman" w:hAnsi="Times New Roman"/>
          <w:color w:val="191919"/>
          <w:spacing w:val="-1"/>
          <w:sz w:val="20"/>
          <w:szCs w:val="20"/>
        </w:rPr>
        <w:t>cu</w:t>
      </w:r>
      <w:r>
        <w:rPr>
          <w:rFonts w:ascii="Times New Roman" w:hAnsi="Times New Roman"/>
          <w:color w:val="191919"/>
          <w:spacing w:val="-5"/>
          <w:sz w:val="20"/>
          <w:szCs w:val="20"/>
        </w:rPr>
        <w:t>r</w:t>
      </w:r>
      <w:r>
        <w:rPr>
          <w:rFonts w:ascii="Times New Roman" w:hAnsi="Times New Roman"/>
          <w:color w:val="191919"/>
          <w:sz w:val="20"/>
          <w:szCs w:val="20"/>
        </w:rPr>
        <w:t>- riculum will be covered in this course.</w:t>
      </w:r>
    </w:p>
    <w:p w:rsidR="00F42301" w:rsidRDefault="00F42301" w:rsidP="00721764">
      <w:pPr>
        <w:widowControl w:val="0"/>
        <w:autoSpaceDE w:val="0"/>
        <w:autoSpaceDN w:val="0"/>
        <w:adjustRightInd w:val="0"/>
        <w:spacing w:after="0" w:line="225" w:lineRule="exact"/>
        <w:ind w:left="1916" w:right="892"/>
        <w:jc w:val="center"/>
        <w:rPr>
          <w:rFonts w:ascii="Times New Roman" w:hAnsi="Times New Roman"/>
          <w:color w:val="000000"/>
          <w:sz w:val="20"/>
          <w:szCs w:val="20"/>
        </w:rPr>
      </w:pPr>
      <w:r>
        <w:rPr>
          <w:rFonts w:ascii="Times New Roman" w:hAnsi="Times New Roman"/>
          <w:b/>
          <w:bCs/>
          <w:color w:val="191919"/>
          <w:sz w:val="20"/>
          <w:szCs w:val="20"/>
        </w:rPr>
        <w:t>EDUC 5515 -</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Adolescent Literatu</w:t>
      </w:r>
      <w:r>
        <w:rPr>
          <w:rFonts w:ascii="Times New Roman" w:hAnsi="Times New Roman"/>
          <w:b/>
          <w:bCs/>
          <w:color w:val="191919"/>
          <w:spacing w:val="-4"/>
          <w:sz w:val="20"/>
          <w:szCs w:val="20"/>
        </w:rPr>
        <w:t>r</w:t>
      </w:r>
      <w:r>
        <w:rPr>
          <w:rFonts w:ascii="Times New Roman" w:hAnsi="Times New Roman"/>
          <w:b/>
          <w:bCs/>
          <w:color w:val="191919"/>
          <w:sz w:val="20"/>
          <w:szCs w:val="20"/>
        </w:rPr>
        <w:t>e</w:t>
      </w:r>
      <w:r>
        <w:rPr>
          <w:rFonts w:ascii="Times New Roman" w:hAnsi="Times New Roman"/>
          <w:b/>
          <w:bCs/>
          <w:color w:val="191919"/>
          <w:spacing w:val="-28"/>
          <w:sz w:val="20"/>
          <w:szCs w:val="20"/>
        </w:rPr>
        <w:t xml:space="preserve"> </w:t>
      </w:r>
      <w:r>
        <w:rPr>
          <w:rFonts w:ascii="Times New Roman" w:hAnsi="Times New Roman"/>
          <w:b/>
          <w:bCs/>
          <w:color w:val="191919"/>
          <w:sz w:val="20"/>
          <w:szCs w:val="20"/>
        </w:rPr>
        <w:t>......................................................................................3(3-0)</w:t>
      </w:r>
    </w:p>
    <w:p w:rsidR="00F42301" w:rsidRDefault="00F42301" w:rsidP="00721764">
      <w:pPr>
        <w:widowControl w:val="0"/>
        <w:autoSpaceDE w:val="0"/>
        <w:autoSpaceDN w:val="0"/>
        <w:adjustRightInd w:val="0"/>
        <w:spacing w:before="13" w:after="0" w:line="250" w:lineRule="auto"/>
        <w:ind w:left="2311" w:right="858"/>
        <w:jc w:val="both"/>
        <w:rPr>
          <w:rFonts w:ascii="Times New Roman" w:hAnsi="Times New Roman"/>
          <w:color w:val="000000"/>
          <w:sz w:val="20"/>
          <w:szCs w:val="20"/>
        </w:rPr>
      </w:pPr>
      <w:r w:rsidRPr="003F2CF3">
        <w:rPr>
          <w:rFonts w:ascii="Calibri" w:hAnsi="Calibri"/>
          <w:noProof/>
          <w:lang w:eastAsia="en-US"/>
        </w:rPr>
        <w:pict>
          <v:shape id="_x0000_s3867" type="#_x0000_t202" style="position:absolute;left:0;text-align:left;margin-left:18.1pt;margin-top:31.75pt;width:1in;height:270.7pt;z-index:-251467776;mso-position-horizontal-relative:page" o:allowincell="f" filled="f" stroked="f">
            <v:textbox style="layout-flow:vertical;mso-layout-flow-alt:bottom-to-top" inset="0,0,0,0">
              <w:txbxContent>
                <w:p w:rsidR="00F42301" w:rsidRDefault="00F42301" w:rsidP="00721764">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P</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ROGRAM</w:t>
                  </w:r>
                  <w:r>
                    <w:rPr>
                      <w:rFonts w:ascii="Impact" w:hAnsi="Impact" w:cs="Impact"/>
                      <w:color w:val="A3A3A3"/>
                      <w:position w:val="1"/>
                      <w:sz w:val="105"/>
                      <w:szCs w:val="105"/>
                    </w:rPr>
                    <w:t>S</w:t>
                  </w:r>
                  <w:r>
                    <w:rPr>
                      <w:rFonts w:ascii="Impact" w:hAnsi="Impact" w:cs="Impact"/>
                      <w:color w:val="A3A3A3"/>
                      <w:spacing w:val="-115"/>
                      <w:position w:val="1"/>
                      <w:sz w:val="105"/>
                      <w:szCs w:val="105"/>
                    </w:rPr>
                    <w:t xml:space="preserve"> </w:t>
                  </w:r>
                </w:p>
              </w:txbxContent>
            </v:textbox>
            <w10:wrap anchorx="page"/>
          </v:shape>
        </w:pict>
      </w:r>
      <w:r>
        <w:rPr>
          <w:rFonts w:ascii="Times New Roman" w:hAnsi="Times New Roman"/>
          <w:color w:val="191919"/>
          <w:sz w:val="20"/>
          <w:szCs w:val="20"/>
        </w:rPr>
        <w:t>Study</w:t>
      </w:r>
      <w:r>
        <w:rPr>
          <w:rFonts w:ascii="Times New Roman" w:hAnsi="Times New Roman"/>
          <w:color w:val="191919"/>
          <w:spacing w:val="-7"/>
          <w:sz w:val="20"/>
          <w:szCs w:val="20"/>
        </w:rPr>
        <w:t xml:space="preserve"> </w:t>
      </w:r>
      <w:r>
        <w:rPr>
          <w:rFonts w:ascii="Times New Roman" w:hAnsi="Times New Roman"/>
          <w:color w:val="191919"/>
          <w:sz w:val="20"/>
          <w:szCs w:val="20"/>
        </w:rPr>
        <w:t>of</w:t>
      </w:r>
      <w:r>
        <w:rPr>
          <w:rFonts w:ascii="Times New Roman" w:hAnsi="Times New Roman"/>
          <w:color w:val="191919"/>
          <w:spacing w:val="-7"/>
          <w:sz w:val="20"/>
          <w:szCs w:val="20"/>
        </w:rPr>
        <w:t xml:space="preserve"> </w:t>
      </w:r>
      <w:r>
        <w:rPr>
          <w:rFonts w:ascii="Times New Roman" w:hAnsi="Times New Roman"/>
          <w:color w:val="191919"/>
          <w:sz w:val="20"/>
          <w:szCs w:val="20"/>
        </w:rPr>
        <w:t>literary</w:t>
      </w:r>
      <w:r>
        <w:rPr>
          <w:rFonts w:ascii="Times New Roman" w:hAnsi="Times New Roman"/>
          <w:color w:val="191919"/>
          <w:spacing w:val="-7"/>
          <w:sz w:val="20"/>
          <w:szCs w:val="20"/>
        </w:rPr>
        <w:t xml:space="preserve"> </w:t>
      </w:r>
      <w:r>
        <w:rPr>
          <w:rFonts w:ascii="Times New Roman" w:hAnsi="Times New Roman"/>
          <w:color w:val="191919"/>
          <w:sz w:val="20"/>
          <w:szCs w:val="20"/>
        </w:rPr>
        <w:t>instruction</w:t>
      </w:r>
      <w:r>
        <w:rPr>
          <w:rFonts w:ascii="Times New Roman" w:hAnsi="Times New Roman"/>
          <w:color w:val="191919"/>
          <w:spacing w:val="-7"/>
          <w:sz w:val="20"/>
          <w:szCs w:val="20"/>
        </w:rPr>
        <w:t xml:space="preserve"> </w:t>
      </w:r>
      <w:r>
        <w:rPr>
          <w:rFonts w:ascii="Times New Roman" w:hAnsi="Times New Roman"/>
          <w:color w:val="191919"/>
          <w:sz w:val="20"/>
          <w:szCs w:val="20"/>
        </w:rPr>
        <w:t>and</w:t>
      </w:r>
      <w:r>
        <w:rPr>
          <w:rFonts w:ascii="Times New Roman" w:hAnsi="Times New Roman"/>
          <w:color w:val="191919"/>
          <w:spacing w:val="-7"/>
          <w:sz w:val="20"/>
          <w:szCs w:val="20"/>
        </w:rPr>
        <w:t xml:space="preserve"> </w:t>
      </w:r>
      <w:r>
        <w:rPr>
          <w:rFonts w:ascii="Times New Roman" w:hAnsi="Times New Roman"/>
          <w:color w:val="191919"/>
          <w:sz w:val="20"/>
          <w:szCs w:val="20"/>
        </w:rPr>
        <w:t>of</w:t>
      </w:r>
      <w:r>
        <w:rPr>
          <w:rFonts w:ascii="Times New Roman" w:hAnsi="Times New Roman"/>
          <w:color w:val="191919"/>
          <w:spacing w:val="-7"/>
          <w:sz w:val="20"/>
          <w:szCs w:val="20"/>
        </w:rPr>
        <w:t xml:space="preserve"> </w:t>
      </w:r>
      <w:r>
        <w:rPr>
          <w:rFonts w:ascii="Times New Roman" w:hAnsi="Times New Roman"/>
          <w:color w:val="191919"/>
          <w:sz w:val="20"/>
          <w:szCs w:val="20"/>
        </w:rPr>
        <w:t>selected</w:t>
      </w:r>
      <w:r>
        <w:rPr>
          <w:rFonts w:ascii="Times New Roman" w:hAnsi="Times New Roman"/>
          <w:color w:val="191919"/>
          <w:spacing w:val="-7"/>
          <w:sz w:val="20"/>
          <w:szCs w:val="20"/>
        </w:rPr>
        <w:t xml:space="preserve"> </w:t>
      </w:r>
      <w:r>
        <w:rPr>
          <w:rFonts w:ascii="Times New Roman" w:hAnsi="Times New Roman"/>
          <w:color w:val="191919"/>
          <w:sz w:val="20"/>
          <w:szCs w:val="20"/>
        </w:rPr>
        <w:t>literary</w:t>
      </w:r>
      <w:r>
        <w:rPr>
          <w:rFonts w:ascii="Times New Roman" w:hAnsi="Times New Roman"/>
          <w:color w:val="191919"/>
          <w:spacing w:val="-7"/>
          <w:sz w:val="20"/>
          <w:szCs w:val="20"/>
        </w:rPr>
        <w:t xml:space="preserve"> </w:t>
      </w:r>
      <w:r>
        <w:rPr>
          <w:rFonts w:ascii="Times New Roman" w:hAnsi="Times New Roman"/>
          <w:color w:val="191919"/>
          <w:sz w:val="20"/>
          <w:szCs w:val="20"/>
        </w:rPr>
        <w:t>works,</w:t>
      </w:r>
      <w:r>
        <w:rPr>
          <w:rFonts w:ascii="Times New Roman" w:hAnsi="Times New Roman"/>
          <w:color w:val="191919"/>
          <w:spacing w:val="-7"/>
          <w:sz w:val="20"/>
          <w:szCs w:val="20"/>
        </w:rPr>
        <w:t xml:space="preserve"> </w:t>
      </w:r>
      <w:r>
        <w:rPr>
          <w:rFonts w:ascii="Times New Roman" w:hAnsi="Times New Roman"/>
          <w:color w:val="191919"/>
          <w:sz w:val="20"/>
          <w:szCs w:val="20"/>
        </w:rPr>
        <w:t>including</w:t>
      </w:r>
      <w:r>
        <w:rPr>
          <w:rFonts w:ascii="Times New Roman" w:hAnsi="Times New Roman"/>
          <w:color w:val="191919"/>
          <w:spacing w:val="-7"/>
          <w:sz w:val="20"/>
          <w:szCs w:val="20"/>
        </w:rPr>
        <w:t xml:space="preserve"> </w:t>
      </w:r>
      <w:r>
        <w:rPr>
          <w:rFonts w:ascii="Times New Roman" w:hAnsi="Times New Roman"/>
          <w:color w:val="191919"/>
          <w:sz w:val="20"/>
          <w:szCs w:val="20"/>
        </w:rPr>
        <w:t>drama,</w:t>
      </w:r>
      <w:r>
        <w:rPr>
          <w:rFonts w:ascii="Times New Roman" w:hAnsi="Times New Roman"/>
          <w:color w:val="191919"/>
          <w:spacing w:val="-7"/>
          <w:sz w:val="20"/>
          <w:szCs w:val="20"/>
        </w:rPr>
        <w:t xml:space="preserve"> </w:t>
      </w:r>
      <w:r>
        <w:rPr>
          <w:rFonts w:ascii="Times New Roman" w:hAnsi="Times New Roman"/>
          <w:color w:val="191919"/>
          <w:sz w:val="20"/>
          <w:szCs w:val="20"/>
        </w:rPr>
        <w:t>short</w:t>
      </w:r>
      <w:r>
        <w:rPr>
          <w:rFonts w:ascii="Times New Roman" w:hAnsi="Times New Roman"/>
          <w:color w:val="191919"/>
          <w:spacing w:val="-7"/>
          <w:sz w:val="20"/>
          <w:szCs w:val="20"/>
        </w:rPr>
        <w:t xml:space="preserve"> </w:t>
      </w:r>
      <w:r>
        <w:rPr>
          <w:rFonts w:ascii="Times New Roman" w:hAnsi="Times New Roman"/>
          <w:color w:val="191919"/>
          <w:sz w:val="20"/>
          <w:szCs w:val="20"/>
        </w:rPr>
        <w:t>stor</w:t>
      </w:r>
      <w:r>
        <w:rPr>
          <w:rFonts w:ascii="Times New Roman" w:hAnsi="Times New Roman"/>
          <w:color w:val="191919"/>
          <w:spacing w:val="-13"/>
          <w:sz w:val="20"/>
          <w:szCs w:val="20"/>
        </w:rPr>
        <w:t>y</w:t>
      </w:r>
      <w:r>
        <w:rPr>
          <w:rFonts w:ascii="Times New Roman" w:hAnsi="Times New Roman"/>
          <w:color w:val="191919"/>
          <w:sz w:val="20"/>
          <w:szCs w:val="20"/>
        </w:rPr>
        <w:t>,</w:t>
      </w:r>
      <w:r>
        <w:rPr>
          <w:rFonts w:ascii="Times New Roman" w:hAnsi="Times New Roman"/>
          <w:color w:val="191919"/>
          <w:spacing w:val="-7"/>
          <w:sz w:val="20"/>
          <w:szCs w:val="20"/>
        </w:rPr>
        <w:t xml:space="preserve"> </w:t>
      </w:r>
      <w:r>
        <w:rPr>
          <w:rFonts w:ascii="Times New Roman" w:hAnsi="Times New Roman"/>
          <w:color w:val="191919"/>
          <w:sz w:val="20"/>
          <w:szCs w:val="20"/>
        </w:rPr>
        <w:t>poetr</w:t>
      </w:r>
      <w:r>
        <w:rPr>
          <w:rFonts w:ascii="Times New Roman" w:hAnsi="Times New Roman"/>
          <w:color w:val="191919"/>
          <w:spacing w:val="-13"/>
          <w:sz w:val="20"/>
          <w:szCs w:val="20"/>
        </w:rPr>
        <w:t>y</w:t>
      </w:r>
      <w:r>
        <w:rPr>
          <w:rFonts w:ascii="Times New Roman" w:hAnsi="Times New Roman"/>
          <w:color w:val="191919"/>
          <w:sz w:val="20"/>
          <w:szCs w:val="20"/>
        </w:rPr>
        <w:t xml:space="preserve">, </w:t>
      </w:r>
      <w:r>
        <w:rPr>
          <w:rFonts w:ascii="Times New Roman" w:hAnsi="Times New Roman"/>
          <w:color w:val="191919"/>
          <w:spacing w:val="1"/>
          <w:sz w:val="20"/>
          <w:szCs w:val="20"/>
        </w:rPr>
        <w:t>essa</w:t>
      </w:r>
      <w:r>
        <w:rPr>
          <w:rFonts w:ascii="Times New Roman" w:hAnsi="Times New Roman"/>
          <w:color w:val="191919"/>
          <w:sz w:val="20"/>
          <w:szCs w:val="20"/>
        </w:rPr>
        <w:t xml:space="preserve">y </w:t>
      </w:r>
      <w:r>
        <w:rPr>
          <w:rFonts w:ascii="Times New Roman" w:hAnsi="Times New Roman"/>
          <w:color w:val="191919"/>
          <w:spacing w:val="1"/>
          <w:sz w:val="20"/>
          <w:szCs w:val="20"/>
        </w:rPr>
        <w:t>an</w:t>
      </w:r>
      <w:r>
        <w:rPr>
          <w:rFonts w:ascii="Times New Roman" w:hAnsi="Times New Roman"/>
          <w:color w:val="191919"/>
          <w:sz w:val="20"/>
          <w:szCs w:val="20"/>
        </w:rPr>
        <w:t xml:space="preserve">d </w:t>
      </w:r>
      <w:r>
        <w:rPr>
          <w:rFonts w:ascii="Times New Roman" w:hAnsi="Times New Roman"/>
          <w:color w:val="191919"/>
          <w:spacing w:val="1"/>
          <w:sz w:val="20"/>
          <w:szCs w:val="20"/>
        </w:rPr>
        <w:t>novel</w:t>
      </w:r>
      <w:r>
        <w:rPr>
          <w:rFonts w:ascii="Times New Roman" w:hAnsi="Times New Roman"/>
          <w:color w:val="191919"/>
          <w:sz w:val="20"/>
          <w:szCs w:val="20"/>
        </w:rPr>
        <w:t xml:space="preserve">, </w:t>
      </w:r>
      <w:r>
        <w:rPr>
          <w:rFonts w:ascii="Times New Roman" w:hAnsi="Times New Roman"/>
          <w:color w:val="191919"/>
          <w:spacing w:val="1"/>
          <w:sz w:val="20"/>
          <w:szCs w:val="20"/>
        </w:rPr>
        <w:t>relevan</w:t>
      </w:r>
      <w:r>
        <w:rPr>
          <w:rFonts w:ascii="Times New Roman" w:hAnsi="Times New Roman"/>
          <w:color w:val="191919"/>
          <w:sz w:val="20"/>
          <w:szCs w:val="20"/>
        </w:rPr>
        <w:t xml:space="preserve">t </w:t>
      </w:r>
      <w:r>
        <w:rPr>
          <w:rFonts w:ascii="Times New Roman" w:hAnsi="Times New Roman"/>
          <w:color w:val="191919"/>
          <w:spacing w:val="1"/>
          <w:sz w:val="20"/>
          <w:szCs w:val="20"/>
        </w:rPr>
        <w:t>t</w:t>
      </w:r>
      <w:r>
        <w:rPr>
          <w:rFonts w:ascii="Times New Roman" w:hAnsi="Times New Roman"/>
          <w:color w:val="191919"/>
          <w:sz w:val="20"/>
          <w:szCs w:val="20"/>
        </w:rPr>
        <w:t xml:space="preserve">o </w:t>
      </w:r>
      <w:r>
        <w:rPr>
          <w:rFonts w:ascii="Times New Roman" w:hAnsi="Times New Roman"/>
          <w:color w:val="191919"/>
          <w:spacing w:val="1"/>
          <w:sz w:val="20"/>
          <w:szCs w:val="20"/>
        </w:rPr>
        <w:t>th</w:t>
      </w:r>
      <w:r>
        <w:rPr>
          <w:rFonts w:ascii="Times New Roman" w:hAnsi="Times New Roman"/>
          <w:color w:val="191919"/>
          <w:sz w:val="20"/>
          <w:szCs w:val="20"/>
        </w:rPr>
        <w:t xml:space="preserve">e </w:t>
      </w:r>
      <w:r>
        <w:rPr>
          <w:rFonts w:ascii="Times New Roman" w:hAnsi="Times New Roman"/>
          <w:color w:val="191919"/>
          <w:spacing w:val="1"/>
          <w:sz w:val="20"/>
          <w:szCs w:val="20"/>
        </w:rPr>
        <w:t>needs</w:t>
      </w:r>
      <w:r>
        <w:rPr>
          <w:rFonts w:ascii="Times New Roman" w:hAnsi="Times New Roman"/>
          <w:color w:val="191919"/>
          <w:sz w:val="20"/>
          <w:szCs w:val="20"/>
        </w:rPr>
        <w:t xml:space="preserve">, </w:t>
      </w:r>
      <w:r>
        <w:rPr>
          <w:rFonts w:ascii="Times New Roman" w:hAnsi="Times New Roman"/>
          <w:color w:val="191919"/>
          <w:spacing w:val="1"/>
          <w:sz w:val="20"/>
          <w:szCs w:val="20"/>
        </w:rPr>
        <w:t>value</w:t>
      </w:r>
      <w:r>
        <w:rPr>
          <w:rFonts w:ascii="Times New Roman" w:hAnsi="Times New Roman"/>
          <w:color w:val="191919"/>
          <w:sz w:val="20"/>
          <w:szCs w:val="20"/>
        </w:rPr>
        <w:t xml:space="preserve">s </w:t>
      </w:r>
      <w:r>
        <w:rPr>
          <w:rFonts w:ascii="Times New Roman" w:hAnsi="Times New Roman"/>
          <w:color w:val="191919"/>
          <w:spacing w:val="1"/>
          <w:sz w:val="20"/>
          <w:szCs w:val="20"/>
        </w:rPr>
        <w:t>an</w:t>
      </w:r>
      <w:r>
        <w:rPr>
          <w:rFonts w:ascii="Times New Roman" w:hAnsi="Times New Roman"/>
          <w:color w:val="191919"/>
          <w:sz w:val="20"/>
          <w:szCs w:val="20"/>
        </w:rPr>
        <w:t xml:space="preserve">d </w:t>
      </w:r>
      <w:r>
        <w:rPr>
          <w:rFonts w:ascii="Times New Roman" w:hAnsi="Times New Roman"/>
          <w:color w:val="191919"/>
          <w:spacing w:val="1"/>
          <w:sz w:val="20"/>
          <w:szCs w:val="20"/>
        </w:rPr>
        <w:t>interest</w:t>
      </w:r>
      <w:r>
        <w:rPr>
          <w:rFonts w:ascii="Times New Roman" w:hAnsi="Times New Roman"/>
          <w:color w:val="191919"/>
          <w:sz w:val="20"/>
          <w:szCs w:val="20"/>
        </w:rPr>
        <w:t xml:space="preserve">s </w:t>
      </w:r>
      <w:r>
        <w:rPr>
          <w:rFonts w:ascii="Times New Roman" w:hAnsi="Times New Roman"/>
          <w:color w:val="191919"/>
          <w:spacing w:val="1"/>
          <w:sz w:val="20"/>
          <w:szCs w:val="20"/>
        </w:rPr>
        <w:t>o</w:t>
      </w:r>
      <w:r>
        <w:rPr>
          <w:rFonts w:ascii="Times New Roman" w:hAnsi="Times New Roman"/>
          <w:color w:val="191919"/>
          <w:sz w:val="20"/>
          <w:szCs w:val="20"/>
        </w:rPr>
        <w:t xml:space="preserve">f </w:t>
      </w:r>
      <w:r>
        <w:rPr>
          <w:rFonts w:ascii="Times New Roman" w:hAnsi="Times New Roman"/>
          <w:color w:val="191919"/>
          <w:spacing w:val="1"/>
          <w:sz w:val="20"/>
          <w:szCs w:val="20"/>
        </w:rPr>
        <w:t>adolescents</w:t>
      </w:r>
      <w:r>
        <w:rPr>
          <w:rFonts w:ascii="Times New Roman" w:hAnsi="Times New Roman"/>
          <w:color w:val="191919"/>
          <w:sz w:val="20"/>
          <w:szCs w:val="20"/>
        </w:rPr>
        <w:t xml:space="preserve">. </w:t>
      </w:r>
      <w:r>
        <w:rPr>
          <w:rFonts w:ascii="Times New Roman" w:hAnsi="Times New Roman"/>
          <w:color w:val="191919"/>
          <w:spacing w:val="1"/>
          <w:sz w:val="20"/>
          <w:szCs w:val="20"/>
        </w:rPr>
        <w:t>Consideratio</w:t>
      </w:r>
      <w:r>
        <w:rPr>
          <w:rFonts w:ascii="Times New Roman" w:hAnsi="Times New Roman"/>
          <w:color w:val="191919"/>
          <w:sz w:val="20"/>
          <w:szCs w:val="20"/>
        </w:rPr>
        <w:t xml:space="preserve">n </w:t>
      </w:r>
      <w:r>
        <w:rPr>
          <w:rFonts w:ascii="Times New Roman" w:hAnsi="Times New Roman"/>
          <w:color w:val="191919"/>
          <w:spacing w:val="1"/>
          <w:sz w:val="20"/>
          <w:szCs w:val="20"/>
        </w:rPr>
        <w:t xml:space="preserve">is </w:t>
      </w:r>
      <w:r>
        <w:rPr>
          <w:rFonts w:ascii="Times New Roman" w:hAnsi="Times New Roman"/>
          <w:color w:val="191919"/>
          <w:sz w:val="20"/>
          <w:szCs w:val="20"/>
        </w:rPr>
        <w:t>given</w:t>
      </w:r>
      <w:r>
        <w:rPr>
          <w:rFonts w:ascii="Times New Roman" w:hAnsi="Times New Roman"/>
          <w:color w:val="191919"/>
          <w:spacing w:val="-3"/>
          <w:sz w:val="20"/>
          <w:szCs w:val="20"/>
        </w:rPr>
        <w:t xml:space="preserve"> </w:t>
      </w:r>
      <w:r>
        <w:rPr>
          <w:rFonts w:ascii="Times New Roman" w:hAnsi="Times New Roman"/>
          <w:color w:val="191919"/>
          <w:sz w:val="20"/>
          <w:szCs w:val="20"/>
        </w:rPr>
        <w:t>to</w:t>
      </w:r>
      <w:r>
        <w:rPr>
          <w:rFonts w:ascii="Times New Roman" w:hAnsi="Times New Roman"/>
          <w:color w:val="191919"/>
          <w:spacing w:val="-3"/>
          <w:sz w:val="20"/>
          <w:szCs w:val="20"/>
        </w:rPr>
        <w:t xml:space="preserve"> </w:t>
      </w:r>
      <w:r>
        <w:rPr>
          <w:rFonts w:ascii="Times New Roman" w:hAnsi="Times New Roman"/>
          <w:color w:val="191919"/>
          <w:sz w:val="20"/>
          <w:szCs w:val="20"/>
        </w:rPr>
        <w:t>selection</w:t>
      </w:r>
      <w:r>
        <w:rPr>
          <w:rFonts w:ascii="Times New Roman" w:hAnsi="Times New Roman"/>
          <w:color w:val="191919"/>
          <w:spacing w:val="-3"/>
          <w:sz w:val="20"/>
          <w:szCs w:val="20"/>
        </w:rPr>
        <w:t xml:space="preserve"> </w:t>
      </w:r>
      <w:r>
        <w:rPr>
          <w:rFonts w:ascii="Times New Roman" w:hAnsi="Times New Roman"/>
          <w:color w:val="191919"/>
          <w:sz w:val="20"/>
          <w:szCs w:val="20"/>
        </w:rPr>
        <w:t>of</w:t>
      </w:r>
      <w:r>
        <w:rPr>
          <w:rFonts w:ascii="Times New Roman" w:hAnsi="Times New Roman"/>
          <w:color w:val="191919"/>
          <w:spacing w:val="-3"/>
          <w:sz w:val="20"/>
          <w:szCs w:val="20"/>
        </w:rPr>
        <w:t xml:space="preserve"> </w:t>
      </w:r>
      <w:r>
        <w:rPr>
          <w:rFonts w:ascii="Times New Roman" w:hAnsi="Times New Roman"/>
          <w:color w:val="191919"/>
          <w:sz w:val="20"/>
          <w:szCs w:val="20"/>
        </w:rPr>
        <w:t>materials,</w:t>
      </w:r>
      <w:r>
        <w:rPr>
          <w:rFonts w:ascii="Times New Roman" w:hAnsi="Times New Roman"/>
          <w:color w:val="191919"/>
          <w:spacing w:val="-3"/>
          <w:sz w:val="20"/>
          <w:szCs w:val="20"/>
        </w:rPr>
        <w:t xml:space="preserve"> </w:t>
      </w:r>
      <w:r>
        <w:rPr>
          <w:rFonts w:ascii="Times New Roman" w:hAnsi="Times New Roman"/>
          <w:color w:val="191919"/>
          <w:sz w:val="20"/>
          <w:szCs w:val="20"/>
        </w:rPr>
        <w:t>motivation</w:t>
      </w:r>
      <w:r>
        <w:rPr>
          <w:rFonts w:ascii="Times New Roman" w:hAnsi="Times New Roman"/>
          <w:color w:val="191919"/>
          <w:spacing w:val="-3"/>
          <w:sz w:val="20"/>
          <w:szCs w:val="20"/>
        </w:rPr>
        <w:t xml:space="preserve"> </w:t>
      </w:r>
      <w:r>
        <w:rPr>
          <w:rFonts w:ascii="Times New Roman" w:hAnsi="Times New Roman"/>
          <w:color w:val="191919"/>
          <w:sz w:val="20"/>
          <w:szCs w:val="20"/>
        </w:rPr>
        <w:t>of</w:t>
      </w:r>
      <w:r>
        <w:rPr>
          <w:rFonts w:ascii="Times New Roman" w:hAnsi="Times New Roman"/>
          <w:color w:val="191919"/>
          <w:spacing w:val="-3"/>
          <w:sz w:val="20"/>
          <w:szCs w:val="20"/>
        </w:rPr>
        <w:t xml:space="preserve"> </w:t>
      </w:r>
      <w:r>
        <w:rPr>
          <w:rFonts w:ascii="Times New Roman" w:hAnsi="Times New Roman"/>
          <w:color w:val="191919"/>
          <w:sz w:val="20"/>
          <w:szCs w:val="20"/>
        </w:rPr>
        <w:t>reading</w:t>
      </w:r>
      <w:r>
        <w:rPr>
          <w:rFonts w:ascii="Times New Roman" w:hAnsi="Times New Roman"/>
          <w:color w:val="191919"/>
          <w:spacing w:val="-3"/>
          <w:sz w:val="20"/>
          <w:szCs w:val="20"/>
        </w:rPr>
        <w:t xml:space="preserve"> </w:t>
      </w:r>
      <w:r>
        <w:rPr>
          <w:rFonts w:ascii="Times New Roman" w:hAnsi="Times New Roman"/>
          <w:color w:val="191919"/>
          <w:sz w:val="20"/>
          <w:szCs w:val="20"/>
        </w:rPr>
        <w:t>and</w:t>
      </w:r>
      <w:r>
        <w:rPr>
          <w:rFonts w:ascii="Times New Roman" w:hAnsi="Times New Roman"/>
          <w:color w:val="191919"/>
          <w:spacing w:val="-3"/>
          <w:sz w:val="20"/>
          <w:szCs w:val="20"/>
        </w:rPr>
        <w:t xml:space="preserve"> </w:t>
      </w:r>
      <w:r>
        <w:rPr>
          <w:rFonts w:ascii="Times New Roman" w:hAnsi="Times New Roman"/>
          <w:color w:val="191919"/>
          <w:sz w:val="20"/>
          <w:szCs w:val="20"/>
        </w:rPr>
        <w:t>the</w:t>
      </w:r>
      <w:r>
        <w:rPr>
          <w:rFonts w:ascii="Times New Roman" w:hAnsi="Times New Roman"/>
          <w:color w:val="191919"/>
          <w:spacing w:val="-3"/>
          <w:sz w:val="20"/>
          <w:szCs w:val="20"/>
        </w:rPr>
        <w:t xml:space="preserve"> </w:t>
      </w:r>
      <w:r>
        <w:rPr>
          <w:rFonts w:ascii="Times New Roman" w:hAnsi="Times New Roman"/>
          <w:color w:val="191919"/>
          <w:sz w:val="20"/>
          <w:szCs w:val="20"/>
        </w:rPr>
        <w:t>development</w:t>
      </w:r>
      <w:r>
        <w:rPr>
          <w:rFonts w:ascii="Times New Roman" w:hAnsi="Times New Roman"/>
          <w:color w:val="191919"/>
          <w:spacing w:val="-3"/>
          <w:sz w:val="20"/>
          <w:szCs w:val="20"/>
        </w:rPr>
        <w:t xml:space="preserve"> </w:t>
      </w:r>
      <w:r>
        <w:rPr>
          <w:rFonts w:ascii="Times New Roman" w:hAnsi="Times New Roman"/>
          <w:color w:val="191919"/>
          <w:sz w:val="20"/>
          <w:szCs w:val="20"/>
        </w:rPr>
        <w:t>of</w:t>
      </w:r>
      <w:r>
        <w:rPr>
          <w:rFonts w:ascii="Times New Roman" w:hAnsi="Times New Roman"/>
          <w:color w:val="191919"/>
          <w:spacing w:val="-3"/>
          <w:sz w:val="20"/>
          <w:szCs w:val="20"/>
        </w:rPr>
        <w:t xml:space="preserve"> </w:t>
      </w:r>
      <w:r>
        <w:rPr>
          <w:rFonts w:ascii="Times New Roman" w:hAnsi="Times New Roman"/>
          <w:color w:val="191919"/>
          <w:sz w:val="20"/>
          <w:szCs w:val="20"/>
        </w:rPr>
        <w:t>literary</w:t>
      </w:r>
      <w:r>
        <w:rPr>
          <w:rFonts w:ascii="Times New Roman" w:hAnsi="Times New Roman"/>
          <w:color w:val="191919"/>
          <w:spacing w:val="-3"/>
          <w:sz w:val="20"/>
          <w:szCs w:val="20"/>
        </w:rPr>
        <w:t xml:space="preserve"> </w:t>
      </w:r>
      <w:r>
        <w:rPr>
          <w:rFonts w:ascii="Times New Roman" w:hAnsi="Times New Roman"/>
          <w:color w:val="191919"/>
          <w:sz w:val="20"/>
          <w:szCs w:val="20"/>
        </w:rPr>
        <w:t>skills</w:t>
      </w:r>
      <w:r>
        <w:rPr>
          <w:rFonts w:ascii="Times New Roman" w:hAnsi="Times New Roman"/>
          <w:color w:val="191919"/>
          <w:spacing w:val="-3"/>
          <w:sz w:val="20"/>
          <w:szCs w:val="20"/>
        </w:rPr>
        <w:t xml:space="preserve"> </w:t>
      </w:r>
      <w:r>
        <w:rPr>
          <w:rFonts w:ascii="Times New Roman" w:hAnsi="Times New Roman"/>
          <w:color w:val="191919"/>
          <w:sz w:val="20"/>
          <w:szCs w:val="20"/>
        </w:rPr>
        <w:t>ap- preciation.</w:t>
      </w:r>
    </w:p>
    <w:p w:rsidR="00F42301" w:rsidRDefault="00F42301" w:rsidP="00721764">
      <w:pPr>
        <w:widowControl w:val="0"/>
        <w:autoSpaceDE w:val="0"/>
        <w:autoSpaceDN w:val="0"/>
        <w:adjustRightInd w:val="0"/>
        <w:spacing w:after="0" w:line="227" w:lineRule="exact"/>
        <w:ind w:left="1916" w:right="892"/>
        <w:jc w:val="center"/>
        <w:rPr>
          <w:rFonts w:ascii="Times New Roman" w:hAnsi="Times New Roman"/>
          <w:color w:val="000000"/>
          <w:sz w:val="20"/>
          <w:szCs w:val="20"/>
        </w:rPr>
      </w:pPr>
      <w:r>
        <w:rPr>
          <w:rFonts w:ascii="Times New Roman" w:hAnsi="Times New Roman"/>
          <w:b/>
          <w:bCs/>
          <w:color w:val="191919"/>
          <w:sz w:val="20"/>
          <w:szCs w:val="20"/>
        </w:rPr>
        <w:t>EDUC 5518 - Methods and Materials of Language</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Arts in the Elementary Schoo</w:t>
      </w:r>
      <w:r>
        <w:rPr>
          <w:rFonts w:ascii="Times New Roman" w:hAnsi="Times New Roman"/>
          <w:b/>
          <w:bCs/>
          <w:color w:val="191919"/>
          <w:spacing w:val="12"/>
          <w:sz w:val="20"/>
          <w:szCs w:val="20"/>
        </w:rPr>
        <w:t>l</w:t>
      </w:r>
      <w:r>
        <w:rPr>
          <w:rFonts w:ascii="Times New Roman" w:hAnsi="Times New Roman"/>
          <w:b/>
          <w:bCs/>
          <w:color w:val="191919"/>
          <w:sz w:val="20"/>
          <w:szCs w:val="20"/>
        </w:rPr>
        <w:t>.........3(3-0)</w:t>
      </w:r>
    </w:p>
    <w:p w:rsidR="00F42301" w:rsidRDefault="00F42301" w:rsidP="00721764">
      <w:pPr>
        <w:widowControl w:val="0"/>
        <w:autoSpaceDE w:val="0"/>
        <w:autoSpaceDN w:val="0"/>
        <w:adjustRightInd w:val="0"/>
        <w:spacing w:before="13" w:after="0" w:line="250" w:lineRule="auto"/>
        <w:ind w:left="2311" w:right="859"/>
        <w:jc w:val="both"/>
        <w:rPr>
          <w:rFonts w:ascii="Times New Roman" w:hAnsi="Times New Roman"/>
          <w:color w:val="000000"/>
          <w:sz w:val="20"/>
          <w:szCs w:val="20"/>
        </w:rPr>
      </w:pPr>
      <w:r>
        <w:rPr>
          <w:rFonts w:ascii="Times New Roman" w:hAnsi="Times New Roman"/>
          <w:color w:val="191919"/>
          <w:spacing w:val="-2"/>
          <w:sz w:val="20"/>
          <w:szCs w:val="20"/>
        </w:rPr>
        <w:t>Thi</w:t>
      </w:r>
      <w:r>
        <w:rPr>
          <w:rFonts w:ascii="Times New Roman" w:hAnsi="Times New Roman"/>
          <w:color w:val="191919"/>
          <w:sz w:val="20"/>
          <w:szCs w:val="20"/>
        </w:rPr>
        <w:t>s</w:t>
      </w:r>
      <w:r>
        <w:rPr>
          <w:rFonts w:ascii="Times New Roman" w:hAnsi="Times New Roman"/>
          <w:color w:val="191919"/>
          <w:spacing w:val="-9"/>
          <w:sz w:val="20"/>
          <w:szCs w:val="20"/>
        </w:rPr>
        <w:t xml:space="preserve"> </w:t>
      </w:r>
      <w:r>
        <w:rPr>
          <w:rFonts w:ascii="Times New Roman" w:hAnsi="Times New Roman"/>
          <w:color w:val="191919"/>
          <w:spacing w:val="-2"/>
          <w:sz w:val="20"/>
          <w:szCs w:val="20"/>
        </w:rPr>
        <w:t>cours</w:t>
      </w:r>
      <w:r>
        <w:rPr>
          <w:rFonts w:ascii="Times New Roman" w:hAnsi="Times New Roman"/>
          <w:color w:val="191919"/>
          <w:sz w:val="20"/>
          <w:szCs w:val="20"/>
        </w:rPr>
        <w:t>e</w:t>
      </w:r>
      <w:r>
        <w:rPr>
          <w:rFonts w:ascii="Times New Roman" w:hAnsi="Times New Roman"/>
          <w:color w:val="191919"/>
          <w:spacing w:val="-9"/>
          <w:sz w:val="20"/>
          <w:szCs w:val="20"/>
        </w:rPr>
        <w:t xml:space="preserve"> </w:t>
      </w:r>
      <w:r>
        <w:rPr>
          <w:rFonts w:ascii="Times New Roman" w:hAnsi="Times New Roman"/>
          <w:color w:val="191919"/>
          <w:spacing w:val="-2"/>
          <w:sz w:val="20"/>
          <w:szCs w:val="20"/>
        </w:rPr>
        <w:t>i</w:t>
      </w:r>
      <w:r>
        <w:rPr>
          <w:rFonts w:ascii="Times New Roman" w:hAnsi="Times New Roman"/>
          <w:color w:val="191919"/>
          <w:sz w:val="20"/>
          <w:szCs w:val="20"/>
        </w:rPr>
        <w:t>s</w:t>
      </w:r>
      <w:r>
        <w:rPr>
          <w:rFonts w:ascii="Times New Roman" w:hAnsi="Times New Roman"/>
          <w:color w:val="191919"/>
          <w:spacing w:val="-9"/>
          <w:sz w:val="20"/>
          <w:szCs w:val="20"/>
        </w:rPr>
        <w:t xml:space="preserve"> </w:t>
      </w:r>
      <w:r>
        <w:rPr>
          <w:rFonts w:ascii="Times New Roman" w:hAnsi="Times New Roman"/>
          <w:color w:val="191919"/>
          <w:spacing w:val="-2"/>
          <w:sz w:val="20"/>
          <w:szCs w:val="20"/>
        </w:rPr>
        <w:t>designe</w:t>
      </w:r>
      <w:r>
        <w:rPr>
          <w:rFonts w:ascii="Times New Roman" w:hAnsi="Times New Roman"/>
          <w:color w:val="191919"/>
          <w:sz w:val="20"/>
          <w:szCs w:val="20"/>
        </w:rPr>
        <w:t>d</w:t>
      </w:r>
      <w:r>
        <w:rPr>
          <w:rFonts w:ascii="Times New Roman" w:hAnsi="Times New Roman"/>
          <w:color w:val="191919"/>
          <w:spacing w:val="-9"/>
          <w:sz w:val="20"/>
          <w:szCs w:val="20"/>
        </w:rPr>
        <w:t xml:space="preserve"> </w:t>
      </w:r>
      <w:r>
        <w:rPr>
          <w:rFonts w:ascii="Times New Roman" w:hAnsi="Times New Roman"/>
          <w:color w:val="191919"/>
          <w:spacing w:val="-2"/>
          <w:sz w:val="20"/>
          <w:szCs w:val="20"/>
        </w:rPr>
        <w:t>t</w:t>
      </w:r>
      <w:r>
        <w:rPr>
          <w:rFonts w:ascii="Times New Roman" w:hAnsi="Times New Roman"/>
          <w:color w:val="191919"/>
          <w:sz w:val="20"/>
          <w:szCs w:val="20"/>
        </w:rPr>
        <w:t>o</w:t>
      </w:r>
      <w:r>
        <w:rPr>
          <w:rFonts w:ascii="Times New Roman" w:hAnsi="Times New Roman"/>
          <w:color w:val="191919"/>
          <w:spacing w:val="-9"/>
          <w:sz w:val="20"/>
          <w:szCs w:val="20"/>
        </w:rPr>
        <w:t xml:space="preserve"> </w:t>
      </w:r>
      <w:r>
        <w:rPr>
          <w:rFonts w:ascii="Times New Roman" w:hAnsi="Times New Roman"/>
          <w:color w:val="191919"/>
          <w:spacing w:val="-2"/>
          <w:sz w:val="20"/>
          <w:szCs w:val="20"/>
        </w:rPr>
        <w:t>cove</w:t>
      </w:r>
      <w:r>
        <w:rPr>
          <w:rFonts w:ascii="Times New Roman" w:hAnsi="Times New Roman"/>
          <w:color w:val="191919"/>
          <w:sz w:val="20"/>
          <w:szCs w:val="20"/>
        </w:rPr>
        <w:t>r</w:t>
      </w:r>
      <w:r>
        <w:rPr>
          <w:rFonts w:ascii="Times New Roman" w:hAnsi="Times New Roman"/>
          <w:color w:val="191919"/>
          <w:spacing w:val="-9"/>
          <w:sz w:val="20"/>
          <w:szCs w:val="20"/>
        </w:rPr>
        <w:t xml:space="preserve"> </w:t>
      </w:r>
      <w:r>
        <w:rPr>
          <w:rFonts w:ascii="Times New Roman" w:hAnsi="Times New Roman"/>
          <w:color w:val="191919"/>
          <w:spacing w:val="-2"/>
          <w:sz w:val="20"/>
          <w:szCs w:val="20"/>
        </w:rPr>
        <w:t>institutiona</w:t>
      </w:r>
      <w:r>
        <w:rPr>
          <w:rFonts w:ascii="Times New Roman" w:hAnsi="Times New Roman"/>
          <w:color w:val="191919"/>
          <w:sz w:val="20"/>
          <w:szCs w:val="20"/>
        </w:rPr>
        <w:t>l</w:t>
      </w:r>
      <w:r>
        <w:rPr>
          <w:rFonts w:ascii="Times New Roman" w:hAnsi="Times New Roman"/>
          <w:color w:val="191919"/>
          <w:spacing w:val="-9"/>
          <w:sz w:val="20"/>
          <w:szCs w:val="20"/>
        </w:rPr>
        <w:t xml:space="preserve"> </w:t>
      </w:r>
      <w:r>
        <w:rPr>
          <w:rFonts w:ascii="Times New Roman" w:hAnsi="Times New Roman"/>
          <w:color w:val="191919"/>
          <w:spacing w:val="-2"/>
          <w:sz w:val="20"/>
          <w:szCs w:val="20"/>
        </w:rPr>
        <w:t>methods</w:t>
      </w:r>
      <w:r>
        <w:rPr>
          <w:rFonts w:ascii="Times New Roman" w:hAnsi="Times New Roman"/>
          <w:color w:val="191919"/>
          <w:sz w:val="20"/>
          <w:szCs w:val="20"/>
        </w:rPr>
        <w:t>,</w:t>
      </w:r>
      <w:r>
        <w:rPr>
          <w:rFonts w:ascii="Times New Roman" w:hAnsi="Times New Roman"/>
          <w:color w:val="191919"/>
          <w:spacing w:val="-9"/>
          <w:sz w:val="20"/>
          <w:szCs w:val="20"/>
        </w:rPr>
        <w:t xml:space="preserve"> </w:t>
      </w:r>
      <w:r>
        <w:rPr>
          <w:rFonts w:ascii="Times New Roman" w:hAnsi="Times New Roman"/>
          <w:color w:val="191919"/>
          <w:spacing w:val="-2"/>
          <w:sz w:val="20"/>
          <w:szCs w:val="20"/>
        </w:rPr>
        <w:t>instructiona</w:t>
      </w:r>
      <w:r>
        <w:rPr>
          <w:rFonts w:ascii="Times New Roman" w:hAnsi="Times New Roman"/>
          <w:color w:val="191919"/>
          <w:sz w:val="20"/>
          <w:szCs w:val="20"/>
        </w:rPr>
        <w:t>l</w:t>
      </w:r>
      <w:r>
        <w:rPr>
          <w:rFonts w:ascii="Times New Roman" w:hAnsi="Times New Roman"/>
          <w:color w:val="191919"/>
          <w:spacing w:val="-9"/>
          <w:sz w:val="20"/>
          <w:szCs w:val="20"/>
        </w:rPr>
        <w:t xml:space="preserve"> </w:t>
      </w:r>
      <w:r>
        <w:rPr>
          <w:rFonts w:ascii="Times New Roman" w:hAnsi="Times New Roman"/>
          <w:color w:val="191919"/>
          <w:spacing w:val="-2"/>
          <w:sz w:val="20"/>
          <w:szCs w:val="20"/>
        </w:rPr>
        <w:t>material</w:t>
      </w:r>
      <w:r>
        <w:rPr>
          <w:rFonts w:ascii="Times New Roman" w:hAnsi="Times New Roman"/>
          <w:color w:val="191919"/>
          <w:sz w:val="20"/>
          <w:szCs w:val="20"/>
        </w:rPr>
        <w:t>s</w:t>
      </w:r>
      <w:r>
        <w:rPr>
          <w:rFonts w:ascii="Times New Roman" w:hAnsi="Times New Roman"/>
          <w:color w:val="191919"/>
          <w:spacing w:val="-9"/>
          <w:sz w:val="20"/>
          <w:szCs w:val="20"/>
        </w:rPr>
        <w:t xml:space="preserve"> </w:t>
      </w:r>
      <w:r>
        <w:rPr>
          <w:rFonts w:ascii="Times New Roman" w:hAnsi="Times New Roman"/>
          <w:color w:val="191919"/>
          <w:spacing w:val="-2"/>
          <w:sz w:val="20"/>
          <w:szCs w:val="20"/>
        </w:rPr>
        <w:t>an</w:t>
      </w:r>
      <w:r>
        <w:rPr>
          <w:rFonts w:ascii="Times New Roman" w:hAnsi="Times New Roman"/>
          <w:color w:val="191919"/>
          <w:sz w:val="20"/>
          <w:szCs w:val="20"/>
        </w:rPr>
        <w:t>d</w:t>
      </w:r>
      <w:r>
        <w:rPr>
          <w:rFonts w:ascii="Times New Roman" w:hAnsi="Times New Roman"/>
          <w:color w:val="191919"/>
          <w:spacing w:val="-9"/>
          <w:sz w:val="20"/>
          <w:szCs w:val="20"/>
        </w:rPr>
        <w:t xml:space="preserve"> </w:t>
      </w:r>
      <w:r>
        <w:rPr>
          <w:rFonts w:ascii="Times New Roman" w:hAnsi="Times New Roman"/>
          <w:color w:val="191919"/>
          <w:spacing w:val="-2"/>
          <w:sz w:val="20"/>
          <w:szCs w:val="20"/>
        </w:rPr>
        <w:t>evaluatio</w:t>
      </w:r>
      <w:r>
        <w:rPr>
          <w:rFonts w:ascii="Times New Roman" w:hAnsi="Times New Roman"/>
          <w:color w:val="191919"/>
          <w:sz w:val="20"/>
          <w:szCs w:val="20"/>
        </w:rPr>
        <w:t>n</w:t>
      </w:r>
      <w:r>
        <w:rPr>
          <w:rFonts w:ascii="Times New Roman" w:hAnsi="Times New Roman"/>
          <w:color w:val="191919"/>
          <w:spacing w:val="-9"/>
          <w:sz w:val="20"/>
          <w:szCs w:val="20"/>
        </w:rPr>
        <w:t xml:space="preserve"> </w:t>
      </w:r>
      <w:r>
        <w:rPr>
          <w:rFonts w:ascii="Times New Roman" w:hAnsi="Times New Roman"/>
          <w:color w:val="191919"/>
          <w:spacing w:val="-2"/>
          <w:sz w:val="20"/>
          <w:szCs w:val="20"/>
        </w:rPr>
        <w:t xml:space="preserve">pro- </w:t>
      </w:r>
      <w:r>
        <w:rPr>
          <w:rFonts w:ascii="Times New Roman" w:hAnsi="Times New Roman"/>
          <w:color w:val="191919"/>
          <w:sz w:val="20"/>
          <w:szCs w:val="20"/>
        </w:rPr>
        <w:t>cedures in teaching language arts in early childhood education.</w:t>
      </w:r>
    </w:p>
    <w:p w:rsidR="00F42301" w:rsidRDefault="00F42301" w:rsidP="00721764">
      <w:pPr>
        <w:widowControl w:val="0"/>
        <w:autoSpaceDE w:val="0"/>
        <w:autoSpaceDN w:val="0"/>
        <w:adjustRightInd w:val="0"/>
        <w:spacing w:after="0" w:line="227" w:lineRule="exact"/>
        <w:ind w:left="1916" w:right="892"/>
        <w:jc w:val="center"/>
        <w:rPr>
          <w:rFonts w:ascii="Times New Roman" w:hAnsi="Times New Roman"/>
          <w:color w:val="000000"/>
          <w:sz w:val="20"/>
          <w:szCs w:val="20"/>
        </w:rPr>
      </w:pPr>
      <w:r>
        <w:rPr>
          <w:rFonts w:ascii="Times New Roman" w:hAnsi="Times New Roman"/>
          <w:b/>
          <w:bCs/>
          <w:color w:val="191919"/>
          <w:sz w:val="20"/>
          <w:szCs w:val="20"/>
        </w:rPr>
        <w:t>EDUC 5524 - Methods and Materials in</w:t>
      </w:r>
      <w:r>
        <w:rPr>
          <w:rFonts w:ascii="Times New Roman" w:hAnsi="Times New Roman"/>
          <w:b/>
          <w:bCs/>
          <w:color w:val="191919"/>
          <w:spacing w:val="-4"/>
          <w:sz w:val="20"/>
          <w:szCs w:val="20"/>
        </w:rPr>
        <w:t xml:space="preserve"> </w:t>
      </w:r>
      <w:r>
        <w:rPr>
          <w:rFonts w:ascii="Times New Roman" w:hAnsi="Times New Roman"/>
          <w:b/>
          <w:bCs/>
          <w:color w:val="191919"/>
          <w:spacing w:val="-18"/>
          <w:sz w:val="20"/>
          <w:szCs w:val="20"/>
        </w:rPr>
        <w:t>T</w:t>
      </w:r>
      <w:r>
        <w:rPr>
          <w:rFonts w:ascii="Times New Roman" w:hAnsi="Times New Roman"/>
          <w:b/>
          <w:bCs/>
          <w:color w:val="191919"/>
          <w:sz w:val="20"/>
          <w:szCs w:val="20"/>
        </w:rPr>
        <w:t>eaching Englis</w:t>
      </w:r>
      <w:r>
        <w:rPr>
          <w:rFonts w:ascii="Times New Roman" w:hAnsi="Times New Roman"/>
          <w:b/>
          <w:bCs/>
          <w:color w:val="191919"/>
          <w:spacing w:val="11"/>
          <w:sz w:val="20"/>
          <w:szCs w:val="20"/>
        </w:rPr>
        <w:t>h</w:t>
      </w:r>
      <w:r>
        <w:rPr>
          <w:rFonts w:ascii="Times New Roman" w:hAnsi="Times New Roman"/>
          <w:b/>
          <w:bCs/>
          <w:color w:val="191919"/>
          <w:sz w:val="20"/>
          <w:szCs w:val="20"/>
        </w:rPr>
        <w:t>.................................................3(3-0)</w:t>
      </w:r>
    </w:p>
    <w:p w:rsidR="00F42301" w:rsidRDefault="00F42301" w:rsidP="00721764">
      <w:pPr>
        <w:widowControl w:val="0"/>
        <w:autoSpaceDE w:val="0"/>
        <w:autoSpaceDN w:val="0"/>
        <w:adjustRightInd w:val="0"/>
        <w:spacing w:before="13" w:after="0" w:line="250" w:lineRule="auto"/>
        <w:ind w:left="2311" w:right="859"/>
        <w:jc w:val="both"/>
        <w:rPr>
          <w:rFonts w:ascii="Times New Roman" w:hAnsi="Times New Roman"/>
          <w:color w:val="000000"/>
          <w:sz w:val="20"/>
          <w:szCs w:val="20"/>
        </w:rPr>
      </w:pPr>
      <w:r>
        <w:rPr>
          <w:rFonts w:ascii="Times New Roman" w:hAnsi="Times New Roman"/>
          <w:color w:val="191919"/>
          <w:spacing w:val="-2"/>
          <w:sz w:val="20"/>
          <w:szCs w:val="20"/>
        </w:rPr>
        <w:t>Instructiona</w:t>
      </w:r>
      <w:r>
        <w:rPr>
          <w:rFonts w:ascii="Times New Roman" w:hAnsi="Times New Roman"/>
          <w:color w:val="191919"/>
          <w:sz w:val="20"/>
          <w:szCs w:val="20"/>
        </w:rPr>
        <w:t>l</w:t>
      </w:r>
      <w:r>
        <w:rPr>
          <w:rFonts w:ascii="Times New Roman" w:hAnsi="Times New Roman"/>
          <w:color w:val="191919"/>
          <w:spacing w:val="-9"/>
          <w:sz w:val="20"/>
          <w:szCs w:val="20"/>
        </w:rPr>
        <w:t xml:space="preserve"> </w:t>
      </w:r>
      <w:r>
        <w:rPr>
          <w:rFonts w:ascii="Times New Roman" w:hAnsi="Times New Roman"/>
          <w:color w:val="191919"/>
          <w:spacing w:val="-2"/>
          <w:sz w:val="20"/>
          <w:szCs w:val="20"/>
        </w:rPr>
        <w:t>procedures</w:t>
      </w:r>
      <w:r>
        <w:rPr>
          <w:rFonts w:ascii="Times New Roman" w:hAnsi="Times New Roman"/>
          <w:color w:val="191919"/>
          <w:sz w:val="20"/>
          <w:szCs w:val="20"/>
        </w:rPr>
        <w:t>,</w:t>
      </w:r>
      <w:r>
        <w:rPr>
          <w:rFonts w:ascii="Times New Roman" w:hAnsi="Times New Roman"/>
          <w:color w:val="191919"/>
          <w:spacing w:val="-9"/>
          <w:sz w:val="20"/>
          <w:szCs w:val="20"/>
        </w:rPr>
        <w:t xml:space="preserve"> </w:t>
      </w:r>
      <w:r>
        <w:rPr>
          <w:rFonts w:ascii="Times New Roman" w:hAnsi="Times New Roman"/>
          <w:color w:val="191919"/>
          <w:spacing w:val="-2"/>
          <w:sz w:val="20"/>
          <w:szCs w:val="20"/>
        </w:rPr>
        <w:t>studen</w:t>
      </w:r>
      <w:r>
        <w:rPr>
          <w:rFonts w:ascii="Times New Roman" w:hAnsi="Times New Roman"/>
          <w:color w:val="191919"/>
          <w:sz w:val="20"/>
          <w:szCs w:val="20"/>
        </w:rPr>
        <w:t>t</w:t>
      </w:r>
      <w:r>
        <w:rPr>
          <w:rFonts w:ascii="Times New Roman" w:hAnsi="Times New Roman"/>
          <w:color w:val="191919"/>
          <w:spacing w:val="-9"/>
          <w:sz w:val="20"/>
          <w:szCs w:val="20"/>
        </w:rPr>
        <w:t xml:space="preserve"> </w:t>
      </w:r>
      <w:r>
        <w:rPr>
          <w:rFonts w:ascii="Times New Roman" w:hAnsi="Times New Roman"/>
          <w:color w:val="191919"/>
          <w:spacing w:val="-2"/>
          <w:sz w:val="20"/>
          <w:szCs w:val="20"/>
        </w:rPr>
        <w:t>activities</w:t>
      </w:r>
      <w:r>
        <w:rPr>
          <w:rFonts w:ascii="Times New Roman" w:hAnsi="Times New Roman"/>
          <w:color w:val="191919"/>
          <w:sz w:val="20"/>
          <w:szCs w:val="20"/>
        </w:rPr>
        <w:t>,</w:t>
      </w:r>
      <w:r>
        <w:rPr>
          <w:rFonts w:ascii="Times New Roman" w:hAnsi="Times New Roman"/>
          <w:color w:val="191919"/>
          <w:spacing w:val="-9"/>
          <w:sz w:val="20"/>
          <w:szCs w:val="20"/>
        </w:rPr>
        <w:t xml:space="preserve"> </w:t>
      </w:r>
      <w:r>
        <w:rPr>
          <w:rFonts w:ascii="Times New Roman" w:hAnsi="Times New Roman"/>
          <w:color w:val="191919"/>
          <w:spacing w:val="-2"/>
          <w:sz w:val="20"/>
          <w:szCs w:val="20"/>
        </w:rPr>
        <w:t>material</w:t>
      </w:r>
      <w:r>
        <w:rPr>
          <w:rFonts w:ascii="Times New Roman" w:hAnsi="Times New Roman"/>
          <w:color w:val="191919"/>
          <w:sz w:val="20"/>
          <w:szCs w:val="20"/>
        </w:rPr>
        <w:t>s</w:t>
      </w:r>
      <w:r>
        <w:rPr>
          <w:rFonts w:ascii="Times New Roman" w:hAnsi="Times New Roman"/>
          <w:color w:val="191919"/>
          <w:spacing w:val="-9"/>
          <w:sz w:val="20"/>
          <w:szCs w:val="20"/>
        </w:rPr>
        <w:t xml:space="preserve"> </w:t>
      </w:r>
      <w:r>
        <w:rPr>
          <w:rFonts w:ascii="Times New Roman" w:hAnsi="Times New Roman"/>
          <w:color w:val="191919"/>
          <w:spacing w:val="-2"/>
          <w:sz w:val="20"/>
          <w:szCs w:val="20"/>
        </w:rPr>
        <w:t>an</w:t>
      </w:r>
      <w:r>
        <w:rPr>
          <w:rFonts w:ascii="Times New Roman" w:hAnsi="Times New Roman"/>
          <w:color w:val="191919"/>
          <w:sz w:val="20"/>
          <w:szCs w:val="20"/>
        </w:rPr>
        <w:t>d</w:t>
      </w:r>
      <w:r>
        <w:rPr>
          <w:rFonts w:ascii="Times New Roman" w:hAnsi="Times New Roman"/>
          <w:color w:val="191919"/>
          <w:spacing w:val="-9"/>
          <w:sz w:val="20"/>
          <w:szCs w:val="20"/>
        </w:rPr>
        <w:t xml:space="preserve"> </w:t>
      </w:r>
      <w:r>
        <w:rPr>
          <w:rFonts w:ascii="Times New Roman" w:hAnsi="Times New Roman"/>
          <w:color w:val="191919"/>
          <w:spacing w:val="-2"/>
          <w:sz w:val="20"/>
          <w:szCs w:val="20"/>
        </w:rPr>
        <w:t>evaluatio</w:t>
      </w:r>
      <w:r>
        <w:rPr>
          <w:rFonts w:ascii="Times New Roman" w:hAnsi="Times New Roman"/>
          <w:color w:val="191919"/>
          <w:sz w:val="20"/>
          <w:szCs w:val="20"/>
        </w:rPr>
        <w:t>n</w:t>
      </w:r>
      <w:r>
        <w:rPr>
          <w:rFonts w:ascii="Times New Roman" w:hAnsi="Times New Roman"/>
          <w:color w:val="191919"/>
          <w:spacing w:val="-9"/>
          <w:sz w:val="20"/>
          <w:szCs w:val="20"/>
        </w:rPr>
        <w:t xml:space="preserve"> </w:t>
      </w:r>
      <w:r>
        <w:rPr>
          <w:rFonts w:ascii="Times New Roman" w:hAnsi="Times New Roman"/>
          <w:color w:val="191919"/>
          <w:spacing w:val="-2"/>
          <w:sz w:val="20"/>
          <w:szCs w:val="20"/>
        </w:rPr>
        <w:t>o</w:t>
      </w:r>
      <w:r>
        <w:rPr>
          <w:rFonts w:ascii="Times New Roman" w:hAnsi="Times New Roman"/>
          <w:color w:val="191919"/>
          <w:sz w:val="20"/>
          <w:szCs w:val="20"/>
        </w:rPr>
        <w:t>f</w:t>
      </w:r>
      <w:r>
        <w:rPr>
          <w:rFonts w:ascii="Times New Roman" w:hAnsi="Times New Roman"/>
          <w:color w:val="191919"/>
          <w:spacing w:val="-9"/>
          <w:sz w:val="20"/>
          <w:szCs w:val="20"/>
        </w:rPr>
        <w:t xml:space="preserve"> </w:t>
      </w:r>
      <w:r>
        <w:rPr>
          <w:rFonts w:ascii="Times New Roman" w:hAnsi="Times New Roman"/>
          <w:color w:val="191919"/>
          <w:spacing w:val="-2"/>
          <w:sz w:val="20"/>
          <w:szCs w:val="20"/>
        </w:rPr>
        <w:t>Englis</w:t>
      </w:r>
      <w:r>
        <w:rPr>
          <w:rFonts w:ascii="Times New Roman" w:hAnsi="Times New Roman"/>
          <w:color w:val="191919"/>
          <w:sz w:val="20"/>
          <w:szCs w:val="20"/>
        </w:rPr>
        <w:t>h</w:t>
      </w:r>
      <w:r>
        <w:rPr>
          <w:rFonts w:ascii="Times New Roman" w:hAnsi="Times New Roman"/>
          <w:color w:val="191919"/>
          <w:spacing w:val="-9"/>
          <w:sz w:val="20"/>
          <w:szCs w:val="20"/>
        </w:rPr>
        <w:t xml:space="preserve"> </w:t>
      </w:r>
      <w:r>
        <w:rPr>
          <w:rFonts w:ascii="Times New Roman" w:hAnsi="Times New Roman"/>
          <w:color w:val="191919"/>
          <w:spacing w:val="-2"/>
          <w:sz w:val="20"/>
          <w:szCs w:val="20"/>
        </w:rPr>
        <w:t>i</w:t>
      </w:r>
      <w:r>
        <w:rPr>
          <w:rFonts w:ascii="Times New Roman" w:hAnsi="Times New Roman"/>
          <w:color w:val="191919"/>
          <w:sz w:val="20"/>
          <w:szCs w:val="20"/>
        </w:rPr>
        <w:t>n</w:t>
      </w:r>
      <w:r>
        <w:rPr>
          <w:rFonts w:ascii="Times New Roman" w:hAnsi="Times New Roman"/>
          <w:color w:val="191919"/>
          <w:spacing w:val="-9"/>
          <w:sz w:val="20"/>
          <w:szCs w:val="20"/>
        </w:rPr>
        <w:t xml:space="preserve"> </w:t>
      </w:r>
      <w:r>
        <w:rPr>
          <w:rFonts w:ascii="Times New Roman" w:hAnsi="Times New Roman"/>
          <w:color w:val="191919"/>
          <w:spacing w:val="-2"/>
          <w:sz w:val="20"/>
          <w:szCs w:val="20"/>
        </w:rPr>
        <w:t>th</w:t>
      </w:r>
      <w:r>
        <w:rPr>
          <w:rFonts w:ascii="Times New Roman" w:hAnsi="Times New Roman"/>
          <w:color w:val="191919"/>
          <w:sz w:val="20"/>
          <w:szCs w:val="20"/>
        </w:rPr>
        <w:t>e</w:t>
      </w:r>
      <w:r>
        <w:rPr>
          <w:rFonts w:ascii="Times New Roman" w:hAnsi="Times New Roman"/>
          <w:color w:val="191919"/>
          <w:spacing w:val="-9"/>
          <w:sz w:val="20"/>
          <w:szCs w:val="20"/>
        </w:rPr>
        <w:t xml:space="preserve"> </w:t>
      </w:r>
      <w:r>
        <w:rPr>
          <w:rFonts w:ascii="Times New Roman" w:hAnsi="Times New Roman"/>
          <w:color w:val="191919"/>
          <w:spacing w:val="-2"/>
          <w:sz w:val="20"/>
          <w:szCs w:val="20"/>
        </w:rPr>
        <w:t>middl</w:t>
      </w:r>
      <w:r>
        <w:rPr>
          <w:rFonts w:ascii="Times New Roman" w:hAnsi="Times New Roman"/>
          <w:color w:val="191919"/>
          <w:sz w:val="20"/>
          <w:szCs w:val="20"/>
        </w:rPr>
        <w:t>e</w:t>
      </w:r>
      <w:r>
        <w:rPr>
          <w:rFonts w:ascii="Times New Roman" w:hAnsi="Times New Roman"/>
          <w:color w:val="191919"/>
          <w:spacing w:val="-9"/>
          <w:sz w:val="20"/>
          <w:szCs w:val="20"/>
        </w:rPr>
        <w:t xml:space="preserve"> </w:t>
      </w:r>
      <w:r>
        <w:rPr>
          <w:rFonts w:ascii="Times New Roman" w:hAnsi="Times New Roman"/>
          <w:color w:val="191919"/>
          <w:spacing w:val="-2"/>
          <w:sz w:val="20"/>
          <w:szCs w:val="20"/>
        </w:rPr>
        <w:t xml:space="preserve">and </w:t>
      </w:r>
      <w:r>
        <w:rPr>
          <w:rFonts w:ascii="Times New Roman" w:hAnsi="Times New Roman"/>
          <w:color w:val="191919"/>
          <w:sz w:val="20"/>
          <w:szCs w:val="20"/>
        </w:rPr>
        <w:t>secondary schools.</w:t>
      </w:r>
    </w:p>
    <w:p w:rsidR="00F42301" w:rsidRDefault="00F42301" w:rsidP="00721764">
      <w:pPr>
        <w:widowControl w:val="0"/>
        <w:autoSpaceDE w:val="0"/>
        <w:autoSpaceDN w:val="0"/>
        <w:adjustRightInd w:val="0"/>
        <w:spacing w:after="0" w:line="227" w:lineRule="exact"/>
        <w:ind w:left="1916" w:right="892"/>
        <w:jc w:val="center"/>
        <w:rPr>
          <w:rFonts w:ascii="Times New Roman" w:hAnsi="Times New Roman"/>
          <w:color w:val="000000"/>
          <w:sz w:val="20"/>
          <w:szCs w:val="20"/>
        </w:rPr>
      </w:pPr>
      <w:r>
        <w:rPr>
          <w:rFonts w:ascii="Times New Roman" w:hAnsi="Times New Roman"/>
          <w:b/>
          <w:bCs/>
          <w:color w:val="191919"/>
          <w:sz w:val="20"/>
          <w:szCs w:val="20"/>
        </w:rPr>
        <w:t>EDUC 5528 -</w:t>
      </w:r>
      <w:r>
        <w:rPr>
          <w:rFonts w:ascii="Times New Roman" w:hAnsi="Times New Roman"/>
          <w:b/>
          <w:bCs/>
          <w:color w:val="191919"/>
          <w:spacing w:val="-4"/>
          <w:sz w:val="20"/>
          <w:szCs w:val="20"/>
        </w:rPr>
        <w:t xml:space="preserve"> </w:t>
      </w:r>
      <w:r>
        <w:rPr>
          <w:rFonts w:ascii="Times New Roman" w:hAnsi="Times New Roman"/>
          <w:b/>
          <w:bCs/>
          <w:color w:val="191919"/>
          <w:spacing w:val="-18"/>
          <w:sz w:val="20"/>
          <w:szCs w:val="20"/>
        </w:rPr>
        <w:t>T</w:t>
      </w:r>
      <w:r>
        <w:rPr>
          <w:rFonts w:ascii="Times New Roman" w:hAnsi="Times New Roman"/>
          <w:b/>
          <w:bCs/>
          <w:color w:val="191919"/>
          <w:sz w:val="20"/>
          <w:szCs w:val="20"/>
        </w:rPr>
        <w:t>eaching Composition in Secondary School</w:t>
      </w:r>
      <w:r>
        <w:rPr>
          <w:rFonts w:ascii="Times New Roman" w:hAnsi="Times New Roman"/>
          <w:b/>
          <w:bCs/>
          <w:color w:val="191919"/>
          <w:spacing w:val="11"/>
          <w:sz w:val="20"/>
          <w:szCs w:val="20"/>
        </w:rPr>
        <w:t>s</w:t>
      </w:r>
      <w:r>
        <w:rPr>
          <w:rFonts w:ascii="Times New Roman" w:hAnsi="Times New Roman"/>
          <w:b/>
          <w:bCs/>
          <w:color w:val="191919"/>
          <w:sz w:val="20"/>
          <w:szCs w:val="20"/>
        </w:rPr>
        <w:t>................................................3(3-0)</w:t>
      </w:r>
    </w:p>
    <w:p w:rsidR="00F42301" w:rsidRDefault="00F42301" w:rsidP="00721764">
      <w:pPr>
        <w:widowControl w:val="0"/>
        <w:autoSpaceDE w:val="0"/>
        <w:autoSpaceDN w:val="0"/>
        <w:adjustRightInd w:val="0"/>
        <w:spacing w:before="13" w:after="0" w:line="250" w:lineRule="auto"/>
        <w:ind w:left="2311" w:right="860"/>
        <w:jc w:val="both"/>
        <w:rPr>
          <w:rFonts w:ascii="Times New Roman" w:hAnsi="Times New Roman"/>
          <w:color w:val="000000"/>
          <w:sz w:val="20"/>
          <w:szCs w:val="20"/>
        </w:rPr>
      </w:pPr>
      <w:r>
        <w:rPr>
          <w:rFonts w:ascii="Times New Roman" w:hAnsi="Times New Roman"/>
          <w:color w:val="191919"/>
          <w:spacing w:val="-1"/>
          <w:sz w:val="20"/>
          <w:szCs w:val="20"/>
        </w:rPr>
        <w:t>Curriculum</w:t>
      </w:r>
      <w:r>
        <w:rPr>
          <w:rFonts w:ascii="Times New Roman" w:hAnsi="Times New Roman"/>
          <w:color w:val="191919"/>
          <w:sz w:val="20"/>
          <w:szCs w:val="20"/>
        </w:rPr>
        <w:t>,</w:t>
      </w:r>
      <w:r>
        <w:rPr>
          <w:rFonts w:ascii="Times New Roman" w:hAnsi="Times New Roman"/>
          <w:color w:val="191919"/>
          <w:spacing w:val="-9"/>
          <w:sz w:val="20"/>
          <w:szCs w:val="20"/>
        </w:rPr>
        <w:t xml:space="preserve"> </w:t>
      </w:r>
      <w:r>
        <w:rPr>
          <w:rFonts w:ascii="Times New Roman" w:hAnsi="Times New Roman"/>
          <w:color w:val="191919"/>
          <w:spacing w:val="-1"/>
          <w:sz w:val="20"/>
          <w:szCs w:val="20"/>
        </w:rPr>
        <w:t>method</w:t>
      </w:r>
      <w:r>
        <w:rPr>
          <w:rFonts w:ascii="Times New Roman" w:hAnsi="Times New Roman"/>
          <w:color w:val="191919"/>
          <w:sz w:val="20"/>
          <w:szCs w:val="20"/>
        </w:rPr>
        <w:t>s</w:t>
      </w:r>
      <w:r>
        <w:rPr>
          <w:rFonts w:ascii="Times New Roman" w:hAnsi="Times New Roman"/>
          <w:color w:val="191919"/>
          <w:spacing w:val="-9"/>
          <w:sz w:val="20"/>
          <w:szCs w:val="20"/>
        </w:rPr>
        <w:t xml:space="preserve"> </w:t>
      </w:r>
      <w:r>
        <w:rPr>
          <w:rFonts w:ascii="Times New Roman" w:hAnsi="Times New Roman"/>
          <w:color w:val="191919"/>
          <w:spacing w:val="-1"/>
          <w:sz w:val="20"/>
          <w:szCs w:val="20"/>
        </w:rPr>
        <w:t>an</w:t>
      </w:r>
      <w:r>
        <w:rPr>
          <w:rFonts w:ascii="Times New Roman" w:hAnsi="Times New Roman"/>
          <w:color w:val="191919"/>
          <w:sz w:val="20"/>
          <w:szCs w:val="20"/>
        </w:rPr>
        <w:t>d</w:t>
      </w:r>
      <w:r>
        <w:rPr>
          <w:rFonts w:ascii="Times New Roman" w:hAnsi="Times New Roman"/>
          <w:color w:val="191919"/>
          <w:spacing w:val="-9"/>
          <w:sz w:val="20"/>
          <w:szCs w:val="20"/>
        </w:rPr>
        <w:t xml:space="preserve"> </w:t>
      </w:r>
      <w:r>
        <w:rPr>
          <w:rFonts w:ascii="Times New Roman" w:hAnsi="Times New Roman"/>
          <w:color w:val="191919"/>
          <w:spacing w:val="-1"/>
          <w:sz w:val="20"/>
          <w:szCs w:val="20"/>
        </w:rPr>
        <w:t>material</w:t>
      </w:r>
      <w:r>
        <w:rPr>
          <w:rFonts w:ascii="Times New Roman" w:hAnsi="Times New Roman"/>
          <w:color w:val="191919"/>
          <w:sz w:val="20"/>
          <w:szCs w:val="20"/>
        </w:rPr>
        <w:t>s</w:t>
      </w:r>
      <w:r>
        <w:rPr>
          <w:rFonts w:ascii="Times New Roman" w:hAnsi="Times New Roman"/>
          <w:color w:val="191919"/>
          <w:spacing w:val="-9"/>
          <w:sz w:val="20"/>
          <w:szCs w:val="20"/>
        </w:rPr>
        <w:t xml:space="preserve"> </w:t>
      </w:r>
      <w:r>
        <w:rPr>
          <w:rFonts w:ascii="Times New Roman" w:hAnsi="Times New Roman"/>
          <w:color w:val="191919"/>
          <w:spacing w:val="-1"/>
          <w:sz w:val="20"/>
          <w:szCs w:val="20"/>
        </w:rPr>
        <w:t>fo</w:t>
      </w:r>
      <w:r>
        <w:rPr>
          <w:rFonts w:ascii="Times New Roman" w:hAnsi="Times New Roman"/>
          <w:color w:val="191919"/>
          <w:sz w:val="20"/>
          <w:szCs w:val="20"/>
        </w:rPr>
        <w:t>r</w:t>
      </w:r>
      <w:r>
        <w:rPr>
          <w:rFonts w:ascii="Times New Roman" w:hAnsi="Times New Roman"/>
          <w:color w:val="191919"/>
          <w:spacing w:val="-9"/>
          <w:sz w:val="20"/>
          <w:szCs w:val="20"/>
        </w:rPr>
        <w:t xml:space="preserve"> </w:t>
      </w:r>
      <w:r>
        <w:rPr>
          <w:rFonts w:ascii="Times New Roman" w:hAnsi="Times New Roman"/>
          <w:color w:val="191919"/>
          <w:spacing w:val="-1"/>
          <w:sz w:val="20"/>
          <w:szCs w:val="20"/>
        </w:rPr>
        <w:t>teachin</w:t>
      </w:r>
      <w:r>
        <w:rPr>
          <w:rFonts w:ascii="Times New Roman" w:hAnsi="Times New Roman"/>
          <w:color w:val="191919"/>
          <w:sz w:val="20"/>
          <w:szCs w:val="20"/>
        </w:rPr>
        <w:t>g</w:t>
      </w:r>
      <w:r>
        <w:rPr>
          <w:rFonts w:ascii="Times New Roman" w:hAnsi="Times New Roman"/>
          <w:color w:val="191919"/>
          <w:spacing w:val="-9"/>
          <w:sz w:val="20"/>
          <w:szCs w:val="20"/>
        </w:rPr>
        <w:t xml:space="preserve"> </w:t>
      </w:r>
      <w:r>
        <w:rPr>
          <w:rFonts w:ascii="Times New Roman" w:hAnsi="Times New Roman"/>
          <w:color w:val="191919"/>
          <w:spacing w:val="-1"/>
          <w:sz w:val="20"/>
          <w:szCs w:val="20"/>
        </w:rPr>
        <w:t>compositio</w:t>
      </w:r>
      <w:r>
        <w:rPr>
          <w:rFonts w:ascii="Times New Roman" w:hAnsi="Times New Roman"/>
          <w:color w:val="191919"/>
          <w:sz w:val="20"/>
          <w:szCs w:val="20"/>
        </w:rPr>
        <w:t>n</w:t>
      </w:r>
      <w:r>
        <w:rPr>
          <w:rFonts w:ascii="Times New Roman" w:hAnsi="Times New Roman"/>
          <w:color w:val="191919"/>
          <w:spacing w:val="-9"/>
          <w:sz w:val="20"/>
          <w:szCs w:val="20"/>
        </w:rPr>
        <w:t xml:space="preserve"> </w:t>
      </w:r>
      <w:r>
        <w:rPr>
          <w:rFonts w:ascii="Times New Roman" w:hAnsi="Times New Roman"/>
          <w:color w:val="191919"/>
          <w:spacing w:val="-1"/>
          <w:sz w:val="20"/>
          <w:szCs w:val="20"/>
        </w:rPr>
        <w:t>i</w:t>
      </w:r>
      <w:r>
        <w:rPr>
          <w:rFonts w:ascii="Times New Roman" w:hAnsi="Times New Roman"/>
          <w:color w:val="191919"/>
          <w:sz w:val="20"/>
          <w:szCs w:val="20"/>
        </w:rPr>
        <w:t>n</w:t>
      </w:r>
      <w:r>
        <w:rPr>
          <w:rFonts w:ascii="Times New Roman" w:hAnsi="Times New Roman"/>
          <w:color w:val="191919"/>
          <w:spacing w:val="-9"/>
          <w:sz w:val="20"/>
          <w:szCs w:val="20"/>
        </w:rPr>
        <w:t xml:space="preserve"> </w:t>
      </w:r>
      <w:r>
        <w:rPr>
          <w:rFonts w:ascii="Times New Roman" w:hAnsi="Times New Roman"/>
          <w:color w:val="191919"/>
          <w:spacing w:val="-1"/>
          <w:sz w:val="20"/>
          <w:szCs w:val="20"/>
        </w:rPr>
        <w:t>secondar</w:t>
      </w:r>
      <w:r>
        <w:rPr>
          <w:rFonts w:ascii="Times New Roman" w:hAnsi="Times New Roman"/>
          <w:color w:val="191919"/>
          <w:sz w:val="20"/>
          <w:szCs w:val="20"/>
        </w:rPr>
        <w:t>y</w:t>
      </w:r>
      <w:r>
        <w:rPr>
          <w:rFonts w:ascii="Times New Roman" w:hAnsi="Times New Roman"/>
          <w:color w:val="191919"/>
          <w:spacing w:val="-9"/>
          <w:sz w:val="20"/>
          <w:szCs w:val="20"/>
        </w:rPr>
        <w:t xml:space="preserve"> </w:t>
      </w:r>
      <w:r>
        <w:rPr>
          <w:rFonts w:ascii="Times New Roman" w:hAnsi="Times New Roman"/>
          <w:color w:val="191919"/>
          <w:spacing w:val="-1"/>
          <w:sz w:val="20"/>
          <w:szCs w:val="20"/>
        </w:rPr>
        <w:t>schools</w:t>
      </w:r>
      <w:r>
        <w:rPr>
          <w:rFonts w:ascii="Times New Roman" w:hAnsi="Times New Roman"/>
          <w:color w:val="191919"/>
          <w:sz w:val="20"/>
          <w:szCs w:val="20"/>
        </w:rPr>
        <w:t>,</w:t>
      </w:r>
      <w:r>
        <w:rPr>
          <w:rFonts w:ascii="Times New Roman" w:hAnsi="Times New Roman"/>
          <w:color w:val="191919"/>
          <w:spacing w:val="-9"/>
          <w:sz w:val="20"/>
          <w:szCs w:val="20"/>
        </w:rPr>
        <w:t xml:space="preserve"> </w:t>
      </w:r>
      <w:r>
        <w:rPr>
          <w:rFonts w:ascii="Times New Roman" w:hAnsi="Times New Roman"/>
          <w:color w:val="191919"/>
          <w:spacing w:val="-1"/>
          <w:sz w:val="20"/>
          <w:szCs w:val="20"/>
        </w:rPr>
        <w:t>includin</w:t>
      </w:r>
      <w:r>
        <w:rPr>
          <w:rFonts w:ascii="Times New Roman" w:hAnsi="Times New Roman"/>
          <w:color w:val="191919"/>
          <w:sz w:val="20"/>
          <w:szCs w:val="20"/>
        </w:rPr>
        <w:t>g</w:t>
      </w:r>
      <w:r>
        <w:rPr>
          <w:rFonts w:ascii="Times New Roman" w:hAnsi="Times New Roman"/>
          <w:color w:val="191919"/>
          <w:spacing w:val="-9"/>
          <w:sz w:val="20"/>
          <w:szCs w:val="20"/>
        </w:rPr>
        <w:t xml:space="preserve"> </w:t>
      </w:r>
      <w:r>
        <w:rPr>
          <w:rFonts w:ascii="Times New Roman" w:hAnsi="Times New Roman"/>
          <w:color w:val="191919"/>
          <w:spacing w:val="-1"/>
          <w:sz w:val="20"/>
          <w:szCs w:val="20"/>
        </w:rPr>
        <w:t xml:space="preserve">the </w:t>
      </w:r>
      <w:r>
        <w:rPr>
          <w:rFonts w:ascii="Times New Roman" w:hAnsi="Times New Roman"/>
          <w:color w:val="191919"/>
          <w:sz w:val="20"/>
          <w:szCs w:val="20"/>
        </w:rPr>
        <w:t>theories, approaches, techniques and procedures from prewriting through evaluation.</w:t>
      </w:r>
    </w:p>
    <w:p w:rsidR="00F42301" w:rsidRDefault="00F42301" w:rsidP="00721764">
      <w:pPr>
        <w:widowControl w:val="0"/>
        <w:autoSpaceDE w:val="0"/>
        <w:autoSpaceDN w:val="0"/>
        <w:adjustRightInd w:val="0"/>
        <w:spacing w:after="0" w:line="227" w:lineRule="exact"/>
        <w:ind w:left="1916" w:right="892"/>
        <w:jc w:val="center"/>
        <w:rPr>
          <w:rFonts w:ascii="Times New Roman" w:hAnsi="Times New Roman"/>
          <w:color w:val="000000"/>
          <w:sz w:val="20"/>
          <w:szCs w:val="20"/>
        </w:rPr>
      </w:pPr>
      <w:r w:rsidRPr="003F2CF3">
        <w:rPr>
          <w:rFonts w:ascii="Calibri" w:hAnsi="Calibri"/>
          <w:noProof/>
          <w:lang w:eastAsia="en-US"/>
        </w:rPr>
        <w:pict>
          <v:group id="_x0000_s3863" style="position:absolute;left:0;text-align:left;margin-left:263.9pt;margin-top:20.85pt;width:31.2pt;height:31.05pt;z-index:-251469824;mso-position-horizontal-relative:page;mso-position-vertical-relative:page" coordorigin="5278,417" coordsize="624,621" o:allowincell="f">
            <v:rect id="_x0000_s3864" style="position:absolute;left:5283;top:422;width:613;height:610" o:allowincell="f" stroked="f">
              <v:path arrowok="t"/>
            </v:rect>
            <v:rect id="_x0000_s3865" style="position:absolute;left:5284;top:423;width:620;height:620;mso-position-horizontal-relative:page;mso-position-vertical-relative:page" o:allowincell="f" filled="f" stroked="f">
              <v:textbox inset="0,0,0,0">
                <w:txbxContent>
                  <w:p w:rsidR="00F42301" w:rsidRDefault="00F42301" w:rsidP="00721764">
                    <w:pPr>
                      <w:spacing w:after="0" w:line="620" w:lineRule="atLeast"/>
                      <w:rPr>
                        <w:rFonts w:ascii="Times New Roman" w:hAnsi="Times New Roman"/>
                        <w:sz w:val="24"/>
                        <w:szCs w:val="24"/>
                      </w:rPr>
                    </w:pPr>
                    <w:r>
                      <w:rPr>
                        <w:rFonts w:ascii="Times New Roman" w:hAnsi="Times New Roman"/>
                        <w:noProof/>
                        <w:sz w:val="24"/>
                        <w:szCs w:val="24"/>
                      </w:rPr>
                      <w:drawing>
                        <wp:inline distT="0" distB="0" distL="0" distR="0">
                          <wp:extent cx="390525" cy="390525"/>
                          <wp:effectExtent l="19050" t="0" r="9525" b="0"/>
                          <wp:docPr id="165"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5"/>
                                  <a:srcRect/>
                                  <a:stretch>
                                    <a:fillRect/>
                                  </a:stretch>
                                </pic:blipFill>
                                <pic:spPr bwMode="auto">
                                  <a:xfrm>
                                    <a:off x="0" y="0"/>
                                    <a:ext cx="390525" cy="390525"/>
                                  </a:xfrm>
                                  <a:prstGeom prst="rect">
                                    <a:avLst/>
                                  </a:prstGeom>
                                  <a:noFill/>
                                  <a:ln w="9525">
                                    <a:noFill/>
                                    <a:miter lim="800000"/>
                                    <a:headEnd/>
                                    <a:tailEnd/>
                                  </a:ln>
                                </pic:spPr>
                              </pic:pic>
                            </a:graphicData>
                          </a:graphic>
                        </wp:inline>
                      </w:drawing>
                    </w:r>
                  </w:p>
                  <w:p w:rsidR="00F42301" w:rsidRDefault="00F42301" w:rsidP="00721764">
                    <w:pPr>
                      <w:widowControl w:val="0"/>
                      <w:autoSpaceDE w:val="0"/>
                      <w:autoSpaceDN w:val="0"/>
                      <w:adjustRightInd w:val="0"/>
                      <w:spacing w:after="0"/>
                      <w:rPr>
                        <w:rFonts w:ascii="Times New Roman" w:hAnsi="Times New Roman"/>
                        <w:sz w:val="24"/>
                        <w:szCs w:val="24"/>
                      </w:rPr>
                    </w:pPr>
                  </w:p>
                </w:txbxContent>
              </v:textbox>
            </v:rect>
            <w10:wrap anchorx="page" anchory="page"/>
          </v:group>
        </w:pict>
      </w:r>
      <w:r>
        <w:rPr>
          <w:rFonts w:ascii="Times New Roman" w:hAnsi="Times New Roman"/>
          <w:b/>
          <w:bCs/>
          <w:color w:val="191919"/>
          <w:sz w:val="20"/>
          <w:szCs w:val="20"/>
        </w:rPr>
        <w:t>EDUC 5531 - Mathematics Concepts in Secondary Schools</w:t>
      </w:r>
      <w:r>
        <w:rPr>
          <w:rFonts w:ascii="Times New Roman" w:hAnsi="Times New Roman"/>
          <w:b/>
          <w:bCs/>
          <w:color w:val="191919"/>
          <w:spacing w:val="-32"/>
          <w:sz w:val="20"/>
          <w:szCs w:val="20"/>
        </w:rPr>
        <w:t xml:space="preserve"> </w:t>
      </w:r>
      <w:r>
        <w:rPr>
          <w:rFonts w:ascii="Times New Roman" w:hAnsi="Times New Roman"/>
          <w:b/>
          <w:bCs/>
          <w:color w:val="191919"/>
          <w:sz w:val="20"/>
          <w:szCs w:val="20"/>
        </w:rPr>
        <w:t>...............................................3(3-0)</w:t>
      </w:r>
    </w:p>
    <w:p w:rsidR="00F42301" w:rsidRDefault="00F42301" w:rsidP="00721764">
      <w:pPr>
        <w:widowControl w:val="0"/>
        <w:autoSpaceDE w:val="0"/>
        <w:autoSpaceDN w:val="0"/>
        <w:adjustRightInd w:val="0"/>
        <w:spacing w:before="13" w:after="0" w:line="250" w:lineRule="auto"/>
        <w:ind w:left="2311" w:right="858"/>
        <w:jc w:val="both"/>
        <w:rPr>
          <w:rFonts w:ascii="Times New Roman" w:hAnsi="Times New Roman"/>
          <w:color w:val="000000"/>
          <w:sz w:val="20"/>
          <w:szCs w:val="20"/>
        </w:rPr>
      </w:pPr>
      <w:r>
        <w:rPr>
          <w:rFonts w:ascii="Times New Roman" w:hAnsi="Times New Roman"/>
          <w:color w:val="191919"/>
          <w:sz w:val="20"/>
          <w:szCs w:val="20"/>
        </w:rPr>
        <w:t>Current problems in teaching mathematics in the secondary school with emphasis on defining objectives, analyzing content and individualized instruction.</w:t>
      </w:r>
    </w:p>
    <w:p w:rsidR="00F42301" w:rsidRDefault="00F42301" w:rsidP="00721764">
      <w:pPr>
        <w:widowControl w:val="0"/>
        <w:autoSpaceDE w:val="0"/>
        <w:autoSpaceDN w:val="0"/>
        <w:adjustRightInd w:val="0"/>
        <w:spacing w:after="0" w:line="227" w:lineRule="exact"/>
        <w:ind w:left="1916" w:right="892"/>
        <w:jc w:val="center"/>
        <w:rPr>
          <w:rFonts w:ascii="Times New Roman" w:hAnsi="Times New Roman"/>
          <w:color w:val="000000"/>
          <w:sz w:val="20"/>
          <w:szCs w:val="20"/>
        </w:rPr>
      </w:pPr>
      <w:r>
        <w:rPr>
          <w:rFonts w:ascii="Times New Roman" w:hAnsi="Times New Roman"/>
          <w:b/>
          <w:bCs/>
          <w:color w:val="191919"/>
          <w:sz w:val="20"/>
          <w:szCs w:val="20"/>
        </w:rPr>
        <w:t>EDUC 5533 - Methods and Materials in</w:t>
      </w:r>
      <w:r>
        <w:rPr>
          <w:rFonts w:ascii="Times New Roman" w:hAnsi="Times New Roman"/>
          <w:b/>
          <w:bCs/>
          <w:color w:val="191919"/>
          <w:spacing w:val="-4"/>
          <w:sz w:val="20"/>
          <w:szCs w:val="20"/>
        </w:rPr>
        <w:t xml:space="preserve"> </w:t>
      </w:r>
      <w:r>
        <w:rPr>
          <w:rFonts w:ascii="Times New Roman" w:hAnsi="Times New Roman"/>
          <w:b/>
          <w:bCs/>
          <w:color w:val="191919"/>
          <w:spacing w:val="-18"/>
          <w:sz w:val="20"/>
          <w:szCs w:val="20"/>
        </w:rPr>
        <w:t>T</w:t>
      </w:r>
      <w:r>
        <w:rPr>
          <w:rFonts w:ascii="Times New Roman" w:hAnsi="Times New Roman"/>
          <w:b/>
          <w:bCs/>
          <w:color w:val="191919"/>
          <w:sz w:val="20"/>
          <w:szCs w:val="20"/>
        </w:rPr>
        <w:t>eaching Secondary School Mathematics</w:t>
      </w:r>
      <w:r>
        <w:rPr>
          <w:rFonts w:ascii="Times New Roman" w:hAnsi="Times New Roman"/>
          <w:b/>
          <w:bCs/>
          <w:color w:val="191919"/>
          <w:spacing w:val="-21"/>
          <w:sz w:val="20"/>
          <w:szCs w:val="20"/>
        </w:rPr>
        <w:t xml:space="preserve"> </w:t>
      </w:r>
      <w:r>
        <w:rPr>
          <w:rFonts w:ascii="Times New Roman" w:hAnsi="Times New Roman"/>
          <w:b/>
          <w:bCs/>
          <w:color w:val="191919"/>
          <w:sz w:val="20"/>
          <w:szCs w:val="20"/>
        </w:rPr>
        <w:t>........3(3-0)</w:t>
      </w:r>
    </w:p>
    <w:p w:rsidR="00F42301" w:rsidRDefault="00F42301" w:rsidP="00721764">
      <w:pPr>
        <w:widowControl w:val="0"/>
        <w:autoSpaceDE w:val="0"/>
        <w:autoSpaceDN w:val="0"/>
        <w:adjustRightInd w:val="0"/>
        <w:spacing w:before="13" w:after="0" w:line="250" w:lineRule="auto"/>
        <w:ind w:left="2311" w:right="858"/>
        <w:jc w:val="both"/>
        <w:rPr>
          <w:rFonts w:ascii="Times New Roman" w:hAnsi="Times New Roman"/>
          <w:color w:val="000000"/>
          <w:sz w:val="20"/>
          <w:szCs w:val="20"/>
        </w:rPr>
      </w:pPr>
      <w:r>
        <w:rPr>
          <w:rFonts w:ascii="Times New Roman" w:hAnsi="Times New Roman"/>
          <w:color w:val="191919"/>
          <w:sz w:val="20"/>
          <w:szCs w:val="20"/>
        </w:rPr>
        <w:t>Study</w:t>
      </w:r>
      <w:r>
        <w:rPr>
          <w:rFonts w:ascii="Times New Roman" w:hAnsi="Times New Roman"/>
          <w:color w:val="191919"/>
          <w:spacing w:val="-1"/>
          <w:sz w:val="20"/>
          <w:szCs w:val="20"/>
        </w:rPr>
        <w:t xml:space="preserve"> </w:t>
      </w:r>
      <w:r>
        <w:rPr>
          <w:rFonts w:ascii="Times New Roman" w:hAnsi="Times New Roman"/>
          <w:color w:val="191919"/>
          <w:sz w:val="20"/>
          <w:szCs w:val="20"/>
        </w:rPr>
        <w:t>of</w:t>
      </w:r>
      <w:r>
        <w:rPr>
          <w:rFonts w:ascii="Times New Roman" w:hAnsi="Times New Roman"/>
          <w:color w:val="191919"/>
          <w:spacing w:val="-1"/>
          <w:sz w:val="20"/>
          <w:szCs w:val="20"/>
        </w:rPr>
        <w:t xml:space="preserve"> </w:t>
      </w:r>
      <w:r>
        <w:rPr>
          <w:rFonts w:ascii="Times New Roman" w:hAnsi="Times New Roman"/>
          <w:color w:val="191919"/>
          <w:sz w:val="20"/>
          <w:szCs w:val="20"/>
        </w:rPr>
        <w:t>methods,</w:t>
      </w:r>
      <w:r>
        <w:rPr>
          <w:rFonts w:ascii="Times New Roman" w:hAnsi="Times New Roman"/>
          <w:color w:val="191919"/>
          <w:spacing w:val="-1"/>
          <w:sz w:val="20"/>
          <w:szCs w:val="20"/>
        </w:rPr>
        <w:t xml:space="preserve"> </w:t>
      </w:r>
      <w:r>
        <w:rPr>
          <w:rFonts w:ascii="Times New Roman" w:hAnsi="Times New Roman"/>
          <w:color w:val="191919"/>
          <w:sz w:val="20"/>
          <w:szCs w:val="20"/>
        </w:rPr>
        <w:t>materials and</w:t>
      </w:r>
      <w:r>
        <w:rPr>
          <w:rFonts w:ascii="Times New Roman" w:hAnsi="Times New Roman"/>
          <w:color w:val="191919"/>
          <w:spacing w:val="-1"/>
          <w:sz w:val="20"/>
          <w:szCs w:val="20"/>
        </w:rPr>
        <w:t xml:space="preserve"> </w:t>
      </w:r>
      <w:r>
        <w:rPr>
          <w:rFonts w:ascii="Times New Roman" w:hAnsi="Times New Roman"/>
          <w:color w:val="191919"/>
          <w:sz w:val="20"/>
          <w:szCs w:val="20"/>
        </w:rPr>
        <w:t>strategies for</w:t>
      </w:r>
      <w:r>
        <w:rPr>
          <w:rFonts w:ascii="Times New Roman" w:hAnsi="Times New Roman"/>
          <w:color w:val="191919"/>
          <w:spacing w:val="-1"/>
          <w:sz w:val="20"/>
          <w:szCs w:val="20"/>
        </w:rPr>
        <w:t xml:space="preserve"> </w:t>
      </w:r>
      <w:r>
        <w:rPr>
          <w:rFonts w:ascii="Times New Roman" w:hAnsi="Times New Roman"/>
          <w:color w:val="191919"/>
          <w:sz w:val="20"/>
          <w:szCs w:val="20"/>
        </w:rPr>
        <w:t>teaching mathematics; evaluative processes</w:t>
      </w:r>
      <w:r>
        <w:rPr>
          <w:rFonts w:ascii="Times New Roman" w:hAnsi="Times New Roman"/>
          <w:color w:val="191919"/>
          <w:spacing w:val="-1"/>
          <w:sz w:val="20"/>
          <w:szCs w:val="20"/>
        </w:rPr>
        <w:t xml:space="preserve"> </w:t>
      </w:r>
      <w:r>
        <w:rPr>
          <w:rFonts w:ascii="Times New Roman" w:hAnsi="Times New Roman"/>
          <w:color w:val="191919"/>
          <w:sz w:val="20"/>
          <w:szCs w:val="20"/>
        </w:rPr>
        <w:t>and current problems in mathematics education.</w:t>
      </w:r>
    </w:p>
    <w:p w:rsidR="00F42301" w:rsidRDefault="00F42301" w:rsidP="00721764">
      <w:pPr>
        <w:widowControl w:val="0"/>
        <w:autoSpaceDE w:val="0"/>
        <w:autoSpaceDN w:val="0"/>
        <w:adjustRightInd w:val="0"/>
        <w:spacing w:after="0" w:line="227" w:lineRule="exact"/>
        <w:ind w:left="1916" w:right="892"/>
        <w:jc w:val="center"/>
        <w:rPr>
          <w:rFonts w:ascii="Times New Roman" w:hAnsi="Times New Roman"/>
          <w:color w:val="000000"/>
          <w:sz w:val="20"/>
          <w:szCs w:val="20"/>
        </w:rPr>
      </w:pPr>
      <w:r>
        <w:rPr>
          <w:rFonts w:ascii="Times New Roman" w:hAnsi="Times New Roman"/>
          <w:b/>
          <w:bCs/>
          <w:color w:val="191919"/>
          <w:sz w:val="20"/>
          <w:szCs w:val="20"/>
        </w:rPr>
        <w:t>EDUC 5538 - Curriculum Planning</w:t>
      </w:r>
      <w:r>
        <w:rPr>
          <w:rFonts w:ascii="Times New Roman" w:hAnsi="Times New Roman"/>
          <w:b/>
          <w:bCs/>
          <w:color w:val="191919"/>
          <w:spacing w:val="-10"/>
          <w:sz w:val="20"/>
          <w:szCs w:val="20"/>
        </w:rPr>
        <w:t xml:space="preserve"> </w:t>
      </w:r>
      <w:r>
        <w:rPr>
          <w:rFonts w:ascii="Times New Roman" w:hAnsi="Times New Roman"/>
          <w:b/>
          <w:bCs/>
          <w:color w:val="191919"/>
          <w:sz w:val="20"/>
          <w:szCs w:val="20"/>
        </w:rPr>
        <w:t>......................................................................................3(3-0)</w:t>
      </w:r>
    </w:p>
    <w:p w:rsidR="00F42301" w:rsidRDefault="00F42301" w:rsidP="00721764">
      <w:pPr>
        <w:widowControl w:val="0"/>
        <w:autoSpaceDE w:val="0"/>
        <w:autoSpaceDN w:val="0"/>
        <w:adjustRightInd w:val="0"/>
        <w:spacing w:before="13" w:after="0"/>
        <w:ind w:left="2311" w:right="1101"/>
        <w:jc w:val="both"/>
        <w:rPr>
          <w:rFonts w:ascii="Times New Roman" w:hAnsi="Times New Roman"/>
          <w:color w:val="000000"/>
          <w:sz w:val="20"/>
          <w:szCs w:val="20"/>
        </w:rPr>
      </w:pPr>
      <w:r>
        <w:rPr>
          <w:rFonts w:ascii="Times New Roman" w:hAnsi="Times New Roman"/>
          <w:color w:val="191919"/>
          <w:sz w:val="20"/>
          <w:szCs w:val="20"/>
        </w:rPr>
        <w:t>Principles of curriculum planning and development are applied to the specific subtitle area.</w:t>
      </w:r>
    </w:p>
    <w:p w:rsidR="00F42301" w:rsidRDefault="00F42301" w:rsidP="00721764">
      <w:pPr>
        <w:widowControl w:val="0"/>
        <w:autoSpaceDE w:val="0"/>
        <w:autoSpaceDN w:val="0"/>
        <w:adjustRightInd w:val="0"/>
        <w:spacing w:before="6" w:after="0" w:line="251" w:lineRule="auto"/>
        <w:ind w:left="2311" w:right="852" w:hanging="360"/>
        <w:jc w:val="both"/>
        <w:rPr>
          <w:rFonts w:ascii="Times New Roman" w:hAnsi="Times New Roman"/>
          <w:color w:val="000000"/>
          <w:sz w:val="20"/>
          <w:szCs w:val="20"/>
        </w:rPr>
      </w:pPr>
      <w:r>
        <w:rPr>
          <w:rFonts w:ascii="Times New Roman" w:hAnsi="Times New Roman"/>
          <w:b/>
          <w:bCs/>
          <w:color w:val="191919"/>
          <w:sz w:val="20"/>
          <w:szCs w:val="20"/>
        </w:rPr>
        <w:t>EDUC 5540 - Curriculum Principle</w:t>
      </w:r>
      <w:r>
        <w:rPr>
          <w:rFonts w:ascii="Times New Roman" w:hAnsi="Times New Roman"/>
          <w:b/>
          <w:bCs/>
          <w:color w:val="191919"/>
          <w:spacing w:val="1"/>
          <w:sz w:val="20"/>
          <w:szCs w:val="20"/>
        </w:rPr>
        <w:t>s</w:t>
      </w:r>
      <w:r>
        <w:rPr>
          <w:rFonts w:ascii="Times New Roman" w:hAnsi="Times New Roman"/>
          <w:b/>
          <w:bCs/>
          <w:color w:val="191919"/>
          <w:sz w:val="20"/>
          <w:szCs w:val="20"/>
        </w:rPr>
        <w:t>.....................................................................................</w:t>
      </w:r>
      <w:r>
        <w:rPr>
          <w:rFonts w:ascii="Times New Roman" w:hAnsi="Times New Roman"/>
          <w:b/>
          <w:bCs/>
          <w:color w:val="191919"/>
          <w:spacing w:val="7"/>
          <w:sz w:val="20"/>
          <w:szCs w:val="20"/>
        </w:rPr>
        <w:t xml:space="preserve">3(3-0) </w:t>
      </w:r>
      <w:r>
        <w:rPr>
          <w:rFonts w:ascii="Times New Roman" w:hAnsi="Times New Roman"/>
          <w:color w:val="191919"/>
          <w:sz w:val="20"/>
          <w:szCs w:val="20"/>
        </w:rPr>
        <w:t>Models for curriculum development and the forces that bear on curriculum decision-making will</w:t>
      </w:r>
      <w:r>
        <w:rPr>
          <w:rFonts w:ascii="Times New Roman" w:hAnsi="Times New Roman"/>
          <w:color w:val="191919"/>
          <w:spacing w:val="3"/>
          <w:sz w:val="20"/>
          <w:szCs w:val="20"/>
        </w:rPr>
        <w:t xml:space="preserve"> </w:t>
      </w:r>
      <w:r>
        <w:rPr>
          <w:rFonts w:ascii="Times New Roman" w:hAnsi="Times New Roman"/>
          <w:color w:val="191919"/>
          <w:sz w:val="20"/>
          <w:szCs w:val="20"/>
        </w:rPr>
        <w:t>be</w:t>
      </w:r>
      <w:r>
        <w:rPr>
          <w:rFonts w:ascii="Times New Roman" w:hAnsi="Times New Roman"/>
          <w:color w:val="191919"/>
          <w:spacing w:val="3"/>
          <w:sz w:val="20"/>
          <w:szCs w:val="20"/>
        </w:rPr>
        <w:t xml:space="preserve"> </w:t>
      </w:r>
      <w:r>
        <w:rPr>
          <w:rFonts w:ascii="Times New Roman" w:hAnsi="Times New Roman"/>
          <w:color w:val="191919"/>
          <w:sz w:val="20"/>
          <w:szCs w:val="20"/>
        </w:rPr>
        <w:t>studied. This</w:t>
      </w:r>
      <w:r>
        <w:rPr>
          <w:rFonts w:ascii="Times New Roman" w:hAnsi="Times New Roman"/>
          <w:color w:val="191919"/>
          <w:spacing w:val="3"/>
          <w:sz w:val="20"/>
          <w:szCs w:val="20"/>
        </w:rPr>
        <w:t xml:space="preserve"> </w:t>
      </w:r>
      <w:r>
        <w:rPr>
          <w:rFonts w:ascii="Times New Roman" w:hAnsi="Times New Roman"/>
          <w:color w:val="191919"/>
          <w:sz w:val="20"/>
          <w:szCs w:val="20"/>
        </w:rPr>
        <w:t>is</w:t>
      </w:r>
      <w:r>
        <w:rPr>
          <w:rFonts w:ascii="Times New Roman" w:hAnsi="Times New Roman"/>
          <w:color w:val="191919"/>
          <w:spacing w:val="3"/>
          <w:sz w:val="20"/>
          <w:szCs w:val="20"/>
        </w:rPr>
        <w:t xml:space="preserve"> </w:t>
      </w:r>
      <w:r>
        <w:rPr>
          <w:rFonts w:ascii="Times New Roman" w:hAnsi="Times New Roman"/>
          <w:color w:val="191919"/>
          <w:sz w:val="20"/>
          <w:szCs w:val="20"/>
        </w:rPr>
        <w:t>the</w:t>
      </w:r>
      <w:r>
        <w:rPr>
          <w:rFonts w:ascii="Times New Roman" w:hAnsi="Times New Roman"/>
          <w:color w:val="191919"/>
          <w:spacing w:val="3"/>
          <w:sz w:val="20"/>
          <w:szCs w:val="20"/>
        </w:rPr>
        <w:t xml:space="preserve"> </w:t>
      </w:r>
      <w:r>
        <w:rPr>
          <w:rFonts w:ascii="Times New Roman" w:hAnsi="Times New Roman"/>
          <w:color w:val="191919"/>
          <w:sz w:val="20"/>
          <w:szCs w:val="20"/>
        </w:rPr>
        <w:t>basic</w:t>
      </w:r>
      <w:r>
        <w:rPr>
          <w:rFonts w:ascii="Times New Roman" w:hAnsi="Times New Roman"/>
          <w:color w:val="191919"/>
          <w:spacing w:val="3"/>
          <w:sz w:val="20"/>
          <w:szCs w:val="20"/>
        </w:rPr>
        <w:t xml:space="preserve"> </w:t>
      </w:r>
      <w:r>
        <w:rPr>
          <w:rFonts w:ascii="Times New Roman" w:hAnsi="Times New Roman"/>
          <w:color w:val="191919"/>
          <w:sz w:val="20"/>
          <w:szCs w:val="20"/>
        </w:rPr>
        <w:t>course</w:t>
      </w:r>
      <w:r>
        <w:rPr>
          <w:rFonts w:ascii="Times New Roman" w:hAnsi="Times New Roman"/>
          <w:color w:val="191919"/>
          <w:spacing w:val="3"/>
          <w:sz w:val="20"/>
          <w:szCs w:val="20"/>
        </w:rPr>
        <w:t xml:space="preserve"> </w:t>
      </w:r>
      <w:r>
        <w:rPr>
          <w:rFonts w:ascii="Times New Roman" w:hAnsi="Times New Roman"/>
          <w:color w:val="191919"/>
          <w:sz w:val="20"/>
          <w:szCs w:val="20"/>
        </w:rPr>
        <w:t>in</w:t>
      </w:r>
      <w:r>
        <w:rPr>
          <w:rFonts w:ascii="Times New Roman" w:hAnsi="Times New Roman"/>
          <w:color w:val="191919"/>
          <w:spacing w:val="3"/>
          <w:sz w:val="20"/>
          <w:szCs w:val="20"/>
        </w:rPr>
        <w:t xml:space="preserve"> </w:t>
      </w:r>
      <w:r>
        <w:rPr>
          <w:rFonts w:ascii="Times New Roman" w:hAnsi="Times New Roman"/>
          <w:color w:val="191919"/>
          <w:sz w:val="20"/>
          <w:szCs w:val="20"/>
        </w:rPr>
        <w:t>principles</w:t>
      </w:r>
      <w:r>
        <w:rPr>
          <w:rFonts w:ascii="Times New Roman" w:hAnsi="Times New Roman"/>
          <w:color w:val="191919"/>
          <w:spacing w:val="3"/>
          <w:sz w:val="20"/>
          <w:szCs w:val="20"/>
        </w:rPr>
        <w:t xml:space="preserve"> </w:t>
      </w:r>
      <w:r>
        <w:rPr>
          <w:rFonts w:ascii="Times New Roman" w:hAnsi="Times New Roman"/>
          <w:color w:val="191919"/>
          <w:sz w:val="20"/>
          <w:szCs w:val="20"/>
        </w:rPr>
        <w:t>of</w:t>
      </w:r>
      <w:r>
        <w:rPr>
          <w:rFonts w:ascii="Times New Roman" w:hAnsi="Times New Roman"/>
          <w:color w:val="191919"/>
          <w:spacing w:val="3"/>
          <w:sz w:val="20"/>
          <w:szCs w:val="20"/>
        </w:rPr>
        <w:t xml:space="preserve"> </w:t>
      </w:r>
      <w:r>
        <w:rPr>
          <w:rFonts w:ascii="Times New Roman" w:hAnsi="Times New Roman"/>
          <w:color w:val="191919"/>
          <w:sz w:val="20"/>
          <w:szCs w:val="20"/>
        </w:rPr>
        <w:t>curriculum</w:t>
      </w:r>
      <w:r>
        <w:rPr>
          <w:rFonts w:ascii="Times New Roman" w:hAnsi="Times New Roman"/>
          <w:color w:val="191919"/>
          <w:spacing w:val="3"/>
          <w:sz w:val="20"/>
          <w:szCs w:val="20"/>
        </w:rPr>
        <w:t xml:space="preserve"> </w:t>
      </w:r>
      <w:r>
        <w:rPr>
          <w:rFonts w:ascii="Times New Roman" w:hAnsi="Times New Roman"/>
          <w:color w:val="191919"/>
          <w:sz w:val="20"/>
          <w:szCs w:val="20"/>
        </w:rPr>
        <w:t>development</w:t>
      </w:r>
      <w:r>
        <w:rPr>
          <w:rFonts w:ascii="Times New Roman" w:hAnsi="Times New Roman"/>
          <w:color w:val="191919"/>
          <w:spacing w:val="3"/>
          <w:sz w:val="20"/>
          <w:szCs w:val="20"/>
        </w:rPr>
        <w:t xml:space="preserve"> </w:t>
      </w:r>
      <w:r>
        <w:rPr>
          <w:rFonts w:ascii="Times New Roman" w:hAnsi="Times New Roman"/>
          <w:color w:val="191919"/>
          <w:sz w:val="20"/>
          <w:szCs w:val="20"/>
        </w:rPr>
        <w:t>for</w:t>
      </w:r>
      <w:r>
        <w:rPr>
          <w:rFonts w:ascii="Times New Roman" w:hAnsi="Times New Roman"/>
          <w:color w:val="191919"/>
          <w:spacing w:val="3"/>
          <w:sz w:val="20"/>
          <w:szCs w:val="20"/>
        </w:rPr>
        <w:t xml:space="preserve"> </w:t>
      </w:r>
      <w:r>
        <w:rPr>
          <w:rFonts w:ascii="Times New Roman" w:hAnsi="Times New Roman"/>
          <w:color w:val="191919"/>
          <w:sz w:val="20"/>
          <w:szCs w:val="20"/>
        </w:rPr>
        <w:t>graduate students, including those from diverse backgrounds with a variety of career goals.</w:t>
      </w:r>
    </w:p>
    <w:p w:rsidR="00F42301" w:rsidRDefault="00F42301" w:rsidP="00721764">
      <w:pPr>
        <w:widowControl w:val="0"/>
        <w:autoSpaceDE w:val="0"/>
        <w:autoSpaceDN w:val="0"/>
        <w:adjustRightInd w:val="0"/>
        <w:spacing w:after="0" w:line="226" w:lineRule="exact"/>
        <w:ind w:left="1916" w:right="892"/>
        <w:jc w:val="center"/>
        <w:rPr>
          <w:rFonts w:ascii="Times New Roman" w:hAnsi="Times New Roman"/>
          <w:color w:val="000000"/>
          <w:sz w:val="20"/>
          <w:szCs w:val="20"/>
        </w:rPr>
      </w:pPr>
      <w:r>
        <w:rPr>
          <w:rFonts w:ascii="Times New Roman" w:hAnsi="Times New Roman"/>
          <w:b/>
          <w:bCs/>
          <w:color w:val="191919"/>
          <w:sz w:val="20"/>
          <w:szCs w:val="20"/>
        </w:rPr>
        <w:t>EDUC 5542 - Curriculum Needs and</w:t>
      </w:r>
      <w:r>
        <w:rPr>
          <w:rFonts w:ascii="Times New Roman" w:hAnsi="Times New Roman"/>
          <w:b/>
          <w:bCs/>
          <w:color w:val="191919"/>
          <w:spacing w:val="-4"/>
          <w:sz w:val="20"/>
          <w:szCs w:val="20"/>
        </w:rPr>
        <w:t xml:space="preserve"> </w:t>
      </w:r>
      <w:r>
        <w:rPr>
          <w:rFonts w:ascii="Times New Roman" w:hAnsi="Times New Roman"/>
          <w:b/>
          <w:bCs/>
          <w:color w:val="191919"/>
          <w:spacing w:val="-15"/>
          <w:sz w:val="20"/>
          <w:szCs w:val="20"/>
        </w:rPr>
        <w:t>T</w:t>
      </w:r>
      <w:r>
        <w:rPr>
          <w:rFonts w:ascii="Times New Roman" w:hAnsi="Times New Roman"/>
          <w:b/>
          <w:bCs/>
          <w:color w:val="191919"/>
          <w:spacing w:val="-4"/>
          <w:sz w:val="20"/>
          <w:szCs w:val="20"/>
        </w:rPr>
        <w:t>r</w:t>
      </w:r>
      <w:r>
        <w:rPr>
          <w:rFonts w:ascii="Times New Roman" w:hAnsi="Times New Roman"/>
          <w:b/>
          <w:bCs/>
          <w:color w:val="191919"/>
          <w:sz w:val="20"/>
          <w:szCs w:val="20"/>
        </w:rPr>
        <w:t>ends</w:t>
      </w:r>
      <w:r>
        <w:rPr>
          <w:rFonts w:ascii="Times New Roman" w:hAnsi="Times New Roman"/>
          <w:b/>
          <w:bCs/>
          <w:color w:val="191919"/>
          <w:spacing w:val="-16"/>
          <w:sz w:val="20"/>
          <w:szCs w:val="20"/>
        </w:rPr>
        <w:t xml:space="preserve"> </w:t>
      </w:r>
      <w:r>
        <w:rPr>
          <w:rFonts w:ascii="Times New Roman" w:hAnsi="Times New Roman"/>
          <w:b/>
          <w:bCs/>
          <w:color w:val="191919"/>
          <w:sz w:val="20"/>
          <w:szCs w:val="20"/>
        </w:rPr>
        <w:t>.......................................................................3(3-0)</w:t>
      </w:r>
    </w:p>
    <w:p w:rsidR="00F42301" w:rsidRDefault="00F42301" w:rsidP="00721764">
      <w:pPr>
        <w:widowControl w:val="0"/>
        <w:autoSpaceDE w:val="0"/>
        <w:autoSpaceDN w:val="0"/>
        <w:adjustRightInd w:val="0"/>
        <w:spacing w:before="13" w:after="0" w:line="250" w:lineRule="auto"/>
        <w:ind w:left="2311" w:right="858"/>
        <w:jc w:val="both"/>
        <w:rPr>
          <w:rFonts w:ascii="Times New Roman" w:hAnsi="Times New Roman"/>
          <w:color w:val="000000"/>
          <w:sz w:val="20"/>
          <w:szCs w:val="20"/>
        </w:rPr>
      </w:pPr>
      <w:r w:rsidRPr="003F2CF3">
        <w:rPr>
          <w:rFonts w:ascii="Calibri" w:hAnsi="Calibri"/>
          <w:noProof/>
          <w:lang w:eastAsia="en-US"/>
        </w:rPr>
        <w:pict>
          <v:shape id="_x0000_s3866" type="#_x0000_t202" style="position:absolute;left:0;text-align:left;margin-left:18.1pt;margin-top:4.3pt;width:1in;height:184.35pt;z-index:-251468800;mso-position-horizontal-relative:page" o:allowincell="f" filled="f" stroked="f">
            <v:textbox style="layout-flow:vertical;mso-layout-flow-alt:bottom-to-top" inset="0,0,0,0">
              <w:txbxContent>
                <w:p w:rsidR="00F42301" w:rsidRDefault="00F42301" w:rsidP="00721764">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E</w:t>
                  </w:r>
                  <w:r>
                    <w:rPr>
                      <w:rFonts w:ascii="Impact" w:hAnsi="Impact" w:cs="Impact"/>
                      <w:color w:val="A3A3A3"/>
                      <w:spacing w:val="-115"/>
                      <w:position w:val="1"/>
                      <w:sz w:val="105"/>
                      <w:szCs w:val="105"/>
                    </w:rPr>
                    <w:t xml:space="preserve"> </w:t>
                  </w:r>
                </w:p>
              </w:txbxContent>
            </v:textbox>
            <w10:wrap anchorx="page"/>
          </v:shape>
        </w:pict>
      </w:r>
      <w:r>
        <w:rPr>
          <w:rFonts w:ascii="Times New Roman" w:hAnsi="Times New Roman"/>
          <w:color w:val="191919"/>
          <w:sz w:val="20"/>
          <w:szCs w:val="20"/>
        </w:rPr>
        <w:t>Thorough analysis of the nature and curriculum needs and trends of middle grade students, in- cluding program rationale,</w:t>
      </w:r>
      <w:r>
        <w:rPr>
          <w:rFonts w:ascii="Times New Roman" w:hAnsi="Times New Roman"/>
          <w:color w:val="191919"/>
          <w:spacing w:val="1"/>
          <w:sz w:val="20"/>
          <w:szCs w:val="20"/>
        </w:rPr>
        <w:t xml:space="preserve"> </w:t>
      </w:r>
      <w:r>
        <w:rPr>
          <w:rFonts w:ascii="Times New Roman" w:hAnsi="Times New Roman"/>
          <w:color w:val="191919"/>
          <w:sz w:val="20"/>
          <w:szCs w:val="20"/>
        </w:rPr>
        <w:t>goals, principles, o</w:t>
      </w:r>
      <w:r>
        <w:rPr>
          <w:rFonts w:ascii="Times New Roman" w:hAnsi="Times New Roman"/>
          <w:color w:val="191919"/>
          <w:spacing w:val="-4"/>
          <w:sz w:val="20"/>
          <w:szCs w:val="20"/>
        </w:rPr>
        <w:t>r</w:t>
      </w:r>
      <w:r>
        <w:rPr>
          <w:rFonts w:ascii="Times New Roman" w:hAnsi="Times New Roman"/>
          <w:color w:val="191919"/>
          <w:sz w:val="20"/>
          <w:szCs w:val="20"/>
        </w:rPr>
        <w:t>ganizational</w:t>
      </w:r>
      <w:r>
        <w:rPr>
          <w:rFonts w:ascii="Times New Roman" w:hAnsi="Times New Roman"/>
          <w:color w:val="191919"/>
          <w:spacing w:val="1"/>
          <w:sz w:val="20"/>
          <w:szCs w:val="20"/>
        </w:rPr>
        <w:t xml:space="preserve"> </w:t>
      </w:r>
      <w:r>
        <w:rPr>
          <w:rFonts w:ascii="Times New Roman" w:hAnsi="Times New Roman"/>
          <w:color w:val="191919"/>
          <w:sz w:val="20"/>
          <w:szCs w:val="20"/>
        </w:rPr>
        <w:t>patterns and instructional</w:t>
      </w:r>
      <w:r>
        <w:rPr>
          <w:rFonts w:ascii="Times New Roman" w:hAnsi="Times New Roman"/>
          <w:color w:val="191919"/>
          <w:spacing w:val="1"/>
          <w:sz w:val="20"/>
          <w:szCs w:val="20"/>
        </w:rPr>
        <w:t xml:space="preserve"> </w:t>
      </w:r>
      <w:r>
        <w:rPr>
          <w:rFonts w:ascii="Times New Roman" w:hAnsi="Times New Roman"/>
          <w:color w:val="191919"/>
          <w:sz w:val="20"/>
          <w:szCs w:val="20"/>
        </w:rPr>
        <w:t>altern</w:t>
      </w:r>
      <w:r>
        <w:rPr>
          <w:rFonts w:ascii="Times New Roman" w:hAnsi="Times New Roman"/>
          <w:color w:val="191919"/>
          <w:spacing w:val="-4"/>
          <w:sz w:val="20"/>
          <w:szCs w:val="20"/>
        </w:rPr>
        <w:t>a</w:t>
      </w:r>
      <w:r>
        <w:rPr>
          <w:rFonts w:ascii="Times New Roman" w:hAnsi="Times New Roman"/>
          <w:color w:val="191919"/>
          <w:sz w:val="20"/>
          <w:szCs w:val="20"/>
        </w:rPr>
        <w:t>- tives.</w:t>
      </w:r>
    </w:p>
    <w:p w:rsidR="00F42301" w:rsidRDefault="00F42301" w:rsidP="00721764">
      <w:pPr>
        <w:widowControl w:val="0"/>
        <w:autoSpaceDE w:val="0"/>
        <w:autoSpaceDN w:val="0"/>
        <w:adjustRightInd w:val="0"/>
        <w:spacing w:after="0" w:line="227" w:lineRule="exact"/>
        <w:ind w:left="1916" w:right="892"/>
        <w:jc w:val="center"/>
        <w:rPr>
          <w:rFonts w:ascii="Times New Roman" w:hAnsi="Times New Roman"/>
          <w:color w:val="000000"/>
          <w:sz w:val="20"/>
          <w:szCs w:val="20"/>
        </w:rPr>
      </w:pPr>
      <w:r>
        <w:rPr>
          <w:rFonts w:ascii="Times New Roman" w:hAnsi="Times New Roman"/>
          <w:b/>
          <w:bCs/>
          <w:color w:val="191919"/>
          <w:sz w:val="20"/>
          <w:szCs w:val="20"/>
        </w:rPr>
        <w:t>EDUC 5550 - Educational Measu</w:t>
      </w:r>
      <w:r>
        <w:rPr>
          <w:rFonts w:ascii="Times New Roman" w:hAnsi="Times New Roman"/>
          <w:b/>
          <w:bCs/>
          <w:color w:val="191919"/>
          <w:spacing w:val="-4"/>
          <w:sz w:val="20"/>
          <w:szCs w:val="20"/>
        </w:rPr>
        <w:t>r</w:t>
      </w:r>
      <w:r>
        <w:rPr>
          <w:rFonts w:ascii="Times New Roman" w:hAnsi="Times New Roman"/>
          <w:b/>
          <w:bCs/>
          <w:color w:val="191919"/>
          <w:sz w:val="20"/>
          <w:szCs w:val="20"/>
        </w:rPr>
        <w:t>ement</w:t>
      </w:r>
      <w:r>
        <w:rPr>
          <w:rFonts w:ascii="Times New Roman" w:hAnsi="Times New Roman"/>
          <w:b/>
          <w:bCs/>
          <w:color w:val="191919"/>
          <w:spacing w:val="-29"/>
          <w:sz w:val="20"/>
          <w:szCs w:val="20"/>
        </w:rPr>
        <w:t xml:space="preserve"> </w:t>
      </w:r>
      <w:r>
        <w:rPr>
          <w:rFonts w:ascii="Times New Roman" w:hAnsi="Times New Roman"/>
          <w:b/>
          <w:bCs/>
          <w:color w:val="191919"/>
          <w:sz w:val="20"/>
          <w:szCs w:val="20"/>
        </w:rPr>
        <w:t>..............................................................................3(3-0)</w:t>
      </w:r>
    </w:p>
    <w:p w:rsidR="00F42301" w:rsidRDefault="00F42301" w:rsidP="00721764">
      <w:pPr>
        <w:widowControl w:val="0"/>
        <w:autoSpaceDE w:val="0"/>
        <w:autoSpaceDN w:val="0"/>
        <w:adjustRightInd w:val="0"/>
        <w:spacing w:before="13" w:after="0"/>
        <w:ind w:left="2311" w:right="1900"/>
        <w:jc w:val="both"/>
        <w:rPr>
          <w:rFonts w:ascii="Times New Roman" w:hAnsi="Times New Roman"/>
          <w:color w:val="000000"/>
          <w:sz w:val="20"/>
          <w:szCs w:val="20"/>
        </w:rPr>
      </w:pPr>
      <w:r>
        <w:rPr>
          <w:rFonts w:ascii="Times New Roman" w:hAnsi="Times New Roman"/>
          <w:color w:val="191919"/>
          <w:sz w:val="20"/>
          <w:szCs w:val="20"/>
        </w:rPr>
        <w:t>Theory and use of standardized measurement instruments in educational settings.</w:t>
      </w:r>
    </w:p>
    <w:p w:rsidR="00F42301" w:rsidRDefault="00F42301" w:rsidP="00721764">
      <w:pPr>
        <w:widowControl w:val="0"/>
        <w:autoSpaceDE w:val="0"/>
        <w:autoSpaceDN w:val="0"/>
        <w:adjustRightInd w:val="0"/>
        <w:spacing w:before="6" w:after="0" w:line="251" w:lineRule="auto"/>
        <w:ind w:left="2311" w:right="858" w:hanging="360"/>
        <w:jc w:val="both"/>
        <w:rPr>
          <w:rFonts w:ascii="Times New Roman" w:hAnsi="Times New Roman"/>
          <w:color w:val="000000"/>
          <w:sz w:val="20"/>
          <w:szCs w:val="20"/>
        </w:rPr>
      </w:pPr>
      <w:r>
        <w:rPr>
          <w:rFonts w:ascii="Times New Roman" w:hAnsi="Times New Roman"/>
          <w:b/>
          <w:bCs/>
          <w:color w:val="191919"/>
          <w:sz w:val="20"/>
          <w:szCs w:val="20"/>
        </w:rPr>
        <w:t>EDUC 5553 - Psychology of the Inne</w:t>
      </w:r>
      <w:r>
        <w:rPr>
          <w:rFonts w:ascii="Times New Roman" w:hAnsi="Times New Roman"/>
          <w:b/>
          <w:bCs/>
          <w:color w:val="191919"/>
          <w:spacing w:val="-7"/>
          <w:sz w:val="20"/>
          <w:szCs w:val="20"/>
        </w:rPr>
        <w:t>r</w:t>
      </w:r>
      <w:r>
        <w:rPr>
          <w:rFonts w:ascii="Times New Roman" w:hAnsi="Times New Roman"/>
          <w:b/>
          <w:bCs/>
          <w:color w:val="191919"/>
          <w:sz w:val="20"/>
          <w:szCs w:val="20"/>
        </w:rPr>
        <w:t>-City Chil</w:t>
      </w:r>
      <w:r>
        <w:rPr>
          <w:rFonts w:ascii="Times New Roman" w:hAnsi="Times New Roman"/>
          <w:b/>
          <w:bCs/>
          <w:color w:val="191919"/>
          <w:spacing w:val="8"/>
          <w:sz w:val="20"/>
          <w:szCs w:val="20"/>
        </w:rPr>
        <w:t>d</w:t>
      </w:r>
      <w:r>
        <w:rPr>
          <w:rFonts w:ascii="Times New Roman" w:hAnsi="Times New Roman"/>
          <w:b/>
          <w:bCs/>
          <w:color w:val="191919"/>
          <w:sz w:val="20"/>
          <w:szCs w:val="20"/>
        </w:rPr>
        <w:t xml:space="preserve">................................................................3(3-0) </w:t>
      </w:r>
      <w:r>
        <w:rPr>
          <w:rFonts w:ascii="Times New Roman" w:hAnsi="Times New Roman"/>
          <w:color w:val="191919"/>
          <w:sz w:val="20"/>
          <w:szCs w:val="20"/>
        </w:rPr>
        <w:t>Analysis</w:t>
      </w:r>
      <w:r>
        <w:rPr>
          <w:rFonts w:ascii="Times New Roman" w:hAnsi="Times New Roman"/>
          <w:color w:val="191919"/>
          <w:spacing w:val="-1"/>
          <w:sz w:val="20"/>
          <w:szCs w:val="20"/>
        </w:rPr>
        <w:t xml:space="preserve"> </w:t>
      </w:r>
      <w:r>
        <w:rPr>
          <w:rFonts w:ascii="Times New Roman" w:hAnsi="Times New Roman"/>
          <w:color w:val="191919"/>
          <w:sz w:val="20"/>
          <w:szCs w:val="20"/>
        </w:rPr>
        <w:t>of</w:t>
      </w:r>
      <w:r>
        <w:rPr>
          <w:rFonts w:ascii="Times New Roman" w:hAnsi="Times New Roman"/>
          <w:color w:val="191919"/>
          <w:spacing w:val="-1"/>
          <w:sz w:val="20"/>
          <w:szCs w:val="20"/>
        </w:rPr>
        <w:t xml:space="preserve"> </w:t>
      </w:r>
      <w:r>
        <w:rPr>
          <w:rFonts w:ascii="Times New Roman" w:hAnsi="Times New Roman"/>
          <w:color w:val="191919"/>
          <w:sz w:val="20"/>
          <w:szCs w:val="20"/>
        </w:rPr>
        <w:t>the</w:t>
      </w:r>
      <w:r>
        <w:rPr>
          <w:rFonts w:ascii="Times New Roman" w:hAnsi="Times New Roman"/>
          <w:color w:val="191919"/>
          <w:spacing w:val="-1"/>
          <w:sz w:val="20"/>
          <w:szCs w:val="20"/>
        </w:rPr>
        <w:t xml:space="preserve"> </w:t>
      </w:r>
      <w:r>
        <w:rPr>
          <w:rFonts w:ascii="Times New Roman" w:hAnsi="Times New Roman"/>
          <w:color w:val="191919"/>
          <w:sz w:val="20"/>
          <w:szCs w:val="20"/>
        </w:rPr>
        <w:t>special</w:t>
      </w:r>
      <w:r>
        <w:rPr>
          <w:rFonts w:ascii="Times New Roman" w:hAnsi="Times New Roman"/>
          <w:color w:val="191919"/>
          <w:spacing w:val="-1"/>
          <w:sz w:val="20"/>
          <w:szCs w:val="20"/>
        </w:rPr>
        <w:t xml:space="preserve"> </w:t>
      </w:r>
      <w:r>
        <w:rPr>
          <w:rFonts w:ascii="Times New Roman" w:hAnsi="Times New Roman"/>
          <w:color w:val="191919"/>
          <w:sz w:val="20"/>
          <w:szCs w:val="20"/>
        </w:rPr>
        <w:t>problems</w:t>
      </w:r>
      <w:r>
        <w:rPr>
          <w:rFonts w:ascii="Times New Roman" w:hAnsi="Times New Roman"/>
          <w:color w:val="191919"/>
          <w:spacing w:val="-1"/>
          <w:sz w:val="20"/>
          <w:szCs w:val="20"/>
        </w:rPr>
        <w:t xml:space="preserve"> </w:t>
      </w:r>
      <w:r>
        <w:rPr>
          <w:rFonts w:ascii="Times New Roman" w:hAnsi="Times New Roman"/>
          <w:color w:val="191919"/>
          <w:sz w:val="20"/>
          <w:szCs w:val="20"/>
        </w:rPr>
        <w:t>that</w:t>
      </w:r>
      <w:r>
        <w:rPr>
          <w:rFonts w:ascii="Times New Roman" w:hAnsi="Times New Roman"/>
          <w:color w:val="191919"/>
          <w:spacing w:val="-1"/>
          <w:sz w:val="20"/>
          <w:szCs w:val="20"/>
        </w:rPr>
        <w:t xml:space="preserve"> </w:t>
      </w:r>
      <w:r>
        <w:rPr>
          <w:rFonts w:ascii="Times New Roman" w:hAnsi="Times New Roman"/>
          <w:color w:val="191919"/>
          <w:sz w:val="20"/>
          <w:szCs w:val="20"/>
        </w:rPr>
        <w:t>arise</w:t>
      </w:r>
      <w:r>
        <w:rPr>
          <w:rFonts w:ascii="Times New Roman" w:hAnsi="Times New Roman"/>
          <w:color w:val="191919"/>
          <w:spacing w:val="-1"/>
          <w:sz w:val="20"/>
          <w:szCs w:val="20"/>
        </w:rPr>
        <w:t xml:space="preserve"> </w:t>
      </w:r>
      <w:r>
        <w:rPr>
          <w:rFonts w:ascii="Times New Roman" w:hAnsi="Times New Roman"/>
          <w:color w:val="191919"/>
          <w:sz w:val="20"/>
          <w:szCs w:val="20"/>
        </w:rPr>
        <w:t>in</w:t>
      </w:r>
      <w:r>
        <w:rPr>
          <w:rFonts w:ascii="Times New Roman" w:hAnsi="Times New Roman"/>
          <w:color w:val="191919"/>
          <w:spacing w:val="-1"/>
          <w:sz w:val="20"/>
          <w:szCs w:val="20"/>
        </w:rPr>
        <w:t xml:space="preserve"> </w:t>
      </w:r>
      <w:r>
        <w:rPr>
          <w:rFonts w:ascii="Times New Roman" w:hAnsi="Times New Roman"/>
          <w:color w:val="191919"/>
          <w:sz w:val="20"/>
          <w:szCs w:val="20"/>
        </w:rPr>
        <w:t>the</w:t>
      </w:r>
      <w:r>
        <w:rPr>
          <w:rFonts w:ascii="Times New Roman" w:hAnsi="Times New Roman"/>
          <w:color w:val="191919"/>
          <w:spacing w:val="-1"/>
          <w:sz w:val="20"/>
          <w:szCs w:val="20"/>
        </w:rPr>
        <w:t xml:space="preserve"> </w:t>
      </w:r>
      <w:r>
        <w:rPr>
          <w:rFonts w:ascii="Times New Roman" w:hAnsi="Times New Roman"/>
          <w:color w:val="191919"/>
          <w:sz w:val="20"/>
          <w:szCs w:val="20"/>
        </w:rPr>
        <w:t>relationship</w:t>
      </w:r>
      <w:r>
        <w:rPr>
          <w:rFonts w:ascii="Times New Roman" w:hAnsi="Times New Roman"/>
          <w:color w:val="191919"/>
          <w:spacing w:val="-1"/>
          <w:sz w:val="20"/>
          <w:szCs w:val="20"/>
        </w:rPr>
        <w:t xml:space="preserve"> </w:t>
      </w:r>
      <w:r>
        <w:rPr>
          <w:rFonts w:ascii="Times New Roman" w:hAnsi="Times New Roman"/>
          <w:color w:val="191919"/>
          <w:sz w:val="20"/>
          <w:szCs w:val="20"/>
        </w:rPr>
        <w:t>between</w:t>
      </w:r>
      <w:r>
        <w:rPr>
          <w:rFonts w:ascii="Times New Roman" w:hAnsi="Times New Roman"/>
          <w:color w:val="191919"/>
          <w:spacing w:val="-1"/>
          <w:sz w:val="20"/>
          <w:szCs w:val="20"/>
        </w:rPr>
        <w:t xml:space="preserve"> </w:t>
      </w:r>
      <w:r>
        <w:rPr>
          <w:rFonts w:ascii="Times New Roman" w:hAnsi="Times New Roman"/>
          <w:color w:val="191919"/>
          <w:sz w:val="20"/>
          <w:szCs w:val="20"/>
        </w:rPr>
        <w:t>teachers</w:t>
      </w:r>
      <w:r>
        <w:rPr>
          <w:rFonts w:ascii="Times New Roman" w:hAnsi="Times New Roman"/>
          <w:color w:val="191919"/>
          <w:spacing w:val="-1"/>
          <w:sz w:val="20"/>
          <w:szCs w:val="20"/>
        </w:rPr>
        <w:t xml:space="preserve"> </w:t>
      </w:r>
      <w:r>
        <w:rPr>
          <w:rFonts w:ascii="Times New Roman" w:hAnsi="Times New Roman"/>
          <w:color w:val="191919"/>
          <w:sz w:val="20"/>
          <w:szCs w:val="20"/>
        </w:rPr>
        <w:t>and</w:t>
      </w:r>
      <w:r>
        <w:rPr>
          <w:rFonts w:ascii="Times New Roman" w:hAnsi="Times New Roman"/>
          <w:color w:val="191919"/>
          <w:spacing w:val="-1"/>
          <w:sz w:val="20"/>
          <w:szCs w:val="20"/>
        </w:rPr>
        <w:t xml:space="preserve"> </w:t>
      </w:r>
      <w:r>
        <w:rPr>
          <w:rFonts w:ascii="Times New Roman" w:hAnsi="Times New Roman"/>
          <w:color w:val="191919"/>
          <w:sz w:val="20"/>
          <w:szCs w:val="20"/>
        </w:rPr>
        <w:t>students</w:t>
      </w:r>
      <w:r>
        <w:rPr>
          <w:rFonts w:ascii="Times New Roman" w:hAnsi="Times New Roman"/>
          <w:color w:val="191919"/>
          <w:spacing w:val="-1"/>
          <w:sz w:val="20"/>
          <w:szCs w:val="20"/>
        </w:rPr>
        <w:t xml:space="preserve"> </w:t>
      </w:r>
      <w:r>
        <w:rPr>
          <w:rFonts w:ascii="Times New Roman" w:hAnsi="Times New Roman"/>
          <w:color w:val="191919"/>
          <w:sz w:val="20"/>
          <w:szCs w:val="20"/>
        </w:rPr>
        <w:t>in the inne</w:t>
      </w:r>
      <w:r>
        <w:rPr>
          <w:rFonts w:ascii="Times New Roman" w:hAnsi="Times New Roman"/>
          <w:color w:val="191919"/>
          <w:spacing w:val="-4"/>
          <w:sz w:val="20"/>
          <w:szCs w:val="20"/>
        </w:rPr>
        <w:t>r</w:t>
      </w:r>
      <w:r>
        <w:rPr>
          <w:rFonts w:ascii="Times New Roman" w:hAnsi="Times New Roman"/>
          <w:color w:val="191919"/>
          <w:sz w:val="20"/>
          <w:szCs w:val="20"/>
        </w:rPr>
        <w:t>-city community; review of innovative programs with field observations and investi- gations of psychological,</w:t>
      </w:r>
      <w:r>
        <w:rPr>
          <w:rFonts w:ascii="Times New Roman" w:hAnsi="Times New Roman"/>
          <w:color w:val="191919"/>
          <w:spacing w:val="1"/>
          <w:sz w:val="20"/>
          <w:szCs w:val="20"/>
        </w:rPr>
        <w:t xml:space="preserve"> </w:t>
      </w:r>
      <w:r>
        <w:rPr>
          <w:rFonts w:ascii="Times New Roman" w:hAnsi="Times New Roman"/>
          <w:color w:val="191919"/>
          <w:sz w:val="20"/>
          <w:szCs w:val="20"/>
        </w:rPr>
        <w:t>cultural</w:t>
      </w:r>
      <w:r>
        <w:rPr>
          <w:rFonts w:ascii="Times New Roman" w:hAnsi="Times New Roman"/>
          <w:color w:val="191919"/>
          <w:spacing w:val="1"/>
          <w:sz w:val="20"/>
          <w:szCs w:val="20"/>
        </w:rPr>
        <w:t xml:space="preserve"> </w:t>
      </w:r>
      <w:r>
        <w:rPr>
          <w:rFonts w:ascii="Times New Roman" w:hAnsi="Times New Roman"/>
          <w:color w:val="191919"/>
          <w:sz w:val="20"/>
          <w:szCs w:val="20"/>
        </w:rPr>
        <w:t>and ecological</w:t>
      </w:r>
      <w:r>
        <w:rPr>
          <w:rFonts w:ascii="Times New Roman" w:hAnsi="Times New Roman"/>
          <w:color w:val="191919"/>
          <w:spacing w:val="1"/>
          <w:sz w:val="20"/>
          <w:szCs w:val="20"/>
        </w:rPr>
        <w:t xml:space="preserve"> </w:t>
      </w:r>
      <w:r>
        <w:rPr>
          <w:rFonts w:ascii="Times New Roman" w:hAnsi="Times New Roman"/>
          <w:color w:val="191919"/>
          <w:sz w:val="20"/>
          <w:szCs w:val="20"/>
        </w:rPr>
        <w:t>factors which most strongly influence</w:t>
      </w:r>
      <w:r>
        <w:rPr>
          <w:rFonts w:ascii="Times New Roman" w:hAnsi="Times New Roman"/>
          <w:color w:val="191919"/>
          <w:spacing w:val="1"/>
          <w:sz w:val="20"/>
          <w:szCs w:val="20"/>
        </w:rPr>
        <w:t xml:space="preserve"> </w:t>
      </w:r>
      <w:r>
        <w:rPr>
          <w:rFonts w:ascii="Times New Roman" w:hAnsi="Times New Roman"/>
          <w:color w:val="191919"/>
          <w:sz w:val="20"/>
          <w:szCs w:val="20"/>
        </w:rPr>
        <w:t>educa- tion in this setting.</w:t>
      </w:r>
    </w:p>
    <w:p w:rsidR="00F42301" w:rsidRDefault="00F42301" w:rsidP="00721764">
      <w:pPr>
        <w:widowControl w:val="0"/>
        <w:autoSpaceDE w:val="0"/>
        <w:autoSpaceDN w:val="0"/>
        <w:adjustRightInd w:val="0"/>
        <w:spacing w:after="0" w:line="226" w:lineRule="exact"/>
        <w:ind w:left="1916" w:right="892"/>
        <w:jc w:val="center"/>
        <w:rPr>
          <w:rFonts w:ascii="Times New Roman" w:hAnsi="Times New Roman"/>
          <w:color w:val="000000"/>
          <w:sz w:val="20"/>
          <w:szCs w:val="20"/>
        </w:rPr>
      </w:pPr>
      <w:r>
        <w:rPr>
          <w:rFonts w:ascii="Times New Roman" w:hAnsi="Times New Roman"/>
          <w:b/>
          <w:bCs/>
          <w:color w:val="191919"/>
          <w:sz w:val="20"/>
          <w:szCs w:val="20"/>
        </w:rPr>
        <w:t>EDUC 5555 - Clinical</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App</w:t>
      </w:r>
      <w:r>
        <w:rPr>
          <w:rFonts w:ascii="Times New Roman" w:hAnsi="Times New Roman"/>
          <w:b/>
          <w:bCs/>
          <w:color w:val="191919"/>
          <w:spacing w:val="-4"/>
          <w:sz w:val="20"/>
          <w:szCs w:val="20"/>
        </w:rPr>
        <w:t>r</w:t>
      </w:r>
      <w:r>
        <w:rPr>
          <w:rFonts w:ascii="Times New Roman" w:hAnsi="Times New Roman"/>
          <w:b/>
          <w:bCs/>
          <w:color w:val="191919"/>
          <w:sz w:val="20"/>
          <w:szCs w:val="20"/>
        </w:rPr>
        <w:t>oach to Class</w:t>
      </w:r>
      <w:r>
        <w:rPr>
          <w:rFonts w:ascii="Times New Roman" w:hAnsi="Times New Roman"/>
          <w:b/>
          <w:bCs/>
          <w:color w:val="191919"/>
          <w:spacing w:val="-4"/>
          <w:sz w:val="20"/>
          <w:szCs w:val="20"/>
        </w:rPr>
        <w:t>r</w:t>
      </w:r>
      <w:r>
        <w:rPr>
          <w:rFonts w:ascii="Times New Roman" w:hAnsi="Times New Roman"/>
          <w:b/>
          <w:bCs/>
          <w:color w:val="191919"/>
          <w:sz w:val="20"/>
          <w:szCs w:val="20"/>
        </w:rPr>
        <w:t>oom</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Analysis</w:t>
      </w:r>
      <w:r>
        <w:rPr>
          <w:rFonts w:ascii="Times New Roman" w:hAnsi="Times New Roman"/>
          <w:b/>
          <w:bCs/>
          <w:color w:val="191919"/>
          <w:spacing w:val="-14"/>
          <w:sz w:val="20"/>
          <w:szCs w:val="20"/>
        </w:rPr>
        <w:t xml:space="preserve"> </w:t>
      </w:r>
      <w:r>
        <w:rPr>
          <w:rFonts w:ascii="Times New Roman" w:hAnsi="Times New Roman"/>
          <w:b/>
          <w:bCs/>
          <w:color w:val="191919"/>
          <w:sz w:val="20"/>
          <w:szCs w:val="20"/>
        </w:rPr>
        <w:t>.....................................................3(3-0)</w:t>
      </w:r>
    </w:p>
    <w:p w:rsidR="00F42301" w:rsidRDefault="00F42301" w:rsidP="00721764">
      <w:pPr>
        <w:widowControl w:val="0"/>
        <w:autoSpaceDE w:val="0"/>
        <w:autoSpaceDN w:val="0"/>
        <w:adjustRightInd w:val="0"/>
        <w:spacing w:before="13" w:after="0" w:line="250" w:lineRule="auto"/>
        <w:ind w:left="2311" w:right="858"/>
        <w:jc w:val="both"/>
        <w:rPr>
          <w:rFonts w:ascii="Times New Roman" w:hAnsi="Times New Roman"/>
          <w:color w:val="000000"/>
          <w:sz w:val="20"/>
          <w:szCs w:val="20"/>
        </w:rPr>
      </w:pPr>
      <w:r>
        <w:rPr>
          <w:rFonts w:ascii="Times New Roman" w:hAnsi="Times New Roman"/>
          <w:color w:val="191919"/>
          <w:sz w:val="20"/>
          <w:szCs w:val="20"/>
        </w:rPr>
        <w:t>Intensive</w:t>
      </w:r>
      <w:r>
        <w:rPr>
          <w:rFonts w:ascii="Times New Roman" w:hAnsi="Times New Roman"/>
          <w:color w:val="191919"/>
          <w:spacing w:val="-1"/>
          <w:sz w:val="20"/>
          <w:szCs w:val="20"/>
        </w:rPr>
        <w:t xml:space="preserve"> </w:t>
      </w:r>
      <w:r>
        <w:rPr>
          <w:rFonts w:ascii="Times New Roman" w:hAnsi="Times New Roman"/>
          <w:color w:val="191919"/>
          <w:sz w:val="20"/>
          <w:szCs w:val="20"/>
        </w:rPr>
        <w:t>study</w:t>
      </w:r>
      <w:r>
        <w:rPr>
          <w:rFonts w:ascii="Times New Roman" w:hAnsi="Times New Roman"/>
          <w:color w:val="191919"/>
          <w:spacing w:val="-1"/>
          <w:sz w:val="20"/>
          <w:szCs w:val="20"/>
        </w:rPr>
        <w:t xml:space="preserve"> </w:t>
      </w:r>
      <w:r>
        <w:rPr>
          <w:rFonts w:ascii="Times New Roman" w:hAnsi="Times New Roman"/>
          <w:color w:val="191919"/>
          <w:sz w:val="20"/>
          <w:szCs w:val="20"/>
        </w:rPr>
        <w:t>of</w:t>
      </w:r>
      <w:r>
        <w:rPr>
          <w:rFonts w:ascii="Times New Roman" w:hAnsi="Times New Roman"/>
          <w:color w:val="191919"/>
          <w:spacing w:val="-1"/>
          <w:sz w:val="20"/>
          <w:szCs w:val="20"/>
        </w:rPr>
        <w:t xml:space="preserve"> </w:t>
      </w:r>
      <w:r>
        <w:rPr>
          <w:rFonts w:ascii="Times New Roman" w:hAnsi="Times New Roman"/>
          <w:color w:val="191919"/>
          <w:sz w:val="20"/>
          <w:szCs w:val="20"/>
        </w:rPr>
        <w:t>various</w:t>
      </w:r>
      <w:r>
        <w:rPr>
          <w:rFonts w:ascii="Times New Roman" w:hAnsi="Times New Roman"/>
          <w:color w:val="191919"/>
          <w:spacing w:val="-1"/>
          <w:sz w:val="20"/>
          <w:szCs w:val="20"/>
        </w:rPr>
        <w:t xml:space="preserve"> </w:t>
      </w:r>
      <w:r>
        <w:rPr>
          <w:rFonts w:ascii="Times New Roman" w:hAnsi="Times New Roman"/>
          <w:color w:val="191919"/>
          <w:sz w:val="20"/>
          <w:szCs w:val="20"/>
        </w:rPr>
        <w:t>components</w:t>
      </w:r>
      <w:r>
        <w:rPr>
          <w:rFonts w:ascii="Times New Roman" w:hAnsi="Times New Roman"/>
          <w:color w:val="191919"/>
          <w:spacing w:val="-1"/>
          <w:sz w:val="20"/>
          <w:szCs w:val="20"/>
        </w:rPr>
        <w:t xml:space="preserve"> </w:t>
      </w:r>
      <w:r>
        <w:rPr>
          <w:rFonts w:ascii="Times New Roman" w:hAnsi="Times New Roman"/>
          <w:color w:val="191919"/>
          <w:sz w:val="20"/>
          <w:szCs w:val="20"/>
        </w:rPr>
        <w:t>of</w:t>
      </w:r>
      <w:r>
        <w:rPr>
          <w:rFonts w:ascii="Times New Roman" w:hAnsi="Times New Roman"/>
          <w:color w:val="191919"/>
          <w:spacing w:val="-1"/>
          <w:sz w:val="20"/>
          <w:szCs w:val="20"/>
        </w:rPr>
        <w:t xml:space="preserve"> </w:t>
      </w:r>
      <w:r>
        <w:rPr>
          <w:rFonts w:ascii="Times New Roman" w:hAnsi="Times New Roman"/>
          <w:color w:val="191919"/>
          <w:sz w:val="20"/>
          <w:szCs w:val="20"/>
        </w:rPr>
        <w:t>the</w:t>
      </w:r>
      <w:r>
        <w:rPr>
          <w:rFonts w:ascii="Times New Roman" w:hAnsi="Times New Roman"/>
          <w:color w:val="191919"/>
          <w:spacing w:val="-1"/>
          <w:sz w:val="20"/>
          <w:szCs w:val="20"/>
        </w:rPr>
        <w:t xml:space="preserve"> </w:t>
      </w:r>
      <w:r>
        <w:rPr>
          <w:rFonts w:ascii="Times New Roman" w:hAnsi="Times New Roman"/>
          <w:color w:val="191919"/>
          <w:sz w:val="20"/>
          <w:szCs w:val="20"/>
        </w:rPr>
        <w:t>teaching-learning process</w:t>
      </w:r>
      <w:r>
        <w:rPr>
          <w:rFonts w:ascii="Times New Roman" w:hAnsi="Times New Roman"/>
          <w:color w:val="191919"/>
          <w:spacing w:val="-1"/>
          <w:sz w:val="20"/>
          <w:szCs w:val="20"/>
        </w:rPr>
        <w:t xml:space="preserve"> </w:t>
      </w:r>
      <w:r>
        <w:rPr>
          <w:rFonts w:ascii="Times New Roman" w:hAnsi="Times New Roman"/>
          <w:color w:val="191919"/>
          <w:sz w:val="20"/>
          <w:szCs w:val="20"/>
        </w:rPr>
        <w:t>in</w:t>
      </w:r>
      <w:r>
        <w:rPr>
          <w:rFonts w:ascii="Times New Roman" w:hAnsi="Times New Roman"/>
          <w:color w:val="191919"/>
          <w:spacing w:val="-1"/>
          <w:sz w:val="20"/>
          <w:szCs w:val="20"/>
        </w:rPr>
        <w:t xml:space="preserve"> </w:t>
      </w:r>
      <w:r>
        <w:rPr>
          <w:rFonts w:ascii="Times New Roman" w:hAnsi="Times New Roman"/>
          <w:color w:val="191919"/>
          <w:sz w:val="20"/>
          <w:szCs w:val="20"/>
        </w:rPr>
        <w:t>the</w:t>
      </w:r>
      <w:r>
        <w:rPr>
          <w:rFonts w:ascii="Times New Roman" w:hAnsi="Times New Roman"/>
          <w:color w:val="191919"/>
          <w:spacing w:val="-1"/>
          <w:sz w:val="20"/>
          <w:szCs w:val="20"/>
        </w:rPr>
        <w:t xml:space="preserve"> </w:t>
      </w:r>
      <w:r>
        <w:rPr>
          <w:rFonts w:ascii="Times New Roman" w:hAnsi="Times New Roman"/>
          <w:color w:val="191919"/>
          <w:sz w:val="20"/>
          <w:szCs w:val="20"/>
        </w:rPr>
        <w:lastRenderedPageBreak/>
        <w:t>classroom</w:t>
      </w:r>
      <w:r>
        <w:rPr>
          <w:rFonts w:ascii="Times New Roman" w:hAnsi="Times New Roman"/>
          <w:color w:val="191919"/>
          <w:spacing w:val="-1"/>
          <w:sz w:val="20"/>
          <w:szCs w:val="20"/>
        </w:rPr>
        <w:t xml:space="preserve"> </w:t>
      </w:r>
      <w:r>
        <w:rPr>
          <w:rFonts w:ascii="Times New Roman" w:hAnsi="Times New Roman"/>
          <w:color w:val="191919"/>
          <w:sz w:val="20"/>
          <w:szCs w:val="20"/>
        </w:rPr>
        <w:t>using the latest instructional technolog</w:t>
      </w:r>
      <w:r>
        <w:rPr>
          <w:rFonts w:ascii="Times New Roman" w:hAnsi="Times New Roman"/>
          <w:color w:val="191919"/>
          <w:spacing w:val="-13"/>
          <w:sz w:val="20"/>
          <w:szCs w:val="20"/>
        </w:rPr>
        <w:t>y</w:t>
      </w:r>
      <w:r>
        <w:rPr>
          <w:rFonts w:ascii="Times New Roman" w:hAnsi="Times New Roman"/>
          <w:color w:val="191919"/>
          <w:sz w:val="20"/>
          <w:szCs w:val="20"/>
        </w:rPr>
        <w:t>.</w:t>
      </w:r>
    </w:p>
    <w:p w:rsidR="00F42301" w:rsidRDefault="00F42301" w:rsidP="00721764">
      <w:pPr>
        <w:widowControl w:val="0"/>
        <w:autoSpaceDE w:val="0"/>
        <w:autoSpaceDN w:val="0"/>
        <w:adjustRightInd w:val="0"/>
        <w:spacing w:after="0" w:line="227" w:lineRule="exact"/>
        <w:ind w:left="1916" w:right="892"/>
        <w:jc w:val="center"/>
        <w:rPr>
          <w:rFonts w:ascii="Times New Roman" w:hAnsi="Times New Roman"/>
          <w:color w:val="000000"/>
          <w:sz w:val="20"/>
          <w:szCs w:val="20"/>
        </w:rPr>
      </w:pPr>
      <w:r>
        <w:rPr>
          <w:rFonts w:ascii="Times New Roman" w:hAnsi="Times New Roman"/>
          <w:b/>
          <w:bCs/>
          <w:color w:val="191919"/>
          <w:sz w:val="20"/>
          <w:szCs w:val="20"/>
        </w:rPr>
        <w:t>EDUC 5563 - Science in the School Curriculum</w:t>
      </w:r>
      <w:r>
        <w:rPr>
          <w:rFonts w:ascii="Times New Roman" w:hAnsi="Times New Roman"/>
          <w:b/>
          <w:bCs/>
          <w:color w:val="191919"/>
          <w:spacing w:val="-27"/>
          <w:sz w:val="20"/>
          <w:szCs w:val="20"/>
        </w:rPr>
        <w:t xml:space="preserve"> </w:t>
      </w:r>
      <w:r>
        <w:rPr>
          <w:rFonts w:ascii="Times New Roman" w:hAnsi="Times New Roman"/>
          <w:b/>
          <w:bCs/>
          <w:color w:val="191919"/>
          <w:sz w:val="20"/>
          <w:szCs w:val="20"/>
        </w:rPr>
        <w:t>..................................................................3(3-0)</w:t>
      </w:r>
    </w:p>
    <w:p w:rsidR="00F42301" w:rsidRDefault="00F42301" w:rsidP="00721764">
      <w:pPr>
        <w:widowControl w:val="0"/>
        <w:autoSpaceDE w:val="0"/>
        <w:autoSpaceDN w:val="0"/>
        <w:adjustRightInd w:val="0"/>
        <w:spacing w:before="13" w:after="0" w:line="250" w:lineRule="auto"/>
        <w:ind w:left="2311" w:right="857"/>
        <w:jc w:val="both"/>
        <w:rPr>
          <w:rFonts w:ascii="Times New Roman" w:hAnsi="Times New Roman"/>
          <w:color w:val="000000"/>
          <w:sz w:val="20"/>
          <w:szCs w:val="20"/>
        </w:rPr>
      </w:pPr>
      <w:r>
        <w:rPr>
          <w:rFonts w:ascii="Times New Roman" w:hAnsi="Times New Roman"/>
          <w:color w:val="191919"/>
          <w:sz w:val="20"/>
          <w:szCs w:val="20"/>
        </w:rPr>
        <w:t>Designed for both elementary and secondary teachers; focuses on the development of science curricula in the schools. Rationale and style of recent curriculum innovations in science, the history and development of science in the schools, approaches to curriculum development and application to current school problems.</w:t>
      </w:r>
    </w:p>
    <w:p w:rsidR="00F42301" w:rsidRDefault="00F42301" w:rsidP="00721764">
      <w:pPr>
        <w:widowControl w:val="0"/>
        <w:autoSpaceDE w:val="0"/>
        <w:autoSpaceDN w:val="0"/>
        <w:adjustRightInd w:val="0"/>
        <w:spacing w:after="0" w:line="227" w:lineRule="exact"/>
        <w:ind w:left="1916" w:right="892"/>
        <w:jc w:val="center"/>
        <w:rPr>
          <w:rFonts w:ascii="Times New Roman" w:hAnsi="Times New Roman"/>
          <w:color w:val="000000"/>
          <w:sz w:val="20"/>
          <w:szCs w:val="20"/>
        </w:rPr>
      </w:pPr>
      <w:r>
        <w:rPr>
          <w:rFonts w:ascii="Times New Roman" w:hAnsi="Times New Roman"/>
          <w:b/>
          <w:bCs/>
          <w:color w:val="191919"/>
          <w:sz w:val="20"/>
          <w:szCs w:val="20"/>
        </w:rPr>
        <w:t>EDUC 5570 - Strategies of Instruction in Science</w:t>
      </w:r>
      <w:r>
        <w:rPr>
          <w:rFonts w:ascii="Times New Roman" w:hAnsi="Times New Roman"/>
          <w:b/>
          <w:bCs/>
          <w:color w:val="191919"/>
          <w:spacing w:val="-37"/>
          <w:sz w:val="20"/>
          <w:szCs w:val="20"/>
        </w:rPr>
        <w:t xml:space="preserve"> </w:t>
      </w:r>
      <w:r>
        <w:rPr>
          <w:rFonts w:ascii="Times New Roman" w:hAnsi="Times New Roman"/>
          <w:b/>
          <w:bCs/>
          <w:color w:val="191919"/>
          <w:sz w:val="20"/>
          <w:szCs w:val="20"/>
        </w:rPr>
        <w:t>................................................................3(3-0)</w:t>
      </w:r>
    </w:p>
    <w:p w:rsidR="00F42301" w:rsidRDefault="00F42301" w:rsidP="00721764">
      <w:pPr>
        <w:widowControl w:val="0"/>
        <w:autoSpaceDE w:val="0"/>
        <w:autoSpaceDN w:val="0"/>
        <w:adjustRightInd w:val="0"/>
        <w:spacing w:before="13" w:after="0" w:line="250" w:lineRule="auto"/>
        <w:ind w:left="2311" w:right="858"/>
        <w:jc w:val="both"/>
        <w:rPr>
          <w:rFonts w:ascii="Times New Roman" w:hAnsi="Times New Roman"/>
          <w:color w:val="000000"/>
          <w:sz w:val="20"/>
          <w:szCs w:val="20"/>
        </w:rPr>
      </w:pPr>
      <w:r>
        <w:rPr>
          <w:rFonts w:ascii="Times New Roman" w:hAnsi="Times New Roman"/>
          <w:color w:val="191919"/>
          <w:sz w:val="20"/>
          <w:szCs w:val="20"/>
        </w:rPr>
        <w:t>Designed</w:t>
      </w:r>
      <w:r>
        <w:rPr>
          <w:rFonts w:ascii="Times New Roman" w:hAnsi="Times New Roman"/>
          <w:color w:val="191919"/>
          <w:spacing w:val="1"/>
          <w:sz w:val="20"/>
          <w:szCs w:val="20"/>
        </w:rPr>
        <w:t xml:space="preserve"> </w:t>
      </w:r>
      <w:r>
        <w:rPr>
          <w:rFonts w:ascii="Times New Roman" w:hAnsi="Times New Roman"/>
          <w:color w:val="191919"/>
          <w:sz w:val="20"/>
          <w:szCs w:val="20"/>
        </w:rPr>
        <w:t>for teachers</w:t>
      </w:r>
      <w:r>
        <w:rPr>
          <w:rFonts w:ascii="Times New Roman" w:hAnsi="Times New Roman"/>
          <w:color w:val="191919"/>
          <w:spacing w:val="1"/>
          <w:sz w:val="20"/>
          <w:szCs w:val="20"/>
        </w:rPr>
        <w:t xml:space="preserve"> </w:t>
      </w:r>
      <w:r>
        <w:rPr>
          <w:rFonts w:ascii="Times New Roman" w:hAnsi="Times New Roman"/>
          <w:color w:val="191919"/>
          <w:sz w:val="20"/>
          <w:szCs w:val="20"/>
        </w:rPr>
        <w:t>in</w:t>
      </w:r>
      <w:r>
        <w:rPr>
          <w:rFonts w:ascii="Times New Roman" w:hAnsi="Times New Roman"/>
          <w:color w:val="191919"/>
          <w:spacing w:val="1"/>
          <w:sz w:val="20"/>
          <w:szCs w:val="20"/>
        </w:rPr>
        <w:t xml:space="preserve"> </w:t>
      </w:r>
      <w:r>
        <w:rPr>
          <w:rFonts w:ascii="Times New Roman" w:hAnsi="Times New Roman"/>
          <w:color w:val="191919"/>
          <w:sz w:val="20"/>
          <w:szCs w:val="20"/>
        </w:rPr>
        <w:t>middle</w:t>
      </w:r>
      <w:r>
        <w:rPr>
          <w:rFonts w:ascii="Times New Roman" w:hAnsi="Times New Roman"/>
          <w:color w:val="191919"/>
          <w:spacing w:val="1"/>
          <w:sz w:val="20"/>
          <w:szCs w:val="20"/>
        </w:rPr>
        <w:t xml:space="preserve"> </w:t>
      </w:r>
      <w:r>
        <w:rPr>
          <w:rFonts w:ascii="Times New Roman" w:hAnsi="Times New Roman"/>
          <w:color w:val="191919"/>
          <w:sz w:val="20"/>
          <w:szCs w:val="20"/>
        </w:rPr>
        <w:t>schools</w:t>
      </w:r>
      <w:r>
        <w:rPr>
          <w:rFonts w:ascii="Times New Roman" w:hAnsi="Times New Roman"/>
          <w:color w:val="191919"/>
          <w:spacing w:val="1"/>
          <w:sz w:val="20"/>
          <w:szCs w:val="20"/>
        </w:rPr>
        <w:t xml:space="preserve"> </w:t>
      </w:r>
      <w:r>
        <w:rPr>
          <w:rFonts w:ascii="Times New Roman" w:hAnsi="Times New Roman"/>
          <w:color w:val="191919"/>
          <w:sz w:val="20"/>
          <w:szCs w:val="20"/>
        </w:rPr>
        <w:t>and</w:t>
      </w:r>
      <w:r>
        <w:rPr>
          <w:rFonts w:ascii="Times New Roman" w:hAnsi="Times New Roman"/>
          <w:color w:val="191919"/>
          <w:spacing w:val="1"/>
          <w:sz w:val="20"/>
          <w:szCs w:val="20"/>
        </w:rPr>
        <w:t xml:space="preserve"> </w:t>
      </w:r>
      <w:r>
        <w:rPr>
          <w:rFonts w:ascii="Times New Roman" w:hAnsi="Times New Roman"/>
          <w:color w:val="191919"/>
          <w:sz w:val="20"/>
          <w:szCs w:val="20"/>
        </w:rPr>
        <w:t>high</w:t>
      </w:r>
      <w:r>
        <w:rPr>
          <w:rFonts w:ascii="Times New Roman" w:hAnsi="Times New Roman"/>
          <w:color w:val="191919"/>
          <w:spacing w:val="1"/>
          <w:sz w:val="20"/>
          <w:szCs w:val="20"/>
        </w:rPr>
        <w:t xml:space="preserve"> </w:t>
      </w:r>
      <w:r>
        <w:rPr>
          <w:rFonts w:ascii="Times New Roman" w:hAnsi="Times New Roman"/>
          <w:color w:val="191919"/>
          <w:sz w:val="20"/>
          <w:szCs w:val="20"/>
        </w:rPr>
        <w:t>schools.</w:t>
      </w:r>
      <w:r>
        <w:rPr>
          <w:rFonts w:ascii="Times New Roman" w:hAnsi="Times New Roman"/>
          <w:color w:val="191919"/>
          <w:spacing w:val="1"/>
          <w:sz w:val="20"/>
          <w:szCs w:val="20"/>
        </w:rPr>
        <w:t xml:space="preserve"> </w:t>
      </w:r>
      <w:r>
        <w:rPr>
          <w:rFonts w:ascii="Times New Roman" w:hAnsi="Times New Roman"/>
          <w:color w:val="191919"/>
          <w:sz w:val="20"/>
          <w:szCs w:val="20"/>
        </w:rPr>
        <w:t>Provides</w:t>
      </w:r>
      <w:r>
        <w:rPr>
          <w:rFonts w:ascii="Times New Roman" w:hAnsi="Times New Roman"/>
          <w:color w:val="191919"/>
          <w:spacing w:val="1"/>
          <w:sz w:val="20"/>
          <w:szCs w:val="20"/>
        </w:rPr>
        <w:t xml:space="preserve"> </w:t>
      </w:r>
      <w:r>
        <w:rPr>
          <w:rFonts w:ascii="Times New Roman" w:hAnsi="Times New Roman"/>
          <w:color w:val="191919"/>
          <w:sz w:val="20"/>
          <w:szCs w:val="20"/>
        </w:rPr>
        <w:t>a</w:t>
      </w:r>
      <w:r>
        <w:rPr>
          <w:rFonts w:ascii="Times New Roman" w:hAnsi="Times New Roman"/>
          <w:color w:val="191919"/>
          <w:spacing w:val="1"/>
          <w:sz w:val="20"/>
          <w:szCs w:val="20"/>
        </w:rPr>
        <w:t xml:space="preserve"> </w:t>
      </w:r>
      <w:r>
        <w:rPr>
          <w:rFonts w:ascii="Times New Roman" w:hAnsi="Times New Roman"/>
          <w:color w:val="191919"/>
          <w:sz w:val="20"/>
          <w:szCs w:val="20"/>
        </w:rPr>
        <w:t>study</w:t>
      </w:r>
      <w:r>
        <w:rPr>
          <w:rFonts w:ascii="Times New Roman" w:hAnsi="Times New Roman"/>
          <w:color w:val="191919"/>
          <w:spacing w:val="1"/>
          <w:sz w:val="20"/>
          <w:szCs w:val="20"/>
        </w:rPr>
        <w:t xml:space="preserve"> </w:t>
      </w:r>
      <w:r>
        <w:rPr>
          <w:rFonts w:ascii="Times New Roman" w:hAnsi="Times New Roman"/>
          <w:color w:val="191919"/>
          <w:sz w:val="20"/>
          <w:szCs w:val="20"/>
        </w:rPr>
        <w:t>of the</w:t>
      </w:r>
      <w:r>
        <w:rPr>
          <w:rFonts w:ascii="Times New Roman" w:hAnsi="Times New Roman"/>
          <w:color w:val="191919"/>
          <w:spacing w:val="1"/>
          <w:sz w:val="20"/>
          <w:szCs w:val="20"/>
        </w:rPr>
        <w:t xml:space="preserve"> </w:t>
      </w:r>
      <w:r>
        <w:rPr>
          <w:rFonts w:ascii="Times New Roman" w:hAnsi="Times New Roman"/>
          <w:color w:val="191919"/>
          <w:sz w:val="20"/>
          <w:szCs w:val="20"/>
        </w:rPr>
        <w:t>following topics: nature of science and implication for teaching nature of learning science, a system for instruction, instructional skills and evaluation of science teaching.</w:t>
      </w:r>
    </w:p>
    <w:p w:rsidR="00F42301" w:rsidRDefault="00F42301" w:rsidP="00721764">
      <w:pPr>
        <w:widowControl w:val="0"/>
        <w:autoSpaceDE w:val="0"/>
        <w:autoSpaceDN w:val="0"/>
        <w:adjustRightInd w:val="0"/>
        <w:spacing w:after="0" w:line="227" w:lineRule="exact"/>
        <w:ind w:left="1916" w:right="892"/>
        <w:jc w:val="center"/>
        <w:rPr>
          <w:rFonts w:ascii="Times New Roman" w:hAnsi="Times New Roman"/>
          <w:color w:val="000000"/>
          <w:sz w:val="20"/>
          <w:szCs w:val="20"/>
        </w:rPr>
      </w:pPr>
      <w:r>
        <w:rPr>
          <w:rFonts w:ascii="Times New Roman" w:hAnsi="Times New Roman"/>
          <w:b/>
          <w:bCs/>
          <w:color w:val="191919"/>
          <w:sz w:val="20"/>
          <w:szCs w:val="20"/>
        </w:rPr>
        <w:t>EDUC 5587 - Int</w:t>
      </w:r>
      <w:r>
        <w:rPr>
          <w:rFonts w:ascii="Times New Roman" w:hAnsi="Times New Roman"/>
          <w:b/>
          <w:bCs/>
          <w:color w:val="191919"/>
          <w:spacing w:val="-4"/>
          <w:sz w:val="20"/>
          <w:szCs w:val="20"/>
        </w:rPr>
        <w:t>r</w:t>
      </w:r>
      <w:r>
        <w:rPr>
          <w:rFonts w:ascii="Times New Roman" w:hAnsi="Times New Roman"/>
          <w:b/>
          <w:bCs/>
          <w:color w:val="191919"/>
          <w:sz w:val="20"/>
          <w:szCs w:val="20"/>
        </w:rPr>
        <w:t>oduction to</w:t>
      </w:r>
      <w:r>
        <w:rPr>
          <w:rFonts w:ascii="Times New Roman" w:hAnsi="Times New Roman"/>
          <w:b/>
          <w:bCs/>
          <w:color w:val="191919"/>
          <w:spacing w:val="-4"/>
          <w:sz w:val="20"/>
          <w:szCs w:val="20"/>
        </w:rPr>
        <w:t xml:space="preserve"> </w:t>
      </w:r>
      <w:r>
        <w:rPr>
          <w:rFonts w:ascii="Times New Roman" w:hAnsi="Times New Roman"/>
          <w:b/>
          <w:bCs/>
          <w:color w:val="191919"/>
          <w:spacing w:val="-18"/>
          <w:sz w:val="20"/>
          <w:szCs w:val="20"/>
        </w:rPr>
        <w:t>T</w:t>
      </w:r>
      <w:r>
        <w:rPr>
          <w:rFonts w:ascii="Times New Roman" w:hAnsi="Times New Roman"/>
          <w:b/>
          <w:bCs/>
          <w:color w:val="191919"/>
          <w:sz w:val="20"/>
          <w:szCs w:val="20"/>
        </w:rPr>
        <w:t>eacher</w:t>
      </w:r>
      <w:r>
        <w:rPr>
          <w:rFonts w:ascii="Times New Roman" w:hAnsi="Times New Roman"/>
          <w:b/>
          <w:bCs/>
          <w:color w:val="191919"/>
          <w:spacing w:val="-4"/>
          <w:sz w:val="20"/>
          <w:szCs w:val="20"/>
        </w:rPr>
        <w:t xml:space="preserve"> </w:t>
      </w:r>
      <w:r>
        <w:rPr>
          <w:rFonts w:ascii="Times New Roman" w:hAnsi="Times New Roman"/>
          <w:b/>
          <w:bCs/>
          <w:color w:val="191919"/>
          <w:sz w:val="20"/>
          <w:szCs w:val="20"/>
        </w:rPr>
        <w:t>Support Service</w:t>
      </w:r>
      <w:r>
        <w:rPr>
          <w:rFonts w:ascii="Times New Roman" w:hAnsi="Times New Roman"/>
          <w:b/>
          <w:bCs/>
          <w:color w:val="191919"/>
          <w:spacing w:val="3"/>
          <w:sz w:val="20"/>
          <w:szCs w:val="20"/>
        </w:rPr>
        <w:t>s</w:t>
      </w:r>
      <w:r>
        <w:rPr>
          <w:rFonts w:ascii="Times New Roman" w:hAnsi="Times New Roman"/>
          <w:b/>
          <w:bCs/>
          <w:color w:val="191919"/>
          <w:sz w:val="20"/>
          <w:szCs w:val="20"/>
        </w:rPr>
        <w:t>.....................................................3(3-0)</w:t>
      </w:r>
    </w:p>
    <w:p w:rsidR="00F42301" w:rsidRDefault="00F42301" w:rsidP="00721764">
      <w:pPr>
        <w:widowControl w:val="0"/>
        <w:autoSpaceDE w:val="0"/>
        <w:autoSpaceDN w:val="0"/>
        <w:adjustRightInd w:val="0"/>
        <w:spacing w:before="13" w:after="0"/>
        <w:ind w:left="2311" w:right="862"/>
        <w:jc w:val="both"/>
        <w:rPr>
          <w:rFonts w:ascii="Times New Roman" w:hAnsi="Times New Roman"/>
          <w:color w:val="000000"/>
          <w:sz w:val="20"/>
          <w:szCs w:val="20"/>
        </w:rPr>
      </w:pPr>
      <w:r>
        <w:rPr>
          <w:rFonts w:ascii="Times New Roman" w:hAnsi="Times New Roman"/>
          <w:color w:val="191919"/>
          <w:sz w:val="20"/>
          <w:szCs w:val="20"/>
        </w:rPr>
        <w:t>Designed to introduce the professional teacher to the theories and practices of supervising stu-</w:t>
      </w:r>
    </w:p>
    <w:p w:rsidR="00F42301" w:rsidRDefault="00F42301" w:rsidP="00721764">
      <w:pPr>
        <w:widowControl w:val="0"/>
        <w:autoSpaceDE w:val="0"/>
        <w:autoSpaceDN w:val="0"/>
        <w:adjustRightInd w:val="0"/>
        <w:spacing w:before="13" w:after="0"/>
        <w:ind w:left="2311" w:right="862"/>
        <w:jc w:val="both"/>
        <w:rPr>
          <w:rFonts w:ascii="Times New Roman" w:hAnsi="Times New Roman"/>
          <w:color w:val="000000"/>
          <w:sz w:val="20"/>
          <w:szCs w:val="20"/>
        </w:rPr>
        <w:sectPr w:rsidR="00F42301">
          <w:pgSz w:w="12240" w:h="15840"/>
          <w:pgMar w:top="260" w:right="1300" w:bottom="280" w:left="200" w:header="0" w:footer="942" w:gutter="0"/>
          <w:cols w:space="720"/>
          <w:noEndnote/>
        </w:sectPr>
      </w:pPr>
    </w:p>
    <w:p w:rsidR="00F42301" w:rsidRDefault="00F42301" w:rsidP="00721764">
      <w:pPr>
        <w:widowControl w:val="0"/>
        <w:autoSpaceDE w:val="0"/>
        <w:autoSpaceDN w:val="0"/>
        <w:adjustRightInd w:val="0"/>
        <w:spacing w:before="3" w:after="0" w:line="100" w:lineRule="exact"/>
        <w:rPr>
          <w:rFonts w:ascii="Times New Roman" w:hAnsi="Times New Roman"/>
          <w:color w:val="000000"/>
          <w:sz w:val="10"/>
          <w:szCs w:val="10"/>
        </w:rPr>
      </w:pPr>
    </w:p>
    <w:tbl>
      <w:tblPr>
        <w:tblW w:w="0" w:type="auto"/>
        <w:tblInd w:w="107" w:type="dxa"/>
        <w:tblLayout w:type="fixed"/>
        <w:tblCellMar>
          <w:left w:w="0" w:type="dxa"/>
          <w:right w:w="0" w:type="dxa"/>
        </w:tblCellMar>
        <w:tblLook w:val="0000"/>
      </w:tblPr>
      <w:tblGrid>
        <w:gridCol w:w="4875"/>
        <w:gridCol w:w="4560"/>
        <w:gridCol w:w="1067"/>
      </w:tblGrid>
      <w:tr w:rsidR="00F42301" w:rsidRPr="00FA7AC7" w:rsidTr="00B67EC4">
        <w:trPr>
          <w:trHeight w:hRule="exact" w:val="235"/>
        </w:trPr>
        <w:tc>
          <w:tcPr>
            <w:tcW w:w="4875" w:type="dxa"/>
            <w:tcBorders>
              <w:top w:val="nil"/>
              <w:left w:val="nil"/>
              <w:bottom w:val="single" w:sz="4" w:space="0" w:color="191919"/>
              <w:right w:val="single" w:sz="4" w:space="0" w:color="191919"/>
            </w:tcBorders>
          </w:tcPr>
          <w:p w:rsidR="00F42301" w:rsidRPr="00FA7AC7" w:rsidRDefault="00F42301" w:rsidP="00B67EC4">
            <w:pPr>
              <w:widowControl w:val="0"/>
              <w:autoSpaceDE w:val="0"/>
              <w:autoSpaceDN w:val="0"/>
              <w:adjustRightInd w:val="0"/>
              <w:spacing w:after="0"/>
              <w:rPr>
                <w:rFonts w:ascii="Times New Roman" w:hAnsi="Times New Roman"/>
                <w:sz w:val="24"/>
                <w:szCs w:val="24"/>
              </w:rPr>
            </w:pPr>
          </w:p>
        </w:tc>
        <w:tc>
          <w:tcPr>
            <w:tcW w:w="4560" w:type="dxa"/>
            <w:vMerge w:val="restart"/>
            <w:tcBorders>
              <w:top w:val="single" w:sz="4" w:space="0" w:color="191919"/>
              <w:left w:val="single" w:sz="4" w:space="0" w:color="191919"/>
              <w:bottom w:val="single" w:sz="4" w:space="0" w:color="191919"/>
              <w:right w:val="single" w:sz="4" w:space="0" w:color="191919"/>
            </w:tcBorders>
          </w:tcPr>
          <w:p w:rsidR="00F42301" w:rsidRPr="00FA7AC7" w:rsidRDefault="00F42301" w:rsidP="00B67EC4">
            <w:pPr>
              <w:widowControl w:val="0"/>
              <w:autoSpaceDE w:val="0"/>
              <w:autoSpaceDN w:val="0"/>
              <w:adjustRightInd w:val="0"/>
              <w:spacing w:before="8" w:after="0" w:line="150" w:lineRule="exact"/>
              <w:rPr>
                <w:rFonts w:ascii="Times New Roman" w:hAnsi="Times New Roman"/>
                <w:sz w:val="15"/>
                <w:szCs w:val="15"/>
              </w:rPr>
            </w:pPr>
          </w:p>
          <w:p w:rsidR="00F42301" w:rsidRPr="00FA7AC7" w:rsidRDefault="00F42301" w:rsidP="00B67EC4">
            <w:pPr>
              <w:widowControl w:val="0"/>
              <w:autoSpaceDE w:val="0"/>
              <w:autoSpaceDN w:val="0"/>
              <w:adjustRightInd w:val="0"/>
              <w:spacing w:after="0"/>
              <w:ind w:left="1613"/>
              <w:rPr>
                <w:rFonts w:ascii="Times New Roman" w:hAnsi="Times New Roman"/>
                <w:sz w:val="24"/>
                <w:szCs w:val="24"/>
              </w:rPr>
            </w:pPr>
            <w:r w:rsidRPr="00FA7AC7">
              <w:rPr>
                <w:rFonts w:ascii="Times New Roman" w:hAnsi="Times New Roman"/>
                <w:b/>
                <w:bCs/>
                <w:color w:val="191919"/>
                <w:sz w:val="36"/>
                <w:szCs w:val="36"/>
              </w:rPr>
              <w:t>F</w:t>
            </w:r>
            <w:r w:rsidRPr="00FA7AC7">
              <w:rPr>
                <w:rFonts w:ascii="Times New Roman" w:hAnsi="Times New Roman"/>
                <w:b/>
                <w:bCs/>
                <w:color w:val="191919"/>
                <w:sz w:val="27"/>
                <w:szCs w:val="27"/>
              </w:rPr>
              <w:t>OUND</w:t>
            </w:r>
            <w:r w:rsidRPr="00FA7AC7">
              <w:rPr>
                <w:rFonts w:ascii="Times New Roman" w:hAnsi="Times New Roman"/>
                <w:b/>
                <w:bCs/>
                <w:color w:val="191919"/>
                <w:spacing w:val="-20"/>
                <w:sz w:val="27"/>
                <w:szCs w:val="27"/>
              </w:rPr>
              <w:t>A</w:t>
            </w:r>
            <w:r w:rsidRPr="00FA7AC7">
              <w:rPr>
                <w:rFonts w:ascii="Times New Roman" w:hAnsi="Times New Roman"/>
                <w:b/>
                <w:bCs/>
                <w:color w:val="191919"/>
                <w:sz w:val="27"/>
                <w:szCs w:val="27"/>
              </w:rPr>
              <w:t>TIONS</w:t>
            </w:r>
          </w:p>
        </w:tc>
        <w:tc>
          <w:tcPr>
            <w:tcW w:w="1067" w:type="dxa"/>
            <w:tcBorders>
              <w:top w:val="nil"/>
              <w:left w:val="single" w:sz="4" w:space="0" w:color="191919"/>
              <w:bottom w:val="single" w:sz="4" w:space="0" w:color="191919"/>
              <w:right w:val="nil"/>
            </w:tcBorders>
          </w:tcPr>
          <w:p w:rsidR="00F42301" w:rsidRPr="00FA7AC7" w:rsidRDefault="00F42301" w:rsidP="00B67EC4">
            <w:pPr>
              <w:widowControl w:val="0"/>
              <w:autoSpaceDE w:val="0"/>
              <w:autoSpaceDN w:val="0"/>
              <w:adjustRightInd w:val="0"/>
              <w:spacing w:after="0"/>
              <w:rPr>
                <w:rFonts w:ascii="Times New Roman" w:hAnsi="Times New Roman"/>
                <w:sz w:val="24"/>
                <w:szCs w:val="24"/>
              </w:rPr>
            </w:pPr>
          </w:p>
        </w:tc>
      </w:tr>
      <w:tr w:rsidR="00F42301" w:rsidRPr="00FA7AC7" w:rsidTr="00B67EC4">
        <w:trPr>
          <w:trHeight w:hRule="exact" w:val="256"/>
        </w:trPr>
        <w:tc>
          <w:tcPr>
            <w:tcW w:w="4875" w:type="dxa"/>
            <w:tcBorders>
              <w:top w:val="single" w:sz="4" w:space="0" w:color="191919"/>
              <w:left w:val="nil"/>
              <w:bottom w:val="single" w:sz="4" w:space="0" w:color="191919"/>
              <w:right w:val="single" w:sz="4" w:space="0" w:color="191919"/>
            </w:tcBorders>
          </w:tcPr>
          <w:p w:rsidR="00F42301" w:rsidRPr="00FA7AC7" w:rsidRDefault="00F42301" w:rsidP="00B67EC4">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B67EC4">
            <w:pPr>
              <w:widowControl w:val="0"/>
              <w:autoSpaceDE w:val="0"/>
              <w:autoSpaceDN w:val="0"/>
              <w:adjustRightInd w:val="0"/>
              <w:spacing w:after="0"/>
              <w:rPr>
                <w:rFonts w:ascii="Times New Roman" w:hAnsi="Times New Roman"/>
                <w:sz w:val="24"/>
                <w:szCs w:val="24"/>
              </w:rPr>
            </w:pPr>
          </w:p>
        </w:tc>
        <w:tc>
          <w:tcPr>
            <w:tcW w:w="1067" w:type="dxa"/>
            <w:tcBorders>
              <w:top w:val="single" w:sz="4" w:space="0" w:color="191919"/>
              <w:left w:val="single" w:sz="4" w:space="0" w:color="191919"/>
              <w:bottom w:val="single" w:sz="4" w:space="0" w:color="191919"/>
              <w:right w:val="nil"/>
            </w:tcBorders>
          </w:tcPr>
          <w:p w:rsidR="00F42301" w:rsidRPr="00FA7AC7" w:rsidRDefault="00F42301" w:rsidP="00B67EC4">
            <w:pPr>
              <w:widowControl w:val="0"/>
              <w:autoSpaceDE w:val="0"/>
              <w:autoSpaceDN w:val="0"/>
              <w:adjustRightInd w:val="0"/>
              <w:spacing w:after="0"/>
              <w:rPr>
                <w:rFonts w:ascii="Times New Roman" w:hAnsi="Times New Roman"/>
                <w:sz w:val="24"/>
                <w:szCs w:val="24"/>
              </w:rPr>
            </w:pPr>
          </w:p>
        </w:tc>
      </w:tr>
      <w:tr w:rsidR="00F42301" w:rsidRPr="00FA7AC7" w:rsidTr="00B67EC4">
        <w:trPr>
          <w:trHeight w:hRule="exact" w:val="219"/>
        </w:trPr>
        <w:tc>
          <w:tcPr>
            <w:tcW w:w="4875" w:type="dxa"/>
            <w:tcBorders>
              <w:top w:val="single" w:sz="4" w:space="0" w:color="191919"/>
              <w:left w:val="nil"/>
              <w:bottom w:val="nil"/>
              <w:right w:val="single" w:sz="4" w:space="0" w:color="191919"/>
            </w:tcBorders>
          </w:tcPr>
          <w:p w:rsidR="00F42301" w:rsidRPr="00FA7AC7" w:rsidRDefault="00F42301" w:rsidP="00B67EC4">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B67EC4">
            <w:pPr>
              <w:widowControl w:val="0"/>
              <w:autoSpaceDE w:val="0"/>
              <w:autoSpaceDN w:val="0"/>
              <w:adjustRightInd w:val="0"/>
              <w:spacing w:after="0"/>
              <w:rPr>
                <w:rFonts w:ascii="Times New Roman" w:hAnsi="Times New Roman"/>
                <w:sz w:val="24"/>
                <w:szCs w:val="24"/>
              </w:rPr>
            </w:pPr>
          </w:p>
        </w:tc>
        <w:tc>
          <w:tcPr>
            <w:tcW w:w="1067" w:type="dxa"/>
            <w:tcBorders>
              <w:top w:val="single" w:sz="4" w:space="0" w:color="191919"/>
              <w:left w:val="single" w:sz="4" w:space="0" w:color="191919"/>
              <w:bottom w:val="nil"/>
              <w:right w:val="nil"/>
            </w:tcBorders>
          </w:tcPr>
          <w:p w:rsidR="00F42301" w:rsidRPr="00FA7AC7" w:rsidRDefault="00F42301" w:rsidP="00B67EC4">
            <w:pPr>
              <w:widowControl w:val="0"/>
              <w:autoSpaceDE w:val="0"/>
              <w:autoSpaceDN w:val="0"/>
              <w:adjustRightInd w:val="0"/>
              <w:spacing w:after="0"/>
              <w:rPr>
                <w:rFonts w:ascii="Times New Roman" w:hAnsi="Times New Roman"/>
                <w:sz w:val="24"/>
                <w:szCs w:val="24"/>
              </w:rPr>
            </w:pPr>
          </w:p>
        </w:tc>
      </w:tr>
    </w:tbl>
    <w:p w:rsidR="00F42301" w:rsidRDefault="00F42301" w:rsidP="00721764">
      <w:pPr>
        <w:widowControl w:val="0"/>
        <w:autoSpaceDE w:val="0"/>
        <w:autoSpaceDN w:val="0"/>
        <w:adjustRightInd w:val="0"/>
        <w:spacing w:before="8" w:after="0" w:line="190" w:lineRule="exact"/>
        <w:rPr>
          <w:rFonts w:ascii="Times New Roman" w:hAnsi="Times New Roman"/>
          <w:sz w:val="19"/>
          <w:szCs w:val="19"/>
        </w:rPr>
      </w:pPr>
    </w:p>
    <w:p w:rsidR="00F42301" w:rsidRDefault="00F42301" w:rsidP="00721764">
      <w:pPr>
        <w:widowControl w:val="0"/>
        <w:autoSpaceDE w:val="0"/>
        <w:autoSpaceDN w:val="0"/>
        <w:adjustRightInd w:val="0"/>
        <w:spacing w:after="0" w:line="200" w:lineRule="exact"/>
        <w:rPr>
          <w:rFonts w:ascii="Times New Roman" w:hAnsi="Times New Roman"/>
          <w:sz w:val="20"/>
          <w:szCs w:val="20"/>
        </w:rPr>
      </w:pPr>
    </w:p>
    <w:p w:rsidR="00F42301" w:rsidRDefault="00F42301" w:rsidP="00721764">
      <w:pPr>
        <w:widowControl w:val="0"/>
        <w:autoSpaceDE w:val="0"/>
        <w:autoSpaceDN w:val="0"/>
        <w:adjustRightInd w:val="0"/>
        <w:spacing w:before="26" w:after="0" w:line="250" w:lineRule="auto"/>
        <w:ind w:left="1227" w:right="1945"/>
        <w:jc w:val="both"/>
        <w:rPr>
          <w:rFonts w:ascii="Times New Roman" w:hAnsi="Times New Roman"/>
          <w:color w:val="000000"/>
          <w:sz w:val="20"/>
          <w:szCs w:val="20"/>
        </w:rPr>
      </w:pPr>
      <w:r>
        <w:rPr>
          <w:rFonts w:ascii="Times New Roman" w:hAnsi="Times New Roman"/>
          <w:color w:val="191919"/>
          <w:spacing w:val="-1"/>
          <w:sz w:val="20"/>
          <w:szCs w:val="20"/>
        </w:rPr>
        <w:t>den</w:t>
      </w:r>
      <w:r>
        <w:rPr>
          <w:rFonts w:ascii="Times New Roman" w:hAnsi="Times New Roman"/>
          <w:color w:val="191919"/>
          <w:sz w:val="20"/>
          <w:szCs w:val="20"/>
        </w:rPr>
        <w:t>t</w:t>
      </w:r>
      <w:r>
        <w:rPr>
          <w:rFonts w:ascii="Times New Roman" w:hAnsi="Times New Roman"/>
          <w:color w:val="191919"/>
          <w:spacing w:val="-9"/>
          <w:sz w:val="20"/>
          <w:szCs w:val="20"/>
        </w:rPr>
        <w:t xml:space="preserve"> </w:t>
      </w:r>
      <w:r>
        <w:rPr>
          <w:rFonts w:ascii="Times New Roman" w:hAnsi="Times New Roman"/>
          <w:color w:val="191919"/>
          <w:spacing w:val="-1"/>
          <w:sz w:val="20"/>
          <w:szCs w:val="20"/>
        </w:rPr>
        <w:t>teaching</w:t>
      </w:r>
      <w:r>
        <w:rPr>
          <w:rFonts w:ascii="Times New Roman" w:hAnsi="Times New Roman"/>
          <w:color w:val="191919"/>
          <w:sz w:val="20"/>
          <w:szCs w:val="20"/>
        </w:rPr>
        <w:t>,</w:t>
      </w:r>
      <w:r>
        <w:rPr>
          <w:rFonts w:ascii="Times New Roman" w:hAnsi="Times New Roman"/>
          <w:color w:val="191919"/>
          <w:spacing w:val="-9"/>
          <w:sz w:val="20"/>
          <w:szCs w:val="20"/>
        </w:rPr>
        <w:t xml:space="preserve"> </w:t>
      </w:r>
      <w:r>
        <w:rPr>
          <w:rFonts w:ascii="Times New Roman" w:hAnsi="Times New Roman"/>
          <w:color w:val="191919"/>
          <w:spacing w:val="-1"/>
          <w:sz w:val="20"/>
          <w:szCs w:val="20"/>
        </w:rPr>
        <w:t>internships</w:t>
      </w:r>
      <w:r>
        <w:rPr>
          <w:rFonts w:ascii="Times New Roman" w:hAnsi="Times New Roman"/>
          <w:color w:val="191919"/>
          <w:sz w:val="20"/>
          <w:szCs w:val="20"/>
        </w:rPr>
        <w:t>,</w:t>
      </w:r>
      <w:r>
        <w:rPr>
          <w:rFonts w:ascii="Times New Roman" w:hAnsi="Times New Roman"/>
          <w:color w:val="191919"/>
          <w:spacing w:val="-9"/>
          <w:sz w:val="20"/>
          <w:szCs w:val="20"/>
        </w:rPr>
        <w:t xml:space="preserve"> </w:t>
      </w:r>
      <w:r>
        <w:rPr>
          <w:rFonts w:ascii="Times New Roman" w:hAnsi="Times New Roman"/>
          <w:color w:val="191919"/>
          <w:spacing w:val="-1"/>
          <w:sz w:val="20"/>
          <w:szCs w:val="20"/>
        </w:rPr>
        <w:t>mentorin</w:t>
      </w:r>
      <w:r>
        <w:rPr>
          <w:rFonts w:ascii="Times New Roman" w:hAnsi="Times New Roman"/>
          <w:color w:val="191919"/>
          <w:sz w:val="20"/>
          <w:szCs w:val="20"/>
        </w:rPr>
        <w:t>g</w:t>
      </w:r>
      <w:r>
        <w:rPr>
          <w:rFonts w:ascii="Times New Roman" w:hAnsi="Times New Roman"/>
          <w:color w:val="191919"/>
          <w:spacing w:val="-9"/>
          <w:sz w:val="20"/>
          <w:szCs w:val="20"/>
        </w:rPr>
        <w:t xml:space="preserve"> </w:t>
      </w:r>
      <w:r>
        <w:rPr>
          <w:rFonts w:ascii="Times New Roman" w:hAnsi="Times New Roman"/>
          <w:color w:val="191919"/>
          <w:spacing w:val="-1"/>
          <w:sz w:val="20"/>
          <w:szCs w:val="20"/>
        </w:rPr>
        <w:t>beginnin</w:t>
      </w:r>
      <w:r>
        <w:rPr>
          <w:rFonts w:ascii="Times New Roman" w:hAnsi="Times New Roman"/>
          <w:color w:val="191919"/>
          <w:sz w:val="20"/>
          <w:szCs w:val="20"/>
        </w:rPr>
        <w:t>g</w:t>
      </w:r>
      <w:r>
        <w:rPr>
          <w:rFonts w:ascii="Times New Roman" w:hAnsi="Times New Roman"/>
          <w:color w:val="191919"/>
          <w:spacing w:val="-9"/>
          <w:sz w:val="20"/>
          <w:szCs w:val="20"/>
        </w:rPr>
        <w:t xml:space="preserve"> </w:t>
      </w:r>
      <w:r>
        <w:rPr>
          <w:rFonts w:ascii="Times New Roman" w:hAnsi="Times New Roman"/>
          <w:color w:val="191919"/>
          <w:spacing w:val="-1"/>
          <w:sz w:val="20"/>
          <w:szCs w:val="20"/>
        </w:rPr>
        <w:t>teacher</w:t>
      </w:r>
      <w:r>
        <w:rPr>
          <w:rFonts w:ascii="Times New Roman" w:hAnsi="Times New Roman"/>
          <w:color w:val="191919"/>
          <w:sz w:val="20"/>
          <w:szCs w:val="20"/>
        </w:rPr>
        <w:t>s</w:t>
      </w:r>
      <w:r>
        <w:rPr>
          <w:rFonts w:ascii="Times New Roman" w:hAnsi="Times New Roman"/>
          <w:color w:val="191919"/>
          <w:spacing w:val="-9"/>
          <w:sz w:val="20"/>
          <w:szCs w:val="20"/>
        </w:rPr>
        <w:t xml:space="preserve"> </w:t>
      </w:r>
      <w:r>
        <w:rPr>
          <w:rFonts w:ascii="Times New Roman" w:hAnsi="Times New Roman"/>
          <w:color w:val="191919"/>
          <w:spacing w:val="-1"/>
          <w:sz w:val="20"/>
          <w:szCs w:val="20"/>
        </w:rPr>
        <w:t>an</w:t>
      </w:r>
      <w:r>
        <w:rPr>
          <w:rFonts w:ascii="Times New Roman" w:hAnsi="Times New Roman"/>
          <w:color w:val="191919"/>
          <w:sz w:val="20"/>
          <w:szCs w:val="20"/>
        </w:rPr>
        <w:t>d</w:t>
      </w:r>
      <w:r>
        <w:rPr>
          <w:rFonts w:ascii="Times New Roman" w:hAnsi="Times New Roman"/>
          <w:color w:val="191919"/>
          <w:spacing w:val="-9"/>
          <w:sz w:val="20"/>
          <w:szCs w:val="20"/>
        </w:rPr>
        <w:t xml:space="preserve"> </w:t>
      </w:r>
      <w:r>
        <w:rPr>
          <w:rFonts w:ascii="Times New Roman" w:hAnsi="Times New Roman"/>
          <w:color w:val="191919"/>
          <w:spacing w:val="-1"/>
          <w:sz w:val="20"/>
          <w:szCs w:val="20"/>
        </w:rPr>
        <w:t>othe</w:t>
      </w:r>
      <w:r>
        <w:rPr>
          <w:rFonts w:ascii="Times New Roman" w:hAnsi="Times New Roman"/>
          <w:color w:val="191919"/>
          <w:sz w:val="20"/>
          <w:szCs w:val="20"/>
        </w:rPr>
        <w:t>r</w:t>
      </w:r>
      <w:r>
        <w:rPr>
          <w:rFonts w:ascii="Times New Roman" w:hAnsi="Times New Roman"/>
          <w:color w:val="191919"/>
          <w:spacing w:val="-9"/>
          <w:sz w:val="20"/>
          <w:szCs w:val="20"/>
        </w:rPr>
        <w:t xml:space="preserve"> </w:t>
      </w:r>
      <w:r>
        <w:rPr>
          <w:rFonts w:ascii="Times New Roman" w:hAnsi="Times New Roman"/>
          <w:color w:val="191919"/>
          <w:spacing w:val="-1"/>
          <w:sz w:val="20"/>
          <w:szCs w:val="20"/>
        </w:rPr>
        <w:t>suppor</w:t>
      </w:r>
      <w:r>
        <w:rPr>
          <w:rFonts w:ascii="Times New Roman" w:hAnsi="Times New Roman"/>
          <w:color w:val="191919"/>
          <w:sz w:val="20"/>
          <w:szCs w:val="20"/>
        </w:rPr>
        <w:t>t</w:t>
      </w:r>
      <w:r>
        <w:rPr>
          <w:rFonts w:ascii="Times New Roman" w:hAnsi="Times New Roman"/>
          <w:color w:val="191919"/>
          <w:spacing w:val="-9"/>
          <w:sz w:val="20"/>
          <w:szCs w:val="20"/>
        </w:rPr>
        <w:t xml:space="preserve"> </w:t>
      </w:r>
      <w:r>
        <w:rPr>
          <w:rFonts w:ascii="Times New Roman" w:hAnsi="Times New Roman"/>
          <w:color w:val="191919"/>
          <w:spacing w:val="-1"/>
          <w:sz w:val="20"/>
          <w:szCs w:val="20"/>
        </w:rPr>
        <w:t>service</w:t>
      </w:r>
      <w:r>
        <w:rPr>
          <w:rFonts w:ascii="Times New Roman" w:hAnsi="Times New Roman"/>
          <w:color w:val="191919"/>
          <w:sz w:val="20"/>
          <w:szCs w:val="20"/>
        </w:rPr>
        <w:t>s</w:t>
      </w:r>
      <w:r>
        <w:rPr>
          <w:rFonts w:ascii="Times New Roman" w:hAnsi="Times New Roman"/>
          <w:color w:val="191919"/>
          <w:spacing w:val="-9"/>
          <w:sz w:val="20"/>
          <w:szCs w:val="20"/>
        </w:rPr>
        <w:t xml:space="preserve"> </w:t>
      </w:r>
      <w:r>
        <w:rPr>
          <w:rFonts w:ascii="Times New Roman" w:hAnsi="Times New Roman"/>
          <w:color w:val="191919"/>
          <w:spacing w:val="-1"/>
          <w:sz w:val="20"/>
          <w:szCs w:val="20"/>
        </w:rPr>
        <w:t>designe</w:t>
      </w:r>
      <w:r>
        <w:rPr>
          <w:rFonts w:ascii="Times New Roman" w:hAnsi="Times New Roman"/>
          <w:color w:val="191919"/>
          <w:sz w:val="20"/>
          <w:szCs w:val="20"/>
        </w:rPr>
        <w:t>d</w:t>
      </w:r>
      <w:r>
        <w:rPr>
          <w:rFonts w:ascii="Times New Roman" w:hAnsi="Times New Roman"/>
          <w:color w:val="191919"/>
          <w:spacing w:val="-9"/>
          <w:sz w:val="20"/>
          <w:szCs w:val="20"/>
        </w:rPr>
        <w:t xml:space="preserve"> </w:t>
      </w:r>
      <w:r>
        <w:rPr>
          <w:rFonts w:ascii="Times New Roman" w:hAnsi="Times New Roman"/>
          <w:color w:val="191919"/>
          <w:spacing w:val="-1"/>
          <w:sz w:val="20"/>
          <w:szCs w:val="20"/>
        </w:rPr>
        <w:t xml:space="preserve">for </w:t>
      </w:r>
      <w:r>
        <w:rPr>
          <w:rFonts w:ascii="Times New Roman" w:hAnsi="Times New Roman"/>
          <w:color w:val="191919"/>
          <w:sz w:val="20"/>
          <w:szCs w:val="20"/>
        </w:rPr>
        <w:t>sta</w:t>
      </w:r>
      <w:r>
        <w:rPr>
          <w:rFonts w:ascii="Times New Roman" w:hAnsi="Times New Roman"/>
          <w:color w:val="191919"/>
          <w:spacing w:val="-4"/>
          <w:sz w:val="20"/>
          <w:szCs w:val="20"/>
        </w:rPr>
        <w:t>f</w:t>
      </w:r>
      <w:r>
        <w:rPr>
          <w:rFonts w:ascii="Times New Roman" w:hAnsi="Times New Roman"/>
          <w:color w:val="191919"/>
          <w:sz w:val="20"/>
          <w:szCs w:val="20"/>
        </w:rPr>
        <w:t>f development of professional personnel. Prerequisite: Consent ofinstructor</w:t>
      </w:r>
    </w:p>
    <w:p w:rsidR="00F42301" w:rsidRDefault="00F42301" w:rsidP="00721764">
      <w:pPr>
        <w:widowControl w:val="0"/>
        <w:autoSpaceDE w:val="0"/>
        <w:autoSpaceDN w:val="0"/>
        <w:adjustRightInd w:val="0"/>
        <w:spacing w:after="0" w:line="227" w:lineRule="exact"/>
        <w:ind w:left="867"/>
        <w:rPr>
          <w:rFonts w:ascii="Times New Roman" w:hAnsi="Times New Roman"/>
          <w:color w:val="000000"/>
          <w:sz w:val="20"/>
          <w:szCs w:val="20"/>
        </w:rPr>
      </w:pPr>
      <w:r w:rsidRPr="003F2CF3">
        <w:rPr>
          <w:rFonts w:ascii="Calibri" w:hAnsi="Calibri"/>
          <w:noProof/>
          <w:lang w:eastAsia="en-US"/>
        </w:rPr>
        <w:pict>
          <v:group id="_x0000_s3869" style="position:absolute;left:0;text-align:left;margin-left:315.35pt;margin-top:-78.4pt;width:31.2pt;height:31pt;z-index:-251465728;mso-position-horizontal-relative:page" coordorigin="6307,-1568" coordsize="624,620" o:allowincell="f">
            <v:rect id="_x0000_s3870" style="position:absolute;left:6312;top:-1563;width:613;height:610" o:allowincell="f" stroked="f">
              <v:path arrowok="t"/>
            </v:rect>
            <v:rect id="_x0000_s3871" style="position:absolute;left:6313;top:-1564;width:620;height:620;mso-position-horizontal-relative:page" o:allowincell="f" filled="f" stroked="f">
              <v:textbox inset="0,0,0,0">
                <w:txbxContent>
                  <w:p w:rsidR="00F42301" w:rsidRDefault="00F42301" w:rsidP="00721764">
                    <w:pPr>
                      <w:spacing w:after="0" w:line="620" w:lineRule="atLeast"/>
                      <w:rPr>
                        <w:rFonts w:ascii="Times New Roman" w:hAnsi="Times New Roman"/>
                        <w:sz w:val="24"/>
                        <w:szCs w:val="24"/>
                      </w:rPr>
                    </w:pPr>
                    <w:r>
                      <w:rPr>
                        <w:rFonts w:ascii="Times New Roman" w:hAnsi="Times New Roman"/>
                        <w:noProof/>
                        <w:sz w:val="24"/>
                        <w:szCs w:val="24"/>
                      </w:rPr>
                      <w:drawing>
                        <wp:inline distT="0" distB="0" distL="0" distR="0">
                          <wp:extent cx="390525" cy="390525"/>
                          <wp:effectExtent l="19050" t="0" r="9525" b="0"/>
                          <wp:docPr id="166"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5"/>
                                  <a:srcRect/>
                                  <a:stretch>
                                    <a:fillRect/>
                                  </a:stretch>
                                </pic:blipFill>
                                <pic:spPr bwMode="auto">
                                  <a:xfrm>
                                    <a:off x="0" y="0"/>
                                    <a:ext cx="390525" cy="390525"/>
                                  </a:xfrm>
                                  <a:prstGeom prst="rect">
                                    <a:avLst/>
                                  </a:prstGeom>
                                  <a:noFill/>
                                  <a:ln w="9525">
                                    <a:noFill/>
                                    <a:miter lim="800000"/>
                                    <a:headEnd/>
                                    <a:tailEnd/>
                                  </a:ln>
                                </pic:spPr>
                              </pic:pic>
                            </a:graphicData>
                          </a:graphic>
                        </wp:inline>
                      </w:drawing>
                    </w:r>
                  </w:p>
                  <w:p w:rsidR="00F42301" w:rsidRDefault="00F42301" w:rsidP="00721764">
                    <w:pPr>
                      <w:widowControl w:val="0"/>
                      <w:autoSpaceDE w:val="0"/>
                      <w:autoSpaceDN w:val="0"/>
                      <w:adjustRightInd w:val="0"/>
                      <w:spacing w:after="0"/>
                      <w:rPr>
                        <w:rFonts w:ascii="Times New Roman" w:hAnsi="Times New Roman"/>
                        <w:sz w:val="24"/>
                        <w:szCs w:val="24"/>
                      </w:rPr>
                    </w:pPr>
                  </w:p>
                </w:txbxContent>
              </v:textbox>
            </v:rect>
            <w10:wrap anchorx="page"/>
          </v:group>
        </w:pict>
      </w:r>
      <w:r>
        <w:rPr>
          <w:rFonts w:ascii="Times New Roman" w:hAnsi="Times New Roman"/>
          <w:b/>
          <w:bCs/>
          <w:color w:val="191919"/>
          <w:sz w:val="20"/>
          <w:szCs w:val="20"/>
        </w:rPr>
        <w:t>EDUC 5588 - Internship in Supervision of Student</w:t>
      </w:r>
      <w:r>
        <w:rPr>
          <w:rFonts w:ascii="Times New Roman" w:hAnsi="Times New Roman"/>
          <w:b/>
          <w:bCs/>
          <w:color w:val="191919"/>
          <w:spacing w:val="-4"/>
          <w:sz w:val="20"/>
          <w:szCs w:val="20"/>
        </w:rPr>
        <w:t xml:space="preserve"> </w:t>
      </w:r>
      <w:r>
        <w:rPr>
          <w:rFonts w:ascii="Times New Roman" w:hAnsi="Times New Roman"/>
          <w:b/>
          <w:bCs/>
          <w:color w:val="191919"/>
          <w:spacing w:val="-18"/>
          <w:sz w:val="20"/>
          <w:szCs w:val="20"/>
        </w:rPr>
        <w:t>T</w:t>
      </w:r>
      <w:r>
        <w:rPr>
          <w:rFonts w:ascii="Times New Roman" w:hAnsi="Times New Roman"/>
          <w:b/>
          <w:bCs/>
          <w:color w:val="191919"/>
          <w:sz w:val="20"/>
          <w:szCs w:val="20"/>
        </w:rPr>
        <w:t>eaching ............................................3(1-9)</w:t>
      </w:r>
    </w:p>
    <w:p w:rsidR="00F42301" w:rsidRDefault="00F42301" w:rsidP="00721764">
      <w:pPr>
        <w:widowControl w:val="0"/>
        <w:autoSpaceDE w:val="0"/>
        <w:autoSpaceDN w:val="0"/>
        <w:adjustRightInd w:val="0"/>
        <w:spacing w:before="13" w:after="0" w:line="250" w:lineRule="auto"/>
        <w:ind w:left="1227" w:right="1943"/>
        <w:jc w:val="both"/>
        <w:rPr>
          <w:rFonts w:ascii="Times New Roman" w:hAnsi="Times New Roman"/>
          <w:color w:val="000000"/>
          <w:sz w:val="20"/>
          <w:szCs w:val="20"/>
        </w:rPr>
      </w:pPr>
      <w:r>
        <w:rPr>
          <w:rFonts w:ascii="Times New Roman" w:hAnsi="Times New Roman"/>
          <w:color w:val="191919"/>
          <w:sz w:val="20"/>
          <w:szCs w:val="20"/>
        </w:rPr>
        <w:t>Application</w:t>
      </w:r>
      <w:r>
        <w:rPr>
          <w:rFonts w:ascii="Times New Roman" w:hAnsi="Times New Roman"/>
          <w:color w:val="191919"/>
          <w:spacing w:val="1"/>
          <w:sz w:val="20"/>
          <w:szCs w:val="20"/>
        </w:rPr>
        <w:t xml:space="preserve"> </w:t>
      </w:r>
      <w:r>
        <w:rPr>
          <w:rFonts w:ascii="Times New Roman" w:hAnsi="Times New Roman"/>
          <w:color w:val="191919"/>
          <w:sz w:val="20"/>
          <w:szCs w:val="20"/>
        </w:rPr>
        <w:t>of the</w:t>
      </w:r>
      <w:r>
        <w:rPr>
          <w:rFonts w:ascii="Times New Roman" w:hAnsi="Times New Roman"/>
          <w:color w:val="191919"/>
          <w:spacing w:val="1"/>
          <w:sz w:val="20"/>
          <w:szCs w:val="20"/>
        </w:rPr>
        <w:t xml:space="preserve"> </w:t>
      </w:r>
      <w:r>
        <w:rPr>
          <w:rFonts w:ascii="Times New Roman" w:hAnsi="Times New Roman"/>
          <w:color w:val="191919"/>
          <w:sz w:val="20"/>
          <w:szCs w:val="20"/>
        </w:rPr>
        <w:t>theories</w:t>
      </w:r>
      <w:r>
        <w:rPr>
          <w:rFonts w:ascii="Times New Roman" w:hAnsi="Times New Roman"/>
          <w:color w:val="191919"/>
          <w:spacing w:val="1"/>
          <w:sz w:val="20"/>
          <w:szCs w:val="20"/>
        </w:rPr>
        <w:t xml:space="preserve"> </w:t>
      </w:r>
      <w:r>
        <w:rPr>
          <w:rFonts w:ascii="Times New Roman" w:hAnsi="Times New Roman"/>
          <w:color w:val="191919"/>
          <w:sz w:val="20"/>
          <w:szCs w:val="20"/>
        </w:rPr>
        <w:t>and practices</w:t>
      </w:r>
      <w:r>
        <w:rPr>
          <w:rFonts w:ascii="Times New Roman" w:hAnsi="Times New Roman"/>
          <w:color w:val="191919"/>
          <w:spacing w:val="1"/>
          <w:sz w:val="20"/>
          <w:szCs w:val="20"/>
        </w:rPr>
        <w:t xml:space="preserve"> </w:t>
      </w:r>
      <w:r>
        <w:rPr>
          <w:rFonts w:ascii="Times New Roman" w:hAnsi="Times New Roman"/>
          <w:color w:val="191919"/>
          <w:sz w:val="20"/>
          <w:szCs w:val="20"/>
        </w:rPr>
        <w:t>introduced</w:t>
      </w:r>
      <w:r>
        <w:rPr>
          <w:rFonts w:ascii="Times New Roman" w:hAnsi="Times New Roman"/>
          <w:color w:val="191919"/>
          <w:spacing w:val="1"/>
          <w:sz w:val="20"/>
          <w:szCs w:val="20"/>
        </w:rPr>
        <w:t xml:space="preserve"> </w:t>
      </w:r>
      <w:r>
        <w:rPr>
          <w:rFonts w:ascii="Times New Roman" w:hAnsi="Times New Roman"/>
          <w:color w:val="191919"/>
          <w:sz w:val="20"/>
          <w:szCs w:val="20"/>
        </w:rPr>
        <w:t xml:space="preserve">in EDUC 5587. </w:t>
      </w:r>
      <w:r>
        <w:rPr>
          <w:rFonts w:ascii="Times New Roman" w:hAnsi="Times New Roman"/>
          <w:i/>
          <w:iCs/>
          <w:color w:val="191919"/>
          <w:sz w:val="20"/>
          <w:szCs w:val="20"/>
        </w:rPr>
        <w:t>P</w:t>
      </w:r>
      <w:r>
        <w:rPr>
          <w:rFonts w:ascii="Times New Roman" w:hAnsi="Times New Roman"/>
          <w:i/>
          <w:iCs/>
          <w:color w:val="191919"/>
          <w:spacing w:val="-7"/>
          <w:sz w:val="20"/>
          <w:szCs w:val="20"/>
        </w:rPr>
        <w:t>r</w:t>
      </w:r>
      <w:r>
        <w:rPr>
          <w:rFonts w:ascii="Times New Roman" w:hAnsi="Times New Roman"/>
          <w:i/>
          <w:iCs/>
          <w:color w:val="191919"/>
          <w:sz w:val="20"/>
          <w:szCs w:val="20"/>
        </w:rPr>
        <w:t>e</w:t>
      </w:r>
      <w:r>
        <w:rPr>
          <w:rFonts w:ascii="Times New Roman" w:hAnsi="Times New Roman"/>
          <w:i/>
          <w:iCs/>
          <w:color w:val="191919"/>
          <w:spacing w:val="-7"/>
          <w:sz w:val="20"/>
          <w:szCs w:val="20"/>
        </w:rPr>
        <w:t>r</w:t>
      </w:r>
      <w:r>
        <w:rPr>
          <w:rFonts w:ascii="Times New Roman" w:hAnsi="Times New Roman"/>
          <w:i/>
          <w:iCs/>
          <w:color w:val="191919"/>
          <w:sz w:val="20"/>
          <w:szCs w:val="20"/>
        </w:rPr>
        <w:t>equisite:</w:t>
      </w:r>
      <w:r>
        <w:rPr>
          <w:rFonts w:ascii="Times New Roman" w:hAnsi="Times New Roman"/>
          <w:i/>
          <w:iCs/>
          <w:color w:val="191919"/>
          <w:spacing w:val="1"/>
          <w:sz w:val="20"/>
          <w:szCs w:val="20"/>
        </w:rPr>
        <w:t xml:space="preserve"> </w:t>
      </w:r>
      <w:r>
        <w:rPr>
          <w:rFonts w:ascii="Times New Roman" w:hAnsi="Times New Roman"/>
          <w:i/>
          <w:iCs/>
          <w:color w:val="191919"/>
          <w:sz w:val="20"/>
          <w:szCs w:val="20"/>
        </w:rPr>
        <w:t>Must be as- signed to supervise a student teache</w:t>
      </w:r>
      <w:r>
        <w:rPr>
          <w:rFonts w:ascii="Times New Roman" w:hAnsi="Times New Roman"/>
          <w:i/>
          <w:iCs/>
          <w:color w:val="191919"/>
          <w:spacing w:val="-22"/>
          <w:sz w:val="20"/>
          <w:szCs w:val="20"/>
        </w:rPr>
        <w:t>r</w:t>
      </w:r>
      <w:r>
        <w:rPr>
          <w:rFonts w:ascii="Times New Roman" w:hAnsi="Times New Roman"/>
          <w:i/>
          <w:iCs/>
          <w:color w:val="191919"/>
          <w:sz w:val="20"/>
          <w:szCs w:val="20"/>
        </w:rPr>
        <w:t>, intern or beginning teacher</w:t>
      </w:r>
    </w:p>
    <w:p w:rsidR="00F42301" w:rsidRDefault="00F42301" w:rsidP="00721764">
      <w:pPr>
        <w:widowControl w:val="0"/>
        <w:autoSpaceDE w:val="0"/>
        <w:autoSpaceDN w:val="0"/>
        <w:adjustRightInd w:val="0"/>
        <w:spacing w:after="0" w:line="227" w:lineRule="exact"/>
        <w:ind w:left="867"/>
        <w:rPr>
          <w:rFonts w:ascii="Times New Roman" w:hAnsi="Times New Roman"/>
          <w:color w:val="000000"/>
          <w:sz w:val="20"/>
          <w:szCs w:val="20"/>
        </w:rPr>
      </w:pPr>
      <w:r>
        <w:rPr>
          <w:rFonts w:ascii="Times New Roman" w:hAnsi="Times New Roman"/>
          <w:b/>
          <w:bCs/>
          <w:color w:val="191919"/>
          <w:sz w:val="20"/>
          <w:szCs w:val="20"/>
        </w:rPr>
        <w:t>EDUC 5590 - Practicum I: Intership in Early Childhood Education (p</w:t>
      </w:r>
      <w:r>
        <w:rPr>
          <w:rFonts w:ascii="Times New Roman" w:hAnsi="Times New Roman"/>
          <w:b/>
          <w:bCs/>
          <w:color w:val="191919"/>
          <w:spacing w:val="-4"/>
          <w:sz w:val="20"/>
          <w:szCs w:val="20"/>
        </w:rPr>
        <w:t>r</w:t>
      </w:r>
      <w:r>
        <w:rPr>
          <w:rFonts w:ascii="Times New Roman" w:hAnsi="Times New Roman"/>
          <w:b/>
          <w:bCs/>
          <w:color w:val="191919"/>
          <w:sz w:val="20"/>
          <w:szCs w:val="20"/>
        </w:rPr>
        <w:t>eschool)</w:t>
      </w:r>
      <w:r>
        <w:rPr>
          <w:rFonts w:ascii="Times New Roman" w:hAnsi="Times New Roman"/>
          <w:b/>
          <w:bCs/>
          <w:color w:val="191919"/>
          <w:spacing w:val="-18"/>
          <w:sz w:val="20"/>
          <w:szCs w:val="20"/>
        </w:rPr>
        <w:t xml:space="preserve"> </w:t>
      </w:r>
      <w:r>
        <w:rPr>
          <w:rFonts w:ascii="Times New Roman" w:hAnsi="Times New Roman"/>
          <w:b/>
          <w:bCs/>
          <w:color w:val="191919"/>
          <w:sz w:val="20"/>
          <w:szCs w:val="20"/>
        </w:rPr>
        <w:t>............3(3-0)</w:t>
      </w:r>
    </w:p>
    <w:p w:rsidR="00F42301" w:rsidRDefault="00F42301" w:rsidP="00721764">
      <w:pPr>
        <w:widowControl w:val="0"/>
        <w:autoSpaceDE w:val="0"/>
        <w:autoSpaceDN w:val="0"/>
        <w:adjustRightInd w:val="0"/>
        <w:spacing w:before="13" w:after="0" w:line="250" w:lineRule="auto"/>
        <w:ind w:left="1227" w:right="1941"/>
        <w:jc w:val="both"/>
        <w:rPr>
          <w:rFonts w:ascii="Times New Roman" w:hAnsi="Times New Roman"/>
          <w:color w:val="000000"/>
          <w:sz w:val="20"/>
          <w:szCs w:val="20"/>
        </w:rPr>
      </w:pPr>
      <w:r w:rsidRPr="003F2CF3">
        <w:rPr>
          <w:rFonts w:ascii="Calibri" w:hAnsi="Calibri"/>
          <w:noProof/>
          <w:lang w:eastAsia="en-US"/>
        </w:rPr>
        <w:pict>
          <v:shape id="_x0000_s3872" type="#_x0000_t202" style="position:absolute;left:0;text-align:left;margin-left:520.55pt;margin-top:12.2pt;width:1in;height:184.35pt;z-index:-251464704;mso-position-horizontal-relative:page" o:allowincell="f" filled="f" stroked="f">
            <v:textbox style="layout-flow:vertical" inset="0,0,0,0">
              <w:txbxContent>
                <w:p w:rsidR="00F42301" w:rsidRDefault="00F42301" w:rsidP="00721764">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E</w:t>
                  </w:r>
                  <w:r>
                    <w:rPr>
                      <w:rFonts w:ascii="Impact" w:hAnsi="Impact" w:cs="Impact"/>
                      <w:color w:val="A3A3A3"/>
                      <w:spacing w:val="-115"/>
                      <w:position w:val="1"/>
                      <w:sz w:val="105"/>
                      <w:szCs w:val="105"/>
                    </w:rPr>
                    <w:t xml:space="preserve"> </w:t>
                  </w:r>
                </w:p>
              </w:txbxContent>
            </v:textbox>
            <w10:wrap anchorx="page"/>
          </v:shape>
        </w:pict>
      </w:r>
      <w:r>
        <w:rPr>
          <w:rFonts w:ascii="Times New Roman" w:hAnsi="Times New Roman"/>
          <w:color w:val="191919"/>
          <w:spacing w:val="2"/>
          <w:sz w:val="20"/>
          <w:szCs w:val="20"/>
        </w:rPr>
        <w:t>Field-base</w:t>
      </w:r>
      <w:r>
        <w:rPr>
          <w:rFonts w:ascii="Times New Roman" w:hAnsi="Times New Roman"/>
          <w:color w:val="191919"/>
          <w:sz w:val="20"/>
          <w:szCs w:val="20"/>
        </w:rPr>
        <w:t xml:space="preserve">d </w:t>
      </w:r>
      <w:r>
        <w:rPr>
          <w:rFonts w:ascii="Times New Roman" w:hAnsi="Times New Roman"/>
          <w:color w:val="191919"/>
          <w:spacing w:val="2"/>
          <w:sz w:val="20"/>
          <w:szCs w:val="20"/>
        </w:rPr>
        <w:t>experience</w:t>
      </w:r>
      <w:r>
        <w:rPr>
          <w:rFonts w:ascii="Times New Roman" w:hAnsi="Times New Roman"/>
          <w:color w:val="191919"/>
          <w:sz w:val="20"/>
          <w:szCs w:val="20"/>
        </w:rPr>
        <w:t xml:space="preserve">s </w:t>
      </w:r>
      <w:r>
        <w:rPr>
          <w:rFonts w:ascii="Times New Roman" w:hAnsi="Times New Roman"/>
          <w:color w:val="191919"/>
          <w:spacing w:val="2"/>
          <w:sz w:val="20"/>
          <w:szCs w:val="20"/>
        </w:rPr>
        <w:t>providin</w:t>
      </w:r>
      <w:r>
        <w:rPr>
          <w:rFonts w:ascii="Times New Roman" w:hAnsi="Times New Roman"/>
          <w:color w:val="191919"/>
          <w:sz w:val="20"/>
          <w:szCs w:val="20"/>
        </w:rPr>
        <w:t xml:space="preserve">g </w:t>
      </w:r>
      <w:r>
        <w:rPr>
          <w:rFonts w:ascii="Times New Roman" w:hAnsi="Times New Roman"/>
          <w:color w:val="191919"/>
          <w:spacing w:val="2"/>
          <w:sz w:val="20"/>
          <w:szCs w:val="20"/>
        </w:rPr>
        <w:t>a</w:t>
      </w:r>
      <w:r>
        <w:rPr>
          <w:rFonts w:ascii="Times New Roman" w:hAnsi="Times New Roman"/>
          <w:color w:val="191919"/>
          <w:sz w:val="20"/>
          <w:szCs w:val="20"/>
        </w:rPr>
        <w:t xml:space="preserve">n </w:t>
      </w:r>
      <w:r>
        <w:rPr>
          <w:rFonts w:ascii="Times New Roman" w:hAnsi="Times New Roman"/>
          <w:color w:val="191919"/>
          <w:spacing w:val="2"/>
          <w:sz w:val="20"/>
          <w:szCs w:val="20"/>
        </w:rPr>
        <w:t>opportunit</w:t>
      </w:r>
      <w:r>
        <w:rPr>
          <w:rFonts w:ascii="Times New Roman" w:hAnsi="Times New Roman"/>
          <w:color w:val="191919"/>
          <w:sz w:val="20"/>
          <w:szCs w:val="20"/>
        </w:rPr>
        <w:t xml:space="preserve">y </w:t>
      </w:r>
      <w:r>
        <w:rPr>
          <w:rFonts w:ascii="Times New Roman" w:hAnsi="Times New Roman"/>
          <w:color w:val="191919"/>
          <w:spacing w:val="2"/>
          <w:sz w:val="20"/>
          <w:szCs w:val="20"/>
        </w:rPr>
        <w:t>fo</w:t>
      </w:r>
      <w:r>
        <w:rPr>
          <w:rFonts w:ascii="Times New Roman" w:hAnsi="Times New Roman"/>
          <w:color w:val="191919"/>
          <w:sz w:val="20"/>
          <w:szCs w:val="20"/>
        </w:rPr>
        <w:t xml:space="preserve">r </w:t>
      </w:r>
      <w:r>
        <w:rPr>
          <w:rFonts w:ascii="Times New Roman" w:hAnsi="Times New Roman"/>
          <w:color w:val="191919"/>
          <w:spacing w:val="2"/>
          <w:sz w:val="20"/>
          <w:szCs w:val="20"/>
        </w:rPr>
        <w:t>extensiv</w:t>
      </w:r>
      <w:r>
        <w:rPr>
          <w:rFonts w:ascii="Times New Roman" w:hAnsi="Times New Roman"/>
          <w:color w:val="191919"/>
          <w:sz w:val="20"/>
          <w:szCs w:val="20"/>
        </w:rPr>
        <w:t xml:space="preserve">e </w:t>
      </w:r>
      <w:r>
        <w:rPr>
          <w:rFonts w:ascii="Times New Roman" w:hAnsi="Times New Roman"/>
          <w:color w:val="191919"/>
          <w:spacing w:val="2"/>
          <w:sz w:val="20"/>
          <w:szCs w:val="20"/>
        </w:rPr>
        <w:t>trainin</w:t>
      </w:r>
      <w:r>
        <w:rPr>
          <w:rFonts w:ascii="Times New Roman" w:hAnsi="Times New Roman"/>
          <w:color w:val="191919"/>
          <w:sz w:val="20"/>
          <w:szCs w:val="20"/>
        </w:rPr>
        <w:t xml:space="preserve">g </w:t>
      </w:r>
      <w:r>
        <w:rPr>
          <w:rFonts w:ascii="Times New Roman" w:hAnsi="Times New Roman"/>
          <w:color w:val="191919"/>
          <w:spacing w:val="2"/>
          <w:sz w:val="20"/>
          <w:szCs w:val="20"/>
        </w:rPr>
        <w:t>an</w:t>
      </w:r>
      <w:r>
        <w:rPr>
          <w:rFonts w:ascii="Times New Roman" w:hAnsi="Times New Roman"/>
          <w:color w:val="191919"/>
          <w:sz w:val="20"/>
          <w:szCs w:val="20"/>
        </w:rPr>
        <w:t xml:space="preserve">d </w:t>
      </w:r>
      <w:r>
        <w:rPr>
          <w:rFonts w:ascii="Times New Roman" w:hAnsi="Times New Roman"/>
          <w:color w:val="191919"/>
          <w:spacing w:val="2"/>
          <w:sz w:val="20"/>
          <w:szCs w:val="20"/>
        </w:rPr>
        <w:t>applicatio</w:t>
      </w:r>
      <w:r>
        <w:rPr>
          <w:rFonts w:ascii="Times New Roman" w:hAnsi="Times New Roman"/>
          <w:color w:val="191919"/>
          <w:sz w:val="20"/>
          <w:szCs w:val="20"/>
        </w:rPr>
        <w:t xml:space="preserve">n </w:t>
      </w:r>
      <w:r>
        <w:rPr>
          <w:rFonts w:ascii="Times New Roman" w:hAnsi="Times New Roman"/>
          <w:color w:val="191919"/>
          <w:spacing w:val="2"/>
          <w:sz w:val="20"/>
          <w:szCs w:val="20"/>
        </w:rPr>
        <w:t xml:space="preserve">of </w:t>
      </w:r>
      <w:r>
        <w:rPr>
          <w:rFonts w:ascii="Times New Roman" w:hAnsi="Times New Roman"/>
          <w:color w:val="191919"/>
          <w:sz w:val="20"/>
          <w:szCs w:val="20"/>
        </w:rPr>
        <w:t>knowledge with children in the area preschool of early childhood education.</w:t>
      </w:r>
    </w:p>
    <w:p w:rsidR="00F42301" w:rsidRDefault="00F42301" w:rsidP="00721764">
      <w:pPr>
        <w:widowControl w:val="0"/>
        <w:autoSpaceDE w:val="0"/>
        <w:autoSpaceDN w:val="0"/>
        <w:adjustRightInd w:val="0"/>
        <w:spacing w:after="0" w:line="227" w:lineRule="exact"/>
        <w:ind w:left="867"/>
        <w:rPr>
          <w:rFonts w:ascii="Times New Roman" w:hAnsi="Times New Roman"/>
          <w:color w:val="000000"/>
          <w:sz w:val="20"/>
          <w:szCs w:val="20"/>
        </w:rPr>
      </w:pPr>
      <w:r>
        <w:rPr>
          <w:rFonts w:ascii="Times New Roman" w:hAnsi="Times New Roman"/>
          <w:b/>
          <w:bCs/>
          <w:color w:val="191919"/>
          <w:sz w:val="20"/>
          <w:szCs w:val="20"/>
        </w:rPr>
        <w:t>EDUC 5591- Practicum II: Intership in Early Childhood Education (primary</w:t>
      </w:r>
      <w:r>
        <w:rPr>
          <w:rFonts w:ascii="Times New Roman" w:hAnsi="Times New Roman"/>
          <w:b/>
          <w:bCs/>
          <w:color w:val="191919"/>
          <w:spacing w:val="12"/>
          <w:sz w:val="20"/>
          <w:szCs w:val="20"/>
        </w:rPr>
        <w:t>)</w:t>
      </w:r>
      <w:r>
        <w:rPr>
          <w:rFonts w:ascii="Times New Roman" w:hAnsi="Times New Roman"/>
          <w:b/>
          <w:bCs/>
          <w:color w:val="191919"/>
          <w:sz w:val="20"/>
          <w:szCs w:val="20"/>
        </w:rPr>
        <w:t>..............3(3-0)</w:t>
      </w:r>
    </w:p>
    <w:p w:rsidR="00F42301" w:rsidRDefault="00F42301" w:rsidP="00721764">
      <w:pPr>
        <w:widowControl w:val="0"/>
        <w:autoSpaceDE w:val="0"/>
        <w:autoSpaceDN w:val="0"/>
        <w:adjustRightInd w:val="0"/>
        <w:spacing w:before="13" w:after="0" w:line="250" w:lineRule="auto"/>
        <w:ind w:left="1227" w:right="1941"/>
        <w:jc w:val="both"/>
        <w:rPr>
          <w:rFonts w:ascii="Times New Roman" w:hAnsi="Times New Roman"/>
          <w:color w:val="000000"/>
          <w:sz w:val="20"/>
          <w:szCs w:val="20"/>
        </w:rPr>
      </w:pPr>
      <w:r>
        <w:rPr>
          <w:rFonts w:ascii="Times New Roman" w:hAnsi="Times New Roman"/>
          <w:color w:val="191919"/>
          <w:spacing w:val="2"/>
          <w:sz w:val="20"/>
          <w:szCs w:val="20"/>
        </w:rPr>
        <w:t>Field-base</w:t>
      </w:r>
      <w:r>
        <w:rPr>
          <w:rFonts w:ascii="Times New Roman" w:hAnsi="Times New Roman"/>
          <w:color w:val="191919"/>
          <w:sz w:val="20"/>
          <w:szCs w:val="20"/>
        </w:rPr>
        <w:t xml:space="preserve">d </w:t>
      </w:r>
      <w:r>
        <w:rPr>
          <w:rFonts w:ascii="Times New Roman" w:hAnsi="Times New Roman"/>
          <w:color w:val="191919"/>
          <w:spacing w:val="2"/>
          <w:sz w:val="20"/>
          <w:szCs w:val="20"/>
        </w:rPr>
        <w:t>experience</w:t>
      </w:r>
      <w:r>
        <w:rPr>
          <w:rFonts w:ascii="Times New Roman" w:hAnsi="Times New Roman"/>
          <w:color w:val="191919"/>
          <w:sz w:val="20"/>
          <w:szCs w:val="20"/>
        </w:rPr>
        <w:t xml:space="preserve">s </w:t>
      </w:r>
      <w:r>
        <w:rPr>
          <w:rFonts w:ascii="Times New Roman" w:hAnsi="Times New Roman"/>
          <w:color w:val="191919"/>
          <w:spacing w:val="2"/>
          <w:sz w:val="20"/>
          <w:szCs w:val="20"/>
        </w:rPr>
        <w:t>providin</w:t>
      </w:r>
      <w:r>
        <w:rPr>
          <w:rFonts w:ascii="Times New Roman" w:hAnsi="Times New Roman"/>
          <w:color w:val="191919"/>
          <w:sz w:val="20"/>
          <w:szCs w:val="20"/>
        </w:rPr>
        <w:t xml:space="preserve">g </w:t>
      </w:r>
      <w:r>
        <w:rPr>
          <w:rFonts w:ascii="Times New Roman" w:hAnsi="Times New Roman"/>
          <w:color w:val="191919"/>
          <w:spacing w:val="2"/>
          <w:sz w:val="20"/>
          <w:szCs w:val="20"/>
        </w:rPr>
        <w:t>a</w:t>
      </w:r>
      <w:r>
        <w:rPr>
          <w:rFonts w:ascii="Times New Roman" w:hAnsi="Times New Roman"/>
          <w:color w:val="191919"/>
          <w:sz w:val="20"/>
          <w:szCs w:val="20"/>
        </w:rPr>
        <w:t xml:space="preserve">n </w:t>
      </w:r>
      <w:r>
        <w:rPr>
          <w:rFonts w:ascii="Times New Roman" w:hAnsi="Times New Roman"/>
          <w:color w:val="191919"/>
          <w:spacing w:val="2"/>
          <w:sz w:val="20"/>
          <w:szCs w:val="20"/>
        </w:rPr>
        <w:t>opportunit</w:t>
      </w:r>
      <w:r>
        <w:rPr>
          <w:rFonts w:ascii="Times New Roman" w:hAnsi="Times New Roman"/>
          <w:color w:val="191919"/>
          <w:sz w:val="20"/>
          <w:szCs w:val="20"/>
        </w:rPr>
        <w:t xml:space="preserve">y </w:t>
      </w:r>
      <w:r>
        <w:rPr>
          <w:rFonts w:ascii="Times New Roman" w:hAnsi="Times New Roman"/>
          <w:color w:val="191919"/>
          <w:spacing w:val="2"/>
          <w:sz w:val="20"/>
          <w:szCs w:val="20"/>
        </w:rPr>
        <w:t>fo</w:t>
      </w:r>
      <w:r>
        <w:rPr>
          <w:rFonts w:ascii="Times New Roman" w:hAnsi="Times New Roman"/>
          <w:color w:val="191919"/>
          <w:sz w:val="20"/>
          <w:szCs w:val="20"/>
        </w:rPr>
        <w:t xml:space="preserve">r </w:t>
      </w:r>
      <w:r>
        <w:rPr>
          <w:rFonts w:ascii="Times New Roman" w:hAnsi="Times New Roman"/>
          <w:color w:val="191919"/>
          <w:spacing w:val="2"/>
          <w:sz w:val="20"/>
          <w:szCs w:val="20"/>
        </w:rPr>
        <w:t>extensiv</w:t>
      </w:r>
      <w:r>
        <w:rPr>
          <w:rFonts w:ascii="Times New Roman" w:hAnsi="Times New Roman"/>
          <w:color w:val="191919"/>
          <w:sz w:val="20"/>
          <w:szCs w:val="20"/>
        </w:rPr>
        <w:t xml:space="preserve">e </w:t>
      </w:r>
      <w:r>
        <w:rPr>
          <w:rFonts w:ascii="Times New Roman" w:hAnsi="Times New Roman"/>
          <w:color w:val="191919"/>
          <w:spacing w:val="2"/>
          <w:sz w:val="20"/>
          <w:szCs w:val="20"/>
        </w:rPr>
        <w:t>trainin</w:t>
      </w:r>
      <w:r>
        <w:rPr>
          <w:rFonts w:ascii="Times New Roman" w:hAnsi="Times New Roman"/>
          <w:color w:val="191919"/>
          <w:sz w:val="20"/>
          <w:szCs w:val="20"/>
        </w:rPr>
        <w:t xml:space="preserve">g </w:t>
      </w:r>
      <w:r>
        <w:rPr>
          <w:rFonts w:ascii="Times New Roman" w:hAnsi="Times New Roman"/>
          <w:color w:val="191919"/>
          <w:spacing w:val="2"/>
          <w:sz w:val="20"/>
          <w:szCs w:val="20"/>
        </w:rPr>
        <w:t>an</w:t>
      </w:r>
      <w:r>
        <w:rPr>
          <w:rFonts w:ascii="Times New Roman" w:hAnsi="Times New Roman"/>
          <w:color w:val="191919"/>
          <w:sz w:val="20"/>
          <w:szCs w:val="20"/>
        </w:rPr>
        <w:t xml:space="preserve">d </w:t>
      </w:r>
      <w:r>
        <w:rPr>
          <w:rFonts w:ascii="Times New Roman" w:hAnsi="Times New Roman"/>
          <w:color w:val="191919"/>
          <w:spacing w:val="2"/>
          <w:sz w:val="20"/>
          <w:szCs w:val="20"/>
        </w:rPr>
        <w:t>applicatio</w:t>
      </w:r>
      <w:r>
        <w:rPr>
          <w:rFonts w:ascii="Times New Roman" w:hAnsi="Times New Roman"/>
          <w:color w:val="191919"/>
          <w:sz w:val="20"/>
          <w:szCs w:val="20"/>
        </w:rPr>
        <w:t xml:space="preserve">n </w:t>
      </w:r>
      <w:r>
        <w:rPr>
          <w:rFonts w:ascii="Times New Roman" w:hAnsi="Times New Roman"/>
          <w:color w:val="191919"/>
          <w:spacing w:val="2"/>
          <w:sz w:val="20"/>
          <w:szCs w:val="20"/>
        </w:rPr>
        <w:t xml:space="preserve">of </w:t>
      </w:r>
      <w:r>
        <w:rPr>
          <w:rFonts w:ascii="Times New Roman" w:hAnsi="Times New Roman"/>
          <w:color w:val="191919"/>
          <w:sz w:val="20"/>
          <w:szCs w:val="20"/>
        </w:rPr>
        <w:t>knowledge with children in the area preschool of early childhood education.</w:t>
      </w:r>
    </w:p>
    <w:p w:rsidR="00F42301" w:rsidRDefault="00F42301" w:rsidP="00721764">
      <w:pPr>
        <w:widowControl w:val="0"/>
        <w:autoSpaceDE w:val="0"/>
        <w:autoSpaceDN w:val="0"/>
        <w:adjustRightInd w:val="0"/>
        <w:spacing w:after="0" w:line="227" w:lineRule="exact"/>
        <w:ind w:left="867"/>
        <w:rPr>
          <w:rFonts w:ascii="Times New Roman" w:hAnsi="Times New Roman"/>
          <w:color w:val="000000"/>
          <w:sz w:val="20"/>
          <w:szCs w:val="20"/>
        </w:rPr>
      </w:pPr>
      <w:r>
        <w:rPr>
          <w:rFonts w:ascii="Times New Roman" w:hAnsi="Times New Roman"/>
          <w:b/>
          <w:bCs/>
          <w:color w:val="191919"/>
          <w:sz w:val="20"/>
          <w:szCs w:val="20"/>
        </w:rPr>
        <w:t>EDUC 5593-4-5 - Internship in the Secondary School</w:t>
      </w:r>
      <w:r>
        <w:rPr>
          <w:rFonts w:ascii="Times New Roman" w:hAnsi="Times New Roman"/>
          <w:b/>
          <w:bCs/>
          <w:color w:val="191919"/>
          <w:spacing w:val="-5"/>
          <w:sz w:val="20"/>
          <w:szCs w:val="20"/>
        </w:rPr>
        <w:t xml:space="preserve"> </w:t>
      </w:r>
      <w:r>
        <w:rPr>
          <w:rFonts w:ascii="Times New Roman" w:hAnsi="Times New Roman"/>
          <w:b/>
          <w:bCs/>
          <w:color w:val="191919"/>
          <w:sz w:val="20"/>
          <w:szCs w:val="20"/>
        </w:rPr>
        <w:t>........................................................3(3-0)</w:t>
      </w:r>
    </w:p>
    <w:p w:rsidR="00F42301" w:rsidRDefault="00F42301" w:rsidP="00721764">
      <w:pPr>
        <w:widowControl w:val="0"/>
        <w:autoSpaceDE w:val="0"/>
        <w:autoSpaceDN w:val="0"/>
        <w:adjustRightInd w:val="0"/>
        <w:spacing w:before="13" w:after="0" w:line="250" w:lineRule="auto"/>
        <w:ind w:left="1227" w:right="1944"/>
        <w:jc w:val="both"/>
        <w:rPr>
          <w:rFonts w:ascii="Times New Roman" w:hAnsi="Times New Roman"/>
          <w:color w:val="000000"/>
          <w:sz w:val="20"/>
          <w:szCs w:val="20"/>
        </w:rPr>
      </w:pPr>
      <w:r>
        <w:rPr>
          <w:rFonts w:ascii="Times New Roman" w:hAnsi="Times New Roman"/>
          <w:color w:val="191919"/>
          <w:sz w:val="20"/>
          <w:szCs w:val="20"/>
        </w:rPr>
        <w:t>Students</w:t>
      </w:r>
      <w:r>
        <w:rPr>
          <w:rFonts w:ascii="Times New Roman" w:hAnsi="Times New Roman"/>
          <w:color w:val="191919"/>
          <w:spacing w:val="1"/>
          <w:sz w:val="20"/>
          <w:szCs w:val="20"/>
        </w:rPr>
        <w:t xml:space="preserve"> </w:t>
      </w:r>
      <w:r>
        <w:rPr>
          <w:rFonts w:ascii="Times New Roman" w:hAnsi="Times New Roman"/>
          <w:color w:val="191919"/>
          <w:sz w:val="20"/>
          <w:szCs w:val="20"/>
        </w:rPr>
        <w:t>gain</w:t>
      </w:r>
      <w:r>
        <w:rPr>
          <w:rFonts w:ascii="Times New Roman" w:hAnsi="Times New Roman"/>
          <w:color w:val="191919"/>
          <w:spacing w:val="1"/>
          <w:sz w:val="20"/>
          <w:szCs w:val="20"/>
        </w:rPr>
        <w:t xml:space="preserve"> </w:t>
      </w:r>
      <w:r>
        <w:rPr>
          <w:rFonts w:ascii="Times New Roman" w:hAnsi="Times New Roman"/>
          <w:color w:val="191919"/>
          <w:sz w:val="20"/>
          <w:szCs w:val="20"/>
        </w:rPr>
        <w:t>potential</w:t>
      </w:r>
      <w:r>
        <w:rPr>
          <w:rFonts w:ascii="Times New Roman" w:hAnsi="Times New Roman"/>
          <w:color w:val="191919"/>
          <w:spacing w:val="1"/>
          <w:sz w:val="20"/>
          <w:szCs w:val="20"/>
        </w:rPr>
        <w:t xml:space="preserve"> </w:t>
      </w:r>
      <w:r>
        <w:rPr>
          <w:rFonts w:ascii="Times New Roman" w:hAnsi="Times New Roman"/>
          <w:color w:val="191919"/>
          <w:sz w:val="20"/>
          <w:szCs w:val="20"/>
        </w:rPr>
        <w:t>application</w:t>
      </w:r>
      <w:r>
        <w:rPr>
          <w:rFonts w:ascii="Times New Roman" w:hAnsi="Times New Roman"/>
          <w:color w:val="191919"/>
          <w:spacing w:val="1"/>
          <w:sz w:val="20"/>
          <w:szCs w:val="20"/>
        </w:rPr>
        <w:t xml:space="preserve"> </w:t>
      </w:r>
      <w:r>
        <w:rPr>
          <w:rFonts w:ascii="Times New Roman" w:hAnsi="Times New Roman"/>
          <w:color w:val="191919"/>
          <w:sz w:val="20"/>
          <w:szCs w:val="20"/>
        </w:rPr>
        <w:t>of</w:t>
      </w:r>
      <w:r>
        <w:rPr>
          <w:rFonts w:ascii="Times New Roman" w:hAnsi="Times New Roman"/>
          <w:color w:val="191919"/>
          <w:spacing w:val="1"/>
          <w:sz w:val="20"/>
          <w:szCs w:val="20"/>
        </w:rPr>
        <w:t xml:space="preserve"> </w:t>
      </w:r>
      <w:r>
        <w:rPr>
          <w:rFonts w:ascii="Times New Roman" w:hAnsi="Times New Roman"/>
          <w:color w:val="191919"/>
          <w:sz w:val="20"/>
          <w:szCs w:val="20"/>
        </w:rPr>
        <w:t>knowledge</w:t>
      </w:r>
      <w:r>
        <w:rPr>
          <w:rFonts w:ascii="Times New Roman" w:hAnsi="Times New Roman"/>
          <w:color w:val="191919"/>
          <w:spacing w:val="1"/>
          <w:sz w:val="20"/>
          <w:szCs w:val="20"/>
        </w:rPr>
        <w:t xml:space="preserve"> </w:t>
      </w:r>
      <w:r>
        <w:rPr>
          <w:rFonts w:ascii="Times New Roman" w:hAnsi="Times New Roman"/>
          <w:color w:val="191919"/>
          <w:sz w:val="20"/>
          <w:szCs w:val="20"/>
        </w:rPr>
        <w:t>gained</w:t>
      </w:r>
      <w:r>
        <w:rPr>
          <w:rFonts w:ascii="Times New Roman" w:hAnsi="Times New Roman"/>
          <w:color w:val="191919"/>
          <w:spacing w:val="1"/>
          <w:sz w:val="20"/>
          <w:szCs w:val="20"/>
        </w:rPr>
        <w:t xml:space="preserve"> </w:t>
      </w:r>
      <w:r>
        <w:rPr>
          <w:rFonts w:ascii="Times New Roman" w:hAnsi="Times New Roman"/>
          <w:color w:val="191919"/>
          <w:sz w:val="20"/>
          <w:szCs w:val="20"/>
        </w:rPr>
        <w:t>through</w:t>
      </w:r>
      <w:r>
        <w:rPr>
          <w:rFonts w:ascii="Times New Roman" w:hAnsi="Times New Roman"/>
          <w:color w:val="191919"/>
          <w:spacing w:val="1"/>
          <w:sz w:val="20"/>
          <w:szCs w:val="20"/>
        </w:rPr>
        <w:t xml:space="preserve"> </w:t>
      </w:r>
      <w:r>
        <w:rPr>
          <w:rFonts w:ascii="Times New Roman" w:hAnsi="Times New Roman"/>
          <w:color w:val="191919"/>
          <w:sz w:val="20"/>
          <w:szCs w:val="20"/>
        </w:rPr>
        <w:t>courses</w:t>
      </w:r>
      <w:r>
        <w:rPr>
          <w:rFonts w:ascii="Times New Roman" w:hAnsi="Times New Roman"/>
          <w:color w:val="191919"/>
          <w:spacing w:val="1"/>
          <w:sz w:val="20"/>
          <w:szCs w:val="20"/>
        </w:rPr>
        <w:t xml:space="preserve"> </w:t>
      </w:r>
      <w:r>
        <w:rPr>
          <w:rFonts w:ascii="Times New Roman" w:hAnsi="Times New Roman"/>
          <w:color w:val="191919"/>
          <w:sz w:val="20"/>
          <w:szCs w:val="20"/>
        </w:rPr>
        <w:t xml:space="preserve">taken. </w:t>
      </w:r>
      <w:r>
        <w:rPr>
          <w:rFonts w:ascii="Times New Roman" w:hAnsi="Times New Roman"/>
          <w:i/>
          <w:iCs/>
          <w:color w:val="191919"/>
          <w:sz w:val="20"/>
          <w:szCs w:val="20"/>
        </w:rPr>
        <w:t>P</w:t>
      </w:r>
      <w:r>
        <w:rPr>
          <w:rFonts w:ascii="Times New Roman" w:hAnsi="Times New Roman"/>
          <w:i/>
          <w:iCs/>
          <w:color w:val="191919"/>
          <w:spacing w:val="-7"/>
          <w:sz w:val="20"/>
          <w:szCs w:val="20"/>
        </w:rPr>
        <w:t>r</w:t>
      </w:r>
      <w:r>
        <w:rPr>
          <w:rFonts w:ascii="Times New Roman" w:hAnsi="Times New Roman"/>
          <w:i/>
          <w:iCs/>
          <w:color w:val="191919"/>
          <w:sz w:val="20"/>
          <w:szCs w:val="20"/>
        </w:rPr>
        <w:t>e</w:t>
      </w:r>
      <w:r>
        <w:rPr>
          <w:rFonts w:ascii="Times New Roman" w:hAnsi="Times New Roman"/>
          <w:i/>
          <w:iCs/>
          <w:color w:val="191919"/>
          <w:spacing w:val="-7"/>
          <w:sz w:val="20"/>
          <w:szCs w:val="20"/>
        </w:rPr>
        <w:t>r</w:t>
      </w:r>
      <w:r>
        <w:rPr>
          <w:rFonts w:ascii="Times New Roman" w:hAnsi="Times New Roman"/>
          <w:i/>
          <w:iCs/>
          <w:color w:val="191919"/>
          <w:sz w:val="20"/>
          <w:szCs w:val="20"/>
        </w:rPr>
        <w:t>equisite: Consent of instructor</w:t>
      </w:r>
    </w:p>
    <w:p w:rsidR="00F42301" w:rsidRDefault="00F42301" w:rsidP="00721764">
      <w:pPr>
        <w:widowControl w:val="0"/>
        <w:autoSpaceDE w:val="0"/>
        <w:autoSpaceDN w:val="0"/>
        <w:adjustRightInd w:val="0"/>
        <w:spacing w:after="0" w:line="227" w:lineRule="exact"/>
        <w:ind w:left="867"/>
        <w:rPr>
          <w:rFonts w:ascii="Times New Roman" w:hAnsi="Times New Roman"/>
          <w:color w:val="000000"/>
          <w:sz w:val="20"/>
          <w:szCs w:val="20"/>
        </w:rPr>
      </w:pPr>
      <w:r>
        <w:rPr>
          <w:rFonts w:ascii="Times New Roman" w:hAnsi="Times New Roman"/>
          <w:b/>
          <w:bCs/>
          <w:color w:val="191919"/>
          <w:sz w:val="20"/>
          <w:szCs w:val="20"/>
        </w:rPr>
        <w:t>EDUC 6600 -</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Advanced Educational Psychology</w:t>
      </w:r>
      <w:r>
        <w:rPr>
          <w:rFonts w:ascii="Times New Roman" w:hAnsi="Times New Roman"/>
          <w:b/>
          <w:bCs/>
          <w:color w:val="191919"/>
          <w:spacing w:val="-5"/>
          <w:sz w:val="20"/>
          <w:szCs w:val="20"/>
        </w:rPr>
        <w:t xml:space="preserve"> </w:t>
      </w:r>
      <w:r>
        <w:rPr>
          <w:rFonts w:ascii="Times New Roman" w:hAnsi="Times New Roman"/>
          <w:b/>
          <w:bCs/>
          <w:color w:val="191919"/>
          <w:sz w:val="20"/>
          <w:szCs w:val="20"/>
        </w:rPr>
        <w:t>................................................................3(3-0)</w:t>
      </w:r>
    </w:p>
    <w:p w:rsidR="00F42301" w:rsidRDefault="00F42301" w:rsidP="00721764">
      <w:pPr>
        <w:widowControl w:val="0"/>
        <w:autoSpaceDE w:val="0"/>
        <w:autoSpaceDN w:val="0"/>
        <w:adjustRightInd w:val="0"/>
        <w:spacing w:before="13" w:after="0" w:line="250" w:lineRule="auto"/>
        <w:ind w:left="1227" w:right="1943"/>
        <w:jc w:val="both"/>
        <w:rPr>
          <w:rFonts w:ascii="Times New Roman" w:hAnsi="Times New Roman"/>
          <w:color w:val="000000"/>
          <w:sz w:val="20"/>
          <w:szCs w:val="20"/>
        </w:rPr>
      </w:pPr>
      <w:r>
        <w:rPr>
          <w:rFonts w:ascii="Times New Roman" w:hAnsi="Times New Roman"/>
          <w:color w:val="191919"/>
          <w:sz w:val="20"/>
          <w:szCs w:val="20"/>
        </w:rPr>
        <w:t>A</w:t>
      </w:r>
      <w:r>
        <w:rPr>
          <w:rFonts w:ascii="Times New Roman" w:hAnsi="Times New Roman"/>
          <w:color w:val="191919"/>
          <w:spacing w:val="-12"/>
          <w:sz w:val="20"/>
          <w:szCs w:val="20"/>
        </w:rPr>
        <w:t xml:space="preserve"> </w:t>
      </w:r>
      <w:r>
        <w:rPr>
          <w:rFonts w:ascii="Times New Roman" w:hAnsi="Times New Roman"/>
          <w:color w:val="191919"/>
          <w:sz w:val="20"/>
          <w:szCs w:val="20"/>
        </w:rPr>
        <w:t>study</w:t>
      </w:r>
      <w:r>
        <w:rPr>
          <w:rFonts w:ascii="Times New Roman" w:hAnsi="Times New Roman"/>
          <w:color w:val="191919"/>
          <w:spacing w:val="-1"/>
          <w:sz w:val="20"/>
          <w:szCs w:val="20"/>
        </w:rPr>
        <w:t xml:space="preserve"> </w:t>
      </w:r>
      <w:r>
        <w:rPr>
          <w:rFonts w:ascii="Times New Roman" w:hAnsi="Times New Roman"/>
          <w:color w:val="191919"/>
          <w:sz w:val="20"/>
          <w:szCs w:val="20"/>
        </w:rPr>
        <w:t>of</w:t>
      </w:r>
      <w:r>
        <w:rPr>
          <w:rFonts w:ascii="Times New Roman" w:hAnsi="Times New Roman"/>
          <w:color w:val="191919"/>
          <w:spacing w:val="-1"/>
          <w:sz w:val="20"/>
          <w:szCs w:val="20"/>
        </w:rPr>
        <w:t xml:space="preserve"> </w:t>
      </w:r>
      <w:r>
        <w:rPr>
          <w:rFonts w:ascii="Times New Roman" w:hAnsi="Times New Roman"/>
          <w:color w:val="191919"/>
          <w:sz w:val="20"/>
          <w:szCs w:val="20"/>
        </w:rPr>
        <w:t>the</w:t>
      </w:r>
      <w:r>
        <w:rPr>
          <w:rFonts w:ascii="Times New Roman" w:hAnsi="Times New Roman"/>
          <w:color w:val="191919"/>
          <w:spacing w:val="-1"/>
          <w:sz w:val="20"/>
          <w:szCs w:val="20"/>
        </w:rPr>
        <w:t xml:space="preserve"> </w:t>
      </w:r>
      <w:r>
        <w:rPr>
          <w:rFonts w:ascii="Times New Roman" w:hAnsi="Times New Roman"/>
          <w:color w:val="191919"/>
          <w:sz w:val="20"/>
          <w:szCs w:val="20"/>
        </w:rPr>
        <w:t>theories</w:t>
      </w:r>
      <w:r>
        <w:rPr>
          <w:rFonts w:ascii="Times New Roman" w:hAnsi="Times New Roman"/>
          <w:color w:val="191919"/>
          <w:spacing w:val="-1"/>
          <w:sz w:val="20"/>
          <w:szCs w:val="20"/>
        </w:rPr>
        <w:t xml:space="preserve"> </w:t>
      </w:r>
      <w:r>
        <w:rPr>
          <w:rFonts w:ascii="Times New Roman" w:hAnsi="Times New Roman"/>
          <w:color w:val="191919"/>
          <w:sz w:val="20"/>
          <w:szCs w:val="20"/>
        </w:rPr>
        <w:t>of</w:t>
      </w:r>
      <w:r>
        <w:rPr>
          <w:rFonts w:ascii="Times New Roman" w:hAnsi="Times New Roman"/>
          <w:color w:val="191919"/>
          <w:spacing w:val="-1"/>
          <w:sz w:val="20"/>
          <w:szCs w:val="20"/>
        </w:rPr>
        <w:t xml:space="preserve"> </w:t>
      </w:r>
      <w:r>
        <w:rPr>
          <w:rFonts w:ascii="Times New Roman" w:hAnsi="Times New Roman"/>
          <w:color w:val="191919"/>
          <w:sz w:val="20"/>
          <w:szCs w:val="20"/>
        </w:rPr>
        <w:t>learning</w:t>
      </w:r>
      <w:r>
        <w:rPr>
          <w:rFonts w:ascii="Times New Roman" w:hAnsi="Times New Roman"/>
          <w:color w:val="191919"/>
          <w:spacing w:val="-1"/>
          <w:sz w:val="20"/>
          <w:szCs w:val="20"/>
        </w:rPr>
        <w:t xml:space="preserve"> </w:t>
      </w:r>
      <w:r>
        <w:rPr>
          <w:rFonts w:ascii="Times New Roman" w:hAnsi="Times New Roman"/>
          <w:color w:val="191919"/>
          <w:sz w:val="20"/>
          <w:szCs w:val="20"/>
        </w:rPr>
        <w:t>in</w:t>
      </w:r>
      <w:r>
        <w:rPr>
          <w:rFonts w:ascii="Times New Roman" w:hAnsi="Times New Roman"/>
          <w:color w:val="191919"/>
          <w:spacing w:val="-1"/>
          <w:sz w:val="20"/>
          <w:szCs w:val="20"/>
        </w:rPr>
        <w:t xml:space="preserve"> </w:t>
      </w:r>
      <w:r>
        <w:rPr>
          <w:rFonts w:ascii="Times New Roman" w:hAnsi="Times New Roman"/>
          <w:color w:val="191919"/>
          <w:sz w:val="20"/>
          <w:szCs w:val="20"/>
        </w:rPr>
        <w:t>public</w:t>
      </w:r>
      <w:r>
        <w:rPr>
          <w:rFonts w:ascii="Times New Roman" w:hAnsi="Times New Roman"/>
          <w:color w:val="191919"/>
          <w:spacing w:val="-1"/>
          <w:sz w:val="20"/>
          <w:szCs w:val="20"/>
        </w:rPr>
        <w:t xml:space="preserve"> </w:t>
      </w:r>
      <w:r>
        <w:rPr>
          <w:rFonts w:ascii="Times New Roman" w:hAnsi="Times New Roman"/>
          <w:color w:val="191919"/>
          <w:sz w:val="20"/>
          <w:szCs w:val="20"/>
        </w:rPr>
        <w:t>elementary</w:t>
      </w:r>
      <w:r>
        <w:rPr>
          <w:rFonts w:ascii="Times New Roman" w:hAnsi="Times New Roman"/>
          <w:color w:val="191919"/>
          <w:spacing w:val="-1"/>
          <w:sz w:val="20"/>
          <w:szCs w:val="20"/>
        </w:rPr>
        <w:t xml:space="preserve"> </w:t>
      </w:r>
      <w:r>
        <w:rPr>
          <w:rFonts w:ascii="Times New Roman" w:hAnsi="Times New Roman"/>
          <w:color w:val="191919"/>
          <w:sz w:val="20"/>
          <w:szCs w:val="20"/>
        </w:rPr>
        <w:t>and</w:t>
      </w:r>
      <w:r>
        <w:rPr>
          <w:rFonts w:ascii="Times New Roman" w:hAnsi="Times New Roman"/>
          <w:color w:val="191919"/>
          <w:spacing w:val="-1"/>
          <w:sz w:val="20"/>
          <w:szCs w:val="20"/>
        </w:rPr>
        <w:t xml:space="preserve"> </w:t>
      </w:r>
      <w:r>
        <w:rPr>
          <w:rFonts w:ascii="Times New Roman" w:hAnsi="Times New Roman"/>
          <w:color w:val="191919"/>
          <w:sz w:val="20"/>
          <w:szCs w:val="20"/>
        </w:rPr>
        <w:t>secondary</w:t>
      </w:r>
      <w:r>
        <w:rPr>
          <w:rFonts w:ascii="Times New Roman" w:hAnsi="Times New Roman"/>
          <w:color w:val="191919"/>
          <w:spacing w:val="-1"/>
          <w:sz w:val="20"/>
          <w:szCs w:val="20"/>
        </w:rPr>
        <w:t xml:space="preserve"> </w:t>
      </w:r>
      <w:r>
        <w:rPr>
          <w:rFonts w:ascii="Times New Roman" w:hAnsi="Times New Roman"/>
          <w:color w:val="191919"/>
          <w:sz w:val="20"/>
          <w:szCs w:val="20"/>
        </w:rPr>
        <w:t>schools</w:t>
      </w:r>
      <w:r>
        <w:rPr>
          <w:rFonts w:ascii="Times New Roman" w:hAnsi="Times New Roman"/>
          <w:color w:val="191919"/>
          <w:spacing w:val="-1"/>
          <w:sz w:val="20"/>
          <w:szCs w:val="20"/>
        </w:rPr>
        <w:t xml:space="preserve"> </w:t>
      </w:r>
      <w:r>
        <w:rPr>
          <w:rFonts w:ascii="Times New Roman" w:hAnsi="Times New Roman"/>
          <w:color w:val="191919"/>
          <w:sz w:val="20"/>
          <w:szCs w:val="20"/>
        </w:rPr>
        <w:t>with</w:t>
      </w:r>
      <w:r>
        <w:rPr>
          <w:rFonts w:ascii="Times New Roman" w:hAnsi="Times New Roman"/>
          <w:color w:val="191919"/>
          <w:spacing w:val="-1"/>
          <w:sz w:val="20"/>
          <w:szCs w:val="20"/>
        </w:rPr>
        <w:t xml:space="preserve"> </w:t>
      </w:r>
      <w:r>
        <w:rPr>
          <w:rFonts w:ascii="Times New Roman" w:hAnsi="Times New Roman"/>
          <w:color w:val="191919"/>
          <w:sz w:val="20"/>
          <w:szCs w:val="20"/>
        </w:rPr>
        <w:t>special</w:t>
      </w:r>
      <w:r>
        <w:rPr>
          <w:rFonts w:ascii="Times New Roman" w:hAnsi="Times New Roman"/>
          <w:color w:val="191919"/>
          <w:spacing w:val="-1"/>
          <w:sz w:val="20"/>
          <w:szCs w:val="20"/>
        </w:rPr>
        <w:t xml:space="preserve"> </w:t>
      </w:r>
      <w:r>
        <w:rPr>
          <w:rFonts w:ascii="Times New Roman" w:hAnsi="Times New Roman"/>
          <w:color w:val="191919"/>
          <w:sz w:val="20"/>
          <w:szCs w:val="20"/>
        </w:rPr>
        <w:t>at- tention</w:t>
      </w:r>
      <w:r>
        <w:rPr>
          <w:rFonts w:ascii="Times New Roman" w:hAnsi="Times New Roman"/>
          <w:color w:val="191919"/>
          <w:spacing w:val="-2"/>
          <w:sz w:val="20"/>
          <w:szCs w:val="20"/>
        </w:rPr>
        <w:t xml:space="preserve"> </w:t>
      </w:r>
      <w:r>
        <w:rPr>
          <w:rFonts w:ascii="Times New Roman" w:hAnsi="Times New Roman"/>
          <w:color w:val="191919"/>
          <w:sz w:val="20"/>
          <w:szCs w:val="20"/>
        </w:rPr>
        <w:t>to</w:t>
      </w:r>
      <w:r>
        <w:rPr>
          <w:rFonts w:ascii="Times New Roman" w:hAnsi="Times New Roman"/>
          <w:color w:val="191919"/>
          <w:spacing w:val="-2"/>
          <w:sz w:val="20"/>
          <w:szCs w:val="20"/>
        </w:rPr>
        <w:t xml:space="preserve"> </w:t>
      </w:r>
      <w:r>
        <w:rPr>
          <w:rFonts w:ascii="Times New Roman" w:hAnsi="Times New Roman"/>
          <w:color w:val="191919"/>
          <w:sz w:val="20"/>
          <w:szCs w:val="20"/>
        </w:rPr>
        <w:t>the</w:t>
      </w:r>
      <w:r>
        <w:rPr>
          <w:rFonts w:ascii="Times New Roman" w:hAnsi="Times New Roman"/>
          <w:color w:val="191919"/>
          <w:spacing w:val="-2"/>
          <w:sz w:val="20"/>
          <w:szCs w:val="20"/>
        </w:rPr>
        <w:t xml:space="preserve"> </w:t>
      </w:r>
      <w:r>
        <w:rPr>
          <w:rFonts w:ascii="Times New Roman" w:hAnsi="Times New Roman"/>
          <w:color w:val="191919"/>
          <w:sz w:val="20"/>
          <w:szCs w:val="20"/>
        </w:rPr>
        <w:t>Geo</w:t>
      </w:r>
      <w:r>
        <w:rPr>
          <w:rFonts w:ascii="Times New Roman" w:hAnsi="Times New Roman"/>
          <w:color w:val="191919"/>
          <w:spacing w:val="-4"/>
          <w:sz w:val="20"/>
          <w:szCs w:val="20"/>
        </w:rPr>
        <w:t>r</w:t>
      </w:r>
      <w:r>
        <w:rPr>
          <w:rFonts w:ascii="Times New Roman" w:hAnsi="Times New Roman"/>
          <w:color w:val="191919"/>
          <w:sz w:val="20"/>
          <w:szCs w:val="20"/>
        </w:rPr>
        <w:t>gia</w:t>
      </w:r>
      <w:r>
        <w:rPr>
          <w:rFonts w:ascii="Times New Roman" w:hAnsi="Times New Roman"/>
          <w:color w:val="191919"/>
          <w:spacing w:val="-2"/>
          <w:sz w:val="20"/>
          <w:szCs w:val="20"/>
        </w:rPr>
        <w:t xml:space="preserve"> </w:t>
      </w:r>
      <w:r>
        <w:rPr>
          <w:rFonts w:ascii="Times New Roman" w:hAnsi="Times New Roman"/>
          <w:color w:val="191919"/>
          <w:sz w:val="20"/>
          <w:szCs w:val="20"/>
        </w:rPr>
        <w:t>model.</w:t>
      </w:r>
      <w:r>
        <w:rPr>
          <w:rFonts w:ascii="Times New Roman" w:hAnsi="Times New Roman"/>
          <w:color w:val="191919"/>
          <w:spacing w:val="-2"/>
          <w:sz w:val="20"/>
          <w:szCs w:val="20"/>
        </w:rPr>
        <w:t xml:space="preserve"> </w:t>
      </w:r>
      <w:r>
        <w:rPr>
          <w:rFonts w:ascii="Times New Roman" w:hAnsi="Times New Roman"/>
          <w:color w:val="191919"/>
          <w:sz w:val="20"/>
          <w:szCs w:val="20"/>
        </w:rPr>
        <w:t>Basic</w:t>
      </w:r>
      <w:r>
        <w:rPr>
          <w:rFonts w:ascii="Times New Roman" w:hAnsi="Times New Roman"/>
          <w:color w:val="191919"/>
          <w:spacing w:val="-2"/>
          <w:sz w:val="20"/>
          <w:szCs w:val="20"/>
        </w:rPr>
        <w:t xml:space="preserve"> </w:t>
      </w:r>
      <w:r>
        <w:rPr>
          <w:rFonts w:ascii="Times New Roman" w:hAnsi="Times New Roman"/>
          <w:color w:val="191919"/>
          <w:sz w:val="20"/>
          <w:szCs w:val="20"/>
        </w:rPr>
        <w:t>overview</w:t>
      </w:r>
      <w:r>
        <w:rPr>
          <w:rFonts w:ascii="Times New Roman" w:hAnsi="Times New Roman"/>
          <w:color w:val="191919"/>
          <w:spacing w:val="-2"/>
          <w:sz w:val="20"/>
          <w:szCs w:val="20"/>
        </w:rPr>
        <w:t xml:space="preserve"> </w:t>
      </w:r>
      <w:r>
        <w:rPr>
          <w:rFonts w:ascii="Times New Roman" w:hAnsi="Times New Roman"/>
          <w:color w:val="191919"/>
          <w:sz w:val="20"/>
          <w:szCs w:val="20"/>
        </w:rPr>
        <w:t>of</w:t>
      </w:r>
      <w:r>
        <w:rPr>
          <w:rFonts w:ascii="Times New Roman" w:hAnsi="Times New Roman"/>
          <w:color w:val="191919"/>
          <w:spacing w:val="-2"/>
          <w:sz w:val="20"/>
          <w:szCs w:val="20"/>
        </w:rPr>
        <w:t xml:space="preserve"> </w:t>
      </w:r>
      <w:r>
        <w:rPr>
          <w:rFonts w:ascii="Times New Roman" w:hAnsi="Times New Roman"/>
          <w:color w:val="191919"/>
          <w:sz w:val="20"/>
          <w:szCs w:val="20"/>
        </w:rPr>
        <w:t>memory</w:t>
      </w:r>
      <w:r>
        <w:rPr>
          <w:rFonts w:ascii="Times New Roman" w:hAnsi="Times New Roman"/>
          <w:color w:val="191919"/>
          <w:spacing w:val="-2"/>
          <w:sz w:val="20"/>
          <w:szCs w:val="20"/>
        </w:rPr>
        <w:t xml:space="preserve"> </w:t>
      </w:r>
      <w:r>
        <w:rPr>
          <w:rFonts w:ascii="Times New Roman" w:hAnsi="Times New Roman"/>
          <w:color w:val="191919"/>
          <w:sz w:val="20"/>
          <w:szCs w:val="20"/>
        </w:rPr>
        <w:t>and</w:t>
      </w:r>
      <w:r>
        <w:rPr>
          <w:rFonts w:ascii="Times New Roman" w:hAnsi="Times New Roman"/>
          <w:color w:val="191919"/>
          <w:spacing w:val="-2"/>
          <w:sz w:val="20"/>
          <w:szCs w:val="20"/>
        </w:rPr>
        <w:t xml:space="preserve"> </w:t>
      </w:r>
      <w:r>
        <w:rPr>
          <w:rFonts w:ascii="Times New Roman" w:hAnsi="Times New Roman"/>
          <w:color w:val="191919"/>
          <w:sz w:val="20"/>
          <w:szCs w:val="20"/>
        </w:rPr>
        <w:t>behavior</w:t>
      </w:r>
      <w:r>
        <w:rPr>
          <w:rFonts w:ascii="Times New Roman" w:hAnsi="Times New Roman"/>
          <w:color w:val="191919"/>
          <w:spacing w:val="-2"/>
          <w:sz w:val="20"/>
          <w:szCs w:val="20"/>
        </w:rPr>
        <w:t xml:space="preserve"> </w:t>
      </w:r>
      <w:r>
        <w:rPr>
          <w:rFonts w:ascii="Times New Roman" w:hAnsi="Times New Roman"/>
          <w:color w:val="191919"/>
          <w:sz w:val="20"/>
          <w:szCs w:val="20"/>
        </w:rPr>
        <w:t>is</w:t>
      </w:r>
      <w:r>
        <w:rPr>
          <w:rFonts w:ascii="Times New Roman" w:hAnsi="Times New Roman"/>
          <w:color w:val="191919"/>
          <w:spacing w:val="-2"/>
          <w:sz w:val="20"/>
          <w:szCs w:val="20"/>
        </w:rPr>
        <w:t xml:space="preserve"> </w:t>
      </w:r>
      <w:r>
        <w:rPr>
          <w:rFonts w:ascii="Times New Roman" w:hAnsi="Times New Roman"/>
          <w:color w:val="191919"/>
          <w:sz w:val="20"/>
          <w:szCs w:val="20"/>
        </w:rPr>
        <w:t>presented.</w:t>
      </w:r>
      <w:r>
        <w:rPr>
          <w:rFonts w:ascii="Times New Roman" w:hAnsi="Times New Roman"/>
          <w:color w:val="191919"/>
          <w:spacing w:val="-6"/>
          <w:sz w:val="20"/>
          <w:szCs w:val="20"/>
        </w:rPr>
        <w:t xml:space="preserve"> </w:t>
      </w:r>
      <w:r>
        <w:rPr>
          <w:rFonts w:ascii="Times New Roman" w:hAnsi="Times New Roman"/>
          <w:color w:val="191919"/>
          <w:sz w:val="20"/>
          <w:szCs w:val="20"/>
        </w:rPr>
        <w:t>The</w:t>
      </w:r>
      <w:r>
        <w:rPr>
          <w:rFonts w:ascii="Times New Roman" w:hAnsi="Times New Roman"/>
          <w:color w:val="191919"/>
          <w:spacing w:val="-2"/>
          <w:sz w:val="20"/>
          <w:szCs w:val="20"/>
        </w:rPr>
        <w:t xml:space="preserve"> </w:t>
      </w:r>
      <w:r>
        <w:rPr>
          <w:rFonts w:ascii="Times New Roman" w:hAnsi="Times New Roman"/>
          <w:color w:val="191919"/>
          <w:sz w:val="20"/>
          <w:szCs w:val="20"/>
        </w:rPr>
        <w:t>thrust of the course is to improve learning in schools.</w:t>
      </w:r>
    </w:p>
    <w:p w:rsidR="00F42301" w:rsidRDefault="00F42301" w:rsidP="00721764">
      <w:pPr>
        <w:widowControl w:val="0"/>
        <w:autoSpaceDE w:val="0"/>
        <w:autoSpaceDN w:val="0"/>
        <w:adjustRightInd w:val="0"/>
        <w:spacing w:after="0" w:line="227" w:lineRule="exact"/>
        <w:ind w:left="867"/>
        <w:rPr>
          <w:rFonts w:ascii="Times New Roman" w:hAnsi="Times New Roman"/>
          <w:color w:val="000000"/>
          <w:sz w:val="20"/>
          <w:szCs w:val="20"/>
        </w:rPr>
      </w:pPr>
      <w:r>
        <w:rPr>
          <w:rFonts w:ascii="Times New Roman" w:hAnsi="Times New Roman"/>
          <w:b/>
          <w:bCs/>
          <w:color w:val="191919"/>
          <w:sz w:val="20"/>
          <w:szCs w:val="20"/>
        </w:rPr>
        <w:t>EDUC 6700 - Foundations in Education.</w:t>
      </w:r>
      <w:r>
        <w:rPr>
          <w:rFonts w:ascii="Times New Roman" w:hAnsi="Times New Roman"/>
          <w:b/>
          <w:bCs/>
          <w:color w:val="191919"/>
          <w:spacing w:val="-33"/>
          <w:sz w:val="20"/>
          <w:szCs w:val="20"/>
        </w:rPr>
        <w:t xml:space="preserve"> </w:t>
      </w:r>
      <w:r>
        <w:rPr>
          <w:rFonts w:ascii="Times New Roman" w:hAnsi="Times New Roman"/>
          <w:b/>
          <w:bCs/>
          <w:color w:val="191919"/>
          <w:sz w:val="20"/>
          <w:szCs w:val="20"/>
        </w:rPr>
        <w:t>..............................................................................3(3-0)</w:t>
      </w:r>
    </w:p>
    <w:p w:rsidR="00F42301" w:rsidRDefault="00F42301" w:rsidP="00721764">
      <w:pPr>
        <w:widowControl w:val="0"/>
        <w:autoSpaceDE w:val="0"/>
        <w:autoSpaceDN w:val="0"/>
        <w:adjustRightInd w:val="0"/>
        <w:spacing w:before="13" w:after="0" w:line="250" w:lineRule="auto"/>
        <w:ind w:left="1227" w:right="1944"/>
        <w:jc w:val="both"/>
        <w:rPr>
          <w:rFonts w:ascii="Times New Roman" w:hAnsi="Times New Roman"/>
          <w:color w:val="000000"/>
          <w:sz w:val="20"/>
          <w:szCs w:val="20"/>
        </w:rPr>
      </w:pPr>
      <w:r>
        <w:rPr>
          <w:rFonts w:ascii="Times New Roman" w:hAnsi="Times New Roman"/>
          <w:color w:val="191919"/>
          <w:sz w:val="20"/>
          <w:szCs w:val="20"/>
        </w:rPr>
        <w:t>A</w:t>
      </w:r>
      <w:r>
        <w:rPr>
          <w:rFonts w:ascii="Times New Roman" w:hAnsi="Times New Roman"/>
          <w:color w:val="191919"/>
          <w:spacing w:val="-19"/>
          <w:sz w:val="20"/>
          <w:szCs w:val="20"/>
        </w:rPr>
        <w:t xml:space="preserve"> </w:t>
      </w:r>
      <w:r>
        <w:rPr>
          <w:rFonts w:ascii="Times New Roman" w:hAnsi="Times New Roman"/>
          <w:color w:val="191919"/>
          <w:sz w:val="20"/>
          <w:szCs w:val="20"/>
        </w:rPr>
        <w:t>general</w:t>
      </w:r>
      <w:r>
        <w:rPr>
          <w:rFonts w:ascii="Times New Roman" w:hAnsi="Times New Roman"/>
          <w:color w:val="191919"/>
          <w:spacing w:val="-7"/>
          <w:sz w:val="20"/>
          <w:szCs w:val="20"/>
        </w:rPr>
        <w:t xml:space="preserve"> </w:t>
      </w:r>
      <w:r>
        <w:rPr>
          <w:rFonts w:ascii="Times New Roman" w:hAnsi="Times New Roman"/>
          <w:color w:val="191919"/>
          <w:sz w:val="20"/>
          <w:szCs w:val="20"/>
        </w:rPr>
        <w:t>survey</w:t>
      </w:r>
      <w:r>
        <w:rPr>
          <w:rFonts w:ascii="Times New Roman" w:hAnsi="Times New Roman"/>
          <w:color w:val="191919"/>
          <w:spacing w:val="-8"/>
          <w:sz w:val="20"/>
          <w:szCs w:val="20"/>
        </w:rPr>
        <w:t xml:space="preserve"> </w:t>
      </w:r>
      <w:r>
        <w:rPr>
          <w:rFonts w:ascii="Times New Roman" w:hAnsi="Times New Roman"/>
          <w:color w:val="191919"/>
          <w:sz w:val="20"/>
          <w:szCs w:val="20"/>
        </w:rPr>
        <w:t>course</w:t>
      </w:r>
      <w:r>
        <w:rPr>
          <w:rFonts w:ascii="Times New Roman" w:hAnsi="Times New Roman"/>
          <w:color w:val="191919"/>
          <w:spacing w:val="-8"/>
          <w:sz w:val="20"/>
          <w:szCs w:val="20"/>
        </w:rPr>
        <w:t xml:space="preserve"> </w:t>
      </w:r>
      <w:r>
        <w:rPr>
          <w:rFonts w:ascii="Times New Roman" w:hAnsi="Times New Roman"/>
          <w:color w:val="191919"/>
          <w:sz w:val="20"/>
          <w:szCs w:val="20"/>
        </w:rPr>
        <w:t>of</w:t>
      </w:r>
      <w:r>
        <w:rPr>
          <w:rFonts w:ascii="Times New Roman" w:hAnsi="Times New Roman"/>
          <w:color w:val="191919"/>
          <w:spacing w:val="-8"/>
          <w:sz w:val="20"/>
          <w:szCs w:val="20"/>
        </w:rPr>
        <w:t xml:space="preserve"> </w:t>
      </w:r>
      <w:r>
        <w:rPr>
          <w:rFonts w:ascii="Times New Roman" w:hAnsi="Times New Roman"/>
          <w:color w:val="191919"/>
          <w:sz w:val="20"/>
          <w:szCs w:val="20"/>
        </w:rPr>
        <w:t>o</w:t>
      </w:r>
      <w:r>
        <w:rPr>
          <w:rFonts w:ascii="Times New Roman" w:hAnsi="Times New Roman"/>
          <w:color w:val="191919"/>
          <w:spacing w:val="-4"/>
          <w:sz w:val="20"/>
          <w:szCs w:val="20"/>
        </w:rPr>
        <w:t>r</w:t>
      </w:r>
      <w:r>
        <w:rPr>
          <w:rFonts w:ascii="Times New Roman" w:hAnsi="Times New Roman"/>
          <w:color w:val="191919"/>
          <w:sz w:val="20"/>
          <w:szCs w:val="20"/>
        </w:rPr>
        <w:t>ganizational</w:t>
      </w:r>
      <w:r>
        <w:rPr>
          <w:rFonts w:ascii="Times New Roman" w:hAnsi="Times New Roman"/>
          <w:color w:val="191919"/>
          <w:spacing w:val="-7"/>
          <w:sz w:val="20"/>
          <w:szCs w:val="20"/>
        </w:rPr>
        <w:t xml:space="preserve"> </w:t>
      </w:r>
      <w:r>
        <w:rPr>
          <w:rFonts w:ascii="Times New Roman" w:hAnsi="Times New Roman"/>
          <w:color w:val="191919"/>
          <w:sz w:val="20"/>
          <w:szCs w:val="20"/>
        </w:rPr>
        <w:t>design,</w:t>
      </w:r>
      <w:r>
        <w:rPr>
          <w:rFonts w:ascii="Times New Roman" w:hAnsi="Times New Roman"/>
          <w:color w:val="191919"/>
          <w:spacing w:val="-8"/>
          <w:sz w:val="20"/>
          <w:szCs w:val="20"/>
        </w:rPr>
        <w:t xml:space="preserve"> </w:t>
      </w:r>
      <w:r>
        <w:rPr>
          <w:rFonts w:ascii="Times New Roman" w:hAnsi="Times New Roman"/>
          <w:color w:val="191919"/>
          <w:sz w:val="20"/>
          <w:szCs w:val="20"/>
        </w:rPr>
        <w:t>governance,</w:t>
      </w:r>
      <w:r>
        <w:rPr>
          <w:rFonts w:ascii="Times New Roman" w:hAnsi="Times New Roman"/>
          <w:color w:val="191919"/>
          <w:spacing w:val="-7"/>
          <w:sz w:val="20"/>
          <w:szCs w:val="20"/>
        </w:rPr>
        <w:t xml:space="preserve"> </w:t>
      </w:r>
      <w:r>
        <w:rPr>
          <w:rFonts w:ascii="Times New Roman" w:hAnsi="Times New Roman"/>
          <w:color w:val="191919"/>
          <w:sz w:val="20"/>
          <w:szCs w:val="20"/>
        </w:rPr>
        <w:t>finance,</w:t>
      </w:r>
      <w:r>
        <w:rPr>
          <w:rFonts w:ascii="Times New Roman" w:hAnsi="Times New Roman"/>
          <w:color w:val="191919"/>
          <w:spacing w:val="-7"/>
          <w:sz w:val="20"/>
          <w:szCs w:val="20"/>
        </w:rPr>
        <w:t xml:space="preserve"> </w:t>
      </w:r>
      <w:r>
        <w:rPr>
          <w:rFonts w:ascii="Times New Roman" w:hAnsi="Times New Roman"/>
          <w:color w:val="191919"/>
          <w:sz w:val="20"/>
          <w:szCs w:val="20"/>
        </w:rPr>
        <w:t>philosoph</w:t>
      </w:r>
      <w:r>
        <w:rPr>
          <w:rFonts w:ascii="Times New Roman" w:hAnsi="Times New Roman"/>
          <w:color w:val="191919"/>
          <w:spacing w:val="-13"/>
          <w:sz w:val="20"/>
          <w:szCs w:val="20"/>
        </w:rPr>
        <w:t>y</w:t>
      </w:r>
      <w:r>
        <w:rPr>
          <w:rFonts w:ascii="Times New Roman" w:hAnsi="Times New Roman"/>
          <w:color w:val="191919"/>
          <w:sz w:val="20"/>
          <w:szCs w:val="20"/>
        </w:rPr>
        <w:t>,</w:t>
      </w:r>
      <w:r>
        <w:rPr>
          <w:rFonts w:ascii="Times New Roman" w:hAnsi="Times New Roman"/>
          <w:color w:val="191919"/>
          <w:spacing w:val="-8"/>
          <w:sz w:val="20"/>
          <w:szCs w:val="20"/>
        </w:rPr>
        <w:t xml:space="preserve"> </w:t>
      </w:r>
      <w:r>
        <w:rPr>
          <w:rFonts w:ascii="Times New Roman" w:hAnsi="Times New Roman"/>
          <w:color w:val="191919"/>
          <w:sz w:val="20"/>
          <w:szCs w:val="20"/>
        </w:rPr>
        <w:t>curriculum, leadership, classroom control, management and psychology of learning.</w:t>
      </w:r>
    </w:p>
    <w:p w:rsidR="00F42301" w:rsidRDefault="00F42301" w:rsidP="00721764">
      <w:pPr>
        <w:widowControl w:val="0"/>
        <w:autoSpaceDE w:val="0"/>
        <w:autoSpaceDN w:val="0"/>
        <w:adjustRightInd w:val="0"/>
        <w:spacing w:after="0" w:line="227" w:lineRule="exact"/>
        <w:ind w:left="867"/>
        <w:rPr>
          <w:rFonts w:ascii="Times New Roman" w:hAnsi="Times New Roman"/>
          <w:color w:val="000000"/>
          <w:sz w:val="20"/>
          <w:szCs w:val="20"/>
        </w:rPr>
      </w:pPr>
      <w:r>
        <w:rPr>
          <w:rFonts w:ascii="Times New Roman" w:hAnsi="Times New Roman"/>
          <w:b/>
          <w:bCs/>
          <w:color w:val="191919"/>
          <w:sz w:val="20"/>
          <w:szCs w:val="20"/>
        </w:rPr>
        <w:t xml:space="preserve">EDUC </w:t>
      </w:r>
      <w:del w:id="420" w:author=" " w:date="2011-04-06T11:14:00Z">
        <w:r w:rsidDel="00F15938">
          <w:rPr>
            <w:rFonts w:ascii="Times New Roman" w:hAnsi="Times New Roman"/>
            <w:b/>
            <w:bCs/>
            <w:color w:val="191919"/>
            <w:sz w:val="20"/>
            <w:szCs w:val="20"/>
          </w:rPr>
          <w:delText xml:space="preserve">7101 </w:delText>
        </w:r>
      </w:del>
      <w:ins w:id="421" w:author=" " w:date="2011-04-06T11:14:00Z">
        <w:r>
          <w:rPr>
            <w:rFonts w:ascii="Times New Roman" w:hAnsi="Times New Roman"/>
            <w:b/>
            <w:bCs/>
            <w:color w:val="191919"/>
            <w:sz w:val="20"/>
            <w:szCs w:val="20"/>
          </w:rPr>
          <w:t xml:space="preserve">7701 </w:t>
        </w:r>
      </w:ins>
      <w:r>
        <w:rPr>
          <w:rFonts w:ascii="Times New Roman" w:hAnsi="Times New Roman"/>
          <w:b/>
          <w:bCs/>
          <w:color w:val="191919"/>
          <w:sz w:val="20"/>
          <w:szCs w:val="20"/>
        </w:rPr>
        <w:t>-</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Advanced Educational Resea</w:t>
      </w:r>
      <w:r>
        <w:rPr>
          <w:rFonts w:ascii="Times New Roman" w:hAnsi="Times New Roman"/>
          <w:b/>
          <w:bCs/>
          <w:color w:val="191919"/>
          <w:spacing w:val="-4"/>
          <w:sz w:val="20"/>
          <w:szCs w:val="20"/>
        </w:rPr>
        <w:t>r</w:t>
      </w:r>
      <w:r>
        <w:rPr>
          <w:rFonts w:ascii="Times New Roman" w:hAnsi="Times New Roman"/>
          <w:b/>
          <w:bCs/>
          <w:color w:val="191919"/>
          <w:sz w:val="20"/>
          <w:szCs w:val="20"/>
        </w:rPr>
        <w:t>ch</w:t>
      </w:r>
      <w:r>
        <w:rPr>
          <w:rFonts w:ascii="Times New Roman" w:hAnsi="Times New Roman"/>
          <w:b/>
          <w:bCs/>
          <w:color w:val="191919"/>
          <w:spacing w:val="-34"/>
          <w:sz w:val="20"/>
          <w:szCs w:val="20"/>
        </w:rPr>
        <w:t xml:space="preserve"> </w:t>
      </w:r>
      <w:r>
        <w:rPr>
          <w:rFonts w:ascii="Times New Roman" w:hAnsi="Times New Roman"/>
          <w:b/>
          <w:bCs/>
          <w:color w:val="191919"/>
          <w:sz w:val="20"/>
          <w:szCs w:val="20"/>
        </w:rPr>
        <w:t>....................................................................3(3-0)</w:t>
      </w:r>
    </w:p>
    <w:p w:rsidR="00F42301" w:rsidRDefault="00F42301" w:rsidP="00721764">
      <w:pPr>
        <w:widowControl w:val="0"/>
        <w:autoSpaceDE w:val="0"/>
        <w:autoSpaceDN w:val="0"/>
        <w:adjustRightInd w:val="0"/>
        <w:spacing w:before="13" w:after="0" w:line="250" w:lineRule="auto"/>
        <w:ind w:left="1227" w:right="1945"/>
        <w:jc w:val="both"/>
        <w:rPr>
          <w:rFonts w:ascii="Times New Roman" w:hAnsi="Times New Roman"/>
          <w:color w:val="000000"/>
          <w:sz w:val="20"/>
          <w:szCs w:val="20"/>
        </w:rPr>
      </w:pPr>
      <w:r w:rsidRPr="003F2CF3">
        <w:rPr>
          <w:rFonts w:ascii="Calibri" w:hAnsi="Calibri"/>
          <w:noProof/>
          <w:lang w:eastAsia="en-US"/>
        </w:rPr>
        <w:pict>
          <v:shape id="_x0000_s3873" type="#_x0000_t202" style="position:absolute;left:0;text-align:left;margin-left:520.55pt;margin-top:18.4pt;width:1in;height:270.75pt;z-index:-251463680;mso-position-horizontal-relative:page" o:allowincell="f" filled="f" stroked="f">
            <v:textbox style="layout-flow:vertical" inset="0,0,0,0">
              <w:txbxContent>
                <w:p w:rsidR="00F42301" w:rsidRDefault="00F42301" w:rsidP="00721764">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P</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ROGRAM</w:t>
                  </w:r>
                  <w:r>
                    <w:rPr>
                      <w:rFonts w:ascii="Impact" w:hAnsi="Impact" w:cs="Impact"/>
                      <w:color w:val="A3A3A3"/>
                      <w:position w:val="1"/>
                      <w:sz w:val="105"/>
                      <w:szCs w:val="105"/>
                    </w:rPr>
                    <w:t>S</w:t>
                  </w:r>
                  <w:r>
                    <w:rPr>
                      <w:rFonts w:ascii="Impact" w:hAnsi="Impact" w:cs="Impact"/>
                      <w:color w:val="A3A3A3"/>
                      <w:spacing w:val="-115"/>
                      <w:position w:val="1"/>
                      <w:sz w:val="105"/>
                      <w:szCs w:val="105"/>
                    </w:rPr>
                    <w:t xml:space="preserve"> </w:t>
                  </w:r>
                </w:p>
              </w:txbxContent>
            </v:textbox>
            <w10:wrap anchorx="page"/>
          </v:shape>
        </w:pict>
      </w:r>
      <w:r>
        <w:rPr>
          <w:rFonts w:ascii="Times New Roman" w:hAnsi="Times New Roman"/>
          <w:color w:val="191919"/>
          <w:sz w:val="20"/>
          <w:szCs w:val="20"/>
        </w:rPr>
        <w:t>A</w:t>
      </w:r>
      <w:r>
        <w:rPr>
          <w:rFonts w:ascii="Times New Roman" w:hAnsi="Times New Roman"/>
          <w:color w:val="191919"/>
          <w:spacing w:val="-20"/>
          <w:sz w:val="20"/>
          <w:szCs w:val="20"/>
        </w:rPr>
        <w:t xml:space="preserve"> </w:t>
      </w:r>
      <w:r>
        <w:rPr>
          <w:rFonts w:ascii="Times New Roman" w:hAnsi="Times New Roman"/>
          <w:color w:val="191919"/>
          <w:spacing w:val="-1"/>
          <w:sz w:val="20"/>
          <w:szCs w:val="20"/>
        </w:rPr>
        <w:t>stud</w:t>
      </w:r>
      <w:r>
        <w:rPr>
          <w:rFonts w:ascii="Times New Roman" w:hAnsi="Times New Roman"/>
          <w:color w:val="191919"/>
          <w:sz w:val="20"/>
          <w:szCs w:val="20"/>
        </w:rPr>
        <w:t>y</w:t>
      </w:r>
      <w:r>
        <w:rPr>
          <w:rFonts w:ascii="Times New Roman" w:hAnsi="Times New Roman"/>
          <w:color w:val="191919"/>
          <w:spacing w:val="-9"/>
          <w:sz w:val="20"/>
          <w:szCs w:val="20"/>
        </w:rPr>
        <w:t xml:space="preserve"> </w:t>
      </w:r>
      <w:r>
        <w:rPr>
          <w:rFonts w:ascii="Times New Roman" w:hAnsi="Times New Roman"/>
          <w:color w:val="191919"/>
          <w:spacing w:val="-1"/>
          <w:sz w:val="20"/>
          <w:szCs w:val="20"/>
        </w:rPr>
        <w:t>o</w:t>
      </w:r>
      <w:r>
        <w:rPr>
          <w:rFonts w:ascii="Times New Roman" w:hAnsi="Times New Roman"/>
          <w:color w:val="191919"/>
          <w:sz w:val="20"/>
          <w:szCs w:val="20"/>
        </w:rPr>
        <w:t>f</w:t>
      </w:r>
      <w:r>
        <w:rPr>
          <w:rFonts w:ascii="Times New Roman" w:hAnsi="Times New Roman"/>
          <w:color w:val="191919"/>
          <w:spacing w:val="-9"/>
          <w:sz w:val="20"/>
          <w:szCs w:val="20"/>
        </w:rPr>
        <w:t xml:space="preserve"> </w:t>
      </w:r>
      <w:r>
        <w:rPr>
          <w:rFonts w:ascii="Times New Roman" w:hAnsi="Times New Roman"/>
          <w:color w:val="191919"/>
          <w:spacing w:val="-1"/>
          <w:sz w:val="20"/>
          <w:szCs w:val="20"/>
        </w:rPr>
        <w:t>researc</w:t>
      </w:r>
      <w:r>
        <w:rPr>
          <w:rFonts w:ascii="Times New Roman" w:hAnsi="Times New Roman"/>
          <w:color w:val="191919"/>
          <w:sz w:val="20"/>
          <w:szCs w:val="20"/>
        </w:rPr>
        <w:t>h</w:t>
      </w:r>
      <w:r>
        <w:rPr>
          <w:rFonts w:ascii="Times New Roman" w:hAnsi="Times New Roman"/>
          <w:color w:val="191919"/>
          <w:spacing w:val="-9"/>
          <w:sz w:val="20"/>
          <w:szCs w:val="20"/>
        </w:rPr>
        <w:t xml:space="preserve"> </w:t>
      </w:r>
      <w:r>
        <w:rPr>
          <w:rFonts w:ascii="Times New Roman" w:hAnsi="Times New Roman"/>
          <w:color w:val="191919"/>
          <w:spacing w:val="-1"/>
          <w:sz w:val="20"/>
          <w:szCs w:val="20"/>
        </w:rPr>
        <w:t>methods</w:t>
      </w:r>
      <w:r>
        <w:rPr>
          <w:rFonts w:ascii="Times New Roman" w:hAnsi="Times New Roman"/>
          <w:color w:val="191919"/>
          <w:sz w:val="20"/>
          <w:szCs w:val="20"/>
        </w:rPr>
        <w:t>,</w:t>
      </w:r>
      <w:r>
        <w:rPr>
          <w:rFonts w:ascii="Times New Roman" w:hAnsi="Times New Roman"/>
          <w:color w:val="191919"/>
          <w:spacing w:val="-9"/>
          <w:sz w:val="20"/>
          <w:szCs w:val="20"/>
        </w:rPr>
        <w:t xml:space="preserve"> </w:t>
      </w:r>
      <w:r>
        <w:rPr>
          <w:rFonts w:ascii="Times New Roman" w:hAnsi="Times New Roman"/>
          <w:color w:val="191919"/>
          <w:spacing w:val="-1"/>
          <w:sz w:val="20"/>
          <w:szCs w:val="20"/>
        </w:rPr>
        <w:t>procedure</w:t>
      </w:r>
      <w:r>
        <w:rPr>
          <w:rFonts w:ascii="Times New Roman" w:hAnsi="Times New Roman"/>
          <w:color w:val="191919"/>
          <w:sz w:val="20"/>
          <w:szCs w:val="20"/>
        </w:rPr>
        <w:t>s</w:t>
      </w:r>
      <w:r>
        <w:rPr>
          <w:rFonts w:ascii="Times New Roman" w:hAnsi="Times New Roman"/>
          <w:color w:val="191919"/>
          <w:spacing w:val="-9"/>
          <w:sz w:val="20"/>
          <w:szCs w:val="20"/>
        </w:rPr>
        <w:t xml:space="preserve"> </w:t>
      </w:r>
      <w:r>
        <w:rPr>
          <w:rFonts w:ascii="Times New Roman" w:hAnsi="Times New Roman"/>
          <w:color w:val="191919"/>
          <w:spacing w:val="-1"/>
          <w:sz w:val="20"/>
          <w:szCs w:val="20"/>
        </w:rPr>
        <w:t>an</w:t>
      </w:r>
      <w:r>
        <w:rPr>
          <w:rFonts w:ascii="Times New Roman" w:hAnsi="Times New Roman"/>
          <w:color w:val="191919"/>
          <w:sz w:val="20"/>
          <w:szCs w:val="20"/>
        </w:rPr>
        <w:t>d</w:t>
      </w:r>
      <w:r>
        <w:rPr>
          <w:rFonts w:ascii="Times New Roman" w:hAnsi="Times New Roman"/>
          <w:color w:val="191919"/>
          <w:spacing w:val="-9"/>
          <w:sz w:val="20"/>
          <w:szCs w:val="20"/>
        </w:rPr>
        <w:t xml:space="preserve"> </w:t>
      </w:r>
      <w:r>
        <w:rPr>
          <w:rFonts w:ascii="Times New Roman" w:hAnsi="Times New Roman"/>
          <w:color w:val="191919"/>
          <w:spacing w:val="-1"/>
          <w:sz w:val="20"/>
          <w:szCs w:val="20"/>
        </w:rPr>
        <w:t>design</w:t>
      </w:r>
      <w:r>
        <w:rPr>
          <w:rFonts w:ascii="Times New Roman" w:hAnsi="Times New Roman"/>
          <w:color w:val="191919"/>
          <w:sz w:val="20"/>
          <w:szCs w:val="20"/>
        </w:rPr>
        <w:t>,</w:t>
      </w:r>
      <w:r>
        <w:rPr>
          <w:rFonts w:ascii="Times New Roman" w:hAnsi="Times New Roman"/>
          <w:color w:val="191919"/>
          <w:spacing w:val="-9"/>
          <w:sz w:val="20"/>
          <w:szCs w:val="20"/>
        </w:rPr>
        <w:t xml:space="preserve"> </w:t>
      </w:r>
      <w:r>
        <w:rPr>
          <w:rFonts w:ascii="Times New Roman" w:hAnsi="Times New Roman"/>
          <w:color w:val="191919"/>
          <w:spacing w:val="-1"/>
          <w:sz w:val="20"/>
          <w:szCs w:val="20"/>
        </w:rPr>
        <w:t>includin</w:t>
      </w:r>
      <w:r>
        <w:rPr>
          <w:rFonts w:ascii="Times New Roman" w:hAnsi="Times New Roman"/>
          <w:color w:val="191919"/>
          <w:sz w:val="20"/>
          <w:szCs w:val="20"/>
        </w:rPr>
        <w:t>g</w:t>
      </w:r>
      <w:r>
        <w:rPr>
          <w:rFonts w:ascii="Times New Roman" w:hAnsi="Times New Roman"/>
          <w:color w:val="191919"/>
          <w:spacing w:val="-8"/>
          <w:sz w:val="20"/>
          <w:szCs w:val="20"/>
        </w:rPr>
        <w:t xml:space="preserve"> </w:t>
      </w:r>
      <w:r>
        <w:rPr>
          <w:rFonts w:ascii="Times New Roman" w:hAnsi="Times New Roman"/>
          <w:color w:val="191919"/>
          <w:spacing w:val="-1"/>
          <w:sz w:val="20"/>
          <w:szCs w:val="20"/>
        </w:rPr>
        <w:t>preparatio</w:t>
      </w:r>
      <w:r>
        <w:rPr>
          <w:rFonts w:ascii="Times New Roman" w:hAnsi="Times New Roman"/>
          <w:color w:val="191919"/>
          <w:sz w:val="20"/>
          <w:szCs w:val="20"/>
        </w:rPr>
        <w:t>n</w:t>
      </w:r>
      <w:r>
        <w:rPr>
          <w:rFonts w:ascii="Times New Roman" w:hAnsi="Times New Roman"/>
          <w:color w:val="191919"/>
          <w:spacing w:val="-8"/>
          <w:sz w:val="20"/>
          <w:szCs w:val="20"/>
        </w:rPr>
        <w:t xml:space="preserve"> </w:t>
      </w:r>
      <w:r>
        <w:rPr>
          <w:rFonts w:ascii="Times New Roman" w:hAnsi="Times New Roman"/>
          <w:color w:val="191919"/>
          <w:spacing w:val="-1"/>
          <w:sz w:val="20"/>
          <w:szCs w:val="20"/>
        </w:rPr>
        <w:t>o</w:t>
      </w:r>
      <w:r>
        <w:rPr>
          <w:rFonts w:ascii="Times New Roman" w:hAnsi="Times New Roman"/>
          <w:color w:val="191919"/>
          <w:sz w:val="20"/>
          <w:szCs w:val="20"/>
        </w:rPr>
        <w:t>f</w:t>
      </w:r>
      <w:r>
        <w:rPr>
          <w:rFonts w:ascii="Times New Roman" w:hAnsi="Times New Roman"/>
          <w:color w:val="191919"/>
          <w:spacing w:val="-9"/>
          <w:sz w:val="20"/>
          <w:szCs w:val="20"/>
        </w:rPr>
        <w:t xml:space="preserve"> </w:t>
      </w:r>
      <w:r>
        <w:rPr>
          <w:rFonts w:ascii="Times New Roman" w:hAnsi="Times New Roman"/>
          <w:color w:val="191919"/>
          <w:spacing w:val="-1"/>
          <w:sz w:val="20"/>
          <w:szCs w:val="20"/>
        </w:rPr>
        <w:t>researc</w:t>
      </w:r>
      <w:r>
        <w:rPr>
          <w:rFonts w:ascii="Times New Roman" w:hAnsi="Times New Roman"/>
          <w:color w:val="191919"/>
          <w:sz w:val="20"/>
          <w:szCs w:val="20"/>
        </w:rPr>
        <w:t>h</w:t>
      </w:r>
      <w:r>
        <w:rPr>
          <w:rFonts w:ascii="Times New Roman" w:hAnsi="Times New Roman"/>
          <w:color w:val="191919"/>
          <w:spacing w:val="-9"/>
          <w:sz w:val="20"/>
          <w:szCs w:val="20"/>
        </w:rPr>
        <w:t xml:space="preserve"> </w:t>
      </w:r>
      <w:r>
        <w:rPr>
          <w:rFonts w:ascii="Times New Roman" w:hAnsi="Times New Roman"/>
          <w:color w:val="191919"/>
          <w:spacing w:val="-1"/>
          <w:sz w:val="20"/>
          <w:szCs w:val="20"/>
        </w:rPr>
        <w:t xml:space="preserve">abstracts. </w:t>
      </w:r>
      <w:r>
        <w:rPr>
          <w:rFonts w:ascii="Times New Roman" w:hAnsi="Times New Roman"/>
          <w:color w:val="191919"/>
          <w:spacing w:val="-10"/>
          <w:sz w:val="20"/>
          <w:szCs w:val="20"/>
        </w:rPr>
        <w:t>W</w:t>
      </w:r>
      <w:r>
        <w:rPr>
          <w:rFonts w:ascii="Times New Roman" w:hAnsi="Times New Roman"/>
          <w:color w:val="191919"/>
          <w:spacing w:val="-2"/>
          <w:sz w:val="20"/>
          <w:szCs w:val="20"/>
        </w:rPr>
        <w:t>ritin</w:t>
      </w:r>
      <w:r>
        <w:rPr>
          <w:rFonts w:ascii="Times New Roman" w:hAnsi="Times New Roman"/>
          <w:color w:val="191919"/>
          <w:sz w:val="20"/>
          <w:szCs w:val="20"/>
        </w:rPr>
        <w:t>g</w:t>
      </w:r>
      <w:r>
        <w:rPr>
          <w:rFonts w:ascii="Times New Roman" w:hAnsi="Times New Roman"/>
          <w:color w:val="191919"/>
          <w:spacing w:val="-9"/>
          <w:sz w:val="20"/>
          <w:szCs w:val="20"/>
        </w:rPr>
        <w:t xml:space="preserve"> </w:t>
      </w:r>
      <w:r>
        <w:rPr>
          <w:rFonts w:ascii="Times New Roman" w:hAnsi="Times New Roman"/>
          <w:color w:val="191919"/>
          <w:spacing w:val="-2"/>
          <w:sz w:val="20"/>
          <w:szCs w:val="20"/>
        </w:rPr>
        <w:t>report</w:t>
      </w:r>
      <w:r>
        <w:rPr>
          <w:rFonts w:ascii="Times New Roman" w:hAnsi="Times New Roman"/>
          <w:color w:val="191919"/>
          <w:sz w:val="20"/>
          <w:szCs w:val="20"/>
        </w:rPr>
        <w:t>s</w:t>
      </w:r>
      <w:r>
        <w:rPr>
          <w:rFonts w:ascii="Times New Roman" w:hAnsi="Times New Roman"/>
          <w:color w:val="191919"/>
          <w:spacing w:val="-9"/>
          <w:sz w:val="20"/>
          <w:szCs w:val="20"/>
        </w:rPr>
        <w:t xml:space="preserve"> </w:t>
      </w:r>
      <w:r>
        <w:rPr>
          <w:rFonts w:ascii="Times New Roman" w:hAnsi="Times New Roman"/>
          <w:color w:val="191919"/>
          <w:spacing w:val="-2"/>
          <w:sz w:val="20"/>
          <w:szCs w:val="20"/>
        </w:rPr>
        <w:t>i</w:t>
      </w:r>
      <w:r>
        <w:rPr>
          <w:rFonts w:ascii="Times New Roman" w:hAnsi="Times New Roman"/>
          <w:color w:val="191919"/>
          <w:sz w:val="20"/>
          <w:szCs w:val="20"/>
        </w:rPr>
        <w:t>n</w:t>
      </w:r>
      <w:r>
        <w:rPr>
          <w:rFonts w:ascii="Times New Roman" w:hAnsi="Times New Roman"/>
          <w:color w:val="191919"/>
          <w:spacing w:val="-9"/>
          <w:sz w:val="20"/>
          <w:szCs w:val="20"/>
        </w:rPr>
        <w:t xml:space="preserve"> </w:t>
      </w:r>
      <w:r>
        <w:rPr>
          <w:rFonts w:ascii="Times New Roman" w:hAnsi="Times New Roman"/>
          <w:color w:val="191919"/>
          <w:spacing w:val="-2"/>
          <w:sz w:val="20"/>
          <w:szCs w:val="20"/>
        </w:rPr>
        <w:t>th</w:t>
      </w:r>
      <w:r>
        <w:rPr>
          <w:rFonts w:ascii="Times New Roman" w:hAnsi="Times New Roman"/>
          <w:color w:val="191919"/>
          <w:sz w:val="20"/>
          <w:szCs w:val="20"/>
        </w:rPr>
        <w:t>e</w:t>
      </w:r>
      <w:r>
        <w:rPr>
          <w:rFonts w:ascii="Times New Roman" w:hAnsi="Times New Roman"/>
          <w:color w:val="191919"/>
          <w:spacing w:val="-9"/>
          <w:sz w:val="20"/>
          <w:szCs w:val="20"/>
        </w:rPr>
        <w:t xml:space="preserve"> </w:t>
      </w:r>
      <w:r>
        <w:rPr>
          <w:rFonts w:ascii="Times New Roman" w:hAnsi="Times New Roman"/>
          <w:color w:val="191919"/>
          <w:spacing w:val="-2"/>
          <w:sz w:val="20"/>
          <w:szCs w:val="20"/>
        </w:rPr>
        <w:t>fiel</w:t>
      </w:r>
      <w:r>
        <w:rPr>
          <w:rFonts w:ascii="Times New Roman" w:hAnsi="Times New Roman"/>
          <w:color w:val="191919"/>
          <w:sz w:val="20"/>
          <w:szCs w:val="20"/>
        </w:rPr>
        <w:t>d</w:t>
      </w:r>
      <w:r>
        <w:rPr>
          <w:rFonts w:ascii="Times New Roman" w:hAnsi="Times New Roman"/>
          <w:color w:val="191919"/>
          <w:spacing w:val="-9"/>
          <w:sz w:val="20"/>
          <w:szCs w:val="20"/>
        </w:rPr>
        <w:t xml:space="preserve"> </w:t>
      </w:r>
      <w:r>
        <w:rPr>
          <w:rFonts w:ascii="Times New Roman" w:hAnsi="Times New Roman"/>
          <w:color w:val="191919"/>
          <w:spacing w:val="-2"/>
          <w:sz w:val="20"/>
          <w:szCs w:val="20"/>
        </w:rPr>
        <w:t>o</w:t>
      </w:r>
      <w:r>
        <w:rPr>
          <w:rFonts w:ascii="Times New Roman" w:hAnsi="Times New Roman"/>
          <w:color w:val="191919"/>
          <w:sz w:val="20"/>
          <w:szCs w:val="20"/>
        </w:rPr>
        <w:t>f</w:t>
      </w:r>
      <w:r>
        <w:rPr>
          <w:rFonts w:ascii="Times New Roman" w:hAnsi="Times New Roman"/>
          <w:color w:val="191919"/>
          <w:spacing w:val="-9"/>
          <w:sz w:val="20"/>
          <w:szCs w:val="20"/>
        </w:rPr>
        <w:t xml:space="preserve"> </w:t>
      </w:r>
      <w:r>
        <w:rPr>
          <w:rFonts w:ascii="Times New Roman" w:hAnsi="Times New Roman"/>
          <w:color w:val="191919"/>
          <w:spacing w:val="-2"/>
          <w:sz w:val="20"/>
          <w:szCs w:val="20"/>
        </w:rPr>
        <w:t>educatio</w:t>
      </w:r>
      <w:r>
        <w:rPr>
          <w:rFonts w:ascii="Times New Roman" w:hAnsi="Times New Roman"/>
          <w:color w:val="191919"/>
          <w:sz w:val="20"/>
          <w:szCs w:val="20"/>
        </w:rPr>
        <w:t>n</w:t>
      </w:r>
      <w:r>
        <w:rPr>
          <w:rFonts w:ascii="Times New Roman" w:hAnsi="Times New Roman"/>
          <w:color w:val="191919"/>
          <w:spacing w:val="-9"/>
          <w:sz w:val="20"/>
          <w:szCs w:val="20"/>
        </w:rPr>
        <w:t xml:space="preserve"> </w:t>
      </w:r>
      <w:r>
        <w:rPr>
          <w:rFonts w:ascii="Times New Roman" w:hAnsi="Times New Roman"/>
          <w:color w:val="191919"/>
          <w:spacing w:val="-2"/>
          <w:sz w:val="20"/>
          <w:szCs w:val="20"/>
        </w:rPr>
        <w:t>an</w:t>
      </w:r>
      <w:r>
        <w:rPr>
          <w:rFonts w:ascii="Times New Roman" w:hAnsi="Times New Roman"/>
          <w:color w:val="191919"/>
          <w:sz w:val="20"/>
          <w:szCs w:val="20"/>
        </w:rPr>
        <w:t>d</w:t>
      </w:r>
      <w:r>
        <w:rPr>
          <w:rFonts w:ascii="Times New Roman" w:hAnsi="Times New Roman"/>
          <w:color w:val="191919"/>
          <w:spacing w:val="-9"/>
          <w:sz w:val="20"/>
          <w:szCs w:val="20"/>
        </w:rPr>
        <w:t xml:space="preserve"> </w:t>
      </w:r>
      <w:r>
        <w:rPr>
          <w:rFonts w:ascii="Times New Roman" w:hAnsi="Times New Roman"/>
          <w:color w:val="191919"/>
          <w:spacing w:val="-2"/>
          <w:sz w:val="20"/>
          <w:szCs w:val="20"/>
        </w:rPr>
        <w:t>relate</w:t>
      </w:r>
      <w:r>
        <w:rPr>
          <w:rFonts w:ascii="Times New Roman" w:hAnsi="Times New Roman"/>
          <w:color w:val="191919"/>
          <w:sz w:val="20"/>
          <w:szCs w:val="20"/>
        </w:rPr>
        <w:t>d</w:t>
      </w:r>
      <w:r>
        <w:rPr>
          <w:rFonts w:ascii="Times New Roman" w:hAnsi="Times New Roman"/>
          <w:color w:val="191919"/>
          <w:spacing w:val="-9"/>
          <w:sz w:val="20"/>
          <w:szCs w:val="20"/>
        </w:rPr>
        <w:t xml:space="preserve"> </w:t>
      </w:r>
      <w:r>
        <w:rPr>
          <w:rFonts w:ascii="Times New Roman" w:hAnsi="Times New Roman"/>
          <w:color w:val="191919"/>
          <w:spacing w:val="-2"/>
          <w:sz w:val="20"/>
          <w:szCs w:val="20"/>
        </w:rPr>
        <w:t>area</w:t>
      </w:r>
      <w:r>
        <w:rPr>
          <w:rFonts w:ascii="Times New Roman" w:hAnsi="Times New Roman"/>
          <w:color w:val="191919"/>
          <w:sz w:val="20"/>
          <w:szCs w:val="20"/>
        </w:rPr>
        <w:t>s</w:t>
      </w:r>
      <w:r>
        <w:rPr>
          <w:rFonts w:ascii="Times New Roman" w:hAnsi="Times New Roman"/>
          <w:color w:val="191919"/>
          <w:spacing w:val="-9"/>
          <w:sz w:val="20"/>
          <w:szCs w:val="20"/>
        </w:rPr>
        <w:t xml:space="preserve"> </w:t>
      </w:r>
      <w:r>
        <w:rPr>
          <w:rFonts w:ascii="Times New Roman" w:hAnsi="Times New Roman"/>
          <w:color w:val="191919"/>
          <w:spacing w:val="-2"/>
          <w:sz w:val="20"/>
          <w:szCs w:val="20"/>
        </w:rPr>
        <w:t>i</w:t>
      </w:r>
      <w:r>
        <w:rPr>
          <w:rFonts w:ascii="Times New Roman" w:hAnsi="Times New Roman"/>
          <w:color w:val="191919"/>
          <w:sz w:val="20"/>
          <w:szCs w:val="20"/>
        </w:rPr>
        <w:t>s</w:t>
      </w:r>
      <w:r>
        <w:rPr>
          <w:rFonts w:ascii="Times New Roman" w:hAnsi="Times New Roman"/>
          <w:color w:val="191919"/>
          <w:spacing w:val="-9"/>
          <w:sz w:val="20"/>
          <w:szCs w:val="20"/>
        </w:rPr>
        <w:t xml:space="preserve"> </w:t>
      </w:r>
      <w:r>
        <w:rPr>
          <w:rFonts w:ascii="Times New Roman" w:hAnsi="Times New Roman"/>
          <w:color w:val="191919"/>
          <w:spacing w:val="-2"/>
          <w:sz w:val="20"/>
          <w:szCs w:val="20"/>
        </w:rPr>
        <w:t>presented</w:t>
      </w:r>
      <w:r>
        <w:rPr>
          <w:rFonts w:ascii="Times New Roman" w:hAnsi="Times New Roman"/>
          <w:color w:val="191919"/>
          <w:sz w:val="20"/>
          <w:szCs w:val="20"/>
        </w:rPr>
        <w:t>.</w:t>
      </w:r>
      <w:r>
        <w:rPr>
          <w:rFonts w:ascii="Times New Roman" w:hAnsi="Times New Roman"/>
          <w:color w:val="191919"/>
          <w:spacing w:val="-20"/>
          <w:sz w:val="20"/>
          <w:szCs w:val="20"/>
        </w:rPr>
        <w:t xml:space="preserve"> </w:t>
      </w:r>
      <w:r>
        <w:rPr>
          <w:rFonts w:ascii="Times New Roman" w:hAnsi="Times New Roman"/>
          <w:color w:val="191919"/>
          <w:spacing w:val="-2"/>
          <w:sz w:val="20"/>
          <w:szCs w:val="20"/>
        </w:rPr>
        <w:t>Actio</w:t>
      </w:r>
      <w:r>
        <w:rPr>
          <w:rFonts w:ascii="Times New Roman" w:hAnsi="Times New Roman"/>
          <w:color w:val="191919"/>
          <w:sz w:val="20"/>
          <w:szCs w:val="20"/>
        </w:rPr>
        <w:t>n</w:t>
      </w:r>
      <w:r>
        <w:rPr>
          <w:rFonts w:ascii="Times New Roman" w:hAnsi="Times New Roman"/>
          <w:color w:val="191919"/>
          <w:spacing w:val="-9"/>
          <w:sz w:val="20"/>
          <w:szCs w:val="20"/>
        </w:rPr>
        <w:t xml:space="preserve"> </w:t>
      </w:r>
      <w:r>
        <w:rPr>
          <w:rFonts w:ascii="Times New Roman" w:hAnsi="Times New Roman"/>
          <w:color w:val="191919"/>
          <w:spacing w:val="-2"/>
          <w:sz w:val="20"/>
          <w:szCs w:val="20"/>
        </w:rPr>
        <w:t>researc</w:t>
      </w:r>
      <w:r>
        <w:rPr>
          <w:rFonts w:ascii="Times New Roman" w:hAnsi="Times New Roman"/>
          <w:color w:val="191919"/>
          <w:sz w:val="20"/>
          <w:szCs w:val="20"/>
        </w:rPr>
        <w:t>h</w:t>
      </w:r>
      <w:r>
        <w:rPr>
          <w:rFonts w:ascii="Times New Roman" w:hAnsi="Times New Roman"/>
          <w:color w:val="191919"/>
          <w:spacing w:val="-9"/>
          <w:sz w:val="20"/>
          <w:szCs w:val="20"/>
        </w:rPr>
        <w:t xml:space="preserve"> </w:t>
      </w:r>
      <w:r>
        <w:rPr>
          <w:rFonts w:ascii="Times New Roman" w:hAnsi="Times New Roman"/>
          <w:color w:val="191919"/>
          <w:spacing w:val="-2"/>
          <w:sz w:val="20"/>
          <w:szCs w:val="20"/>
        </w:rPr>
        <w:t>i</w:t>
      </w:r>
      <w:r>
        <w:rPr>
          <w:rFonts w:ascii="Times New Roman" w:hAnsi="Times New Roman"/>
          <w:color w:val="191919"/>
          <w:sz w:val="20"/>
          <w:szCs w:val="20"/>
        </w:rPr>
        <w:t>s</w:t>
      </w:r>
      <w:r>
        <w:rPr>
          <w:rFonts w:ascii="Times New Roman" w:hAnsi="Times New Roman"/>
          <w:color w:val="191919"/>
          <w:spacing w:val="-9"/>
          <w:sz w:val="20"/>
          <w:szCs w:val="20"/>
        </w:rPr>
        <w:t xml:space="preserve"> </w:t>
      </w:r>
      <w:r>
        <w:rPr>
          <w:rFonts w:ascii="Times New Roman" w:hAnsi="Times New Roman"/>
          <w:color w:val="191919"/>
          <w:spacing w:val="-2"/>
          <w:sz w:val="20"/>
          <w:szCs w:val="20"/>
        </w:rPr>
        <w:t xml:space="preserve">focused </w:t>
      </w:r>
      <w:r>
        <w:rPr>
          <w:rFonts w:ascii="Times New Roman" w:hAnsi="Times New Roman"/>
          <w:color w:val="191919"/>
          <w:sz w:val="20"/>
          <w:szCs w:val="20"/>
        </w:rPr>
        <w:t>on current problems in schools.</w:t>
      </w:r>
    </w:p>
    <w:p w:rsidR="00F42301" w:rsidRDefault="00F42301" w:rsidP="00721764">
      <w:pPr>
        <w:widowControl w:val="0"/>
        <w:autoSpaceDE w:val="0"/>
        <w:autoSpaceDN w:val="0"/>
        <w:adjustRightInd w:val="0"/>
        <w:spacing w:after="0" w:line="227" w:lineRule="exact"/>
        <w:ind w:left="867"/>
        <w:rPr>
          <w:rFonts w:ascii="Times New Roman" w:hAnsi="Times New Roman"/>
          <w:color w:val="000000"/>
          <w:sz w:val="20"/>
          <w:szCs w:val="20"/>
        </w:rPr>
      </w:pPr>
      <w:r>
        <w:rPr>
          <w:rFonts w:ascii="Times New Roman" w:hAnsi="Times New Roman"/>
          <w:b/>
          <w:bCs/>
          <w:color w:val="191919"/>
          <w:sz w:val="20"/>
          <w:szCs w:val="20"/>
        </w:rPr>
        <w:t>MEED 5500 - Int</w:t>
      </w:r>
      <w:r>
        <w:rPr>
          <w:rFonts w:ascii="Times New Roman" w:hAnsi="Times New Roman"/>
          <w:b/>
          <w:bCs/>
          <w:color w:val="191919"/>
          <w:spacing w:val="-4"/>
          <w:sz w:val="20"/>
          <w:szCs w:val="20"/>
        </w:rPr>
        <w:t>r</w:t>
      </w:r>
      <w:r>
        <w:rPr>
          <w:rFonts w:ascii="Times New Roman" w:hAnsi="Times New Roman"/>
          <w:b/>
          <w:bCs/>
          <w:color w:val="191919"/>
          <w:sz w:val="20"/>
          <w:szCs w:val="20"/>
        </w:rPr>
        <w:t>oduction to the Selection of Print and Non-Print Materials</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................3(3-0)</w:t>
      </w:r>
    </w:p>
    <w:p w:rsidR="00F42301" w:rsidRDefault="00F42301" w:rsidP="00721764">
      <w:pPr>
        <w:widowControl w:val="0"/>
        <w:autoSpaceDE w:val="0"/>
        <w:autoSpaceDN w:val="0"/>
        <w:adjustRightInd w:val="0"/>
        <w:spacing w:before="13" w:after="0" w:line="250" w:lineRule="auto"/>
        <w:ind w:left="1227" w:right="1943"/>
        <w:jc w:val="both"/>
        <w:rPr>
          <w:rFonts w:ascii="Times New Roman" w:hAnsi="Times New Roman"/>
          <w:color w:val="000000"/>
          <w:sz w:val="20"/>
          <w:szCs w:val="20"/>
        </w:rPr>
      </w:pPr>
      <w:r>
        <w:rPr>
          <w:rFonts w:ascii="Times New Roman" w:hAnsi="Times New Roman"/>
          <w:color w:val="191919"/>
          <w:sz w:val="20"/>
          <w:szCs w:val="20"/>
        </w:rPr>
        <w:t>Introduction</w:t>
      </w:r>
      <w:r>
        <w:rPr>
          <w:rFonts w:ascii="Times New Roman" w:hAnsi="Times New Roman"/>
          <w:color w:val="191919"/>
          <w:spacing w:val="-5"/>
          <w:sz w:val="20"/>
          <w:szCs w:val="20"/>
        </w:rPr>
        <w:t xml:space="preserve"> </w:t>
      </w:r>
      <w:r>
        <w:rPr>
          <w:rFonts w:ascii="Times New Roman" w:hAnsi="Times New Roman"/>
          <w:color w:val="191919"/>
          <w:sz w:val="20"/>
          <w:szCs w:val="20"/>
        </w:rPr>
        <w:t>to</w:t>
      </w:r>
      <w:r>
        <w:rPr>
          <w:rFonts w:ascii="Times New Roman" w:hAnsi="Times New Roman"/>
          <w:color w:val="191919"/>
          <w:spacing w:val="-5"/>
          <w:sz w:val="20"/>
          <w:szCs w:val="20"/>
        </w:rPr>
        <w:t xml:space="preserve"> </w:t>
      </w:r>
      <w:r>
        <w:rPr>
          <w:rFonts w:ascii="Times New Roman" w:hAnsi="Times New Roman"/>
          <w:color w:val="191919"/>
          <w:sz w:val="20"/>
          <w:szCs w:val="20"/>
        </w:rPr>
        <w:t>the</w:t>
      </w:r>
      <w:r>
        <w:rPr>
          <w:rFonts w:ascii="Times New Roman" w:hAnsi="Times New Roman"/>
          <w:color w:val="191919"/>
          <w:spacing w:val="-5"/>
          <w:sz w:val="20"/>
          <w:szCs w:val="20"/>
        </w:rPr>
        <w:t xml:space="preserve"> </w:t>
      </w:r>
      <w:r>
        <w:rPr>
          <w:rFonts w:ascii="Times New Roman" w:hAnsi="Times New Roman"/>
          <w:color w:val="191919"/>
          <w:sz w:val="20"/>
          <w:szCs w:val="20"/>
        </w:rPr>
        <w:t>selection</w:t>
      </w:r>
      <w:r>
        <w:rPr>
          <w:rFonts w:ascii="Times New Roman" w:hAnsi="Times New Roman"/>
          <w:color w:val="191919"/>
          <w:spacing w:val="-5"/>
          <w:sz w:val="20"/>
          <w:szCs w:val="20"/>
        </w:rPr>
        <w:t xml:space="preserve"> </w:t>
      </w:r>
      <w:r>
        <w:rPr>
          <w:rFonts w:ascii="Times New Roman" w:hAnsi="Times New Roman"/>
          <w:color w:val="191919"/>
          <w:sz w:val="20"/>
          <w:szCs w:val="20"/>
        </w:rPr>
        <w:t>process.</w:t>
      </w:r>
      <w:r>
        <w:rPr>
          <w:rFonts w:ascii="Times New Roman" w:hAnsi="Times New Roman"/>
          <w:color w:val="191919"/>
          <w:spacing w:val="-9"/>
          <w:sz w:val="20"/>
          <w:szCs w:val="20"/>
        </w:rPr>
        <w:t xml:space="preserve"> </w:t>
      </w:r>
      <w:r>
        <w:rPr>
          <w:rFonts w:ascii="Times New Roman" w:hAnsi="Times New Roman"/>
          <w:color w:val="191919"/>
          <w:sz w:val="20"/>
          <w:szCs w:val="20"/>
        </w:rPr>
        <w:t>The</w:t>
      </w:r>
      <w:r>
        <w:rPr>
          <w:rFonts w:ascii="Times New Roman" w:hAnsi="Times New Roman"/>
          <w:color w:val="191919"/>
          <w:spacing w:val="-5"/>
          <w:sz w:val="20"/>
          <w:szCs w:val="20"/>
        </w:rPr>
        <w:t xml:space="preserve"> </w:t>
      </w:r>
      <w:r>
        <w:rPr>
          <w:rFonts w:ascii="Times New Roman" w:hAnsi="Times New Roman"/>
          <w:color w:val="191919"/>
          <w:sz w:val="20"/>
          <w:szCs w:val="20"/>
        </w:rPr>
        <w:t>student</w:t>
      </w:r>
      <w:r>
        <w:rPr>
          <w:rFonts w:ascii="Times New Roman" w:hAnsi="Times New Roman"/>
          <w:color w:val="191919"/>
          <w:spacing w:val="-5"/>
          <w:sz w:val="20"/>
          <w:szCs w:val="20"/>
        </w:rPr>
        <w:t xml:space="preserve"> </w:t>
      </w:r>
      <w:r>
        <w:rPr>
          <w:rFonts w:ascii="Times New Roman" w:hAnsi="Times New Roman"/>
          <w:color w:val="191919"/>
          <w:sz w:val="20"/>
          <w:szCs w:val="20"/>
        </w:rPr>
        <w:t>will</w:t>
      </w:r>
      <w:r>
        <w:rPr>
          <w:rFonts w:ascii="Times New Roman" w:hAnsi="Times New Roman"/>
          <w:color w:val="191919"/>
          <w:spacing w:val="-5"/>
          <w:sz w:val="20"/>
          <w:szCs w:val="20"/>
        </w:rPr>
        <w:t xml:space="preserve"> </w:t>
      </w:r>
      <w:r>
        <w:rPr>
          <w:rFonts w:ascii="Times New Roman" w:hAnsi="Times New Roman"/>
          <w:color w:val="191919"/>
          <w:sz w:val="20"/>
          <w:szCs w:val="20"/>
        </w:rPr>
        <w:t>develop</w:t>
      </w:r>
      <w:r>
        <w:rPr>
          <w:rFonts w:ascii="Times New Roman" w:hAnsi="Times New Roman"/>
          <w:color w:val="191919"/>
          <w:spacing w:val="-5"/>
          <w:sz w:val="20"/>
          <w:szCs w:val="20"/>
        </w:rPr>
        <w:t xml:space="preserve"> </w:t>
      </w:r>
      <w:r>
        <w:rPr>
          <w:rFonts w:ascii="Times New Roman" w:hAnsi="Times New Roman"/>
          <w:color w:val="191919"/>
          <w:sz w:val="20"/>
          <w:szCs w:val="20"/>
        </w:rPr>
        <w:t>selection</w:t>
      </w:r>
      <w:r>
        <w:rPr>
          <w:rFonts w:ascii="Times New Roman" w:hAnsi="Times New Roman"/>
          <w:color w:val="191919"/>
          <w:spacing w:val="-5"/>
          <w:sz w:val="20"/>
          <w:szCs w:val="20"/>
        </w:rPr>
        <w:t xml:space="preserve"> </w:t>
      </w:r>
      <w:r>
        <w:rPr>
          <w:rFonts w:ascii="Times New Roman" w:hAnsi="Times New Roman"/>
          <w:color w:val="191919"/>
          <w:sz w:val="20"/>
          <w:szCs w:val="20"/>
        </w:rPr>
        <w:t>criteria</w:t>
      </w:r>
      <w:r>
        <w:rPr>
          <w:rFonts w:ascii="Times New Roman" w:hAnsi="Times New Roman"/>
          <w:color w:val="191919"/>
          <w:spacing w:val="-5"/>
          <w:sz w:val="20"/>
          <w:szCs w:val="20"/>
        </w:rPr>
        <w:t xml:space="preserve"> </w:t>
      </w:r>
      <w:r>
        <w:rPr>
          <w:rFonts w:ascii="Times New Roman" w:hAnsi="Times New Roman"/>
          <w:color w:val="191919"/>
          <w:sz w:val="20"/>
          <w:szCs w:val="20"/>
        </w:rPr>
        <w:t>for</w:t>
      </w:r>
      <w:r>
        <w:rPr>
          <w:rFonts w:ascii="Times New Roman" w:hAnsi="Times New Roman"/>
          <w:color w:val="191919"/>
          <w:spacing w:val="-5"/>
          <w:sz w:val="20"/>
          <w:szCs w:val="20"/>
        </w:rPr>
        <w:t xml:space="preserve"> </w:t>
      </w:r>
      <w:r>
        <w:rPr>
          <w:rFonts w:ascii="Times New Roman" w:hAnsi="Times New Roman"/>
          <w:color w:val="191919"/>
          <w:sz w:val="20"/>
          <w:szCs w:val="20"/>
        </w:rPr>
        <w:t>many</w:t>
      </w:r>
      <w:r>
        <w:rPr>
          <w:rFonts w:ascii="Times New Roman" w:hAnsi="Times New Roman"/>
          <w:color w:val="191919"/>
          <w:spacing w:val="-5"/>
          <w:sz w:val="20"/>
          <w:szCs w:val="20"/>
        </w:rPr>
        <w:t xml:space="preserve"> </w:t>
      </w:r>
      <w:r>
        <w:rPr>
          <w:rFonts w:ascii="Times New Roman" w:hAnsi="Times New Roman"/>
          <w:color w:val="191919"/>
          <w:sz w:val="20"/>
          <w:szCs w:val="20"/>
        </w:rPr>
        <w:t>types of materials and will evaluate selection services.</w:t>
      </w:r>
    </w:p>
    <w:p w:rsidR="00F42301" w:rsidRDefault="00F42301" w:rsidP="00721764">
      <w:pPr>
        <w:widowControl w:val="0"/>
        <w:autoSpaceDE w:val="0"/>
        <w:autoSpaceDN w:val="0"/>
        <w:adjustRightInd w:val="0"/>
        <w:spacing w:after="0" w:line="227" w:lineRule="exact"/>
        <w:ind w:left="867"/>
        <w:rPr>
          <w:rFonts w:ascii="Times New Roman" w:hAnsi="Times New Roman"/>
          <w:color w:val="000000"/>
          <w:sz w:val="20"/>
          <w:szCs w:val="20"/>
        </w:rPr>
      </w:pPr>
      <w:r>
        <w:rPr>
          <w:rFonts w:ascii="Times New Roman" w:hAnsi="Times New Roman"/>
          <w:b/>
          <w:bCs/>
          <w:color w:val="191919"/>
          <w:sz w:val="20"/>
          <w:szCs w:val="20"/>
        </w:rPr>
        <w:t>MEED 5510 - P</w:t>
      </w:r>
      <w:r>
        <w:rPr>
          <w:rFonts w:ascii="Times New Roman" w:hAnsi="Times New Roman"/>
          <w:b/>
          <w:bCs/>
          <w:color w:val="191919"/>
          <w:spacing w:val="-4"/>
          <w:sz w:val="20"/>
          <w:szCs w:val="20"/>
        </w:rPr>
        <w:t>r</w:t>
      </w:r>
      <w:r>
        <w:rPr>
          <w:rFonts w:ascii="Times New Roman" w:hAnsi="Times New Roman"/>
          <w:b/>
          <w:bCs/>
          <w:color w:val="191919"/>
          <w:sz w:val="20"/>
          <w:szCs w:val="20"/>
        </w:rPr>
        <w:t>oduction of Educational Media</w:t>
      </w:r>
      <w:r>
        <w:rPr>
          <w:rFonts w:ascii="Times New Roman" w:hAnsi="Times New Roman"/>
          <w:b/>
          <w:bCs/>
          <w:color w:val="191919"/>
          <w:spacing w:val="-1"/>
          <w:sz w:val="20"/>
          <w:szCs w:val="20"/>
        </w:rPr>
        <w:t xml:space="preserve"> </w:t>
      </w:r>
      <w:r>
        <w:rPr>
          <w:rFonts w:ascii="Times New Roman" w:hAnsi="Times New Roman"/>
          <w:b/>
          <w:bCs/>
          <w:color w:val="191919"/>
          <w:sz w:val="20"/>
          <w:szCs w:val="20"/>
        </w:rPr>
        <w:t>.................................................................3(3-0)</w:t>
      </w:r>
    </w:p>
    <w:p w:rsidR="00F42301" w:rsidRDefault="00F42301" w:rsidP="00721764">
      <w:pPr>
        <w:widowControl w:val="0"/>
        <w:autoSpaceDE w:val="0"/>
        <w:autoSpaceDN w:val="0"/>
        <w:adjustRightInd w:val="0"/>
        <w:spacing w:before="13" w:after="0" w:line="250" w:lineRule="auto"/>
        <w:ind w:left="1227" w:right="1943"/>
        <w:jc w:val="both"/>
        <w:rPr>
          <w:rFonts w:ascii="Times New Roman" w:hAnsi="Times New Roman"/>
          <w:color w:val="000000"/>
          <w:sz w:val="20"/>
          <w:szCs w:val="20"/>
        </w:rPr>
      </w:pPr>
      <w:r>
        <w:rPr>
          <w:rFonts w:ascii="Times New Roman" w:hAnsi="Times New Roman"/>
          <w:color w:val="191919"/>
          <w:sz w:val="20"/>
          <w:szCs w:val="20"/>
        </w:rPr>
        <w:t>Design and production of instructional materials. Design and application are related to current theories of communication.</w:t>
      </w:r>
    </w:p>
    <w:p w:rsidR="00F42301" w:rsidRDefault="00F42301" w:rsidP="00721764">
      <w:pPr>
        <w:widowControl w:val="0"/>
        <w:autoSpaceDE w:val="0"/>
        <w:autoSpaceDN w:val="0"/>
        <w:adjustRightInd w:val="0"/>
        <w:spacing w:after="0" w:line="227" w:lineRule="exact"/>
        <w:ind w:left="867"/>
        <w:rPr>
          <w:rFonts w:ascii="Times New Roman" w:hAnsi="Times New Roman"/>
          <w:color w:val="000000"/>
          <w:sz w:val="20"/>
          <w:szCs w:val="20"/>
        </w:rPr>
      </w:pPr>
      <w:r>
        <w:rPr>
          <w:rFonts w:ascii="Times New Roman" w:hAnsi="Times New Roman"/>
          <w:b/>
          <w:bCs/>
          <w:color w:val="191919"/>
          <w:sz w:val="20"/>
          <w:szCs w:val="20"/>
        </w:rPr>
        <w:t>MEED 5530 - Selection and Utilization of Educational Medi</w:t>
      </w:r>
      <w:r>
        <w:rPr>
          <w:rFonts w:ascii="Times New Roman" w:hAnsi="Times New Roman"/>
          <w:b/>
          <w:bCs/>
          <w:color w:val="191919"/>
          <w:spacing w:val="12"/>
          <w:sz w:val="20"/>
          <w:szCs w:val="20"/>
        </w:rPr>
        <w:t>a</w:t>
      </w:r>
      <w:r>
        <w:rPr>
          <w:rFonts w:ascii="Times New Roman" w:hAnsi="Times New Roman"/>
          <w:b/>
          <w:bCs/>
          <w:color w:val="191919"/>
          <w:sz w:val="20"/>
          <w:szCs w:val="20"/>
        </w:rPr>
        <w:t>...........................................3(3-0)</w:t>
      </w:r>
    </w:p>
    <w:p w:rsidR="00F42301" w:rsidRDefault="00F42301" w:rsidP="00721764">
      <w:pPr>
        <w:widowControl w:val="0"/>
        <w:autoSpaceDE w:val="0"/>
        <w:autoSpaceDN w:val="0"/>
        <w:adjustRightInd w:val="0"/>
        <w:spacing w:before="13" w:after="0" w:line="250" w:lineRule="auto"/>
        <w:ind w:left="1227" w:right="1944"/>
        <w:jc w:val="both"/>
        <w:rPr>
          <w:rFonts w:ascii="Times New Roman" w:hAnsi="Times New Roman"/>
          <w:color w:val="000000"/>
          <w:sz w:val="20"/>
          <w:szCs w:val="20"/>
        </w:rPr>
      </w:pPr>
      <w:r>
        <w:rPr>
          <w:rFonts w:ascii="Times New Roman" w:hAnsi="Times New Roman"/>
          <w:color w:val="191919"/>
          <w:spacing w:val="-1"/>
          <w:sz w:val="20"/>
          <w:szCs w:val="20"/>
        </w:rPr>
        <w:t>Designe</w:t>
      </w:r>
      <w:r>
        <w:rPr>
          <w:rFonts w:ascii="Times New Roman" w:hAnsi="Times New Roman"/>
          <w:color w:val="191919"/>
          <w:sz w:val="20"/>
          <w:szCs w:val="20"/>
        </w:rPr>
        <w:t>d</w:t>
      </w:r>
      <w:r>
        <w:rPr>
          <w:rFonts w:ascii="Times New Roman" w:hAnsi="Times New Roman"/>
          <w:color w:val="191919"/>
          <w:spacing w:val="-8"/>
          <w:sz w:val="20"/>
          <w:szCs w:val="20"/>
        </w:rPr>
        <w:t xml:space="preserve"> </w:t>
      </w:r>
      <w:r>
        <w:rPr>
          <w:rFonts w:ascii="Times New Roman" w:hAnsi="Times New Roman"/>
          <w:color w:val="191919"/>
          <w:spacing w:val="-1"/>
          <w:sz w:val="20"/>
          <w:szCs w:val="20"/>
        </w:rPr>
        <w:t>t</w:t>
      </w:r>
      <w:r>
        <w:rPr>
          <w:rFonts w:ascii="Times New Roman" w:hAnsi="Times New Roman"/>
          <w:color w:val="191919"/>
          <w:sz w:val="20"/>
          <w:szCs w:val="20"/>
        </w:rPr>
        <w:t>o</w:t>
      </w:r>
      <w:r>
        <w:rPr>
          <w:rFonts w:ascii="Times New Roman" w:hAnsi="Times New Roman"/>
          <w:color w:val="191919"/>
          <w:spacing w:val="-8"/>
          <w:sz w:val="20"/>
          <w:szCs w:val="20"/>
        </w:rPr>
        <w:t xml:space="preserve"> </w:t>
      </w:r>
      <w:r>
        <w:rPr>
          <w:rFonts w:ascii="Times New Roman" w:hAnsi="Times New Roman"/>
          <w:color w:val="191919"/>
          <w:spacing w:val="-1"/>
          <w:sz w:val="20"/>
          <w:szCs w:val="20"/>
        </w:rPr>
        <w:t>mee</w:t>
      </w:r>
      <w:r>
        <w:rPr>
          <w:rFonts w:ascii="Times New Roman" w:hAnsi="Times New Roman"/>
          <w:color w:val="191919"/>
          <w:sz w:val="20"/>
          <w:szCs w:val="20"/>
        </w:rPr>
        <w:t>t</w:t>
      </w:r>
      <w:r>
        <w:rPr>
          <w:rFonts w:ascii="Times New Roman" w:hAnsi="Times New Roman"/>
          <w:color w:val="191919"/>
          <w:spacing w:val="-8"/>
          <w:sz w:val="20"/>
          <w:szCs w:val="20"/>
        </w:rPr>
        <w:t xml:space="preserve"> </w:t>
      </w:r>
      <w:r>
        <w:rPr>
          <w:rFonts w:ascii="Times New Roman" w:hAnsi="Times New Roman"/>
          <w:color w:val="191919"/>
          <w:spacing w:val="-1"/>
          <w:sz w:val="20"/>
          <w:szCs w:val="20"/>
        </w:rPr>
        <w:t>th</w:t>
      </w:r>
      <w:r>
        <w:rPr>
          <w:rFonts w:ascii="Times New Roman" w:hAnsi="Times New Roman"/>
          <w:color w:val="191919"/>
          <w:sz w:val="20"/>
          <w:szCs w:val="20"/>
        </w:rPr>
        <w:t>e</w:t>
      </w:r>
      <w:r>
        <w:rPr>
          <w:rFonts w:ascii="Times New Roman" w:hAnsi="Times New Roman"/>
          <w:color w:val="191919"/>
          <w:spacing w:val="-8"/>
          <w:sz w:val="20"/>
          <w:szCs w:val="20"/>
        </w:rPr>
        <w:t xml:space="preserve"> </w:t>
      </w:r>
      <w:r>
        <w:rPr>
          <w:rFonts w:ascii="Times New Roman" w:hAnsi="Times New Roman"/>
          <w:color w:val="191919"/>
          <w:spacing w:val="-1"/>
          <w:sz w:val="20"/>
          <w:szCs w:val="20"/>
        </w:rPr>
        <w:t>need</w:t>
      </w:r>
      <w:r>
        <w:rPr>
          <w:rFonts w:ascii="Times New Roman" w:hAnsi="Times New Roman"/>
          <w:color w:val="191919"/>
          <w:sz w:val="20"/>
          <w:szCs w:val="20"/>
        </w:rPr>
        <w:t>s</w:t>
      </w:r>
      <w:r>
        <w:rPr>
          <w:rFonts w:ascii="Times New Roman" w:hAnsi="Times New Roman"/>
          <w:color w:val="191919"/>
          <w:spacing w:val="-8"/>
          <w:sz w:val="20"/>
          <w:szCs w:val="20"/>
        </w:rPr>
        <w:t xml:space="preserve"> </w:t>
      </w:r>
      <w:r>
        <w:rPr>
          <w:rFonts w:ascii="Times New Roman" w:hAnsi="Times New Roman"/>
          <w:color w:val="191919"/>
          <w:spacing w:val="-1"/>
          <w:sz w:val="20"/>
          <w:szCs w:val="20"/>
        </w:rPr>
        <w:t>o</w:t>
      </w:r>
      <w:r>
        <w:rPr>
          <w:rFonts w:ascii="Times New Roman" w:hAnsi="Times New Roman"/>
          <w:color w:val="191919"/>
          <w:sz w:val="20"/>
          <w:szCs w:val="20"/>
        </w:rPr>
        <w:t>f</w:t>
      </w:r>
      <w:r>
        <w:rPr>
          <w:rFonts w:ascii="Times New Roman" w:hAnsi="Times New Roman"/>
          <w:color w:val="191919"/>
          <w:spacing w:val="-8"/>
          <w:sz w:val="20"/>
          <w:szCs w:val="20"/>
        </w:rPr>
        <w:t xml:space="preserve"> </w:t>
      </w:r>
      <w:r>
        <w:rPr>
          <w:rFonts w:ascii="Times New Roman" w:hAnsi="Times New Roman"/>
          <w:color w:val="191919"/>
          <w:spacing w:val="-1"/>
          <w:sz w:val="20"/>
          <w:szCs w:val="20"/>
        </w:rPr>
        <w:t>experience</w:t>
      </w:r>
      <w:r>
        <w:rPr>
          <w:rFonts w:ascii="Times New Roman" w:hAnsi="Times New Roman"/>
          <w:color w:val="191919"/>
          <w:sz w:val="20"/>
          <w:szCs w:val="20"/>
        </w:rPr>
        <w:t>d</w:t>
      </w:r>
      <w:r>
        <w:rPr>
          <w:rFonts w:ascii="Times New Roman" w:hAnsi="Times New Roman"/>
          <w:color w:val="191919"/>
          <w:spacing w:val="-8"/>
          <w:sz w:val="20"/>
          <w:szCs w:val="20"/>
        </w:rPr>
        <w:t xml:space="preserve"> </w:t>
      </w:r>
      <w:r>
        <w:rPr>
          <w:rFonts w:ascii="Times New Roman" w:hAnsi="Times New Roman"/>
          <w:color w:val="191919"/>
          <w:spacing w:val="-1"/>
          <w:sz w:val="20"/>
          <w:szCs w:val="20"/>
        </w:rPr>
        <w:t>educator</w:t>
      </w:r>
      <w:r>
        <w:rPr>
          <w:rFonts w:ascii="Times New Roman" w:hAnsi="Times New Roman"/>
          <w:color w:val="191919"/>
          <w:sz w:val="20"/>
          <w:szCs w:val="20"/>
        </w:rPr>
        <w:t>s</w:t>
      </w:r>
      <w:r>
        <w:rPr>
          <w:rFonts w:ascii="Times New Roman" w:hAnsi="Times New Roman"/>
          <w:color w:val="191919"/>
          <w:spacing w:val="-8"/>
          <w:sz w:val="20"/>
          <w:szCs w:val="20"/>
        </w:rPr>
        <w:t xml:space="preserve"> </w:t>
      </w:r>
      <w:r>
        <w:rPr>
          <w:rFonts w:ascii="Times New Roman" w:hAnsi="Times New Roman"/>
          <w:color w:val="191919"/>
          <w:spacing w:val="-1"/>
          <w:sz w:val="20"/>
          <w:szCs w:val="20"/>
        </w:rPr>
        <w:t>t</w:t>
      </w:r>
      <w:r>
        <w:rPr>
          <w:rFonts w:ascii="Times New Roman" w:hAnsi="Times New Roman"/>
          <w:color w:val="191919"/>
          <w:sz w:val="20"/>
          <w:szCs w:val="20"/>
        </w:rPr>
        <w:t>o</w:t>
      </w:r>
      <w:r>
        <w:rPr>
          <w:rFonts w:ascii="Times New Roman" w:hAnsi="Times New Roman"/>
          <w:color w:val="191919"/>
          <w:spacing w:val="-8"/>
          <w:sz w:val="20"/>
          <w:szCs w:val="20"/>
        </w:rPr>
        <w:t xml:space="preserve"> </w:t>
      </w:r>
      <w:r>
        <w:rPr>
          <w:rFonts w:ascii="Times New Roman" w:hAnsi="Times New Roman"/>
          <w:color w:val="191919"/>
          <w:spacing w:val="-1"/>
          <w:sz w:val="20"/>
          <w:szCs w:val="20"/>
        </w:rPr>
        <w:t>improv</w:t>
      </w:r>
      <w:r>
        <w:rPr>
          <w:rFonts w:ascii="Times New Roman" w:hAnsi="Times New Roman"/>
          <w:color w:val="191919"/>
          <w:sz w:val="20"/>
          <w:szCs w:val="20"/>
        </w:rPr>
        <w:t>e</w:t>
      </w:r>
      <w:r>
        <w:rPr>
          <w:rFonts w:ascii="Times New Roman" w:hAnsi="Times New Roman"/>
          <w:color w:val="191919"/>
          <w:spacing w:val="-8"/>
          <w:sz w:val="20"/>
          <w:szCs w:val="20"/>
        </w:rPr>
        <w:t xml:space="preserve"> </w:t>
      </w:r>
      <w:r>
        <w:rPr>
          <w:rFonts w:ascii="Times New Roman" w:hAnsi="Times New Roman"/>
          <w:color w:val="191919"/>
          <w:spacing w:val="-1"/>
          <w:sz w:val="20"/>
          <w:szCs w:val="20"/>
        </w:rPr>
        <w:t>competencie</w:t>
      </w:r>
      <w:r>
        <w:rPr>
          <w:rFonts w:ascii="Times New Roman" w:hAnsi="Times New Roman"/>
          <w:color w:val="191919"/>
          <w:sz w:val="20"/>
          <w:szCs w:val="20"/>
        </w:rPr>
        <w:t>s</w:t>
      </w:r>
      <w:r>
        <w:rPr>
          <w:rFonts w:ascii="Times New Roman" w:hAnsi="Times New Roman"/>
          <w:color w:val="191919"/>
          <w:spacing w:val="-8"/>
          <w:sz w:val="20"/>
          <w:szCs w:val="20"/>
        </w:rPr>
        <w:t xml:space="preserve"> </w:t>
      </w:r>
      <w:r>
        <w:rPr>
          <w:rFonts w:ascii="Times New Roman" w:hAnsi="Times New Roman"/>
          <w:color w:val="191919"/>
          <w:spacing w:val="-1"/>
          <w:sz w:val="20"/>
          <w:szCs w:val="20"/>
        </w:rPr>
        <w:t>neede</w:t>
      </w:r>
      <w:r>
        <w:rPr>
          <w:rFonts w:ascii="Times New Roman" w:hAnsi="Times New Roman"/>
          <w:color w:val="191919"/>
          <w:sz w:val="20"/>
          <w:szCs w:val="20"/>
        </w:rPr>
        <w:t>d</w:t>
      </w:r>
      <w:r>
        <w:rPr>
          <w:rFonts w:ascii="Times New Roman" w:hAnsi="Times New Roman"/>
          <w:color w:val="191919"/>
          <w:spacing w:val="-8"/>
          <w:sz w:val="20"/>
          <w:szCs w:val="20"/>
        </w:rPr>
        <w:t xml:space="preserve"> </w:t>
      </w:r>
      <w:r>
        <w:rPr>
          <w:rFonts w:ascii="Times New Roman" w:hAnsi="Times New Roman"/>
          <w:color w:val="191919"/>
          <w:spacing w:val="-1"/>
          <w:sz w:val="20"/>
          <w:szCs w:val="20"/>
        </w:rPr>
        <w:t>t</w:t>
      </w:r>
      <w:r>
        <w:rPr>
          <w:rFonts w:ascii="Times New Roman" w:hAnsi="Times New Roman"/>
          <w:color w:val="191919"/>
          <w:sz w:val="20"/>
          <w:szCs w:val="20"/>
        </w:rPr>
        <w:t>o</w:t>
      </w:r>
      <w:r>
        <w:rPr>
          <w:rFonts w:ascii="Times New Roman" w:hAnsi="Times New Roman"/>
          <w:color w:val="191919"/>
          <w:spacing w:val="-8"/>
          <w:sz w:val="20"/>
          <w:szCs w:val="20"/>
        </w:rPr>
        <w:t xml:space="preserve"> </w:t>
      </w:r>
      <w:r>
        <w:rPr>
          <w:rFonts w:ascii="Times New Roman" w:hAnsi="Times New Roman"/>
          <w:color w:val="191919"/>
          <w:spacing w:val="-1"/>
          <w:sz w:val="20"/>
          <w:szCs w:val="20"/>
        </w:rPr>
        <w:t xml:space="preserve">select, </w:t>
      </w:r>
      <w:r>
        <w:rPr>
          <w:rFonts w:ascii="Times New Roman" w:hAnsi="Times New Roman"/>
          <w:color w:val="191919"/>
          <w:sz w:val="20"/>
          <w:szCs w:val="20"/>
        </w:rPr>
        <w:t>utilize, evaluate and modify the wide range of educational media.</w:t>
      </w:r>
    </w:p>
    <w:p w:rsidR="00F42301" w:rsidRDefault="00F42301" w:rsidP="00721764">
      <w:pPr>
        <w:widowControl w:val="0"/>
        <w:autoSpaceDE w:val="0"/>
        <w:autoSpaceDN w:val="0"/>
        <w:adjustRightInd w:val="0"/>
        <w:spacing w:after="0" w:line="227" w:lineRule="exact"/>
        <w:ind w:left="867"/>
        <w:rPr>
          <w:rFonts w:ascii="Times New Roman" w:hAnsi="Times New Roman"/>
          <w:color w:val="000000"/>
          <w:sz w:val="20"/>
          <w:szCs w:val="20"/>
        </w:rPr>
      </w:pPr>
      <w:r>
        <w:rPr>
          <w:rFonts w:ascii="Times New Roman" w:hAnsi="Times New Roman"/>
          <w:b/>
          <w:bCs/>
          <w:color w:val="191919"/>
          <w:sz w:val="20"/>
          <w:szCs w:val="20"/>
        </w:rPr>
        <w:t>PSYC 5509 - Int</w:t>
      </w:r>
      <w:r>
        <w:rPr>
          <w:rFonts w:ascii="Times New Roman" w:hAnsi="Times New Roman"/>
          <w:b/>
          <w:bCs/>
          <w:color w:val="191919"/>
          <w:spacing w:val="-4"/>
          <w:sz w:val="20"/>
          <w:szCs w:val="20"/>
        </w:rPr>
        <w:t>r</w:t>
      </w:r>
      <w:r>
        <w:rPr>
          <w:rFonts w:ascii="Times New Roman" w:hAnsi="Times New Roman"/>
          <w:b/>
          <w:bCs/>
          <w:color w:val="191919"/>
          <w:sz w:val="20"/>
          <w:szCs w:val="20"/>
        </w:rPr>
        <w:t>oduction to Behavior</w:t>
      </w:r>
      <w:r>
        <w:rPr>
          <w:rFonts w:ascii="Times New Roman" w:hAnsi="Times New Roman"/>
          <w:b/>
          <w:bCs/>
          <w:color w:val="191919"/>
          <w:spacing w:val="-4"/>
          <w:sz w:val="20"/>
          <w:szCs w:val="20"/>
        </w:rPr>
        <w:t xml:space="preserve"> </w:t>
      </w:r>
      <w:r>
        <w:rPr>
          <w:rFonts w:ascii="Times New Roman" w:hAnsi="Times New Roman"/>
          <w:b/>
          <w:bCs/>
          <w:color w:val="191919"/>
          <w:sz w:val="20"/>
          <w:szCs w:val="20"/>
        </w:rPr>
        <w:t>Modification</w:t>
      </w:r>
      <w:r>
        <w:rPr>
          <w:rFonts w:ascii="Times New Roman" w:hAnsi="Times New Roman"/>
          <w:b/>
          <w:bCs/>
          <w:color w:val="191919"/>
          <w:spacing w:val="-3"/>
          <w:sz w:val="20"/>
          <w:szCs w:val="20"/>
        </w:rPr>
        <w:t xml:space="preserve"> </w:t>
      </w:r>
      <w:r>
        <w:rPr>
          <w:rFonts w:ascii="Times New Roman" w:hAnsi="Times New Roman"/>
          <w:b/>
          <w:bCs/>
          <w:color w:val="191919"/>
          <w:sz w:val="20"/>
          <w:szCs w:val="20"/>
        </w:rPr>
        <w:t>..........................................................3(3-0)</w:t>
      </w:r>
    </w:p>
    <w:p w:rsidR="00F42301" w:rsidRDefault="00F42301" w:rsidP="00721764">
      <w:pPr>
        <w:widowControl w:val="0"/>
        <w:autoSpaceDE w:val="0"/>
        <w:autoSpaceDN w:val="0"/>
        <w:adjustRightInd w:val="0"/>
        <w:spacing w:before="13" w:after="0" w:line="250" w:lineRule="auto"/>
        <w:ind w:left="1227" w:right="1943"/>
        <w:jc w:val="both"/>
        <w:rPr>
          <w:rFonts w:ascii="Times New Roman" w:hAnsi="Times New Roman"/>
          <w:color w:val="000000"/>
          <w:sz w:val="20"/>
          <w:szCs w:val="20"/>
        </w:rPr>
      </w:pPr>
      <w:r>
        <w:rPr>
          <w:rFonts w:ascii="Times New Roman" w:hAnsi="Times New Roman"/>
          <w:color w:val="191919"/>
          <w:sz w:val="20"/>
          <w:szCs w:val="20"/>
        </w:rPr>
        <w:t>Introduction to the principles underlying behavior modification and behavior analysis as they apply</w:t>
      </w:r>
      <w:r>
        <w:rPr>
          <w:rFonts w:ascii="Times New Roman" w:hAnsi="Times New Roman"/>
          <w:color w:val="191919"/>
          <w:spacing w:val="4"/>
          <w:sz w:val="20"/>
          <w:szCs w:val="20"/>
        </w:rPr>
        <w:t xml:space="preserve"> </w:t>
      </w:r>
      <w:r>
        <w:rPr>
          <w:rFonts w:ascii="Times New Roman" w:hAnsi="Times New Roman"/>
          <w:color w:val="191919"/>
          <w:sz w:val="20"/>
          <w:szCs w:val="20"/>
        </w:rPr>
        <w:t>to</w:t>
      </w:r>
      <w:r>
        <w:rPr>
          <w:rFonts w:ascii="Times New Roman" w:hAnsi="Times New Roman"/>
          <w:color w:val="191919"/>
          <w:spacing w:val="4"/>
          <w:sz w:val="20"/>
          <w:szCs w:val="20"/>
        </w:rPr>
        <w:t xml:space="preserve"> </w:t>
      </w:r>
      <w:r>
        <w:rPr>
          <w:rFonts w:ascii="Times New Roman" w:hAnsi="Times New Roman"/>
          <w:color w:val="191919"/>
          <w:sz w:val="20"/>
          <w:szCs w:val="20"/>
        </w:rPr>
        <w:t>various</w:t>
      </w:r>
      <w:r>
        <w:rPr>
          <w:rFonts w:ascii="Times New Roman" w:hAnsi="Times New Roman"/>
          <w:color w:val="191919"/>
          <w:spacing w:val="4"/>
          <w:sz w:val="20"/>
          <w:szCs w:val="20"/>
        </w:rPr>
        <w:t xml:space="preserve"> </w:t>
      </w:r>
      <w:r>
        <w:rPr>
          <w:rFonts w:ascii="Times New Roman" w:hAnsi="Times New Roman"/>
          <w:color w:val="191919"/>
          <w:sz w:val="20"/>
          <w:szCs w:val="20"/>
        </w:rPr>
        <w:t>settings.</w:t>
      </w:r>
      <w:r>
        <w:rPr>
          <w:rFonts w:ascii="Times New Roman" w:hAnsi="Times New Roman"/>
          <w:color w:val="191919"/>
          <w:spacing w:val="-7"/>
          <w:sz w:val="20"/>
          <w:szCs w:val="20"/>
        </w:rPr>
        <w:t xml:space="preserve"> </w:t>
      </w:r>
      <w:r>
        <w:rPr>
          <w:rFonts w:ascii="Times New Roman" w:hAnsi="Times New Roman"/>
          <w:color w:val="191919"/>
          <w:sz w:val="20"/>
          <w:szCs w:val="20"/>
        </w:rPr>
        <w:t>Applied</w:t>
      </w:r>
      <w:r>
        <w:rPr>
          <w:rFonts w:ascii="Times New Roman" w:hAnsi="Times New Roman"/>
          <w:color w:val="191919"/>
          <w:spacing w:val="4"/>
          <w:sz w:val="20"/>
          <w:szCs w:val="20"/>
        </w:rPr>
        <w:t xml:space="preserve"> </w:t>
      </w:r>
      <w:r>
        <w:rPr>
          <w:rFonts w:ascii="Times New Roman" w:hAnsi="Times New Roman"/>
          <w:color w:val="191919"/>
          <w:sz w:val="20"/>
          <w:szCs w:val="20"/>
        </w:rPr>
        <w:t>behavior</w:t>
      </w:r>
      <w:r>
        <w:rPr>
          <w:rFonts w:ascii="Times New Roman" w:hAnsi="Times New Roman"/>
          <w:color w:val="191919"/>
          <w:spacing w:val="4"/>
          <w:sz w:val="20"/>
          <w:szCs w:val="20"/>
        </w:rPr>
        <w:t xml:space="preserve"> </w:t>
      </w:r>
      <w:r>
        <w:rPr>
          <w:rFonts w:ascii="Times New Roman" w:hAnsi="Times New Roman"/>
          <w:color w:val="191919"/>
          <w:sz w:val="20"/>
          <w:szCs w:val="20"/>
        </w:rPr>
        <w:t>projects</w:t>
      </w:r>
      <w:r>
        <w:rPr>
          <w:rFonts w:ascii="Times New Roman" w:hAnsi="Times New Roman"/>
          <w:color w:val="191919"/>
          <w:spacing w:val="4"/>
          <w:sz w:val="20"/>
          <w:szCs w:val="20"/>
        </w:rPr>
        <w:t xml:space="preserve"> </w:t>
      </w:r>
      <w:r>
        <w:rPr>
          <w:rFonts w:ascii="Times New Roman" w:hAnsi="Times New Roman"/>
          <w:color w:val="191919"/>
          <w:sz w:val="20"/>
          <w:szCs w:val="20"/>
        </w:rPr>
        <w:t>will</w:t>
      </w:r>
      <w:r>
        <w:rPr>
          <w:rFonts w:ascii="Times New Roman" w:hAnsi="Times New Roman"/>
          <w:color w:val="191919"/>
          <w:spacing w:val="4"/>
          <w:sz w:val="20"/>
          <w:szCs w:val="20"/>
        </w:rPr>
        <w:t xml:space="preserve"> </w:t>
      </w:r>
      <w:r>
        <w:rPr>
          <w:rFonts w:ascii="Times New Roman" w:hAnsi="Times New Roman"/>
          <w:color w:val="191919"/>
          <w:sz w:val="20"/>
          <w:szCs w:val="20"/>
        </w:rPr>
        <w:t>be</w:t>
      </w:r>
      <w:r>
        <w:rPr>
          <w:rFonts w:ascii="Times New Roman" w:hAnsi="Times New Roman"/>
          <w:color w:val="191919"/>
          <w:spacing w:val="4"/>
          <w:sz w:val="20"/>
          <w:szCs w:val="20"/>
        </w:rPr>
        <w:t xml:space="preserve"> </w:t>
      </w:r>
      <w:r>
        <w:rPr>
          <w:rFonts w:ascii="Times New Roman" w:hAnsi="Times New Roman"/>
          <w:color w:val="191919"/>
          <w:sz w:val="20"/>
          <w:szCs w:val="20"/>
        </w:rPr>
        <w:t>required.</w:t>
      </w:r>
      <w:r>
        <w:rPr>
          <w:rFonts w:ascii="Times New Roman" w:hAnsi="Times New Roman"/>
          <w:color w:val="191919"/>
          <w:spacing w:val="4"/>
          <w:sz w:val="20"/>
          <w:szCs w:val="20"/>
        </w:rPr>
        <w:t xml:space="preserve"> </w:t>
      </w:r>
      <w:r>
        <w:rPr>
          <w:rFonts w:ascii="Times New Roman" w:hAnsi="Times New Roman"/>
          <w:color w:val="191919"/>
          <w:sz w:val="20"/>
          <w:szCs w:val="20"/>
        </w:rPr>
        <w:t>Emphasis</w:t>
      </w:r>
      <w:r>
        <w:rPr>
          <w:rFonts w:ascii="Times New Roman" w:hAnsi="Times New Roman"/>
          <w:color w:val="191919"/>
          <w:spacing w:val="4"/>
          <w:sz w:val="20"/>
          <w:szCs w:val="20"/>
        </w:rPr>
        <w:t xml:space="preserve"> </w:t>
      </w:r>
      <w:r>
        <w:rPr>
          <w:rFonts w:ascii="Times New Roman" w:hAnsi="Times New Roman"/>
          <w:color w:val="191919"/>
          <w:sz w:val="20"/>
          <w:szCs w:val="20"/>
        </w:rPr>
        <w:t>will</w:t>
      </w:r>
      <w:r>
        <w:rPr>
          <w:rFonts w:ascii="Times New Roman" w:hAnsi="Times New Roman"/>
          <w:color w:val="191919"/>
          <w:spacing w:val="4"/>
          <w:sz w:val="20"/>
          <w:szCs w:val="20"/>
        </w:rPr>
        <w:t xml:space="preserve"> </w:t>
      </w:r>
      <w:r>
        <w:rPr>
          <w:rFonts w:ascii="Times New Roman" w:hAnsi="Times New Roman"/>
          <w:color w:val="191919"/>
          <w:sz w:val="20"/>
          <w:szCs w:val="20"/>
        </w:rPr>
        <w:t>be</w:t>
      </w:r>
      <w:r>
        <w:rPr>
          <w:rFonts w:ascii="Times New Roman" w:hAnsi="Times New Roman"/>
          <w:color w:val="191919"/>
          <w:spacing w:val="4"/>
          <w:sz w:val="20"/>
          <w:szCs w:val="20"/>
        </w:rPr>
        <w:t xml:space="preserve"> </w:t>
      </w:r>
      <w:r>
        <w:rPr>
          <w:rFonts w:ascii="Times New Roman" w:hAnsi="Times New Roman"/>
          <w:color w:val="191919"/>
          <w:sz w:val="20"/>
          <w:szCs w:val="20"/>
        </w:rPr>
        <w:t>placed on empirical findings.</w:t>
      </w:r>
    </w:p>
    <w:p w:rsidR="00F42301" w:rsidRDefault="00F42301" w:rsidP="00721764">
      <w:pPr>
        <w:widowControl w:val="0"/>
        <w:autoSpaceDE w:val="0"/>
        <w:autoSpaceDN w:val="0"/>
        <w:adjustRightInd w:val="0"/>
        <w:spacing w:after="0" w:line="227" w:lineRule="exact"/>
        <w:ind w:left="867"/>
        <w:rPr>
          <w:rFonts w:ascii="Times New Roman" w:hAnsi="Times New Roman"/>
          <w:color w:val="000000"/>
          <w:sz w:val="20"/>
          <w:szCs w:val="20"/>
        </w:rPr>
      </w:pPr>
      <w:r>
        <w:rPr>
          <w:rFonts w:ascii="Times New Roman" w:hAnsi="Times New Roman"/>
          <w:b/>
          <w:bCs/>
          <w:color w:val="191919"/>
          <w:sz w:val="20"/>
          <w:szCs w:val="20"/>
        </w:rPr>
        <w:t>PSYC 5515 - Educational Psychology</w:t>
      </w:r>
      <w:r>
        <w:rPr>
          <w:rFonts w:ascii="Times New Roman" w:hAnsi="Times New Roman"/>
          <w:b/>
          <w:bCs/>
          <w:color w:val="191919"/>
          <w:spacing w:val="-16"/>
          <w:sz w:val="20"/>
          <w:szCs w:val="20"/>
        </w:rPr>
        <w:t xml:space="preserve"> </w:t>
      </w:r>
      <w:r>
        <w:rPr>
          <w:rFonts w:ascii="Times New Roman" w:hAnsi="Times New Roman"/>
          <w:b/>
          <w:bCs/>
          <w:color w:val="191919"/>
          <w:sz w:val="20"/>
          <w:szCs w:val="20"/>
        </w:rPr>
        <w:t>...................................................................................3(3-0)</w:t>
      </w:r>
    </w:p>
    <w:p w:rsidR="00F42301" w:rsidRDefault="00F42301" w:rsidP="00721764">
      <w:pPr>
        <w:widowControl w:val="0"/>
        <w:autoSpaceDE w:val="0"/>
        <w:autoSpaceDN w:val="0"/>
        <w:adjustRightInd w:val="0"/>
        <w:spacing w:before="13" w:after="0" w:line="250" w:lineRule="auto"/>
        <w:ind w:left="1227" w:right="1942"/>
        <w:jc w:val="both"/>
        <w:rPr>
          <w:rFonts w:ascii="Times New Roman" w:hAnsi="Times New Roman"/>
          <w:color w:val="000000"/>
          <w:sz w:val="20"/>
          <w:szCs w:val="20"/>
        </w:rPr>
      </w:pPr>
      <w:r>
        <w:rPr>
          <w:rFonts w:ascii="Times New Roman" w:hAnsi="Times New Roman"/>
          <w:color w:val="191919"/>
          <w:sz w:val="20"/>
          <w:szCs w:val="20"/>
        </w:rPr>
        <w:t>Introduction</w:t>
      </w:r>
      <w:r>
        <w:rPr>
          <w:rFonts w:ascii="Times New Roman" w:hAnsi="Times New Roman"/>
          <w:color w:val="191919"/>
          <w:spacing w:val="1"/>
          <w:sz w:val="20"/>
          <w:szCs w:val="20"/>
        </w:rPr>
        <w:t xml:space="preserve"> </w:t>
      </w:r>
      <w:r>
        <w:rPr>
          <w:rFonts w:ascii="Times New Roman" w:hAnsi="Times New Roman"/>
          <w:color w:val="191919"/>
          <w:sz w:val="20"/>
          <w:szCs w:val="20"/>
        </w:rPr>
        <w:t>to the application</w:t>
      </w:r>
      <w:r>
        <w:rPr>
          <w:rFonts w:ascii="Times New Roman" w:hAnsi="Times New Roman"/>
          <w:color w:val="191919"/>
          <w:spacing w:val="1"/>
          <w:sz w:val="20"/>
          <w:szCs w:val="20"/>
        </w:rPr>
        <w:t xml:space="preserve"> </w:t>
      </w:r>
      <w:r>
        <w:rPr>
          <w:rFonts w:ascii="Times New Roman" w:hAnsi="Times New Roman"/>
          <w:color w:val="191919"/>
          <w:sz w:val="20"/>
          <w:szCs w:val="20"/>
        </w:rPr>
        <w:t>of psychological</w:t>
      </w:r>
      <w:r>
        <w:rPr>
          <w:rFonts w:ascii="Times New Roman" w:hAnsi="Times New Roman"/>
          <w:color w:val="191919"/>
          <w:spacing w:val="1"/>
          <w:sz w:val="20"/>
          <w:szCs w:val="20"/>
        </w:rPr>
        <w:t xml:space="preserve"> </w:t>
      </w:r>
      <w:r>
        <w:rPr>
          <w:rFonts w:ascii="Times New Roman" w:hAnsi="Times New Roman"/>
          <w:color w:val="191919"/>
          <w:sz w:val="20"/>
          <w:szCs w:val="20"/>
        </w:rPr>
        <w:t>theory of educational</w:t>
      </w:r>
      <w:r>
        <w:rPr>
          <w:rFonts w:ascii="Times New Roman" w:hAnsi="Times New Roman"/>
          <w:color w:val="191919"/>
          <w:spacing w:val="1"/>
          <w:sz w:val="20"/>
          <w:szCs w:val="20"/>
        </w:rPr>
        <w:t xml:space="preserve"> </w:t>
      </w:r>
      <w:r>
        <w:rPr>
          <w:rFonts w:ascii="Times New Roman" w:hAnsi="Times New Roman"/>
          <w:color w:val="191919"/>
          <w:sz w:val="20"/>
          <w:szCs w:val="20"/>
        </w:rPr>
        <w:t>problems, including</w:t>
      </w:r>
      <w:r>
        <w:rPr>
          <w:rFonts w:ascii="Times New Roman" w:hAnsi="Times New Roman"/>
          <w:color w:val="191919"/>
          <w:spacing w:val="1"/>
          <w:sz w:val="20"/>
          <w:szCs w:val="20"/>
        </w:rPr>
        <w:t xml:space="preserve"> </w:t>
      </w:r>
      <w:r>
        <w:rPr>
          <w:rFonts w:ascii="Times New Roman" w:hAnsi="Times New Roman"/>
          <w:color w:val="191919"/>
          <w:sz w:val="20"/>
          <w:szCs w:val="20"/>
        </w:rPr>
        <w:t>the methods of learning and instruction. (This course is a prerequisite for advanced courses in re- lated areas.)</w:t>
      </w:r>
    </w:p>
    <w:p w:rsidR="00F42301" w:rsidRDefault="00F42301" w:rsidP="00721764">
      <w:pPr>
        <w:widowControl w:val="0"/>
        <w:autoSpaceDE w:val="0"/>
        <w:autoSpaceDN w:val="0"/>
        <w:adjustRightInd w:val="0"/>
        <w:spacing w:after="0" w:line="227" w:lineRule="exact"/>
        <w:ind w:left="867"/>
        <w:rPr>
          <w:rFonts w:ascii="Times New Roman" w:hAnsi="Times New Roman"/>
          <w:color w:val="000000"/>
          <w:sz w:val="20"/>
          <w:szCs w:val="20"/>
        </w:rPr>
      </w:pPr>
      <w:r>
        <w:rPr>
          <w:rFonts w:ascii="Times New Roman" w:hAnsi="Times New Roman"/>
          <w:b/>
          <w:bCs/>
          <w:color w:val="191919"/>
          <w:sz w:val="20"/>
          <w:szCs w:val="20"/>
        </w:rPr>
        <w:t>PSYC 5520 - Developmental Psycholog</w:t>
      </w:r>
      <w:r>
        <w:rPr>
          <w:rFonts w:ascii="Times New Roman" w:hAnsi="Times New Roman"/>
          <w:b/>
          <w:bCs/>
          <w:color w:val="191919"/>
          <w:spacing w:val="-11"/>
          <w:sz w:val="20"/>
          <w:szCs w:val="20"/>
        </w:rPr>
        <w:t>y</w:t>
      </w:r>
      <w:r>
        <w:rPr>
          <w:rFonts w:ascii="Times New Roman" w:hAnsi="Times New Roman"/>
          <w:b/>
          <w:bCs/>
          <w:color w:val="191919"/>
          <w:spacing w:val="1"/>
          <w:sz w:val="20"/>
          <w:szCs w:val="20"/>
        </w:rPr>
        <w:t>.</w:t>
      </w:r>
      <w:r>
        <w:rPr>
          <w:rFonts w:ascii="Times New Roman" w:hAnsi="Times New Roman"/>
          <w:b/>
          <w:bCs/>
          <w:color w:val="191919"/>
          <w:sz w:val="20"/>
          <w:szCs w:val="20"/>
        </w:rPr>
        <w:t>..............................................................................3(3-0)</w:t>
      </w:r>
    </w:p>
    <w:p w:rsidR="00F42301" w:rsidRDefault="00F42301" w:rsidP="00721764">
      <w:pPr>
        <w:widowControl w:val="0"/>
        <w:autoSpaceDE w:val="0"/>
        <w:autoSpaceDN w:val="0"/>
        <w:adjustRightInd w:val="0"/>
        <w:spacing w:before="13" w:after="0" w:line="250" w:lineRule="auto"/>
        <w:ind w:left="1227" w:right="1943"/>
        <w:jc w:val="both"/>
        <w:rPr>
          <w:rFonts w:ascii="Times New Roman" w:hAnsi="Times New Roman"/>
          <w:color w:val="000000"/>
          <w:sz w:val="20"/>
          <w:szCs w:val="20"/>
        </w:rPr>
      </w:pPr>
      <w:r>
        <w:rPr>
          <w:rFonts w:ascii="Times New Roman" w:hAnsi="Times New Roman"/>
          <w:color w:val="191919"/>
          <w:sz w:val="20"/>
          <w:szCs w:val="20"/>
        </w:rPr>
        <w:t>Examination of dynamics of psychological development throughout the human life cycle with emphasis on the period from infancy through adolescence.</w:t>
      </w:r>
      <w:r>
        <w:rPr>
          <w:rFonts w:ascii="Times New Roman" w:hAnsi="Times New Roman"/>
          <w:color w:val="191919"/>
          <w:spacing w:val="-3"/>
          <w:sz w:val="20"/>
          <w:szCs w:val="20"/>
        </w:rPr>
        <w:t xml:space="preserve"> </w:t>
      </w:r>
      <w:r>
        <w:rPr>
          <w:rFonts w:ascii="Times New Roman" w:hAnsi="Times New Roman"/>
          <w:color w:val="191919"/>
          <w:spacing w:val="-22"/>
          <w:sz w:val="20"/>
          <w:szCs w:val="20"/>
        </w:rPr>
        <w:t>V</w:t>
      </w:r>
      <w:r>
        <w:rPr>
          <w:rFonts w:ascii="Times New Roman" w:hAnsi="Times New Roman"/>
          <w:color w:val="191919"/>
          <w:sz w:val="20"/>
          <w:szCs w:val="20"/>
        </w:rPr>
        <w:t>arious theoretical perspectives, as welt as related research, are studied. (This course is a prerequisite for more advanced courses in related areas.)</w:t>
      </w:r>
    </w:p>
    <w:p w:rsidR="00F42301" w:rsidRDefault="00F42301" w:rsidP="00721764">
      <w:pPr>
        <w:widowControl w:val="0"/>
        <w:autoSpaceDE w:val="0"/>
        <w:autoSpaceDN w:val="0"/>
        <w:adjustRightInd w:val="0"/>
        <w:spacing w:after="0" w:line="227" w:lineRule="exact"/>
        <w:ind w:left="867"/>
        <w:rPr>
          <w:rFonts w:ascii="Times New Roman" w:hAnsi="Times New Roman"/>
          <w:color w:val="000000"/>
          <w:sz w:val="20"/>
          <w:szCs w:val="20"/>
        </w:rPr>
      </w:pPr>
      <w:r>
        <w:rPr>
          <w:rFonts w:ascii="Times New Roman" w:hAnsi="Times New Roman"/>
          <w:b/>
          <w:bCs/>
          <w:color w:val="191919"/>
          <w:sz w:val="20"/>
          <w:szCs w:val="20"/>
        </w:rPr>
        <w:t>PSYC 5530 -</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Adolescent Psychology</w:t>
      </w:r>
      <w:r>
        <w:rPr>
          <w:rFonts w:ascii="Times New Roman" w:hAnsi="Times New Roman"/>
          <w:b/>
          <w:bCs/>
          <w:color w:val="191919"/>
          <w:spacing w:val="-4"/>
          <w:sz w:val="20"/>
          <w:szCs w:val="20"/>
        </w:rPr>
        <w:t xml:space="preserve"> </w:t>
      </w:r>
      <w:r>
        <w:rPr>
          <w:rFonts w:ascii="Times New Roman" w:hAnsi="Times New Roman"/>
          <w:b/>
          <w:bCs/>
          <w:color w:val="191919"/>
          <w:sz w:val="20"/>
          <w:szCs w:val="20"/>
        </w:rPr>
        <w:t>.....................................................................................3(3-0)</w:t>
      </w:r>
    </w:p>
    <w:p w:rsidR="00F42301" w:rsidRDefault="00F42301" w:rsidP="00721764">
      <w:pPr>
        <w:widowControl w:val="0"/>
        <w:autoSpaceDE w:val="0"/>
        <w:autoSpaceDN w:val="0"/>
        <w:adjustRightInd w:val="0"/>
        <w:spacing w:before="13" w:after="0" w:line="250" w:lineRule="auto"/>
        <w:ind w:left="1227" w:right="1942"/>
        <w:jc w:val="both"/>
        <w:rPr>
          <w:rFonts w:ascii="Times New Roman" w:hAnsi="Times New Roman"/>
          <w:color w:val="000000"/>
          <w:sz w:val="20"/>
          <w:szCs w:val="20"/>
        </w:rPr>
      </w:pPr>
      <w:r>
        <w:rPr>
          <w:rFonts w:ascii="Times New Roman" w:hAnsi="Times New Roman"/>
          <w:color w:val="191919"/>
          <w:sz w:val="20"/>
          <w:szCs w:val="20"/>
        </w:rPr>
        <w:t>Study of theory and research on behavior and development of adolescents and youth with em- phasis</w:t>
      </w:r>
      <w:r>
        <w:rPr>
          <w:rFonts w:ascii="Times New Roman" w:hAnsi="Times New Roman"/>
          <w:color w:val="191919"/>
          <w:spacing w:val="-5"/>
          <w:sz w:val="20"/>
          <w:szCs w:val="20"/>
        </w:rPr>
        <w:t xml:space="preserve"> </w:t>
      </w:r>
      <w:r>
        <w:rPr>
          <w:rFonts w:ascii="Times New Roman" w:hAnsi="Times New Roman"/>
          <w:color w:val="191919"/>
          <w:sz w:val="20"/>
          <w:szCs w:val="20"/>
        </w:rPr>
        <w:t>on</w:t>
      </w:r>
      <w:r>
        <w:rPr>
          <w:rFonts w:ascii="Times New Roman" w:hAnsi="Times New Roman"/>
          <w:color w:val="191919"/>
          <w:spacing w:val="-5"/>
          <w:sz w:val="20"/>
          <w:szCs w:val="20"/>
        </w:rPr>
        <w:t xml:space="preserve"> </w:t>
      </w:r>
      <w:r>
        <w:rPr>
          <w:rFonts w:ascii="Times New Roman" w:hAnsi="Times New Roman"/>
          <w:color w:val="191919"/>
          <w:sz w:val="20"/>
          <w:szCs w:val="20"/>
        </w:rPr>
        <w:t>the</w:t>
      </w:r>
      <w:r>
        <w:rPr>
          <w:rFonts w:ascii="Times New Roman" w:hAnsi="Times New Roman"/>
          <w:color w:val="191919"/>
          <w:spacing w:val="-5"/>
          <w:sz w:val="20"/>
          <w:szCs w:val="20"/>
        </w:rPr>
        <w:t xml:space="preserve"> </w:t>
      </w:r>
      <w:r>
        <w:rPr>
          <w:rFonts w:ascii="Times New Roman" w:hAnsi="Times New Roman"/>
          <w:color w:val="191919"/>
          <w:sz w:val="20"/>
          <w:szCs w:val="20"/>
        </w:rPr>
        <w:t>implications</w:t>
      </w:r>
      <w:r>
        <w:rPr>
          <w:rFonts w:ascii="Times New Roman" w:hAnsi="Times New Roman"/>
          <w:color w:val="191919"/>
          <w:spacing w:val="-5"/>
          <w:sz w:val="20"/>
          <w:szCs w:val="20"/>
        </w:rPr>
        <w:t xml:space="preserve"> </w:t>
      </w:r>
      <w:r>
        <w:rPr>
          <w:rFonts w:ascii="Times New Roman" w:hAnsi="Times New Roman"/>
          <w:color w:val="191919"/>
          <w:sz w:val="20"/>
          <w:szCs w:val="20"/>
        </w:rPr>
        <w:t>of</w:t>
      </w:r>
      <w:r>
        <w:rPr>
          <w:rFonts w:ascii="Times New Roman" w:hAnsi="Times New Roman"/>
          <w:color w:val="191919"/>
          <w:spacing w:val="-5"/>
          <w:sz w:val="20"/>
          <w:szCs w:val="20"/>
        </w:rPr>
        <w:t xml:space="preserve"> </w:t>
      </w:r>
      <w:r>
        <w:rPr>
          <w:rFonts w:ascii="Times New Roman" w:hAnsi="Times New Roman"/>
          <w:color w:val="191919"/>
          <w:sz w:val="20"/>
          <w:szCs w:val="20"/>
        </w:rPr>
        <w:t>these</w:t>
      </w:r>
      <w:r>
        <w:rPr>
          <w:rFonts w:ascii="Times New Roman" w:hAnsi="Times New Roman"/>
          <w:color w:val="191919"/>
          <w:spacing w:val="-5"/>
          <w:sz w:val="20"/>
          <w:szCs w:val="20"/>
        </w:rPr>
        <w:t xml:space="preserve"> </w:t>
      </w:r>
      <w:r>
        <w:rPr>
          <w:rFonts w:ascii="Times New Roman" w:hAnsi="Times New Roman"/>
          <w:color w:val="191919"/>
          <w:sz w:val="20"/>
          <w:szCs w:val="20"/>
        </w:rPr>
        <w:t>data</w:t>
      </w:r>
      <w:r>
        <w:rPr>
          <w:rFonts w:ascii="Times New Roman" w:hAnsi="Times New Roman"/>
          <w:color w:val="191919"/>
          <w:spacing w:val="-5"/>
          <w:sz w:val="20"/>
          <w:szCs w:val="20"/>
        </w:rPr>
        <w:t xml:space="preserve"> </w:t>
      </w:r>
      <w:r>
        <w:rPr>
          <w:rFonts w:ascii="Times New Roman" w:hAnsi="Times New Roman"/>
          <w:color w:val="191919"/>
          <w:sz w:val="20"/>
          <w:szCs w:val="20"/>
        </w:rPr>
        <w:t>for</w:t>
      </w:r>
      <w:r>
        <w:rPr>
          <w:rFonts w:ascii="Times New Roman" w:hAnsi="Times New Roman"/>
          <w:color w:val="191919"/>
          <w:spacing w:val="-5"/>
          <w:sz w:val="20"/>
          <w:szCs w:val="20"/>
        </w:rPr>
        <w:t xml:space="preserve"> </w:t>
      </w:r>
      <w:r>
        <w:rPr>
          <w:rFonts w:ascii="Times New Roman" w:hAnsi="Times New Roman"/>
          <w:color w:val="191919"/>
          <w:sz w:val="20"/>
          <w:szCs w:val="20"/>
        </w:rPr>
        <w:t>education</w:t>
      </w:r>
      <w:r>
        <w:rPr>
          <w:rFonts w:ascii="Times New Roman" w:hAnsi="Times New Roman"/>
          <w:color w:val="191919"/>
          <w:spacing w:val="-5"/>
          <w:sz w:val="20"/>
          <w:szCs w:val="20"/>
        </w:rPr>
        <w:t xml:space="preserve"> </w:t>
      </w:r>
      <w:r>
        <w:rPr>
          <w:rFonts w:ascii="Times New Roman" w:hAnsi="Times New Roman"/>
          <w:color w:val="191919"/>
          <w:sz w:val="20"/>
          <w:szCs w:val="20"/>
        </w:rPr>
        <w:t>and</w:t>
      </w:r>
      <w:r>
        <w:rPr>
          <w:rFonts w:ascii="Times New Roman" w:hAnsi="Times New Roman"/>
          <w:color w:val="191919"/>
          <w:spacing w:val="-5"/>
          <w:sz w:val="20"/>
          <w:szCs w:val="20"/>
        </w:rPr>
        <w:t xml:space="preserve"> </w:t>
      </w:r>
      <w:r>
        <w:rPr>
          <w:rFonts w:ascii="Times New Roman" w:hAnsi="Times New Roman"/>
          <w:color w:val="191919"/>
          <w:sz w:val="20"/>
          <w:szCs w:val="20"/>
        </w:rPr>
        <w:t>socialization</w:t>
      </w:r>
      <w:r>
        <w:rPr>
          <w:rFonts w:ascii="Times New Roman" w:hAnsi="Times New Roman"/>
          <w:color w:val="191919"/>
          <w:spacing w:val="-5"/>
          <w:sz w:val="20"/>
          <w:szCs w:val="20"/>
        </w:rPr>
        <w:t xml:space="preserve"> </w:t>
      </w:r>
      <w:r>
        <w:rPr>
          <w:rFonts w:ascii="Times New Roman" w:hAnsi="Times New Roman"/>
          <w:color w:val="191919"/>
          <w:sz w:val="20"/>
          <w:szCs w:val="20"/>
        </w:rPr>
        <w:t>over</w:t>
      </w:r>
      <w:r>
        <w:rPr>
          <w:rFonts w:ascii="Times New Roman" w:hAnsi="Times New Roman"/>
          <w:color w:val="191919"/>
          <w:spacing w:val="-5"/>
          <w:sz w:val="20"/>
          <w:szCs w:val="20"/>
        </w:rPr>
        <w:t xml:space="preserve"> </w:t>
      </w:r>
      <w:r>
        <w:rPr>
          <w:rFonts w:ascii="Times New Roman" w:hAnsi="Times New Roman"/>
          <w:color w:val="191919"/>
          <w:sz w:val="20"/>
          <w:szCs w:val="20"/>
        </w:rPr>
        <w:t>the</w:t>
      </w:r>
      <w:r>
        <w:rPr>
          <w:rFonts w:ascii="Times New Roman" w:hAnsi="Times New Roman"/>
          <w:color w:val="191919"/>
          <w:spacing w:val="-5"/>
          <w:sz w:val="20"/>
          <w:szCs w:val="20"/>
        </w:rPr>
        <w:t xml:space="preserve"> </w:t>
      </w:r>
      <w:r>
        <w:rPr>
          <w:rFonts w:ascii="Times New Roman" w:hAnsi="Times New Roman"/>
          <w:color w:val="191919"/>
          <w:sz w:val="20"/>
          <w:szCs w:val="20"/>
        </w:rPr>
        <w:t>transitional</w:t>
      </w:r>
      <w:r>
        <w:rPr>
          <w:rFonts w:ascii="Times New Roman" w:hAnsi="Times New Roman"/>
          <w:color w:val="191919"/>
          <w:spacing w:val="-5"/>
          <w:sz w:val="20"/>
          <w:szCs w:val="20"/>
        </w:rPr>
        <w:t xml:space="preserve"> </w:t>
      </w:r>
      <w:r>
        <w:rPr>
          <w:rFonts w:ascii="Times New Roman" w:hAnsi="Times New Roman"/>
          <w:color w:val="191919"/>
          <w:sz w:val="20"/>
          <w:szCs w:val="20"/>
        </w:rPr>
        <w:t>pe- riod from childhood in contemporary</w:t>
      </w:r>
      <w:r>
        <w:rPr>
          <w:rFonts w:ascii="Times New Roman" w:hAnsi="Times New Roman"/>
          <w:color w:val="191919"/>
          <w:spacing w:val="-11"/>
          <w:sz w:val="20"/>
          <w:szCs w:val="20"/>
        </w:rPr>
        <w:t xml:space="preserve"> </w:t>
      </w:r>
      <w:r>
        <w:rPr>
          <w:rFonts w:ascii="Times New Roman" w:hAnsi="Times New Roman"/>
          <w:color w:val="191919"/>
          <w:sz w:val="20"/>
          <w:szCs w:val="20"/>
        </w:rPr>
        <w:t>American societ</w:t>
      </w:r>
      <w:r>
        <w:rPr>
          <w:rFonts w:ascii="Times New Roman" w:hAnsi="Times New Roman"/>
          <w:color w:val="191919"/>
          <w:spacing w:val="-13"/>
          <w:sz w:val="20"/>
          <w:szCs w:val="20"/>
        </w:rPr>
        <w:t>y</w:t>
      </w:r>
      <w:r>
        <w:rPr>
          <w:rFonts w:ascii="Times New Roman" w:hAnsi="Times New Roman"/>
          <w:color w:val="191919"/>
          <w:sz w:val="20"/>
          <w:szCs w:val="20"/>
        </w:rPr>
        <w:t>.</w:t>
      </w:r>
    </w:p>
    <w:p w:rsidR="00F42301" w:rsidRDefault="00F42301" w:rsidP="00721764">
      <w:pPr>
        <w:widowControl w:val="0"/>
        <w:autoSpaceDE w:val="0"/>
        <w:autoSpaceDN w:val="0"/>
        <w:adjustRightInd w:val="0"/>
        <w:spacing w:after="0" w:line="227" w:lineRule="exact"/>
        <w:ind w:left="867"/>
        <w:rPr>
          <w:rFonts w:ascii="Times New Roman" w:hAnsi="Times New Roman"/>
          <w:color w:val="000000"/>
          <w:sz w:val="20"/>
          <w:szCs w:val="20"/>
        </w:rPr>
      </w:pPr>
      <w:r>
        <w:rPr>
          <w:rFonts w:ascii="Times New Roman" w:hAnsi="Times New Roman"/>
          <w:b/>
          <w:bCs/>
          <w:color w:val="191919"/>
          <w:sz w:val="20"/>
          <w:szCs w:val="20"/>
        </w:rPr>
        <w:t>PSYC 5550 -</w:t>
      </w:r>
      <w:r>
        <w:rPr>
          <w:rFonts w:ascii="Times New Roman" w:hAnsi="Times New Roman"/>
          <w:b/>
          <w:bCs/>
          <w:color w:val="191919"/>
          <w:spacing w:val="-4"/>
          <w:sz w:val="20"/>
          <w:szCs w:val="20"/>
        </w:rPr>
        <w:t xml:space="preserve"> </w:t>
      </w:r>
      <w:r>
        <w:rPr>
          <w:rFonts w:ascii="Times New Roman" w:hAnsi="Times New Roman"/>
          <w:b/>
          <w:bCs/>
          <w:color w:val="191919"/>
          <w:sz w:val="20"/>
          <w:szCs w:val="20"/>
        </w:rPr>
        <w:t>Theories of Learning</w:t>
      </w:r>
      <w:r>
        <w:rPr>
          <w:rFonts w:ascii="Times New Roman" w:hAnsi="Times New Roman"/>
          <w:b/>
          <w:bCs/>
          <w:color w:val="191919"/>
          <w:spacing w:val="-23"/>
          <w:sz w:val="20"/>
          <w:szCs w:val="20"/>
        </w:rPr>
        <w:t xml:space="preserve"> </w:t>
      </w:r>
      <w:r>
        <w:rPr>
          <w:rFonts w:ascii="Times New Roman" w:hAnsi="Times New Roman"/>
          <w:b/>
          <w:bCs/>
          <w:color w:val="191919"/>
          <w:sz w:val="20"/>
          <w:szCs w:val="20"/>
        </w:rPr>
        <w:t>........................................................................................3(3-0)</w:t>
      </w:r>
    </w:p>
    <w:p w:rsidR="00F42301" w:rsidRDefault="00F42301" w:rsidP="00721764">
      <w:pPr>
        <w:widowControl w:val="0"/>
        <w:autoSpaceDE w:val="0"/>
        <w:autoSpaceDN w:val="0"/>
        <w:adjustRightInd w:val="0"/>
        <w:spacing w:before="13" w:after="0"/>
        <w:ind w:left="1227" w:right="2595"/>
        <w:jc w:val="both"/>
        <w:rPr>
          <w:rFonts w:ascii="Times New Roman" w:hAnsi="Times New Roman"/>
          <w:color w:val="000000"/>
          <w:sz w:val="20"/>
          <w:szCs w:val="20"/>
        </w:rPr>
      </w:pPr>
      <w:r>
        <w:rPr>
          <w:rFonts w:ascii="Times New Roman" w:hAnsi="Times New Roman"/>
          <w:color w:val="191919"/>
          <w:sz w:val="20"/>
          <w:szCs w:val="20"/>
        </w:rPr>
        <w:t>A</w:t>
      </w:r>
      <w:r>
        <w:rPr>
          <w:rFonts w:ascii="Times New Roman" w:hAnsi="Times New Roman"/>
          <w:color w:val="191919"/>
          <w:spacing w:val="-11"/>
          <w:sz w:val="20"/>
          <w:szCs w:val="20"/>
        </w:rPr>
        <w:t xml:space="preserve"> </w:t>
      </w:r>
      <w:r>
        <w:rPr>
          <w:rFonts w:ascii="Times New Roman" w:hAnsi="Times New Roman"/>
          <w:color w:val="191919"/>
          <w:sz w:val="20"/>
          <w:szCs w:val="20"/>
        </w:rPr>
        <w:t>study of various theories of learning using tapes, film, lectures and class discussion.</w:t>
      </w:r>
    </w:p>
    <w:p w:rsidR="00F42301" w:rsidRDefault="00F42301" w:rsidP="00721764">
      <w:pPr>
        <w:widowControl w:val="0"/>
        <w:autoSpaceDE w:val="0"/>
        <w:autoSpaceDN w:val="0"/>
        <w:adjustRightInd w:val="0"/>
        <w:spacing w:before="6" w:after="0"/>
        <w:ind w:left="867"/>
        <w:rPr>
          <w:rFonts w:ascii="Times New Roman" w:hAnsi="Times New Roman"/>
          <w:color w:val="000000"/>
          <w:sz w:val="20"/>
          <w:szCs w:val="20"/>
        </w:rPr>
      </w:pPr>
      <w:r>
        <w:rPr>
          <w:rFonts w:ascii="Times New Roman" w:hAnsi="Times New Roman"/>
          <w:b/>
          <w:bCs/>
          <w:color w:val="191919"/>
          <w:sz w:val="20"/>
          <w:szCs w:val="20"/>
        </w:rPr>
        <w:t>PSYC 5555 - Conditions of Learning</w:t>
      </w:r>
      <w:r>
        <w:rPr>
          <w:rFonts w:ascii="Times New Roman" w:hAnsi="Times New Roman"/>
          <w:b/>
          <w:bCs/>
          <w:color w:val="191919"/>
          <w:spacing w:val="-16"/>
          <w:sz w:val="20"/>
          <w:szCs w:val="20"/>
        </w:rPr>
        <w:t xml:space="preserve"> </w:t>
      </w:r>
      <w:r>
        <w:rPr>
          <w:rFonts w:ascii="Times New Roman" w:hAnsi="Times New Roman"/>
          <w:b/>
          <w:bCs/>
          <w:color w:val="191919"/>
          <w:sz w:val="20"/>
          <w:szCs w:val="20"/>
        </w:rPr>
        <w:t>....................................................................................3(3-0)</w:t>
      </w:r>
    </w:p>
    <w:p w:rsidR="00F42301" w:rsidRDefault="00F42301" w:rsidP="00721764">
      <w:pPr>
        <w:widowControl w:val="0"/>
        <w:autoSpaceDE w:val="0"/>
        <w:autoSpaceDN w:val="0"/>
        <w:adjustRightInd w:val="0"/>
        <w:spacing w:before="13" w:after="0"/>
        <w:ind w:left="1227" w:right="1947"/>
        <w:jc w:val="both"/>
        <w:rPr>
          <w:rFonts w:ascii="Times New Roman" w:hAnsi="Times New Roman"/>
          <w:color w:val="000000"/>
          <w:sz w:val="20"/>
          <w:szCs w:val="20"/>
        </w:rPr>
      </w:pPr>
      <w:r w:rsidRPr="003F2CF3">
        <w:rPr>
          <w:rFonts w:ascii="Calibri" w:hAnsi="Calibri"/>
          <w:noProof/>
          <w:lang w:eastAsia="en-US"/>
        </w:rPr>
        <w:pict>
          <v:polyline id="_x0000_s3868" style="position:absolute;left:0;text-align:left;z-index:-251466752;mso-position-horizontal-relative:page;mso-position-vertical-relative:text" points="540.35pt,9.25pt,540.35pt,45.45pt" coordsize="0,724" o:allowincell="f" filled="f" strokecolor="#191919" strokeweight="4pt">
            <v:path arrowok="t"/>
            <w10:wrap anchorx="page"/>
          </v:polyline>
        </w:pict>
      </w:r>
      <w:r>
        <w:rPr>
          <w:rFonts w:ascii="Times New Roman" w:hAnsi="Times New Roman"/>
          <w:color w:val="191919"/>
          <w:sz w:val="20"/>
          <w:szCs w:val="20"/>
        </w:rPr>
        <w:t>A</w:t>
      </w:r>
      <w:r>
        <w:rPr>
          <w:rFonts w:ascii="Times New Roman" w:hAnsi="Times New Roman"/>
          <w:color w:val="191919"/>
          <w:spacing w:val="-9"/>
          <w:sz w:val="20"/>
          <w:szCs w:val="20"/>
        </w:rPr>
        <w:t xml:space="preserve"> </w:t>
      </w:r>
      <w:r>
        <w:rPr>
          <w:rFonts w:ascii="Times New Roman" w:hAnsi="Times New Roman"/>
          <w:color w:val="191919"/>
          <w:sz w:val="20"/>
          <w:szCs w:val="20"/>
        </w:rPr>
        <w:t>study</w:t>
      </w:r>
      <w:r>
        <w:rPr>
          <w:rFonts w:ascii="Times New Roman" w:hAnsi="Times New Roman"/>
          <w:color w:val="191919"/>
          <w:spacing w:val="2"/>
          <w:sz w:val="20"/>
          <w:szCs w:val="20"/>
        </w:rPr>
        <w:t xml:space="preserve"> </w:t>
      </w:r>
      <w:r>
        <w:rPr>
          <w:rFonts w:ascii="Times New Roman" w:hAnsi="Times New Roman"/>
          <w:color w:val="191919"/>
          <w:sz w:val="20"/>
          <w:szCs w:val="20"/>
        </w:rPr>
        <w:t>of</w:t>
      </w:r>
      <w:r>
        <w:rPr>
          <w:rFonts w:ascii="Times New Roman" w:hAnsi="Times New Roman"/>
          <w:color w:val="191919"/>
          <w:spacing w:val="2"/>
          <w:sz w:val="20"/>
          <w:szCs w:val="20"/>
        </w:rPr>
        <w:t xml:space="preserve"> </w:t>
      </w:r>
      <w:r>
        <w:rPr>
          <w:rFonts w:ascii="Times New Roman" w:hAnsi="Times New Roman"/>
          <w:color w:val="191919"/>
          <w:sz w:val="20"/>
          <w:szCs w:val="20"/>
        </w:rPr>
        <w:t>the</w:t>
      </w:r>
      <w:r>
        <w:rPr>
          <w:rFonts w:ascii="Times New Roman" w:hAnsi="Times New Roman"/>
          <w:color w:val="191919"/>
          <w:spacing w:val="2"/>
          <w:sz w:val="20"/>
          <w:szCs w:val="20"/>
        </w:rPr>
        <w:t xml:space="preserve"> </w:t>
      </w:r>
      <w:r>
        <w:rPr>
          <w:rFonts w:ascii="Times New Roman" w:hAnsi="Times New Roman"/>
          <w:color w:val="191919"/>
          <w:sz w:val="20"/>
          <w:szCs w:val="20"/>
        </w:rPr>
        <w:t>fundamental</w:t>
      </w:r>
      <w:r>
        <w:rPr>
          <w:rFonts w:ascii="Times New Roman" w:hAnsi="Times New Roman"/>
          <w:color w:val="191919"/>
          <w:spacing w:val="3"/>
          <w:sz w:val="20"/>
          <w:szCs w:val="20"/>
        </w:rPr>
        <w:t xml:space="preserve"> </w:t>
      </w:r>
      <w:r>
        <w:rPr>
          <w:rFonts w:ascii="Times New Roman" w:hAnsi="Times New Roman"/>
          <w:color w:val="191919"/>
          <w:sz w:val="20"/>
          <w:szCs w:val="20"/>
        </w:rPr>
        <w:t>principles</w:t>
      </w:r>
      <w:r>
        <w:rPr>
          <w:rFonts w:ascii="Times New Roman" w:hAnsi="Times New Roman"/>
          <w:color w:val="191919"/>
          <w:spacing w:val="2"/>
          <w:sz w:val="20"/>
          <w:szCs w:val="20"/>
        </w:rPr>
        <w:t xml:space="preserve"> </w:t>
      </w:r>
      <w:r>
        <w:rPr>
          <w:rFonts w:ascii="Times New Roman" w:hAnsi="Times New Roman"/>
          <w:color w:val="191919"/>
          <w:sz w:val="20"/>
          <w:szCs w:val="20"/>
        </w:rPr>
        <w:t>of</w:t>
      </w:r>
      <w:r>
        <w:rPr>
          <w:rFonts w:ascii="Times New Roman" w:hAnsi="Times New Roman"/>
          <w:color w:val="191919"/>
          <w:spacing w:val="2"/>
          <w:sz w:val="20"/>
          <w:szCs w:val="20"/>
        </w:rPr>
        <w:t xml:space="preserve"> </w:t>
      </w:r>
      <w:r>
        <w:rPr>
          <w:rFonts w:ascii="Times New Roman" w:hAnsi="Times New Roman"/>
          <w:color w:val="191919"/>
          <w:sz w:val="20"/>
          <w:szCs w:val="20"/>
        </w:rPr>
        <w:t>human</w:t>
      </w:r>
      <w:r>
        <w:rPr>
          <w:rFonts w:ascii="Times New Roman" w:hAnsi="Times New Roman"/>
          <w:color w:val="191919"/>
          <w:spacing w:val="2"/>
          <w:sz w:val="20"/>
          <w:szCs w:val="20"/>
        </w:rPr>
        <w:t xml:space="preserve"> </w:t>
      </w:r>
      <w:r>
        <w:rPr>
          <w:rFonts w:ascii="Times New Roman" w:hAnsi="Times New Roman"/>
          <w:color w:val="191919"/>
          <w:sz w:val="20"/>
          <w:szCs w:val="20"/>
        </w:rPr>
        <w:t>learning.</w:t>
      </w:r>
      <w:r>
        <w:rPr>
          <w:rFonts w:ascii="Times New Roman" w:hAnsi="Times New Roman"/>
          <w:color w:val="191919"/>
          <w:spacing w:val="-1"/>
          <w:sz w:val="20"/>
          <w:szCs w:val="20"/>
        </w:rPr>
        <w:t xml:space="preserve"> </w:t>
      </w:r>
      <w:r>
        <w:rPr>
          <w:rFonts w:ascii="Times New Roman" w:hAnsi="Times New Roman"/>
          <w:color w:val="191919"/>
          <w:sz w:val="20"/>
          <w:szCs w:val="20"/>
        </w:rPr>
        <w:t>The</w:t>
      </w:r>
      <w:r>
        <w:rPr>
          <w:rFonts w:ascii="Times New Roman" w:hAnsi="Times New Roman"/>
          <w:color w:val="191919"/>
          <w:spacing w:val="2"/>
          <w:sz w:val="20"/>
          <w:szCs w:val="20"/>
        </w:rPr>
        <w:t xml:space="preserve"> </w:t>
      </w:r>
      <w:r>
        <w:rPr>
          <w:rFonts w:ascii="Times New Roman" w:hAnsi="Times New Roman"/>
          <w:color w:val="191919"/>
          <w:sz w:val="20"/>
          <w:szCs w:val="20"/>
        </w:rPr>
        <w:t>practical</w:t>
      </w:r>
      <w:r>
        <w:rPr>
          <w:rFonts w:ascii="Times New Roman" w:hAnsi="Times New Roman"/>
          <w:color w:val="191919"/>
          <w:spacing w:val="3"/>
          <w:sz w:val="20"/>
          <w:szCs w:val="20"/>
        </w:rPr>
        <w:t xml:space="preserve"> </w:t>
      </w:r>
      <w:r>
        <w:rPr>
          <w:rFonts w:ascii="Times New Roman" w:hAnsi="Times New Roman"/>
          <w:color w:val="191919"/>
          <w:sz w:val="20"/>
          <w:szCs w:val="20"/>
        </w:rPr>
        <w:t>implications</w:t>
      </w:r>
      <w:r>
        <w:rPr>
          <w:rFonts w:ascii="Times New Roman" w:hAnsi="Times New Roman"/>
          <w:color w:val="191919"/>
          <w:spacing w:val="3"/>
          <w:sz w:val="20"/>
          <w:szCs w:val="20"/>
        </w:rPr>
        <w:t xml:space="preserve"> </w:t>
      </w:r>
      <w:r>
        <w:rPr>
          <w:rFonts w:ascii="Times New Roman" w:hAnsi="Times New Roman"/>
          <w:color w:val="191919"/>
          <w:sz w:val="20"/>
          <w:szCs w:val="20"/>
        </w:rPr>
        <w:lastRenderedPageBreak/>
        <w:t>in</w:t>
      </w:r>
      <w:r>
        <w:rPr>
          <w:rFonts w:ascii="Times New Roman" w:hAnsi="Times New Roman"/>
          <w:color w:val="191919"/>
          <w:spacing w:val="2"/>
          <w:sz w:val="20"/>
          <w:szCs w:val="20"/>
        </w:rPr>
        <w:t xml:space="preserve"> </w:t>
      </w:r>
      <w:r>
        <w:rPr>
          <w:rFonts w:ascii="Times New Roman" w:hAnsi="Times New Roman"/>
          <w:color w:val="191919"/>
          <w:sz w:val="20"/>
          <w:szCs w:val="20"/>
        </w:rPr>
        <w:t>educa-</w:t>
      </w:r>
    </w:p>
    <w:p w:rsidR="00F42301" w:rsidRDefault="00F42301" w:rsidP="00721764">
      <w:pPr>
        <w:widowControl w:val="0"/>
        <w:autoSpaceDE w:val="0"/>
        <w:autoSpaceDN w:val="0"/>
        <w:adjustRightInd w:val="0"/>
        <w:spacing w:before="13" w:after="0"/>
        <w:ind w:left="1227" w:right="1947"/>
        <w:jc w:val="both"/>
        <w:rPr>
          <w:rFonts w:ascii="Times New Roman" w:hAnsi="Times New Roman"/>
          <w:color w:val="000000"/>
          <w:sz w:val="20"/>
          <w:szCs w:val="20"/>
        </w:rPr>
        <w:sectPr w:rsidR="00F42301">
          <w:footerReference w:type="even" r:id="rId52"/>
          <w:footerReference w:type="default" r:id="rId53"/>
          <w:pgSz w:w="12240" w:h="15840"/>
          <w:pgMar w:top="260" w:right="240" w:bottom="280" w:left="1260" w:header="0" w:footer="575" w:gutter="0"/>
          <w:pgNumType w:start="109"/>
          <w:cols w:space="720"/>
          <w:noEndnote/>
        </w:sectPr>
      </w:pPr>
    </w:p>
    <w:p w:rsidR="00F42301" w:rsidRDefault="00F42301" w:rsidP="00721764">
      <w:pPr>
        <w:widowControl w:val="0"/>
        <w:autoSpaceDE w:val="0"/>
        <w:autoSpaceDN w:val="0"/>
        <w:adjustRightInd w:val="0"/>
        <w:spacing w:before="5" w:after="0" w:line="90" w:lineRule="exact"/>
        <w:rPr>
          <w:rFonts w:ascii="Times New Roman" w:hAnsi="Times New Roman"/>
          <w:color w:val="000000"/>
          <w:sz w:val="9"/>
          <w:szCs w:val="9"/>
        </w:rPr>
      </w:pPr>
    </w:p>
    <w:tbl>
      <w:tblPr>
        <w:tblW w:w="0" w:type="auto"/>
        <w:tblInd w:w="100" w:type="dxa"/>
        <w:tblLayout w:type="fixed"/>
        <w:tblCellMar>
          <w:left w:w="0" w:type="dxa"/>
          <w:right w:w="0" w:type="dxa"/>
        </w:tblCellMar>
        <w:tblLook w:val="0000"/>
      </w:tblPr>
      <w:tblGrid>
        <w:gridCol w:w="1085"/>
        <w:gridCol w:w="4560"/>
        <w:gridCol w:w="4858"/>
      </w:tblGrid>
      <w:tr w:rsidR="00F42301" w:rsidRPr="00FA7AC7" w:rsidTr="00B67EC4">
        <w:trPr>
          <w:trHeight w:hRule="exact" w:val="235"/>
        </w:trPr>
        <w:tc>
          <w:tcPr>
            <w:tcW w:w="1085" w:type="dxa"/>
            <w:tcBorders>
              <w:top w:val="nil"/>
              <w:left w:val="nil"/>
              <w:bottom w:val="single" w:sz="4" w:space="0" w:color="191919"/>
              <w:right w:val="single" w:sz="4" w:space="0" w:color="191919"/>
            </w:tcBorders>
          </w:tcPr>
          <w:p w:rsidR="00F42301" w:rsidRPr="00FA7AC7" w:rsidRDefault="00F42301" w:rsidP="00B67EC4">
            <w:pPr>
              <w:widowControl w:val="0"/>
              <w:autoSpaceDE w:val="0"/>
              <w:autoSpaceDN w:val="0"/>
              <w:adjustRightInd w:val="0"/>
              <w:spacing w:after="0"/>
              <w:rPr>
                <w:rFonts w:ascii="Times New Roman" w:hAnsi="Times New Roman"/>
                <w:sz w:val="24"/>
                <w:szCs w:val="24"/>
              </w:rPr>
            </w:pPr>
          </w:p>
        </w:tc>
        <w:tc>
          <w:tcPr>
            <w:tcW w:w="4560" w:type="dxa"/>
            <w:vMerge w:val="restart"/>
            <w:tcBorders>
              <w:top w:val="single" w:sz="4" w:space="0" w:color="191919"/>
              <w:left w:val="single" w:sz="4" w:space="0" w:color="191919"/>
              <w:bottom w:val="single" w:sz="4" w:space="0" w:color="191919"/>
              <w:right w:val="single" w:sz="4" w:space="0" w:color="191919"/>
            </w:tcBorders>
          </w:tcPr>
          <w:p w:rsidR="00F42301" w:rsidRPr="00FA7AC7" w:rsidRDefault="00F42301" w:rsidP="00B67EC4">
            <w:pPr>
              <w:widowControl w:val="0"/>
              <w:autoSpaceDE w:val="0"/>
              <w:autoSpaceDN w:val="0"/>
              <w:adjustRightInd w:val="0"/>
              <w:spacing w:before="9" w:after="0" w:line="130" w:lineRule="exact"/>
              <w:rPr>
                <w:rFonts w:ascii="Times New Roman" w:hAnsi="Times New Roman"/>
                <w:sz w:val="13"/>
                <w:szCs w:val="13"/>
              </w:rPr>
            </w:pPr>
          </w:p>
          <w:p w:rsidR="00F42301" w:rsidRPr="00FA7AC7" w:rsidRDefault="00F42301" w:rsidP="00B67EC4">
            <w:pPr>
              <w:widowControl w:val="0"/>
              <w:autoSpaceDE w:val="0"/>
              <w:autoSpaceDN w:val="0"/>
              <w:adjustRightInd w:val="0"/>
              <w:spacing w:after="0"/>
              <w:ind w:left="908"/>
              <w:rPr>
                <w:rFonts w:ascii="Times New Roman" w:hAnsi="Times New Roman"/>
                <w:sz w:val="24"/>
                <w:szCs w:val="24"/>
              </w:rPr>
            </w:pPr>
            <w:r w:rsidRPr="00FA7AC7">
              <w:rPr>
                <w:rFonts w:ascii="Times New Roman" w:hAnsi="Times New Roman"/>
                <w:b/>
                <w:bCs/>
                <w:color w:val="191919"/>
                <w:sz w:val="36"/>
                <w:szCs w:val="36"/>
              </w:rPr>
              <w:t>F</w:t>
            </w:r>
            <w:r w:rsidRPr="00FA7AC7">
              <w:rPr>
                <w:rFonts w:ascii="Times New Roman" w:hAnsi="Times New Roman"/>
                <w:b/>
                <w:bCs/>
                <w:color w:val="191919"/>
                <w:sz w:val="27"/>
                <w:szCs w:val="27"/>
              </w:rPr>
              <w:t>OUND</w:t>
            </w:r>
            <w:r w:rsidRPr="00FA7AC7">
              <w:rPr>
                <w:rFonts w:ascii="Times New Roman" w:hAnsi="Times New Roman"/>
                <w:b/>
                <w:bCs/>
                <w:color w:val="191919"/>
                <w:spacing w:val="-20"/>
                <w:sz w:val="27"/>
                <w:szCs w:val="27"/>
              </w:rPr>
              <w:t>A</w:t>
            </w:r>
            <w:r w:rsidRPr="00FA7AC7">
              <w:rPr>
                <w:rFonts w:ascii="Times New Roman" w:hAnsi="Times New Roman"/>
                <w:b/>
                <w:bCs/>
                <w:color w:val="191919"/>
                <w:sz w:val="27"/>
                <w:szCs w:val="27"/>
              </w:rPr>
              <w:t>TIONS</w:t>
            </w:r>
          </w:p>
        </w:tc>
        <w:tc>
          <w:tcPr>
            <w:tcW w:w="4858" w:type="dxa"/>
            <w:tcBorders>
              <w:top w:val="nil"/>
              <w:left w:val="single" w:sz="4" w:space="0" w:color="191919"/>
              <w:bottom w:val="single" w:sz="4" w:space="0" w:color="191919"/>
              <w:right w:val="nil"/>
            </w:tcBorders>
          </w:tcPr>
          <w:p w:rsidR="00F42301" w:rsidRPr="00FA7AC7" w:rsidRDefault="00F42301" w:rsidP="00B67EC4">
            <w:pPr>
              <w:widowControl w:val="0"/>
              <w:autoSpaceDE w:val="0"/>
              <w:autoSpaceDN w:val="0"/>
              <w:adjustRightInd w:val="0"/>
              <w:spacing w:after="0"/>
              <w:rPr>
                <w:rFonts w:ascii="Times New Roman" w:hAnsi="Times New Roman"/>
                <w:sz w:val="24"/>
                <w:szCs w:val="24"/>
              </w:rPr>
            </w:pPr>
          </w:p>
        </w:tc>
      </w:tr>
      <w:tr w:rsidR="00F42301" w:rsidRPr="00FA7AC7" w:rsidTr="00B67EC4">
        <w:trPr>
          <w:trHeight w:hRule="exact" w:val="256"/>
        </w:trPr>
        <w:tc>
          <w:tcPr>
            <w:tcW w:w="1085" w:type="dxa"/>
            <w:tcBorders>
              <w:top w:val="single" w:sz="4" w:space="0" w:color="191919"/>
              <w:left w:val="nil"/>
              <w:bottom w:val="single" w:sz="4" w:space="0" w:color="191919"/>
              <w:right w:val="single" w:sz="4" w:space="0" w:color="191919"/>
            </w:tcBorders>
          </w:tcPr>
          <w:p w:rsidR="00F42301" w:rsidRPr="00FA7AC7" w:rsidRDefault="00F42301" w:rsidP="00B67EC4">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B67EC4">
            <w:pPr>
              <w:widowControl w:val="0"/>
              <w:autoSpaceDE w:val="0"/>
              <w:autoSpaceDN w:val="0"/>
              <w:adjustRightInd w:val="0"/>
              <w:spacing w:after="0"/>
              <w:rPr>
                <w:rFonts w:ascii="Times New Roman" w:hAnsi="Times New Roman"/>
                <w:sz w:val="24"/>
                <w:szCs w:val="24"/>
              </w:rPr>
            </w:pPr>
          </w:p>
        </w:tc>
        <w:tc>
          <w:tcPr>
            <w:tcW w:w="4858" w:type="dxa"/>
            <w:tcBorders>
              <w:top w:val="single" w:sz="4" w:space="0" w:color="191919"/>
              <w:left w:val="single" w:sz="4" w:space="0" w:color="191919"/>
              <w:bottom w:val="single" w:sz="4" w:space="0" w:color="191919"/>
              <w:right w:val="nil"/>
            </w:tcBorders>
          </w:tcPr>
          <w:p w:rsidR="00F42301" w:rsidRPr="00FA7AC7" w:rsidRDefault="00F42301" w:rsidP="00B67EC4">
            <w:pPr>
              <w:widowControl w:val="0"/>
              <w:autoSpaceDE w:val="0"/>
              <w:autoSpaceDN w:val="0"/>
              <w:adjustRightInd w:val="0"/>
              <w:spacing w:after="0"/>
              <w:rPr>
                <w:rFonts w:ascii="Times New Roman" w:hAnsi="Times New Roman"/>
                <w:sz w:val="24"/>
                <w:szCs w:val="24"/>
              </w:rPr>
            </w:pPr>
          </w:p>
        </w:tc>
      </w:tr>
      <w:tr w:rsidR="00F42301" w:rsidRPr="00FA7AC7" w:rsidTr="00B67EC4">
        <w:trPr>
          <w:trHeight w:hRule="exact" w:val="219"/>
        </w:trPr>
        <w:tc>
          <w:tcPr>
            <w:tcW w:w="1085" w:type="dxa"/>
            <w:tcBorders>
              <w:top w:val="single" w:sz="4" w:space="0" w:color="191919"/>
              <w:left w:val="nil"/>
              <w:bottom w:val="nil"/>
              <w:right w:val="single" w:sz="4" w:space="0" w:color="191919"/>
            </w:tcBorders>
          </w:tcPr>
          <w:p w:rsidR="00F42301" w:rsidRPr="00FA7AC7" w:rsidRDefault="00F42301" w:rsidP="00B67EC4">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B67EC4">
            <w:pPr>
              <w:widowControl w:val="0"/>
              <w:autoSpaceDE w:val="0"/>
              <w:autoSpaceDN w:val="0"/>
              <w:adjustRightInd w:val="0"/>
              <w:spacing w:after="0"/>
              <w:rPr>
                <w:rFonts w:ascii="Times New Roman" w:hAnsi="Times New Roman"/>
                <w:sz w:val="24"/>
                <w:szCs w:val="24"/>
              </w:rPr>
            </w:pPr>
          </w:p>
        </w:tc>
        <w:tc>
          <w:tcPr>
            <w:tcW w:w="4858" w:type="dxa"/>
            <w:tcBorders>
              <w:top w:val="single" w:sz="4" w:space="0" w:color="191919"/>
              <w:left w:val="single" w:sz="4" w:space="0" w:color="191919"/>
              <w:bottom w:val="nil"/>
              <w:right w:val="nil"/>
            </w:tcBorders>
          </w:tcPr>
          <w:p w:rsidR="00F42301" w:rsidRPr="00FA7AC7" w:rsidRDefault="00F42301" w:rsidP="00B67EC4">
            <w:pPr>
              <w:widowControl w:val="0"/>
              <w:autoSpaceDE w:val="0"/>
              <w:autoSpaceDN w:val="0"/>
              <w:adjustRightInd w:val="0"/>
              <w:spacing w:after="0"/>
              <w:rPr>
                <w:rFonts w:ascii="Times New Roman" w:hAnsi="Times New Roman"/>
                <w:sz w:val="24"/>
                <w:szCs w:val="24"/>
              </w:rPr>
            </w:pPr>
          </w:p>
        </w:tc>
      </w:tr>
    </w:tbl>
    <w:p w:rsidR="00F42301" w:rsidRDefault="00F42301" w:rsidP="00721764">
      <w:pPr>
        <w:widowControl w:val="0"/>
        <w:autoSpaceDE w:val="0"/>
        <w:autoSpaceDN w:val="0"/>
        <w:adjustRightInd w:val="0"/>
        <w:spacing w:after="0" w:line="200" w:lineRule="exact"/>
        <w:rPr>
          <w:rFonts w:ascii="Times New Roman" w:hAnsi="Times New Roman"/>
          <w:sz w:val="20"/>
          <w:szCs w:val="20"/>
        </w:rPr>
      </w:pPr>
    </w:p>
    <w:p w:rsidR="00F42301" w:rsidRDefault="00F42301" w:rsidP="00721764">
      <w:pPr>
        <w:widowControl w:val="0"/>
        <w:autoSpaceDE w:val="0"/>
        <w:autoSpaceDN w:val="0"/>
        <w:adjustRightInd w:val="0"/>
        <w:spacing w:before="18" w:after="0" w:line="200" w:lineRule="exact"/>
        <w:rPr>
          <w:rFonts w:ascii="Times New Roman" w:hAnsi="Times New Roman"/>
          <w:sz w:val="20"/>
          <w:szCs w:val="20"/>
        </w:rPr>
      </w:pPr>
    </w:p>
    <w:p w:rsidR="00F42301" w:rsidRDefault="00F42301" w:rsidP="00721764">
      <w:pPr>
        <w:widowControl w:val="0"/>
        <w:autoSpaceDE w:val="0"/>
        <w:autoSpaceDN w:val="0"/>
        <w:adjustRightInd w:val="0"/>
        <w:spacing w:before="26" w:after="0" w:line="250" w:lineRule="auto"/>
        <w:ind w:left="2285" w:right="865"/>
        <w:jc w:val="both"/>
        <w:rPr>
          <w:rFonts w:ascii="Times New Roman" w:hAnsi="Times New Roman"/>
          <w:color w:val="000000"/>
          <w:sz w:val="20"/>
          <w:szCs w:val="20"/>
        </w:rPr>
      </w:pPr>
      <w:r>
        <w:rPr>
          <w:rFonts w:ascii="Times New Roman" w:hAnsi="Times New Roman"/>
          <w:color w:val="191919"/>
          <w:sz w:val="20"/>
          <w:szCs w:val="20"/>
        </w:rPr>
        <w:t>tion, including learning processes involved in conditioning, verbal learning, transfe</w:t>
      </w:r>
      <w:r>
        <w:rPr>
          <w:rFonts w:ascii="Times New Roman" w:hAnsi="Times New Roman"/>
          <w:color w:val="191919"/>
          <w:spacing w:val="-8"/>
          <w:sz w:val="20"/>
          <w:szCs w:val="20"/>
        </w:rPr>
        <w:t>r</w:t>
      </w:r>
      <w:r>
        <w:rPr>
          <w:rFonts w:ascii="Times New Roman" w:hAnsi="Times New Roman"/>
          <w:color w:val="191919"/>
          <w:sz w:val="20"/>
          <w:szCs w:val="20"/>
        </w:rPr>
        <w:t>, memor</w:t>
      </w:r>
      <w:r>
        <w:rPr>
          <w:rFonts w:ascii="Times New Roman" w:hAnsi="Times New Roman"/>
          <w:color w:val="191919"/>
          <w:spacing w:val="-13"/>
          <w:sz w:val="20"/>
          <w:szCs w:val="20"/>
        </w:rPr>
        <w:t>y</w:t>
      </w:r>
      <w:r>
        <w:rPr>
          <w:rFonts w:ascii="Times New Roman" w:hAnsi="Times New Roman"/>
          <w:color w:val="191919"/>
          <w:sz w:val="20"/>
          <w:szCs w:val="20"/>
        </w:rPr>
        <w:t>, concept formation, perceptual learning, problem-solving, thinking, language and motor learn- ing.</w:t>
      </w:r>
    </w:p>
    <w:p w:rsidR="00F42301" w:rsidRDefault="00F42301" w:rsidP="00721764">
      <w:pPr>
        <w:widowControl w:val="0"/>
        <w:autoSpaceDE w:val="0"/>
        <w:autoSpaceDN w:val="0"/>
        <w:adjustRightInd w:val="0"/>
        <w:spacing w:after="0" w:line="227" w:lineRule="exact"/>
        <w:ind w:left="1925"/>
        <w:rPr>
          <w:rFonts w:ascii="Times New Roman" w:hAnsi="Times New Roman"/>
          <w:color w:val="000000"/>
          <w:sz w:val="20"/>
          <w:szCs w:val="20"/>
        </w:rPr>
      </w:pPr>
      <w:r w:rsidRPr="003F2CF3">
        <w:rPr>
          <w:rFonts w:ascii="Calibri" w:hAnsi="Calibri"/>
          <w:noProof/>
          <w:lang w:eastAsia="en-US"/>
        </w:rPr>
        <w:pict>
          <v:group id="_x0000_s3874" style="position:absolute;left:0;text-align:left;margin-left:263.6pt;margin-top:-91.4pt;width:31.2pt;height:31pt;z-index:-251462656;mso-position-horizontal-relative:page" coordorigin="5272,-1828" coordsize="624,620" o:allowincell="f">
            <v:rect id="_x0000_s3875" style="position:absolute;left:5277;top:-1823;width:613;height:610" o:allowincell="f" stroked="f">
              <v:path arrowok="t"/>
            </v:rect>
            <v:rect id="_x0000_s3876" style="position:absolute;left:5277;top:-1824;width:620;height:620;mso-position-horizontal-relative:page" o:allowincell="f" filled="f" stroked="f">
              <v:textbox inset="0,0,0,0">
                <w:txbxContent>
                  <w:p w:rsidR="00F42301" w:rsidRDefault="00F42301" w:rsidP="00721764">
                    <w:pPr>
                      <w:spacing w:after="0" w:line="620" w:lineRule="atLeast"/>
                      <w:rPr>
                        <w:rFonts w:ascii="Times New Roman" w:hAnsi="Times New Roman"/>
                        <w:sz w:val="24"/>
                        <w:szCs w:val="24"/>
                      </w:rPr>
                    </w:pPr>
                    <w:r>
                      <w:rPr>
                        <w:rFonts w:ascii="Times New Roman" w:hAnsi="Times New Roman"/>
                        <w:noProof/>
                        <w:sz w:val="24"/>
                        <w:szCs w:val="24"/>
                      </w:rPr>
                      <w:drawing>
                        <wp:inline distT="0" distB="0" distL="0" distR="0">
                          <wp:extent cx="390525" cy="390525"/>
                          <wp:effectExtent l="19050" t="0" r="9525" b="0"/>
                          <wp:docPr id="167"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5"/>
                                  <a:srcRect/>
                                  <a:stretch>
                                    <a:fillRect/>
                                  </a:stretch>
                                </pic:blipFill>
                                <pic:spPr bwMode="auto">
                                  <a:xfrm>
                                    <a:off x="0" y="0"/>
                                    <a:ext cx="390525" cy="390525"/>
                                  </a:xfrm>
                                  <a:prstGeom prst="rect">
                                    <a:avLst/>
                                  </a:prstGeom>
                                  <a:noFill/>
                                  <a:ln w="9525">
                                    <a:noFill/>
                                    <a:miter lim="800000"/>
                                    <a:headEnd/>
                                    <a:tailEnd/>
                                  </a:ln>
                                </pic:spPr>
                              </pic:pic>
                            </a:graphicData>
                          </a:graphic>
                        </wp:inline>
                      </w:drawing>
                    </w:r>
                  </w:p>
                  <w:p w:rsidR="00F42301" w:rsidRDefault="00F42301" w:rsidP="00721764">
                    <w:pPr>
                      <w:widowControl w:val="0"/>
                      <w:autoSpaceDE w:val="0"/>
                      <w:autoSpaceDN w:val="0"/>
                      <w:adjustRightInd w:val="0"/>
                      <w:spacing w:after="0"/>
                      <w:rPr>
                        <w:rFonts w:ascii="Times New Roman" w:hAnsi="Times New Roman"/>
                        <w:sz w:val="24"/>
                        <w:szCs w:val="24"/>
                      </w:rPr>
                    </w:pPr>
                  </w:p>
                </w:txbxContent>
              </v:textbox>
            </v:rect>
            <w10:wrap anchorx="page"/>
          </v:group>
        </w:pict>
      </w:r>
      <w:r>
        <w:rPr>
          <w:rFonts w:ascii="Times New Roman" w:hAnsi="Times New Roman"/>
          <w:b/>
          <w:bCs/>
          <w:color w:val="191919"/>
          <w:sz w:val="20"/>
          <w:szCs w:val="20"/>
        </w:rPr>
        <w:t>READ 5503 - Imp</w:t>
      </w:r>
      <w:r>
        <w:rPr>
          <w:rFonts w:ascii="Times New Roman" w:hAnsi="Times New Roman"/>
          <w:b/>
          <w:bCs/>
          <w:color w:val="191919"/>
          <w:spacing w:val="-4"/>
          <w:sz w:val="20"/>
          <w:szCs w:val="20"/>
        </w:rPr>
        <w:t>r</w:t>
      </w:r>
      <w:r>
        <w:rPr>
          <w:rFonts w:ascii="Times New Roman" w:hAnsi="Times New Roman"/>
          <w:b/>
          <w:bCs/>
          <w:color w:val="191919"/>
          <w:sz w:val="20"/>
          <w:szCs w:val="20"/>
        </w:rPr>
        <w:t>oving Reading Instruction</w:t>
      </w:r>
    </w:p>
    <w:p w:rsidR="00F42301" w:rsidRDefault="00F42301" w:rsidP="00721764">
      <w:pPr>
        <w:widowControl w:val="0"/>
        <w:autoSpaceDE w:val="0"/>
        <w:autoSpaceDN w:val="0"/>
        <w:adjustRightInd w:val="0"/>
        <w:spacing w:before="10" w:after="0"/>
        <w:ind w:left="1925"/>
        <w:rPr>
          <w:rFonts w:ascii="Times New Roman" w:hAnsi="Times New Roman"/>
          <w:color w:val="000000"/>
          <w:sz w:val="20"/>
          <w:szCs w:val="20"/>
        </w:rPr>
      </w:pPr>
      <w:r>
        <w:rPr>
          <w:rFonts w:ascii="Times New Roman" w:hAnsi="Times New Roman"/>
          <w:b/>
          <w:bCs/>
          <w:color w:val="191919"/>
          <w:sz w:val="20"/>
          <w:szCs w:val="20"/>
        </w:rPr>
        <w:t>for</w:t>
      </w:r>
      <w:r>
        <w:rPr>
          <w:rFonts w:ascii="Times New Roman" w:hAnsi="Times New Roman"/>
          <w:b/>
          <w:bCs/>
          <w:color w:val="191919"/>
          <w:spacing w:val="-4"/>
          <w:sz w:val="20"/>
          <w:szCs w:val="20"/>
        </w:rPr>
        <w:t xml:space="preserve"> </w:t>
      </w:r>
      <w:r>
        <w:rPr>
          <w:rFonts w:ascii="Times New Roman" w:hAnsi="Times New Roman"/>
          <w:b/>
          <w:bCs/>
          <w:color w:val="191919"/>
          <w:sz w:val="20"/>
          <w:szCs w:val="20"/>
        </w:rPr>
        <w:t>the Middle School Reading P</w:t>
      </w:r>
      <w:r>
        <w:rPr>
          <w:rFonts w:ascii="Times New Roman" w:hAnsi="Times New Roman"/>
          <w:b/>
          <w:bCs/>
          <w:color w:val="191919"/>
          <w:spacing w:val="-4"/>
          <w:sz w:val="20"/>
          <w:szCs w:val="20"/>
        </w:rPr>
        <w:t>r</w:t>
      </w:r>
      <w:r>
        <w:rPr>
          <w:rFonts w:ascii="Times New Roman" w:hAnsi="Times New Roman"/>
          <w:b/>
          <w:bCs/>
          <w:color w:val="191919"/>
          <w:sz w:val="20"/>
          <w:szCs w:val="20"/>
        </w:rPr>
        <w:t xml:space="preserve">ogram  </w:t>
      </w:r>
      <w:r>
        <w:rPr>
          <w:rFonts w:ascii="Times New Roman" w:hAnsi="Times New Roman"/>
          <w:b/>
          <w:bCs/>
          <w:color w:val="191919"/>
          <w:spacing w:val="30"/>
          <w:sz w:val="20"/>
          <w:szCs w:val="20"/>
        </w:rPr>
        <w:t xml:space="preserve"> </w:t>
      </w:r>
      <w:r>
        <w:rPr>
          <w:rFonts w:ascii="Times New Roman" w:hAnsi="Times New Roman"/>
          <w:b/>
          <w:bCs/>
          <w:color w:val="191919"/>
          <w:sz w:val="20"/>
          <w:szCs w:val="20"/>
        </w:rPr>
        <w:t>3(3-0)</w:t>
      </w:r>
    </w:p>
    <w:p w:rsidR="00F42301" w:rsidRDefault="00F42301" w:rsidP="00721764">
      <w:pPr>
        <w:widowControl w:val="0"/>
        <w:autoSpaceDE w:val="0"/>
        <w:autoSpaceDN w:val="0"/>
        <w:adjustRightInd w:val="0"/>
        <w:spacing w:before="13" w:after="0" w:line="250" w:lineRule="auto"/>
        <w:ind w:left="2285" w:right="865"/>
        <w:jc w:val="both"/>
        <w:rPr>
          <w:rFonts w:ascii="Times New Roman" w:hAnsi="Times New Roman"/>
          <w:color w:val="000000"/>
          <w:sz w:val="20"/>
          <w:szCs w:val="20"/>
        </w:rPr>
      </w:pPr>
      <w:r w:rsidRPr="003F2CF3">
        <w:rPr>
          <w:rFonts w:ascii="Calibri" w:hAnsi="Calibri"/>
          <w:noProof/>
          <w:lang w:eastAsia="en-US"/>
        </w:rPr>
        <w:pict>
          <v:shape id="_x0000_s3878" type="#_x0000_t202" style="position:absolute;left:0;text-align:left;margin-left:17.8pt;margin-top:19.75pt;width:1in;height:270.7pt;z-index:-251460608;mso-position-horizontal-relative:page" o:allowincell="f" filled="f" stroked="f">
            <v:textbox style="layout-flow:vertical;mso-layout-flow-alt:bottom-to-top" inset="0,0,0,0">
              <w:txbxContent>
                <w:p w:rsidR="00F42301" w:rsidRDefault="00F42301" w:rsidP="00721764">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P</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ROGRAM</w:t>
                  </w:r>
                  <w:r>
                    <w:rPr>
                      <w:rFonts w:ascii="Impact" w:hAnsi="Impact" w:cs="Impact"/>
                      <w:color w:val="A3A3A3"/>
                      <w:position w:val="1"/>
                      <w:sz w:val="105"/>
                      <w:szCs w:val="105"/>
                    </w:rPr>
                    <w:t>S</w:t>
                  </w:r>
                  <w:r>
                    <w:rPr>
                      <w:rFonts w:ascii="Impact" w:hAnsi="Impact" w:cs="Impact"/>
                      <w:color w:val="A3A3A3"/>
                      <w:spacing w:val="-115"/>
                      <w:position w:val="1"/>
                      <w:sz w:val="105"/>
                      <w:szCs w:val="105"/>
                    </w:rPr>
                    <w:t xml:space="preserve"> </w:t>
                  </w:r>
                </w:p>
              </w:txbxContent>
            </v:textbox>
            <w10:wrap anchorx="page"/>
          </v:shape>
        </w:pict>
      </w:r>
      <w:r>
        <w:rPr>
          <w:rFonts w:ascii="Times New Roman" w:hAnsi="Times New Roman"/>
          <w:color w:val="191919"/>
          <w:sz w:val="20"/>
          <w:szCs w:val="20"/>
        </w:rPr>
        <w:t>A</w:t>
      </w:r>
      <w:r>
        <w:rPr>
          <w:rFonts w:ascii="Times New Roman" w:hAnsi="Times New Roman"/>
          <w:color w:val="191919"/>
          <w:spacing w:val="-16"/>
          <w:sz w:val="20"/>
          <w:szCs w:val="20"/>
        </w:rPr>
        <w:t xml:space="preserve"> </w:t>
      </w:r>
      <w:r>
        <w:rPr>
          <w:rFonts w:ascii="Times New Roman" w:hAnsi="Times New Roman"/>
          <w:color w:val="191919"/>
          <w:sz w:val="20"/>
          <w:szCs w:val="20"/>
        </w:rPr>
        <w:t>course</w:t>
      </w:r>
      <w:r>
        <w:rPr>
          <w:rFonts w:ascii="Times New Roman" w:hAnsi="Times New Roman"/>
          <w:color w:val="191919"/>
          <w:spacing w:val="-5"/>
          <w:sz w:val="20"/>
          <w:szCs w:val="20"/>
        </w:rPr>
        <w:t xml:space="preserve"> </w:t>
      </w:r>
      <w:r>
        <w:rPr>
          <w:rFonts w:ascii="Times New Roman" w:hAnsi="Times New Roman"/>
          <w:color w:val="191919"/>
          <w:sz w:val="20"/>
          <w:szCs w:val="20"/>
        </w:rPr>
        <w:t>designed</w:t>
      </w:r>
      <w:r>
        <w:rPr>
          <w:rFonts w:ascii="Times New Roman" w:hAnsi="Times New Roman"/>
          <w:color w:val="191919"/>
          <w:spacing w:val="-5"/>
          <w:sz w:val="20"/>
          <w:szCs w:val="20"/>
        </w:rPr>
        <w:t xml:space="preserve"> </w:t>
      </w:r>
      <w:r>
        <w:rPr>
          <w:rFonts w:ascii="Times New Roman" w:hAnsi="Times New Roman"/>
          <w:color w:val="191919"/>
          <w:sz w:val="20"/>
          <w:szCs w:val="20"/>
        </w:rPr>
        <w:t>to</w:t>
      </w:r>
      <w:r>
        <w:rPr>
          <w:rFonts w:ascii="Times New Roman" w:hAnsi="Times New Roman"/>
          <w:color w:val="191919"/>
          <w:spacing w:val="-5"/>
          <w:sz w:val="20"/>
          <w:szCs w:val="20"/>
        </w:rPr>
        <w:t xml:space="preserve"> </w:t>
      </w:r>
      <w:r>
        <w:rPr>
          <w:rFonts w:ascii="Times New Roman" w:hAnsi="Times New Roman"/>
          <w:color w:val="191919"/>
          <w:sz w:val="20"/>
          <w:szCs w:val="20"/>
        </w:rPr>
        <w:t>acquaint</w:t>
      </w:r>
      <w:r>
        <w:rPr>
          <w:rFonts w:ascii="Times New Roman" w:hAnsi="Times New Roman"/>
          <w:color w:val="191919"/>
          <w:spacing w:val="-5"/>
          <w:sz w:val="20"/>
          <w:szCs w:val="20"/>
        </w:rPr>
        <w:t xml:space="preserve"> </w:t>
      </w:r>
      <w:r>
        <w:rPr>
          <w:rFonts w:ascii="Times New Roman" w:hAnsi="Times New Roman"/>
          <w:color w:val="191919"/>
          <w:sz w:val="20"/>
          <w:szCs w:val="20"/>
        </w:rPr>
        <w:t>middle</w:t>
      </w:r>
      <w:r>
        <w:rPr>
          <w:rFonts w:ascii="Times New Roman" w:hAnsi="Times New Roman"/>
          <w:color w:val="191919"/>
          <w:spacing w:val="-5"/>
          <w:sz w:val="20"/>
          <w:szCs w:val="20"/>
        </w:rPr>
        <w:t xml:space="preserve"> </w:t>
      </w:r>
      <w:r>
        <w:rPr>
          <w:rFonts w:ascii="Times New Roman" w:hAnsi="Times New Roman"/>
          <w:color w:val="191919"/>
          <w:sz w:val="20"/>
          <w:szCs w:val="20"/>
        </w:rPr>
        <w:t>grade</w:t>
      </w:r>
      <w:r>
        <w:rPr>
          <w:rFonts w:ascii="Times New Roman" w:hAnsi="Times New Roman"/>
          <w:color w:val="191919"/>
          <w:spacing w:val="-5"/>
          <w:sz w:val="20"/>
          <w:szCs w:val="20"/>
        </w:rPr>
        <w:t xml:space="preserve"> </w:t>
      </w:r>
      <w:r>
        <w:rPr>
          <w:rFonts w:ascii="Times New Roman" w:hAnsi="Times New Roman"/>
          <w:color w:val="191919"/>
          <w:sz w:val="20"/>
          <w:szCs w:val="20"/>
        </w:rPr>
        <w:t>teachers</w:t>
      </w:r>
      <w:r>
        <w:rPr>
          <w:rFonts w:ascii="Times New Roman" w:hAnsi="Times New Roman"/>
          <w:color w:val="191919"/>
          <w:spacing w:val="-5"/>
          <w:sz w:val="20"/>
          <w:szCs w:val="20"/>
        </w:rPr>
        <w:t xml:space="preserve"> </w:t>
      </w:r>
      <w:r>
        <w:rPr>
          <w:rFonts w:ascii="Times New Roman" w:hAnsi="Times New Roman"/>
          <w:color w:val="191919"/>
          <w:sz w:val="20"/>
          <w:szCs w:val="20"/>
        </w:rPr>
        <w:t>with</w:t>
      </w:r>
      <w:r>
        <w:rPr>
          <w:rFonts w:ascii="Times New Roman" w:hAnsi="Times New Roman"/>
          <w:color w:val="191919"/>
          <w:spacing w:val="-5"/>
          <w:sz w:val="20"/>
          <w:szCs w:val="20"/>
        </w:rPr>
        <w:t xml:space="preserve"> </w:t>
      </w:r>
      <w:r>
        <w:rPr>
          <w:rFonts w:ascii="Times New Roman" w:hAnsi="Times New Roman"/>
          <w:color w:val="191919"/>
          <w:sz w:val="20"/>
          <w:szCs w:val="20"/>
        </w:rPr>
        <w:t>strategies</w:t>
      </w:r>
      <w:r>
        <w:rPr>
          <w:rFonts w:ascii="Times New Roman" w:hAnsi="Times New Roman"/>
          <w:color w:val="191919"/>
          <w:spacing w:val="-5"/>
          <w:sz w:val="20"/>
          <w:szCs w:val="20"/>
        </w:rPr>
        <w:t xml:space="preserve"> </w:t>
      </w:r>
      <w:r>
        <w:rPr>
          <w:rFonts w:ascii="Times New Roman" w:hAnsi="Times New Roman"/>
          <w:color w:val="191919"/>
          <w:sz w:val="20"/>
          <w:szCs w:val="20"/>
        </w:rPr>
        <w:t>for</w:t>
      </w:r>
      <w:r>
        <w:rPr>
          <w:rFonts w:ascii="Times New Roman" w:hAnsi="Times New Roman"/>
          <w:color w:val="191919"/>
          <w:spacing w:val="-5"/>
          <w:sz w:val="20"/>
          <w:szCs w:val="20"/>
        </w:rPr>
        <w:t xml:space="preserve"> </w:t>
      </w:r>
      <w:r>
        <w:rPr>
          <w:rFonts w:ascii="Times New Roman" w:hAnsi="Times New Roman"/>
          <w:color w:val="191919"/>
          <w:sz w:val="20"/>
          <w:szCs w:val="20"/>
        </w:rPr>
        <w:t>improving</w:t>
      </w:r>
      <w:r>
        <w:rPr>
          <w:rFonts w:ascii="Times New Roman" w:hAnsi="Times New Roman"/>
          <w:color w:val="191919"/>
          <w:spacing w:val="-5"/>
          <w:sz w:val="20"/>
          <w:szCs w:val="20"/>
        </w:rPr>
        <w:t xml:space="preserve"> </w:t>
      </w:r>
      <w:r>
        <w:rPr>
          <w:rFonts w:ascii="Times New Roman" w:hAnsi="Times New Roman"/>
          <w:color w:val="191919"/>
          <w:sz w:val="20"/>
          <w:szCs w:val="20"/>
        </w:rPr>
        <w:t>the</w:t>
      </w:r>
      <w:r>
        <w:rPr>
          <w:rFonts w:ascii="Times New Roman" w:hAnsi="Times New Roman"/>
          <w:color w:val="191919"/>
          <w:spacing w:val="-5"/>
          <w:sz w:val="20"/>
          <w:szCs w:val="20"/>
        </w:rPr>
        <w:t xml:space="preserve"> </w:t>
      </w:r>
      <w:r>
        <w:rPr>
          <w:rFonts w:ascii="Times New Roman" w:hAnsi="Times New Roman"/>
          <w:color w:val="191919"/>
          <w:sz w:val="20"/>
          <w:szCs w:val="20"/>
        </w:rPr>
        <w:t>teaching of</w:t>
      </w:r>
      <w:r>
        <w:rPr>
          <w:rFonts w:ascii="Times New Roman" w:hAnsi="Times New Roman"/>
          <w:color w:val="191919"/>
          <w:spacing w:val="-4"/>
          <w:sz w:val="20"/>
          <w:szCs w:val="20"/>
        </w:rPr>
        <w:t xml:space="preserve"> </w:t>
      </w:r>
      <w:r>
        <w:rPr>
          <w:rFonts w:ascii="Times New Roman" w:hAnsi="Times New Roman"/>
          <w:color w:val="191919"/>
          <w:sz w:val="20"/>
          <w:szCs w:val="20"/>
        </w:rPr>
        <w:t>reading</w:t>
      </w:r>
      <w:r>
        <w:rPr>
          <w:rFonts w:ascii="Times New Roman" w:hAnsi="Times New Roman"/>
          <w:color w:val="191919"/>
          <w:spacing w:val="-4"/>
          <w:sz w:val="20"/>
          <w:szCs w:val="20"/>
        </w:rPr>
        <w:t xml:space="preserve"> </w:t>
      </w:r>
      <w:r>
        <w:rPr>
          <w:rFonts w:ascii="Times New Roman" w:hAnsi="Times New Roman"/>
          <w:color w:val="191919"/>
          <w:sz w:val="20"/>
          <w:szCs w:val="20"/>
        </w:rPr>
        <w:t>in</w:t>
      </w:r>
      <w:r>
        <w:rPr>
          <w:rFonts w:ascii="Times New Roman" w:hAnsi="Times New Roman"/>
          <w:color w:val="191919"/>
          <w:spacing w:val="-4"/>
          <w:sz w:val="20"/>
          <w:szCs w:val="20"/>
        </w:rPr>
        <w:t xml:space="preserve"> </w:t>
      </w:r>
      <w:r>
        <w:rPr>
          <w:rFonts w:ascii="Times New Roman" w:hAnsi="Times New Roman"/>
          <w:color w:val="191919"/>
          <w:sz w:val="20"/>
          <w:szCs w:val="20"/>
        </w:rPr>
        <w:t>the</w:t>
      </w:r>
      <w:r>
        <w:rPr>
          <w:rFonts w:ascii="Times New Roman" w:hAnsi="Times New Roman"/>
          <w:color w:val="191919"/>
          <w:spacing w:val="-4"/>
          <w:sz w:val="20"/>
          <w:szCs w:val="20"/>
        </w:rPr>
        <w:t xml:space="preserve"> </w:t>
      </w:r>
      <w:r>
        <w:rPr>
          <w:rFonts w:ascii="Times New Roman" w:hAnsi="Times New Roman"/>
          <w:color w:val="191919"/>
          <w:sz w:val="20"/>
          <w:szCs w:val="20"/>
        </w:rPr>
        <w:t>middle</w:t>
      </w:r>
      <w:r>
        <w:rPr>
          <w:rFonts w:ascii="Times New Roman" w:hAnsi="Times New Roman"/>
          <w:color w:val="191919"/>
          <w:spacing w:val="-4"/>
          <w:sz w:val="20"/>
          <w:szCs w:val="20"/>
        </w:rPr>
        <w:t xml:space="preserve"> </w:t>
      </w:r>
      <w:r>
        <w:rPr>
          <w:rFonts w:ascii="Times New Roman" w:hAnsi="Times New Roman"/>
          <w:color w:val="191919"/>
          <w:sz w:val="20"/>
          <w:szCs w:val="20"/>
        </w:rPr>
        <w:t>grades.</w:t>
      </w:r>
      <w:r>
        <w:rPr>
          <w:rFonts w:ascii="Times New Roman" w:hAnsi="Times New Roman"/>
          <w:color w:val="191919"/>
          <w:spacing w:val="-4"/>
          <w:sz w:val="20"/>
          <w:szCs w:val="20"/>
        </w:rPr>
        <w:t xml:space="preserve"> </w:t>
      </w:r>
      <w:r>
        <w:rPr>
          <w:rFonts w:ascii="Times New Roman" w:hAnsi="Times New Roman"/>
          <w:color w:val="191919"/>
          <w:sz w:val="20"/>
          <w:szCs w:val="20"/>
        </w:rPr>
        <w:t>Emphasis</w:t>
      </w:r>
      <w:r>
        <w:rPr>
          <w:rFonts w:ascii="Times New Roman" w:hAnsi="Times New Roman"/>
          <w:color w:val="191919"/>
          <w:spacing w:val="-4"/>
          <w:sz w:val="20"/>
          <w:szCs w:val="20"/>
        </w:rPr>
        <w:t xml:space="preserve"> </w:t>
      </w:r>
      <w:r>
        <w:rPr>
          <w:rFonts w:ascii="Times New Roman" w:hAnsi="Times New Roman"/>
          <w:color w:val="191919"/>
          <w:sz w:val="20"/>
          <w:szCs w:val="20"/>
        </w:rPr>
        <w:t>on</w:t>
      </w:r>
      <w:r>
        <w:rPr>
          <w:rFonts w:ascii="Times New Roman" w:hAnsi="Times New Roman"/>
          <w:color w:val="191919"/>
          <w:spacing w:val="-4"/>
          <w:sz w:val="20"/>
          <w:szCs w:val="20"/>
        </w:rPr>
        <w:t xml:space="preserve"> </w:t>
      </w:r>
      <w:r>
        <w:rPr>
          <w:rFonts w:ascii="Times New Roman" w:hAnsi="Times New Roman"/>
          <w:color w:val="191919"/>
          <w:sz w:val="20"/>
          <w:szCs w:val="20"/>
        </w:rPr>
        <w:t>improving</w:t>
      </w:r>
      <w:r>
        <w:rPr>
          <w:rFonts w:ascii="Times New Roman" w:hAnsi="Times New Roman"/>
          <w:color w:val="191919"/>
          <w:spacing w:val="-4"/>
          <w:sz w:val="20"/>
          <w:szCs w:val="20"/>
        </w:rPr>
        <w:t xml:space="preserve"> </w:t>
      </w:r>
      <w:r>
        <w:rPr>
          <w:rFonts w:ascii="Times New Roman" w:hAnsi="Times New Roman"/>
          <w:color w:val="191919"/>
          <w:sz w:val="20"/>
          <w:szCs w:val="20"/>
        </w:rPr>
        <w:t>content,</w:t>
      </w:r>
      <w:r>
        <w:rPr>
          <w:rFonts w:ascii="Times New Roman" w:hAnsi="Times New Roman"/>
          <w:color w:val="191919"/>
          <w:spacing w:val="-4"/>
          <w:sz w:val="20"/>
          <w:szCs w:val="20"/>
        </w:rPr>
        <w:t xml:space="preserve"> </w:t>
      </w:r>
      <w:r>
        <w:rPr>
          <w:rFonts w:ascii="Times New Roman" w:hAnsi="Times New Roman"/>
          <w:color w:val="191919"/>
          <w:sz w:val="20"/>
          <w:szCs w:val="20"/>
        </w:rPr>
        <w:t>reading-study</w:t>
      </w:r>
      <w:r>
        <w:rPr>
          <w:rFonts w:ascii="Times New Roman" w:hAnsi="Times New Roman"/>
          <w:color w:val="191919"/>
          <w:spacing w:val="-4"/>
          <w:sz w:val="20"/>
          <w:szCs w:val="20"/>
        </w:rPr>
        <w:t xml:space="preserve"> </w:t>
      </w:r>
      <w:r>
        <w:rPr>
          <w:rFonts w:ascii="Times New Roman" w:hAnsi="Times New Roman"/>
          <w:color w:val="191919"/>
          <w:sz w:val="20"/>
          <w:szCs w:val="20"/>
        </w:rPr>
        <w:t>skills</w:t>
      </w:r>
      <w:r>
        <w:rPr>
          <w:rFonts w:ascii="Times New Roman" w:hAnsi="Times New Roman"/>
          <w:color w:val="191919"/>
          <w:spacing w:val="-4"/>
          <w:sz w:val="20"/>
          <w:szCs w:val="20"/>
        </w:rPr>
        <w:t xml:space="preserve"> </w:t>
      </w:r>
      <w:r>
        <w:rPr>
          <w:rFonts w:ascii="Times New Roman" w:hAnsi="Times New Roman"/>
          <w:color w:val="191919"/>
          <w:sz w:val="20"/>
          <w:szCs w:val="20"/>
        </w:rPr>
        <w:t>and</w:t>
      </w:r>
      <w:r>
        <w:rPr>
          <w:rFonts w:ascii="Times New Roman" w:hAnsi="Times New Roman"/>
          <w:color w:val="191919"/>
          <w:spacing w:val="-4"/>
          <w:sz w:val="20"/>
          <w:szCs w:val="20"/>
        </w:rPr>
        <w:t xml:space="preserve"> </w:t>
      </w:r>
      <w:r>
        <w:rPr>
          <w:rFonts w:ascii="Times New Roman" w:hAnsi="Times New Roman"/>
          <w:color w:val="191919"/>
          <w:sz w:val="20"/>
          <w:szCs w:val="20"/>
        </w:rPr>
        <w:t>writ- ing-thinking skills.</w:t>
      </w:r>
    </w:p>
    <w:p w:rsidR="00F42301" w:rsidRDefault="00F42301" w:rsidP="00721764">
      <w:pPr>
        <w:widowControl w:val="0"/>
        <w:autoSpaceDE w:val="0"/>
        <w:autoSpaceDN w:val="0"/>
        <w:adjustRightInd w:val="0"/>
        <w:spacing w:after="0" w:line="227" w:lineRule="exact"/>
        <w:ind w:left="1925"/>
        <w:rPr>
          <w:rFonts w:ascii="Times New Roman" w:hAnsi="Times New Roman"/>
          <w:color w:val="000000"/>
          <w:sz w:val="20"/>
          <w:szCs w:val="20"/>
        </w:rPr>
      </w:pPr>
      <w:r>
        <w:rPr>
          <w:rFonts w:ascii="Times New Roman" w:hAnsi="Times New Roman"/>
          <w:b/>
          <w:bCs/>
          <w:color w:val="191919"/>
          <w:sz w:val="20"/>
          <w:szCs w:val="20"/>
        </w:rPr>
        <w:t>READ</w:t>
      </w:r>
      <w:r>
        <w:rPr>
          <w:rFonts w:ascii="Times New Roman" w:hAnsi="Times New Roman"/>
          <w:b/>
          <w:bCs/>
          <w:color w:val="191919"/>
          <w:spacing w:val="-8"/>
          <w:sz w:val="20"/>
          <w:szCs w:val="20"/>
        </w:rPr>
        <w:t xml:space="preserve"> </w:t>
      </w:r>
      <w:r>
        <w:rPr>
          <w:rFonts w:ascii="Times New Roman" w:hAnsi="Times New Roman"/>
          <w:b/>
          <w:bCs/>
          <w:color w:val="191919"/>
          <w:sz w:val="20"/>
          <w:szCs w:val="20"/>
        </w:rPr>
        <w:t>5505</w:t>
      </w:r>
      <w:r>
        <w:rPr>
          <w:rFonts w:ascii="Times New Roman" w:hAnsi="Times New Roman"/>
          <w:b/>
          <w:bCs/>
          <w:color w:val="191919"/>
          <w:spacing w:val="-8"/>
          <w:sz w:val="20"/>
          <w:szCs w:val="20"/>
        </w:rPr>
        <w:t xml:space="preserve"> </w:t>
      </w:r>
      <w:r>
        <w:rPr>
          <w:rFonts w:ascii="Times New Roman" w:hAnsi="Times New Roman"/>
          <w:b/>
          <w:bCs/>
          <w:color w:val="191919"/>
          <w:sz w:val="20"/>
          <w:szCs w:val="20"/>
        </w:rPr>
        <w:t>-</w:t>
      </w:r>
      <w:r>
        <w:rPr>
          <w:rFonts w:ascii="Times New Roman" w:hAnsi="Times New Roman"/>
          <w:b/>
          <w:bCs/>
          <w:color w:val="191919"/>
          <w:spacing w:val="-8"/>
          <w:sz w:val="20"/>
          <w:szCs w:val="20"/>
        </w:rPr>
        <w:t xml:space="preserve"> </w:t>
      </w:r>
      <w:r>
        <w:rPr>
          <w:rFonts w:ascii="Times New Roman" w:hAnsi="Times New Roman"/>
          <w:b/>
          <w:bCs/>
          <w:color w:val="191919"/>
          <w:sz w:val="20"/>
          <w:szCs w:val="20"/>
        </w:rPr>
        <w:t>Imp</w:t>
      </w:r>
      <w:r>
        <w:rPr>
          <w:rFonts w:ascii="Times New Roman" w:hAnsi="Times New Roman"/>
          <w:b/>
          <w:bCs/>
          <w:color w:val="191919"/>
          <w:spacing w:val="-4"/>
          <w:sz w:val="20"/>
          <w:szCs w:val="20"/>
        </w:rPr>
        <w:t>r</w:t>
      </w:r>
      <w:r>
        <w:rPr>
          <w:rFonts w:ascii="Times New Roman" w:hAnsi="Times New Roman"/>
          <w:b/>
          <w:bCs/>
          <w:color w:val="191919"/>
          <w:sz w:val="20"/>
          <w:szCs w:val="20"/>
        </w:rPr>
        <w:t>oving</w:t>
      </w:r>
      <w:r>
        <w:rPr>
          <w:rFonts w:ascii="Times New Roman" w:hAnsi="Times New Roman"/>
          <w:b/>
          <w:bCs/>
          <w:color w:val="191919"/>
          <w:spacing w:val="-8"/>
          <w:sz w:val="20"/>
          <w:szCs w:val="20"/>
        </w:rPr>
        <w:t xml:space="preserve"> </w:t>
      </w:r>
      <w:r>
        <w:rPr>
          <w:rFonts w:ascii="Times New Roman" w:hAnsi="Times New Roman"/>
          <w:b/>
          <w:bCs/>
          <w:color w:val="191919"/>
          <w:sz w:val="20"/>
          <w:szCs w:val="20"/>
        </w:rPr>
        <w:t>Reading</w:t>
      </w:r>
      <w:r>
        <w:rPr>
          <w:rFonts w:ascii="Times New Roman" w:hAnsi="Times New Roman"/>
          <w:b/>
          <w:bCs/>
          <w:color w:val="191919"/>
          <w:spacing w:val="-8"/>
          <w:sz w:val="20"/>
          <w:szCs w:val="20"/>
        </w:rPr>
        <w:t xml:space="preserve"> </w:t>
      </w:r>
      <w:r>
        <w:rPr>
          <w:rFonts w:ascii="Times New Roman" w:hAnsi="Times New Roman"/>
          <w:b/>
          <w:bCs/>
          <w:color w:val="191919"/>
          <w:sz w:val="20"/>
          <w:szCs w:val="20"/>
        </w:rPr>
        <w:t>Instruction</w:t>
      </w:r>
      <w:r>
        <w:rPr>
          <w:rFonts w:ascii="Times New Roman" w:hAnsi="Times New Roman"/>
          <w:b/>
          <w:bCs/>
          <w:color w:val="191919"/>
          <w:spacing w:val="-8"/>
          <w:sz w:val="20"/>
          <w:szCs w:val="20"/>
        </w:rPr>
        <w:t xml:space="preserve"> </w:t>
      </w:r>
      <w:r>
        <w:rPr>
          <w:rFonts w:ascii="Times New Roman" w:hAnsi="Times New Roman"/>
          <w:b/>
          <w:bCs/>
          <w:color w:val="191919"/>
          <w:sz w:val="20"/>
          <w:szCs w:val="20"/>
        </w:rPr>
        <w:t>in</w:t>
      </w:r>
      <w:r>
        <w:rPr>
          <w:rFonts w:ascii="Times New Roman" w:hAnsi="Times New Roman"/>
          <w:b/>
          <w:bCs/>
          <w:color w:val="191919"/>
          <w:spacing w:val="-8"/>
          <w:sz w:val="20"/>
          <w:szCs w:val="20"/>
        </w:rPr>
        <w:t xml:space="preserve"> </w:t>
      </w:r>
      <w:r>
        <w:rPr>
          <w:rFonts w:ascii="Times New Roman" w:hAnsi="Times New Roman"/>
          <w:b/>
          <w:bCs/>
          <w:color w:val="191919"/>
          <w:sz w:val="20"/>
          <w:szCs w:val="20"/>
        </w:rPr>
        <w:t>the</w:t>
      </w:r>
      <w:r>
        <w:rPr>
          <w:rFonts w:ascii="Times New Roman" w:hAnsi="Times New Roman"/>
          <w:b/>
          <w:bCs/>
          <w:color w:val="191919"/>
          <w:spacing w:val="-8"/>
          <w:sz w:val="20"/>
          <w:szCs w:val="20"/>
        </w:rPr>
        <w:t xml:space="preserve"> </w:t>
      </w:r>
      <w:r>
        <w:rPr>
          <w:rFonts w:ascii="Times New Roman" w:hAnsi="Times New Roman"/>
          <w:b/>
          <w:bCs/>
          <w:color w:val="191919"/>
          <w:sz w:val="20"/>
          <w:szCs w:val="20"/>
        </w:rPr>
        <w:t>Content</w:t>
      </w:r>
      <w:r>
        <w:rPr>
          <w:rFonts w:ascii="Times New Roman" w:hAnsi="Times New Roman"/>
          <w:b/>
          <w:bCs/>
          <w:color w:val="191919"/>
          <w:spacing w:val="-19"/>
          <w:sz w:val="20"/>
          <w:szCs w:val="20"/>
        </w:rPr>
        <w:t xml:space="preserve"> </w:t>
      </w:r>
      <w:r>
        <w:rPr>
          <w:rFonts w:ascii="Times New Roman" w:hAnsi="Times New Roman"/>
          <w:b/>
          <w:bCs/>
          <w:color w:val="191919"/>
          <w:sz w:val="20"/>
          <w:szCs w:val="20"/>
        </w:rPr>
        <w:t>A</w:t>
      </w:r>
      <w:r>
        <w:rPr>
          <w:rFonts w:ascii="Times New Roman" w:hAnsi="Times New Roman"/>
          <w:b/>
          <w:bCs/>
          <w:color w:val="191919"/>
          <w:spacing w:val="-4"/>
          <w:sz w:val="20"/>
          <w:szCs w:val="20"/>
        </w:rPr>
        <w:t>r</w:t>
      </w:r>
      <w:r>
        <w:rPr>
          <w:rFonts w:ascii="Times New Roman" w:hAnsi="Times New Roman"/>
          <w:b/>
          <w:bCs/>
          <w:color w:val="191919"/>
          <w:sz w:val="20"/>
          <w:szCs w:val="20"/>
        </w:rPr>
        <w:t>eas....................................3(3-0)</w:t>
      </w:r>
    </w:p>
    <w:p w:rsidR="00F42301" w:rsidRDefault="00F42301" w:rsidP="00721764">
      <w:pPr>
        <w:widowControl w:val="0"/>
        <w:autoSpaceDE w:val="0"/>
        <w:autoSpaceDN w:val="0"/>
        <w:adjustRightInd w:val="0"/>
        <w:spacing w:before="13" w:after="0" w:line="250" w:lineRule="auto"/>
        <w:ind w:left="2285" w:right="865"/>
        <w:jc w:val="both"/>
        <w:rPr>
          <w:rFonts w:ascii="Times New Roman" w:hAnsi="Times New Roman"/>
          <w:color w:val="000000"/>
          <w:sz w:val="20"/>
          <w:szCs w:val="20"/>
        </w:rPr>
      </w:pPr>
      <w:r>
        <w:rPr>
          <w:rFonts w:ascii="Times New Roman" w:hAnsi="Times New Roman"/>
          <w:color w:val="191919"/>
          <w:sz w:val="20"/>
          <w:szCs w:val="20"/>
        </w:rPr>
        <w:t>A</w:t>
      </w:r>
      <w:r>
        <w:rPr>
          <w:rFonts w:ascii="Times New Roman" w:hAnsi="Times New Roman"/>
          <w:color w:val="191919"/>
          <w:spacing w:val="-8"/>
          <w:sz w:val="20"/>
          <w:szCs w:val="20"/>
        </w:rPr>
        <w:t xml:space="preserve"> </w:t>
      </w:r>
      <w:r>
        <w:rPr>
          <w:rFonts w:ascii="Times New Roman" w:hAnsi="Times New Roman"/>
          <w:color w:val="191919"/>
          <w:sz w:val="20"/>
          <w:szCs w:val="20"/>
        </w:rPr>
        <w:t>course</w:t>
      </w:r>
      <w:r>
        <w:rPr>
          <w:rFonts w:ascii="Times New Roman" w:hAnsi="Times New Roman"/>
          <w:color w:val="191919"/>
          <w:spacing w:val="3"/>
          <w:sz w:val="20"/>
          <w:szCs w:val="20"/>
        </w:rPr>
        <w:t xml:space="preserve"> </w:t>
      </w:r>
      <w:r>
        <w:rPr>
          <w:rFonts w:ascii="Times New Roman" w:hAnsi="Times New Roman"/>
          <w:color w:val="191919"/>
          <w:sz w:val="20"/>
          <w:szCs w:val="20"/>
        </w:rPr>
        <w:t>designed</w:t>
      </w:r>
      <w:r>
        <w:rPr>
          <w:rFonts w:ascii="Times New Roman" w:hAnsi="Times New Roman"/>
          <w:color w:val="191919"/>
          <w:spacing w:val="3"/>
          <w:sz w:val="20"/>
          <w:szCs w:val="20"/>
        </w:rPr>
        <w:t xml:space="preserve"> </w:t>
      </w:r>
      <w:r>
        <w:rPr>
          <w:rFonts w:ascii="Times New Roman" w:hAnsi="Times New Roman"/>
          <w:color w:val="191919"/>
          <w:sz w:val="20"/>
          <w:szCs w:val="20"/>
        </w:rPr>
        <w:t>to</w:t>
      </w:r>
      <w:r>
        <w:rPr>
          <w:rFonts w:ascii="Times New Roman" w:hAnsi="Times New Roman"/>
          <w:color w:val="191919"/>
          <w:spacing w:val="3"/>
          <w:sz w:val="20"/>
          <w:szCs w:val="20"/>
        </w:rPr>
        <w:t xml:space="preserve"> </w:t>
      </w:r>
      <w:r>
        <w:rPr>
          <w:rFonts w:ascii="Times New Roman" w:hAnsi="Times New Roman"/>
          <w:color w:val="191919"/>
          <w:sz w:val="20"/>
          <w:szCs w:val="20"/>
        </w:rPr>
        <w:t>acquaint</w:t>
      </w:r>
      <w:r>
        <w:rPr>
          <w:rFonts w:ascii="Times New Roman" w:hAnsi="Times New Roman"/>
          <w:color w:val="191919"/>
          <w:spacing w:val="3"/>
          <w:sz w:val="20"/>
          <w:szCs w:val="20"/>
        </w:rPr>
        <w:t xml:space="preserve"> </w:t>
      </w:r>
      <w:r>
        <w:rPr>
          <w:rFonts w:ascii="Times New Roman" w:hAnsi="Times New Roman"/>
          <w:color w:val="191919"/>
          <w:sz w:val="20"/>
          <w:szCs w:val="20"/>
        </w:rPr>
        <w:t>secondary</w:t>
      </w:r>
      <w:r>
        <w:rPr>
          <w:rFonts w:ascii="Times New Roman" w:hAnsi="Times New Roman"/>
          <w:color w:val="191919"/>
          <w:spacing w:val="3"/>
          <w:sz w:val="20"/>
          <w:szCs w:val="20"/>
        </w:rPr>
        <w:t xml:space="preserve"> </w:t>
      </w:r>
      <w:r>
        <w:rPr>
          <w:rFonts w:ascii="Times New Roman" w:hAnsi="Times New Roman"/>
          <w:color w:val="191919"/>
          <w:sz w:val="20"/>
          <w:szCs w:val="20"/>
        </w:rPr>
        <w:t>school</w:t>
      </w:r>
      <w:r>
        <w:rPr>
          <w:rFonts w:ascii="Times New Roman" w:hAnsi="Times New Roman"/>
          <w:color w:val="191919"/>
          <w:spacing w:val="3"/>
          <w:sz w:val="20"/>
          <w:szCs w:val="20"/>
        </w:rPr>
        <w:t xml:space="preserve"> </w:t>
      </w:r>
      <w:r>
        <w:rPr>
          <w:rFonts w:ascii="Times New Roman" w:hAnsi="Times New Roman"/>
          <w:color w:val="191919"/>
          <w:sz w:val="20"/>
          <w:szCs w:val="20"/>
        </w:rPr>
        <w:t>teachers</w:t>
      </w:r>
      <w:r>
        <w:rPr>
          <w:rFonts w:ascii="Times New Roman" w:hAnsi="Times New Roman"/>
          <w:color w:val="191919"/>
          <w:spacing w:val="3"/>
          <w:sz w:val="20"/>
          <w:szCs w:val="20"/>
        </w:rPr>
        <w:t xml:space="preserve"> </w:t>
      </w:r>
      <w:r>
        <w:rPr>
          <w:rFonts w:ascii="Times New Roman" w:hAnsi="Times New Roman"/>
          <w:color w:val="191919"/>
          <w:sz w:val="20"/>
          <w:szCs w:val="20"/>
        </w:rPr>
        <w:t>with</w:t>
      </w:r>
      <w:r>
        <w:rPr>
          <w:rFonts w:ascii="Times New Roman" w:hAnsi="Times New Roman"/>
          <w:color w:val="191919"/>
          <w:spacing w:val="3"/>
          <w:sz w:val="20"/>
          <w:szCs w:val="20"/>
        </w:rPr>
        <w:t xml:space="preserve"> </w:t>
      </w:r>
      <w:r>
        <w:rPr>
          <w:rFonts w:ascii="Times New Roman" w:hAnsi="Times New Roman"/>
          <w:color w:val="191919"/>
          <w:sz w:val="20"/>
          <w:szCs w:val="20"/>
        </w:rPr>
        <w:t>instructional</w:t>
      </w:r>
      <w:r>
        <w:rPr>
          <w:rFonts w:ascii="Times New Roman" w:hAnsi="Times New Roman"/>
          <w:color w:val="191919"/>
          <w:spacing w:val="3"/>
          <w:sz w:val="20"/>
          <w:szCs w:val="20"/>
        </w:rPr>
        <w:t xml:space="preserve"> </w:t>
      </w:r>
      <w:r>
        <w:rPr>
          <w:rFonts w:ascii="Times New Roman" w:hAnsi="Times New Roman"/>
          <w:color w:val="191919"/>
          <w:sz w:val="20"/>
          <w:szCs w:val="20"/>
        </w:rPr>
        <w:t>strategies</w:t>
      </w:r>
      <w:r>
        <w:rPr>
          <w:rFonts w:ascii="Times New Roman" w:hAnsi="Times New Roman"/>
          <w:color w:val="191919"/>
          <w:spacing w:val="3"/>
          <w:sz w:val="20"/>
          <w:szCs w:val="20"/>
        </w:rPr>
        <w:t xml:space="preserve"> </w:t>
      </w:r>
      <w:r>
        <w:rPr>
          <w:rFonts w:ascii="Times New Roman" w:hAnsi="Times New Roman"/>
          <w:color w:val="191919"/>
          <w:sz w:val="20"/>
          <w:szCs w:val="20"/>
        </w:rPr>
        <w:t>and</w:t>
      </w:r>
      <w:r>
        <w:rPr>
          <w:rFonts w:ascii="Times New Roman" w:hAnsi="Times New Roman"/>
          <w:color w:val="191919"/>
          <w:spacing w:val="3"/>
          <w:sz w:val="20"/>
          <w:szCs w:val="20"/>
        </w:rPr>
        <w:t xml:space="preserve"> </w:t>
      </w:r>
      <w:r>
        <w:rPr>
          <w:rFonts w:ascii="Times New Roman" w:hAnsi="Times New Roman"/>
          <w:color w:val="191919"/>
          <w:sz w:val="20"/>
          <w:szCs w:val="20"/>
        </w:rPr>
        <w:t>ma- terials for implementing reading instruction through subject matter courses.</w:t>
      </w:r>
    </w:p>
    <w:p w:rsidR="00F42301" w:rsidRDefault="00F42301" w:rsidP="00721764">
      <w:pPr>
        <w:widowControl w:val="0"/>
        <w:autoSpaceDE w:val="0"/>
        <w:autoSpaceDN w:val="0"/>
        <w:adjustRightInd w:val="0"/>
        <w:spacing w:after="0" w:line="227" w:lineRule="exact"/>
        <w:ind w:left="1925"/>
        <w:rPr>
          <w:rFonts w:ascii="Times New Roman" w:hAnsi="Times New Roman"/>
          <w:color w:val="000000"/>
          <w:sz w:val="20"/>
          <w:szCs w:val="20"/>
        </w:rPr>
      </w:pPr>
      <w:r>
        <w:rPr>
          <w:rFonts w:ascii="Times New Roman" w:hAnsi="Times New Roman"/>
          <w:b/>
          <w:bCs/>
          <w:color w:val="191919"/>
          <w:sz w:val="20"/>
          <w:szCs w:val="20"/>
        </w:rPr>
        <w:t>READ</w:t>
      </w:r>
      <w:r>
        <w:rPr>
          <w:rFonts w:ascii="Times New Roman" w:hAnsi="Times New Roman"/>
          <w:b/>
          <w:bCs/>
          <w:color w:val="191919"/>
          <w:spacing w:val="-4"/>
          <w:sz w:val="20"/>
          <w:szCs w:val="20"/>
        </w:rPr>
        <w:t xml:space="preserve"> </w:t>
      </w:r>
      <w:r>
        <w:rPr>
          <w:rFonts w:ascii="Times New Roman" w:hAnsi="Times New Roman"/>
          <w:b/>
          <w:bCs/>
          <w:color w:val="191919"/>
          <w:sz w:val="20"/>
          <w:szCs w:val="20"/>
        </w:rPr>
        <w:t>5555</w:t>
      </w:r>
      <w:r>
        <w:rPr>
          <w:rFonts w:ascii="Times New Roman" w:hAnsi="Times New Roman"/>
          <w:b/>
          <w:bCs/>
          <w:color w:val="191919"/>
          <w:spacing w:val="-4"/>
          <w:sz w:val="20"/>
          <w:szCs w:val="20"/>
        </w:rPr>
        <w:t xml:space="preserve"> </w:t>
      </w:r>
      <w:r>
        <w:rPr>
          <w:rFonts w:ascii="Times New Roman" w:hAnsi="Times New Roman"/>
          <w:b/>
          <w:bCs/>
          <w:color w:val="191919"/>
          <w:sz w:val="20"/>
          <w:szCs w:val="20"/>
        </w:rPr>
        <w:t>-</w:t>
      </w:r>
      <w:r>
        <w:rPr>
          <w:rFonts w:ascii="Times New Roman" w:hAnsi="Times New Roman"/>
          <w:b/>
          <w:bCs/>
          <w:color w:val="191919"/>
          <w:spacing w:val="-4"/>
          <w:sz w:val="20"/>
          <w:szCs w:val="20"/>
        </w:rPr>
        <w:t xml:space="preserve"> </w:t>
      </w:r>
      <w:r>
        <w:rPr>
          <w:rFonts w:ascii="Times New Roman" w:hAnsi="Times New Roman"/>
          <w:b/>
          <w:bCs/>
          <w:color w:val="191919"/>
          <w:sz w:val="20"/>
          <w:szCs w:val="20"/>
        </w:rPr>
        <w:t>Diagnosis</w:t>
      </w:r>
      <w:r>
        <w:rPr>
          <w:rFonts w:ascii="Times New Roman" w:hAnsi="Times New Roman"/>
          <w:b/>
          <w:bCs/>
          <w:color w:val="191919"/>
          <w:spacing w:val="-4"/>
          <w:sz w:val="20"/>
          <w:szCs w:val="20"/>
        </w:rPr>
        <w:t xml:space="preserve"> </w:t>
      </w:r>
      <w:r>
        <w:rPr>
          <w:rFonts w:ascii="Times New Roman" w:hAnsi="Times New Roman"/>
          <w:b/>
          <w:bCs/>
          <w:color w:val="191919"/>
          <w:sz w:val="20"/>
          <w:szCs w:val="20"/>
        </w:rPr>
        <w:t>of</w:t>
      </w:r>
      <w:r>
        <w:rPr>
          <w:rFonts w:ascii="Times New Roman" w:hAnsi="Times New Roman"/>
          <w:b/>
          <w:bCs/>
          <w:color w:val="191919"/>
          <w:spacing w:val="-4"/>
          <w:sz w:val="20"/>
          <w:szCs w:val="20"/>
        </w:rPr>
        <w:t xml:space="preserve"> </w:t>
      </w:r>
      <w:r>
        <w:rPr>
          <w:rFonts w:ascii="Times New Roman" w:hAnsi="Times New Roman"/>
          <w:b/>
          <w:bCs/>
          <w:color w:val="191919"/>
          <w:sz w:val="20"/>
          <w:szCs w:val="20"/>
        </w:rPr>
        <w:t>Reading</w:t>
      </w:r>
      <w:r>
        <w:rPr>
          <w:rFonts w:ascii="Times New Roman" w:hAnsi="Times New Roman"/>
          <w:b/>
          <w:bCs/>
          <w:color w:val="191919"/>
          <w:spacing w:val="-4"/>
          <w:sz w:val="20"/>
          <w:szCs w:val="20"/>
        </w:rPr>
        <w:t xml:space="preserve"> </w:t>
      </w:r>
      <w:r>
        <w:rPr>
          <w:rFonts w:ascii="Times New Roman" w:hAnsi="Times New Roman"/>
          <w:b/>
          <w:bCs/>
          <w:color w:val="191919"/>
          <w:sz w:val="20"/>
          <w:szCs w:val="20"/>
        </w:rPr>
        <w:t>Difficulties.....................................................................3(3-0)</w:t>
      </w:r>
    </w:p>
    <w:p w:rsidR="00F42301" w:rsidRDefault="00F42301" w:rsidP="00721764">
      <w:pPr>
        <w:widowControl w:val="0"/>
        <w:autoSpaceDE w:val="0"/>
        <w:autoSpaceDN w:val="0"/>
        <w:adjustRightInd w:val="0"/>
        <w:spacing w:before="13" w:after="0" w:line="250" w:lineRule="auto"/>
        <w:ind w:left="2285" w:right="865"/>
        <w:jc w:val="both"/>
        <w:rPr>
          <w:rFonts w:ascii="Times New Roman" w:hAnsi="Times New Roman"/>
          <w:color w:val="000000"/>
          <w:sz w:val="20"/>
          <w:szCs w:val="20"/>
        </w:rPr>
      </w:pPr>
      <w:r w:rsidRPr="003F2CF3">
        <w:rPr>
          <w:rFonts w:ascii="Calibri" w:hAnsi="Calibri"/>
          <w:noProof/>
          <w:lang w:eastAsia="en-US"/>
        </w:rPr>
        <w:pict>
          <v:shape id="_x0000_s3877" type="#_x0000_t202" style="position:absolute;left:0;text-align:left;margin-left:17.8pt;margin-top:444.6pt;width:1in;height:184.35pt;z-index:-251461632;mso-position-horizontal-relative:page;mso-position-vertical-relative:page" o:allowincell="f" filled="f" stroked="f">
            <v:textbox style="layout-flow:vertical;mso-layout-flow-alt:bottom-to-top" inset="0,0,0,0">
              <w:txbxContent>
                <w:p w:rsidR="00F42301" w:rsidRDefault="00F42301" w:rsidP="00721764">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E</w:t>
                  </w:r>
                  <w:r>
                    <w:rPr>
                      <w:rFonts w:ascii="Impact" w:hAnsi="Impact" w:cs="Impact"/>
                      <w:color w:val="A3A3A3"/>
                      <w:spacing w:val="-115"/>
                      <w:position w:val="1"/>
                      <w:sz w:val="105"/>
                      <w:szCs w:val="105"/>
                    </w:rPr>
                    <w:t xml:space="preserve"> </w:t>
                  </w:r>
                </w:p>
              </w:txbxContent>
            </v:textbox>
            <w10:wrap anchorx="page" anchory="page"/>
          </v:shape>
        </w:pict>
      </w:r>
      <w:r>
        <w:rPr>
          <w:rFonts w:ascii="Times New Roman" w:hAnsi="Times New Roman"/>
          <w:color w:val="191919"/>
          <w:sz w:val="20"/>
          <w:szCs w:val="20"/>
        </w:rPr>
        <w:t>A</w:t>
      </w:r>
      <w:r>
        <w:rPr>
          <w:rFonts w:ascii="Times New Roman" w:hAnsi="Times New Roman"/>
          <w:color w:val="191919"/>
          <w:spacing w:val="-7"/>
          <w:sz w:val="20"/>
          <w:szCs w:val="20"/>
        </w:rPr>
        <w:t xml:space="preserve"> </w:t>
      </w:r>
      <w:r>
        <w:rPr>
          <w:rFonts w:ascii="Times New Roman" w:hAnsi="Times New Roman"/>
          <w:color w:val="191919"/>
          <w:sz w:val="20"/>
          <w:szCs w:val="20"/>
        </w:rPr>
        <w:t>course</w:t>
      </w:r>
      <w:r>
        <w:rPr>
          <w:rFonts w:ascii="Times New Roman" w:hAnsi="Times New Roman"/>
          <w:color w:val="191919"/>
          <w:spacing w:val="4"/>
          <w:sz w:val="20"/>
          <w:szCs w:val="20"/>
        </w:rPr>
        <w:t xml:space="preserve"> </w:t>
      </w:r>
      <w:r>
        <w:rPr>
          <w:rFonts w:ascii="Times New Roman" w:hAnsi="Times New Roman"/>
          <w:color w:val="191919"/>
          <w:sz w:val="20"/>
          <w:szCs w:val="20"/>
        </w:rPr>
        <w:t>designed</w:t>
      </w:r>
      <w:r>
        <w:rPr>
          <w:rFonts w:ascii="Times New Roman" w:hAnsi="Times New Roman"/>
          <w:color w:val="191919"/>
          <w:spacing w:val="4"/>
          <w:sz w:val="20"/>
          <w:szCs w:val="20"/>
        </w:rPr>
        <w:t xml:space="preserve"> </w:t>
      </w:r>
      <w:r>
        <w:rPr>
          <w:rFonts w:ascii="Times New Roman" w:hAnsi="Times New Roman"/>
          <w:color w:val="191919"/>
          <w:sz w:val="20"/>
          <w:szCs w:val="20"/>
        </w:rPr>
        <w:t>to</w:t>
      </w:r>
      <w:r>
        <w:rPr>
          <w:rFonts w:ascii="Times New Roman" w:hAnsi="Times New Roman"/>
          <w:color w:val="191919"/>
          <w:spacing w:val="4"/>
          <w:sz w:val="20"/>
          <w:szCs w:val="20"/>
        </w:rPr>
        <w:t xml:space="preserve"> </w:t>
      </w:r>
      <w:r>
        <w:rPr>
          <w:rFonts w:ascii="Times New Roman" w:hAnsi="Times New Roman"/>
          <w:color w:val="191919"/>
          <w:sz w:val="20"/>
          <w:szCs w:val="20"/>
        </w:rPr>
        <w:t>analyze</w:t>
      </w:r>
      <w:r>
        <w:rPr>
          <w:rFonts w:ascii="Times New Roman" w:hAnsi="Times New Roman"/>
          <w:color w:val="191919"/>
          <w:spacing w:val="4"/>
          <w:sz w:val="20"/>
          <w:szCs w:val="20"/>
        </w:rPr>
        <w:t xml:space="preserve"> </w:t>
      </w:r>
      <w:r>
        <w:rPr>
          <w:rFonts w:ascii="Times New Roman" w:hAnsi="Times New Roman"/>
          <w:color w:val="191919"/>
          <w:sz w:val="20"/>
          <w:szCs w:val="20"/>
        </w:rPr>
        <w:t>the</w:t>
      </w:r>
      <w:r>
        <w:rPr>
          <w:rFonts w:ascii="Times New Roman" w:hAnsi="Times New Roman"/>
          <w:color w:val="191919"/>
          <w:spacing w:val="4"/>
          <w:sz w:val="20"/>
          <w:szCs w:val="20"/>
        </w:rPr>
        <w:t xml:space="preserve"> </w:t>
      </w:r>
      <w:r>
        <w:rPr>
          <w:rFonts w:ascii="Times New Roman" w:hAnsi="Times New Roman"/>
          <w:color w:val="191919"/>
          <w:sz w:val="20"/>
          <w:szCs w:val="20"/>
        </w:rPr>
        <w:t>causes</w:t>
      </w:r>
      <w:r>
        <w:rPr>
          <w:rFonts w:ascii="Times New Roman" w:hAnsi="Times New Roman"/>
          <w:color w:val="191919"/>
          <w:spacing w:val="4"/>
          <w:sz w:val="20"/>
          <w:szCs w:val="20"/>
        </w:rPr>
        <w:t xml:space="preserve"> </w:t>
      </w:r>
      <w:r>
        <w:rPr>
          <w:rFonts w:ascii="Times New Roman" w:hAnsi="Times New Roman"/>
          <w:color w:val="191919"/>
          <w:sz w:val="20"/>
          <w:szCs w:val="20"/>
        </w:rPr>
        <w:t>of</w:t>
      </w:r>
      <w:r>
        <w:rPr>
          <w:rFonts w:ascii="Times New Roman" w:hAnsi="Times New Roman"/>
          <w:color w:val="191919"/>
          <w:spacing w:val="4"/>
          <w:sz w:val="20"/>
          <w:szCs w:val="20"/>
        </w:rPr>
        <w:t xml:space="preserve"> </w:t>
      </w:r>
      <w:r>
        <w:rPr>
          <w:rFonts w:ascii="Times New Roman" w:hAnsi="Times New Roman"/>
          <w:color w:val="191919"/>
          <w:sz w:val="20"/>
          <w:szCs w:val="20"/>
        </w:rPr>
        <w:t>reading</w:t>
      </w:r>
      <w:r>
        <w:rPr>
          <w:rFonts w:ascii="Times New Roman" w:hAnsi="Times New Roman"/>
          <w:color w:val="191919"/>
          <w:spacing w:val="4"/>
          <w:sz w:val="20"/>
          <w:szCs w:val="20"/>
        </w:rPr>
        <w:t xml:space="preserve"> </w:t>
      </w:r>
      <w:r>
        <w:rPr>
          <w:rFonts w:ascii="Times New Roman" w:hAnsi="Times New Roman"/>
          <w:color w:val="191919"/>
          <w:sz w:val="20"/>
          <w:szCs w:val="20"/>
        </w:rPr>
        <w:t>problems</w:t>
      </w:r>
      <w:r>
        <w:rPr>
          <w:rFonts w:ascii="Times New Roman" w:hAnsi="Times New Roman"/>
          <w:color w:val="191919"/>
          <w:spacing w:val="4"/>
          <w:sz w:val="20"/>
          <w:szCs w:val="20"/>
        </w:rPr>
        <w:t xml:space="preserve"> </w:t>
      </w:r>
      <w:r>
        <w:rPr>
          <w:rFonts w:ascii="Times New Roman" w:hAnsi="Times New Roman"/>
          <w:color w:val="191919"/>
          <w:sz w:val="20"/>
          <w:szCs w:val="20"/>
        </w:rPr>
        <w:t>as</w:t>
      </w:r>
      <w:r>
        <w:rPr>
          <w:rFonts w:ascii="Times New Roman" w:hAnsi="Times New Roman"/>
          <w:color w:val="191919"/>
          <w:spacing w:val="4"/>
          <w:sz w:val="20"/>
          <w:szCs w:val="20"/>
        </w:rPr>
        <w:t xml:space="preserve"> </w:t>
      </w:r>
      <w:r>
        <w:rPr>
          <w:rFonts w:ascii="Times New Roman" w:hAnsi="Times New Roman"/>
          <w:color w:val="191919"/>
          <w:sz w:val="20"/>
          <w:szCs w:val="20"/>
        </w:rPr>
        <w:t>well</w:t>
      </w:r>
      <w:r>
        <w:rPr>
          <w:rFonts w:ascii="Times New Roman" w:hAnsi="Times New Roman"/>
          <w:color w:val="191919"/>
          <w:spacing w:val="4"/>
          <w:sz w:val="20"/>
          <w:szCs w:val="20"/>
        </w:rPr>
        <w:t xml:space="preserve"> </w:t>
      </w:r>
      <w:r>
        <w:rPr>
          <w:rFonts w:ascii="Times New Roman" w:hAnsi="Times New Roman"/>
          <w:color w:val="191919"/>
          <w:sz w:val="20"/>
          <w:szCs w:val="20"/>
        </w:rPr>
        <w:t>as</w:t>
      </w:r>
      <w:r>
        <w:rPr>
          <w:rFonts w:ascii="Times New Roman" w:hAnsi="Times New Roman"/>
          <w:color w:val="191919"/>
          <w:spacing w:val="4"/>
          <w:sz w:val="20"/>
          <w:szCs w:val="20"/>
        </w:rPr>
        <w:t xml:space="preserve"> </w:t>
      </w:r>
      <w:r>
        <w:rPr>
          <w:rFonts w:ascii="Times New Roman" w:hAnsi="Times New Roman"/>
          <w:color w:val="191919"/>
          <w:sz w:val="20"/>
          <w:szCs w:val="20"/>
        </w:rPr>
        <w:t>provide</w:t>
      </w:r>
      <w:r>
        <w:rPr>
          <w:rFonts w:ascii="Times New Roman" w:hAnsi="Times New Roman"/>
          <w:color w:val="191919"/>
          <w:spacing w:val="4"/>
          <w:sz w:val="20"/>
          <w:szCs w:val="20"/>
        </w:rPr>
        <w:t xml:space="preserve"> </w:t>
      </w:r>
      <w:r>
        <w:rPr>
          <w:rFonts w:ascii="Times New Roman" w:hAnsi="Times New Roman"/>
          <w:color w:val="191919"/>
          <w:sz w:val="20"/>
          <w:szCs w:val="20"/>
        </w:rPr>
        <w:t>knowledge</w:t>
      </w:r>
      <w:r>
        <w:rPr>
          <w:rFonts w:ascii="Times New Roman" w:hAnsi="Times New Roman"/>
          <w:color w:val="191919"/>
          <w:spacing w:val="4"/>
          <w:sz w:val="20"/>
          <w:szCs w:val="20"/>
        </w:rPr>
        <w:t xml:space="preserve"> </w:t>
      </w:r>
      <w:r>
        <w:rPr>
          <w:rFonts w:ascii="Times New Roman" w:hAnsi="Times New Roman"/>
          <w:color w:val="191919"/>
          <w:sz w:val="20"/>
          <w:szCs w:val="20"/>
        </w:rPr>
        <w:t>in the principles of diagnosis and remediation, with major emphasis on formal and informal as- sessment techniques.</w:t>
      </w:r>
    </w:p>
    <w:p w:rsidR="00F42301" w:rsidRDefault="00F42301" w:rsidP="00721764">
      <w:pPr>
        <w:widowControl w:val="0"/>
        <w:autoSpaceDE w:val="0"/>
        <w:autoSpaceDN w:val="0"/>
        <w:adjustRightInd w:val="0"/>
        <w:spacing w:before="13" w:after="0" w:line="250" w:lineRule="auto"/>
        <w:ind w:left="2285" w:right="865"/>
        <w:jc w:val="both"/>
        <w:rPr>
          <w:rFonts w:ascii="Times New Roman" w:hAnsi="Times New Roman"/>
          <w:color w:val="000000"/>
          <w:sz w:val="20"/>
          <w:szCs w:val="20"/>
        </w:rPr>
        <w:sectPr w:rsidR="00F42301">
          <w:pgSz w:w="12240" w:h="15840"/>
          <w:pgMar w:top="360" w:right="1300" w:bottom="280" w:left="220" w:header="0" w:footer="949" w:gutter="0"/>
          <w:cols w:space="720" w:equalWidth="0">
            <w:col w:w="10720"/>
          </w:cols>
          <w:noEndnote/>
        </w:sectPr>
      </w:pPr>
    </w:p>
    <w:p w:rsidR="00F42301" w:rsidRPr="00721764" w:rsidRDefault="00F42301" w:rsidP="00721764"/>
    <w:p w:rsidR="00F42301" w:rsidRDefault="00F42301">
      <w:pPr>
        <w:sectPr w:rsidR="00F42301">
          <w:pgSz w:w="12240" w:h="15840"/>
          <w:pgMar w:top="260" w:right="240" w:bottom="280" w:left="1260" w:header="0" w:footer="712" w:gutter="0"/>
          <w:cols w:space="720" w:equalWidth="0">
            <w:col w:w="10740"/>
          </w:cols>
          <w:noEndnote/>
        </w:sectPr>
      </w:pPr>
      <w:r>
        <w:fldChar w:fldCharType="end"/>
      </w:r>
    </w:p>
    <w:p w:rsidR="00F42301" w:rsidRDefault="00F42301"/>
    <w:p w:rsidR="00F42301" w:rsidRDefault="00F42301" w:rsidP="003054E4">
      <w:pPr>
        <w:widowControl w:val="0"/>
        <w:autoSpaceDE w:val="0"/>
        <w:autoSpaceDN w:val="0"/>
        <w:adjustRightInd w:val="0"/>
        <w:spacing w:after="0" w:line="250" w:lineRule="auto"/>
        <w:ind w:left="861" w:right="2074" w:firstLine="360"/>
        <w:jc w:val="both"/>
        <w:rPr>
          <w:rFonts w:ascii="Times New Roman" w:hAnsi="Times New Roman"/>
          <w:color w:val="000000"/>
          <w:sz w:val="20"/>
          <w:szCs w:val="20"/>
        </w:rPr>
        <w:sectPr w:rsidR="00F42301">
          <w:pgSz w:w="12240" w:h="15840"/>
          <w:pgMar w:top="260" w:right="240" w:bottom="280" w:left="1260" w:header="0" w:footer="712" w:gutter="0"/>
          <w:cols w:space="720" w:equalWidth="0">
            <w:col w:w="10740"/>
          </w:cols>
          <w:noEndnote/>
        </w:sectPr>
      </w:pPr>
      <w:r>
        <w:rPr>
          <w:rFonts w:ascii="Times New Roman" w:hAnsi="Times New Roman"/>
          <w:color w:val="000000"/>
          <w:sz w:val="20"/>
          <w:szCs w:val="20"/>
        </w:rPr>
        <w:fldChar w:fldCharType="end"/>
      </w:r>
    </w:p>
    <w:p w:rsidR="0079029D" w:rsidRDefault="0079029D"/>
    <w:p w:rsidR="00946B9C" w:rsidRDefault="0079029D">
      <w:r>
        <w:fldChar w:fldCharType="end"/>
      </w:r>
    </w:p>
    <w:sectPr w:rsidR="00946B9C" w:rsidSect="00946B9C">
      <w:pgSz w:w="12240" w:h="15840"/>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宋体">
    <w:altName w:val="SimSun"/>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AFF" w:usb1="C000605B" w:usb2="00000029" w:usb3="00000000" w:csb0="000101FF" w:csb1="00000000"/>
  </w:font>
  <w:font w:name="Impact">
    <w:panose1 w:val="020B0806030902050204"/>
    <w:charset w:val="00"/>
    <w:family w:val="swiss"/>
    <w:pitch w:val="variable"/>
    <w:sig w:usb0="00000287" w:usb1="00000000" w:usb2="00000000" w:usb3="00000000" w:csb0="0000009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F0AD6" w:rsidRDefault="00B75622">
    <w:pPr>
      <w:widowControl w:val="0"/>
      <w:autoSpaceDE w:val="0"/>
      <w:autoSpaceDN w:val="0"/>
      <w:adjustRightInd w:val="0"/>
      <w:spacing w:after="0" w:line="200" w:lineRule="exact"/>
      <w:rPr>
        <w:rFonts w:ascii="Times New Roman" w:hAnsi="Times New Roman"/>
        <w:sz w:val="20"/>
        <w:szCs w:val="20"/>
      </w:rPr>
    </w:pPr>
    <w:r w:rsidRPr="009B7488">
      <w:rPr>
        <w:rFonts w:ascii="Calibri" w:hAnsi="Calibri"/>
        <w:noProof/>
        <w:lang w:eastAsia="en-US"/>
      </w:rPr>
      <w:pict>
        <v:shape id="_x0000_s2052" style="position:absolute;left:0;text-align:left;margin-left:70.05pt;margin-top:731.8pt;width:0;height:36.15pt;z-index:-251658240;mso-position-horizontal-relative:page;mso-position-vertical-relative:page" coordsize="0,724" o:allowincell="f" path="m,l,724e" filled="f" strokecolor="#191919" strokeweight="4pt">
          <v:path arrowok="t"/>
          <w10:wrap anchorx="page" anchory="page"/>
        </v:shape>
      </w:pict>
    </w:r>
    <w:r w:rsidRPr="009B7488">
      <w:rPr>
        <w:rFonts w:ascii="Calibri" w:hAnsi="Calibri"/>
        <w:noProof/>
        <w:lang w:eastAsia="en-US"/>
      </w:rPr>
      <w:pict>
        <v:shapetype id="_x0000_t202" coordsize="21600,21600" o:spt="202" path="m,l,21600r21600,l21600,xe">
          <v:stroke joinstyle="miter"/>
          <v:path gradientshapeok="t" o:connecttype="rect"/>
        </v:shapetype>
        <v:shape id="_x0000_s2053" type="#_x0000_t202" style="position:absolute;left:0;text-align:left;margin-left:16pt;margin-top:748.55pt;width:28pt;height:26pt;z-index:-251658240;mso-position-horizontal-relative:page;mso-position-vertical-relative:page" o:allowincell="f" filled="f" stroked="f">
          <v:textbox inset="0,0,0,0">
            <w:txbxContent>
              <w:p w:rsidR="000F0AD6" w:rsidRDefault="00B75622">
                <w:pPr>
                  <w:widowControl w:val="0"/>
                  <w:autoSpaceDE w:val="0"/>
                  <w:autoSpaceDN w:val="0"/>
                  <w:adjustRightInd w:val="0"/>
                  <w:spacing w:after="0" w:line="493" w:lineRule="exact"/>
                  <w:ind w:left="40" w:right="-52"/>
                  <w:rPr>
                    <w:rFonts w:ascii="Times New Roman" w:hAnsi="Times New Roman"/>
                    <w:color w:val="000000"/>
                    <w:sz w:val="48"/>
                    <w:szCs w:val="48"/>
                  </w:rPr>
                </w:pPr>
                <w:r>
                  <w:rPr>
                    <w:rFonts w:ascii="Times New Roman" w:hAnsi="Times New Roman"/>
                    <w:b/>
                    <w:bCs/>
                    <w:color w:val="191919"/>
                    <w:position w:val="1"/>
                    <w:sz w:val="48"/>
                    <w:szCs w:val="48"/>
                  </w:rPr>
                  <w:fldChar w:fldCharType="begin"/>
                </w:r>
                <w:r>
                  <w:rPr>
                    <w:rFonts w:ascii="Times New Roman" w:hAnsi="Times New Roman"/>
                    <w:b/>
                    <w:bCs/>
                    <w:color w:val="191919"/>
                    <w:position w:val="1"/>
                    <w:sz w:val="48"/>
                    <w:szCs w:val="48"/>
                  </w:rPr>
                  <w:instrText xml:space="preserve"> PAGE </w:instrText>
                </w:r>
                <w:r>
                  <w:rPr>
                    <w:rFonts w:ascii="Times New Roman" w:hAnsi="Times New Roman"/>
                    <w:b/>
                    <w:bCs/>
                    <w:color w:val="191919"/>
                    <w:position w:val="1"/>
                    <w:sz w:val="48"/>
                    <w:szCs w:val="48"/>
                  </w:rPr>
                  <w:fldChar w:fldCharType="separate"/>
                </w:r>
                <w:r>
                  <w:rPr>
                    <w:rFonts w:ascii="Times New Roman" w:hAnsi="Times New Roman"/>
                    <w:b/>
                    <w:bCs/>
                    <w:noProof/>
                    <w:color w:val="191919"/>
                    <w:position w:val="1"/>
                    <w:sz w:val="48"/>
                    <w:szCs w:val="48"/>
                  </w:rPr>
                  <w:t>16</w:t>
                </w:r>
                <w:r>
                  <w:rPr>
                    <w:rFonts w:ascii="Times New Roman" w:hAnsi="Times New Roman"/>
                    <w:b/>
                    <w:bCs/>
                    <w:color w:val="191919"/>
                    <w:position w:val="1"/>
                    <w:sz w:val="48"/>
                    <w:szCs w:val="48"/>
                  </w:rPr>
                  <w:fldChar w:fldCharType="end"/>
                </w:r>
              </w:p>
            </w:txbxContent>
          </v:textbox>
          <w10:wrap anchorx="page" anchory="page"/>
        </v:shape>
      </w:pict>
    </w:r>
    <w:r w:rsidRPr="009B7488">
      <w:rPr>
        <w:rFonts w:ascii="Calibri" w:hAnsi="Calibri"/>
        <w:noProof/>
        <w:lang w:eastAsia="en-US"/>
      </w:rPr>
      <w:pict>
        <v:shape id="_x0000_s2054" type="#_x0000_t202" style="position:absolute;left:0;text-align:left;margin-left:111.9pt;margin-top:756.3pt;width:384.35pt;height:16pt;z-index:-251658240;mso-position-horizontal-relative:page;mso-position-vertical-relative:page" o:allowincell="f" filled="f" stroked="f">
          <v:textbox inset="0,0,0,0">
            <w:txbxContent>
              <w:p w:rsidR="000F0AD6" w:rsidRDefault="00B75622">
                <w:pPr>
                  <w:widowControl w:val="0"/>
                  <w:autoSpaceDE w:val="0"/>
                  <w:autoSpaceDN w:val="0"/>
                  <w:adjustRightInd w:val="0"/>
                  <w:spacing w:after="0" w:line="295" w:lineRule="exact"/>
                  <w:ind w:left="20" w:right="-42"/>
                  <w:rPr>
                    <w:rFonts w:ascii="Times New Roman" w:hAnsi="Times New Roman"/>
                    <w:color w:val="000000"/>
                    <w:sz w:val="28"/>
                    <w:szCs w:val="28"/>
                  </w:rPr>
                </w:pPr>
                <w:r>
                  <w:rPr>
                    <w:rFonts w:ascii="Times New Roman" w:hAnsi="Times New Roman"/>
                    <w:color w:val="191919"/>
                    <w:sz w:val="28"/>
                    <w:szCs w:val="28"/>
                  </w:rPr>
                  <w:t>A</w:t>
                </w:r>
                <w:r>
                  <w:rPr>
                    <w:rFonts w:ascii="Times New Roman" w:hAnsi="Times New Roman"/>
                    <w:color w:val="191919"/>
                    <w:sz w:val="21"/>
                    <w:szCs w:val="21"/>
                  </w:rPr>
                  <w:t>LBANY</w:t>
                </w:r>
                <w:r>
                  <w:rPr>
                    <w:rFonts w:ascii="Times New Roman" w:hAnsi="Times New Roman"/>
                    <w:color w:val="191919"/>
                    <w:spacing w:val="10"/>
                    <w:sz w:val="21"/>
                    <w:szCs w:val="21"/>
                  </w:rPr>
                  <w:t xml:space="preserve"> </w:t>
                </w:r>
                <w:r>
                  <w:rPr>
                    <w:rFonts w:ascii="Times New Roman" w:hAnsi="Times New Roman"/>
                    <w:color w:val="191919"/>
                    <w:sz w:val="28"/>
                    <w:szCs w:val="28"/>
                  </w:rPr>
                  <w:t>S</w:t>
                </w:r>
                <w:r>
                  <w:rPr>
                    <w:rFonts w:ascii="Times New Roman" w:hAnsi="Times New Roman"/>
                    <w:color w:val="191919"/>
                    <w:spacing w:val="-17"/>
                    <w:sz w:val="21"/>
                    <w:szCs w:val="21"/>
                  </w:rPr>
                  <w:t>T</w:t>
                </w:r>
                <w:r>
                  <w:rPr>
                    <w:rFonts w:ascii="Times New Roman" w:hAnsi="Times New Roman"/>
                    <w:color w:val="191919"/>
                    <w:spacing w:val="-23"/>
                    <w:sz w:val="21"/>
                    <w:szCs w:val="21"/>
                  </w:rPr>
                  <w:t>A</w:t>
                </w:r>
                <w:r>
                  <w:rPr>
                    <w:rFonts w:ascii="Times New Roman" w:hAnsi="Times New Roman"/>
                    <w:color w:val="191919"/>
                    <w:sz w:val="21"/>
                    <w:szCs w:val="21"/>
                  </w:rPr>
                  <w:t>TE</w:t>
                </w:r>
                <w:r>
                  <w:rPr>
                    <w:rFonts w:ascii="Times New Roman" w:hAnsi="Times New Roman"/>
                    <w:color w:val="191919"/>
                    <w:spacing w:val="17"/>
                    <w:sz w:val="21"/>
                    <w:szCs w:val="21"/>
                  </w:rPr>
                  <w:t xml:space="preserve"> </w:t>
                </w:r>
                <w:r>
                  <w:rPr>
                    <w:rFonts w:ascii="Times New Roman" w:hAnsi="Times New Roman"/>
                    <w:color w:val="191919"/>
                    <w:sz w:val="28"/>
                    <w:szCs w:val="28"/>
                  </w:rPr>
                  <w:t>U</w:t>
                </w:r>
                <w:r>
                  <w:rPr>
                    <w:rFonts w:ascii="Times New Roman" w:hAnsi="Times New Roman"/>
                    <w:color w:val="191919"/>
                    <w:sz w:val="21"/>
                    <w:szCs w:val="21"/>
                  </w:rPr>
                  <w:t>NIVERSITY</w:t>
                </w:r>
                <w:r>
                  <w:rPr>
                    <w:rFonts w:ascii="Times New Roman" w:hAnsi="Times New Roman"/>
                    <w:color w:val="191919"/>
                    <w:spacing w:val="10"/>
                    <w:sz w:val="21"/>
                    <w:szCs w:val="21"/>
                  </w:rPr>
                  <w:t xml:space="preserve"> </w:t>
                </w:r>
                <w:r>
                  <w:rPr>
                    <w:rFonts w:ascii="Times New Roman" w:hAnsi="Times New Roman"/>
                    <w:color w:val="191919"/>
                    <w:sz w:val="28"/>
                    <w:szCs w:val="28"/>
                  </w:rPr>
                  <w:t>G</w:t>
                </w:r>
                <w:r>
                  <w:rPr>
                    <w:rFonts w:ascii="Times New Roman" w:hAnsi="Times New Roman"/>
                    <w:color w:val="191919"/>
                    <w:sz w:val="21"/>
                    <w:szCs w:val="21"/>
                  </w:rPr>
                  <w:t>RADU</w:t>
                </w:r>
                <w:r>
                  <w:rPr>
                    <w:rFonts w:ascii="Times New Roman" w:hAnsi="Times New Roman"/>
                    <w:color w:val="191919"/>
                    <w:spacing w:val="-23"/>
                    <w:sz w:val="21"/>
                    <w:szCs w:val="21"/>
                  </w:rPr>
                  <w:t>A</w:t>
                </w:r>
                <w:r>
                  <w:rPr>
                    <w:rFonts w:ascii="Times New Roman" w:hAnsi="Times New Roman"/>
                    <w:color w:val="191919"/>
                    <w:sz w:val="21"/>
                    <w:szCs w:val="21"/>
                  </w:rPr>
                  <w:t>TE</w:t>
                </w:r>
                <w:r>
                  <w:rPr>
                    <w:rFonts w:ascii="Times New Roman" w:hAnsi="Times New Roman"/>
                    <w:color w:val="191919"/>
                    <w:spacing w:val="18"/>
                    <w:sz w:val="21"/>
                    <w:szCs w:val="21"/>
                  </w:rPr>
                  <w:t xml:space="preserve"> </w:t>
                </w:r>
                <w:r>
                  <w:rPr>
                    <w:rFonts w:ascii="Times New Roman" w:hAnsi="Times New Roman"/>
                    <w:color w:val="191919"/>
                    <w:sz w:val="28"/>
                    <w:szCs w:val="28"/>
                  </w:rPr>
                  <w:t>S</w:t>
                </w:r>
                <w:r>
                  <w:rPr>
                    <w:rFonts w:ascii="Times New Roman" w:hAnsi="Times New Roman"/>
                    <w:color w:val="191919"/>
                    <w:sz w:val="21"/>
                    <w:szCs w:val="21"/>
                  </w:rPr>
                  <w:t>CHOOL</w:t>
                </w:r>
                <w:r>
                  <w:rPr>
                    <w:rFonts w:ascii="Times New Roman" w:hAnsi="Times New Roman"/>
                    <w:color w:val="191919"/>
                    <w:spacing w:val="10"/>
                    <w:sz w:val="21"/>
                    <w:szCs w:val="21"/>
                  </w:rPr>
                  <w:t xml:space="preserve"> </w:t>
                </w:r>
                <w:r>
                  <w:rPr>
                    <w:rFonts w:ascii="Times New Roman" w:hAnsi="Times New Roman"/>
                    <w:color w:val="191919"/>
                    <w:sz w:val="28"/>
                    <w:szCs w:val="28"/>
                  </w:rPr>
                  <w:t>C</w:t>
                </w:r>
                <w:r>
                  <w:rPr>
                    <w:rFonts w:ascii="Times New Roman" w:hAnsi="Times New Roman"/>
                    <w:color w:val="191919"/>
                    <w:spacing w:val="-23"/>
                    <w:sz w:val="21"/>
                    <w:szCs w:val="21"/>
                  </w:rPr>
                  <w:t>A</w:t>
                </w:r>
                <w:r>
                  <w:rPr>
                    <w:rFonts w:ascii="Times New Roman" w:hAnsi="Times New Roman"/>
                    <w:color w:val="191919"/>
                    <w:spacing w:val="-17"/>
                    <w:sz w:val="21"/>
                    <w:szCs w:val="21"/>
                  </w:rPr>
                  <w:t>T</w:t>
                </w:r>
                <w:r>
                  <w:rPr>
                    <w:rFonts w:ascii="Times New Roman" w:hAnsi="Times New Roman"/>
                    <w:color w:val="191919"/>
                    <w:sz w:val="21"/>
                    <w:szCs w:val="21"/>
                  </w:rPr>
                  <w:t>ALOG</w:t>
                </w:r>
                <w:r>
                  <w:rPr>
                    <w:rFonts w:ascii="Times New Roman" w:hAnsi="Times New Roman"/>
                    <w:color w:val="191919"/>
                    <w:sz w:val="28"/>
                    <w:szCs w:val="28"/>
                  </w:rPr>
                  <w:t>: 2008-2012</w:t>
                </w:r>
              </w:p>
            </w:txbxContent>
          </v:textbox>
          <w10:wrap anchorx="page" anchory="page"/>
        </v:shape>
      </w:pict>
    </w: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42301" w:rsidRDefault="00F42301">
    <w:pPr>
      <w:widowControl w:val="0"/>
      <w:autoSpaceDE w:val="0"/>
      <w:autoSpaceDN w:val="0"/>
      <w:adjustRightInd w:val="0"/>
      <w:spacing w:after="0" w:line="200" w:lineRule="exact"/>
      <w:rPr>
        <w:rFonts w:ascii="Times New Roman" w:hAnsi="Times New Roman"/>
        <w:sz w:val="20"/>
        <w:szCs w:val="20"/>
      </w:rPr>
    </w:pPr>
    <w:r w:rsidRPr="00C34688">
      <w:rPr>
        <w:rFonts w:ascii="Calibri" w:hAnsi="Calibri"/>
        <w:noProof/>
        <w:lang w:eastAsia="en-US"/>
      </w:rPr>
      <w:pict>
        <v:shape id="_x0000_s2074" style="position:absolute;left:0;text-align:left;margin-left:542pt;margin-top:730.8pt;width:0;height:36.15pt;z-index:-251658240;mso-position-horizontal-relative:page;mso-position-vertical-relative:page" coordsize="0,724" o:allowincell="f" path="m,l,724e" filled="f" strokecolor="#191919" strokeweight="4pt">
          <v:path arrowok="t"/>
          <w10:wrap anchorx="page" anchory="page"/>
        </v:shape>
      </w:pict>
    </w:r>
    <w:r w:rsidRPr="00C34688">
      <w:rPr>
        <w:rFonts w:ascii="Calibri" w:hAnsi="Calibri"/>
        <w:noProof/>
        <w:lang w:eastAsia="en-US"/>
      </w:rPr>
      <w:pict>
        <v:shapetype id="_x0000_t202" coordsize="21600,21600" o:spt="202" path="m,l,21600r21600,l21600,xe">
          <v:stroke joinstyle="miter"/>
          <v:path gradientshapeok="t" o:connecttype="rect"/>
        </v:shapetype>
        <v:shape id="_x0000_s2075" type="#_x0000_t202" style="position:absolute;left:0;text-align:left;margin-left:571.05pt;margin-top:747.55pt;width:26pt;height:26pt;z-index:-251658240;mso-position-horizontal-relative:page;mso-position-vertical-relative:page" o:allowincell="f" filled="f" stroked="f">
          <v:textbox inset="0,0,0,0">
            <w:txbxContent>
              <w:p w:rsidR="00F42301" w:rsidRDefault="00F42301">
                <w:pPr>
                  <w:widowControl w:val="0"/>
                  <w:autoSpaceDE w:val="0"/>
                  <w:autoSpaceDN w:val="0"/>
                  <w:adjustRightInd w:val="0"/>
                  <w:spacing w:after="0" w:line="493" w:lineRule="exact"/>
                  <w:ind w:left="20" w:right="-72"/>
                  <w:rPr>
                    <w:rFonts w:ascii="Times New Roman" w:hAnsi="Times New Roman"/>
                    <w:color w:val="000000"/>
                    <w:sz w:val="48"/>
                    <w:szCs w:val="48"/>
                  </w:rPr>
                </w:pPr>
                <w:r>
                  <w:rPr>
                    <w:rFonts w:ascii="Times New Roman" w:hAnsi="Times New Roman"/>
                    <w:b/>
                    <w:bCs/>
                    <w:color w:val="191919"/>
                    <w:position w:val="1"/>
                    <w:sz w:val="48"/>
                    <w:szCs w:val="48"/>
                  </w:rPr>
                  <w:t>29</w:t>
                </w:r>
              </w:p>
            </w:txbxContent>
          </v:textbox>
          <w10:wrap anchorx="page" anchory="page"/>
        </v:shape>
      </w:pict>
    </w:r>
    <w:r w:rsidRPr="00C34688">
      <w:rPr>
        <w:rFonts w:ascii="Calibri" w:hAnsi="Calibri"/>
        <w:noProof/>
        <w:lang w:eastAsia="en-US"/>
      </w:rPr>
      <w:pict>
        <v:shape id="_x0000_s2076" type="#_x0000_t202" style="position:absolute;left:0;text-align:left;margin-left:113.85pt;margin-top:754.3pt;width:384.3pt;height:16pt;z-index:-251658240;mso-position-horizontal-relative:page;mso-position-vertical-relative:page" o:allowincell="f" filled="f" stroked="f">
          <v:textbox inset="0,0,0,0">
            <w:txbxContent>
              <w:p w:rsidR="00F42301" w:rsidRDefault="00F42301">
                <w:pPr>
                  <w:widowControl w:val="0"/>
                  <w:autoSpaceDE w:val="0"/>
                  <w:autoSpaceDN w:val="0"/>
                  <w:adjustRightInd w:val="0"/>
                  <w:spacing w:after="0" w:line="295" w:lineRule="exact"/>
                  <w:ind w:left="20" w:right="-42"/>
                  <w:rPr>
                    <w:rFonts w:ascii="Times New Roman" w:hAnsi="Times New Roman"/>
                    <w:color w:val="000000"/>
                    <w:sz w:val="28"/>
                    <w:szCs w:val="28"/>
                  </w:rPr>
                </w:pPr>
                <w:r>
                  <w:rPr>
                    <w:rFonts w:ascii="Times New Roman" w:hAnsi="Times New Roman"/>
                    <w:color w:val="191919"/>
                    <w:sz w:val="28"/>
                    <w:szCs w:val="28"/>
                  </w:rPr>
                  <w:t>A</w:t>
                </w:r>
                <w:r>
                  <w:rPr>
                    <w:rFonts w:ascii="Times New Roman" w:hAnsi="Times New Roman"/>
                    <w:color w:val="191919"/>
                    <w:sz w:val="21"/>
                    <w:szCs w:val="21"/>
                  </w:rPr>
                  <w:t>LBANY</w:t>
                </w:r>
                <w:r>
                  <w:rPr>
                    <w:rFonts w:ascii="Times New Roman" w:hAnsi="Times New Roman"/>
                    <w:color w:val="191919"/>
                    <w:spacing w:val="10"/>
                    <w:sz w:val="21"/>
                    <w:szCs w:val="21"/>
                  </w:rPr>
                  <w:t xml:space="preserve"> </w:t>
                </w:r>
                <w:r>
                  <w:rPr>
                    <w:rFonts w:ascii="Times New Roman" w:hAnsi="Times New Roman"/>
                    <w:color w:val="191919"/>
                    <w:sz w:val="28"/>
                    <w:szCs w:val="28"/>
                  </w:rPr>
                  <w:t>S</w:t>
                </w:r>
                <w:r>
                  <w:rPr>
                    <w:rFonts w:ascii="Times New Roman" w:hAnsi="Times New Roman"/>
                    <w:color w:val="191919"/>
                    <w:spacing w:val="-17"/>
                    <w:sz w:val="21"/>
                    <w:szCs w:val="21"/>
                  </w:rPr>
                  <w:t>T</w:t>
                </w:r>
                <w:r>
                  <w:rPr>
                    <w:rFonts w:ascii="Times New Roman" w:hAnsi="Times New Roman"/>
                    <w:color w:val="191919"/>
                    <w:spacing w:val="-23"/>
                    <w:sz w:val="21"/>
                    <w:szCs w:val="21"/>
                  </w:rPr>
                  <w:t>A</w:t>
                </w:r>
                <w:r>
                  <w:rPr>
                    <w:rFonts w:ascii="Times New Roman" w:hAnsi="Times New Roman"/>
                    <w:color w:val="191919"/>
                    <w:sz w:val="21"/>
                    <w:szCs w:val="21"/>
                  </w:rPr>
                  <w:t>TE</w:t>
                </w:r>
                <w:r>
                  <w:rPr>
                    <w:rFonts w:ascii="Times New Roman" w:hAnsi="Times New Roman"/>
                    <w:color w:val="191919"/>
                    <w:spacing w:val="17"/>
                    <w:sz w:val="21"/>
                    <w:szCs w:val="21"/>
                  </w:rPr>
                  <w:t xml:space="preserve"> </w:t>
                </w:r>
                <w:r>
                  <w:rPr>
                    <w:rFonts w:ascii="Times New Roman" w:hAnsi="Times New Roman"/>
                    <w:color w:val="191919"/>
                    <w:sz w:val="28"/>
                    <w:szCs w:val="28"/>
                  </w:rPr>
                  <w:t>U</w:t>
                </w:r>
                <w:r>
                  <w:rPr>
                    <w:rFonts w:ascii="Times New Roman" w:hAnsi="Times New Roman"/>
                    <w:color w:val="191919"/>
                    <w:sz w:val="21"/>
                    <w:szCs w:val="21"/>
                  </w:rPr>
                  <w:t>NIVERSITY</w:t>
                </w:r>
                <w:r>
                  <w:rPr>
                    <w:rFonts w:ascii="Times New Roman" w:hAnsi="Times New Roman"/>
                    <w:color w:val="191919"/>
                    <w:spacing w:val="10"/>
                    <w:sz w:val="21"/>
                    <w:szCs w:val="21"/>
                  </w:rPr>
                  <w:t xml:space="preserve"> </w:t>
                </w:r>
                <w:r>
                  <w:rPr>
                    <w:rFonts w:ascii="Times New Roman" w:hAnsi="Times New Roman"/>
                    <w:color w:val="191919"/>
                    <w:sz w:val="28"/>
                    <w:szCs w:val="28"/>
                  </w:rPr>
                  <w:t>G</w:t>
                </w:r>
                <w:r>
                  <w:rPr>
                    <w:rFonts w:ascii="Times New Roman" w:hAnsi="Times New Roman"/>
                    <w:color w:val="191919"/>
                    <w:sz w:val="21"/>
                    <w:szCs w:val="21"/>
                  </w:rPr>
                  <w:t>RADU</w:t>
                </w:r>
                <w:r>
                  <w:rPr>
                    <w:rFonts w:ascii="Times New Roman" w:hAnsi="Times New Roman"/>
                    <w:color w:val="191919"/>
                    <w:spacing w:val="-23"/>
                    <w:sz w:val="21"/>
                    <w:szCs w:val="21"/>
                  </w:rPr>
                  <w:t>A</w:t>
                </w:r>
                <w:r>
                  <w:rPr>
                    <w:rFonts w:ascii="Times New Roman" w:hAnsi="Times New Roman"/>
                    <w:color w:val="191919"/>
                    <w:sz w:val="21"/>
                    <w:szCs w:val="21"/>
                  </w:rPr>
                  <w:t>TE</w:t>
                </w:r>
                <w:r>
                  <w:rPr>
                    <w:rFonts w:ascii="Times New Roman" w:hAnsi="Times New Roman"/>
                    <w:color w:val="191919"/>
                    <w:spacing w:val="18"/>
                    <w:sz w:val="21"/>
                    <w:szCs w:val="21"/>
                  </w:rPr>
                  <w:t xml:space="preserve"> </w:t>
                </w:r>
                <w:r>
                  <w:rPr>
                    <w:rFonts w:ascii="Times New Roman" w:hAnsi="Times New Roman"/>
                    <w:color w:val="191919"/>
                    <w:sz w:val="28"/>
                    <w:szCs w:val="28"/>
                  </w:rPr>
                  <w:t>S</w:t>
                </w:r>
                <w:r>
                  <w:rPr>
                    <w:rFonts w:ascii="Times New Roman" w:hAnsi="Times New Roman"/>
                    <w:color w:val="191919"/>
                    <w:sz w:val="21"/>
                    <w:szCs w:val="21"/>
                  </w:rPr>
                  <w:t>CHOOL</w:t>
                </w:r>
                <w:r>
                  <w:rPr>
                    <w:rFonts w:ascii="Times New Roman" w:hAnsi="Times New Roman"/>
                    <w:color w:val="191919"/>
                    <w:spacing w:val="10"/>
                    <w:sz w:val="21"/>
                    <w:szCs w:val="21"/>
                  </w:rPr>
                  <w:t xml:space="preserve"> </w:t>
                </w:r>
                <w:r>
                  <w:rPr>
                    <w:rFonts w:ascii="Times New Roman" w:hAnsi="Times New Roman"/>
                    <w:color w:val="191919"/>
                    <w:sz w:val="28"/>
                    <w:szCs w:val="28"/>
                  </w:rPr>
                  <w:t>C</w:t>
                </w:r>
                <w:r>
                  <w:rPr>
                    <w:rFonts w:ascii="Times New Roman" w:hAnsi="Times New Roman"/>
                    <w:color w:val="191919"/>
                    <w:spacing w:val="-23"/>
                    <w:sz w:val="21"/>
                    <w:szCs w:val="21"/>
                  </w:rPr>
                  <w:t>A</w:t>
                </w:r>
                <w:r>
                  <w:rPr>
                    <w:rFonts w:ascii="Times New Roman" w:hAnsi="Times New Roman"/>
                    <w:color w:val="191919"/>
                    <w:spacing w:val="-17"/>
                    <w:sz w:val="21"/>
                    <w:szCs w:val="21"/>
                  </w:rPr>
                  <w:t>T</w:t>
                </w:r>
                <w:r>
                  <w:rPr>
                    <w:rFonts w:ascii="Times New Roman" w:hAnsi="Times New Roman"/>
                    <w:color w:val="191919"/>
                    <w:sz w:val="21"/>
                    <w:szCs w:val="21"/>
                  </w:rPr>
                  <w:t>ALOG</w:t>
                </w:r>
                <w:r>
                  <w:rPr>
                    <w:rFonts w:ascii="Times New Roman" w:hAnsi="Times New Roman"/>
                    <w:color w:val="191919"/>
                    <w:sz w:val="28"/>
                    <w:szCs w:val="28"/>
                  </w:rPr>
                  <w:t>: 2008-2012</w:t>
                </w:r>
              </w:p>
            </w:txbxContent>
          </v:textbox>
          <w10:wrap anchorx="page" anchory="page"/>
        </v:shape>
      </w:pict>
    </w: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42301" w:rsidRDefault="00F42301">
    <w:pPr>
      <w:widowControl w:val="0"/>
      <w:autoSpaceDE w:val="0"/>
      <w:autoSpaceDN w:val="0"/>
      <w:adjustRightInd w:val="0"/>
      <w:spacing w:after="0" w:line="200" w:lineRule="exact"/>
      <w:rPr>
        <w:rFonts w:ascii="Times New Roman" w:hAnsi="Times New Roman"/>
        <w:sz w:val="20"/>
        <w:szCs w:val="20"/>
      </w:rPr>
    </w:pPr>
    <w:r w:rsidRPr="00C34688">
      <w:rPr>
        <w:rFonts w:ascii="Calibri" w:hAnsi="Calibri"/>
        <w:noProof/>
        <w:lang w:eastAsia="en-US"/>
      </w:rPr>
      <w:pict>
        <v:shape id="_x0000_s2083" style="position:absolute;left:0;text-align:left;margin-left:1in;margin-top:731.8pt;width:0;height:36.15pt;z-index:-251658240;mso-position-horizontal-relative:page;mso-position-vertical-relative:page" coordsize="0,724" o:allowincell="f" path="m,l,724e" filled="f" strokecolor="#191919" strokeweight="4pt">
          <v:path arrowok="t"/>
          <w10:wrap anchorx="page" anchory="page"/>
        </v:shape>
      </w:pict>
    </w:r>
    <w:r w:rsidRPr="00C34688">
      <w:rPr>
        <w:rFonts w:ascii="Calibri" w:hAnsi="Calibri"/>
        <w:noProof/>
        <w:lang w:eastAsia="en-US"/>
      </w:rPr>
      <w:pict>
        <v:shapetype id="_x0000_t202" coordsize="21600,21600" o:spt="202" path="m,l,21600r21600,l21600,xe">
          <v:stroke joinstyle="miter"/>
          <v:path gradientshapeok="t" o:connecttype="rect"/>
        </v:shapetype>
        <v:shape id="_x0000_s2084" type="#_x0000_t202" style="position:absolute;left:0;text-align:left;margin-left:16pt;margin-top:748.55pt;width:28pt;height:26pt;z-index:-251658240;mso-position-horizontal-relative:page;mso-position-vertical-relative:page" o:allowincell="f" filled="f" stroked="f">
          <v:textbox inset="0,0,0,0">
            <w:txbxContent>
              <w:p w:rsidR="00F42301" w:rsidRDefault="00F42301">
                <w:pPr>
                  <w:widowControl w:val="0"/>
                  <w:autoSpaceDE w:val="0"/>
                  <w:autoSpaceDN w:val="0"/>
                  <w:adjustRightInd w:val="0"/>
                  <w:spacing w:after="0" w:line="493" w:lineRule="exact"/>
                  <w:ind w:left="40" w:right="-52"/>
                  <w:rPr>
                    <w:rFonts w:ascii="Times New Roman" w:hAnsi="Times New Roman"/>
                    <w:color w:val="000000"/>
                    <w:sz w:val="48"/>
                    <w:szCs w:val="48"/>
                  </w:rPr>
                </w:pPr>
                <w:r>
                  <w:rPr>
                    <w:rFonts w:ascii="Times New Roman" w:hAnsi="Times New Roman"/>
                    <w:b/>
                    <w:bCs/>
                    <w:color w:val="191919"/>
                    <w:position w:val="1"/>
                    <w:sz w:val="48"/>
                    <w:szCs w:val="48"/>
                  </w:rPr>
                  <w:fldChar w:fldCharType="begin"/>
                </w:r>
                <w:r>
                  <w:rPr>
                    <w:rFonts w:ascii="Times New Roman" w:hAnsi="Times New Roman"/>
                    <w:b/>
                    <w:bCs/>
                    <w:color w:val="191919"/>
                    <w:position w:val="1"/>
                    <w:sz w:val="48"/>
                    <w:szCs w:val="48"/>
                  </w:rPr>
                  <w:instrText xml:space="preserve"> PAGE </w:instrText>
                </w:r>
                <w:r>
                  <w:rPr>
                    <w:rFonts w:ascii="Times New Roman" w:hAnsi="Times New Roman"/>
                    <w:b/>
                    <w:bCs/>
                    <w:color w:val="191919"/>
                    <w:position w:val="1"/>
                    <w:sz w:val="48"/>
                    <w:szCs w:val="48"/>
                  </w:rPr>
                  <w:fldChar w:fldCharType="separate"/>
                </w:r>
                <w:r>
                  <w:rPr>
                    <w:rFonts w:ascii="Times New Roman" w:hAnsi="Times New Roman"/>
                    <w:b/>
                    <w:bCs/>
                    <w:noProof/>
                    <w:color w:val="191919"/>
                    <w:position w:val="1"/>
                    <w:sz w:val="48"/>
                    <w:szCs w:val="48"/>
                  </w:rPr>
                  <w:t>32</w:t>
                </w:r>
                <w:r>
                  <w:rPr>
                    <w:rFonts w:ascii="Times New Roman" w:hAnsi="Times New Roman"/>
                    <w:b/>
                    <w:bCs/>
                    <w:color w:val="191919"/>
                    <w:position w:val="1"/>
                    <w:sz w:val="48"/>
                    <w:szCs w:val="48"/>
                  </w:rPr>
                  <w:fldChar w:fldCharType="end"/>
                </w:r>
              </w:p>
            </w:txbxContent>
          </v:textbox>
          <w10:wrap anchorx="page" anchory="page"/>
        </v:shape>
      </w:pict>
    </w:r>
    <w:r w:rsidRPr="00C34688">
      <w:rPr>
        <w:rFonts w:ascii="Calibri" w:hAnsi="Calibri"/>
        <w:noProof/>
        <w:lang w:eastAsia="en-US"/>
      </w:rPr>
      <w:pict>
        <v:shape id="_x0000_s2085" type="#_x0000_t202" style="position:absolute;left:0;text-align:left;margin-left:113.85pt;margin-top:756.3pt;width:384.3pt;height:16pt;z-index:-251658240;mso-position-horizontal-relative:page;mso-position-vertical-relative:page" o:allowincell="f" filled="f" stroked="f">
          <v:textbox inset="0,0,0,0">
            <w:txbxContent>
              <w:p w:rsidR="00F42301" w:rsidRDefault="00F42301">
                <w:pPr>
                  <w:widowControl w:val="0"/>
                  <w:autoSpaceDE w:val="0"/>
                  <w:autoSpaceDN w:val="0"/>
                  <w:adjustRightInd w:val="0"/>
                  <w:spacing w:after="0" w:line="295" w:lineRule="exact"/>
                  <w:ind w:left="20" w:right="-42"/>
                  <w:rPr>
                    <w:rFonts w:ascii="Times New Roman" w:hAnsi="Times New Roman"/>
                    <w:color w:val="000000"/>
                    <w:sz w:val="28"/>
                    <w:szCs w:val="28"/>
                  </w:rPr>
                </w:pPr>
                <w:r>
                  <w:rPr>
                    <w:rFonts w:ascii="Times New Roman" w:hAnsi="Times New Roman"/>
                    <w:color w:val="191919"/>
                    <w:sz w:val="28"/>
                    <w:szCs w:val="28"/>
                  </w:rPr>
                  <w:t>A</w:t>
                </w:r>
                <w:r>
                  <w:rPr>
                    <w:rFonts w:ascii="Times New Roman" w:hAnsi="Times New Roman"/>
                    <w:color w:val="191919"/>
                    <w:sz w:val="21"/>
                    <w:szCs w:val="21"/>
                  </w:rPr>
                  <w:t>LBANY</w:t>
                </w:r>
                <w:r>
                  <w:rPr>
                    <w:rFonts w:ascii="Times New Roman" w:hAnsi="Times New Roman"/>
                    <w:color w:val="191919"/>
                    <w:spacing w:val="10"/>
                    <w:sz w:val="21"/>
                    <w:szCs w:val="21"/>
                  </w:rPr>
                  <w:t xml:space="preserve"> </w:t>
                </w:r>
                <w:r>
                  <w:rPr>
                    <w:rFonts w:ascii="Times New Roman" w:hAnsi="Times New Roman"/>
                    <w:color w:val="191919"/>
                    <w:sz w:val="28"/>
                    <w:szCs w:val="28"/>
                  </w:rPr>
                  <w:t>S</w:t>
                </w:r>
                <w:r>
                  <w:rPr>
                    <w:rFonts w:ascii="Times New Roman" w:hAnsi="Times New Roman"/>
                    <w:color w:val="191919"/>
                    <w:spacing w:val="-17"/>
                    <w:sz w:val="21"/>
                    <w:szCs w:val="21"/>
                  </w:rPr>
                  <w:t>T</w:t>
                </w:r>
                <w:r>
                  <w:rPr>
                    <w:rFonts w:ascii="Times New Roman" w:hAnsi="Times New Roman"/>
                    <w:color w:val="191919"/>
                    <w:spacing w:val="-23"/>
                    <w:sz w:val="21"/>
                    <w:szCs w:val="21"/>
                  </w:rPr>
                  <w:t>A</w:t>
                </w:r>
                <w:r>
                  <w:rPr>
                    <w:rFonts w:ascii="Times New Roman" w:hAnsi="Times New Roman"/>
                    <w:color w:val="191919"/>
                    <w:sz w:val="21"/>
                    <w:szCs w:val="21"/>
                  </w:rPr>
                  <w:t>TE</w:t>
                </w:r>
                <w:r>
                  <w:rPr>
                    <w:rFonts w:ascii="Times New Roman" w:hAnsi="Times New Roman"/>
                    <w:color w:val="191919"/>
                    <w:spacing w:val="17"/>
                    <w:sz w:val="21"/>
                    <w:szCs w:val="21"/>
                  </w:rPr>
                  <w:t xml:space="preserve"> </w:t>
                </w:r>
                <w:r>
                  <w:rPr>
                    <w:rFonts w:ascii="Times New Roman" w:hAnsi="Times New Roman"/>
                    <w:color w:val="191919"/>
                    <w:sz w:val="28"/>
                    <w:szCs w:val="28"/>
                  </w:rPr>
                  <w:t>U</w:t>
                </w:r>
                <w:r>
                  <w:rPr>
                    <w:rFonts w:ascii="Times New Roman" w:hAnsi="Times New Roman"/>
                    <w:color w:val="191919"/>
                    <w:sz w:val="21"/>
                    <w:szCs w:val="21"/>
                  </w:rPr>
                  <w:t>NIVERSITY</w:t>
                </w:r>
                <w:r>
                  <w:rPr>
                    <w:rFonts w:ascii="Times New Roman" w:hAnsi="Times New Roman"/>
                    <w:color w:val="191919"/>
                    <w:spacing w:val="10"/>
                    <w:sz w:val="21"/>
                    <w:szCs w:val="21"/>
                  </w:rPr>
                  <w:t xml:space="preserve"> </w:t>
                </w:r>
                <w:r>
                  <w:rPr>
                    <w:rFonts w:ascii="Times New Roman" w:hAnsi="Times New Roman"/>
                    <w:color w:val="191919"/>
                    <w:sz w:val="28"/>
                    <w:szCs w:val="28"/>
                  </w:rPr>
                  <w:t>G</w:t>
                </w:r>
                <w:r>
                  <w:rPr>
                    <w:rFonts w:ascii="Times New Roman" w:hAnsi="Times New Roman"/>
                    <w:color w:val="191919"/>
                    <w:sz w:val="21"/>
                    <w:szCs w:val="21"/>
                  </w:rPr>
                  <w:t>RADU</w:t>
                </w:r>
                <w:r>
                  <w:rPr>
                    <w:rFonts w:ascii="Times New Roman" w:hAnsi="Times New Roman"/>
                    <w:color w:val="191919"/>
                    <w:spacing w:val="-23"/>
                    <w:sz w:val="21"/>
                    <w:szCs w:val="21"/>
                  </w:rPr>
                  <w:t>A</w:t>
                </w:r>
                <w:r>
                  <w:rPr>
                    <w:rFonts w:ascii="Times New Roman" w:hAnsi="Times New Roman"/>
                    <w:color w:val="191919"/>
                    <w:sz w:val="21"/>
                    <w:szCs w:val="21"/>
                  </w:rPr>
                  <w:t>TE</w:t>
                </w:r>
                <w:r>
                  <w:rPr>
                    <w:rFonts w:ascii="Times New Roman" w:hAnsi="Times New Roman"/>
                    <w:color w:val="191919"/>
                    <w:spacing w:val="18"/>
                    <w:sz w:val="21"/>
                    <w:szCs w:val="21"/>
                  </w:rPr>
                  <w:t xml:space="preserve"> </w:t>
                </w:r>
                <w:r>
                  <w:rPr>
                    <w:rFonts w:ascii="Times New Roman" w:hAnsi="Times New Roman"/>
                    <w:color w:val="191919"/>
                    <w:sz w:val="28"/>
                    <w:szCs w:val="28"/>
                  </w:rPr>
                  <w:t>S</w:t>
                </w:r>
                <w:r>
                  <w:rPr>
                    <w:rFonts w:ascii="Times New Roman" w:hAnsi="Times New Roman"/>
                    <w:color w:val="191919"/>
                    <w:sz w:val="21"/>
                    <w:szCs w:val="21"/>
                  </w:rPr>
                  <w:t>CHOOL</w:t>
                </w:r>
                <w:r>
                  <w:rPr>
                    <w:rFonts w:ascii="Times New Roman" w:hAnsi="Times New Roman"/>
                    <w:color w:val="191919"/>
                    <w:spacing w:val="10"/>
                    <w:sz w:val="21"/>
                    <w:szCs w:val="21"/>
                  </w:rPr>
                  <w:t xml:space="preserve"> </w:t>
                </w:r>
                <w:r>
                  <w:rPr>
                    <w:rFonts w:ascii="Times New Roman" w:hAnsi="Times New Roman"/>
                    <w:color w:val="191919"/>
                    <w:sz w:val="28"/>
                    <w:szCs w:val="28"/>
                  </w:rPr>
                  <w:t>C</w:t>
                </w:r>
                <w:r>
                  <w:rPr>
                    <w:rFonts w:ascii="Times New Roman" w:hAnsi="Times New Roman"/>
                    <w:color w:val="191919"/>
                    <w:spacing w:val="-23"/>
                    <w:sz w:val="21"/>
                    <w:szCs w:val="21"/>
                  </w:rPr>
                  <w:t>A</w:t>
                </w:r>
                <w:r>
                  <w:rPr>
                    <w:rFonts w:ascii="Times New Roman" w:hAnsi="Times New Roman"/>
                    <w:color w:val="191919"/>
                    <w:spacing w:val="-17"/>
                    <w:sz w:val="21"/>
                    <w:szCs w:val="21"/>
                  </w:rPr>
                  <w:t>T</w:t>
                </w:r>
                <w:r>
                  <w:rPr>
                    <w:rFonts w:ascii="Times New Roman" w:hAnsi="Times New Roman"/>
                    <w:color w:val="191919"/>
                    <w:sz w:val="21"/>
                    <w:szCs w:val="21"/>
                  </w:rPr>
                  <w:t>ALOG</w:t>
                </w:r>
                <w:r>
                  <w:rPr>
                    <w:rFonts w:ascii="Times New Roman" w:hAnsi="Times New Roman"/>
                    <w:color w:val="191919"/>
                    <w:sz w:val="28"/>
                    <w:szCs w:val="28"/>
                  </w:rPr>
                  <w:t>: 2008-2012</w:t>
                </w:r>
              </w:p>
            </w:txbxContent>
          </v:textbox>
          <w10:wrap anchorx="page" anchory="page"/>
        </v:shape>
      </w:pict>
    </w:r>
  </w:p>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42301" w:rsidRDefault="00F42301">
    <w:pPr>
      <w:widowControl w:val="0"/>
      <w:autoSpaceDE w:val="0"/>
      <w:autoSpaceDN w:val="0"/>
      <w:adjustRightInd w:val="0"/>
      <w:spacing w:after="0" w:line="200" w:lineRule="exact"/>
      <w:rPr>
        <w:rFonts w:ascii="Times New Roman" w:hAnsi="Times New Roman"/>
        <w:sz w:val="20"/>
        <w:szCs w:val="20"/>
      </w:rPr>
    </w:pPr>
    <w:r w:rsidRPr="00C34688">
      <w:rPr>
        <w:rFonts w:ascii="Calibri" w:hAnsi="Calibri"/>
        <w:noProof/>
        <w:lang w:eastAsia="en-US"/>
      </w:rPr>
      <w:pict>
        <v:shape id="_x0000_s2080" style="position:absolute;left:0;text-align:left;margin-left:542pt;margin-top:731.8pt;width:0;height:36.15pt;z-index:-251658240;mso-position-horizontal-relative:page;mso-position-vertical-relative:page" coordsize="0,724" o:allowincell="f" path="m,l,724e" filled="f" strokecolor="#191919" strokeweight="4pt">
          <v:path arrowok="t"/>
          <w10:wrap anchorx="page" anchory="page"/>
        </v:shape>
      </w:pict>
    </w:r>
    <w:r w:rsidRPr="00C34688">
      <w:rPr>
        <w:rFonts w:ascii="Calibri" w:hAnsi="Calibri"/>
        <w:noProof/>
        <w:lang w:eastAsia="en-US"/>
      </w:rPr>
      <w:pict>
        <v:shapetype id="_x0000_t202" coordsize="21600,21600" o:spt="202" path="m,l,21600r21600,l21600,xe">
          <v:stroke joinstyle="miter"/>
          <v:path gradientshapeok="t" o:connecttype="rect"/>
        </v:shapetype>
        <v:shape id="_x0000_s2081" type="#_x0000_t202" style="position:absolute;left:0;text-align:left;margin-left:107pt;margin-top:735.9pt;width:395.15pt;height:35.4pt;z-index:-251658240;mso-position-horizontal-relative:page;mso-position-vertical-relative:page" o:allowincell="f" filled="f" stroked="f">
          <v:textbox inset="0,0,0,0">
            <w:txbxContent>
              <w:p w:rsidR="00F42301" w:rsidRDefault="00F42301">
                <w:pPr>
                  <w:widowControl w:val="0"/>
                  <w:autoSpaceDE w:val="0"/>
                  <w:autoSpaceDN w:val="0"/>
                  <w:adjustRightInd w:val="0"/>
                  <w:spacing w:after="0" w:line="217" w:lineRule="exact"/>
                  <w:ind w:left="-15" w:right="-15"/>
                  <w:jc w:val="center"/>
                  <w:rPr>
                    <w:rFonts w:ascii="Times New Roman" w:hAnsi="Times New Roman"/>
                    <w:color w:val="000000"/>
                    <w:sz w:val="20"/>
                    <w:szCs w:val="20"/>
                  </w:rPr>
                </w:pPr>
                <w:proofErr w:type="gramStart"/>
                <w:r>
                  <w:rPr>
                    <w:rFonts w:ascii="Times New Roman" w:hAnsi="Times New Roman"/>
                    <w:color w:val="191919"/>
                    <w:sz w:val="20"/>
                    <w:szCs w:val="20"/>
                  </w:rPr>
                  <w:t>semester's</w:t>
                </w:r>
                <w:proofErr w:type="gramEnd"/>
                <w:r>
                  <w:rPr>
                    <w:rFonts w:ascii="Times New Roman" w:hAnsi="Times New Roman"/>
                    <w:color w:val="191919"/>
                    <w:sz w:val="20"/>
                    <w:szCs w:val="20"/>
                  </w:rPr>
                  <w:t xml:space="preserve"> tuition and fees at the time of enrollment. </w:t>
                </w:r>
                <w:r>
                  <w:rPr>
                    <w:rFonts w:ascii="Times New Roman" w:hAnsi="Times New Roman"/>
                    <w:color w:val="191919"/>
                    <w:spacing w:val="39"/>
                    <w:sz w:val="20"/>
                    <w:szCs w:val="20"/>
                  </w:rPr>
                  <w:t xml:space="preserve"> </w:t>
                </w:r>
                <w:r>
                  <w:rPr>
                    <w:rFonts w:ascii="Times New Roman" w:hAnsi="Times New Roman"/>
                    <w:color w:val="191919"/>
                    <w:sz w:val="20"/>
                    <w:szCs w:val="20"/>
                  </w:rPr>
                  <w:t>Albany State University does not participate</w:t>
                </w:r>
              </w:p>
              <w:p w:rsidR="00F42301" w:rsidRDefault="00F42301">
                <w:pPr>
                  <w:widowControl w:val="0"/>
                  <w:autoSpaceDE w:val="0"/>
                  <w:autoSpaceDN w:val="0"/>
                  <w:adjustRightInd w:val="0"/>
                  <w:spacing w:before="5" w:after="0" w:line="140" w:lineRule="exact"/>
                  <w:rPr>
                    <w:rFonts w:ascii="Times New Roman" w:hAnsi="Times New Roman"/>
                    <w:color w:val="000000"/>
                    <w:sz w:val="14"/>
                    <w:szCs w:val="14"/>
                  </w:rPr>
                </w:pPr>
              </w:p>
              <w:p w:rsidR="00F42301" w:rsidRDefault="00F42301">
                <w:pPr>
                  <w:widowControl w:val="0"/>
                  <w:autoSpaceDE w:val="0"/>
                  <w:autoSpaceDN w:val="0"/>
                  <w:adjustRightInd w:val="0"/>
                  <w:spacing w:after="0"/>
                  <w:ind w:left="116" w:right="58"/>
                  <w:jc w:val="center"/>
                  <w:rPr>
                    <w:rFonts w:ascii="Times New Roman" w:hAnsi="Times New Roman"/>
                    <w:color w:val="000000"/>
                    <w:sz w:val="28"/>
                    <w:szCs w:val="28"/>
                  </w:rPr>
                </w:pPr>
                <w:r>
                  <w:rPr>
                    <w:rFonts w:ascii="Times New Roman" w:hAnsi="Times New Roman"/>
                    <w:color w:val="191919"/>
                    <w:sz w:val="28"/>
                    <w:szCs w:val="28"/>
                  </w:rPr>
                  <w:t>A</w:t>
                </w:r>
                <w:r>
                  <w:rPr>
                    <w:rFonts w:ascii="Times New Roman" w:hAnsi="Times New Roman"/>
                    <w:color w:val="191919"/>
                    <w:sz w:val="21"/>
                    <w:szCs w:val="21"/>
                  </w:rPr>
                  <w:t>LBANY</w:t>
                </w:r>
                <w:r>
                  <w:rPr>
                    <w:rFonts w:ascii="Times New Roman" w:hAnsi="Times New Roman"/>
                    <w:color w:val="191919"/>
                    <w:spacing w:val="10"/>
                    <w:sz w:val="21"/>
                    <w:szCs w:val="21"/>
                  </w:rPr>
                  <w:t xml:space="preserve"> </w:t>
                </w:r>
                <w:r>
                  <w:rPr>
                    <w:rFonts w:ascii="Times New Roman" w:hAnsi="Times New Roman"/>
                    <w:color w:val="191919"/>
                    <w:sz w:val="28"/>
                    <w:szCs w:val="28"/>
                  </w:rPr>
                  <w:t>S</w:t>
                </w:r>
                <w:r>
                  <w:rPr>
                    <w:rFonts w:ascii="Times New Roman" w:hAnsi="Times New Roman"/>
                    <w:color w:val="191919"/>
                    <w:spacing w:val="-17"/>
                    <w:sz w:val="21"/>
                    <w:szCs w:val="21"/>
                  </w:rPr>
                  <w:t>T</w:t>
                </w:r>
                <w:r>
                  <w:rPr>
                    <w:rFonts w:ascii="Times New Roman" w:hAnsi="Times New Roman"/>
                    <w:color w:val="191919"/>
                    <w:spacing w:val="-23"/>
                    <w:sz w:val="21"/>
                    <w:szCs w:val="21"/>
                  </w:rPr>
                  <w:t>A</w:t>
                </w:r>
                <w:r>
                  <w:rPr>
                    <w:rFonts w:ascii="Times New Roman" w:hAnsi="Times New Roman"/>
                    <w:color w:val="191919"/>
                    <w:sz w:val="21"/>
                    <w:szCs w:val="21"/>
                  </w:rPr>
                  <w:t>TE</w:t>
                </w:r>
                <w:r>
                  <w:rPr>
                    <w:rFonts w:ascii="Times New Roman" w:hAnsi="Times New Roman"/>
                    <w:color w:val="191919"/>
                    <w:spacing w:val="17"/>
                    <w:sz w:val="21"/>
                    <w:szCs w:val="21"/>
                  </w:rPr>
                  <w:t xml:space="preserve"> </w:t>
                </w:r>
                <w:r>
                  <w:rPr>
                    <w:rFonts w:ascii="Times New Roman" w:hAnsi="Times New Roman"/>
                    <w:color w:val="191919"/>
                    <w:sz w:val="28"/>
                    <w:szCs w:val="28"/>
                  </w:rPr>
                  <w:t>U</w:t>
                </w:r>
                <w:r>
                  <w:rPr>
                    <w:rFonts w:ascii="Times New Roman" w:hAnsi="Times New Roman"/>
                    <w:color w:val="191919"/>
                    <w:sz w:val="21"/>
                    <w:szCs w:val="21"/>
                  </w:rPr>
                  <w:t>NIVERSITY</w:t>
                </w:r>
                <w:r>
                  <w:rPr>
                    <w:rFonts w:ascii="Times New Roman" w:hAnsi="Times New Roman"/>
                    <w:color w:val="191919"/>
                    <w:spacing w:val="10"/>
                    <w:sz w:val="21"/>
                    <w:szCs w:val="21"/>
                  </w:rPr>
                  <w:t xml:space="preserve"> </w:t>
                </w:r>
                <w:r>
                  <w:rPr>
                    <w:rFonts w:ascii="Times New Roman" w:hAnsi="Times New Roman"/>
                    <w:color w:val="191919"/>
                    <w:sz w:val="28"/>
                    <w:szCs w:val="28"/>
                  </w:rPr>
                  <w:t>G</w:t>
                </w:r>
                <w:r>
                  <w:rPr>
                    <w:rFonts w:ascii="Times New Roman" w:hAnsi="Times New Roman"/>
                    <w:color w:val="191919"/>
                    <w:sz w:val="21"/>
                    <w:szCs w:val="21"/>
                  </w:rPr>
                  <w:t>RADU</w:t>
                </w:r>
                <w:r>
                  <w:rPr>
                    <w:rFonts w:ascii="Times New Roman" w:hAnsi="Times New Roman"/>
                    <w:color w:val="191919"/>
                    <w:spacing w:val="-23"/>
                    <w:sz w:val="21"/>
                    <w:szCs w:val="21"/>
                  </w:rPr>
                  <w:t>A</w:t>
                </w:r>
                <w:r>
                  <w:rPr>
                    <w:rFonts w:ascii="Times New Roman" w:hAnsi="Times New Roman"/>
                    <w:color w:val="191919"/>
                    <w:sz w:val="21"/>
                    <w:szCs w:val="21"/>
                  </w:rPr>
                  <w:t>TE</w:t>
                </w:r>
                <w:r>
                  <w:rPr>
                    <w:rFonts w:ascii="Times New Roman" w:hAnsi="Times New Roman"/>
                    <w:color w:val="191919"/>
                    <w:spacing w:val="18"/>
                    <w:sz w:val="21"/>
                    <w:szCs w:val="21"/>
                  </w:rPr>
                  <w:t xml:space="preserve"> </w:t>
                </w:r>
                <w:r>
                  <w:rPr>
                    <w:rFonts w:ascii="Times New Roman" w:hAnsi="Times New Roman"/>
                    <w:color w:val="191919"/>
                    <w:sz w:val="28"/>
                    <w:szCs w:val="28"/>
                  </w:rPr>
                  <w:t>S</w:t>
                </w:r>
                <w:r>
                  <w:rPr>
                    <w:rFonts w:ascii="Times New Roman" w:hAnsi="Times New Roman"/>
                    <w:color w:val="191919"/>
                    <w:sz w:val="21"/>
                    <w:szCs w:val="21"/>
                  </w:rPr>
                  <w:t>CHOOL</w:t>
                </w:r>
                <w:r>
                  <w:rPr>
                    <w:rFonts w:ascii="Times New Roman" w:hAnsi="Times New Roman"/>
                    <w:color w:val="191919"/>
                    <w:spacing w:val="10"/>
                    <w:sz w:val="21"/>
                    <w:szCs w:val="21"/>
                  </w:rPr>
                  <w:t xml:space="preserve"> </w:t>
                </w:r>
                <w:r>
                  <w:rPr>
                    <w:rFonts w:ascii="Times New Roman" w:hAnsi="Times New Roman"/>
                    <w:color w:val="191919"/>
                    <w:sz w:val="28"/>
                    <w:szCs w:val="28"/>
                  </w:rPr>
                  <w:t>C</w:t>
                </w:r>
                <w:r>
                  <w:rPr>
                    <w:rFonts w:ascii="Times New Roman" w:hAnsi="Times New Roman"/>
                    <w:color w:val="191919"/>
                    <w:spacing w:val="-23"/>
                    <w:sz w:val="21"/>
                    <w:szCs w:val="21"/>
                  </w:rPr>
                  <w:t>A</w:t>
                </w:r>
                <w:r>
                  <w:rPr>
                    <w:rFonts w:ascii="Times New Roman" w:hAnsi="Times New Roman"/>
                    <w:color w:val="191919"/>
                    <w:spacing w:val="-17"/>
                    <w:sz w:val="21"/>
                    <w:szCs w:val="21"/>
                  </w:rPr>
                  <w:t>T</w:t>
                </w:r>
                <w:r>
                  <w:rPr>
                    <w:rFonts w:ascii="Times New Roman" w:hAnsi="Times New Roman"/>
                    <w:color w:val="191919"/>
                    <w:sz w:val="21"/>
                    <w:szCs w:val="21"/>
                  </w:rPr>
                  <w:t>ALOG</w:t>
                </w:r>
                <w:r>
                  <w:rPr>
                    <w:rFonts w:ascii="Times New Roman" w:hAnsi="Times New Roman"/>
                    <w:color w:val="191919"/>
                    <w:sz w:val="28"/>
                    <w:szCs w:val="28"/>
                  </w:rPr>
                  <w:t>: 2008-2012</w:t>
                </w:r>
              </w:p>
            </w:txbxContent>
          </v:textbox>
          <w10:wrap anchorx="page" anchory="page"/>
        </v:shape>
      </w:pict>
    </w:r>
    <w:r w:rsidRPr="00C34688">
      <w:rPr>
        <w:rFonts w:ascii="Calibri" w:hAnsi="Calibri"/>
        <w:noProof/>
        <w:lang w:eastAsia="en-US"/>
      </w:rPr>
      <w:pict>
        <v:shape id="_x0000_s2082" type="#_x0000_t202" style="position:absolute;left:0;text-align:left;margin-left:570.05pt;margin-top:748.55pt;width:28pt;height:26pt;z-index:-251658240;mso-position-horizontal-relative:page;mso-position-vertical-relative:page" o:allowincell="f" filled="f" stroked="f">
          <v:textbox inset="0,0,0,0">
            <w:txbxContent>
              <w:p w:rsidR="00F42301" w:rsidRDefault="00F42301">
                <w:pPr>
                  <w:widowControl w:val="0"/>
                  <w:autoSpaceDE w:val="0"/>
                  <w:autoSpaceDN w:val="0"/>
                  <w:adjustRightInd w:val="0"/>
                  <w:spacing w:after="0" w:line="493" w:lineRule="exact"/>
                  <w:ind w:left="40" w:right="-52"/>
                  <w:rPr>
                    <w:rFonts w:ascii="Times New Roman" w:hAnsi="Times New Roman"/>
                    <w:color w:val="000000"/>
                    <w:sz w:val="48"/>
                    <w:szCs w:val="48"/>
                  </w:rPr>
                </w:pPr>
                <w:r>
                  <w:rPr>
                    <w:rFonts w:ascii="Times New Roman" w:hAnsi="Times New Roman"/>
                    <w:b/>
                    <w:bCs/>
                    <w:color w:val="191919"/>
                    <w:position w:val="1"/>
                    <w:sz w:val="48"/>
                    <w:szCs w:val="48"/>
                  </w:rPr>
                  <w:fldChar w:fldCharType="begin"/>
                </w:r>
                <w:r>
                  <w:rPr>
                    <w:rFonts w:ascii="Times New Roman" w:hAnsi="Times New Roman"/>
                    <w:b/>
                    <w:bCs/>
                    <w:color w:val="191919"/>
                    <w:position w:val="1"/>
                    <w:sz w:val="48"/>
                    <w:szCs w:val="48"/>
                  </w:rPr>
                  <w:instrText xml:space="preserve"> PAGE </w:instrText>
                </w:r>
                <w:r>
                  <w:rPr>
                    <w:rFonts w:ascii="Times New Roman" w:hAnsi="Times New Roman"/>
                    <w:b/>
                    <w:bCs/>
                    <w:color w:val="191919"/>
                    <w:position w:val="1"/>
                    <w:sz w:val="48"/>
                    <w:szCs w:val="48"/>
                  </w:rPr>
                  <w:fldChar w:fldCharType="separate"/>
                </w:r>
                <w:r>
                  <w:rPr>
                    <w:rFonts w:ascii="Times New Roman" w:hAnsi="Times New Roman"/>
                    <w:b/>
                    <w:bCs/>
                    <w:noProof/>
                    <w:color w:val="191919"/>
                    <w:position w:val="1"/>
                    <w:sz w:val="48"/>
                    <w:szCs w:val="48"/>
                  </w:rPr>
                  <w:t>34</w:t>
                </w:r>
                <w:r>
                  <w:rPr>
                    <w:rFonts w:ascii="Times New Roman" w:hAnsi="Times New Roman"/>
                    <w:b/>
                    <w:bCs/>
                    <w:color w:val="191919"/>
                    <w:position w:val="1"/>
                    <w:sz w:val="48"/>
                    <w:szCs w:val="48"/>
                  </w:rPr>
                  <w:fldChar w:fldCharType="end"/>
                </w:r>
              </w:p>
            </w:txbxContent>
          </v:textbox>
          <w10:wrap anchorx="page" anchory="page"/>
        </v:shape>
      </w:pict>
    </w:r>
  </w:p>
</w:ftr>
</file>

<file path=word/footer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42301" w:rsidRDefault="00F42301">
    <w:pPr>
      <w:widowControl w:val="0"/>
      <w:autoSpaceDE w:val="0"/>
      <w:autoSpaceDN w:val="0"/>
      <w:adjustRightInd w:val="0"/>
      <w:spacing w:after="0" w:line="200" w:lineRule="exact"/>
      <w:rPr>
        <w:rFonts w:ascii="Times New Roman" w:hAnsi="Times New Roman"/>
        <w:sz w:val="20"/>
        <w:szCs w:val="20"/>
      </w:rPr>
    </w:pPr>
    <w:r w:rsidRPr="00C34688">
      <w:rPr>
        <w:rFonts w:ascii="Calibri" w:hAnsi="Calibri"/>
        <w:noProof/>
        <w:lang w:eastAsia="en-US"/>
      </w:rPr>
      <w:pict>
        <v:shape id="_x0000_s2089" style="position:absolute;left:0;text-align:left;margin-left:1in;margin-top:731.8pt;width:0;height:36.15pt;z-index:-251658240;mso-position-horizontal-relative:page;mso-position-vertical-relative:page" coordsize="0,724" o:allowincell="f" path="m,l,724e" filled="f" strokecolor="#191919" strokeweight="4pt">
          <v:path arrowok="t"/>
          <w10:wrap anchorx="page" anchory="page"/>
        </v:shape>
      </w:pict>
    </w:r>
    <w:r w:rsidRPr="00C34688">
      <w:rPr>
        <w:rFonts w:ascii="Calibri" w:hAnsi="Calibri"/>
        <w:noProof/>
        <w:lang w:eastAsia="en-US"/>
      </w:rPr>
      <w:pict>
        <v:shapetype id="_x0000_t202" coordsize="21600,21600" o:spt="202" path="m,l,21600r21600,l21600,xe">
          <v:stroke joinstyle="miter"/>
          <v:path gradientshapeok="t" o:connecttype="rect"/>
        </v:shapetype>
        <v:shape id="_x0000_s2090" type="#_x0000_t202" style="position:absolute;left:0;text-align:left;margin-left:16pt;margin-top:748.55pt;width:28pt;height:26pt;z-index:-251658240;mso-position-horizontal-relative:page;mso-position-vertical-relative:page" o:allowincell="f" filled="f" stroked="f">
          <v:textbox inset="0,0,0,0">
            <w:txbxContent>
              <w:p w:rsidR="00F42301" w:rsidRDefault="00F42301">
                <w:pPr>
                  <w:widowControl w:val="0"/>
                  <w:autoSpaceDE w:val="0"/>
                  <w:autoSpaceDN w:val="0"/>
                  <w:adjustRightInd w:val="0"/>
                  <w:spacing w:after="0" w:line="493" w:lineRule="exact"/>
                  <w:ind w:left="40" w:right="-52"/>
                  <w:rPr>
                    <w:rFonts w:ascii="Times New Roman" w:hAnsi="Times New Roman"/>
                    <w:color w:val="000000"/>
                    <w:sz w:val="48"/>
                    <w:szCs w:val="48"/>
                  </w:rPr>
                </w:pPr>
                <w:r>
                  <w:rPr>
                    <w:rFonts w:ascii="Times New Roman" w:hAnsi="Times New Roman"/>
                    <w:b/>
                    <w:bCs/>
                    <w:color w:val="191919"/>
                    <w:position w:val="1"/>
                    <w:sz w:val="48"/>
                    <w:szCs w:val="48"/>
                  </w:rPr>
                  <w:fldChar w:fldCharType="begin"/>
                </w:r>
                <w:r>
                  <w:rPr>
                    <w:rFonts w:ascii="Times New Roman" w:hAnsi="Times New Roman"/>
                    <w:b/>
                    <w:bCs/>
                    <w:color w:val="191919"/>
                    <w:position w:val="1"/>
                    <w:sz w:val="48"/>
                    <w:szCs w:val="48"/>
                  </w:rPr>
                  <w:instrText xml:space="preserve"> PAGE </w:instrText>
                </w:r>
                <w:r>
                  <w:rPr>
                    <w:rFonts w:ascii="Times New Roman" w:hAnsi="Times New Roman"/>
                    <w:b/>
                    <w:bCs/>
                    <w:color w:val="191919"/>
                    <w:position w:val="1"/>
                    <w:sz w:val="48"/>
                    <w:szCs w:val="48"/>
                  </w:rPr>
                  <w:fldChar w:fldCharType="separate"/>
                </w:r>
                <w:r>
                  <w:rPr>
                    <w:rFonts w:ascii="Times New Roman" w:hAnsi="Times New Roman"/>
                    <w:b/>
                    <w:bCs/>
                    <w:noProof/>
                    <w:color w:val="191919"/>
                    <w:position w:val="1"/>
                    <w:sz w:val="48"/>
                    <w:szCs w:val="48"/>
                  </w:rPr>
                  <w:t>34</w:t>
                </w:r>
                <w:r>
                  <w:rPr>
                    <w:rFonts w:ascii="Times New Roman" w:hAnsi="Times New Roman"/>
                    <w:b/>
                    <w:bCs/>
                    <w:color w:val="191919"/>
                    <w:position w:val="1"/>
                    <w:sz w:val="48"/>
                    <w:szCs w:val="48"/>
                  </w:rPr>
                  <w:fldChar w:fldCharType="end"/>
                </w:r>
              </w:p>
            </w:txbxContent>
          </v:textbox>
          <w10:wrap anchorx="page" anchory="page"/>
        </v:shape>
      </w:pict>
    </w:r>
    <w:r w:rsidRPr="00C34688">
      <w:rPr>
        <w:rFonts w:ascii="Calibri" w:hAnsi="Calibri"/>
        <w:noProof/>
        <w:lang w:eastAsia="en-US"/>
      </w:rPr>
      <w:pict>
        <v:shape id="_x0000_s2091" type="#_x0000_t202" style="position:absolute;left:0;text-align:left;margin-left:113.85pt;margin-top:756.3pt;width:384.3pt;height:16pt;z-index:-251658240;mso-position-horizontal-relative:page;mso-position-vertical-relative:page" o:allowincell="f" filled="f" stroked="f">
          <v:textbox inset="0,0,0,0">
            <w:txbxContent>
              <w:p w:rsidR="00F42301" w:rsidRDefault="00F42301">
                <w:pPr>
                  <w:widowControl w:val="0"/>
                  <w:autoSpaceDE w:val="0"/>
                  <w:autoSpaceDN w:val="0"/>
                  <w:adjustRightInd w:val="0"/>
                  <w:spacing w:after="0" w:line="295" w:lineRule="exact"/>
                  <w:ind w:left="20" w:right="-42"/>
                  <w:rPr>
                    <w:rFonts w:ascii="Times New Roman" w:hAnsi="Times New Roman"/>
                    <w:color w:val="000000"/>
                    <w:sz w:val="28"/>
                    <w:szCs w:val="28"/>
                  </w:rPr>
                </w:pPr>
                <w:r>
                  <w:rPr>
                    <w:rFonts w:ascii="Times New Roman" w:hAnsi="Times New Roman"/>
                    <w:color w:val="191919"/>
                    <w:sz w:val="28"/>
                    <w:szCs w:val="28"/>
                  </w:rPr>
                  <w:t>A</w:t>
                </w:r>
                <w:r>
                  <w:rPr>
                    <w:rFonts w:ascii="Times New Roman" w:hAnsi="Times New Roman"/>
                    <w:color w:val="191919"/>
                    <w:sz w:val="21"/>
                    <w:szCs w:val="21"/>
                  </w:rPr>
                  <w:t>LBANY</w:t>
                </w:r>
                <w:r>
                  <w:rPr>
                    <w:rFonts w:ascii="Times New Roman" w:hAnsi="Times New Roman"/>
                    <w:color w:val="191919"/>
                    <w:spacing w:val="10"/>
                    <w:sz w:val="21"/>
                    <w:szCs w:val="21"/>
                  </w:rPr>
                  <w:t xml:space="preserve"> </w:t>
                </w:r>
                <w:r>
                  <w:rPr>
                    <w:rFonts w:ascii="Times New Roman" w:hAnsi="Times New Roman"/>
                    <w:color w:val="191919"/>
                    <w:sz w:val="28"/>
                    <w:szCs w:val="28"/>
                  </w:rPr>
                  <w:t>S</w:t>
                </w:r>
                <w:r>
                  <w:rPr>
                    <w:rFonts w:ascii="Times New Roman" w:hAnsi="Times New Roman"/>
                    <w:color w:val="191919"/>
                    <w:spacing w:val="-17"/>
                    <w:sz w:val="21"/>
                    <w:szCs w:val="21"/>
                  </w:rPr>
                  <w:t>T</w:t>
                </w:r>
                <w:r>
                  <w:rPr>
                    <w:rFonts w:ascii="Times New Roman" w:hAnsi="Times New Roman"/>
                    <w:color w:val="191919"/>
                    <w:spacing w:val="-23"/>
                    <w:sz w:val="21"/>
                    <w:szCs w:val="21"/>
                  </w:rPr>
                  <w:t>A</w:t>
                </w:r>
                <w:r>
                  <w:rPr>
                    <w:rFonts w:ascii="Times New Roman" w:hAnsi="Times New Roman"/>
                    <w:color w:val="191919"/>
                    <w:sz w:val="21"/>
                    <w:szCs w:val="21"/>
                  </w:rPr>
                  <w:t>TE</w:t>
                </w:r>
                <w:r>
                  <w:rPr>
                    <w:rFonts w:ascii="Times New Roman" w:hAnsi="Times New Roman"/>
                    <w:color w:val="191919"/>
                    <w:spacing w:val="17"/>
                    <w:sz w:val="21"/>
                    <w:szCs w:val="21"/>
                  </w:rPr>
                  <w:t xml:space="preserve"> </w:t>
                </w:r>
                <w:r>
                  <w:rPr>
                    <w:rFonts w:ascii="Times New Roman" w:hAnsi="Times New Roman"/>
                    <w:color w:val="191919"/>
                    <w:sz w:val="28"/>
                    <w:szCs w:val="28"/>
                  </w:rPr>
                  <w:t>U</w:t>
                </w:r>
                <w:r>
                  <w:rPr>
                    <w:rFonts w:ascii="Times New Roman" w:hAnsi="Times New Roman"/>
                    <w:color w:val="191919"/>
                    <w:sz w:val="21"/>
                    <w:szCs w:val="21"/>
                  </w:rPr>
                  <w:t>NIVERSITY</w:t>
                </w:r>
                <w:r>
                  <w:rPr>
                    <w:rFonts w:ascii="Times New Roman" w:hAnsi="Times New Roman"/>
                    <w:color w:val="191919"/>
                    <w:spacing w:val="10"/>
                    <w:sz w:val="21"/>
                    <w:szCs w:val="21"/>
                  </w:rPr>
                  <w:t xml:space="preserve"> </w:t>
                </w:r>
                <w:r>
                  <w:rPr>
                    <w:rFonts w:ascii="Times New Roman" w:hAnsi="Times New Roman"/>
                    <w:color w:val="191919"/>
                    <w:sz w:val="28"/>
                    <w:szCs w:val="28"/>
                  </w:rPr>
                  <w:t>G</w:t>
                </w:r>
                <w:r>
                  <w:rPr>
                    <w:rFonts w:ascii="Times New Roman" w:hAnsi="Times New Roman"/>
                    <w:color w:val="191919"/>
                    <w:sz w:val="21"/>
                    <w:szCs w:val="21"/>
                  </w:rPr>
                  <w:t>RADU</w:t>
                </w:r>
                <w:r>
                  <w:rPr>
                    <w:rFonts w:ascii="Times New Roman" w:hAnsi="Times New Roman"/>
                    <w:color w:val="191919"/>
                    <w:spacing w:val="-23"/>
                    <w:sz w:val="21"/>
                    <w:szCs w:val="21"/>
                  </w:rPr>
                  <w:t>A</w:t>
                </w:r>
                <w:r>
                  <w:rPr>
                    <w:rFonts w:ascii="Times New Roman" w:hAnsi="Times New Roman"/>
                    <w:color w:val="191919"/>
                    <w:sz w:val="21"/>
                    <w:szCs w:val="21"/>
                  </w:rPr>
                  <w:t>TE</w:t>
                </w:r>
                <w:r>
                  <w:rPr>
                    <w:rFonts w:ascii="Times New Roman" w:hAnsi="Times New Roman"/>
                    <w:color w:val="191919"/>
                    <w:spacing w:val="18"/>
                    <w:sz w:val="21"/>
                    <w:szCs w:val="21"/>
                  </w:rPr>
                  <w:t xml:space="preserve"> </w:t>
                </w:r>
                <w:r>
                  <w:rPr>
                    <w:rFonts w:ascii="Times New Roman" w:hAnsi="Times New Roman"/>
                    <w:color w:val="191919"/>
                    <w:sz w:val="28"/>
                    <w:szCs w:val="28"/>
                  </w:rPr>
                  <w:t>S</w:t>
                </w:r>
                <w:r>
                  <w:rPr>
                    <w:rFonts w:ascii="Times New Roman" w:hAnsi="Times New Roman"/>
                    <w:color w:val="191919"/>
                    <w:sz w:val="21"/>
                    <w:szCs w:val="21"/>
                  </w:rPr>
                  <w:t>CHOOL</w:t>
                </w:r>
                <w:r>
                  <w:rPr>
                    <w:rFonts w:ascii="Times New Roman" w:hAnsi="Times New Roman"/>
                    <w:color w:val="191919"/>
                    <w:spacing w:val="10"/>
                    <w:sz w:val="21"/>
                    <w:szCs w:val="21"/>
                  </w:rPr>
                  <w:t xml:space="preserve"> </w:t>
                </w:r>
                <w:r>
                  <w:rPr>
                    <w:rFonts w:ascii="Times New Roman" w:hAnsi="Times New Roman"/>
                    <w:color w:val="191919"/>
                    <w:sz w:val="28"/>
                    <w:szCs w:val="28"/>
                  </w:rPr>
                  <w:t>C</w:t>
                </w:r>
                <w:r>
                  <w:rPr>
                    <w:rFonts w:ascii="Times New Roman" w:hAnsi="Times New Roman"/>
                    <w:color w:val="191919"/>
                    <w:spacing w:val="-23"/>
                    <w:sz w:val="21"/>
                    <w:szCs w:val="21"/>
                  </w:rPr>
                  <w:t>A</w:t>
                </w:r>
                <w:r>
                  <w:rPr>
                    <w:rFonts w:ascii="Times New Roman" w:hAnsi="Times New Roman"/>
                    <w:color w:val="191919"/>
                    <w:spacing w:val="-17"/>
                    <w:sz w:val="21"/>
                    <w:szCs w:val="21"/>
                  </w:rPr>
                  <w:t>T</w:t>
                </w:r>
                <w:r>
                  <w:rPr>
                    <w:rFonts w:ascii="Times New Roman" w:hAnsi="Times New Roman"/>
                    <w:color w:val="191919"/>
                    <w:sz w:val="21"/>
                    <w:szCs w:val="21"/>
                  </w:rPr>
                  <w:t>ALOG</w:t>
                </w:r>
                <w:r>
                  <w:rPr>
                    <w:rFonts w:ascii="Times New Roman" w:hAnsi="Times New Roman"/>
                    <w:color w:val="191919"/>
                    <w:sz w:val="28"/>
                    <w:szCs w:val="28"/>
                  </w:rPr>
                  <w:t>: 2008-2012</w:t>
                </w:r>
              </w:p>
            </w:txbxContent>
          </v:textbox>
          <w10:wrap anchorx="page" anchory="page"/>
        </v:shape>
      </w:pict>
    </w:r>
  </w:p>
</w:ftr>
</file>

<file path=word/footer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42301" w:rsidRDefault="00F42301">
    <w:pPr>
      <w:widowControl w:val="0"/>
      <w:autoSpaceDE w:val="0"/>
      <w:autoSpaceDN w:val="0"/>
      <w:adjustRightInd w:val="0"/>
      <w:spacing w:after="0" w:line="200" w:lineRule="exact"/>
      <w:rPr>
        <w:rFonts w:ascii="Times New Roman" w:hAnsi="Times New Roman"/>
        <w:sz w:val="20"/>
        <w:szCs w:val="20"/>
      </w:rPr>
    </w:pPr>
    <w:r w:rsidRPr="00C34688">
      <w:rPr>
        <w:rFonts w:ascii="Calibri" w:hAnsi="Calibri"/>
        <w:noProof/>
        <w:lang w:eastAsia="en-US"/>
      </w:rPr>
      <w:pict>
        <v:shape id="_x0000_s2086" style="position:absolute;left:0;text-align:left;margin-left:542pt;margin-top:731.8pt;width:0;height:36.15pt;z-index:-251658240;mso-position-horizontal-relative:page;mso-position-vertical-relative:page" coordsize="0,724" o:allowincell="f" path="m,l,724e" filled="f" strokecolor="#191919" strokeweight="4pt">
          <v:path arrowok="t"/>
          <w10:wrap anchorx="page" anchory="page"/>
        </v:shape>
      </w:pict>
    </w:r>
    <w:r w:rsidRPr="00C34688">
      <w:rPr>
        <w:rFonts w:ascii="Calibri" w:hAnsi="Calibri"/>
        <w:noProof/>
        <w:lang w:eastAsia="en-US"/>
      </w:rPr>
      <w:pict>
        <v:shapetype id="_x0000_t202" coordsize="21600,21600" o:spt="202" path="m,l,21600r21600,l21600,xe">
          <v:stroke joinstyle="miter"/>
          <v:path gradientshapeok="t" o:connecttype="rect"/>
        </v:shapetype>
        <v:shape id="_x0000_s2087" type="#_x0000_t202" style="position:absolute;left:0;text-align:left;margin-left:570.05pt;margin-top:748.55pt;width:28pt;height:26pt;z-index:-251658240;mso-position-horizontal-relative:page;mso-position-vertical-relative:page" o:allowincell="f" filled="f" stroked="f">
          <v:textbox inset="0,0,0,0">
            <w:txbxContent>
              <w:p w:rsidR="00F42301" w:rsidRDefault="00F42301">
                <w:pPr>
                  <w:widowControl w:val="0"/>
                  <w:autoSpaceDE w:val="0"/>
                  <w:autoSpaceDN w:val="0"/>
                  <w:adjustRightInd w:val="0"/>
                  <w:spacing w:after="0" w:line="493" w:lineRule="exact"/>
                  <w:ind w:left="40" w:right="-52"/>
                  <w:rPr>
                    <w:rFonts w:ascii="Times New Roman" w:hAnsi="Times New Roman"/>
                    <w:color w:val="000000"/>
                    <w:sz w:val="48"/>
                    <w:szCs w:val="48"/>
                  </w:rPr>
                </w:pPr>
                <w:r>
                  <w:rPr>
                    <w:rFonts w:ascii="Times New Roman" w:hAnsi="Times New Roman"/>
                    <w:b/>
                    <w:bCs/>
                    <w:color w:val="191919"/>
                    <w:position w:val="1"/>
                    <w:sz w:val="48"/>
                    <w:szCs w:val="48"/>
                  </w:rPr>
                  <w:fldChar w:fldCharType="begin"/>
                </w:r>
                <w:r>
                  <w:rPr>
                    <w:rFonts w:ascii="Times New Roman" w:hAnsi="Times New Roman"/>
                    <w:b/>
                    <w:bCs/>
                    <w:color w:val="191919"/>
                    <w:position w:val="1"/>
                    <w:sz w:val="48"/>
                    <w:szCs w:val="48"/>
                  </w:rPr>
                  <w:instrText xml:space="preserve"> PAGE </w:instrText>
                </w:r>
                <w:r>
                  <w:rPr>
                    <w:rFonts w:ascii="Times New Roman" w:hAnsi="Times New Roman"/>
                    <w:b/>
                    <w:bCs/>
                    <w:color w:val="191919"/>
                    <w:position w:val="1"/>
                    <w:sz w:val="48"/>
                    <w:szCs w:val="48"/>
                  </w:rPr>
                  <w:fldChar w:fldCharType="separate"/>
                </w:r>
                <w:r>
                  <w:rPr>
                    <w:rFonts w:ascii="Times New Roman" w:hAnsi="Times New Roman"/>
                    <w:b/>
                    <w:bCs/>
                    <w:noProof/>
                    <w:color w:val="191919"/>
                    <w:position w:val="1"/>
                    <w:sz w:val="48"/>
                    <w:szCs w:val="48"/>
                  </w:rPr>
                  <w:t>35</w:t>
                </w:r>
                <w:r>
                  <w:rPr>
                    <w:rFonts w:ascii="Times New Roman" w:hAnsi="Times New Roman"/>
                    <w:b/>
                    <w:bCs/>
                    <w:color w:val="191919"/>
                    <w:position w:val="1"/>
                    <w:sz w:val="48"/>
                    <w:szCs w:val="48"/>
                  </w:rPr>
                  <w:fldChar w:fldCharType="end"/>
                </w:r>
              </w:p>
            </w:txbxContent>
          </v:textbox>
          <w10:wrap anchorx="page" anchory="page"/>
        </v:shape>
      </w:pict>
    </w:r>
    <w:r w:rsidRPr="00C34688">
      <w:rPr>
        <w:rFonts w:ascii="Calibri" w:hAnsi="Calibri"/>
        <w:noProof/>
        <w:lang w:eastAsia="en-US"/>
      </w:rPr>
      <w:pict>
        <v:shape id="_x0000_s2088" type="#_x0000_t202" style="position:absolute;left:0;text-align:left;margin-left:113.85pt;margin-top:755.3pt;width:384.3pt;height:16pt;z-index:-251658240;mso-position-horizontal-relative:page;mso-position-vertical-relative:page" o:allowincell="f" filled="f" stroked="f">
          <v:textbox inset="0,0,0,0">
            <w:txbxContent>
              <w:p w:rsidR="00F42301" w:rsidRDefault="00F42301">
                <w:pPr>
                  <w:widowControl w:val="0"/>
                  <w:autoSpaceDE w:val="0"/>
                  <w:autoSpaceDN w:val="0"/>
                  <w:adjustRightInd w:val="0"/>
                  <w:spacing w:after="0" w:line="295" w:lineRule="exact"/>
                  <w:ind w:left="20" w:right="-42"/>
                  <w:rPr>
                    <w:rFonts w:ascii="Times New Roman" w:hAnsi="Times New Roman"/>
                    <w:color w:val="000000"/>
                    <w:sz w:val="28"/>
                    <w:szCs w:val="28"/>
                  </w:rPr>
                </w:pPr>
                <w:r>
                  <w:rPr>
                    <w:rFonts w:ascii="Times New Roman" w:hAnsi="Times New Roman"/>
                    <w:color w:val="191919"/>
                    <w:sz w:val="28"/>
                    <w:szCs w:val="28"/>
                  </w:rPr>
                  <w:t>A</w:t>
                </w:r>
                <w:r>
                  <w:rPr>
                    <w:rFonts w:ascii="Times New Roman" w:hAnsi="Times New Roman"/>
                    <w:color w:val="191919"/>
                    <w:sz w:val="21"/>
                    <w:szCs w:val="21"/>
                  </w:rPr>
                  <w:t>LBANY</w:t>
                </w:r>
                <w:r>
                  <w:rPr>
                    <w:rFonts w:ascii="Times New Roman" w:hAnsi="Times New Roman"/>
                    <w:color w:val="191919"/>
                    <w:spacing w:val="10"/>
                    <w:sz w:val="21"/>
                    <w:szCs w:val="21"/>
                  </w:rPr>
                  <w:t xml:space="preserve"> </w:t>
                </w:r>
                <w:r>
                  <w:rPr>
                    <w:rFonts w:ascii="Times New Roman" w:hAnsi="Times New Roman"/>
                    <w:color w:val="191919"/>
                    <w:sz w:val="28"/>
                    <w:szCs w:val="28"/>
                  </w:rPr>
                  <w:t>S</w:t>
                </w:r>
                <w:r>
                  <w:rPr>
                    <w:rFonts w:ascii="Times New Roman" w:hAnsi="Times New Roman"/>
                    <w:color w:val="191919"/>
                    <w:spacing w:val="-17"/>
                    <w:sz w:val="21"/>
                    <w:szCs w:val="21"/>
                  </w:rPr>
                  <w:t>T</w:t>
                </w:r>
                <w:r>
                  <w:rPr>
                    <w:rFonts w:ascii="Times New Roman" w:hAnsi="Times New Roman"/>
                    <w:color w:val="191919"/>
                    <w:spacing w:val="-23"/>
                    <w:sz w:val="21"/>
                    <w:szCs w:val="21"/>
                  </w:rPr>
                  <w:t>A</w:t>
                </w:r>
                <w:r>
                  <w:rPr>
                    <w:rFonts w:ascii="Times New Roman" w:hAnsi="Times New Roman"/>
                    <w:color w:val="191919"/>
                    <w:sz w:val="21"/>
                    <w:szCs w:val="21"/>
                  </w:rPr>
                  <w:t>TE</w:t>
                </w:r>
                <w:r>
                  <w:rPr>
                    <w:rFonts w:ascii="Times New Roman" w:hAnsi="Times New Roman"/>
                    <w:color w:val="191919"/>
                    <w:spacing w:val="17"/>
                    <w:sz w:val="21"/>
                    <w:szCs w:val="21"/>
                  </w:rPr>
                  <w:t xml:space="preserve"> </w:t>
                </w:r>
                <w:r>
                  <w:rPr>
                    <w:rFonts w:ascii="Times New Roman" w:hAnsi="Times New Roman"/>
                    <w:color w:val="191919"/>
                    <w:sz w:val="28"/>
                    <w:szCs w:val="28"/>
                  </w:rPr>
                  <w:t>U</w:t>
                </w:r>
                <w:r>
                  <w:rPr>
                    <w:rFonts w:ascii="Times New Roman" w:hAnsi="Times New Roman"/>
                    <w:color w:val="191919"/>
                    <w:sz w:val="21"/>
                    <w:szCs w:val="21"/>
                  </w:rPr>
                  <w:t>NIVERSITY</w:t>
                </w:r>
                <w:r>
                  <w:rPr>
                    <w:rFonts w:ascii="Times New Roman" w:hAnsi="Times New Roman"/>
                    <w:color w:val="191919"/>
                    <w:spacing w:val="10"/>
                    <w:sz w:val="21"/>
                    <w:szCs w:val="21"/>
                  </w:rPr>
                  <w:t xml:space="preserve"> </w:t>
                </w:r>
                <w:r>
                  <w:rPr>
                    <w:rFonts w:ascii="Times New Roman" w:hAnsi="Times New Roman"/>
                    <w:color w:val="191919"/>
                    <w:sz w:val="28"/>
                    <w:szCs w:val="28"/>
                  </w:rPr>
                  <w:t>G</w:t>
                </w:r>
                <w:r>
                  <w:rPr>
                    <w:rFonts w:ascii="Times New Roman" w:hAnsi="Times New Roman"/>
                    <w:color w:val="191919"/>
                    <w:sz w:val="21"/>
                    <w:szCs w:val="21"/>
                  </w:rPr>
                  <w:t>RADU</w:t>
                </w:r>
                <w:r>
                  <w:rPr>
                    <w:rFonts w:ascii="Times New Roman" w:hAnsi="Times New Roman"/>
                    <w:color w:val="191919"/>
                    <w:spacing w:val="-23"/>
                    <w:sz w:val="21"/>
                    <w:szCs w:val="21"/>
                  </w:rPr>
                  <w:t>A</w:t>
                </w:r>
                <w:r>
                  <w:rPr>
                    <w:rFonts w:ascii="Times New Roman" w:hAnsi="Times New Roman"/>
                    <w:color w:val="191919"/>
                    <w:sz w:val="21"/>
                    <w:szCs w:val="21"/>
                  </w:rPr>
                  <w:t>TE</w:t>
                </w:r>
                <w:r>
                  <w:rPr>
                    <w:rFonts w:ascii="Times New Roman" w:hAnsi="Times New Roman"/>
                    <w:color w:val="191919"/>
                    <w:spacing w:val="18"/>
                    <w:sz w:val="21"/>
                    <w:szCs w:val="21"/>
                  </w:rPr>
                  <w:t xml:space="preserve"> </w:t>
                </w:r>
                <w:r>
                  <w:rPr>
                    <w:rFonts w:ascii="Times New Roman" w:hAnsi="Times New Roman"/>
                    <w:color w:val="191919"/>
                    <w:sz w:val="28"/>
                    <w:szCs w:val="28"/>
                  </w:rPr>
                  <w:t>S</w:t>
                </w:r>
                <w:r>
                  <w:rPr>
                    <w:rFonts w:ascii="Times New Roman" w:hAnsi="Times New Roman"/>
                    <w:color w:val="191919"/>
                    <w:sz w:val="21"/>
                    <w:szCs w:val="21"/>
                  </w:rPr>
                  <w:t>CHOOL</w:t>
                </w:r>
                <w:r>
                  <w:rPr>
                    <w:rFonts w:ascii="Times New Roman" w:hAnsi="Times New Roman"/>
                    <w:color w:val="191919"/>
                    <w:spacing w:val="10"/>
                    <w:sz w:val="21"/>
                    <w:szCs w:val="21"/>
                  </w:rPr>
                  <w:t xml:space="preserve"> </w:t>
                </w:r>
                <w:r>
                  <w:rPr>
                    <w:rFonts w:ascii="Times New Roman" w:hAnsi="Times New Roman"/>
                    <w:color w:val="191919"/>
                    <w:sz w:val="28"/>
                    <w:szCs w:val="28"/>
                  </w:rPr>
                  <w:t>C</w:t>
                </w:r>
                <w:r>
                  <w:rPr>
                    <w:rFonts w:ascii="Times New Roman" w:hAnsi="Times New Roman"/>
                    <w:color w:val="191919"/>
                    <w:spacing w:val="-23"/>
                    <w:sz w:val="21"/>
                    <w:szCs w:val="21"/>
                  </w:rPr>
                  <w:t>A</w:t>
                </w:r>
                <w:r>
                  <w:rPr>
                    <w:rFonts w:ascii="Times New Roman" w:hAnsi="Times New Roman"/>
                    <w:color w:val="191919"/>
                    <w:spacing w:val="-17"/>
                    <w:sz w:val="21"/>
                    <w:szCs w:val="21"/>
                  </w:rPr>
                  <w:t>T</w:t>
                </w:r>
                <w:r>
                  <w:rPr>
                    <w:rFonts w:ascii="Times New Roman" w:hAnsi="Times New Roman"/>
                    <w:color w:val="191919"/>
                    <w:sz w:val="21"/>
                    <w:szCs w:val="21"/>
                  </w:rPr>
                  <w:t>ALOG</w:t>
                </w:r>
                <w:r>
                  <w:rPr>
                    <w:rFonts w:ascii="Times New Roman" w:hAnsi="Times New Roman"/>
                    <w:color w:val="191919"/>
                    <w:sz w:val="28"/>
                    <w:szCs w:val="28"/>
                  </w:rPr>
                  <w:t>: 2008-2012</w:t>
                </w:r>
              </w:p>
            </w:txbxContent>
          </v:textbox>
          <w10:wrap anchorx="page" anchory="page"/>
        </v:shape>
      </w:pict>
    </w:r>
  </w:p>
</w:ftr>
</file>

<file path=word/footer1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42301" w:rsidRDefault="00F42301">
    <w:pPr>
      <w:widowControl w:val="0"/>
      <w:autoSpaceDE w:val="0"/>
      <w:autoSpaceDN w:val="0"/>
      <w:adjustRightInd w:val="0"/>
      <w:spacing w:after="0" w:line="200" w:lineRule="exact"/>
      <w:rPr>
        <w:rFonts w:ascii="Times New Roman" w:hAnsi="Times New Roman"/>
        <w:sz w:val="20"/>
        <w:szCs w:val="20"/>
      </w:rPr>
    </w:pPr>
    <w:r w:rsidRPr="00554989">
      <w:rPr>
        <w:rFonts w:ascii="Calibri" w:hAnsi="Calibri"/>
        <w:noProof/>
        <w:lang w:eastAsia="en-US"/>
      </w:rPr>
      <w:pict>
        <v:shape id="_x0000_s2092" style="position:absolute;left:0;text-align:left;margin-left:70pt;margin-top:729.8pt;width:0;height:36.15pt;z-index:-251658240;mso-position-horizontal-relative:page;mso-position-vertical-relative:page" coordsize="0,724" o:allowincell="f" path="m,l,724e" filled="f" strokecolor="#191919" strokeweight="4pt">
          <v:path arrowok="t"/>
          <w10:wrap anchorx="page" anchory="page"/>
        </v:shape>
      </w:pict>
    </w:r>
    <w:r w:rsidRPr="00554989">
      <w:rPr>
        <w:rFonts w:ascii="Calibri" w:hAnsi="Calibri"/>
        <w:noProof/>
        <w:lang w:eastAsia="en-US"/>
      </w:rPr>
      <w:pict>
        <v:shapetype id="_x0000_t202" coordsize="21600,21600" o:spt="202" path="m,l,21600r21600,l21600,xe">
          <v:stroke joinstyle="miter"/>
          <v:path gradientshapeok="t" o:connecttype="rect"/>
        </v:shapetype>
        <v:shape id="_x0000_s2093" type="#_x0000_t202" style="position:absolute;left:0;text-align:left;margin-left:17pt;margin-top:746.55pt;width:26pt;height:26pt;z-index:-251658240;mso-position-horizontal-relative:page;mso-position-vertical-relative:page" o:allowincell="f" filled="f" stroked="f">
          <v:textbox inset="0,0,0,0">
            <w:txbxContent>
              <w:p w:rsidR="00F42301" w:rsidRDefault="00F42301">
                <w:pPr>
                  <w:widowControl w:val="0"/>
                  <w:autoSpaceDE w:val="0"/>
                  <w:autoSpaceDN w:val="0"/>
                  <w:adjustRightInd w:val="0"/>
                  <w:spacing w:after="0" w:line="493" w:lineRule="exact"/>
                  <w:ind w:left="20" w:right="-72"/>
                  <w:rPr>
                    <w:rFonts w:ascii="Times New Roman" w:hAnsi="Times New Roman"/>
                    <w:color w:val="000000"/>
                    <w:sz w:val="48"/>
                    <w:szCs w:val="48"/>
                  </w:rPr>
                </w:pPr>
                <w:r>
                  <w:rPr>
                    <w:rFonts w:ascii="Times New Roman" w:hAnsi="Times New Roman"/>
                    <w:b/>
                    <w:bCs/>
                    <w:color w:val="191919"/>
                    <w:position w:val="1"/>
                    <w:sz w:val="48"/>
                    <w:szCs w:val="48"/>
                  </w:rPr>
                  <w:t>36</w:t>
                </w:r>
              </w:p>
            </w:txbxContent>
          </v:textbox>
          <w10:wrap anchorx="page" anchory="page"/>
        </v:shape>
      </w:pict>
    </w:r>
    <w:r w:rsidRPr="00554989">
      <w:rPr>
        <w:rFonts w:ascii="Calibri" w:hAnsi="Calibri"/>
        <w:noProof/>
        <w:lang w:eastAsia="en-US"/>
      </w:rPr>
      <w:pict>
        <v:shape id="_x0000_s2094" type="#_x0000_t202" style="position:absolute;left:0;text-align:left;margin-left:111.85pt;margin-top:754.3pt;width:384.3pt;height:16pt;z-index:-251658240;mso-position-horizontal-relative:page;mso-position-vertical-relative:page" o:allowincell="f" filled="f" stroked="f">
          <v:textbox inset="0,0,0,0">
            <w:txbxContent>
              <w:p w:rsidR="00F42301" w:rsidRDefault="00F42301">
                <w:pPr>
                  <w:widowControl w:val="0"/>
                  <w:autoSpaceDE w:val="0"/>
                  <w:autoSpaceDN w:val="0"/>
                  <w:adjustRightInd w:val="0"/>
                  <w:spacing w:after="0" w:line="295" w:lineRule="exact"/>
                  <w:ind w:left="20" w:right="-42"/>
                  <w:rPr>
                    <w:rFonts w:ascii="Times New Roman" w:hAnsi="Times New Roman"/>
                    <w:color w:val="000000"/>
                    <w:sz w:val="28"/>
                    <w:szCs w:val="28"/>
                  </w:rPr>
                </w:pPr>
                <w:r>
                  <w:rPr>
                    <w:rFonts w:ascii="Times New Roman" w:hAnsi="Times New Roman"/>
                    <w:color w:val="191919"/>
                    <w:sz w:val="28"/>
                    <w:szCs w:val="28"/>
                  </w:rPr>
                  <w:t>A</w:t>
                </w:r>
                <w:r>
                  <w:rPr>
                    <w:rFonts w:ascii="Times New Roman" w:hAnsi="Times New Roman"/>
                    <w:color w:val="191919"/>
                    <w:sz w:val="21"/>
                    <w:szCs w:val="21"/>
                  </w:rPr>
                  <w:t>LBANY</w:t>
                </w:r>
                <w:r>
                  <w:rPr>
                    <w:rFonts w:ascii="Times New Roman" w:hAnsi="Times New Roman"/>
                    <w:color w:val="191919"/>
                    <w:spacing w:val="10"/>
                    <w:sz w:val="21"/>
                    <w:szCs w:val="21"/>
                  </w:rPr>
                  <w:t xml:space="preserve"> </w:t>
                </w:r>
                <w:r>
                  <w:rPr>
                    <w:rFonts w:ascii="Times New Roman" w:hAnsi="Times New Roman"/>
                    <w:color w:val="191919"/>
                    <w:sz w:val="28"/>
                    <w:szCs w:val="28"/>
                  </w:rPr>
                  <w:t>S</w:t>
                </w:r>
                <w:r>
                  <w:rPr>
                    <w:rFonts w:ascii="Times New Roman" w:hAnsi="Times New Roman"/>
                    <w:color w:val="191919"/>
                    <w:spacing w:val="-17"/>
                    <w:sz w:val="21"/>
                    <w:szCs w:val="21"/>
                  </w:rPr>
                  <w:t>T</w:t>
                </w:r>
                <w:r>
                  <w:rPr>
                    <w:rFonts w:ascii="Times New Roman" w:hAnsi="Times New Roman"/>
                    <w:color w:val="191919"/>
                    <w:spacing w:val="-23"/>
                    <w:sz w:val="21"/>
                    <w:szCs w:val="21"/>
                  </w:rPr>
                  <w:t>A</w:t>
                </w:r>
                <w:r>
                  <w:rPr>
                    <w:rFonts w:ascii="Times New Roman" w:hAnsi="Times New Roman"/>
                    <w:color w:val="191919"/>
                    <w:sz w:val="21"/>
                    <w:szCs w:val="21"/>
                  </w:rPr>
                  <w:t>TE</w:t>
                </w:r>
                <w:r>
                  <w:rPr>
                    <w:rFonts w:ascii="Times New Roman" w:hAnsi="Times New Roman"/>
                    <w:color w:val="191919"/>
                    <w:spacing w:val="17"/>
                    <w:sz w:val="21"/>
                    <w:szCs w:val="21"/>
                  </w:rPr>
                  <w:t xml:space="preserve"> </w:t>
                </w:r>
                <w:r>
                  <w:rPr>
                    <w:rFonts w:ascii="Times New Roman" w:hAnsi="Times New Roman"/>
                    <w:color w:val="191919"/>
                    <w:sz w:val="28"/>
                    <w:szCs w:val="28"/>
                  </w:rPr>
                  <w:t>U</w:t>
                </w:r>
                <w:r>
                  <w:rPr>
                    <w:rFonts w:ascii="Times New Roman" w:hAnsi="Times New Roman"/>
                    <w:color w:val="191919"/>
                    <w:sz w:val="21"/>
                    <w:szCs w:val="21"/>
                  </w:rPr>
                  <w:t>NIVERSITY</w:t>
                </w:r>
                <w:r>
                  <w:rPr>
                    <w:rFonts w:ascii="Times New Roman" w:hAnsi="Times New Roman"/>
                    <w:color w:val="191919"/>
                    <w:spacing w:val="10"/>
                    <w:sz w:val="21"/>
                    <w:szCs w:val="21"/>
                  </w:rPr>
                  <w:t xml:space="preserve"> </w:t>
                </w:r>
                <w:r>
                  <w:rPr>
                    <w:rFonts w:ascii="Times New Roman" w:hAnsi="Times New Roman"/>
                    <w:color w:val="191919"/>
                    <w:sz w:val="28"/>
                    <w:szCs w:val="28"/>
                  </w:rPr>
                  <w:t>G</w:t>
                </w:r>
                <w:r>
                  <w:rPr>
                    <w:rFonts w:ascii="Times New Roman" w:hAnsi="Times New Roman"/>
                    <w:color w:val="191919"/>
                    <w:sz w:val="21"/>
                    <w:szCs w:val="21"/>
                  </w:rPr>
                  <w:t>RADU</w:t>
                </w:r>
                <w:r>
                  <w:rPr>
                    <w:rFonts w:ascii="Times New Roman" w:hAnsi="Times New Roman"/>
                    <w:color w:val="191919"/>
                    <w:spacing w:val="-23"/>
                    <w:sz w:val="21"/>
                    <w:szCs w:val="21"/>
                  </w:rPr>
                  <w:t>A</w:t>
                </w:r>
                <w:r>
                  <w:rPr>
                    <w:rFonts w:ascii="Times New Roman" w:hAnsi="Times New Roman"/>
                    <w:color w:val="191919"/>
                    <w:sz w:val="21"/>
                    <w:szCs w:val="21"/>
                  </w:rPr>
                  <w:t>TE</w:t>
                </w:r>
                <w:r>
                  <w:rPr>
                    <w:rFonts w:ascii="Times New Roman" w:hAnsi="Times New Roman"/>
                    <w:color w:val="191919"/>
                    <w:spacing w:val="18"/>
                    <w:sz w:val="21"/>
                    <w:szCs w:val="21"/>
                  </w:rPr>
                  <w:t xml:space="preserve"> </w:t>
                </w:r>
                <w:r>
                  <w:rPr>
                    <w:rFonts w:ascii="Times New Roman" w:hAnsi="Times New Roman"/>
                    <w:color w:val="191919"/>
                    <w:sz w:val="28"/>
                    <w:szCs w:val="28"/>
                  </w:rPr>
                  <w:t>S</w:t>
                </w:r>
                <w:r>
                  <w:rPr>
                    <w:rFonts w:ascii="Times New Roman" w:hAnsi="Times New Roman"/>
                    <w:color w:val="191919"/>
                    <w:sz w:val="21"/>
                    <w:szCs w:val="21"/>
                  </w:rPr>
                  <w:t>CHOOL</w:t>
                </w:r>
                <w:r>
                  <w:rPr>
                    <w:rFonts w:ascii="Times New Roman" w:hAnsi="Times New Roman"/>
                    <w:color w:val="191919"/>
                    <w:spacing w:val="10"/>
                    <w:sz w:val="21"/>
                    <w:szCs w:val="21"/>
                  </w:rPr>
                  <w:t xml:space="preserve"> </w:t>
                </w:r>
                <w:r>
                  <w:rPr>
                    <w:rFonts w:ascii="Times New Roman" w:hAnsi="Times New Roman"/>
                    <w:color w:val="191919"/>
                    <w:sz w:val="28"/>
                    <w:szCs w:val="28"/>
                  </w:rPr>
                  <w:t>C</w:t>
                </w:r>
                <w:r>
                  <w:rPr>
                    <w:rFonts w:ascii="Times New Roman" w:hAnsi="Times New Roman"/>
                    <w:color w:val="191919"/>
                    <w:spacing w:val="-23"/>
                    <w:sz w:val="21"/>
                    <w:szCs w:val="21"/>
                  </w:rPr>
                  <w:t>A</w:t>
                </w:r>
                <w:r>
                  <w:rPr>
                    <w:rFonts w:ascii="Times New Roman" w:hAnsi="Times New Roman"/>
                    <w:color w:val="191919"/>
                    <w:spacing w:val="-17"/>
                    <w:sz w:val="21"/>
                    <w:szCs w:val="21"/>
                  </w:rPr>
                  <w:t>T</w:t>
                </w:r>
                <w:r>
                  <w:rPr>
                    <w:rFonts w:ascii="Times New Roman" w:hAnsi="Times New Roman"/>
                    <w:color w:val="191919"/>
                    <w:sz w:val="21"/>
                    <w:szCs w:val="21"/>
                  </w:rPr>
                  <w:t>ALOG</w:t>
                </w:r>
                <w:r>
                  <w:rPr>
                    <w:rFonts w:ascii="Times New Roman" w:hAnsi="Times New Roman"/>
                    <w:color w:val="191919"/>
                    <w:sz w:val="28"/>
                    <w:szCs w:val="28"/>
                  </w:rPr>
                  <w:t>: 2008-2012</w:t>
                </w:r>
              </w:p>
            </w:txbxContent>
          </v:textbox>
          <w10:wrap anchorx="page" anchory="page"/>
        </v:shape>
      </w:pict>
    </w:r>
  </w:p>
</w:ftr>
</file>

<file path=word/footer1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42301" w:rsidRDefault="00F42301">
    <w:pPr>
      <w:widowControl w:val="0"/>
      <w:autoSpaceDE w:val="0"/>
      <w:autoSpaceDN w:val="0"/>
      <w:adjustRightInd w:val="0"/>
      <w:spacing w:after="0" w:line="200" w:lineRule="exact"/>
      <w:rPr>
        <w:rFonts w:ascii="Times New Roman" w:hAnsi="Times New Roman"/>
        <w:sz w:val="20"/>
        <w:szCs w:val="20"/>
      </w:rPr>
    </w:pPr>
    <w:r w:rsidRPr="00554989">
      <w:rPr>
        <w:rFonts w:ascii="Calibri" w:hAnsi="Calibri"/>
        <w:noProof/>
        <w:lang w:eastAsia="en-US"/>
      </w:rPr>
      <w:pict>
        <v:shape id="_x0000_s2095" style="position:absolute;left:0;text-align:left;margin-left:540pt;margin-top:729.8pt;width:0;height:36.15pt;z-index:-251658240;mso-position-horizontal-relative:page;mso-position-vertical-relative:page" coordsize="0,724" o:allowincell="f" path="m,l,724e" filled="f" strokecolor="#191919" strokeweight="4pt">
          <v:path arrowok="t"/>
          <w10:wrap anchorx="page" anchory="page"/>
        </v:shape>
      </w:pict>
    </w:r>
    <w:r w:rsidRPr="00554989">
      <w:rPr>
        <w:rFonts w:ascii="Calibri" w:hAnsi="Calibri"/>
        <w:noProof/>
        <w:lang w:eastAsia="en-US"/>
      </w:rPr>
      <w:pict>
        <v:shapetype id="_x0000_t202" coordsize="21600,21600" o:spt="202" path="m,l,21600r21600,l21600,xe">
          <v:stroke joinstyle="miter"/>
          <v:path gradientshapeok="t" o:connecttype="rect"/>
        </v:shapetype>
        <v:shape id="_x0000_s2096" type="#_x0000_t202" style="position:absolute;left:0;text-align:left;margin-left:568.05pt;margin-top:746.55pt;width:28pt;height:26pt;z-index:-251658240;mso-position-horizontal-relative:page;mso-position-vertical-relative:page" o:allowincell="f" filled="f" stroked="f">
          <v:textbox inset="0,0,0,0">
            <w:txbxContent>
              <w:p w:rsidR="00F42301" w:rsidRDefault="00F42301">
                <w:pPr>
                  <w:widowControl w:val="0"/>
                  <w:autoSpaceDE w:val="0"/>
                  <w:autoSpaceDN w:val="0"/>
                  <w:adjustRightInd w:val="0"/>
                  <w:spacing w:after="0" w:line="493" w:lineRule="exact"/>
                  <w:ind w:left="40" w:right="-52"/>
                  <w:rPr>
                    <w:rFonts w:ascii="Times New Roman" w:hAnsi="Times New Roman"/>
                    <w:color w:val="000000"/>
                    <w:sz w:val="48"/>
                    <w:szCs w:val="48"/>
                  </w:rPr>
                </w:pPr>
                <w:r>
                  <w:rPr>
                    <w:rFonts w:ascii="Times New Roman" w:hAnsi="Times New Roman"/>
                    <w:b/>
                    <w:bCs/>
                    <w:color w:val="191919"/>
                    <w:position w:val="1"/>
                    <w:sz w:val="48"/>
                    <w:szCs w:val="48"/>
                  </w:rPr>
                  <w:t>37</w:t>
                </w:r>
              </w:p>
            </w:txbxContent>
          </v:textbox>
          <w10:wrap anchorx="page" anchory="page"/>
        </v:shape>
      </w:pict>
    </w:r>
    <w:r w:rsidRPr="00554989">
      <w:rPr>
        <w:rFonts w:ascii="Calibri" w:hAnsi="Calibri"/>
        <w:noProof/>
        <w:lang w:eastAsia="en-US"/>
      </w:rPr>
      <w:pict>
        <v:shape id="_x0000_s2097" type="#_x0000_t202" style="position:absolute;left:0;text-align:left;margin-left:111.85pt;margin-top:753.3pt;width:384.3pt;height:16pt;z-index:-251658240;mso-position-horizontal-relative:page;mso-position-vertical-relative:page" o:allowincell="f" filled="f" stroked="f">
          <v:textbox inset="0,0,0,0">
            <w:txbxContent>
              <w:p w:rsidR="00F42301" w:rsidRDefault="00F42301">
                <w:pPr>
                  <w:widowControl w:val="0"/>
                  <w:autoSpaceDE w:val="0"/>
                  <w:autoSpaceDN w:val="0"/>
                  <w:adjustRightInd w:val="0"/>
                  <w:spacing w:after="0" w:line="295" w:lineRule="exact"/>
                  <w:ind w:left="20" w:right="-42"/>
                  <w:rPr>
                    <w:rFonts w:ascii="Times New Roman" w:hAnsi="Times New Roman"/>
                    <w:color w:val="000000"/>
                    <w:sz w:val="28"/>
                    <w:szCs w:val="28"/>
                  </w:rPr>
                </w:pPr>
                <w:r>
                  <w:rPr>
                    <w:rFonts w:ascii="Times New Roman" w:hAnsi="Times New Roman"/>
                    <w:color w:val="191919"/>
                    <w:sz w:val="28"/>
                    <w:szCs w:val="28"/>
                  </w:rPr>
                  <w:t>A</w:t>
                </w:r>
                <w:r>
                  <w:rPr>
                    <w:rFonts w:ascii="Times New Roman" w:hAnsi="Times New Roman"/>
                    <w:color w:val="191919"/>
                    <w:sz w:val="21"/>
                    <w:szCs w:val="21"/>
                  </w:rPr>
                  <w:t>LBANY</w:t>
                </w:r>
                <w:r>
                  <w:rPr>
                    <w:rFonts w:ascii="Times New Roman" w:hAnsi="Times New Roman"/>
                    <w:color w:val="191919"/>
                    <w:spacing w:val="10"/>
                    <w:sz w:val="21"/>
                    <w:szCs w:val="21"/>
                  </w:rPr>
                  <w:t xml:space="preserve"> </w:t>
                </w:r>
                <w:r>
                  <w:rPr>
                    <w:rFonts w:ascii="Times New Roman" w:hAnsi="Times New Roman"/>
                    <w:color w:val="191919"/>
                    <w:sz w:val="28"/>
                    <w:szCs w:val="28"/>
                  </w:rPr>
                  <w:t>S</w:t>
                </w:r>
                <w:r>
                  <w:rPr>
                    <w:rFonts w:ascii="Times New Roman" w:hAnsi="Times New Roman"/>
                    <w:color w:val="191919"/>
                    <w:spacing w:val="-17"/>
                    <w:sz w:val="21"/>
                    <w:szCs w:val="21"/>
                  </w:rPr>
                  <w:t>T</w:t>
                </w:r>
                <w:r>
                  <w:rPr>
                    <w:rFonts w:ascii="Times New Roman" w:hAnsi="Times New Roman"/>
                    <w:color w:val="191919"/>
                    <w:spacing w:val="-23"/>
                    <w:sz w:val="21"/>
                    <w:szCs w:val="21"/>
                  </w:rPr>
                  <w:t>A</w:t>
                </w:r>
                <w:r>
                  <w:rPr>
                    <w:rFonts w:ascii="Times New Roman" w:hAnsi="Times New Roman"/>
                    <w:color w:val="191919"/>
                    <w:sz w:val="21"/>
                    <w:szCs w:val="21"/>
                  </w:rPr>
                  <w:t>TE</w:t>
                </w:r>
                <w:r>
                  <w:rPr>
                    <w:rFonts w:ascii="Times New Roman" w:hAnsi="Times New Roman"/>
                    <w:color w:val="191919"/>
                    <w:spacing w:val="17"/>
                    <w:sz w:val="21"/>
                    <w:szCs w:val="21"/>
                  </w:rPr>
                  <w:t xml:space="preserve"> </w:t>
                </w:r>
                <w:r>
                  <w:rPr>
                    <w:rFonts w:ascii="Times New Roman" w:hAnsi="Times New Roman"/>
                    <w:color w:val="191919"/>
                    <w:sz w:val="28"/>
                    <w:szCs w:val="28"/>
                  </w:rPr>
                  <w:t>U</w:t>
                </w:r>
                <w:r>
                  <w:rPr>
                    <w:rFonts w:ascii="Times New Roman" w:hAnsi="Times New Roman"/>
                    <w:color w:val="191919"/>
                    <w:sz w:val="21"/>
                    <w:szCs w:val="21"/>
                  </w:rPr>
                  <w:t>NIVERSITY</w:t>
                </w:r>
                <w:r>
                  <w:rPr>
                    <w:rFonts w:ascii="Times New Roman" w:hAnsi="Times New Roman"/>
                    <w:color w:val="191919"/>
                    <w:spacing w:val="10"/>
                    <w:sz w:val="21"/>
                    <w:szCs w:val="21"/>
                  </w:rPr>
                  <w:t xml:space="preserve"> </w:t>
                </w:r>
                <w:r>
                  <w:rPr>
                    <w:rFonts w:ascii="Times New Roman" w:hAnsi="Times New Roman"/>
                    <w:color w:val="191919"/>
                    <w:sz w:val="28"/>
                    <w:szCs w:val="28"/>
                  </w:rPr>
                  <w:t>G</w:t>
                </w:r>
                <w:r>
                  <w:rPr>
                    <w:rFonts w:ascii="Times New Roman" w:hAnsi="Times New Roman"/>
                    <w:color w:val="191919"/>
                    <w:sz w:val="21"/>
                    <w:szCs w:val="21"/>
                  </w:rPr>
                  <w:t>RADU</w:t>
                </w:r>
                <w:r>
                  <w:rPr>
                    <w:rFonts w:ascii="Times New Roman" w:hAnsi="Times New Roman"/>
                    <w:color w:val="191919"/>
                    <w:spacing w:val="-23"/>
                    <w:sz w:val="21"/>
                    <w:szCs w:val="21"/>
                  </w:rPr>
                  <w:t>A</w:t>
                </w:r>
                <w:r>
                  <w:rPr>
                    <w:rFonts w:ascii="Times New Roman" w:hAnsi="Times New Roman"/>
                    <w:color w:val="191919"/>
                    <w:sz w:val="21"/>
                    <w:szCs w:val="21"/>
                  </w:rPr>
                  <w:t>TE</w:t>
                </w:r>
                <w:r>
                  <w:rPr>
                    <w:rFonts w:ascii="Times New Roman" w:hAnsi="Times New Roman"/>
                    <w:color w:val="191919"/>
                    <w:spacing w:val="18"/>
                    <w:sz w:val="21"/>
                    <w:szCs w:val="21"/>
                  </w:rPr>
                  <w:t xml:space="preserve"> </w:t>
                </w:r>
                <w:r>
                  <w:rPr>
                    <w:rFonts w:ascii="Times New Roman" w:hAnsi="Times New Roman"/>
                    <w:color w:val="191919"/>
                    <w:sz w:val="28"/>
                    <w:szCs w:val="28"/>
                  </w:rPr>
                  <w:t>S</w:t>
                </w:r>
                <w:r>
                  <w:rPr>
                    <w:rFonts w:ascii="Times New Roman" w:hAnsi="Times New Roman"/>
                    <w:color w:val="191919"/>
                    <w:sz w:val="21"/>
                    <w:szCs w:val="21"/>
                  </w:rPr>
                  <w:t>CHOOL</w:t>
                </w:r>
                <w:r>
                  <w:rPr>
                    <w:rFonts w:ascii="Times New Roman" w:hAnsi="Times New Roman"/>
                    <w:color w:val="191919"/>
                    <w:spacing w:val="10"/>
                    <w:sz w:val="21"/>
                    <w:szCs w:val="21"/>
                  </w:rPr>
                  <w:t xml:space="preserve"> </w:t>
                </w:r>
                <w:r>
                  <w:rPr>
                    <w:rFonts w:ascii="Times New Roman" w:hAnsi="Times New Roman"/>
                    <w:color w:val="191919"/>
                    <w:sz w:val="28"/>
                    <w:szCs w:val="28"/>
                  </w:rPr>
                  <w:t>C</w:t>
                </w:r>
                <w:r>
                  <w:rPr>
                    <w:rFonts w:ascii="Times New Roman" w:hAnsi="Times New Roman"/>
                    <w:color w:val="191919"/>
                    <w:spacing w:val="-23"/>
                    <w:sz w:val="21"/>
                    <w:szCs w:val="21"/>
                  </w:rPr>
                  <w:t>A</w:t>
                </w:r>
                <w:r>
                  <w:rPr>
                    <w:rFonts w:ascii="Times New Roman" w:hAnsi="Times New Roman"/>
                    <w:color w:val="191919"/>
                    <w:spacing w:val="-17"/>
                    <w:sz w:val="21"/>
                    <w:szCs w:val="21"/>
                  </w:rPr>
                  <w:t>T</w:t>
                </w:r>
                <w:r>
                  <w:rPr>
                    <w:rFonts w:ascii="Times New Roman" w:hAnsi="Times New Roman"/>
                    <w:color w:val="191919"/>
                    <w:sz w:val="21"/>
                    <w:szCs w:val="21"/>
                  </w:rPr>
                  <w:t>ALOG</w:t>
                </w:r>
                <w:r>
                  <w:rPr>
                    <w:rFonts w:ascii="Times New Roman" w:hAnsi="Times New Roman"/>
                    <w:color w:val="191919"/>
                    <w:sz w:val="28"/>
                    <w:szCs w:val="28"/>
                  </w:rPr>
                  <w:t>: 2008-2012</w:t>
                </w:r>
              </w:p>
            </w:txbxContent>
          </v:textbox>
          <w10:wrap anchorx="page" anchory="page"/>
        </v:shape>
      </w:pict>
    </w:r>
  </w:p>
</w:ftr>
</file>

<file path=word/footer1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42301" w:rsidRDefault="00F42301">
    <w:pPr>
      <w:widowControl w:val="0"/>
      <w:autoSpaceDE w:val="0"/>
      <w:autoSpaceDN w:val="0"/>
      <w:adjustRightInd w:val="0"/>
      <w:spacing w:after="0" w:line="200" w:lineRule="exact"/>
      <w:rPr>
        <w:rFonts w:ascii="Times New Roman" w:hAnsi="Times New Roman"/>
        <w:sz w:val="20"/>
        <w:szCs w:val="20"/>
      </w:rPr>
    </w:pPr>
    <w:r w:rsidRPr="00554989">
      <w:rPr>
        <w:rFonts w:ascii="Calibri" w:hAnsi="Calibri"/>
        <w:noProof/>
        <w:lang w:eastAsia="en-US"/>
      </w:rPr>
      <w:pict>
        <v:shape id="_x0000_s2098" style="position:absolute;left:0;text-align:left;margin-left:1in;margin-top:731.8pt;width:0;height:36.15pt;z-index:-251658240;mso-position-horizontal-relative:page;mso-position-vertical-relative:page" coordsize="0,724" o:allowincell="f" path="m,l,724e" filled="f" strokecolor="#191919" strokeweight="4pt">
          <v:path arrowok="t"/>
          <w10:wrap anchorx="page" anchory="page"/>
        </v:shape>
      </w:pict>
    </w:r>
    <w:r w:rsidRPr="00554989">
      <w:rPr>
        <w:rFonts w:ascii="Calibri" w:hAnsi="Calibri"/>
        <w:noProof/>
        <w:lang w:eastAsia="en-US"/>
      </w:rPr>
      <w:pict>
        <v:shapetype id="_x0000_t202" coordsize="21600,21600" o:spt="202" path="m,l,21600r21600,l21600,xe">
          <v:stroke joinstyle="miter"/>
          <v:path gradientshapeok="t" o:connecttype="rect"/>
        </v:shapetype>
        <v:shape id="_x0000_s2099" type="#_x0000_t202" style="position:absolute;left:0;text-align:left;margin-left:113.85pt;margin-top:728.4pt;width:389.85pt;height:43.9pt;z-index:-251658240;mso-position-horizontal-relative:page;mso-position-vertical-relative:page" o:allowincell="f" filled="f" stroked="f">
          <v:textbox inset="0,0,0,0">
            <w:txbxContent>
              <w:p w:rsidR="00F42301" w:rsidRDefault="00F42301">
                <w:pPr>
                  <w:widowControl w:val="0"/>
                  <w:autoSpaceDE w:val="0"/>
                  <w:autoSpaceDN w:val="0"/>
                  <w:adjustRightInd w:val="0"/>
                  <w:spacing w:after="0" w:line="217" w:lineRule="exact"/>
                  <w:ind w:left="390" w:right="-30"/>
                  <w:rPr>
                    <w:rFonts w:ascii="Times New Roman" w:hAnsi="Times New Roman"/>
                    <w:sz w:val="20"/>
                    <w:szCs w:val="20"/>
                  </w:rPr>
                </w:pPr>
                <w:proofErr w:type="gramStart"/>
                <w:r>
                  <w:rPr>
                    <w:rFonts w:ascii="Times New Roman" w:hAnsi="Times New Roman"/>
                    <w:sz w:val="20"/>
                    <w:szCs w:val="20"/>
                  </w:rPr>
                  <w:t>which</w:t>
                </w:r>
                <w:proofErr w:type="gramEnd"/>
                <w:r>
                  <w:rPr>
                    <w:rFonts w:ascii="Times New Roman" w:hAnsi="Times New Roman"/>
                    <w:sz w:val="20"/>
                    <w:szCs w:val="20"/>
                  </w:rPr>
                  <w:t xml:space="preserve"> were completed within the six-year time period or six years prior to initial acceptance</w:t>
                </w:r>
              </w:p>
              <w:p w:rsidR="00F42301" w:rsidRDefault="00F42301">
                <w:pPr>
                  <w:widowControl w:val="0"/>
                  <w:autoSpaceDE w:val="0"/>
                  <w:autoSpaceDN w:val="0"/>
                  <w:adjustRightInd w:val="0"/>
                  <w:spacing w:before="10" w:after="0"/>
                  <w:ind w:left="413"/>
                  <w:rPr>
                    <w:rFonts w:ascii="Times New Roman" w:hAnsi="Times New Roman"/>
                    <w:sz w:val="20"/>
                    <w:szCs w:val="20"/>
                  </w:rPr>
                </w:pPr>
                <w:r>
                  <w:rPr>
                    <w:rFonts w:ascii="Times New Roman" w:hAnsi="Times New Roman"/>
                    <w:sz w:val="20"/>
                    <w:szCs w:val="20"/>
                  </w:rPr>
                  <w:t>into the MBA program, will be authorized.</w:t>
                </w:r>
              </w:p>
              <w:p w:rsidR="00F42301" w:rsidRDefault="00F42301">
                <w:pPr>
                  <w:widowControl w:val="0"/>
                  <w:autoSpaceDE w:val="0"/>
                  <w:autoSpaceDN w:val="0"/>
                  <w:adjustRightInd w:val="0"/>
                  <w:spacing w:before="74" w:after="0"/>
                  <w:ind w:left="20"/>
                  <w:rPr>
                    <w:rFonts w:ascii="Times New Roman" w:hAnsi="Times New Roman"/>
                    <w:color w:val="000000"/>
                    <w:sz w:val="28"/>
                    <w:szCs w:val="28"/>
                  </w:rPr>
                </w:pPr>
                <w:r>
                  <w:rPr>
                    <w:rFonts w:ascii="Times New Roman" w:hAnsi="Times New Roman"/>
                    <w:color w:val="191919"/>
                    <w:sz w:val="28"/>
                    <w:szCs w:val="28"/>
                  </w:rPr>
                  <w:t>A</w:t>
                </w:r>
                <w:r>
                  <w:rPr>
                    <w:rFonts w:ascii="Times New Roman" w:hAnsi="Times New Roman"/>
                    <w:color w:val="191919"/>
                    <w:sz w:val="21"/>
                    <w:szCs w:val="21"/>
                  </w:rPr>
                  <w:t>LBANY</w:t>
                </w:r>
                <w:r>
                  <w:rPr>
                    <w:rFonts w:ascii="Times New Roman" w:hAnsi="Times New Roman"/>
                    <w:color w:val="191919"/>
                    <w:spacing w:val="10"/>
                    <w:sz w:val="21"/>
                    <w:szCs w:val="21"/>
                  </w:rPr>
                  <w:t xml:space="preserve"> </w:t>
                </w:r>
                <w:r>
                  <w:rPr>
                    <w:rFonts w:ascii="Times New Roman" w:hAnsi="Times New Roman"/>
                    <w:color w:val="191919"/>
                    <w:sz w:val="28"/>
                    <w:szCs w:val="28"/>
                  </w:rPr>
                  <w:t>S</w:t>
                </w:r>
                <w:r>
                  <w:rPr>
                    <w:rFonts w:ascii="Times New Roman" w:hAnsi="Times New Roman"/>
                    <w:color w:val="191919"/>
                    <w:spacing w:val="-17"/>
                    <w:sz w:val="21"/>
                    <w:szCs w:val="21"/>
                  </w:rPr>
                  <w:t>T</w:t>
                </w:r>
                <w:r>
                  <w:rPr>
                    <w:rFonts w:ascii="Times New Roman" w:hAnsi="Times New Roman"/>
                    <w:color w:val="191919"/>
                    <w:spacing w:val="-23"/>
                    <w:sz w:val="21"/>
                    <w:szCs w:val="21"/>
                  </w:rPr>
                  <w:t>A</w:t>
                </w:r>
                <w:r>
                  <w:rPr>
                    <w:rFonts w:ascii="Times New Roman" w:hAnsi="Times New Roman"/>
                    <w:color w:val="191919"/>
                    <w:sz w:val="21"/>
                    <w:szCs w:val="21"/>
                  </w:rPr>
                  <w:t>TE</w:t>
                </w:r>
                <w:r>
                  <w:rPr>
                    <w:rFonts w:ascii="Times New Roman" w:hAnsi="Times New Roman"/>
                    <w:color w:val="191919"/>
                    <w:spacing w:val="17"/>
                    <w:sz w:val="21"/>
                    <w:szCs w:val="21"/>
                  </w:rPr>
                  <w:t xml:space="preserve"> </w:t>
                </w:r>
                <w:r>
                  <w:rPr>
                    <w:rFonts w:ascii="Times New Roman" w:hAnsi="Times New Roman"/>
                    <w:color w:val="191919"/>
                    <w:sz w:val="28"/>
                    <w:szCs w:val="28"/>
                  </w:rPr>
                  <w:t>U</w:t>
                </w:r>
                <w:r>
                  <w:rPr>
                    <w:rFonts w:ascii="Times New Roman" w:hAnsi="Times New Roman"/>
                    <w:color w:val="191919"/>
                    <w:sz w:val="21"/>
                    <w:szCs w:val="21"/>
                  </w:rPr>
                  <w:t>NIVERSITY</w:t>
                </w:r>
                <w:r>
                  <w:rPr>
                    <w:rFonts w:ascii="Times New Roman" w:hAnsi="Times New Roman"/>
                    <w:color w:val="191919"/>
                    <w:spacing w:val="10"/>
                    <w:sz w:val="21"/>
                    <w:szCs w:val="21"/>
                  </w:rPr>
                  <w:t xml:space="preserve"> </w:t>
                </w:r>
                <w:r>
                  <w:rPr>
                    <w:rFonts w:ascii="Times New Roman" w:hAnsi="Times New Roman"/>
                    <w:color w:val="191919"/>
                    <w:sz w:val="28"/>
                    <w:szCs w:val="28"/>
                  </w:rPr>
                  <w:t>G</w:t>
                </w:r>
                <w:r>
                  <w:rPr>
                    <w:rFonts w:ascii="Times New Roman" w:hAnsi="Times New Roman"/>
                    <w:color w:val="191919"/>
                    <w:sz w:val="21"/>
                    <w:szCs w:val="21"/>
                  </w:rPr>
                  <w:t>RADU</w:t>
                </w:r>
                <w:r>
                  <w:rPr>
                    <w:rFonts w:ascii="Times New Roman" w:hAnsi="Times New Roman"/>
                    <w:color w:val="191919"/>
                    <w:spacing w:val="-23"/>
                    <w:sz w:val="21"/>
                    <w:szCs w:val="21"/>
                  </w:rPr>
                  <w:t>A</w:t>
                </w:r>
                <w:r>
                  <w:rPr>
                    <w:rFonts w:ascii="Times New Roman" w:hAnsi="Times New Roman"/>
                    <w:color w:val="191919"/>
                    <w:sz w:val="21"/>
                    <w:szCs w:val="21"/>
                  </w:rPr>
                  <w:t>TE</w:t>
                </w:r>
                <w:r>
                  <w:rPr>
                    <w:rFonts w:ascii="Times New Roman" w:hAnsi="Times New Roman"/>
                    <w:color w:val="191919"/>
                    <w:spacing w:val="18"/>
                    <w:sz w:val="21"/>
                    <w:szCs w:val="21"/>
                  </w:rPr>
                  <w:t xml:space="preserve"> </w:t>
                </w:r>
                <w:r>
                  <w:rPr>
                    <w:rFonts w:ascii="Times New Roman" w:hAnsi="Times New Roman"/>
                    <w:color w:val="191919"/>
                    <w:sz w:val="28"/>
                    <w:szCs w:val="28"/>
                  </w:rPr>
                  <w:t>S</w:t>
                </w:r>
                <w:r>
                  <w:rPr>
                    <w:rFonts w:ascii="Times New Roman" w:hAnsi="Times New Roman"/>
                    <w:color w:val="191919"/>
                    <w:sz w:val="21"/>
                    <w:szCs w:val="21"/>
                  </w:rPr>
                  <w:t>CHOOL</w:t>
                </w:r>
                <w:r>
                  <w:rPr>
                    <w:rFonts w:ascii="Times New Roman" w:hAnsi="Times New Roman"/>
                    <w:color w:val="191919"/>
                    <w:spacing w:val="10"/>
                    <w:sz w:val="21"/>
                    <w:szCs w:val="21"/>
                  </w:rPr>
                  <w:t xml:space="preserve"> </w:t>
                </w:r>
                <w:r>
                  <w:rPr>
                    <w:rFonts w:ascii="Times New Roman" w:hAnsi="Times New Roman"/>
                    <w:color w:val="191919"/>
                    <w:sz w:val="28"/>
                    <w:szCs w:val="28"/>
                  </w:rPr>
                  <w:t>C</w:t>
                </w:r>
                <w:r>
                  <w:rPr>
                    <w:rFonts w:ascii="Times New Roman" w:hAnsi="Times New Roman"/>
                    <w:color w:val="191919"/>
                    <w:spacing w:val="-23"/>
                    <w:sz w:val="21"/>
                    <w:szCs w:val="21"/>
                  </w:rPr>
                  <w:t>A</w:t>
                </w:r>
                <w:r>
                  <w:rPr>
                    <w:rFonts w:ascii="Times New Roman" w:hAnsi="Times New Roman"/>
                    <w:color w:val="191919"/>
                    <w:spacing w:val="-17"/>
                    <w:sz w:val="21"/>
                    <w:szCs w:val="21"/>
                  </w:rPr>
                  <w:t>T</w:t>
                </w:r>
                <w:r>
                  <w:rPr>
                    <w:rFonts w:ascii="Times New Roman" w:hAnsi="Times New Roman"/>
                    <w:color w:val="191919"/>
                    <w:sz w:val="21"/>
                    <w:szCs w:val="21"/>
                  </w:rPr>
                  <w:t>ALOG</w:t>
                </w:r>
                <w:r>
                  <w:rPr>
                    <w:rFonts w:ascii="Times New Roman" w:hAnsi="Times New Roman"/>
                    <w:color w:val="191919"/>
                    <w:sz w:val="28"/>
                    <w:szCs w:val="28"/>
                  </w:rPr>
                  <w:t>: 2008-2012</w:t>
                </w:r>
              </w:p>
            </w:txbxContent>
          </v:textbox>
          <w10:wrap anchorx="page" anchory="page"/>
        </v:shape>
      </w:pict>
    </w:r>
    <w:r w:rsidRPr="00554989">
      <w:rPr>
        <w:rFonts w:ascii="Calibri" w:hAnsi="Calibri"/>
        <w:noProof/>
        <w:lang w:eastAsia="en-US"/>
      </w:rPr>
      <w:pict>
        <v:shape id="_x0000_s2100" type="#_x0000_t202" style="position:absolute;left:0;text-align:left;margin-left:16pt;margin-top:748.55pt;width:28pt;height:26pt;z-index:-251658240;mso-position-horizontal-relative:page;mso-position-vertical-relative:page" o:allowincell="f" filled="f" stroked="f">
          <v:textbox inset="0,0,0,0">
            <w:txbxContent>
              <w:p w:rsidR="00F42301" w:rsidRDefault="00F42301">
                <w:pPr>
                  <w:widowControl w:val="0"/>
                  <w:autoSpaceDE w:val="0"/>
                  <w:autoSpaceDN w:val="0"/>
                  <w:adjustRightInd w:val="0"/>
                  <w:spacing w:after="0" w:line="493" w:lineRule="exact"/>
                  <w:ind w:left="40" w:right="-52"/>
                  <w:rPr>
                    <w:rFonts w:ascii="Times New Roman" w:hAnsi="Times New Roman"/>
                    <w:color w:val="000000"/>
                    <w:sz w:val="48"/>
                    <w:szCs w:val="48"/>
                  </w:rPr>
                </w:pPr>
                <w:r>
                  <w:rPr>
                    <w:rFonts w:ascii="Times New Roman" w:hAnsi="Times New Roman"/>
                    <w:b/>
                    <w:bCs/>
                    <w:color w:val="191919"/>
                    <w:position w:val="1"/>
                    <w:sz w:val="48"/>
                    <w:szCs w:val="48"/>
                  </w:rPr>
                  <w:fldChar w:fldCharType="begin"/>
                </w:r>
                <w:r>
                  <w:rPr>
                    <w:rFonts w:ascii="Times New Roman" w:hAnsi="Times New Roman"/>
                    <w:b/>
                    <w:bCs/>
                    <w:color w:val="191919"/>
                    <w:position w:val="1"/>
                    <w:sz w:val="48"/>
                    <w:szCs w:val="48"/>
                  </w:rPr>
                  <w:instrText xml:space="preserve"> PAGE </w:instrText>
                </w:r>
                <w:r>
                  <w:rPr>
                    <w:rFonts w:ascii="Times New Roman" w:hAnsi="Times New Roman"/>
                    <w:b/>
                    <w:bCs/>
                    <w:color w:val="191919"/>
                    <w:position w:val="1"/>
                    <w:sz w:val="48"/>
                    <w:szCs w:val="48"/>
                  </w:rPr>
                  <w:fldChar w:fldCharType="separate"/>
                </w:r>
                <w:r>
                  <w:rPr>
                    <w:rFonts w:ascii="Times New Roman" w:hAnsi="Times New Roman"/>
                    <w:b/>
                    <w:bCs/>
                    <w:noProof/>
                    <w:color w:val="191919"/>
                    <w:position w:val="1"/>
                    <w:sz w:val="48"/>
                    <w:szCs w:val="48"/>
                  </w:rPr>
                  <w:t>38</w:t>
                </w:r>
                <w:r>
                  <w:rPr>
                    <w:rFonts w:ascii="Times New Roman" w:hAnsi="Times New Roman"/>
                    <w:b/>
                    <w:bCs/>
                    <w:color w:val="191919"/>
                    <w:position w:val="1"/>
                    <w:sz w:val="48"/>
                    <w:szCs w:val="48"/>
                  </w:rPr>
                  <w:fldChar w:fldCharType="end"/>
                </w:r>
              </w:p>
            </w:txbxContent>
          </v:textbox>
          <w10:wrap anchorx="page" anchory="page"/>
        </v:shape>
      </w:pict>
    </w:r>
  </w:p>
</w:ftr>
</file>

<file path=word/footer1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42301" w:rsidRDefault="00F42301">
    <w:pPr>
      <w:widowControl w:val="0"/>
      <w:autoSpaceDE w:val="0"/>
      <w:autoSpaceDN w:val="0"/>
      <w:adjustRightInd w:val="0"/>
      <w:spacing w:after="0" w:line="200" w:lineRule="exact"/>
      <w:rPr>
        <w:rFonts w:ascii="Times New Roman" w:hAnsi="Times New Roman"/>
        <w:sz w:val="20"/>
        <w:szCs w:val="20"/>
      </w:rPr>
    </w:pPr>
    <w:r w:rsidRPr="00554989">
      <w:rPr>
        <w:rFonts w:ascii="Calibri" w:hAnsi="Calibri"/>
        <w:noProof/>
        <w:lang w:eastAsia="en-US"/>
      </w:rPr>
      <w:pict>
        <v:shape id="_x0000_s2101" style="position:absolute;left:0;text-align:left;margin-left:542pt;margin-top:731.8pt;width:0;height:36.15pt;z-index:-251658240;mso-position-horizontal-relative:page;mso-position-vertical-relative:page" coordsize="0,724" o:allowincell="f" path="m,l,724e" filled="f" strokecolor="#191919" strokeweight="4pt">
          <v:path arrowok="t"/>
          <w10:wrap anchorx="page" anchory="page"/>
        </v:shape>
      </w:pict>
    </w:r>
    <w:r w:rsidRPr="00554989">
      <w:rPr>
        <w:rFonts w:ascii="Calibri" w:hAnsi="Calibri"/>
        <w:noProof/>
        <w:lang w:eastAsia="en-US"/>
      </w:rPr>
      <w:pict>
        <v:shapetype id="_x0000_t202" coordsize="21600,21600" o:spt="202" path="m,l,21600r21600,l21600,xe">
          <v:stroke joinstyle="miter"/>
          <v:path gradientshapeok="t" o:connecttype="rect"/>
        </v:shapetype>
        <v:shape id="_x0000_s2102" type="#_x0000_t202" style="position:absolute;left:0;text-align:left;margin-left:107pt;margin-top:738.75pt;width:391.15pt;height:32.55pt;z-index:-251658240;mso-position-horizontal-relative:page;mso-position-vertical-relative:page" o:allowincell="f" filled="f" stroked="f">
          <v:textbox inset="0,0,0,0">
            <w:txbxContent>
              <w:p w:rsidR="00F42301" w:rsidRDefault="00F42301">
                <w:pPr>
                  <w:widowControl w:val="0"/>
                  <w:autoSpaceDE w:val="0"/>
                  <w:autoSpaceDN w:val="0"/>
                  <w:adjustRightInd w:val="0"/>
                  <w:spacing w:after="0" w:line="217" w:lineRule="exact"/>
                  <w:ind w:left="20"/>
                  <w:rPr>
                    <w:rFonts w:ascii="Times New Roman" w:hAnsi="Times New Roman"/>
                    <w:sz w:val="20"/>
                    <w:szCs w:val="20"/>
                  </w:rPr>
                </w:pPr>
                <w:proofErr w:type="gramStart"/>
                <w:r>
                  <w:rPr>
                    <w:rFonts w:ascii="Times New Roman" w:hAnsi="Times New Roman"/>
                    <w:sz w:val="20"/>
                    <w:szCs w:val="20"/>
                  </w:rPr>
                  <w:t>will</w:t>
                </w:r>
                <w:proofErr w:type="gramEnd"/>
                <w:r>
                  <w:rPr>
                    <w:rFonts w:ascii="Times New Roman" w:hAnsi="Times New Roman"/>
                    <w:sz w:val="20"/>
                    <w:szCs w:val="20"/>
                  </w:rPr>
                  <w:t xml:space="preserve"> give opportunities to students to learn the impact of di</w:t>
                </w:r>
                <w:r>
                  <w:rPr>
                    <w:rFonts w:ascii="Times New Roman" w:hAnsi="Times New Roman"/>
                    <w:spacing w:val="-4"/>
                    <w:sz w:val="20"/>
                    <w:szCs w:val="20"/>
                  </w:rPr>
                  <w:t>f</w:t>
                </w:r>
                <w:r>
                  <w:rPr>
                    <w:rFonts w:ascii="Times New Roman" w:hAnsi="Times New Roman"/>
                    <w:sz w:val="20"/>
                    <w:szCs w:val="20"/>
                  </w:rPr>
                  <w:t>ferent cultures in shaping the</w:t>
                </w:r>
              </w:p>
              <w:p w:rsidR="00F42301" w:rsidRDefault="00F42301">
                <w:pPr>
                  <w:widowControl w:val="0"/>
                  <w:autoSpaceDE w:val="0"/>
                  <w:autoSpaceDN w:val="0"/>
                  <w:adjustRightInd w:val="0"/>
                  <w:spacing w:before="87" w:after="0"/>
                  <w:ind w:left="157" w:right="-42"/>
                  <w:rPr>
                    <w:rFonts w:ascii="Times New Roman" w:hAnsi="Times New Roman"/>
                    <w:color w:val="000000"/>
                    <w:sz w:val="28"/>
                    <w:szCs w:val="28"/>
                  </w:rPr>
                </w:pPr>
                <w:r>
                  <w:rPr>
                    <w:rFonts w:ascii="Times New Roman" w:hAnsi="Times New Roman"/>
                    <w:color w:val="191919"/>
                    <w:sz w:val="28"/>
                    <w:szCs w:val="28"/>
                  </w:rPr>
                  <w:t>A</w:t>
                </w:r>
                <w:r>
                  <w:rPr>
                    <w:rFonts w:ascii="Times New Roman" w:hAnsi="Times New Roman"/>
                    <w:color w:val="191919"/>
                    <w:sz w:val="21"/>
                    <w:szCs w:val="21"/>
                  </w:rPr>
                  <w:t>LBANY</w:t>
                </w:r>
                <w:r>
                  <w:rPr>
                    <w:rFonts w:ascii="Times New Roman" w:hAnsi="Times New Roman"/>
                    <w:color w:val="191919"/>
                    <w:spacing w:val="10"/>
                    <w:sz w:val="21"/>
                    <w:szCs w:val="21"/>
                  </w:rPr>
                  <w:t xml:space="preserve"> </w:t>
                </w:r>
                <w:r>
                  <w:rPr>
                    <w:rFonts w:ascii="Times New Roman" w:hAnsi="Times New Roman"/>
                    <w:color w:val="191919"/>
                    <w:sz w:val="28"/>
                    <w:szCs w:val="28"/>
                  </w:rPr>
                  <w:t>S</w:t>
                </w:r>
                <w:r>
                  <w:rPr>
                    <w:rFonts w:ascii="Times New Roman" w:hAnsi="Times New Roman"/>
                    <w:color w:val="191919"/>
                    <w:spacing w:val="-17"/>
                    <w:sz w:val="21"/>
                    <w:szCs w:val="21"/>
                  </w:rPr>
                  <w:t>T</w:t>
                </w:r>
                <w:r>
                  <w:rPr>
                    <w:rFonts w:ascii="Times New Roman" w:hAnsi="Times New Roman"/>
                    <w:color w:val="191919"/>
                    <w:spacing w:val="-23"/>
                    <w:sz w:val="21"/>
                    <w:szCs w:val="21"/>
                  </w:rPr>
                  <w:t>A</w:t>
                </w:r>
                <w:r>
                  <w:rPr>
                    <w:rFonts w:ascii="Times New Roman" w:hAnsi="Times New Roman"/>
                    <w:color w:val="191919"/>
                    <w:sz w:val="21"/>
                    <w:szCs w:val="21"/>
                  </w:rPr>
                  <w:t>TE</w:t>
                </w:r>
                <w:r>
                  <w:rPr>
                    <w:rFonts w:ascii="Times New Roman" w:hAnsi="Times New Roman"/>
                    <w:color w:val="191919"/>
                    <w:spacing w:val="17"/>
                    <w:sz w:val="21"/>
                    <w:szCs w:val="21"/>
                  </w:rPr>
                  <w:t xml:space="preserve"> </w:t>
                </w:r>
                <w:r>
                  <w:rPr>
                    <w:rFonts w:ascii="Times New Roman" w:hAnsi="Times New Roman"/>
                    <w:color w:val="191919"/>
                    <w:sz w:val="28"/>
                    <w:szCs w:val="28"/>
                  </w:rPr>
                  <w:t>U</w:t>
                </w:r>
                <w:r>
                  <w:rPr>
                    <w:rFonts w:ascii="Times New Roman" w:hAnsi="Times New Roman"/>
                    <w:color w:val="191919"/>
                    <w:sz w:val="21"/>
                    <w:szCs w:val="21"/>
                  </w:rPr>
                  <w:t>NIVERSITY</w:t>
                </w:r>
                <w:r>
                  <w:rPr>
                    <w:rFonts w:ascii="Times New Roman" w:hAnsi="Times New Roman"/>
                    <w:color w:val="191919"/>
                    <w:spacing w:val="10"/>
                    <w:sz w:val="21"/>
                    <w:szCs w:val="21"/>
                  </w:rPr>
                  <w:t xml:space="preserve"> </w:t>
                </w:r>
                <w:r>
                  <w:rPr>
                    <w:rFonts w:ascii="Times New Roman" w:hAnsi="Times New Roman"/>
                    <w:color w:val="191919"/>
                    <w:sz w:val="28"/>
                    <w:szCs w:val="28"/>
                  </w:rPr>
                  <w:t>G</w:t>
                </w:r>
                <w:r>
                  <w:rPr>
                    <w:rFonts w:ascii="Times New Roman" w:hAnsi="Times New Roman"/>
                    <w:color w:val="191919"/>
                    <w:sz w:val="21"/>
                    <w:szCs w:val="21"/>
                  </w:rPr>
                  <w:t>RADU</w:t>
                </w:r>
                <w:r>
                  <w:rPr>
                    <w:rFonts w:ascii="Times New Roman" w:hAnsi="Times New Roman"/>
                    <w:color w:val="191919"/>
                    <w:spacing w:val="-23"/>
                    <w:sz w:val="21"/>
                    <w:szCs w:val="21"/>
                  </w:rPr>
                  <w:t>A</w:t>
                </w:r>
                <w:r>
                  <w:rPr>
                    <w:rFonts w:ascii="Times New Roman" w:hAnsi="Times New Roman"/>
                    <w:color w:val="191919"/>
                    <w:sz w:val="21"/>
                    <w:szCs w:val="21"/>
                  </w:rPr>
                  <w:t>TE</w:t>
                </w:r>
                <w:r>
                  <w:rPr>
                    <w:rFonts w:ascii="Times New Roman" w:hAnsi="Times New Roman"/>
                    <w:color w:val="191919"/>
                    <w:spacing w:val="18"/>
                    <w:sz w:val="21"/>
                    <w:szCs w:val="21"/>
                  </w:rPr>
                  <w:t xml:space="preserve"> </w:t>
                </w:r>
                <w:r>
                  <w:rPr>
                    <w:rFonts w:ascii="Times New Roman" w:hAnsi="Times New Roman"/>
                    <w:color w:val="191919"/>
                    <w:sz w:val="28"/>
                    <w:szCs w:val="28"/>
                  </w:rPr>
                  <w:t>S</w:t>
                </w:r>
                <w:r>
                  <w:rPr>
                    <w:rFonts w:ascii="Times New Roman" w:hAnsi="Times New Roman"/>
                    <w:color w:val="191919"/>
                    <w:sz w:val="21"/>
                    <w:szCs w:val="21"/>
                  </w:rPr>
                  <w:t>CHOOL</w:t>
                </w:r>
                <w:r>
                  <w:rPr>
                    <w:rFonts w:ascii="Times New Roman" w:hAnsi="Times New Roman"/>
                    <w:color w:val="191919"/>
                    <w:spacing w:val="10"/>
                    <w:sz w:val="21"/>
                    <w:szCs w:val="21"/>
                  </w:rPr>
                  <w:t xml:space="preserve"> </w:t>
                </w:r>
                <w:r>
                  <w:rPr>
                    <w:rFonts w:ascii="Times New Roman" w:hAnsi="Times New Roman"/>
                    <w:color w:val="191919"/>
                    <w:sz w:val="28"/>
                    <w:szCs w:val="28"/>
                  </w:rPr>
                  <w:t>C</w:t>
                </w:r>
                <w:r>
                  <w:rPr>
                    <w:rFonts w:ascii="Times New Roman" w:hAnsi="Times New Roman"/>
                    <w:color w:val="191919"/>
                    <w:spacing w:val="-23"/>
                    <w:sz w:val="21"/>
                    <w:szCs w:val="21"/>
                  </w:rPr>
                  <w:t>A</w:t>
                </w:r>
                <w:r>
                  <w:rPr>
                    <w:rFonts w:ascii="Times New Roman" w:hAnsi="Times New Roman"/>
                    <w:color w:val="191919"/>
                    <w:spacing w:val="-17"/>
                    <w:sz w:val="21"/>
                    <w:szCs w:val="21"/>
                  </w:rPr>
                  <w:t>T</w:t>
                </w:r>
                <w:r>
                  <w:rPr>
                    <w:rFonts w:ascii="Times New Roman" w:hAnsi="Times New Roman"/>
                    <w:color w:val="191919"/>
                    <w:sz w:val="21"/>
                    <w:szCs w:val="21"/>
                  </w:rPr>
                  <w:t>ALOG</w:t>
                </w:r>
                <w:r>
                  <w:rPr>
                    <w:rFonts w:ascii="Times New Roman" w:hAnsi="Times New Roman"/>
                    <w:color w:val="191919"/>
                    <w:sz w:val="28"/>
                    <w:szCs w:val="28"/>
                  </w:rPr>
                  <w:t>: 2008-2012</w:t>
                </w:r>
              </w:p>
            </w:txbxContent>
          </v:textbox>
          <w10:wrap anchorx="page" anchory="page"/>
        </v:shape>
      </w:pict>
    </w:r>
    <w:r w:rsidRPr="00554989">
      <w:rPr>
        <w:rFonts w:ascii="Calibri" w:hAnsi="Calibri"/>
        <w:noProof/>
        <w:lang w:eastAsia="en-US"/>
      </w:rPr>
      <w:pict>
        <v:shape id="_x0000_s2103" type="#_x0000_t202" style="position:absolute;left:0;text-align:left;margin-left:570.05pt;margin-top:748.55pt;width:28pt;height:26pt;z-index:-251658240;mso-position-horizontal-relative:page;mso-position-vertical-relative:page" o:allowincell="f" filled="f" stroked="f">
          <v:textbox inset="0,0,0,0">
            <w:txbxContent>
              <w:p w:rsidR="00F42301" w:rsidRDefault="00F42301">
                <w:pPr>
                  <w:widowControl w:val="0"/>
                  <w:autoSpaceDE w:val="0"/>
                  <w:autoSpaceDN w:val="0"/>
                  <w:adjustRightInd w:val="0"/>
                  <w:spacing w:after="0" w:line="493" w:lineRule="exact"/>
                  <w:ind w:left="40" w:right="-52"/>
                  <w:rPr>
                    <w:rFonts w:ascii="Times New Roman" w:hAnsi="Times New Roman"/>
                    <w:color w:val="000000"/>
                    <w:sz w:val="48"/>
                    <w:szCs w:val="48"/>
                  </w:rPr>
                </w:pPr>
                <w:r>
                  <w:rPr>
                    <w:rFonts w:ascii="Times New Roman" w:hAnsi="Times New Roman"/>
                    <w:b/>
                    <w:bCs/>
                    <w:color w:val="191919"/>
                    <w:position w:val="1"/>
                    <w:sz w:val="48"/>
                    <w:szCs w:val="48"/>
                  </w:rPr>
                  <w:fldChar w:fldCharType="begin"/>
                </w:r>
                <w:r>
                  <w:rPr>
                    <w:rFonts w:ascii="Times New Roman" w:hAnsi="Times New Roman"/>
                    <w:b/>
                    <w:bCs/>
                    <w:color w:val="191919"/>
                    <w:position w:val="1"/>
                    <w:sz w:val="48"/>
                    <w:szCs w:val="48"/>
                  </w:rPr>
                  <w:instrText xml:space="preserve"> PAGE </w:instrText>
                </w:r>
                <w:r>
                  <w:rPr>
                    <w:rFonts w:ascii="Times New Roman" w:hAnsi="Times New Roman"/>
                    <w:b/>
                    <w:bCs/>
                    <w:color w:val="191919"/>
                    <w:position w:val="1"/>
                    <w:sz w:val="48"/>
                    <w:szCs w:val="48"/>
                  </w:rPr>
                  <w:fldChar w:fldCharType="separate"/>
                </w:r>
                <w:r>
                  <w:rPr>
                    <w:rFonts w:ascii="Times New Roman" w:hAnsi="Times New Roman"/>
                    <w:b/>
                    <w:bCs/>
                    <w:noProof/>
                    <w:color w:val="191919"/>
                    <w:position w:val="1"/>
                    <w:sz w:val="48"/>
                    <w:szCs w:val="48"/>
                  </w:rPr>
                  <w:t>40</w:t>
                </w:r>
                <w:r>
                  <w:rPr>
                    <w:rFonts w:ascii="Times New Roman" w:hAnsi="Times New Roman"/>
                    <w:b/>
                    <w:bCs/>
                    <w:color w:val="191919"/>
                    <w:position w:val="1"/>
                    <w:sz w:val="48"/>
                    <w:szCs w:val="48"/>
                  </w:rPr>
                  <w:fldChar w:fldCharType="end"/>
                </w:r>
              </w:p>
            </w:txbxContent>
          </v:textbox>
          <w10:wrap anchorx="page" anchory="page"/>
        </v:shape>
      </w:pict>
    </w:r>
  </w:p>
</w:ftr>
</file>

<file path=word/footer1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42301" w:rsidRDefault="00F42301">
    <w:pPr>
      <w:widowControl w:val="0"/>
      <w:autoSpaceDE w:val="0"/>
      <w:autoSpaceDN w:val="0"/>
      <w:adjustRightInd w:val="0"/>
      <w:spacing w:after="0" w:line="200" w:lineRule="exact"/>
      <w:rPr>
        <w:rFonts w:ascii="Times New Roman" w:hAnsi="Times New Roman"/>
        <w:sz w:val="20"/>
        <w:szCs w:val="20"/>
      </w:rPr>
    </w:pPr>
    <w:r w:rsidRPr="00554989">
      <w:rPr>
        <w:rFonts w:ascii="Calibri" w:hAnsi="Calibri"/>
        <w:noProof/>
        <w:lang w:eastAsia="en-US"/>
      </w:rPr>
      <w:pict>
        <v:shape id="_x0000_s2104" style="position:absolute;left:0;text-align:left;margin-left:1in;margin-top:731.8pt;width:0;height:36.15pt;z-index:-251658240;mso-position-horizontal-relative:page;mso-position-vertical-relative:page" coordsize="0,724" o:allowincell="f" path="m,l,724e" filled="f" strokecolor="#191919" strokeweight="4pt">
          <v:path arrowok="t"/>
          <w10:wrap anchorx="page" anchory="page"/>
        </v:shape>
      </w:pict>
    </w:r>
    <w:r w:rsidRPr="00554989">
      <w:rPr>
        <w:rFonts w:ascii="Calibri" w:hAnsi="Calibri"/>
        <w:noProof/>
        <w:lang w:eastAsia="en-US"/>
      </w:rPr>
      <w:pict>
        <v:shapetype id="_x0000_t202" coordsize="21600,21600" o:spt="202" path="m,l,21600r21600,l21600,xe">
          <v:stroke joinstyle="miter"/>
          <v:path gradientshapeok="t" o:connecttype="rect"/>
        </v:shapetype>
        <v:shape id="_x0000_s2105" type="#_x0000_t202" style="position:absolute;left:0;text-align:left;margin-left:16pt;margin-top:748.55pt;width:28pt;height:26pt;z-index:-251658240;mso-position-horizontal-relative:page;mso-position-vertical-relative:page" o:allowincell="f" filled="f" stroked="f">
          <v:textbox style="mso-next-textbox:#_x0000_s2105" inset="0,0,0,0">
            <w:txbxContent>
              <w:p w:rsidR="00F42301" w:rsidRDefault="00F42301">
                <w:pPr>
                  <w:widowControl w:val="0"/>
                  <w:autoSpaceDE w:val="0"/>
                  <w:autoSpaceDN w:val="0"/>
                  <w:adjustRightInd w:val="0"/>
                  <w:spacing w:after="0" w:line="493" w:lineRule="exact"/>
                  <w:ind w:left="40" w:right="-52"/>
                  <w:rPr>
                    <w:rFonts w:ascii="Times New Roman" w:hAnsi="Times New Roman"/>
                    <w:color w:val="000000"/>
                    <w:sz w:val="48"/>
                    <w:szCs w:val="48"/>
                  </w:rPr>
                </w:pPr>
                <w:r>
                  <w:rPr>
                    <w:rFonts w:ascii="Times New Roman" w:hAnsi="Times New Roman"/>
                    <w:b/>
                    <w:bCs/>
                    <w:color w:val="191919"/>
                    <w:position w:val="1"/>
                    <w:sz w:val="48"/>
                    <w:szCs w:val="48"/>
                  </w:rPr>
                  <w:fldChar w:fldCharType="begin"/>
                </w:r>
                <w:r>
                  <w:rPr>
                    <w:rFonts w:ascii="Times New Roman" w:hAnsi="Times New Roman"/>
                    <w:b/>
                    <w:bCs/>
                    <w:color w:val="191919"/>
                    <w:position w:val="1"/>
                    <w:sz w:val="48"/>
                    <w:szCs w:val="48"/>
                  </w:rPr>
                  <w:instrText xml:space="preserve"> PAGE </w:instrText>
                </w:r>
                <w:r>
                  <w:rPr>
                    <w:rFonts w:ascii="Times New Roman" w:hAnsi="Times New Roman"/>
                    <w:b/>
                    <w:bCs/>
                    <w:color w:val="191919"/>
                    <w:position w:val="1"/>
                    <w:sz w:val="48"/>
                    <w:szCs w:val="48"/>
                  </w:rPr>
                  <w:fldChar w:fldCharType="separate"/>
                </w:r>
                <w:r>
                  <w:rPr>
                    <w:rFonts w:ascii="Times New Roman" w:hAnsi="Times New Roman"/>
                    <w:b/>
                    <w:bCs/>
                    <w:noProof/>
                    <w:color w:val="191919"/>
                    <w:position w:val="1"/>
                    <w:sz w:val="48"/>
                    <w:szCs w:val="48"/>
                  </w:rPr>
                  <w:t>46</w:t>
                </w:r>
                <w:r>
                  <w:rPr>
                    <w:rFonts w:ascii="Times New Roman" w:hAnsi="Times New Roman"/>
                    <w:b/>
                    <w:bCs/>
                    <w:color w:val="191919"/>
                    <w:position w:val="1"/>
                    <w:sz w:val="48"/>
                    <w:szCs w:val="48"/>
                  </w:rPr>
                  <w:fldChar w:fldCharType="end"/>
                </w:r>
              </w:p>
            </w:txbxContent>
          </v:textbox>
          <w10:wrap anchorx="page" anchory="page"/>
        </v:shape>
      </w:pict>
    </w:r>
    <w:r w:rsidRPr="00554989">
      <w:rPr>
        <w:rFonts w:ascii="Calibri" w:hAnsi="Calibri"/>
        <w:noProof/>
        <w:lang w:eastAsia="en-US"/>
      </w:rPr>
      <w:pict>
        <v:shape id="_x0000_s2106" type="#_x0000_t202" style="position:absolute;left:0;text-align:left;margin-left:113.85pt;margin-top:756.3pt;width:384.3pt;height:16pt;z-index:-251658240;mso-position-horizontal-relative:page;mso-position-vertical-relative:page" o:allowincell="f" filled="f" stroked="f">
          <v:textbox style="mso-next-textbox:#_x0000_s2106" inset="0,0,0,0">
            <w:txbxContent>
              <w:p w:rsidR="00F42301" w:rsidRDefault="00F42301">
                <w:pPr>
                  <w:widowControl w:val="0"/>
                  <w:autoSpaceDE w:val="0"/>
                  <w:autoSpaceDN w:val="0"/>
                  <w:adjustRightInd w:val="0"/>
                  <w:spacing w:after="0" w:line="295" w:lineRule="exact"/>
                  <w:ind w:left="20" w:right="-42"/>
                  <w:rPr>
                    <w:rFonts w:ascii="Times New Roman" w:hAnsi="Times New Roman"/>
                    <w:color w:val="000000"/>
                    <w:sz w:val="28"/>
                    <w:szCs w:val="28"/>
                  </w:rPr>
                </w:pPr>
                <w:r>
                  <w:rPr>
                    <w:rFonts w:ascii="Times New Roman" w:hAnsi="Times New Roman"/>
                    <w:color w:val="191919"/>
                    <w:sz w:val="28"/>
                    <w:szCs w:val="28"/>
                  </w:rPr>
                  <w:t>A</w:t>
                </w:r>
                <w:r>
                  <w:rPr>
                    <w:rFonts w:ascii="Times New Roman" w:hAnsi="Times New Roman"/>
                    <w:color w:val="191919"/>
                    <w:sz w:val="21"/>
                    <w:szCs w:val="21"/>
                  </w:rPr>
                  <w:t>LBANY</w:t>
                </w:r>
                <w:r>
                  <w:rPr>
                    <w:rFonts w:ascii="Times New Roman" w:hAnsi="Times New Roman"/>
                    <w:color w:val="191919"/>
                    <w:spacing w:val="10"/>
                    <w:sz w:val="21"/>
                    <w:szCs w:val="21"/>
                  </w:rPr>
                  <w:t xml:space="preserve"> </w:t>
                </w:r>
                <w:r>
                  <w:rPr>
                    <w:rFonts w:ascii="Times New Roman" w:hAnsi="Times New Roman"/>
                    <w:color w:val="191919"/>
                    <w:sz w:val="28"/>
                    <w:szCs w:val="28"/>
                  </w:rPr>
                  <w:t>S</w:t>
                </w:r>
                <w:r>
                  <w:rPr>
                    <w:rFonts w:ascii="Times New Roman" w:hAnsi="Times New Roman"/>
                    <w:color w:val="191919"/>
                    <w:spacing w:val="-17"/>
                    <w:sz w:val="21"/>
                    <w:szCs w:val="21"/>
                  </w:rPr>
                  <w:t>T</w:t>
                </w:r>
                <w:r>
                  <w:rPr>
                    <w:rFonts w:ascii="Times New Roman" w:hAnsi="Times New Roman"/>
                    <w:color w:val="191919"/>
                    <w:spacing w:val="-23"/>
                    <w:sz w:val="21"/>
                    <w:szCs w:val="21"/>
                  </w:rPr>
                  <w:t>A</w:t>
                </w:r>
                <w:r>
                  <w:rPr>
                    <w:rFonts w:ascii="Times New Roman" w:hAnsi="Times New Roman"/>
                    <w:color w:val="191919"/>
                    <w:sz w:val="21"/>
                    <w:szCs w:val="21"/>
                  </w:rPr>
                  <w:t>TE</w:t>
                </w:r>
                <w:r>
                  <w:rPr>
                    <w:rFonts w:ascii="Times New Roman" w:hAnsi="Times New Roman"/>
                    <w:color w:val="191919"/>
                    <w:spacing w:val="17"/>
                    <w:sz w:val="21"/>
                    <w:szCs w:val="21"/>
                  </w:rPr>
                  <w:t xml:space="preserve"> </w:t>
                </w:r>
                <w:r>
                  <w:rPr>
                    <w:rFonts w:ascii="Times New Roman" w:hAnsi="Times New Roman"/>
                    <w:color w:val="191919"/>
                    <w:sz w:val="28"/>
                    <w:szCs w:val="28"/>
                  </w:rPr>
                  <w:t>U</w:t>
                </w:r>
                <w:r>
                  <w:rPr>
                    <w:rFonts w:ascii="Times New Roman" w:hAnsi="Times New Roman"/>
                    <w:color w:val="191919"/>
                    <w:sz w:val="21"/>
                    <w:szCs w:val="21"/>
                  </w:rPr>
                  <w:t>NIVERSITY</w:t>
                </w:r>
                <w:r>
                  <w:rPr>
                    <w:rFonts w:ascii="Times New Roman" w:hAnsi="Times New Roman"/>
                    <w:color w:val="191919"/>
                    <w:spacing w:val="10"/>
                    <w:sz w:val="21"/>
                    <w:szCs w:val="21"/>
                  </w:rPr>
                  <w:t xml:space="preserve"> </w:t>
                </w:r>
                <w:r>
                  <w:rPr>
                    <w:rFonts w:ascii="Times New Roman" w:hAnsi="Times New Roman"/>
                    <w:color w:val="191919"/>
                    <w:sz w:val="28"/>
                    <w:szCs w:val="28"/>
                  </w:rPr>
                  <w:t>G</w:t>
                </w:r>
                <w:r>
                  <w:rPr>
                    <w:rFonts w:ascii="Times New Roman" w:hAnsi="Times New Roman"/>
                    <w:color w:val="191919"/>
                    <w:sz w:val="21"/>
                    <w:szCs w:val="21"/>
                  </w:rPr>
                  <w:t>RADU</w:t>
                </w:r>
                <w:r>
                  <w:rPr>
                    <w:rFonts w:ascii="Times New Roman" w:hAnsi="Times New Roman"/>
                    <w:color w:val="191919"/>
                    <w:spacing w:val="-23"/>
                    <w:sz w:val="21"/>
                    <w:szCs w:val="21"/>
                  </w:rPr>
                  <w:t>A</w:t>
                </w:r>
                <w:r>
                  <w:rPr>
                    <w:rFonts w:ascii="Times New Roman" w:hAnsi="Times New Roman"/>
                    <w:color w:val="191919"/>
                    <w:sz w:val="21"/>
                    <w:szCs w:val="21"/>
                  </w:rPr>
                  <w:t>TE</w:t>
                </w:r>
                <w:r>
                  <w:rPr>
                    <w:rFonts w:ascii="Times New Roman" w:hAnsi="Times New Roman"/>
                    <w:color w:val="191919"/>
                    <w:spacing w:val="18"/>
                    <w:sz w:val="21"/>
                    <w:szCs w:val="21"/>
                  </w:rPr>
                  <w:t xml:space="preserve"> </w:t>
                </w:r>
                <w:r>
                  <w:rPr>
                    <w:rFonts w:ascii="Times New Roman" w:hAnsi="Times New Roman"/>
                    <w:color w:val="191919"/>
                    <w:sz w:val="28"/>
                    <w:szCs w:val="28"/>
                  </w:rPr>
                  <w:t>S</w:t>
                </w:r>
                <w:r>
                  <w:rPr>
                    <w:rFonts w:ascii="Times New Roman" w:hAnsi="Times New Roman"/>
                    <w:color w:val="191919"/>
                    <w:sz w:val="21"/>
                    <w:szCs w:val="21"/>
                  </w:rPr>
                  <w:t>CHOOL</w:t>
                </w:r>
                <w:r>
                  <w:rPr>
                    <w:rFonts w:ascii="Times New Roman" w:hAnsi="Times New Roman"/>
                    <w:color w:val="191919"/>
                    <w:spacing w:val="10"/>
                    <w:sz w:val="21"/>
                    <w:szCs w:val="21"/>
                  </w:rPr>
                  <w:t xml:space="preserve"> </w:t>
                </w:r>
                <w:r>
                  <w:rPr>
                    <w:rFonts w:ascii="Times New Roman" w:hAnsi="Times New Roman"/>
                    <w:color w:val="191919"/>
                    <w:sz w:val="28"/>
                    <w:szCs w:val="28"/>
                  </w:rPr>
                  <w:t>C</w:t>
                </w:r>
                <w:r>
                  <w:rPr>
                    <w:rFonts w:ascii="Times New Roman" w:hAnsi="Times New Roman"/>
                    <w:color w:val="191919"/>
                    <w:spacing w:val="-23"/>
                    <w:sz w:val="21"/>
                    <w:szCs w:val="21"/>
                  </w:rPr>
                  <w:t>A</w:t>
                </w:r>
                <w:r>
                  <w:rPr>
                    <w:rFonts w:ascii="Times New Roman" w:hAnsi="Times New Roman"/>
                    <w:color w:val="191919"/>
                    <w:spacing w:val="-17"/>
                    <w:sz w:val="21"/>
                    <w:szCs w:val="21"/>
                  </w:rPr>
                  <w:t>T</w:t>
                </w:r>
                <w:r>
                  <w:rPr>
                    <w:rFonts w:ascii="Times New Roman" w:hAnsi="Times New Roman"/>
                    <w:color w:val="191919"/>
                    <w:sz w:val="21"/>
                    <w:szCs w:val="21"/>
                  </w:rPr>
                  <w:t>ALOG</w:t>
                </w:r>
                <w:r>
                  <w:rPr>
                    <w:rFonts w:ascii="Times New Roman" w:hAnsi="Times New Roman"/>
                    <w:color w:val="191919"/>
                    <w:sz w:val="28"/>
                    <w:szCs w:val="28"/>
                  </w:rPr>
                  <w:t>: 2008-2012</w:t>
                </w:r>
              </w:p>
            </w:txbxContent>
          </v:textbox>
          <w10:wrap anchorx="page" anchory="pag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F0AD6" w:rsidRDefault="00B75622">
    <w:pPr>
      <w:widowControl w:val="0"/>
      <w:autoSpaceDE w:val="0"/>
      <w:autoSpaceDN w:val="0"/>
      <w:adjustRightInd w:val="0"/>
      <w:spacing w:after="0" w:line="200" w:lineRule="exact"/>
      <w:rPr>
        <w:rFonts w:ascii="Times New Roman" w:hAnsi="Times New Roman"/>
        <w:sz w:val="20"/>
        <w:szCs w:val="20"/>
      </w:rPr>
    </w:pPr>
    <w:r w:rsidRPr="009B7488">
      <w:rPr>
        <w:rFonts w:ascii="Calibri" w:hAnsi="Calibri"/>
        <w:noProof/>
        <w:lang w:eastAsia="en-US"/>
      </w:rPr>
      <w:pict>
        <v:shape id="_x0000_s2049" style="position:absolute;left:0;text-align:left;margin-left:540pt;margin-top:733.8pt;width:0;height:36.15pt;z-index:-251658240;mso-position-horizontal-relative:page;mso-position-vertical-relative:page" coordsize="0,724" o:allowincell="f" path="m,l,724e" filled="f" strokecolor="#191919" strokeweight="4pt">
          <v:path arrowok="t"/>
          <w10:wrap anchorx="page" anchory="page"/>
        </v:shape>
      </w:pict>
    </w:r>
    <w:r w:rsidRPr="009B7488">
      <w:rPr>
        <w:rFonts w:ascii="Calibri" w:hAnsi="Calibri"/>
        <w:noProof/>
        <w:lang w:eastAsia="en-US"/>
      </w:rPr>
      <w:pict>
        <v:shapetype id="_x0000_t202" coordsize="21600,21600" o:spt="202" path="m,l,21600r21600,l21600,xe">
          <v:stroke joinstyle="miter"/>
          <v:path gradientshapeok="t" o:connecttype="rect"/>
        </v:shapetype>
        <v:shape id="_x0000_s2050" type="#_x0000_t202" style="position:absolute;left:0;text-align:left;margin-left:568pt;margin-top:748.55pt;width:28.1pt;height:28pt;z-index:-251658240;mso-position-horizontal-relative:page;mso-position-vertical-relative:page" o:allowincell="f" filled="f" stroked="f">
          <v:textbox inset="0,0,0,0">
            <w:txbxContent>
              <w:p w:rsidR="000F0AD6" w:rsidRDefault="00B75622">
                <w:pPr>
                  <w:widowControl w:val="0"/>
                  <w:autoSpaceDE w:val="0"/>
                  <w:autoSpaceDN w:val="0"/>
                  <w:adjustRightInd w:val="0"/>
                  <w:spacing w:after="0" w:line="533" w:lineRule="exact"/>
                  <w:ind w:left="40" w:right="-50"/>
                  <w:rPr>
                    <w:rFonts w:ascii="Times New Roman" w:hAnsi="Times New Roman"/>
                    <w:color w:val="000000"/>
                    <w:sz w:val="48"/>
                    <w:szCs w:val="48"/>
                  </w:rPr>
                </w:pPr>
                <w:r>
                  <w:rPr>
                    <w:rFonts w:ascii="Times New Roman" w:hAnsi="Times New Roman"/>
                    <w:b/>
                    <w:bCs/>
                    <w:color w:val="191919"/>
                    <w:sz w:val="48"/>
                    <w:szCs w:val="48"/>
                  </w:rPr>
                  <w:fldChar w:fldCharType="begin"/>
                </w:r>
                <w:r>
                  <w:rPr>
                    <w:rFonts w:ascii="Times New Roman" w:hAnsi="Times New Roman"/>
                    <w:b/>
                    <w:bCs/>
                    <w:color w:val="191919"/>
                    <w:sz w:val="48"/>
                    <w:szCs w:val="48"/>
                  </w:rPr>
                  <w:instrText xml:space="preserve"> PAGE </w:instrText>
                </w:r>
                <w:r>
                  <w:rPr>
                    <w:rFonts w:ascii="Times New Roman" w:hAnsi="Times New Roman"/>
                    <w:b/>
                    <w:bCs/>
                    <w:color w:val="191919"/>
                    <w:sz w:val="48"/>
                    <w:szCs w:val="48"/>
                  </w:rPr>
                  <w:fldChar w:fldCharType="separate"/>
                </w:r>
                <w:r w:rsidR="00F42301">
                  <w:rPr>
                    <w:rFonts w:ascii="Times New Roman" w:hAnsi="Times New Roman"/>
                    <w:b/>
                    <w:bCs/>
                    <w:noProof/>
                    <w:color w:val="191919"/>
                    <w:sz w:val="48"/>
                    <w:szCs w:val="48"/>
                  </w:rPr>
                  <w:t>18</w:t>
                </w:r>
                <w:r>
                  <w:rPr>
                    <w:rFonts w:ascii="Times New Roman" w:hAnsi="Times New Roman"/>
                    <w:b/>
                    <w:bCs/>
                    <w:color w:val="191919"/>
                    <w:sz w:val="48"/>
                    <w:szCs w:val="48"/>
                  </w:rPr>
                  <w:fldChar w:fldCharType="end"/>
                </w:r>
              </w:p>
            </w:txbxContent>
          </v:textbox>
          <w10:wrap anchorx="page" anchory="page"/>
        </v:shape>
      </w:pict>
    </w:r>
    <w:r w:rsidRPr="009B7488">
      <w:rPr>
        <w:rFonts w:ascii="Calibri" w:hAnsi="Calibri"/>
        <w:noProof/>
        <w:lang w:eastAsia="en-US"/>
      </w:rPr>
      <w:pict>
        <v:shape id="_x0000_s2051" type="#_x0000_t202" style="position:absolute;left:0;text-align:left;margin-left:111.8pt;margin-top:757.3pt;width:384.35pt;height:16pt;z-index:-251658240;mso-position-horizontal-relative:page;mso-position-vertical-relative:page" o:allowincell="f" filled="f" stroked="f">
          <v:textbox inset="0,0,0,0">
            <w:txbxContent>
              <w:p w:rsidR="000F0AD6" w:rsidRDefault="00B75622">
                <w:pPr>
                  <w:widowControl w:val="0"/>
                  <w:autoSpaceDE w:val="0"/>
                  <w:autoSpaceDN w:val="0"/>
                  <w:adjustRightInd w:val="0"/>
                  <w:spacing w:after="0" w:line="295" w:lineRule="exact"/>
                  <w:ind w:left="20" w:right="-42"/>
                  <w:rPr>
                    <w:rFonts w:ascii="Times New Roman" w:hAnsi="Times New Roman"/>
                    <w:color w:val="000000"/>
                    <w:sz w:val="28"/>
                    <w:szCs w:val="28"/>
                  </w:rPr>
                </w:pPr>
                <w:r>
                  <w:rPr>
                    <w:rFonts w:ascii="Times New Roman" w:hAnsi="Times New Roman"/>
                    <w:color w:val="191919"/>
                    <w:sz w:val="28"/>
                    <w:szCs w:val="28"/>
                  </w:rPr>
                  <w:t>A</w:t>
                </w:r>
                <w:r>
                  <w:rPr>
                    <w:rFonts w:ascii="Times New Roman" w:hAnsi="Times New Roman"/>
                    <w:color w:val="191919"/>
                    <w:sz w:val="21"/>
                    <w:szCs w:val="21"/>
                  </w:rPr>
                  <w:t>LBANY</w:t>
                </w:r>
                <w:r>
                  <w:rPr>
                    <w:rFonts w:ascii="Times New Roman" w:hAnsi="Times New Roman"/>
                    <w:color w:val="191919"/>
                    <w:spacing w:val="10"/>
                    <w:sz w:val="21"/>
                    <w:szCs w:val="21"/>
                  </w:rPr>
                  <w:t xml:space="preserve"> </w:t>
                </w:r>
                <w:r>
                  <w:rPr>
                    <w:rFonts w:ascii="Times New Roman" w:hAnsi="Times New Roman"/>
                    <w:color w:val="191919"/>
                    <w:sz w:val="28"/>
                    <w:szCs w:val="28"/>
                  </w:rPr>
                  <w:t>S</w:t>
                </w:r>
                <w:r>
                  <w:rPr>
                    <w:rFonts w:ascii="Times New Roman" w:hAnsi="Times New Roman"/>
                    <w:color w:val="191919"/>
                    <w:spacing w:val="-17"/>
                    <w:sz w:val="21"/>
                    <w:szCs w:val="21"/>
                  </w:rPr>
                  <w:t>T</w:t>
                </w:r>
                <w:r>
                  <w:rPr>
                    <w:rFonts w:ascii="Times New Roman" w:hAnsi="Times New Roman"/>
                    <w:color w:val="191919"/>
                    <w:spacing w:val="-23"/>
                    <w:sz w:val="21"/>
                    <w:szCs w:val="21"/>
                  </w:rPr>
                  <w:t>A</w:t>
                </w:r>
                <w:r>
                  <w:rPr>
                    <w:rFonts w:ascii="Times New Roman" w:hAnsi="Times New Roman"/>
                    <w:color w:val="191919"/>
                    <w:sz w:val="21"/>
                    <w:szCs w:val="21"/>
                  </w:rPr>
                  <w:t>TE</w:t>
                </w:r>
                <w:r>
                  <w:rPr>
                    <w:rFonts w:ascii="Times New Roman" w:hAnsi="Times New Roman"/>
                    <w:color w:val="191919"/>
                    <w:spacing w:val="17"/>
                    <w:sz w:val="21"/>
                    <w:szCs w:val="21"/>
                  </w:rPr>
                  <w:t xml:space="preserve"> </w:t>
                </w:r>
                <w:r>
                  <w:rPr>
                    <w:rFonts w:ascii="Times New Roman" w:hAnsi="Times New Roman"/>
                    <w:color w:val="191919"/>
                    <w:sz w:val="28"/>
                    <w:szCs w:val="28"/>
                  </w:rPr>
                  <w:t>U</w:t>
                </w:r>
                <w:r>
                  <w:rPr>
                    <w:rFonts w:ascii="Times New Roman" w:hAnsi="Times New Roman"/>
                    <w:color w:val="191919"/>
                    <w:sz w:val="21"/>
                    <w:szCs w:val="21"/>
                  </w:rPr>
                  <w:t>NIVERSITY</w:t>
                </w:r>
                <w:r>
                  <w:rPr>
                    <w:rFonts w:ascii="Times New Roman" w:hAnsi="Times New Roman"/>
                    <w:color w:val="191919"/>
                    <w:spacing w:val="10"/>
                    <w:sz w:val="21"/>
                    <w:szCs w:val="21"/>
                  </w:rPr>
                  <w:t xml:space="preserve"> </w:t>
                </w:r>
                <w:r>
                  <w:rPr>
                    <w:rFonts w:ascii="Times New Roman" w:hAnsi="Times New Roman"/>
                    <w:color w:val="191919"/>
                    <w:sz w:val="28"/>
                    <w:szCs w:val="28"/>
                  </w:rPr>
                  <w:t>G</w:t>
                </w:r>
                <w:r>
                  <w:rPr>
                    <w:rFonts w:ascii="Times New Roman" w:hAnsi="Times New Roman"/>
                    <w:color w:val="191919"/>
                    <w:sz w:val="21"/>
                    <w:szCs w:val="21"/>
                  </w:rPr>
                  <w:t>RADU</w:t>
                </w:r>
                <w:r>
                  <w:rPr>
                    <w:rFonts w:ascii="Times New Roman" w:hAnsi="Times New Roman"/>
                    <w:color w:val="191919"/>
                    <w:spacing w:val="-23"/>
                    <w:sz w:val="21"/>
                    <w:szCs w:val="21"/>
                  </w:rPr>
                  <w:t>A</w:t>
                </w:r>
                <w:r>
                  <w:rPr>
                    <w:rFonts w:ascii="Times New Roman" w:hAnsi="Times New Roman"/>
                    <w:color w:val="191919"/>
                    <w:sz w:val="21"/>
                    <w:szCs w:val="21"/>
                  </w:rPr>
                  <w:t>TE</w:t>
                </w:r>
                <w:r>
                  <w:rPr>
                    <w:rFonts w:ascii="Times New Roman" w:hAnsi="Times New Roman"/>
                    <w:color w:val="191919"/>
                    <w:spacing w:val="18"/>
                    <w:sz w:val="21"/>
                    <w:szCs w:val="21"/>
                  </w:rPr>
                  <w:t xml:space="preserve"> </w:t>
                </w:r>
                <w:r>
                  <w:rPr>
                    <w:rFonts w:ascii="Times New Roman" w:hAnsi="Times New Roman"/>
                    <w:color w:val="191919"/>
                    <w:sz w:val="28"/>
                    <w:szCs w:val="28"/>
                  </w:rPr>
                  <w:t>S</w:t>
                </w:r>
                <w:r>
                  <w:rPr>
                    <w:rFonts w:ascii="Times New Roman" w:hAnsi="Times New Roman"/>
                    <w:color w:val="191919"/>
                    <w:sz w:val="21"/>
                    <w:szCs w:val="21"/>
                  </w:rPr>
                  <w:t>CHOOL</w:t>
                </w:r>
                <w:r>
                  <w:rPr>
                    <w:rFonts w:ascii="Times New Roman" w:hAnsi="Times New Roman"/>
                    <w:color w:val="191919"/>
                    <w:spacing w:val="10"/>
                    <w:sz w:val="21"/>
                    <w:szCs w:val="21"/>
                  </w:rPr>
                  <w:t xml:space="preserve"> </w:t>
                </w:r>
                <w:r>
                  <w:rPr>
                    <w:rFonts w:ascii="Times New Roman" w:hAnsi="Times New Roman"/>
                    <w:color w:val="191919"/>
                    <w:sz w:val="28"/>
                    <w:szCs w:val="28"/>
                  </w:rPr>
                  <w:t>C</w:t>
                </w:r>
                <w:r>
                  <w:rPr>
                    <w:rFonts w:ascii="Times New Roman" w:hAnsi="Times New Roman"/>
                    <w:color w:val="191919"/>
                    <w:spacing w:val="-23"/>
                    <w:sz w:val="21"/>
                    <w:szCs w:val="21"/>
                  </w:rPr>
                  <w:t>A</w:t>
                </w:r>
                <w:r>
                  <w:rPr>
                    <w:rFonts w:ascii="Times New Roman" w:hAnsi="Times New Roman"/>
                    <w:color w:val="191919"/>
                    <w:spacing w:val="-17"/>
                    <w:sz w:val="21"/>
                    <w:szCs w:val="21"/>
                  </w:rPr>
                  <w:t>T</w:t>
                </w:r>
                <w:r>
                  <w:rPr>
                    <w:rFonts w:ascii="Times New Roman" w:hAnsi="Times New Roman"/>
                    <w:color w:val="191919"/>
                    <w:sz w:val="21"/>
                    <w:szCs w:val="21"/>
                  </w:rPr>
                  <w:t>ALOG</w:t>
                </w:r>
                <w:r>
                  <w:rPr>
                    <w:rFonts w:ascii="Times New Roman" w:hAnsi="Times New Roman"/>
                    <w:color w:val="191919"/>
                    <w:sz w:val="28"/>
                    <w:szCs w:val="28"/>
                  </w:rPr>
                  <w:t>: 2008-2012</w:t>
                </w:r>
              </w:p>
            </w:txbxContent>
          </v:textbox>
          <w10:wrap anchorx="page" anchory="page"/>
        </v:shape>
      </w:pict>
    </w:r>
  </w:p>
</w:ftr>
</file>

<file path=word/footer2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42301" w:rsidRDefault="00F42301">
    <w:pPr>
      <w:widowControl w:val="0"/>
      <w:autoSpaceDE w:val="0"/>
      <w:autoSpaceDN w:val="0"/>
      <w:adjustRightInd w:val="0"/>
      <w:spacing w:after="0" w:line="200" w:lineRule="exact"/>
      <w:rPr>
        <w:rFonts w:ascii="Times New Roman" w:hAnsi="Times New Roman"/>
        <w:sz w:val="20"/>
        <w:szCs w:val="20"/>
      </w:rPr>
    </w:pPr>
    <w:r w:rsidRPr="00554989">
      <w:rPr>
        <w:rFonts w:ascii="Calibri" w:hAnsi="Calibri"/>
        <w:noProof/>
        <w:lang w:eastAsia="en-US"/>
      </w:rPr>
      <w:pict>
        <v:shape id="_x0000_s2107" style="position:absolute;left:0;text-align:left;margin-left:542pt;margin-top:731.8pt;width:0;height:36.15pt;z-index:-251658240;mso-position-horizontal-relative:page;mso-position-vertical-relative:page" coordsize="0,724" o:allowincell="f" path="m,l,724e" filled="f" strokecolor="#191919" strokeweight="4pt">
          <v:path arrowok="t"/>
          <w10:wrap anchorx="page" anchory="page"/>
        </v:shape>
      </w:pict>
    </w:r>
    <w:r w:rsidRPr="00554989">
      <w:rPr>
        <w:rFonts w:ascii="Calibri" w:hAnsi="Calibri"/>
        <w:noProof/>
        <w:lang w:eastAsia="en-US"/>
      </w:rPr>
      <w:pict>
        <v:shapetype id="_x0000_t202" coordsize="21600,21600" o:spt="202" path="m,l,21600r21600,l21600,xe">
          <v:stroke joinstyle="miter"/>
          <v:path gradientshapeok="t" o:connecttype="rect"/>
        </v:shapetype>
        <v:shape id="_x0000_s2108" type="#_x0000_t202" style="position:absolute;left:0;text-align:left;margin-left:568pt;margin-top:748.55pt;width:30.05pt;height:28pt;z-index:-251658240;mso-position-horizontal-relative:page;mso-position-vertical-relative:page" o:allowincell="f" filled="f" stroked="f">
          <v:textbox style="mso-next-textbox:#_x0000_s2108" inset="0,0,0,0">
            <w:txbxContent>
              <w:p w:rsidR="00F42301" w:rsidRDefault="00F42301">
                <w:pPr>
                  <w:widowControl w:val="0"/>
                  <w:autoSpaceDE w:val="0"/>
                  <w:autoSpaceDN w:val="0"/>
                  <w:adjustRightInd w:val="0"/>
                  <w:spacing w:after="0" w:line="493" w:lineRule="exact"/>
                  <w:ind w:left="81" w:right="-52"/>
                  <w:rPr>
                    <w:rFonts w:ascii="Times New Roman" w:hAnsi="Times New Roman"/>
                    <w:color w:val="000000"/>
                    <w:sz w:val="48"/>
                    <w:szCs w:val="48"/>
                  </w:rPr>
                </w:pPr>
                <w:r>
                  <w:rPr>
                    <w:rFonts w:ascii="Times New Roman" w:hAnsi="Times New Roman"/>
                    <w:b/>
                    <w:bCs/>
                    <w:color w:val="191919"/>
                    <w:position w:val="1"/>
                    <w:sz w:val="48"/>
                    <w:szCs w:val="48"/>
                  </w:rPr>
                  <w:fldChar w:fldCharType="begin"/>
                </w:r>
                <w:r>
                  <w:rPr>
                    <w:rFonts w:ascii="Times New Roman" w:hAnsi="Times New Roman"/>
                    <w:b/>
                    <w:bCs/>
                    <w:color w:val="191919"/>
                    <w:position w:val="1"/>
                    <w:sz w:val="48"/>
                    <w:szCs w:val="48"/>
                  </w:rPr>
                  <w:instrText xml:space="preserve"> PAGE </w:instrText>
                </w:r>
                <w:r>
                  <w:rPr>
                    <w:rFonts w:ascii="Times New Roman" w:hAnsi="Times New Roman"/>
                    <w:b/>
                    <w:bCs/>
                    <w:color w:val="191919"/>
                    <w:position w:val="1"/>
                    <w:sz w:val="48"/>
                    <w:szCs w:val="48"/>
                  </w:rPr>
                  <w:fldChar w:fldCharType="separate"/>
                </w:r>
                <w:r>
                  <w:rPr>
                    <w:rFonts w:ascii="Times New Roman" w:hAnsi="Times New Roman"/>
                    <w:b/>
                    <w:bCs/>
                    <w:noProof/>
                    <w:color w:val="191919"/>
                    <w:position w:val="1"/>
                    <w:sz w:val="48"/>
                    <w:szCs w:val="48"/>
                  </w:rPr>
                  <w:t>48</w:t>
                </w:r>
                <w:r>
                  <w:rPr>
                    <w:rFonts w:ascii="Times New Roman" w:hAnsi="Times New Roman"/>
                    <w:b/>
                    <w:bCs/>
                    <w:color w:val="191919"/>
                    <w:position w:val="1"/>
                    <w:sz w:val="48"/>
                    <w:szCs w:val="48"/>
                  </w:rPr>
                  <w:fldChar w:fldCharType="end"/>
                </w:r>
              </w:p>
            </w:txbxContent>
          </v:textbox>
          <w10:wrap anchorx="page" anchory="page"/>
        </v:shape>
      </w:pict>
    </w:r>
    <w:r w:rsidRPr="00554989">
      <w:rPr>
        <w:rFonts w:ascii="Calibri" w:hAnsi="Calibri"/>
        <w:noProof/>
        <w:lang w:eastAsia="en-US"/>
      </w:rPr>
      <w:pict>
        <v:shape id="_x0000_s2109" type="#_x0000_t202" style="position:absolute;left:0;text-align:left;margin-left:113.85pt;margin-top:755.3pt;width:384.3pt;height:16pt;z-index:-251658240;mso-position-horizontal-relative:page;mso-position-vertical-relative:page" o:allowincell="f" filled="f" stroked="f">
          <v:textbox style="mso-next-textbox:#_x0000_s2109" inset="0,0,0,0">
            <w:txbxContent>
              <w:p w:rsidR="00F42301" w:rsidRDefault="00F42301">
                <w:pPr>
                  <w:widowControl w:val="0"/>
                  <w:autoSpaceDE w:val="0"/>
                  <w:autoSpaceDN w:val="0"/>
                  <w:adjustRightInd w:val="0"/>
                  <w:spacing w:after="0" w:line="295" w:lineRule="exact"/>
                  <w:ind w:left="20" w:right="-42"/>
                  <w:rPr>
                    <w:rFonts w:ascii="Times New Roman" w:hAnsi="Times New Roman"/>
                    <w:color w:val="000000"/>
                    <w:sz w:val="28"/>
                    <w:szCs w:val="28"/>
                  </w:rPr>
                </w:pPr>
                <w:r>
                  <w:rPr>
                    <w:rFonts w:ascii="Times New Roman" w:hAnsi="Times New Roman"/>
                    <w:color w:val="191919"/>
                    <w:sz w:val="28"/>
                    <w:szCs w:val="28"/>
                  </w:rPr>
                  <w:t>A</w:t>
                </w:r>
                <w:r>
                  <w:rPr>
                    <w:rFonts w:ascii="Times New Roman" w:hAnsi="Times New Roman"/>
                    <w:color w:val="191919"/>
                    <w:sz w:val="21"/>
                    <w:szCs w:val="21"/>
                  </w:rPr>
                  <w:t>LBANY</w:t>
                </w:r>
                <w:r>
                  <w:rPr>
                    <w:rFonts w:ascii="Times New Roman" w:hAnsi="Times New Roman"/>
                    <w:color w:val="191919"/>
                    <w:spacing w:val="10"/>
                    <w:sz w:val="21"/>
                    <w:szCs w:val="21"/>
                  </w:rPr>
                  <w:t xml:space="preserve"> </w:t>
                </w:r>
                <w:r>
                  <w:rPr>
                    <w:rFonts w:ascii="Times New Roman" w:hAnsi="Times New Roman"/>
                    <w:color w:val="191919"/>
                    <w:sz w:val="28"/>
                    <w:szCs w:val="28"/>
                  </w:rPr>
                  <w:t>S</w:t>
                </w:r>
                <w:r>
                  <w:rPr>
                    <w:rFonts w:ascii="Times New Roman" w:hAnsi="Times New Roman"/>
                    <w:color w:val="191919"/>
                    <w:spacing w:val="-17"/>
                    <w:sz w:val="21"/>
                    <w:szCs w:val="21"/>
                  </w:rPr>
                  <w:t>T</w:t>
                </w:r>
                <w:r>
                  <w:rPr>
                    <w:rFonts w:ascii="Times New Roman" w:hAnsi="Times New Roman"/>
                    <w:color w:val="191919"/>
                    <w:spacing w:val="-23"/>
                    <w:sz w:val="21"/>
                    <w:szCs w:val="21"/>
                  </w:rPr>
                  <w:t>A</w:t>
                </w:r>
                <w:r>
                  <w:rPr>
                    <w:rFonts w:ascii="Times New Roman" w:hAnsi="Times New Roman"/>
                    <w:color w:val="191919"/>
                    <w:sz w:val="21"/>
                    <w:szCs w:val="21"/>
                  </w:rPr>
                  <w:t>TE</w:t>
                </w:r>
                <w:r>
                  <w:rPr>
                    <w:rFonts w:ascii="Times New Roman" w:hAnsi="Times New Roman"/>
                    <w:color w:val="191919"/>
                    <w:spacing w:val="17"/>
                    <w:sz w:val="21"/>
                    <w:szCs w:val="21"/>
                  </w:rPr>
                  <w:t xml:space="preserve"> </w:t>
                </w:r>
                <w:r>
                  <w:rPr>
                    <w:rFonts w:ascii="Times New Roman" w:hAnsi="Times New Roman"/>
                    <w:color w:val="191919"/>
                    <w:sz w:val="28"/>
                    <w:szCs w:val="28"/>
                  </w:rPr>
                  <w:t>U</w:t>
                </w:r>
                <w:r>
                  <w:rPr>
                    <w:rFonts w:ascii="Times New Roman" w:hAnsi="Times New Roman"/>
                    <w:color w:val="191919"/>
                    <w:sz w:val="21"/>
                    <w:szCs w:val="21"/>
                  </w:rPr>
                  <w:t>NIVERSITY</w:t>
                </w:r>
                <w:r>
                  <w:rPr>
                    <w:rFonts w:ascii="Times New Roman" w:hAnsi="Times New Roman"/>
                    <w:color w:val="191919"/>
                    <w:spacing w:val="10"/>
                    <w:sz w:val="21"/>
                    <w:szCs w:val="21"/>
                  </w:rPr>
                  <w:t xml:space="preserve"> </w:t>
                </w:r>
                <w:r>
                  <w:rPr>
                    <w:rFonts w:ascii="Times New Roman" w:hAnsi="Times New Roman"/>
                    <w:color w:val="191919"/>
                    <w:sz w:val="28"/>
                    <w:szCs w:val="28"/>
                  </w:rPr>
                  <w:t>G</w:t>
                </w:r>
                <w:r>
                  <w:rPr>
                    <w:rFonts w:ascii="Times New Roman" w:hAnsi="Times New Roman"/>
                    <w:color w:val="191919"/>
                    <w:sz w:val="21"/>
                    <w:szCs w:val="21"/>
                  </w:rPr>
                  <w:t>RADU</w:t>
                </w:r>
                <w:r>
                  <w:rPr>
                    <w:rFonts w:ascii="Times New Roman" w:hAnsi="Times New Roman"/>
                    <w:color w:val="191919"/>
                    <w:spacing w:val="-23"/>
                    <w:sz w:val="21"/>
                    <w:szCs w:val="21"/>
                  </w:rPr>
                  <w:t>A</w:t>
                </w:r>
                <w:r>
                  <w:rPr>
                    <w:rFonts w:ascii="Times New Roman" w:hAnsi="Times New Roman"/>
                    <w:color w:val="191919"/>
                    <w:sz w:val="21"/>
                    <w:szCs w:val="21"/>
                  </w:rPr>
                  <w:t>TE</w:t>
                </w:r>
                <w:r>
                  <w:rPr>
                    <w:rFonts w:ascii="Times New Roman" w:hAnsi="Times New Roman"/>
                    <w:color w:val="191919"/>
                    <w:spacing w:val="18"/>
                    <w:sz w:val="21"/>
                    <w:szCs w:val="21"/>
                  </w:rPr>
                  <w:t xml:space="preserve"> </w:t>
                </w:r>
                <w:r>
                  <w:rPr>
                    <w:rFonts w:ascii="Times New Roman" w:hAnsi="Times New Roman"/>
                    <w:color w:val="191919"/>
                    <w:sz w:val="28"/>
                    <w:szCs w:val="28"/>
                  </w:rPr>
                  <w:t>S</w:t>
                </w:r>
                <w:r>
                  <w:rPr>
                    <w:rFonts w:ascii="Times New Roman" w:hAnsi="Times New Roman"/>
                    <w:color w:val="191919"/>
                    <w:sz w:val="21"/>
                    <w:szCs w:val="21"/>
                  </w:rPr>
                  <w:t>CHOOL</w:t>
                </w:r>
                <w:r>
                  <w:rPr>
                    <w:rFonts w:ascii="Times New Roman" w:hAnsi="Times New Roman"/>
                    <w:color w:val="191919"/>
                    <w:spacing w:val="10"/>
                    <w:sz w:val="21"/>
                    <w:szCs w:val="21"/>
                  </w:rPr>
                  <w:t xml:space="preserve"> </w:t>
                </w:r>
                <w:r>
                  <w:rPr>
                    <w:rFonts w:ascii="Times New Roman" w:hAnsi="Times New Roman"/>
                    <w:color w:val="191919"/>
                    <w:sz w:val="28"/>
                    <w:szCs w:val="28"/>
                  </w:rPr>
                  <w:t>C</w:t>
                </w:r>
                <w:r>
                  <w:rPr>
                    <w:rFonts w:ascii="Times New Roman" w:hAnsi="Times New Roman"/>
                    <w:color w:val="191919"/>
                    <w:spacing w:val="-23"/>
                    <w:sz w:val="21"/>
                    <w:szCs w:val="21"/>
                  </w:rPr>
                  <w:t>A</w:t>
                </w:r>
                <w:r>
                  <w:rPr>
                    <w:rFonts w:ascii="Times New Roman" w:hAnsi="Times New Roman"/>
                    <w:color w:val="191919"/>
                    <w:spacing w:val="-17"/>
                    <w:sz w:val="21"/>
                    <w:szCs w:val="21"/>
                  </w:rPr>
                  <w:t>T</w:t>
                </w:r>
                <w:r>
                  <w:rPr>
                    <w:rFonts w:ascii="Times New Roman" w:hAnsi="Times New Roman"/>
                    <w:color w:val="191919"/>
                    <w:sz w:val="21"/>
                    <w:szCs w:val="21"/>
                  </w:rPr>
                  <w:t>ALOG</w:t>
                </w:r>
                <w:r>
                  <w:rPr>
                    <w:rFonts w:ascii="Times New Roman" w:hAnsi="Times New Roman"/>
                    <w:color w:val="191919"/>
                    <w:sz w:val="28"/>
                    <w:szCs w:val="28"/>
                  </w:rPr>
                  <w:t>: 2008-2012</w:t>
                </w:r>
              </w:p>
            </w:txbxContent>
          </v:textbox>
          <w10:wrap anchorx="page" anchory="page"/>
        </v:shape>
      </w:pict>
    </w:r>
  </w:p>
</w:ftr>
</file>

<file path=word/footer2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42301" w:rsidRDefault="00F42301">
    <w:pPr>
      <w:widowControl w:val="0"/>
      <w:autoSpaceDE w:val="0"/>
      <w:autoSpaceDN w:val="0"/>
      <w:adjustRightInd w:val="0"/>
      <w:spacing w:after="0" w:line="200" w:lineRule="exact"/>
      <w:rPr>
        <w:rFonts w:ascii="Times New Roman" w:hAnsi="Times New Roman"/>
        <w:sz w:val="20"/>
        <w:szCs w:val="20"/>
      </w:rPr>
    </w:pPr>
    <w:r w:rsidRPr="00607700">
      <w:rPr>
        <w:rFonts w:ascii="Calibri" w:hAnsi="Calibri"/>
        <w:noProof/>
        <w:lang w:eastAsia="en-US"/>
      </w:rPr>
      <w:pict>
        <v:shape id="_x0000_s2113" style="position:absolute;left:0;text-align:left;margin-left:69.95pt;margin-top:731.8pt;width:0;height:36.15pt;z-index:-251658240;mso-position-horizontal-relative:page;mso-position-vertical-relative:page" coordsize="0,724" o:allowincell="f" path="m,l,724e" filled="f" strokecolor="#191919" strokeweight="4pt">
          <v:path arrowok="t"/>
          <w10:wrap anchorx="page" anchory="page"/>
        </v:shape>
      </w:pict>
    </w:r>
    <w:r w:rsidRPr="00607700">
      <w:rPr>
        <w:rFonts w:ascii="Calibri" w:hAnsi="Calibri"/>
        <w:noProof/>
        <w:lang w:eastAsia="en-US"/>
      </w:rPr>
      <w:pict>
        <v:shapetype id="_x0000_t202" coordsize="21600,21600" o:spt="202" path="m,l,21600r21600,l21600,xe">
          <v:stroke joinstyle="miter"/>
          <v:path gradientshapeok="t" o:connecttype="rect"/>
        </v:shapetype>
        <v:shape id="_x0000_s2114" type="#_x0000_t202" style="position:absolute;left:0;text-align:left;margin-left:13.95pt;margin-top:748.55pt;width:28pt;height:26pt;z-index:-251658240;mso-position-horizontal-relative:page;mso-position-vertical-relative:page" o:allowincell="f" filled="f" stroked="f">
          <v:textbox inset="0,0,0,0">
            <w:txbxContent>
              <w:p w:rsidR="00F42301" w:rsidRDefault="00F42301">
                <w:pPr>
                  <w:widowControl w:val="0"/>
                  <w:autoSpaceDE w:val="0"/>
                  <w:autoSpaceDN w:val="0"/>
                  <w:adjustRightInd w:val="0"/>
                  <w:spacing w:after="0" w:line="493" w:lineRule="exact"/>
                  <w:ind w:left="40" w:right="-52"/>
                  <w:rPr>
                    <w:rFonts w:ascii="Times New Roman" w:hAnsi="Times New Roman"/>
                    <w:color w:val="000000"/>
                    <w:sz w:val="48"/>
                    <w:szCs w:val="48"/>
                  </w:rPr>
                </w:pPr>
                <w:r>
                  <w:rPr>
                    <w:rFonts w:ascii="Times New Roman" w:hAnsi="Times New Roman"/>
                    <w:b/>
                    <w:bCs/>
                    <w:color w:val="191919"/>
                    <w:position w:val="1"/>
                    <w:sz w:val="48"/>
                    <w:szCs w:val="48"/>
                  </w:rPr>
                  <w:fldChar w:fldCharType="begin"/>
                </w:r>
                <w:r>
                  <w:rPr>
                    <w:rFonts w:ascii="Times New Roman" w:hAnsi="Times New Roman"/>
                    <w:b/>
                    <w:bCs/>
                    <w:color w:val="191919"/>
                    <w:position w:val="1"/>
                    <w:sz w:val="48"/>
                    <w:szCs w:val="48"/>
                  </w:rPr>
                  <w:instrText xml:space="preserve"> PAGE </w:instrText>
                </w:r>
                <w:r>
                  <w:rPr>
                    <w:rFonts w:ascii="Times New Roman" w:hAnsi="Times New Roman"/>
                    <w:b/>
                    <w:bCs/>
                    <w:color w:val="191919"/>
                    <w:position w:val="1"/>
                    <w:sz w:val="48"/>
                    <w:szCs w:val="48"/>
                  </w:rPr>
                  <w:fldChar w:fldCharType="separate"/>
                </w:r>
                <w:r>
                  <w:rPr>
                    <w:rFonts w:ascii="Times New Roman" w:hAnsi="Times New Roman"/>
                    <w:b/>
                    <w:bCs/>
                    <w:noProof/>
                    <w:color w:val="191919"/>
                    <w:position w:val="1"/>
                    <w:sz w:val="48"/>
                    <w:szCs w:val="48"/>
                  </w:rPr>
                  <w:t>66</w:t>
                </w:r>
                <w:r>
                  <w:rPr>
                    <w:rFonts w:ascii="Times New Roman" w:hAnsi="Times New Roman"/>
                    <w:b/>
                    <w:bCs/>
                    <w:color w:val="191919"/>
                    <w:position w:val="1"/>
                    <w:sz w:val="48"/>
                    <w:szCs w:val="48"/>
                  </w:rPr>
                  <w:fldChar w:fldCharType="end"/>
                </w:r>
              </w:p>
            </w:txbxContent>
          </v:textbox>
          <w10:wrap anchorx="page" anchory="page"/>
        </v:shape>
      </w:pict>
    </w:r>
    <w:r w:rsidRPr="00607700">
      <w:rPr>
        <w:rFonts w:ascii="Calibri" w:hAnsi="Calibri"/>
        <w:noProof/>
        <w:lang w:eastAsia="en-US"/>
      </w:rPr>
      <w:pict>
        <v:shape id="_x0000_s2115" type="#_x0000_t202" style="position:absolute;left:0;text-align:left;margin-left:111.8pt;margin-top:756.3pt;width:384.35pt;height:16pt;z-index:-251658240;mso-position-horizontal-relative:page;mso-position-vertical-relative:page" o:allowincell="f" filled="f" stroked="f">
          <v:textbox inset="0,0,0,0">
            <w:txbxContent>
              <w:p w:rsidR="00F42301" w:rsidRDefault="00F42301">
                <w:pPr>
                  <w:widowControl w:val="0"/>
                  <w:autoSpaceDE w:val="0"/>
                  <w:autoSpaceDN w:val="0"/>
                  <w:adjustRightInd w:val="0"/>
                  <w:spacing w:after="0" w:line="295" w:lineRule="exact"/>
                  <w:ind w:left="20" w:right="-42"/>
                  <w:rPr>
                    <w:rFonts w:ascii="Times New Roman" w:hAnsi="Times New Roman"/>
                    <w:color w:val="000000"/>
                    <w:sz w:val="28"/>
                    <w:szCs w:val="28"/>
                  </w:rPr>
                </w:pPr>
                <w:r>
                  <w:rPr>
                    <w:rFonts w:ascii="Times New Roman" w:hAnsi="Times New Roman"/>
                    <w:color w:val="191919"/>
                    <w:sz w:val="28"/>
                    <w:szCs w:val="28"/>
                  </w:rPr>
                  <w:t>A</w:t>
                </w:r>
                <w:r>
                  <w:rPr>
                    <w:rFonts w:ascii="Times New Roman" w:hAnsi="Times New Roman"/>
                    <w:color w:val="191919"/>
                    <w:sz w:val="21"/>
                    <w:szCs w:val="21"/>
                  </w:rPr>
                  <w:t>LBANY</w:t>
                </w:r>
                <w:r>
                  <w:rPr>
                    <w:rFonts w:ascii="Times New Roman" w:hAnsi="Times New Roman"/>
                    <w:color w:val="191919"/>
                    <w:spacing w:val="10"/>
                    <w:sz w:val="21"/>
                    <w:szCs w:val="21"/>
                  </w:rPr>
                  <w:t xml:space="preserve"> </w:t>
                </w:r>
                <w:r>
                  <w:rPr>
                    <w:rFonts w:ascii="Times New Roman" w:hAnsi="Times New Roman"/>
                    <w:color w:val="191919"/>
                    <w:sz w:val="28"/>
                    <w:szCs w:val="28"/>
                  </w:rPr>
                  <w:t>S</w:t>
                </w:r>
                <w:r>
                  <w:rPr>
                    <w:rFonts w:ascii="Times New Roman" w:hAnsi="Times New Roman"/>
                    <w:color w:val="191919"/>
                    <w:spacing w:val="-17"/>
                    <w:sz w:val="21"/>
                    <w:szCs w:val="21"/>
                  </w:rPr>
                  <w:t>T</w:t>
                </w:r>
                <w:r>
                  <w:rPr>
                    <w:rFonts w:ascii="Times New Roman" w:hAnsi="Times New Roman"/>
                    <w:color w:val="191919"/>
                    <w:spacing w:val="-23"/>
                    <w:sz w:val="21"/>
                    <w:szCs w:val="21"/>
                  </w:rPr>
                  <w:t>A</w:t>
                </w:r>
                <w:r>
                  <w:rPr>
                    <w:rFonts w:ascii="Times New Roman" w:hAnsi="Times New Roman"/>
                    <w:color w:val="191919"/>
                    <w:sz w:val="21"/>
                    <w:szCs w:val="21"/>
                  </w:rPr>
                  <w:t>TE</w:t>
                </w:r>
                <w:r>
                  <w:rPr>
                    <w:rFonts w:ascii="Times New Roman" w:hAnsi="Times New Roman"/>
                    <w:color w:val="191919"/>
                    <w:spacing w:val="17"/>
                    <w:sz w:val="21"/>
                    <w:szCs w:val="21"/>
                  </w:rPr>
                  <w:t xml:space="preserve"> </w:t>
                </w:r>
                <w:r>
                  <w:rPr>
                    <w:rFonts w:ascii="Times New Roman" w:hAnsi="Times New Roman"/>
                    <w:color w:val="191919"/>
                    <w:sz w:val="28"/>
                    <w:szCs w:val="28"/>
                  </w:rPr>
                  <w:t>U</w:t>
                </w:r>
                <w:r>
                  <w:rPr>
                    <w:rFonts w:ascii="Times New Roman" w:hAnsi="Times New Roman"/>
                    <w:color w:val="191919"/>
                    <w:sz w:val="21"/>
                    <w:szCs w:val="21"/>
                  </w:rPr>
                  <w:t>NIVERSITY</w:t>
                </w:r>
                <w:r>
                  <w:rPr>
                    <w:rFonts w:ascii="Times New Roman" w:hAnsi="Times New Roman"/>
                    <w:color w:val="191919"/>
                    <w:spacing w:val="10"/>
                    <w:sz w:val="21"/>
                    <w:szCs w:val="21"/>
                  </w:rPr>
                  <w:t xml:space="preserve"> </w:t>
                </w:r>
                <w:r>
                  <w:rPr>
                    <w:rFonts w:ascii="Times New Roman" w:hAnsi="Times New Roman"/>
                    <w:color w:val="191919"/>
                    <w:sz w:val="28"/>
                    <w:szCs w:val="28"/>
                  </w:rPr>
                  <w:t>G</w:t>
                </w:r>
                <w:r>
                  <w:rPr>
                    <w:rFonts w:ascii="Times New Roman" w:hAnsi="Times New Roman"/>
                    <w:color w:val="191919"/>
                    <w:sz w:val="21"/>
                    <w:szCs w:val="21"/>
                  </w:rPr>
                  <w:t>RADU</w:t>
                </w:r>
                <w:r>
                  <w:rPr>
                    <w:rFonts w:ascii="Times New Roman" w:hAnsi="Times New Roman"/>
                    <w:color w:val="191919"/>
                    <w:spacing w:val="-23"/>
                    <w:sz w:val="21"/>
                    <w:szCs w:val="21"/>
                  </w:rPr>
                  <w:t>A</w:t>
                </w:r>
                <w:r>
                  <w:rPr>
                    <w:rFonts w:ascii="Times New Roman" w:hAnsi="Times New Roman"/>
                    <w:color w:val="191919"/>
                    <w:sz w:val="21"/>
                    <w:szCs w:val="21"/>
                  </w:rPr>
                  <w:t>TE</w:t>
                </w:r>
                <w:r>
                  <w:rPr>
                    <w:rFonts w:ascii="Times New Roman" w:hAnsi="Times New Roman"/>
                    <w:color w:val="191919"/>
                    <w:spacing w:val="18"/>
                    <w:sz w:val="21"/>
                    <w:szCs w:val="21"/>
                  </w:rPr>
                  <w:t xml:space="preserve"> </w:t>
                </w:r>
                <w:r>
                  <w:rPr>
                    <w:rFonts w:ascii="Times New Roman" w:hAnsi="Times New Roman"/>
                    <w:color w:val="191919"/>
                    <w:sz w:val="28"/>
                    <w:szCs w:val="28"/>
                  </w:rPr>
                  <w:t>S</w:t>
                </w:r>
                <w:r>
                  <w:rPr>
                    <w:rFonts w:ascii="Times New Roman" w:hAnsi="Times New Roman"/>
                    <w:color w:val="191919"/>
                    <w:sz w:val="21"/>
                    <w:szCs w:val="21"/>
                  </w:rPr>
                  <w:t>CHOOL</w:t>
                </w:r>
                <w:r>
                  <w:rPr>
                    <w:rFonts w:ascii="Times New Roman" w:hAnsi="Times New Roman"/>
                    <w:color w:val="191919"/>
                    <w:spacing w:val="10"/>
                    <w:sz w:val="21"/>
                    <w:szCs w:val="21"/>
                  </w:rPr>
                  <w:t xml:space="preserve"> </w:t>
                </w:r>
                <w:r>
                  <w:rPr>
                    <w:rFonts w:ascii="Times New Roman" w:hAnsi="Times New Roman"/>
                    <w:color w:val="191919"/>
                    <w:sz w:val="28"/>
                    <w:szCs w:val="28"/>
                  </w:rPr>
                  <w:t>C</w:t>
                </w:r>
                <w:r>
                  <w:rPr>
                    <w:rFonts w:ascii="Times New Roman" w:hAnsi="Times New Roman"/>
                    <w:color w:val="191919"/>
                    <w:spacing w:val="-23"/>
                    <w:sz w:val="21"/>
                    <w:szCs w:val="21"/>
                  </w:rPr>
                  <w:t>A</w:t>
                </w:r>
                <w:r>
                  <w:rPr>
                    <w:rFonts w:ascii="Times New Roman" w:hAnsi="Times New Roman"/>
                    <w:color w:val="191919"/>
                    <w:spacing w:val="-17"/>
                    <w:sz w:val="21"/>
                    <w:szCs w:val="21"/>
                  </w:rPr>
                  <w:t>T</w:t>
                </w:r>
                <w:r>
                  <w:rPr>
                    <w:rFonts w:ascii="Times New Roman" w:hAnsi="Times New Roman"/>
                    <w:color w:val="191919"/>
                    <w:sz w:val="21"/>
                    <w:szCs w:val="21"/>
                  </w:rPr>
                  <w:t>ALOG</w:t>
                </w:r>
                <w:r>
                  <w:rPr>
                    <w:rFonts w:ascii="Times New Roman" w:hAnsi="Times New Roman"/>
                    <w:color w:val="191919"/>
                    <w:sz w:val="28"/>
                    <w:szCs w:val="28"/>
                  </w:rPr>
                  <w:t>: 2008-2012</w:t>
                </w:r>
              </w:p>
            </w:txbxContent>
          </v:textbox>
          <w10:wrap anchorx="page" anchory="page"/>
        </v:shape>
      </w:pict>
    </w:r>
  </w:p>
</w:ftr>
</file>

<file path=word/footer2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42301" w:rsidRDefault="00F42301">
    <w:pPr>
      <w:widowControl w:val="0"/>
      <w:autoSpaceDE w:val="0"/>
      <w:autoSpaceDN w:val="0"/>
      <w:adjustRightInd w:val="0"/>
      <w:spacing w:after="0" w:line="200" w:lineRule="exact"/>
      <w:rPr>
        <w:rFonts w:ascii="Times New Roman" w:hAnsi="Times New Roman"/>
        <w:sz w:val="20"/>
        <w:szCs w:val="20"/>
      </w:rPr>
    </w:pPr>
    <w:r w:rsidRPr="00607700">
      <w:rPr>
        <w:rFonts w:ascii="Calibri" w:hAnsi="Calibri"/>
        <w:noProof/>
        <w:lang w:eastAsia="en-US"/>
      </w:rPr>
      <w:pict>
        <v:shape id="_x0000_s2110" style="position:absolute;left:0;text-align:left;margin-left:540pt;margin-top:731.8pt;width:0;height:36.15pt;z-index:-251658240;mso-position-horizontal-relative:page;mso-position-vertical-relative:page" coordsize="0,724" o:allowincell="f" path="m,l,724e" filled="f" strokecolor="#191919" strokeweight="4pt">
          <v:path arrowok="t"/>
          <w10:wrap anchorx="page" anchory="page"/>
        </v:shape>
      </w:pict>
    </w:r>
    <w:r w:rsidRPr="00607700">
      <w:rPr>
        <w:rFonts w:ascii="Calibri" w:hAnsi="Calibri"/>
        <w:noProof/>
        <w:lang w:eastAsia="en-US"/>
      </w:rPr>
      <w:pict>
        <v:shapetype id="_x0000_t202" coordsize="21600,21600" o:spt="202" path="m,l,21600r21600,l21600,xe">
          <v:stroke joinstyle="miter"/>
          <v:path gradientshapeok="t" o:connecttype="rect"/>
        </v:shapetype>
        <v:shape id="_x0000_s2111" type="#_x0000_t202" style="position:absolute;left:0;text-align:left;margin-left:568pt;margin-top:748.55pt;width:28pt;height:26pt;z-index:-251658240;mso-position-horizontal-relative:page;mso-position-vertical-relative:page" o:allowincell="f" filled="f" stroked="f">
          <v:textbox inset="0,0,0,0">
            <w:txbxContent>
              <w:p w:rsidR="00F42301" w:rsidRDefault="00F42301">
                <w:pPr>
                  <w:widowControl w:val="0"/>
                  <w:autoSpaceDE w:val="0"/>
                  <w:autoSpaceDN w:val="0"/>
                  <w:adjustRightInd w:val="0"/>
                  <w:spacing w:after="0" w:line="493" w:lineRule="exact"/>
                  <w:ind w:left="40" w:right="-52"/>
                  <w:rPr>
                    <w:rFonts w:ascii="Times New Roman" w:hAnsi="Times New Roman"/>
                    <w:color w:val="000000"/>
                    <w:sz w:val="48"/>
                    <w:szCs w:val="48"/>
                  </w:rPr>
                </w:pPr>
                <w:r>
                  <w:rPr>
                    <w:rFonts w:ascii="Times New Roman" w:hAnsi="Times New Roman"/>
                    <w:b/>
                    <w:bCs/>
                    <w:color w:val="191919"/>
                    <w:position w:val="1"/>
                    <w:sz w:val="48"/>
                    <w:szCs w:val="48"/>
                  </w:rPr>
                  <w:fldChar w:fldCharType="begin"/>
                </w:r>
                <w:r>
                  <w:rPr>
                    <w:rFonts w:ascii="Times New Roman" w:hAnsi="Times New Roman"/>
                    <w:b/>
                    <w:bCs/>
                    <w:color w:val="191919"/>
                    <w:position w:val="1"/>
                    <w:sz w:val="48"/>
                    <w:szCs w:val="48"/>
                  </w:rPr>
                  <w:instrText xml:space="preserve"> PAGE </w:instrText>
                </w:r>
                <w:r>
                  <w:rPr>
                    <w:rFonts w:ascii="Times New Roman" w:hAnsi="Times New Roman"/>
                    <w:b/>
                    <w:bCs/>
                    <w:color w:val="191919"/>
                    <w:position w:val="1"/>
                    <w:sz w:val="48"/>
                    <w:szCs w:val="48"/>
                  </w:rPr>
                  <w:fldChar w:fldCharType="separate"/>
                </w:r>
                <w:r>
                  <w:rPr>
                    <w:rFonts w:ascii="Times New Roman" w:hAnsi="Times New Roman"/>
                    <w:b/>
                    <w:bCs/>
                    <w:noProof/>
                    <w:color w:val="191919"/>
                    <w:position w:val="1"/>
                    <w:sz w:val="48"/>
                    <w:szCs w:val="48"/>
                  </w:rPr>
                  <w:t>70</w:t>
                </w:r>
                <w:r>
                  <w:rPr>
                    <w:rFonts w:ascii="Times New Roman" w:hAnsi="Times New Roman"/>
                    <w:b/>
                    <w:bCs/>
                    <w:color w:val="191919"/>
                    <w:position w:val="1"/>
                    <w:sz w:val="48"/>
                    <w:szCs w:val="48"/>
                  </w:rPr>
                  <w:fldChar w:fldCharType="end"/>
                </w:r>
              </w:p>
            </w:txbxContent>
          </v:textbox>
          <w10:wrap anchorx="page" anchory="page"/>
        </v:shape>
      </w:pict>
    </w:r>
    <w:r w:rsidRPr="00607700">
      <w:rPr>
        <w:rFonts w:ascii="Calibri" w:hAnsi="Calibri"/>
        <w:noProof/>
        <w:lang w:eastAsia="en-US"/>
      </w:rPr>
      <w:pict>
        <v:shape id="_x0000_s2112" type="#_x0000_t202" style="position:absolute;left:0;text-align:left;margin-left:111.8pt;margin-top:755.3pt;width:384.35pt;height:16pt;z-index:-251658240;mso-position-horizontal-relative:page;mso-position-vertical-relative:page" o:allowincell="f" filled="f" stroked="f">
          <v:textbox inset="0,0,0,0">
            <w:txbxContent>
              <w:p w:rsidR="00F42301" w:rsidRDefault="00F42301">
                <w:pPr>
                  <w:widowControl w:val="0"/>
                  <w:autoSpaceDE w:val="0"/>
                  <w:autoSpaceDN w:val="0"/>
                  <w:adjustRightInd w:val="0"/>
                  <w:spacing w:after="0" w:line="295" w:lineRule="exact"/>
                  <w:ind w:left="20" w:right="-42"/>
                  <w:rPr>
                    <w:rFonts w:ascii="Times New Roman" w:hAnsi="Times New Roman"/>
                    <w:color w:val="000000"/>
                    <w:sz w:val="28"/>
                    <w:szCs w:val="28"/>
                  </w:rPr>
                </w:pPr>
                <w:r>
                  <w:rPr>
                    <w:rFonts w:ascii="Times New Roman" w:hAnsi="Times New Roman"/>
                    <w:color w:val="191919"/>
                    <w:sz w:val="28"/>
                    <w:szCs w:val="28"/>
                  </w:rPr>
                  <w:t>A</w:t>
                </w:r>
                <w:r>
                  <w:rPr>
                    <w:rFonts w:ascii="Times New Roman" w:hAnsi="Times New Roman"/>
                    <w:color w:val="191919"/>
                    <w:sz w:val="21"/>
                    <w:szCs w:val="21"/>
                  </w:rPr>
                  <w:t>LBANY</w:t>
                </w:r>
                <w:r>
                  <w:rPr>
                    <w:rFonts w:ascii="Times New Roman" w:hAnsi="Times New Roman"/>
                    <w:color w:val="191919"/>
                    <w:spacing w:val="10"/>
                    <w:sz w:val="21"/>
                    <w:szCs w:val="21"/>
                  </w:rPr>
                  <w:t xml:space="preserve"> </w:t>
                </w:r>
                <w:r>
                  <w:rPr>
                    <w:rFonts w:ascii="Times New Roman" w:hAnsi="Times New Roman"/>
                    <w:color w:val="191919"/>
                    <w:sz w:val="28"/>
                    <w:szCs w:val="28"/>
                  </w:rPr>
                  <w:t>S</w:t>
                </w:r>
                <w:r>
                  <w:rPr>
                    <w:rFonts w:ascii="Times New Roman" w:hAnsi="Times New Roman"/>
                    <w:color w:val="191919"/>
                    <w:spacing w:val="-17"/>
                    <w:sz w:val="21"/>
                    <w:szCs w:val="21"/>
                  </w:rPr>
                  <w:t>T</w:t>
                </w:r>
                <w:r>
                  <w:rPr>
                    <w:rFonts w:ascii="Times New Roman" w:hAnsi="Times New Roman"/>
                    <w:color w:val="191919"/>
                    <w:spacing w:val="-23"/>
                    <w:sz w:val="21"/>
                    <w:szCs w:val="21"/>
                  </w:rPr>
                  <w:t>A</w:t>
                </w:r>
                <w:r>
                  <w:rPr>
                    <w:rFonts w:ascii="Times New Roman" w:hAnsi="Times New Roman"/>
                    <w:color w:val="191919"/>
                    <w:sz w:val="21"/>
                    <w:szCs w:val="21"/>
                  </w:rPr>
                  <w:t>TE</w:t>
                </w:r>
                <w:r>
                  <w:rPr>
                    <w:rFonts w:ascii="Times New Roman" w:hAnsi="Times New Roman"/>
                    <w:color w:val="191919"/>
                    <w:spacing w:val="17"/>
                    <w:sz w:val="21"/>
                    <w:szCs w:val="21"/>
                  </w:rPr>
                  <w:t xml:space="preserve"> </w:t>
                </w:r>
                <w:r>
                  <w:rPr>
                    <w:rFonts w:ascii="Times New Roman" w:hAnsi="Times New Roman"/>
                    <w:color w:val="191919"/>
                    <w:sz w:val="28"/>
                    <w:szCs w:val="28"/>
                  </w:rPr>
                  <w:t>U</w:t>
                </w:r>
                <w:r>
                  <w:rPr>
                    <w:rFonts w:ascii="Times New Roman" w:hAnsi="Times New Roman"/>
                    <w:color w:val="191919"/>
                    <w:sz w:val="21"/>
                    <w:szCs w:val="21"/>
                  </w:rPr>
                  <w:t>NIVERSITY</w:t>
                </w:r>
                <w:r>
                  <w:rPr>
                    <w:rFonts w:ascii="Times New Roman" w:hAnsi="Times New Roman"/>
                    <w:color w:val="191919"/>
                    <w:spacing w:val="10"/>
                    <w:sz w:val="21"/>
                    <w:szCs w:val="21"/>
                  </w:rPr>
                  <w:t xml:space="preserve"> </w:t>
                </w:r>
                <w:r>
                  <w:rPr>
                    <w:rFonts w:ascii="Times New Roman" w:hAnsi="Times New Roman"/>
                    <w:color w:val="191919"/>
                    <w:sz w:val="28"/>
                    <w:szCs w:val="28"/>
                  </w:rPr>
                  <w:t>G</w:t>
                </w:r>
                <w:r>
                  <w:rPr>
                    <w:rFonts w:ascii="Times New Roman" w:hAnsi="Times New Roman"/>
                    <w:color w:val="191919"/>
                    <w:sz w:val="21"/>
                    <w:szCs w:val="21"/>
                  </w:rPr>
                  <w:t>RADU</w:t>
                </w:r>
                <w:r>
                  <w:rPr>
                    <w:rFonts w:ascii="Times New Roman" w:hAnsi="Times New Roman"/>
                    <w:color w:val="191919"/>
                    <w:spacing w:val="-23"/>
                    <w:sz w:val="21"/>
                    <w:szCs w:val="21"/>
                  </w:rPr>
                  <w:t>A</w:t>
                </w:r>
                <w:r>
                  <w:rPr>
                    <w:rFonts w:ascii="Times New Roman" w:hAnsi="Times New Roman"/>
                    <w:color w:val="191919"/>
                    <w:sz w:val="21"/>
                    <w:szCs w:val="21"/>
                  </w:rPr>
                  <w:t>TE</w:t>
                </w:r>
                <w:r>
                  <w:rPr>
                    <w:rFonts w:ascii="Times New Roman" w:hAnsi="Times New Roman"/>
                    <w:color w:val="191919"/>
                    <w:spacing w:val="18"/>
                    <w:sz w:val="21"/>
                    <w:szCs w:val="21"/>
                  </w:rPr>
                  <w:t xml:space="preserve"> </w:t>
                </w:r>
                <w:r>
                  <w:rPr>
                    <w:rFonts w:ascii="Times New Roman" w:hAnsi="Times New Roman"/>
                    <w:color w:val="191919"/>
                    <w:sz w:val="28"/>
                    <w:szCs w:val="28"/>
                  </w:rPr>
                  <w:t>S</w:t>
                </w:r>
                <w:r>
                  <w:rPr>
                    <w:rFonts w:ascii="Times New Roman" w:hAnsi="Times New Roman"/>
                    <w:color w:val="191919"/>
                    <w:sz w:val="21"/>
                    <w:szCs w:val="21"/>
                  </w:rPr>
                  <w:t>CHOOL</w:t>
                </w:r>
                <w:r>
                  <w:rPr>
                    <w:rFonts w:ascii="Times New Roman" w:hAnsi="Times New Roman"/>
                    <w:color w:val="191919"/>
                    <w:spacing w:val="10"/>
                    <w:sz w:val="21"/>
                    <w:szCs w:val="21"/>
                  </w:rPr>
                  <w:t xml:space="preserve"> </w:t>
                </w:r>
                <w:r>
                  <w:rPr>
                    <w:rFonts w:ascii="Times New Roman" w:hAnsi="Times New Roman"/>
                    <w:color w:val="191919"/>
                    <w:sz w:val="28"/>
                    <w:szCs w:val="28"/>
                  </w:rPr>
                  <w:t>C</w:t>
                </w:r>
                <w:r>
                  <w:rPr>
                    <w:rFonts w:ascii="Times New Roman" w:hAnsi="Times New Roman"/>
                    <w:color w:val="191919"/>
                    <w:spacing w:val="-23"/>
                    <w:sz w:val="21"/>
                    <w:szCs w:val="21"/>
                  </w:rPr>
                  <w:t>A</w:t>
                </w:r>
                <w:r>
                  <w:rPr>
                    <w:rFonts w:ascii="Times New Roman" w:hAnsi="Times New Roman"/>
                    <w:color w:val="191919"/>
                    <w:spacing w:val="-17"/>
                    <w:sz w:val="21"/>
                    <w:szCs w:val="21"/>
                  </w:rPr>
                  <w:t>T</w:t>
                </w:r>
                <w:r>
                  <w:rPr>
                    <w:rFonts w:ascii="Times New Roman" w:hAnsi="Times New Roman"/>
                    <w:color w:val="191919"/>
                    <w:sz w:val="21"/>
                    <w:szCs w:val="21"/>
                  </w:rPr>
                  <w:t>ALOG</w:t>
                </w:r>
                <w:r>
                  <w:rPr>
                    <w:rFonts w:ascii="Times New Roman" w:hAnsi="Times New Roman"/>
                    <w:color w:val="191919"/>
                    <w:sz w:val="28"/>
                    <w:szCs w:val="28"/>
                  </w:rPr>
                  <w:t>: 2008-2012</w:t>
                </w:r>
              </w:p>
            </w:txbxContent>
          </v:textbox>
          <w10:wrap anchorx="page" anchory="page"/>
        </v:shape>
      </w:pict>
    </w:r>
  </w:p>
</w:ftr>
</file>

<file path=word/footer2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42301" w:rsidRDefault="00F42301">
    <w:pPr>
      <w:widowControl w:val="0"/>
      <w:autoSpaceDE w:val="0"/>
      <w:autoSpaceDN w:val="0"/>
      <w:adjustRightInd w:val="0"/>
      <w:spacing w:after="0" w:line="200" w:lineRule="exact"/>
      <w:rPr>
        <w:rFonts w:ascii="Times New Roman" w:hAnsi="Times New Roman"/>
        <w:sz w:val="20"/>
        <w:szCs w:val="20"/>
      </w:rPr>
    </w:pPr>
    <w:r w:rsidRPr="003F2CF3">
      <w:rPr>
        <w:rFonts w:ascii="Calibri" w:hAnsi="Calibri"/>
        <w:noProof/>
        <w:lang w:eastAsia="en-US"/>
      </w:rPr>
      <w:pict>
        <v:shape id="_x0000_s2116" style="position:absolute;left:0;text-align:left;margin-left:69.95pt;margin-top:734.8pt;width:0;height:36.15pt;z-index:-251656192;mso-position-horizontal-relative:page;mso-position-vertical-relative:page" coordsize="0,724" o:allowincell="f" path="m,l,724e" filled="f" strokecolor="#191919" strokeweight="4pt">
          <v:path arrowok="t"/>
          <w10:wrap anchorx="page" anchory="page"/>
        </v:shape>
      </w:pict>
    </w:r>
    <w:r w:rsidRPr="003F2CF3">
      <w:rPr>
        <w:rFonts w:ascii="Calibri" w:hAnsi="Calibri"/>
        <w:noProof/>
        <w:lang w:eastAsia="en-US"/>
      </w:rPr>
      <w:pict>
        <v:shapetype id="_x0000_t202" coordsize="21600,21600" o:spt="202" path="m,l,21600r21600,l21600,xe">
          <v:stroke joinstyle="miter"/>
          <v:path gradientshapeok="t" o:connecttype="rect"/>
        </v:shapetype>
        <v:shape id="_x0000_s2117" type="#_x0000_t202" style="position:absolute;left:0;text-align:left;margin-left:106.2pt;margin-top:729.1pt;width:389.95pt;height:46.2pt;z-index:-251655168;mso-position-horizontal-relative:page;mso-position-vertical-relative:page" o:allowincell="f" filled="f" stroked="f">
          <v:textbox inset="0,0,0,0">
            <w:txbxContent>
              <w:p w:rsidR="00F42301" w:rsidRDefault="00F42301">
                <w:pPr>
                  <w:widowControl w:val="0"/>
                  <w:autoSpaceDE w:val="0"/>
                  <w:autoSpaceDN w:val="0"/>
                  <w:adjustRightInd w:val="0"/>
                  <w:spacing w:after="0" w:line="217" w:lineRule="exact"/>
                  <w:ind w:left="345" w:right="117"/>
                  <w:jc w:val="center"/>
                  <w:rPr>
                    <w:rFonts w:ascii="Times New Roman" w:hAnsi="Times New Roman"/>
                    <w:sz w:val="20"/>
                    <w:szCs w:val="20"/>
                  </w:rPr>
                </w:pPr>
                <w:r>
                  <w:rPr>
                    <w:rFonts w:ascii="Times New Roman" w:hAnsi="Times New Roman"/>
                    <w:sz w:val="20"/>
                    <w:szCs w:val="20"/>
                  </w:rPr>
                  <w:t>Applicants are granted regular admission to graduate studies at the Maste</w:t>
                </w:r>
                <w:r>
                  <w:rPr>
                    <w:rFonts w:ascii="Times New Roman" w:hAnsi="Times New Roman"/>
                    <w:spacing w:val="7"/>
                    <w:sz w:val="20"/>
                    <w:szCs w:val="20"/>
                  </w:rPr>
                  <w:t>r</w:t>
                </w:r>
                <w:r>
                  <w:rPr>
                    <w:rFonts w:ascii="Times New Roman" w:hAnsi="Times New Roman"/>
                    <w:spacing w:val="-11"/>
                    <w:sz w:val="20"/>
                    <w:szCs w:val="20"/>
                  </w:rPr>
                  <w:t>’</w:t>
                </w:r>
                <w:r>
                  <w:rPr>
                    <w:rFonts w:ascii="Times New Roman" w:hAnsi="Times New Roman"/>
                    <w:sz w:val="20"/>
                    <w:szCs w:val="20"/>
                  </w:rPr>
                  <w:t>s degree level if</w:t>
                </w:r>
              </w:p>
              <w:p w:rsidR="00F42301" w:rsidRDefault="00F42301">
                <w:pPr>
                  <w:widowControl w:val="0"/>
                  <w:autoSpaceDE w:val="0"/>
                  <w:autoSpaceDN w:val="0"/>
                  <w:adjustRightInd w:val="0"/>
                  <w:spacing w:before="10" w:after="0"/>
                  <w:ind w:left="20"/>
                  <w:rPr>
                    <w:rFonts w:ascii="Times New Roman" w:hAnsi="Times New Roman"/>
                    <w:sz w:val="20"/>
                    <w:szCs w:val="20"/>
                  </w:rPr>
                </w:pPr>
                <w:proofErr w:type="gramStart"/>
                <w:r>
                  <w:rPr>
                    <w:rFonts w:ascii="Times New Roman" w:hAnsi="Times New Roman"/>
                    <w:sz w:val="20"/>
                    <w:szCs w:val="20"/>
                  </w:rPr>
                  <w:t>they</w:t>
                </w:r>
                <w:proofErr w:type="gramEnd"/>
                <w:r>
                  <w:rPr>
                    <w:rFonts w:ascii="Times New Roman" w:hAnsi="Times New Roman"/>
                    <w:sz w:val="20"/>
                    <w:szCs w:val="20"/>
                  </w:rPr>
                  <w:t xml:space="preserve"> have met one of the following:</w:t>
                </w:r>
              </w:p>
              <w:p w:rsidR="00F42301" w:rsidRDefault="00F42301">
                <w:pPr>
                  <w:widowControl w:val="0"/>
                  <w:autoSpaceDE w:val="0"/>
                  <w:autoSpaceDN w:val="0"/>
                  <w:adjustRightInd w:val="0"/>
                  <w:spacing w:before="1" w:after="0" w:line="120" w:lineRule="exact"/>
                  <w:rPr>
                    <w:rFonts w:ascii="Times New Roman" w:hAnsi="Times New Roman"/>
                    <w:sz w:val="12"/>
                    <w:szCs w:val="12"/>
                  </w:rPr>
                </w:pPr>
              </w:p>
              <w:p w:rsidR="00F42301" w:rsidRDefault="00F42301">
                <w:pPr>
                  <w:widowControl w:val="0"/>
                  <w:autoSpaceDE w:val="0"/>
                  <w:autoSpaceDN w:val="0"/>
                  <w:adjustRightInd w:val="0"/>
                  <w:spacing w:after="0"/>
                  <w:ind w:left="91" w:right="-21"/>
                  <w:jc w:val="center"/>
                  <w:rPr>
                    <w:rFonts w:ascii="Times New Roman" w:hAnsi="Times New Roman"/>
                    <w:color w:val="000000"/>
                    <w:sz w:val="28"/>
                    <w:szCs w:val="28"/>
                  </w:rPr>
                </w:pPr>
                <w:r>
                  <w:rPr>
                    <w:rFonts w:ascii="Times New Roman" w:hAnsi="Times New Roman"/>
                    <w:color w:val="191919"/>
                    <w:sz w:val="28"/>
                    <w:szCs w:val="28"/>
                  </w:rPr>
                  <w:t>A</w:t>
                </w:r>
                <w:r>
                  <w:rPr>
                    <w:rFonts w:ascii="Times New Roman" w:hAnsi="Times New Roman"/>
                    <w:color w:val="191919"/>
                    <w:sz w:val="21"/>
                    <w:szCs w:val="21"/>
                  </w:rPr>
                  <w:t>LBANY</w:t>
                </w:r>
                <w:r>
                  <w:rPr>
                    <w:rFonts w:ascii="Times New Roman" w:hAnsi="Times New Roman"/>
                    <w:color w:val="191919"/>
                    <w:spacing w:val="10"/>
                    <w:sz w:val="21"/>
                    <w:szCs w:val="21"/>
                  </w:rPr>
                  <w:t xml:space="preserve"> </w:t>
                </w:r>
                <w:r>
                  <w:rPr>
                    <w:rFonts w:ascii="Times New Roman" w:hAnsi="Times New Roman"/>
                    <w:color w:val="191919"/>
                    <w:sz w:val="28"/>
                    <w:szCs w:val="28"/>
                  </w:rPr>
                  <w:t>S</w:t>
                </w:r>
                <w:r>
                  <w:rPr>
                    <w:rFonts w:ascii="Times New Roman" w:hAnsi="Times New Roman"/>
                    <w:color w:val="191919"/>
                    <w:spacing w:val="-17"/>
                    <w:sz w:val="21"/>
                    <w:szCs w:val="21"/>
                  </w:rPr>
                  <w:t>T</w:t>
                </w:r>
                <w:r>
                  <w:rPr>
                    <w:rFonts w:ascii="Times New Roman" w:hAnsi="Times New Roman"/>
                    <w:color w:val="191919"/>
                    <w:spacing w:val="-23"/>
                    <w:sz w:val="21"/>
                    <w:szCs w:val="21"/>
                  </w:rPr>
                  <w:t>A</w:t>
                </w:r>
                <w:r>
                  <w:rPr>
                    <w:rFonts w:ascii="Times New Roman" w:hAnsi="Times New Roman"/>
                    <w:color w:val="191919"/>
                    <w:sz w:val="21"/>
                    <w:szCs w:val="21"/>
                  </w:rPr>
                  <w:t>TE</w:t>
                </w:r>
                <w:r>
                  <w:rPr>
                    <w:rFonts w:ascii="Times New Roman" w:hAnsi="Times New Roman"/>
                    <w:color w:val="191919"/>
                    <w:spacing w:val="17"/>
                    <w:sz w:val="21"/>
                    <w:szCs w:val="21"/>
                  </w:rPr>
                  <w:t xml:space="preserve"> </w:t>
                </w:r>
                <w:r>
                  <w:rPr>
                    <w:rFonts w:ascii="Times New Roman" w:hAnsi="Times New Roman"/>
                    <w:color w:val="191919"/>
                    <w:sz w:val="28"/>
                    <w:szCs w:val="28"/>
                  </w:rPr>
                  <w:t>U</w:t>
                </w:r>
                <w:r>
                  <w:rPr>
                    <w:rFonts w:ascii="Times New Roman" w:hAnsi="Times New Roman"/>
                    <w:color w:val="191919"/>
                    <w:sz w:val="21"/>
                    <w:szCs w:val="21"/>
                  </w:rPr>
                  <w:t>NIVERSITY</w:t>
                </w:r>
                <w:r>
                  <w:rPr>
                    <w:rFonts w:ascii="Times New Roman" w:hAnsi="Times New Roman"/>
                    <w:color w:val="191919"/>
                    <w:spacing w:val="10"/>
                    <w:sz w:val="21"/>
                    <w:szCs w:val="21"/>
                  </w:rPr>
                  <w:t xml:space="preserve"> </w:t>
                </w:r>
                <w:r>
                  <w:rPr>
                    <w:rFonts w:ascii="Times New Roman" w:hAnsi="Times New Roman"/>
                    <w:color w:val="191919"/>
                    <w:sz w:val="28"/>
                    <w:szCs w:val="28"/>
                  </w:rPr>
                  <w:t>G</w:t>
                </w:r>
                <w:r>
                  <w:rPr>
                    <w:rFonts w:ascii="Times New Roman" w:hAnsi="Times New Roman"/>
                    <w:color w:val="191919"/>
                    <w:sz w:val="21"/>
                    <w:szCs w:val="21"/>
                  </w:rPr>
                  <w:t>RADU</w:t>
                </w:r>
                <w:r>
                  <w:rPr>
                    <w:rFonts w:ascii="Times New Roman" w:hAnsi="Times New Roman"/>
                    <w:color w:val="191919"/>
                    <w:spacing w:val="-23"/>
                    <w:sz w:val="21"/>
                    <w:szCs w:val="21"/>
                  </w:rPr>
                  <w:t>A</w:t>
                </w:r>
                <w:r>
                  <w:rPr>
                    <w:rFonts w:ascii="Times New Roman" w:hAnsi="Times New Roman"/>
                    <w:color w:val="191919"/>
                    <w:sz w:val="21"/>
                    <w:szCs w:val="21"/>
                  </w:rPr>
                  <w:t>TE</w:t>
                </w:r>
                <w:r>
                  <w:rPr>
                    <w:rFonts w:ascii="Times New Roman" w:hAnsi="Times New Roman"/>
                    <w:color w:val="191919"/>
                    <w:spacing w:val="18"/>
                    <w:sz w:val="21"/>
                    <w:szCs w:val="21"/>
                  </w:rPr>
                  <w:t xml:space="preserve"> </w:t>
                </w:r>
                <w:r>
                  <w:rPr>
                    <w:rFonts w:ascii="Times New Roman" w:hAnsi="Times New Roman"/>
                    <w:color w:val="191919"/>
                    <w:sz w:val="28"/>
                    <w:szCs w:val="28"/>
                  </w:rPr>
                  <w:t>S</w:t>
                </w:r>
                <w:r>
                  <w:rPr>
                    <w:rFonts w:ascii="Times New Roman" w:hAnsi="Times New Roman"/>
                    <w:color w:val="191919"/>
                    <w:sz w:val="21"/>
                    <w:szCs w:val="21"/>
                  </w:rPr>
                  <w:t>CHOOL</w:t>
                </w:r>
                <w:r>
                  <w:rPr>
                    <w:rFonts w:ascii="Times New Roman" w:hAnsi="Times New Roman"/>
                    <w:color w:val="191919"/>
                    <w:spacing w:val="10"/>
                    <w:sz w:val="21"/>
                    <w:szCs w:val="21"/>
                  </w:rPr>
                  <w:t xml:space="preserve"> </w:t>
                </w:r>
                <w:r>
                  <w:rPr>
                    <w:rFonts w:ascii="Times New Roman" w:hAnsi="Times New Roman"/>
                    <w:color w:val="191919"/>
                    <w:sz w:val="28"/>
                    <w:szCs w:val="28"/>
                  </w:rPr>
                  <w:t>C</w:t>
                </w:r>
                <w:r>
                  <w:rPr>
                    <w:rFonts w:ascii="Times New Roman" w:hAnsi="Times New Roman"/>
                    <w:color w:val="191919"/>
                    <w:spacing w:val="-23"/>
                    <w:sz w:val="21"/>
                    <w:szCs w:val="21"/>
                  </w:rPr>
                  <w:t>A</w:t>
                </w:r>
                <w:r>
                  <w:rPr>
                    <w:rFonts w:ascii="Times New Roman" w:hAnsi="Times New Roman"/>
                    <w:color w:val="191919"/>
                    <w:spacing w:val="-17"/>
                    <w:sz w:val="21"/>
                    <w:szCs w:val="21"/>
                  </w:rPr>
                  <w:t>T</w:t>
                </w:r>
                <w:r>
                  <w:rPr>
                    <w:rFonts w:ascii="Times New Roman" w:hAnsi="Times New Roman"/>
                    <w:color w:val="191919"/>
                    <w:sz w:val="21"/>
                    <w:szCs w:val="21"/>
                  </w:rPr>
                  <w:t>ALOG</w:t>
                </w:r>
                <w:r>
                  <w:rPr>
                    <w:rFonts w:ascii="Times New Roman" w:hAnsi="Times New Roman"/>
                    <w:color w:val="191919"/>
                    <w:sz w:val="28"/>
                    <w:szCs w:val="28"/>
                  </w:rPr>
                  <w:t>: 2008-2012</w:t>
                </w:r>
              </w:p>
            </w:txbxContent>
          </v:textbox>
          <w10:wrap anchorx="page" anchory="page"/>
        </v:shape>
      </w:pict>
    </w:r>
    <w:r w:rsidRPr="003F2CF3">
      <w:rPr>
        <w:rFonts w:ascii="Calibri" w:hAnsi="Calibri"/>
        <w:noProof/>
        <w:lang w:eastAsia="en-US"/>
      </w:rPr>
      <w:pict>
        <v:shape id="_x0000_s2118" type="#_x0000_t202" style="position:absolute;left:0;text-align:left;margin-left:13.95pt;margin-top:746.85pt;width:28pt;height:26pt;z-index:-251654144;mso-position-horizontal-relative:page;mso-position-vertical-relative:page" o:allowincell="f" filled="f" stroked="f">
          <v:textbox inset="0,0,0,0">
            <w:txbxContent>
              <w:p w:rsidR="00F42301" w:rsidRDefault="00F42301">
                <w:pPr>
                  <w:widowControl w:val="0"/>
                  <w:autoSpaceDE w:val="0"/>
                  <w:autoSpaceDN w:val="0"/>
                  <w:adjustRightInd w:val="0"/>
                  <w:spacing w:after="0" w:line="493" w:lineRule="exact"/>
                  <w:ind w:left="40" w:right="-52"/>
                  <w:rPr>
                    <w:rFonts w:ascii="Times New Roman" w:hAnsi="Times New Roman"/>
                    <w:color w:val="000000"/>
                    <w:sz w:val="48"/>
                    <w:szCs w:val="48"/>
                  </w:rPr>
                </w:pPr>
                <w:r>
                  <w:rPr>
                    <w:rFonts w:ascii="Times New Roman" w:hAnsi="Times New Roman"/>
                    <w:b/>
                    <w:bCs/>
                    <w:color w:val="191919"/>
                    <w:position w:val="1"/>
                    <w:sz w:val="48"/>
                    <w:szCs w:val="48"/>
                  </w:rPr>
                  <w:fldChar w:fldCharType="begin"/>
                </w:r>
                <w:r>
                  <w:rPr>
                    <w:rFonts w:ascii="Times New Roman" w:hAnsi="Times New Roman"/>
                    <w:b/>
                    <w:bCs/>
                    <w:color w:val="191919"/>
                    <w:position w:val="1"/>
                    <w:sz w:val="48"/>
                    <w:szCs w:val="48"/>
                  </w:rPr>
                  <w:instrText xml:space="preserve"> PAGE </w:instrText>
                </w:r>
                <w:r>
                  <w:rPr>
                    <w:rFonts w:ascii="Times New Roman" w:hAnsi="Times New Roman"/>
                    <w:b/>
                    <w:bCs/>
                    <w:color w:val="191919"/>
                    <w:position w:val="1"/>
                    <w:sz w:val="48"/>
                    <w:szCs w:val="48"/>
                  </w:rPr>
                  <w:fldChar w:fldCharType="separate"/>
                </w:r>
                <w:r>
                  <w:rPr>
                    <w:rFonts w:ascii="Times New Roman" w:hAnsi="Times New Roman"/>
                    <w:b/>
                    <w:bCs/>
                    <w:noProof/>
                    <w:color w:val="191919"/>
                    <w:position w:val="1"/>
                    <w:sz w:val="48"/>
                    <w:szCs w:val="48"/>
                  </w:rPr>
                  <w:t>109</w:t>
                </w:r>
                <w:r>
                  <w:rPr>
                    <w:rFonts w:ascii="Times New Roman" w:hAnsi="Times New Roman"/>
                    <w:b/>
                    <w:bCs/>
                    <w:color w:val="191919"/>
                    <w:position w:val="1"/>
                    <w:sz w:val="48"/>
                    <w:szCs w:val="48"/>
                  </w:rPr>
                  <w:fldChar w:fldCharType="end"/>
                </w:r>
              </w:p>
            </w:txbxContent>
          </v:textbox>
          <w10:wrap anchorx="page" anchory="page"/>
        </v:shape>
      </w:pict>
    </w:r>
  </w:p>
</w:ftr>
</file>

<file path=word/footer2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42301" w:rsidRDefault="00F42301">
    <w:pPr>
      <w:widowControl w:val="0"/>
      <w:autoSpaceDE w:val="0"/>
      <w:autoSpaceDN w:val="0"/>
      <w:adjustRightInd w:val="0"/>
      <w:spacing w:after="0" w:line="200" w:lineRule="exact"/>
      <w:rPr>
        <w:rFonts w:ascii="Times New Roman" w:hAnsi="Times New Roman"/>
        <w:sz w:val="20"/>
        <w:szCs w:val="20"/>
      </w:rPr>
    </w:pPr>
    <w:r w:rsidRPr="003F2CF3">
      <w:rPr>
        <w:rFonts w:ascii="Calibri" w:hAnsi="Calibri"/>
        <w:noProof/>
        <w:lang w:eastAsia="en-US"/>
      </w:rPr>
      <w:pict>
        <v:shape id="_x0000_s2119" style="position:absolute;left:0;text-align:left;margin-left:540pt;margin-top:734.8pt;width:0;height:36.15pt;z-index:-251653120;mso-position-horizontal-relative:page;mso-position-vertical-relative:page" coordsize="0,724" o:allowincell="f" path="m,l,724e" filled="f" strokecolor="#191919" strokeweight="4pt">
          <v:path arrowok="t"/>
          <w10:wrap anchorx="page" anchory="page"/>
        </v:shape>
      </w:pict>
    </w:r>
    <w:r w:rsidRPr="003F2CF3">
      <w:rPr>
        <w:rFonts w:ascii="Calibri" w:hAnsi="Calibri"/>
        <w:noProof/>
        <w:lang w:eastAsia="en-US"/>
      </w:rPr>
      <w:pict>
        <v:shapetype id="_x0000_t202" coordsize="21600,21600" o:spt="202" path="m,l,21600r21600,l21600,xe">
          <v:stroke joinstyle="miter"/>
          <v:path gradientshapeok="t" o:connecttype="rect"/>
        </v:shapetype>
        <v:shape id="_x0000_s2120" type="#_x0000_t202" style="position:absolute;left:0;text-align:left;margin-left:568pt;margin-top:748.55pt;width:28.1pt;height:29pt;z-index:-251652096;mso-position-horizontal-relative:page;mso-position-vertical-relative:page" o:allowincell="f" filled="f" stroked="f">
          <v:textbox inset="0,0,0,0">
            <w:txbxContent>
              <w:p w:rsidR="00F42301" w:rsidRDefault="00F42301">
                <w:pPr>
                  <w:widowControl w:val="0"/>
                  <w:autoSpaceDE w:val="0"/>
                  <w:autoSpaceDN w:val="0"/>
                  <w:adjustRightInd w:val="0"/>
                  <w:spacing w:before="1" w:after="0"/>
                  <w:ind w:left="40" w:right="-50"/>
                  <w:rPr>
                    <w:rFonts w:ascii="Times New Roman" w:hAnsi="Times New Roman"/>
                    <w:color w:val="000000"/>
                    <w:sz w:val="48"/>
                    <w:szCs w:val="48"/>
                  </w:rPr>
                </w:pPr>
                <w:r>
                  <w:rPr>
                    <w:rFonts w:ascii="Times New Roman" w:hAnsi="Times New Roman"/>
                    <w:b/>
                    <w:bCs/>
                    <w:color w:val="191919"/>
                    <w:sz w:val="48"/>
                    <w:szCs w:val="48"/>
                  </w:rPr>
                  <w:fldChar w:fldCharType="begin"/>
                </w:r>
                <w:r>
                  <w:rPr>
                    <w:rFonts w:ascii="Times New Roman" w:hAnsi="Times New Roman"/>
                    <w:b/>
                    <w:bCs/>
                    <w:color w:val="191919"/>
                    <w:sz w:val="48"/>
                    <w:szCs w:val="48"/>
                  </w:rPr>
                  <w:instrText xml:space="preserve"> PAGE </w:instrText>
                </w:r>
                <w:r>
                  <w:rPr>
                    <w:rFonts w:ascii="Times New Roman" w:hAnsi="Times New Roman"/>
                    <w:b/>
                    <w:bCs/>
                    <w:color w:val="191919"/>
                    <w:sz w:val="48"/>
                    <w:szCs w:val="48"/>
                  </w:rPr>
                  <w:fldChar w:fldCharType="separate"/>
                </w:r>
                <w:r>
                  <w:rPr>
                    <w:rFonts w:ascii="Times New Roman" w:hAnsi="Times New Roman"/>
                    <w:b/>
                    <w:bCs/>
                    <w:noProof/>
                    <w:color w:val="191919"/>
                    <w:sz w:val="48"/>
                    <w:szCs w:val="48"/>
                  </w:rPr>
                  <w:t>70</w:t>
                </w:r>
                <w:r>
                  <w:rPr>
                    <w:rFonts w:ascii="Times New Roman" w:hAnsi="Times New Roman"/>
                    <w:b/>
                    <w:bCs/>
                    <w:color w:val="191919"/>
                    <w:sz w:val="48"/>
                    <w:szCs w:val="48"/>
                  </w:rPr>
                  <w:fldChar w:fldCharType="end"/>
                </w:r>
              </w:p>
            </w:txbxContent>
          </v:textbox>
          <w10:wrap anchorx="page" anchory="page"/>
        </v:shape>
      </w:pict>
    </w:r>
    <w:r w:rsidRPr="003F2CF3">
      <w:rPr>
        <w:rFonts w:ascii="Calibri" w:hAnsi="Calibri"/>
        <w:noProof/>
        <w:lang w:eastAsia="en-US"/>
      </w:rPr>
      <w:pict>
        <v:shape id="_x0000_s2121" type="#_x0000_t202" style="position:absolute;left:0;text-align:left;margin-left:111.8pt;margin-top:758.3pt;width:384.35pt;height:16pt;z-index:-251651072;mso-position-horizontal-relative:page;mso-position-vertical-relative:page" o:allowincell="f" filled="f" stroked="f">
          <v:textbox inset="0,0,0,0">
            <w:txbxContent>
              <w:p w:rsidR="00F42301" w:rsidRDefault="00F42301">
                <w:pPr>
                  <w:widowControl w:val="0"/>
                  <w:autoSpaceDE w:val="0"/>
                  <w:autoSpaceDN w:val="0"/>
                  <w:adjustRightInd w:val="0"/>
                  <w:spacing w:after="0" w:line="295" w:lineRule="exact"/>
                  <w:ind w:left="20" w:right="-42"/>
                  <w:rPr>
                    <w:rFonts w:ascii="Times New Roman" w:hAnsi="Times New Roman"/>
                    <w:color w:val="000000"/>
                    <w:sz w:val="28"/>
                    <w:szCs w:val="28"/>
                  </w:rPr>
                </w:pPr>
                <w:r>
                  <w:rPr>
                    <w:rFonts w:ascii="Times New Roman" w:hAnsi="Times New Roman"/>
                    <w:color w:val="191919"/>
                    <w:sz w:val="28"/>
                    <w:szCs w:val="28"/>
                  </w:rPr>
                  <w:t>A</w:t>
                </w:r>
                <w:r>
                  <w:rPr>
                    <w:rFonts w:ascii="Times New Roman" w:hAnsi="Times New Roman"/>
                    <w:color w:val="191919"/>
                    <w:sz w:val="21"/>
                    <w:szCs w:val="21"/>
                  </w:rPr>
                  <w:t>LBANY</w:t>
                </w:r>
                <w:r>
                  <w:rPr>
                    <w:rFonts w:ascii="Times New Roman" w:hAnsi="Times New Roman"/>
                    <w:color w:val="191919"/>
                    <w:spacing w:val="10"/>
                    <w:sz w:val="21"/>
                    <w:szCs w:val="21"/>
                  </w:rPr>
                  <w:t xml:space="preserve"> </w:t>
                </w:r>
                <w:r>
                  <w:rPr>
                    <w:rFonts w:ascii="Times New Roman" w:hAnsi="Times New Roman"/>
                    <w:color w:val="191919"/>
                    <w:sz w:val="28"/>
                    <w:szCs w:val="28"/>
                  </w:rPr>
                  <w:t>S</w:t>
                </w:r>
                <w:r>
                  <w:rPr>
                    <w:rFonts w:ascii="Times New Roman" w:hAnsi="Times New Roman"/>
                    <w:color w:val="191919"/>
                    <w:spacing w:val="-17"/>
                    <w:sz w:val="21"/>
                    <w:szCs w:val="21"/>
                  </w:rPr>
                  <w:t>T</w:t>
                </w:r>
                <w:r>
                  <w:rPr>
                    <w:rFonts w:ascii="Times New Roman" w:hAnsi="Times New Roman"/>
                    <w:color w:val="191919"/>
                    <w:spacing w:val="-23"/>
                    <w:sz w:val="21"/>
                    <w:szCs w:val="21"/>
                  </w:rPr>
                  <w:t>A</w:t>
                </w:r>
                <w:r>
                  <w:rPr>
                    <w:rFonts w:ascii="Times New Roman" w:hAnsi="Times New Roman"/>
                    <w:color w:val="191919"/>
                    <w:sz w:val="21"/>
                    <w:szCs w:val="21"/>
                  </w:rPr>
                  <w:t>TE</w:t>
                </w:r>
                <w:r>
                  <w:rPr>
                    <w:rFonts w:ascii="Times New Roman" w:hAnsi="Times New Roman"/>
                    <w:color w:val="191919"/>
                    <w:spacing w:val="17"/>
                    <w:sz w:val="21"/>
                    <w:szCs w:val="21"/>
                  </w:rPr>
                  <w:t xml:space="preserve"> </w:t>
                </w:r>
                <w:r>
                  <w:rPr>
                    <w:rFonts w:ascii="Times New Roman" w:hAnsi="Times New Roman"/>
                    <w:color w:val="191919"/>
                    <w:sz w:val="28"/>
                    <w:szCs w:val="28"/>
                  </w:rPr>
                  <w:t>U</w:t>
                </w:r>
                <w:r>
                  <w:rPr>
                    <w:rFonts w:ascii="Times New Roman" w:hAnsi="Times New Roman"/>
                    <w:color w:val="191919"/>
                    <w:sz w:val="21"/>
                    <w:szCs w:val="21"/>
                  </w:rPr>
                  <w:t>NIVERSITY</w:t>
                </w:r>
                <w:r>
                  <w:rPr>
                    <w:rFonts w:ascii="Times New Roman" w:hAnsi="Times New Roman"/>
                    <w:color w:val="191919"/>
                    <w:spacing w:val="10"/>
                    <w:sz w:val="21"/>
                    <w:szCs w:val="21"/>
                  </w:rPr>
                  <w:t xml:space="preserve"> </w:t>
                </w:r>
                <w:r>
                  <w:rPr>
                    <w:rFonts w:ascii="Times New Roman" w:hAnsi="Times New Roman"/>
                    <w:color w:val="191919"/>
                    <w:sz w:val="28"/>
                    <w:szCs w:val="28"/>
                  </w:rPr>
                  <w:t>G</w:t>
                </w:r>
                <w:r>
                  <w:rPr>
                    <w:rFonts w:ascii="Times New Roman" w:hAnsi="Times New Roman"/>
                    <w:color w:val="191919"/>
                    <w:sz w:val="21"/>
                    <w:szCs w:val="21"/>
                  </w:rPr>
                  <w:t>RADU</w:t>
                </w:r>
                <w:r>
                  <w:rPr>
                    <w:rFonts w:ascii="Times New Roman" w:hAnsi="Times New Roman"/>
                    <w:color w:val="191919"/>
                    <w:spacing w:val="-23"/>
                    <w:sz w:val="21"/>
                    <w:szCs w:val="21"/>
                  </w:rPr>
                  <w:t>A</w:t>
                </w:r>
                <w:r>
                  <w:rPr>
                    <w:rFonts w:ascii="Times New Roman" w:hAnsi="Times New Roman"/>
                    <w:color w:val="191919"/>
                    <w:sz w:val="21"/>
                    <w:szCs w:val="21"/>
                  </w:rPr>
                  <w:t>TE</w:t>
                </w:r>
                <w:r>
                  <w:rPr>
                    <w:rFonts w:ascii="Times New Roman" w:hAnsi="Times New Roman"/>
                    <w:color w:val="191919"/>
                    <w:spacing w:val="18"/>
                    <w:sz w:val="21"/>
                    <w:szCs w:val="21"/>
                  </w:rPr>
                  <w:t xml:space="preserve"> </w:t>
                </w:r>
                <w:r>
                  <w:rPr>
                    <w:rFonts w:ascii="Times New Roman" w:hAnsi="Times New Roman"/>
                    <w:color w:val="191919"/>
                    <w:sz w:val="28"/>
                    <w:szCs w:val="28"/>
                  </w:rPr>
                  <w:t>S</w:t>
                </w:r>
                <w:r>
                  <w:rPr>
                    <w:rFonts w:ascii="Times New Roman" w:hAnsi="Times New Roman"/>
                    <w:color w:val="191919"/>
                    <w:sz w:val="21"/>
                    <w:szCs w:val="21"/>
                  </w:rPr>
                  <w:t>CHOOL</w:t>
                </w:r>
                <w:r>
                  <w:rPr>
                    <w:rFonts w:ascii="Times New Roman" w:hAnsi="Times New Roman"/>
                    <w:color w:val="191919"/>
                    <w:spacing w:val="10"/>
                    <w:sz w:val="21"/>
                    <w:szCs w:val="21"/>
                  </w:rPr>
                  <w:t xml:space="preserve"> </w:t>
                </w:r>
                <w:r>
                  <w:rPr>
                    <w:rFonts w:ascii="Times New Roman" w:hAnsi="Times New Roman"/>
                    <w:color w:val="191919"/>
                    <w:sz w:val="28"/>
                    <w:szCs w:val="28"/>
                  </w:rPr>
                  <w:t>C</w:t>
                </w:r>
                <w:r>
                  <w:rPr>
                    <w:rFonts w:ascii="Times New Roman" w:hAnsi="Times New Roman"/>
                    <w:color w:val="191919"/>
                    <w:spacing w:val="-23"/>
                    <w:sz w:val="21"/>
                    <w:szCs w:val="21"/>
                  </w:rPr>
                  <w:t>A</w:t>
                </w:r>
                <w:r>
                  <w:rPr>
                    <w:rFonts w:ascii="Times New Roman" w:hAnsi="Times New Roman"/>
                    <w:color w:val="191919"/>
                    <w:spacing w:val="-17"/>
                    <w:sz w:val="21"/>
                    <w:szCs w:val="21"/>
                  </w:rPr>
                  <w:t>T</w:t>
                </w:r>
                <w:r>
                  <w:rPr>
                    <w:rFonts w:ascii="Times New Roman" w:hAnsi="Times New Roman"/>
                    <w:color w:val="191919"/>
                    <w:sz w:val="21"/>
                    <w:szCs w:val="21"/>
                  </w:rPr>
                  <w:t>ALOG</w:t>
                </w:r>
                <w:r>
                  <w:rPr>
                    <w:rFonts w:ascii="Times New Roman" w:hAnsi="Times New Roman"/>
                    <w:color w:val="191919"/>
                    <w:sz w:val="28"/>
                    <w:szCs w:val="28"/>
                  </w:rPr>
                  <w:t>: 2008-2012</w:t>
                </w:r>
              </w:p>
            </w:txbxContent>
          </v:textbox>
          <w10:wrap anchorx="page" anchory="page"/>
        </v:shape>
      </w:pict>
    </w:r>
  </w:p>
</w:ftr>
</file>

<file path=word/footer2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42301" w:rsidRDefault="00F42301">
    <w:pPr>
      <w:widowControl w:val="0"/>
      <w:autoSpaceDE w:val="0"/>
      <w:autoSpaceDN w:val="0"/>
      <w:adjustRightInd w:val="0"/>
      <w:spacing w:after="0" w:line="200" w:lineRule="exact"/>
      <w:rPr>
        <w:rFonts w:ascii="Times New Roman" w:hAnsi="Times New Roman"/>
        <w:sz w:val="20"/>
        <w:szCs w:val="20"/>
      </w:rPr>
    </w:pPr>
    <w:r w:rsidRPr="003F2CF3">
      <w:rPr>
        <w:rFonts w:ascii="Calibri" w:hAnsi="Calibri"/>
        <w:noProof/>
        <w:lang w:eastAsia="en-US"/>
      </w:rPr>
      <w:pict>
        <v:shape id="_x0000_s2122" style="position:absolute;left:0;text-align:left;margin-left:70.05pt;margin-top:731.8pt;width:0;height:36.15pt;z-index:-251650048;mso-position-horizontal-relative:page;mso-position-vertical-relative:page" coordsize="0,724" o:allowincell="f" path="m,l,724e" filled="f" strokecolor="#191919" strokeweight="4pt">
          <v:path arrowok="t"/>
          <w10:wrap anchorx="page" anchory="page"/>
        </v:shape>
      </w:pict>
    </w:r>
    <w:r w:rsidRPr="003F2CF3">
      <w:rPr>
        <w:rFonts w:ascii="Calibri" w:hAnsi="Calibri"/>
        <w:noProof/>
        <w:lang w:eastAsia="en-US"/>
      </w:rPr>
      <w:pict>
        <v:shapetype id="_x0000_t202" coordsize="21600,21600" o:spt="202" path="m,l,21600r21600,l21600,xe">
          <v:stroke joinstyle="miter"/>
          <v:path gradientshapeok="t" o:connecttype="rect"/>
        </v:shapetype>
        <v:shape id="_x0000_s2123" type="#_x0000_t202" style="position:absolute;left:0;text-align:left;margin-left:13.95pt;margin-top:748.55pt;width:28.1pt;height:28pt;z-index:-251649024;mso-position-horizontal-relative:page;mso-position-vertical-relative:page" o:allowincell="f" filled="f" stroked="f">
          <v:textbox inset="0,0,0,0">
            <w:txbxContent>
              <w:p w:rsidR="00F42301" w:rsidRDefault="00F42301">
                <w:pPr>
                  <w:widowControl w:val="0"/>
                  <w:autoSpaceDE w:val="0"/>
                  <w:autoSpaceDN w:val="0"/>
                  <w:adjustRightInd w:val="0"/>
                  <w:spacing w:after="0" w:line="534" w:lineRule="exact"/>
                  <w:ind w:left="40" w:right="-50"/>
                  <w:rPr>
                    <w:rFonts w:ascii="Times New Roman" w:hAnsi="Times New Roman"/>
                    <w:color w:val="000000"/>
                    <w:sz w:val="48"/>
                    <w:szCs w:val="48"/>
                  </w:rPr>
                </w:pPr>
                <w:r>
                  <w:rPr>
                    <w:rFonts w:ascii="Times New Roman" w:hAnsi="Times New Roman"/>
                    <w:b/>
                    <w:bCs/>
                    <w:color w:val="191919"/>
                    <w:sz w:val="48"/>
                    <w:szCs w:val="48"/>
                  </w:rPr>
                  <w:fldChar w:fldCharType="begin"/>
                </w:r>
                <w:r>
                  <w:rPr>
                    <w:rFonts w:ascii="Times New Roman" w:hAnsi="Times New Roman"/>
                    <w:b/>
                    <w:bCs/>
                    <w:color w:val="191919"/>
                    <w:sz w:val="48"/>
                    <w:szCs w:val="48"/>
                  </w:rPr>
                  <w:instrText xml:space="preserve"> PAGE </w:instrText>
                </w:r>
                <w:r>
                  <w:rPr>
                    <w:rFonts w:ascii="Times New Roman" w:hAnsi="Times New Roman"/>
                    <w:b/>
                    <w:bCs/>
                    <w:color w:val="191919"/>
                    <w:sz w:val="48"/>
                    <w:szCs w:val="48"/>
                  </w:rPr>
                  <w:fldChar w:fldCharType="separate"/>
                </w:r>
                <w:r>
                  <w:rPr>
                    <w:rFonts w:ascii="Times New Roman" w:hAnsi="Times New Roman"/>
                    <w:b/>
                    <w:bCs/>
                    <w:noProof/>
                    <w:color w:val="191919"/>
                    <w:sz w:val="48"/>
                    <w:szCs w:val="48"/>
                  </w:rPr>
                  <w:t>72</w:t>
                </w:r>
                <w:r>
                  <w:rPr>
                    <w:rFonts w:ascii="Times New Roman" w:hAnsi="Times New Roman"/>
                    <w:b/>
                    <w:bCs/>
                    <w:color w:val="191919"/>
                    <w:sz w:val="48"/>
                    <w:szCs w:val="48"/>
                  </w:rPr>
                  <w:fldChar w:fldCharType="end"/>
                </w:r>
              </w:p>
            </w:txbxContent>
          </v:textbox>
          <w10:wrap anchorx="page" anchory="page"/>
        </v:shape>
      </w:pict>
    </w:r>
    <w:r w:rsidRPr="003F2CF3">
      <w:rPr>
        <w:rFonts w:ascii="Calibri" w:hAnsi="Calibri"/>
        <w:noProof/>
        <w:lang w:eastAsia="en-US"/>
      </w:rPr>
      <w:pict>
        <v:shape id="_x0000_s2124" type="#_x0000_t202" style="position:absolute;left:0;text-align:left;margin-left:111.8pt;margin-top:758.3pt;width:384.35pt;height:16pt;z-index:-251648000;mso-position-horizontal-relative:page;mso-position-vertical-relative:page" o:allowincell="f" filled="f" stroked="f">
          <v:textbox inset="0,0,0,0">
            <w:txbxContent>
              <w:p w:rsidR="00F42301" w:rsidRDefault="00F42301">
                <w:pPr>
                  <w:widowControl w:val="0"/>
                  <w:autoSpaceDE w:val="0"/>
                  <w:autoSpaceDN w:val="0"/>
                  <w:adjustRightInd w:val="0"/>
                  <w:spacing w:after="0" w:line="295" w:lineRule="exact"/>
                  <w:ind w:left="20" w:right="-42"/>
                  <w:rPr>
                    <w:rFonts w:ascii="Times New Roman" w:hAnsi="Times New Roman"/>
                    <w:color w:val="000000"/>
                    <w:sz w:val="28"/>
                    <w:szCs w:val="28"/>
                  </w:rPr>
                </w:pPr>
                <w:r>
                  <w:rPr>
                    <w:rFonts w:ascii="Times New Roman" w:hAnsi="Times New Roman"/>
                    <w:color w:val="191919"/>
                    <w:sz w:val="28"/>
                    <w:szCs w:val="28"/>
                  </w:rPr>
                  <w:t>A</w:t>
                </w:r>
                <w:r>
                  <w:rPr>
                    <w:rFonts w:ascii="Times New Roman" w:hAnsi="Times New Roman"/>
                    <w:color w:val="191919"/>
                    <w:sz w:val="21"/>
                    <w:szCs w:val="21"/>
                  </w:rPr>
                  <w:t>LBANY</w:t>
                </w:r>
                <w:r>
                  <w:rPr>
                    <w:rFonts w:ascii="Times New Roman" w:hAnsi="Times New Roman"/>
                    <w:color w:val="191919"/>
                    <w:spacing w:val="10"/>
                    <w:sz w:val="21"/>
                    <w:szCs w:val="21"/>
                  </w:rPr>
                  <w:t xml:space="preserve"> </w:t>
                </w:r>
                <w:r>
                  <w:rPr>
                    <w:rFonts w:ascii="Times New Roman" w:hAnsi="Times New Roman"/>
                    <w:color w:val="191919"/>
                    <w:sz w:val="28"/>
                    <w:szCs w:val="28"/>
                  </w:rPr>
                  <w:t>S</w:t>
                </w:r>
                <w:r>
                  <w:rPr>
                    <w:rFonts w:ascii="Times New Roman" w:hAnsi="Times New Roman"/>
                    <w:color w:val="191919"/>
                    <w:spacing w:val="-17"/>
                    <w:sz w:val="21"/>
                    <w:szCs w:val="21"/>
                  </w:rPr>
                  <w:t>T</w:t>
                </w:r>
                <w:r>
                  <w:rPr>
                    <w:rFonts w:ascii="Times New Roman" w:hAnsi="Times New Roman"/>
                    <w:color w:val="191919"/>
                    <w:spacing w:val="-23"/>
                    <w:sz w:val="21"/>
                    <w:szCs w:val="21"/>
                  </w:rPr>
                  <w:t>A</w:t>
                </w:r>
                <w:r>
                  <w:rPr>
                    <w:rFonts w:ascii="Times New Roman" w:hAnsi="Times New Roman"/>
                    <w:color w:val="191919"/>
                    <w:sz w:val="21"/>
                    <w:szCs w:val="21"/>
                  </w:rPr>
                  <w:t>TE</w:t>
                </w:r>
                <w:r>
                  <w:rPr>
                    <w:rFonts w:ascii="Times New Roman" w:hAnsi="Times New Roman"/>
                    <w:color w:val="191919"/>
                    <w:spacing w:val="17"/>
                    <w:sz w:val="21"/>
                    <w:szCs w:val="21"/>
                  </w:rPr>
                  <w:t xml:space="preserve"> </w:t>
                </w:r>
                <w:r>
                  <w:rPr>
                    <w:rFonts w:ascii="Times New Roman" w:hAnsi="Times New Roman"/>
                    <w:color w:val="191919"/>
                    <w:sz w:val="28"/>
                    <w:szCs w:val="28"/>
                  </w:rPr>
                  <w:t>U</w:t>
                </w:r>
                <w:r>
                  <w:rPr>
                    <w:rFonts w:ascii="Times New Roman" w:hAnsi="Times New Roman"/>
                    <w:color w:val="191919"/>
                    <w:sz w:val="21"/>
                    <w:szCs w:val="21"/>
                  </w:rPr>
                  <w:t>NIVERSITY</w:t>
                </w:r>
                <w:r>
                  <w:rPr>
                    <w:rFonts w:ascii="Times New Roman" w:hAnsi="Times New Roman"/>
                    <w:color w:val="191919"/>
                    <w:spacing w:val="10"/>
                    <w:sz w:val="21"/>
                    <w:szCs w:val="21"/>
                  </w:rPr>
                  <w:t xml:space="preserve"> </w:t>
                </w:r>
                <w:r>
                  <w:rPr>
                    <w:rFonts w:ascii="Times New Roman" w:hAnsi="Times New Roman"/>
                    <w:color w:val="191919"/>
                    <w:sz w:val="28"/>
                    <w:szCs w:val="28"/>
                  </w:rPr>
                  <w:t>G</w:t>
                </w:r>
                <w:r>
                  <w:rPr>
                    <w:rFonts w:ascii="Times New Roman" w:hAnsi="Times New Roman"/>
                    <w:color w:val="191919"/>
                    <w:sz w:val="21"/>
                    <w:szCs w:val="21"/>
                  </w:rPr>
                  <w:t>RADU</w:t>
                </w:r>
                <w:r>
                  <w:rPr>
                    <w:rFonts w:ascii="Times New Roman" w:hAnsi="Times New Roman"/>
                    <w:color w:val="191919"/>
                    <w:spacing w:val="-23"/>
                    <w:sz w:val="21"/>
                    <w:szCs w:val="21"/>
                  </w:rPr>
                  <w:t>A</w:t>
                </w:r>
                <w:r>
                  <w:rPr>
                    <w:rFonts w:ascii="Times New Roman" w:hAnsi="Times New Roman"/>
                    <w:color w:val="191919"/>
                    <w:sz w:val="21"/>
                    <w:szCs w:val="21"/>
                  </w:rPr>
                  <w:t>TE</w:t>
                </w:r>
                <w:r>
                  <w:rPr>
                    <w:rFonts w:ascii="Times New Roman" w:hAnsi="Times New Roman"/>
                    <w:color w:val="191919"/>
                    <w:spacing w:val="18"/>
                    <w:sz w:val="21"/>
                    <w:szCs w:val="21"/>
                  </w:rPr>
                  <w:t xml:space="preserve"> </w:t>
                </w:r>
                <w:r>
                  <w:rPr>
                    <w:rFonts w:ascii="Times New Roman" w:hAnsi="Times New Roman"/>
                    <w:color w:val="191919"/>
                    <w:sz w:val="28"/>
                    <w:szCs w:val="28"/>
                  </w:rPr>
                  <w:t>S</w:t>
                </w:r>
                <w:r>
                  <w:rPr>
                    <w:rFonts w:ascii="Times New Roman" w:hAnsi="Times New Roman"/>
                    <w:color w:val="191919"/>
                    <w:sz w:val="21"/>
                    <w:szCs w:val="21"/>
                  </w:rPr>
                  <w:t>CHOOL</w:t>
                </w:r>
                <w:r>
                  <w:rPr>
                    <w:rFonts w:ascii="Times New Roman" w:hAnsi="Times New Roman"/>
                    <w:color w:val="191919"/>
                    <w:spacing w:val="10"/>
                    <w:sz w:val="21"/>
                    <w:szCs w:val="21"/>
                  </w:rPr>
                  <w:t xml:space="preserve"> </w:t>
                </w:r>
                <w:r>
                  <w:rPr>
                    <w:rFonts w:ascii="Times New Roman" w:hAnsi="Times New Roman"/>
                    <w:color w:val="191919"/>
                    <w:sz w:val="28"/>
                    <w:szCs w:val="28"/>
                  </w:rPr>
                  <w:t>C</w:t>
                </w:r>
                <w:r>
                  <w:rPr>
                    <w:rFonts w:ascii="Times New Roman" w:hAnsi="Times New Roman"/>
                    <w:color w:val="191919"/>
                    <w:spacing w:val="-23"/>
                    <w:sz w:val="21"/>
                    <w:szCs w:val="21"/>
                  </w:rPr>
                  <w:t>A</w:t>
                </w:r>
                <w:r>
                  <w:rPr>
                    <w:rFonts w:ascii="Times New Roman" w:hAnsi="Times New Roman"/>
                    <w:color w:val="191919"/>
                    <w:spacing w:val="-17"/>
                    <w:sz w:val="21"/>
                    <w:szCs w:val="21"/>
                  </w:rPr>
                  <w:t>T</w:t>
                </w:r>
                <w:r>
                  <w:rPr>
                    <w:rFonts w:ascii="Times New Roman" w:hAnsi="Times New Roman"/>
                    <w:color w:val="191919"/>
                    <w:sz w:val="21"/>
                    <w:szCs w:val="21"/>
                  </w:rPr>
                  <w:t>ALOG</w:t>
                </w:r>
                <w:r>
                  <w:rPr>
                    <w:rFonts w:ascii="Times New Roman" w:hAnsi="Times New Roman"/>
                    <w:color w:val="191919"/>
                    <w:sz w:val="28"/>
                    <w:szCs w:val="28"/>
                  </w:rPr>
                  <w:t>: 2008-2012</w:t>
                </w:r>
              </w:p>
            </w:txbxContent>
          </v:textbox>
          <w10:wrap anchorx="page" anchory="page"/>
        </v:shape>
      </w:pict>
    </w:r>
  </w:p>
</w:ftr>
</file>

<file path=word/footer2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42301" w:rsidRDefault="00F42301">
    <w:pPr>
      <w:widowControl w:val="0"/>
      <w:autoSpaceDE w:val="0"/>
      <w:autoSpaceDN w:val="0"/>
      <w:adjustRightInd w:val="0"/>
      <w:spacing w:after="0" w:line="200" w:lineRule="exact"/>
      <w:rPr>
        <w:rFonts w:ascii="Times New Roman" w:hAnsi="Times New Roman"/>
        <w:sz w:val="20"/>
        <w:szCs w:val="20"/>
      </w:rPr>
    </w:pPr>
    <w:r w:rsidRPr="003F2CF3">
      <w:rPr>
        <w:rFonts w:ascii="Calibri" w:hAnsi="Calibri"/>
        <w:noProof/>
        <w:lang w:eastAsia="en-US"/>
      </w:rPr>
      <w:pict>
        <v:shape id="_x0000_s2125" style="position:absolute;left:0;text-align:left;margin-left:540.05pt;margin-top:731.8pt;width:0;height:36.15pt;z-index:-251646976;mso-position-horizontal-relative:page;mso-position-vertical-relative:page" coordsize="0,724" o:allowincell="f" path="m,l,724e" filled="f" strokecolor="#191919" strokeweight="4pt">
          <v:path arrowok="t"/>
          <w10:wrap anchorx="page" anchory="page"/>
        </v:shape>
      </w:pict>
    </w:r>
    <w:r w:rsidRPr="003F2CF3">
      <w:rPr>
        <w:rFonts w:ascii="Calibri" w:hAnsi="Calibri"/>
        <w:noProof/>
        <w:lang w:eastAsia="en-US"/>
      </w:rPr>
      <w:pict>
        <v:shapetype id="_x0000_t202" coordsize="21600,21600" o:spt="202" path="m,l,21600r21600,l21600,xe">
          <v:stroke joinstyle="miter"/>
          <v:path gradientshapeok="t" o:connecttype="rect"/>
        </v:shapetype>
        <v:shape id="_x0000_s2126" type="#_x0000_t202" style="position:absolute;left:0;text-align:left;margin-left:568.1pt;margin-top:748.55pt;width:28pt;height:26pt;z-index:-251645952;mso-position-horizontal-relative:page;mso-position-vertical-relative:page" o:allowincell="f" filled="f" stroked="f">
          <v:textbox inset="0,0,0,0">
            <w:txbxContent>
              <w:p w:rsidR="00F42301" w:rsidRDefault="00F42301">
                <w:pPr>
                  <w:widowControl w:val="0"/>
                  <w:autoSpaceDE w:val="0"/>
                  <w:autoSpaceDN w:val="0"/>
                  <w:adjustRightInd w:val="0"/>
                  <w:spacing w:after="0" w:line="493" w:lineRule="exact"/>
                  <w:ind w:left="40" w:right="-52"/>
                  <w:rPr>
                    <w:rFonts w:ascii="Times New Roman" w:hAnsi="Times New Roman"/>
                    <w:color w:val="000000"/>
                    <w:sz w:val="48"/>
                    <w:szCs w:val="48"/>
                  </w:rPr>
                </w:pPr>
                <w:r>
                  <w:rPr>
                    <w:rFonts w:ascii="Times New Roman" w:hAnsi="Times New Roman"/>
                    <w:b/>
                    <w:bCs/>
                    <w:color w:val="191919"/>
                    <w:position w:val="1"/>
                    <w:sz w:val="48"/>
                    <w:szCs w:val="48"/>
                  </w:rPr>
                  <w:fldChar w:fldCharType="begin"/>
                </w:r>
                <w:r>
                  <w:rPr>
                    <w:rFonts w:ascii="Times New Roman" w:hAnsi="Times New Roman"/>
                    <w:b/>
                    <w:bCs/>
                    <w:color w:val="191919"/>
                    <w:position w:val="1"/>
                    <w:sz w:val="48"/>
                    <w:szCs w:val="48"/>
                  </w:rPr>
                  <w:instrText xml:space="preserve"> PAGE </w:instrText>
                </w:r>
                <w:r>
                  <w:rPr>
                    <w:rFonts w:ascii="Times New Roman" w:hAnsi="Times New Roman"/>
                    <w:b/>
                    <w:bCs/>
                    <w:color w:val="191919"/>
                    <w:position w:val="1"/>
                    <w:sz w:val="48"/>
                    <w:szCs w:val="48"/>
                  </w:rPr>
                  <w:fldChar w:fldCharType="separate"/>
                </w:r>
                <w:r>
                  <w:rPr>
                    <w:rFonts w:ascii="Times New Roman" w:hAnsi="Times New Roman"/>
                    <w:b/>
                    <w:bCs/>
                    <w:noProof/>
                    <w:color w:val="191919"/>
                    <w:position w:val="1"/>
                    <w:sz w:val="48"/>
                    <w:szCs w:val="48"/>
                  </w:rPr>
                  <w:t>72</w:t>
                </w:r>
                <w:r>
                  <w:rPr>
                    <w:rFonts w:ascii="Times New Roman" w:hAnsi="Times New Roman"/>
                    <w:b/>
                    <w:bCs/>
                    <w:color w:val="191919"/>
                    <w:position w:val="1"/>
                    <w:sz w:val="48"/>
                    <w:szCs w:val="48"/>
                  </w:rPr>
                  <w:fldChar w:fldCharType="end"/>
                </w:r>
              </w:p>
            </w:txbxContent>
          </v:textbox>
          <w10:wrap anchorx="page" anchory="page"/>
        </v:shape>
      </w:pict>
    </w:r>
    <w:r w:rsidRPr="003F2CF3">
      <w:rPr>
        <w:rFonts w:ascii="Calibri" w:hAnsi="Calibri"/>
        <w:noProof/>
        <w:lang w:eastAsia="en-US"/>
      </w:rPr>
      <w:pict>
        <v:shape id="_x0000_s2127" type="#_x0000_t202" style="position:absolute;left:0;text-align:left;margin-left:111.9pt;margin-top:755.3pt;width:384.35pt;height:16pt;z-index:-251644928;mso-position-horizontal-relative:page;mso-position-vertical-relative:page" o:allowincell="f" filled="f" stroked="f">
          <v:textbox inset="0,0,0,0">
            <w:txbxContent>
              <w:p w:rsidR="00F42301" w:rsidRDefault="00F42301">
                <w:pPr>
                  <w:widowControl w:val="0"/>
                  <w:autoSpaceDE w:val="0"/>
                  <w:autoSpaceDN w:val="0"/>
                  <w:adjustRightInd w:val="0"/>
                  <w:spacing w:after="0" w:line="295" w:lineRule="exact"/>
                  <w:ind w:left="20" w:right="-42"/>
                  <w:rPr>
                    <w:rFonts w:ascii="Times New Roman" w:hAnsi="Times New Roman"/>
                    <w:color w:val="000000"/>
                    <w:sz w:val="28"/>
                    <w:szCs w:val="28"/>
                  </w:rPr>
                </w:pPr>
                <w:r>
                  <w:rPr>
                    <w:rFonts w:ascii="Times New Roman" w:hAnsi="Times New Roman"/>
                    <w:color w:val="191919"/>
                    <w:sz w:val="28"/>
                    <w:szCs w:val="28"/>
                  </w:rPr>
                  <w:t>A</w:t>
                </w:r>
                <w:r>
                  <w:rPr>
                    <w:rFonts w:ascii="Times New Roman" w:hAnsi="Times New Roman"/>
                    <w:color w:val="191919"/>
                    <w:sz w:val="21"/>
                    <w:szCs w:val="21"/>
                  </w:rPr>
                  <w:t>LBANY</w:t>
                </w:r>
                <w:r>
                  <w:rPr>
                    <w:rFonts w:ascii="Times New Roman" w:hAnsi="Times New Roman"/>
                    <w:color w:val="191919"/>
                    <w:spacing w:val="10"/>
                    <w:sz w:val="21"/>
                    <w:szCs w:val="21"/>
                  </w:rPr>
                  <w:t xml:space="preserve"> </w:t>
                </w:r>
                <w:r>
                  <w:rPr>
                    <w:rFonts w:ascii="Times New Roman" w:hAnsi="Times New Roman"/>
                    <w:color w:val="191919"/>
                    <w:sz w:val="28"/>
                    <w:szCs w:val="28"/>
                  </w:rPr>
                  <w:t>S</w:t>
                </w:r>
                <w:r>
                  <w:rPr>
                    <w:rFonts w:ascii="Times New Roman" w:hAnsi="Times New Roman"/>
                    <w:color w:val="191919"/>
                    <w:spacing w:val="-17"/>
                    <w:sz w:val="21"/>
                    <w:szCs w:val="21"/>
                  </w:rPr>
                  <w:t>T</w:t>
                </w:r>
                <w:r>
                  <w:rPr>
                    <w:rFonts w:ascii="Times New Roman" w:hAnsi="Times New Roman"/>
                    <w:color w:val="191919"/>
                    <w:spacing w:val="-23"/>
                    <w:sz w:val="21"/>
                    <w:szCs w:val="21"/>
                  </w:rPr>
                  <w:t>A</w:t>
                </w:r>
                <w:r>
                  <w:rPr>
                    <w:rFonts w:ascii="Times New Roman" w:hAnsi="Times New Roman"/>
                    <w:color w:val="191919"/>
                    <w:sz w:val="21"/>
                    <w:szCs w:val="21"/>
                  </w:rPr>
                  <w:t>TE</w:t>
                </w:r>
                <w:r>
                  <w:rPr>
                    <w:rFonts w:ascii="Times New Roman" w:hAnsi="Times New Roman"/>
                    <w:color w:val="191919"/>
                    <w:spacing w:val="17"/>
                    <w:sz w:val="21"/>
                    <w:szCs w:val="21"/>
                  </w:rPr>
                  <w:t xml:space="preserve"> </w:t>
                </w:r>
                <w:r>
                  <w:rPr>
                    <w:rFonts w:ascii="Times New Roman" w:hAnsi="Times New Roman"/>
                    <w:color w:val="191919"/>
                    <w:sz w:val="28"/>
                    <w:szCs w:val="28"/>
                  </w:rPr>
                  <w:t>U</w:t>
                </w:r>
                <w:r>
                  <w:rPr>
                    <w:rFonts w:ascii="Times New Roman" w:hAnsi="Times New Roman"/>
                    <w:color w:val="191919"/>
                    <w:sz w:val="21"/>
                    <w:szCs w:val="21"/>
                  </w:rPr>
                  <w:t>NIVERSITY</w:t>
                </w:r>
                <w:r>
                  <w:rPr>
                    <w:rFonts w:ascii="Times New Roman" w:hAnsi="Times New Roman"/>
                    <w:color w:val="191919"/>
                    <w:spacing w:val="10"/>
                    <w:sz w:val="21"/>
                    <w:szCs w:val="21"/>
                  </w:rPr>
                  <w:t xml:space="preserve"> </w:t>
                </w:r>
                <w:r>
                  <w:rPr>
                    <w:rFonts w:ascii="Times New Roman" w:hAnsi="Times New Roman"/>
                    <w:color w:val="191919"/>
                    <w:sz w:val="28"/>
                    <w:szCs w:val="28"/>
                  </w:rPr>
                  <w:t>G</w:t>
                </w:r>
                <w:r>
                  <w:rPr>
                    <w:rFonts w:ascii="Times New Roman" w:hAnsi="Times New Roman"/>
                    <w:color w:val="191919"/>
                    <w:sz w:val="21"/>
                    <w:szCs w:val="21"/>
                  </w:rPr>
                  <w:t>RADU</w:t>
                </w:r>
                <w:r>
                  <w:rPr>
                    <w:rFonts w:ascii="Times New Roman" w:hAnsi="Times New Roman"/>
                    <w:color w:val="191919"/>
                    <w:spacing w:val="-23"/>
                    <w:sz w:val="21"/>
                    <w:szCs w:val="21"/>
                  </w:rPr>
                  <w:t>A</w:t>
                </w:r>
                <w:r>
                  <w:rPr>
                    <w:rFonts w:ascii="Times New Roman" w:hAnsi="Times New Roman"/>
                    <w:color w:val="191919"/>
                    <w:sz w:val="21"/>
                    <w:szCs w:val="21"/>
                  </w:rPr>
                  <w:t>TE</w:t>
                </w:r>
                <w:r>
                  <w:rPr>
                    <w:rFonts w:ascii="Times New Roman" w:hAnsi="Times New Roman"/>
                    <w:color w:val="191919"/>
                    <w:spacing w:val="18"/>
                    <w:sz w:val="21"/>
                    <w:szCs w:val="21"/>
                  </w:rPr>
                  <w:t xml:space="preserve"> </w:t>
                </w:r>
                <w:r>
                  <w:rPr>
                    <w:rFonts w:ascii="Times New Roman" w:hAnsi="Times New Roman"/>
                    <w:color w:val="191919"/>
                    <w:sz w:val="28"/>
                    <w:szCs w:val="28"/>
                  </w:rPr>
                  <w:t>S</w:t>
                </w:r>
                <w:r>
                  <w:rPr>
                    <w:rFonts w:ascii="Times New Roman" w:hAnsi="Times New Roman"/>
                    <w:color w:val="191919"/>
                    <w:sz w:val="21"/>
                    <w:szCs w:val="21"/>
                  </w:rPr>
                  <w:t>CHOOL</w:t>
                </w:r>
                <w:r>
                  <w:rPr>
                    <w:rFonts w:ascii="Times New Roman" w:hAnsi="Times New Roman"/>
                    <w:color w:val="191919"/>
                    <w:spacing w:val="10"/>
                    <w:sz w:val="21"/>
                    <w:szCs w:val="21"/>
                  </w:rPr>
                  <w:t xml:space="preserve"> </w:t>
                </w:r>
                <w:r>
                  <w:rPr>
                    <w:rFonts w:ascii="Times New Roman" w:hAnsi="Times New Roman"/>
                    <w:color w:val="191919"/>
                    <w:sz w:val="28"/>
                    <w:szCs w:val="28"/>
                  </w:rPr>
                  <w:t>C</w:t>
                </w:r>
                <w:r>
                  <w:rPr>
                    <w:rFonts w:ascii="Times New Roman" w:hAnsi="Times New Roman"/>
                    <w:color w:val="191919"/>
                    <w:spacing w:val="-23"/>
                    <w:sz w:val="21"/>
                    <w:szCs w:val="21"/>
                  </w:rPr>
                  <w:t>A</w:t>
                </w:r>
                <w:r>
                  <w:rPr>
                    <w:rFonts w:ascii="Times New Roman" w:hAnsi="Times New Roman"/>
                    <w:color w:val="191919"/>
                    <w:spacing w:val="-17"/>
                    <w:sz w:val="21"/>
                    <w:szCs w:val="21"/>
                  </w:rPr>
                  <w:t>T</w:t>
                </w:r>
                <w:r>
                  <w:rPr>
                    <w:rFonts w:ascii="Times New Roman" w:hAnsi="Times New Roman"/>
                    <w:color w:val="191919"/>
                    <w:sz w:val="21"/>
                    <w:szCs w:val="21"/>
                  </w:rPr>
                  <w:t>ALOG</w:t>
                </w:r>
                <w:r>
                  <w:rPr>
                    <w:rFonts w:ascii="Times New Roman" w:hAnsi="Times New Roman"/>
                    <w:color w:val="191919"/>
                    <w:sz w:val="28"/>
                    <w:szCs w:val="28"/>
                  </w:rPr>
                  <w:t>: 2008-2012</w:t>
                </w:r>
              </w:p>
            </w:txbxContent>
          </v:textbox>
          <w10:wrap anchorx="page" anchory="page"/>
        </v:shape>
      </w:pict>
    </w:r>
  </w:p>
</w:ftr>
</file>

<file path=word/footer2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42301" w:rsidRDefault="00F42301">
    <w:pPr>
      <w:widowControl w:val="0"/>
      <w:autoSpaceDE w:val="0"/>
      <w:autoSpaceDN w:val="0"/>
      <w:adjustRightInd w:val="0"/>
      <w:spacing w:after="0" w:line="200" w:lineRule="exact"/>
      <w:rPr>
        <w:rFonts w:ascii="Times New Roman" w:hAnsi="Times New Roman"/>
        <w:sz w:val="20"/>
        <w:szCs w:val="20"/>
      </w:rPr>
    </w:pPr>
    <w:r w:rsidRPr="003F2CF3">
      <w:rPr>
        <w:rFonts w:ascii="Calibri" w:hAnsi="Calibri"/>
        <w:noProof/>
        <w:lang w:eastAsia="en-US"/>
      </w:rPr>
      <w:pict>
        <v:shape id="_x0000_s2131" style="position:absolute;left:0;text-align:left;margin-left:69.95pt;margin-top:733.8pt;width:0;height:36.15pt;z-index:-251640832;mso-position-horizontal-relative:page;mso-position-vertical-relative:page" coordsize="0,724" o:allowincell="f" path="m,l,724e" filled="f" strokecolor="#191919" strokeweight="4pt">
          <v:path arrowok="t"/>
          <w10:wrap anchorx="page" anchory="page"/>
        </v:shape>
      </w:pict>
    </w:r>
    <w:r w:rsidRPr="003F2CF3">
      <w:rPr>
        <w:rFonts w:ascii="Calibri" w:hAnsi="Calibri"/>
        <w:noProof/>
        <w:lang w:eastAsia="en-US"/>
      </w:rPr>
      <w:pict>
        <v:shapetype id="_x0000_t202" coordsize="21600,21600" o:spt="202" path="m,l,21600r21600,l21600,xe">
          <v:stroke joinstyle="miter"/>
          <v:path gradientshapeok="t" o:connecttype="rect"/>
        </v:shapetype>
        <v:shape id="_x0000_s2132" type="#_x0000_t202" style="position:absolute;left:0;text-align:left;margin-left:13.95pt;margin-top:750.55pt;width:28pt;height:26pt;z-index:-251639808;mso-position-horizontal-relative:page;mso-position-vertical-relative:page" o:allowincell="f" filled="f" stroked="f">
          <v:textbox inset="0,0,0,0">
            <w:txbxContent>
              <w:p w:rsidR="00F42301" w:rsidRDefault="00F42301">
                <w:pPr>
                  <w:widowControl w:val="0"/>
                  <w:autoSpaceDE w:val="0"/>
                  <w:autoSpaceDN w:val="0"/>
                  <w:adjustRightInd w:val="0"/>
                  <w:spacing w:after="0" w:line="493" w:lineRule="exact"/>
                  <w:ind w:left="40" w:right="-52"/>
                  <w:rPr>
                    <w:rFonts w:ascii="Times New Roman" w:hAnsi="Times New Roman"/>
                    <w:color w:val="000000"/>
                    <w:sz w:val="48"/>
                    <w:szCs w:val="48"/>
                  </w:rPr>
                </w:pPr>
                <w:r>
                  <w:rPr>
                    <w:rFonts w:ascii="Times New Roman" w:hAnsi="Times New Roman"/>
                    <w:b/>
                    <w:bCs/>
                    <w:color w:val="191919"/>
                    <w:position w:val="1"/>
                    <w:sz w:val="48"/>
                    <w:szCs w:val="48"/>
                  </w:rPr>
                  <w:fldChar w:fldCharType="begin"/>
                </w:r>
                <w:r>
                  <w:rPr>
                    <w:rFonts w:ascii="Times New Roman" w:hAnsi="Times New Roman"/>
                    <w:b/>
                    <w:bCs/>
                    <w:color w:val="191919"/>
                    <w:position w:val="1"/>
                    <w:sz w:val="48"/>
                    <w:szCs w:val="48"/>
                  </w:rPr>
                  <w:instrText xml:space="preserve"> PAGE </w:instrText>
                </w:r>
                <w:r>
                  <w:rPr>
                    <w:rFonts w:ascii="Times New Roman" w:hAnsi="Times New Roman"/>
                    <w:b/>
                    <w:bCs/>
                    <w:color w:val="191919"/>
                    <w:position w:val="1"/>
                    <w:sz w:val="48"/>
                    <w:szCs w:val="48"/>
                  </w:rPr>
                  <w:fldChar w:fldCharType="separate"/>
                </w:r>
                <w:r>
                  <w:rPr>
                    <w:rFonts w:ascii="Times New Roman" w:hAnsi="Times New Roman"/>
                    <w:b/>
                    <w:bCs/>
                    <w:noProof/>
                    <w:color w:val="191919"/>
                    <w:position w:val="1"/>
                    <w:sz w:val="48"/>
                    <w:szCs w:val="48"/>
                  </w:rPr>
                  <w:t>76</w:t>
                </w:r>
                <w:r>
                  <w:rPr>
                    <w:rFonts w:ascii="Times New Roman" w:hAnsi="Times New Roman"/>
                    <w:b/>
                    <w:bCs/>
                    <w:color w:val="191919"/>
                    <w:position w:val="1"/>
                    <w:sz w:val="48"/>
                    <w:szCs w:val="48"/>
                  </w:rPr>
                  <w:fldChar w:fldCharType="end"/>
                </w:r>
              </w:p>
            </w:txbxContent>
          </v:textbox>
          <w10:wrap anchorx="page" anchory="page"/>
        </v:shape>
      </w:pict>
    </w:r>
    <w:r w:rsidRPr="003F2CF3">
      <w:rPr>
        <w:rFonts w:ascii="Calibri" w:hAnsi="Calibri"/>
        <w:noProof/>
        <w:lang w:eastAsia="en-US"/>
      </w:rPr>
      <w:pict>
        <v:shape id="_x0000_s2133" type="#_x0000_t202" style="position:absolute;left:0;text-align:left;margin-left:111.8pt;margin-top:758.3pt;width:384.35pt;height:16pt;z-index:-251638784;mso-position-horizontal-relative:page;mso-position-vertical-relative:page" o:allowincell="f" filled="f" stroked="f">
          <v:textbox inset="0,0,0,0">
            <w:txbxContent>
              <w:p w:rsidR="00F42301" w:rsidRDefault="00F42301">
                <w:pPr>
                  <w:widowControl w:val="0"/>
                  <w:autoSpaceDE w:val="0"/>
                  <w:autoSpaceDN w:val="0"/>
                  <w:adjustRightInd w:val="0"/>
                  <w:spacing w:after="0" w:line="295" w:lineRule="exact"/>
                  <w:ind w:left="20" w:right="-42"/>
                  <w:rPr>
                    <w:rFonts w:ascii="Times New Roman" w:hAnsi="Times New Roman"/>
                    <w:color w:val="000000"/>
                    <w:sz w:val="28"/>
                    <w:szCs w:val="28"/>
                  </w:rPr>
                </w:pPr>
                <w:r>
                  <w:rPr>
                    <w:rFonts w:ascii="Times New Roman" w:hAnsi="Times New Roman"/>
                    <w:color w:val="191919"/>
                    <w:sz w:val="28"/>
                    <w:szCs w:val="28"/>
                  </w:rPr>
                  <w:t>A</w:t>
                </w:r>
                <w:r>
                  <w:rPr>
                    <w:rFonts w:ascii="Times New Roman" w:hAnsi="Times New Roman"/>
                    <w:color w:val="191919"/>
                    <w:sz w:val="21"/>
                    <w:szCs w:val="21"/>
                  </w:rPr>
                  <w:t>LBANY</w:t>
                </w:r>
                <w:r>
                  <w:rPr>
                    <w:rFonts w:ascii="Times New Roman" w:hAnsi="Times New Roman"/>
                    <w:color w:val="191919"/>
                    <w:spacing w:val="10"/>
                    <w:sz w:val="21"/>
                    <w:szCs w:val="21"/>
                  </w:rPr>
                  <w:t xml:space="preserve"> </w:t>
                </w:r>
                <w:r>
                  <w:rPr>
                    <w:rFonts w:ascii="Times New Roman" w:hAnsi="Times New Roman"/>
                    <w:color w:val="191919"/>
                    <w:sz w:val="28"/>
                    <w:szCs w:val="28"/>
                  </w:rPr>
                  <w:t>S</w:t>
                </w:r>
                <w:r>
                  <w:rPr>
                    <w:rFonts w:ascii="Times New Roman" w:hAnsi="Times New Roman"/>
                    <w:color w:val="191919"/>
                    <w:spacing w:val="-17"/>
                    <w:sz w:val="21"/>
                    <w:szCs w:val="21"/>
                  </w:rPr>
                  <w:t>T</w:t>
                </w:r>
                <w:r>
                  <w:rPr>
                    <w:rFonts w:ascii="Times New Roman" w:hAnsi="Times New Roman"/>
                    <w:color w:val="191919"/>
                    <w:spacing w:val="-23"/>
                    <w:sz w:val="21"/>
                    <w:szCs w:val="21"/>
                  </w:rPr>
                  <w:t>A</w:t>
                </w:r>
                <w:r>
                  <w:rPr>
                    <w:rFonts w:ascii="Times New Roman" w:hAnsi="Times New Roman"/>
                    <w:color w:val="191919"/>
                    <w:sz w:val="21"/>
                    <w:szCs w:val="21"/>
                  </w:rPr>
                  <w:t>TE</w:t>
                </w:r>
                <w:r>
                  <w:rPr>
                    <w:rFonts w:ascii="Times New Roman" w:hAnsi="Times New Roman"/>
                    <w:color w:val="191919"/>
                    <w:spacing w:val="17"/>
                    <w:sz w:val="21"/>
                    <w:szCs w:val="21"/>
                  </w:rPr>
                  <w:t xml:space="preserve"> </w:t>
                </w:r>
                <w:r>
                  <w:rPr>
                    <w:rFonts w:ascii="Times New Roman" w:hAnsi="Times New Roman"/>
                    <w:color w:val="191919"/>
                    <w:sz w:val="28"/>
                    <w:szCs w:val="28"/>
                  </w:rPr>
                  <w:t>U</w:t>
                </w:r>
                <w:r>
                  <w:rPr>
                    <w:rFonts w:ascii="Times New Roman" w:hAnsi="Times New Roman"/>
                    <w:color w:val="191919"/>
                    <w:sz w:val="21"/>
                    <w:szCs w:val="21"/>
                  </w:rPr>
                  <w:t>NIVERSITY</w:t>
                </w:r>
                <w:r>
                  <w:rPr>
                    <w:rFonts w:ascii="Times New Roman" w:hAnsi="Times New Roman"/>
                    <w:color w:val="191919"/>
                    <w:spacing w:val="10"/>
                    <w:sz w:val="21"/>
                    <w:szCs w:val="21"/>
                  </w:rPr>
                  <w:t xml:space="preserve"> </w:t>
                </w:r>
                <w:r>
                  <w:rPr>
                    <w:rFonts w:ascii="Times New Roman" w:hAnsi="Times New Roman"/>
                    <w:color w:val="191919"/>
                    <w:sz w:val="28"/>
                    <w:szCs w:val="28"/>
                  </w:rPr>
                  <w:t>G</w:t>
                </w:r>
                <w:r>
                  <w:rPr>
                    <w:rFonts w:ascii="Times New Roman" w:hAnsi="Times New Roman"/>
                    <w:color w:val="191919"/>
                    <w:sz w:val="21"/>
                    <w:szCs w:val="21"/>
                  </w:rPr>
                  <w:t>RADU</w:t>
                </w:r>
                <w:r>
                  <w:rPr>
                    <w:rFonts w:ascii="Times New Roman" w:hAnsi="Times New Roman"/>
                    <w:color w:val="191919"/>
                    <w:spacing w:val="-23"/>
                    <w:sz w:val="21"/>
                    <w:szCs w:val="21"/>
                  </w:rPr>
                  <w:t>A</w:t>
                </w:r>
                <w:r>
                  <w:rPr>
                    <w:rFonts w:ascii="Times New Roman" w:hAnsi="Times New Roman"/>
                    <w:color w:val="191919"/>
                    <w:sz w:val="21"/>
                    <w:szCs w:val="21"/>
                  </w:rPr>
                  <w:t>TE</w:t>
                </w:r>
                <w:r>
                  <w:rPr>
                    <w:rFonts w:ascii="Times New Roman" w:hAnsi="Times New Roman"/>
                    <w:color w:val="191919"/>
                    <w:spacing w:val="18"/>
                    <w:sz w:val="21"/>
                    <w:szCs w:val="21"/>
                  </w:rPr>
                  <w:t xml:space="preserve"> </w:t>
                </w:r>
                <w:r>
                  <w:rPr>
                    <w:rFonts w:ascii="Times New Roman" w:hAnsi="Times New Roman"/>
                    <w:color w:val="191919"/>
                    <w:sz w:val="28"/>
                    <w:szCs w:val="28"/>
                  </w:rPr>
                  <w:t>S</w:t>
                </w:r>
                <w:r>
                  <w:rPr>
                    <w:rFonts w:ascii="Times New Roman" w:hAnsi="Times New Roman"/>
                    <w:color w:val="191919"/>
                    <w:sz w:val="21"/>
                    <w:szCs w:val="21"/>
                  </w:rPr>
                  <w:t>CHOOL</w:t>
                </w:r>
                <w:r>
                  <w:rPr>
                    <w:rFonts w:ascii="Times New Roman" w:hAnsi="Times New Roman"/>
                    <w:color w:val="191919"/>
                    <w:spacing w:val="10"/>
                    <w:sz w:val="21"/>
                    <w:szCs w:val="21"/>
                  </w:rPr>
                  <w:t xml:space="preserve"> </w:t>
                </w:r>
                <w:r>
                  <w:rPr>
                    <w:rFonts w:ascii="Times New Roman" w:hAnsi="Times New Roman"/>
                    <w:color w:val="191919"/>
                    <w:sz w:val="28"/>
                    <w:szCs w:val="28"/>
                  </w:rPr>
                  <w:t>C</w:t>
                </w:r>
                <w:r>
                  <w:rPr>
                    <w:rFonts w:ascii="Times New Roman" w:hAnsi="Times New Roman"/>
                    <w:color w:val="191919"/>
                    <w:spacing w:val="-23"/>
                    <w:sz w:val="21"/>
                    <w:szCs w:val="21"/>
                  </w:rPr>
                  <w:t>A</w:t>
                </w:r>
                <w:r>
                  <w:rPr>
                    <w:rFonts w:ascii="Times New Roman" w:hAnsi="Times New Roman"/>
                    <w:color w:val="191919"/>
                    <w:spacing w:val="-17"/>
                    <w:sz w:val="21"/>
                    <w:szCs w:val="21"/>
                  </w:rPr>
                  <w:t>T</w:t>
                </w:r>
                <w:r>
                  <w:rPr>
                    <w:rFonts w:ascii="Times New Roman" w:hAnsi="Times New Roman"/>
                    <w:color w:val="191919"/>
                    <w:sz w:val="21"/>
                    <w:szCs w:val="21"/>
                  </w:rPr>
                  <w:t>ALOG</w:t>
                </w:r>
                <w:r>
                  <w:rPr>
                    <w:rFonts w:ascii="Times New Roman" w:hAnsi="Times New Roman"/>
                    <w:color w:val="191919"/>
                    <w:sz w:val="28"/>
                    <w:szCs w:val="28"/>
                  </w:rPr>
                  <w:t>: 2008-2012</w:t>
                </w:r>
              </w:p>
            </w:txbxContent>
          </v:textbox>
          <w10:wrap anchorx="page" anchory="page"/>
        </v:shape>
      </w:pict>
    </w:r>
  </w:p>
</w:ftr>
</file>

<file path=word/footer2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42301" w:rsidRDefault="00F42301">
    <w:pPr>
      <w:widowControl w:val="0"/>
      <w:autoSpaceDE w:val="0"/>
      <w:autoSpaceDN w:val="0"/>
      <w:adjustRightInd w:val="0"/>
      <w:spacing w:after="0" w:line="200" w:lineRule="exact"/>
      <w:rPr>
        <w:rFonts w:ascii="Times New Roman" w:hAnsi="Times New Roman"/>
        <w:sz w:val="20"/>
        <w:szCs w:val="20"/>
      </w:rPr>
    </w:pPr>
    <w:r w:rsidRPr="003F2CF3">
      <w:rPr>
        <w:rFonts w:ascii="Calibri" w:hAnsi="Calibri"/>
        <w:noProof/>
        <w:lang w:eastAsia="en-US"/>
      </w:rPr>
      <w:pict>
        <v:shape id="_x0000_s2128" style="position:absolute;left:0;text-align:left;margin-left:540.05pt;margin-top:733.8pt;width:0;height:36.15pt;z-index:-251643904;mso-position-horizontal-relative:page;mso-position-vertical-relative:page" coordsize="0,724" o:allowincell="f" path="m,l,724e" filled="f" strokecolor="#191919" strokeweight="4pt">
          <v:path arrowok="t"/>
          <w10:wrap anchorx="page" anchory="page"/>
        </v:shape>
      </w:pict>
    </w:r>
    <w:r w:rsidRPr="003F2CF3">
      <w:rPr>
        <w:rFonts w:ascii="Calibri" w:hAnsi="Calibri"/>
        <w:noProof/>
        <w:lang w:eastAsia="en-US"/>
      </w:rPr>
      <w:pict>
        <v:shapetype id="_x0000_t202" coordsize="21600,21600" o:spt="202" path="m,l,21600r21600,l21600,xe">
          <v:stroke joinstyle="miter"/>
          <v:path gradientshapeok="t" o:connecttype="rect"/>
        </v:shapetype>
        <v:shape id="_x0000_s2129" type="#_x0000_t202" style="position:absolute;left:0;text-align:left;margin-left:568pt;margin-top:743.8pt;width:28.1pt;height:32.75pt;z-index:-251642880;mso-position-horizontal-relative:page;mso-position-vertical-relative:page" o:allowincell="f" filled="f" stroked="f">
          <v:textbox inset="0,0,0,0">
            <w:txbxContent>
              <w:p w:rsidR="00F42301" w:rsidRDefault="00F42301">
                <w:pPr>
                  <w:widowControl w:val="0"/>
                  <w:autoSpaceDE w:val="0"/>
                  <w:autoSpaceDN w:val="0"/>
                  <w:adjustRightInd w:val="0"/>
                  <w:spacing w:after="0" w:line="493" w:lineRule="exact"/>
                  <w:ind w:left="42" w:right="-52"/>
                  <w:rPr>
                    <w:rFonts w:ascii="Times New Roman" w:hAnsi="Times New Roman"/>
                    <w:color w:val="000000"/>
                    <w:sz w:val="48"/>
                    <w:szCs w:val="48"/>
                  </w:rPr>
                </w:pPr>
                <w:r>
                  <w:rPr>
                    <w:rFonts w:ascii="Times New Roman" w:hAnsi="Times New Roman"/>
                    <w:b/>
                    <w:bCs/>
                    <w:color w:val="191919"/>
                    <w:position w:val="1"/>
                    <w:sz w:val="48"/>
                    <w:szCs w:val="48"/>
                  </w:rPr>
                  <w:fldChar w:fldCharType="begin"/>
                </w:r>
                <w:r>
                  <w:rPr>
                    <w:rFonts w:ascii="Times New Roman" w:hAnsi="Times New Roman"/>
                    <w:b/>
                    <w:bCs/>
                    <w:color w:val="191919"/>
                    <w:position w:val="1"/>
                    <w:sz w:val="48"/>
                    <w:szCs w:val="48"/>
                  </w:rPr>
                  <w:instrText xml:space="preserve"> PAGE </w:instrText>
                </w:r>
                <w:r>
                  <w:rPr>
                    <w:rFonts w:ascii="Times New Roman" w:hAnsi="Times New Roman"/>
                    <w:b/>
                    <w:bCs/>
                    <w:color w:val="191919"/>
                    <w:position w:val="1"/>
                    <w:sz w:val="48"/>
                    <w:szCs w:val="48"/>
                  </w:rPr>
                  <w:fldChar w:fldCharType="separate"/>
                </w:r>
                <w:r>
                  <w:rPr>
                    <w:rFonts w:ascii="Times New Roman" w:hAnsi="Times New Roman"/>
                    <w:b/>
                    <w:bCs/>
                    <w:noProof/>
                    <w:color w:val="191919"/>
                    <w:position w:val="1"/>
                    <w:sz w:val="48"/>
                    <w:szCs w:val="48"/>
                  </w:rPr>
                  <w:t>77</w:t>
                </w:r>
                <w:r>
                  <w:rPr>
                    <w:rFonts w:ascii="Times New Roman" w:hAnsi="Times New Roman"/>
                    <w:b/>
                    <w:bCs/>
                    <w:color w:val="191919"/>
                    <w:position w:val="1"/>
                    <w:sz w:val="48"/>
                    <w:szCs w:val="48"/>
                  </w:rPr>
                  <w:fldChar w:fldCharType="end"/>
                </w:r>
              </w:p>
            </w:txbxContent>
          </v:textbox>
          <w10:wrap anchorx="page" anchory="page"/>
        </v:shape>
      </w:pict>
    </w:r>
    <w:r w:rsidRPr="003F2CF3">
      <w:rPr>
        <w:rFonts w:ascii="Calibri" w:hAnsi="Calibri"/>
        <w:noProof/>
        <w:lang w:eastAsia="en-US"/>
      </w:rPr>
      <w:pict>
        <v:shape id="_x0000_s2130" type="#_x0000_t202" style="position:absolute;left:0;text-align:left;margin-left:111.9pt;margin-top:757.3pt;width:384.35pt;height:16pt;z-index:-251641856;mso-position-horizontal-relative:page;mso-position-vertical-relative:page" o:allowincell="f" filled="f" stroked="f">
          <v:textbox inset="0,0,0,0">
            <w:txbxContent>
              <w:p w:rsidR="00F42301" w:rsidRDefault="00F42301">
                <w:pPr>
                  <w:widowControl w:val="0"/>
                  <w:autoSpaceDE w:val="0"/>
                  <w:autoSpaceDN w:val="0"/>
                  <w:adjustRightInd w:val="0"/>
                  <w:spacing w:after="0" w:line="295" w:lineRule="exact"/>
                  <w:ind w:left="20" w:right="-42"/>
                  <w:rPr>
                    <w:rFonts w:ascii="Times New Roman" w:hAnsi="Times New Roman"/>
                    <w:color w:val="000000"/>
                    <w:sz w:val="28"/>
                    <w:szCs w:val="28"/>
                  </w:rPr>
                </w:pPr>
                <w:r>
                  <w:rPr>
                    <w:rFonts w:ascii="Times New Roman" w:hAnsi="Times New Roman"/>
                    <w:color w:val="191919"/>
                    <w:sz w:val="28"/>
                    <w:szCs w:val="28"/>
                  </w:rPr>
                  <w:t>A</w:t>
                </w:r>
                <w:r>
                  <w:rPr>
                    <w:rFonts w:ascii="Times New Roman" w:hAnsi="Times New Roman"/>
                    <w:color w:val="191919"/>
                    <w:sz w:val="21"/>
                    <w:szCs w:val="21"/>
                  </w:rPr>
                  <w:t>LBANY</w:t>
                </w:r>
                <w:r>
                  <w:rPr>
                    <w:rFonts w:ascii="Times New Roman" w:hAnsi="Times New Roman"/>
                    <w:color w:val="191919"/>
                    <w:spacing w:val="10"/>
                    <w:sz w:val="21"/>
                    <w:szCs w:val="21"/>
                  </w:rPr>
                  <w:t xml:space="preserve"> </w:t>
                </w:r>
                <w:r>
                  <w:rPr>
                    <w:rFonts w:ascii="Times New Roman" w:hAnsi="Times New Roman"/>
                    <w:color w:val="191919"/>
                    <w:sz w:val="28"/>
                    <w:szCs w:val="28"/>
                  </w:rPr>
                  <w:t>S</w:t>
                </w:r>
                <w:r>
                  <w:rPr>
                    <w:rFonts w:ascii="Times New Roman" w:hAnsi="Times New Roman"/>
                    <w:color w:val="191919"/>
                    <w:spacing w:val="-17"/>
                    <w:sz w:val="21"/>
                    <w:szCs w:val="21"/>
                  </w:rPr>
                  <w:t>T</w:t>
                </w:r>
                <w:r>
                  <w:rPr>
                    <w:rFonts w:ascii="Times New Roman" w:hAnsi="Times New Roman"/>
                    <w:color w:val="191919"/>
                    <w:spacing w:val="-23"/>
                    <w:sz w:val="21"/>
                    <w:szCs w:val="21"/>
                  </w:rPr>
                  <w:t>A</w:t>
                </w:r>
                <w:r>
                  <w:rPr>
                    <w:rFonts w:ascii="Times New Roman" w:hAnsi="Times New Roman"/>
                    <w:color w:val="191919"/>
                    <w:sz w:val="21"/>
                    <w:szCs w:val="21"/>
                  </w:rPr>
                  <w:t>TE</w:t>
                </w:r>
                <w:r>
                  <w:rPr>
                    <w:rFonts w:ascii="Times New Roman" w:hAnsi="Times New Roman"/>
                    <w:color w:val="191919"/>
                    <w:spacing w:val="17"/>
                    <w:sz w:val="21"/>
                    <w:szCs w:val="21"/>
                  </w:rPr>
                  <w:t xml:space="preserve"> </w:t>
                </w:r>
                <w:r>
                  <w:rPr>
                    <w:rFonts w:ascii="Times New Roman" w:hAnsi="Times New Roman"/>
                    <w:color w:val="191919"/>
                    <w:sz w:val="28"/>
                    <w:szCs w:val="28"/>
                  </w:rPr>
                  <w:t>U</w:t>
                </w:r>
                <w:r>
                  <w:rPr>
                    <w:rFonts w:ascii="Times New Roman" w:hAnsi="Times New Roman"/>
                    <w:color w:val="191919"/>
                    <w:sz w:val="21"/>
                    <w:szCs w:val="21"/>
                  </w:rPr>
                  <w:t>NIVERSITY</w:t>
                </w:r>
                <w:r>
                  <w:rPr>
                    <w:rFonts w:ascii="Times New Roman" w:hAnsi="Times New Roman"/>
                    <w:color w:val="191919"/>
                    <w:spacing w:val="10"/>
                    <w:sz w:val="21"/>
                    <w:szCs w:val="21"/>
                  </w:rPr>
                  <w:t xml:space="preserve"> </w:t>
                </w:r>
                <w:r>
                  <w:rPr>
                    <w:rFonts w:ascii="Times New Roman" w:hAnsi="Times New Roman"/>
                    <w:color w:val="191919"/>
                    <w:sz w:val="28"/>
                    <w:szCs w:val="28"/>
                  </w:rPr>
                  <w:t>G</w:t>
                </w:r>
                <w:r>
                  <w:rPr>
                    <w:rFonts w:ascii="Times New Roman" w:hAnsi="Times New Roman"/>
                    <w:color w:val="191919"/>
                    <w:sz w:val="21"/>
                    <w:szCs w:val="21"/>
                  </w:rPr>
                  <w:t>RADU</w:t>
                </w:r>
                <w:r>
                  <w:rPr>
                    <w:rFonts w:ascii="Times New Roman" w:hAnsi="Times New Roman"/>
                    <w:color w:val="191919"/>
                    <w:spacing w:val="-23"/>
                    <w:sz w:val="21"/>
                    <w:szCs w:val="21"/>
                  </w:rPr>
                  <w:t>A</w:t>
                </w:r>
                <w:r>
                  <w:rPr>
                    <w:rFonts w:ascii="Times New Roman" w:hAnsi="Times New Roman"/>
                    <w:color w:val="191919"/>
                    <w:sz w:val="21"/>
                    <w:szCs w:val="21"/>
                  </w:rPr>
                  <w:t>TE</w:t>
                </w:r>
                <w:r>
                  <w:rPr>
                    <w:rFonts w:ascii="Times New Roman" w:hAnsi="Times New Roman"/>
                    <w:color w:val="191919"/>
                    <w:spacing w:val="18"/>
                    <w:sz w:val="21"/>
                    <w:szCs w:val="21"/>
                  </w:rPr>
                  <w:t xml:space="preserve"> </w:t>
                </w:r>
                <w:r>
                  <w:rPr>
                    <w:rFonts w:ascii="Times New Roman" w:hAnsi="Times New Roman"/>
                    <w:color w:val="191919"/>
                    <w:sz w:val="28"/>
                    <w:szCs w:val="28"/>
                  </w:rPr>
                  <w:t>S</w:t>
                </w:r>
                <w:r>
                  <w:rPr>
                    <w:rFonts w:ascii="Times New Roman" w:hAnsi="Times New Roman"/>
                    <w:color w:val="191919"/>
                    <w:sz w:val="21"/>
                    <w:szCs w:val="21"/>
                  </w:rPr>
                  <w:t>CHOOL</w:t>
                </w:r>
                <w:r>
                  <w:rPr>
                    <w:rFonts w:ascii="Times New Roman" w:hAnsi="Times New Roman"/>
                    <w:color w:val="191919"/>
                    <w:spacing w:val="10"/>
                    <w:sz w:val="21"/>
                    <w:szCs w:val="21"/>
                  </w:rPr>
                  <w:t xml:space="preserve"> </w:t>
                </w:r>
                <w:r>
                  <w:rPr>
                    <w:rFonts w:ascii="Times New Roman" w:hAnsi="Times New Roman"/>
                    <w:color w:val="191919"/>
                    <w:sz w:val="28"/>
                    <w:szCs w:val="28"/>
                  </w:rPr>
                  <w:t>C</w:t>
                </w:r>
                <w:r>
                  <w:rPr>
                    <w:rFonts w:ascii="Times New Roman" w:hAnsi="Times New Roman"/>
                    <w:color w:val="191919"/>
                    <w:spacing w:val="-23"/>
                    <w:sz w:val="21"/>
                    <w:szCs w:val="21"/>
                  </w:rPr>
                  <w:t>A</w:t>
                </w:r>
                <w:r>
                  <w:rPr>
                    <w:rFonts w:ascii="Times New Roman" w:hAnsi="Times New Roman"/>
                    <w:color w:val="191919"/>
                    <w:spacing w:val="-17"/>
                    <w:sz w:val="21"/>
                    <w:szCs w:val="21"/>
                  </w:rPr>
                  <w:t>T</w:t>
                </w:r>
                <w:r>
                  <w:rPr>
                    <w:rFonts w:ascii="Times New Roman" w:hAnsi="Times New Roman"/>
                    <w:color w:val="191919"/>
                    <w:sz w:val="21"/>
                    <w:szCs w:val="21"/>
                  </w:rPr>
                  <w:t>ALOG</w:t>
                </w:r>
                <w:r>
                  <w:rPr>
                    <w:rFonts w:ascii="Times New Roman" w:hAnsi="Times New Roman"/>
                    <w:color w:val="191919"/>
                    <w:sz w:val="28"/>
                    <w:szCs w:val="28"/>
                  </w:rPr>
                  <w:t>: 2008-2012</w:t>
                </w:r>
              </w:p>
            </w:txbxContent>
          </v:textbox>
          <w10:wrap anchorx="page" anchory="page"/>
        </v:shape>
      </w:pict>
    </w:r>
  </w:p>
</w:ftr>
</file>

<file path=word/footer2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42301" w:rsidRDefault="00F42301">
    <w:pPr>
      <w:widowControl w:val="0"/>
      <w:autoSpaceDE w:val="0"/>
      <w:autoSpaceDN w:val="0"/>
      <w:adjustRightInd w:val="0"/>
      <w:spacing w:after="0" w:line="200" w:lineRule="exact"/>
      <w:rPr>
        <w:rFonts w:ascii="Times New Roman" w:hAnsi="Times New Roman"/>
        <w:sz w:val="20"/>
        <w:szCs w:val="20"/>
      </w:rPr>
    </w:pPr>
    <w:r w:rsidRPr="003F2CF3">
      <w:rPr>
        <w:rFonts w:ascii="Calibri" w:hAnsi="Calibri"/>
        <w:noProof/>
        <w:lang w:eastAsia="en-US"/>
      </w:rPr>
      <w:pict>
        <v:shape id="_x0000_s2137" style="position:absolute;left:0;text-align:left;margin-left:69.95pt;margin-top:731.8pt;width:0;height:36.15pt;z-index:-251634688;mso-position-horizontal-relative:page;mso-position-vertical-relative:page" coordsize="0,724" o:allowincell="f" path="m,l,724e" filled="f" strokecolor="#191919" strokeweight="4pt">
          <v:path arrowok="t"/>
          <w10:wrap anchorx="page" anchory="page"/>
        </v:shape>
      </w:pict>
    </w:r>
    <w:r w:rsidRPr="003F2CF3">
      <w:rPr>
        <w:rFonts w:ascii="Calibri" w:hAnsi="Calibri"/>
        <w:noProof/>
        <w:lang w:eastAsia="en-US"/>
      </w:rPr>
      <w:pict>
        <v:shapetype id="_x0000_t202" coordsize="21600,21600" o:spt="202" path="m,l,21600r21600,l21600,xe">
          <v:stroke joinstyle="miter"/>
          <v:path gradientshapeok="t" o:connecttype="rect"/>
        </v:shapetype>
        <v:shape id="_x0000_s2138" type="#_x0000_t202" style="position:absolute;left:0;text-align:left;margin-left:13.95pt;margin-top:748.55pt;width:29.8pt;height:27.5pt;z-index:-251633664;mso-position-horizontal-relative:page;mso-position-vertical-relative:page" o:allowincell="f" filled="f" stroked="f">
          <v:textbox inset="0,0,0,0">
            <w:txbxContent>
              <w:p w:rsidR="00F42301" w:rsidRDefault="00F42301">
                <w:pPr>
                  <w:widowControl w:val="0"/>
                  <w:autoSpaceDE w:val="0"/>
                  <w:autoSpaceDN w:val="0"/>
                  <w:adjustRightInd w:val="0"/>
                  <w:spacing w:after="0" w:line="493" w:lineRule="exact"/>
                  <w:ind w:left="40"/>
                  <w:rPr>
                    <w:rFonts w:ascii="Times New Roman" w:hAnsi="Times New Roman"/>
                    <w:color w:val="000000"/>
                    <w:sz w:val="48"/>
                    <w:szCs w:val="48"/>
                  </w:rPr>
                </w:pPr>
                <w:r>
                  <w:rPr>
                    <w:rFonts w:ascii="Times New Roman" w:hAnsi="Times New Roman"/>
                    <w:b/>
                    <w:bCs/>
                    <w:color w:val="191919"/>
                    <w:position w:val="1"/>
                    <w:sz w:val="48"/>
                    <w:szCs w:val="48"/>
                  </w:rPr>
                  <w:fldChar w:fldCharType="begin"/>
                </w:r>
                <w:r>
                  <w:rPr>
                    <w:rFonts w:ascii="Times New Roman" w:hAnsi="Times New Roman"/>
                    <w:b/>
                    <w:bCs/>
                    <w:color w:val="191919"/>
                    <w:position w:val="1"/>
                    <w:sz w:val="48"/>
                    <w:szCs w:val="48"/>
                  </w:rPr>
                  <w:instrText xml:space="preserve"> PAGE </w:instrText>
                </w:r>
                <w:r>
                  <w:rPr>
                    <w:rFonts w:ascii="Times New Roman" w:hAnsi="Times New Roman"/>
                    <w:b/>
                    <w:bCs/>
                    <w:color w:val="191919"/>
                    <w:position w:val="1"/>
                    <w:sz w:val="48"/>
                    <w:szCs w:val="48"/>
                  </w:rPr>
                  <w:fldChar w:fldCharType="separate"/>
                </w:r>
                <w:r>
                  <w:rPr>
                    <w:rFonts w:ascii="Times New Roman" w:hAnsi="Times New Roman"/>
                    <w:b/>
                    <w:bCs/>
                    <w:noProof/>
                    <w:color w:val="191919"/>
                    <w:position w:val="1"/>
                    <w:sz w:val="48"/>
                    <w:szCs w:val="48"/>
                  </w:rPr>
                  <w:t>84</w:t>
                </w:r>
                <w:r>
                  <w:rPr>
                    <w:rFonts w:ascii="Times New Roman" w:hAnsi="Times New Roman"/>
                    <w:b/>
                    <w:bCs/>
                    <w:color w:val="191919"/>
                    <w:position w:val="1"/>
                    <w:sz w:val="48"/>
                    <w:szCs w:val="48"/>
                  </w:rPr>
                  <w:fldChar w:fldCharType="end"/>
                </w:r>
              </w:p>
            </w:txbxContent>
          </v:textbox>
          <w10:wrap anchorx="page" anchory="page"/>
        </v:shape>
      </w:pict>
    </w:r>
    <w:r w:rsidRPr="003F2CF3">
      <w:rPr>
        <w:rFonts w:ascii="Calibri" w:hAnsi="Calibri"/>
        <w:noProof/>
        <w:lang w:eastAsia="en-US"/>
      </w:rPr>
      <w:pict>
        <v:shape id="_x0000_s2139" type="#_x0000_t202" style="position:absolute;left:0;text-align:left;margin-left:111.8pt;margin-top:756.3pt;width:384.35pt;height:16pt;z-index:-251632640;mso-position-horizontal-relative:page;mso-position-vertical-relative:page" o:allowincell="f" filled="f" stroked="f">
          <v:textbox inset="0,0,0,0">
            <w:txbxContent>
              <w:p w:rsidR="00F42301" w:rsidRDefault="00F42301">
                <w:pPr>
                  <w:widowControl w:val="0"/>
                  <w:autoSpaceDE w:val="0"/>
                  <w:autoSpaceDN w:val="0"/>
                  <w:adjustRightInd w:val="0"/>
                  <w:spacing w:after="0" w:line="295" w:lineRule="exact"/>
                  <w:ind w:left="20" w:right="-42"/>
                  <w:rPr>
                    <w:rFonts w:ascii="Times New Roman" w:hAnsi="Times New Roman"/>
                    <w:color w:val="000000"/>
                    <w:sz w:val="28"/>
                    <w:szCs w:val="28"/>
                  </w:rPr>
                </w:pPr>
                <w:r>
                  <w:rPr>
                    <w:rFonts w:ascii="Times New Roman" w:hAnsi="Times New Roman"/>
                    <w:color w:val="191919"/>
                    <w:sz w:val="28"/>
                    <w:szCs w:val="28"/>
                  </w:rPr>
                  <w:t>A</w:t>
                </w:r>
                <w:r>
                  <w:rPr>
                    <w:rFonts w:ascii="Times New Roman" w:hAnsi="Times New Roman"/>
                    <w:color w:val="191919"/>
                    <w:sz w:val="21"/>
                    <w:szCs w:val="21"/>
                  </w:rPr>
                  <w:t>LBANY</w:t>
                </w:r>
                <w:r>
                  <w:rPr>
                    <w:rFonts w:ascii="Times New Roman" w:hAnsi="Times New Roman"/>
                    <w:color w:val="191919"/>
                    <w:spacing w:val="10"/>
                    <w:sz w:val="21"/>
                    <w:szCs w:val="21"/>
                  </w:rPr>
                  <w:t xml:space="preserve"> </w:t>
                </w:r>
                <w:r>
                  <w:rPr>
                    <w:rFonts w:ascii="Times New Roman" w:hAnsi="Times New Roman"/>
                    <w:color w:val="191919"/>
                    <w:sz w:val="28"/>
                    <w:szCs w:val="28"/>
                  </w:rPr>
                  <w:t>S</w:t>
                </w:r>
                <w:r>
                  <w:rPr>
                    <w:rFonts w:ascii="Times New Roman" w:hAnsi="Times New Roman"/>
                    <w:color w:val="191919"/>
                    <w:spacing w:val="-17"/>
                    <w:sz w:val="21"/>
                    <w:szCs w:val="21"/>
                  </w:rPr>
                  <w:t>T</w:t>
                </w:r>
                <w:r>
                  <w:rPr>
                    <w:rFonts w:ascii="Times New Roman" w:hAnsi="Times New Roman"/>
                    <w:color w:val="191919"/>
                    <w:spacing w:val="-23"/>
                    <w:sz w:val="21"/>
                    <w:szCs w:val="21"/>
                  </w:rPr>
                  <w:t>A</w:t>
                </w:r>
                <w:r>
                  <w:rPr>
                    <w:rFonts w:ascii="Times New Roman" w:hAnsi="Times New Roman"/>
                    <w:color w:val="191919"/>
                    <w:sz w:val="21"/>
                    <w:szCs w:val="21"/>
                  </w:rPr>
                  <w:t>TE</w:t>
                </w:r>
                <w:r>
                  <w:rPr>
                    <w:rFonts w:ascii="Times New Roman" w:hAnsi="Times New Roman"/>
                    <w:color w:val="191919"/>
                    <w:spacing w:val="17"/>
                    <w:sz w:val="21"/>
                    <w:szCs w:val="21"/>
                  </w:rPr>
                  <w:t xml:space="preserve"> </w:t>
                </w:r>
                <w:r>
                  <w:rPr>
                    <w:rFonts w:ascii="Times New Roman" w:hAnsi="Times New Roman"/>
                    <w:color w:val="191919"/>
                    <w:sz w:val="28"/>
                    <w:szCs w:val="28"/>
                  </w:rPr>
                  <w:t>U</w:t>
                </w:r>
                <w:r>
                  <w:rPr>
                    <w:rFonts w:ascii="Times New Roman" w:hAnsi="Times New Roman"/>
                    <w:color w:val="191919"/>
                    <w:sz w:val="21"/>
                    <w:szCs w:val="21"/>
                  </w:rPr>
                  <w:t>NIVERSITY</w:t>
                </w:r>
                <w:r>
                  <w:rPr>
                    <w:rFonts w:ascii="Times New Roman" w:hAnsi="Times New Roman"/>
                    <w:color w:val="191919"/>
                    <w:spacing w:val="10"/>
                    <w:sz w:val="21"/>
                    <w:szCs w:val="21"/>
                  </w:rPr>
                  <w:t xml:space="preserve"> </w:t>
                </w:r>
                <w:r>
                  <w:rPr>
                    <w:rFonts w:ascii="Times New Roman" w:hAnsi="Times New Roman"/>
                    <w:color w:val="191919"/>
                    <w:sz w:val="28"/>
                    <w:szCs w:val="28"/>
                  </w:rPr>
                  <w:t>G</w:t>
                </w:r>
                <w:r>
                  <w:rPr>
                    <w:rFonts w:ascii="Times New Roman" w:hAnsi="Times New Roman"/>
                    <w:color w:val="191919"/>
                    <w:sz w:val="21"/>
                    <w:szCs w:val="21"/>
                  </w:rPr>
                  <w:t>RADU</w:t>
                </w:r>
                <w:r>
                  <w:rPr>
                    <w:rFonts w:ascii="Times New Roman" w:hAnsi="Times New Roman"/>
                    <w:color w:val="191919"/>
                    <w:spacing w:val="-23"/>
                    <w:sz w:val="21"/>
                    <w:szCs w:val="21"/>
                  </w:rPr>
                  <w:t>A</w:t>
                </w:r>
                <w:r>
                  <w:rPr>
                    <w:rFonts w:ascii="Times New Roman" w:hAnsi="Times New Roman"/>
                    <w:color w:val="191919"/>
                    <w:sz w:val="21"/>
                    <w:szCs w:val="21"/>
                  </w:rPr>
                  <w:t>TE</w:t>
                </w:r>
                <w:r>
                  <w:rPr>
                    <w:rFonts w:ascii="Times New Roman" w:hAnsi="Times New Roman"/>
                    <w:color w:val="191919"/>
                    <w:spacing w:val="18"/>
                    <w:sz w:val="21"/>
                    <w:szCs w:val="21"/>
                  </w:rPr>
                  <w:t xml:space="preserve"> </w:t>
                </w:r>
                <w:r>
                  <w:rPr>
                    <w:rFonts w:ascii="Times New Roman" w:hAnsi="Times New Roman"/>
                    <w:color w:val="191919"/>
                    <w:sz w:val="28"/>
                    <w:szCs w:val="28"/>
                  </w:rPr>
                  <w:t>S</w:t>
                </w:r>
                <w:r>
                  <w:rPr>
                    <w:rFonts w:ascii="Times New Roman" w:hAnsi="Times New Roman"/>
                    <w:color w:val="191919"/>
                    <w:sz w:val="21"/>
                    <w:szCs w:val="21"/>
                  </w:rPr>
                  <w:t>CHOOL</w:t>
                </w:r>
                <w:r>
                  <w:rPr>
                    <w:rFonts w:ascii="Times New Roman" w:hAnsi="Times New Roman"/>
                    <w:color w:val="191919"/>
                    <w:spacing w:val="10"/>
                    <w:sz w:val="21"/>
                    <w:szCs w:val="21"/>
                  </w:rPr>
                  <w:t xml:space="preserve"> </w:t>
                </w:r>
                <w:r>
                  <w:rPr>
                    <w:rFonts w:ascii="Times New Roman" w:hAnsi="Times New Roman"/>
                    <w:color w:val="191919"/>
                    <w:sz w:val="28"/>
                    <w:szCs w:val="28"/>
                  </w:rPr>
                  <w:t>C</w:t>
                </w:r>
                <w:r>
                  <w:rPr>
                    <w:rFonts w:ascii="Times New Roman" w:hAnsi="Times New Roman"/>
                    <w:color w:val="191919"/>
                    <w:spacing w:val="-23"/>
                    <w:sz w:val="21"/>
                    <w:szCs w:val="21"/>
                  </w:rPr>
                  <w:t>A</w:t>
                </w:r>
                <w:r>
                  <w:rPr>
                    <w:rFonts w:ascii="Times New Roman" w:hAnsi="Times New Roman"/>
                    <w:color w:val="191919"/>
                    <w:spacing w:val="-17"/>
                    <w:sz w:val="21"/>
                    <w:szCs w:val="21"/>
                  </w:rPr>
                  <w:t>T</w:t>
                </w:r>
                <w:r>
                  <w:rPr>
                    <w:rFonts w:ascii="Times New Roman" w:hAnsi="Times New Roman"/>
                    <w:color w:val="191919"/>
                    <w:sz w:val="21"/>
                    <w:szCs w:val="21"/>
                  </w:rPr>
                  <w:t>ALOG</w:t>
                </w:r>
                <w:r>
                  <w:rPr>
                    <w:rFonts w:ascii="Times New Roman" w:hAnsi="Times New Roman"/>
                    <w:color w:val="191919"/>
                    <w:sz w:val="28"/>
                    <w:szCs w:val="28"/>
                  </w:rPr>
                  <w:t>: 2008-2012</w:t>
                </w:r>
              </w:p>
            </w:txbxContent>
          </v:textbox>
          <w10:wrap anchorx="page" anchory="pag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42301" w:rsidRDefault="00F42301">
    <w:pPr>
      <w:widowControl w:val="0"/>
      <w:autoSpaceDE w:val="0"/>
      <w:autoSpaceDN w:val="0"/>
      <w:adjustRightInd w:val="0"/>
      <w:spacing w:after="0" w:line="200" w:lineRule="exact"/>
      <w:rPr>
        <w:rFonts w:ascii="Times New Roman" w:hAnsi="Times New Roman"/>
        <w:sz w:val="20"/>
        <w:szCs w:val="20"/>
      </w:rPr>
    </w:pPr>
    <w:r w:rsidRPr="00C34688">
      <w:rPr>
        <w:rFonts w:ascii="Calibri" w:hAnsi="Calibri"/>
        <w:noProof/>
        <w:lang w:eastAsia="en-US"/>
      </w:rPr>
      <w:pict>
        <v:shape id="_x0000_s2055" style="position:absolute;left:0;text-align:left;margin-left:70.05pt;margin-top:733.8pt;width:0;height:36.15pt;z-index:-251658240;mso-position-horizontal-relative:page;mso-position-vertical-relative:page" coordsize="0,724" o:allowincell="f" path="m,l,724e" filled="f" strokecolor="#191919" strokeweight="4pt">
          <v:path arrowok="t"/>
          <w10:wrap anchorx="page" anchory="page"/>
        </v:shape>
      </w:pict>
    </w:r>
    <w:r w:rsidRPr="00C34688">
      <w:rPr>
        <w:rFonts w:ascii="Calibri" w:hAnsi="Calibri"/>
        <w:noProof/>
        <w:lang w:eastAsia="en-US"/>
      </w:rPr>
      <w:pict>
        <v:shapetype id="_x0000_t202" coordsize="21600,21600" o:spt="202" path="m,l,21600r21600,l21600,xe">
          <v:stroke joinstyle="miter"/>
          <v:path gradientshapeok="t" o:connecttype="rect"/>
        </v:shapetype>
        <v:shape id="_x0000_s2056" type="#_x0000_t202" style="position:absolute;left:0;text-align:left;margin-left:125pt;margin-top:734.9pt;width:322.75pt;height:12pt;z-index:-251658240;mso-position-horizontal-relative:page;mso-position-vertical-relative:page" o:allowincell="f" filled="f" stroked="f">
          <v:textbox inset="0,0,0,0">
            <w:txbxContent>
              <w:p w:rsidR="00F42301" w:rsidRDefault="00F42301">
                <w:pPr>
                  <w:widowControl w:val="0"/>
                  <w:autoSpaceDE w:val="0"/>
                  <w:autoSpaceDN w:val="0"/>
                  <w:adjustRightInd w:val="0"/>
                  <w:spacing w:after="0" w:line="217" w:lineRule="exact"/>
                  <w:ind w:left="20" w:right="-30"/>
                  <w:rPr>
                    <w:rFonts w:ascii="Times New Roman" w:hAnsi="Times New Roman"/>
                    <w:color w:val="000000"/>
                    <w:sz w:val="20"/>
                    <w:szCs w:val="20"/>
                  </w:rPr>
                </w:pPr>
                <w:r>
                  <w:rPr>
                    <w:rFonts w:ascii="Times New Roman" w:hAnsi="Times New Roman"/>
                    <w:color w:val="191919"/>
                    <w:sz w:val="20"/>
                    <w:szCs w:val="20"/>
                  </w:rPr>
                  <w:t>Standardized tests required for admission vary according to the degree program.</w:t>
                </w:r>
              </w:p>
            </w:txbxContent>
          </v:textbox>
          <w10:wrap anchorx="page" anchory="page"/>
        </v:shape>
      </w:pict>
    </w:r>
    <w:r w:rsidRPr="00C34688">
      <w:rPr>
        <w:rFonts w:ascii="Calibri" w:hAnsi="Calibri"/>
        <w:noProof/>
        <w:lang w:eastAsia="en-US"/>
      </w:rPr>
      <w:pict>
        <v:shape id="_x0000_s2057" type="#_x0000_t202" style="position:absolute;left:0;text-align:left;margin-left:16pt;margin-top:750.55pt;width:28pt;height:26pt;z-index:-251658240;mso-position-horizontal-relative:page;mso-position-vertical-relative:page" o:allowincell="f" filled="f" stroked="f">
          <v:textbox inset="0,0,0,0">
            <w:txbxContent>
              <w:p w:rsidR="00F42301" w:rsidRDefault="00F42301">
                <w:pPr>
                  <w:widowControl w:val="0"/>
                  <w:autoSpaceDE w:val="0"/>
                  <w:autoSpaceDN w:val="0"/>
                  <w:adjustRightInd w:val="0"/>
                  <w:spacing w:after="0" w:line="493" w:lineRule="exact"/>
                  <w:ind w:left="40" w:right="-52"/>
                  <w:rPr>
                    <w:rFonts w:ascii="Times New Roman" w:hAnsi="Times New Roman"/>
                    <w:color w:val="000000"/>
                    <w:sz w:val="48"/>
                    <w:szCs w:val="48"/>
                  </w:rPr>
                </w:pPr>
                <w:r>
                  <w:rPr>
                    <w:rFonts w:ascii="Times New Roman" w:hAnsi="Times New Roman"/>
                    <w:b/>
                    <w:bCs/>
                    <w:color w:val="191919"/>
                    <w:position w:val="1"/>
                    <w:sz w:val="48"/>
                    <w:szCs w:val="48"/>
                  </w:rPr>
                  <w:fldChar w:fldCharType="begin"/>
                </w:r>
                <w:r>
                  <w:rPr>
                    <w:rFonts w:ascii="Times New Roman" w:hAnsi="Times New Roman"/>
                    <w:b/>
                    <w:bCs/>
                    <w:color w:val="191919"/>
                    <w:position w:val="1"/>
                    <w:sz w:val="48"/>
                    <w:szCs w:val="48"/>
                  </w:rPr>
                  <w:instrText xml:space="preserve"> PAGE </w:instrText>
                </w:r>
                <w:r>
                  <w:rPr>
                    <w:rFonts w:ascii="Times New Roman" w:hAnsi="Times New Roman"/>
                    <w:b/>
                    <w:bCs/>
                    <w:color w:val="191919"/>
                    <w:position w:val="1"/>
                    <w:sz w:val="48"/>
                    <w:szCs w:val="48"/>
                  </w:rPr>
                  <w:fldChar w:fldCharType="separate"/>
                </w:r>
                <w:r>
                  <w:rPr>
                    <w:rFonts w:ascii="Times New Roman" w:hAnsi="Times New Roman"/>
                    <w:b/>
                    <w:bCs/>
                    <w:noProof/>
                    <w:color w:val="191919"/>
                    <w:position w:val="1"/>
                    <w:sz w:val="48"/>
                    <w:szCs w:val="48"/>
                  </w:rPr>
                  <w:t>18</w:t>
                </w:r>
                <w:r>
                  <w:rPr>
                    <w:rFonts w:ascii="Times New Roman" w:hAnsi="Times New Roman"/>
                    <w:b/>
                    <w:bCs/>
                    <w:color w:val="191919"/>
                    <w:position w:val="1"/>
                    <w:sz w:val="48"/>
                    <w:szCs w:val="48"/>
                  </w:rPr>
                  <w:fldChar w:fldCharType="end"/>
                </w:r>
              </w:p>
            </w:txbxContent>
          </v:textbox>
          <w10:wrap anchorx="page" anchory="page"/>
        </v:shape>
      </w:pict>
    </w:r>
    <w:r w:rsidRPr="00C34688">
      <w:rPr>
        <w:rFonts w:ascii="Calibri" w:hAnsi="Calibri"/>
        <w:noProof/>
        <w:lang w:eastAsia="en-US"/>
      </w:rPr>
      <w:pict>
        <v:shape id="_x0000_s2058" type="#_x0000_t202" style="position:absolute;left:0;text-align:left;margin-left:111.9pt;margin-top:758.3pt;width:384.35pt;height:16pt;z-index:-251658240;mso-position-horizontal-relative:page;mso-position-vertical-relative:page" o:allowincell="f" filled="f" stroked="f">
          <v:textbox inset="0,0,0,0">
            <w:txbxContent>
              <w:p w:rsidR="00F42301" w:rsidRDefault="00F42301">
                <w:pPr>
                  <w:widowControl w:val="0"/>
                  <w:autoSpaceDE w:val="0"/>
                  <w:autoSpaceDN w:val="0"/>
                  <w:adjustRightInd w:val="0"/>
                  <w:spacing w:after="0" w:line="295" w:lineRule="exact"/>
                  <w:ind w:left="20" w:right="-42"/>
                  <w:rPr>
                    <w:rFonts w:ascii="Times New Roman" w:hAnsi="Times New Roman"/>
                    <w:color w:val="000000"/>
                    <w:sz w:val="28"/>
                    <w:szCs w:val="28"/>
                  </w:rPr>
                </w:pPr>
                <w:r>
                  <w:rPr>
                    <w:rFonts w:ascii="Times New Roman" w:hAnsi="Times New Roman"/>
                    <w:color w:val="191919"/>
                    <w:sz w:val="28"/>
                    <w:szCs w:val="28"/>
                  </w:rPr>
                  <w:t>A</w:t>
                </w:r>
                <w:r>
                  <w:rPr>
                    <w:rFonts w:ascii="Times New Roman" w:hAnsi="Times New Roman"/>
                    <w:color w:val="191919"/>
                    <w:sz w:val="21"/>
                    <w:szCs w:val="21"/>
                  </w:rPr>
                  <w:t>LBANY</w:t>
                </w:r>
                <w:r>
                  <w:rPr>
                    <w:rFonts w:ascii="Times New Roman" w:hAnsi="Times New Roman"/>
                    <w:color w:val="191919"/>
                    <w:spacing w:val="10"/>
                    <w:sz w:val="21"/>
                    <w:szCs w:val="21"/>
                  </w:rPr>
                  <w:t xml:space="preserve"> </w:t>
                </w:r>
                <w:r>
                  <w:rPr>
                    <w:rFonts w:ascii="Times New Roman" w:hAnsi="Times New Roman"/>
                    <w:color w:val="191919"/>
                    <w:sz w:val="28"/>
                    <w:szCs w:val="28"/>
                  </w:rPr>
                  <w:t>S</w:t>
                </w:r>
                <w:r>
                  <w:rPr>
                    <w:rFonts w:ascii="Times New Roman" w:hAnsi="Times New Roman"/>
                    <w:color w:val="191919"/>
                    <w:spacing w:val="-17"/>
                    <w:sz w:val="21"/>
                    <w:szCs w:val="21"/>
                  </w:rPr>
                  <w:t>T</w:t>
                </w:r>
                <w:r>
                  <w:rPr>
                    <w:rFonts w:ascii="Times New Roman" w:hAnsi="Times New Roman"/>
                    <w:color w:val="191919"/>
                    <w:spacing w:val="-23"/>
                    <w:sz w:val="21"/>
                    <w:szCs w:val="21"/>
                  </w:rPr>
                  <w:t>A</w:t>
                </w:r>
                <w:r>
                  <w:rPr>
                    <w:rFonts w:ascii="Times New Roman" w:hAnsi="Times New Roman"/>
                    <w:color w:val="191919"/>
                    <w:sz w:val="21"/>
                    <w:szCs w:val="21"/>
                  </w:rPr>
                  <w:t>TE</w:t>
                </w:r>
                <w:r>
                  <w:rPr>
                    <w:rFonts w:ascii="Times New Roman" w:hAnsi="Times New Roman"/>
                    <w:color w:val="191919"/>
                    <w:spacing w:val="17"/>
                    <w:sz w:val="21"/>
                    <w:szCs w:val="21"/>
                  </w:rPr>
                  <w:t xml:space="preserve"> </w:t>
                </w:r>
                <w:r>
                  <w:rPr>
                    <w:rFonts w:ascii="Times New Roman" w:hAnsi="Times New Roman"/>
                    <w:color w:val="191919"/>
                    <w:sz w:val="28"/>
                    <w:szCs w:val="28"/>
                  </w:rPr>
                  <w:t>U</w:t>
                </w:r>
                <w:r>
                  <w:rPr>
                    <w:rFonts w:ascii="Times New Roman" w:hAnsi="Times New Roman"/>
                    <w:color w:val="191919"/>
                    <w:sz w:val="21"/>
                    <w:szCs w:val="21"/>
                  </w:rPr>
                  <w:t>NIVERSITY</w:t>
                </w:r>
                <w:r>
                  <w:rPr>
                    <w:rFonts w:ascii="Times New Roman" w:hAnsi="Times New Roman"/>
                    <w:color w:val="191919"/>
                    <w:spacing w:val="10"/>
                    <w:sz w:val="21"/>
                    <w:szCs w:val="21"/>
                  </w:rPr>
                  <w:t xml:space="preserve"> </w:t>
                </w:r>
                <w:r>
                  <w:rPr>
                    <w:rFonts w:ascii="Times New Roman" w:hAnsi="Times New Roman"/>
                    <w:color w:val="191919"/>
                    <w:sz w:val="28"/>
                    <w:szCs w:val="28"/>
                  </w:rPr>
                  <w:t>G</w:t>
                </w:r>
                <w:r>
                  <w:rPr>
                    <w:rFonts w:ascii="Times New Roman" w:hAnsi="Times New Roman"/>
                    <w:color w:val="191919"/>
                    <w:sz w:val="21"/>
                    <w:szCs w:val="21"/>
                  </w:rPr>
                  <w:t>RADU</w:t>
                </w:r>
                <w:r>
                  <w:rPr>
                    <w:rFonts w:ascii="Times New Roman" w:hAnsi="Times New Roman"/>
                    <w:color w:val="191919"/>
                    <w:spacing w:val="-23"/>
                    <w:sz w:val="21"/>
                    <w:szCs w:val="21"/>
                  </w:rPr>
                  <w:t>A</w:t>
                </w:r>
                <w:r>
                  <w:rPr>
                    <w:rFonts w:ascii="Times New Roman" w:hAnsi="Times New Roman"/>
                    <w:color w:val="191919"/>
                    <w:sz w:val="21"/>
                    <w:szCs w:val="21"/>
                  </w:rPr>
                  <w:t>TE</w:t>
                </w:r>
                <w:r>
                  <w:rPr>
                    <w:rFonts w:ascii="Times New Roman" w:hAnsi="Times New Roman"/>
                    <w:color w:val="191919"/>
                    <w:spacing w:val="18"/>
                    <w:sz w:val="21"/>
                    <w:szCs w:val="21"/>
                  </w:rPr>
                  <w:t xml:space="preserve"> </w:t>
                </w:r>
                <w:r>
                  <w:rPr>
                    <w:rFonts w:ascii="Times New Roman" w:hAnsi="Times New Roman"/>
                    <w:color w:val="191919"/>
                    <w:sz w:val="28"/>
                    <w:szCs w:val="28"/>
                  </w:rPr>
                  <w:t>S</w:t>
                </w:r>
                <w:r>
                  <w:rPr>
                    <w:rFonts w:ascii="Times New Roman" w:hAnsi="Times New Roman"/>
                    <w:color w:val="191919"/>
                    <w:sz w:val="21"/>
                    <w:szCs w:val="21"/>
                  </w:rPr>
                  <w:t>CHOOL</w:t>
                </w:r>
                <w:r>
                  <w:rPr>
                    <w:rFonts w:ascii="Times New Roman" w:hAnsi="Times New Roman"/>
                    <w:color w:val="191919"/>
                    <w:spacing w:val="10"/>
                    <w:sz w:val="21"/>
                    <w:szCs w:val="21"/>
                  </w:rPr>
                  <w:t xml:space="preserve"> </w:t>
                </w:r>
                <w:r>
                  <w:rPr>
                    <w:rFonts w:ascii="Times New Roman" w:hAnsi="Times New Roman"/>
                    <w:color w:val="191919"/>
                    <w:sz w:val="28"/>
                    <w:szCs w:val="28"/>
                  </w:rPr>
                  <w:t>C</w:t>
                </w:r>
                <w:r>
                  <w:rPr>
                    <w:rFonts w:ascii="Times New Roman" w:hAnsi="Times New Roman"/>
                    <w:color w:val="191919"/>
                    <w:spacing w:val="-23"/>
                    <w:sz w:val="21"/>
                    <w:szCs w:val="21"/>
                  </w:rPr>
                  <w:t>A</w:t>
                </w:r>
                <w:r>
                  <w:rPr>
                    <w:rFonts w:ascii="Times New Roman" w:hAnsi="Times New Roman"/>
                    <w:color w:val="191919"/>
                    <w:spacing w:val="-17"/>
                    <w:sz w:val="21"/>
                    <w:szCs w:val="21"/>
                  </w:rPr>
                  <w:t>T</w:t>
                </w:r>
                <w:r>
                  <w:rPr>
                    <w:rFonts w:ascii="Times New Roman" w:hAnsi="Times New Roman"/>
                    <w:color w:val="191919"/>
                    <w:sz w:val="21"/>
                    <w:szCs w:val="21"/>
                  </w:rPr>
                  <w:t>ALOG</w:t>
                </w:r>
                <w:r>
                  <w:rPr>
                    <w:rFonts w:ascii="Times New Roman" w:hAnsi="Times New Roman"/>
                    <w:color w:val="191919"/>
                    <w:sz w:val="28"/>
                    <w:szCs w:val="28"/>
                  </w:rPr>
                  <w:t>: 2008-2012</w:t>
                </w:r>
              </w:p>
            </w:txbxContent>
          </v:textbox>
          <w10:wrap anchorx="page" anchory="page"/>
        </v:shape>
      </w:pict>
    </w:r>
  </w:p>
</w:ftr>
</file>

<file path=word/footer3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42301" w:rsidRDefault="00F42301">
    <w:pPr>
      <w:widowControl w:val="0"/>
      <w:autoSpaceDE w:val="0"/>
      <w:autoSpaceDN w:val="0"/>
      <w:adjustRightInd w:val="0"/>
      <w:spacing w:after="0" w:line="200" w:lineRule="exact"/>
      <w:rPr>
        <w:rFonts w:ascii="Times New Roman" w:hAnsi="Times New Roman"/>
        <w:sz w:val="20"/>
        <w:szCs w:val="20"/>
      </w:rPr>
    </w:pPr>
    <w:r w:rsidRPr="003F2CF3">
      <w:rPr>
        <w:rFonts w:ascii="Calibri" w:hAnsi="Calibri"/>
        <w:noProof/>
        <w:lang w:eastAsia="en-US"/>
      </w:rPr>
      <w:pict>
        <v:shape id="_x0000_s2134" style="position:absolute;left:0;text-align:left;margin-left:540pt;margin-top:731.8pt;width:0;height:36.15pt;z-index:-251637760;mso-position-horizontal-relative:page;mso-position-vertical-relative:page" coordsize="0,724" o:allowincell="f" path="m,l,724e" filled="f" strokecolor="#191919" strokeweight="4pt">
          <v:path arrowok="t"/>
          <w10:wrap anchorx="page" anchory="page"/>
        </v:shape>
      </w:pict>
    </w:r>
    <w:r w:rsidRPr="003F2CF3">
      <w:rPr>
        <w:rFonts w:ascii="Calibri" w:hAnsi="Calibri"/>
        <w:noProof/>
        <w:lang w:eastAsia="en-US"/>
      </w:rPr>
      <w:pict>
        <v:shapetype id="_x0000_t202" coordsize="21600,21600" o:spt="202" path="m,l,21600r21600,l21600,xe">
          <v:stroke joinstyle="miter"/>
          <v:path gradientshapeok="t" o:connecttype="rect"/>
        </v:shapetype>
        <v:shape id="_x0000_s2135" type="#_x0000_t202" style="position:absolute;left:0;text-align:left;margin-left:568pt;margin-top:748.55pt;width:31.05pt;height:27.5pt;z-index:-251636736;mso-position-horizontal-relative:page;mso-position-vertical-relative:page" o:allowincell="f" filled="f" stroked="f">
          <v:textbox inset="0,0,0,0">
            <w:txbxContent>
              <w:p w:rsidR="00F42301" w:rsidRDefault="00F42301">
                <w:pPr>
                  <w:widowControl w:val="0"/>
                  <w:autoSpaceDE w:val="0"/>
                  <w:autoSpaceDN w:val="0"/>
                  <w:adjustRightInd w:val="0"/>
                  <w:spacing w:after="0" w:line="493" w:lineRule="exact"/>
                  <w:ind w:left="40"/>
                  <w:rPr>
                    <w:rFonts w:ascii="Times New Roman" w:hAnsi="Times New Roman"/>
                    <w:color w:val="000000"/>
                    <w:sz w:val="48"/>
                    <w:szCs w:val="48"/>
                  </w:rPr>
                </w:pPr>
                <w:r>
                  <w:rPr>
                    <w:rFonts w:ascii="Times New Roman" w:hAnsi="Times New Roman"/>
                    <w:b/>
                    <w:bCs/>
                    <w:color w:val="191919"/>
                    <w:position w:val="1"/>
                    <w:sz w:val="48"/>
                    <w:szCs w:val="48"/>
                  </w:rPr>
                  <w:fldChar w:fldCharType="begin"/>
                </w:r>
                <w:r>
                  <w:rPr>
                    <w:rFonts w:ascii="Times New Roman" w:hAnsi="Times New Roman"/>
                    <w:b/>
                    <w:bCs/>
                    <w:color w:val="191919"/>
                    <w:position w:val="1"/>
                    <w:sz w:val="48"/>
                    <w:szCs w:val="48"/>
                  </w:rPr>
                  <w:instrText xml:space="preserve"> PAGE </w:instrText>
                </w:r>
                <w:r>
                  <w:rPr>
                    <w:rFonts w:ascii="Times New Roman" w:hAnsi="Times New Roman"/>
                    <w:b/>
                    <w:bCs/>
                    <w:color w:val="191919"/>
                    <w:position w:val="1"/>
                    <w:sz w:val="48"/>
                    <w:szCs w:val="48"/>
                  </w:rPr>
                  <w:fldChar w:fldCharType="separate"/>
                </w:r>
                <w:r>
                  <w:rPr>
                    <w:rFonts w:ascii="Times New Roman" w:hAnsi="Times New Roman"/>
                    <w:b/>
                    <w:bCs/>
                    <w:noProof/>
                    <w:color w:val="191919"/>
                    <w:position w:val="1"/>
                    <w:sz w:val="48"/>
                    <w:szCs w:val="48"/>
                  </w:rPr>
                  <w:t>88</w:t>
                </w:r>
                <w:r>
                  <w:rPr>
                    <w:rFonts w:ascii="Times New Roman" w:hAnsi="Times New Roman"/>
                    <w:b/>
                    <w:bCs/>
                    <w:color w:val="191919"/>
                    <w:position w:val="1"/>
                    <w:sz w:val="48"/>
                    <w:szCs w:val="48"/>
                  </w:rPr>
                  <w:fldChar w:fldCharType="end"/>
                </w:r>
              </w:p>
            </w:txbxContent>
          </v:textbox>
          <w10:wrap anchorx="page" anchory="page"/>
        </v:shape>
      </w:pict>
    </w:r>
    <w:r w:rsidRPr="003F2CF3">
      <w:rPr>
        <w:rFonts w:ascii="Calibri" w:hAnsi="Calibri"/>
        <w:noProof/>
        <w:lang w:eastAsia="en-US"/>
      </w:rPr>
      <w:pict>
        <v:shape id="_x0000_s2136" type="#_x0000_t202" style="position:absolute;left:0;text-align:left;margin-left:111.8pt;margin-top:755.3pt;width:384.35pt;height:16pt;z-index:-251635712;mso-position-horizontal-relative:page;mso-position-vertical-relative:page" o:allowincell="f" filled="f" stroked="f">
          <v:textbox inset="0,0,0,0">
            <w:txbxContent>
              <w:p w:rsidR="00F42301" w:rsidRDefault="00F42301">
                <w:pPr>
                  <w:widowControl w:val="0"/>
                  <w:autoSpaceDE w:val="0"/>
                  <w:autoSpaceDN w:val="0"/>
                  <w:adjustRightInd w:val="0"/>
                  <w:spacing w:after="0" w:line="295" w:lineRule="exact"/>
                  <w:ind w:left="20" w:right="-42"/>
                  <w:rPr>
                    <w:rFonts w:ascii="Times New Roman" w:hAnsi="Times New Roman"/>
                    <w:color w:val="000000"/>
                    <w:sz w:val="28"/>
                    <w:szCs w:val="28"/>
                  </w:rPr>
                </w:pPr>
                <w:r>
                  <w:rPr>
                    <w:rFonts w:ascii="Times New Roman" w:hAnsi="Times New Roman"/>
                    <w:color w:val="191919"/>
                    <w:sz w:val="28"/>
                    <w:szCs w:val="28"/>
                  </w:rPr>
                  <w:t>A</w:t>
                </w:r>
                <w:r>
                  <w:rPr>
                    <w:rFonts w:ascii="Times New Roman" w:hAnsi="Times New Roman"/>
                    <w:color w:val="191919"/>
                    <w:sz w:val="21"/>
                    <w:szCs w:val="21"/>
                  </w:rPr>
                  <w:t>LBANY</w:t>
                </w:r>
                <w:r>
                  <w:rPr>
                    <w:rFonts w:ascii="Times New Roman" w:hAnsi="Times New Roman"/>
                    <w:color w:val="191919"/>
                    <w:spacing w:val="10"/>
                    <w:sz w:val="21"/>
                    <w:szCs w:val="21"/>
                  </w:rPr>
                  <w:t xml:space="preserve"> </w:t>
                </w:r>
                <w:r>
                  <w:rPr>
                    <w:rFonts w:ascii="Times New Roman" w:hAnsi="Times New Roman"/>
                    <w:color w:val="191919"/>
                    <w:sz w:val="28"/>
                    <w:szCs w:val="28"/>
                  </w:rPr>
                  <w:t>S</w:t>
                </w:r>
                <w:r>
                  <w:rPr>
                    <w:rFonts w:ascii="Times New Roman" w:hAnsi="Times New Roman"/>
                    <w:color w:val="191919"/>
                    <w:spacing w:val="-17"/>
                    <w:sz w:val="21"/>
                    <w:szCs w:val="21"/>
                  </w:rPr>
                  <w:t>T</w:t>
                </w:r>
                <w:r>
                  <w:rPr>
                    <w:rFonts w:ascii="Times New Roman" w:hAnsi="Times New Roman"/>
                    <w:color w:val="191919"/>
                    <w:spacing w:val="-23"/>
                    <w:sz w:val="21"/>
                    <w:szCs w:val="21"/>
                  </w:rPr>
                  <w:t>A</w:t>
                </w:r>
                <w:r>
                  <w:rPr>
                    <w:rFonts w:ascii="Times New Roman" w:hAnsi="Times New Roman"/>
                    <w:color w:val="191919"/>
                    <w:sz w:val="21"/>
                    <w:szCs w:val="21"/>
                  </w:rPr>
                  <w:t>TE</w:t>
                </w:r>
                <w:r>
                  <w:rPr>
                    <w:rFonts w:ascii="Times New Roman" w:hAnsi="Times New Roman"/>
                    <w:color w:val="191919"/>
                    <w:spacing w:val="17"/>
                    <w:sz w:val="21"/>
                    <w:szCs w:val="21"/>
                  </w:rPr>
                  <w:t xml:space="preserve"> </w:t>
                </w:r>
                <w:r>
                  <w:rPr>
                    <w:rFonts w:ascii="Times New Roman" w:hAnsi="Times New Roman"/>
                    <w:color w:val="191919"/>
                    <w:sz w:val="28"/>
                    <w:szCs w:val="28"/>
                  </w:rPr>
                  <w:t>U</w:t>
                </w:r>
                <w:r>
                  <w:rPr>
                    <w:rFonts w:ascii="Times New Roman" w:hAnsi="Times New Roman"/>
                    <w:color w:val="191919"/>
                    <w:sz w:val="21"/>
                    <w:szCs w:val="21"/>
                  </w:rPr>
                  <w:t>NIVERSITY</w:t>
                </w:r>
                <w:r>
                  <w:rPr>
                    <w:rFonts w:ascii="Times New Roman" w:hAnsi="Times New Roman"/>
                    <w:color w:val="191919"/>
                    <w:spacing w:val="10"/>
                    <w:sz w:val="21"/>
                    <w:szCs w:val="21"/>
                  </w:rPr>
                  <w:t xml:space="preserve"> </w:t>
                </w:r>
                <w:r>
                  <w:rPr>
                    <w:rFonts w:ascii="Times New Roman" w:hAnsi="Times New Roman"/>
                    <w:color w:val="191919"/>
                    <w:sz w:val="28"/>
                    <w:szCs w:val="28"/>
                  </w:rPr>
                  <w:t>G</w:t>
                </w:r>
                <w:r>
                  <w:rPr>
                    <w:rFonts w:ascii="Times New Roman" w:hAnsi="Times New Roman"/>
                    <w:color w:val="191919"/>
                    <w:sz w:val="21"/>
                    <w:szCs w:val="21"/>
                  </w:rPr>
                  <w:t>RADU</w:t>
                </w:r>
                <w:r>
                  <w:rPr>
                    <w:rFonts w:ascii="Times New Roman" w:hAnsi="Times New Roman"/>
                    <w:color w:val="191919"/>
                    <w:spacing w:val="-23"/>
                    <w:sz w:val="21"/>
                    <w:szCs w:val="21"/>
                  </w:rPr>
                  <w:t>A</w:t>
                </w:r>
                <w:r>
                  <w:rPr>
                    <w:rFonts w:ascii="Times New Roman" w:hAnsi="Times New Roman"/>
                    <w:color w:val="191919"/>
                    <w:sz w:val="21"/>
                    <w:szCs w:val="21"/>
                  </w:rPr>
                  <w:t>TE</w:t>
                </w:r>
                <w:r>
                  <w:rPr>
                    <w:rFonts w:ascii="Times New Roman" w:hAnsi="Times New Roman"/>
                    <w:color w:val="191919"/>
                    <w:spacing w:val="18"/>
                    <w:sz w:val="21"/>
                    <w:szCs w:val="21"/>
                  </w:rPr>
                  <w:t xml:space="preserve"> </w:t>
                </w:r>
                <w:r>
                  <w:rPr>
                    <w:rFonts w:ascii="Times New Roman" w:hAnsi="Times New Roman"/>
                    <w:color w:val="191919"/>
                    <w:sz w:val="28"/>
                    <w:szCs w:val="28"/>
                  </w:rPr>
                  <w:t>S</w:t>
                </w:r>
                <w:r>
                  <w:rPr>
                    <w:rFonts w:ascii="Times New Roman" w:hAnsi="Times New Roman"/>
                    <w:color w:val="191919"/>
                    <w:sz w:val="21"/>
                    <w:szCs w:val="21"/>
                  </w:rPr>
                  <w:t>CHOOL</w:t>
                </w:r>
                <w:r>
                  <w:rPr>
                    <w:rFonts w:ascii="Times New Roman" w:hAnsi="Times New Roman"/>
                    <w:color w:val="191919"/>
                    <w:spacing w:val="10"/>
                    <w:sz w:val="21"/>
                    <w:szCs w:val="21"/>
                  </w:rPr>
                  <w:t xml:space="preserve"> </w:t>
                </w:r>
                <w:r>
                  <w:rPr>
                    <w:rFonts w:ascii="Times New Roman" w:hAnsi="Times New Roman"/>
                    <w:color w:val="191919"/>
                    <w:sz w:val="28"/>
                    <w:szCs w:val="28"/>
                  </w:rPr>
                  <w:t>C</w:t>
                </w:r>
                <w:r>
                  <w:rPr>
                    <w:rFonts w:ascii="Times New Roman" w:hAnsi="Times New Roman"/>
                    <w:color w:val="191919"/>
                    <w:spacing w:val="-23"/>
                    <w:sz w:val="21"/>
                    <w:szCs w:val="21"/>
                  </w:rPr>
                  <w:t>A</w:t>
                </w:r>
                <w:r>
                  <w:rPr>
                    <w:rFonts w:ascii="Times New Roman" w:hAnsi="Times New Roman"/>
                    <w:color w:val="191919"/>
                    <w:spacing w:val="-17"/>
                    <w:sz w:val="21"/>
                    <w:szCs w:val="21"/>
                  </w:rPr>
                  <w:t>T</w:t>
                </w:r>
                <w:r>
                  <w:rPr>
                    <w:rFonts w:ascii="Times New Roman" w:hAnsi="Times New Roman"/>
                    <w:color w:val="191919"/>
                    <w:sz w:val="21"/>
                    <w:szCs w:val="21"/>
                  </w:rPr>
                  <w:t>ALOG</w:t>
                </w:r>
                <w:r>
                  <w:rPr>
                    <w:rFonts w:ascii="Times New Roman" w:hAnsi="Times New Roman"/>
                    <w:color w:val="191919"/>
                    <w:sz w:val="28"/>
                    <w:szCs w:val="28"/>
                  </w:rPr>
                  <w:t>: 2008-2012</w:t>
                </w:r>
              </w:p>
            </w:txbxContent>
          </v:textbox>
          <w10:wrap anchorx="page" anchory="page"/>
        </v:shape>
      </w:pict>
    </w:r>
  </w:p>
</w:ftr>
</file>

<file path=word/footer3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42301" w:rsidRDefault="00F42301">
    <w:pPr>
      <w:widowControl w:val="0"/>
      <w:autoSpaceDE w:val="0"/>
      <w:autoSpaceDN w:val="0"/>
      <w:adjustRightInd w:val="0"/>
      <w:spacing w:after="0" w:line="200" w:lineRule="exact"/>
      <w:rPr>
        <w:rFonts w:ascii="Times New Roman" w:hAnsi="Times New Roman"/>
        <w:sz w:val="20"/>
        <w:szCs w:val="20"/>
      </w:rPr>
    </w:pPr>
    <w:r w:rsidRPr="003F2CF3">
      <w:rPr>
        <w:rFonts w:ascii="Calibri" w:hAnsi="Calibri"/>
        <w:noProof/>
        <w:lang w:eastAsia="en-US"/>
      </w:rPr>
      <w:pict>
        <v:shape id="_x0000_s2140" style="position:absolute;left:0;text-align:left;margin-left:73pt;margin-top:732.8pt;width:0;height:36.15pt;z-index:-251631616;mso-position-horizontal-relative:page;mso-position-vertical-relative:page" coordsize="0,724" o:allowincell="f" path="m,l,724e" filled="f" strokecolor="#191919" strokeweight="4pt">
          <v:path arrowok="t"/>
          <w10:wrap anchorx="page" anchory="page"/>
        </v:shape>
      </w:pict>
    </w:r>
    <w:r w:rsidRPr="003F2CF3">
      <w:rPr>
        <w:rFonts w:ascii="Calibri" w:hAnsi="Calibri"/>
        <w:noProof/>
        <w:lang w:eastAsia="en-US"/>
      </w:rPr>
      <w:pict>
        <v:shapetype id="_x0000_t202" coordsize="21600,21600" o:spt="202" path="m,l,21600r21600,l21600,xe">
          <v:stroke joinstyle="miter"/>
          <v:path gradientshapeok="t" o:connecttype="rect"/>
        </v:shapetype>
        <v:shape id="_x0000_s2141" type="#_x0000_t202" style="position:absolute;left:0;text-align:left;margin-left:16.75pt;margin-top:749.05pt;width:28.25pt;height:26.5pt;z-index:-251630592;mso-position-horizontal-relative:page;mso-position-vertical-relative:page" o:allowincell="f" filled="f" stroked="f">
          <v:textbox inset="0,0,0,0">
            <w:txbxContent>
              <w:p w:rsidR="00F42301" w:rsidRDefault="00F42301">
                <w:pPr>
                  <w:widowControl w:val="0"/>
                  <w:autoSpaceDE w:val="0"/>
                  <w:autoSpaceDN w:val="0"/>
                  <w:adjustRightInd w:val="0"/>
                  <w:spacing w:after="0" w:line="493" w:lineRule="exact"/>
                  <w:ind w:left="40" w:right="-47"/>
                  <w:rPr>
                    <w:rFonts w:ascii="Times New Roman" w:hAnsi="Times New Roman"/>
                    <w:color w:val="000000"/>
                    <w:sz w:val="48"/>
                    <w:szCs w:val="48"/>
                  </w:rPr>
                </w:pPr>
                <w:r>
                  <w:rPr>
                    <w:rFonts w:ascii="Times New Roman" w:hAnsi="Times New Roman"/>
                    <w:b/>
                    <w:bCs/>
                    <w:color w:val="191919"/>
                    <w:position w:val="1"/>
                    <w:sz w:val="48"/>
                    <w:szCs w:val="48"/>
                  </w:rPr>
                  <w:fldChar w:fldCharType="begin"/>
                </w:r>
                <w:r>
                  <w:rPr>
                    <w:rFonts w:ascii="Times New Roman" w:hAnsi="Times New Roman"/>
                    <w:b/>
                    <w:bCs/>
                    <w:color w:val="191919"/>
                    <w:position w:val="1"/>
                    <w:sz w:val="48"/>
                    <w:szCs w:val="48"/>
                  </w:rPr>
                  <w:instrText xml:space="preserve"> PAGE </w:instrText>
                </w:r>
                <w:r>
                  <w:rPr>
                    <w:rFonts w:ascii="Times New Roman" w:hAnsi="Times New Roman"/>
                    <w:b/>
                    <w:bCs/>
                    <w:color w:val="191919"/>
                    <w:position w:val="1"/>
                    <w:sz w:val="48"/>
                    <w:szCs w:val="48"/>
                  </w:rPr>
                  <w:fldChar w:fldCharType="separate"/>
                </w:r>
                <w:r>
                  <w:rPr>
                    <w:rFonts w:ascii="Times New Roman" w:hAnsi="Times New Roman"/>
                    <w:b/>
                    <w:bCs/>
                    <w:noProof/>
                    <w:color w:val="191919"/>
                    <w:position w:val="1"/>
                    <w:sz w:val="48"/>
                    <w:szCs w:val="48"/>
                  </w:rPr>
                  <w:t>88</w:t>
                </w:r>
                <w:r>
                  <w:rPr>
                    <w:rFonts w:ascii="Times New Roman" w:hAnsi="Times New Roman"/>
                    <w:b/>
                    <w:bCs/>
                    <w:color w:val="191919"/>
                    <w:position w:val="1"/>
                    <w:sz w:val="48"/>
                    <w:szCs w:val="48"/>
                  </w:rPr>
                  <w:fldChar w:fldCharType="end"/>
                </w:r>
              </w:p>
            </w:txbxContent>
          </v:textbox>
          <w10:wrap anchorx="page" anchory="page"/>
        </v:shape>
      </w:pict>
    </w:r>
    <w:r w:rsidRPr="003F2CF3">
      <w:rPr>
        <w:rFonts w:ascii="Calibri" w:hAnsi="Calibri"/>
        <w:noProof/>
        <w:lang w:eastAsia="en-US"/>
      </w:rPr>
      <w:pict>
        <v:shape id="_x0000_s2142" type="#_x0000_t202" style="position:absolute;left:0;text-align:left;margin-left:114.6pt;margin-top:756.8pt;width:384.35pt;height:16pt;z-index:-251629568;mso-position-horizontal-relative:page;mso-position-vertical-relative:page" o:allowincell="f" filled="f" stroked="f">
          <v:textbox inset="0,0,0,0">
            <w:txbxContent>
              <w:p w:rsidR="00F42301" w:rsidRDefault="00F42301">
                <w:pPr>
                  <w:widowControl w:val="0"/>
                  <w:autoSpaceDE w:val="0"/>
                  <w:autoSpaceDN w:val="0"/>
                  <w:adjustRightInd w:val="0"/>
                  <w:spacing w:after="0" w:line="295" w:lineRule="exact"/>
                  <w:ind w:left="20" w:right="-42"/>
                  <w:rPr>
                    <w:rFonts w:ascii="Times New Roman" w:hAnsi="Times New Roman"/>
                    <w:color w:val="000000"/>
                    <w:sz w:val="28"/>
                    <w:szCs w:val="28"/>
                  </w:rPr>
                </w:pPr>
                <w:r>
                  <w:rPr>
                    <w:rFonts w:ascii="Times New Roman" w:hAnsi="Times New Roman"/>
                    <w:color w:val="191919"/>
                    <w:sz w:val="28"/>
                    <w:szCs w:val="28"/>
                  </w:rPr>
                  <w:t>A</w:t>
                </w:r>
                <w:r>
                  <w:rPr>
                    <w:rFonts w:ascii="Times New Roman" w:hAnsi="Times New Roman"/>
                    <w:color w:val="191919"/>
                    <w:sz w:val="21"/>
                    <w:szCs w:val="21"/>
                  </w:rPr>
                  <w:t>LBANY</w:t>
                </w:r>
                <w:r>
                  <w:rPr>
                    <w:rFonts w:ascii="Times New Roman" w:hAnsi="Times New Roman"/>
                    <w:color w:val="191919"/>
                    <w:spacing w:val="10"/>
                    <w:sz w:val="21"/>
                    <w:szCs w:val="21"/>
                  </w:rPr>
                  <w:t xml:space="preserve"> </w:t>
                </w:r>
                <w:r>
                  <w:rPr>
                    <w:rFonts w:ascii="Times New Roman" w:hAnsi="Times New Roman"/>
                    <w:color w:val="191919"/>
                    <w:sz w:val="28"/>
                    <w:szCs w:val="28"/>
                  </w:rPr>
                  <w:t>S</w:t>
                </w:r>
                <w:r>
                  <w:rPr>
                    <w:rFonts w:ascii="Times New Roman" w:hAnsi="Times New Roman"/>
                    <w:color w:val="191919"/>
                    <w:spacing w:val="-17"/>
                    <w:sz w:val="21"/>
                    <w:szCs w:val="21"/>
                  </w:rPr>
                  <w:t>T</w:t>
                </w:r>
                <w:r>
                  <w:rPr>
                    <w:rFonts w:ascii="Times New Roman" w:hAnsi="Times New Roman"/>
                    <w:color w:val="191919"/>
                    <w:spacing w:val="-23"/>
                    <w:sz w:val="21"/>
                    <w:szCs w:val="21"/>
                  </w:rPr>
                  <w:t>A</w:t>
                </w:r>
                <w:r>
                  <w:rPr>
                    <w:rFonts w:ascii="Times New Roman" w:hAnsi="Times New Roman"/>
                    <w:color w:val="191919"/>
                    <w:sz w:val="21"/>
                    <w:szCs w:val="21"/>
                  </w:rPr>
                  <w:t>TE</w:t>
                </w:r>
                <w:r>
                  <w:rPr>
                    <w:rFonts w:ascii="Times New Roman" w:hAnsi="Times New Roman"/>
                    <w:color w:val="191919"/>
                    <w:spacing w:val="17"/>
                    <w:sz w:val="21"/>
                    <w:szCs w:val="21"/>
                  </w:rPr>
                  <w:t xml:space="preserve"> </w:t>
                </w:r>
                <w:r>
                  <w:rPr>
                    <w:rFonts w:ascii="Times New Roman" w:hAnsi="Times New Roman"/>
                    <w:color w:val="191919"/>
                    <w:sz w:val="28"/>
                    <w:szCs w:val="28"/>
                  </w:rPr>
                  <w:t>U</w:t>
                </w:r>
                <w:r>
                  <w:rPr>
                    <w:rFonts w:ascii="Times New Roman" w:hAnsi="Times New Roman"/>
                    <w:color w:val="191919"/>
                    <w:sz w:val="21"/>
                    <w:szCs w:val="21"/>
                  </w:rPr>
                  <w:t>NIVERSITY</w:t>
                </w:r>
                <w:r>
                  <w:rPr>
                    <w:rFonts w:ascii="Times New Roman" w:hAnsi="Times New Roman"/>
                    <w:color w:val="191919"/>
                    <w:spacing w:val="10"/>
                    <w:sz w:val="21"/>
                    <w:szCs w:val="21"/>
                  </w:rPr>
                  <w:t xml:space="preserve"> </w:t>
                </w:r>
                <w:r>
                  <w:rPr>
                    <w:rFonts w:ascii="Times New Roman" w:hAnsi="Times New Roman"/>
                    <w:color w:val="191919"/>
                    <w:sz w:val="28"/>
                    <w:szCs w:val="28"/>
                  </w:rPr>
                  <w:t>G</w:t>
                </w:r>
                <w:r>
                  <w:rPr>
                    <w:rFonts w:ascii="Times New Roman" w:hAnsi="Times New Roman"/>
                    <w:color w:val="191919"/>
                    <w:sz w:val="21"/>
                    <w:szCs w:val="21"/>
                  </w:rPr>
                  <w:t>RADU</w:t>
                </w:r>
                <w:r>
                  <w:rPr>
                    <w:rFonts w:ascii="Times New Roman" w:hAnsi="Times New Roman"/>
                    <w:color w:val="191919"/>
                    <w:spacing w:val="-23"/>
                    <w:sz w:val="21"/>
                    <w:szCs w:val="21"/>
                  </w:rPr>
                  <w:t>A</w:t>
                </w:r>
                <w:r>
                  <w:rPr>
                    <w:rFonts w:ascii="Times New Roman" w:hAnsi="Times New Roman"/>
                    <w:color w:val="191919"/>
                    <w:sz w:val="21"/>
                    <w:szCs w:val="21"/>
                  </w:rPr>
                  <w:t>TE</w:t>
                </w:r>
                <w:r>
                  <w:rPr>
                    <w:rFonts w:ascii="Times New Roman" w:hAnsi="Times New Roman"/>
                    <w:color w:val="191919"/>
                    <w:spacing w:val="18"/>
                    <w:sz w:val="21"/>
                    <w:szCs w:val="21"/>
                  </w:rPr>
                  <w:t xml:space="preserve"> </w:t>
                </w:r>
                <w:r>
                  <w:rPr>
                    <w:rFonts w:ascii="Times New Roman" w:hAnsi="Times New Roman"/>
                    <w:color w:val="191919"/>
                    <w:sz w:val="28"/>
                    <w:szCs w:val="28"/>
                  </w:rPr>
                  <w:t>S</w:t>
                </w:r>
                <w:r>
                  <w:rPr>
                    <w:rFonts w:ascii="Times New Roman" w:hAnsi="Times New Roman"/>
                    <w:color w:val="191919"/>
                    <w:sz w:val="21"/>
                    <w:szCs w:val="21"/>
                  </w:rPr>
                  <w:t>CHOOL</w:t>
                </w:r>
                <w:r>
                  <w:rPr>
                    <w:rFonts w:ascii="Times New Roman" w:hAnsi="Times New Roman"/>
                    <w:color w:val="191919"/>
                    <w:spacing w:val="10"/>
                    <w:sz w:val="21"/>
                    <w:szCs w:val="21"/>
                  </w:rPr>
                  <w:t xml:space="preserve"> </w:t>
                </w:r>
                <w:r>
                  <w:rPr>
                    <w:rFonts w:ascii="Times New Roman" w:hAnsi="Times New Roman"/>
                    <w:color w:val="191919"/>
                    <w:sz w:val="28"/>
                    <w:szCs w:val="28"/>
                  </w:rPr>
                  <w:t>C</w:t>
                </w:r>
                <w:r>
                  <w:rPr>
                    <w:rFonts w:ascii="Times New Roman" w:hAnsi="Times New Roman"/>
                    <w:color w:val="191919"/>
                    <w:spacing w:val="-23"/>
                    <w:sz w:val="21"/>
                    <w:szCs w:val="21"/>
                  </w:rPr>
                  <w:t>A</w:t>
                </w:r>
                <w:r>
                  <w:rPr>
                    <w:rFonts w:ascii="Times New Roman" w:hAnsi="Times New Roman"/>
                    <w:color w:val="191919"/>
                    <w:spacing w:val="-17"/>
                    <w:sz w:val="21"/>
                    <w:szCs w:val="21"/>
                  </w:rPr>
                  <w:t>T</w:t>
                </w:r>
                <w:r>
                  <w:rPr>
                    <w:rFonts w:ascii="Times New Roman" w:hAnsi="Times New Roman"/>
                    <w:color w:val="191919"/>
                    <w:sz w:val="21"/>
                    <w:szCs w:val="21"/>
                  </w:rPr>
                  <w:t>ALOG</w:t>
                </w:r>
                <w:r>
                  <w:rPr>
                    <w:rFonts w:ascii="Times New Roman" w:hAnsi="Times New Roman"/>
                    <w:color w:val="191919"/>
                    <w:sz w:val="28"/>
                    <w:szCs w:val="28"/>
                  </w:rPr>
                  <w:t>: 2008-2012</w:t>
                </w:r>
              </w:p>
            </w:txbxContent>
          </v:textbox>
          <w10:wrap anchorx="page" anchory="page"/>
        </v:shape>
      </w:pict>
    </w:r>
  </w:p>
</w:ftr>
</file>

<file path=word/footer3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42301" w:rsidRDefault="00F42301">
    <w:pPr>
      <w:widowControl w:val="0"/>
      <w:autoSpaceDE w:val="0"/>
      <w:autoSpaceDN w:val="0"/>
      <w:adjustRightInd w:val="0"/>
      <w:spacing w:after="0" w:line="200" w:lineRule="exact"/>
      <w:rPr>
        <w:rFonts w:ascii="Times New Roman" w:hAnsi="Times New Roman"/>
        <w:sz w:val="20"/>
        <w:szCs w:val="20"/>
      </w:rPr>
    </w:pPr>
    <w:r w:rsidRPr="003F2CF3">
      <w:rPr>
        <w:rFonts w:ascii="Calibri" w:hAnsi="Calibri"/>
        <w:noProof/>
        <w:lang w:eastAsia="en-US"/>
      </w:rPr>
      <w:pict>
        <v:shape id="_x0000_s2143" style="position:absolute;left:0;text-align:left;margin-left:543pt;margin-top:732.8pt;width:0;height:36.15pt;z-index:-251628544;mso-position-horizontal-relative:page;mso-position-vertical-relative:page" coordsize="0,724" o:allowincell="f" path="m,l,724e" filled="f" strokecolor="#191919" strokeweight="4pt">
          <v:path arrowok="t"/>
          <w10:wrap anchorx="page" anchory="page"/>
        </v:shape>
      </w:pict>
    </w:r>
    <w:r w:rsidRPr="003F2CF3">
      <w:rPr>
        <w:rFonts w:ascii="Calibri" w:hAnsi="Calibri"/>
        <w:noProof/>
        <w:lang w:eastAsia="en-US"/>
      </w:rPr>
      <w:pict>
        <v:shapetype id="_x0000_t202" coordsize="21600,21600" o:spt="202" path="m,l,21600r21600,l21600,xe">
          <v:stroke joinstyle="miter"/>
          <v:path gradientshapeok="t" o:connecttype="rect"/>
        </v:shapetype>
        <v:shape id="_x0000_s2144" type="#_x0000_t202" style="position:absolute;left:0;text-align:left;margin-left:571.05pt;margin-top:749.55pt;width:28pt;height:26pt;z-index:-251627520;mso-position-horizontal-relative:page;mso-position-vertical-relative:page" o:allowincell="f" filled="f" stroked="f">
          <v:textbox inset="0,0,0,0">
            <w:txbxContent>
              <w:p w:rsidR="00F42301" w:rsidRDefault="00F42301">
                <w:pPr>
                  <w:widowControl w:val="0"/>
                  <w:autoSpaceDE w:val="0"/>
                  <w:autoSpaceDN w:val="0"/>
                  <w:adjustRightInd w:val="0"/>
                  <w:spacing w:after="0" w:line="493" w:lineRule="exact"/>
                  <w:ind w:left="40" w:right="-52"/>
                  <w:rPr>
                    <w:rFonts w:ascii="Times New Roman" w:hAnsi="Times New Roman"/>
                    <w:color w:val="000000"/>
                    <w:sz w:val="48"/>
                    <w:szCs w:val="48"/>
                  </w:rPr>
                </w:pPr>
                <w:r>
                  <w:rPr>
                    <w:rFonts w:ascii="Times New Roman" w:hAnsi="Times New Roman"/>
                    <w:b/>
                    <w:bCs/>
                    <w:color w:val="191919"/>
                    <w:position w:val="1"/>
                    <w:sz w:val="48"/>
                    <w:szCs w:val="48"/>
                  </w:rPr>
                  <w:fldChar w:fldCharType="begin"/>
                </w:r>
                <w:r>
                  <w:rPr>
                    <w:rFonts w:ascii="Times New Roman" w:hAnsi="Times New Roman"/>
                    <w:b/>
                    <w:bCs/>
                    <w:color w:val="191919"/>
                    <w:position w:val="1"/>
                    <w:sz w:val="48"/>
                    <w:szCs w:val="48"/>
                  </w:rPr>
                  <w:instrText xml:space="preserve"> PAGE </w:instrText>
                </w:r>
                <w:r>
                  <w:rPr>
                    <w:rFonts w:ascii="Times New Roman" w:hAnsi="Times New Roman"/>
                    <w:b/>
                    <w:bCs/>
                    <w:color w:val="191919"/>
                    <w:position w:val="1"/>
                    <w:sz w:val="48"/>
                    <w:szCs w:val="48"/>
                  </w:rPr>
                  <w:fldChar w:fldCharType="separate"/>
                </w:r>
                <w:r>
                  <w:rPr>
                    <w:rFonts w:ascii="Times New Roman" w:hAnsi="Times New Roman"/>
                    <w:b/>
                    <w:bCs/>
                    <w:noProof/>
                    <w:color w:val="191919"/>
                    <w:position w:val="1"/>
                    <w:sz w:val="48"/>
                    <w:szCs w:val="48"/>
                  </w:rPr>
                  <w:t>90</w:t>
                </w:r>
                <w:r>
                  <w:rPr>
                    <w:rFonts w:ascii="Times New Roman" w:hAnsi="Times New Roman"/>
                    <w:b/>
                    <w:bCs/>
                    <w:color w:val="191919"/>
                    <w:position w:val="1"/>
                    <w:sz w:val="48"/>
                    <w:szCs w:val="48"/>
                  </w:rPr>
                  <w:fldChar w:fldCharType="end"/>
                </w:r>
              </w:p>
            </w:txbxContent>
          </v:textbox>
          <w10:wrap anchorx="page" anchory="page"/>
        </v:shape>
      </w:pict>
    </w:r>
    <w:r w:rsidRPr="003F2CF3">
      <w:rPr>
        <w:rFonts w:ascii="Calibri" w:hAnsi="Calibri"/>
        <w:noProof/>
        <w:lang w:eastAsia="en-US"/>
      </w:rPr>
      <w:pict>
        <v:shape id="_x0000_s2145" type="#_x0000_t202" style="position:absolute;left:0;text-align:left;margin-left:114.85pt;margin-top:756.3pt;width:384.3pt;height:16pt;z-index:-251626496;mso-position-horizontal-relative:page;mso-position-vertical-relative:page" o:allowincell="f" filled="f" stroked="f">
          <v:textbox inset="0,0,0,0">
            <w:txbxContent>
              <w:p w:rsidR="00F42301" w:rsidRDefault="00F42301">
                <w:pPr>
                  <w:widowControl w:val="0"/>
                  <w:autoSpaceDE w:val="0"/>
                  <w:autoSpaceDN w:val="0"/>
                  <w:adjustRightInd w:val="0"/>
                  <w:spacing w:after="0" w:line="295" w:lineRule="exact"/>
                  <w:ind w:left="20" w:right="-42"/>
                  <w:rPr>
                    <w:rFonts w:ascii="Times New Roman" w:hAnsi="Times New Roman"/>
                    <w:color w:val="000000"/>
                    <w:sz w:val="28"/>
                    <w:szCs w:val="28"/>
                  </w:rPr>
                </w:pPr>
                <w:r>
                  <w:rPr>
                    <w:rFonts w:ascii="Times New Roman" w:hAnsi="Times New Roman"/>
                    <w:color w:val="191919"/>
                    <w:sz w:val="28"/>
                    <w:szCs w:val="28"/>
                  </w:rPr>
                  <w:t>A</w:t>
                </w:r>
                <w:r>
                  <w:rPr>
                    <w:rFonts w:ascii="Times New Roman" w:hAnsi="Times New Roman"/>
                    <w:color w:val="191919"/>
                    <w:sz w:val="21"/>
                    <w:szCs w:val="21"/>
                  </w:rPr>
                  <w:t>LBANY</w:t>
                </w:r>
                <w:r>
                  <w:rPr>
                    <w:rFonts w:ascii="Times New Roman" w:hAnsi="Times New Roman"/>
                    <w:color w:val="191919"/>
                    <w:spacing w:val="10"/>
                    <w:sz w:val="21"/>
                    <w:szCs w:val="21"/>
                  </w:rPr>
                  <w:t xml:space="preserve"> </w:t>
                </w:r>
                <w:r>
                  <w:rPr>
                    <w:rFonts w:ascii="Times New Roman" w:hAnsi="Times New Roman"/>
                    <w:color w:val="191919"/>
                    <w:sz w:val="28"/>
                    <w:szCs w:val="28"/>
                  </w:rPr>
                  <w:t>S</w:t>
                </w:r>
                <w:r>
                  <w:rPr>
                    <w:rFonts w:ascii="Times New Roman" w:hAnsi="Times New Roman"/>
                    <w:color w:val="191919"/>
                    <w:spacing w:val="-17"/>
                    <w:sz w:val="21"/>
                    <w:szCs w:val="21"/>
                  </w:rPr>
                  <w:t>T</w:t>
                </w:r>
                <w:r>
                  <w:rPr>
                    <w:rFonts w:ascii="Times New Roman" w:hAnsi="Times New Roman"/>
                    <w:color w:val="191919"/>
                    <w:spacing w:val="-23"/>
                    <w:sz w:val="21"/>
                    <w:szCs w:val="21"/>
                  </w:rPr>
                  <w:t>A</w:t>
                </w:r>
                <w:r>
                  <w:rPr>
                    <w:rFonts w:ascii="Times New Roman" w:hAnsi="Times New Roman"/>
                    <w:color w:val="191919"/>
                    <w:sz w:val="21"/>
                    <w:szCs w:val="21"/>
                  </w:rPr>
                  <w:t>TE</w:t>
                </w:r>
                <w:r>
                  <w:rPr>
                    <w:rFonts w:ascii="Times New Roman" w:hAnsi="Times New Roman"/>
                    <w:color w:val="191919"/>
                    <w:spacing w:val="17"/>
                    <w:sz w:val="21"/>
                    <w:szCs w:val="21"/>
                  </w:rPr>
                  <w:t xml:space="preserve"> </w:t>
                </w:r>
                <w:r>
                  <w:rPr>
                    <w:rFonts w:ascii="Times New Roman" w:hAnsi="Times New Roman"/>
                    <w:color w:val="191919"/>
                    <w:sz w:val="28"/>
                    <w:szCs w:val="28"/>
                  </w:rPr>
                  <w:t>U</w:t>
                </w:r>
                <w:r>
                  <w:rPr>
                    <w:rFonts w:ascii="Times New Roman" w:hAnsi="Times New Roman"/>
                    <w:color w:val="191919"/>
                    <w:sz w:val="21"/>
                    <w:szCs w:val="21"/>
                  </w:rPr>
                  <w:t>NIVERSITY</w:t>
                </w:r>
                <w:r>
                  <w:rPr>
                    <w:rFonts w:ascii="Times New Roman" w:hAnsi="Times New Roman"/>
                    <w:color w:val="191919"/>
                    <w:spacing w:val="10"/>
                    <w:sz w:val="21"/>
                    <w:szCs w:val="21"/>
                  </w:rPr>
                  <w:t xml:space="preserve"> </w:t>
                </w:r>
                <w:r>
                  <w:rPr>
                    <w:rFonts w:ascii="Times New Roman" w:hAnsi="Times New Roman"/>
                    <w:color w:val="191919"/>
                    <w:sz w:val="28"/>
                    <w:szCs w:val="28"/>
                  </w:rPr>
                  <w:t>G</w:t>
                </w:r>
                <w:r>
                  <w:rPr>
                    <w:rFonts w:ascii="Times New Roman" w:hAnsi="Times New Roman"/>
                    <w:color w:val="191919"/>
                    <w:sz w:val="21"/>
                    <w:szCs w:val="21"/>
                  </w:rPr>
                  <w:t>RADU</w:t>
                </w:r>
                <w:r>
                  <w:rPr>
                    <w:rFonts w:ascii="Times New Roman" w:hAnsi="Times New Roman"/>
                    <w:color w:val="191919"/>
                    <w:spacing w:val="-23"/>
                    <w:sz w:val="21"/>
                    <w:szCs w:val="21"/>
                  </w:rPr>
                  <w:t>A</w:t>
                </w:r>
                <w:r>
                  <w:rPr>
                    <w:rFonts w:ascii="Times New Roman" w:hAnsi="Times New Roman"/>
                    <w:color w:val="191919"/>
                    <w:sz w:val="21"/>
                    <w:szCs w:val="21"/>
                  </w:rPr>
                  <w:t>TE</w:t>
                </w:r>
                <w:r>
                  <w:rPr>
                    <w:rFonts w:ascii="Times New Roman" w:hAnsi="Times New Roman"/>
                    <w:color w:val="191919"/>
                    <w:spacing w:val="18"/>
                    <w:sz w:val="21"/>
                    <w:szCs w:val="21"/>
                  </w:rPr>
                  <w:t xml:space="preserve"> </w:t>
                </w:r>
                <w:r>
                  <w:rPr>
                    <w:rFonts w:ascii="Times New Roman" w:hAnsi="Times New Roman"/>
                    <w:color w:val="191919"/>
                    <w:sz w:val="28"/>
                    <w:szCs w:val="28"/>
                  </w:rPr>
                  <w:t>S</w:t>
                </w:r>
                <w:r>
                  <w:rPr>
                    <w:rFonts w:ascii="Times New Roman" w:hAnsi="Times New Roman"/>
                    <w:color w:val="191919"/>
                    <w:sz w:val="21"/>
                    <w:szCs w:val="21"/>
                  </w:rPr>
                  <w:t>CHOOL</w:t>
                </w:r>
                <w:r>
                  <w:rPr>
                    <w:rFonts w:ascii="Times New Roman" w:hAnsi="Times New Roman"/>
                    <w:color w:val="191919"/>
                    <w:spacing w:val="10"/>
                    <w:sz w:val="21"/>
                    <w:szCs w:val="21"/>
                  </w:rPr>
                  <w:t xml:space="preserve"> </w:t>
                </w:r>
                <w:r>
                  <w:rPr>
                    <w:rFonts w:ascii="Times New Roman" w:hAnsi="Times New Roman"/>
                    <w:color w:val="191919"/>
                    <w:sz w:val="28"/>
                    <w:szCs w:val="28"/>
                  </w:rPr>
                  <w:t>C</w:t>
                </w:r>
                <w:r>
                  <w:rPr>
                    <w:rFonts w:ascii="Times New Roman" w:hAnsi="Times New Roman"/>
                    <w:color w:val="191919"/>
                    <w:spacing w:val="-23"/>
                    <w:sz w:val="21"/>
                    <w:szCs w:val="21"/>
                  </w:rPr>
                  <w:t>A</w:t>
                </w:r>
                <w:r>
                  <w:rPr>
                    <w:rFonts w:ascii="Times New Roman" w:hAnsi="Times New Roman"/>
                    <w:color w:val="191919"/>
                    <w:spacing w:val="-17"/>
                    <w:sz w:val="21"/>
                    <w:szCs w:val="21"/>
                  </w:rPr>
                  <w:t>T</w:t>
                </w:r>
                <w:r>
                  <w:rPr>
                    <w:rFonts w:ascii="Times New Roman" w:hAnsi="Times New Roman"/>
                    <w:color w:val="191919"/>
                    <w:sz w:val="21"/>
                    <w:szCs w:val="21"/>
                  </w:rPr>
                  <w:t>ALOG</w:t>
                </w:r>
                <w:r>
                  <w:rPr>
                    <w:rFonts w:ascii="Times New Roman" w:hAnsi="Times New Roman"/>
                    <w:color w:val="191919"/>
                    <w:sz w:val="28"/>
                    <w:szCs w:val="28"/>
                  </w:rPr>
                  <w:t>: 2008-2012</w:t>
                </w:r>
              </w:p>
            </w:txbxContent>
          </v:textbox>
          <w10:wrap anchorx="page" anchory="page"/>
        </v:shape>
      </w:pict>
    </w:r>
  </w:p>
</w:ftr>
</file>

<file path=word/footer3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42301" w:rsidRDefault="00F42301">
    <w:pPr>
      <w:widowControl w:val="0"/>
      <w:autoSpaceDE w:val="0"/>
      <w:autoSpaceDN w:val="0"/>
      <w:adjustRightInd w:val="0"/>
      <w:spacing w:after="0" w:line="200" w:lineRule="exact"/>
      <w:rPr>
        <w:rFonts w:ascii="Times New Roman" w:hAnsi="Times New Roman"/>
        <w:sz w:val="20"/>
        <w:szCs w:val="20"/>
      </w:rPr>
    </w:pPr>
    <w:r w:rsidRPr="003F2CF3">
      <w:rPr>
        <w:rFonts w:ascii="Calibri" w:hAnsi="Calibri"/>
        <w:noProof/>
        <w:lang w:eastAsia="en-US"/>
      </w:rPr>
      <w:pict>
        <v:shape id="_x0000_s2146" style="position:absolute;left:0;text-align:left;margin-left:70.6pt;margin-top:731.8pt;width:0;height:36.15pt;z-index:-251625472;mso-position-horizontal-relative:page;mso-position-vertical-relative:page" coordsize="0,724" o:allowincell="f" path="m,l,724e" filled="f" strokecolor="#191919" strokeweight="4pt">
          <v:path arrowok="t"/>
          <w10:wrap anchorx="page" anchory="page"/>
        </v:shape>
      </w:pict>
    </w:r>
    <w:r w:rsidRPr="003F2CF3">
      <w:rPr>
        <w:rFonts w:ascii="Calibri" w:hAnsi="Calibri"/>
        <w:noProof/>
        <w:lang w:eastAsia="en-US"/>
      </w:rPr>
      <w:pict>
        <v:shapetype id="_x0000_t202" coordsize="21600,21600" o:spt="202" path="m,l,21600r21600,l21600,xe">
          <v:stroke joinstyle="miter"/>
          <v:path gradientshapeok="t" o:connecttype="rect"/>
        </v:shapetype>
        <v:shape id="_x0000_s2147" type="#_x0000_t202" style="position:absolute;left:0;text-align:left;margin-left:14.5pt;margin-top:748.55pt;width:31pt;height:27pt;z-index:-251624448;mso-position-horizontal-relative:page;mso-position-vertical-relative:page" o:allowincell="f" filled="f" stroked="f">
          <v:textbox inset="0,0,0,0">
            <w:txbxContent>
              <w:p w:rsidR="00F42301" w:rsidRDefault="00F42301">
                <w:pPr>
                  <w:widowControl w:val="0"/>
                  <w:autoSpaceDE w:val="0"/>
                  <w:autoSpaceDN w:val="0"/>
                  <w:adjustRightInd w:val="0"/>
                  <w:spacing w:after="0" w:line="493" w:lineRule="exact"/>
                  <w:ind w:left="60"/>
                  <w:rPr>
                    <w:rFonts w:ascii="Times New Roman" w:hAnsi="Times New Roman"/>
                    <w:color w:val="000000"/>
                    <w:sz w:val="48"/>
                    <w:szCs w:val="48"/>
                  </w:rPr>
                </w:pPr>
                <w:r>
                  <w:rPr>
                    <w:rFonts w:ascii="Times New Roman" w:hAnsi="Times New Roman"/>
                    <w:b/>
                    <w:bCs/>
                    <w:color w:val="191919"/>
                    <w:position w:val="1"/>
                    <w:sz w:val="48"/>
                    <w:szCs w:val="48"/>
                  </w:rPr>
                  <w:fldChar w:fldCharType="begin"/>
                </w:r>
                <w:r>
                  <w:rPr>
                    <w:rFonts w:ascii="Times New Roman" w:hAnsi="Times New Roman"/>
                    <w:b/>
                    <w:bCs/>
                    <w:color w:val="191919"/>
                    <w:position w:val="1"/>
                    <w:sz w:val="48"/>
                    <w:szCs w:val="48"/>
                  </w:rPr>
                  <w:instrText xml:space="preserve"> PAGE </w:instrText>
                </w:r>
                <w:r>
                  <w:rPr>
                    <w:rFonts w:ascii="Times New Roman" w:hAnsi="Times New Roman"/>
                    <w:b/>
                    <w:bCs/>
                    <w:color w:val="191919"/>
                    <w:position w:val="1"/>
                    <w:sz w:val="48"/>
                    <w:szCs w:val="48"/>
                  </w:rPr>
                  <w:fldChar w:fldCharType="separate"/>
                </w:r>
                <w:r>
                  <w:rPr>
                    <w:rFonts w:ascii="Times New Roman" w:hAnsi="Times New Roman"/>
                    <w:b/>
                    <w:bCs/>
                    <w:noProof/>
                    <w:color w:val="191919"/>
                    <w:position w:val="1"/>
                    <w:sz w:val="48"/>
                    <w:szCs w:val="48"/>
                  </w:rPr>
                  <w:t>98</w:t>
                </w:r>
                <w:r>
                  <w:rPr>
                    <w:rFonts w:ascii="Times New Roman" w:hAnsi="Times New Roman"/>
                    <w:b/>
                    <w:bCs/>
                    <w:color w:val="191919"/>
                    <w:position w:val="1"/>
                    <w:sz w:val="48"/>
                    <w:szCs w:val="48"/>
                  </w:rPr>
                  <w:fldChar w:fldCharType="end"/>
                </w:r>
              </w:p>
            </w:txbxContent>
          </v:textbox>
          <w10:wrap anchorx="page" anchory="page"/>
        </v:shape>
      </w:pict>
    </w:r>
    <w:r w:rsidRPr="003F2CF3">
      <w:rPr>
        <w:rFonts w:ascii="Calibri" w:hAnsi="Calibri"/>
        <w:noProof/>
        <w:lang w:eastAsia="en-US"/>
      </w:rPr>
      <w:pict>
        <v:shape id="_x0000_s2148" type="#_x0000_t202" style="position:absolute;left:0;text-align:left;margin-left:113.35pt;margin-top:756.3pt;width:384.3pt;height:16pt;z-index:-251623424;mso-position-horizontal-relative:page;mso-position-vertical-relative:page" o:allowincell="f" filled="f" stroked="f">
          <v:textbox inset="0,0,0,0">
            <w:txbxContent>
              <w:p w:rsidR="00F42301" w:rsidRDefault="00F42301">
                <w:pPr>
                  <w:widowControl w:val="0"/>
                  <w:autoSpaceDE w:val="0"/>
                  <w:autoSpaceDN w:val="0"/>
                  <w:adjustRightInd w:val="0"/>
                  <w:spacing w:after="0" w:line="295" w:lineRule="exact"/>
                  <w:ind w:left="20" w:right="-42"/>
                  <w:rPr>
                    <w:rFonts w:ascii="Times New Roman" w:hAnsi="Times New Roman"/>
                    <w:color w:val="000000"/>
                    <w:sz w:val="28"/>
                    <w:szCs w:val="28"/>
                  </w:rPr>
                </w:pPr>
                <w:r>
                  <w:rPr>
                    <w:rFonts w:ascii="Times New Roman" w:hAnsi="Times New Roman"/>
                    <w:color w:val="191919"/>
                    <w:sz w:val="28"/>
                    <w:szCs w:val="28"/>
                  </w:rPr>
                  <w:t>A</w:t>
                </w:r>
                <w:r>
                  <w:rPr>
                    <w:rFonts w:ascii="Times New Roman" w:hAnsi="Times New Roman"/>
                    <w:color w:val="191919"/>
                    <w:sz w:val="21"/>
                    <w:szCs w:val="21"/>
                  </w:rPr>
                  <w:t>LBANY</w:t>
                </w:r>
                <w:r>
                  <w:rPr>
                    <w:rFonts w:ascii="Times New Roman" w:hAnsi="Times New Roman"/>
                    <w:color w:val="191919"/>
                    <w:spacing w:val="10"/>
                    <w:sz w:val="21"/>
                    <w:szCs w:val="21"/>
                  </w:rPr>
                  <w:t xml:space="preserve"> </w:t>
                </w:r>
                <w:r>
                  <w:rPr>
                    <w:rFonts w:ascii="Times New Roman" w:hAnsi="Times New Roman"/>
                    <w:color w:val="191919"/>
                    <w:sz w:val="28"/>
                    <w:szCs w:val="28"/>
                  </w:rPr>
                  <w:t>S</w:t>
                </w:r>
                <w:r>
                  <w:rPr>
                    <w:rFonts w:ascii="Times New Roman" w:hAnsi="Times New Roman"/>
                    <w:color w:val="191919"/>
                    <w:spacing w:val="-17"/>
                    <w:sz w:val="21"/>
                    <w:szCs w:val="21"/>
                  </w:rPr>
                  <w:t>T</w:t>
                </w:r>
                <w:r>
                  <w:rPr>
                    <w:rFonts w:ascii="Times New Roman" w:hAnsi="Times New Roman"/>
                    <w:color w:val="191919"/>
                    <w:spacing w:val="-23"/>
                    <w:sz w:val="21"/>
                    <w:szCs w:val="21"/>
                  </w:rPr>
                  <w:t>A</w:t>
                </w:r>
                <w:r>
                  <w:rPr>
                    <w:rFonts w:ascii="Times New Roman" w:hAnsi="Times New Roman"/>
                    <w:color w:val="191919"/>
                    <w:sz w:val="21"/>
                    <w:szCs w:val="21"/>
                  </w:rPr>
                  <w:t>TE</w:t>
                </w:r>
                <w:r>
                  <w:rPr>
                    <w:rFonts w:ascii="Times New Roman" w:hAnsi="Times New Roman"/>
                    <w:color w:val="191919"/>
                    <w:spacing w:val="17"/>
                    <w:sz w:val="21"/>
                    <w:szCs w:val="21"/>
                  </w:rPr>
                  <w:t xml:space="preserve"> </w:t>
                </w:r>
                <w:r>
                  <w:rPr>
                    <w:rFonts w:ascii="Times New Roman" w:hAnsi="Times New Roman"/>
                    <w:color w:val="191919"/>
                    <w:sz w:val="28"/>
                    <w:szCs w:val="28"/>
                  </w:rPr>
                  <w:t>U</w:t>
                </w:r>
                <w:r>
                  <w:rPr>
                    <w:rFonts w:ascii="Times New Roman" w:hAnsi="Times New Roman"/>
                    <w:color w:val="191919"/>
                    <w:sz w:val="21"/>
                    <w:szCs w:val="21"/>
                  </w:rPr>
                  <w:t>NIVERSITY</w:t>
                </w:r>
                <w:r>
                  <w:rPr>
                    <w:rFonts w:ascii="Times New Roman" w:hAnsi="Times New Roman"/>
                    <w:color w:val="191919"/>
                    <w:spacing w:val="10"/>
                    <w:sz w:val="21"/>
                    <w:szCs w:val="21"/>
                  </w:rPr>
                  <w:t xml:space="preserve"> </w:t>
                </w:r>
                <w:r>
                  <w:rPr>
                    <w:rFonts w:ascii="Times New Roman" w:hAnsi="Times New Roman"/>
                    <w:color w:val="191919"/>
                    <w:sz w:val="28"/>
                    <w:szCs w:val="28"/>
                  </w:rPr>
                  <w:t>G</w:t>
                </w:r>
                <w:r>
                  <w:rPr>
                    <w:rFonts w:ascii="Times New Roman" w:hAnsi="Times New Roman"/>
                    <w:color w:val="191919"/>
                    <w:sz w:val="21"/>
                    <w:szCs w:val="21"/>
                  </w:rPr>
                  <w:t>RADU</w:t>
                </w:r>
                <w:r>
                  <w:rPr>
                    <w:rFonts w:ascii="Times New Roman" w:hAnsi="Times New Roman"/>
                    <w:color w:val="191919"/>
                    <w:spacing w:val="-23"/>
                    <w:sz w:val="21"/>
                    <w:szCs w:val="21"/>
                  </w:rPr>
                  <w:t>A</w:t>
                </w:r>
                <w:r>
                  <w:rPr>
                    <w:rFonts w:ascii="Times New Roman" w:hAnsi="Times New Roman"/>
                    <w:color w:val="191919"/>
                    <w:sz w:val="21"/>
                    <w:szCs w:val="21"/>
                  </w:rPr>
                  <w:t>TE</w:t>
                </w:r>
                <w:r>
                  <w:rPr>
                    <w:rFonts w:ascii="Times New Roman" w:hAnsi="Times New Roman"/>
                    <w:color w:val="191919"/>
                    <w:spacing w:val="18"/>
                    <w:sz w:val="21"/>
                    <w:szCs w:val="21"/>
                  </w:rPr>
                  <w:t xml:space="preserve"> </w:t>
                </w:r>
                <w:r>
                  <w:rPr>
                    <w:rFonts w:ascii="Times New Roman" w:hAnsi="Times New Roman"/>
                    <w:color w:val="191919"/>
                    <w:sz w:val="28"/>
                    <w:szCs w:val="28"/>
                  </w:rPr>
                  <w:t>S</w:t>
                </w:r>
                <w:r>
                  <w:rPr>
                    <w:rFonts w:ascii="Times New Roman" w:hAnsi="Times New Roman"/>
                    <w:color w:val="191919"/>
                    <w:sz w:val="21"/>
                    <w:szCs w:val="21"/>
                  </w:rPr>
                  <w:t>CHOOL</w:t>
                </w:r>
                <w:r>
                  <w:rPr>
                    <w:rFonts w:ascii="Times New Roman" w:hAnsi="Times New Roman"/>
                    <w:color w:val="191919"/>
                    <w:spacing w:val="10"/>
                    <w:sz w:val="21"/>
                    <w:szCs w:val="21"/>
                  </w:rPr>
                  <w:t xml:space="preserve"> </w:t>
                </w:r>
                <w:r>
                  <w:rPr>
                    <w:rFonts w:ascii="Times New Roman" w:hAnsi="Times New Roman"/>
                    <w:color w:val="191919"/>
                    <w:sz w:val="28"/>
                    <w:szCs w:val="28"/>
                  </w:rPr>
                  <w:t>C</w:t>
                </w:r>
                <w:r>
                  <w:rPr>
                    <w:rFonts w:ascii="Times New Roman" w:hAnsi="Times New Roman"/>
                    <w:color w:val="191919"/>
                    <w:spacing w:val="-23"/>
                    <w:sz w:val="21"/>
                    <w:szCs w:val="21"/>
                  </w:rPr>
                  <w:t>A</w:t>
                </w:r>
                <w:r>
                  <w:rPr>
                    <w:rFonts w:ascii="Times New Roman" w:hAnsi="Times New Roman"/>
                    <w:color w:val="191919"/>
                    <w:spacing w:val="-17"/>
                    <w:sz w:val="21"/>
                    <w:szCs w:val="21"/>
                  </w:rPr>
                  <w:t>T</w:t>
                </w:r>
                <w:r>
                  <w:rPr>
                    <w:rFonts w:ascii="Times New Roman" w:hAnsi="Times New Roman"/>
                    <w:color w:val="191919"/>
                    <w:sz w:val="21"/>
                    <w:szCs w:val="21"/>
                  </w:rPr>
                  <w:t>ALOG</w:t>
                </w:r>
                <w:r>
                  <w:rPr>
                    <w:rFonts w:ascii="Times New Roman" w:hAnsi="Times New Roman"/>
                    <w:color w:val="191919"/>
                    <w:sz w:val="28"/>
                    <w:szCs w:val="28"/>
                  </w:rPr>
                  <w:t>: 2008-2012</w:t>
                </w:r>
              </w:p>
            </w:txbxContent>
          </v:textbox>
          <w10:wrap anchorx="page" anchory="page"/>
        </v:shape>
      </w:pict>
    </w:r>
  </w:p>
</w:ftr>
</file>

<file path=word/footer3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42301" w:rsidRDefault="00F42301">
    <w:pPr>
      <w:widowControl w:val="0"/>
      <w:autoSpaceDE w:val="0"/>
      <w:autoSpaceDN w:val="0"/>
      <w:adjustRightInd w:val="0"/>
      <w:spacing w:after="0" w:line="200" w:lineRule="exact"/>
      <w:rPr>
        <w:rFonts w:ascii="Times New Roman" w:hAnsi="Times New Roman"/>
        <w:sz w:val="20"/>
        <w:szCs w:val="20"/>
      </w:rPr>
    </w:pPr>
    <w:r w:rsidRPr="003F2CF3">
      <w:rPr>
        <w:rFonts w:ascii="Calibri" w:hAnsi="Calibri"/>
        <w:noProof/>
        <w:lang w:eastAsia="en-US"/>
      </w:rPr>
      <w:pict>
        <v:shape id="_x0000_s2149" style="position:absolute;left:0;text-align:left;margin-left:540.65pt;margin-top:731.8pt;width:0;height:36.15pt;z-index:-251622400;mso-position-horizontal-relative:page;mso-position-vertical-relative:page" coordsize="0,724" o:allowincell="f" path="m,l,724e" filled="f" strokecolor="#191919" strokeweight="4pt">
          <v:path arrowok="t"/>
          <w10:wrap anchorx="page" anchory="page"/>
        </v:shape>
      </w:pict>
    </w:r>
    <w:r w:rsidRPr="003F2CF3">
      <w:rPr>
        <w:rFonts w:ascii="Calibri" w:hAnsi="Calibri"/>
        <w:noProof/>
        <w:lang w:eastAsia="en-US"/>
      </w:rPr>
      <w:pict>
        <v:shapetype id="_x0000_t202" coordsize="21600,21600" o:spt="202" path="m,l,21600r21600,l21600,xe">
          <v:stroke joinstyle="miter"/>
          <v:path gradientshapeok="t" o:connecttype="rect"/>
        </v:shapetype>
        <v:shape id="_x0000_s2150" type="#_x0000_t202" style="position:absolute;left:0;text-align:left;margin-left:568.7pt;margin-top:748.55pt;width:28pt;height:26pt;z-index:-251621376;mso-position-horizontal-relative:page;mso-position-vertical-relative:page" o:allowincell="f" filled="f" stroked="f">
          <v:textbox inset="0,0,0,0">
            <w:txbxContent>
              <w:p w:rsidR="00F42301" w:rsidRDefault="00F42301">
                <w:pPr>
                  <w:widowControl w:val="0"/>
                  <w:autoSpaceDE w:val="0"/>
                  <w:autoSpaceDN w:val="0"/>
                  <w:adjustRightInd w:val="0"/>
                  <w:spacing w:after="0" w:line="493" w:lineRule="exact"/>
                  <w:ind w:left="40" w:right="-52"/>
                  <w:rPr>
                    <w:rFonts w:ascii="Times New Roman" w:hAnsi="Times New Roman"/>
                    <w:color w:val="000000"/>
                    <w:sz w:val="48"/>
                    <w:szCs w:val="48"/>
                  </w:rPr>
                </w:pPr>
                <w:r>
                  <w:rPr>
                    <w:rFonts w:ascii="Times New Roman" w:hAnsi="Times New Roman"/>
                    <w:b/>
                    <w:bCs/>
                    <w:color w:val="191919"/>
                    <w:position w:val="1"/>
                    <w:sz w:val="48"/>
                    <w:szCs w:val="48"/>
                  </w:rPr>
                  <w:fldChar w:fldCharType="begin"/>
                </w:r>
                <w:r>
                  <w:rPr>
                    <w:rFonts w:ascii="Times New Roman" w:hAnsi="Times New Roman"/>
                    <w:b/>
                    <w:bCs/>
                    <w:color w:val="191919"/>
                    <w:position w:val="1"/>
                    <w:sz w:val="48"/>
                    <w:szCs w:val="48"/>
                  </w:rPr>
                  <w:instrText xml:space="preserve"> PAGE </w:instrText>
                </w:r>
                <w:r>
                  <w:rPr>
                    <w:rFonts w:ascii="Times New Roman" w:hAnsi="Times New Roman"/>
                    <w:b/>
                    <w:bCs/>
                    <w:color w:val="191919"/>
                    <w:position w:val="1"/>
                    <w:sz w:val="48"/>
                    <w:szCs w:val="48"/>
                  </w:rPr>
                  <w:fldChar w:fldCharType="separate"/>
                </w:r>
                <w:r>
                  <w:rPr>
                    <w:rFonts w:ascii="Times New Roman" w:hAnsi="Times New Roman"/>
                    <w:b/>
                    <w:bCs/>
                    <w:noProof/>
                    <w:color w:val="191919"/>
                    <w:position w:val="1"/>
                    <w:sz w:val="48"/>
                    <w:szCs w:val="48"/>
                  </w:rPr>
                  <w:t>103</w:t>
                </w:r>
                <w:r>
                  <w:rPr>
                    <w:rFonts w:ascii="Times New Roman" w:hAnsi="Times New Roman"/>
                    <w:b/>
                    <w:bCs/>
                    <w:color w:val="191919"/>
                    <w:position w:val="1"/>
                    <w:sz w:val="48"/>
                    <w:szCs w:val="48"/>
                  </w:rPr>
                  <w:fldChar w:fldCharType="end"/>
                </w:r>
              </w:p>
            </w:txbxContent>
          </v:textbox>
          <w10:wrap anchorx="page" anchory="page"/>
        </v:shape>
      </w:pict>
    </w:r>
    <w:r w:rsidRPr="003F2CF3">
      <w:rPr>
        <w:rFonts w:ascii="Calibri" w:hAnsi="Calibri"/>
        <w:noProof/>
        <w:lang w:eastAsia="en-US"/>
      </w:rPr>
      <w:pict>
        <v:shape id="_x0000_s2151" type="#_x0000_t202" style="position:absolute;left:0;text-align:left;margin-left:112.5pt;margin-top:755.3pt;width:384.3pt;height:16pt;z-index:-251620352;mso-position-horizontal-relative:page;mso-position-vertical-relative:page" o:allowincell="f" filled="f" stroked="f">
          <v:textbox inset="0,0,0,0">
            <w:txbxContent>
              <w:p w:rsidR="00F42301" w:rsidRDefault="00F42301">
                <w:pPr>
                  <w:widowControl w:val="0"/>
                  <w:autoSpaceDE w:val="0"/>
                  <w:autoSpaceDN w:val="0"/>
                  <w:adjustRightInd w:val="0"/>
                  <w:spacing w:after="0" w:line="295" w:lineRule="exact"/>
                  <w:ind w:left="20" w:right="-42"/>
                  <w:rPr>
                    <w:rFonts w:ascii="Times New Roman" w:hAnsi="Times New Roman"/>
                    <w:color w:val="000000"/>
                    <w:sz w:val="28"/>
                    <w:szCs w:val="28"/>
                  </w:rPr>
                </w:pPr>
                <w:r>
                  <w:rPr>
                    <w:rFonts w:ascii="Times New Roman" w:hAnsi="Times New Roman"/>
                    <w:color w:val="191919"/>
                    <w:sz w:val="28"/>
                    <w:szCs w:val="28"/>
                  </w:rPr>
                  <w:t>A</w:t>
                </w:r>
                <w:r>
                  <w:rPr>
                    <w:rFonts w:ascii="Times New Roman" w:hAnsi="Times New Roman"/>
                    <w:color w:val="191919"/>
                    <w:sz w:val="21"/>
                    <w:szCs w:val="21"/>
                  </w:rPr>
                  <w:t>LBANY</w:t>
                </w:r>
                <w:r>
                  <w:rPr>
                    <w:rFonts w:ascii="Times New Roman" w:hAnsi="Times New Roman"/>
                    <w:color w:val="191919"/>
                    <w:spacing w:val="10"/>
                    <w:sz w:val="21"/>
                    <w:szCs w:val="21"/>
                  </w:rPr>
                  <w:t xml:space="preserve"> </w:t>
                </w:r>
                <w:r>
                  <w:rPr>
                    <w:rFonts w:ascii="Times New Roman" w:hAnsi="Times New Roman"/>
                    <w:color w:val="191919"/>
                    <w:sz w:val="28"/>
                    <w:szCs w:val="28"/>
                  </w:rPr>
                  <w:t>S</w:t>
                </w:r>
                <w:r>
                  <w:rPr>
                    <w:rFonts w:ascii="Times New Roman" w:hAnsi="Times New Roman"/>
                    <w:color w:val="191919"/>
                    <w:spacing w:val="-17"/>
                    <w:sz w:val="21"/>
                    <w:szCs w:val="21"/>
                  </w:rPr>
                  <w:t>T</w:t>
                </w:r>
                <w:r>
                  <w:rPr>
                    <w:rFonts w:ascii="Times New Roman" w:hAnsi="Times New Roman"/>
                    <w:color w:val="191919"/>
                    <w:spacing w:val="-23"/>
                    <w:sz w:val="21"/>
                    <w:szCs w:val="21"/>
                  </w:rPr>
                  <w:t>A</w:t>
                </w:r>
                <w:r>
                  <w:rPr>
                    <w:rFonts w:ascii="Times New Roman" w:hAnsi="Times New Roman"/>
                    <w:color w:val="191919"/>
                    <w:sz w:val="21"/>
                    <w:szCs w:val="21"/>
                  </w:rPr>
                  <w:t>TE</w:t>
                </w:r>
                <w:r>
                  <w:rPr>
                    <w:rFonts w:ascii="Times New Roman" w:hAnsi="Times New Roman"/>
                    <w:color w:val="191919"/>
                    <w:spacing w:val="17"/>
                    <w:sz w:val="21"/>
                    <w:szCs w:val="21"/>
                  </w:rPr>
                  <w:t xml:space="preserve"> </w:t>
                </w:r>
                <w:r>
                  <w:rPr>
                    <w:rFonts w:ascii="Times New Roman" w:hAnsi="Times New Roman"/>
                    <w:color w:val="191919"/>
                    <w:sz w:val="28"/>
                    <w:szCs w:val="28"/>
                  </w:rPr>
                  <w:t>U</w:t>
                </w:r>
                <w:r>
                  <w:rPr>
                    <w:rFonts w:ascii="Times New Roman" w:hAnsi="Times New Roman"/>
                    <w:color w:val="191919"/>
                    <w:sz w:val="21"/>
                    <w:szCs w:val="21"/>
                  </w:rPr>
                  <w:t>NIVERSITY</w:t>
                </w:r>
                <w:r>
                  <w:rPr>
                    <w:rFonts w:ascii="Times New Roman" w:hAnsi="Times New Roman"/>
                    <w:color w:val="191919"/>
                    <w:spacing w:val="10"/>
                    <w:sz w:val="21"/>
                    <w:szCs w:val="21"/>
                  </w:rPr>
                  <w:t xml:space="preserve"> </w:t>
                </w:r>
                <w:r>
                  <w:rPr>
                    <w:rFonts w:ascii="Times New Roman" w:hAnsi="Times New Roman"/>
                    <w:color w:val="191919"/>
                    <w:sz w:val="28"/>
                    <w:szCs w:val="28"/>
                  </w:rPr>
                  <w:t>G</w:t>
                </w:r>
                <w:r>
                  <w:rPr>
                    <w:rFonts w:ascii="Times New Roman" w:hAnsi="Times New Roman"/>
                    <w:color w:val="191919"/>
                    <w:sz w:val="21"/>
                    <w:szCs w:val="21"/>
                  </w:rPr>
                  <w:t>RADU</w:t>
                </w:r>
                <w:r>
                  <w:rPr>
                    <w:rFonts w:ascii="Times New Roman" w:hAnsi="Times New Roman"/>
                    <w:color w:val="191919"/>
                    <w:spacing w:val="-23"/>
                    <w:sz w:val="21"/>
                    <w:szCs w:val="21"/>
                  </w:rPr>
                  <w:t>A</w:t>
                </w:r>
                <w:r>
                  <w:rPr>
                    <w:rFonts w:ascii="Times New Roman" w:hAnsi="Times New Roman"/>
                    <w:color w:val="191919"/>
                    <w:sz w:val="21"/>
                    <w:szCs w:val="21"/>
                  </w:rPr>
                  <w:t>TE</w:t>
                </w:r>
                <w:r>
                  <w:rPr>
                    <w:rFonts w:ascii="Times New Roman" w:hAnsi="Times New Roman"/>
                    <w:color w:val="191919"/>
                    <w:spacing w:val="18"/>
                    <w:sz w:val="21"/>
                    <w:szCs w:val="21"/>
                  </w:rPr>
                  <w:t xml:space="preserve"> </w:t>
                </w:r>
                <w:r>
                  <w:rPr>
                    <w:rFonts w:ascii="Times New Roman" w:hAnsi="Times New Roman"/>
                    <w:color w:val="191919"/>
                    <w:sz w:val="28"/>
                    <w:szCs w:val="28"/>
                  </w:rPr>
                  <w:t>S</w:t>
                </w:r>
                <w:r>
                  <w:rPr>
                    <w:rFonts w:ascii="Times New Roman" w:hAnsi="Times New Roman"/>
                    <w:color w:val="191919"/>
                    <w:sz w:val="21"/>
                    <w:szCs w:val="21"/>
                  </w:rPr>
                  <w:t>CHOOL</w:t>
                </w:r>
                <w:r>
                  <w:rPr>
                    <w:rFonts w:ascii="Times New Roman" w:hAnsi="Times New Roman"/>
                    <w:color w:val="191919"/>
                    <w:spacing w:val="10"/>
                    <w:sz w:val="21"/>
                    <w:szCs w:val="21"/>
                  </w:rPr>
                  <w:t xml:space="preserve"> </w:t>
                </w:r>
                <w:r>
                  <w:rPr>
                    <w:rFonts w:ascii="Times New Roman" w:hAnsi="Times New Roman"/>
                    <w:color w:val="191919"/>
                    <w:sz w:val="28"/>
                    <w:szCs w:val="28"/>
                  </w:rPr>
                  <w:t>C</w:t>
                </w:r>
                <w:r>
                  <w:rPr>
                    <w:rFonts w:ascii="Times New Roman" w:hAnsi="Times New Roman"/>
                    <w:color w:val="191919"/>
                    <w:spacing w:val="-23"/>
                    <w:sz w:val="21"/>
                    <w:szCs w:val="21"/>
                  </w:rPr>
                  <w:t>A</w:t>
                </w:r>
                <w:r>
                  <w:rPr>
                    <w:rFonts w:ascii="Times New Roman" w:hAnsi="Times New Roman"/>
                    <w:color w:val="191919"/>
                    <w:spacing w:val="-17"/>
                    <w:sz w:val="21"/>
                    <w:szCs w:val="21"/>
                  </w:rPr>
                  <w:t>T</w:t>
                </w:r>
                <w:r>
                  <w:rPr>
                    <w:rFonts w:ascii="Times New Roman" w:hAnsi="Times New Roman"/>
                    <w:color w:val="191919"/>
                    <w:sz w:val="21"/>
                    <w:szCs w:val="21"/>
                  </w:rPr>
                  <w:t>ALOG</w:t>
                </w:r>
                <w:r>
                  <w:rPr>
                    <w:rFonts w:ascii="Times New Roman" w:hAnsi="Times New Roman"/>
                    <w:color w:val="191919"/>
                    <w:sz w:val="28"/>
                    <w:szCs w:val="28"/>
                  </w:rPr>
                  <w:t>: 2008-2012</w:t>
                </w:r>
              </w:p>
            </w:txbxContent>
          </v:textbox>
          <w10:wrap anchorx="page" anchory="page"/>
        </v:shape>
      </w:pict>
    </w:r>
  </w:p>
</w:ftr>
</file>

<file path=word/footer3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42301" w:rsidRDefault="00F42301">
    <w:pPr>
      <w:widowControl w:val="0"/>
      <w:autoSpaceDE w:val="0"/>
      <w:autoSpaceDN w:val="0"/>
      <w:adjustRightInd w:val="0"/>
      <w:spacing w:after="0" w:line="200" w:lineRule="exact"/>
      <w:rPr>
        <w:rFonts w:ascii="Times New Roman" w:hAnsi="Times New Roman"/>
        <w:sz w:val="20"/>
        <w:szCs w:val="20"/>
      </w:rPr>
    </w:pPr>
    <w:r w:rsidRPr="003F2CF3">
      <w:rPr>
        <w:rFonts w:ascii="Calibri" w:hAnsi="Calibri"/>
        <w:noProof/>
        <w:lang w:eastAsia="en-US"/>
      </w:rPr>
      <w:pict>
        <v:polyline id="_x0000_s2152" style="position:absolute;left:0;text-align:left;z-index:-251619328;mso-position-horizontal-relative:page;mso-position-vertical-relative:page" points="70.15pt,732pt,70.15pt,768.2pt" coordsize="0,724" o:allowincell="f" filled="f" strokecolor="#191919" strokeweight="4pt">
          <v:path arrowok="t"/>
          <w10:wrap anchorx="page" anchory="page"/>
        </v:polyline>
      </w:pict>
    </w:r>
    <w:r w:rsidRPr="003F2CF3">
      <w:rPr>
        <w:rFonts w:ascii="Calibri" w:hAnsi="Calibri"/>
        <w:noProof/>
        <w:lang w:eastAsia="en-US"/>
      </w:rPr>
      <w:pict>
        <v:shapetype id="_x0000_t202" coordsize="21600,21600" o:spt="202" path="m,l,21600r21600,l21600,xe">
          <v:stroke joinstyle="miter"/>
          <v:path gradientshapeok="t" o:connecttype="rect"/>
        </v:shapetype>
        <v:shape id="_x0000_s2153" type="#_x0000_t202" style="position:absolute;left:0;text-align:left;margin-left:14.2pt;margin-top:748.55pt;width:40pt;height:26.2pt;z-index:-251618304;mso-position-horizontal-relative:page;mso-position-vertical-relative:page" o:allowincell="f" filled="f" stroked="f">
          <v:textbox inset="0,0,0,0">
            <w:txbxContent>
              <w:p w:rsidR="00F42301" w:rsidRDefault="00F42301">
                <w:pPr>
                  <w:widowControl w:val="0"/>
                  <w:autoSpaceDE w:val="0"/>
                  <w:autoSpaceDN w:val="0"/>
                  <w:adjustRightInd w:val="0"/>
                  <w:spacing w:after="0" w:line="498" w:lineRule="exact"/>
                  <w:ind w:left="40" w:right="-52"/>
                  <w:rPr>
                    <w:rFonts w:ascii="Times New Roman" w:hAnsi="Times New Roman"/>
                    <w:color w:val="000000"/>
                    <w:sz w:val="48"/>
                    <w:szCs w:val="48"/>
                  </w:rPr>
                </w:pPr>
                <w:r>
                  <w:rPr>
                    <w:rFonts w:ascii="Times New Roman" w:hAnsi="Times New Roman"/>
                    <w:b/>
                    <w:bCs/>
                    <w:color w:val="191919"/>
                    <w:sz w:val="48"/>
                    <w:szCs w:val="48"/>
                  </w:rPr>
                  <w:fldChar w:fldCharType="begin"/>
                </w:r>
                <w:r>
                  <w:rPr>
                    <w:rFonts w:ascii="Times New Roman" w:hAnsi="Times New Roman"/>
                    <w:b/>
                    <w:bCs/>
                    <w:color w:val="191919"/>
                    <w:sz w:val="48"/>
                    <w:szCs w:val="48"/>
                  </w:rPr>
                  <w:instrText xml:space="preserve"> PAGE </w:instrText>
                </w:r>
                <w:r>
                  <w:rPr>
                    <w:rFonts w:ascii="Times New Roman" w:hAnsi="Times New Roman"/>
                    <w:b/>
                    <w:bCs/>
                    <w:color w:val="191919"/>
                    <w:sz w:val="48"/>
                    <w:szCs w:val="48"/>
                  </w:rPr>
                  <w:fldChar w:fldCharType="separate"/>
                </w:r>
                <w:r>
                  <w:rPr>
                    <w:rFonts w:ascii="Times New Roman" w:hAnsi="Times New Roman"/>
                    <w:b/>
                    <w:bCs/>
                    <w:noProof/>
                    <w:color w:val="191919"/>
                    <w:sz w:val="48"/>
                    <w:szCs w:val="48"/>
                  </w:rPr>
                  <w:t>102</w:t>
                </w:r>
                <w:r>
                  <w:rPr>
                    <w:rFonts w:ascii="Times New Roman" w:hAnsi="Times New Roman"/>
                    <w:b/>
                    <w:bCs/>
                    <w:color w:val="191919"/>
                    <w:sz w:val="48"/>
                    <w:szCs w:val="48"/>
                  </w:rPr>
                  <w:fldChar w:fldCharType="end"/>
                </w:r>
              </w:p>
            </w:txbxContent>
          </v:textbox>
          <w10:wrap anchorx="page" anchory="page"/>
        </v:shape>
      </w:pict>
    </w:r>
    <w:r w:rsidRPr="003F2CF3">
      <w:rPr>
        <w:rFonts w:ascii="Calibri" w:hAnsi="Calibri"/>
        <w:noProof/>
        <w:lang w:eastAsia="en-US"/>
      </w:rPr>
      <w:pict>
        <v:shape id="_x0000_s2154" type="#_x0000_t202" style="position:absolute;left:0;text-align:left;margin-left:112.05pt;margin-top:756.5pt;width:384.3pt;height:16pt;z-index:-251617280;mso-position-horizontal-relative:page;mso-position-vertical-relative:page" o:allowincell="f" filled="f" stroked="f">
          <v:textbox inset="0,0,0,0">
            <w:txbxContent>
              <w:p w:rsidR="00F42301" w:rsidRDefault="00F42301">
                <w:pPr>
                  <w:widowControl w:val="0"/>
                  <w:autoSpaceDE w:val="0"/>
                  <w:autoSpaceDN w:val="0"/>
                  <w:adjustRightInd w:val="0"/>
                  <w:spacing w:after="0" w:line="295" w:lineRule="exact"/>
                  <w:ind w:left="20" w:right="-42"/>
                  <w:rPr>
                    <w:rFonts w:ascii="Times New Roman" w:hAnsi="Times New Roman"/>
                    <w:color w:val="000000"/>
                    <w:sz w:val="28"/>
                    <w:szCs w:val="28"/>
                  </w:rPr>
                </w:pPr>
                <w:r>
                  <w:rPr>
                    <w:rFonts w:ascii="Times New Roman" w:hAnsi="Times New Roman"/>
                    <w:color w:val="191919"/>
                    <w:sz w:val="28"/>
                    <w:szCs w:val="28"/>
                  </w:rPr>
                  <w:t>A</w:t>
                </w:r>
                <w:r>
                  <w:rPr>
                    <w:rFonts w:ascii="Times New Roman" w:hAnsi="Times New Roman"/>
                    <w:color w:val="191919"/>
                    <w:sz w:val="21"/>
                    <w:szCs w:val="21"/>
                  </w:rPr>
                  <w:t>LBANY</w:t>
                </w:r>
                <w:r>
                  <w:rPr>
                    <w:rFonts w:ascii="Times New Roman" w:hAnsi="Times New Roman"/>
                    <w:color w:val="191919"/>
                    <w:spacing w:val="10"/>
                    <w:sz w:val="21"/>
                    <w:szCs w:val="21"/>
                  </w:rPr>
                  <w:t xml:space="preserve"> </w:t>
                </w:r>
                <w:r>
                  <w:rPr>
                    <w:rFonts w:ascii="Times New Roman" w:hAnsi="Times New Roman"/>
                    <w:color w:val="191919"/>
                    <w:sz w:val="28"/>
                    <w:szCs w:val="28"/>
                  </w:rPr>
                  <w:t>S</w:t>
                </w:r>
                <w:r>
                  <w:rPr>
                    <w:rFonts w:ascii="Times New Roman" w:hAnsi="Times New Roman"/>
                    <w:color w:val="191919"/>
                    <w:spacing w:val="-17"/>
                    <w:sz w:val="21"/>
                    <w:szCs w:val="21"/>
                  </w:rPr>
                  <w:t>T</w:t>
                </w:r>
                <w:r>
                  <w:rPr>
                    <w:rFonts w:ascii="Times New Roman" w:hAnsi="Times New Roman"/>
                    <w:color w:val="191919"/>
                    <w:spacing w:val="-23"/>
                    <w:sz w:val="21"/>
                    <w:szCs w:val="21"/>
                  </w:rPr>
                  <w:t>A</w:t>
                </w:r>
                <w:r>
                  <w:rPr>
                    <w:rFonts w:ascii="Times New Roman" w:hAnsi="Times New Roman"/>
                    <w:color w:val="191919"/>
                    <w:sz w:val="21"/>
                    <w:szCs w:val="21"/>
                  </w:rPr>
                  <w:t>TE</w:t>
                </w:r>
                <w:r>
                  <w:rPr>
                    <w:rFonts w:ascii="Times New Roman" w:hAnsi="Times New Roman"/>
                    <w:color w:val="191919"/>
                    <w:spacing w:val="17"/>
                    <w:sz w:val="21"/>
                    <w:szCs w:val="21"/>
                  </w:rPr>
                  <w:t xml:space="preserve"> </w:t>
                </w:r>
                <w:r>
                  <w:rPr>
                    <w:rFonts w:ascii="Times New Roman" w:hAnsi="Times New Roman"/>
                    <w:color w:val="191919"/>
                    <w:sz w:val="28"/>
                    <w:szCs w:val="28"/>
                  </w:rPr>
                  <w:t>U</w:t>
                </w:r>
                <w:r>
                  <w:rPr>
                    <w:rFonts w:ascii="Times New Roman" w:hAnsi="Times New Roman"/>
                    <w:color w:val="191919"/>
                    <w:sz w:val="21"/>
                    <w:szCs w:val="21"/>
                  </w:rPr>
                  <w:t>NIVERSITY</w:t>
                </w:r>
                <w:r>
                  <w:rPr>
                    <w:rFonts w:ascii="Times New Roman" w:hAnsi="Times New Roman"/>
                    <w:color w:val="191919"/>
                    <w:spacing w:val="10"/>
                    <w:sz w:val="21"/>
                    <w:szCs w:val="21"/>
                  </w:rPr>
                  <w:t xml:space="preserve"> </w:t>
                </w:r>
                <w:r>
                  <w:rPr>
                    <w:rFonts w:ascii="Times New Roman" w:hAnsi="Times New Roman"/>
                    <w:color w:val="191919"/>
                    <w:sz w:val="28"/>
                    <w:szCs w:val="28"/>
                  </w:rPr>
                  <w:t>G</w:t>
                </w:r>
                <w:r>
                  <w:rPr>
                    <w:rFonts w:ascii="Times New Roman" w:hAnsi="Times New Roman"/>
                    <w:color w:val="191919"/>
                    <w:sz w:val="21"/>
                    <w:szCs w:val="21"/>
                  </w:rPr>
                  <w:t>RADU</w:t>
                </w:r>
                <w:r>
                  <w:rPr>
                    <w:rFonts w:ascii="Times New Roman" w:hAnsi="Times New Roman"/>
                    <w:color w:val="191919"/>
                    <w:spacing w:val="-23"/>
                    <w:sz w:val="21"/>
                    <w:szCs w:val="21"/>
                  </w:rPr>
                  <w:t>A</w:t>
                </w:r>
                <w:r>
                  <w:rPr>
                    <w:rFonts w:ascii="Times New Roman" w:hAnsi="Times New Roman"/>
                    <w:color w:val="191919"/>
                    <w:sz w:val="21"/>
                    <w:szCs w:val="21"/>
                  </w:rPr>
                  <w:t>TE</w:t>
                </w:r>
                <w:r>
                  <w:rPr>
                    <w:rFonts w:ascii="Times New Roman" w:hAnsi="Times New Roman"/>
                    <w:color w:val="191919"/>
                    <w:spacing w:val="18"/>
                    <w:sz w:val="21"/>
                    <w:szCs w:val="21"/>
                  </w:rPr>
                  <w:t xml:space="preserve"> </w:t>
                </w:r>
                <w:r>
                  <w:rPr>
                    <w:rFonts w:ascii="Times New Roman" w:hAnsi="Times New Roman"/>
                    <w:color w:val="191919"/>
                    <w:sz w:val="28"/>
                    <w:szCs w:val="28"/>
                  </w:rPr>
                  <w:t>S</w:t>
                </w:r>
                <w:r>
                  <w:rPr>
                    <w:rFonts w:ascii="Times New Roman" w:hAnsi="Times New Roman"/>
                    <w:color w:val="191919"/>
                    <w:sz w:val="21"/>
                    <w:szCs w:val="21"/>
                  </w:rPr>
                  <w:t>CHOOL</w:t>
                </w:r>
                <w:r>
                  <w:rPr>
                    <w:rFonts w:ascii="Times New Roman" w:hAnsi="Times New Roman"/>
                    <w:color w:val="191919"/>
                    <w:spacing w:val="10"/>
                    <w:sz w:val="21"/>
                    <w:szCs w:val="21"/>
                  </w:rPr>
                  <w:t xml:space="preserve"> </w:t>
                </w:r>
                <w:r>
                  <w:rPr>
                    <w:rFonts w:ascii="Times New Roman" w:hAnsi="Times New Roman"/>
                    <w:color w:val="191919"/>
                    <w:sz w:val="28"/>
                    <w:szCs w:val="28"/>
                  </w:rPr>
                  <w:t>C</w:t>
                </w:r>
                <w:r>
                  <w:rPr>
                    <w:rFonts w:ascii="Times New Roman" w:hAnsi="Times New Roman"/>
                    <w:color w:val="191919"/>
                    <w:spacing w:val="-23"/>
                    <w:sz w:val="21"/>
                    <w:szCs w:val="21"/>
                  </w:rPr>
                  <w:t>A</w:t>
                </w:r>
                <w:r>
                  <w:rPr>
                    <w:rFonts w:ascii="Times New Roman" w:hAnsi="Times New Roman"/>
                    <w:color w:val="191919"/>
                    <w:spacing w:val="-17"/>
                    <w:sz w:val="21"/>
                    <w:szCs w:val="21"/>
                  </w:rPr>
                  <w:t>T</w:t>
                </w:r>
                <w:r>
                  <w:rPr>
                    <w:rFonts w:ascii="Times New Roman" w:hAnsi="Times New Roman"/>
                    <w:color w:val="191919"/>
                    <w:sz w:val="21"/>
                    <w:szCs w:val="21"/>
                  </w:rPr>
                  <w:t>ALOG</w:t>
                </w:r>
                <w:r>
                  <w:rPr>
                    <w:rFonts w:ascii="Times New Roman" w:hAnsi="Times New Roman"/>
                    <w:color w:val="191919"/>
                    <w:sz w:val="28"/>
                    <w:szCs w:val="28"/>
                  </w:rPr>
                  <w:t>: 2008-2012</w:t>
                </w:r>
              </w:p>
            </w:txbxContent>
          </v:textbox>
          <w10:wrap anchorx="page" anchory="page"/>
        </v:shape>
      </w:pict>
    </w:r>
  </w:p>
</w:ftr>
</file>

<file path=word/footer3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42301" w:rsidRDefault="00F42301">
    <w:pPr>
      <w:widowControl w:val="0"/>
      <w:autoSpaceDE w:val="0"/>
      <w:autoSpaceDN w:val="0"/>
      <w:adjustRightInd w:val="0"/>
      <w:spacing w:after="0" w:line="200" w:lineRule="exact"/>
      <w:rPr>
        <w:rFonts w:ascii="Times New Roman" w:hAnsi="Times New Roman"/>
        <w:sz w:val="20"/>
        <w:szCs w:val="20"/>
      </w:rPr>
    </w:pPr>
    <w:r w:rsidRPr="003F2CF3">
      <w:rPr>
        <w:rFonts w:ascii="Calibri" w:hAnsi="Calibri"/>
        <w:noProof/>
        <w:lang w:eastAsia="en-US"/>
      </w:rPr>
      <w:pict>
        <v:shape id="_x0000_s2155" style="position:absolute;left:0;text-align:left;margin-left:540.2pt;margin-top:732pt;width:0;height:36.15pt;z-index:-251616256;mso-position-horizontal-relative:page;mso-position-vertical-relative:page" coordsize="0,724" o:allowincell="f" path="m,l,724e" filled="f" strokecolor="#191919" strokeweight="4pt">
          <v:path arrowok="t"/>
          <w10:wrap anchorx="page" anchory="page"/>
        </v:shape>
      </w:pict>
    </w:r>
    <w:r w:rsidRPr="003F2CF3">
      <w:rPr>
        <w:rFonts w:ascii="Calibri" w:hAnsi="Calibri"/>
        <w:noProof/>
        <w:lang w:eastAsia="en-US"/>
      </w:rPr>
      <w:pict>
        <v:shapetype id="_x0000_t202" coordsize="21600,21600" o:spt="202" path="m,l,21600r21600,l21600,xe">
          <v:stroke joinstyle="miter"/>
          <v:path gradientshapeok="t" o:connecttype="rect"/>
        </v:shapetype>
        <v:shape id="_x0000_s2156" type="#_x0000_t202" style="position:absolute;left:0;text-align:left;margin-left:556pt;margin-top:748.55pt;width:40.25pt;height:26.2pt;z-index:-251615232;mso-position-horizontal-relative:page;mso-position-vertical-relative:page" o:allowincell="f" filled="f" stroked="f">
          <v:textbox inset="0,0,0,0">
            <w:txbxContent>
              <w:p w:rsidR="00F42301" w:rsidRDefault="00F42301">
                <w:pPr>
                  <w:widowControl w:val="0"/>
                  <w:autoSpaceDE w:val="0"/>
                  <w:autoSpaceDN w:val="0"/>
                  <w:adjustRightInd w:val="0"/>
                  <w:spacing w:after="0" w:line="498" w:lineRule="exact"/>
                  <w:ind w:left="45" w:right="-52"/>
                  <w:rPr>
                    <w:rFonts w:ascii="Times New Roman" w:hAnsi="Times New Roman"/>
                    <w:color w:val="000000"/>
                    <w:sz w:val="48"/>
                    <w:szCs w:val="48"/>
                  </w:rPr>
                </w:pPr>
                <w:r>
                  <w:rPr>
                    <w:rFonts w:ascii="Times New Roman" w:hAnsi="Times New Roman"/>
                    <w:b/>
                    <w:bCs/>
                    <w:color w:val="191919"/>
                    <w:sz w:val="48"/>
                    <w:szCs w:val="48"/>
                  </w:rPr>
                  <w:fldChar w:fldCharType="begin"/>
                </w:r>
                <w:r>
                  <w:rPr>
                    <w:rFonts w:ascii="Times New Roman" w:hAnsi="Times New Roman"/>
                    <w:b/>
                    <w:bCs/>
                    <w:color w:val="191919"/>
                    <w:sz w:val="48"/>
                    <w:szCs w:val="48"/>
                  </w:rPr>
                  <w:instrText xml:space="preserve"> PAGE </w:instrText>
                </w:r>
                <w:r>
                  <w:rPr>
                    <w:rFonts w:ascii="Times New Roman" w:hAnsi="Times New Roman"/>
                    <w:b/>
                    <w:bCs/>
                    <w:color w:val="191919"/>
                    <w:sz w:val="48"/>
                    <w:szCs w:val="48"/>
                  </w:rPr>
                  <w:fldChar w:fldCharType="separate"/>
                </w:r>
                <w:r>
                  <w:rPr>
                    <w:rFonts w:ascii="Times New Roman" w:hAnsi="Times New Roman"/>
                    <w:b/>
                    <w:bCs/>
                    <w:noProof/>
                    <w:color w:val="191919"/>
                    <w:sz w:val="48"/>
                    <w:szCs w:val="48"/>
                  </w:rPr>
                  <w:t>104</w:t>
                </w:r>
                <w:r>
                  <w:rPr>
                    <w:rFonts w:ascii="Times New Roman" w:hAnsi="Times New Roman"/>
                    <w:b/>
                    <w:bCs/>
                    <w:color w:val="191919"/>
                    <w:sz w:val="48"/>
                    <w:szCs w:val="48"/>
                  </w:rPr>
                  <w:fldChar w:fldCharType="end"/>
                </w:r>
              </w:p>
            </w:txbxContent>
          </v:textbox>
          <w10:wrap anchorx="page" anchory="page"/>
        </v:shape>
      </w:pict>
    </w:r>
    <w:r w:rsidRPr="003F2CF3">
      <w:rPr>
        <w:rFonts w:ascii="Calibri" w:hAnsi="Calibri"/>
        <w:noProof/>
        <w:lang w:eastAsia="en-US"/>
      </w:rPr>
      <w:pict>
        <v:shape id="_x0000_s2157" type="#_x0000_t202" style="position:absolute;left:0;text-align:left;margin-left:112.05pt;margin-top:755.5pt;width:384.3pt;height:16pt;z-index:-251614208;mso-position-horizontal-relative:page;mso-position-vertical-relative:page" o:allowincell="f" filled="f" stroked="f">
          <v:textbox inset="0,0,0,0">
            <w:txbxContent>
              <w:p w:rsidR="00F42301" w:rsidRDefault="00F42301">
                <w:pPr>
                  <w:widowControl w:val="0"/>
                  <w:autoSpaceDE w:val="0"/>
                  <w:autoSpaceDN w:val="0"/>
                  <w:adjustRightInd w:val="0"/>
                  <w:spacing w:after="0" w:line="295" w:lineRule="exact"/>
                  <w:ind w:left="20" w:right="-42"/>
                  <w:rPr>
                    <w:rFonts w:ascii="Times New Roman" w:hAnsi="Times New Roman"/>
                    <w:color w:val="000000"/>
                    <w:sz w:val="28"/>
                    <w:szCs w:val="28"/>
                  </w:rPr>
                </w:pPr>
                <w:r>
                  <w:rPr>
                    <w:rFonts w:ascii="Times New Roman" w:hAnsi="Times New Roman"/>
                    <w:color w:val="191919"/>
                    <w:sz w:val="28"/>
                    <w:szCs w:val="28"/>
                  </w:rPr>
                  <w:t>A</w:t>
                </w:r>
                <w:r>
                  <w:rPr>
                    <w:rFonts w:ascii="Times New Roman" w:hAnsi="Times New Roman"/>
                    <w:color w:val="191919"/>
                    <w:sz w:val="21"/>
                    <w:szCs w:val="21"/>
                  </w:rPr>
                  <w:t>LBANY</w:t>
                </w:r>
                <w:r>
                  <w:rPr>
                    <w:rFonts w:ascii="Times New Roman" w:hAnsi="Times New Roman"/>
                    <w:color w:val="191919"/>
                    <w:spacing w:val="10"/>
                    <w:sz w:val="21"/>
                    <w:szCs w:val="21"/>
                  </w:rPr>
                  <w:t xml:space="preserve"> </w:t>
                </w:r>
                <w:r>
                  <w:rPr>
                    <w:rFonts w:ascii="Times New Roman" w:hAnsi="Times New Roman"/>
                    <w:color w:val="191919"/>
                    <w:sz w:val="28"/>
                    <w:szCs w:val="28"/>
                  </w:rPr>
                  <w:t>S</w:t>
                </w:r>
                <w:r>
                  <w:rPr>
                    <w:rFonts w:ascii="Times New Roman" w:hAnsi="Times New Roman"/>
                    <w:color w:val="191919"/>
                    <w:spacing w:val="-17"/>
                    <w:sz w:val="21"/>
                    <w:szCs w:val="21"/>
                  </w:rPr>
                  <w:t>T</w:t>
                </w:r>
                <w:r>
                  <w:rPr>
                    <w:rFonts w:ascii="Times New Roman" w:hAnsi="Times New Roman"/>
                    <w:color w:val="191919"/>
                    <w:spacing w:val="-23"/>
                    <w:sz w:val="21"/>
                    <w:szCs w:val="21"/>
                  </w:rPr>
                  <w:t>A</w:t>
                </w:r>
                <w:r>
                  <w:rPr>
                    <w:rFonts w:ascii="Times New Roman" w:hAnsi="Times New Roman"/>
                    <w:color w:val="191919"/>
                    <w:sz w:val="21"/>
                    <w:szCs w:val="21"/>
                  </w:rPr>
                  <w:t>TE</w:t>
                </w:r>
                <w:r>
                  <w:rPr>
                    <w:rFonts w:ascii="Times New Roman" w:hAnsi="Times New Roman"/>
                    <w:color w:val="191919"/>
                    <w:spacing w:val="17"/>
                    <w:sz w:val="21"/>
                    <w:szCs w:val="21"/>
                  </w:rPr>
                  <w:t xml:space="preserve"> </w:t>
                </w:r>
                <w:r>
                  <w:rPr>
                    <w:rFonts w:ascii="Times New Roman" w:hAnsi="Times New Roman"/>
                    <w:color w:val="191919"/>
                    <w:sz w:val="28"/>
                    <w:szCs w:val="28"/>
                  </w:rPr>
                  <w:t>U</w:t>
                </w:r>
                <w:r>
                  <w:rPr>
                    <w:rFonts w:ascii="Times New Roman" w:hAnsi="Times New Roman"/>
                    <w:color w:val="191919"/>
                    <w:sz w:val="21"/>
                    <w:szCs w:val="21"/>
                  </w:rPr>
                  <w:t>NIVERSITY</w:t>
                </w:r>
                <w:r>
                  <w:rPr>
                    <w:rFonts w:ascii="Times New Roman" w:hAnsi="Times New Roman"/>
                    <w:color w:val="191919"/>
                    <w:spacing w:val="10"/>
                    <w:sz w:val="21"/>
                    <w:szCs w:val="21"/>
                  </w:rPr>
                  <w:t xml:space="preserve"> </w:t>
                </w:r>
                <w:r>
                  <w:rPr>
                    <w:rFonts w:ascii="Times New Roman" w:hAnsi="Times New Roman"/>
                    <w:color w:val="191919"/>
                    <w:sz w:val="28"/>
                    <w:szCs w:val="28"/>
                  </w:rPr>
                  <w:t>G</w:t>
                </w:r>
                <w:r>
                  <w:rPr>
                    <w:rFonts w:ascii="Times New Roman" w:hAnsi="Times New Roman"/>
                    <w:color w:val="191919"/>
                    <w:sz w:val="21"/>
                    <w:szCs w:val="21"/>
                  </w:rPr>
                  <w:t>RADU</w:t>
                </w:r>
                <w:r>
                  <w:rPr>
                    <w:rFonts w:ascii="Times New Roman" w:hAnsi="Times New Roman"/>
                    <w:color w:val="191919"/>
                    <w:spacing w:val="-23"/>
                    <w:sz w:val="21"/>
                    <w:szCs w:val="21"/>
                  </w:rPr>
                  <w:t>A</w:t>
                </w:r>
                <w:r>
                  <w:rPr>
                    <w:rFonts w:ascii="Times New Roman" w:hAnsi="Times New Roman"/>
                    <w:color w:val="191919"/>
                    <w:sz w:val="21"/>
                    <w:szCs w:val="21"/>
                  </w:rPr>
                  <w:t>TE</w:t>
                </w:r>
                <w:r>
                  <w:rPr>
                    <w:rFonts w:ascii="Times New Roman" w:hAnsi="Times New Roman"/>
                    <w:color w:val="191919"/>
                    <w:spacing w:val="18"/>
                    <w:sz w:val="21"/>
                    <w:szCs w:val="21"/>
                  </w:rPr>
                  <w:t xml:space="preserve"> </w:t>
                </w:r>
                <w:r>
                  <w:rPr>
                    <w:rFonts w:ascii="Times New Roman" w:hAnsi="Times New Roman"/>
                    <w:color w:val="191919"/>
                    <w:sz w:val="28"/>
                    <w:szCs w:val="28"/>
                  </w:rPr>
                  <w:t>S</w:t>
                </w:r>
                <w:r>
                  <w:rPr>
                    <w:rFonts w:ascii="Times New Roman" w:hAnsi="Times New Roman"/>
                    <w:color w:val="191919"/>
                    <w:sz w:val="21"/>
                    <w:szCs w:val="21"/>
                  </w:rPr>
                  <w:t>CHOOL</w:t>
                </w:r>
                <w:r>
                  <w:rPr>
                    <w:rFonts w:ascii="Times New Roman" w:hAnsi="Times New Roman"/>
                    <w:color w:val="191919"/>
                    <w:spacing w:val="10"/>
                    <w:sz w:val="21"/>
                    <w:szCs w:val="21"/>
                  </w:rPr>
                  <w:t xml:space="preserve"> </w:t>
                </w:r>
                <w:r>
                  <w:rPr>
                    <w:rFonts w:ascii="Times New Roman" w:hAnsi="Times New Roman"/>
                    <w:color w:val="191919"/>
                    <w:sz w:val="28"/>
                    <w:szCs w:val="28"/>
                  </w:rPr>
                  <w:t>C</w:t>
                </w:r>
                <w:r>
                  <w:rPr>
                    <w:rFonts w:ascii="Times New Roman" w:hAnsi="Times New Roman"/>
                    <w:color w:val="191919"/>
                    <w:spacing w:val="-23"/>
                    <w:sz w:val="21"/>
                    <w:szCs w:val="21"/>
                  </w:rPr>
                  <w:t>A</w:t>
                </w:r>
                <w:r>
                  <w:rPr>
                    <w:rFonts w:ascii="Times New Roman" w:hAnsi="Times New Roman"/>
                    <w:color w:val="191919"/>
                    <w:spacing w:val="-17"/>
                    <w:sz w:val="21"/>
                    <w:szCs w:val="21"/>
                  </w:rPr>
                  <w:t>T</w:t>
                </w:r>
                <w:r>
                  <w:rPr>
                    <w:rFonts w:ascii="Times New Roman" w:hAnsi="Times New Roman"/>
                    <w:color w:val="191919"/>
                    <w:sz w:val="21"/>
                    <w:szCs w:val="21"/>
                  </w:rPr>
                  <w:t>ALOG</w:t>
                </w:r>
                <w:r>
                  <w:rPr>
                    <w:rFonts w:ascii="Times New Roman" w:hAnsi="Times New Roman"/>
                    <w:color w:val="191919"/>
                    <w:sz w:val="28"/>
                    <w:szCs w:val="28"/>
                  </w:rPr>
                  <w:t>: 2008-2012</w:t>
                </w:r>
              </w:p>
            </w:txbxContent>
          </v:textbox>
          <w10:wrap anchorx="page" anchory="page"/>
        </v:shape>
      </w:pict>
    </w:r>
  </w:p>
</w:ftr>
</file>

<file path=word/footer3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42301" w:rsidRDefault="00F42301">
    <w:pPr>
      <w:widowControl w:val="0"/>
      <w:autoSpaceDE w:val="0"/>
      <w:autoSpaceDN w:val="0"/>
      <w:adjustRightInd w:val="0"/>
      <w:spacing w:after="0" w:line="200" w:lineRule="exact"/>
      <w:rPr>
        <w:rFonts w:ascii="Times New Roman" w:hAnsi="Times New Roman"/>
        <w:sz w:val="20"/>
        <w:szCs w:val="20"/>
      </w:rPr>
    </w:pPr>
    <w:r w:rsidRPr="003F2CF3">
      <w:rPr>
        <w:rFonts w:ascii="Calibri" w:hAnsi="Calibri"/>
        <w:noProof/>
        <w:lang w:eastAsia="en-US"/>
      </w:rPr>
      <w:pict>
        <v:shape id="_x0000_s2158" style="position:absolute;left:0;text-align:left;margin-left:69.95pt;margin-top:731.8pt;width:0;height:36.15pt;z-index:-251613184;mso-position-horizontal-relative:page;mso-position-vertical-relative:page" coordsize="0,724" o:allowincell="f" path="m,l,724e" filled="f" strokecolor="#191919" strokeweight="4pt">
          <v:path arrowok="t"/>
          <w10:wrap anchorx="page" anchory="page"/>
        </v:shape>
      </w:pict>
    </w:r>
    <w:r w:rsidRPr="003F2CF3">
      <w:rPr>
        <w:rFonts w:ascii="Calibri" w:hAnsi="Calibri"/>
        <w:noProof/>
        <w:lang w:eastAsia="en-US"/>
      </w:rPr>
      <w:pict>
        <v:shapetype id="_x0000_t202" coordsize="21600,21600" o:spt="202" path="m,l,21600r21600,l21600,xe">
          <v:stroke joinstyle="miter"/>
          <v:path gradientshapeok="t" o:connecttype="rect"/>
        </v:shapetype>
        <v:shape id="_x0000_s2159" type="#_x0000_t202" style="position:absolute;left:0;text-align:left;margin-left:13.95pt;margin-top:748.55pt;width:40.4pt;height:26.1pt;z-index:-251612160;mso-position-horizontal-relative:page;mso-position-vertical-relative:page" o:allowincell="f" filled="f" stroked="f">
          <v:textbox inset="0,0,0,0">
            <w:txbxContent>
              <w:p w:rsidR="00F42301" w:rsidRDefault="00F42301">
                <w:pPr>
                  <w:widowControl w:val="0"/>
                  <w:autoSpaceDE w:val="0"/>
                  <w:autoSpaceDN w:val="0"/>
                  <w:adjustRightInd w:val="0"/>
                  <w:spacing w:after="0" w:line="493" w:lineRule="exact"/>
                  <w:ind w:left="40" w:right="-45"/>
                  <w:rPr>
                    <w:rFonts w:ascii="Times New Roman" w:hAnsi="Times New Roman"/>
                    <w:color w:val="000000"/>
                    <w:sz w:val="48"/>
                    <w:szCs w:val="48"/>
                  </w:rPr>
                </w:pPr>
                <w:r>
                  <w:rPr>
                    <w:rFonts w:ascii="Times New Roman" w:hAnsi="Times New Roman"/>
                    <w:b/>
                    <w:bCs/>
                    <w:color w:val="191919"/>
                    <w:position w:val="1"/>
                    <w:sz w:val="48"/>
                    <w:szCs w:val="48"/>
                  </w:rPr>
                  <w:fldChar w:fldCharType="begin"/>
                </w:r>
                <w:r>
                  <w:rPr>
                    <w:rFonts w:ascii="Times New Roman" w:hAnsi="Times New Roman"/>
                    <w:b/>
                    <w:bCs/>
                    <w:color w:val="191919"/>
                    <w:position w:val="1"/>
                    <w:sz w:val="48"/>
                    <w:szCs w:val="48"/>
                  </w:rPr>
                  <w:instrText xml:space="preserve"> PAGE </w:instrText>
                </w:r>
                <w:r>
                  <w:rPr>
                    <w:rFonts w:ascii="Times New Roman" w:hAnsi="Times New Roman"/>
                    <w:b/>
                    <w:bCs/>
                    <w:color w:val="191919"/>
                    <w:position w:val="1"/>
                    <w:sz w:val="48"/>
                    <w:szCs w:val="48"/>
                  </w:rPr>
                  <w:fldChar w:fldCharType="separate"/>
                </w:r>
                <w:r>
                  <w:rPr>
                    <w:rFonts w:ascii="Times New Roman" w:hAnsi="Times New Roman"/>
                    <w:b/>
                    <w:bCs/>
                    <w:noProof/>
                    <w:color w:val="191919"/>
                    <w:position w:val="1"/>
                    <w:sz w:val="48"/>
                    <w:szCs w:val="48"/>
                  </w:rPr>
                  <w:t>110</w:t>
                </w:r>
                <w:r>
                  <w:rPr>
                    <w:rFonts w:ascii="Times New Roman" w:hAnsi="Times New Roman"/>
                    <w:b/>
                    <w:bCs/>
                    <w:color w:val="191919"/>
                    <w:position w:val="1"/>
                    <w:sz w:val="48"/>
                    <w:szCs w:val="48"/>
                  </w:rPr>
                  <w:fldChar w:fldCharType="end"/>
                </w:r>
              </w:p>
            </w:txbxContent>
          </v:textbox>
          <w10:wrap anchorx="page" anchory="page"/>
        </v:shape>
      </w:pict>
    </w:r>
    <w:r w:rsidRPr="003F2CF3">
      <w:rPr>
        <w:rFonts w:ascii="Calibri" w:hAnsi="Calibri"/>
        <w:noProof/>
        <w:lang w:eastAsia="en-US"/>
      </w:rPr>
      <w:pict>
        <v:shape id="_x0000_s2160" type="#_x0000_t202" style="position:absolute;left:0;text-align:left;margin-left:111.8pt;margin-top:756.3pt;width:384.35pt;height:16pt;z-index:-251611136;mso-position-horizontal-relative:page;mso-position-vertical-relative:page" o:allowincell="f" filled="f" stroked="f">
          <v:textbox inset="0,0,0,0">
            <w:txbxContent>
              <w:p w:rsidR="00F42301" w:rsidRDefault="00F42301">
                <w:pPr>
                  <w:widowControl w:val="0"/>
                  <w:autoSpaceDE w:val="0"/>
                  <w:autoSpaceDN w:val="0"/>
                  <w:adjustRightInd w:val="0"/>
                  <w:spacing w:after="0" w:line="295" w:lineRule="exact"/>
                  <w:ind w:left="20" w:right="-42"/>
                  <w:rPr>
                    <w:rFonts w:ascii="Times New Roman" w:hAnsi="Times New Roman"/>
                    <w:color w:val="000000"/>
                    <w:sz w:val="28"/>
                    <w:szCs w:val="28"/>
                  </w:rPr>
                </w:pPr>
                <w:r>
                  <w:rPr>
                    <w:rFonts w:ascii="Times New Roman" w:hAnsi="Times New Roman"/>
                    <w:color w:val="191919"/>
                    <w:sz w:val="28"/>
                    <w:szCs w:val="28"/>
                  </w:rPr>
                  <w:t>A</w:t>
                </w:r>
                <w:r>
                  <w:rPr>
                    <w:rFonts w:ascii="Times New Roman" w:hAnsi="Times New Roman"/>
                    <w:color w:val="191919"/>
                    <w:sz w:val="21"/>
                    <w:szCs w:val="21"/>
                  </w:rPr>
                  <w:t>LBANY</w:t>
                </w:r>
                <w:r>
                  <w:rPr>
                    <w:rFonts w:ascii="Times New Roman" w:hAnsi="Times New Roman"/>
                    <w:color w:val="191919"/>
                    <w:spacing w:val="10"/>
                    <w:sz w:val="21"/>
                    <w:szCs w:val="21"/>
                  </w:rPr>
                  <w:t xml:space="preserve"> </w:t>
                </w:r>
                <w:r>
                  <w:rPr>
                    <w:rFonts w:ascii="Times New Roman" w:hAnsi="Times New Roman"/>
                    <w:color w:val="191919"/>
                    <w:sz w:val="28"/>
                    <w:szCs w:val="28"/>
                  </w:rPr>
                  <w:t>S</w:t>
                </w:r>
                <w:r>
                  <w:rPr>
                    <w:rFonts w:ascii="Times New Roman" w:hAnsi="Times New Roman"/>
                    <w:color w:val="191919"/>
                    <w:spacing w:val="-17"/>
                    <w:sz w:val="21"/>
                    <w:szCs w:val="21"/>
                  </w:rPr>
                  <w:t>T</w:t>
                </w:r>
                <w:r>
                  <w:rPr>
                    <w:rFonts w:ascii="Times New Roman" w:hAnsi="Times New Roman"/>
                    <w:color w:val="191919"/>
                    <w:spacing w:val="-23"/>
                    <w:sz w:val="21"/>
                    <w:szCs w:val="21"/>
                  </w:rPr>
                  <w:t>A</w:t>
                </w:r>
                <w:r>
                  <w:rPr>
                    <w:rFonts w:ascii="Times New Roman" w:hAnsi="Times New Roman"/>
                    <w:color w:val="191919"/>
                    <w:sz w:val="21"/>
                    <w:szCs w:val="21"/>
                  </w:rPr>
                  <w:t>TE</w:t>
                </w:r>
                <w:r>
                  <w:rPr>
                    <w:rFonts w:ascii="Times New Roman" w:hAnsi="Times New Roman"/>
                    <w:color w:val="191919"/>
                    <w:spacing w:val="17"/>
                    <w:sz w:val="21"/>
                    <w:szCs w:val="21"/>
                  </w:rPr>
                  <w:t xml:space="preserve"> </w:t>
                </w:r>
                <w:r>
                  <w:rPr>
                    <w:rFonts w:ascii="Times New Roman" w:hAnsi="Times New Roman"/>
                    <w:color w:val="191919"/>
                    <w:sz w:val="28"/>
                    <w:szCs w:val="28"/>
                  </w:rPr>
                  <w:t>U</w:t>
                </w:r>
                <w:r>
                  <w:rPr>
                    <w:rFonts w:ascii="Times New Roman" w:hAnsi="Times New Roman"/>
                    <w:color w:val="191919"/>
                    <w:sz w:val="21"/>
                    <w:szCs w:val="21"/>
                  </w:rPr>
                  <w:t>NIVERSITY</w:t>
                </w:r>
                <w:r>
                  <w:rPr>
                    <w:rFonts w:ascii="Times New Roman" w:hAnsi="Times New Roman"/>
                    <w:color w:val="191919"/>
                    <w:spacing w:val="10"/>
                    <w:sz w:val="21"/>
                    <w:szCs w:val="21"/>
                  </w:rPr>
                  <w:t xml:space="preserve"> </w:t>
                </w:r>
                <w:r>
                  <w:rPr>
                    <w:rFonts w:ascii="Times New Roman" w:hAnsi="Times New Roman"/>
                    <w:color w:val="191919"/>
                    <w:sz w:val="28"/>
                    <w:szCs w:val="28"/>
                  </w:rPr>
                  <w:t>G</w:t>
                </w:r>
                <w:r>
                  <w:rPr>
                    <w:rFonts w:ascii="Times New Roman" w:hAnsi="Times New Roman"/>
                    <w:color w:val="191919"/>
                    <w:sz w:val="21"/>
                    <w:szCs w:val="21"/>
                  </w:rPr>
                  <w:t>RADU</w:t>
                </w:r>
                <w:r>
                  <w:rPr>
                    <w:rFonts w:ascii="Times New Roman" w:hAnsi="Times New Roman"/>
                    <w:color w:val="191919"/>
                    <w:spacing w:val="-23"/>
                    <w:sz w:val="21"/>
                    <w:szCs w:val="21"/>
                  </w:rPr>
                  <w:t>A</w:t>
                </w:r>
                <w:r>
                  <w:rPr>
                    <w:rFonts w:ascii="Times New Roman" w:hAnsi="Times New Roman"/>
                    <w:color w:val="191919"/>
                    <w:sz w:val="21"/>
                    <w:szCs w:val="21"/>
                  </w:rPr>
                  <w:t>TE</w:t>
                </w:r>
                <w:r>
                  <w:rPr>
                    <w:rFonts w:ascii="Times New Roman" w:hAnsi="Times New Roman"/>
                    <w:color w:val="191919"/>
                    <w:spacing w:val="18"/>
                    <w:sz w:val="21"/>
                    <w:szCs w:val="21"/>
                  </w:rPr>
                  <w:t xml:space="preserve"> </w:t>
                </w:r>
                <w:r>
                  <w:rPr>
                    <w:rFonts w:ascii="Times New Roman" w:hAnsi="Times New Roman"/>
                    <w:color w:val="191919"/>
                    <w:sz w:val="28"/>
                    <w:szCs w:val="28"/>
                  </w:rPr>
                  <w:t>S</w:t>
                </w:r>
                <w:r>
                  <w:rPr>
                    <w:rFonts w:ascii="Times New Roman" w:hAnsi="Times New Roman"/>
                    <w:color w:val="191919"/>
                    <w:sz w:val="21"/>
                    <w:szCs w:val="21"/>
                  </w:rPr>
                  <w:t>CHOOL</w:t>
                </w:r>
                <w:r>
                  <w:rPr>
                    <w:rFonts w:ascii="Times New Roman" w:hAnsi="Times New Roman"/>
                    <w:color w:val="191919"/>
                    <w:spacing w:val="10"/>
                    <w:sz w:val="21"/>
                    <w:szCs w:val="21"/>
                  </w:rPr>
                  <w:t xml:space="preserve"> </w:t>
                </w:r>
                <w:r>
                  <w:rPr>
                    <w:rFonts w:ascii="Times New Roman" w:hAnsi="Times New Roman"/>
                    <w:color w:val="191919"/>
                    <w:sz w:val="28"/>
                    <w:szCs w:val="28"/>
                  </w:rPr>
                  <w:t>C</w:t>
                </w:r>
                <w:r>
                  <w:rPr>
                    <w:rFonts w:ascii="Times New Roman" w:hAnsi="Times New Roman"/>
                    <w:color w:val="191919"/>
                    <w:spacing w:val="-23"/>
                    <w:sz w:val="21"/>
                    <w:szCs w:val="21"/>
                  </w:rPr>
                  <w:t>A</w:t>
                </w:r>
                <w:r>
                  <w:rPr>
                    <w:rFonts w:ascii="Times New Roman" w:hAnsi="Times New Roman"/>
                    <w:color w:val="191919"/>
                    <w:spacing w:val="-17"/>
                    <w:sz w:val="21"/>
                    <w:szCs w:val="21"/>
                  </w:rPr>
                  <w:t>T</w:t>
                </w:r>
                <w:r>
                  <w:rPr>
                    <w:rFonts w:ascii="Times New Roman" w:hAnsi="Times New Roman"/>
                    <w:color w:val="191919"/>
                    <w:sz w:val="21"/>
                    <w:szCs w:val="21"/>
                  </w:rPr>
                  <w:t>ALOG</w:t>
                </w:r>
                <w:r>
                  <w:rPr>
                    <w:rFonts w:ascii="Times New Roman" w:hAnsi="Times New Roman"/>
                    <w:color w:val="191919"/>
                    <w:sz w:val="28"/>
                    <w:szCs w:val="28"/>
                  </w:rPr>
                  <w:t>: 2008-2012</w:t>
                </w:r>
              </w:p>
            </w:txbxContent>
          </v:textbox>
          <w10:wrap anchorx="page" anchory="page"/>
        </v:shape>
      </w:pict>
    </w:r>
  </w:p>
</w:ftr>
</file>

<file path=word/footer3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42301" w:rsidRDefault="00F42301">
    <w:pPr>
      <w:widowControl w:val="0"/>
      <w:autoSpaceDE w:val="0"/>
      <w:autoSpaceDN w:val="0"/>
      <w:adjustRightInd w:val="0"/>
      <w:spacing w:after="0" w:line="200" w:lineRule="exact"/>
      <w:rPr>
        <w:rFonts w:ascii="Times New Roman" w:hAnsi="Times New Roman"/>
        <w:sz w:val="20"/>
        <w:szCs w:val="20"/>
      </w:rPr>
    </w:pPr>
    <w:r w:rsidRPr="003F2CF3">
      <w:rPr>
        <w:rFonts w:ascii="Calibri" w:hAnsi="Calibri"/>
        <w:noProof/>
        <w:lang w:eastAsia="en-US"/>
      </w:rPr>
      <w:pict>
        <v:shape id="_x0000_s2161" style="position:absolute;left:0;text-align:left;margin-left:540pt;margin-top:731.8pt;width:0;height:36.15pt;z-index:-251610112;mso-position-horizontal-relative:page;mso-position-vertical-relative:page" coordsize="0,724" o:allowincell="f" path="m,l,724e" filled="f" strokecolor="#191919" strokeweight="4pt">
          <v:path arrowok="t"/>
          <w10:wrap anchorx="page" anchory="page"/>
        </v:shape>
      </w:pict>
    </w:r>
    <w:r w:rsidRPr="003F2CF3">
      <w:rPr>
        <w:rFonts w:ascii="Calibri" w:hAnsi="Calibri"/>
        <w:noProof/>
        <w:lang w:eastAsia="en-US"/>
      </w:rPr>
      <w:pict>
        <v:shapetype id="_x0000_t202" coordsize="21600,21600" o:spt="202" path="m,l,21600r21600,l21600,xe">
          <v:stroke joinstyle="miter"/>
          <v:path gradientshapeok="t" o:connecttype="rect"/>
        </v:shapetype>
        <v:shape id="_x0000_s2162" type="#_x0000_t202" style="position:absolute;left:0;text-align:left;margin-left:556pt;margin-top:748.55pt;width:40pt;height:26pt;z-index:-251609088;mso-position-horizontal-relative:page;mso-position-vertical-relative:page" o:allowincell="f" filled="f" stroked="f">
          <v:textbox inset="0,0,0,0">
            <w:txbxContent>
              <w:p w:rsidR="00F42301" w:rsidRDefault="00F42301">
                <w:pPr>
                  <w:widowControl w:val="0"/>
                  <w:autoSpaceDE w:val="0"/>
                  <w:autoSpaceDN w:val="0"/>
                  <w:adjustRightInd w:val="0"/>
                  <w:spacing w:after="0" w:line="493" w:lineRule="exact"/>
                  <w:ind w:left="40" w:right="-52"/>
                  <w:rPr>
                    <w:rFonts w:ascii="Times New Roman" w:hAnsi="Times New Roman"/>
                    <w:color w:val="000000"/>
                    <w:sz w:val="48"/>
                    <w:szCs w:val="48"/>
                  </w:rPr>
                </w:pPr>
                <w:r>
                  <w:rPr>
                    <w:rFonts w:ascii="Times New Roman" w:hAnsi="Times New Roman"/>
                    <w:b/>
                    <w:bCs/>
                    <w:color w:val="191919"/>
                    <w:position w:val="1"/>
                    <w:sz w:val="48"/>
                    <w:szCs w:val="48"/>
                  </w:rPr>
                  <w:fldChar w:fldCharType="begin"/>
                </w:r>
                <w:r>
                  <w:rPr>
                    <w:rFonts w:ascii="Times New Roman" w:hAnsi="Times New Roman"/>
                    <w:b/>
                    <w:bCs/>
                    <w:color w:val="191919"/>
                    <w:position w:val="1"/>
                    <w:sz w:val="48"/>
                    <w:szCs w:val="48"/>
                  </w:rPr>
                  <w:instrText xml:space="preserve"> PAGE </w:instrText>
                </w:r>
                <w:r>
                  <w:rPr>
                    <w:rFonts w:ascii="Times New Roman" w:hAnsi="Times New Roman"/>
                    <w:b/>
                    <w:bCs/>
                    <w:color w:val="191919"/>
                    <w:position w:val="1"/>
                    <w:sz w:val="48"/>
                    <w:szCs w:val="48"/>
                  </w:rPr>
                  <w:fldChar w:fldCharType="separate"/>
                </w:r>
                <w:r>
                  <w:rPr>
                    <w:rFonts w:ascii="Times New Roman" w:hAnsi="Times New Roman"/>
                    <w:b/>
                    <w:bCs/>
                    <w:noProof/>
                    <w:color w:val="191919"/>
                    <w:position w:val="1"/>
                    <w:sz w:val="48"/>
                    <w:szCs w:val="48"/>
                  </w:rPr>
                  <w:t>112</w:t>
                </w:r>
                <w:r>
                  <w:rPr>
                    <w:rFonts w:ascii="Times New Roman" w:hAnsi="Times New Roman"/>
                    <w:b/>
                    <w:bCs/>
                    <w:color w:val="191919"/>
                    <w:position w:val="1"/>
                    <w:sz w:val="48"/>
                    <w:szCs w:val="48"/>
                  </w:rPr>
                  <w:fldChar w:fldCharType="end"/>
                </w:r>
              </w:p>
            </w:txbxContent>
          </v:textbox>
          <w10:wrap anchorx="page" anchory="page"/>
        </v:shape>
      </w:pict>
    </w:r>
    <w:r w:rsidRPr="003F2CF3">
      <w:rPr>
        <w:rFonts w:ascii="Calibri" w:hAnsi="Calibri"/>
        <w:noProof/>
        <w:lang w:eastAsia="en-US"/>
      </w:rPr>
      <w:pict>
        <v:shape id="_x0000_s2163" type="#_x0000_t202" style="position:absolute;left:0;text-align:left;margin-left:111.8pt;margin-top:755.3pt;width:384.35pt;height:16pt;z-index:-251608064;mso-position-horizontal-relative:page;mso-position-vertical-relative:page" o:allowincell="f" filled="f" stroked="f">
          <v:textbox inset="0,0,0,0">
            <w:txbxContent>
              <w:p w:rsidR="00F42301" w:rsidRDefault="00F42301">
                <w:pPr>
                  <w:widowControl w:val="0"/>
                  <w:autoSpaceDE w:val="0"/>
                  <w:autoSpaceDN w:val="0"/>
                  <w:adjustRightInd w:val="0"/>
                  <w:spacing w:after="0" w:line="295" w:lineRule="exact"/>
                  <w:ind w:left="20" w:right="-42"/>
                  <w:rPr>
                    <w:rFonts w:ascii="Times New Roman" w:hAnsi="Times New Roman"/>
                    <w:color w:val="000000"/>
                    <w:sz w:val="28"/>
                    <w:szCs w:val="28"/>
                  </w:rPr>
                </w:pPr>
                <w:r>
                  <w:rPr>
                    <w:rFonts w:ascii="Times New Roman" w:hAnsi="Times New Roman"/>
                    <w:color w:val="191919"/>
                    <w:sz w:val="28"/>
                    <w:szCs w:val="28"/>
                  </w:rPr>
                  <w:t>A</w:t>
                </w:r>
                <w:r>
                  <w:rPr>
                    <w:rFonts w:ascii="Times New Roman" w:hAnsi="Times New Roman"/>
                    <w:color w:val="191919"/>
                    <w:sz w:val="21"/>
                    <w:szCs w:val="21"/>
                  </w:rPr>
                  <w:t>LBANY</w:t>
                </w:r>
                <w:r>
                  <w:rPr>
                    <w:rFonts w:ascii="Times New Roman" w:hAnsi="Times New Roman"/>
                    <w:color w:val="191919"/>
                    <w:spacing w:val="10"/>
                    <w:sz w:val="21"/>
                    <w:szCs w:val="21"/>
                  </w:rPr>
                  <w:t xml:space="preserve"> </w:t>
                </w:r>
                <w:r>
                  <w:rPr>
                    <w:rFonts w:ascii="Times New Roman" w:hAnsi="Times New Roman"/>
                    <w:color w:val="191919"/>
                    <w:sz w:val="28"/>
                    <w:szCs w:val="28"/>
                  </w:rPr>
                  <w:t>S</w:t>
                </w:r>
                <w:r>
                  <w:rPr>
                    <w:rFonts w:ascii="Times New Roman" w:hAnsi="Times New Roman"/>
                    <w:color w:val="191919"/>
                    <w:spacing w:val="-17"/>
                    <w:sz w:val="21"/>
                    <w:szCs w:val="21"/>
                  </w:rPr>
                  <w:t>T</w:t>
                </w:r>
                <w:r>
                  <w:rPr>
                    <w:rFonts w:ascii="Times New Roman" w:hAnsi="Times New Roman"/>
                    <w:color w:val="191919"/>
                    <w:spacing w:val="-23"/>
                    <w:sz w:val="21"/>
                    <w:szCs w:val="21"/>
                  </w:rPr>
                  <w:t>A</w:t>
                </w:r>
                <w:r>
                  <w:rPr>
                    <w:rFonts w:ascii="Times New Roman" w:hAnsi="Times New Roman"/>
                    <w:color w:val="191919"/>
                    <w:sz w:val="21"/>
                    <w:szCs w:val="21"/>
                  </w:rPr>
                  <w:t>TE</w:t>
                </w:r>
                <w:r>
                  <w:rPr>
                    <w:rFonts w:ascii="Times New Roman" w:hAnsi="Times New Roman"/>
                    <w:color w:val="191919"/>
                    <w:spacing w:val="17"/>
                    <w:sz w:val="21"/>
                    <w:szCs w:val="21"/>
                  </w:rPr>
                  <w:t xml:space="preserve"> </w:t>
                </w:r>
                <w:r>
                  <w:rPr>
                    <w:rFonts w:ascii="Times New Roman" w:hAnsi="Times New Roman"/>
                    <w:color w:val="191919"/>
                    <w:sz w:val="28"/>
                    <w:szCs w:val="28"/>
                  </w:rPr>
                  <w:t>U</w:t>
                </w:r>
                <w:r>
                  <w:rPr>
                    <w:rFonts w:ascii="Times New Roman" w:hAnsi="Times New Roman"/>
                    <w:color w:val="191919"/>
                    <w:sz w:val="21"/>
                    <w:szCs w:val="21"/>
                  </w:rPr>
                  <w:t>NIVERSITY</w:t>
                </w:r>
                <w:r>
                  <w:rPr>
                    <w:rFonts w:ascii="Times New Roman" w:hAnsi="Times New Roman"/>
                    <w:color w:val="191919"/>
                    <w:spacing w:val="10"/>
                    <w:sz w:val="21"/>
                    <w:szCs w:val="21"/>
                  </w:rPr>
                  <w:t xml:space="preserve"> </w:t>
                </w:r>
                <w:r>
                  <w:rPr>
                    <w:rFonts w:ascii="Times New Roman" w:hAnsi="Times New Roman"/>
                    <w:color w:val="191919"/>
                    <w:sz w:val="28"/>
                    <w:szCs w:val="28"/>
                  </w:rPr>
                  <w:t>G</w:t>
                </w:r>
                <w:r>
                  <w:rPr>
                    <w:rFonts w:ascii="Times New Roman" w:hAnsi="Times New Roman"/>
                    <w:color w:val="191919"/>
                    <w:sz w:val="21"/>
                    <w:szCs w:val="21"/>
                  </w:rPr>
                  <w:t>RADU</w:t>
                </w:r>
                <w:r>
                  <w:rPr>
                    <w:rFonts w:ascii="Times New Roman" w:hAnsi="Times New Roman"/>
                    <w:color w:val="191919"/>
                    <w:spacing w:val="-23"/>
                    <w:sz w:val="21"/>
                    <w:szCs w:val="21"/>
                  </w:rPr>
                  <w:t>A</w:t>
                </w:r>
                <w:r>
                  <w:rPr>
                    <w:rFonts w:ascii="Times New Roman" w:hAnsi="Times New Roman"/>
                    <w:color w:val="191919"/>
                    <w:sz w:val="21"/>
                    <w:szCs w:val="21"/>
                  </w:rPr>
                  <w:t>TE</w:t>
                </w:r>
                <w:r>
                  <w:rPr>
                    <w:rFonts w:ascii="Times New Roman" w:hAnsi="Times New Roman"/>
                    <w:color w:val="191919"/>
                    <w:spacing w:val="18"/>
                    <w:sz w:val="21"/>
                    <w:szCs w:val="21"/>
                  </w:rPr>
                  <w:t xml:space="preserve"> </w:t>
                </w:r>
                <w:r>
                  <w:rPr>
                    <w:rFonts w:ascii="Times New Roman" w:hAnsi="Times New Roman"/>
                    <w:color w:val="191919"/>
                    <w:sz w:val="28"/>
                    <w:szCs w:val="28"/>
                  </w:rPr>
                  <w:t>S</w:t>
                </w:r>
                <w:r>
                  <w:rPr>
                    <w:rFonts w:ascii="Times New Roman" w:hAnsi="Times New Roman"/>
                    <w:color w:val="191919"/>
                    <w:sz w:val="21"/>
                    <w:szCs w:val="21"/>
                  </w:rPr>
                  <w:t>CHOOL</w:t>
                </w:r>
                <w:r>
                  <w:rPr>
                    <w:rFonts w:ascii="Times New Roman" w:hAnsi="Times New Roman"/>
                    <w:color w:val="191919"/>
                    <w:spacing w:val="10"/>
                    <w:sz w:val="21"/>
                    <w:szCs w:val="21"/>
                  </w:rPr>
                  <w:t xml:space="preserve"> </w:t>
                </w:r>
                <w:r>
                  <w:rPr>
                    <w:rFonts w:ascii="Times New Roman" w:hAnsi="Times New Roman"/>
                    <w:color w:val="191919"/>
                    <w:sz w:val="28"/>
                    <w:szCs w:val="28"/>
                  </w:rPr>
                  <w:t>C</w:t>
                </w:r>
                <w:r>
                  <w:rPr>
                    <w:rFonts w:ascii="Times New Roman" w:hAnsi="Times New Roman"/>
                    <w:color w:val="191919"/>
                    <w:spacing w:val="-23"/>
                    <w:sz w:val="21"/>
                    <w:szCs w:val="21"/>
                  </w:rPr>
                  <w:t>A</w:t>
                </w:r>
                <w:r>
                  <w:rPr>
                    <w:rFonts w:ascii="Times New Roman" w:hAnsi="Times New Roman"/>
                    <w:color w:val="191919"/>
                    <w:spacing w:val="-17"/>
                    <w:sz w:val="21"/>
                    <w:szCs w:val="21"/>
                  </w:rPr>
                  <w:t>T</w:t>
                </w:r>
                <w:r>
                  <w:rPr>
                    <w:rFonts w:ascii="Times New Roman" w:hAnsi="Times New Roman"/>
                    <w:color w:val="191919"/>
                    <w:sz w:val="21"/>
                    <w:szCs w:val="21"/>
                  </w:rPr>
                  <w:t>ALOG</w:t>
                </w:r>
                <w:r>
                  <w:rPr>
                    <w:rFonts w:ascii="Times New Roman" w:hAnsi="Times New Roman"/>
                    <w:color w:val="191919"/>
                    <w:sz w:val="28"/>
                    <w:szCs w:val="28"/>
                  </w:rPr>
                  <w:t>: 2008-2012</w:t>
                </w:r>
              </w:p>
            </w:txbxContent>
          </v:textbox>
          <w10:wrap anchorx="page" anchory="page"/>
        </v:shape>
      </w:pict>
    </w:r>
  </w:p>
</w:ftr>
</file>

<file path=word/footer3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42301" w:rsidRDefault="00F42301">
    <w:pPr>
      <w:widowControl w:val="0"/>
      <w:autoSpaceDE w:val="0"/>
      <w:autoSpaceDN w:val="0"/>
      <w:adjustRightInd w:val="0"/>
      <w:spacing w:after="0" w:line="200" w:lineRule="exact"/>
      <w:rPr>
        <w:rFonts w:ascii="Times New Roman" w:hAnsi="Times New Roman"/>
        <w:sz w:val="20"/>
        <w:szCs w:val="20"/>
      </w:rPr>
    </w:pPr>
    <w:r w:rsidRPr="003F2CF3">
      <w:rPr>
        <w:rFonts w:ascii="Calibri" w:hAnsi="Calibri"/>
        <w:noProof/>
        <w:lang w:eastAsia="en-US"/>
      </w:rPr>
      <w:pict>
        <v:polyline id="_x0000_s2166" style="position:absolute;left:0;text-align:left;z-index:-251604992;mso-position-horizontal-relative:page;mso-position-vertical-relative:page" points="70pt,736.55pt,70pt,772.75pt" coordsize="0,724" o:allowincell="f" filled="f" strokecolor="#191919" strokeweight="4pt">
          <v:path arrowok="t"/>
          <w10:wrap anchorx="page" anchory="page"/>
        </v:polyline>
      </w:pict>
    </w:r>
    <w:r w:rsidRPr="003F2CF3">
      <w:rPr>
        <w:rFonts w:ascii="Calibri" w:hAnsi="Calibri"/>
        <w:noProof/>
        <w:lang w:eastAsia="en-US"/>
      </w:rPr>
      <w:pict>
        <v:shapetype id="_x0000_t202" coordsize="21600,21600" o:spt="202" path="m,l,21600r21600,l21600,xe">
          <v:stroke joinstyle="miter"/>
          <v:path gradientshapeok="t" o:connecttype="rect"/>
        </v:shapetype>
        <v:shape id="_x0000_s2167" type="#_x0000_t202" style="position:absolute;left:0;text-align:left;margin-left:14pt;margin-top:748.55pt;width:40.7pt;height:30.7pt;z-index:-251603968;mso-position-horizontal-relative:page;mso-position-vertical-relative:page" o:allowincell="f" filled="f" stroked="f">
          <v:textbox inset="0,0,0,0">
            <w:txbxContent>
              <w:p w:rsidR="00F42301" w:rsidRDefault="00F42301">
                <w:pPr>
                  <w:widowControl w:val="0"/>
                  <w:autoSpaceDE w:val="0"/>
                  <w:autoSpaceDN w:val="0"/>
                  <w:adjustRightInd w:val="0"/>
                  <w:spacing w:after="0" w:line="493" w:lineRule="exact"/>
                  <w:ind w:left="80" w:right="-52"/>
                  <w:rPr>
                    <w:rFonts w:ascii="Times New Roman" w:hAnsi="Times New Roman"/>
                    <w:color w:val="000000"/>
                    <w:sz w:val="48"/>
                    <w:szCs w:val="48"/>
                  </w:rPr>
                </w:pPr>
                <w:r>
                  <w:rPr>
                    <w:rFonts w:ascii="Times New Roman" w:hAnsi="Times New Roman"/>
                    <w:b/>
                    <w:bCs/>
                    <w:color w:val="363435"/>
                    <w:position w:val="1"/>
                    <w:sz w:val="48"/>
                    <w:szCs w:val="48"/>
                  </w:rPr>
                  <w:fldChar w:fldCharType="begin"/>
                </w:r>
                <w:r>
                  <w:rPr>
                    <w:rFonts w:ascii="Times New Roman" w:hAnsi="Times New Roman"/>
                    <w:b/>
                    <w:bCs/>
                    <w:color w:val="363435"/>
                    <w:position w:val="1"/>
                    <w:sz w:val="48"/>
                    <w:szCs w:val="48"/>
                  </w:rPr>
                  <w:instrText xml:space="preserve"> PAGE </w:instrText>
                </w:r>
                <w:r>
                  <w:rPr>
                    <w:rFonts w:ascii="Times New Roman" w:hAnsi="Times New Roman"/>
                    <w:b/>
                    <w:bCs/>
                    <w:color w:val="363435"/>
                    <w:position w:val="1"/>
                    <w:sz w:val="48"/>
                    <w:szCs w:val="48"/>
                  </w:rPr>
                  <w:fldChar w:fldCharType="separate"/>
                </w:r>
                <w:r>
                  <w:rPr>
                    <w:rFonts w:ascii="Times New Roman" w:hAnsi="Times New Roman"/>
                    <w:b/>
                    <w:bCs/>
                    <w:noProof/>
                    <w:color w:val="363435"/>
                    <w:position w:val="1"/>
                    <w:sz w:val="48"/>
                    <w:szCs w:val="48"/>
                  </w:rPr>
                  <w:t>110</w:t>
                </w:r>
                <w:r>
                  <w:rPr>
                    <w:rFonts w:ascii="Times New Roman" w:hAnsi="Times New Roman"/>
                    <w:b/>
                    <w:bCs/>
                    <w:color w:val="363435"/>
                    <w:position w:val="1"/>
                    <w:sz w:val="48"/>
                    <w:szCs w:val="48"/>
                  </w:rPr>
                  <w:fldChar w:fldCharType="end"/>
                </w:r>
              </w:p>
            </w:txbxContent>
          </v:textbox>
          <w10:wrap anchorx="page" anchory="page"/>
        </v:shape>
      </w:pict>
    </w:r>
    <w:r w:rsidRPr="003F2CF3">
      <w:rPr>
        <w:rFonts w:ascii="Calibri" w:hAnsi="Calibri"/>
        <w:noProof/>
        <w:lang w:eastAsia="en-US"/>
      </w:rPr>
      <w:pict>
        <v:shape id="_x0000_s2168" type="#_x0000_t202" style="position:absolute;left:0;text-align:left;margin-left:113.85pt;margin-top:756.3pt;width:384.3pt;height:16pt;z-index:-251602944;mso-position-horizontal-relative:page;mso-position-vertical-relative:page" o:allowincell="f" filled="f" stroked="f">
          <v:textbox inset="0,0,0,0">
            <w:txbxContent>
              <w:p w:rsidR="00F42301" w:rsidRDefault="00F42301">
                <w:pPr>
                  <w:widowControl w:val="0"/>
                  <w:autoSpaceDE w:val="0"/>
                  <w:autoSpaceDN w:val="0"/>
                  <w:adjustRightInd w:val="0"/>
                  <w:spacing w:after="0" w:line="295" w:lineRule="exact"/>
                  <w:ind w:left="20" w:right="-42"/>
                  <w:rPr>
                    <w:rFonts w:ascii="Times New Roman" w:hAnsi="Times New Roman"/>
                    <w:color w:val="000000"/>
                    <w:sz w:val="28"/>
                    <w:szCs w:val="28"/>
                  </w:rPr>
                </w:pPr>
                <w:r>
                  <w:rPr>
                    <w:rFonts w:ascii="Times New Roman" w:hAnsi="Times New Roman"/>
                    <w:color w:val="363435"/>
                    <w:sz w:val="28"/>
                    <w:szCs w:val="28"/>
                  </w:rPr>
                  <w:t>A</w:t>
                </w:r>
                <w:r>
                  <w:rPr>
                    <w:rFonts w:ascii="Times New Roman" w:hAnsi="Times New Roman"/>
                    <w:color w:val="363435"/>
                    <w:sz w:val="21"/>
                    <w:szCs w:val="21"/>
                  </w:rPr>
                  <w:t>LBANY</w:t>
                </w:r>
                <w:r>
                  <w:rPr>
                    <w:rFonts w:ascii="Times New Roman" w:hAnsi="Times New Roman"/>
                    <w:color w:val="363435"/>
                    <w:spacing w:val="10"/>
                    <w:sz w:val="21"/>
                    <w:szCs w:val="21"/>
                  </w:rPr>
                  <w:t xml:space="preserve"> </w:t>
                </w:r>
                <w:r>
                  <w:rPr>
                    <w:rFonts w:ascii="Times New Roman" w:hAnsi="Times New Roman"/>
                    <w:color w:val="363435"/>
                    <w:sz w:val="28"/>
                    <w:szCs w:val="28"/>
                  </w:rPr>
                  <w:t>S</w:t>
                </w:r>
                <w:r>
                  <w:rPr>
                    <w:rFonts w:ascii="Times New Roman" w:hAnsi="Times New Roman"/>
                    <w:color w:val="363435"/>
                    <w:spacing w:val="-17"/>
                    <w:sz w:val="21"/>
                    <w:szCs w:val="21"/>
                  </w:rPr>
                  <w:t>T</w:t>
                </w:r>
                <w:r>
                  <w:rPr>
                    <w:rFonts w:ascii="Times New Roman" w:hAnsi="Times New Roman"/>
                    <w:color w:val="363435"/>
                    <w:spacing w:val="-23"/>
                    <w:sz w:val="21"/>
                    <w:szCs w:val="21"/>
                  </w:rPr>
                  <w:t>A</w:t>
                </w:r>
                <w:r>
                  <w:rPr>
                    <w:rFonts w:ascii="Times New Roman" w:hAnsi="Times New Roman"/>
                    <w:color w:val="363435"/>
                    <w:sz w:val="21"/>
                    <w:szCs w:val="21"/>
                  </w:rPr>
                  <w:t>TE</w:t>
                </w:r>
                <w:r>
                  <w:rPr>
                    <w:rFonts w:ascii="Times New Roman" w:hAnsi="Times New Roman"/>
                    <w:color w:val="363435"/>
                    <w:spacing w:val="17"/>
                    <w:sz w:val="21"/>
                    <w:szCs w:val="21"/>
                  </w:rPr>
                  <w:t xml:space="preserve"> </w:t>
                </w:r>
                <w:r>
                  <w:rPr>
                    <w:rFonts w:ascii="Times New Roman" w:hAnsi="Times New Roman"/>
                    <w:color w:val="363435"/>
                    <w:sz w:val="28"/>
                    <w:szCs w:val="28"/>
                  </w:rPr>
                  <w:t>U</w:t>
                </w:r>
                <w:r>
                  <w:rPr>
                    <w:rFonts w:ascii="Times New Roman" w:hAnsi="Times New Roman"/>
                    <w:color w:val="363435"/>
                    <w:sz w:val="21"/>
                    <w:szCs w:val="21"/>
                  </w:rPr>
                  <w:t>NIVERSITY</w:t>
                </w:r>
                <w:r>
                  <w:rPr>
                    <w:rFonts w:ascii="Times New Roman" w:hAnsi="Times New Roman"/>
                    <w:color w:val="363435"/>
                    <w:spacing w:val="10"/>
                    <w:sz w:val="21"/>
                    <w:szCs w:val="21"/>
                  </w:rPr>
                  <w:t xml:space="preserve"> </w:t>
                </w:r>
                <w:r>
                  <w:rPr>
                    <w:rFonts w:ascii="Times New Roman" w:hAnsi="Times New Roman"/>
                    <w:color w:val="363435"/>
                    <w:sz w:val="28"/>
                    <w:szCs w:val="28"/>
                  </w:rPr>
                  <w:t>G</w:t>
                </w:r>
                <w:r>
                  <w:rPr>
                    <w:rFonts w:ascii="Times New Roman" w:hAnsi="Times New Roman"/>
                    <w:color w:val="363435"/>
                    <w:sz w:val="21"/>
                    <w:szCs w:val="21"/>
                  </w:rPr>
                  <w:t>RADU</w:t>
                </w:r>
                <w:r>
                  <w:rPr>
                    <w:rFonts w:ascii="Times New Roman" w:hAnsi="Times New Roman"/>
                    <w:color w:val="363435"/>
                    <w:spacing w:val="-23"/>
                    <w:sz w:val="21"/>
                    <w:szCs w:val="21"/>
                  </w:rPr>
                  <w:t>A</w:t>
                </w:r>
                <w:r>
                  <w:rPr>
                    <w:rFonts w:ascii="Times New Roman" w:hAnsi="Times New Roman"/>
                    <w:color w:val="363435"/>
                    <w:sz w:val="21"/>
                    <w:szCs w:val="21"/>
                  </w:rPr>
                  <w:t>TE</w:t>
                </w:r>
                <w:r>
                  <w:rPr>
                    <w:rFonts w:ascii="Times New Roman" w:hAnsi="Times New Roman"/>
                    <w:color w:val="363435"/>
                    <w:spacing w:val="17"/>
                    <w:sz w:val="21"/>
                    <w:szCs w:val="21"/>
                  </w:rPr>
                  <w:t xml:space="preserve"> </w:t>
                </w:r>
                <w:r>
                  <w:rPr>
                    <w:rFonts w:ascii="Times New Roman" w:hAnsi="Times New Roman"/>
                    <w:color w:val="363435"/>
                    <w:sz w:val="28"/>
                    <w:szCs w:val="28"/>
                  </w:rPr>
                  <w:t>S</w:t>
                </w:r>
                <w:r>
                  <w:rPr>
                    <w:rFonts w:ascii="Times New Roman" w:hAnsi="Times New Roman"/>
                    <w:color w:val="363435"/>
                    <w:sz w:val="21"/>
                    <w:szCs w:val="21"/>
                  </w:rPr>
                  <w:t>CHOOL</w:t>
                </w:r>
                <w:r>
                  <w:rPr>
                    <w:rFonts w:ascii="Times New Roman" w:hAnsi="Times New Roman"/>
                    <w:color w:val="363435"/>
                    <w:spacing w:val="10"/>
                    <w:sz w:val="21"/>
                    <w:szCs w:val="21"/>
                  </w:rPr>
                  <w:t xml:space="preserve"> </w:t>
                </w:r>
                <w:r>
                  <w:rPr>
                    <w:rFonts w:ascii="Times New Roman" w:hAnsi="Times New Roman"/>
                    <w:color w:val="363435"/>
                    <w:sz w:val="28"/>
                    <w:szCs w:val="28"/>
                  </w:rPr>
                  <w:t>C</w:t>
                </w:r>
                <w:r>
                  <w:rPr>
                    <w:rFonts w:ascii="Times New Roman" w:hAnsi="Times New Roman"/>
                    <w:color w:val="363435"/>
                    <w:spacing w:val="-23"/>
                    <w:sz w:val="21"/>
                    <w:szCs w:val="21"/>
                  </w:rPr>
                  <w:t>A</w:t>
                </w:r>
                <w:r>
                  <w:rPr>
                    <w:rFonts w:ascii="Times New Roman" w:hAnsi="Times New Roman"/>
                    <w:color w:val="363435"/>
                    <w:spacing w:val="-17"/>
                    <w:sz w:val="21"/>
                    <w:szCs w:val="21"/>
                  </w:rPr>
                  <w:t>T</w:t>
                </w:r>
                <w:r>
                  <w:rPr>
                    <w:rFonts w:ascii="Times New Roman" w:hAnsi="Times New Roman"/>
                    <w:color w:val="363435"/>
                    <w:sz w:val="21"/>
                    <w:szCs w:val="21"/>
                  </w:rPr>
                  <w:t>ALOG</w:t>
                </w:r>
                <w:r>
                  <w:rPr>
                    <w:rFonts w:ascii="Times New Roman" w:hAnsi="Times New Roman"/>
                    <w:color w:val="363435"/>
                    <w:sz w:val="28"/>
                    <w:szCs w:val="28"/>
                  </w:rPr>
                  <w:t>: 2008-2012</w:t>
                </w:r>
              </w:p>
            </w:txbxContent>
          </v:textbox>
          <w10:wrap anchorx="page" anchory="page"/>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42301" w:rsidRDefault="00F42301">
    <w:pPr>
      <w:widowControl w:val="0"/>
      <w:autoSpaceDE w:val="0"/>
      <w:autoSpaceDN w:val="0"/>
      <w:adjustRightInd w:val="0"/>
      <w:spacing w:after="0" w:line="200" w:lineRule="exact"/>
      <w:rPr>
        <w:rFonts w:ascii="Times New Roman" w:hAnsi="Times New Roman"/>
        <w:sz w:val="20"/>
        <w:szCs w:val="20"/>
      </w:rPr>
    </w:pPr>
    <w:r w:rsidRPr="00C34688">
      <w:rPr>
        <w:rFonts w:ascii="Calibri" w:hAnsi="Calibri"/>
        <w:noProof/>
        <w:lang w:eastAsia="en-US"/>
      </w:rPr>
      <w:pict>
        <v:shape id="_x0000_s2059" style="position:absolute;left:0;text-align:left;margin-left:540.05pt;margin-top:733.8pt;width:0;height:36.15pt;z-index:-251658240;mso-position-horizontal-relative:page;mso-position-vertical-relative:page" coordsize="0,724" o:allowincell="f" path="m,l,724e" filled="f" strokecolor="#191919" strokeweight="4pt">
          <v:path arrowok="t"/>
          <w10:wrap anchorx="page" anchory="page"/>
        </v:shape>
      </w:pict>
    </w:r>
    <w:r w:rsidRPr="00C34688">
      <w:rPr>
        <w:rFonts w:ascii="Calibri" w:hAnsi="Calibri"/>
        <w:noProof/>
        <w:lang w:eastAsia="en-US"/>
      </w:rPr>
      <w:pict>
        <v:shapetype id="_x0000_t202" coordsize="21600,21600" o:spt="202" path="m,l,21600r21600,l21600,xe">
          <v:stroke joinstyle="miter"/>
          <v:path gradientshapeok="t" o:connecttype="rect"/>
        </v:shapetype>
        <v:shape id="_x0000_s2060" type="#_x0000_t202" style="position:absolute;left:0;text-align:left;margin-left:568.1pt;margin-top:750.55pt;width:28pt;height:26pt;z-index:-251658240;mso-position-horizontal-relative:page;mso-position-vertical-relative:page" o:allowincell="f" filled="f" stroked="f">
          <v:textbox inset="0,0,0,0">
            <w:txbxContent>
              <w:p w:rsidR="00F42301" w:rsidRDefault="00F42301">
                <w:pPr>
                  <w:widowControl w:val="0"/>
                  <w:autoSpaceDE w:val="0"/>
                  <w:autoSpaceDN w:val="0"/>
                  <w:adjustRightInd w:val="0"/>
                  <w:spacing w:after="0" w:line="493" w:lineRule="exact"/>
                  <w:ind w:left="40" w:right="-52"/>
                  <w:rPr>
                    <w:rFonts w:ascii="Times New Roman" w:hAnsi="Times New Roman"/>
                    <w:color w:val="000000"/>
                    <w:sz w:val="48"/>
                    <w:szCs w:val="48"/>
                  </w:rPr>
                </w:pPr>
                <w:r>
                  <w:rPr>
                    <w:rFonts w:ascii="Times New Roman" w:hAnsi="Times New Roman"/>
                    <w:b/>
                    <w:bCs/>
                    <w:color w:val="191919"/>
                    <w:position w:val="1"/>
                    <w:sz w:val="48"/>
                    <w:szCs w:val="48"/>
                  </w:rPr>
                  <w:fldChar w:fldCharType="begin"/>
                </w:r>
                <w:r>
                  <w:rPr>
                    <w:rFonts w:ascii="Times New Roman" w:hAnsi="Times New Roman"/>
                    <w:b/>
                    <w:bCs/>
                    <w:color w:val="191919"/>
                    <w:position w:val="1"/>
                    <w:sz w:val="48"/>
                    <w:szCs w:val="48"/>
                  </w:rPr>
                  <w:instrText xml:space="preserve"> PAGE </w:instrText>
                </w:r>
                <w:r>
                  <w:rPr>
                    <w:rFonts w:ascii="Times New Roman" w:hAnsi="Times New Roman"/>
                    <w:b/>
                    <w:bCs/>
                    <w:color w:val="191919"/>
                    <w:position w:val="1"/>
                    <w:sz w:val="48"/>
                    <w:szCs w:val="48"/>
                  </w:rPr>
                  <w:fldChar w:fldCharType="separate"/>
                </w:r>
                <w:r>
                  <w:rPr>
                    <w:rFonts w:ascii="Times New Roman" w:hAnsi="Times New Roman"/>
                    <w:b/>
                    <w:bCs/>
                    <w:noProof/>
                    <w:color w:val="191919"/>
                    <w:position w:val="1"/>
                    <w:sz w:val="48"/>
                    <w:szCs w:val="48"/>
                  </w:rPr>
                  <w:t>20</w:t>
                </w:r>
                <w:r>
                  <w:rPr>
                    <w:rFonts w:ascii="Times New Roman" w:hAnsi="Times New Roman"/>
                    <w:b/>
                    <w:bCs/>
                    <w:color w:val="191919"/>
                    <w:position w:val="1"/>
                    <w:sz w:val="48"/>
                    <w:szCs w:val="48"/>
                  </w:rPr>
                  <w:fldChar w:fldCharType="end"/>
                </w:r>
              </w:p>
            </w:txbxContent>
          </v:textbox>
          <w10:wrap anchorx="page" anchory="page"/>
        </v:shape>
      </w:pict>
    </w:r>
    <w:r w:rsidRPr="00C34688">
      <w:rPr>
        <w:rFonts w:ascii="Calibri" w:hAnsi="Calibri"/>
        <w:noProof/>
        <w:lang w:eastAsia="en-US"/>
      </w:rPr>
      <w:pict>
        <v:shape id="_x0000_s2061" type="#_x0000_t202" style="position:absolute;left:0;text-align:left;margin-left:111.9pt;margin-top:757.3pt;width:384.35pt;height:16pt;z-index:-251658240;mso-position-horizontal-relative:page;mso-position-vertical-relative:page" o:allowincell="f" filled="f" stroked="f">
          <v:textbox inset="0,0,0,0">
            <w:txbxContent>
              <w:p w:rsidR="00F42301" w:rsidRDefault="00F42301">
                <w:pPr>
                  <w:widowControl w:val="0"/>
                  <w:autoSpaceDE w:val="0"/>
                  <w:autoSpaceDN w:val="0"/>
                  <w:adjustRightInd w:val="0"/>
                  <w:spacing w:after="0" w:line="295" w:lineRule="exact"/>
                  <w:ind w:left="20" w:right="-42"/>
                  <w:rPr>
                    <w:rFonts w:ascii="Times New Roman" w:hAnsi="Times New Roman"/>
                    <w:color w:val="000000"/>
                    <w:sz w:val="28"/>
                    <w:szCs w:val="28"/>
                  </w:rPr>
                </w:pPr>
                <w:r>
                  <w:rPr>
                    <w:rFonts w:ascii="Times New Roman" w:hAnsi="Times New Roman"/>
                    <w:color w:val="191919"/>
                    <w:sz w:val="28"/>
                    <w:szCs w:val="28"/>
                  </w:rPr>
                  <w:t>A</w:t>
                </w:r>
                <w:r>
                  <w:rPr>
                    <w:rFonts w:ascii="Times New Roman" w:hAnsi="Times New Roman"/>
                    <w:color w:val="191919"/>
                    <w:sz w:val="21"/>
                    <w:szCs w:val="21"/>
                  </w:rPr>
                  <w:t>LBANY</w:t>
                </w:r>
                <w:r>
                  <w:rPr>
                    <w:rFonts w:ascii="Times New Roman" w:hAnsi="Times New Roman"/>
                    <w:color w:val="191919"/>
                    <w:spacing w:val="10"/>
                    <w:sz w:val="21"/>
                    <w:szCs w:val="21"/>
                  </w:rPr>
                  <w:t xml:space="preserve"> </w:t>
                </w:r>
                <w:r>
                  <w:rPr>
                    <w:rFonts w:ascii="Times New Roman" w:hAnsi="Times New Roman"/>
                    <w:color w:val="191919"/>
                    <w:sz w:val="28"/>
                    <w:szCs w:val="28"/>
                  </w:rPr>
                  <w:t>S</w:t>
                </w:r>
                <w:r>
                  <w:rPr>
                    <w:rFonts w:ascii="Times New Roman" w:hAnsi="Times New Roman"/>
                    <w:color w:val="191919"/>
                    <w:spacing w:val="-17"/>
                    <w:sz w:val="21"/>
                    <w:szCs w:val="21"/>
                  </w:rPr>
                  <w:t>T</w:t>
                </w:r>
                <w:r>
                  <w:rPr>
                    <w:rFonts w:ascii="Times New Roman" w:hAnsi="Times New Roman"/>
                    <w:color w:val="191919"/>
                    <w:spacing w:val="-23"/>
                    <w:sz w:val="21"/>
                    <w:szCs w:val="21"/>
                  </w:rPr>
                  <w:t>A</w:t>
                </w:r>
                <w:r>
                  <w:rPr>
                    <w:rFonts w:ascii="Times New Roman" w:hAnsi="Times New Roman"/>
                    <w:color w:val="191919"/>
                    <w:sz w:val="21"/>
                    <w:szCs w:val="21"/>
                  </w:rPr>
                  <w:t>TE</w:t>
                </w:r>
                <w:r>
                  <w:rPr>
                    <w:rFonts w:ascii="Times New Roman" w:hAnsi="Times New Roman"/>
                    <w:color w:val="191919"/>
                    <w:spacing w:val="17"/>
                    <w:sz w:val="21"/>
                    <w:szCs w:val="21"/>
                  </w:rPr>
                  <w:t xml:space="preserve"> </w:t>
                </w:r>
                <w:r>
                  <w:rPr>
                    <w:rFonts w:ascii="Times New Roman" w:hAnsi="Times New Roman"/>
                    <w:color w:val="191919"/>
                    <w:sz w:val="28"/>
                    <w:szCs w:val="28"/>
                  </w:rPr>
                  <w:t>U</w:t>
                </w:r>
                <w:r>
                  <w:rPr>
                    <w:rFonts w:ascii="Times New Roman" w:hAnsi="Times New Roman"/>
                    <w:color w:val="191919"/>
                    <w:sz w:val="21"/>
                    <w:szCs w:val="21"/>
                  </w:rPr>
                  <w:t>NIVERSITY</w:t>
                </w:r>
                <w:r>
                  <w:rPr>
                    <w:rFonts w:ascii="Times New Roman" w:hAnsi="Times New Roman"/>
                    <w:color w:val="191919"/>
                    <w:spacing w:val="10"/>
                    <w:sz w:val="21"/>
                    <w:szCs w:val="21"/>
                  </w:rPr>
                  <w:t xml:space="preserve"> </w:t>
                </w:r>
                <w:r>
                  <w:rPr>
                    <w:rFonts w:ascii="Times New Roman" w:hAnsi="Times New Roman"/>
                    <w:color w:val="191919"/>
                    <w:sz w:val="28"/>
                    <w:szCs w:val="28"/>
                  </w:rPr>
                  <w:t>G</w:t>
                </w:r>
                <w:r>
                  <w:rPr>
                    <w:rFonts w:ascii="Times New Roman" w:hAnsi="Times New Roman"/>
                    <w:color w:val="191919"/>
                    <w:sz w:val="21"/>
                    <w:szCs w:val="21"/>
                  </w:rPr>
                  <w:t>RADU</w:t>
                </w:r>
                <w:r>
                  <w:rPr>
                    <w:rFonts w:ascii="Times New Roman" w:hAnsi="Times New Roman"/>
                    <w:color w:val="191919"/>
                    <w:spacing w:val="-23"/>
                    <w:sz w:val="21"/>
                    <w:szCs w:val="21"/>
                  </w:rPr>
                  <w:t>A</w:t>
                </w:r>
                <w:r>
                  <w:rPr>
                    <w:rFonts w:ascii="Times New Roman" w:hAnsi="Times New Roman"/>
                    <w:color w:val="191919"/>
                    <w:sz w:val="21"/>
                    <w:szCs w:val="21"/>
                  </w:rPr>
                  <w:t>TE</w:t>
                </w:r>
                <w:r>
                  <w:rPr>
                    <w:rFonts w:ascii="Times New Roman" w:hAnsi="Times New Roman"/>
                    <w:color w:val="191919"/>
                    <w:spacing w:val="18"/>
                    <w:sz w:val="21"/>
                    <w:szCs w:val="21"/>
                  </w:rPr>
                  <w:t xml:space="preserve"> </w:t>
                </w:r>
                <w:r>
                  <w:rPr>
                    <w:rFonts w:ascii="Times New Roman" w:hAnsi="Times New Roman"/>
                    <w:color w:val="191919"/>
                    <w:sz w:val="28"/>
                    <w:szCs w:val="28"/>
                  </w:rPr>
                  <w:t>S</w:t>
                </w:r>
                <w:r>
                  <w:rPr>
                    <w:rFonts w:ascii="Times New Roman" w:hAnsi="Times New Roman"/>
                    <w:color w:val="191919"/>
                    <w:sz w:val="21"/>
                    <w:szCs w:val="21"/>
                  </w:rPr>
                  <w:t>CHOOL</w:t>
                </w:r>
                <w:r>
                  <w:rPr>
                    <w:rFonts w:ascii="Times New Roman" w:hAnsi="Times New Roman"/>
                    <w:color w:val="191919"/>
                    <w:spacing w:val="10"/>
                    <w:sz w:val="21"/>
                    <w:szCs w:val="21"/>
                  </w:rPr>
                  <w:t xml:space="preserve"> </w:t>
                </w:r>
                <w:r>
                  <w:rPr>
                    <w:rFonts w:ascii="Times New Roman" w:hAnsi="Times New Roman"/>
                    <w:color w:val="191919"/>
                    <w:sz w:val="28"/>
                    <w:szCs w:val="28"/>
                  </w:rPr>
                  <w:t>C</w:t>
                </w:r>
                <w:r>
                  <w:rPr>
                    <w:rFonts w:ascii="Times New Roman" w:hAnsi="Times New Roman"/>
                    <w:color w:val="191919"/>
                    <w:spacing w:val="-23"/>
                    <w:sz w:val="21"/>
                    <w:szCs w:val="21"/>
                  </w:rPr>
                  <w:t>A</w:t>
                </w:r>
                <w:r>
                  <w:rPr>
                    <w:rFonts w:ascii="Times New Roman" w:hAnsi="Times New Roman"/>
                    <w:color w:val="191919"/>
                    <w:spacing w:val="-17"/>
                    <w:sz w:val="21"/>
                    <w:szCs w:val="21"/>
                  </w:rPr>
                  <w:t>T</w:t>
                </w:r>
                <w:r>
                  <w:rPr>
                    <w:rFonts w:ascii="Times New Roman" w:hAnsi="Times New Roman"/>
                    <w:color w:val="191919"/>
                    <w:sz w:val="21"/>
                    <w:szCs w:val="21"/>
                  </w:rPr>
                  <w:t>ALOG</w:t>
                </w:r>
                <w:r>
                  <w:rPr>
                    <w:rFonts w:ascii="Times New Roman" w:hAnsi="Times New Roman"/>
                    <w:color w:val="191919"/>
                    <w:sz w:val="28"/>
                    <w:szCs w:val="28"/>
                  </w:rPr>
                  <w:t>: 2008-2012</w:t>
                </w:r>
              </w:p>
            </w:txbxContent>
          </v:textbox>
          <w10:wrap anchorx="page" anchory="page"/>
        </v:shape>
      </w:pict>
    </w:r>
  </w:p>
</w:ftr>
</file>

<file path=word/footer4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42301" w:rsidRDefault="00F42301">
    <w:pPr>
      <w:widowControl w:val="0"/>
      <w:autoSpaceDE w:val="0"/>
      <w:autoSpaceDN w:val="0"/>
      <w:adjustRightInd w:val="0"/>
      <w:spacing w:after="0" w:line="200" w:lineRule="exact"/>
      <w:rPr>
        <w:rFonts w:ascii="Times New Roman" w:hAnsi="Times New Roman"/>
        <w:sz w:val="20"/>
        <w:szCs w:val="20"/>
      </w:rPr>
    </w:pPr>
    <w:r w:rsidRPr="003F2CF3">
      <w:rPr>
        <w:rFonts w:ascii="Calibri" w:hAnsi="Calibri"/>
        <w:noProof/>
        <w:lang w:eastAsia="en-US"/>
      </w:rPr>
      <w:pict>
        <v:shapetype id="_x0000_t202" coordsize="21600,21600" o:spt="202" path="m,l,21600r21600,l21600,xe">
          <v:stroke joinstyle="miter"/>
          <v:path gradientshapeok="t" o:connecttype="rect"/>
        </v:shapetype>
        <v:shape id="_x0000_s2164" type="#_x0000_t202" style="position:absolute;left:0;text-align:left;margin-left:556.35pt;margin-top:748.65pt;width:40pt;height:26pt;z-index:-251607040;mso-position-horizontal-relative:page;mso-position-vertical-relative:page" o:allowincell="f" filled="f" stroked="f">
          <v:textbox inset="0,0,0,0">
            <w:txbxContent>
              <w:p w:rsidR="00F42301" w:rsidRDefault="00F42301">
                <w:pPr>
                  <w:widowControl w:val="0"/>
                  <w:autoSpaceDE w:val="0"/>
                  <w:autoSpaceDN w:val="0"/>
                  <w:adjustRightInd w:val="0"/>
                  <w:spacing w:after="0" w:line="493" w:lineRule="exact"/>
                  <w:ind w:left="40" w:right="-52"/>
                  <w:rPr>
                    <w:rFonts w:ascii="Times New Roman" w:hAnsi="Times New Roman"/>
                    <w:color w:val="000000"/>
                    <w:sz w:val="48"/>
                    <w:szCs w:val="48"/>
                  </w:rPr>
                </w:pPr>
                <w:r>
                  <w:rPr>
                    <w:rFonts w:ascii="Times New Roman" w:hAnsi="Times New Roman"/>
                    <w:b/>
                    <w:bCs/>
                    <w:color w:val="191919"/>
                    <w:position w:val="1"/>
                    <w:sz w:val="48"/>
                    <w:szCs w:val="48"/>
                  </w:rPr>
                  <w:fldChar w:fldCharType="begin"/>
                </w:r>
                <w:r>
                  <w:rPr>
                    <w:rFonts w:ascii="Times New Roman" w:hAnsi="Times New Roman"/>
                    <w:b/>
                    <w:bCs/>
                    <w:color w:val="191919"/>
                    <w:position w:val="1"/>
                    <w:sz w:val="48"/>
                    <w:szCs w:val="48"/>
                  </w:rPr>
                  <w:instrText xml:space="preserve"> PAGE </w:instrText>
                </w:r>
                <w:r>
                  <w:rPr>
                    <w:rFonts w:ascii="Times New Roman" w:hAnsi="Times New Roman"/>
                    <w:b/>
                    <w:bCs/>
                    <w:color w:val="191919"/>
                    <w:position w:val="1"/>
                    <w:sz w:val="48"/>
                    <w:szCs w:val="48"/>
                  </w:rPr>
                  <w:fldChar w:fldCharType="separate"/>
                </w:r>
                <w:r>
                  <w:rPr>
                    <w:rFonts w:ascii="Times New Roman" w:hAnsi="Times New Roman"/>
                    <w:b/>
                    <w:bCs/>
                    <w:noProof/>
                    <w:color w:val="191919"/>
                    <w:position w:val="1"/>
                    <w:sz w:val="48"/>
                    <w:szCs w:val="48"/>
                  </w:rPr>
                  <w:t>112</w:t>
                </w:r>
                <w:r>
                  <w:rPr>
                    <w:rFonts w:ascii="Times New Roman" w:hAnsi="Times New Roman"/>
                    <w:b/>
                    <w:bCs/>
                    <w:color w:val="191919"/>
                    <w:position w:val="1"/>
                    <w:sz w:val="48"/>
                    <w:szCs w:val="48"/>
                  </w:rPr>
                  <w:fldChar w:fldCharType="end"/>
                </w:r>
              </w:p>
            </w:txbxContent>
          </v:textbox>
          <w10:wrap anchorx="page" anchory="page"/>
        </v:shape>
      </w:pict>
    </w:r>
    <w:r w:rsidRPr="003F2CF3">
      <w:rPr>
        <w:rFonts w:ascii="Calibri" w:hAnsi="Calibri"/>
        <w:noProof/>
        <w:lang w:eastAsia="en-US"/>
      </w:rPr>
      <w:pict>
        <v:shape id="_x0000_s2165" type="#_x0000_t202" style="position:absolute;left:0;text-align:left;margin-left:112.15pt;margin-top:755.4pt;width:384.35pt;height:16pt;z-index:-251606016;mso-position-horizontal-relative:page;mso-position-vertical-relative:page" o:allowincell="f" filled="f" stroked="f">
          <v:textbox inset="0,0,0,0">
            <w:txbxContent>
              <w:p w:rsidR="00F42301" w:rsidRDefault="00F42301">
                <w:pPr>
                  <w:widowControl w:val="0"/>
                  <w:autoSpaceDE w:val="0"/>
                  <w:autoSpaceDN w:val="0"/>
                  <w:adjustRightInd w:val="0"/>
                  <w:spacing w:after="0" w:line="295" w:lineRule="exact"/>
                  <w:ind w:left="20" w:right="-42"/>
                  <w:rPr>
                    <w:rFonts w:ascii="Times New Roman" w:hAnsi="Times New Roman"/>
                    <w:color w:val="000000"/>
                    <w:sz w:val="28"/>
                    <w:szCs w:val="28"/>
                  </w:rPr>
                </w:pPr>
                <w:r>
                  <w:rPr>
                    <w:rFonts w:ascii="Times New Roman" w:hAnsi="Times New Roman"/>
                    <w:color w:val="191919"/>
                    <w:sz w:val="28"/>
                    <w:szCs w:val="28"/>
                  </w:rPr>
                  <w:t>A</w:t>
                </w:r>
                <w:r>
                  <w:rPr>
                    <w:rFonts w:ascii="Times New Roman" w:hAnsi="Times New Roman"/>
                    <w:color w:val="191919"/>
                    <w:sz w:val="21"/>
                    <w:szCs w:val="21"/>
                  </w:rPr>
                  <w:t>LBANY</w:t>
                </w:r>
                <w:r>
                  <w:rPr>
                    <w:rFonts w:ascii="Times New Roman" w:hAnsi="Times New Roman"/>
                    <w:color w:val="191919"/>
                    <w:spacing w:val="10"/>
                    <w:sz w:val="21"/>
                    <w:szCs w:val="21"/>
                  </w:rPr>
                  <w:t xml:space="preserve"> </w:t>
                </w:r>
                <w:r>
                  <w:rPr>
                    <w:rFonts w:ascii="Times New Roman" w:hAnsi="Times New Roman"/>
                    <w:color w:val="191919"/>
                    <w:sz w:val="28"/>
                    <w:szCs w:val="28"/>
                  </w:rPr>
                  <w:t>S</w:t>
                </w:r>
                <w:r>
                  <w:rPr>
                    <w:rFonts w:ascii="Times New Roman" w:hAnsi="Times New Roman"/>
                    <w:color w:val="191919"/>
                    <w:spacing w:val="-17"/>
                    <w:sz w:val="21"/>
                    <w:szCs w:val="21"/>
                  </w:rPr>
                  <w:t>T</w:t>
                </w:r>
                <w:r>
                  <w:rPr>
                    <w:rFonts w:ascii="Times New Roman" w:hAnsi="Times New Roman"/>
                    <w:color w:val="191919"/>
                    <w:spacing w:val="-23"/>
                    <w:sz w:val="21"/>
                    <w:szCs w:val="21"/>
                  </w:rPr>
                  <w:t>A</w:t>
                </w:r>
                <w:r>
                  <w:rPr>
                    <w:rFonts w:ascii="Times New Roman" w:hAnsi="Times New Roman"/>
                    <w:color w:val="191919"/>
                    <w:sz w:val="21"/>
                    <w:szCs w:val="21"/>
                  </w:rPr>
                  <w:t>TE</w:t>
                </w:r>
                <w:r>
                  <w:rPr>
                    <w:rFonts w:ascii="Times New Roman" w:hAnsi="Times New Roman"/>
                    <w:color w:val="191919"/>
                    <w:spacing w:val="17"/>
                    <w:sz w:val="21"/>
                    <w:szCs w:val="21"/>
                  </w:rPr>
                  <w:t xml:space="preserve"> </w:t>
                </w:r>
                <w:r>
                  <w:rPr>
                    <w:rFonts w:ascii="Times New Roman" w:hAnsi="Times New Roman"/>
                    <w:color w:val="191919"/>
                    <w:sz w:val="28"/>
                    <w:szCs w:val="28"/>
                  </w:rPr>
                  <w:t>U</w:t>
                </w:r>
                <w:r>
                  <w:rPr>
                    <w:rFonts w:ascii="Times New Roman" w:hAnsi="Times New Roman"/>
                    <w:color w:val="191919"/>
                    <w:sz w:val="21"/>
                    <w:szCs w:val="21"/>
                  </w:rPr>
                  <w:t>NIVERSITY</w:t>
                </w:r>
                <w:r>
                  <w:rPr>
                    <w:rFonts w:ascii="Times New Roman" w:hAnsi="Times New Roman"/>
                    <w:color w:val="191919"/>
                    <w:spacing w:val="10"/>
                    <w:sz w:val="21"/>
                    <w:szCs w:val="21"/>
                  </w:rPr>
                  <w:t xml:space="preserve"> </w:t>
                </w:r>
                <w:r>
                  <w:rPr>
                    <w:rFonts w:ascii="Times New Roman" w:hAnsi="Times New Roman"/>
                    <w:color w:val="191919"/>
                    <w:sz w:val="28"/>
                    <w:szCs w:val="28"/>
                  </w:rPr>
                  <w:t>G</w:t>
                </w:r>
                <w:r>
                  <w:rPr>
                    <w:rFonts w:ascii="Times New Roman" w:hAnsi="Times New Roman"/>
                    <w:color w:val="191919"/>
                    <w:sz w:val="21"/>
                    <w:szCs w:val="21"/>
                  </w:rPr>
                  <w:t>RADU</w:t>
                </w:r>
                <w:r>
                  <w:rPr>
                    <w:rFonts w:ascii="Times New Roman" w:hAnsi="Times New Roman"/>
                    <w:color w:val="191919"/>
                    <w:spacing w:val="-23"/>
                    <w:sz w:val="21"/>
                    <w:szCs w:val="21"/>
                  </w:rPr>
                  <w:t>A</w:t>
                </w:r>
                <w:r>
                  <w:rPr>
                    <w:rFonts w:ascii="Times New Roman" w:hAnsi="Times New Roman"/>
                    <w:color w:val="191919"/>
                    <w:sz w:val="21"/>
                    <w:szCs w:val="21"/>
                  </w:rPr>
                  <w:t>TE</w:t>
                </w:r>
                <w:r>
                  <w:rPr>
                    <w:rFonts w:ascii="Times New Roman" w:hAnsi="Times New Roman"/>
                    <w:color w:val="191919"/>
                    <w:spacing w:val="18"/>
                    <w:sz w:val="21"/>
                    <w:szCs w:val="21"/>
                  </w:rPr>
                  <w:t xml:space="preserve"> </w:t>
                </w:r>
                <w:r>
                  <w:rPr>
                    <w:rFonts w:ascii="Times New Roman" w:hAnsi="Times New Roman"/>
                    <w:color w:val="191919"/>
                    <w:sz w:val="28"/>
                    <w:szCs w:val="28"/>
                  </w:rPr>
                  <w:t>S</w:t>
                </w:r>
                <w:r>
                  <w:rPr>
                    <w:rFonts w:ascii="Times New Roman" w:hAnsi="Times New Roman"/>
                    <w:color w:val="191919"/>
                    <w:sz w:val="21"/>
                    <w:szCs w:val="21"/>
                  </w:rPr>
                  <w:t>CHOOL</w:t>
                </w:r>
                <w:r>
                  <w:rPr>
                    <w:rFonts w:ascii="Times New Roman" w:hAnsi="Times New Roman"/>
                    <w:color w:val="191919"/>
                    <w:spacing w:val="10"/>
                    <w:sz w:val="21"/>
                    <w:szCs w:val="21"/>
                  </w:rPr>
                  <w:t xml:space="preserve"> </w:t>
                </w:r>
                <w:r>
                  <w:rPr>
                    <w:rFonts w:ascii="Times New Roman" w:hAnsi="Times New Roman"/>
                    <w:color w:val="191919"/>
                    <w:sz w:val="28"/>
                    <w:szCs w:val="28"/>
                  </w:rPr>
                  <w:t>C</w:t>
                </w:r>
                <w:r>
                  <w:rPr>
                    <w:rFonts w:ascii="Times New Roman" w:hAnsi="Times New Roman"/>
                    <w:color w:val="191919"/>
                    <w:spacing w:val="-23"/>
                    <w:sz w:val="21"/>
                    <w:szCs w:val="21"/>
                  </w:rPr>
                  <w:t>A</w:t>
                </w:r>
                <w:r>
                  <w:rPr>
                    <w:rFonts w:ascii="Times New Roman" w:hAnsi="Times New Roman"/>
                    <w:color w:val="191919"/>
                    <w:spacing w:val="-17"/>
                    <w:sz w:val="21"/>
                    <w:szCs w:val="21"/>
                  </w:rPr>
                  <w:t>T</w:t>
                </w:r>
                <w:r>
                  <w:rPr>
                    <w:rFonts w:ascii="Times New Roman" w:hAnsi="Times New Roman"/>
                    <w:color w:val="191919"/>
                    <w:sz w:val="21"/>
                    <w:szCs w:val="21"/>
                  </w:rPr>
                  <w:t>ALOG</w:t>
                </w:r>
                <w:r>
                  <w:rPr>
                    <w:rFonts w:ascii="Times New Roman" w:hAnsi="Times New Roman"/>
                    <w:color w:val="191919"/>
                    <w:sz w:val="28"/>
                    <w:szCs w:val="28"/>
                  </w:rPr>
                  <w:t>: 2008-2012</w:t>
                </w:r>
              </w:p>
            </w:txbxContent>
          </v:textbox>
          <w10:wrap anchorx="page" anchory="page"/>
        </v:shape>
      </w:pict>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42301" w:rsidRDefault="00F42301">
    <w:pPr>
      <w:widowControl w:val="0"/>
      <w:autoSpaceDE w:val="0"/>
      <w:autoSpaceDN w:val="0"/>
      <w:adjustRightInd w:val="0"/>
      <w:spacing w:after="0" w:line="200" w:lineRule="exact"/>
      <w:rPr>
        <w:rFonts w:ascii="Times New Roman" w:hAnsi="Times New Roman"/>
        <w:sz w:val="20"/>
        <w:szCs w:val="20"/>
      </w:rPr>
    </w:pPr>
    <w:r w:rsidRPr="00C34688">
      <w:rPr>
        <w:rFonts w:ascii="Calibri" w:hAnsi="Calibri"/>
        <w:noProof/>
        <w:lang w:eastAsia="en-US"/>
      </w:rPr>
      <w:pict>
        <v:shape id="_x0000_s2062" style="position:absolute;left:0;text-align:left;margin-left:69.95pt;margin-top:733.8pt;width:0;height:36.15pt;z-index:-251658240;mso-position-horizontal-relative:page;mso-position-vertical-relative:page" coordsize="0,724" o:allowincell="f" path="m,l,724e" filled="f" strokecolor="#191919" strokeweight="4pt">
          <v:path arrowok="t"/>
          <w10:wrap anchorx="page" anchory="page"/>
        </v:shape>
      </w:pict>
    </w:r>
    <w:r w:rsidRPr="00C34688">
      <w:rPr>
        <w:rFonts w:ascii="Calibri" w:hAnsi="Calibri"/>
        <w:noProof/>
        <w:lang w:eastAsia="en-US"/>
      </w:rPr>
      <w:pict>
        <v:shapetype id="_x0000_t202" coordsize="21600,21600" o:spt="202" path="m,l,21600r21600,l21600,xe">
          <v:stroke joinstyle="miter"/>
          <v:path gradientshapeok="t" o:connecttype="rect"/>
        </v:shapetype>
        <v:shape id="_x0000_s2063" type="#_x0000_t202" style="position:absolute;left:0;text-align:left;margin-left:16pt;margin-top:748.55pt;width:28pt;height:28pt;z-index:-251658240;mso-position-horizontal-relative:page;mso-position-vertical-relative:page" o:allowincell="f" filled="f" stroked="f">
          <v:textbox inset="0,0,0,0">
            <w:txbxContent>
              <w:p w:rsidR="00F42301" w:rsidRDefault="00F42301">
                <w:pPr>
                  <w:widowControl w:val="0"/>
                  <w:autoSpaceDE w:val="0"/>
                  <w:autoSpaceDN w:val="0"/>
                  <w:adjustRightInd w:val="0"/>
                  <w:spacing w:after="0" w:line="534" w:lineRule="exact"/>
                  <w:ind w:left="40" w:right="-52"/>
                  <w:rPr>
                    <w:rFonts w:ascii="Times New Roman" w:hAnsi="Times New Roman"/>
                    <w:color w:val="000000"/>
                    <w:sz w:val="48"/>
                    <w:szCs w:val="48"/>
                  </w:rPr>
                </w:pPr>
                <w:r>
                  <w:rPr>
                    <w:rFonts w:ascii="Times New Roman" w:hAnsi="Times New Roman"/>
                    <w:b/>
                    <w:bCs/>
                    <w:color w:val="191919"/>
                    <w:sz w:val="48"/>
                    <w:szCs w:val="48"/>
                  </w:rPr>
                  <w:fldChar w:fldCharType="begin"/>
                </w:r>
                <w:r>
                  <w:rPr>
                    <w:rFonts w:ascii="Times New Roman" w:hAnsi="Times New Roman"/>
                    <w:b/>
                    <w:bCs/>
                    <w:color w:val="191919"/>
                    <w:sz w:val="48"/>
                    <w:szCs w:val="48"/>
                  </w:rPr>
                  <w:instrText xml:space="preserve"> PAGE </w:instrText>
                </w:r>
                <w:r>
                  <w:rPr>
                    <w:rFonts w:ascii="Times New Roman" w:hAnsi="Times New Roman"/>
                    <w:b/>
                    <w:bCs/>
                    <w:color w:val="191919"/>
                    <w:sz w:val="48"/>
                    <w:szCs w:val="48"/>
                  </w:rPr>
                  <w:fldChar w:fldCharType="separate"/>
                </w:r>
                <w:r>
                  <w:rPr>
                    <w:rFonts w:ascii="Times New Roman" w:hAnsi="Times New Roman"/>
                    <w:b/>
                    <w:bCs/>
                    <w:noProof/>
                    <w:color w:val="191919"/>
                    <w:sz w:val="48"/>
                    <w:szCs w:val="48"/>
                  </w:rPr>
                  <w:t>24</w:t>
                </w:r>
                <w:r>
                  <w:rPr>
                    <w:rFonts w:ascii="Times New Roman" w:hAnsi="Times New Roman"/>
                    <w:b/>
                    <w:bCs/>
                    <w:color w:val="191919"/>
                    <w:sz w:val="48"/>
                    <w:szCs w:val="48"/>
                  </w:rPr>
                  <w:fldChar w:fldCharType="end"/>
                </w:r>
              </w:p>
            </w:txbxContent>
          </v:textbox>
          <w10:wrap anchorx="page" anchory="page"/>
        </v:shape>
      </w:pict>
    </w:r>
    <w:r w:rsidRPr="00C34688">
      <w:rPr>
        <w:rFonts w:ascii="Calibri" w:hAnsi="Calibri"/>
        <w:noProof/>
        <w:lang w:eastAsia="en-US"/>
      </w:rPr>
      <w:pict>
        <v:shape id="_x0000_s2064" type="#_x0000_t202" style="position:absolute;left:0;text-align:left;margin-left:111.8pt;margin-top:758.3pt;width:384.35pt;height:16pt;z-index:-251658240;mso-position-horizontal-relative:page;mso-position-vertical-relative:page" o:allowincell="f" filled="f" stroked="f">
          <v:textbox inset="0,0,0,0">
            <w:txbxContent>
              <w:p w:rsidR="00F42301" w:rsidRDefault="00F42301">
                <w:pPr>
                  <w:widowControl w:val="0"/>
                  <w:autoSpaceDE w:val="0"/>
                  <w:autoSpaceDN w:val="0"/>
                  <w:adjustRightInd w:val="0"/>
                  <w:spacing w:after="0" w:line="295" w:lineRule="exact"/>
                  <w:ind w:left="20" w:right="-42"/>
                  <w:rPr>
                    <w:rFonts w:ascii="Times New Roman" w:hAnsi="Times New Roman"/>
                    <w:color w:val="000000"/>
                    <w:sz w:val="28"/>
                    <w:szCs w:val="28"/>
                  </w:rPr>
                </w:pPr>
                <w:r>
                  <w:rPr>
                    <w:rFonts w:ascii="Times New Roman" w:hAnsi="Times New Roman"/>
                    <w:color w:val="191919"/>
                    <w:sz w:val="28"/>
                    <w:szCs w:val="28"/>
                  </w:rPr>
                  <w:t>A</w:t>
                </w:r>
                <w:r>
                  <w:rPr>
                    <w:rFonts w:ascii="Times New Roman" w:hAnsi="Times New Roman"/>
                    <w:color w:val="191919"/>
                    <w:sz w:val="21"/>
                    <w:szCs w:val="21"/>
                  </w:rPr>
                  <w:t>LBANY</w:t>
                </w:r>
                <w:r>
                  <w:rPr>
                    <w:rFonts w:ascii="Times New Roman" w:hAnsi="Times New Roman"/>
                    <w:color w:val="191919"/>
                    <w:spacing w:val="10"/>
                    <w:sz w:val="21"/>
                    <w:szCs w:val="21"/>
                  </w:rPr>
                  <w:t xml:space="preserve"> </w:t>
                </w:r>
                <w:r>
                  <w:rPr>
                    <w:rFonts w:ascii="Times New Roman" w:hAnsi="Times New Roman"/>
                    <w:color w:val="191919"/>
                    <w:sz w:val="28"/>
                    <w:szCs w:val="28"/>
                  </w:rPr>
                  <w:t>S</w:t>
                </w:r>
                <w:r>
                  <w:rPr>
                    <w:rFonts w:ascii="Times New Roman" w:hAnsi="Times New Roman"/>
                    <w:color w:val="191919"/>
                    <w:spacing w:val="-17"/>
                    <w:sz w:val="21"/>
                    <w:szCs w:val="21"/>
                  </w:rPr>
                  <w:t>T</w:t>
                </w:r>
                <w:r>
                  <w:rPr>
                    <w:rFonts w:ascii="Times New Roman" w:hAnsi="Times New Roman"/>
                    <w:color w:val="191919"/>
                    <w:spacing w:val="-23"/>
                    <w:sz w:val="21"/>
                    <w:szCs w:val="21"/>
                  </w:rPr>
                  <w:t>A</w:t>
                </w:r>
                <w:r>
                  <w:rPr>
                    <w:rFonts w:ascii="Times New Roman" w:hAnsi="Times New Roman"/>
                    <w:color w:val="191919"/>
                    <w:sz w:val="21"/>
                    <w:szCs w:val="21"/>
                  </w:rPr>
                  <w:t>TE</w:t>
                </w:r>
                <w:r>
                  <w:rPr>
                    <w:rFonts w:ascii="Times New Roman" w:hAnsi="Times New Roman"/>
                    <w:color w:val="191919"/>
                    <w:spacing w:val="17"/>
                    <w:sz w:val="21"/>
                    <w:szCs w:val="21"/>
                  </w:rPr>
                  <w:t xml:space="preserve"> </w:t>
                </w:r>
                <w:r>
                  <w:rPr>
                    <w:rFonts w:ascii="Times New Roman" w:hAnsi="Times New Roman"/>
                    <w:color w:val="191919"/>
                    <w:sz w:val="28"/>
                    <w:szCs w:val="28"/>
                  </w:rPr>
                  <w:t>U</w:t>
                </w:r>
                <w:r>
                  <w:rPr>
                    <w:rFonts w:ascii="Times New Roman" w:hAnsi="Times New Roman"/>
                    <w:color w:val="191919"/>
                    <w:sz w:val="21"/>
                    <w:szCs w:val="21"/>
                  </w:rPr>
                  <w:t>NIVERSITY</w:t>
                </w:r>
                <w:r>
                  <w:rPr>
                    <w:rFonts w:ascii="Times New Roman" w:hAnsi="Times New Roman"/>
                    <w:color w:val="191919"/>
                    <w:spacing w:val="10"/>
                    <w:sz w:val="21"/>
                    <w:szCs w:val="21"/>
                  </w:rPr>
                  <w:t xml:space="preserve"> </w:t>
                </w:r>
                <w:r>
                  <w:rPr>
                    <w:rFonts w:ascii="Times New Roman" w:hAnsi="Times New Roman"/>
                    <w:color w:val="191919"/>
                    <w:sz w:val="28"/>
                    <w:szCs w:val="28"/>
                  </w:rPr>
                  <w:t>G</w:t>
                </w:r>
                <w:r>
                  <w:rPr>
                    <w:rFonts w:ascii="Times New Roman" w:hAnsi="Times New Roman"/>
                    <w:color w:val="191919"/>
                    <w:sz w:val="21"/>
                    <w:szCs w:val="21"/>
                  </w:rPr>
                  <w:t>RADU</w:t>
                </w:r>
                <w:r>
                  <w:rPr>
                    <w:rFonts w:ascii="Times New Roman" w:hAnsi="Times New Roman"/>
                    <w:color w:val="191919"/>
                    <w:spacing w:val="-23"/>
                    <w:sz w:val="21"/>
                    <w:szCs w:val="21"/>
                  </w:rPr>
                  <w:t>A</w:t>
                </w:r>
                <w:r>
                  <w:rPr>
                    <w:rFonts w:ascii="Times New Roman" w:hAnsi="Times New Roman"/>
                    <w:color w:val="191919"/>
                    <w:sz w:val="21"/>
                    <w:szCs w:val="21"/>
                  </w:rPr>
                  <w:t>TE</w:t>
                </w:r>
                <w:r>
                  <w:rPr>
                    <w:rFonts w:ascii="Times New Roman" w:hAnsi="Times New Roman"/>
                    <w:color w:val="191919"/>
                    <w:spacing w:val="18"/>
                    <w:sz w:val="21"/>
                    <w:szCs w:val="21"/>
                  </w:rPr>
                  <w:t xml:space="preserve"> </w:t>
                </w:r>
                <w:r>
                  <w:rPr>
                    <w:rFonts w:ascii="Times New Roman" w:hAnsi="Times New Roman"/>
                    <w:color w:val="191919"/>
                    <w:sz w:val="28"/>
                    <w:szCs w:val="28"/>
                  </w:rPr>
                  <w:t>S</w:t>
                </w:r>
                <w:r>
                  <w:rPr>
                    <w:rFonts w:ascii="Times New Roman" w:hAnsi="Times New Roman"/>
                    <w:color w:val="191919"/>
                    <w:sz w:val="21"/>
                    <w:szCs w:val="21"/>
                  </w:rPr>
                  <w:t>CHOOL</w:t>
                </w:r>
                <w:r>
                  <w:rPr>
                    <w:rFonts w:ascii="Times New Roman" w:hAnsi="Times New Roman"/>
                    <w:color w:val="191919"/>
                    <w:spacing w:val="10"/>
                    <w:sz w:val="21"/>
                    <w:szCs w:val="21"/>
                  </w:rPr>
                  <w:t xml:space="preserve"> </w:t>
                </w:r>
                <w:r>
                  <w:rPr>
                    <w:rFonts w:ascii="Times New Roman" w:hAnsi="Times New Roman"/>
                    <w:color w:val="191919"/>
                    <w:sz w:val="28"/>
                    <w:szCs w:val="28"/>
                  </w:rPr>
                  <w:t>C</w:t>
                </w:r>
                <w:r>
                  <w:rPr>
                    <w:rFonts w:ascii="Times New Roman" w:hAnsi="Times New Roman"/>
                    <w:color w:val="191919"/>
                    <w:spacing w:val="-23"/>
                    <w:sz w:val="21"/>
                    <w:szCs w:val="21"/>
                  </w:rPr>
                  <w:t>A</w:t>
                </w:r>
                <w:r>
                  <w:rPr>
                    <w:rFonts w:ascii="Times New Roman" w:hAnsi="Times New Roman"/>
                    <w:color w:val="191919"/>
                    <w:spacing w:val="-17"/>
                    <w:sz w:val="21"/>
                    <w:szCs w:val="21"/>
                  </w:rPr>
                  <w:t>T</w:t>
                </w:r>
                <w:r>
                  <w:rPr>
                    <w:rFonts w:ascii="Times New Roman" w:hAnsi="Times New Roman"/>
                    <w:color w:val="191919"/>
                    <w:sz w:val="21"/>
                    <w:szCs w:val="21"/>
                  </w:rPr>
                  <w:t>ALOG</w:t>
                </w:r>
                <w:r>
                  <w:rPr>
                    <w:rFonts w:ascii="Times New Roman" w:hAnsi="Times New Roman"/>
                    <w:color w:val="191919"/>
                    <w:sz w:val="28"/>
                    <w:szCs w:val="28"/>
                  </w:rPr>
                  <w:t>: 2008-2012</w:t>
                </w:r>
              </w:p>
            </w:txbxContent>
          </v:textbox>
          <w10:wrap anchorx="page" anchory="page"/>
        </v:shape>
      </w:pict>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42301" w:rsidRDefault="00F42301">
    <w:pPr>
      <w:widowControl w:val="0"/>
      <w:autoSpaceDE w:val="0"/>
      <w:autoSpaceDN w:val="0"/>
      <w:adjustRightInd w:val="0"/>
      <w:spacing w:after="0" w:line="200" w:lineRule="exact"/>
      <w:rPr>
        <w:rFonts w:ascii="Times New Roman" w:hAnsi="Times New Roman"/>
        <w:sz w:val="20"/>
        <w:szCs w:val="20"/>
      </w:rPr>
    </w:pPr>
    <w:r w:rsidRPr="00C34688">
      <w:rPr>
        <w:rFonts w:ascii="Calibri" w:hAnsi="Calibri"/>
        <w:noProof/>
        <w:lang w:eastAsia="en-US"/>
      </w:rPr>
      <w:pict>
        <v:shape id="_x0000_s2065" style="position:absolute;left:0;text-align:left;margin-left:540pt;margin-top:733.8pt;width:0;height:36.15pt;z-index:-251658240;mso-position-horizontal-relative:page;mso-position-vertical-relative:page" coordsize="0,724" o:allowincell="f" path="m,l,724e" filled="f" strokecolor="#191919" strokeweight="4pt">
          <v:path arrowok="t"/>
          <w10:wrap anchorx="page" anchory="page"/>
        </v:shape>
      </w:pict>
    </w:r>
    <w:r w:rsidRPr="00C34688">
      <w:rPr>
        <w:rFonts w:ascii="Calibri" w:hAnsi="Calibri"/>
        <w:noProof/>
        <w:lang w:eastAsia="en-US"/>
      </w:rPr>
      <w:pict>
        <v:shapetype id="_x0000_t202" coordsize="21600,21600" o:spt="202" path="m,l,21600r21600,l21600,xe">
          <v:stroke joinstyle="miter"/>
          <v:path gradientshapeok="t" o:connecttype="rect"/>
        </v:shapetype>
        <v:shape id="_x0000_s2066" type="#_x0000_t202" style="position:absolute;left:0;text-align:left;margin-left:568pt;margin-top:748.55pt;width:28pt;height:28pt;z-index:-251658240;mso-position-horizontal-relative:page;mso-position-vertical-relative:page" o:allowincell="f" filled="f" stroked="f">
          <v:textbox inset="0,0,0,0">
            <w:txbxContent>
              <w:p w:rsidR="00F42301" w:rsidRDefault="00F42301">
                <w:pPr>
                  <w:widowControl w:val="0"/>
                  <w:autoSpaceDE w:val="0"/>
                  <w:autoSpaceDN w:val="0"/>
                  <w:adjustRightInd w:val="0"/>
                  <w:spacing w:after="0" w:line="534" w:lineRule="exact"/>
                  <w:ind w:left="40" w:right="-52"/>
                  <w:rPr>
                    <w:rFonts w:ascii="Times New Roman" w:hAnsi="Times New Roman"/>
                    <w:color w:val="000000"/>
                    <w:sz w:val="48"/>
                    <w:szCs w:val="48"/>
                  </w:rPr>
                </w:pPr>
                <w:r>
                  <w:rPr>
                    <w:rFonts w:ascii="Times New Roman" w:hAnsi="Times New Roman"/>
                    <w:b/>
                    <w:bCs/>
                    <w:color w:val="191919"/>
                    <w:sz w:val="48"/>
                    <w:szCs w:val="48"/>
                  </w:rPr>
                  <w:fldChar w:fldCharType="begin"/>
                </w:r>
                <w:r>
                  <w:rPr>
                    <w:rFonts w:ascii="Times New Roman" w:hAnsi="Times New Roman"/>
                    <w:b/>
                    <w:bCs/>
                    <w:color w:val="191919"/>
                    <w:sz w:val="48"/>
                    <w:szCs w:val="48"/>
                  </w:rPr>
                  <w:instrText xml:space="preserve"> PAGE </w:instrText>
                </w:r>
                <w:r>
                  <w:rPr>
                    <w:rFonts w:ascii="Times New Roman" w:hAnsi="Times New Roman"/>
                    <w:b/>
                    <w:bCs/>
                    <w:color w:val="191919"/>
                    <w:sz w:val="48"/>
                    <w:szCs w:val="48"/>
                  </w:rPr>
                  <w:fldChar w:fldCharType="separate"/>
                </w:r>
                <w:r>
                  <w:rPr>
                    <w:rFonts w:ascii="Times New Roman" w:hAnsi="Times New Roman"/>
                    <w:b/>
                    <w:bCs/>
                    <w:noProof/>
                    <w:color w:val="191919"/>
                    <w:sz w:val="48"/>
                    <w:szCs w:val="48"/>
                  </w:rPr>
                  <w:t>26</w:t>
                </w:r>
                <w:r>
                  <w:rPr>
                    <w:rFonts w:ascii="Times New Roman" w:hAnsi="Times New Roman"/>
                    <w:b/>
                    <w:bCs/>
                    <w:color w:val="191919"/>
                    <w:sz w:val="48"/>
                    <w:szCs w:val="48"/>
                  </w:rPr>
                  <w:fldChar w:fldCharType="end"/>
                </w:r>
              </w:p>
            </w:txbxContent>
          </v:textbox>
          <w10:wrap anchorx="page" anchory="page"/>
        </v:shape>
      </w:pict>
    </w:r>
    <w:r w:rsidRPr="00C34688">
      <w:rPr>
        <w:rFonts w:ascii="Calibri" w:hAnsi="Calibri"/>
        <w:noProof/>
        <w:lang w:eastAsia="en-US"/>
      </w:rPr>
      <w:pict>
        <v:shape id="_x0000_s2067" type="#_x0000_t202" style="position:absolute;left:0;text-align:left;margin-left:111.8pt;margin-top:757.3pt;width:384.35pt;height:16pt;z-index:-251658240;mso-position-horizontal-relative:page;mso-position-vertical-relative:page" o:allowincell="f" filled="f" stroked="f">
          <v:textbox inset="0,0,0,0">
            <w:txbxContent>
              <w:p w:rsidR="00F42301" w:rsidRDefault="00F42301">
                <w:pPr>
                  <w:widowControl w:val="0"/>
                  <w:autoSpaceDE w:val="0"/>
                  <w:autoSpaceDN w:val="0"/>
                  <w:adjustRightInd w:val="0"/>
                  <w:spacing w:after="0" w:line="295" w:lineRule="exact"/>
                  <w:ind w:left="20" w:right="-42"/>
                  <w:rPr>
                    <w:rFonts w:ascii="Times New Roman" w:hAnsi="Times New Roman"/>
                    <w:color w:val="000000"/>
                    <w:sz w:val="28"/>
                    <w:szCs w:val="28"/>
                  </w:rPr>
                </w:pPr>
                <w:r>
                  <w:rPr>
                    <w:rFonts w:ascii="Times New Roman" w:hAnsi="Times New Roman"/>
                    <w:color w:val="191919"/>
                    <w:sz w:val="28"/>
                    <w:szCs w:val="28"/>
                  </w:rPr>
                  <w:t>A</w:t>
                </w:r>
                <w:r>
                  <w:rPr>
                    <w:rFonts w:ascii="Times New Roman" w:hAnsi="Times New Roman"/>
                    <w:color w:val="191919"/>
                    <w:sz w:val="21"/>
                    <w:szCs w:val="21"/>
                  </w:rPr>
                  <w:t>LBANY</w:t>
                </w:r>
                <w:r>
                  <w:rPr>
                    <w:rFonts w:ascii="Times New Roman" w:hAnsi="Times New Roman"/>
                    <w:color w:val="191919"/>
                    <w:spacing w:val="10"/>
                    <w:sz w:val="21"/>
                    <w:szCs w:val="21"/>
                  </w:rPr>
                  <w:t xml:space="preserve"> </w:t>
                </w:r>
                <w:r>
                  <w:rPr>
                    <w:rFonts w:ascii="Times New Roman" w:hAnsi="Times New Roman"/>
                    <w:color w:val="191919"/>
                    <w:sz w:val="28"/>
                    <w:szCs w:val="28"/>
                  </w:rPr>
                  <w:t>S</w:t>
                </w:r>
                <w:r>
                  <w:rPr>
                    <w:rFonts w:ascii="Times New Roman" w:hAnsi="Times New Roman"/>
                    <w:color w:val="191919"/>
                    <w:spacing w:val="-17"/>
                    <w:sz w:val="21"/>
                    <w:szCs w:val="21"/>
                  </w:rPr>
                  <w:t>T</w:t>
                </w:r>
                <w:r>
                  <w:rPr>
                    <w:rFonts w:ascii="Times New Roman" w:hAnsi="Times New Roman"/>
                    <w:color w:val="191919"/>
                    <w:spacing w:val="-23"/>
                    <w:sz w:val="21"/>
                    <w:szCs w:val="21"/>
                  </w:rPr>
                  <w:t>A</w:t>
                </w:r>
                <w:r>
                  <w:rPr>
                    <w:rFonts w:ascii="Times New Roman" w:hAnsi="Times New Roman"/>
                    <w:color w:val="191919"/>
                    <w:sz w:val="21"/>
                    <w:szCs w:val="21"/>
                  </w:rPr>
                  <w:t>TE</w:t>
                </w:r>
                <w:r>
                  <w:rPr>
                    <w:rFonts w:ascii="Times New Roman" w:hAnsi="Times New Roman"/>
                    <w:color w:val="191919"/>
                    <w:spacing w:val="17"/>
                    <w:sz w:val="21"/>
                    <w:szCs w:val="21"/>
                  </w:rPr>
                  <w:t xml:space="preserve"> </w:t>
                </w:r>
                <w:r>
                  <w:rPr>
                    <w:rFonts w:ascii="Times New Roman" w:hAnsi="Times New Roman"/>
                    <w:color w:val="191919"/>
                    <w:sz w:val="28"/>
                    <w:szCs w:val="28"/>
                  </w:rPr>
                  <w:t>U</w:t>
                </w:r>
                <w:r>
                  <w:rPr>
                    <w:rFonts w:ascii="Times New Roman" w:hAnsi="Times New Roman"/>
                    <w:color w:val="191919"/>
                    <w:sz w:val="21"/>
                    <w:szCs w:val="21"/>
                  </w:rPr>
                  <w:t>NIVERSITY</w:t>
                </w:r>
                <w:r>
                  <w:rPr>
                    <w:rFonts w:ascii="Times New Roman" w:hAnsi="Times New Roman"/>
                    <w:color w:val="191919"/>
                    <w:spacing w:val="10"/>
                    <w:sz w:val="21"/>
                    <w:szCs w:val="21"/>
                  </w:rPr>
                  <w:t xml:space="preserve"> </w:t>
                </w:r>
                <w:r>
                  <w:rPr>
                    <w:rFonts w:ascii="Times New Roman" w:hAnsi="Times New Roman"/>
                    <w:color w:val="191919"/>
                    <w:sz w:val="28"/>
                    <w:szCs w:val="28"/>
                  </w:rPr>
                  <w:t>G</w:t>
                </w:r>
                <w:r>
                  <w:rPr>
                    <w:rFonts w:ascii="Times New Roman" w:hAnsi="Times New Roman"/>
                    <w:color w:val="191919"/>
                    <w:sz w:val="21"/>
                    <w:szCs w:val="21"/>
                  </w:rPr>
                  <w:t>RADU</w:t>
                </w:r>
                <w:r>
                  <w:rPr>
                    <w:rFonts w:ascii="Times New Roman" w:hAnsi="Times New Roman"/>
                    <w:color w:val="191919"/>
                    <w:spacing w:val="-23"/>
                    <w:sz w:val="21"/>
                    <w:szCs w:val="21"/>
                  </w:rPr>
                  <w:t>A</w:t>
                </w:r>
                <w:r>
                  <w:rPr>
                    <w:rFonts w:ascii="Times New Roman" w:hAnsi="Times New Roman"/>
                    <w:color w:val="191919"/>
                    <w:sz w:val="21"/>
                    <w:szCs w:val="21"/>
                  </w:rPr>
                  <w:t>TE</w:t>
                </w:r>
                <w:r>
                  <w:rPr>
                    <w:rFonts w:ascii="Times New Roman" w:hAnsi="Times New Roman"/>
                    <w:color w:val="191919"/>
                    <w:spacing w:val="18"/>
                    <w:sz w:val="21"/>
                    <w:szCs w:val="21"/>
                  </w:rPr>
                  <w:t xml:space="preserve"> </w:t>
                </w:r>
                <w:r>
                  <w:rPr>
                    <w:rFonts w:ascii="Times New Roman" w:hAnsi="Times New Roman"/>
                    <w:color w:val="191919"/>
                    <w:sz w:val="28"/>
                    <w:szCs w:val="28"/>
                  </w:rPr>
                  <w:t>S</w:t>
                </w:r>
                <w:r>
                  <w:rPr>
                    <w:rFonts w:ascii="Times New Roman" w:hAnsi="Times New Roman"/>
                    <w:color w:val="191919"/>
                    <w:sz w:val="21"/>
                    <w:szCs w:val="21"/>
                  </w:rPr>
                  <w:t>CHOOL</w:t>
                </w:r>
                <w:r>
                  <w:rPr>
                    <w:rFonts w:ascii="Times New Roman" w:hAnsi="Times New Roman"/>
                    <w:color w:val="191919"/>
                    <w:spacing w:val="10"/>
                    <w:sz w:val="21"/>
                    <w:szCs w:val="21"/>
                  </w:rPr>
                  <w:t xml:space="preserve"> </w:t>
                </w:r>
                <w:r>
                  <w:rPr>
                    <w:rFonts w:ascii="Times New Roman" w:hAnsi="Times New Roman"/>
                    <w:color w:val="191919"/>
                    <w:sz w:val="28"/>
                    <w:szCs w:val="28"/>
                  </w:rPr>
                  <w:t>C</w:t>
                </w:r>
                <w:r>
                  <w:rPr>
                    <w:rFonts w:ascii="Times New Roman" w:hAnsi="Times New Roman"/>
                    <w:color w:val="191919"/>
                    <w:spacing w:val="-23"/>
                    <w:sz w:val="21"/>
                    <w:szCs w:val="21"/>
                  </w:rPr>
                  <w:t>A</w:t>
                </w:r>
                <w:r>
                  <w:rPr>
                    <w:rFonts w:ascii="Times New Roman" w:hAnsi="Times New Roman"/>
                    <w:color w:val="191919"/>
                    <w:spacing w:val="-17"/>
                    <w:sz w:val="21"/>
                    <w:szCs w:val="21"/>
                  </w:rPr>
                  <w:t>T</w:t>
                </w:r>
                <w:r>
                  <w:rPr>
                    <w:rFonts w:ascii="Times New Roman" w:hAnsi="Times New Roman"/>
                    <w:color w:val="191919"/>
                    <w:sz w:val="21"/>
                    <w:szCs w:val="21"/>
                  </w:rPr>
                  <w:t>ALOG</w:t>
                </w:r>
                <w:r>
                  <w:rPr>
                    <w:rFonts w:ascii="Times New Roman" w:hAnsi="Times New Roman"/>
                    <w:color w:val="191919"/>
                    <w:sz w:val="28"/>
                    <w:szCs w:val="28"/>
                  </w:rPr>
                  <w:t>: 2008-2012</w:t>
                </w:r>
              </w:p>
            </w:txbxContent>
          </v:textbox>
          <w10:wrap anchorx="page" anchory="page"/>
        </v:shape>
      </w:pict>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42301" w:rsidRDefault="00F42301">
    <w:pPr>
      <w:widowControl w:val="0"/>
      <w:autoSpaceDE w:val="0"/>
      <w:autoSpaceDN w:val="0"/>
      <w:adjustRightInd w:val="0"/>
      <w:spacing w:after="0" w:line="200" w:lineRule="exact"/>
      <w:rPr>
        <w:rFonts w:ascii="Times New Roman" w:hAnsi="Times New Roman"/>
        <w:sz w:val="20"/>
        <w:szCs w:val="20"/>
      </w:rPr>
    </w:pPr>
    <w:r w:rsidRPr="00C34688">
      <w:rPr>
        <w:rFonts w:ascii="Calibri" w:hAnsi="Calibri"/>
        <w:noProof/>
        <w:lang w:eastAsia="en-US"/>
      </w:rPr>
      <w:pict>
        <v:shape id="_x0000_s2071" style="position:absolute;left:0;text-align:left;margin-left:1in;margin-top:730.8pt;width:0;height:36.15pt;z-index:-251658240;mso-position-horizontal-relative:page;mso-position-vertical-relative:page" coordsize="0,724" o:allowincell="f" path="m,l,724e" filled="f" strokecolor="#191919" strokeweight="4pt">
          <v:path arrowok="t"/>
          <w10:wrap anchorx="page" anchory="page"/>
        </v:shape>
      </w:pict>
    </w:r>
    <w:r w:rsidRPr="00C34688">
      <w:rPr>
        <w:rFonts w:ascii="Calibri" w:hAnsi="Calibri"/>
        <w:noProof/>
        <w:lang w:eastAsia="en-US"/>
      </w:rPr>
      <w:pict>
        <v:shapetype id="_x0000_t202" coordsize="21600,21600" o:spt="202" path="m,l,21600r21600,l21600,xe">
          <v:stroke joinstyle="miter"/>
          <v:path gradientshapeok="t" o:connecttype="rect"/>
        </v:shapetype>
        <v:shape id="_x0000_s2072" type="#_x0000_t202" style="position:absolute;left:0;text-align:left;margin-left:16pt;margin-top:747.55pt;width:28pt;height:26pt;z-index:-251658240;mso-position-horizontal-relative:page;mso-position-vertical-relative:page" o:allowincell="f" filled="f" stroked="f">
          <v:textbox inset="0,0,0,0">
            <w:txbxContent>
              <w:p w:rsidR="00F42301" w:rsidRDefault="00F42301">
                <w:pPr>
                  <w:widowControl w:val="0"/>
                  <w:autoSpaceDE w:val="0"/>
                  <w:autoSpaceDN w:val="0"/>
                  <w:adjustRightInd w:val="0"/>
                  <w:spacing w:after="0" w:line="493" w:lineRule="exact"/>
                  <w:ind w:left="40" w:right="-52"/>
                  <w:rPr>
                    <w:rFonts w:ascii="Times New Roman" w:hAnsi="Times New Roman"/>
                    <w:color w:val="000000"/>
                    <w:sz w:val="48"/>
                    <w:szCs w:val="48"/>
                  </w:rPr>
                </w:pPr>
                <w:r>
                  <w:rPr>
                    <w:rFonts w:ascii="Times New Roman" w:hAnsi="Times New Roman"/>
                    <w:b/>
                    <w:bCs/>
                    <w:color w:val="191919"/>
                    <w:position w:val="1"/>
                    <w:sz w:val="48"/>
                    <w:szCs w:val="48"/>
                  </w:rPr>
                  <w:fldChar w:fldCharType="begin"/>
                </w:r>
                <w:r>
                  <w:rPr>
                    <w:rFonts w:ascii="Times New Roman" w:hAnsi="Times New Roman"/>
                    <w:b/>
                    <w:bCs/>
                    <w:color w:val="191919"/>
                    <w:position w:val="1"/>
                    <w:sz w:val="48"/>
                    <w:szCs w:val="48"/>
                  </w:rPr>
                  <w:instrText xml:space="preserve"> PAGE </w:instrText>
                </w:r>
                <w:r>
                  <w:rPr>
                    <w:rFonts w:ascii="Times New Roman" w:hAnsi="Times New Roman"/>
                    <w:b/>
                    <w:bCs/>
                    <w:color w:val="191919"/>
                    <w:position w:val="1"/>
                    <w:sz w:val="48"/>
                    <w:szCs w:val="48"/>
                  </w:rPr>
                  <w:fldChar w:fldCharType="separate"/>
                </w:r>
                <w:r>
                  <w:rPr>
                    <w:rFonts w:ascii="Times New Roman" w:hAnsi="Times New Roman"/>
                    <w:b/>
                    <w:bCs/>
                    <w:noProof/>
                    <w:color w:val="191919"/>
                    <w:position w:val="1"/>
                    <w:sz w:val="48"/>
                    <w:szCs w:val="48"/>
                  </w:rPr>
                  <w:t>28</w:t>
                </w:r>
                <w:r>
                  <w:rPr>
                    <w:rFonts w:ascii="Times New Roman" w:hAnsi="Times New Roman"/>
                    <w:b/>
                    <w:bCs/>
                    <w:color w:val="191919"/>
                    <w:position w:val="1"/>
                    <w:sz w:val="48"/>
                    <w:szCs w:val="48"/>
                  </w:rPr>
                  <w:fldChar w:fldCharType="end"/>
                </w:r>
              </w:p>
            </w:txbxContent>
          </v:textbox>
          <w10:wrap anchorx="page" anchory="page"/>
        </v:shape>
      </w:pict>
    </w:r>
    <w:r w:rsidRPr="00C34688">
      <w:rPr>
        <w:rFonts w:ascii="Calibri" w:hAnsi="Calibri"/>
        <w:noProof/>
        <w:lang w:eastAsia="en-US"/>
      </w:rPr>
      <w:pict>
        <v:shape id="_x0000_s2073" type="#_x0000_t202" style="position:absolute;left:0;text-align:left;margin-left:113.85pt;margin-top:755.3pt;width:384.3pt;height:16pt;z-index:-251658240;mso-position-horizontal-relative:page;mso-position-vertical-relative:page" o:allowincell="f" filled="f" stroked="f">
          <v:textbox inset="0,0,0,0">
            <w:txbxContent>
              <w:p w:rsidR="00F42301" w:rsidRDefault="00F42301">
                <w:pPr>
                  <w:widowControl w:val="0"/>
                  <w:autoSpaceDE w:val="0"/>
                  <w:autoSpaceDN w:val="0"/>
                  <w:adjustRightInd w:val="0"/>
                  <w:spacing w:after="0" w:line="295" w:lineRule="exact"/>
                  <w:ind w:left="20" w:right="-42"/>
                  <w:rPr>
                    <w:rFonts w:ascii="Times New Roman" w:hAnsi="Times New Roman"/>
                    <w:color w:val="000000"/>
                    <w:sz w:val="28"/>
                    <w:szCs w:val="28"/>
                  </w:rPr>
                </w:pPr>
                <w:r>
                  <w:rPr>
                    <w:rFonts w:ascii="Times New Roman" w:hAnsi="Times New Roman"/>
                    <w:color w:val="191919"/>
                    <w:sz w:val="28"/>
                    <w:szCs w:val="28"/>
                  </w:rPr>
                  <w:t>A</w:t>
                </w:r>
                <w:r>
                  <w:rPr>
                    <w:rFonts w:ascii="Times New Roman" w:hAnsi="Times New Roman"/>
                    <w:color w:val="191919"/>
                    <w:sz w:val="21"/>
                    <w:szCs w:val="21"/>
                  </w:rPr>
                  <w:t>LBANY</w:t>
                </w:r>
                <w:r>
                  <w:rPr>
                    <w:rFonts w:ascii="Times New Roman" w:hAnsi="Times New Roman"/>
                    <w:color w:val="191919"/>
                    <w:spacing w:val="10"/>
                    <w:sz w:val="21"/>
                    <w:szCs w:val="21"/>
                  </w:rPr>
                  <w:t xml:space="preserve"> </w:t>
                </w:r>
                <w:r>
                  <w:rPr>
                    <w:rFonts w:ascii="Times New Roman" w:hAnsi="Times New Roman"/>
                    <w:color w:val="191919"/>
                    <w:sz w:val="28"/>
                    <w:szCs w:val="28"/>
                  </w:rPr>
                  <w:t>S</w:t>
                </w:r>
                <w:r>
                  <w:rPr>
                    <w:rFonts w:ascii="Times New Roman" w:hAnsi="Times New Roman"/>
                    <w:color w:val="191919"/>
                    <w:spacing w:val="-17"/>
                    <w:sz w:val="21"/>
                    <w:szCs w:val="21"/>
                  </w:rPr>
                  <w:t>T</w:t>
                </w:r>
                <w:r>
                  <w:rPr>
                    <w:rFonts w:ascii="Times New Roman" w:hAnsi="Times New Roman"/>
                    <w:color w:val="191919"/>
                    <w:spacing w:val="-23"/>
                    <w:sz w:val="21"/>
                    <w:szCs w:val="21"/>
                  </w:rPr>
                  <w:t>A</w:t>
                </w:r>
                <w:r>
                  <w:rPr>
                    <w:rFonts w:ascii="Times New Roman" w:hAnsi="Times New Roman"/>
                    <w:color w:val="191919"/>
                    <w:sz w:val="21"/>
                    <w:szCs w:val="21"/>
                  </w:rPr>
                  <w:t>TE</w:t>
                </w:r>
                <w:r>
                  <w:rPr>
                    <w:rFonts w:ascii="Times New Roman" w:hAnsi="Times New Roman"/>
                    <w:color w:val="191919"/>
                    <w:spacing w:val="17"/>
                    <w:sz w:val="21"/>
                    <w:szCs w:val="21"/>
                  </w:rPr>
                  <w:t xml:space="preserve"> </w:t>
                </w:r>
                <w:r>
                  <w:rPr>
                    <w:rFonts w:ascii="Times New Roman" w:hAnsi="Times New Roman"/>
                    <w:color w:val="191919"/>
                    <w:sz w:val="28"/>
                    <w:szCs w:val="28"/>
                  </w:rPr>
                  <w:t>U</w:t>
                </w:r>
                <w:r>
                  <w:rPr>
                    <w:rFonts w:ascii="Times New Roman" w:hAnsi="Times New Roman"/>
                    <w:color w:val="191919"/>
                    <w:sz w:val="21"/>
                    <w:szCs w:val="21"/>
                  </w:rPr>
                  <w:t>NIVERSITY</w:t>
                </w:r>
                <w:r>
                  <w:rPr>
                    <w:rFonts w:ascii="Times New Roman" w:hAnsi="Times New Roman"/>
                    <w:color w:val="191919"/>
                    <w:spacing w:val="10"/>
                    <w:sz w:val="21"/>
                    <w:szCs w:val="21"/>
                  </w:rPr>
                  <w:t xml:space="preserve"> </w:t>
                </w:r>
                <w:r>
                  <w:rPr>
                    <w:rFonts w:ascii="Times New Roman" w:hAnsi="Times New Roman"/>
                    <w:color w:val="191919"/>
                    <w:sz w:val="28"/>
                    <w:szCs w:val="28"/>
                  </w:rPr>
                  <w:t>G</w:t>
                </w:r>
                <w:r>
                  <w:rPr>
                    <w:rFonts w:ascii="Times New Roman" w:hAnsi="Times New Roman"/>
                    <w:color w:val="191919"/>
                    <w:sz w:val="21"/>
                    <w:szCs w:val="21"/>
                  </w:rPr>
                  <w:t>RADU</w:t>
                </w:r>
                <w:r>
                  <w:rPr>
                    <w:rFonts w:ascii="Times New Roman" w:hAnsi="Times New Roman"/>
                    <w:color w:val="191919"/>
                    <w:spacing w:val="-23"/>
                    <w:sz w:val="21"/>
                    <w:szCs w:val="21"/>
                  </w:rPr>
                  <w:t>A</w:t>
                </w:r>
                <w:r>
                  <w:rPr>
                    <w:rFonts w:ascii="Times New Roman" w:hAnsi="Times New Roman"/>
                    <w:color w:val="191919"/>
                    <w:sz w:val="21"/>
                    <w:szCs w:val="21"/>
                  </w:rPr>
                  <w:t>TE</w:t>
                </w:r>
                <w:r>
                  <w:rPr>
                    <w:rFonts w:ascii="Times New Roman" w:hAnsi="Times New Roman"/>
                    <w:color w:val="191919"/>
                    <w:spacing w:val="18"/>
                    <w:sz w:val="21"/>
                    <w:szCs w:val="21"/>
                  </w:rPr>
                  <w:t xml:space="preserve"> </w:t>
                </w:r>
                <w:r>
                  <w:rPr>
                    <w:rFonts w:ascii="Times New Roman" w:hAnsi="Times New Roman"/>
                    <w:color w:val="191919"/>
                    <w:sz w:val="28"/>
                    <w:szCs w:val="28"/>
                  </w:rPr>
                  <w:t>S</w:t>
                </w:r>
                <w:r>
                  <w:rPr>
                    <w:rFonts w:ascii="Times New Roman" w:hAnsi="Times New Roman"/>
                    <w:color w:val="191919"/>
                    <w:sz w:val="21"/>
                    <w:szCs w:val="21"/>
                  </w:rPr>
                  <w:t>CHOOL</w:t>
                </w:r>
                <w:r>
                  <w:rPr>
                    <w:rFonts w:ascii="Times New Roman" w:hAnsi="Times New Roman"/>
                    <w:color w:val="191919"/>
                    <w:spacing w:val="10"/>
                    <w:sz w:val="21"/>
                    <w:szCs w:val="21"/>
                  </w:rPr>
                  <w:t xml:space="preserve"> </w:t>
                </w:r>
                <w:r>
                  <w:rPr>
                    <w:rFonts w:ascii="Times New Roman" w:hAnsi="Times New Roman"/>
                    <w:color w:val="191919"/>
                    <w:sz w:val="28"/>
                    <w:szCs w:val="28"/>
                  </w:rPr>
                  <w:t>C</w:t>
                </w:r>
                <w:r>
                  <w:rPr>
                    <w:rFonts w:ascii="Times New Roman" w:hAnsi="Times New Roman"/>
                    <w:color w:val="191919"/>
                    <w:spacing w:val="-23"/>
                    <w:sz w:val="21"/>
                    <w:szCs w:val="21"/>
                  </w:rPr>
                  <w:t>A</w:t>
                </w:r>
                <w:r>
                  <w:rPr>
                    <w:rFonts w:ascii="Times New Roman" w:hAnsi="Times New Roman"/>
                    <w:color w:val="191919"/>
                    <w:spacing w:val="-17"/>
                    <w:sz w:val="21"/>
                    <w:szCs w:val="21"/>
                  </w:rPr>
                  <w:t>T</w:t>
                </w:r>
                <w:r>
                  <w:rPr>
                    <w:rFonts w:ascii="Times New Roman" w:hAnsi="Times New Roman"/>
                    <w:color w:val="191919"/>
                    <w:sz w:val="21"/>
                    <w:szCs w:val="21"/>
                  </w:rPr>
                  <w:t>ALOG</w:t>
                </w:r>
                <w:r>
                  <w:rPr>
                    <w:rFonts w:ascii="Times New Roman" w:hAnsi="Times New Roman"/>
                    <w:color w:val="191919"/>
                    <w:sz w:val="28"/>
                    <w:szCs w:val="28"/>
                  </w:rPr>
                  <w:t>: 2008-2012</w:t>
                </w:r>
              </w:p>
            </w:txbxContent>
          </v:textbox>
          <w10:wrap anchorx="page" anchory="page"/>
        </v:shape>
      </w:pict>
    </w: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42301" w:rsidRDefault="00F42301">
    <w:pPr>
      <w:widowControl w:val="0"/>
      <w:autoSpaceDE w:val="0"/>
      <w:autoSpaceDN w:val="0"/>
      <w:adjustRightInd w:val="0"/>
      <w:spacing w:after="0" w:line="200" w:lineRule="exact"/>
      <w:rPr>
        <w:rFonts w:ascii="Times New Roman" w:hAnsi="Times New Roman"/>
        <w:sz w:val="20"/>
        <w:szCs w:val="20"/>
      </w:rPr>
    </w:pPr>
    <w:r w:rsidRPr="00C34688">
      <w:rPr>
        <w:rFonts w:ascii="Calibri" w:hAnsi="Calibri"/>
        <w:noProof/>
        <w:lang w:eastAsia="en-US"/>
      </w:rPr>
      <w:pict>
        <v:shape id="_x0000_s2068" style="position:absolute;left:0;text-align:left;margin-left:540pt;margin-top:731.8pt;width:0;height:36.15pt;z-index:-251658240;mso-position-horizontal-relative:page;mso-position-vertical-relative:page" coordsize="0,724" o:allowincell="f" path="m,l,724e" filled="f" strokecolor="#191919" strokeweight="4pt">
          <v:path arrowok="t"/>
          <w10:wrap anchorx="page" anchory="page"/>
        </v:shape>
      </w:pict>
    </w:r>
    <w:r w:rsidRPr="00C34688">
      <w:rPr>
        <w:rFonts w:ascii="Calibri" w:hAnsi="Calibri"/>
        <w:noProof/>
        <w:lang w:eastAsia="en-US"/>
      </w:rPr>
      <w:pict>
        <v:shapetype id="_x0000_t202" coordsize="21600,21600" o:spt="202" path="m,l,21600r21600,l21600,xe">
          <v:stroke joinstyle="miter"/>
          <v:path gradientshapeok="t" o:connecttype="rect"/>
        </v:shapetype>
        <v:shape id="_x0000_s2069" type="#_x0000_t202" style="position:absolute;left:0;text-align:left;margin-left:568pt;margin-top:747.55pt;width:30.05pt;height:27pt;z-index:-251658240;mso-position-horizontal-relative:page;mso-position-vertical-relative:page" o:allowincell="f" filled="f" stroked="f">
          <v:textbox inset="0,0,0,0">
            <w:txbxContent>
              <w:p w:rsidR="00F42301" w:rsidRDefault="00F42301">
                <w:pPr>
                  <w:widowControl w:val="0"/>
                  <w:autoSpaceDE w:val="0"/>
                  <w:autoSpaceDN w:val="0"/>
                  <w:adjustRightInd w:val="0"/>
                  <w:spacing w:after="0" w:line="513" w:lineRule="exact"/>
                  <w:ind w:left="40"/>
                  <w:rPr>
                    <w:rFonts w:ascii="Times New Roman" w:hAnsi="Times New Roman"/>
                    <w:color w:val="000000"/>
                    <w:sz w:val="48"/>
                    <w:szCs w:val="48"/>
                  </w:rPr>
                </w:pPr>
                <w:r>
                  <w:rPr>
                    <w:rFonts w:ascii="Times New Roman" w:hAnsi="Times New Roman"/>
                    <w:b/>
                    <w:bCs/>
                    <w:color w:val="191919"/>
                    <w:sz w:val="48"/>
                    <w:szCs w:val="48"/>
                  </w:rPr>
                  <w:fldChar w:fldCharType="begin"/>
                </w:r>
                <w:r>
                  <w:rPr>
                    <w:rFonts w:ascii="Times New Roman" w:hAnsi="Times New Roman"/>
                    <w:b/>
                    <w:bCs/>
                    <w:color w:val="191919"/>
                    <w:sz w:val="48"/>
                    <w:szCs w:val="48"/>
                  </w:rPr>
                  <w:instrText xml:space="preserve"> PAGE </w:instrText>
                </w:r>
                <w:r>
                  <w:rPr>
                    <w:rFonts w:ascii="Times New Roman" w:hAnsi="Times New Roman"/>
                    <w:b/>
                    <w:bCs/>
                    <w:color w:val="191919"/>
                    <w:sz w:val="48"/>
                    <w:szCs w:val="48"/>
                  </w:rPr>
                  <w:fldChar w:fldCharType="separate"/>
                </w:r>
                <w:r>
                  <w:rPr>
                    <w:rFonts w:ascii="Times New Roman" w:hAnsi="Times New Roman"/>
                    <w:b/>
                    <w:bCs/>
                    <w:noProof/>
                    <w:color w:val="191919"/>
                    <w:sz w:val="48"/>
                    <w:szCs w:val="48"/>
                  </w:rPr>
                  <w:t>30</w:t>
                </w:r>
                <w:r>
                  <w:rPr>
                    <w:rFonts w:ascii="Times New Roman" w:hAnsi="Times New Roman"/>
                    <w:b/>
                    <w:bCs/>
                    <w:color w:val="191919"/>
                    <w:sz w:val="48"/>
                    <w:szCs w:val="48"/>
                  </w:rPr>
                  <w:fldChar w:fldCharType="end"/>
                </w:r>
              </w:p>
            </w:txbxContent>
          </v:textbox>
          <w10:wrap anchorx="page" anchory="page"/>
        </v:shape>
      </w:pict>
    </w:r>
    <w:r w:rsidRPr="00C34688">
      <w:rPr>
        <w:rFonts w:ascii="Calibri" w:hAnsi="Calibri"/>
        <w:noProof/>
        <w:lang w:eastAsia="en-US"/>
      </w:rPr>
      <w:pict>
        <v:shape id="_x0000_s2070" type="#_x0000_t202" style="position:absolute;left:0;text-align:left;margin-left:111.8pt;margin-top:755.3pt;width:384.35pt;height:16pt;z-index:-251658240;mso-position-horizontal-relative:page;mso-position-vertical-relative:page" o:allowincell="f" filled="f" stroked="f">
          <v:textbox inset="0,0,0,0">
            <w:txbxContent>
              <w:p w:rsidR="00F42301" w:rsidRDefault="00F42301">
                <w:pPr>
                  <w:widowControl w:val="0"/>
                  <w:autoSpaceDE w:val="0"/>
                  <w:autoSpaceDN w:val="0"/>
                  <w:adjustRightInd w:val="0"/>
                  <w:spacing w:after="0" w:line="295" w:lineRule="exact"/>
                  <w:ind w:left="20" w:right="-42"/>
                  <w:rPr>
                    <w:rFonts w:ascii="Times New Roman" w:hAnsi="Times New Roman"/>
                    <w:color w:val="000000"/>
                    <w:sz w:val="28"/>
                    <w:szCs w:val="28"/>
                  </w:rPr>
                </w:pPr>
                <w:r>
                  <w:rPr>
                    <w:rFonts w:ascii="Times New Roman" w:hAnsi="Times New Roman"/>
                    <w:color w:val="191919"/>
                    <w:sz w:val="28"/>
                    <w:szCs w:val="28"/>
                  </w:rPr>
                  <w:t>A</w:t>
                </w:r>
                <w:r>
                  <w:rPr>
                    <w:rFonts w:ascii="Times New Roman" w:hAnsi="Times New Roman"/>
                    <w:color w:val="191919"/>
                    <w:sz w:val="21"/>
                    <w:szCs w:val="21"/>
                  </w:rPr>
                  <w:t>LBANY</w:t>
                </w:r>
                <w:r>
                  <w:rPr>
                    <w:rFonts w:ascii="Times New Roman" w:hAnsi="Times New Roman"/>
                    <w:color w:val="191919"/>
                    <w:spacing w:val="10"/>
                    <w:sz w:val="21"/>
                    <w:szCs w:val="21"/>
                  </w:rPr>
                  <w:t xml:space="preserve"> </w:t>
                </w:r>
                <w:r>
                  <w:rPr>
                    <w:rFonts w:ascii="Times New Roman" w:hAnsi="Times New Roman"/>
                    <w:color w:val="191919"/>
                    <w:sz w:val="28"/>
                    <w:szCs w:val="28"/>
                  </w:rPr>
                  <w:t>S</w:t>
                </w:r>
                <w:r>
                  <w:rPr>
                    <w:rFonts w:ascii="Times New Roman" w:hAnsi="Times New Roman"/>
                    <w:color w:val="191919"/>
                    <w:spacing w:val="-17"/>
                    <w:sz w:val="21"/>
                    <w:szCs w:val="21"/>
                  </w:rPr>
                  <w:t>T</w:t>
                </w:r>
                <w:r>
                  <w:rPr>
                    <w:rFonts w:ascii="Times New Roman" w:hAnsi="Times New Roman"/>
                    <w:color w:val="191919"/>
                    <w:spacing w:val="-23"/>
                    <w:sz w:val="21"/>
                    <w:szCs w:val="21"/>
                  </w:rPr>
                  <w:t>A</w:t>
                </w:r>
                <w:r>
                  <w:rPr>
                    <w:rFonts w:ascii="Times New Roman" w:hAnsi="Times New Roman"/>
                    <w:color w:val="191919"/>
                    <w:sz w:val="21"/>
                    <w:szCs w:val="21"/>
                  </w:rPr>
                  <w:t>TE</w:t>
                </w:r>
                <w:r>
                  <w:rPr>
                    <w:rFonts w:ascii="Times New Roman" w:hAnsi="Times New Roman"/>
                    <w:color w:val="191919"/>
                    <w:spacing w:val="17"/>
                    <w:sz w:val="21"/>
                    <w:szCs w:val="21"/>
                  </w:rPr>
                  <w:t xml:space="preserve"> </w:t>
                </w:r>
                <w:r>
                  <w:rPr>
                    <w:rFonts w:ascii="Times New Roman" w:hAnsi="Times New Roman"/>
                    <w:color w:val="191919"/>
                    <w:sz w:val="28"/>
                    <w:szCs w:val="28"/>
                  </w:rPr>
                  <w:t>U</w:t>
                </w:r>
                <w:r>
                  <w:rPr>
                    <w:rFonts w:ascii="Times New Roman" w:hAnsi="Times New Roman"/>
                    <w:color w:val="191919"/>
                    <w:sz w:val="21"/>
                    <w:szCs w:val="21"/>
                  </w:rPr>
                  <w:t>NIVERSITY</w:t>
                </w:r>
                <w:r>
                  <w:rPr>
                    <w:rFonts w:ascii="Times New Roman" w:hAnsi="Times New Roman"/>
                    <w:color w:val="191919"/>
                    <w:spacing w:val="10"/>
                    <w:sz w:val="21"/>
                    <w:szCs w:val="21"/>
                  </w:rPr>
                  <w:t xml:space="preserve"> </w:t>
                </w:r>
                <w:r>
                  <w:rPr>
                    <w:rFonts w:ascii="Times New Roman" w:hAnsi="Times New Roman"/>
                    <w:color w:val="191919"/>
                    <w:sz w:val="28"/>
                    <w:szCs w:val="28"/>
                  </w:rPr>
                  <w:t>G</w:t>
                </w:r>
                <w:r>
                  <w:rPr>
                    <w:rFonts w:ascii="Times New Roman" w:hAnsi="Times New Roman"/>
                    <w:color w:val="191919"/>
                    <w:sz w:val="21"/>
                    <w:szCs w:val="21"/>
                  </w:rPr>
                  <w:t>RADU</w:t>
                </w:r>
                <w:r>
                  <w:rPr>
                    <w:rFonts w:ascii="Times New Roman" w:hAnsi="Times New Roman"/>
                    <w:color w:val="191919"/>
                    <w:spacing w:val="-23"/>
                    <w:sz w:val="21"/>
                    <w:szCs w:val="21"/>
                  </w:rPr>
                  <w:t>A</w:t>
                </w:r>
                <w:r>
                  <w:rPr>
                    <w:rFonts w:ascii="Times New Roman" w:hAnsi="Times New Roman"/>
                    <w:color w:val="191919"/>
                    <w:sz w:val="21"/>
                    <w:szCs w:val="21"/>
                  </w:rPr>
                  <w:t>TE</w:t>
                </w:r>
                <w:r>
                  <w:rPr>
                    <w:rFonts w:ascii="Times New Roman" w:hAnsi="Times New Roman"/>
                    <w:color w:val="191919"/>
                    <w:spacing w:val="18"/>
                    <w:sz w:val="21"/>
                    <w:szCs w:val="21"/>
                  </w:rPr>
                  <w:t xml:space="preserve"> </w:t>
                </w:r>
                <w:r>
                  <w:rPr>
                    <w:rFonts w:ascii="Times New Roman" w:hAnsi="Times New Roman"/>
                    <w:color w:val="191919"/>
                    <w:sz w:val="28"/>
                    <w:szCs w:val="28"/>
                  </w:rPr>
                  <w:t>S</w:t>
                </w:r>
                <w:r>
                  <w:rPr>
                    <w:rFonts w:ascii="Times New Roman" w:hAnsi="Times New Roman"/>
                    <w:color w:val="191919"/>
                    <w:sz w:val="21"/>
                    <w:szCs w:val="21"/>
                  </w:rPr>
                  <w:t>CHOOL</w:t>
                </w:r>
                <w:r>
                  <w:rPr>
                    <w:rFonts w:ascii="Times New Roman" w:hAnsi="Times New Roman"/>
                    <w:color w:val="191919"/>
                    <w:spacing w:val="10"/>
                    <w:sz w:val="21"/>
                    <w:szCs w:val="21"/>
                  </w:rPr>
                  <w:t xml:space="preserve"> </w:t>
                </w:r>
                <w:r>
                  <w:rPr>
                    <w:rFonts w:ascii="Times New Roman" w:hAnsi="Times New Roman"/>
                    <w:color w:val="191919"/>
                    <w:sz w:val="28"/>
                    <w:szCs w:val="28"/>
                  </w:rPr>
                  <w:t>C</w:t>
                </w:r>
                <w:r>
                  <w:rPr>
                    <w:rFonts w:ascii="Times New Roman" w:hAnsi="Times New Roman"/>
                    <w:color w:val="191919"/>
                    <w:spacing w:val="-23"/>
                    <w:sz w:val="21"/>
                    <w:szCs w:val="21"/>
                  </w:rPr>
                  <w:t>A</w:t>
                </w:r>
                <w:r>
                  <w:rPr>
                    <w:rFonts w:ascii="Times New Roman" w:hAnsi="Times New Roman"/>
                    <w:color w:val="191919"/>
                    <w:spacing w:val="-17"/>
                    <w:sz w:val="21"/>
                    <w:szCs w:val="21"/>
                  </w:rPr>
                  <w:t>T</w:t>
                </w:r>
                <w:r>
                  <w:rPr>
                    <w:rFonts w:ascii="Times New Roman" w:hAnsi="Times New Roman"/>
                    <w:color w:val="191919"/>
                    <w:sz w:val="21"/>
                    <w:szCs w:val="21"/>
                  </w:rPr>
                  <w:t>ALOG</w:t>
                </w:r>
                <w:r>
                  <w:rPr>
                    <w:rFonts w:ascii="Times New Roman" w:hAnsi="Times New Roman"/>
                    <w:color w:val="191919"/>
                    <w:sz w:val="28"/>
                    <w:szCs w:val="28"/>
                  </w:rPr>
                  <w:t>: 2008-2012</w:t>
                </w:r>
              </w:p>
            </w:txbxContent>
          </v:textbox>
          <w10:wrap anchorx="page" anchory="page"/>
        </v:shape>
      </w:pict>
    </w: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42301" w:rsidRDefault="00F42301">
    <w:pPr>
      <w:widowControl w:val="0"/>
      <w:autoSpaceDE w:val="0"/>
      <w:autoSpaceDN w:val="0"/>
      <w:adjustRightInd w:val="0"/>
      <w:spacing w:after="0" w:line="200" w:lineRule="exact"/>
      <w:rPr>
        <w:rFonts w:ascii="Times New Roman" w:hAnsi="Times New Roman"/>
        <w:sz w:val="20"/>
        <w:szCs w:val="20"/>
      </w:rPr>
    </w:pPr>
    <w:r w:rsidRPr="00C34688">
      <w:rPr>
        <w:rFonts w:ascii="Calibri" w:hAnsi="Calibri"/>
        <w:noProof/>
        <w:lang w:eastAsia="en-US"/>
      </w:rPr>
      <w:pict>
        <v:shape id="_x0000_s2077" style="position:absolute;left:0;text-align:left;margin-left:1in;margin-top:731.8pt;width:0;height:36.15pt;z-index:-251658240;mso-position-horizontal-relative:page;mso-position-vertical-relative:page" coordsize="0,724" o:allowincell="f" path="m,l,724e" filled="f" strokecolor="#191919" strokeweight="4pt">
          <v:path arrowok="t"/>
          <w10:wrap anchorx="page" anchory="page"/>
        </v:shape>
      </w:pict>
    </w:r>
    <w:r w:rsidRPr="00C34688">
      <w:rPr>
        <w:rFonts w:ascii="Calibri" w:hAnsi="Calibri"/>
        <w:noProof/>
        <w:lang w:eastAsia="en-US"/>
      </w:rPr>
      <w:pict>
        <v:shapetype id="_x0000_t202" coordsize="21600,21600" o:spt="202" path="m,l,21600r21600,l21600,xe">
          <v:stroke joinstyle="miter"/>
          <v:path gradientshapeok="t" o:connecttype="rect"/>
        </v:shapetype>
        <v:shape id="_x0000_s2078" type="#_x0000_t202" style="position:absolute;left:0;text-align:left;margin-left:17pt;margin-top:748.55pt;width:26pt;height:26pt;z-index:-251658240;mso-position-horizontal-relative:page;mso-position-vertical-relative:page" o:allowincell="f" filled="f" stroked="f">
          <v:textbox inset="0,0,0,0">
            <w:txbxContent>
              <w:p w:rsidR="00F42301" w:rsidRDefault="00F42301">
                <w:pPr>
                  <w:widowControl w:val="0"/>
                  <w:autoSpaceDE w:val="0"/>
                  <w:autoSpaceDN w:val="0"/>
                  <w:adjustRightInd w:val="0"/>
                  <w:spacing w:after="0" w:line="493" w:lineRule="exact"/>
                  <w:ind w:left="20" w:right="-72"/>
                  <w:rPr>
                    <w:rFonts w:ascii="Times New Roman" w:hAnsi="Times New Roman"/>
                    <w:color w:val="000000"/>
                    <w:sz w:val="48"/>
                    <w:szCs w:val="48"/>
                  </w:rPr>
                </w:pPr>
                <w:r>
                  <w:rPr>
                    <w:rFonts w:ascii="Times New Roman" w:hAnsi="Times New Roman"/>
                    <w:b/>
                    <w:bCs/>
                    <w:color w:val="191919"/>
                    <w:position w:val="1"/>
                    <w:sz w:val="48"/>
                    <w:szCs w:val="48"/>
                  </w:rPr>
                  <w:t>30</w:t>
                </w:r>
              </w:p>
            </w:txbxContent>
          </v:textbox>
          <w10:wrap anchorx="page" anchory="page"/>
        </v:shape>
      </w:pict>
    </w:r>
    <w:r w:rsidRPr="00C34688">
      <w:rPr>
        <w:rFonts w:ascii="Calibri" w:hAnsi="Calibri"/>
        <w:noProof/>
        <w:lang w:eastAsia="en-US"/>
      </w:rPr>
      <w:pict>
        <v:shape id="_x0000_s2079" type="#_x0000_t202" style="position:absolute;left:0;text-align:left;margin-left:113.85pt;margin-top:756.3pt;width:384.3pt;height:16pt;z-index:-251658240;mso-position-horizontal-relative:page;mso-position-vertical-relative:page" o:allowincell="f" filled="f" stroked="f">
          <v:textbox inset="0,0,0,0">
            <w:txbxContent>
              <w:p w:rsidR="00F42301" w:rsidRDefault="00F42301">
                <w:pPr>
                  <w:widowControl w:val="0"/>
                  <w:autoSpaceDE w:val="0"/>
                  <w:autoSpaceDN w:val="0"/>
                  <w:adjustRightInd w:val="0"/>
                  <w:spacing w:after="0" w:line="295" w:lineRule="exact"/>
                  <w:ind w:left="20" w:right="-42"/>
                  <w:rPr>
                    <w:rFonts w:ascii="Times New Roman" w:hAnsi="Times New Roman"/>
                    <w:color w:val="000000"/>
                    <w:sz w:val="28"/>
                    <w:szCs w:val="28"/>
                  </w:rPr>
                </w:pPr>
                <w:r>
                  <w:rPr>
                    <w:rFonts w:ascii="Times New Roman" w:hAnsi="Times New Roman"/>
                    <w:color w:val="191919"/>
                    <w:sz w:val="28"/>
                    <w:szCs w:val="28"/>
                  </w:rPr>
                  <w:t>A</w:t>
                </w:r>
                <w:r>
                  <w:rPr>
                    <w:rFonts w:ascii="Times New Roman" w:hAnsi="Times New Roman"/>
                    <w:color w:val="191919"/>
                    <w:sz w:val="21"/>
                    <w:szCs w:val="21"/>
                  </w:rPr>
                  <w:t>LBANY</w:t>
                </w:r>
                <w:r>
                  <w:rPr>
                    <w:rFonts w:ascii="Times New Roman" w:hAnsi="Times New Roman"/>
                    <w:color w:val="191919"/>
                    <w:spacing w:val="10"/>
                    <w:sz w:val="21"/>
                    <w:szCs w:val="21"/>
                  </w:rPr>
                  <w:t xml:space="preserve"> </w:t>
                </w:r>
                <w:r>
                  <w:rPr>
                    <w:rFonts w:ascii="Times New Roman" w:hAnsi="Times New Roman"/>
                    <w:color w:val="191919"/>
                    <w:sz w:val="28"/>
                    <w:szCs w:val="28"/>
                  </w:rPr>
                  <w:t>S</w:t>
                </w:r>
                <w:r>
                  <w:rPr>
                    <w:rFonts w:ascii="Times New Roman" w:hAnsi="Times New Roman"/>
                    <w:color w:val="191919"/>
                    <w:spacing w:val="-17"/>
                    <w:sz w:val="21"/>
                    <w:szCs w:val="21"/>
                  </w:rPr>
                  <w:t>T</w:t>
                </w:r>
                <w:r>
                  <w:rPr>
                    <w:rFonts w:ascii="Times New Roman" w:hAnsi="Times New Roman"/>
                    <w:color w:val="191919"/>
                    <w:spacing w:val="-23"/>
                    <w:sz w:val="21"/>
                    <w:szCs w:val="21"/>
                  </w:rPr>
                  <w:t>A</w:t>
                </w:r>
                <w:r>
                  <w:rPr>
                    <w:rFonts w:ascii="Times New Roman" w:hAnsi="Times New Roman"/>
                    <w:color w:val="191919"/>
                    <w:sz w:val="21"/>
                    <w:szCs w:val="21"/>
                  </w:rPr>
                  <w:t>TE</w:t>
                </w:r>
                <w:r>
                  <w:rPr>
                    <w:rFonts w:ascii="Times New Roman" w:hAnsi="Times New Roman"/>
                    <w:color w:val="191919"/>
                    <w:spacing w:val="17"/>
                    <w:sz w:val="21"/>
                    <w:szCs w:val="21"/>
                  </w:rPr>
                  <w:t xml:space="preserve"> </w:t>
                </w:r>
                <w:r>
                  <w:rPr>
                    <w:rFonts w:ascii="Times New Roman" w:hAnsi="Times New Roman"/>
                    <w:color w:val="191919"/>
                    <w:sz w:val="28"/>
                    <w:szCs w:val="28"/>
                  </w:rPr>
                  <w:t>U</w:t>
                </w:r>
                <w:r>
                  <w:rPr>
                    <w:rFonts w:ascii="Times New Roman" w:hAnsi="Times New Roman"/>
                    <w:color w:val="191919"/>
                    <w:sz w:val="21"/>
                    <w:szCs w:val="21"/>
                  </w:rPr>
                  <w:t>NIVERSITY</w:t>
                </w:r>
                <w:r>
                  <w:rPr>
                    <w:rFonts w:ascii="Times New Roman" w:hAnsi="Times New Roman"/>
                    <w:color w:val="191919"/>
                    <w:spacing w:val="10"/>
                    <w:sz w:val="21"/>
                    <w:szCs w:val="21"/>
                  </w:rPr>
                  <w:t xml:space="preserve"> </w:t>
                </w:r>
                <w:r>
                  <w:rPr>
                    <w:rFonts w:ascii="Times New Roman" w:hAnsi="Times New Roman"/>
                    <w:color w:val="191919"/>
                    <w:sz w:val="28"/>
                    <w:szCs w:val="28"/>
                  </w:rPr>
                  <w:t>G</w:t>
                </w:r>
                <w:r>
                  <w:rPr>
                    <w:rFonts w:ascii="Times New Roman" w:hAnsi="Times New Roman"/>
                    <w:color w:val="191919"/>
                    <w:sz w:val="21"/>
                    <w:szCs w:val="21"/>
                  </w:rPr>
                  <w:t>RADU</w:t>
                </w:r>
                <w:r>
                  <w:rPr>
                    <w:rFonts w:ascii="Times New Roman" w:hAnsi="Times New Roman"/>
                    <w:color w:val="191919"/>
                    <w:spacing w:val="-23"/>
                    <w:sz w:val="21"/>
                    <w:szCs w:val="21"/>
                  </w:rPr>
                  <w:t>A</w:t>
                </w:r>
                <w:r>
                  <w:rPr>
                    <w:rFonts w:ascii="Times New Roman" w:hAnsi="Times New Roman"/>
                    <w:color w:val="191919"/>
                    <w:sz w:val="21"/>
                    <w:szCs w:val="21"/>
                  </w:rPr>
                  <w:t>TE</w:t>
                </w:r>
                <w:r>
                  <w:rPr>
                    <w:rFonts w:ascii="Times New Roman" w:hAnsi="Times New Roman"/>
                    <w:color w:val="191919"/>
                    <w:spacing w:val="18"/>
                    <w:sz w:val="21"/>
                    <w:szCs w:val="21"/>
                  </w:rPr>
                  <w:t xml:space="preserve"> </w:t>
                </w:r>
                <w:r>
                  <w:rPr>
                    <w:rFonts w:ascii="Times New Roman" w:hAnsi="Times New Roman"/>
                    <w:color w:val="191919"/>
                    <w:sz w:val="28"/>
                    <w:szCs w:val="28"/>
                  </w:rPr>
                  <w:t>S</w:t>
                </w:r>
                <w:r>
                  <w:rPr>
                    <w:rFonts w:ascii="Times New Roman" w:hAnsi="Times New Roman"/>
                    <w:color w:val="191919"/>
                    <w:sz w:val="21"/>
                    <w:szCs w:val="21"/>
                  </w:rPr>
                  <w:t>CHOOL</w:t>
                </w:r>
                <w:r>
                  <w:rPr>
                    <w:rFonts w:ascii="Times New Roman" w:hAnsi="Times New Roman"/>
                    <w:color w:val="191919"/>
                    <w:spacing w:val="10"/>
                    <w:sz w:val="21"/>
                    <w:szCs w:val="21"/>
                  </w:rPr>
                  <w:t xml:space="preserve"> </w:t>
                </w:r>
                <w:r>
                  <w:rPr>
                    <w:rFonts w:ascii="Times New Roman" w:hAnsi="Times New Roman"/>
                    <w:color w:val="191919"/>
                    <w:sz w:val="28"/>
                    <w:szCs w:val="28"/>
                  </w:rPr>
                  <w:t>C</w:t>
                </w:r>
                <w:r>
                  <w:rPr>
                    <w:rFonts w:ascii="Times New Roman" w:hAnsi="Times New Roman"/>
                    <w:color w:val="191919"/>
                    <w:spacing w:val="-23"/>
                    <w:sz w:val="21"/>
                    <w:szCs w:val="21"/>
                  </w:rPr>
                  <w:t>A</w:t>
                </w:r>
                <w:r>
                  <w:rPr>
                    <w:rFonts w:ascii="Times New Roman" w:hAnsi="Times New Roman"/>
                    <w:color w:val="191919"/>
                    <w:spacing w:val="-17"/>
                    <w:sz w:val="21"/>
                    <w:szCs w:val="21"/>
                  </w:rPr>
                  <w:t>T</w:t>
                </w:r>
                <w:r>
                  <w:rPr>
                    <w:rFonts w:ascii="Times New Roman" w:hAnsi="Times New Roman"/>
                    <w:color w:val="191919"/>
                    <w:sz w:val="21"/>
                    <w:szCs w:val="21"/>
                  </w:rPr>
                  <w:t>ALOG</w:t>
                </w:r>
                <w:r>
                  <w:rPr>
                    <w:rFonts w:ascii="Times New Roman" w:hAnsi="Times New Roman"/>
                    <w:color w:val="191919"/>
                    <w:sz w:val="28"/>
                    <w:szCs w:val="28"/>
                  </w:rPr>
                  <w:t>: 2008-2012</w:t>
                </w:r>
              </w:p>
            </w:txbxContent>
          </v:textbox>
          <w10:wrap anchorx="page" anchory="page"/>
        </v:shape>
      </w:pict>
    </w:r>
  </w:p>
</w:ft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4B4B60"/>
    <w:multiLevelType w:val="hybridMultilevel"/>
    <w:tmpl w:val="F06CE1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49C26BAC"/>
    <w:multiLevelType w:val="hybridMultilevel"/>
    <w:tmpl w:val="EC18F3E6"/>
    <w:lvl w:ilvl="0" w:tplc="04090019">
      <w:start w:val="1"/>
      <w:numFmt w:val="lowerLetter"/>
      <w:lvlText w:val="%1."/>
      <w:lvlJc w:val="left"/>
      <w:pPr>
        <w:ind w:left="2645" w:hanging="360"/>
      </w:pPr>
    </w:lvl>
    <w:lvl w:ilvl="1" w:tplc="04090019" w:tentative="1">
      <w:start w:val="1"/>
      <w:numFmt w:val="lowerLetter"/>
      <w:lvlText w:val="%2."/>
      <w:lvlJc w:val="left"/>
      <w:pPr>
        <w:ind w:left="3365" w:hanging="360"/>
      </w:pPr>
    </w:lvl>
    <w:lvl w:ilvl="2" w:tplc="0409001B" w:tentative="1">
      <w:start w:val="1"/>
      <w:numFmt w:val="lowerRoman"/>
      <w:lvlText w:val="%3."/>
      <w:lvlJc w:val="right"/>
      <w:pPr>
        <w:ind w:left="4085" w:hanging="180"/>
      </w:pPr>
    </w:lvl>
    <w:lvl w:ilvl="3" w:tplc="0409000F" w:tentative="1">
      <w:start w:val="1"/>
      <w:numFmt w:val="decimal"/>
      <w:lvlText w:val="%4."/>
      <w:lvlJc w:val="left"/>
      <w:pPr>
        <w:ind w:left="4805" w:hanging="360"/>
      </w:pPr>
    </w:lvl>
    <w:lvl w:ilvl="4" w:tplc="04090019" w:tentative="1">
      <w:start w:val="1"/>
      <w:numFmt w:val="lowerLetter"/>
      <w:lvlText w:val="%5."/>
      <w:lvlJc w:val="left"/>
      <w:pPr>
        <w:ind w:left="5525" w:hanging="360"/>
      </w:pPr>
    </w:lvl>
    <w:lvl w:ilvl="5" w:tplc="0409001B" w:tentative="1">
      <w:start w:val="1"/>
      <w:numFmt w:val="lowerRoman"/>
      <w:lvlText w:val="%6."/>
      <w:lvlJc w:val="right"/>
      <w:pPr>
        <w:ind w:left="6245" w:hanging="180"/>
      </w:pPr>
    </w:lvl>
    <w:lvl w:ilvl="6" w:tplc="0409000F" w:tentative="1">
      <w:start w:val="1"/>
      <w:numFmt w:val="decimal"/>
      <w:lvlText w:val="%7."/>
      <w:lvlJc w:val="left"/>
      <w:pPr>
        <w:ind w:left="6965" w:hanging="360"/>
      </w:pPr>
    </w:lvl>
    <w:lvl w:ilvl="7" w:tplc="04090019" w:tentative="1">
      <w:start w:val="1"/>
      <w:numFmt w:val="lowerLetter"/>
      <w:lvlText w:val="%8."/>
      <w:lvlJc w:val="left"/>
      <w:pPr>
        <w:ind w:left="7685" w:hanging="360"/>
      </w:pPr>
    </w:lvl>
    <w:lvl w:ilvl="8" w:tplc="0409001B" w:tentative="1">
      <w:start w:val="1"/>
      <w:numFmt w:val="lowerRoman"/>
      <w:lvlText w:val="%9."/>
      <w:lvlJc w:val="right"/>
      <w:pPr>
        <w:ind w:left="8405" w:hanging="180"/>
      </w:p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oNotDisplayPageBoundaries/>
  <w:proofState w:spelling="clean" w:grammar="clean"/>
  <w:defaultTabStop w:val="720"/>
  <w:characterSpacingControl w:val="doNotCompress"/>
  <w:hdrShapeDefaults>
    <o:shapedefaults v:ext="edit" spidmax="4098"/>
    <o:shapelayout v:ext="edit">
      <o:idmap v:ext="edit" data="2"/>
    </o:shapelayout>
  </w:hdrShapeDefaults>
  <w:compat>
    <w:useFELayout/>
  </w:compat>
  <w:rsids>
    <w:rsidRoot w:val="00800E3C"/>
    <w:rsid w:val="006F2981"/>
    <w:rsid w:val="0079029D"/>
    <w:rsid w:val="00800E3C"/>
    <w:rsid w:val="00946B9C"/>
    <w:rsid w:val="00A4282F"/>
    <w:rsid w:val="00B75622"/>
    <w:rsid w:val="00DA7D25"/>
    <w:rsid w:val="00DC772D"/>
    <w:rsid w:val="00F42301"/>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3"/>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zh-CN" w:bidi="ar-SA"/>
      </w:rPr>
    </w:rPrDefault>
    <w:pPrDefault>
      <w:pPr>
        <w:spacing w:after="200"/>
        <w:ind w:firstLine="72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46B9C"/>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9029D"/>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79029D"/>
    <w:rPr>
      <w:rFonts w:ascii="Tahoma" w:hAnsi="Tahoma" w:cs="Tahoma"/>
      <w:sz w:val="16"/>
      <w:szCs w:val="16"/>
    </w:rPr>
  </w:style>
  <w:style w:type="paragraph" w:styleId="ListParagraph">
    <w:name w:val="List Paragraph"/>
    <w:basedOn w:val="Normal"/>
    <w:uiPriority w:val="34"/>
    <w:qFormat/>
    <w:rsid w:val="00F42301"/>
    <w:pPr>
      <w:spacing w:line="276" w:lineRule="auto"/>
      <w:ind w:left="720" w:firstLine="0"/>
      <w:contextualSpacing/>
    </w:pPr>
    <w:rPr>
      <w:rFonts w:eastAsiaTheme="minorHAnsi"/>
      <w:lang w:eastAsia="en-US"/>
    </w:rPr>
  </w:style>
  <w:style w:type="paragraph" w:styleId="Revision">
    <w:name w:val="Revision"/>
    <w:hidden/>
    <w:uiPriority w:val="99"/>
    <w:semiHidden/>
    <w:rsid w:val="00F42301"/>
    <w:pPr>
      <w:spacing w:after="0"/>
      <w:ind w:firstLine="0"/>
    </w:pPr>
    <w:rPr>
      <w:rFonts w:ascii="Calibri" w:eastAsia="Times New Roman" w:hAnsi="Calibri" w:cs="Times New Roman"/>
      <w:lang w:eastAsia="en-US"/>
    </w:rPr>
  </w:style>
  <w:style w:type="paragraph" w:styleId="Caption">
    <w:name w:val="caption"/>
    <w:basedOn w:val="Normal"/>
    <w:next w:val="Normal"/>
    <w:uiPriority w:val="35"/>
    <w:semiHidden/>
    <w:unhideWhenUsed/>
    <w:qFormat/>
    <w:rsid w:val="00F42301"/>
    <w:pPr>
      <w:ind w:firstLine="0"/>
    </w:pPr>
    <w:rPr>
      <w:rFonts w:ascii="Calibri" w:eastAsia="Times New Roman" w:hAnsi="Calibri" w:cs="Times New Roman"/>
      <w:b/>
      <w:bCs/>
      <w:color w:val="4F81BD" w:themeColor="accent1"/>
      <w:sz w:val="18"/>
      <w:szCs w:val="18"/>
      <w:lang w:eastAsia="en-US"/>
    </w:rPr>
  </w:style>
  <w:style w:type="paragraph" w:styleId="Header">
    <w:name w:val="header"/>
    <w:basedOn w:val="Normal"/>
    <w:link w:val="HeaderChar"/>
    <w:uiPriority w:val="99"/>
    <w:semiHidden/>
    <w:unhideWhenUsed/>
    <w:rsid w:val="00F42301"/>
    <w:pPr>
      <w:tabs>
        <w:tab w:val="center" w:pos="4680"/>
        <w:tab w:val="right" w:pos="9360"/>
      </w:tabs>
      <w:spacing w:after="0"/>
      <w:ind w:firstLine="0"/>
    </w:pPr>
    <w:rPr>
      <w:rFonts w:ascii="Calibri" w:eastAsia="Times New Roman" w:hAnsi="Calibri" w:cs="Times New Roman"/>
      <w:lang w:eastAsia="en-US"/>
    </w:rPr>
  </w:style>
  <w:style w:type="character" w:customStyle="1" w:styleId="HeaderChar">
    <w:name w:val="Header Char"/>
    <w:basedOn w:val="DefaultParagraphFont"/>
    <w:link w:val="Header"/>
    <w:uiPriority w:val="99"/>
    <w:semiHidden/>
    <w:rsid w:val="00F42301"/>
    <w:rPr>
      <w:rFonts w:ascii="Calibri" w:eastAsia="Times New Roman" w:hAnsi="Calibri" w:cs="Times New Roman"/>
      <w:lang w:eastAsia="en-US"/>
    </w:rPr>
  </w:style>
  <w:style w:type="paragraph" w:styleId="Footer">
    <w:name w:val="footer"/>
    <w:basedOn w:val="Normal"/>
    <w:link w:val="FooterChar"/>
    <w:uiPriority w:val="99"/>
    <w:semiHidden/>
    <w:unhideWhenUsed/>
    <w:rsid w:val="00F42301"/>
    <w:pPr>
      <w:tabs>
        <w:tab w:val="center" w:pos="4680"/>
        <w:tab w:val="right" w:pos="9360"/>
      </w:tabs>
      <w:spacing w:after="0"/>
      <w:ind w:firstLine="0"/>
    </w:pPr>
    <w:rPr>
      <w:rFonts w:ascii="Calibri" w:eastAsia="Times New Roman" w:hAnsi="Calibri" w:cs="Times New Roman"/>
      <w:lang w:eastAsia="en-US"/>
    </w:rPr>
  </w:style>
  <w:style w:type="character" w:customStyle="1" w:styleId="FooterChar">
    <w:name w:val="Footer Char"/>
    <w:basedOn w:val="DefaultParagraphFont"/>
    <w:link w:val="Footer"/>
    <w:uiPriority w:val="99"/>
    <w:semiHidden/>
    <w:rsid w:val="00F42301"/>
    <w:rPr>
      <w:rFonts w:ascii="Calibri" w:eastAsia="Times New Roman" w:hAnsi="Calibri" w:cs="Times New Roman"/>
      <w:lang w:eastAsia="en-US"/>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6.xml"/><Relationship Id="rId18" Type="http://schemas.openxmlformats.org/officeDocument/2006/relationships/footer" Target="footer9.xml"/><Relationship Id="rId26" Type="http://schemas.openxmlformats.org/officeDocument/2006/relationships/footer" Target="footer16.xml"/><Relationship Id="rId39" Type="http://schemas.openxmlformats.org/officeDocument/2006/relationships/footer" Target="footer26.xml"/><Relationship Id="rId21" Type="http://schemas.openxmlformats.org/officeDocument/2006/relationships/footer" Target="footer11.xml"/><Relationship Id="rId34" Type="http://schemas.openxmlformats.org/officeDocument/2006/relationships/footer" Target="footer22.xml"/><Relationship Id="rId42" Type="http://schemas.openxmlformats.org/officeDocument/2006/relationships/footer" Target="footer29.xml"/><Relationship Id="rId47" Type="http://schemas.openxmlformats.org/officeDocument/2006/relationships/footer" Target="footer34.xml"/><Relationship Id="rId50" Type="http://schemas.openxmlformats.org/officeDocument/2006/relationships/footer" Target="footer37.xml"/><Relationship Id="rId55" Type="http://schemas.openxmlformats.org/officeDocument/2006/relationships/theme" Target="theme/theme1.xml"/><Relationship Id="rId7" Type="http://schemas.openxmlformats.org/officeDocument/2006/relationships/footer" Target="footer2.xml"/><Relationship Id="rId12" Type="http://schemas.openxmlformats.org/officeDocument/2006/relationships/footer" Target="footer5.xml"/><Relationship Id="rId17" Type="http://schemas.openxmlformats.org/officeDocument/2006/relationships/footer" Target="footer8.xml"/><Relationship Id="rId25" Type="http://schemas.openxmlformats.org/officeDocument/2006/relationships/footer" Target="footer15.xml"/><Relationship Id="rId33" Type="http://schemas.openxmlformats.org/officeDocument/2006/relationships/footer" Target="footer21.xml"/><Relationship Id="rId38" Type="http://schemas.openxmlformats.org/officeDocument/2006/relationships/footer" Target="footer25.xml"/><Relationship Id="rId46" Type="http://schemas.openxmlformats.org/officeDocument/2006/relationships/footer" Target="footer33.xml"/><Relationship Id="rId2" Type="http://schemas.openxmlformats.org/officeDocument/2006/relationships/styles" Target="styles.xml"/><Relationship Id="rId16" Type="http://schemas.openxmlformats.org/officeDocument/2006/relationships/footer" Target="footer7.xml"/><Relationship Id="rId20" Type="http://schemas.openxmlformats.org/officeDocument/2006/relationships/hyperlink" Target="http://www.fafsa.ed.gov" TargetMode="External"/><Relationship Id="rId29" Type="http://schemas.openxmlformats.org/officeDocument/2006/relationships/hyperlink" Target="mailto:snyder@asurams.edu" TargetMode="External"/><Relationship Id="rId41" Type="http://schemas.openxmlformats.org/officeDocument/2006/relationships/footer" Target="footer28.xml"/><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er" Target="footer1.xml"/><Relationship Id="rId11" Type="http://schemas.openxmlformats.org/officeDocument/2006/relationships/image" Target="media/image2.png"/><Relationship Id="rId24" Type="http://schemas.openxmlformats.org/officeDocument/2006/relationships/footer" Target="footer14.xml"/><Relationship Id="rId32" Type="http://schemas.openxmlformats.org/officeDocument/2006/relationships/image" Target="media/image4.png"/><Relationship Id="rId37" Type="http://schemas.openxmlformats.org/officeDocument/2006/relationships/footer" Target="footer24.xml"/><Relationship Id="rId40" Type="http://schemas.openxmlformats.org/officeDocument/2006/relationships/footer" Target="footer27.xml"/><Relationship Id="rId45" Type="http://schemas.openxmlformats.org/officeDocument/2006/relationships/footer" Target="footer32.xml"/><Relationship Id="rId53" Type="http://schemas.openxmlformats.org/officeDocument/2006/relationships/footer" Target="footer40.xml"/><Relationship Id="rId5" Type="http://schemas.openxmlformats.org/officeDocument/2006/relationships/image" Target="media/image1.png"/><Relationship Id="rId15" Type="http://schemas.openxmlformats.org/officeDocument/2006/relationships/image" Target="media/image3.png"/><Relationship Id="rId23" Type="http://schemas.openxmlformats.org/officeDocument/2006/relationships/footer" Target="footer13.xml"/><Relationship Id="rId28" Type="http://schemas.openxmlformats.org/officeDocument/2006/relationships/footer" Target="footer18.xml"/><Relationship Id="rId36" Type="http://schemas.openxmlformats.org/officeDocument/2006/relationships/footer" Target="footer23.xml"/><Relationship Id="rId49" Type="http://schemas.openxmlformats.org/officeDocument/2006/relationships/footer" Target="footer36.xml"/><Relationship Id="rId10" Type="http://schemas.openxmlformats.org/officeDocument/2006/relationships/hyperlink" Target="http://www.asurams.edu" TargetMode="External"/><Relationship Id="rId19" Type="http://schemas.openxmlformats.org/officeDocument/2006/relationships/footer" Target="footer10.xml"/><Relationship Id="rId31" Type="http://schemas.openxmlformats.org/officeDocument/2006/relationships/footer" Target="footer20.xml"/><Relationship Id="rId44" Type="http://schemas.openxmlformats.org/officeDocument/2006/relationships/footer" Target="footer31.xml"/><Relationship Id="rId52" Type="http://schemas.openxmlformats.org/officeDocument/2006/relationships/footer" Target="footer39.xml"/><Relationship Id="rId4" Type="http://schemas.openxmlformats.org/officeDocument/2006/relationships/webSettings" Target="webSettings.xml"/><Relationship Id="rId9" Type="http://schemas.openxmlformats.org/officeDocument/2006/relationships/footer" Target="footer4.xml"/><Relationship Id="rId14" Type="http://schemas.openxmlformats.org/officeDocument/2006/relationships/hyperlink" Target="mailto:frink@asurams.edu" TargetMode="External"/><Relationship Id="rId22" Type="http://schemas.openxmlformats.org/officeDocument/2006/relationships/footer" Target="footer12.xml"/><Relationship Id="rId27" Type="http://schemas.openxmlformats.org/officeDocument/2006/relationships/footer" Target="footer17.xml"/><Relationship Id="rId30" Type="http://schemas.openxmlformats.org/officeDocument/2006/relationships/footer" Target="footer19.xml"/><Relationship Id="rId35" Type="http://schemas.openxmlformats.org/officeDocument/2006/relationships/hyperlink" Target="http://www.asurams.edu" TargetMode="External"/><Relationship Id="rId43" Type="http://schemas.openxmlformats.org/officeDocument/2006/relationships/footer" Target="footer30.xml"/><Relationship Id="rId48" Type="http://schemas.openxmlformats.org/officeDocument/2006/relationships/footer" Target="footer35.xml"/><Relationship Id="rId8" Type="http://schemas.openxmlformats.org/officeDocument/2006/relationships/footer" Target="footer3.xml"/><Relationship Id="rId51" Type="http://schemas.openxmlformats.org/officeDocument/2006/relationships/footer" Target="footer38.xm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47</TotalTime>
  <Pages>116</Pages>
  <Words>44001</Words>
  <Characters>250807</Characters>
  <Application>Microsoft Office Word</Application>
  <DocSecurity>0</DocSecurity>
  <Lines>2090</Lines>
  <Paragraphs>588</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294220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juliette</dc:creator>
  <cp:lastModifiedBy>juliette</cp:lastModifiedBy>
  <cp:revision>2</cp:revision>
  <dcterms:created xsi:type="dcterms:W3CDTF">2011-05-17T16:18:00Z</dcterms:created>
  <dcterms:modified xsi:type="dcterms:W3CDTF">2011-05-17T17:11:00Z</dcterms:modified>
</cp:coreProperties>
</file>